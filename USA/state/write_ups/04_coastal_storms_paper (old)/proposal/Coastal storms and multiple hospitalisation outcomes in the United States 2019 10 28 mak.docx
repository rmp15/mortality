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407F24" w14:textId="4541307F" w:rsidR="00457EE0" w:rsidRPr="00453F5D" w:rsidRDefault="00457EE0" w:rsidP="00563A18">
      <w:pPr>
        <w:rPr>
          <w:b/>
          <w:lang w:val="en-US"/>
        </w:rPr>
      </w:pPr>
      <w:bookmarkStart w:id="0" w:name="_Toc23166637"/>
      <w:r w:rsidRPr="00453F5D">
        <w:rPr>
          <w:b/>
          <w:lang w:val="en-US"/>
        </w:rPr>
        <w:t xml:space="preserve">Coastal storms and multiple </w:t>
      </w:r>
      <w:r w:rsidR="00453F5D" w:rsidRPr="00453F5D">
        <w:rPr>
          <w:b/>
          <w:lang w:val="en-US"/>
        </w:rPr>
        <w:t>hospitalization</w:t>
      </w:r>
      <w:r w:rsidRPr="00453F5D">
        <w:rPr>
          <w:b/>
          <w:lang w:val="en-US"/>
        </w:rPr>
        <w:t xml:space="preserve"> outcomes in the United States</w:t>
      </w:r>
      <w:bookmarkEnd w:id="0"/>
    </w:p>
    <w:p w14:paraId="20FE1957" w14:textId="4F1EEE8E" w:rsidR="00EF4A28" w:rsidRPr="00453F5D" w:rsidRDefault="00EF4A28" w:rsidP="00563A18">
      <w:pPr>
        <w:rPr>
          <w:b/>
          <w:lang w:val="en-US"/>
        </w:rPr>
      </w:pPr>
    </w:p>
    <w:p w14:paraId="70B29027" w14:textId="3A0C172E" w:rsidR="00EF4A28" w:rsidRPr="00453F5D" w:rsidRDefault="00E64483" w:rsidP="00DC1437">
      <w:pPr>
        <w:jc w:val="both"/>
        <w:rPr>
          <w:lang w:val="en-US"/>
        </w:rPr>
      </w:pPr>
      <w:r w:rsidRPr="00453F5D">
        <w:rPr>
          <w:lang w:val="en-US"/>
        </w:rPr>
        <w:t xml:space="preserve">Coastal storms and subsequent flooding </w:t>
      </w:r>
      <w:r w:rsidR="00565387">
        <w:rPr>
          <w:lang w:val="en-US"/>
        </w:rPr>
        <w:t xml:space="preserve">they cause are a </w:t>
      </w:r>
      <w:r w:rsidR="008D6D08">
        <w:rPr>
          <w:lang w:val="en-US"/>
        </w:rPr>
        <w:t>serious</w:t>
      </w:r>
      <w:r w:rsidR="00990F46">
        <w:rPr>
          <w:lang w:val="en-US"/>
        </w:rPr>
        <w:t xml:space="preserve"> </w:t>
      </w:r>
      <w:r w:rsidR="00565387">
        <w:rPr>
          <w:lang w:val="en-US"/>
        </w:rPr>
        <w:t xml:space="preserve">risk to </w:t>
      </w:r>
      <w:r w:rsidR="00D7478E">
        <w:rPr>
          <w:lang w:val="en-US"/>
        </w:rPr>
        <w:t>the health and well-being of the public.</w:t>
      </w:r>
      <w:r w:rsidR="00AD18F4">
        <w:rPr>
          <w:rStyle w:val="FootnoteReference"/>
          <w:lang w:val="en-US"/>
        </w:rPr>
        <w:fldChar w:fldCharType="begin" w:fldLock="1"/>
      </w:r>
      <w:r w:rsidR="00F71FF5">
        <w:rPr>
          <w:lang w:val="en-US"/>
        </w:rPr>
        <w:instrText>ADDIN CSL_CITATION {"citationItems":[{"id":"ITEM-1","itemData":{"DOI":"10.1155/2013/913064","ISSN":"16879813","abstract":"Coastal storms can take a devastating toll on the public's health. Urban areas like New York City (NYC) may be particularly at risk, given their dense population, reliance on transportation, energy infrastructure that is vulnerable to flood damage, and high-rise residential housing, which may be hard-hit by power and utility outages. Climate change will exacerbate these risks in the coming decades. Sea levels are rising due to global warming, which will intensify storm surge. These projections make preparing for the health impacts of storms even more important. We conducted a broad review of the health impacts of US coastal storms to inform climate adaptation planning efforts, with a focus on outcomes relevant to NYC and urban coastal areas, and incorporated some lessons learned from recent experience with Superstorm Sandy. Based on the literature, indicators of health vulnerability were selected and mapped within NYC neighborhoods. Preparing for the broad range of anticipated effects of coastal storms and floods may help reduce the public health burden from these events. © 2013 Kathryn Lane et al.","author":[{"dropping-particle":"","family":"Lane","given":"Kathryn","non-dropping-particle":"","parse-names":false,"suffix":""},{"dropping-particle":"","family":"Charles-Guzman","given":"Kizzy","non-dropping-particle":"","parse-names":false,"suffix":""},{"dropping-particle":"","family":"Wheeler","given":"Katherine","non-dropping-particle":"","parse-names":false,"suffix":""},{"dropping-particle":"","family":"Abid","given":"Zaynah","non-dropping-particle":"","parse-names":false,"suffix":""},{"dropping-particle":"","family":"Graber","given":"Nathan","non-dropping-particle":"","parse-names":false,"suffix":""},{"dropping-particle":"","family":"Matte","given":"Thomas","non-dropping-particle":"","parse-names":false,"suffix":""}],"container-title":"Journal of Environmental and Public Health","id":"ITEM-1","issued":{"date-parts":[["2013"]]},"title":"Health effects of coastal storms and flooding in urban areas: a review and vulnerability assessment","type":"article"},"uris":["http://www.mendeley.com/documents/?uuid=26e64fd1-e2c3-4c99-9bc2-7c93bf712977"]}],"mendeley":{"formattedCitation":"&lt;sup&gt;1&lt;/sup&gt;","plainTextFormattedCitation":"1","previouslyFormattedCitation":"&lt;sup&gt;1&lt;/sup&gt;"},"properties":{"noteIndex":0},"schema":"https://github.com/citation-style-language/schema/raw/master/csl-citation.json"}</w:instrText>
      </w:r>
      <w:r w:rsidR="00AD18F4">
        <w:rPr>
          <w:rStyle w:val="FootnoteReference"/>
          <w:lang w:val="en-US"/>
        </w:rPr>
        <w:fldChar w:fldCharType="separate"/>
      </w:r>
      <w:r w:rsidR="00AD18F4" w:rsidRPr="00AD18F4">
        <w:rPr>
          <w:noProof/>
          <w:vertAlign w:val="superscript"/>
          <w:lang w:val="en-US"/>
        </w:rPr>
        <w:t>1</w:t>
      </w:r>
      <w:r w:rsidR="00AD18F4">
        <w:rPr>
          <w:rStyle w:val="FootnoteReference"/>
          <w:lang w:val="en-US"/>
        </w:rPr>
        <w:fldChar w:fldCharType="end"/>
      </w:r>
      <w:r w:rsidRPr="00453F5D">
        <w:rPr>
          <w:lang w:val="en-US"/>
        </w:rPr>
        <w:t xml:space="preserve"> </w:t>
      </w:r>
      <w:r w:rsidR="002D0A51">
        <w:rPr>
          <w:lang w:val="en-US"/>
        </w:rPr>
        <w:t xml:space="preserve">The </w:t>
      </w:r>
      <w:del w:id="1" w:author="Kioumourtzoglou, Marianthi-Anna" w:date="2019-10-28T19:32:00Z">
        <w:r w:rsidR="00896D49" w:rsidDel="000368A0">
          <w:rPr>
            <w:lang w:val="en-US"/>
          </w:rPr>
          <w:delText xml:space="preserve">East </w:delText>
        </w:r>
      </w:del>
      <w:ins w:id="2" w:author="Kioumourtzoglou, Marianthi-Anna" w:date="2019-10-28T19:32:00Z">
        <w:r w:rsidR="000368A0">
          <w:rPr>
            <w:lang w:val="en-US"/>
          </w:rPr>
          <w:t>Atlantic</w:t>
        </w:r>
        <w:r w:rsidR="000368A0">
          <w:rPr>
            <w:lang w:val="en-US"/>
          </w:rPr>
          <w:t xml:space="preserve"> </w:t>
        </w:r>
      </w:ins>
      <w:r w:rsidR="00896D49">
        <w:rPr>
          <w:lang w:val="en-US"/>
        </w:rPr>
        <w:t xml:space="preserve">Coast of the United States </w:t>
      </w:r>
      <w:r w:rsidR="00DC1437">
        <w:rPr>
          <w:lang w:val="en-US"/>
        </w:rPr>
        <w:t>is</w:t>
      </w:r>
      <w:r w:rsidR="00896D49">
        <w:rPr>
          <w:lang w:val="en-US"/>
        </w:rPr>
        <w:t xml:space="preserve"> subject </w:t>
      </w:r>
      <w:r w:rsidR="00A771FE">
        <w:rPr>
          <w:lang w:val="en-US"/>
        </w:rPr>
        <w:t>coastal storms during the hurricane season (June-November)</w:t>
      </w:r>
      <w:commentRangeStart w:id="3"/>
      <w:r w:rsidR="00DC1437">
        <w:rPr>
          <w:lang w:val="en-US"/>
        </w:rPr>
        <w:t>.</w:t>
      </w:r>
      <w:commentRangeEnd w:id="3"/>
      <w:r w:rsidR="000368A0">
        <w:rPr>
          <w:rStyle w:val="CommentReference"/>
        </w:rPr>
        <w:commentReference w:id="3"/>
      </w:r>
      <w:r w:rsidR="00F71FF5">
        <w:rPr>
          <w:lang w:val="en-US"/>
        </w:rPr>
        <w:fldChar w:fldCharType="begin" w:fldLock="1"/>
      </w:r>
      <w:r w:rsidR="000B14F9">
        <w:rPr>
          <w:lang w:val="en-US"/>
        </w:rPr>
        <w:instrText>ADDIN CSL_CITATION {"citationItems":[{"id":"ITEM-1","itemData":{"URL":"https://www.nhc.noaa.gov/climo/","accessed":{"date-parts":[["2019","10","28"]]},"author":[{"dropping-particle":"","family":"National Hurricane Center","given":"","non-dropping-particle":"","parse-names":false,"suffix":""}],"container-title":"NOAA","id":"ITEM-1","issued":{"date-parts":[["2019"]]},"title":"Tropical Cyclone Climatology","type":"webpage"},"uris":["http://www.mendeley.com/documents/?uuid=e6257c2f-84ae-49ff-97f6-05f77fa70e16"]}],"mendeley":{"formattedCitation":"&lt;sup&gt;2&lt;/sup&gt;","plainTextFormattedCitation":"2","previouslyFormattedCitation":"&lt;sup&gt;2&lt;/sup&gt;"},"properties":{"noteIndex":0},"schema":"https://github.com/citation-style-language/schema/raw/master/csl-citation.json"}</w:instrText>
      </w:r>
      <w:r w:rsidR="00F71FF5">
        <w:rPr>
          <w:lang w:val="en-US"/>
        </w:rPr>
        <w:fldChar w:fldCharType="separate"/>
      </w:r>
      <w:r w:rsidR="00F71FF5" w:rsidRPr="00F71FF5">
        <w:rPr>
          <w:noProof/>
          <w:vertAlign w:val="superscript"/>
          <w:lang w:val="en-US"/>
        </w:rPr>
        <w:t>2</w:t>
      </w:r>
      <w:r w:rsidR="00F71FF5">
        <w:rPr>
          <w:lang w:val="en-US"/>
        </w:rPr>
        <w:fldChar w:fldCharType="end"/>
      </w:r>
      <w:r w:rsidR="00F71FF5">
        <w:rPr>
          <w:lang w:val="en-US"/>
        </w:rPr>
        <w:t xml:space="preserve"> </w:t>
      </w:r>
      <w:r w:rsidR="008D2D56">
        <w:rPr>
          <w:lang w:val="en-US"/>
        </w:rPr>
        <w:t>C</w:t>
      </w:r>
      <w:r w:rsidR="00330B53">
        <w:rPr>
          <w:lang w:val="en-US"/>
        </w:rPr>
        <w:t xml:space="preserve">oastal storms are </w:t>
      </w:r>
      <w:r w:rsidR="007F0EF1">
        <w:rPr>
          <w:lang w:val="en-US"/>
        </w:rPr>
        <w:t xml:space="preserve">therefore </w:t>
      </w:r>
      <w:r w:rsidR="00330B53">
        <w:rPr>
          <w:lang w:val="en-US"/>
        </w:rPr>
        <w:t xml:space="preserve">a threat </w:t>
      </w:r>
      <w:r w:rsidR="002D7AD8">
        <w:rPr>
          <w:lang w:val="en-US"/>
        </w:rPr>
        <w:t xml:space="preserve">to </w:t>
      </w:r>
      <w:r w:rsidR="00CA65DC">
        <w:rPr>
          <w:lang w:val="en-US"/>
        </w:rPr>
        <w:t xml:space="preserve">public </w:t>
      </w:r>
      <w:r w:rsidR="002D7AD8">
        <w:rPr>
          <w:lang w:val="en-US"/>
        </w:rPr>
        <w:t xml:space="preserve">health </w:t>
      </w:r>
      <w:r w:rsidR="007F0EF1">
        <w:rPr>
          <w:lang w:val="en-US"/>
        </w:rPr>
        <w:t xml:space="preserve">today </w:t>
      </w:r>
      <w:r w:rsidR="00B43E54">
        <w:rPr>
          <w:lang w:val="en-US"/>
        </w:rPr>
        <w:t>o</w:t>
      </w:r>
      <w:r w:rsidR="00330B53">
        <w:rPr>
          <w:lang w:val="en-US"/>
        </w:rPr>
        <w:t xml:space="preserve">n the </w:t>
      </w:r>
      <w:r w:rsidR="00A725EB">
        <w:rPr>
          <w:lang w:val="en-US"/>
        </w:rPr>
        <w:t>E</w:t>
      </w:r>
      <w:r w:rsidR="00330B53">
        <w:rPr>
          <w:lang w:val="en-US"/>
        </w:rPr>
        <w:t>ast</w:t>
      </w:r>
      <w:r w:rsidR="00A725EB">
        <w:rPr>
          <w:lang w:val="en-US"/>
        </w:rPr>
        <w:t xml:space="preserve"> C</w:t>
      </w:r>
      <w:r w:rsidR="00330B53">
        <w:rPr>
          <w:lang w:val="en-US"/>
        </w:rPr>
        <w:t xml:space="preserve">oast of the United States, and </w:t>
      </w:r>
      <w:commentRangeStart w:id="4"/>
      <w:r w:rsidR="00330B53">
        <w:rPr>
          <w:lang w:val="en-US"/>
        </w:rPr>
        <w:t xml:space="preserve">will remain so </w:t>
      </w:r>
      <w:commentRangeEnd w:id="4"/>
      <w:r w:rsidR="00AE5709">
        <w:rPr>
          <w:rStyle w:val="CommentReference"/>
        </w:rPr>
        <w:commentReference w:id="4"/>
      </w:r>
      <w:r w:rsidR="00330B53">
        <w:rPr>
          <w:lang w:val="en-US"/>
        </w:rPr>
        <w:t>under climate change.</w:t>
      </w:r>
      <w:r w:rsidR="000B14F9">
        <w:rPr>
          <w:lang w:val="en-US"/>
        </w:rPr>
        <w:fldChar w:fldCharType="begin" w:fldLock="1"/>
      </w:r>
      <w:r w:rsidR="00BC03C8">
        <w:rPr>
          <w:lang w:val="en-US"/>
        </w:rPr>
        <w:instrText>ADDIN CSL_CITATION {"citationItems":[{"id":"ITEM-1","itemData":{"DOI":"10.1175/JCLI-D-14-00418.1","ISSN":"08948755","abstract":"Previous studies investigating the impacts of climate change on extratropical cyclones have primarily focused on changes in the frequency, intensity, and distribution of these events. Fewer studies have directly investigated changes in the storm-scale dynamics of individual cyclones. Precipitation associated with these events is projected to increase with warming owing to increased atmospheric water vapor content. This presents the potential for enhancement of cyclone intensity through increased lower-tropospheric diabatic potential vorticity generation. This hypothesis is tested using the Weather Research and Forecasting Model to simulate individual wintertime extratropical cyclone events along the United States East Coast in present-day and future thermodynamic environments. Thermodynamic changes derived from an ensemble of GCMs for the IPCC Fourth Assessment Report (AR4) A2 emissions scenario are applied to analyzed initial and lateral boundary conditions of observed strongly developing cyclone events, holding relative humidity constant. The perturbed boundary conditions are then used to drive future simulations of these strongly developing events. Present-to-future changes in the storm-scale dynamics are assessed using Earth-relative and storm-relative compositing. Precipitation increases at a rate slightly less than that dictated by the Clausius-Clapeyron relation with warming. Increases in cyclone intensity are seen in the form of minimum sea level pressure decreases and a strengthened 10-m wind field. Amplification of the low-level jet occurs because of the enhancement of latent heating. Storm-relative potential vorticity diagnostics indicate a strengthening of diabatic potential vorticity near the cyclone center, thus supporting the hypothesis that enhanced latent heat release is responsible for this regional increase in future cyclone intensity.","author":[{"dropping-particle":"","family":"Marciano","given":"Christopher G.","non-dropping-particle":"","parse-names":false,"suffix":""},{"dropping-particle":"","family":"Lackmann","given":"Gary M.","non-dropping-particle":"","parse-names":false,"suffix":""},{"dropping-particle":"","family":"Robinson","given":"Walter A.","non-dropping-particle":"","parse-names":false,"suffix":""}],"container-title":"Journal of Climate","id":"ITEM-1","issued":{"date-parts":[["2015"]]},"title":"Changes in U.S. East Coast cyclone dynamics with climate change","type":"article-journal"},"uris":["http://www.mendeley.com/documents/?uuid=ca1b5acf-ffaa-4771-9d49-0b2c60cc0db0"]}],"mendeley":{"formattedCitation":"&lt;sup&gt;3&lt;/sup&gt;","plainTextFormattedCitation":"3","previouslyFormattedCitation":"&lt;sup&gt;3&lt;/sup&gt;"},"properties":{"noteIndex":0},"schema":"https://github.com/citation-style-language/schema/raw/master/csl-citation.json"}</w:instrText>
      </w:r>
      <w:r w:rsidR="000B14F9">
        <w:rPr>
          <w:lang w:val="en-US"/>
        </w:rPr>
        <w:fldChar w:fldCharType="separate"/>
      </w:r>
      <w:r w:rsidR="000B14F9" w:rsidRPr="000B14F9">
        <w:rPr>
          <w:noProof/>
          <w:vertAlign w:val="superscript"/>
          <w:lang w:val="en-US"/>
        </w:rPr>
        <w:t>3</w:t>
      </w:r>
      <w:r w:rsidR="000B14F9">
        <w:rPr>
          <w:lang w:val="en-US"/>
        </w:rPr>
        <w:fldChar w:fldCharType="end"/>
      </w:r>
    </w:p>
    <w:p w14:paraId="1B1B28A1" w14:textId="77777777" w:rsidR="00457EE0" w:rsidRPr="00453F5D" w:rsidRDefault="00457EE0" w:rsidP="00457EE0">
      <w:pPr>
        <w:jc w:val="both"/>
        <w:rPr>
          <w:lang w:val="en-US"/>
        </w:rPr>
      </w:pPr>
    </w:p>
    <w:p w14:paraId="4339F453" w14:textId="3B15AD07" w:rsidR="00A134EB" w:rsidRDefault="008D6563" w:rsidP="00457EE0">
      <w:pPr>
        <w:jc w:val="both"/>
        <w:rPr>
          <w:lang w:val="en-US"/>
        </w:rPr>
      </w:pPr>
      <w:r>
        <w:rPr>
          <w:lang w:val="en-US"/>
        </w:rPr>
        <w:t>P</w:t>
      </w:r>
      <w:r w:rsidR="000B14F9">
        <w:rPr>
          <w:lang w:val="en-US"/>
        </w:rPr>
        <w:t xml:space="preserve">revious studies have </w:t>
      </w:r>
      <w:r>
        <w:rPr>
          <w:lang w:val="en-US"/>
        </w:rPr>
        <w:t xml:space="preserve">recognized and </w:t>
      </w:r>
      <w:r w:rsidR="000B14F9">
        <w:rPr>
          <w:lang w:val="en-US"/>
        </w:rPr>
        <w:t xml:space="preserve">described </w:t>
      </w:r>
      <w:r>
        <w:rPr>
          <w:lang w:val="en-US"/>
        </w:rPr>
        <w:t>qualitative risk in various adverse health outcomes.</w:t>
      </w:r>
      <w:r w:rsidR="008D6D08">
        <w:rPr>
          <w:rStyle w:val="FootnoteReference"/>
          <w:lang w:val="en-US"/>
        </w:rPr>
        <w:fldChar w:fldCharType="begin" w:fldLock="1"/>
      </w:r>
      <w:r w:rsidR="008D6D08">
        <w:rPr>
          <w:lang w:val="en-US"/>
        </w:rPr>
        <w:instrText>ADDIN CSL_CITATION {"citationItems":[{"id":"ITEM-1","itemData":{"DOI":"10.1155/2013/913064","ISSN":"16879813","abstract":"Coastal storms can take a devastating toll on the public's health. Urban areas like New York City (NYC) may be particularly at risk, given their dense population, reliance on transportation, energy infrastructure that is vulnerable to flood damage, and high-rise residential housing, which may be hard-hit by power and utility outages. Climate change will exacerbate these risks in the coming decades. Sea levels are rising due to global warming, which will intensify storm surge. These projections make preparing for the health impacts of storms even more important. We conducted a broad review of the health impacts of US coastal storms to inform climate adaptation planning efforts, with a focus on outcomes relevant to NYC and urban coastal areas, and incorporated some lessons learned from recent experience with Superstorm Sandy. Based on the literature, indicators of health vulnerability were selected and mapped within NYC neighborhoods. Preparing for the broad range of anticipated effects of coastal storms and floods may help reduce the public health burden from these events. © 2013 Kathryn Lane et al.","author":[{"dropping-particle":"","family":"Lane","given":"Kathryn","non-dropping-particle":"","parse-names":false,"suffix":""},{"dropping-particle":"","family":"Charles-Guzman","given":"Kizzy","non-dropping-particle":"","parse-names":false,"suffix":""},{"dropping-particle":"","family":"Wheeler","given":"Katherine","non-dropping-particle":"","parse-names":false,"suffix":""},{"dropping-particle":"","family":"Abid","given":"Zaynah","non-dropping-particle":"","parse-names":false,"suffix":""},{"dropping-particle":"","family":"Graber","given":"Nathan","non-dropping-particle":"","parse-names":false,"suffix":""},{"dropping-particle":"","family":"Matte","given":"Thomas","non-dropping-particle":"","parse-names":false,"suffix":""}],"container-title":"Journal of Environmental and Public Health","id":"ITEM-1","issued":{"date-parts":[["2013"]]},"title":"Health effects of coastal storms and flooding in urban areas: a review and vulnerability assessment","type":"article"},"uris":["http://www.mendeley.com/documents/?uuid=26e64fd1-e2c3-4c99-9bc2-7c93bf712977"]}],"mendeley":{"formattedCitation":"&lt;sup&gt;1&lt;/sup&gt;","plainTextFormattedCitation":"1","previouslyFormattedCitation":"&lt;sup&gt;1&lt;/sup&gt;"},"properties":{"noteIndex":0},"schema":"https://github.com/citation-style-language/schema/raw/master/csl-citation.json"}</w:instrText>
      </w:r>
      <w:r w:rsidR="008D6D08">
        <w:rPr>
          <w:rStyle w:val="FootnoteReference"/>
          <w:lang w:val="en-US"/>
        </w:rPr>
        <w:fldChar w:fldCharType="separate"/>
      </w:r>
      <w:r w:rsidR="008D6D08" w:rsidRPr="00AD18F4">
        <w:rPr>
          <w:noProof/>
          <w:vertAlign w:val="superscript"/>
          <w:lang w:val="en-US"/>
        </w:rPr>
        <w:t>1</w:t>
      </w:r>
      <w:r w:rsidR="008D6D08">
        <w:rPr>
          <w:rStyle w:val="FootnoteReference"/>
          <w:lang w:val="en-US"/>
        </w:rPr>
        <w:fldChar w:fldCharType="end"/>
      </w:r>
      <w:r>
        <w:rPr>
          <w:lang w:val="en-US"/>
        </w:rPr>
        <w:t xml:space="preserve"> </w:t>
      </w:r>
      <w:r w:rsidR="00F52390">
        <w:rPr>
          <w:lang w:val="en-US"/>
        </w:rPr>
        <w:t>However</w:t>
      </w:r>
      <w:r w:rsidR="008D6D08">
        <w:rPr>
          <w:lang w:val="en-US"/>
        </w:rPr>
        <w:t xml:space="preserve">, few studies have attempted to </w:t>
      </w:r>
      <w:r w:rsidR="00E61018">
        <w:rPr>
          <w:lang w:val="en-US"/>
        </w:rPr>
        <w:t xml:space="preserve">quantify </w:t>
      </w:r>
      <w:r w:rsidR="006A6ABA">
        <w:rPr>
          <w:lang w:val="en-US"/>
        </w:rPr>
        <w:t>cause-specific</w:t>
      </w:r>
      <w:r w:rsidR="00E61018">
        <w:rPr>
          <w:lang w:val="en-US"/>
        </w:rPr>
        <w:t xml:space="preserve"> risk of hospitalization from coastal storms</w:t>
      </w:r>
      <w:r w:rsidR="00E94E38">
        <w:rPr>
          <w:lang w:val="en-US"/>
        </w:rPr>
        <w:t>.</w:t>
      </w:r>
    </w:p>
    <w:p w14:paraId="4F5ED7A8" w14:textId="77777777" w:rsidR="00A134EB" w:rsidRDefault="00A134EB" w:rsidP="00457EE0">
      <w:pPr>
        <w:jc w:val="both"/>
        <w:rPr>
          <w:lang w:val="en-US"/>
        </w:rPr>
      </w:pPr>
    </w:p>
    <w:p w14:paraId="6F789B2C" w14:textId="4E82BD06" w:rsidR="00A134EB" w:rsidRPr="00AA0EB6" w:rsidRDefault="00F52390" w:rsidP="00F17564">
      <w:pPr>
        <w:jc w:val="both"/>
      </w:pPr>
      <w:r>
        <w:rPr>
          <w:lang w:val="en-US"/>
        </w:rPr>
        <w:t xml:space="preserve">Our objective </w:t>
      </w:r>
      <w:del w:id="5" w:author="Kioumourtzoglou, Marianthi-Anna" w:date="2019-10-28T19:35:00Z">
        <w:r w:rsidDel="00EF3235">
          <w:rPr>
            <w:lang w:val="en-US"/>
          </w:rPr>
          <w:delText xml:space="preserve">it </w:delText>
        </w:r>
      </w:del>
      <w:ins w:id="6" w:author="Kioumourtzoglou, Marianthi-Anna" w:date="2019-10-28T19:35:00Z">
        <w:r w:rsidR="00EF3235">
          <w:rPr>
            <w:lang w:val="en-US"/>
          </w:rPr>
          <w:t>i</w:t>
        </w:r>
        <w:r w:rsidR="00EF3235">
          <w:rPr>
            <w:lang w:val="en-US"/>
          </w:rPr>
          <w:t>s</w:t>
        </w:r>
        <w:r w:rsidR="00EF3235">
          <w:rPr>
            <w:lang w:val="en-US"/>
          </w:rPr>
          <w:t xml:space="preserve"> </w:t>
        </w:r>
      </w:ins>
      <w:r>
        <w:rPr>
          <w:lang w:val="en-US"/>
        </w:rPr>
        <w:t xml:space="preserve">to identify possible causes of hospital admissions during coastal storm episodes and to estimate their risks using historical data. </w:t>
      </w:r>
      <w:r w:rsidR="00A134EB">
        <w:rPr>
          <w:lang w:val="en-US"/>
        </w:rPr>
        <w:t xml:space="preserve">We will </w:t>
      </w:r>
      <w:r w:rsidR="00457EE0" w:rsidRPr="00453F5D">
        <w:rPr>
          <w:lang w:val="en-US"/>
        </w:rPr>
        <w:t xml:space="preserve">develop a study of how coastal storms affect </w:t>
      </w:r>
      <w:r w:rsidR="00453F5D" w:rsidRPr="00453F5D">
        <w:rPr>
          <w:lang w:val="en-US"/>
        </w:rPr>
        <w:t>hospitalizations</w:t>
      </w:r>
      <w:r w:rsidR="006A5D88">
        <w:rPr>
          <w:lang w:val="en-US"/>
        </w:rPr>
        <w:t xml:space="preserve"> from various causes. </w:t>
      </w:r>
      <w:r w:rsidR="0031224E">
        <w:rPr>
          <w:lang w:val="en-US"/>
        </w:rPr>
        <w:t>We</w:t>
      </w:r>
      <w:r w:rsidR="00F17564">
        <w:rPr>
          <w:lang w:val="en-US"/>
        </w:rPr>
        <w:t xml:space="preserve"> will group </w:t>
      </w:r>
      <w:r w:rsidR="00F17564" w:rsidRPr="00F17564">
        <w:t>15</w:t>
      </w:r>
      <w:r w:rsidR="00D07610">
        <w:t>,</w:t>
      </w:r>
      <w:r w:rsidR="00F17564" w:rsidRPr="00F17564">
        <w:t>072 possible </w:t>
      </w:r>
      <w:r w:rsidR="00F17564" w:rsidRPr="00F17564">
        <w:rPr>
          <w:i/>
          <w:iCs/>
        </w:rPr>
        <w:t>ICD-9</w:t>
      </w:r>
      <w:r w:rsidR="00F17564" w:rsidRPr="00F17564">
        <w:t> codes into 283 mutually exclusive, clinically meaningful disease categories using the validated Clinical Classifications Software (CCS) algorithm</w:t>
      </w:r>
      <w:r w:rsidR="00F17564">
        <w:t>.</w:t>
      </w:r>
      <w:r w:rsidR="00E90B12">
        <w:fldChar w:fldCharType="begin" w:fldLock="1"/>
      </w:r>
      <w:r w:rsidR="00E90B12">
        <w:instrText>ADDIN CSL_CITATION {"citationItems":[{"id":"ITEM-1","itemData":{"abstract":"The Kids’ Inpatient Database (KID) is part of the Healthcare Cost and Utilization Project (HCUP), sponsored by the Agency for Healthcare Research and Quality (AHRQ), formerly the Agency for Health Care Policy and Research. The KID is the only dataset on hospital use, outcomes, and charges designed to study children’s use of hospital services in the United States. The KID is a sample of discharges from all community, non-rehabilitation hospitals in States participating in HCUP. The target universe includes pediatric discharges from community, non-rehabilitation hospitals in the United States. Pediatric discharges are defined as all discharges where the patient was age 20 or less at admission. See Table 1 in Appendix I for a list of the statewide data organizations participating in the KID. The number of sample hospitals and discharges by State and year are available in Table 2 in Appendix I. The KID contains charge information on all patients, regardless of payer, including persons covered by private insurance, Medicaid, Medicare, and the uninsured. The KID's large sample size enables analyses of rare conditions, such as congenital anomalies and uncommon treatments, such as organ transplantation. It can be used to study a wide range of topics including the economic burden of pediatric conditions, access to services, quality of care and patient safety, and the impact of health policy changes. Inpatient stay records in the KID include clinical and resource use information typically available from discharge abstracts. Discharge weights are provided for calculating national estimates. The KID can be linked to hospital-level data from the American Hospital Association's Annual Survey Database (Health Forum, LLC © 2010) and county-level data from the Bureau of Health Professions' Area Resource File, except in those States that do not allow the release of hospital identifiers. The KID is available every three years beginning with 1997. Periodically, new data elements are added to the KID and some are dropped; see Appendix III for a summary of data elements and when they are effective. Access to the KID is open to users who sign Data Use Agreements. Uses are limited to research and aggregate statistical reporting.HCUP KID (02/19/2013) 6 Introduction For more information on the KID, visit the AHRQ-sponsored HCUP User Support (HCUP-US) Website at http://www.hcup-us.ahrq.gov.","author":[{"dropping-particle":"","family":"Elixhauser","given":"a","non-dropping-particle":"","parse-names":false,"suffix":""},{"dropping-particle":"","family":"Steiner","given":"C","non-dropping-particle":"","parse-names":false,"suffix":""},{"dropping-particle":"","family":"Palmer","given":"L","non-dropping-particle":"","parse-names":false,"suffix":""}],"container-title":"U.S. Agency for Healthcare Research and Quality","id":"ITEM-1","issued":{"date-parts":[["2014"]]},"title":"Clinical Classifications Software (CCS), 2014","type":"article-journal"},"uris":["http://www.mendeley.com/documents/?uuid=8674b659-bc7b-4042-9011-f2964c5621ed"]}],"mendeley":{"formattedCitation":"&lt;sup&gt;4&lt;/sup&gt;","plainTextFormattedCitation":"4"},"properties":{"noteIndex":0},"schema":"https://github.com/citation-style-language/schema/raw/master/csl-citation.json"}</w:instrText>
      </w:r>
      <w:r w:rsidR="00E90B12">
        <w:fldChar w:fldCharType="separate"/>
      </w:r>
      <w:r w:rsidR="00E90B12" w:rsidRPr="00E90B12">
        <w:rPr>
          <w:noProof/>
          <w:vertAlign w:val="superscript"/>
        </w:rPr>
        <w:t>4</w:t>
      </w:r>
      <w:r w:rsidR="00E90B12">
        <w:fldChar w:fldCharType="end"/>
      </w:r>
      <w:r w:rsidR="008D6563">
        <w:rPr>
          <w:lang w:val="en-US"/>
        </w:rPr>
        <w:t xml:space="preserve"> </w:t>
      </w:r>
      <w:r w:rsidR="006E1B0E">
        <w:rPr>
          <w:lang w:val="en-US"/>
        </w:rPr>
        <w:t>We will use</w:t>
      </w:r>
      <w:r w:rsidR="001112EE">
        <w:rPr>
          <w:lang w:val="en-US"/>
        </w:rPr>
        <w:t xml:space="preserve"> a daily</w:t>
      </w:r>
      <w:r w:rsidR="006E1B0E">
        <w:rPr>
          <w:lang w:val="en-US"/>
        </w:rPr>
        <w:t xml:space="preserve"> </w:t>
      </w:r>
      <w:r w:rsidR="003718EA">
        <w:rPr>
          <w:lang w:val="en-US"/>
        </w:rPr>
        <w:t xml:space="preserve">time series </w:t>
      </w:r>
      <w:r w:rsidR="008D6563" w:rsidRPr="00453F5D">
        <w:rPr>
          <w:lang w:val="en-US"/>
        </w:rPr>
        <w:t xml:space="preserve">dataset of </w:t>
      </w:r>
      <w:r w:rsidR="0018442F">
        <w:rPr>
          <w:lang w:val="en-US"/>
        </w:rPr>
        <w:t xml:space="preserve">XX million </w:t>
      </w:r>
      <w:r w:rsidR="008D6563" w:rsidRPr="00453F5D">
        <w:rPr>
          <w:lang w:val="en-US"/>
        </w:rPr>
        <w:t>hospitalization</w:t>
      </w:r>
      <w:r w:rsidR="00242570">
        <w:rPr>
          <w:lang w:val="en-US"/>
        </w:rPr>
        <w:t>s</w:t>
      </w:r>
      <w:r w:rsidR="008D6563" w:rsidRPr="00453F5D">
        <w:rPr>
          <w:lang w:val="en-US"/>
        </w:rPr>
        <w:t xml:space="preserve"> </w:t>
      </w:r>
      <w:r w:rsidR="00787678">
        <w:rPr>
          <w:lang w:val="en-US"/>
        </w:rPr>
        <w:t xml:space="preserve">from </w:t>
      </w:r>
      <w:r w:rsidR="00292519">
        <w:rPr>
          <w:lang w:val="en-US"/>
        </w:rPr>
        <w:t xml:space="preserve">records of </w:t>
      </w:r>
      <w:r w:rsidR="00787678">
        <w:rPr>
          <w:lang w:val="en-US"/>
        </w:rPr>
        <w:t xml:space="preserve">Medicare beneficiaries </w:t>
      </w:r>
      <w:r w:rsidR="007F6107">
        <w:rPr>
          <w:lang w:val="en-US"/>
        </w:rPr>
        <w:t xml:space="preserve">(XX% of the entire population aged 65 or older) </w:t>
      </w:r>
      <w:r w:rsidR="008D6563" w:rsidRPr="00453F5D">
        <w:rPr>
          <w:lang w:val="en-US"/>
        </w:rPr>
        <w:t xml:space="preserve">for </w:t>
      </w:r>
      <w:r w:rsidR="00E337C0">
        <w:rPr>
          <w:lang w:val="en-US"/>
        </w:rPr>
        <w:t>counties in</w:t>
      </w:r>
      <w:r w:rsidR="008D6563" w:rsidRPr="00453F5D">
        <w:rPr>
          <w:lang w:val="en-US"/>
        </w:rPr>
        <w:t xml:space="preserve"> </w:t>
      </w:r>
      <w:del w:id="7" w:author="Kioumourtzoglou, Marianthi-Anna" w:date="2019-10-28T19:35:00Z">
        <w:r w:rsidR="00E337C0" w:rsidDel="00EF3235">
          <w:rPr>
            <w:lang w:val="en-US"/>
          </w:rPr>
          <w:delText>E</w:delText>
        </w:r>
        <w:r w:rsidR="007F6107" w:rsidDel="00EF3235">
          <w:rPr>
            <w:lang w:val="en-US"/>
          </w:rPr>
          <w:delText xml:space="preserve">ast </w:delText>
        </w:r>
      </w:del>
      <w:ins w:id="8" w:author="Kioumourtzoglou, Marianthi-Anna" w:date="2019-10-28T19:35:00Z">
        <w:r w:rsidR="00EF3235">
          <w:rPr>
            <w:lang w:val="en-US"/>
          </w:rPr>
          <w:t>Atlantic</w:t>
        </w:r>
        <w:r w:rsidR="00EF3235">
          <w:rPr>
            <w:lang w:val="en-US"/>
          </w:rPr>
          <w:t xml:space="preserve"> </w:t>
        </w:r>
      </w:ins>
      <w:r w:rsidR="00E337C0">
        <w:rPr>
          <w:lang w:val="en-US"/>
        </w:rPr>
        <w:t>C</w:t>
      </w:r>
      <w:r w:rsidR="007F6107">
        <w:rPr>
          <w:lang w:val="en-US"/>
        </w:rPr>
        <w:t xml:space="preserve">oast </w:t>
      </w:r>
      <w:r w:rsidR="00DC2851">
        <w:rPr>
          <w:lang w:val="en-US"/>
        </w:rPr>
        <w:t xml:space="preserve">states </w:t>
      </w:r>
      <w:r w:rsidR="007F6107">
        <w:rPr>
          <w:lang w:val="en-US"/>
        </w:rPr>
        <w:t>for</w:t>
      </w:r>
      <w:r w:rsidR="006E1B0E">
        <w:rPr>
          <w:lang w:val="en-US"/>
        </w:rPr>
        <w:t xml:space="preserve"> over a </w:t>
      </w:r>
      <w:del w:id="9" w:author="Kioumourtzoglou, Marianthi-Anna" w:date="2019-10-28T19:36:00Z">
        <w:r w:rsidR="006E1B0E" w:rsidDel="00EF3235">
          <w:rPr>
            <w:lang w:val="en-US"/>
          </w:rPr>
          <w:delText xml:space="preserve">decade </w:delText>
        </w:r>
      </w:del>
      <w:ins w:id="10" w:author="Kioumourtzoglou, Marianthi-Anna" w:date="2019-10-28T19:36:00Z">
        <w:r w:rsidR="00EF3235">
          <w:rPr>
            <w:lang w:val="en-US"/>
          </w:rPr>
          <w:t>fifteen years</w:t>
        </w:r>
        <w:r w:rsidR="00EF3235">
          <w:rPr>
            <w:lang w:val="en-US"/>
          </w:rPr>
          <w:t xml:space="preserve"> </w:t>
        </w:r>
      </w:ins>
      <w:r w:rsidR="008D6563" w:rsidRPr="00453F5D">
        <w:rPr>
          <w:lang w:val="en-US"/>
        </w:rPr>
        <w:t>(</w:t>
      </w:r>
      <w:r w:rsidR="001112EE">
        <w:rPr>
          <w:lang w:val="en-US"/>
        </w:rPr>
        <w:t>1999</w:t>
      </w:r>
      <w:r w:rsidR="008D6563" w:rsidRPr="00453F5D">
        <w:rPr>
          <w:lang w:val="en-US"/>
        </w:rPr>
        <w:t>-</w:t>
      </w:r>
      <w:del w:id="11" w:author="Kioumourtzoglou, Marianthi-Anna" w:date="2019-10-28T19:36:00Z">
        <w:r w:rsidR="001112EE" w:rsidDel="00EF3235">
          <w:rPr>
            <w:lang w:val="en-US"/>
          </w:rPr>
          <w:delText>2010</w:delText>
        </w:r>
      </w:del>
      <w:ins w:id="12" w:author="Kioumourtzoglou, Marianthi-Anna" w:date="2019-10-28T19:36:00Z">
        <w:r w:rsidR="00EF3235">
          <w:rPr>
            <w:lang w:val="en-US"/>
          </w:rPr>
          <w:t>201</w:t>
        </w:r>
        <w:r w:rsidR="00EF3235">
          <w:rPr>
            <w:lang w:val="en-US"/>
          </w:rPr>
          <w:t>6</w:t>
        </w:r>
      </w:ins>
      <w:r w:rsidR="008D6563" w:rsidRPr="00453F5D">
        <w:rPr>
          <w:lang w:val="en-US"/>
        </w:rPr>
        <w:t xml:space="preserve">). </w:t>
      </w:r>
    </w:p>
    <w:p w14:paraId="0B005AEF" w14:textId="5C13A4ED" w:rsidR="00A134EB" w:rsidRDefault="00A134EB" w:rsidP="00457EE0">
      <w:pPr>
        <w:jc w:val="both"/>
        <w:rPr>
          <w:lang w:val="en-US"/>
        </w:rPr>
      </w:pPr>
    </w:p>
    <w:p w14:paraId="58BE0624" w14:textId="3AA76EEA" w:rsidR="00236A0E" w:rsidRDefault="00236A0E" w:rsidP="00236A0E">
      <w:pPr>
        <w:jc w:val="both"/>
      </w:pPr>
      <w:r>
        <w:rPr>
          <w:lang w:val="en-US"/>
        </w:rPr>
        <w:t xml:space="preserve">We will summarize, for each county and each day, </w:t>
      </w:r>
      <w:r w:rsidRPr="00236A0E">
        <w:t>(1) the number of individuals at risk of hospitalization by summing the number of individuals enrolled in the fee-for-service program and (2) the number of hospital admissions in each disease group by summing the number of admissions for each of the </w:t>
      </w:r>
      <w:r w:rsidRPr="00236A0E">
        <w:rPr>
          <w:i/>
          <w:iCs/>
        </w:rPr>
        <w:t>ICD-9</w:t>
      </w:r>
      <w:r w:rsidRPr="00236A0E">
        <w:t> codes listed as the primary diagnosis and by summing these counts across the </w:t>
      </w:r>
      <w:r w:rsidRPr="00236A0E">
        <w:rPr>
          <w:i/>
          <w:iCs/>
        </w:rPr>
        <w:t>ICD-9</w:t>
      </w:r>
      <w:r w:rsidRPr="00236A0E">
        <w:t> codes of each disease group.</w:t>
      </w:r>
    </w:p>
    <w:p w14:paraId="4456E784" w14:textId="54FC8AFE" w:rsidR="00222A47" w:rsidRDefault="00222A47" w:rsidP="00236A0E">
      <w:pPr>
        <w:jc w:val="both"/>
      </w:pPr>
    </w:p>
    <w:p w14:paraId="776D1C85" w14:textId="04A3264A" w:rsidR="00222A47" w:rsidRPr="00236A0E" w:rsidRDefault="00222A47" w:rsidP="00236A0E">
      <w:pPr>
        <w:jc w:val="both"/>
      </w:pPr>
      <w:r>
        <w:rPr>
          <w:lang w:val="en-US"/>
        </w:rPr>
        <w:t>Our exposure dataset contains county-level values of</w:t>
      </w:r>
      <w:r w:rsidRPr="002E5262">
        <w:t xml:space="preserve"> storm hazards (e.g., wind, rain, flood events, distance from the storm track) for counties in the eastern half of the United State</w:t>
      </w:r>
      <w:r>
        <w:t>s.</w:t>
      </w:r>
      <w:r>
        <w:fldChar w:fldCharType="begin" w:fldLock="1"/>
      </w:r>
      <w:r w:rsidR="00E90B12">
        <w:instrText>ADDIN CSL_CITATION {"citationItems":[{"id":"ITEM-1","itemData":{"author":[{"dropping-particle":"","family":"Anderson B, Yan M, Ferreri J, Crosson W, Al-Hamdan M","given":"Schumacher A and Eddelbuettel D","non-dropping-particle":"","parse-names":false,"suffix":""}],"container-title":"R package version 0.0.1","id":"ITEM-1","issued":{"date-parts":[["2017"]]},"title":"hurricaneexposure: Explore and Map County-Level Hurricane Exposure in the United States","type":"article-journal"},"uris":["http://www.mendeley.com/documents/?uuid=8debaef5-af67-48be-86f2-f0b1f0eec1af"]},{"id":"ITEM-2","itemData":{"author":[{"dropping-particle":"","family":"Anderson B, Schumacher A, Crosson W, Al-Hamdan M, Yan M, Ferreri J, Chen Z","given":"Quiring S and Guikema S","non-dropping-particle":"","parse-names":false,"suffix":""}],"container-title":"R package version 0.0.1","id":"ITEM-2","issued":{"date-parts":[["2017"]]},"title":"hurricaneexposuredata: Data Characterizing Exposure to Hurricanes in United States Counties","type":"article-journal"},"uris":["http://www.mendeley.com/documents/?uuid=443adf61-8478-4e1e-a5c1-3577b0ae7ddb"]}],"mendeley":{"formattedCitation":"&lt;sup&gt;5,6&lt;/sup&gt;","plainTextFormattedCitation":"5,6","previouslyFormattedCitation":"&lt;sup&gt;4,5&lt;/sup&gt;"},"properties":{"noteIndex":0},"schema":"https://github.com/citation-style-language/schema/raw/master/csl-citation.json"}</w:instrText>
      </w:r>
      <w:r>
        <w:fldChar w:fldCharType="separate"/>
      </w:r>
      <w:r w:rsidR="00E90B12" w:rsidRPr="00E90B12">
        <w:rPr>
          <w:noProof/>
          <w:vertAlign w:val="superscript"/>
        </w:rPr>
        <w:t>5,6</w:t>
      </w:r>
      <w:r>
        <w:fldChar w:fldCharType="end"/>
      </w:r>
      <w:r w:rsidR="008B1319">
        <w:t xml:space="preserve"> </w:t>
      </w:r>
    </w:p>
    <w:p w14:paraId="78AB026B" w14:textId="6C52C3BF" w:rsidR="00236A0E" w:rsidRDefault="00236A0E" w:rsidP="00457EE0">
      <w:pPr>
        <w:jc w:val="both"/>
        <w:rPr>
          <w:lang w:val="en-US"/>
        </w:rPr>
      </w:pPr>
    </w:p>
    <w:p w14:paraId="4057FD98" w14:textId="337F8B94" w:rsidR="00222A47" w:rsidRDefault="00295BC8" w:rsidP="00457EE0">
      <w:pPr>
        <w:jc w:val="both"/>
        <w:rPr>
          <w:lang w:val="en-US"/>
        </w:rPr>
      </w:pPr>
      <w:r>
        <w:rPr>
          <w:lang w:val="en-US"/>
        </w:rPr>
        <w:t xml:space="preserve">We </w:t>
      </w:r>
      <w:del w:id="13" w:author="Kioumourtzoglou, Marianthi-Anna" w:date="2019-10-28T19:36:00Z">
        <w:r w:rsidDel="00EF3235">
          <w:rPr>
            <w:lang w:val="en-US"/>
          </w:rPr>
          <w:delText xml:space="preserve">could </w:delText>
        </w:r>
      </w:del>
      <w:ins w:id="14" w:author="Kioumourtzoglou, Marianthi-Anna" w:date="2019-10-28T19:36:00Z">
        <w:r w:rsidR="00EF3235">
          <w:rPr>
            <w:lang w:val="en-US"/>
          </w:rPr>
          <w:t>will</w:t>
        </w:r>
        <w:r w:rsidR="00EF3235">
          <w:rPr>
            <w:lang w:val="en-US"/>
          </w:rPr>
          <w:t xml:space="preserve"> </w:t>
        </w:r>
      </w:ins>
      <w:r w:rsidR="00236A0E">
        <w:rPr>
          <w:lang w:val="en-US"/>
        </w:rPr>
        <w:t xml:space="preserve">apply a </w:t>
      </w:r>
      <w:commentRangeStart w:id="15"/>
      <w:r w:rsidR="00236A0E">
        <w:rPr>
          <w:lang w:val="en-US"/>
        </w:rPr>
        <w:t>log-linear</w:t>
      </w:r>
      <w:commentRangeEnd w:id="15"/>
      <w:r w:rsidR="00EF3235">
        <w:rPr>
          <w:rStyle w:val="CommentReference"/>
        </w:rPr>
        <w:commentReference w:id="15"/>
      </w:r>
      <w:r w:rsidR="00236A0E">
        <w:rPr>
          <w:lang w:val="en-US"/>
        </w:rPr>
        <w:t xml:space="preserve"> mixed-effects regression model</w:t>
      </w:r>
      <w:r>
        <w:rPr>
          <w:lang w:val="en-US"/>
        </w:rPr>
        <w:t>, similar to a previous study of heat waves and hospitalizations.</w:t>
      </w:r>
      <w:r w:rsidR="00823945">
        <w:rPr>
          <w:lang w:val="en-US"/>
        </w:rPr>
        <w:fldChar w:fldCharType="begin" w:fldLock="1"/>
      </w:r>
      <w:r w:rsidR="00E90B12">
        <w:rPr>
          <w:lang w:val="en-US"/>
        </w:rPr>
        <w:instrText>ADDIN CSL_CITATION {"citationItems":[{"id":"ITEM-1","itemData":{"DOI":"10.1001/jama.2014.15715","ISSN":"15383598","abstract":"IMPORTANCE: Heat exposure is known to have a complex set of physiological effects on multiple organ systems, but current understanding of the health effects is mostly based on studies investigating a small number of prespecified health outcomes such as cardiovascular and respiratory diseases.\nOBJECTIVES: To identify possible causes of hospital admissions during extreme heat events and to estimate their risks using historical data.\nDESIGN, SETTING, AND POPULATION: Matched analysis of time series data describing daily hospital admissions of Medicare enrollees (23.7 million fee-for-service beneficiaries [aged ≥65 years] per year; 85%of all Medicare enrollees) for the period 1999 to 2010 in 1943 counties in the United States with at least 5 summers of near-complete (&gt;95%) daily temperature data.\nEXPOSURES: Heat wave periods, defined as 2 or more consecutive days with temperatures exceeding the 99th percentile of county-specific daily temperatures, matched to non-heat wave periods by county and week.\nMAIN OUTCOMES AND MEASURES: Daily cause-specific hospitalization rates by principal discharge diagnosis codes, grouped into 283 disease categories using a validated approach.\nRESULTS: Risks of hospitalization for fluid and electrolyte disorders, renal failure, urinary tract infection, septicemia, and heat stroke were statistically significantly higher on heat wave days relative to matched non-heat wave days, but risk of hospitalization for congestive heart failure was lower (P &lt;.05). Relative risks for these disease groups were 1.18 (95%CI, 1.12-1.25) for fluid and electrolyte disorders, 1.14 (95%CI, 1.06-1.23) for renal failure, 1.10 (95%CI, 1.04-1.16) for urinary tract infections, 1.06 (95%CI, 1.00-1.11) for septicemia, and 2.54 (95% CI, 2.14-3.01) for heat stroke. Absolute risk differences were 0.34 (95%CI, 0.22-0.46) excess admissions per 100 000 individuals at risk for fluid and electrolyte disorders, 0.25 (95%CI, 0.12-0.39) for renal failure, 0.24 (95%CI, 0.09-0.39) for urinary tract infections, 0.21 (95% CI, 0.01-0.41) for septicemia, and 0.16 (95%CI, 0.10-0.22) for heat stroke. For fluid and electrolyte disorders and heat stroke, the risk of hospitalization increased during more intense and longer-lasting heat wave periods (P &lt;.05). Risks were generally highest on the heat wave day but remained elevated for up to 5 subsequent days.\nCONCLUSIONS AND RELEVANCE: Among older adults, periods of extreme heat were associated with increased risk of hospitalizatio…","author":[{"dropping-particle":"","family":"Bobb","given":"Jennifer F.","non-dropping-particle":"","parse-names":false,"suffix":""},{"dropping-particle":"","family":"Obermeyer","given":"Ziad","non-dropping-particle":"","parse-names":false,"suffix":""},{"dropping-particle":"","family":"Wang","given":"Yun","non-dropping-particle":"","parse-names":false,"suffix":""},{"dropping-particle":"","family":"Dominici","given":"Francesca","non-dropping-particle":"","parse-names":false,"suffix":""}],"container-title":"JAMA - Journal of the American Medical Association","id":"ITEM-1","issued":{"date-parts":[["2014"]]},"title":"Cause-specific risk of hospital admission related to extreme heat in older adults","type":"article-journal"},"uris":["http://www.mendeley.com/documents/?uuid=b0c6a33f-deb8-485c-a35e-de8e267a19ff"]}],"mendeley":{"formattedCitation":"&lt;sup&gt;7&lt;/sup&gt;","plainTextFormattedCitation":"7","previouslyFormattedCitation":"&lt;sup&gt;6&lt;/sup&gt;"},"properties":{"noteIndex":0},"schema":"https://github.com/citation-style-language/schema/raw/master/csl-citation.json"}</w:instrText>
      </w:r>
      <w:r w:rsidR="00823945">
        <w:rPr>
          <w:lang w:val="en-US"/>
        </w:rPr>
        <w:fldChar w:fldCharType="separate"/>
      </w:r>
      <w:r w:rsidR="00E90B12" w:rsidRPr="00E90B12">
        <w:rPr>
          <w:noProof/>
          <w:vertAlign w:val="superscript"/>
          <w:lang w:val="en-US"/>
        </w:rPr>
        <w:t>7</w:t>
      </w:r>
      <w:r w:rsidR="00823945">
        <w:rPr>
          <w:lang w:val="en-US"/>
        </w:rPr>
        <w:fldChar w:fldCharType="end"/>
      </w:r>
      <w:r w:rsidR="00823945">
        <w:rPr>
          <w:lang w:val="en-US"/>
        </w:rPr>
        <w:t xml:space="preserve"> </w:t>
      </w:r>
      <w:r w:rsidR="00E90B12">
        <w:rPr>
          <w:lang w:val="en-US"/>
        </w:rPr>
        <w:t>We would match coastal storm event days to non-coastal storm event days and only include these in the an</w:t>
      </w:r>
      <w:r w:rsidR="002B1C60">
        <w:rPr>
          <w:lang w:val="en-US"/>
        </w:rPr>
        <w:t>al</w:t>
      </w:r>
      <w:r w:rsidR="00E90B12">
        <w:rPr>
          <w:lang w:val="en-US"/>
        </w:rPr>
        <w:t>ysis.</w:t>
      </w:r>
      <w:r w:rsidR="002B1C60">
        <w:rPr>
          <w:lang w:val="en-US"/>
        </w:rPr>
        <w:t xml:space="preserve"> </w:t>
      </w:r>
      <w:r>
        <w:rPr>
          <w:lang w:val="en-US"/>
        </w:rPr>
        <w:t xml:space="preserve">Alternatively, we could use </w:t>
      </w:r>
      <w:r w:rsidR="00823945">
        <w:rPr>
          <w:lang w:val="en-US"/>
        </w:rPr>
        <w:t xml:space="preserve">a </w:t>
      </w:r>
      <w:r w:rsidR="00457EE0" w:rsidRPr="00453F5D">
        <w:rPr>
          <w:lang w:val="en-US"/>
        </w:rPr>
        <w:t>Bayesian</w:t>
      </w:r>
      <w:r w:rsidR="00823945">
        <w:rPr>
          <w:lang w:val="en-US"/>
        </w:rPr>
        <w:t xml:space="preserve"> spatio-temporal</w:t>
      </w:r>
      <w:r w:rsidR="00457EE0" w:rsidRPr="00453F5D">
        <w:rPr>
          <w:lang w:val="en-US"/>
        </w:rPr>
        <w:t xml:space="preserve"> </w:t>
      </w:r>
      <w:r w:rsidR="00823945">
        <w:rPr>
          <w:lang w:val="en-US"/>
        </w:rPr>
        <w:t xml:space="preserve">framework </w:t>
      </w:r>
      <w:r w:rsidR="00222A47">
        <w:rPr>
          <w:lang w:val="en-US"/>
        </w:rPr>
        <w:t>and a</w:t>
      </w:r>
      <w:r w:rsidR="00E90B12">
        <w:rPr>
          <w:lang w:val="en-US"/>
        </w:rPr>
        <w:t xml:space="preserve"> similar</w:t>
      </w:r>
      <w:r w:rsidR="00222A47">
        <w:rPr>
          <w:lang w:val="en-US"/>
        </w:rPr>
        <w:t xml:space="preserve"> case-crossover </w:t>
      </w:r>
      <w:r w:rsidR="00B62A1B">
        <w:rPr>
          <w:lang w:val="en-US"/>
        </w:rPr>
        <w:t>design to utilize the advantages, such as borrowing of strength across spatial and temporal units, that such a framework enables</w:t>
      </w:r>
      <w:r w:rsidR="00A2605E">
        <w:rPr>
          <w:lang w:val="en-US"/>
        </w:rPr>
        <w:t>.</w:t>
      </w:r>
      <w:r w:rsidR="00A2605E">
        <w:rPr>
          <w:lang w:val="en-US"/>
        </w:rPr>
        <w:fldChar w:fldCharType="begin" w:fldLock="1"/>
      </w:r>
      <w:r w:rsidR="00E90B12">
        <w:rPr>
          <w:lang w:val="en-US"/>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lt;/sup&gt;","plainTextFormattedCitation":"8","previouslyFormattedCitation":"&lt;sup&gt;7&lt;/sup&gt;"},"properties":{"noteIndex":0},"schema":"https://github.com/citation-style-language/schema/raw/master/csl-citation.json"}</w:instrText>
      </w:r>
      <w:r w:rsidR="00A2605E">
        <w:rPr>
          <w:lang w:val="en-US"/>
        </w:rPr>
        <w:fldChar w:fldCharType="separate"/>
      </w:r>
      <w:r w:rsidR="00E90B12" w:rsidRPr="00E90B12">
        <w:rPr>
          <w:noProof/>
          <w:vertAlign w:val="superscript"/>
          <w:lang w:val="en-US"/>
        </w:rPr>
        <w:t>8</w:t>
      </w:r>
      <w:r w:rsidR="00A2605E">
        <w:rPr>
          <w:lang w:val="en-US"/>
        </w:rPr>
        <w:fldChar w:fldCharType="end"/>
      </w:r>
    </w:p>
    <w:p w14:paraId="7E4998AE" w14:textId="77777777" w:rsidR="00222A47" w:rsidRDefault="00222A47" w:rsidP="00457EE0">
      <w:pPr>
        <w:jc w:val="both"/>
        <w:rPr>
          <w:lang w:val="en-US"/>
        </w:rPr>
      </w:pPr>
    </w:p>
    <w:p w14:paraId="6D2F04FB" w14:textId="7412388D" w:rsidR="00040D78" w:rsidRDefault="00222A47" w:rsidP="00457EE0">
      <w:pPr>
        <w:jc w:val="both"/>
        <w:rPr>
          <w:lang w:val="en-US"/>
        </w:rPr>
      </w:pPr>
      <w:r>
        <w:rPr>
          <w:lang w:val="en-US"/>
        </w:rPr>
        <w:t>We</w:t>
      </w:r>
      <w:r w:rsidR="00457EE0" w:rsidRPr="00453F5D">
        <w:rPr>
          <w:lang w:val="en-US"/>
        </w:rPr>
        <w:t xml:space="preserve"> will also </w:t>
      </w:r>
      <w:r w:rsidR="006D598A">
        <w:rPr>
          <w:lang w:val="en-US"/>
        </w:rPr>
        <w:t xml:space="preserve">attempt to understand how </w:t>
      </w:r>
      <w:r w:rsidR="00457EE0" w:rsidRPr="00453F5D">
        <w:rPr>
          <w:lang w:val="en-US"/>
        </w:rPr>
        <w:t xml:space="preserve">cause of </w:t>
      </w:r>
      <w:r w:rsidR="00453F5D" w:rsidRPr="00453F5D">
        <w:rPr>
          <w:lang w:val="en-US"/>
        </w:rPr>
        <w:t>hospitalization</w:t>
      </w:r>
      <w:r w:rsidR="00457EE0" w:rsidRPr="00453F5D">
        <w:rPr>
          <w:lang w:val="en-US"/>
        </w:rPr>
        <w:t xml:space="preserve">, age group, sex, and SES variables may act as effect modifiers to the risk of </w:t>
      </w:r>
      <w:r w:rsidR="00453F5D" w:rsidRPr="00453F5D">
        <w:rPr>
          <w:lang w:val="en-US"/>
        </w:rPr>
        <w:t>hospitalization</w:t>
      </w:r>
      <w:r w:rsidR="00457EE0" w:rsidRPr="00453F5D">
        <w:rPr>
          <w:lang w:val="en-US"/>
        </w:rPr>
        <w:t>.</w:t>
      </w:r>
      <w:r w:rsidR="002A319C">
        <w:rPr>
          <w:lang w:val="en-US"/>
        </w:rPr>
        <w:t xml:space="preserve"> We will also explore how</w:t>
      </w:r>
      <w:r w:rsidR="00040D78">
        <w:rPr>
          <w:lang w:val="en-US"/>
        </w:rPr>
        <w:t xml:space="preserve"> </w:t>
      </w:r>
      <w:r w:rsidR="00007EDA">
        <w:rPr>
          <w:lang w:val="en-US"/>
        </w:rPr>
        <w:t>lag time varies across cause</w:t>
      </w:r>
      <w:ins w:id="16" w:author="Kioumourtzoglou, Marianthi-Anna" w:date="2019-10-28T19:37:00Z">
        <w:r w:rsidR="00EF3235">
          <w:rPr>
            <w:lang w:val="en-US"/>
          </w:rPr>
          <w:t>s</w:t>
        </w:r>
      </w:ins>
      <w:r w:rsidR="00007EDA">
        <w:rPr>
          <w:lang w:val="en-US"/>
        </w:rPr>
        <w:t xml:space="preserve"> of hospitalization</w:t>
      </w:r>
      <w:r w:rsidR="00040D78">
        <w:rPr>
          <w:lang w:val="en-US"/>
        </w:rPr>
        <w:t>.</w:t>
      </w:r>
    </w:p>
    <w:p w14:paraId="6954EF9C" w14:textId="77777777" w:rsidR="00040D78" w:rsidRDefault="00040D78" w:rsidP="00457EE0">
      <w:pPr>
        <w:jc w:val="both"/>
        <w:rPr>
          <w:lang w:val="en-US"/>
        </w:rPr>
      </w:pPr>
    </w:p>
    <w:p w14:paraId="24BBC8D9" w14:textId="38CB8F9C" w:rsidR="00457EE0" w:rsidRDefault="00040D78" w:rsidP="00457EE0">
      <w:pPr>
        <w:jc w:val="both"/>
        <w:rPr>
          <w:lang w:val="en-US"/>
        </w:rPr>
      </w:pPr>
      <w:r>
        <w:rPr>
          <w:lang w:val="en-US"/>
        </w:rPr>
        <w:t xml:space="preserve">The study will have public health </w:t>
      </w:r>
      <w:r w:rsidR="000116EB">
        <w:rPr>
          <w:lang w:val="en-US"/>
        </w:rPr>
        <w:t>relevance due to the growing danger of coastal storms under climate change, and may help preparedness for certain causes of hospitalization in the forecast period of a storm itself.</w:t>
      </w:r>
      <w:r w:rsidR="002A319C">
        <w:rPr>
          <w:lang w:val="en-US"/>
        </w:rPr>
        <w:t xml:space="preserve"> </w:t>
      </w:r>
      <w:bookmarkStart w:id="17" w:name="_GoBack"/>
      <w:bookmarkEnd w:id="17"/>
    </w:p>
    <w:p w14:paraId="2451E7EC" w14:textId="753B2199" w:rsidR="00AD18F4" w:rsidRDefault="00AD18F4" w:rsidP="00457EE0">
      <w:pPr>
        <w:jc w:val="both"/>
        <w:rPr>
          <w:lang w:val="en-US"/>
        </w:rPr>
      </w:pPr>
    </w:p>
    <w:p w14:paraId="5CC80516" w14:textId="77777777" w:rsidR="00823945" w:rsidRDefault="00823945">
      <w:pPr>
        <w:rPr>
          <w:b/>
          <w:lang w:val="en-US"/>
        </w:rPr>
      </w:pPr>
      <w:r>
        <w:rPr>
          <w:b/>
          <w:lang w:val="en-US"/>
        </w:rPr>
        <w:br w:type="page"/>
      </w:r>
    </w:p>
    <w:p w14:paraId="7884D4C1" w14:textId="45C6200A" w:rsidR="00AD18F4" w:rsidRDefault="00AD18F4" w:rsidP="00457EE0">
      <w:pPr>
        <w:jc w:val="both"/>
        <w:rPr>
          <w:b/>
          <w:lang w:val="en-US"/>
        </w:rPr>
      </w:pPr>
      <w:r>
        <w:rPr>
          <w:b/>
          <w:lang w:val="en-US"/>
        </w:rPr>
        <w:lastRenderedPageBreak/>
        <w:t>Works cited</w:t>
      </w:r>
    </w:p>
    <w:p w14:paraId="00259A45" w14:textId="3D9BF9EC" w:rsidR="00AD18F4" w:rsidRDefault="00AD18F4" w:rsidP="00457EE0">
      <w:pPr>
        <w:jc w:val="both"/>
        <w:rPr>
          <w:b/>
          <w:lang w:val="en-US"/>
        </w:rPr>
      </w:pPr>
    </w:p>
    <w:p w14:paraId="40C782C2" w14:textId="61DA0949" w:rsidR="00E90B12" w:rsidRPr="00E90B12" w:rsidRDefault="00AD18F4" w:rsidP="00E90B12">
      <w:pPr>
        <w:widowControl w:val="0"/>
        <w:autoSpaceDE w:val="0"/>
        <w:autoSpaceDN w:val="0"/>
        <w:adjustRightInd w:val="0"/>
        <w:ind w:left="640" w:hanging="640"/>
        <w:rPr>
          <w:rFonts w:ascii="Calibri" w:hAnsi="Calibri" w:cs="Calibri"/>
          <w:noProof/>
          <w:lang w:val="en-US"/>
        </w:rPr>
      </w:pPr>
      <w:r>
        <w:rPr>
          <w:b/>
          <w:lang w:val="en-US"/>
        </w:rPr>
        <w:fldChar w:fldCharType="begin" w:fldLock="1"/>
      </w:r>
      <w:r>
        <w:rPr>
          <w:b/>
          <w:lang w:val="en-US"/>
        </w:rPr>
        <w:instrText xml:space="preserve">ADDIN Mendeley Bibliography CSL_BIBLIOGRAPHY </w:instrText>
      </w:r>
      <w:r>
        <w:rPr>
          <w:b/>
          <w:lang w:val="en-US"/>
        </w:rPr>
        <w:fldChar w:fldCharType="separate"/>
      </w:r>
      <w:r w:rsidR="00E90B12" w:rsidRPr="00E90B12">
        <w:rPr>
          <w:rFonts w:ascii="Calibri" w:hAnsi="Calibri" w:cs="Calibri"/>
          <w:noProof/>
          <w:lang w:val="en-US"/>
        </w:rPr>
        <w:t>1</w:t>
      </w:r>
      <w:r w:rsidR="00E90B12" w:rsidRPr="00E90B12">
        <w:rPr>
          <w:rFonts w:ascii="Calibri" w:hAnsi="Calibri" w:cs="Calibri"/>
          <w:noProof/>
          <w:lang w:val="en-US"/>
        </w:rPr>
        <w:tab/>
        <w:t>Lane K, Charles-Guzman K, Wheeler K, Abid Z, Graber N, Matte T. Health effects of coastal storms and flooding in urban areas: a review and vulnerability assessment. J. Environ. Public Health. 2013. DOI:10.1155/2013/913064.</w:t>
      </w:r>
    </w:p>
    <w:p w14:paraId="40F026FD" w14:textId="77777777" w:rsidR="00E90B12" w:rsidRPr="00E90B12" w:rsidRDefault="00E90B12" w:rsidP="00E90B12">
      <w:pPr>
        <w:widowControl w:val="0"/>
        <w:autoSpaceDE w:val="0"/>
        <w:autoSpaceDN w:val="0"/>
        <w:adjustRightInd w:val="0"/>
        <w:ind w:left="640" w:hanging="640"/>
        <w:rPr>
          <w:rFonts w:ascii="Calibri" w:hAnsi="Calibri" w:cs="Calibri"/>
          <w:noProof/>
          <w:lang w:val="en-US"/>
        </w:rPr>
      </w:pPr>
      <w:r w:rsidRPr="00E90B12">
        <w:rPr>
          <w:rFonts w:ascii="Calibri" w:hAnsi="Calibri" w:cs="Calibri"/>
          <w:noProof/>
          <w:lang w:val="en-US"/>
        </w:rPr>
        <w:t>2</w:t>
      </w:r>
      <w:r w:rsidRPr="00E90B12">
        <w:rPr>
          <w:rFonts w:ascii="Calibri" w:hAnsi="Calibri" w:cs="Calibri"/>
          <w:noProof/>
          <w:lang w:val="en-US"/>
        </w:rPr>
        <w:tab/>
        <w:t>National Hurricane Center. Tropical Cyclone Climatology. NOAA. 2019. https://www.nhc.noaa.gov/climo/ (accessed Oct 28, 2019).</w:t>
      </w:r>
    </w:p>
    <w:p w14:paraId="5814A1EF" w14:textId="77777777" w:rsidR="00E90B12" w:rsidRPr="00E90B12" w:rsidRDefault="00E90B12" w:rsidP="00E90B12">
      <w:pPr>
        <w:widowControl w:val="0"/>
        <w:autoSpaceDE w:val="0"/>
        <w:autoSpaceDN w:val="0"/>
        <w:adjustRightInd w:val="0"/>
        <w:ind w:left="640" w:hanging="640"/>
        <w:rPr>
          <w:rFonts w:ascii="Calibri" w:hAnsi="Calibri" w:cs="Calibri"/>
          <w:noProof/>
          <w:lang w:val="en-US"/>
        </w:rPr>
      </w:pPr>
      <w:r w:rsidRPr="00E90B12">
        <w:rPr>
          <w:rFonts w:ascii="Calibri" w:hAnsi="Calibri" w:cs="Calibri"/>
          <w:noProof/>
          <w:lang w:val="en-US"/>
        </w:rPr>
        <w:t>3</w:t>
      </w:r>
      <w:r w:rsidRPr="00E90B12">
        <w:rPr>
          <w:rFonts w:ascii="Calibri" w:hAnsi="Calibri" w:cs="Calibri"/>
          <w:noProof/>
          <w:lang w:val="en-US"/>
        </w:rPr>
        <w:tab/>
        <w:t xml:space="preserve">Marciano CG, Lackmann GM, Robinson WA. Changes in U.S. East Coast cyclone dynamics with climate change. </w:t>
      </w:r>
      <w:r w:rsidRPr="00E90B12">
        <w:rPr>
          <w:rFonts w:ascii="Calibri" w:hAnsi="Calibri" w:cs="Calibri"/>
          <w:i/>
          <w:iCs/>
          <w:noProof/>
          <w:lang w:val="en-US"/>
        </w:rPr>
        <w:t>J Clim</w:t>
      </w:r>
      <w:r w:rsidRPr="00E90B12">
        <w:rPr>
          <w:rFonts w:ascii="Calibri" w:hAnsi="Calibri" w:cs="Calibri"/>
          <w:noProof/>
          <w:lang w:val="en-US"/>
        </w:rPr>
        <w:t xml:space="preserve"> 2015. DOI:10.1175/JCLI-D-14-00418.1.</w:t>
      </w:r>
    </w:p>
    <w:p w14:paraId="2A95287D" w14:textId="77777777" w:rsidR="00E90B12" w:rsidRPr="00E90B12" w:rsidRDefault="00E90B12" w:rsidP="00E90B12">
      <w:pPr>
        <w:widowControl w:val="0"/>
        <w:autoSpaceDE w:val="0"/>
        <w:autoSpaceDN w:val="0"/>
        <w:adjustRightInd w:val="0"/>
        <w:ind w:left="640" w:hanging="640"/>
        <w:rPr>
          <w:rFonts w:ascii="Calibri" w:hAnsi="Calibri" w:cs="Calibri"/>
          <w:noProof/>
          <w:lang w:val="en-US"/>
        </w:rPr>
      </w:pPr>
      <w:r w:rsidRPr="00E90B12">
        <w:rPr>
          <w:rFonts w:ascii="Calibri" w:hAnsi="Calibri" w:cs="Calibri"/>
          <w:noProof/>
          <w:lang w:val="en-US"/>
        </w:rPr>
        <w:t>4</w:t>
      </w:r>
      <w:r w:rsidRPr="00E90B12">
        <w:rPr>
          <w:rFonts w:ascii="Calibri" w:hAnsi="Calibri" w:cs="Calibri"/>
          <w:noProof/>
          <w:lang w:val="en-US"/>
        </w:rPr>
        <w:tab/>
        <w:t xml:space="preserve">Elixhauser  a, Steiner C, Palmer L. Clinical Classifications Software (CCS), 2014. </w:t>
      </w:r>
      <w:r w:rsidRPr="00E90B12">
        <w:rPr>
          <w:rFonts w:ascii="Calibri" w:hAnsi="Calibri" w:cs="Calibri"/>
          <w:i/>
          <w:iCs/>
          <w:noProof/>
          <w:lang w:val="en-US"/>
        </w:rPr>
        <w:t>US Agency Healthc Res Qual</w:t>
      </w:r>
      <w:r w:rsidRPr="00E90B12">
        <w:rPr>
          <w:rFonts w:ascii="Calibri" w:hAnsi="Calibri" w:cs="Calibri"/>
          <w:noProof/>
          <w:lang w:val="en-US"/>
        </w:rPr>
        <w:t xml:space="preserve"> 2014.</w:t>
      </w:r>
    </w:p>
    <w:p w14:paraId="373F1502" w14:textId="77777777" w:rsidR="00E90B12" w:rsidRPr="00E90B12" w:rsidRDefault="00E90B12" w:rsidP="00E90B12">
      <w:pPr>
        <w:widowControl w:val="0"/>
        <w:autoSpaceDE w:val="0"/>
        <w:autoSpaceDN w:val="0"/>
        <w:adjustRightInd w:val="0"/>
        <w:ind w:left="640" w:hanging="640"/>
        <w:rPr>
          <w:rFonts w:ascii="Calibri" w:hAnsi="Calibri" w:cs="Calibri"/>
          <w:noProof/>
          <w:lang w:val="en-US"/>
        </w:rPr>
      </w:pPr>
      <w:r w:rsidRPr="00E90B12">
        <w:rPr>
          <w:rFonts w:ascii="Calibri" w:hAnsi="Calibri" w:cs="Calibri"/>
          <w:noProof/>
          <w:lang w:val="en-US"/>
        </w:rPr>
        <w:t>5</w:t>
      </w:r>
      <w:r w:rsidRPr="00E90B12">
        <w:rPr>
          <w:rFonts w:ascii="Calibri" w:hAnsi="Calibri" w:cs="Calibri"/>
          <w:noProof/>
          <w:lang w:val="en-US"/>
        </w:rPr>
        <w:tab/>
        <w:t xml:space="preserve">Anderson B, Yan M, Ferreri J, Crosson W, Al-Hamdan M SA and ED. hurricaneexposure: Explore and Map County-Level Hurricane Exposure in the United States.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0A15C027" w14:textId="77777777" w:rsidR="00E90B12" w:rsidRPr="00E90B12" w:rsidRDefault="00E90B12" w:rsidP="00E90B12">
      <w:pPr>
        <w:widowControl w:val="0"/>
        <w:autoSpaceDE w:val="0"/>
        <w:autoSpaceDN w:val="0"/>
        <w:adjustRightInd w:val="0"/>
        <w:ind w:left="640" w:hanging="640"/>
        <w:rPr>
          <w:rFonts w:ascii="Calibri" w:hAnsi="Calibri" w:cs="Calibri"/>
          <w:noProof/>
          <w:lang w:val="en-US"/>
        </w:rPr>
      </w:pPr>
      <w:r w:rsidRPr="00E90B12">
        <w:rPr>
          <w:rFonts w:ascii="Calibri" w:hAnsi="Calibri" w:cs="Calibri"/>
          <w:noProof/>
          <w:lang w:val="en-US"/>
        </w:rPr>
        <w:t>6</w:t>
      </w:r>
      <w:r w:rsidRPr="00E90B12">
        <w:rPr>
          <w:rFonts w:ascii="Calibri" w:hAnsi="Calibri" w:cs="Calibri"/>
          <w:noProof/>
          <w:lang w:val="en-US"/>
        </w:rPr>
        <w:tab/>
        <w:t xml:space="preserve">Anderson B, Schumacher A, Crosson W, Al-Hamdan M, Yan M, Ferreri J, Chen Z QS and GS. hurricaneexposuredata: Data Characterizing Exposure to Hurricanes in United States Counties.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7F794426" w14:textId="77777777" w:rsidR="00E90B12" w:rsidRPr="00E90B12" w:rsidRDefault="00E90B12" w:rsidP="00E90B12">
      <w:pPr>
        <w:widowControl w:val="0"/>
        <w:autoSpaceDE w:val="0"/>
        <w:autoSpaceDN w:val="0"/>
        <w:adjustRightInd w:val="0"/>
        <w:ind w:left="640" w:hanging="640"/>
        <w:rPr>
          <w:rFonts w:ascii="Calibri" w:hAnsi="Calibri" w:cs="Calibri"/>
          <w:noProof/>
          <w:lang w:val="en-US"/>
        </w:rPr>
      </w:pPr>
      <w:r w:rsidRPr="00E90B12">
        <w:rPr>
          <w:rFonts w:ascii="Calibri" w:hAnsi="Calibri" w:cs="Calibri"/>
          <w:noProof/>
          <w:lang w:val="en-US"/>
        </w:rPr>
        <w:t>7</w:t>
      </w:r>
      <w:r w:rsidRPr="00E90B12">
        <w:rPr>
          <w:rFonts w:ascii="Calibri" w:hAnsi="Calibri" w:cs="Calibri"/>
          <w:noProof/>
          <w:lang w:val="en-US"/>
        </w:rPr>
        <w:tab/>
        <w:t xml:space="preserve">Bobb JF, Obermeyer Z, Wang Y, Dominici F. Cause-specific risk of hospital admission related to extreme heat in older adults. </w:t>
      </w:r>
      <w:r w:rsidRPr="00E90B12">
        <w:rPr>
          <w:rFonts w:ascii="Calibri" w:hAnsi="Calibri" w:cs="Calibri"/>
          <w:i/>
          <w:iCs/>
          <w:noProof/>
          <w:lang w:val="en-US"/>
        </w:rPr>
        <w:t>JAMA - J Am Med Assoc</w:t>
      </w:r>
      <w:r w:rsidRPr="00E90B12">
        <w:rPr>
          <w:rFonts w:ascii="Calibri" w:hAnsi="Calibri" w:cs="Calibri"/>
          <w:noProof/>
          <w:lang w:val="en-US"/>
        </w:rPr>
        <w:t xml:space="preserve"> 2014. DOI:10.1001/jama.2014.15715.</w:t>
      </w:r>
    </w:p>
    <w:p w14:paraId="6A38578B" w14:textId="77777777" w:rsidR="00E90B12" w:rsidRPr="00E90B12" w:rsidRDefault="00E90B12" w:rsidP="00E90B12">
      <w:pPr>
        <w:widowControl w:val="0"/>
        <w:autoSpaceDE w:val="0"/>
        <w:autoSpaceDN w:val="0"/>
        <w:adjustRightInd w:val="0"/>
        <w:ind w:left="640" w:hanging="640"/>
        <w:rPr>
          <w:rFonts w:ascii="Calibri" w:hAnsi="Calibri" w:cs="Calibri"/>
          <w:noProof/>
        </w:rPr>
      </w:pPr>
      <w:r w:rsidRPr="00E90B12">
        <w:rPr>
          <w:rFonts w:ascii="Calibri" w:hAnsi="Calibri" w:cs="Calibri"/>
          <w:noProof/>
          <w:lang w:val="en-US"/>
        </w:rPr>
        <w:t>8</w:t>
      </w:r>
      <w:r w:rsidRPr="00E90B12">
        <w:rPr>
          <w:rFonts w:ascii="Calibri" w:hAnsi="Calibri" w:cs="Calibri"/>
          <w:noProof/>
          <w:lang w:val="en-US"/>
        </w:rPr>
        <w:tab/>
        <w:t xml:space="preserve">Bennett JE, Blangiardo M, Fecht D, Elliott P, Ezzati M. Vulnerability to the mortality effects of warm temperature in the districts of England and Wales. </w:t>
      </w:r>
      <w:r w:rsidRPr="00E90B12">
        <w:rPr>
          <w:rFonts w:ascii="Calibri" w:hAnsi="Calibri" w:cs="Calibri"/>
          <w:i/>
          <w:iCs/>
          <w:noProof/>
          <w:lang w:val="en-US"/>
        </w:rPr>
        <w:t>Nat Clim Chang</w:t>
      </w:r>
      <w:r w:rsidRPr="00E90B12">
        <w:rPr>
          <w:rFonts w:ascii="Calibri" w:hAnsi="Calibri" w:cs="Calibri"/>
          <w:noProof/>
          <w:lang w:val="en-US"/>
        </w:rPr>
        <w:t xml:space="preserve"> 2014; </w:t>
      </w:r>
      <w:r w:rsidRPr="00E90B12">
        <w:rPr>
          <w:rFonts w:ascii="Calibri" w:hAnsi="Calibri" w:cs="Calibri"/>
          <w:b/>
          <w:bCs/>
          <w:noProof/>
          <w:lang w:val="en-US"/>
        </w:rPr>
        <w:t>4</w:t>
      </w:r>
      <w:r w:rsidRPr="00E90B12">
        <w:rPr>
          <w:rFonts w:ascii="Calibri" w:hAnsi="Calibri" w:cs="Calibri"/>
          <w:noProof/>
          <w:lang w:val="en-US"/>
        </w:rPr>
        <w:t>: 269–73.</w:t>
      </w:r>
    </w:p>
    <w:p w14:paraId="23CF96B3" w14:textId="6AEB06B3" w:rsidR="00AD18F4" w:rsidRPr="00AD18F4" w:rsidRDefault="00AD18F4" w:rsidP="00E90B12">
      <w:pPr>
        <w:widowControl w:val="0"/>
        <w:autoSpaceDE w:val="0"/>
        <w:autoSpaceDN w:val="0"/>
        <w:adjustRightInd w:val="0"/>
        <w:ind w:left="640" w:hanging="640"/>
        <w:rPr>
          <w:b/>
          <w:lang w:val="en-US"/>
        </w:rPr>
      </w:pPr>
      <w:r>
        <w:rPr>
          <w:b/>
          <w:lang w:val="en-US"/>
        </w:rPr>
        <w:fldChar w:fldCharType="end"/>
      </w:r>
    </w:p>
    <w:p w14:paraId="192DE65A" w14:textId="77777777" w:rsidR="00C16BDD" w:rsidRPr="00453F5D" w:rsidRDefault="00C16BDD">
      <w:pPr>
        <w:rPr>
          <w:lang w:val="en-US"/>
        </w:rPr>
      </w:pPr>
    </w:p>
    <w:sectPr w:rsidR="00C16BDD" w:rsidRPr="00453F5D" w:rsidSect="0006306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Kioumourtzoglou, Marianthi-Anna" w:date="2019-10-28T19:33:00Z" w:initials="KM">
    <w:p w14:paraId="0C4A52A1" w14:textId="77777777" w:rsidR="000368A0" w:rsidRDefault="000368A0">
      <w:pPr>
        <w:pStyle w:val="CommentText"/>
      </w:pPr>
      <w:r>
        <w:rPr>
          <w:rStyle w:val="CommentReference"/>
        </w:rPr>
        <w:annotationRef/>
      </w:r>
      <w:r>
        <w:t xml:space="preserve">We also get nor’easters in the northeast, see the grant I </w:t>
      </w:r>
      <w:r w:rsidR="00E634CB">
        <w:t>attached to the email. (it didn’t get awarded and I can explain in person the reasons why I am not resubmitting)</w:t>
      </w:r>
    </w:p>
    <w:p w14:paraId="2030B0C5" w14:textId="77777777" w:rsidR="00E634CB" w:rsidRDefault="00E634CB">
      <w:pPr>
        <w:pStyle w:val="CommentText"/>
      </w:pPr>
    </w:p>
    <w:p w14:paraId="0774197D" w14:textId="5D28E818" w:rsidR="00E634CB" w:rsidRDefault="00E634CB">
      <w:pPr>
        <w:pStyle w:val="CommentText"/>
      </w:pPr>
      <w:r>
        <w:t>Feel free to use language from that!</w:t>
      </w:r>
    </w:p>
  </w:comment>
  <w:comment w:id="4" w:author="Kioumourtzoglou, Marianthi-Anna" w:date="2019-10-28T19:34:00Z" w:initials="KM">
    <w:p w14:paraId="3B59CF1E" w14:textId="5751698F" w:rsidR="00AE5709" w:rsidRDefault="00AE5709">
      <w:pPr>
        <w:pStyle w:val="CommentText"/>
      </w:pPr>
      <w:r>
        <w:rPr>
          <w:rStyle w:val="CommentReference"/>
        </w:rPr>
        <w:annotationRef/>
      </w:r>
      <w:r>
        <w:t>They’ll potentially become a worse threat actually, if intensity and frequency increases…</w:t>
      </w:r>
    </w:p>
  </w:comment>
  <w:comment w:id="15" w:author="Kioumourtzoglou, Marianthi-Anna" w:date="2019-10-28T19:36:00Z" w:initials="KM">
    <w:p w14:paraId="3F1A6BA1" w14:textId="42F60B09" w:rsidR="00EF3235" w:rsidRDefault="00EF3235">
      <w:pPr>
        <w:pStyle w:val="CommentText"/>
      </w:pPr>
      <w:r>
        <w:rPr>
          <w:rStyle w:val="CommentReference"/>
        </w:rPr>
        <w:annotationRef/>
      </w:r>
      <w:r>
        <w:t>Poisson with quasi-likelihood to account for potential overdispersion in the outcome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774197D" w15:done="0"/>
  <w15:commentEx w15:paraId="3B59CF1E" w15:done="0"/>
  <w15:commentEx w15:paraId="3F1A6BA1"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426CAF" w14:textId="77777777" w:rsidR="00A97F20" w:rsidRDefault="00A97F20" w:rsidP="00AD18F4">
      <w:r>
        <w:separator/>
      </w:r>
    </w:p>
  </w:endnote>
  <w:endnote w:type="continuationSeparator" w:id="0">
    <w:p w14:paraId="30796D63" w14:textId="77777777" w:rsidR="00A97F20" w:rsidRDefault="00A97F20" w:rsidP="00AD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C9DC75" w14:textId="77777777" w:rsidR="00A97F20" w:rsidRDefault="00A97F20" w:rsidP="00AD18F4">
      <w:r>
        <w:separator/>
      </w:r>
    </w:p>
  </w:footnote>
  <w:footnote w:type="continuationSeparator" w:id="0">
    <w:p w14:paraId="27E3BD43" w14:textId="77777777" w:rsidR="00A97F20" w:rsidRDefault="00A97F20" w:rsidP="00AD18F4">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ioumourtzoglou, Marianthi-Anna">
    <w15:presenceInfo w15:providerId="AD" w15:userId="S-1-5-21-2268474175-859333071-1483869524-833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EE0"/>
    <w:rsid w:val="00007EDA"/>
    <w:rsid w:val="000116EB"/>
    <w:rsid w:val="000368A0"/>
    <w:rsid w:val="00040D78"/>
    <w:rsid w:val="00063068"/>
    <w:rsid w:val="000B14F9"/>
    <w:rsid w:val="000D314A"/>
    <w:rsid w:val="001112EE"/>
    <w:rsid w:val="00144FC7"/>
    <w:rsid w:val="0018442F"/>
    <w:rsid w:val="00222A47"/>
    <w:rsid w:val="00236A0E"/>
    <w:rsid w:val="00242570"/>
    <w:rsid w:val="00292519"/>
    <w:rsid w:val="00295BC8"/>
    <w:rsid w:val="002A319C"/>
    <w:rsid w:val="002B1C60"/>
    <w:rsid w:val="002D0A51"/>
    <w:rsid w:val="002D7AD8"/>
    <w:rsid w:val="002E5262"/>
    <w:rsid w:val="0031224E"/>
    <w:rsid w:val="00330B53"/>
    <w:rsid w:val="003718EA"/>
    <w:rsid w:val="00453F5D"/>
    <w:rsid w:val="00457EE0"/>
    <w:rsid w:val="00496903"/>
    <w:rsid w:val="00507F15"/>
    <w:rsid w:val="00563A18"/>
    <w:rsid w:val="00565387"/>
    <w:rsid w:val="006A5D88"/>
    <w:rsid w:val="006A6ABA"/>
    <w:rsid w:val="006C495B"/>
    <w:rsid w:val="006D598A"/>
    <w:rsid w:val="006E1B0E"/>
    <w:rsid w:val="006F1D6F"/>
    <w:rsid w:val="00787678"/>
    <w:rsid w:val="007F0EF1"/>
    <w:rsid w:val="007F6107"/>
    <w:rsid w:val="00823945"/>
    <w:rsid w:val="00896D49"/>
    <w:rsid w:val="008B1319"/>
    <w:rsid w:val="008D2D56"/>
    <w:rsid w:val="008D6563"/>
    <w:rsid w:val="008D6D08"/>
    <w:rsid w:val="008F4A38"/>
    <w:rsid w:val="009853F1"/>
    <w:rsid w:val="00990F46"/>
    <w:rsid w:val="009B223E"/>
    <w:rsid w:val="00A134EB"/>
    <w:rsid w:val="00A2605E"/>
    <w:rsid w:val="00A725EB"/>
    <w:rsid w:val="00A771FE"/>
    <w:rsid w:val="00A97F20"/>
    <w:rsid w:val="00AA0EB6"/>
    <w:rsid w:val="00AD18F4"/>
    <w:rsid w:val="00AE5709"/>
    <w:rsid w:val="00B43E54"/>
    <w:rsid w:val="00B62A1B"/>
    <w:rsid w:val="00B96B73"/>
    <w:rsid w:val="00BC03C8"/>
    <w:rsid w:val="00C14F15"/>
    <w:rsid w:val="00C16BDD"/>
    <w:rsid w:val="00CA65DC"/>
    <w:rsid w:val="00CF31D4"/>
    <w:rsid w:val="00D07610"/>
    <w:rsid w:val="00D7478E"/>
    <w:rsid w:val="00D93874"/>
    <w:rsid w:val="00DC1437"/>
    <w:rsid w:val="00DC2851"/>
    <w:rsid w:val="00E337C0"/>
    <w:rsid w:val="00E45607"/>
    <w:rsid w:val="00E61018"/>
    <w:rsid w:val="00E634CB"/>
    <w:rsid w:val="00E64483"/>
    <w:rsid w:val="00E90B12"/>
    <w:rsid w:val="00E94E38"/>
    <w:rsid w:val="00EE24B2"/>
    <w:rsid w:val="00EF3235"/>
    <w:rsid w:val="00EF4A28"/>
    <w:rsid w:val="00F17564"/>
    <w:rsid w:val="00F52390"/>
    <w:rsid w:val="00F71FF5"/>
    <w:rsid w:val="00FE7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4D123"/>
  <w15:chartTrackingRefBased/>
  <w15:docId w15:val="{4EE8C9A1-8084-D047-A204-A4E8D556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7EE0"/>
  </w:style>
  <w:style w:type="paragraph" w:styleId="Heading3">
    <w:name w:val="heading 3"/>
    <w:basedOn w:val="Normal"/>
    <w:next w:val="Normal"/>
    <w:link w:val="Heading3Char"/>
    <w:uiPriority w:val="9"/>
    <w:unhideWhenUsed/>
    <w:qFormat/>
    <w:rsid w:val="00457E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EE0"/>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AD18F4"/>
    <w:rPr>
      <w:sz w:val="20"/>
      <w:szCs w:val="20"/>
    </w:rPr>
  </w:style>
  <w:style w:type="character" w:customStyle="1" w:styleId="FootnoteTextChar">
    <w:name w:val="Footnote Text Char"/>
    <w:basedOn w:val="DefaultParagraphFont"/>
    <w:link w:val="FootnoteText"/>
    <w:uiPriority w:val="99"/>
    <w:semiHidden/>
    <w:rsid w:val="00AD18F4"/>
    <w:rPr>
      <w:sz w:val="20"/>
      <w:szCs w:val="20"/>
    </w:rPr>
  </w:style>
  <w:style w:type="character" w:styleId="FootnoteReference">
    <w:name w:val="footnote reference"/>
    <w:basedOn w:val="DefaultParagraphFont"/>
    <w:uiPriority w:val="99"/>
    <w:semiHidden/>
    <w:unhideWhenUsed/>
    <w:rsid w:val="00AD18F4"/>
    <w:rPr>
      <w:vertAlign w:val="superscript"/>
    </w:rPr>
  </w:style>
  <w:style w:type="character" w:styleId="CommentReference">
    <w:name w:val="annotation reference"/>
    <w:basedOn w:val="DefaultParagraphFont"/>
    <w:uiPriority w:val="99"/>
    <w:semiHidden/>
    <w:unhideWhenUsed/>
    <w:rsid w:val="000368A0"/>
    <w:rPr>
      <w:sz w:val="16"/>
      <w:szCs w:val="16"/>
    </w:rPr>
  </w:style>
  <w:style w:type="paragraph" w:styleId="CommentText">
    <w:name w:val="annotation text"/>
    <w:basedOn w:val="Normal"/>
    <w:link w:val="CommentTextChar"/>
    <w:uiPriority w:val="99"/>
    <w:semiHidden/>
    <w:unhideWhenUsed/>
    <w:rsid w:val="000368A0"/>
    <w:rPr>
      <w:sz w:val="20"/>
      <w:szCs w:val="20"/>
    </w:rPr>
  </w:style>
  <w:style w:type="character" w:customStyle="1" w:styleId="CommentTextChar">
    <w:name w:val="Comment Text Char"/>
    <w:basedOn w:val="DefaultParagraphFont"/>
    <w:link w:val="CommentText"/>
    <w:uiPriority w:val="99"/>
    <w:semiHidden/>
    <w:rsid w:val="000368A0"/>
    <w:rPr>
      <w:sz w:val="20"/>
      <w:szCs w:val="20"/>
    </w:rPr>
  </w:style>
  <w:style w:type="paragraph" w:styleId="CommentSubject">
    <w:name w:val="annotation subject"/>
    <w:basedOn w:val="CommentText"/>
    <w:next w:val="CommentText"/>
    <w:link w:val="CommentSubjectChar"/>
    <w:uiPriority w:val="99"/>
    <w:semiHidden/>
    <w:unhideWhenUsed/>
    <w:rsid w:val="000368A0"/>
    <w:rPr>
      <w:b/>
      <w:bCs/>
    </w:rPr>
  </w:style>
  <w:style w:type="character" w:customStyle="1" w:styleId="CommentSubjectChar">
    <w:name w:val="Comment Subject Char"/>
    <w:basedOn w:val="CommentTextChar"/>
    <w:link w:val="CommentSubject"/>
    <w:uiPriority w:val="99"/>
    <w:semiHidden/>
    <w:rsid w:val="000368A0"/>
    <w:rPr>
      <w:b/>
      <w:bCs/>
      <w:sz w:val="20"/>
      <w:szCs w:val="20"/>
    </w:rPr>
  </w:style>
  <w:style w:type="paragraph" w:styleId="BalloonText">
    <w:name w:val="Balloon Text"/>
    <w:basedOn w:val="Normal"/>
    <w:link w:val="BalloonTextChar"/>
    <w:uiPriority w:val="99"/>
    <w:semiHidden/>
    <w:unhideWhenUsed/>
    <w:rsid w:val="000368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8A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4178027">
      <w:bodyDiv w:val="1"/>
      <w:marLeft w:val="0"/>
      <w:marRight w:val="0"/>
      <w:marTop w:val="0"/>
      <w:marBottom w:val="0"/>
      <w:divBdr>
        <w:top w:val="none" w:sz="0" w:space="0" w:color="auto"/>
        <w:left w:val="none" w:sz="0" w:space="0" w:color="auto"/>
        <w:bottom w:val="none" w:sz="0" w:space="0" w:color="auto"/>
        <w:right w:val="none" w:sz="0" w:space="0" w:color="auto"/>
      </w:divBdr>
    </w:div>
    <w:div w:id="1153524805">
      <w:bodyDiv w:val="1"/>
      <w:marLeft w:val="0"/>
      <w:marRight w:val="0"/>
      <w:marTop w:val="0"/>
      <w:marBottom w:val="0"/>
      <w:divBdr>
        <w:top w:val="none" w:sz="0" w:space="0" w:color="auto"/>
        <w:left w:val="none" w:sz="0" w:space="0" w:color="auto"/>
        <w:bottom w:val="none" w:sz="0" w:space="0" w:color="auto"/>
        <w:right w:val="none" w:sz="0" w:space="0" w:color="auto"/>
      </w:divBdr>
    </w:div>
    <w:div w:id="116131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07749-5F25-4366-BE29-C3C4109B6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3624</Words>
  <Characters>20659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Kioumourtzoglou, Marianthi-Anna</cp:lastModifiedBy>
  <cp:revision>5</cp:revision>
  <dcterms:created xsi:type="dcterms:W3CDTF">2019-10-28T23:34:00Z</dcterms:created>
  <dcterms:modified xsi:type="dcterms:W3CDTF">2019-10-28T23:37:00Z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