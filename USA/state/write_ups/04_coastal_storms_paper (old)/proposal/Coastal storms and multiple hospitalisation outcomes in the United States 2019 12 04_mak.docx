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60007090" w14:textId="18E0002D"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844339" w14:paraId="6A82BB97" w14:textId="77777777" w:rsidTr="00844339">
        <w:tc>
          <w:tcPr>
            <w:tcW w:w="1501" w:type="dxa"/>
          </w:tcPr>
          <w:p w14:paraId="05E20B50" w14:textId="7645804B" w:rsidR="00844339" w:rsidRDefault="00844339" w:rsidP="00AA16BE">
            <w:pPr>
              <w:rPr>
                <w:lang w:val="en-US"/>
              </w:rPr>
            </w:pPr>
            <w:r>
              <w:rPr>
                <w:lang w:val="en-US"/>
              </w:rPr>
              <w:t>County</w:t>
            </w:r>
          </w:p>
        </w:tc>
        <w:tc>
          <w:tcPr>
            <w:tcW w:w="1501" w:type="dxa"/>
          </w:tcPr>
          <w:p w14:paraId="4BD8AA11" w14:textId="70081389" w:rsidR="00844339" w:rsidRDefault="00844339" w:rsidP="00AA16BE">
            <w:pPr>
              <w:rPr>
                <w:lang w:val="en-US"/>
              </w:rPr>
            </w:pPr>
            <w:r>
              <w:rPr>
                <w:lang w:val="en-US"/>
              </w:rPr>
              <w:t>Date</w:t>
            </w:r>
          </w:p>
        </w:tc>
        <w:tc>
          <w:tcPr>
            <w:tcW w:w="1502" w:type="dxa"/>
          </w:tcPr>
          <w:p w14:paraId="52013C3F" w14:textId="46CB2524" w:rsidR="00844339" w:rsidRDefault="00844339" w:rsidP="00AA16BE">
            <w:pPr>
              <w:rPr>
                <w:lang w:val="en-US"/>
              </w:rPr>
            </w:pPr>
            <w:commentRangeStart w:id="1"/>
            <w:r>
              <w:rPr>
                <w:lang w:val="en-US"/>
              </w:rPr>
              <w:t>DOW</w:t>
            </w:r>
            <w:commentRangeEnd w:id="1"/>
            <w:r w:rsidR="002A68E6">
              <w:rPr>
                <w:rStyle w:val="CommentReference"/>
              </w:rPr>
              <w:commentReference w:id="1"/>
            </w:r>
          </w:p>
        </w:tc>
        <w:tc>
          <w:tcPr>
            <w:tcW w:w="1502" w:type="dxa"/>
          </w:tcPr>
          <w:p w14:paraId="14711036" w14:textId="1E1B2FAB" w:rsidR="00844339" w:rsidRDefault="00844339" w:rsidP="00AA16BE">
            <w:pPr>
              <w:rPr>
                <w:lang w:val="en-US"/>
              </w:rPr>
            </w:pPr>
            <w:r>
              <w:rPr>
                <w:lang w:val="en-US"/>
              </w:rPr>
              <w:t>Year</w:t>
            </w:r>
          </w:p>
        </w:tc>
        <w:tc>
          <w:tcPr>
            <w:tcW w:w="1502" w:type="dxa"/>
          </w:tcPr>
          <w:p w14:paraId="50879A7E" w14:textId="0B5CB403" w:rsidR="00844339" w:rsidRDefault="00844339" w:rsidP="00AA16BE">
            <w:pPr>
              <w:rPr>
                <w:lang w:val="en-US"/>
              </w:rPr>
            </w:pPr>
            <w:r>
              <w:rPr>
                <w:lang w:val="en-US"/>
              </w:rPr>
              <w:t># cases</w:t>
            </w:r>
          </w:p>
        </w:tc>
        <w:tc>
          <w:tcPr>
            <w:tcW w:w="1502" w:type="dxa"/>
          </w:tcPr>
          <w:p w14:paraId="7D3EBA6C" w14:textId="298568B6" w:rsidR="00844339" w:rsidRDefault="00844339" w:rsidP="00AA16BE">
            <w:pPr>
              <w:rPr>
                <w:lang w:val="en-US"/>
              </w:rPr>
            </w:pPr>
            <w:r>
              <w:rPr>
                <w:lang w:val="en-US"/>
              </w:rPr>
              <w:t>Event?</w:t>
            </w:r>
          </w:p>
        </w:tc>
      </w:tr>
      <w:tr w:rsidR="00844339" w14:paraId="34A9ABBF" w14:textId="77777777" w:rsidTr="00844339">
        <w:tc>
          <w:tcPr>
            <w:tcW w:w="1501" w:type="dxa"/>
          </w:tcPr>
          <w:p w14:paraId="34638186" w14:textId="77777777" w:rsidR="00844339" w:rsidRDefault="00844339" w:rsidP="00AA16BE">
            <w:pPr>
              <w:rPr>
                <w:lang w:val="en-US"/>
              </w:rPr>
            </w:pPr>
          </w:p>
        </w:tc>
        <w:tc>
          <w:tcPr>
            <w:tcW w:w="1501" w:type="dxa"/>
          </w:tcPr>
          <w:p w14:paraId="686CBA35" w14:textId="2C9642C7" w:rsidR="00844339" w:rsidRDefault="00576EF2" w:rsidP="00AA16BE">
            <w:pPr>
              <w:rPr>
                <w:lang w:val="en-US"/>
              </w:rPr>
            </w:pPr>
            <w:r>
              <w:rPr>
                <w:lang w:val="en-US"/>
              </w:rPr>
              <w:t>First date of da</w:t>
            </w:r>
            <w:r w:rsidR="00E64228">
              <w:rPr>
                <w:lang w:val="en-US"/>
              </w:rPr>
              <w:t>ta, to…</w:t>
            </w:r>
          </w:p>
        </w:tc>
        <w:tc>
          <w:tcPr>
            <w:tcW w:w="1502" w:type="dxa"/>
          </w:tcPr>
          <w:p w14:paraId="2E307CDD" w14:textId="77777777" w:rsidR="00844339" w:rsidRDefault="00844339" w:rsidP="00AA16BE">
            <w:pPr>
              <w:rPr>
                <w:lang w:val="en-US"/>
              </w:rPr>
            </w:pPr>
          </w:p>
        </w:tc>
        <w:tc>
          <w:tcPr>
            <w:tcW w:w="1502" w:type="dxa"/>
          </w:tcPr>
          <w:p w14:paraId="1532FC8F" w14:textId="77777777" w:rsidR="00844339" w:rsidRDefault="00844339" w:rsidP="00AA16BE">
            <w:pPr>
              <w:rPr>
                <w:lang w:val="en-US"/>
              </w:rPr>
            </w:pPr>
          </w:p>
        </w:tc>
        <w:tc>
          <w:tcPr>
            <w:tcW w:w="1502" w:type="dxa"/>
          </w:tcPr>
          <w:p w14:paraId="600FBE5B" w14:textId="77777777" w:rsidR="00844339" w:rsidRDefault="00844339" w:rsidP="00AA16BE">
            <w:pPr>
              <w:rPr>
                <w:lang w:val="en-US"/>
              </w:rPr>
            </w:pPr>
          </w:p>
        </w:tc>
        <w:tc>
          <w:tcPr>
            <w:tcW w:w="1502" w:type="dxa"/>
          </w:tcPr>
          <w:p w14:paraId="5706A30A" w14:textId="1CCF33D6" w:rsidR="00844339" w:rsidRDefault="00844339" w:rsidP="00AA16BE">
            <w:pPr>
              <w:rPr>
                <w:lang w:val="en-US"/>
              </w:rPr>
            </w:pPr>
          </w:p>
        </w:tc>
      </w:tr>
      <w:tr w:rsidR="00844339" w14:paraId="5DD915DC" w14:textId="77777777" w:rsidTr="00844339">
        <w:tc>
          <w:tcPr>
            <w:tcW w:w="1501" w:type="dxa"/>
          </w:tcPr>
          <w:p w14:paraId="6C2E948D" w14:textId="77777777" w:rsidR="00844339" w:rsidRDefault="00844339" w:rsidP="00AA16BE">
            <w:pPr>
              <w:rPr>
                <w:lang w:val="en-US"/>
              </w:rPr>
            </w:pPr>
          </w:p>
        </w:tc>
        <w:tc>
          <w:tcPr>
            <w:tcW w:w="1501" w:type="dxa"/>
          </w:tcPr>
          <w:p w14:paraId="5205E114" w14:textId="1D32BD27" w:rsidR="00844339" w:rsidRDefault="00576EF2" w:rsidP="00AA16BE">
            <w:pPr>
              <w:rPr>
                <w:lang w:val="en-US"/>
              </w:rPr>
            </w:pPr>
            <w:r>
              <w:rPr>
                <w:lang w:val="en-US"/>
              </w:rPr>
              <w:t>Last date of data</w:t>
            </w:r>
          </w:p>
        </w:tc>
        <w:tc>
          <w:tcPr>
            <w:tcW w:w="1502" w:type="dxa"/>
          </w:tcPr>
          <w:p w14:paraId="46989FD8" w14:textId="77777777" w:rsidR="00844339" w:rsidRDefault="00844339" w:rsidP="00AA16BE">
            <w:pPr>
              <w:rPr>
                <w:lang w:val="en-US"/>
              </w:rPr>
            </w:pPr>
          </w:p>
        </w:tc>
        <w:tc>
          <w:tcPr>
            <w:tcW w:w="1502" w:type="dxa"/>
          </w:tcPr>
          <w:p w14:paraId="68390AAA" w14:textId="77777777" w:rsidR="00844339" w:rsidRDefault="00844339" w:rsidP="00AA16BE">
            <w:pPr>
              <w:rPr>
                <w:lang w:val="en-US"/>
              </w:rPr>
            </w:pPr>
          </w:p>
        </w:tc>
        <w:tc>
          <w:tcPr>
            <w:tcW w:w="1502" w:type="dxa"/>
          </w:tcPr>
          <w:p w14:paraId="6F5B1CDB" w14:textId="77777777" w:rsidR="00844339" w:rsidRDefault="00844339" w:rsidP="00AA16BE">
            <w:pPr>
              <w:rPr>
                <w:lang w:val="en-US"/>
              </w:rPr>
            </w:pPr>
          </w:p>
        </w:tc>
        <w:tc>
          <w:tcPr>
            <w:tcW w:w="1502" w:type="dxa"/>
          </w:tcPr>
          <w:p w14:paraId="156EFC7D" w14:textId="77777777" w:rsidR="00844339" w:rsidRDefault="00844339"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3D5778B0" w:rsidR="006D103E" w:rsidRDefault="006D103E" w:rsidP="006D103E">
      <w:pPr>
        <w:pStyle w:val="ListParagraph"/>
        <w:numPr>
          <w:ilvl w:val="0"/>
          <w:numId w:val="7"/>
        </w:numPr>
        <w:rPr>
          <w:lang w:val="en-US"/>
        </w:rPr>
      </w:pPr>
      <w:r>
        <w:rPr>
          <w:lang w:val="en-US"/>
        </w:rPr>
        <w:t>Always match non-event day from the date of the event itself, not the lag</w:t>
      </w:r>
      <w:r w:rsidR="002A68E6">
        <w:rPr>
          <w:lang w:val="en-US"/>
        </w:rPr>
        <w:t xml:space="preserve"> </w:t>
      </w:r>
      <w:ins w:id="2" w:author="mak" w:date="2019-12-05T01:15:00Z">
        <w:r w:rsidR="002A68E6">
          <w:rPr>
            <w:lang w:val="en-US"/>
          </w:rPr>
          <w:t>and then identify and grab lag days for each</w:t>
        </w:r>
      </w:ins>
    </w:p>
    <w:p w14:paraId="1A2CC782" w14:textId="497163FD" w:rsidR="006D103E" w:rsidRPr="00B0223C" w:rsidRDefault="006D103E" w:rsidP="00AA16BE">
      <w:pPr>
        <w:pStyle w:val="ListParagraph"/>
        <w:numPr>
          <w:ilvl w:val="0"/>
          <w:numId w:val="7"/>
        </w:numPr>
        <w:rPr>
          <w:lang w:val="en-US"/>
        </w:rPr>
      </w:pPr>
      <w:r>
        <w:rPr>
          <w:lang w:val="en-US"/>
        </w:rPr>
        <w:t xml:space="preserve">Match from day of event in particular year to other equivalent day and month in particular </w:t>
      </w:r>
      <w:r w:rsidR="00DA3E62">
        <w:rPr>
          <w:lang w:val="en-US"/>
        </w:rPr>
        <w:t>year</w:t>
      </w:r>
      <w:r w:rsidR="00972B81">
        <w:rPr>
          <w:lang w:val="en-US"/>
        </w:rPr>
        <w:t xml:space="preserve"> (</w:t>
      </w:r>
      <w:r w:rsidR="00DA3E62">
        <w:rPr>
          <w:lang w:val="en-US"/>
        </w:rPr>
        <w:t>only if it is not an event day and only if no event has occurred in this county in the entire period that year preceding the date</w:t>
      </w:r>
      <w:r w:rsidR="00972B81">
        <w:rPr>
          <w:lang w:val="en-US"/>
        </w:rPr>
        <w:t>)</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ame as above dataset but 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909D6" w14:paraId="2A4BFEB8" w14:textId="77777777" w:rsidTr="00B0223C">
        <w:trPr>
          <w:trHeight w:val="549"/>
        </w:trPr>
        <w:tc>
          <w:tcPr>
            <w:tcW w:w="1501" w:type="dxa"/>
          </w:tcPr>
          <w:p w14:paraId="0891B691" w14:textId="77777777" w:rsidR="008909D6" w:rsidRDefault="008909D6" w:rsidP="008C2999">
            <w:pPr>
              <w:rPr>
                <w:lang w:val="en-US"/>
              </w:rPr>
            </w:pPr>
          </w:p>
        </w:tc>
        <w:tc>
          <w:tcPr>
            <w:tcW w:w="1501" w:type="dxa"/>
            <w:vMerge w:val="restart"/>
          </w:tcPr>
          <w:p w14:paraId="59159212" w14:textId="731A0174" w:rsidR="008909D6" w:rsidRDefault="008909D6" w:rsidP="008C2999">
            <w:pPr>
              <w:rPr>
                <w:lang w:val="en-US"/>
              </w:rPr>
            </w:pPr>
            <w:r>
              <w:rPr>
                <w:lang w:val="en-US"/>
              </w:rPr>
              <w:t>Only event days +- lag and matched non-event days</w:t>
            </w:r>
          </w:p>
        </w:tc>
        <w:tc>
          <w:tcPr>
            <w:tcW w:w="1502" w:type="dxa"/>
          </w:tcPr>
          <w:p w14:paraId="2B919BA0" w14:textId="77777777" w:rsidR="008909D6" w:rsidRDefault="008909D6" w:rsidP="008C2999">
            <w:pPr>
              <w:rPr>
                <w:lang w:val="en-US"/>
              </w:rPr>
            </w:pPr>
          </w:p>
        </w:tc>
        <w:tc>
          <w:tcPr>
            <w:tcW w:w="1502" w:type="dxa"/>
          </w:tcPr>
          <w:p w14:paraId="0C0C0FDC" w14:textId="77777777" w:rsidR="008909D6" w:rsidRDefault="008909D6" w:rsidP="008C2999">
            <w:pPr>
              <w:rPr>
                <w:lang w:val="en-US"/>
              </w:rPr>
            </w:pPr>
          </w:p>
        </w:tc>
        <w:tc>
          <w:tcPr>
            <w:tcW w:w="1502" w:type="dxa"/>
          </w:tcPr>
          <w:p w14:paraId="45C93061" w14:textId="77777777" w:rsidR="008909D6" w:rsidRDefault="008909D6" w:rsidP="008C2999">
            <w:pPr>
              <w:rPr>
                <w:lang w:val="en-US"/>
              </w:rPr>
            </w:pPr>
          </w:p>
        </w:tc>
        <w:tc>
          <w:tcPr>
            <w:tcW w:w="1502" w:type="dxa"/>
            <w:vMerge w:val="restart"/>
          </w:tcPr>
          <w:p w14:paraId="5251E1B0" w14:textId="190334B8" w:rsidR="008909D6" w:rsidRDefault="008909D6" w:rsidP="008C2999">
            <w:pPr>
              <w:rPr>
                <w:lang w:val="en-US"/>
              </w:rPr>
            </w:pPr>
            <w:r>
              <w:rPr>
                <w:lang w:val="en-US"/>
              </w:rPr>
              <w:t xml:space="preserve">Y N alternating </w:t>
            </w:r>
          </w:p>
        </w:tc>
      </w:tr>
      <w:tr w:rsidR="008909D6" w14:paraId="1A506E95" w14:textId="77777777" w:rsidTr="008C2999">
        <w:tc>
          <w:tcPr>
            <w:tcW w:w="1501" w:type="dxa"/>
          </w:tcPr>
          <w:p w14:paraId="4077B442" w14:textId="77777777" w:rsidR="008909D6" w:rsidRDefault="008909D6" w:rsidP="008C2999">
            <w:pPr>
              <w:rPr>
                <w:lang w:val="en-US"/>
              </w:rPr>
            </w:pPr>
          </w:p>
        </w:tc>
        <w:tc>
          <w:tcPr>
            <w:tcW w:w="1501" w:type="dxa"/>
            <w:vMerge/>
          </w:tcPr>
          <w:p w14:paraId="4B4B1288" w14:textId="127A5539" w:rsidR="008909D6" w:rsidRDefault="008909D6" w:rsidP="008C2999">
            <w:pPr>
              <w:rPr>
                <w:lang w:val="en-US"/>
              </w:rPr>
            </w:pPr>
          </w:p>
        </w:tc>
        <w:tc>
          <w:tcPr>
            <w:tcW w:w="1502" w:type="dxa"/>
          </w:tcPr>
          <w:p w14:paraId="1A12BAFC" w14:textId="77777777" w:rsidR="008909D6" w:rsidRDefault="008909D6" w:rsidP="008C2999">
            <w:pPr>
              <w:rPr>
                <w:lang w:val="en-US"/>
              </w:rPr>
            </w:pPr>
          </w:p>
        </w:tc>
        <w:tc>
          <w:tcPr>
            <w:tcW w:w="1502" w:type="dxa"/>
          </w:tcPr>
          <w:p w14:paraId="5B9C0546" w14:textId="77777777" w:rsidR="008909D6" w:rsidRDefault="008909D6" w:rsidP="008C2999">
            <w:pPr>
              <w:rPr>
                <w:lang w:val="en-US"/>
              </w:rPr>
            </w:pPr>
          </w:p>
        </w:tc>
        <w:tc>
          <w:tcPr>
            <w:tcW w:w="1502" w:type="dxa"/>
          </w:tcPr>
          <w:p w14:paraId="0B834352" w14:textId="77777777" w:rsidR="008909D6" w:rsidRDefault="008909D6" w:rsidP="008C2999">
            <w:pPr>
              <w:rPr>
                <w:lang w:val="en-US"/>
              </w:rPr>
            </w:pPr>
          </w:p>
        </w:tc>
        <w:tc>
          <w:tcPr>
            <w:tcW w:w="1502" w:type="dxa"/>
            <w:vMerge/>
          </w:tcPr>
          <w:p w14:paraId="45BA620D" w14:textId="77777777" w:rsidR="008909D6" w:rsidRDefault="008909D6" w:rsidP="008C2999">
            <w:pPr>
              <w:rPr>
                <w:lang w:val="en-US"/>
              </w:rPr>
            </w:pPr>
          </w:p>
        </w:tc>
      </w:tr>
    </w:tbl>
    <w:p w14:paraId="08CE9762" w14:textId="5710AD0D" w:rsidR="00B0223C" w:rsidRDefault="00B0223C" w:rsidP="00297F03">
      <w:pPr>
        <w:rPr>
          <w:lang w:val="en-US"/>
        </w:rPr>
      </w:pPr>
    </w:p>
    <w:p w14:paraId="06FB8C18" w14:textId="7F6FEB7D" w:rsidR="00A502E6" w:rsidRDefault="00A502E6" w:rsidP="00297F03">
      <w:pPr>
        <w:rPr>
          <w:u w:val="single"/>
          <w:lang w:val="en-US"/>
        </w:rPr>
      </w:pPr>
      <w:r w:rsidRPr="00A502E6">
        <w:rPr>
          <w:u w:val="single"/>
          <w:lang w:val="en-US"/>
        </w:rPr>
        <w:t>Questions</w:t>
      </w:r>
    </w:p>
    <w:p w14:paraId="03AA26E8" w14:textId="31A33593" w:rsidR="00A502E6" w:rsidRDefault="00A502E6" w:rsidP="00297F03">
      <w:pPr>
        <w:rPr>
          <w:u w:val="single"/>
          <w:lang w:val="en-US"/>
        </w:rPr>
      </w:pPr>
    </w:p>
    <w:p w14:paraId="5D4B1115" w14:textId="69C4C40D" w:rsidR="00A502E6" w:rsidRPr="00A502E6" w:rsidRDefault="00A502E6" w:rsidP="00A502E6">
      <w:pPr>
        <w:pStyle w:val="ListParagraph"/>
        <w:numPr>
          <w:ilvl w:val="0"/>
          <w:numId w:val="7"/>
        </w:numPr>
        <w:rPr>
          <w:u w:val="single"/>
          <w:lang w:val="en-US"/>
        </w:rPr>
      </w:pPr>
      <w:r>
        <w:rPr>
          <w:lang w:val="en-US"/>
        </w:rPr>
        <w:t xml:space="preserve">By </w:t>
      </w:r>
      <w:commentRangeStart w:id="3"/>
      <w:del w:id="4" w:author="mak" w:date="2019-12-05T01:15:00Z">
        <w:r w:rsidDel="001E1A7B">
          <w:rPr>
            <w:lang w:val="en-US"/>
          </w:rPr>
          <w:delText>gender</w:delText>
        </w:r>
      </w:del>
      <w:ins w:id="5" w:author="mak" w:date="2019-12-05T01:15:00Z">
        <w:r w:rsidR="001E1A7B">
          <w:rPr>
            <w:lang w:val="en-US"/>
          </w:rPr>
          <w:t>sex</w:t>
        </w:r>
      </w:ins>
      <w:commentRangeEnd w:id="3"/>
      <w:ins w:id="6" w:author="mak" w:date="2019-12-05T01:16:00Z">
        <w:r w:rsidR="001E1A7B">
          <w:rPr>
            <w:rStyle w:val="CommentReference"/>
          </w:rPr>
          <w:commentReference w:id="3"/>
        </w:r>
      </w:ins>
      <w:r>
        <w:rPr>
          <w:lang w:val="en-US"/>
        </w:rPr>
        <w:t>?</w:t>
      </w:r>
    </w:p>
    <w:p w14:paraId="1D6456F1" w14:textId="0D4A6555" w:rsidR="00B0223C" w:rsidRPr="00297F03" w:rsidRDefault="001E1A7B" w:rsidP="00297F03">
      <w:pPr>
        <w:rPr>
          <w:lang w:val="en-US"/>
        </w:rPr>
      </w:pPr>
      <w:ins w:id="8" w:author="mak" w:date="2019-12-05T01:16:00Z">
        <w:r>
          <w:rPr>
            <w:lang w:val="en-US"/>
          </w:rPr>
          <w:t xml:space="preserve">Yes, </w:t>
        </w:r>
        <w:proofErr w:type="spellStart"/>
        <w:r>
          <w:rPr>
            <w:lang w:val="en-US"/>
          </w:rPr>
          <w:t>i</w:t>
        </w:r>
        <w:proofErr w:type="spellEnd"/>
        <w:r>
          <w:rPr>
            <w:lang w:val="en-US"/>
          </w:rPr>
          <w:t xml:space="preserve"> think sex should be the first modifier we assess. But I would not make this the main analysis. But yes, we would subs</w:t>
        </w:r>
      </w:ins>
      <w:ins w:id="9" w:author="mak" w:date="2019-12-05T01:17:00Z">
        <w:r>
          <w:rPr>
            <w:lang w:val="en-US"/>
          </w:rPr>
          <w:t>equently want the above datasets by sex. Other potential individual-level modifiers to consider: age (some categories of old, older, super old) and race/ethnicity</w:t>
        </w:r>
        <w:r w:rsidR="00760EC3">
          <w:rPr>
            <w:lang w:val="en-US"/>
          </w:rPr>
          <w:t>.</w:t>
        </w:r>
      </w:ins>
    </w:p>
    <w:p w14:paraId="594089B0" w14:textId="77777777" w:rsidR="00073230" w:rsidRDefault="00073230">
      <w:pPr>
        <w:rPr>
          <w:b/>
          <w:lang w:val="en-US"/>
        </w:rPr>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0FEDBA79" w14:textId="2E176EA1" w:rsidR="00D15EF9" w:rsidRDefault="00D15EF9">
      <w:pPr>
        <w:rPr>
          <w:b/>
          <w:u w:val="single"/>
          <w:lang w:val="en-US"/>
        </w:rPr>
      </w:pPr>
    </w:p>
    <w:p w14:paraId="53FBD294" w14:textId="1B1CB57D" w:rsidR="00D15EF9" w:rsidRPr="00D15EF9" w:rsidRDefault="00D15EF9">
      <w:pPr>
        <w:rPr>
          <w:lang w:val="en-US"/>
        </w:rPr>
      </w:pPr>
      <w:r>
        <w:rPr>
          <w:lang w:val="en-US"/>
        </w:rPr>
        <w:t>Tropical storm data by county XX-XX</w:t>
      </w:r>
    </w:p>
    <w:p w14:paraId="59D1097C" w14:textId="4365D29B" w:rsidR="007715EE" w:rsidRDefault="007715EE">
      <w:pPr>
        <w:rPr>
          <w:lang w:val="en-US"/>
        </w:rPr>
      </w:pPr>
    </w:p>
    <w:p w14:paraId="344D681D" w14:textId="0BEC2748" w:rsidR="007715EE" w:rsidRDefault="007715EE">
      <w:pPr>
        <w:rPr>
          <w:b/>
          <w:lang w:val="en-US"/>
        </w:rPr>
      </w:pPr>
      <w:r>
        <w:rPr>
          <w:b/>
          <w:lang w:val="en-US"/>
        </w:rPr>
        <w:t>Rain</w:t>
      </w:r>
    </w:p>
    <w:p w14:paraId="7DABA82E" w14:textId="3D5FE14D" w:rsidR="00E550DE" w:rsidRDefault="00E550DE">
      <w:pPr>
        <w:rPr>
          <w:b/>
          <w:lang w:val="en-US"/>
        </w:rPr>
      </w:pPr>
    </w:p>
    <w:p w14:paraId="225312BA" w14:textId="75986D00" w:rsidR="00E550DE" w:rsidRDefault="00682AA8" w:rsidP="00E550DE">
      <w:pPr>
        <w:pStyle w:val="ListParagraph"/>
        <w:numPr>
          <w:ilvl w:val="0"/>
          <w:numId w:val="2"/>
        </w:numPr>
        <w:rPr>
          <w:lang w:val="en-US"/>
        </w:rPr>
      </w:pPr>
      <w:r>
        <w:rPr>
          <w:lang w:val="en-US"/>
        </w:rPr>
        <w:t xml:space="preserve">Rain on day or </w:t>
      </w:r>
      <w:commentRangeStart w:id="10"/>
      <w:r>
        <w:rPr>
          <w:lang w:val="en-US"/>
        </w:rPr>
        <w:t>cumulative</w:t>
      </w:r>
      <w:commentRangeEnd w:id="10"/>
      <w:r w:rsidR="00760EC3">
        <w:rPr>
          <w:rStyle w:val="CommentReference"/>
        </w:rPr>
        <w:commentReference w:id="10"/>
      </w:r>
      <w:r w:rsidR="00104C40">
        <w:rPr>
          <w:lang w:val="en-US"/>
        </w:rPr>
        <w:t>?</w:t>
      </w:r>
    </w:p>
    <w:p w14:paraId="739A7E13" w14:textId="2B006C16" w:rsidR="00717AED" w:rsidRPr="00E550DE" w:rsidRDefault="00717AED" w:rsidP="00E550DE">
      <w:pPr>
        <w:pStyle w:val="ListParagraph"/>
        <w:numPr>
          <w:ilvl w:val="0"/>
          <w:numId w:val="2"/>
        </w:numPr>
        <w:rPr>
          <w:lang w:val="en-US"/>
        </w:rPr>
      </w:pPr>
      <w:r>
        <w:rPr>
          <w:lang w:val="en-US"/>
        </w:rPr>
        <w:t>Threshold?</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4A3F5970" w:rsidR="00E550DE" w:rsidRDefault="00DA0DFF" w:rsidP="00E550DE">
      <w:pPr>
        <w:pStyle w:val="ListParagraph"/>
        <w:numPr>
          <w:ilvl w:val="0"/>
          <w:numId w:val="2"/>
        </w:numPr>
        <w:rPr>
          <w:lang w:val="en-US"/>
        </w:rPr>
      </w:pPr>
      <w:r>
        <w:rPr>
          <w:lang w:val="en-US"/>
        </w:rPr>
        <w:t>Max or averag</w:t>
      </w:r>
      <w:commentRangeStart w:id="11"/>
      <w:r>
        <w:rPr>
          <w:lang w:val="en-US"/>
        </w:rPr>
        <w:t>e?</w:t>
      </w:r>
      <w:commentRangeEnd w:id="11"/>
      <w:r w:rsidR="009C3871">
        <w:rPr>
          <w:rStyle w:val="CommentReference"/>
        </w:rPr>
        <w:commentReference w:id="11"/>
      </w:r>
    </w:p>
    <w:p w14:paraId="7B570888" w14:textId="338EA643" w:rsidR="00717AED" w:rsidRPr="00E550DE" w:rsidRDefault="00717AED" w:rsidP="00E550DE">
      <w:pPr>
        <w:pStyle w:val="ListParagraph"/>
        <w:numPr>
          <w:ilvl w:val="0"/>
          <w:numId w:val="2"/>
        </w:numPr>
        <w:rPr>
          <w:lang w:val="en-US"/>
        </w:rPr>
      </w:pPr>
      <w:r>
        <w:rPr>
          <w:lang w:val="en-US"/>
        </w:rPr>
        <w:t>Threshold</w:t>
      </w:r>
      <w:r w:rsidR="005C07D9">
        <w:rPr>
          <w:lang w:val="en-US"/>
        </w:rPr>
        <w:t>?</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1D1C3569"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too</w:t>
      </w:r>
      <w:commentRangeStart w:id="12"/>
      <w:r>
        <w:rPr>
          <w:lang w:val="en-US"/>
        </w:rPr>
        <w:t>?</w:t>
      </w:r>
      <w:commentRangeEnd w:id="12"/>
      <w:r w:rsidR="006F58A4">
        <w:rPr>
          <w:rStyle w:val="CommentReference"/>
        </w:rPr>
        <w:commentReference w:id="12"/>
      </w:r>
    </w:p>
    <w:p w14:paraId="5DE08BE4" w14:textId="77777777" w:rsidR="007715EE" w:rsidRPr="007715EE" w:rsidRDefault="007715EE">
      <w:pPr>
        <w:rPr>
          <w:b/>
          <w:lang w:val="en-US"/>
        </w:rPr>
      </w:pPr>
    </w:p>
    <w:sectPr w:rsidR="007715EE" w:rsidRPr="007715EE"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k" w:date="2019-12-05T01:13:00Z" w:initials="mak">
    <w:p w14:paraId="3CC98E16" w14:textId="59FE8FED" w:rsidR="002A68E6" w:rsidRDefault="002A68E6">
      <w:pPr>
        <w:pStyle w:val="CommentText"/>
      </w:pPr>
      <w:r>
        <w:rPr>
          <w:rStyle w:val="CommentReference"/>
        </w:rPr>
        <w:annotationRef/>
      </w:r>
      <w:r>
        <w:t>For computational efficiency, you can actually estimate this in the final (reduced) dataset, unless you also match on DOW, but i think we said no need…</w:t>
      </w:r>
    </w:p>
  </w:comment>
  <w:comment w:id="3" w:author="mak" w:date="2019-12-05T01:16:00Z" w:initials="mak">
    <w:p w14:paraId="3CA225CD" w14:textId="12A9DF71" w:rsidR="001E1A7B" w:rsidRDefault="001E1A7B">
      <w:pPr>
        <w:pStyle w:val="CommentText"/>
      </w:pPr>
      <w:r>
        <w:rPr>
          <w:rStyle w:val="CommentReference"/>
        </w:rPr>
        <w:annotationRef/>
      </w:r>
      <w:r>
        <w:t>Ge</w:t>
      </w:r>
      <w:bookmarkStart w:id="7" w:name="_GoBack"/>
      <w:bookmarkEnd w:id="7"/>
      <w:r>
        <w:t>nder is a social construct, we use sex for biological sex</w:t>
      </w:r>
    </w:p>
  </w:comment>
  <w:comment w:id="10" w:author="mak" w:date="2019-12-05T01:18:00Z" w:initials="mak">
    <w:p w14:paraId="7A1E35CF" w14:textId="0F51490E" w:rsidR="00760EC3" w:rsidRDefault="00760EC3">
      <w:pPr>
        <w:pStyle w:val="CommentText"/>
      </w:pPr>
      <w:r>
        <w:rPr>
          <w:rStyle w:val="CommentReference"/>
        </w:rPr>
        <w:annotationRef/>
      </w:r>
      <w:r>
        <w:t>Cumulative over what? All the event period if the storm lasts &gt;1 day? – also for rain we should consider what we’ll do for non-events. I guess we still want to include rainfall, yes? Or how will we model this? We can also ask Brooke how exactly she’s modelled this. She has at least one paper submitted on using these exposures, maybe we can ask her?</w:t>
      </w:r>
    </w:p>
  </w:comment>
  <w:comment w:id="11" w:author="mak" w:date="2019-12-05T01:21:00Z" w:initials="mak">
    <w:p w14:paraId="03834529" w14:textId="26184C3E" w:rsidR="009C3871" w:rsidRDefault="009C3871">
      <w:pPr>
        <w:pStyle w:val="CommentText"/>
      </w:pPr>
      <w:r>
        <w:rPr>
          <w:rStyle w:val="CommentReference"/>
        </w:rPr>
        <w:annotationRef/>
      </w:r>
      <w:r>
        <w:t>Good question. I would think max with average as a sensitivity analysis?</w:t>
      </w:r>
    </w:p>
  </w:comment>
  <w:comment w:id="12" w:author="mak" w:date="2019-12-05T01:21:00Z" w:initials="mak">
    <w:p w14:paraId="46B6CD88" w14:textId="2F99DFD8" w:rsidR="006F58A4" w:rsidRDefault="006F58A4">
      <w:pPr>
        <w:pStyle w:val="CommentText"/>
      </w:pPr>
      <w:r>
        <w:rPr>
          <w:rStyle w:val="CommentReference"/>
        </w:rPr>
        <w:annotationRef/>
      </w:r>
      <w:r>
        <w:t>Do we have good data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C98E16" w15:done="0"/>
  <w15:commentEx w15:paraId="3CA225CD" w15:done="0"/>
  <w15:commentEx w15:paraId="7A1E35CF" w15:done="0"/>
  <w15:commentEx w15:paraId="03834529" w15:done="0"/>
  <w15:commentEx w15:paraId="46B6CD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C98E16" w16cid:durableId="2192D84D"/>
  <w16cid:commentId w16cid:paraId="3CA225CD" w16cid:durableId="2192D8D1"/>
  <w16cid:commentId w16cid:paraId="7A1E35CF" w16cid:durableId="2192D94D"/>
  <w16cid:commentId w16cid:paraId="03834529" w16cid:durableId="2192DA07"/>
  <w16cid:commentId w16cid:paraId="46B6CD88" w16cid:durableId="2192DA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CC657" w14:textId="77777777" w:rsidR="00361748" w:rsidRDefault="00361748" w:rsidP="00AD18F4">
      <w:r>
        <w:separator/>
      </w:r>
    </w:p>
  </w:endnote>
  <w:endnote w:type="continuationSeparator" w:id="0">
    <w:p w14:paraId="6CED09FF" w14:textId="77777777" w:rsidR="00361748" w:rsidRDefault="00361748"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577122" w14:textId="77777777" w:rsidR="00361748" w:rsidRDefault="00361748" w:rsidP="00AD18F4">
      <w:r>
        <w:separator/>
      </w:r>
    </w:p>
  </w:footnote>
  <w:footnote w:type="continuationSeparator" w:id="0">
    <w:p w14:paraId="1FDE9DDC" w14:textId="77777777" w:rsidR="00361748" w:rsidRDefault="00361748"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D78"/>
    <w:rsid w:val="0004516B"/>
    <w:rsid w:val="000507EC"/>
    <w:rsid w:val="00053E75"/>
    <w:rsid w:val="00060BD3"/>
    <w:rsid w:val="00063068"/>
    <w:rsid w:val="000712F5"/>
    <w:rsid w:val="00073230"/>
    <w:rsid w:val="00077A94"/>
    <w:rsid w:val="00086AA9"/>
    <w:rsid w:val="000A4D94"/>
    <w:rsid w:val="000B14F9"/>
    <w:rsid w:val="000D314A"/>
    <w:rsid w:val="000D48A4"/>
    <w:rsid w:val="000E3A5B"/>
    <w:rsid w:val="000E65AA"/>
    <w:rsid w:val="00101095"/>
    <w:rsid w:val="00104C40"/>
    <w:rsid w:val="001112EE"/>
    <w:rsid w:val="001214FB"/>
    <w:rsid w:val="001419FF"/>
    <w:rsid w:val="00141B82"/>
    <w:rsid w:val="00144FC7"/>
    <w:rsid w:val="0015209F"/>
    <w:rsid w:val="0015431E"/>
    <w:rsid w:val="00155705"/>
    <w:rsid w:val="0016429E"/>
    <w:rsid w:val="0018442F"/>
    <w:rsid w:val="001858F5"/>
    <w:rsid w:val="001B16FD"/>
    <w:rsid w:val="001B2157"/>
    <w:rsid w:val="001B7601"/>
    <w:rsid w:val="001C2CF1"/>
    <w:rsid w:val="001D1C67"/>
    <w:rsid w:val="001D34DC"/>
    <w:rsid w:val="001D789E"/>
    <w:rsid w:val="001E1A7B"/>
    <w:rsid w:val="001F327F"/>
    <w:rsid w:val="001F5588"/>
    <w:rsid w:val="00222A47"/>
    <w:rsid w:val="00223DDC"/>
    <w:rsid w:val="00225108"/>
    <w:rsid w:val="00236992"/>
    <w:rsid w:val="00236A0E"/>
    <w:rsid w:val="00242570"/>
    <w:rsid w:val="0024624A"/>
    <w:rsid w:val="00250983"/>
    <w:rsid w:val="00275415"/>
    <w:rsid w:val="00281FB8"/>
    <w:rsid w:val="00292519"/>
    <w:rsid w:val="00295BC8"/>
    <w:rsid w:val="00296B50"/>
    <w:rsid w:val="00297F03"/>
    <w:rsid w:val="002A319C"/>
    <w:rsid w:val="002A68E6"/>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61748"/>
    <w:rsid w:val="003718EA"/>
    <w:rsid w:val="00375B92"/>
    <w:rsid w:val="003870C1"/>
    <w:rsid w:val="003907F4"/>
    <w:rsid w:val="0039255C"/>
    <w:rsid w:val="00392F14"/>
    <w:rsid w:val="00393830"/>
    <w:rsid w:val="00397820"/>
    <w:rsid w:val="003D31F9"/>
    <w:rsid w:val="003D4B9C"/>
    <w:rsid w:val="00407FB6"/>
    <w:rsid w:val="00411D62"/>
    <w:rsid w:val="00421DE6"/>
    <w:rsid w:val="00425EBD"/>
    <w:rsid w:val="00430552"/>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D5ADC"/>
    <w:rsid w:val="004E0B0B"/>
    <w:rsid w:val="004E2923"/>
    <w:rsid w:val="004F6F6B"/>
    <w:rsid w:val="00507F15"/>
    <w:rsid w:val="00535A3C"/>
    <w:rsid w:val="00543CFA"/>
    <w:rsid w:val="00544A3C"/>
    <w:rsid w:val="00545B30"/>
    <w:rsid w:val="00550C53"/>
    <w:rsid w:val="00555060"/>
    <w:rsid w:val="00563A18"/>
    <w:rsid w:val="00563BC6"/>
    <w:rsid w:val="00565387"/>
    <w:rsid w:val="00576EF2"/>
    <w:rsid w:val="00585196"/>
    <w:rsid w:val="005A3BB0"/>
    <w:rsid w:val="005A54B4"/>
    <w:rsid w:val="005B735F"/>
    <w:rsid w:val="005C07D9"/>
    <w:rsid w:val="005C1069"/>
    <w:rsid w:val="005C16E8"/>
    <w:rsid w:val="005F51C3"/>
    <w:rsid w:val="005F6F73"/>
    <w:rsid w:val="0061573D"/>
    <w:rsid w:val="006162C9"/>
    <w:rsid w:val="00646AA5"/>
    <w:rsid w:val="006476CD"/>
    <w:rsid w:val="00650755"/>
    <w:rsid w:val="00661400"/>
    <w:rsid w:val="00662132"/>
    <w:rsid w:val="00671008"/>
    <w:rsid w:val="00673AA3"/>
    <w:rsid w:val="00676A83"/>
    <w:rsid w:val="00681A81"/>
    <w:rsid w:val="00682AA8"/>
    <w:rsid w:val="00690E4D"/>
    <w:rsid w:val="006A5D88"/>
    <w:rsid w:val="006A6ABA"/>
    <w:rsid w:val="006C19DC"/>
    <w:rsid w:val="006C495B"/>
    <w:rsid w:val="006D103E"/>
    <w:rsid w:val="006D598A"/>
    <w:rsid w:val="006E1B0E"/>
    <w:rsid w:val="006E4C94"/>
    <w:rsid w:val="006F1D6F"/>
    <w:rsid w:val="006F58A4"/>
    <w:rsid w:val="0070094A"/>
    <w:rsid w:val="00710E52"/>
    <w:rsid w:val="007121EC"/>
    <w:rsid w:val="00717AED"/>
    <w:rsid w:val="0073516C"/>
    <w:rsid w:val="00736A89"/>
    <w:rsid w:val="007436B4"/>
    <w:rsid w:val="00743BDF"/>
    <w:rsid w:val="00754BDD"/>
    <w:rsid w:val="00760EC3"/>
    <w:rsid w:val="007715EE"/>
    <w:rsid w:val="00782193"/>
    <w:rsid w:val="00786FCE"/>
    <w:rsid w:val="00787678"/>
    <w:rsid w:val="007A6A6C"/>
    <w:rsid w:val="007B2068"/>
    <w:rsid w:val="007B265B"/>
    <w:rsid w:val="007F0EF1"/>
    <w:rsid w:val="007F6107"/>
    <w:rsid w:val="00816FD4"/>
    <w:rsid w:val="008232F3"/>
    <w:rsid w:val="00823945"/>
    <w:rsid w:val="00830BAC"/>
    <w:rsid w:val="00844339"/>
    <w:rsid w:val="008909D6"/>
    <w:rsid w:val="00896D49"/>
    <w:rsid w:val="008B1319"/>
    <w:rsid w:val="008C4A4E"/>
    <w:rsid w:val="008D2D56"/>
    <w:rsid w:val="008D4386"/>
    <w:rsid w:val="008D6563"/>
    <w:rsid w:val="008D6D08"/>
    <w:rsid w:val="008E692A"/>
    <w:rsid w:val="008F4A38"/>
    <w:rsid w:val="008F77B4"/>
    <w:rsid w:val="009000C0"/>
    <w:rsid w:val="00911BB4"/>
    <w:rsid w:val="00924D14"/>
    <w:rsid w:val="009360D4"/>
    <w:rsid w:val="00943187"/>
    <w:rsid w:val="00943AF3"/>
    <w:rsid w:val="009454AC"/>
    <w:rsid w:val="00946933"/>
    <w:rsid w:val="009557C1"/>
    <w:rsid w:val="0096619C"/>
    <w:rsid w:val="009708AE"/>
    <w:rsid w:val="00972B81"/>
    <w:rsid w:val="009853F1"/>
    <w:rsid w:val="00990043"/>
    <w:rsid w:val="00990F46"/>
    <w:rsid w:val="00995CF5"/>
    <w:rsid w:val="009B20EB"/>
    <w:rsid w:val="009B223E"/>
    <w:rsid w:val="009B48A7"/>
    <w:rsid w:val="009B7E9C"/>
    <w:rsid w:val="009C3871"/>
    <w:rsid w:val="009E2531"/>
    <w:rsid w:val="00A0764C"/>
    <w:rsid w:val="00A134EB"/>
    <w:rsid w:val="00A216DB"/>
    <w:rsid w:val="00A238C8"/>
    <w:rsid w:val="00A2605E"/>
    <w:rsid w:val="00A2771B"/>
    <w:rsid w:val="00A27E50"/>
    <w:rsid w:val="00A30F46"/>
    <w:rsid w:val="00A34025"/>
    <w:rsid w:val="00A436B8"/>
    <w:rsid w:val="00A44936"/>
    <w:rsid w:val="00A45F76"/>
    <w:rsid w:val="00A502E6"/>
    <w:rsid w:val="00A55CE7"/>
    <w:rsid w:val="00A725EB"/>
    <w:rsid w:val="00A771FE"/>
    <w:rsid w:val="00A943AC"/>
    <w:rsid w:val="00A96156"/>
    <w:rsid w:val="00A97F20"/>
    <w:rsid w:val="00AA0EB6"/>
    <w:rsid w:val="00AA16BE"/>
    <w:rsid w:val="00AC0CC7"/>
    <w:rsid w:val="00AC41C7"/>
    <w:rsid w:val="00AC59B7"/>
    <w:rsid w:val="00AD18F4"/>
    <w:rsid w:val="00AE56BE"/>
    <w:rsid w:val="00AE5709"/>
    <w:rsid w:val="00AF0A77"/>
    <w:rsid w:val="00AF243C"/>
    <w:rsid w:val="00B0223C"/>
    <w:rsid w:val="00B02E60"/>
    <w:rsid w:val="00B04A85"/>
    <w:rsid w:val="00B056DA"/>
    <w:rsid w:val="00B10EE8"/>
    <w:rsid w:val="00B2138E"/>
    <w:rsid w:val="00B24123"/>
    <w:rsid w:val="00B26085"/>
    <w:rsid w:val="00B274DB"/>
    <w:rsid w:val="00B33D8F"/>
    <w:rsid w:val="00B34A59"/>
    <w:rsid w:val="00B3698B"/>
    <w:rsid w:val="00B43E54"/>
    <w:rsid w:val="00B62A1B"/>
    <w:rsid w:val="00B8023F"/>
    <w:rsid w:val="00B901E1"/>
    <w:rsid w:val="00B94329"/>
    <w:rsid w:val="00B96B73"/>
    <w:rsid w:val="00BA1EA8"/>
    <w:rsid w:val="00BA54EC"/>
    <w:rsid w:val="00BB0F39"/>
    <w:rsid w:val="00BB6843"/>
    <w:rsid w:val="00BC03C8"/>
    <w:rsid w:val="00BE051C"/>
    <w:rsid w:val="00BE5B63"/>
    <w:rsid w:val="00C14F15"/>
    <w:rsid w:val="00C16BDD"/>
    <w:rsid w:val="00C239FD"/>
    <w:rsid w:val="00C26984"/>
    <w:rsid w:val="00C34D11"/>
    <w:rsid w:val="00C40B7C"/>
    <w:rsid w:val="00C41E03"/>
    <w:rsid w:val="00C44D6E"/>
    <w:rsid w:val="00C52E32"/>
    <w:rsid w:val="00C7439C"/>
    <w:rsid w:val="00C83ADE"/>
    <w:rsid w:val="00C90BEA"/>
    <w:rsid w:val="00CA65DC"/>
    <w:rsid w:val="00CB5A97"/>
    <w:rsid w:val="00CB69B7"/>
    <w:rsid w:val="00CF31D4"/>
    <w:rsid w:val="00D07610"/>
    <w:rsid w:val="00D109CA"/>
    <w:rsid w:val="00D15AC4"/>
    <w:rsid w:val="00D15EF9"/>
    <w:rsid w:val="00D33BFC"/>
    <w:rsid w:val="00D37893"/>
    <w:rsid w:val="00D7478E"/>
    <w:rsid w:val="00D93874"/>
    <w:rsid w:val="00DA0DFF"/>
    <w:rsid w:val="00DA3CC6"/>
    <w:rsid w:val="00DA3E62"/>
    <w:rsid w:val="00DA7AFA"/>
    <w:rsid w:val="00DC1437"/>
    <w:rsid w:val="00DC2851"/>
    <w:rsid w:val="00DC6E3F"/>
    <w:rsid w:val="00DE0FF5"/>
    <w:rsid w:val="00DE21AE"/>
    <w:rsid w:val="00E1336D"/>
    <w:rsid w:val="00E337C0"/>
    <w:rsid w:val="00E43314"/>
    <w:rsid w:val="00E45607"/>
    <w:rsid w:val="00E46D16"/>
    <w:rsid w:val="00E52123"/>
    <w:rsid w:val="00E550DE"/>
    <w:rsid w:val="00E61018"/>
    <w:rsid w:val="00E634CB"/>
    <w:rsid w:val="00E64228"/>
    <w:rsid w:val="00E643C6"/>
    <w:rsid w:val="00E64483"/>
    <w:rsid w:val="00E71EF9"/>
    <w:rsid w:val="00E72317"/>
    <w:rsid w:val="00E90B12"/>
    <w:rsid w:val="00E9482A"/>
    <w:rsid w:val="00E94E38"/>
    <w:rsid w:val="00EB62A0"/>
    <w:rsid w:val="00EB7411"/>
    <w:rsid w:val="00EE1C68"/>
    <w:rsid w:val="00EE24B2"/>
    <w:rsid w:val="00EE7508"/>
    <w:rsid w:val="00EF3235"/>
    <w:rsid w:val="00EF4A28"/>
    <w:rsid w:val="00EF4A48"/>
    <w:rsid w:val="00EF5721"/>
    <w:rsid w:val="00F00B39"/>
    <w:rsid w:val="00F018B5"/>
    <w:rsid w:val="00F077EB"/>
    <w:rsid w:val="00F15789"/>
    <w:rsid w:val="00F17564"/>
    <w:rsid w:val="00F2732D"/>
    <w:rsid w:val="00F44637"/>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semiHidden/>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46CED-BAC1-BF46-8EA9-560AED173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2770</Words>
  <Characters>15791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dcterms:created xsi:type="dcterms:W3CDTF">2019-12-05T14:20:00Z</dcterms:created>
  <dcterms:modified xsi:type="dcterms:W3CDTF">2019-12-05T14:20:00Z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