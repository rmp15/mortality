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407F24" w14:textId="4541307F" w:rsidR="00457EE0" w:rsidRPr="00453F5D" w:rsidRDefault="00457EE0" w:rsidP="00563A18">
      <w:pPr>
        <w:rPr>
          <w:b/>
          <w:lang w:val="en-US"/>
        </w:rPr>
      </w:pPr>
      <w:bookmarkStart w:id="0" w:name="_Toc23166637"/>
      <w:r w:rsidRPr="00453F5D">
        <w:rPr>
          <w:b/>
          <w:lang w:val="en-US"/>
        </w:rPr>
        <w:t xml:space="preserve">Coastal storms and multiple </w:t>
      </w:r>
      <w:r w:rsidR="00453F5D" w:rsidRPr="00453F5D">
        <w:rPr>
          <w:b/>
          <w:lang w:val="en-US"/>
        </w:rPr>
        <w:t>hospitalization</w:t>
      </w:r>
      <w:r w:rsidRPr="00453F5D">
        <w:rPr>
          <w:b/>
          <w:lang w:val="en-US"/>
        </w:rPr>
        <w:t xml:space="preserve"> outcomes in the United States</w:t>
      </w:r>
      <w:bookmarkEnd w:id="0"/>
    </w:p>
    <w:p w14:paraId="20FE1957" w14:textId="4F1EEE8E" w:rsidR="00EF4A28" w:rsidRPr="00453F5D" w:rsidRDefault="00EF4A28" w:rsidP="00563A18">
      <w:pPr>
        <w:rPr>
          <w:b/>
          <w:lang w:val="en-US"/>
        </w:rPr>
      </w:pPr>
    </w:p>
    <w:p w14:paraId="52C41932" w14:textId="72F54A51" w:rsidR="00B34A59" w:rsidRDefault="00A55CE7" w:rsidP="00F91174">
      <w:pPr>
        <w:jc w:val="both"/>
        <w:rPr>
          <w:lang w:val="en-US"/>
        </w:rPr>
      </w:pPr>
      <w:r w:rsidRPr="00A55CE7">
        <w:rPr>
          <w:lang w:val="en-US"/>
        </w:rPr>
        <w:t xml:space="preserve">In </w:t>
      </w:r>
      <w:r w:rsidR="0004516B">
        <w:rPr>
          <w:lang w:val="en-US"/>
        </w:rPr>
        <w:t>recent</w:t>
      </w:r>
      <w:r w:rsidRPr="00A55CE7">
        <w:rPr>
          <w:lang w:val="en-US"/>
        </w:rPr>
        <w:t xml:space="preserve"> decades, the United States has experienced a </w:t>
      </w:r>
      <w:r w:rsidR="00005F0D">
        <w:rPr>
          <w:lang w:val="en-US"/>
        </w:rPr>
        <w:t>growing impact of</w:t>
      </w:r>
      <w:r w:rsidR="00EF4A48">
        <w:rPr>
          <w:lang w:val="en-US"/>
        </w:rPr>
        <w:t xml:space="preserve"> </w:t>
      </w:r>
      <w:r w:rsidR="001F327F">
        <w:rPr>
          <w:lang w:val="en-US"/>
        </w:rPr>
        <w:t xml:space="preserve">coastal </w:t>
      </w:r>
      <w:r w:rsidR="0016429E">
        <w:rPr>
          <w:lang w:val="en-US"/>
        </w:rPr>
        <w:t>storms</w:t>
      </w:r>
      <w:r w:rsidR="00005F0D">
        <w:rPr>
          <w:lang w:val="en-US"/>
        </w:rPr>
        <w:t xml:space="preserve"> on </w:t>
      </w:r>
      <w:r w:rsidR="009B20EB">
        <w:rPr>
          <w:lang w:val="en-US"/>
        </w:rPr>
        <w:t>humans</w:t>
      </w:r>
      <w:r w:rsidR="009000C0">
        <w:rPr>
          <w:lang w:val="en-US"/>
        </w:rPr>
        <w:t>.</w:t>
      </w:r>
      <w:r w:rsidR="001F5588">
        <w:rPr>
          <w:lang w:val="en-US"/>
        </w:rPr>
        <w:t xml:space="preserve"> I</w:t>
      </w:r>
      <w:r w:rsidR="00662132">
        <w:rPr>
          <w:lang w:val="en-US"/>
        </w:rPr>
        <w:t>mpact</w:t>
      </w:r>
      <w:r w:rsidR="001F5588">
        <w:rPr>
          <w:lang w:val="en-US"/>
        </w:rPr>
        <w:t xml:space="preserve">s of the most powerful coastal storms </w:t>
      </w:r>
      <w:r w:rsidR="00E52123">
        <w:rPr>
          <w:lang w:val="en-US"/>
        </w:rPr>
        <w:t xml:space="preserve">are well-known; </w:t>
      </w:r>
      <w:r w:rsidR="00B24123">
        <w:rPr>
          <w:lang w:val="en-US"/>
        </w:rPr>
        <w:t xml:space="preserve">examples which widely-covered in the media </w:t>
      </w:r>
      <w:r w:rsidR="009557C1">
        <w:rPr>
          <w:lang w:val="en-US"/>
        </w:rPr>
        <w:t>in recent times</w:t>
      </w:r>
      <w:r w:rsidR="00B24123">
        <w:rPr>
          <w:lang w:val="en-US"/>
        </w:rPr>
        <w:t xml:space="preserve"> include</w:t>
      </w:r>
      <w:r w:rsidR="009557C1">
        <w:rPr>
          <w:lang w:val="en-US"/>
        </w:rPr>
        <w:t xml:space="preserve"> </w:t>
      </w:r>
      <w:r w:rsidR="001F5588">
        <w:rPr>
          <w:lang w:val="en-US"/>
        </w:rPr>
        <w:t xml:space="preserve">Hurricane </w:t>
      </w:r>
      <w:r w:rsidR="00F91174" w:rsidRPr="00F91174">
        <w:rPr>
          <w:lang w:val="en-US"/>
        </w:rPr>
        <w:t xml:space="preserve">Katrina in New Orleans (2005), </w:t>
      </w:r>
      <w:r w:rsidR="001F5588">
        <w:rPr>
          <w:lang w:val="en-US"/>
        </w:rPr>
        <w:t xml:space="preserve">Superstorm </w:t>
      </w:r>
      <w:r w:rsidR="00F91174" w:rsidRPr="00F91174">
        <w:rPr>
          <w:lang w:val="en-US"/>
        </w:rPr>
        <w:t>Sandy in New York City (2012) and the highly destructive 2017-</w:t>
      </w:r>
      <w:r w:rsidR="00F91174">
        <w:rPr>
          <w:lang w:val="en-US"/>
        </w:rPr>
        <w:t>2</w:t>
      </w:r>
      <w:r w:rsidR="00F91174" w:rsidRPr="00F91174">
        <w:rPr>
          <w:lang w:val="en-US"/>
        </w:rPr>
        <w:t>01</w:t>
      </w:r>
      <w:r w:rsidR="00943AF3">
        <w:rPr>
          <w:lang w:val="en-US"/>
        </w:rPr>
        <w:t>9</w:t>
      </w:r>
      <w:r w:rsidR="00F91174" w:rsidRPr="00F91174">
        <w:rPr>
          <w:lang w:val="en-US"/>
        </w:rPr>
        <w:t xml:space="preserve"> Atlantic Hurricane seasons (</w:t>
      </w:r>
      <w:r w:rsidR="00671008">
        <w:rPr>
          <w:lang w:val="en-US"/>
        </w:rPr>
        <w:t xml:space="preserve">Hurricanes </w:t>
      </w:r>
      <w:r w:rsidR="00F91174" w:rsidRPr="00F91174">
        <w:rPr>
          <w:lang w:val="en-US"/>
        </w:rPr>
        <w:t>Harvey, Irma, Maria, Florence</w:t>
      </w:r>
      <w:r w:rsidR="00943AF3">
        <w:rPr>
          <w:lang w:val="en-US"/>
        </w:rPr>
        <w:t>,</w:t>
      </w:r>
      <w:r w:rsidR="00816FD4">
        <w:rPr>
          <w:lang w:val="en-US"/>
        </w:rPr>
        <w:t xml:space="preserve"> </w:t>
      </w:r>
      <w:r w:rsidR="00F91174" w:rsidRPr="00F91174">
        <w:rPr>
          <w:lang w:val="en-US"/>
        </w:rPr>
        <w:t>Michael</w:t>
      </w:r>
      <w:r w:rsidR="00943AF3">
        <w:rPr>
          <w:lang w:val="en-US"/>
        </w:rPr>
        <w:t xml:space="preserve">, </w:t>
      </w:r>
      <w:r w:rsidR="009360D4">
        <w:rPr>
          <w:lang w:val="en-US"/>
        </w:rPr>
        <w:t>Dorian</w:t>
      </w:r>
      <w:r w:rsidR="00943AF3">
        <w:rPr>
          <w:lang w:val="en-US"/>
        </w:rPr>
        <w:t xml:space="preserve"> and </w:t>
      </w:r>
      <w:r w:rsidR="009360D4">
        <w:rPr>
          <w:lang w:val="en-US"/>
        </w:rPr>
        <w:t>Lorenzo</w:t>
      </w:r>
      <w:r w:rsidR="00F91174" w:rsidRPr="00F91174">
        <w:rPr>
          <w:lang w:val="en-US"/>
        </w:rPr>
        <w:t>)</w:t>
      </w:r>
      <w:r w:rsidR="00B24123">
        <w:rPr>
          <w:lang w:val="en-US"/>
        </w:rPr>
        <w:t>.</w:t>
      </w:r>
    </w:p>
    <w:p w14:paraId="60C80734" w14:textId="77777777" w:rsidR="00B34A59" w:rsidRDefault="00B34A59" w:rsidP="00F91174">
      <w:pPr>
        <w:jc w:val="both"/>
        <w:rPr>
          <w:lang w:val="en-US"/>
        </w:rPr>
      </w:pPr>
    </w:p>
    <w:p w14:paraId="2B0F3A72" w14:textId="08E7D3F1" w:rsidR="00535A3C" w:rsidRDefault="00F91174" w:rsidP="00F91174">
      <w:pPr>
        <w:jc w:val="both"/>
        <w:rPr>
          <w:lang w:val="en-US"/>
        </w:rPr>
      </w:pPr>
      <w:r w:rsidRPr="00F91174">
        <w:rPr>
          <w:lang w:val="en-US"/>
        </w:rPr>
        <w:t>The consequences of these</w:t>
      </w:r>
      <w:r>
        <w:rPr>
          <w:lang w:val="en-US"/>
        </w:rPr>
        <w:t xml:space="preserve"> </w:t>
      </w:r>
      <w:r w:rsidR="00B34A59">
        <w:rPr>
          <w:lang w:val="en-US"/>
        </w:rPr>
        <w:t>powerful coastal storms</w:t>
      </w:r>
      <w:r w:rsidRPr="00F91174">
        <w:rPr>
          <w:lang w:val="en-US"/>
        </w:rPr>
        <w:t xml:space="preserve"> are devastating for the economy,</w:t>
      </w:r>
      <w:r w:rsidR="00141B82">
        <w:rPr>
          <w:lang w:val="en-US"/>
        </w:rPr>
        <w:t xml:space="preserve"> </w:t>
      </w:r>
      <w:r w:rsidRPr="00F91174">
        <w:rPr>
          <w:lang w:val="en-US"/>
        </w:rPr>
        <w:t>environment,</w:t>
      </w:r>
      <w:r w:rsidR="00016E61">
        <w:rPr>
          <w:lang w:val="en-US"/>
        </w:rPr>
        <w:t xml:space="preserve"> </w:t>
      </w:r>
      <w:r w:rsidRPr="00F91174">
        <w:rPr>
          <w:lang w:val="en-US"/>
        </w:rPr>
        <w:t>and human health.</w:t>
      </w:r>
      <w:r w:rsidR="00016E61">
        <w:rPr>
          <w:lang w:val="en-US"/>
        </w:rPr>
        <w:t xml:space="preserve"> </w:t>
      </w:r>
      <w:r w:rsidRPr="00F91174">
        <w:rPr>
          <w:lang w:val="en-US"/>
        </w:rPr>
        <w:t>A recent report by</w:t>
      </w:r>
      <w:r w:rsidR="00016E61">
        <w:rPr>
          <w:lang w:val="en-US"/>
        </w:rPr>
        <w:t xml:space="preserve"> </w:t>
      </w:r>
      <w:r w:rsidRPr="00F91174">
        <w:rPr>
          <w:lang w:val="en-US"/>
        </w:rPr>
        <w:t>the National Centers for Environmental Information estimated that storm-related costs in the US between 1980</w:t>
      </w:r>
      <w:r w:rsidR="00016E61">
        <w:rPr>
          <w:lang w:val="en-US"/>
        </w:rPr>
        <w:t xml:space="preserve"> </w:t>
      </w:r>
      <w:r w:rsidRPr="00F91174">
        <w:rPr>
          <w:lang w:val="en-US"/>
        </w:rPr>
        <w:t>and 2017 exceeded $1.3 trillion.</w:t>
      </w:r>
      <w:r w:rsidR="00C41E03">
        <w:rPr>
          <w:lang w:val="en-US"/>
        </w:rPr>
        <w:t xml:space="preserve"> </w:t>
      </w:r>
    </w:p>
    <w:p w14:paraId="36656CBF" w14:textId="77777777" w:rsidR="00535A3C" w:rsidRDefault="00535A3C" w:rsidP="00F91174">
      <w:pPr>
        <w:jc w:val="both"/>
        <w:rPr>
          <w:lang w:val="en-US"/>
        </w:rPr>
      </w:pPr>
    </w:p>
    <w:p w14:paraId="12E285EC" w14:textId="50508E51" w:rsidR="00016E61" w:rsidRPr="00690E4D" w:rsidRDefault="00F91174" w:rsidP="00F91174">
      <w:pPr>
        <w:jc w:val="both"/>
        <w:rPr>
          <w:lang w:val="en-US"/>
        </w:rPr>
      </w:pPr>
      <w:r w:rsidRPr="00F91174">
        <w:rPr>
          <w:lang w:val="en-US"/>
        </w:rPr>
        <w:t xml:space="preserve">Studies have </w:t>
      </w:r>
      <w:r w:rsidR="00662132">
        <w:rPr>
          <w:lang w:val="en-US"/>
        </w:rPr>
        <w:t>identified</w:t>
      </w:r>
      <w:r w:rsidRPr="00F91174">
        <w:rPr>
          <w:lang w:val="en-US"/>
        </w:rPr>
        <w:t xml:space="preserve"> </w:t>
      </w:r>
      <w:r w:rsidR="00662132">
        <w:rPr>
          <w:lang w:val="en-US"/>
        </w:rPr>
        <w:t>several</w:t>
      </w:r>
      <w:r w:rsidRPr="00F91174">
        <w:rPr>
          <w:lang w:val="en-US"/>
        </w:rPr>
        <w:t xml:space="preserve"> health consequences</w:t>
      </w:r>
      <w:r w:rsidR="00016E61">
        <w:rPr>
          <w:lang w:val="en-US"/>
        </w:rPr>
        <w:t xml:space="preserve"> </w:t>
      </w:r>
      <w:r w:rsidRPr="00F91174">
        <w:rPr>
          <w:lang w:val="en-US"/>
        </w:rPr>
        <w:t xml:space="preserve">of </w:t>
      </w:r>
      <w:r w:rsidR="00053E75">
        <w:rPr>
          <w:lang w:val="en-US"/>
        </w:rPr>
        <w:t>severe coastal storms</w:t>
      </w:r>
      <w:r w:rsidR="00662132">
        <w:rPr>
          <w:lang w:val="en-US"/>
        </w:rPr>
        <w:t xml:space="preserve">, </w:t>
      </w:r>
      <w:r w:rsidRPr="00F91174">
        <w:rPr>
          <w:lang w:val="en-US"/>
        </w:rPr>
        <w:t>including mortality and physical injuries,</w:t>
      </w:r>
      <w:r w:rsidR="00141B82">
        <w:rPr>
          <w:lang w:val="en-US"/>
        </w:rPr>
        <w:t xml:space="preserve"> </w:t>
      </w:r>
      <w:r w:rsidRPr="00F91174">
        <w:rPr>
          <w:lang w:val="en-US"/>
        </w:rPr>
        <w:t>reportable disease, gastrointestinal</w:t>
      </w:r>
      <w:r w:rsidR="00016E61">
        <w:rPr>
          <w:lang w:val="en-US"/>
        </w:rPr>
        <w:t xml:space="preserve"> </w:t>
      </w:r>
      <w:r w:rsidRPr="00F91174">
        <w:rPr>
          <w:lang w:val="en-US"/>
        </w:rPr>
        <w:t>(GI) and respiratory illnesses,</w:t>
      </w:r>
      <w:r w:rsidR="00AF0A77">
        <w:rPr>
          <w:lang w:val="en-US"/>
        </w:rPr>
        <w:t xml:space="preserve"> </w:t>
      </w:r>
      <w:r w:rsidRPr="00F91174">
        <w:rPr>
          <w:lang w:val="en-US"/>
        </w:rPr>
        <w:t>and mental health.</w:t>
      </w:r>
      <w:r w:rsidR="00016E61">
        <w:rPr>
          <w:lang w:val="en-US"/>
        </w:rPr>
        <w:t xml:space="preserve"> </w:t>
      </w:r>
      <w:r w:rsidRPr="00F91174">
        <w:rPr>
          <w:lang w:val="en-US"/>
        </w:rPr>
        <w:t xml:space="preserve"> However, little if any research is being devoted to understanding</w:t>
      </w:r>
      <w:r w:rsidR="00016E61">
        <w:rPr>
          <w:lang w:val="en-US"/>
        </w:rPr>
        <w:t xml:space="preserve"> </w:t>
      </w:r>
      <w:r w:rsidRPr="00F91174">
        <w:rPr>
          <w:lang w:val="en-US"/>
        </w:rPr>
        <w:t xml:space="preserve">and quantifying the health impacts of frequent </w:t>
      </w:r>
      <w:r w:rsidR="00710E52">
        <w:rPr>
          <w:lang w:val="en-US"/>
        </w:rPr>
        <w:t xml:space="preserve">and moderate </w:t>
      </w:r>
      <w:r w:rsidRPr="00F91174">
        <w:rPr>
          <w:lang w:val="en-US"/>
        </w:rPr>
        <w:t xml:space="preserve">year-round coastal </w:t>
      </w:r>
      <w:r w:rsidR="00493CAC">
        <w:rPr>
          <w:lang w:val="en-US"/>
        </w:rPr>
        <w:t>storm</w:t>
      </w:r>
      <w:r w:rsidRPr="00F91174">
        <w:rPr>
          <w:lang w:val="en-US"/>
        </w:rPr>
        <w:t xml:space="preserve"> events over time.</w:t>
      </w:r>
      <w:r w:rsidR="00016E61">
        <w:rPr>
          <w:lang w:val="en-US"/>
        </w:rPr>
        <w:t xml:space="preserve"> </w:t>
      </w:r>
      <w:r w:rsidR="00EB7411">
        <w:rPr>
          <w:lang w:val="en-US"/>
        </w:rPr>
        <w:t>There is</w:t>
      </w:r>
      <w:r w:rsidR="00223DDC">
        <w:rPr>
          <w:lang w:val="en-US"/>
        </w:rPr>
        <w:t>,</w:t>
      </w:r>
      <w:r w:rsidR="00EB7411">
        <w:rPr>
          <w:lang w:val="en-US"/>
        </w:rPr>
        <w:t xml:space="preserve"> </w:t>
      </w:r>
      <w:r w:rsidR="00223DDC">
        <w:rPr>
          <w:lang w:val="en-US"/>
        </w:rPr>
        <w:t xml:space="preserve">in particular, </w:t>
      </w:r>
      <w:r w:rsidR="00EB7411">
        <w:rPr>
          <w:lang w:val="en-US"/>
        </w:rPr>
        <w:t xml:space="preserve">a </w:t>
      </w:r>
      <w:r w:rsidR="00563BC6">
        <w:rPr>
          <w:lang w:val="en-US"/>
        </w:rPr>
        <w:t>significant</w:t>
      </w:r>
      <w:r w:rsidR="00C90BEA">
        <w:rPr>
          <w:lang w:val="en-US"/>
        </w:rPr>
        <w:t xml:space="preserve"> </w:t>
      </w:r>
      <w:r w:rsidR="00EB7411">
        <w:rPr>
          <w:lang w:val="en-US"/>
        </w:rPr>
        <w:t xml:space="preserve">knowledge gap in understanding </w:t>
      </w:r>
      <w:r w:rsidR="00786FCE">
        <w:rPr>
          <w:lang w:val="en-US"/>
        </w:rPr>
        <w:t xml:space="preserve">how </w:t>
      </w:r>
      <w:r w:rsidR="00465661">
        <w:rPr>
          <w:lang w:val="en-US"/>
        </w:rPr>
        <w:t>coastal storms</w:t>
      </w:r>
      <w:r w:rsidR="00C90BEA">
        <w:rPr>
          <w:lang w:val="en-US"/>
        </w:rPr>
        <w:t xml:space="preserve"> drive emergency department (ED) visits beyond</w:t>
      </w:r>
      <w:r w:rsidR="00690E4D">
        <w:rPr>
          <w:lang w:val="en-US"/>
        </w:rPr>
        <w:t xml:space="preserve"> the </w:t>
      </w:r>
      <w:r w:rsidR="00690E4D">
        <w:rPr>
          <w:i/>
          <w:lang w:val="en-US"/>
        </w:rPr>
        <w:t xml:space="preserve">a priori </w:t>
      </w:r>
      <w:r w:rsidR="00690E4D">
        <w:rPr>
          <w:lang w:val="en-US"/>
        </w:rPr>
        <w:t>hypothesized respiratory, GI and injury-related vis</w:t>
      </w:r>
      <w:r w:rsidR="003305A2">
        <w:rPr>
          <w:lang w:val="en-US"/>
        </w:rPr>
        <w:t>i</w:t>
      </w:r>
      <w:r w:rsidR="00690E4D">
        <w:rPr>
          <w:lang w:val="en-US"/>
        </w:rPr>
        <w:t>ts.</w:t>
      </w:r>
    </w:p>
    <w:p w14:paraId="4F5ED7A8" w14:textId="77777777" w:rsidR="00A134EB" w:rsidRDefault="00A134EB" w:rsidP="00457EE0">
      <w:pPr>
        <w:jc w:val="both"/>
        <w:rPr>
          <w:lang w:val="en-US"/>
        </w:rPr>
      </w:pPr>
    </w:p>
    <w:p w14:paraId="247E21D0" w14:textId="26C5F4A1" w:rsidR="002E525C" w:rsidRDefault="002E525C" w:rsidP="00F17564">
      <w:pPr>
        <w:jc w:val="both"/>
        <w:rPr>
          <w:lang w:val="en-US"/>
        </w:rPr>
      </w:pPr>
      <w:r>
        <w:rPr>
          <w:lang w:val="en-US"/>
        </w:rPr>
        <w:t xml:space="preserve">Our aim, therefore, is to identify the complete spectrum of all </w:t>
      </w:r>
      <w:r w:rsidR="00D15AC4">
        <w:rPr>
          <w:lang w:val="en-US"/>
        </w:rPr>
        <w:t xml:space="preserve">coastal </w:t>
      </w:r>
      <w:r>
        <w:rPr>
          <w:lang w:val="en-US"/>
        </w:rPr>
        <w:t xml:space="preserve">storm-related emergency department (ED) visits and to estimate their risks using historical data. </w:t>
      </w:r>
      <w:r w:rsidRPr="002E525C">
        <w:rPr>
          <w:lang w:val="en-US"/>
        </w:rPr>
        <w:t>We hypothesize that multiple</w:t>
      </w:r>
      <w:r>
        <w:rPr>
          <w:lang w:val="en-US"/>
        </w:rPr>
        <w:t xml:space="preserve"> </w:t>
      </w:r>
      <w:r w:rsidRPr="002E525C">
        <w:rPr>
          <w:lang w:val="en-US"/>
        </w:rPr>
        <w:t>moderate coastal storms, which hit the Atlantic coast and Gulf of Mexico year-round,</w:t>
      </w:r>
      <w:r w:rsidR="00430552">
        <w:rPr>
          <w:lang w:val="en-US"/>
        </w:rPr>
        <w:t xml:space="preserve"> </w:t>
      </w:r>
      <w:r w:rsidRPr="002E525C">
        <w:rPr>
          <w:lang w:val="en-US"/>
        </w:rPr>
        <w:t>will have cumulative</w:t>
      </w:r>
      <w:r>
        <w:rPr>
          <w:lang w:val="en-US"/>
        </w:rPr>
        <w:t xml:space="preserve"> </w:t>
      </w:r>
      <w:r w:rsidRPr="002E525C">
        <w:rPr>
          <w:lang w:val="en-US"/>
        </w:rPr>
        <w:t>negative health consequences exceeding those of relatively rare hurricanes.</w:t>
      </w:r>
      <w:r>
        <w:rPr>
          <w:lang w:val="en-US"/>
        </w:rPr>
        <w:t xml:space="preserve"> </w:t>
      </w:r>
    </w:p>
    <w:p w14:paraId="3C97F344" w14:textId="77777777" w:rsidR="0003796B" w:rsidRDefault="0003796B" w:rsidP="00F17564">
      <w:pPr>
        <w:jc w:val="both"/>
        <w:rPr>
          <w:lang w:val="en-US"/>
        </w:rPr>
      </w:pPr>
    </w:p>
    <w:p w14:paraId="6F789B2C" w14:textId="6BB5B149" w:rsidR="00A134EB" w:rsidRPr="002E525C" w:rsidRDefault="00563BC6" w:rsidP="00F17564">
      <w:pPr>
        <w:jc w:val="both"/>
        <w:rPr>
          <w:lang w:val="en-US"/>
        </w:rPr>
      </w:pPr>
      <w:r>
        <w:rPr>
          <w:lang w:val="en-US"/>
        </w:rPr>
        <w:t xml:space="preserve">To </w:t>
      </w:r>
      <w:r w:rsidR="00BE051C">
        <w:rPr>
          <w:lang w:val="en-US"/>
        </w:rPr>
        <w:t xml:space="preserve">fulfil our aim, </w:t>
      </w:r>
      <w:r w:rsidR="00275415">
        <w:rPr>
          <w:lang w:val="en-US"/>
        </w:rPr>
        <w:t>we will leverage the dynamic cohort of Medicare in the 18 Atlantic Ocean and Gulf of Mexico state</w:t>
      </w:r>
      <w:r w:rsidR="009B7E9C">
        <w:rPr>
          <w:lang w:val="en-US"/>
        </w:rPr>
        <w:t>s</w:t>
      </w:r>
      <w:r w:rsidR="00275415">
        <w:rPr>
          <w:lang w:val="en-US"/>
        </w:rPr>
        <w:t xml:space="preserve"> (&gt;13 million enrollees per year) to obtain information about</w:t>
      </w:r>
      <w:r w:rsidR="00A0764C">
        <w:rPr>
          <w:lang w:val="en-US"/>
        </w:rPr>
        <w:t xml:space="preserve"> all</w:t>
      </w:r>
      <w:r w:rsidR="00275415">
        <w:rPr>
          <w:lang w:val="en-US"/>
        </w:rPr>
        <w:t xml:space="preserve"> ED visits</w:t>
      </w:r>
      <w:r w:rsidR="00A0764C">
        <w:rPr>
          <w:lang w:val="en-US"/>
        </w:rPr>
        <w:t xml:space="preserve"> by </w:t>
      </w:r>
      <w:r w:rsidR="001419FF">
        <w:rPr>
          <w:lang w:val="en-US"/>
        </w:rPr>
        <w:t>Medicare-covered</w:t>
      </w:r>
      <w:r w:rsidR="00A0764C">
        <w:rPr>
          <w:lang w:val="en-US"/>
        </w:rPr>
        <w:t xml:space="preserve"> (i.e., 65 years and over) patients.</w:t>
      </w:r>
      <w:r w:rsidR="002E525C">
        <w:rPr>
          <w:lang w:val="en-US"/>
        </w:rPr>
        <w:t xml:space="preserve"> </w:t>
      </w:r>
      <w:r w:rsidR="0031224E">
        <w:rPr>
          <w:lang w:val="en-US"/>
        </w:rPr>
        <w:t>We</w:t>
      </w:r>
      <w:r w:rsidR="00F17564">
        <w:rPr>
          <w:lang w:val="en-US"/>
        </w:rPr>
        <w:t xml:space="preserve"> will group </w:t>
      </w:r>
      <w:r w:rsidR="00F17564" w:rsidRPr="00F17564">
        <w:t>15</w:t>
      </w:r>
      <w:r w:rsidR="00D07610">
        <w:t>,</w:t>
      </w:r>
      <w:r w:rsidR="00F17564" w:rsidRPr="00F17564">
        <w:t>072 possible </w:t>
      </w:r>
      <w:r w:rsidR="00F17564" w:rsidRPr="00F17564">
        <w:rPr>
          <w:i/>
          <w:iCs/>
        </w:rPr>
        <w:t>ICD-9</w:t>
      </w:r>
      <w:r w:rsidR="00F17564" w:rsidRPr="00F17564">
        <w:t xml:space="preserve"> codes into </w:t>
      </w:r>
      <w:r w:rsidR="00646AA5">
        <w:t>a set of</w:t>
      </w:r>
      <w:r w:rsidR="00F17564" w:rsidRPr="00F17564">
        <w:t xml:space="preserve"> mutually exclusive, clinically meaningful disease categories using the validated Clinical Classifications Software (CCS) algorithm</w:t>
      </w:r>
      <w:r w:rsidR="00F17564" w:rsidRPr="000A4D94">
        <w:t>.</w:t>
      </w:r>
      <w:r w:rsidR="00E90B12" w:rsidRPr="000A4D94">
        <w:fldChar w:fldCharType="begin" w:fldLock="1"/>
      </w:r>
      <w:r w:rsidR="00E90B12" w:rsidRPr="000A4D94">
        <w:instrText>ADDIN CSL_CITATION {"citationItems":[{"id":"ITEM-1","itemData":{"abstract":"The Kids’ Inpatient Database (KID) is part of the Healthcare Cost and Utilization Project (HCUP), sponsored by the Agency for Healthcare Research and Quality (AHRQ), formerly the Agency for Health Care Policy and Research. The KID is the only dataset on hospital use, outcomes, and charges designed to study children’s use of hospital services in the United States. The KID is a sample of discharges from all community, non-rehabilitation hospitals in States participating in HCUP. The target universe includes pediatric discharges from community, non-rehabilitation hospitals in the United States. Pediatric discharges are defined as all discharges where the patient was age 20 or less at admission. See Table 1 in Appendix I for a list of the statewide data organizations participating in the KID. The number of sample hospitals and discharges by State and year are available in Table 2 in Appendix I. The KID contains charge information on all patients, regardless of payer, including persons covered by private insurance, Medicaid, Medicare, and the uninsured. The KID's large sample size enables analyses of rare conditions, such as congenital anomalies and uncommon treatments, such as organ transplantation. It can be used to study a wide range of topics including the economic burden of pediatric conditions, access to services, quality of care and patient safety, and the impact of health policy changes. Inpatient stay records in the KID include clinical and resource use information typically available from discharge abstracts. Discharge weights are provided for calculating national estimates. The KID can be linked to hospital-level data from the American Hospital Association's Annual Survey Database (Health Forum, LLC © 2010) and county-level data from the Bureau of Health Professions' Area Resource File, except in those States that do not allow the release of hospital identifiers. The KID is available every three years beginning with 1997. Periodically, new data elements are added to the KID and some are dropped; see Appendix III for a summary of data elements and when they are effective. Access to the KID is open to users who sign Data Use Agreements. Uses are limited to research and aggregate statistical reporting.HCUP KID (02/19/2013) 6 Introduction For more information on the KID, visit the AHRQ-sponsored HCUP User Support (HCUP-US) Website at http://www.hcup-us.ahrq.gov.","author":[{"dropping-particle":"","family":"Elixhauser","given":"a","non-dropping-particle":"","parse-names":false,"suffix":""},{"dropping-particle":"","family":"Steiner","given":"C","non-dropping-particle":"","parse-names":false,"suffix":""},{"dropping-particle":"","family":"Palmer","given":"L","non-dropping-particle":"","parse-names":false,"suffix":""}],"container-title":"U.S. Agency for Healthcare Research and Quality","id":"ITEM-1","issued":{"date-parts":[["2014"]]},"title":"Clinical Classifications Software (CCS), 2014","type":"article-journal"},"uris":["http://www.mendeley.com/documents/?uuid=8674b659-bc7b-4042-9011-f2964c5621ed"]}],"mendeley":{"formattedCitation":"&lt;sup&gt;4&lt;/sup&gt;","plainTextFormattedCitation":"4"},"properties":{"noteIndex":0},"schema":"https://github.com/citation-style-language/schema/raw/master/csl-citation.json"}</w:instrText>
      </w:r>
      <w:r w:rsidR="00E90B12" w:rsidRPr="000A4D94">
        <w:fldChar w:fldCharType="separate"/>
      </w:r>
      <w:r w:rsidR="00E90B12" w:rsidRPr="000A4D94">
        <w:rPr>
          <w:noProof/>
          <w:vertAlign w:val="superscript"/>
        </w:rPr>
        <w:t>4</w:t>
      </w:r>
      <w:r w:rsidR="00E90B12" w:rsidRPr="000A4D94">
        <w:fldChar w:fldCharType="end"/>
      </w:r>
      <w:r w:rsidR="008D6563">
        <w:rPr>
          <w:lang w:val="en-US"/>
        </w:rPr>
        <w:t xml:space="preserve"> </w:t>
      </w:r>
      <w:r w:rsidR="006E1B0E">
        <w:rPr>
          <w:lang w:val="en-US"/>
        </w:rPr>
        <w:t>We will use</w:t>
      </w:r>
      <w:r w:rsidR="001112EE">
        <w:rPr>
          <w:lang w:val="en-US"/>
        </w:rPr>
        <w:t xml:space="preserve"> a daily</w:t>
      </w:r>
      <w:r w:rsidR="006E1B0E">
        <w:rPr>
          <w:lang w:val="en-US"/>
        </w:rPr>
        <w:t xml:space="preserve"> </w:t>
      </w:r>
      <w:r w:rsidR="003718EA">
        <w:rPr>
          <w:lang w:val="en-US"/>
        </w:rPr>
        <w:t xml:space="preserve">time series </w:t>
      </w:r>
      <w:r w:rsidR="008D6563" w:rsidRPr="00453F5D">
        <w:rPr>
          <w:lang w:val="en-US"/>
        </w:rPr>
        <w:t xml:space="preserve">dataset of </w:t>
      </w:r>
      <w:r w:rsidR="00455F46">
        <w:rPr>
          <w:lang w:val="en-US"/>
        </w:rPr>
        <w:t xml:space="preserve">the ED visits by </w:t>
      </w:r>
      <w:r w:rsidR="00E337C0">
        <w:rPr>
          <w:lang w:val="en-US"/>
        </w:rPr>
        <w:t>count</w:t>
      </w:r>
      <w:r w:rsidR="00455F46">
        <w:rPr>
          <w:lang w:val="en-US"/>
        </w:rPr>
        <w:t>y</w:t>
      </w:r>
      <w:r w:rsidR="00A238C8">
        <w:rPr>
          <w:lang w:val="en-US"/>
        </w:rPr>
        <w:t xml:space="preserve"> </w:t>
      </w:r>
      <w:r w:rsidR="00E337C0">
        <w:rPr>
          <w:lang w:val="en-US"/>
        </w:rPr>
        <w:t>in</w:t>
      </w:r>
      <w:r w:rsidR="008D6563" w:rsidRPr="00453F5D">
        <w:rPr>
          <w:lang w:val="en-US"/>
        </w:rPr>
        <w:t xml:space="preserve"> </w:t>
      </w:r>
      <w:r w:rsidR="00EF3235">
        <w:rPr>
          <w:lang w:val="en-US"/>
        </w:rPr>
        <w:t xml:space="preserve">Atlantic </w:t>
      </w:r>
      <w:r w:rsidR="00E337C0">
        <w:rPr>
          <w:lang w:val="en-US"/>
        </w:rPr>
        <w:t>C</w:t>
      </w:r>
      <w:r w:rsidR="007F6107">
        <w:rPr>
          <w:lang w:val="en-US"/>
        </w:rPr>
        <w:t xml:space="preserve">oast </w:t>
      </w:r>
      <w:r w:rsidR="00DC2851">
        <w:rPr>
          <w:lang w:val="en-US"/>
        </w:rPr>
        <w:t>states</w:t>
      </w:r>
      <w:r w:rsidR="00A27E50">
        <w:rPr>
          <w:lang w:val="en-US"/>
        </w:rPr>
        <w:t>. Our study period</w:t>
      </w:r>
      <w:r w:rsidR="00C44D6E">
        <w:rPr>
          <w:lang w:val="en-US"/>
        </w:rPr>
        <w:t xml:space="preserve"> </w:t>
      </w:r>
      <w:r w:rsidR="0039255C">
        <w:rPr>
          <w:lang w:val="en-US"/>
        </w:rPr>
        <w:t xml:space="preserve">is </w:t>
      </w:r>
      <w:r w:rsidR="00AE56BE">
        <w:rPr>
          <w:lang w:val="en-US"/>
        </w:rPr>
        <w:t>18</w:t>
      </w:r>
      <w:r w:rsidR="00EF3235">
        <w:rPr>
          <w:lang w:val="en-US"/>
        </w:rPr>
        <w:t xml:space="preserve"> years </w:t>
      </w:r>
      <w:r w:rsidR="008D6563" w:rsidRPr="00453F5D">
        <w:rPr>
          <w:lang w:val="en-US"/>
        </w:rPr>
        <w:t>(</w:t>
      </w:r>
      <w:r w:rsidR="00AE56BE">
        <w:rPr>
          <w:lang w:val="en-US"/>
        </w:rPr>
        <w:t>1999</w:t>
      </w:r>
      <w:r w:rsidR="008D6563" w:rsidRPr="00453F5D">
        <w:rPr>
          <w:lang w:val="en-US"/>
        </w:rPr>
        <w:t>-</w:t>
      </w:r>
      <w:r w:rsidR="00AE56BE">
        <w:rPr>
          <w:lang w:val="en-US"/>
        </w:rPr>
        <w:t>2016</w:t>
      </w:r>
      <w:r w:rsidR="00A2771B">
        <w:rPr>
          <w:lang w:val="en-US"/>
        </w:rPr>
        <w:t>).</w:t>
      </w:r>
      <w:r w:rsidR="008D6563" w:rsidRPr="00453F5D">
        <w:rPr>
          <w:lang w:val="en-US"/>
        </w:rPr>
        <w:t xml:space="preserve"> </w:t>
      </w:r>
    </w:p>
    <w:p w14:paraId="4456E784" w14:textId="54FC8AFE" w:rsidR="00222A47" w:rsidRDefault="00222A47" w:rsidP="00236A0E">
      <w:pPr>
        <w:jc w:val="both"/>
      </w:pPr>
    </w:p>
    <w:p w14:paraId="776D1C85" w14:textId="3E57D219" w:rsidR="00222A47" w:rsidRPr="000712F5" w:rsidRDefault="00E43314" w:rsidP="000712F5">
      <w:pPr>
        <w:jc w:val="both"/>
        <w:rPr>
          <w:lang w:val="en-US"/>
        </w:rPr>
      </w:pPr>
      <w:r>
        <w:rPr>
          <w:lang w:val="en-US"/>
        </w:rPr>
        <w:t xml:space="preserve">We </w:t>
      </w:r>
      <w:r w:rsidR="00077A94">
        <w:rPr>
          <w:lang w:val="en-US"/>
        </w:rPr>
        <w:t>will also utilize</w:t>
      </w:r>
      <w:r>
        <w:rPr>
          <w:lang w:val="en-US"/>
        </w:rPr>
        <w:t xml:space="preserve"> a</w:t>
      </w:r>
      <w:r w:rsidR="00650755">
        <w:rPr>
          <w:lang w:val="en-US"/>
        </w:rPr>
        <w:t xml:space="preserve"> comprehensive</w:t>
      </w:r>
      <w:r>
        <w:rPr>
          <w:lang w:val="en-US"/>
        </w:rPr>
        <w:t xml:space="preserve"> </w:t>
      </w:r>
      <w:r w:rsidR="00222A47">
        <w:rPr>
          <w:lang w:val="en-US"/>
        </w:rPr>
        <w:t xml:space="preserve">exposure dataset </w:t>
      </w:r>
      <w:r>
        <w:rPr>
          <w:lang w:val="en-US"/>
        </w:rPr>
        <w:t xml:space="preserve">based tropical storms </w:t>
      </w:r>
      <w:r w:rsidR="000E3A5B">
        <w:rPr>
          <w:lang w:val="en-US"/>
        </w:rPr>
        <w:t>events</w:t>
      </w:r>
      <w:r w:rsidR="000712F5">
        <w:rPr>
          <w:lang w:val="en-US"/>
        </w:rPr>
        <w:t>,</w:t>
      </w:r>
      <w:r w:rsidR="00650755">
        <w:rPr>
          <w:lang w:val="en-US"/>
        </w:rPr>
        <w:t xml:space="preserve"> </w:t>
      </w:r>
      <w:r w:rsidR="000712F5" w:rsidRPr="000712F5">
        <w:rPr>
          <w:lang w:val="en-US"/>
        </w:rPr>
        <w:t>as well as flood and flash flood</w:t>
      </w:r>
      <w:r w:rsidR="000712F5">
        <w:rPr>
          <w:lang w:val="en-US"/>
        </w:rPr>
        <w:t xml:space="preserve"> </w:t>
      </w:r>
      <w:r w:rsidR="000712F5" w:rsidRPr="000712F5">
        <w:rPr>
          <w:lang w:val="en-US"/>
        </w:rPr>
        <w:t>events, from NOAA’s National Center for Environmental Information</w:t>
      </w:r>
      <w:r w:rsidR="000712F5">
        <w:rPr>
          <w:lang w:val="en-US"/>
        </w:rPr>
        <w:t xml:space="preserve"> </w:t>
      </w:r>
      <w:r w:rsidR="000712F5" w:rsidRPr="000712F5">
        <w:rPr>
          <w:lang w:val="en-US"/>
        </w:rPr>
        <w:t>Storm Events Database</w:t>
      </w:r>
      <w:r w:rsidR="000712F5">
        <w:rPr>
          <w:lang w:val="en-US"/>
        </w:rPr>
        <w:t>.</w:t>
      </w:r>
      <w:r w:rsidR="00141B82">
        <w:rPr>
          <w:lang w:val="en-US"/>
        </w:rPr>
        <w:t xml:space="preserve"> </w:t>
      </w:r>
      <w:r w:rsidR="00491487">
        <w:rPr>
          <w:lang w:val="en-US"/>
        </w:rPr>
        <w:t>The</w:t>
      </w:r>
      <w:r w:rsidR="000712F5">
        <w:rPr>
          <w:lang w:val="en-US"/>
        </w:rPr>
        <w:t xml:space="preserve"> exposure dataset</w:t>
      </w:r>
      <w:r w:rsidR="00B274DB">
        <w:rPr>
          <w:lang w:val="en-US"/>
        </w:rPr>
        <w:t>s</w:t>
      </w:r>
      <w:r w:rsidR="00491487">
        <w:rPr>
          <w:lang w:val="en-US"/>
        </w:rPr>
        <w:t xml:space="preserve"> we will use</w:t>
      </w:r>
      <w:r w:rsidR="000712F5">
        <w:rPr>
          <w:lang w:val="en-US"/>
        </w:rPr>
        <w:t xml:space="preserve">, publicly available via the </w:t>
      </w:r>
      <w:r w:rsidR="000712F5" w:rsidRPr="000712F5">
        <w:rPr>
          <w:rFonts w:ascii="Calibri" w:hAnsi="Calibri" w:cs="Calibri"/>
          <w:i/>
          <w:noProof/>
          <w:lang w:val="en-US"/>
        </w:rPr>
        <w:t>hurricaneexposure</w:t>
      </w:r>
      <w:r w:rsidR="000712F5">
        <w:rPr>
          <w:rFonts w:ascii="Calibri" w:hAnsi="Calibri" w:cs="Calibri"/>
          <w:noProof/>
          <w:lang w:val="en-US"/>
        </w:rPr>
        <w:t xml:space="preserve"> and </w:t>
      </w:r>
      <w:r w:rsidR="000712F5" w:rsidRPr="000712F5">
        <w:rPr>
          <w:rFonts w:ascii="Calibri" w:hAnsi="Calibri" w:cs="Calibri"/>
          <w:i/>
          <w:noProof/>
          <w:lang w:val="en-US"/>
        </w:rPr>
        <w:t>hurricaneexposuredata</w:t>
      </w:r>
      <w:r w:rsidR="000712F5">
        <w:rPr>
          <w:lang w:val="en-US"/>
        </w:rPr>
        <w:t xml:space="preserve"> packages for R,</w:t>
      </w:r>
      <w:r w:rsidR="000712F5">
        <w:fldChar w:fldCharType="begin" w:fldLock="1"/>
      </w:r>
      <w:r w:rsidR="000712F5">
        <w:instrText>ADDIN CSL_CITATION {"citationItems":[{"id":"ITEM-1","itemData":{"author":[{"dropping-particle":"","family":"Anderson B, Yan M, Ferreri J, Crosson W, Al-Hamdan M","given":"Schumacher A and Eddelbuettel D","non-dropping-particle":"","parse-names":false,"suffix":""}],"container-title":"R package version 0.0.1","id":"ITEM-1","issued":{"date-parts":[["2017"]]},"title":"hurricaneexposure: Explore and Map County-Level Hurricane Exposure in the United States","type":"article-journal"},"uris":["http://www.mendeley.com/documents/?uuid=8debaef5-af67-48be-86f2-f0b1f0eec1af"]},{"id":"ITEM-2","itemData":{"author":[{"dropping-particle":"","family":"Anderson B, Schumacher A, Crosson W, Al-Hamdan M, Yan M, Ferreri J, Chen Z","given":"Quiring S and Guikema S","non-dropping-particle":"","parse-names":false,"suffix":""}],"container-title":"R package version 0.0.1","id":"ITEM-2","issued":{"date-parts":[["2017"]]},"title":"hurricaneexposuredata: Data Characterizing Exposure to Hurricanes in United States Counties","type":"article-journal"},"uris":["http://www.mendeley.com/documents/?uuid=443adf61-8478-4e1e-a5c1-3577b0ae7ddb"]}],"mendeley":{"formattedCitation":"&lt;sup&gt;5,6&lt;/sup&gt;","plainTextFormattedCitation":"5,6","previouslyFormattedCitation":"&lt;sup&gt;4,5&lt;/sup&gt;"},"properties":{"noteIndex":0},"schema":"https://github.com/citation-style-language/schema/raw/master/csl-citation.json"}</w:instrText>
      </w:r>
      <w:r w:rsidR="000712F5">
        <w:fldChar w:fldCharType="separate"/>
      </w:r>
      <w:r w:rsidR="000712F5" w:rsidRPr="00E90B12">
        <w:rPr>
          <w:noProof/>
          <w:vertAlign w:val="superscript"/>
        </w:rPr>
        <w:t>5,6</w:t>
      </w:r>
      <w:r w:rsidR="000712F5">
        <w:fldChar w:fldCharType="end"/>
      </w:r>
      <w:r w:rsidR="000712F5">
        <w:t xml:space="preserve"> </w:t>
      </w:r>
      <w:r w:rsidR="00650755">
        <w:rPr>
          <w:lang w:val="en-US"/>
        </w:rPr>
        <w:t xml:space="preserve"> </w:t>
      </w:r>
      <w:r w:rsidR="00222A47">
        <w:rPr>
          <w:lang w:val="en-US"/>
        </w:rPr>
        <w:t>contain</w:t>
      </w:r>
      <w:r w:rsidR="00393830">
        <w:rPr>
          <w:lang w:val="en-US"/>
        </w:rPr>
        <w:t xml:space="preserve"> </w:t>
      </w:r>
      <w:r w:rsidR="00222A47">
        <w:rPr>
          <w:lang w:val="en-US"/>
        </w:rPr>
        <w:t>county-level values of</w:t>
      </w:r>
      <w:r w:rsidR="00222A47" w:rsidRPr="002E5262">
        <w:t xml:space="preserve"> storm hazards (e.g., wind, rain</w:t>
      </w:r>
      <w:r w:rsidR="00C40B7C">
        <w:t xml:space="preserve"> (up to 2011)</w:t>
      </w:r>
      <w:r w:rsidR="00222A47" w:rsidRPr="002E5262">
        <w:t xml:space="preserve">, </w:t>
      </w:r>
      <w:r w:rsidR="00EF5721">
        <w:t xml:space="preserve">or </w:t>
      </w:r>
      <w:r w:rsidR="00222A47" w:rsidRPr="002E5262">
        <w:t>flood events</w:t>
      </w:r>
      <w:r w:rsidR="00EF5721">
        <w:t xml:space="preserve"> (including flash and coastal floods)</w:t>
      </w:r>
      <w:r w:rsidR="00222A47" w:rsidRPr="002E5262">
        <w:t xml:space="preserve">) for </w:t>
      </w:r>
      <w:r w:rsidR="00BB6843">
        <w:t xml:space="preserve">counties </w:t>
      </w:r>
      <w:r w:rsidR="00A96156">
        <w:t xml:space="preserve">in the </w:t>
      </w:r>
      <w:r w:rsidR="00F018B5">
        <w:rPr>
          <w:lang w:val="en-US"/>
        </w:rPr>
        <w:t>Atlantic Ocean and Gulf of Mexico states</w:t>
      </w:r>
      <w:r w:rsidR="00222A47">
        <w:t>.</w:t>
      </w:r>
      <w:r w:rsidR="008B1319">
        <w:t xml:space="preserve"> </w:t>
      </w:r>
      <w:r w:rsidR="00453415">
        <w:t>The exposure dataset covers our study period</w:t>
      </w:r>
      <w:r w:rsidR="00AC41C7">
        <w:t>.</w:t>
      </w:r>
    </w:p>
    <w:p w14:paraId="78AB026B" w14:textId="6C52C3BF" w:rsidR="00236A0E" w:rsidRDefault="00236A0E" w:rsidP="00457EE0">
      <w:pPr>
        <w:jc w:val="both"/>
        <w:rPr>
          <w:lang w:val="en-US"/>
        </w:rPr>
      </w:pPr>
    </w:p>
    <w:p w14:paraId="4057FD98" w14:textId="2CA90D53" w:rsidR="00222A47" w:rsidRPr="00F8017E" w:rsidRDefault="00001351" w:rsidP="00001351">
      <w:pPr>
        <w:jc w:val="both"/>
        <w:rPr>
          <w:lang w:val="en-US"/>
        </w:rPr>
      </w:pPr>
      <w:r w:rsidRPr="00001351">
        <w:rPr>
          <w:lang w:val="en-US"/>
        </w:rPr>
        <w:t xml:space="preserve">We </w:t>
      </w:r>
      <w:r>
        <w:rPr>
          <w:lang w:val="en-US"/>
        </w:rPr>
        <w:t>will apply</w:t>
      </w:r>
      <w:r w:rsidRPr="00001351">
        <w:rPr>
          <w:lang w:val="en-US"/>
        </w:rPr>
        <w:t xml:space="preserve"> log-linear</w:t>
      </w:r>
      <w:r>
        <w:rPr>
          <w:lang w:val="en-US"/>
        </w:rPr>
        <w:t xml:space="preserve"> </w:t>
      </w:r>
      <w:r w:rsidRPr="00001351">
        <w:rPr>
          <w:lang w:val="en-US"/>
        </w:rPr>
        <w:t>mixed-effects regression models to</w:t>
      </w:r>
      <w:r>
        <w:rPr>
          <w:lang w:val="en-US"/>
        </w:rPr>
        <w:t xml:space="preserve"> t</w:t>
      </w:r>
      <w:r w:rsidRPr="00001351">
        <w:rPr>
          <w:lang w:val="en-US"/>
        </w:rPr>
        <w:t>he multisite time series data of hospital admissions, separately</w:t>
      </w:r>
      <w:r>
        <w:rPr>
          <w:lang w:val="en-US"/>
        </w:rPr>
        <w:t xml:space="preserve"> </w:t>
      </w:r>
      <w:r w:rsidRPr="00001351">
        <w:rPr>
          <w:lang w:val="en-US"/>
        </w:rPr>
        <w:t>for each disease group</w:t>
      </w:r>
      <w:r w:rsidR="00543CFA">
        <w:t xml:space="preserve">, </w:t>
      </w:r>
      <w:r w:rsidR="00295BC8">
        <w:rPr>
          <w:lang w:val="en-US"/>
        </w:rPr>
        <w:t>similar to a previous study of heat waves and hospitalizations.</w:t>
      </w:r>
      <w:r w:rsidR="00823945">
        <w:rPr>
          <w:lang w:val="en-US"/>
        </w:rPr>
        <w:fldChar w:fldCharType="begin" w:fldLock="1"/>
      </w:r>
      <w:r w:rsidR="00E90B12">
        <w:rPr>
          <w:lang w:val="en-US"/>
        </w:rPr>
        <w:instrText>ADDIN CSL_CITATION {"citationItems":[{"id":"ITEM-1","itemData":{"DOI":"10.1001/jama.2014.15715","ISSN":"15383598","abstract":"IMPORTANCE: Heat exposure is known to have a complex set of physiological effects on multiple organ systems, but current understanding of the health effects is mostly based on studies investigating a small number of prespecified health outcomes such as cardiovascular and respiratory diseases.\nOBJECTIVES: To identify possible causes of hospital admissions during extreme heat events and to estimate their risks using historical data.\nDESIGN, SETTING, AND POPULATION: Matched analysis of time series data describing daily hospital admissions of Medicare enrollees (23.7 million fee-for-service beneficiaries [aged ≥65 years] per year; 85%of all Medicare enrollees) for the period 1999 to 2010 in 1943 counties in the United States with at least 5 summers of near-complete (&gt;95%) daily temperature data.\nEXPOSURES: Heat wave periods, defined as 2 or more consecutive days with temperatures exceeding the 99th percentile of county-specific daily temperatures, matched to non-heat wave periods by county and week.\nMAIN OUTCOMES AND MEASURES: Daily cause-specific hospitalization rates by principal discharge diagnosis codes, grouped into 283 disease categories using a validated approach.\nRESULTS: Risks of hospitalization for fluid and electrolyte disorders, renal failure, urinary tract infection, septicemia, and heat stroke were statistically significantly higher on heat wave days relative to matched non-heat wave days, but risk of hospitalization for congestive heart failure was lower (P &lt;.05). Relative risks for these disease groups were 1.18 (95%CI, 1.12-1.25) for fluid and electrolyte disorders, 1.14 (95%CI, 1.06-1.23) for renal failure, 1.10 (95%CI, 1.04-1.16) for urinary tract infections, 1.06 (95%CI, 1.00-1.11) for septicemia, and 2.54 (95% CI, 2.14-3.01) for heat stroke. Absolute risk differences were 0.34 (95%CI, 0.22-0.46) excess admissions per 100 000 individuals at risk for fluid and electrolyte disorders, 0.25 (95%CI, 0.12-0.39) for renal failure, 0.24 (95%CI, 0.09-0.39) for urinary tract infections, 0.21 (95% CI, 0.01-0.41) for septicemia, and 0.16 (95%CI, 0.10-0.22) for heat stroke. For fluid and electrolyte disorders and heat stroke, the risk of hospitalization increased during more intense and longer-lasting heat wave periods (P &lt;.05). Risks were generally highest on the heat wave day but remained elevated for up to 5 subsequent days.\nCONCLUSIONS AND RELEVANCE: Among older adults, periods of extreme heat were associated with increased risk of hospitalizatio…","author":[{"dropping-particle":"","family":"Bobb","given":"Jennifer F.","non-dropping-particle":"","parse-names":false,"suffix":""},{"dropping-particle":"","family":"Obermeyer","given":"Ziad","non-dropping-particle":"","parse-names":false,"suffix":""},{"dropping-particle":"","family":"Wang","given":"Yun","non-dropping-particle":"","parse-names":false,"suffix":""},{"dropping-particle":"","family":"Dominici","given":"Francesca","non-dropping-particle":"","parse-names":false,"suffix":""}],"container-title":"JAMA - Journal of the American Medical Association","id":"ITEM-1","issued":{"date-parts":[["2014"]]},"title":"Cause-specific risk of hospital admission related to extreme heat in older adults","type":"article-journal"},"uris":["http://www.mendeley.com/documents/?uuid=b0c6a33f-deb8-485c-a35e-de8e267a19ff"]}],"mendeley":{"formattedCitation":"&lt;sup&gt;7&lt;/sup&gt;","plainTextFormattedCitation":"7","previouslyFormattedCitation":"&lt;sup&gt;6&lt;/sup&gt;"},"properties":{"noteIndex":0},"schema":"https://github.com/citation-style-language/schema/raw/master/csl-citation.json"}</w:instrText>
      </w:r>
      <w:r w:rsidR="00823945">
        <w:rPr>
          <w:lang w:val="en-US"/>
        </w:rPr>
        <w:fldChar w:fldCharType="separate"/>
      </w:r>
      <w:r w:rsidR="00E90B12" w:rsidRPr="00E90B12">
        <w:rPr>
          <w:noProof/>
          <w:vertAlign w:val="superscript"/>
          <w:lang w:val="en-US"/>
        </w:rPr>
        <w:t>7</w:t>
      </w:r>
      <w:r w:rsidR="00823945">
        <w:rPr>
          <w:lang w:val="en-US"/>
        </w:rPr>
        <w:fldChar w:fldCharType="end"/>
      </w:r>
      <w:r w:rsidR="00823945">
        <w:rPr>
          <w:lang w:val="en-US"/>
        </w:rPr>
        <w:t xml:space="preserve"> </w:t>
      </w:r>
      <w:r w:rsidR="00F8017E">
        <w:rPr>
          <w:lang w:val="en-US"/>
        </w:rPr>
        <w:t xml:space="preserve">We will match coastal storm event days to </w:t>
      </w:r>
      <w:r w:rsidR="00BE5B63">
        <w:rPr>
          <w:lang w:val="en-US"/>
        </w:rPr>
        <w:t xml:space="preserve">comparable unexposed </w:t>
      </w:r>
      <w:r w:rsidR="00F8017E">
        <w:rPr>
          <w:lang w:val="en-US"/>
        </w:rPr>
        <w:t xml:space="preserve">non-coastal storm event day. </w:t>
      </w:r>
      <w:r w:rsidR="00F8017E" w:rsidRPr="00F8017E">
        <w:rPr>
          <w:lang w:val="en-US"/>
        </w:rPr>
        <w:t xml:space="preserve">We </w:t>
      </w:r>
      <w:r w:rsidR="00F8017E">
        <w:rPr>
          <w:lang w:val="en-US"/>
        </w:rPr>
        <w:t xml:space="preserve">will then </w:t>
      </w:r>
      <w:r w:rsidR="00F8017E" w:rsidRPr="00F8017E">
        <w:rPr>
          <w:lang w:val="en-US"/>
        </w:rPr>
        <w:t>estimate</w:t>
      </w:r>
      <w:r w:rsidR="00F8017E">
        <w:rPr>
          <w:lang w:val="en-US"/>
        </w:rPr>
        <w:t xml:space="preserve"> </w:t>
      </w:r>
      <w:r w:rsidR="00F8017E" w:rsidRPr="00F8017E">
        <w:rPr>
          <w:lang w:val="en-US"/>
        </w:rPr>
        <w:t>the national average (across</w:t>
      </w:r>
      <w:r w:rsidR="00F8017E">
        <w:rPr>
          <w:lang w:val="en-US"/>
        </w:rPr>
        <w:t xml:space="preserve"> </w:t>
      </w:r>
      <w:r w:rsidR="00F8017E" w:rsidRPr="00F8017E">
        <w:rPr>
          <w:lang w:val="en-US"/>
        </w:rPr>
        <w:lastRenderedPageBreak/>
        <w:t>all counties included in th</w:t>
      </w:r>
      <w:r w:rsidR="00F8017E">
        <w:rPr>
          <w:lang w:val="en-US"/>
        </w:rPr>
        <w:t>is</w:t>
      </w:r>
      <w:r w:rsidR="00F8017E" w:rsidRPr="00F8017E">
        <w:rPr>
          <w:lang w:val="en-US"/>
        </w:rPr>
        <w:t xml:space="preserve"> study) absolute risk difference</w:t>
      </w:r>
      <w:r w:rsidR="00F8017E">
        <w:rPr>
          <w:lang w:val="en-US"/>
        </w:rPr>
        <w:t xml:space="preserve"> </w:t>
      </w:r>
      <w:r w:rsidR="00F8017E" w:rsidRPr="00F8017E">
        <w:rPr>
          <w:lang w:val="en-US"/>
        </w:rPr>
        <w:t xml:space="preserve">and relative risk (RR) of hospital admissions on a </w:t>
      </w:r>
      <w:r w:rsidR="00F8017E">
        <w:rPr>
          <w:lang w:val="en-US"/>
        </w:rPr>
        <w:t xml:space="preserve">coastal storm </w:t>
      </w:r>
      <w:r w:rsidR="00F8017E" w:rsidRPr="00F8017E">
        <w:rPr>
          <w:lang w:val="en-US"/>
        </w:rPr>
        <w:t>day compared with a matched non–</w:t>
      </w:r>
      <w:r w:rsidR="00F8017E">
        <w:rPr>
          <w:lang w:val="en-US"/>
        </w:rPr>
        <w:t>coastal storm</w:t>
      </w:r>
      <w:r w:rsidR="00F8017E" w:rsidRPr="00F8017E">
        <w:rPr>
          <w:lang w:val="en-US"/>
        </w:rPr>
        <w:t xml:space="preserve"> day for</w:t>
      </w:r>
      <w:r w:rsidR="00F8017E">
        <w:rPr>
          <w:lang w:val="en-US"/>
        </w:rPr>
        <w:t xml:space="preserve"> </w:t>
      </w:r>
      <w:r w:rsidR="00F8017E" w:rsidRPr="00F8017E">
        <w:rPr>
          <w:lang w:val="en-US"/>
        </w:rPr>
        <w:t>each disease group</w:t>
      </w:r>
      <w:r w:rsidR="00F8017E">
        <w:rPr>
          <w:lang w:val="en-US"/>
        </w:rPr>
        <w:t xml:space="preserve">. </w:t>
      </w:r>
      <w:r w:rsidR="00DE21AE">
        <w:rPr>
          <w:lang w:val="en-US"/>
        </w:rPr>
        <w:t>W</w:t>
      </w:r>
      <w:r w:rsidR="00295BC8">
        <w:rPr>
          <w:lang w:val="en-US"/>
        </w:rPr>
        <w:t xml:space="preserve">e could use </w:t>
      </w:r>
      <w:r w:rsidR="00823945">
        <w:rPr>
          <w:lang w:val="en-US"/>
        </w:rPr>
        <w:t xml:space="preserve">a </w:t>
      </w:r>
      <w:r w:rsidR="00457EE0" w:rsidRPr="00453F5D">
        <w:rPr>
          <w:lang w:val="en-US"/>
        </w:rPr>
        <w:t>Bayesian</w:t>
      </w:r>
      <w:r w:rsidR="00823945">
        <w:rPr>
          <w:lang w:val="en-US"/>
        </w:rPr>
        <w:t xml:space="preserve"> spatio-temporal</w:t>
      </w:r>
      <w:r w:rsidR="00457EE0" w:rsidRPr="00453F5D">
        <w:rPr>
          <w:lang w:val="en-US"/>
        </w:rPr>
        <w:t xml:space="preserve"> </w:t>
      </w:r>
      <w:r w:rsidR="00823945">
        <w:rPr>
          <w:lang w:val="en-US"/>
        </w:rPr>
        <w:t xml:space="preserve">framework </w:t>
      </w:r>
      <w:r w:rsidR="00F15789">
        <w:rPr>
          <w:lang w:val="en-US"/>
        </w:rPr>
        <w:t xml:space="preserve">(if computational scalability allows) </w:t>
      </w:r>
      <w:r w:rsidR="00222A47">
        <w:rPr>
          <w:lang w:val="en-US"/>
        </w:rPr>
        <w:t>and a</w:t>
      </w:r>
      <w:r w:rsidR="00E90B12">
        <w:rPr>
          <w:lang w:val="en-US"/>
        </w:rPr>
        <w:t xml:space="preserve"> similar</w:t>
      </w:r>
      <w:r w:rsidR="00222A47">
        <w:rPr>
          <w:lang w:val="en-US"/>
        </w:rPr>
        <w:t xml:space="preserve"> case-crossover </w:t>
      </w:r>
      <w:r w:rsidR="00B62A1B">
        <w:rPr>
          <w:lang w:val="en-US"/>
        </w:rPr>
        <w:t xml:space="preserve">design to utilize the advantages, such as borrowing of strength across spatial and temporal units, that a </w:t>
      </w:r>
      <w:r w:rsidR="001D34DC">
        <w:rPr>
          <w:lang w:val="en-US"/>
        </w:rPr>
        <w:t>Baye</w:t>
      </w:r>
      <w:r w:rsidR="004442D6">
        <w:rPr>
          <w:lang w:val="en-US"/>
        </w:rPr>
        <w:t xml:space="preserve">sian </w:t>
      </w:r>
      <w:r w:rsidR="00B62A1B">
        <w:rPr>
          <w:lang w:val="en-US"/>
        </w:rPr>
        <w:t>framework enables</w:t>
      </w:r>
      <w:r w:rsidR="00A2605E">
        <w:rPr>
          <w:lang w:val="en-US"/>
        </w:rPr>
        <w:t>.</w:t>
      </w:r>
      <w:r w:rsidR="00A2605E">
        <w:rPr>
          <w:lang w:val="en-US"/>
        </w:rPr>
        <w:fldChar w:fldCharType="begin" w:fldLock="1"/>
      </w:r>
      <w:r w:rsidR="00E90B12">
        <w:rPr>
          <w:lang w:val="en-US"/>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8&lt;/sup&gt;","plainTextFormattedCitation":"8","previouslyFormattedCitation":"&lt;sup&gt;7&lt;/sup&gt;"},"properties":{"noteIndex":0},"schema":"https://github.com/citation-style-language/schema/raw/master/csl-citation.json"}</w:instrText>
      </w:r>
      <w:r w:rsidR="00A2605E">
        <w:rPr>
          <w:lang w:val="en-US"/>
        </w:rPr>
        <w:fldChar w:fldCharType="separate"/>
      </w:r>
      <w:r w:rsidR="00E90B12" w:rsidRPr="00E90B12">
        <w:rPr>
          <w:noProof/>
          <w:vertAlign w:val="superscript"/>
          <w:lang w:val="en-US"/>
        </w:rPr>
        <w:t>8</w:t>
      </w:r>
      <w:r w:rsidR="00A2605E">
        <w:rPr>
          <w:lang w:val="en-US"/>
        </w:rPr>
        <w:fldChar w:fldCharType="end"/>
      </w:r>
    </w:p>
    <w:p w14:paraId="7E4998AE" w14:textId="77777777" w:rsidR="00222A47" w:rsidRDefault="00222A47" w:rsidP="00457EE0">
      <w:pPr>
        <w:jc w:val="both"/>
        <w:rPr>
          <w:lang w:val="en-US"/>
        </w:rPr>
      </w:pPr>
    </w:p>
    <w:p w14:paraId="6D2F04FB" w14:textId="787EBFFD" w:rsidR="00040D78" w:rsidRDefault="00222A47" w:rsidP="00457EE0">
      <w:pPr>
        <w:jc w:val="both"/>
        <w:rPr>
          <w:lang w:val="en-US"/>
        </w:rPr>
      </w:pPr>
      <w:r>
        <w:rPr>
          <w:lang w:val="en-US"/>
        </w:rPr>
        <w:t>We</w:t>
      </w:r>
      <w:r w:rsidR="00457EE0" w:rsidRPr="00453F5D">
        <w:rPr>
          <w:lang w:val="en-US"/>
        </w:rPr>
        <w:t xml:space="preserve"> will</w:t>
      </w:r>
      <w:r w:rsidR="005C1069">
        <w:rPr>
          <w:lang w:val="en-US"/>
        </w:rPr>
        <w:t xml:space="preserve"> </w:t>
      </w:r>
      <w:r w:rsidR="00281FB8">
        <w:rPr>
          <w:lang w:val="en-US"/>
        </w:rPr>
        <w:t>then</w:t>
      </w:r>
      <w:r w:rsidR="00457EE0" w:rsidRPr="00453F5D">
        <w:rPr>
          <w:lang w:val="en-US"/>
        </w:rPr>
        <w:t xml:space="preserve"> </w:t>
      </w:r>
      <w:r w:rsidR="006D598A">
        <w:rPr>
          <w:lang w:val="en-US"/>
        </w:rPr>
        <w:t xml:space="preserve">attempt to understand how </w:t>
      </w:r>
      <w:r w:rsidR="00457EE0" w:rsidRPr="00453F5D">
        <w:rPr>
          <w:lang w:val="en-US"/>
        </w:rPr>
        <w:t xml:space="preserve">age group, sex, and </w:t>
      </w:r>
      <w:r w:rsidR="00F5461B">
        <w:rPr>
          <w:lang w:val="en-US"/>
        </w:rPr>
        <w:t xml:space="preserve">socioeconomic </w:t>
      </w:r>
      <w:r w:rsidR="00457EE0" w:rsidRPr="00453F5D">
        <w:rPr>
          <w:lang w:val="en-US"/>
        </w:rPr>
        <w:t xml:space="preserve">variables may act as effect modifiers to the risk </w:t>
      </w:r>
      <w:r w:rsidR="00681A81">
        <w:rPr>
          <w:lang w:val="en-US"/>
        </w:rPr>
        <w:t>ED vis</w:t>
      </w:r>
      <w:r w:rsidR="00F8005A">
        <w:rPr>
          <w:lang w:val="en-US"/>
        </w:rPr>
        <w:t>i</w:t>
      </w:r>
      <w:r w:rsidR="00681A81">
        <w:rPr>
          <w:lang w:val="en-US"/>
        </w:rPr>
        <w:t>ts</w:t>
      </w:r>
      <w:r w:rsidR="00B8023F">
        <w:rPr>
          <w:lang w:val="en-US"/>
        </w:rPr>
        <w:t xml:space="preserve"> from coastal storms</w:t>
      </w:r>
      <w:r w:rsidR="00457EE0" w:rsidRPr="00453F5D">
        <w:rPr>
          <w:lang w:val="en-US"/>
        </w:rPr>
        <w:t>.</w:t>
      </w:r>
      <w:r w:rsidR="002A319C">
        <w:rPr>
          <w:lang w:val="en-US"/>
        </w:rPr>
        <w:t xml:space="preserve"> We will also explore how</w:t>
      </w:r>
      <w:r w:rsidR="00040D78">
        <w:rPr>
          <w:lang w:val="en-US"/>
        </w:rPr>
        <w:t xml:space="preserve"> </w:t>
      </w:r>
      <w:r w:rsidR="00007EDA">
        <w:rPr>
          <w:lang w:val="en-US"/>
        </w:rPr>
        <w:t xml:space="preserve">lag </w:t>
      </w:r>
      <w:r w:rsidR="002F77F9">
        <w:rPr>
          <w:lang w:val="en-US"/>
        </w:rPr>
        <w:t>time</w:t>
      </w:r>
      <w:r w:rsidR="00DA7AFA">
        <w:rPr>
          <w:lang w:val="en-US"/>
        </w:rPr>
        <w:t xml:space="preserve"> </w:t>
      </w:r>
      <w:r w:rsidR="00E1336D">
        <w:rPr>
          <w:lang w:val="en-US"/>
        </w:rPr>
        <w:t xml:space="preserve">(both before and after coastal storm events) </w:t>
      </w:r>
      <w:r w:rsidR="00007EDA">
        <w:rPr>
          <w:lang w:val="en-US"/>
        </w:rPr>
        <w:t>varies across cause</w:t>
      </w:r>
      <w:r w:rsidR="00EF3235">
        <w:rPr>
          <w:lang w:val="en-US"/>
        </w:rPr>
        <w:t>s</w:t>
      </w:r>
      <w:r w:rsidR="00007EDA">
        <w:rPr>
          <w:lang w:val="en-US"/>
        </w:rPr>
        <w:t xml:space="preserve"> of </w:t>
      </w:r>
      <w:r w:rsidR="00AF243C">
        <w:rPr>
          <w:lang w:val="en-US"/>
        </w:rPr>
        <w:t>ED visits</w:t>
      </w:r>
      <w:r w:rsidR="00040D78">
        <w:rPr>
          <w:lang w:val="en-US"/>
        </w:rPr>
        <w:t>.</w:t>
      </w:r>
      <w:r w:rsidR="00A34025">
        <w:rPr>
          <w:lang w:val="en-US"/>
        </w:rPr>
        <w:t xml:space="preserve"> Lags which examine the ED visit before the coastal storm are based on the hypothesis that anxiety and depression episodes may be driven by the onset of a coastal storm.</w:t>
      </w:r>
    </w:p>
    <w:p w14:paraId="6954EF9C" w14:textId="77777777" w:rsidR="00040D78" w:rsidRDefault="00040D78" w:rsidP="00457EE0">
      <w:pPr>
        <w:jc w:val="both"/>
        <w:rPr>
          <w:lang w:val="en-US"/>
        </w:rPr>
      </w:pPr>
    </w:p>
    <w:p w14:paraId="24BBC8D9" w14:textId="7094EBFA" w:rsidR="00457EE0" w:rsidRDefault="00F44637" w:rsidP="00F44637">
      <w:pPr>
        <w:jc w:val="both"/>
        <w:rPr>
          <w:lang w:val="en-US"/>
        </w:rPr>
      </w:pPr>
      <w:r w:rsidRPr="00F44637">
        <w:rPr>
          <w:lang w:val="en-US"/>
        </w:rPr>
        <w:t>The contribution of this research will be significant, as we will comprehensively</w:t>
      </w:r>
      <w:r>
        <w:rPr>
          <w:lang w:val="en-US"/>
        </w:rPr>
        <w:t xml:space="preserve"> </w:t>
      </w:r>
      <w:r w:rsidRPr="00F44637">
        <w:rPr>
          <w:lang w:val="en-US"/>
        </w:rPr>
        <w:t>assess the impact of coastal storm events on human healt</w:t>
      </w:r>
      <w:r w:rsidR="00544A3C">
        <w:rPr>
          <w:lang w:val="en-US"/>
        </w:rPr>
        <w:t xml:space="preserve">h. </w:t>
      </w:r>
      <w:r w:rsidR="00040D78">
        <w:rPr>
          <w:lang w:val="en-US"/>
        </w:rPr>
        <w:t xml:space="preserve">The </w:t>
      </w:r>
      <w:r w:rsidR="00544A3C">
        <w:rPr>
          <w:lang w:val="en-US"/>
        </w:rPr>
        <w:t xml:space="preserve">learning from the </w:t>
      </w:r>
      <w:r w:rsidR="00924D14">
        <w:rPr>
          <w:lang w:val="en-US"/>
        </w:rPr>
        <w:t>res</w:t>
      </w:r>
      <w:r w:rsidR="00A44936">
        <w:rPr>
          <w:lang w:val="en-US"/>
        </w:rPr>
        <w:t>earch</w:t>
      </w:r>
      <w:r w:rsidR="00040D78">
        <w:rPr>
          <w:lang w:val="en-US"/>
        </w:rPr>
        <w:t xml:space="preserve"> will have </w:t>
      </w:r>
      <w:r w:rsidR="00A44936">
        <w:rPr>
          <w:lang w:val="en-US"/>
        </w:rPr>
        <w:t xml:space="preserve">direct </w:t>
      </w:r>
      <w:r w:rsidR="00040D78">
        <w:rPr>
          <w:lang w:val="en-US"/>
        </w:rPr>
        <w:t xml:space="preserve">public health </w:t>
      </w:r>
      <w:r w:rsidR="000116EB">
        <w:rPr>
          <w:lang w:val="en-US"/>
        </w:rPr>
        <w:t>relevance due to the growing danger of coastal storms under climate change</w:t>
      </w:r>
      <w:r w:rsidR="008F77B4">
        <w:rPr>
          <w:lang w:val="en-US"/>
        </w:rPr>
        <w:t xml:space="preserve">. The learning from the study </w:t>
      </w:r>
      <w:r w:rsidR="000116EB">
        <w:rPr>
          <w:lang w:val="en-US"/>
        </w:rPr>
        <w:t xml:space="preserve">may help preparedness for certain </w:t>
      </w:r>
      <w:r w:rsidR="004E0B0B">
        <w:rPr>
          <w:lang w:val="en-US"/>
        </w:rPr>
        <w:t xml:space="preserve">drivers </w:t>
      </w:r>
      <w:r w:rsidR="000116EB">
        <w:rPr>
          <w:lang w:val="en-US"/>
        </w:rPr>
        <w:t xml:space="preserve">of </w:t>
      </w:r>
      <w:r w:rsidR="008F77B4">
        <w:rPr>
          <w:lang w:val="en-US"/>
        </w:rPr>
        <w:t>ED vis</w:t>
      </w:r>
      <w:r w:rsidR="00086AA9">
        <w:rPr>
          <w:lang w:val="en-US"/>
        </w:rPr>
        <w:t>i</w:t>
      </w:r>
      <w:r w:rsidR="008F77B4">
        <w:rPr>
          <w:lang w:val="en-US"/>
        </w:rPr>
        <w:t>ts</w:t>
      </w:r>
      <w:r w:rsidR="000116EB">
        <w:rPr>
          <w:lang w:val="en-US"/>
        </w:rPr>
        <w:t xml:space="preserve"> in the forecast period of a storm itself.</w:t>
      </w:r>
      <w:r w:rsidR="002A319C">
        <w:rPr>
          <w:lang w:val="en-US"/>
        </w:rPr>
        <w:t xml:space="preserve"> </w:t>
      </w:r>
    </w:p>
    <w:p w14:paraId="2451E7EC" w14:textId="753B2199" w:rsidR="00AD18F4" w:rsidRDefault="00AD18F4" w:rsidP="00457EE0">
      <w:pPr>
        <w:jc w:val="both"/>
        <w:rPr>
          <w:lang w:val="en-US"/>
        </w:rPr>
      </w:pPr>
    </w:p>
    <w:p w14:paraId="7884D4C1" w14:textId="13875904" w:rsidR="00AD18F4" w:rsidRDefault="00AD18F4" w:rsidP="00995CF5">
      <w:pPr>
        <w:jc w:val="both"/>
        <w:rPr>
          <w:b/>
          <w:lang w:val="en-US"/>
        </w:rPr>
      </w:pPr>
      <w:r>
        <w:rPr>
          <w:b/>
          <w:lang w:val="en-US"/>
        </w:rPr>
        <w:t>Works cited</w:t>
      </w:r>
    </w:p>
    <w:p w14:paraId="00259A45" w14:textId="3D9BF9EC" w:rsidR="00AD18F4" w:rsidRDefault="00AD18F4" w:rsidP="00995CF5">
      <w:pPr>
        <w:jc w:val="both"/>
        <w:rPr>
          <w:b/>
          <w:lang w:val="en-US"/>
        </w:rPr>
      </w:pPr>
    </w:p>
    <w:p w14:paraId="40C782C2" w14:textId="61DA0949" w:rsidR="00E90B12" w:rsidRPr="00E90B12" w:rsidRDefault="00AD18F4" w:rsidP="00995CF5">
      <w:pPr>
        <w:widowControl w:val="0"/>
        <w:autoSpaceDE w:val="0"/>
        <w:autoSpaceDN w:val="0"/>
        <w:adjustRightInd w:val="0"/>
        <w:ind w:left="640" w:hanging="640"/>
        <w:jc w:val="both"/>
        <w:rPr>
          <w:rFonts w:ascii="Calibri" w:hAnsi="Calibri" w:cs="Calibri"/>
          <w:noProof/>
          <w:lang w:val="en-US"/>
        </w:rPr>
      </w:pPr>
      <w:r>
        <w:rPr>
          <w:b/>
          <w:lang w:val="en-US"/>
        </w:rPr>
        <w:fldChar w:fldCharType="begin" w:fldLock="1"/>
      </w:r>
      <w:r>
        <w:rPr>
          <w:b/>
          <w:lang w:val="en-US"/>
        </w:rPr>
        <w:instrText xml:space="preserve">ADDIN Mendeley Bibliography CSL_BIBLIOGRAPHY </w:instrText>
      </w:r>
      <w:r>
        <w:rPr>
          <w:b/>
          <w:lang w:val="en-US"/>
        </w:rPr>
        <w:fldChar w:fldCharType="separate"/>
      </w:r>
      <w:r w:rsidR="00E90B12" w:rsidRPr="00E90B12">
        <w:rPr>
          <w:rFonts w:ascii="Calibri" w:hAnsi="Calibri" w:cs="Calibri"/>
          <w:noProof/>
          <w:lang w:val="en-US"/>
        </w:rPr>
        <w:t>1</w:t>
      </w:r>
      <w:r w:rsidR="00E90B12" w:rsidRPr="00E90B12">
        <w:rPr>
          <w:rFonts w:ascii="Calibri" w:hAnsi="Calibri" w:cs="Calibri"/>
          <w:noProof/>
          <w:lang w:val="en-US"/>
        </w:rPr>
        <w:tab/>
        <w:t>Lane K, Charles-Guzman K, Wheeler K, Abid Z, Graber N, Matte T. Health effects of coastal storms and flooding in urban areas: a review and vulnerability assessment. J. Environ. Public Health. 2013. DOI:10.1155/2013/913064.</w:t>
      </w:r>
    </w:p>
    <w:p w14:paraId="40F026FD"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2</w:t>
      </w:r>
      <w:r w:rsidRPr="00E90B12">
        <w:rPr>
          <w:rFonts w:ascii="Calibri" w:hAnsi="Calibri" w:cs="Calibri"/>
          <w:noProof/>
          <w:lang w:val="en-US"/>
        </w:rPr>
        <w:tab/>
        <w:t>National Hurricane Center. Tropical Cyclone Climatology. NOAA. 2019. https://www.nhc.noaa.gov/climo/ (accessed Oct 28, 2019).</w:t>
      </w:r>
    </w:p>
    <w:p w14:paraId="5814A1EF"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3</w:t>
      </w:r>
      <w:r w:rsidRPr="00E90B12">
        <w:rPr>
          <w:rFonts w:ascii="Calibri" w:hAnsi="Calibri" w:cs="Calibri"/>
          <w:noProof/>
          <w:lang w:val="en-US"/>
        </w:rPr>
        <w:tab/>
        <w:t xml:space="preserve">Marciano CG, Lackmann GM, Robinson WA. Changes in U.S. East Coast cyclone dynamics with climate change. </w:t>
      </w:r>
      <w:r w:rsidRPr="00E90B12">
        <w:rPr>
          <w:rFonts w:ascii="Calibri" w:hAnsi="Calibri" w:cs="Calibri"/>
          <w:i/>
          <w:iCs/>
          <w:noProof/>
          <w:lang w:val="en-US"/>
        </w:rPr>
        <w:t>J Clim</w:t>
      </w:r>
      <w:r w:rsidRPr="00E90B12">
        <w:rPr>
          <w:rFonts w:ascii="Calibri" w:hAnsi="Calibri" w:cs="Calibri"/>
          <w:noProof/>
          <w:lang w:val="en-US"/>
        </w:rPr>
        <w:t xml:space="preserve"> 2015. DOI:10.1175/JCLI-D-14-00418.1.</w:t>
      </w:r>
    </w:p>
    <w:p w14:paraId="2A95287D"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4</w:t>
      </w:r>
      <w:r w:rsidRPr="00E90B12">
        <w:rPr>
          <w:rFonts w:ascii="Calibri" w:hAnsi="Calibri" w:cs="Calibri"/>
          <w:noProof/>
          <w:lang w:val="en-US"/>
        </w:rPr>
        <w:tab/>
        <w:t xml:space="preserve">Elixhauser  a, Steiner C, Palmer L. Clinical Classifications Software (CCS), 2014. </w:t>
      </w:r>
      <w:r w:rsidRPr="00E90B12">
        <w:rPr>
          <w:rFonts w:ascii="Calibri" w:hAnsi="Calibri" w:cs="Calibri"/>
          <w:i/>
          <w:iCs/>
          <w:noProof/>
          <w:lang w:val="en-US"/>
        </w:rPr>
        <w:t>US Agency Healthc Res Qual</w:t>
      </w:r>
      <w:r w:rsidRPr="00E90B12">
        <w:rPr>
          <w:rFonts w:ascii="Calibri" w:hAnsi="Calibri" w:cs="Calibri"/>
          <w:noProof/>
          <w:lang w:val="en-US"/>
        </w:rPr>
        <w:t xml:space="preserve"> 2014.</w:t>
      </w:r>
    </w:p>
    <w:p w14:paraId="373F1502"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5</w:t>
      </w:r>
      <w:r w:rsidRPr="00E90B12">
        <w:rPr>
          <w:rFonts w:ascii="Calibri" w:hAnsi="Calibri" w:cs="Calibri"/>
          <w:noProof/>
          <w:lang w:val="en-US"/>
        </w:rPr>
        <w:tab/>
        <w:t xml:space="preserve">Anderson B, Yan M, Ferreri J, Crosson W, Al-Hamdan M SA and ED. hurricaneexposure: Explore and Map County-Level Hurricane Exposure in the United States. </w:t>
      </w:r>
      <w:r w:rsidRPr="00E90B12">
        <w:rPr>
          <w:rFonts w:ascii="Calibri" w:hAnsi="Calibri" w:cs="Calibri"/>
          <w:i/>
          <w:iCs/>
          <w:noProof/>
          <w:lang w:val="en-US"/>
        </w:rPr>
        <w:t>R Packag version 001</w:t>
      </w:r>
      <w:r w:rsidRPr="00E90B12">
        <w:rPr>
          <w:rFonts w:ascii="Calibri" w:hAnsi="Calibri" w:cs="Calibri"/>
          <w:noProof/>
          <w:lang w:val="en-US"/>
        </w:rPr>
        <w:t xml:space="preserve"> 2017.</w:t>
      </w:r>
    </w:p>
    <w:p w14:paraId="0A15C027"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6</w:t>
      </w:r>
      <w:r w:rsidRPr="00E90B12">
        <w:rPr>
          <w:rFonts w:ascii="Calibri" w:hAnsi="Calibri" w:cs="Calibri"/>
          <w:noProof/>
          <w:lang w:val="en-US"/>
        </w:rPr>
        <w:tab/>
        <w:t xml:space="preserve">Anderson B, Schumacher A, Crosson W, Al-Hamdan M, Yan M, Ferreri J, Chen Z QS and GS. hurricaneexposuredata: Data Characterizing Exposure to Hurricanes in United States Counties. </w:t>
      </w:r>
      <w:r w:rsidRPr="00E90B12">
        <w:rPr>
          <w:rFonts w:ascii="Calibri" w:hAnsi="Calibri" w:cs="Calibri"/>
          <w:i/>
          <w:iCs/>
          <w:noProof/>
          <w:lang w:val="en-US"/>
        </w:rPr>
        <w:t>R Packag version 001</w:t>
      </w:r>
      <w:r w:rsidRPr="00E90B12">
        <w:rPr>
          <w:rFonts w:ascii="Calibri" w:hAnsi="Calibri" w:cs="Calibri"/>
          <w:noProof/>
          <w:lang w:val="en-US"/>
        </w:rPr>
        <w:t xml:space="preserve"> 2017.</w:t>
      </w:r>
    </w:p>
    <w:p w14:paraId="7F794426"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7</w:t>
      </w:r>
      <w:r w:rsidRPr="00E90B12">
        <w:rPr>
          <w:rFonts w:ascii="Calibri" w:hAnsi="Calibri" w:cs="Calibri"/>
          <w:noProof/>
          <w:lang w:val="en-US"/>
        </w:rPr>
        <w:tab/>
        <w:t xml:space="preserve">Bobb JF, Obermeyer Z, Wang Y, Dominici F. Cause-specific risk of hospital admission related to extreme heat in older adults. </w:t>
      </w:r>
      <w:r w:rsidRPr="00E90B12">
        <w:rPr>
          <w:rFonts w:ascii="Calibri" w:hAnsi="Calibri" w:cs="Calibri"/>
          <w:i/>
          <w:iCs/>
          <w:noProof/>
          <w:lang w:val="en-US"/>
        </w:rPr>
        <w:t>JAMA - J Am Med Assoc</w:t>
      </w:r>
      <w:r w:rsidRPr="00E90B12">
        <w:rPr>
          <w:rFonts w:ascii="Calibri" w:hAnsi="Calibri" w:cs="Calibri"/>
          <w:noProof/>
          <w:lang w:val="en-US"/>
        </w:rPr>
        <w:t xml:space="preserve"> 2014. DOI:10.1001/jama.2014.15715.</w:t>
      </w:r>
    </w:p>
    <w:p w14:paraId="6A38578B" w14:textId="2B065E01" w:rsid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8</w:t>
      </w:r>
      <w:r w:rsidRPr="00E90B12">
        <w:rPr>
          <w:rFonts w:ascii="Calibri" w:hAnsi="Calibri" w:cs="Calibri"/>
          <w:noProof/>
          <w:lang w:val="en-US"/>
        </w:rPr>
        <w:tab/>
        <w:t xml:space="preserve">Bennett JE, Blangiardo M, Fecht D, Elliott P, Ezzati M. Vulnerability to the mortality effects of warm temperature in the districts of England and Wales. </w:t>
      </w:r>
      <w:r w:rsidRPr="00E90B12">
        <w:rPr>
          <w:rFonts w:ascii="Calibri" w:hAnsi="Calibri" w:cs="Calibri"/>
          <w:i/>
          <w:iCs/>
          <w:noProof/>
          <w:lang w:val="en-US"/>
        </w:rPr>
        <w:t>Nat Clim Chang</w:t>
      </w:r>
      <w:r w:rsidRPr="00E90B12">
        <w:rPr>
          <w:rFonts w:ascii="Calibri" w:hAnsi="Calibri" w:cs="Calibri"/>
          <w:noProof/>
          <w:lang w:val="en-US"/>
        </w:rPr>
        <w:t xml:space="preserve"> 2014; </w:t>
      </w:r>
      <w:r w:rsidRPr="00E90B12">
        <w:rPr>
          <w:rFonts w:ascii="Calibri" w:hAnsi="Calibri" w:cs="Calibri"/>
          <w:b/>
          <w:bCs/>
          <w:noProof/>
          <w:lang w:val="en-US"/>
        </w:rPr>
        <w:t>4</w:t>
      </w:r>
      <w:r w:rsidRPr="00E90B12">
        <w:rPr>
          <w:rFonts w:ascii="Calibri" w:hAnsi="Calibri" w:cs="Calibri"/>
          <w:noProof/>
          <w:lang w:val="en-US"/>
        </w:rPr>
        <w:t>: 269–73.</w:t>
      </w:r>
    </w:p>
    <w:p w14:paraId="2E511858" w14:textId="781FA27C" w:rsidR="00B2138E" w:rsidRDefault="00B2138E" w:rsidP="00995CF5">
      <w:pPr>
        <w:widowControl w:val="0"/>
        <w:autoSpaceDE w:val="0"/>
        <w:autoSpaceDN w:val="0"/>
        <w:adjustRightInd w:val="0"/>
        <w:ind w:left="640" w:hanging="640"/>
        <w:jc w:val="both"/>
        <w:rPr>
          <w:rFonts w:ascii="Calibri" w:hAnsi="Calibri" w:cs="Calibri"/>
          <w:noProof/>
          <w:lang w:val="en-US"/>
        </w:rPr>
      </w:pPr>
    </w:p>
    <w:p w14:paraId="0D37C7F7" w14:textId="50F9EE07" w:rsidR="00B2138E" w:rsidRDefault="00B2138E" w:rsidP="00B2138E">
      <w:pPr>
        <w:rPr>
          <w:rFonts w:ascii="Calibri" w:hAnsi="Calibri" w:cs="Calibri"/>
          <w:noProof/>
          <w:lang w:val="en-US"/>
        </w:rPr>
      </w:pPr>
    </w:p>
    <w:p w14:paraId="1F2D654D" w14:textId="677FA8CE" w:rsidR="00B2138E" w:rsidRPr="00B2138E" w:rsidRDefault="00B2138E" w:rsidP="00B2138E">
      <w:pPr>
        <w:rPr>
          <w:rFonts w:ascii="Calibri" w:hAnsi="Calibri" w:cs="Calibri"/>
          <w:noProof/>
          <w:lang w:val="en-US"/>
        </w:rPr>
      </w:pPr>
    </w:p>
    <w:p w14:paraId="0468AD16" w14:textId="3EC4E8F4" w:rsidR="00B2138E" w:rsidRDefault="00B2138E" w:rsidP="00995CF5">
      <w:pPr>
        <w:widowControl w:val="0"/>
        <w:autoSpaceDE w:val="0"/>
        <w:autoSpaceDN w:val="0"/>
        <w:adjustRightInd w:val="0"/>
        <w:ind w:left="640" w:hanging="640"/>
        <w:jc w:val="both"/>
        <w:rPr>
          <w:rFonts w:ascii="Calibri" w:hAnsi="Calibri" w:cs="Calibri"/>
          <w:b/>
          <w:noProof/>
        </w:rPr>
      </w:pPr>
    </w:p>
    <w:p w14:paraId="2329A8D1" w14:textId="39A0228E" w:rsidR="00B2138E" w:rsidRPr="00B2138E" w:rsidRDefault="00B2138E" w:rsidP="00995CF5">
      <w:pPr>
        <w:widowControl w:val="0"/>
        <w:autoSpaceDE w:val="0"/>
        <w:autoSpaceDN w:val="0"/>
        <w:adjustRightInd w:val="0"/>
        <w:ind w:left="640" w:hanging="640"/>
        <w:jc w:val="both"/>
        <w:rPr>
          <w:rFonts w:ascii="Calibri" w:hAnsi="Calibri" w:cs="Calibri"/>
          <w:noProof/>
        </w:rPr>
      </w:pPr>
    </w:p>
    <w:p w14:paraId="23CF96B3" w14:textId="6AEB06B3" w:rsidR="00AD18F4" w:rsidRPr="00AD18F4" w:rsidRDefault="00AD18F4" w:rsidP="00995CF5">
      <w:pPr>
        <w:widowControl w:val="0"/>
        <w:autoSpaceDE w:val="0"/>
        <w:autoSpaceDN w:val="0"/>
        <w:adjustRightInd w:val="0"/>
        <w:ind w:left="640" w:hanging="640"/>
        <w:jc w:val="both"/>
        <w:rPr>
          <w:b/>
          <w:lang w:val="en-US"/>
        </w:rPr>
      </w:pPr>
      <w:r>
        <w:rPr>
          <w:b/>
          <w:lang w:val="en-US"/>
        </w:rPr>
        <w:fldChar w:fldCharType="end"/>
      </w:r>
    </w:p>
    <w:p w14:paraId="60007090" w14:textId="18E0002D" w:rsidR="00073230" w:rsidRDefault="00073230">
      <w:pPr>
        <w:rPr>
          <w:b/>
          <w:lang w:val="en-US"/>
        </w:rPr>
      </w:pPr>
      <w:r>
        <w:rPr>
          <w:b/>
          <w:lang w:val="en-US"/>
        </w:rPr>
        <w:lastRenderedPageBreak/>
        <w:t>Methodology</w:t>
      </w:r>
      <w:r w:rsidR="00B056DA">
        <w:rPr>
          <w:b/>
          <w:lang w:val="en-US"/>
        </w:rPr>
        <w:t xml:space="preserve"> to process data</w:t>
      </w:r>
    </w:p>
    <w:p w14:paraId="64737006" w14:textId="3B9D806E" w:rsidR="00B056DA" w:rsidRDefault="00B056DA">
      <w:pPr>
        <w:rPr>
          <w:b/>
          <w:lang w:val="en-US"/>
        </w:rPr>
      </w:pPr>
    </w:p>
    <w:p w14:paraId="708A2B0B" w14:textId="1D5278C9" w:rsidR="009E2531" w:rsidRDefault="00C52E32" w:rsidP="00C52E32">
      <w:pPr>
        <w:pStyle w:val="ListParagraph"/>
        <w:numPr>
          <w:ilvl w:val="0"/>
          <w:numId w:val="4"/>
        </w:numPr>
        <w:rPr>
          <w:lang w:val="en-US"/>
        </w:rPr>
      </w:pPr>
      <w:r>
        <w:rPr>
          <w:lang w:val="en-US"/>
        </w:rPr>
        <w:t>Unstratified dataset</w:t>
      </w:r>
      <w:r w:rsidR="00844339">
        <w:rPr>
          <w:lang w:val="en-US"/>
        </w:rPr>
        <w:t xml:space="preserve"> (large file)</w:t>
      </w:r>
    </w:p>
    <w:p w14:paraId="5FACBE9D" w14:textId="1329022F" w:rsidR="00C52E32" w:rsidRDefault="00C52E32" w:rsidP="00AA16BE">
      <w:pPr>
        <w:rPr>
          <w:lang w:val="en-US"/>
        </w:rPr>
      </w:pPr>
    </w:p>
    <w:p w14:paraId="4ACD3404" w14:textId="1B639474" w:rsidR="00844339" w:rsidRDefault="00AA16BE" w:rsidP="00AA16BE">
      <w:pPr>
        <w:rPr>
          <w:lang w:val="en-US"/>
        </w:rPr>
      </w:pPr>
      <w:r>
        <w:rPr>
          <w:lang w:val="en-US"/>
        </w:rPr>
        <w:t>By each CSS cause, for the entire time period</w:t>
      </w:r>
      <w:r w:rsidR="00844339">
        <w:rPr>
          <w:lang w:val="en-US"/>
        </w:rPr>
        <w:t>:</w:t>
      </w:r>
    </w:p>
    <w:p w14:paraId="30DA6AF1" w14:textId="46457AAA" w:rsidR="00844339" w:rsidRDefault="00844339" w:rsidP="00AA16BE">
      <w:pPr>
        <w:rPr>
          <w:lang w:val="en-US"/>
        </w:rPr>
      </w:pPr>
    </w:p>
    <w:tbl>
      <w:tblPr>
        <w:tblStyle w:val="TableGrid"/>
        <w:tblW w:w="0" w:type="auto"/>
        <w:tblLook w:val="04A0" w:firstRow="1" w:lastRow="0" w:firstColumn="1" w:lastColumn="0" w:noHBand="0" w:noVBand="1"/>
      </w:tblPr>
      <w:tblGrid>
        <w:gridCol w:w="1501"/>
        <w:gridCol w:w="1501"/>
        <w:gridCol w:w="1502"/>
        <w:gridCol w:w="1502"/>
        <w:gridCol w:w="1502"/>
        <w:gridCol w:w="1502"/>
      </w:tblGrid>
      <w:tr w:rsidR="00844339" w14:paraId="6A82BB97" w14:textId="77777777" w:rsidTr="00844339">
        <w:tc>
          <w:tcPr>
            <w:tcW w:w="1501" w:type="dxa"/>
          </w:tcPr>
          <w:p w14:paraId="05E20B50" w14:textId="7645804B" w:rsidR="00844339" w:rsidRDefault="00844339" w:rsidP="00AA16BE">
            <w:pPr>
              <w:rPr>
                <w:lang w:val="en-US"/>
              </w:rPr>
            </w:pPr>
            <w:r>
              <w:rPr>
                <w:lang w:val="en-US"/>
              </w:rPr>
              <w:t>County</w:t>
            </w:r>
          </w:p>
        </w:tc>
        <w:tc>
          <w:tcPr>
            <w:tcW w:w="1501" w:type="dxa"/>
          </w:tcPr>
          <w:p w14:paraId="4BD8AA11" w14:textId="70081389" w:rsidR="00844339" w:rsidRDefault="00844339" w:rsidP="00AA16BE">
            <w:pPr>
              <w:rPr>
                <w:lang w:val="en-US"/>
              </w:rPr>
            </w:pPr>
            <w:r>
              <w:rPr>
                <w:lang w:val="en-US"/>
              </w:rPr>
              <w:t>Date</w:t>
            </w:r>
          </w:p>
        </w:tc>
        <w:tc>
          <w:tcPr>
            <w:tcW w:w="1502" w:type="dxa"/>
          </w:tcPr>
          <w:p w14:paraId="52013C3F" w14:textId="46CB2524" w:rsidR="00844339" w:rsidRDefault="00844339" w:rsidP="00AA16BE">
            <w:pPr>
              <w:rPr>
                <w:lang w:val="en-US"/>
              </w:rPr>
            </w:pPr>
            <w:commentRangeStart w:id="1"/>
            <w:commentRangeStart w:id="2"/>
            <w:r>
              <w:rPr>
                <w:lang w:val="en-US"/>
              </w:rPr>
              <w:t>DOW</w:t>
            </w:r>
            <w:commentRangeEnd w:id="1"/>
            <w:r w:rsidR="002A68E6">
              <w:rPr>
                <w:rStyle w:val="CommentReference"/>
              </w:rPr>
              <w:commentReference w:id="1"/>
            </w:r>
            <w:commentRangeEnd w:id="2"/>
            <w:r w:rsidR="001107B0">
              <w:rPr>
                <w:rStyle w:val="CommentReference"/>
              </w:rPr>
              <w:commentReference w:id="2"/>
            </w:r>
          </w:p>
        </w:tc>
        <w:tc>
          <w:tcPr>
            <w:tcW w:w="1502" w:type="dxa"/>
          </w:tcPr>
          <w:p w14:paraId="14711036" w14:textId="1E1B2FAB" w:rsidR="00844339" w:rsidRDefault="00844339" w:rsidP="00AA16BE">
            <w:pPr>
              <w:rPr>
                <w:lang w:val="en-US"/>
              </w:rPr>
            </w:pPr>
            <w:r>
              <w:rPr>
                <w:lang w:val="en-US"/>
              </w:rPr>
              <w:t>Year</w:t>
            </w:r>
          </w:p>
        </w:tc>
        <w:tc>
          <w:tcPr>
            <w:tcW w:w="1502" w:type="dxa"/>
          </w:tcPr>
          <w:p w14:paraId="50879A7E" w14:textId="0B5CB403" w:rsidR="00844339" w:rsidRDefault="00844339" w:rsidP="00AA16BE">
            <w:pPr>
              <w:rPr>
                <w:lang w:val="en-US"/>
              </w:rPr>
            </w:pPr>
            <w:r>
              <w:rPr>
                <w:lang w:val="en-US"/>
              </w:rPr>
              <w:t># cases</w:t>
            </w:r>
          </w:p>
        </w:tc>
        <w:tc>
          <w:tcPr>
            <w:tcW w:w="1502" w:type="dxa"/>
          </w:tcPr>
          <w:p w14:paraId="7D3EBA6C" w14:textId="298568B6" w:rsidR="00844339" w:rsidRDefault="00844339" w:rsidP="00AA16BE">
            <w:pPr>
              <w:rPr>
                <w:lang w:val="en-US"/>
              </w:rPr>
            </w:pPr>
            <w:r>
              <w:rPr>
                <w:lang w:val="en-US"/>
              </w:rPr>
              <w:t>Event?</w:t>
            </w:r>
          </w:p>
        </w:tc>
      </w:tr>
      <w:tr w:rsidR="00844339" w14:paraId="34A9ABBF" w14:textId="77777777" w:rsidTr="00844339">
        <w:tc>
          <w:tcPr>
            <w:tcW w:w="1501" w:type="dxa"/>
          </w:tcPr>
          <w:p w14:paraId="34638186" w14:textId="77777777" w:rsidR="00844339" w:rsidRDefault="00844339" w:rsidP="00AA16BE">
            <w:pPr>
              <w:rPr>
                <w:lang w:val="en-US"/>
              </w:rPr>
            </w:pPr>
          </w:p>
        </w:tc>
        <w:tc>
          <w:tcPr>
            <w:tcW w:w="1501" w:type="dxa"/>
          </w:tcPr>
          <w:p w14:paraId="686CBA35" w14:textId="2C9642C7" w:rsidR="00844339" w:rsidRDefault="00576EF2" w:rsidP="00AA16BE">
            <w:pPr>
              <w:rPr>
                <w:lang w:val="en-US"/>
              </w:rPr>
            </w:pPr>
            <w:r>
              <w:rPr>
                <w:lang w:val="en-US"/>
              </w:rPr>
              <w:t>First date of da</w:t>
            </w:r>
            <w:r w:rsidR="00E64228">
              <w:rPr>
                <w:lang w:val="en-US"/>
              </w:rPr>
              <w:t>ta, to…</w:t>
            </w:r>
          </w:p>
        </w:tc>
        <w:tc>
          <w:tcPr>
            <w:tcW w:w="1502" w:type="dxa"/>
          </w:tcPr>
          <w:p w14:paraId="2E307CDD" w14:textId="77777777" w:rsidR="00844339" w:rsidRDefault="00844339" w:rsidP="00AA16BE">
            <w:pPr>
              <w:rPr>
                <w:lang w:val="en-US"/>
              </w:rPr>
            </w:pPr>
          </w:p>
        </w:tc>
        <w:tc>
          <w:tcPr>
            <w:tcW w:w="1502" w:type="dxa"/>
          </w:tcPr>
          <w:p w14:paraId="1532FC8F" w14:textId="77777777" w:rsidR="00844339" w:rsidRDefault="00844339" w:rsidP="00AA16BE">
            <w:pPr>
              <w:rPr>
                <w:lang w:val="en-US"/>
              </w:rPr>
            </w:pPr>
          </w:p>
        </w:tc>
        <w:tc>
          <w:tcPr>
            <w:tcW w:w="1502" w:type="dxa"/>
          </w:tcPr>
          <w:p w14:paraId="600FBE5B" w14:textId="77777777" w:rsidR="00844339" w:rsidRDefault="00844339" w:rsidP="00AA16BE">
            <w:pPr>
              <w:rPr>
                <w:lang w:val="en-US"/>
              </w:rPr>
            </w:pPr>
          </w:p>
        </w:tc>
        <w:tc>
          <w:tcPr>
            <w:tcW w:w="1502" w:type="dxa"/>
          </w:tcPr>
          <w:p w14:paraId="5706A30A" w14:textId="1CCF33D6" w:rsidR="00844339" w:rsidRDefault="00844339" w:rsidP="00AA16BE">
            <w:pPr>
              <w:rPr>
                <w:lang w:val="en-US"/>
              </w:rPr>
            </w:pPr>
          </w:p>
        </w:tc>
      </w:tr>
      <w:tr w:rsidR="00844339" w14:paraId="5DD915DC" w14:textId="77777777" w:rsidTr="00844339">
        <w:tc>
          <w:tcPr>
            <w:tcW w:w="1501" w:type="dxa"/>
          </w:tcPr>
          <w:p w14:paraId="6C2E948D" w14:textId="77777777" w:rsidR="00844339" w:rsidRDefault="00844339" w:rsidP="00AA16BE">
            <w:pPr>
              <w:rPr>
                <w:lang w:val="en-US"/>
              </w:rPr>
            </w:pPr>
          </w:p>
        </w:tc>
        <w:tc>
          <w:tcPr>
            <w:tcW w:w="1501" w:type="dxa"/>
          </w:tcPr>
          <w:p w14:paraId="5205E114" w14:textId="1D32BD27" w:rsidR="00844339" w:rsidRDefault="00576EF2" w:rsidP="00AA16BE">
            <w:pPr>
              <w:rPr>
                <w:lang w:val="en-US"/>
              </w:rPr>
            </w:pPr>
            <w:r>
              <w:rPr>
                <w:lang w:val="en-US"/>
              </w:rPr>
              <w:t>Last date of data</w:t>
            </w:r>
          </w:p>
        </w:tc>
        <w:tc>
          <w:tcPr>
            <w:tcW w:w="1502" w:type="dxa"/>
          </w:tcPr>
          <w:p w14:paraId="46989FD8" w14:textId="77777777" w:rsidR="00844339" w:rsidRDefault="00844339" w:rsidP="00AA16BE">
            <w:pPr>
              <w:rPr>
                <w:lang w:val="en-US"/>
              </w:rPr>
            </w:pPr>
          </w:p>
        </w:tc>
        <w:tc>
          <w:tcPr>
            <w:tcW w:w="1502" w:type="dxa"/>
          </w:tcPr>
          <w:p w14:paraId="68390AAA" w14:textId="77777777" w:rsidR="00844339" w:rsidRDefault="00844339" w:rsidP="00AA16BE">
            <w:pPr>
              <w:rPr>
                <w:lang w:val="en-US"/>
              </w:rPr>
            </w:pPr>
          </w:p>
        </w:tc>
        <w:tc>
          <w:tcPr>
            <w:tcW w:w="1502" w:type="dxa"/>
          </w:tcPr>
          <w:p w14:paraId="6F5B1CDB" w14:textId="77777777" w:rsidR="00844339" w:rsidRDefault="00844339" w:rsidP="00AA16BE">
            <w:pPr>
              <w:rPr>
                <w:lang w:val="en-US"/>
              </w:rPr>
            </w:pPr>
          </w:p>
        </w:tc>
        <w:tc>
          <w:tcPr>
            <w:tcW w:w="1502" w:type="dxa"/>
          </w:tcPr>
          <w:p w14:paraId="156EFC7D" w14:textId="77777777" w:rsidR="00844339" w:rsidRDefault="00844339" w:rsidP="00AA16BE">
            <w:pPr>
              <w:rPr>
                <w:lang w:val="en-US"/>
              </w:rPr>
            </w:pPr>
          </w:p>
        </w:tc>
      </w:tr>
    </w:tbl>
    <w:p w14:paraId="727FA0CC" w14:textId="5C631434" w:rsidR="00844339" w:rsidRDefault="00844339" w:rsidP="00AA16BE">
      <w:pPr>
        <w:rPr>
          <w:lang w:val="en-US"/>
        </w:rPr>
      </w:pPr>
    </w:p>
    <w:p w14:paraId="600AFCBC" w14:textId="7F3CD5A1" w:rsidR="006D103E" w:rsidRDefault="006D103E" w:rsidP="006D103E">
      <w:pPr>
        <w:pStyle w:val="ListParagraph"/>
        <w:numPr>
          <w:ilvl w:val="0"/>
          <w:numId w:val="4"/>
        </w:numPr>
        <w:rPr>
          <w:lang w:val="en-US"/>
        </w:rPr>
      </w:pPr>
      <w:r>
        <w:rPr>
          <w:lang w:val="en-US"/>
        </w:rPr>
        <w:t>Lag</w:t>
      </w:r>
    </w:p>
    <w:p w14:paraId="5BDC7999" w14:textId="57BFD1F8" w:rsidR="006D103E" w:rsidRDefault="006D103E" w:rsidP="006D103E">
      <w:pPr>
        <w:rPr>
          <w:lang w:val="en-US"/>
        </w:rPr>
      </w:pPr>
    </w:p>
    <w:p w14:paraId="74E6F08E" w14:textId="6A84EBC5" w:rsidR="006D103E" w:rsidRPr="006D103E" w:rsidRDefault="006D103E" w:rsidP="006D103E">
      <w:pPr>
        <w:pStyle w:val="ListParagraph"/>
        <w:numPr>
          <w:ilvl w:val="0"/>
          <w:numId w:val="7"/>
        </w:numPr>
        <w:rPr>
          <w:lang w:val="en-US"/>
        </w:rPr>
      </w:pPr>
      <w:r w:rsidRPr="006D103E">
        <w:rPr>
          <w:lang w:val="en-US"/>
        </w:rPr>
        <w:t>Lag will be +-7 days</w:t>
      </w:r>
    </w:p>
    <w:p w14:paraId="4BA7EDE2" w14:textId="3D5778B0" w:rsidR="006D103E" w:rsidRDefault="006D103E" w:rsidP="006D103E">
      <w:pPr>
        <w:pStyle w:val="ListParagraph"/>
        <w:numPr>
          <w:ilvl w:val="0"/>
          <w:numId w:val="7"/>
        </w:numPr>
        <w:rPr>
          <w:lang w:val="en-US"/>
        </w:rPr>
      </w:pPr>
      <w:r>
        <w:rPr>
          <w:lang w:val="en-US"/>
        </w:rPr>
        <w:t>Always match non-event day from the date of the event itself, not the lag</w:t>
      </w:r>
      <w:r w:rsidR="002A68E6">
        <w:rPr>
          <w:lang w:val="en-US"/>
        </w:rPr>
        <w:t xml:space="preserve"> and then identify and grab lag days for each</w:t>
      </w:r>
    </w:p>
    <w:p w14:paraId="1A2CC782" w14:textId="497163FD" w:rsidR="006D103E" w:rsidRPr="00B0223C" w:rsidRDefault="006D103E" w:rsidP="00AA16BE">
      <w:pPr>
        <w:pStyle w:val="ListParagraph"/>
        <w:numPr>
          <w:ilvl w:val="0"/>
          <w:numId w:val="7"/>
        </w:numPr>
        <w:rPr>
          <w:lang w:val="en-US"/>
        </w:rPr>
      </w:pPr>
      <w:r>
        <w:rPr>
          <w:lang w:val="en-US"/>
        </w:rPr>
        <w:t xml:space="preserve">Match from day of event in particular year to other equivalent day and month in particular </w:t>
      </w:r>
      <w:r w:rsidR="00DA3E62">
        <w:rPr>
          <w:lang w:val="en-US"/>
        </w:rPr>
        <w:t>year</w:t>
      </w:r>
      <w:r w:rsidR="00972B81">
        <w:rPr>
          <w:lang w:val="en-US"/>
        </w:rPr>
        <w:t xml:space="preserve"> (</w:t>
      </w:r>
      <w:r w:rsidR="00DA3E62">
        <w:rPr>
          <w:lang w:val="en-US"/>
        </w:rPr>
        <w:t>only if it is not an event day and only if no event has occurred in this county in the entire period that year preceding the date</w:t>
      </w:r>
      <w:r w:rsidR="00972B81">
        <w:rPr>
          <w:lang w:val="en-US"/>
        </w:rPr>
        <w:t>)</w:t>
      </w:r>
    </w:p>
    <w:p w14:paraId="53802BE3" w14:textId="77777777" w:rsidR="006D103E" w:rsidRPr="00AA16BE" w:rsidRDefault="006D103E" w:rsidP="00AA16BE">
      <w:pPr>
        <w:rPr>
          <w:lang w:val="en-US"/>
        </w:rPr>
      </w:pPr>
    </w:p>
    <w:p w14:paraId="100EBE39" w14:textId="668D6F47" w:rsidR="009E2531" w:rsidRDefault="00673AA3" w:rsidP="00673AA3">
      <w:pPr>
        <w:pStyle w:val="ListParagraph"/>
        <w:numPr>
          <w:ilvl w:val="0"/>
          <w:numId w:val="4"/>
        </w:numPr>
        <w:rPr>
          <w:lang w:val="en-US"/>
        </w:rPr>
      </w:pPr>
      <w:r>
        <w:rPr>
          <w:lang w:val="en-US"/>
        </w:rPr>
        <w:t>Stratified dataset (smaller file)</w:t>
      </w:r>
    </w:p>
    <w:p w14:paraId="5AF2F44C" w14:textId="2DCF3189" w:rsidR="00297F03" w:rsidRDefault="00297F03" w:rsidP="00297F03">
      <w:pPr>
        <w:rPr>
          <w:lang w:val="en-US"/>
        </w:rPr>
      </w:pPr>
    </w:p>
    <w:p w14:paraId="00AC19EF" w14:textId="0B209CF7" w:rsidR="00297F03" w:rsidRDefault="004F6F6B" w:rsidP="00297F03">
      <w:pPr>
        <w:rPr>
          <w:lang w:val="en-US"/>
        </w:rPr>
      </w:pPr>
      <w:r>
        <w:rPr>
          <w:lang w:val="en-US"/>
        </w:rPr>
        <w:t>By each CSS cause, s</w:t>
      </w:r>
      <w:r w:rsidR="00297F03">
        <w:rPr>
          <w:lang w:val="en-US"/>
        </w:rPr>
        <w:t>ame as above dataset but only by event and matched non-event day</w:t>
      </w:r>
      <w:r w:rsidR="00B0223C">
        <w:rPr>
          <w:lang w:val="en-US"/>
        </w:rPr>
        <w:t>:</w:t>
      </w:r>
    </w:p>
    <w:p w14:paraId="478BA63D" w14:textId="77777777" w:rsidR="00B0223C" w:rsidRDefault="00B0223C" w:rsidP="00297F03">
      <w:pPr>
        <w:rPr>
          <w:lang w:val="en-US"/>
        </w:rPr>
      </w:pPr>
    </w:p>
    <w:tbl>
      <w:tblPr>
        <w:tblStyle w:val="TableGrid"/>
        <w:tblW w:w="0" w:type="auto"/>
        <w:tblLook w:val="04A0" w:firstRow="1" w:lastRow="0" w:firstColumn="1" w:lastColumn="0" w:noHBand="0" w:noVBand="1"/>
      </w:tblPr>
      <w:tblGrid>
        <w:gridCol w:w="1501"/>
        <w:gridCol w:w="1501"/>
        <w:gridCol w:w="1502"/>
        <w:gridCol w:w="1502"/>
        <w:gridCol w:w="1502"/>
        <w:gridCol w:w="1502"/>
      </w:tblGrid>
      <w:tr w:rsidR="00B0223C" w14:paraId="4F18E18D" w14:textId="77777777" w:rsidTr="008C2999">
        <w:tc>
          <w:tcPr>
            <w:tcW w:w="1501" w:type="dxa"/>
          </w:tcPr>
          <w:p w14:paraId="4DA64FA7" w14:textId="77777777" w:rsidR="00B0223C" w:rsidRDefault="00B0223C" w:rsidP="008C2999">
            <w:pPr>
              <w:rPr>
                <w:lang w:val="en-US"/>
              </w:rPr>
            </w:pPr>
            <w:r>
              <w:rPr>
                <w:lang w:val="en-US"/>
              </w:rPr>
              <w:t>County</w:t>
            </w:r>
          </w:p>
        </w:tc>
        <w:tc>
          <w:tcPr>
            <w:tcW w:w="1501" w:type="dxa"/>
          </w:tcPr>
          <w:p w14:paraId="004A935D" w14:textId="77777777" w:rsidR="00B0223C" w:rsidRDefault="00B0223C" w:rsidP="008C2999">
            <w:pPr>
              <w:rPr>
                <w:lang w:val="en-US"/>
              </w:rPr>
            </w:pPr>
            <w:r>
              <w:rPr>
                <w:lang w:val="en-US"/>
              </w:rPr>
              <w:t>Date</w:t>
            </w:r>
          </w:p>
        </w:tc>
        <w:tc>
          <w:tcPr>
            <w:tcW w:w="1502" w:type="dxa"/>
          </w:tcPr>
          <w:p w14:paraId="4803F428" w14:textId="77777777" w:rsidR="00B0223C" w:rsidRDefault="00B0223C" w:rsidP="008C2999">
            <w:pPr>
              <w:rPr>
                <w:lang w:val="en-US"/>
              </w:rPr>
            </w:pPr>
            <w:r>
              <w:rPr>
                <w:lang w:val="en-US"/>
              </w:rPr>
              <w:t>DOW</w:t>
            </w:r>
          </w:p>
        </w:tc>
        <w:tc>
          <w:tcPr>
            <w:tcW w:w="1502" w:type="dxa"/>
          </w:tcPr>
          <w:p w14:paraId="5ABA842A" w14:textId="77777777" w:rsidR="00B0223C" w:rsidRDefault="00B0223C" w:rsidP="008C2999">
            <w:pPr>
              <w:rPr>
                <w:lang w:val="en-US"/>
              </w:rPr>
            </w:pPr>
            <w:r>
              <w:rPr>
                <w:lang w:val="en-US"/>
              </w:rPr>
              <w:t>Year</w:t>
            </w:r>
          </w:p>
        </w:tc>
        <w:tc>
          <w:tcPr>
            <w:tcW w:w="1502" w:type="dxa"/>
          </w:tcPr>
          <w:p w14:paraId="406D1B1F" w14:textId="77777777" w:rsidR="00B0223C" w:rsidRDefault="00B0223C" w:rsidP="008C2999">
            <w:pPr>
              <w:rPr>
                <w:lang w:val="en-US"/>
              </w:rPr>
            </w:pPr>
            <w:r>
              <w:rPr>
                <w:lang w:val="en-US"/>
              </w:rPr>
              <w:t># cases</w:t>
            </w:r>
          </w:p>
        </w:tc>
        <w:tc>
          <w:tcPr>
            <w:tcW w:w="1502" w:type="dxa"/>
          </w:tcPr>
          <w:p w14:paraId="34B64243" w14:textId="77777777" w:rsidR="00B0223C" w:rsidRDefault="00B0223C" w:rsidP="008C2999">
            <w:pPr>
              <w:rPr>
                <w:lang w:val="en-US"/>
              </w:rPr>
            </w:pPr>
            <w:r>
              <w:rPr>
                <w:lang w:val="en-US"/>
              </w:rPr>
              <w:t>Event?</w:t>
            </w:r>
          </w:p>
        </w:tc>
      </w:tr>
      <w:tr w:rsidR="008909D6" w14:paraId="2A4BFEB8" w14:textId="77777777" w:rsidTr="00B0223C">
        <w:trPr>
          <w:trHeight w:val="549"/>
        </w:trPr>
        <w:tc>
          <w:tcPr>
            <w:tcW w:w="1501" w:type="dxa"/>
          </w:tcPr>
          <w:p w14:paraId="0891B691" w14:textId="77777777" w:rsidR="008909D6" w:rsidRDefault="008909D6" w:rsidP="008C2999">
            <w:pPr>
              <w:rPr>
                <w:lang w:val="en-US"/>
              </w:rPr>
            </w:pPr>
          </w:p>
        </w:tc>
        <w:tc>
          <w:tcPr>
            <w:tcW w:w="1501" w:type="dxa"/>
            <w:vMerge w:val="restart"/>
          </w:tcPr>
          <w:p w14:paraId="59159212" w14:textId="731A0174" w:rsidR="008909D6" w:rsidRDefault="008909D6" w:rsidP="008C2999">
            <w:pPr>
              <w:rPr>
                <w:lang w:val="en-US"/>
              </w:rPr>
            </w:pPr>
            <w:r>
              <w:rPr>
                <w:lang w:val="en-US"/>
              </w:rPr>
              <w:t>Only event days +- lag and matched non-event days</w:t>
            </w:r>
          </w:p>
        </w:tc>
        <w:tc>
          <w:tcPr>
            <w:tcW w:w="1502" w:type="dxa"/>
          </w:tcPr>
          <w:p w14:paraId="2B919BA0" w14:textId="77777777" w:rsidR="008909D6" w:rsidRDefault="008909D6" w:rsidP="008C2999">
            <w:pPr>
              <w:rPr>
                <w:lang w:val="en-US"/>
              </w:rPr>
            </w:pPr>
          </w:p>
        </w:tc>
        <w:tc>
          <w:tcPr>
            <w:tcW w:w="1502" w:type="dxa"/>
          </w:tcPr>
          <w:p w14:paraId="0C0C0FDC" w14:textId="77777777" w:rsidR="008909D6" w:rsidRDefault="008909D6" w:rsidP="008C2999">
            <w:pPr>
              <w:rPr>
                <w:lang w:val="en-US"/>
              </w:rPr>
            </w:pPr>
          </w:p>
        </w:tc>
        <w:tc>
          <w:tcPr>
            <w:tcW w:w="1502" w:type="dxa"/>
          </w:tcPr>
          <w:p w14:paraId="45C93061" w14:textId="77777777" w:rsidR="008909D6" w:rsidRDefault="008909D6" w:rsidP="008C2999">
            <w:pPr>
              <w:rPr>
                <w:lang w:val="en-US"/>
              </w:rPr>
            </w:pPr>
          </w:p>
        </w:tc>
        <w:tc>
          <w:tcPr>
            <w:tcW w:w="1502" w:type="dxa"/>
            <w:vMerge w:val="restart"/>
          </w:tcPr>
          <w:p w14:paraId="5251E1B0" w14:textId="190334B8" w:rsidR="008909D6" w:rsidRDefault="008909D6" w:rsidP="008C2999">
            <w:pPr>
              <w:rPr>
                <w:lang w:val="en-US"/>
              </w:rPr>
            </w:pPr>
            <w:r>
              <w:rPr>
                <w:lang w:val="en-US"/>
              </w:rPr>
              <w:t xml:space="preserve">Y N alternating </w:t>
            </w:r>
          </w:p>
        </w:tc>
      </w:tr>
      <w:tr w:rsidR="008909D6" w14:paraId="1A506E95" w14:textId="77777777" w:rsidTr="008C2999">
        <w:tc>
          <w:tcPr>
            <w:tcW w:w="1501" w:type="dxa"/>
          </w:tcPr>
          <w:p w14:paraId="4077B442" w14:textId="77777777" w:rsidR="008909D6" w:rsidRDefault="008909D6" w:rsidP="008C2999">
            <w:pPr>
              <w:rPr>
                <w:lang w:val="en-US"/>
              </w:rPr>
            </w:pPr>
          </w:p>
        </w:tc>
        <w:tc>
          <w:tcPr>
            <w:tcW w:w="1501" w:type="dxa"/>
            <w:vMerge/>
          </w:tcPr>
          <w:p w14:paraId="4B4B1288" w14:textId="127A5539" w:rsidR="008909D6" w:rsidRDefault="008909D6" w:rsidP="008C2999">
            <w:pPr>
              <w:rPr>
                <w:lang w:val="en-US"/>
              </w:rPr>
            </w:pPr>
          </w:p>
        </w:tc>
        <w:tc>
          <w:tcPr>
            <w:tcW w:w="1502" w:type="dxa"/>
          </w:tcPr>
          <w:p w14:paraId="1A12BAFC" w14:textId="77777777" w:rsidR="008909D6" w:rsidRDefault="008909D6" w:rsidP="008C2999">
            <w:pPr>
              <w:rPr>
                <w:lang w:val="en-US"/>
              </w:rPr>
            </w:pPr>
          </w:p>
        </w:tc>
        <w:tc>
          <w:tcPr>
            <w:tcW w:w="1502" w:type="dxa"/>
          </w:tcPr>
          <w:p w14:paraId="5B9C0546" w14:textId="77777777" w:rsidR="008909D6" w:rsidRDefault="008909D6" w:rsidP="008C2999">
            <w:pPr>
              <w:rPr>
                <w:lang w:val="en-US"/>
              </w:rPr>
            </w:pPr>
          </w:p>
        </w:tc>
        <w:tc>
          <w:tcPr>
            <w:tcW w:w="1502" w:type="dxa"/>
          </w:tcPr>
          <w:p w14:paraId="0B834352" w14:textId="77777777" w:rsidR="008909D6" w:rsidRDefault="008909D6" w:rsidP="008C2999">
            <w:pPr>
              <w:rPr>
                <w:lang w:val="en-US"/>
              </w:rPr>
            </w:pPr>
          </w:p>
        </w:tc>
        <w:tc>
          <w:tcPr>
            <w:tcW w:w="1502" w:type="dxa"/>
            <w:vMerge/>
          </w:tcPr>
          <w:p w14:paraId="45BA620D" w14:textId="77777777" w:rsidR="008909D6" w:rsidRDefault="008909D6" w:rsidP="008C2999">
            <w:pPr>
              <w:rPr>
                <w:lang w:val="en-US"/>
              </w:rPr>
            </w:pPr>
          </w:p>
        </w:tc>
      </w:tr>
    </w:tbl>
    <w:p w14:paraId="08CE9762" w14:textId="5710AD0D" w:rsidR="00B0223C" w:rsidRDefault="00B0223C" w:rsidP="00297F03">
      <w:pPr>
        <w:rPr>
          <w:lang w:val="en-US"/>
        </w:rPr>
      </w:pPr>
    </w:p>
    <w:p w14:paraId="06FB8C18" w14:textId="0EEEE254" w:rsidR="00A502E6" w:rsidRDefault="00A502E6" w:rsidP="00297F03">
      <w:pPr>
        <w:rPr>
          <w:ins w:id="3" w:author="Robbie Parks" w:date="2019-12-05T09:31:00Z"/>
          <w:u w:val="single"/>
          <w:lang w:val="en-US"/>
        </w:rPr>
      </w:pPr>
      <w:del w:id="4" w:author="Robbie Parks" w:date="2019-12-05T09:26:00Z">
        <w:r w:rsidRPr="00A502E6" w:rsidDel="00147091">
          <w:rPr>
            <w:u w:val="single"/>
            <w:lang w:val="en-US"/>
          </w:rPr>
          <w:delText>Questions</w:delText>
        </w:r>
      </w:del>
      <w:ins w:id="5" w:author="Robbie Parks" w:date="2019-12-05T09:26:00Z">
        <w:r w:rsidR="00147091">
          <w:rPr>
            <w:u w:val="single"/>
            <w:lang w:val="en-US"/>
          </w:rPr>
          <w:t>Potential modifiers</w:t>
        </w:r>
      </w:ins>
    </w:p>
    <w:p w14:paraId="7D6D5E4B" w14:textId="67C762C6" w:rsidR="00D773B4" w:rsidRDefault="00D773B4" w:rsidP="00297F03">
      <w:pPr>
        <w:rPr>
          <w:ins w:id="6" w:author="Robbie Parks" w:date="2019-12-05T09:31:00Z"/>
          <w:u w:val="single"/>
          <w:lang w:val="en-US"/>
        </w:rPr>
      </w:pPr>
    </w:p>
    <w:p w14:paraId="672525C3" w14:textId="58092221" w:rsidR="00D773B4" w:rsidRPr="00D773B4" w:rsidRDefault="00D773B4" w:rsidP="00CC17DF">
      <w:pPr>
        <w:jc w:val="both"/>
        <w:rPr>
          <w:lang w:val="en-US"/>
          <w:rPrChange w:id="7" w:author="Robbie Parks" w:date="2019-12-05T09:32:00Z">
            <w:rPr>
              <w:u w:val="single"/>
              <w:lang w:val="en-US"/>
            </w:rPr>
          </w:rPrChange>
        </w:rPr>
        <w:pPrChange w:id="8" w:author="Robbie Parks" w:date="2019-12-05T09:32:00Z">
          <w:pPr/>
        </w:pPrChange>
      </w:pPr>
      <w:ins w:id="9" w:author="Robbie Parks" w:date="2019-12-05T09:32:00Z">
        <w:r w:rsidRPr="00D773B4">
          <w:rPr>
            <w:lang w:val="en-US"/>
            <w:rPrChange w:id="10" w:author="Robbie Parks" w:date="2019-12-05T09:32:00Z">
              <w:rPr>
                <w:u w:val="single"/>
                <w:lang w:val="en-US"/>
              </w:rPr>
            </w:rPrChange>
          </w:rPr>
          <w:t>Individual</w:t>
        </w:r>
      </w:ins>
    </w:p>
    <w:p w14:paraId="03AA26E8" w14:textId="31A33593" w:rsidR="00A502E6" w:rsidRDefault="00A502E6" w:rsidP="00CC17DF">
      <w:pPr>
        <w:jc w:val="both"/>
        <w:rPr>
          <w:u w:val="single"/>
          <w:lang w:val="en-US"/>
        </w:rPr>
        <w:pPrChange w:id="11" w:author="Robbie Parks" w:date="2019-12-05T09:32:00Z">
          <w:pPr/>
        </w:pPrChange>
      </w:pPr>
    </w:p>
    <w:p w14:paraId="5D4B1115" w14:textId="7B0D8C33" w:rsidR="00A502E6" w:rsidRPr="00EB56A9" w:rsidRDefault="00A502E6" w:rsidP="00CC17DF">
      <w:pPr>
        <w:pStyle w:val="ListParagraph"/>
        <w:numPr>
          <w:ilvl w:val="0"/>
          <w:numId w:val="7"/>
        </w:numPr>
        <w:jc w:val="both"/>
        <w:rPr>
          <w:ins w:id="12" w:author="Robbie Parks" w:date="2019-12-05T09:22:00Z"/>
          <w:u w:val="single"/>
          <w:lang w:val="en-US"/>
          <w:rPrChange w:id="13" w:author="Robbie Parks" w:date="2019-12-05T09:22:00Z">
            <w:rPr>
              <w:ins w:id="14" w:author="Robbie Parks" w:date="2019-12-05T09:22:00Z"/>
              <w:lang w:val="en-US"/>
            </w:rPr>
          </w:rPrChange>
        </w:rPr>
        <w:pPrChange w:id="15" w:author="Robbie Parks" w:date="2019-12-05T09:32:00Z">
          <w:pPr>
            <w:pStyle w:val="ListParagraph"/>
            <w:numPr>
              <w:numId w:val="7"/>
            </w:numPr>
            <w:ind w:hanging="360"/>
          </w:pPr>
        </w:pPrChange>
      </w:pPr>
      <w:del w:id="16" w:author="Robbie Parks" w:date="2019-12-05T09:26:00Z">
        <w:r w:rsidDel="00262E1E">
          <w:rPr>
            <w:lang w:val="en-US"/>
          </w:rPr>
          <w:delText xml:space="preserve">By </w:delText>
        </w:r>
      </w:del>
      <w:ins w:id="17" w:author="mak" w:date="2019-12-05T01:15:00Z">
        <w:r w:rsidR="001E1A7B">
          <w:rPr>
            <w:lang w:val="en-US"/>
          </w:rPr>
          <w:t>sex</w:t>
        </w:r>
      </w:ins>
      <w:del w:id="18" w:author="Robbie Parks" w:date="2019-12-05T09:22:00Z">
        <w:r w:rsidDel="00EB56A9">
          <w:rPr>
            <w:lang w:val="en-US"/>
          </w:rPr>
          <w:delText>?</w:delText>
        </w:r>
      </w:del>
    </w:p>
    <w:p w14:paraId="51C871E5" w14:textId="1C11D31E" w:rsidR="00EB56A9" w:rsidRPr="00EB56A9" w:rsidRDefault="00EB56A9" w:rsidP="00CC17DF">
      <w:pPr>
        <w:pStyle w:val="ListParagraph"/>
        <w:numPr>
          <w:ilvl w:val="0"/>
          <w:numId w:val="7"/>
        </w:numPr>
        <w:jc w:val="both"/>
        <w:rPr>
          <w:ins w:id="19" w:author="Robbie Parks" w:date="2019-12-05T09:22:00Z"/>
          <w:u w:val="single"/>
          <w:lang w:val="en-US"/>
          <w:rPrChange w:id="20" w:author="Robbie Parks" w:date="2019-12-05T09:22:00Z">
            <w:rPr>
              <w:ins w:id="21" w:author="Robbie Parks" w:date="2019-12-05T09:22:00Z"/>
              <w:lang w:val="en-US"/>
            </w:rPr>
          </w:rPrChange>
        </w:rPr>
        <w:pPrChange w:id="22" w:author="Robbie Parks" w:date="2019-12-05T09:32:00Z">
          <w:pPr>
            <w:pStyle w:val="ListParagraph"/>
            <w:numPr>
              <w:numId w:val="7"/>
            </w:numPr>
            <w:ind w:hanging="360"/>
          </w:pPr>
        </w:pPrChange>
      </w:pPr>
      <w:ins w:id="23" w:author="Robbie Parks" w:date="2019-12-05T09:22:00Z">
        <w:r>
          <w:rPr>
            <w:lang w:val="en-US"/>
          </w:rPr>
          <w:t>ethnicity</w:t>
        </w:r>
      </w:ins>
    </w:p>
    <w:p w14:paraId="1E5F425E" w14:textId="716F2334" w:rsidR="00EB56A9" w:rsidRDefault="00EB56A9" w:rsidP="00CC17DF">
      <w:pPr>
        <w:pStyle w:val="ListParagraph"/>
        <w:numPr>
          <w:ilvl w:val="0"/>
          <w:numId w:val="7"/>
        </w:numPr>
        <w:jc w:val="both"/>
        <w:rPr>
          <w:ins w:id="24" w:author="Robbie Parks" w:date="2019-12-05T09:32:00Z"/>
          <w:u w:val="single"/>
          <w:lang w:val="en-US"/>
        </w:rPr>
        <w:pPrChange w:id="25" w:author="Robbie Parks" w:date="2019-12-05T09:32:00Z">
          <w:pPr>
            <w:pStyle w:val="ListParagraph"/>
            <w:numPr>
              <w:numId w:val="7"/>
            </w:numPr>
            <w:ind w:hanging="360"/>
          </w:pPr>
        </w:pPrChange>
      </w:pPr>
      <w:ins w:id="26" w:author="Robbie Parks" w:date="2019-12-05T09:22:00Z">
        <w:r>
          <w:rPr>
            <w:u w:val="single"/>
            <w:lang w:val="en-US"/>
          </w:rPr>
          <w:t>age (old</w:t>
        </w:r>
        <w:r w:rsidR="00F47B61">
          <w:rPr>
            <w:u w:val="single"/>
            <w:lang w:val="en-US"/>
          </w:rPr>
          <w:t xml:space="preserve"> (65-74)</w:t>
        </w:r>
        <w:r>
          <w:rPr>
            <w:u w:val="single"/>
            <w:lang w:val="en-US"/>
          </w:rPr>
          <w:t>, older</w:t>
        </w:r>
        <w:r w:rsidR="00F47B61">
          <w:rPr>
            <w:u w:val="single"/>
            <w:lang w:val="en-US"/>
          </w:rPr>
          <w:t xml:space="preserve"> (75-84)</w:t>
        </w:r>
        <w:r>
          <w:rPr>
            <w:u w:val="single"/>
            <w:lang w:val="en-US"/>
          </w:rPr>
          <w:t>, super old</w:t>
        </w:r>
      </w:ins>
      <w:ins w:id="27" w:author="Robbie Parks" w:date="2019-12-05T09:23:00Z">
        <w:r w:rsidR="00F47B61">
          <w:rPr>
            <w:u w:val="single"/>
            <w:lang w:val="en-US"/>
          </w:rPr>
          <w:t xml:space="preserve"> (85+)</w:t>
        </w:r>
      </w:ins>
    </w:p>
    <w:p w14:paraId="4FA66C37" w14:textId="57FC5265" w:rsidR="00D773B4" w:rsidRDefault="00D773B4" w:rsidP="00CC17DF">
      <w:pPr>
        <w:jc w:val="both"/>
        <w:rPr>
          <w:ins w:id="28" w:author="Robbie Parks" w:date="2019-12-05T09:32:00Z"/>
          <w:u w:val="single"/>
          <w:lang w:val="en-US"/>
        </w:rPr>
        <w:pPrChange w:id="29" w:author="Robbie Parks" w:date="2019-12-05T09:32:00Z">
          <w:pPr/>
        </w:pPrChange>
      </w:pPr>
    </w:p>
    <w:p w14:paraId="05F1C3FD" w14:textId="6B8CDAD4" w:rsidR="00D773B4" w:rsidRPr="00D773B4" w:rsidRDefault="00D773B4" w:rsidP="00CC17DF">
      <w:pPr>
        <w:jc w:val="both"/>
        <w:rPr>
          <w:ins w:id="30" w:author="Robbie Parks" w:date="2019-12-05T09:32:00Z"/>
          <w:lang w:val="en-US"/>
          <w:rPrChange w:id="31" w:author="Robbie Parks" w:date="2019-12-05T09:32:00Z">
            <w:rPr>
              <w:ins w:id="32" w:author="Robbie Parks" w:date="2019-12-05T09:32:00Z"/>
              <w:u w:val="single"/>
              <w:lang w:val="en-US"/>
            </w:rPr>
          </w:rPrChange>
        </w:rPr>
        <w:pPrChange w:id="33" w:author="Robbie Parks" w:date="2019-12-05T09:32:00Z">
          <w:pPr/>
        </w:pPrChange>
      </w:pPr>
      <w:ins w:id="34" w:author="Robbie Parks" w:date="2019-12-05T09:32:00Z">
        <w:r w:rsidRPr="00D773B4">
          <w:rPr>
            <w:lang w:val="en-US"/>
            <w:rPrChange w:id="35" w:author="Robbie Parks" w:date="2019-12-05T09:32:00Z">
              <w:rPr>
                <w:u w:val="single"/>
                <w:lang w:val="en-US"/>
              </w:rPr>
            </w:rPrChange>
          </w:rPr>
          <w:t>County</w:t>
        </w:r>
      </w:ins>
    </w:p>
    <w:p w14:paraId="2259C560" w14:textId="77777777" w:rsidR="00D773B4" w:rsidRPr="00D773B4" w:rsidRDefault="00D773B4" w:rsidP="00CC17DF">
      <w:pPr>
        <w:jc w:val="both"/>
        <w:rPr>
          <w:u w:val="single"/>
          <w:lang w:val="en-US"/>
          <w:rPrChange w:id="36" w:author="Robbie Parks" w:date="2019-12-05T09:32:00Z">
            <w:rPr>
              <w:lang w:val="en-US"/>
            </w:rPr>
          </w:rPrChange>
        </w:rPr>
        <w:pPrChange w:id="37" w:author="Robbie Parks" w:date="2019-12-05T09:32:00Z">
          <w:pPr>
            <w:pStyle w:val="ListParagraph"/>
            <w:numPr>
              <w:numId w:val="7"/>
            </w:numPr>
            <w:ind w:hanging="360"/>
          </w:pPr>
        </w:pPrChange>
      </w:pPr>
    </w:p>
    <w:p w14:paraId="1786F91A" w14:textId="77777777" w:rsidR="00E4308C" w:rsidRPr="00E4308C" w:rsidRDefault="00E4308C" w:rsidP="00CC17DF">
      <w:pPr>
        <w:pStyle w:val="ListParagraph"/>
        <w:numPr>
          <w:ilvl w:val="0"/>
          <w:numId w:val="7"/>
        </w:numPr>
        <w:jc w:val="both"/>
        <w:rPr>
          <w:ins w:id="38" w:author="Robbie Parks" w:date="2019-12-05T09:25:00Z"/>
        </w:rPr>
        <w:pPrChange w:id="39" w:author="Robbie Parks" w:date="2019-12-05T09:32:00Z">
          <w:pPr>
            <w:pStyle w:val="ListParagraph"/>
            <w:numPr>
              <w:numId w:val="7"/>
            </w:numPr>
            <w:ind w:hanging="360"/>
          </w:pPr>
        </w:pPrChange>
      </w:pPr>
      <w:commentRangeStart w:id="40"/>
      <w:ins w:id="41" w:author="Robbie Parks" w:date="2019-12-05T09:25:00Z">
        <w:r w:rsidRPr="00E4308C">
          <w:t>Per capita income ($), adjusted for inflation using the year 2000 as a baseline, from the CA1 dataset from the Bureau of Economic Analysis (</w:t>
        </w:r>
        <w:r w:rsidRPr="00E4308C">
          <w:rPr>
            <w:u w:val="words"/>
          </w:rPr>
          <w:fldChar w:fldCharType="begin"/>
        </w:r>
        <w:r w:rsidRPr="00E4308C">
          <w:rPr>
            <w:u w:val="words"/>
          </w:rPr>
          <w:instrText xml:space="preserve"> HYPERLINK "https://apps.bea.gov/regional/downloadzip.cfm" </w:instrText>
        </w:r>
        <w:r w:rsidRPr="00E4308C">
          <w:rPr>
            <w:u w:val="words"/>
          </w:rPr>
          <w:fldChar w:fldCharType="separate"/>
        </w:r>
        <w:r w:rsidRPr="00E4308C">
          <w:rPr>
            <w:rStyle w:val="Hyperlink"/>
          </w:rPr>
          <w:t>https://apps.bea.gov/regional/downloadzip.cfm</w:t>
        </w:r>
        <w:r w:rsidRPr="00E4308C">
          <w:rPr>
            <w:lang w:val="en-US"/>
          </w:rPr>
          <w:fldChar w:fldCharType="end"/>
        </w:r>
        <w:r w:rsidRPr="00E4308C">
          <w:t>) (used as log-transformed).</w:t>
        </w:r>
      </w:ins>
    </w:p>
    <w:p w14:paraId="300F13D7" w14:textId="77777777" w:rsidR="00E4308C" w:rsidRPr="00E4308C" w:rsidRDefault="00E4308C" w:rsidP="00CC17DF">
      <w:pPr>
        <w:pStyle w:val="ListParagraph"/>
        <w:numPr>
          <w:ilvl w:val="0"/>
          <w:numId w:val="7"/>
        </w:numPr>
        <w:jc w:val="both"/>
        <w:rPr>
          <w:ins w:id="42" w:author="Robbie Parks" w:date="2019-12-05T09:25:00Z"/>
        </w:rPr>
        <w:pPrChange w:id="43" w:author="Robbie Parks" w:date="2019-12-05T09:32:00Z">
          <w:pPr>
            <w:pStyle w:val="ListParagraph"/>
            <w:numPr>
              <w:numId w:val="7"/>
            </w:numPr>
            <w:ind w:hanging="360"/>
          </w:pPr>
        </w:pPrChange>
      </w:pPr>
      <w:ins w:id="44" w:author="Robbie Parks" w:date="2019-12-05T09:25:00Z">
        <w:r w:rsidRPr="00E4308C">
          <w:lastRenderedPageBreak/>
          <w:t>Percentage of population whose family income is below the poverty threshold, from the US Census Bureau’s Small Area Income and Poverty Estimates dataset (</w:t>
        </w:r>
        <w:r w:rsidRPr="00E4308C">
          <w:rPr>
            <w:u w:val="words"/>
          </w:rPr>
          <w:fldChar w:fldCharType="begin"/>
        </w:r>
        <w:r w:rsidRPr="00E4308C">
          <w:rPr>
            <w:u w:val="words"/>
          </w:rPr>
          <w:instrText xml:space="preserve"> HYPERLINK "https://www.census.gov/programs-surveys/saipe/data/datasets.All.html" </w:instrText>
        </w:r>
        <w:r w:rsidRPr="00E4308C">
          <w:rPr>
            <w:u w:val="words"/>
          </w:rPr>
          <w:fldChar w:fldCharType="separate"/>
        </w:r>
        <w:r w:rsidRPr="00E4308C">
          <w:rPr>
            <w:rStyle w:val="Hyperlink"/>
          </w:rPr>
          <w:t>https://www.census.gov/programs-surveys/saipe/data/datasets.All.html</w:t>
        </w:r>
        <w:r w:rsidRPr="00E4308C">
          <w:rPr>
            <w:lang w:val="en-US"/>
          </w:rPr>
          <w:fldChar w:fldCharType="end"/>
        </w:r>
        <w:r w:rsidRPr="00E4308C">
          <w:t>).</w:t>
        </w:r>
      </w:ins>
    </w:p>
    <w:p w14:paraId="4D78FE30" w14:textId="77777777" w:rsidR="00E4308C" w:rsidRPr="00E4308C" w:rsidRDefault="00E4308C" w:rsidP="00CC17DF">
      <w:pPr>
        <w:pStyle w:val="ListParagraph"/>
        <w:numPr>
          <w:ilvl w:val="0"/>
          <w:numId w:val="7"/>
        </w:numPr>
        <w:jc w:val="both"/>
        <w:rPr>
          <w:ins w:id="45" w:author="Robbie Parks" w:date="2019-12-05T09:25:00Z"/>
        </w:rPr>
        <w:pPrChange w:id="46" w:author="Robbie Parks" w:date="2019-12-05T09:32:00Z">
          <w:pPr>
            <w:pStyle w:val="ListParagraph"/>
            <w:numPr>
              <w:numId w:val="7"/>
            </w:numPr>
            <w:ind w:hanging="360"/>
          </w:pPr>
        </w:pPrChange>
      </w:pPr>
      <w:ins w:id="47" w:author="Robbie Parks" w:date="2019-12-05T09:25:00Z">
        <w:r w:rsidRPr="00E4308C">
          <w:t>Percentage of population who are of Black or African American race, through the NCHS bridged-race dataset (</w:t>
        </w:r>
        <w:r w:rsidRPr="00E4308C">
          <w:rPr>
            <w:u w:val="words"/>
          </w:rPr>
          <w:fldChar w:fldCharType="begin"/>
        </w:r>
        <w:r w:rsidRPr="00E4308C">
          <w:rPr>
            <w:u w:val="words"/>
          </w:rPr>
          <w:instrText xml:space="preserve"> HYPERLINK "https://www.cdc.gov/nchs/nvss/bridged_race.htm" </w:instrText>
        </w:r>
        <w:r w:rsidRPr="00E4308C">
          <w:rPr>
            <w:u w:val="words"/>
          </w:rPr>
          <w:fldChar w:fldCharType="separate"/>
        </w:r>
        <w:r w:rsidRPr="00E4308C">
          <w:rPr>
            <w:rStyle w:val="Hyperlink"/>
          </w:rPr>
          <w:t>https://www.cdc.gov/nchs/nvss/bridged_race.htm</w:t>
        </w:r>
        <w:r w:rsidRPr="00E4308C">
          <w:rPr>
            <w:lang w:val="en-US"/>
          </w:rPr>
          <w:fldChar w:fldCharType="end"/>
        </w:r>
        <w:r w:rsidRPr="00E4308C">
          <w:t>).</w:t>
        </w:r>
      </w:ins>
    </w:p>
    <w:p w14:paraId="35BC6489" w14:textId="77777777" w:rsidR="00E4308C" w:rsidRPr="00E4308C" w:rsidRDefault="00E4308C" w:rsidP="00CC17DF">
      <w:pPr>
        <w:pStyle w:val="ListParagraph"/>
        <w:numPr>
          <w:ilvl w:val="0"/>
          <w:numId w:val="7"/>
        </w:numPr>
        <w:jc w:val="both"/>
        <w:rPr>
          <w:ins w:id="48" w:author="Robbie Parks" w:date="2019-12-05T09:25:00Z"/>
          <w:u w:val="words"/>
        </w:rPr>
        <w:pPrChange w:id="49" w:author="Robbie Parks" w:date="2019-12-05T09:32:00Z">
          <w:pPr>
            <w:pStyle w:val="ListParagraph"/>
            <w:numPr>
              <w:numId w:val="7"/>
            </w:numPr>
            <w:ind w:hanging="360"/>
          </w:pPr>
        </w:pPrChange>
      </w:pPr>
      <w:ins w:id="50" w:author="Robbie Parks" w:date="2019-12-05T09:25:00Z">
        <w:r w:rsidRPr="00E4308C">
          <w:t>Education, measured as percentage of population above the age of 25 years who have a high-school diploma or above, from the US Department of Agriculture (</w:t>
        </w:r>
        <w:r w:rsidRPr="00E4308C">
          <w:rPr>
            <w:u w:val="words"/>
          </w:rPr>
          <w:fldChar w:fldCharType="begin"/>
        </w:r>
        <w:r w:rsidRPr="00E4308C">
          <w:rPr>
            <w:u w:val="words"/>
          </w:rPr>
          <w:instrText xml:space="preserve"> HYPERLINK "https://www.ers.usda.gov/data-products/county-level-data-sets/download-data/" </w:instrText>
        </w:r>
        <w:r w:rsidRPr="00E4308C">
          <w:rPr>
            <w:u w:val="words"/>
          </w:rPr>
          <w:fldChar w:fldCharType="separate"/>
        </w:r>
        <w:r w:rsidRPr="00E4308C">
          <w:rPr>
            <w:rStyle w:val="Hyperlink"/>
          </w:rPr>
          <w:t>https://www.ers.usda.gov/data-products/county-level-data-sets/download-data/</w:t>
        </w:r>
        <w:r w:rsidRPr="00E4308C">
          <w:rPr>
            <w:lang w:val="en-US"/>
          </w:rPr>
          <w:fldChar w:fldCharType="end"/>
        </w:r>
        <w:r w:rsidRPr="00E4308C">
          <w:t xml:space="preserve">). The dataset contained US Decennial Census data for 1970, 1980, 1990 and 2000 and American Community Survey 5-year estimates for the period 2011 to 2015. We linearly interpolated between 1990 and 2000 data to estimate the percentage of population who had graduated from high-school for 1999. We similarly estimated values for each county for years from 2001 to 2010 by linearly interpolating between 2000 and 2011 data. </w:t>
        </w:r>
      </w:ins>
    </w:p>
    <w:p w14:paraId="1769A13B" w14:textId="77777777" w:rsidR="00E4308C" w:rsidRPr="00E4308C" w:rsidRDefault="00E4308C" w:rsidP="00CC17DF">
      <w:pPr>
        <w:pStyle w:val="ListParagraph"/>
        <w:numPr>
          <w:ilvl w:val="0"/>
          <w:numId w:val="7"/>
        </w:numPr>
        <w:jc w:val="both"/>
        <w:rPr>
          <w:ins w:id="51" w:author="Robbie Parks" w:date="2019-12-05T09:25:00Z"/>
          <w:u w:val="words"/>
        </w:rPr>
        <w:pPrChange w:id="52" w:author="Robbie Parks" w:date="2019-12-05T09:32:00Z">
          <w:pPr>
            <w:pStyle w:val="ListParagraph"/>
            <w:numPr>
              <w:numId w:val="7"/>
            </w:numPr>
            <w:ind w:hanging="360"/>
          </w:pPr>
        </w:pPrChange>
      </w:pPr>
      <w:ins w:id="53" w:author="Robbie Parks" w:date="2019-12-05T09:25:00Z">
        <w:r w:rsidRPr="00E4308C">
          <w:t>Unemployment, measured as percentage of population who are unemployed, calculated by dividing the number of people who are unemployed, available from the Bureau of Labour Statistics (</w:t>
        </w:r>
        <w:r w:rsidRPr="00E4308C">
          <w:rPr>
            <w:u w:val="words"/>
          </w:rPr>
          <w:fldChar w:fldCharType="begin"/>
        </w:r>
        <w:r w:rsidRPr="00E4308C">
          <w:rPr>
            <w:u w:val="words"/>
          </w:rPr>
          <w:instrText xml:space="preserve"> HYPERLINK "https://www.bls.gov/lau/" </w:instrText>
        </w:r>
        <w:r w:rsidRPr="00E4308C">
          <w:rPr>
            <w:u w:val="words"/>
          </w:rPr>
          <w:fldChar w:fldCharType="separate"/>
        </w:r>
        <w:r w:rsidRPr="00E4308C">
          <w:rPr>
            <w:rStyle w:val="Hyperlink"/>
          </w:rPr>
          <w:t>https://www.bls.gov/lau/</w:t>
        </w:r>
        <w:r w:rsidRPr="00E4308C">
          <w:rPr>
            <w:lang w:val="en-US"/>
          </w:rPr>
          <w:fldChar w:fldCharType="end"/>
        </w:r>
        <w:r w:rsidRPr="00E4308C">
          <w:t>), by total county population.</w:t>
        </w:r>
      </w:ins>
    </w:p>
    <w:p w14:paraId="4A5B1685" w14:textId="77777777" w:rsidR="00E4308C" w:rsidRPr="00E4308C" w:rsidRDefault="00E4308C" w:rsidP="00CC17DF">
      <w:pPr>
        <w:pStyle w:val="ListParagraph"/>
        <w:numPr>
          <w:ilvl w:val="0"/>
          <w:numId w:val="7"/>
        </w:numPr>
        <w:jc w:val="both"/>
        <w:rPr>
          <w:ins w:id="54" w:author="Robbie Parks" w:date="2019-12-05T09:25:00Z"/>
          <w:u w:val="words"/>
        </w:rPr>
        <w:pPrChange w:id="55" w:author="Robbie Parks" w:date="2019-12-05T09:32:00Z">
          <w:pPr>
            <w:pStyle w:val="ListParagraph"/>
            <w:numPr>
              <w:numId w:val="7"/>
            </w:numPr>
            <w:ind w:hanging="360"/>
          </w:pPr>
        </w:pPrChange>
      </w:pPr>
      <w:ins w:id="56" w:author="Robbie Parks" w:date="2019-12-05T09:25:00Z">
        <w:r w:rsidRPr="00E4308C">
          <w:t>Urbanicity, measured as percentage of population who live in urban areas, from the US Census Bureau’s decennial census data for 2000 and 2010 (</w:t>
        </w:r>
        <w:r w:rsidRPr="00E4308C">
          <w:rPr>
            <w:u w:val="words"/>
          </w:rPr>
          <w:fldChar w:fldCharType="begin"/>
        </w:r>
        <w:r w:rsidRPr="00E4308C">
          <w:rPr>
            <w:u w:val="words"/>
          </w:rPr>
          <w:instrText xml:space="preserve"> HYPERLINK "https://factfinder.census.gov/faces/nav/jsf/pages/index.xhtml" </w:instrText>
        </w:r>
        <w:r w:rsidRPr="00E4308C">
          <w:rPr>
            <w:u w:val="words"/>
          </w:rPr>
          <w:fldChar w:fldCharType="separate"/>
        </w:r>
        <w:r w:rsidRPr="00E4308C">
          <w:rPr>
            <w:rStyle w:val="Hyperlink"/>
          </w:rPr>
          <w:t>https://factfinder.census.gov/faces/nav/jsf/pages/index.xhtml</w:t>
        </w:r>
        <w:r w:rsidRPr="00E4308C">
          <w:rPr>
            <w:lang w:val="en-US"/>
          </w:rPr>
          <w:fldChar w:fldCharType="end"/>
        </w:r>
        <w:r w:rsidRPr="00E4308C">
          <w:rPr>
            <w:u w:val="words"/>
          </w:rPr>
          <w:t>?</w:t>
        </w:r>
        <w:r w:rsidRPr="00E4308C">
          <w:t xml:space="preserve">). We linearly interpolated between 2000 and 2010 data to estimate the percentage of population living in urban areas for 2001 to 2009. We used data from the year 2000 for 1999, and those from 2010 for 2011 to 2015. </w:t>
        </w:r>
      </w:ins>
    </w:p>
    <w:p w14:paraId="237BCE1A" w14:textId="77777777" w:rsidR="00E4308C" w:rsidRPr="00E4308C" w:rsidRDefault="00E4308C" w:rsidP="00CC17DF">
      <w:pPr>
        <w:pStyle w:val="ListParagraph"/>
        <w:numPr>
          <w:ilvl w:val="0"/>
          <w:numId w:val="7"/>
        </w:numPr>
        <w:jc w:val="both"/>
        <w:rPr>
          <w:ins w:id="57" w:author="Robbie Parks" w:date="2019-12-05T09:25:00Z"/>
          <w:u w:val="words"/>
        </w:rPr>
        <w:pPrChange w:id="58" w:author="Robbie Parks" w:date="2019-12-05T09:32:00Z">
          <w:pPr>
            <w:pStyle w:val="ListParagraph"/>
            <w:numPr>
              <w:numId w:val="7"/>
            </w:numPr>
            <w:ind w:hanging="360"/>
          </w:pPr>
        </w:pPrChange>
      </w:pPr>
      <w:ins w:id="59" w:author="Robbie Parks" w:date="2019-12-05T09:25:00Z">
        <w:r w:rsidRPr="00E4308C">
          <w:t>Cumulative smoking, proxied by log-transformed age-standardised lung cancer death rates as in previous population-based analyses</w:t>
        </w:r>
        <w:r w:rsidRPr="00E4308C">
          <w:fldChar w:fldCharType="begin">
            <w:fldData xml:space="preserve">PEVuZE5vdGU+PENpdGU+PEF1dGhvcj5Qb3BlPC9BdXRob3I+PFllYXI+MjAwOTwvWWVhcj48UmVj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</w:fldData>
          </w:fldChar>
        </w:r>
        <w:r w:rsidRPr="00E4308C">
          <w:instrText xml:space="preserve"> ADDIN EN.CITE </w:instrText>
        </w:r>
        <w:r w:rsidRPr="00E4308C">
          <w:fldChar w:fldCharType="begin">
            <w:fldData xml:space="preserve">PEVuZE5vdGU+PENpdGU+PEF1dGhvcj5Qb3BlPC9BdXRob3I+PFllYXI+MjAwOTwvWWVhcj48UmVj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</w:fldData>
          </w:fldChar>
        </w:r>
        <w:r w:rsidRPr="00E4308C">
          <w:instrText xml:space="preserve"> ADDIN EN.CITE.DATA </w:instrText>
        </w:r>
        <w:r w:rsidRPr="00E4308C">
          <w:rPr>
            <w:lang w:val="en-US"/>
          </w:rPr>
          <w:fldChar w:fldCharType="end"/>
        </w:r>
        <w:r w:rsidRPr="00E4308C">
          <w:fldChar w:fldCharType="separate"/>
        </w:r>
        <w:r w:rsidRPr="00E4308C">
          <w:t>[1,32-34]</w:t>
        </w:r>
        <w:r w:rsidRPr="00E4308C">
          <w:rPr>
            <w:lang w:val="en-US"/>
          </w:rPr>
          <w:fldChar w:fldCharType="end"/>
        </w:r>
        <w:r w:rsidRPr="00E4308C">
          <w:t xml:space="preserve">. We calculated lung cancer death rates using the above-mentioned deaths on lung cancer (ICD 10 codes C33 and C34) and population. We used lung cancer death rates because when smoking prevalence or intensity change, it is a better measure of the mortality risk than current </w:t>
        </w:r>
        <w:r w:rsidRPr="00E4308C">
          <w:fldChar w:fldCharType="begin"/>
        </w:r>
        <w:r w:rsidRPr="00E4308C">
          <w:instrText xml:space="preserve"> ADDIN EN.CITE &lt;EndNote&gt;&lt;Cite&gt;&lt;Author&gt;Oza&lt;/Author&gt;&lt;Year&gt;2011&lt;/Year&gt;&lt;RecNum&gt;2261&lt;/RecNum&gt;&lt;DisplayText&gt;[33]&lt;/DisplayText&gt;&lt;record&gt;&lt;rec-number&gt;2261&lt;/rec-number&gt;&lt;foreign-keys&gt;&lt;key app="EN" db-id="00vwdewz8tp9wcett925fszawtref9xta5sw" timestamp="1340630953"&gt;2261&lt;/key&gt;&lt;/foreign-keys&gt;&lt;ref-type name="Journal Article"&gt;17&lt;/ref-type&gt;&lt;contributors&gt;&lt;authors&gt;&lt;author&gt;Oza, S.&lt;/author&gt;&lt;author&gt;Thun, M. J.&lt;/author&gt;&lt;author&gt;Henley, S. J.&lt;/author&gt;&lt;author&gt;Lopez, A. D.&lt;/author&gt;&lt;author&gt;Ezzati, M.&lt;/author&gt;&lt;/authors&gt;&lt;/contributors&gt;&lt;auth-address&gt;Department of Bioengineering, University of Washington, Seattle, USA.&lt;/auth-address&gt;&lt;titles&gt;&lt;title&gt;How many deaths are attributable to smoking in the United States? Comparison of methods for estimating smoking-attributable mortality when smoking prevalence changes&lt;/title&gt;&lt;secondary-title&gt;Prev Med&lt;/secondary-title&gt;&lt;/titles&gt;&lt;periodical&gt;&lt;full-title&gt;Prev Med&lt;/full-title&gt;&lt;/periodical&gt;&lt;pages&gt;428-33&lt;/pages&gt;&lt;volume&gt;52&lt;/volume&gt;&lt;number&gt;6&lt;/number&gt;&lt;edition&gt;2011/05/03&lt;/edition&gt;&lt;dates&gt;&lt;year&gt;2011&lt;/year&gt;&lt;pub-dates&gt;&lt;date&gt;Jun 1&lt;/date&gt;&lt;/pub-dates&gt;&lt;/dates&gt;&lt;isbn&gt;1096-0260 (Electronic)&amp;#xD;0091-7435 (Linking)&lt;/isbn&gt;&lt;accession-num&gt;21530575&lt;/accession-num&gt;&lt;urls&gt;&lt;related-urls&gt;&lt;url&gt;http://www.ncbi.nlm.nih.gov/pubmed/21530575&lt;/url&gt;&lt;/related-urls&gt;&lt;/urls&gt;&lt;electronic-resource-num&gt;S0091-7435(11)00160-5 [pii]&amp;#xD;10.1016/j.ypmed.2011.04.007&lt;/electronic-resource-num&gt;&lt;language&gt;eng&lt;/language&gt;&lt;/record&gt;&lt;/Cite&gt;&lt;/EndNote&gt;</w:instrText>
        </w:r>
        <w:r w:rsidRPr="00E4308C">
          <w:fldChar w:fldCharType="separate"/>
        </w:r>
        <w:r w:rsidRPr="00E4308C">
          <w:t>[33]</w:t>
        </w:r>
        <w:r w:rsidRPr="00E4308C">
          <w:rPr>
            <w:lang w:val="en-US"/>
          </w:rPr>
          <w:fldChar w:fldCharType="end"/>
        </w:r>
        <w:r w:rsidRPr="00E4308C">
          <w:t>. Further, there are data on lung cancer death rates, but not on smoking prevalence, for every county and analysis year.</w:t>
        </w:r>
      </w:ins>
    </w:p>
    <w:p w14:paraId="5F9E707E" w14:textId="77777777" w:rsidR="00E4308C" w:rsidRPr="00E4308C" w:rsidRDefault="00E4308C" w:rsidP="00CC17DF">
      <w:pPr>
        <w:pStyle w:val="ListParagraph"/>
        <w:numPr>
          <w:ilvl w:val="0"/>
          <w:numId w:val="7"/>
        </w:numPr>
        <w:jc w:val="both"/>
        <w:rPr>
          <w:ins w:id="60" w:author="Robbie Parks" w:date="2019-12-05T09:25:00Z"/>
          <w:u w:val="words"/>
        </w:rPr>
        <w:pPrChange w:id="61" w:author="Robbie Parks" w:date="2019-12-05T09:32:00Z">
          <w:pPr>
            <w:pStyle w:val="ListParagraph"/>
            <w:numPr>
              <w:numId w:val="7"/>
            </w:numPr>
            <w:ind w:hanging="360"/>
          </w:pPr>
        </w:pPrChange>
      </w:pPr>
      <w:ins w:id="62" w:author="Robbie Parks" w:date="2019-12-05T09:25:00Z">
        <w:r w:rsidRPr="00E4308C">
          <w:t>Temperature and relative humidity,</w:t>
        </w:r>
        <w:r w:rsidRPr="00E4308C">
          <w:rPr>
            <w:u w:val="words"/>
          </w:rPr>
          <w:t xml:space="preserve"> </w:t>
        </w:r>
        <w:r w:rsidRPr="00E4308C">
          <w:t>from ERA-Interim (</w:t>
        </w:r>
        <w:r w:rsidRPr="00E4308C">
          <w:rPr>
            <w:u w:val="words"/>
          </w:rPr>
          <w:fldChar w:fldCharType="begin"/>
        </w:r>
        <w:r w:rsidRPr="00E4308C">
          <w:rPr>
            <w:u w:val="words"/>
          </w:rPr>
          <w:instrText xml:space="preserve"> HYPERLINK "https://apps.ecmwf.int/datasets/data/interim-full-daily/levtype=sfc/" </w:instrText>
        </w:r>
        <w:r w:rsidRPr="00E4308C">
          <w:rPr>
            <w:u w:val="words"/>
          </w:rPr>
          <w:fldChar w:fldCharType="separate"/>
        </w:r>
        <w:r w:rsidRPr="00E4308C">
          <w:rPr>
            <w:rStyle w:val="Hyperlink"/>
          </w:rPr>
          <w:t>https://apps.ecmwf.int/datasets/data/interim-full-daily/levtype=sfc/</w:t>
        </w:r>
        <w:r w:rsidRPr="00E4308C">
          <w:rPr>
            <w:lang w:val="en-US"/>
          </w:rPr>
          <w:fldChar w:fldCharType="end"/>
        </w:r>
        <w:r w:rsidRPr="00E4308C">
          <w:t>) which combines predictions from a physical model with in-situ and satellite measurements</w:t>
        </w:r>
        <w:r w:rsidRPr="00E4308C">
          <w:fldChar w:fldCharType="begin">
            <w:fldData xml:space="preserve">PEVuZE5vdGU+PENpdGU+PEF1dGhvcj5EZWU8L0F1dGhvcj48WWVhcj4yMDExPC9ZZWFyPjxSZWNO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=
</w:fldData>
          </w:fldChar>
        </w:r>
        <w:r w:rsidRPr="00E4308C">
          <w:instrText xml:space="preserve"> ADDIN EN.CITE </w:instrText>
        </w:r>
        <w:r w:rsidRPr="00E4308C">
          <w:fldChar w:fldCharType="begin">
            <w:fldData xml:space="preserve">PEVuZE5vdGU+PENpdGU+PEF1dGhvcj5EZWU8L0F1dGhvcj48WWVhcj4yMDExPC9ZZWFyPjxSZWNO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=
</w:fldData>
          </w:fldChar>
        </w:r>
        <w:r w:rsidRPr="00E4308C">
          <w:instrText xml:space="preserve"> ADDIN EN.CITE.DATA </w:instrText>
        </w:r>
        <w:r w:rsidRPr="00E4308C">
          <w:rPr>
            <w:lang w:val="en-US"/>
          </w:rPr>
          <w:fldChar w:fldCharType="end"/>
        </w:r>
        <w:r w:rsidRPr="00E4308C">
          <w:fldChar w:fldCharType="separate"/>
        </w:r>
        <w:r w:rsidRPr="00E4308C">
          <w:t>[35]</w:t>
        </w:r>
        <w:r w:rsidRPr="00E4308C">
          <w:rPr>
            <w:lang w:val="en-US"/>
          </w:rPr>
          <w:fldChar w:fldCharType="end"/>
        </w:r>
        <w:r w:rsidRPr="00E4308C">
          <w:t>. We used gridded four-times-daily estimates at a resolution of 80 km to generate yearly temperature and relative humidity values by county throughout the analysis period.</w:t>
        </w:r>
      </w:ins>
      <w:commentRangeEnd w:id="40"/>
      <w:ins w:id="63" w:author="Robbie Parks" w:date="2019-12-05T09:26:00Z">
        <w:r w:rsidR="00262E1E">
          <w:rPr>
            <w:rStyle w:val="CommentReference"/>
          </w:rPr>
          <w:commentReference w:id="40"/>
        </w:r>
      </w:ins>
    </w:p>
    <w:p w14:paraId="1D6456F1" w14:textId="7B130BC2" w:rsidR="00B0223C" w:rsidRPr="00262E1E" w:rsidDel="00F47B61" w:rsidRDefault="001E1A7B" w:rsidP="00262E1E">
      <w:pPr>
        <w:pStyle w:val="ListParagraph"/>
        <w:rPr>
          <w:del w:id="64" w:author="Robbie Parks" w:date="2019-12-05T09:22:00Z"/>
          <w:lang w:val="en-US"/>
        </w:rPr>
        <w:pPrChange w:id="65" w:author="Robbie Parks" w:date="2019-12-05T09:26:00Z">
          <w:pPr/>
        </w:pPrChange>
      </w:pPr>
      <w:ins w:id="66" w:author="mak" w:date="2019-12-05T01:16:00Z">
        <w:del w:id="67" w:author="Robbie Parks" w:date="2019-12-05T09:22:00Z">
          <w:r w:rsidRPr="00666C9D" w:rsidDel="00F47B61">
            <w:rPr>
              <w:lang w:val="en-US"/>
            </w:rPr>
            <w:delText>Yes, i think sex should be the first modifier we assess. But I would not make this the main analysis. But yes, we would subs</w:delText>
          </w:r>
        </w:del>
      </w:ins>
      <w:ins w:id="68" w:author="mak" w:date="2019-12-05T01:17:00Z">
        <w:del w:id="69" w:author="Robbie Parks" w:date="2019-12-05T09:22:00Z">
          <w:r w:rsidRPr="00E4308C" w:rsidDel="00F47B61">
            <w:rPr>
              <w:lang w:val="en-US"/>
            </w:rPr>
            <w:delText>equently want the above datasets by sex. Other potential individual-level modifiers to consider: age (some categories of old, older, super old) and race/ethnicity</w:delText>
          </w:r>
          <w:r w:rsidR="00760EC3" w:rsidRPr="00E4308C" w:rsidDel="00F47B61">
            <w:rPr>
              <w:lang w:val="en-US"/>
            </w:rPr>
            <w:delText>.</w:delText>
          </w:r>
        </w:del>
      </w:ins>
    </w:p>
    <w:p w14:paraId="594089B0" w14:textId="77777777" w:rsidR="00073230" w:rsidRDefault="00073230" w:rsidP="00262E1E">
      <w:pPr>
        <w:pStyle w:val="ListParagraph"/>
        <w:rPr>
          <w:b/>
          <w:lang w:val="en-US"/>
        </w:rPr>
        <w:pPrChange w:id="70" w:author="Robbie Parks" w:date="2019-12-05T09:26:00Z">
          <w:pPr/>
        </w:pPrChange>
      </w:pPr>
    </w:p>
    <w:p w14:paraId="4EE1A7BB" w14:textId="0BEB3442" w:rsidR="00073230" w:rsidRDefault="00073230">
      <w:pPr>
        <w:rPr>
          <w:b/>
          <w:lang w:val="en-US"/>
        </w:rPr>
      </w:pPr>
      <w:r>
        <w:rPr>
          <w:b/>
          <w:lang w:val="en-US"/>
        </w:rPr>
        <w:br w:type="page"/>
      </w:r>
    </w:p>
    <w:p w14:paraId="192DE65A" w14:textId="20CC0B7E" w:rsidR="00C16BDD" w:rsidRDefault="00397820">
      <w:pPr>
        <w:rPr>
          <w:b/>
          <w:lang w:val="en-US"/>
        </w:rPr>
      </w:pPr>
      <w:r>
        <w:rPr>
          <w:b/>
          <w:lang w:val="en-US"/>
        </w:rPr>
        <w:lastRenderedPageBreak/>
        <w:t>Details</w:t>
      </w:r>
    </w:p>
    <w:p w14:paraId="2AD3461C" w14:textId="77777777" w:rsidR="00943187" w:rsidRDefault="00943187">
      <w:pPr>
        <w:rPr>
          <w:b/>
          <w:lang w:val="en-US"/>
        </w:rPr>
      </w:pPr>
    </w:p>
    <w:p w14:paraId="5549658D" w14:textId="500C1B3C" w:rsidR="007B265B" w:rsidRDefault="007B265B">
      <w:pPr>
        <w:rPr>
          <w:b/>
          <w:u w:val="single"/>
          <w:lang w:val="en-US"/>
        </w:rPr>
      </w:pPr>
      <w:r w:rsidRPr="00943187">
        <w:rPr>
          <w:b/>
          <w:u w:val="single"/>
          <w:lang w:val="en-US"/>
        </w:rPr>
        <w:t>Mortality</w:t>
      </w:r>
      <w:r w:rsidR="00943187">
        <w:rPr>
          <w:b/>
          <w:u w:val="single"/>
          <w:lang w:val="en-US"/>
        </w:rPr>
        <w:t xml:space="preserve"> data</w:t>
      </w:r>
    </w:p>
    <w:p w14:paraId="7B7DA895" w14:textId="1EB94987" w:rsidR="00943187" w:rsidRDefault="00943187">
      <w:pPr>
        <w:rPr>
          <w:b/>
          <w:u w:val="single"/>
          <w:lang w:val="en-US"/>
        </w:rPr>
      </w:pPr>
    </w:p>
    <w:p w14:paraId="45467B03" w14:textId="3E4E36AD" w:rsidR="00943187" w:rsidRPr="00943187" w:rsidRDefault="00943187">
      <w:pPr>
        <w:rPr>
          <w:lang w:val="en-US"/>
        </w:rPr>
      </w:pPr>
      <w:r>
        <w:rPr>
          <w:lang w:val="en-US"/>
        </w:rPr>
        <w:t xml:space="preserve">Medicare data </w:t>
      </w:r>
      <w:r w:rsidR="0024624A">
        <w:rPr>
          <w:lang w:val="en-US"/>
        </w:rPr>
        <w:t>1999-2016</w:t>
      </w:r>
    </w:p>
    <w:p w14:paraId="06F6C428" w14:textId="77777777" w:rsidR="007B265B" w:rsidRDefault="007B265B">
      <w:pPr>
        <w:rPr>
          <w:b/>
          <w:lang w:val="en-US"/>
        </w:rPr>
      </w:pPr>
    </w:p>
    <w:p w14:paraId="2129F588" w14:textId="4638E674" w:rsidR="00B2138E" w:rsidRDefault="007715EE">
      <w:pPr>
        <w:rPr>
          <w:b/>
          <w:u w:val="single"/>
          <w:lang w:val="en-US"/>
        </w:rPr>
      </w:pPr>
      <w:r w:rsidRPr="00E71EF9">
        <w:rPr>
          <w:b/>
          <w:u w:val="single"/>
          <w:lang w:val="en-US"/>
        </w:rPr>
        <w:t>Exposure</w:t>
      </w:r>
      <w:r w:rsidR="00943187">
        <w:rPr>
          <w:b/>
          <w:u w:val="single"/>
          <w:lang w:val="en-US"/>
        </w:rPr>
        <w:t xml:space="preserve"> data</w:t>
      </w:r>
    </w:p>
    <w:p w14:paraId="0FEDBA79" w14:textId="2E176EA1" w:rsidR="00D15EF9" w:rsidRDefault="00D15EF9">
      <w:pPr>
        <w:rPr>
          <w:b/>
          <w:u w:val="single"/>
          <w:lang w:val="en-US"/>
        </w:rPr>
      </w:pPr>
    </w:p>
    <w:p w14:paraId="53FBD294" w14:textId="1B1CB57D" w:rsidR="00D15EF9" w:rsidRPr="00D15EF9" w:rsidRDefault="00D15EF9">
      <w:pPr>
        <w:rPr>
          <w:lang w:val="en-US"/>
        </w:rPr>
      </w:pPr>
      <w:r>
        <w:rPr>
          <w:lang w:val="en-US"/>
        </w:rPr>
        <w:t>Tropical storm data by county XX-XX</w:t>
      </w:r>
    </w:p>
    <w:p w14:paraId="59D1097C" w14:textId="4365D29B" w:rsidR="007715EE" w:rsidRDefault="007715EE">
      <w:pPr>
        <w:rPr>
          <w:lang w:val="en-US"/>
        </w:rPr>
      </w:pPr>
    </w:p>
    <w:p w14:paraId="344D681D" w14:textId="152F00AB" w:rsidR="007715EE" w:rsidRDefault="007715EE">
      <w:pPr>
        <w:rPr>
          <w:b/>
          <w:lang w:val="en-US"/>
        </w:rPr>
      </w:pPr>
      <w:r>
        <w:rPr>
          <w:b/>
          <w:lang w:val="en-US"/>
        </w:rPr>
        <w:t>Rain</w:t>
      </w:r>
      <w:ins w:id="71" w:author="Robbie Parks" w:date="2019-12-05T09:36:00Z">
        <w:r w:rsidR="00540CFA">
          <w:rPr>
            <w:b/>
            <w:lang w:val="en-US"/>
          </w:rPr>
          <w:t xml:space="preserve"> (up to 2011)</w:t>
        </w:r>
      </w:ins>
    </w:p>
    <w:p w14:paraId="7DABA82E" w14:textId="3D5FE14D" w:rsidR="00E550DE" w:rsidRDefault="00E550DE">
      <w:pPr>
        <w:rPr>
          <w:b/>
          <w:lang w:val="en-US"/>
        </w:rPr>
      </w:pPr>
    </w:p>
    <w:p w14:paraId="225312BA" w14:textId="75986D00" w:rsidR="00E550DE" w:rsidRDefault="00682AA8" w:rsidP="00E550DE">
      <w:pPr>
        <w:pStyle w:val="ListParagraph"/>
        <w:numPr>
          <w:ilvl w:val="0"/>
          <w:numId w:val="2"/>
        </w:numPr>
        <w:rPr>
          <w:lang w:val="en-US"/>
        </w:rPr>
      </w:pPr>
      <w:r>
        <w:rPr>
          <w:lang w:val="en-US"/>
        </w:rPr>
        <w:t xml:space="preserve">Rain on day or </w:t>
      </w:r>
      <w:commentRangeStart w:id="72"/>
      <w:commentRangeStart w:id="73"/>
      <w:r>
        <w:rPr>
          <w:lang w:val="en-US"/>
        </w:rPr>
        <w:t>cumulative</w:t>
      </w:r>
      <w:commentRangeEnd w:id="72"/>
      <w:r w:rsidR="00760EC3">
        <w:rPr>
          <w:rStyle w:val="CommentReference"/>
        </w:rPr>
        <w:commentReference w:id="72"/>
      </w:r>
      <w:commentRangeEnd w:id="73"/>
      <w:r w:rsidR="00DB35FE">
        <w:rPr>
          <w:rStyle w:val="CommentReference"/>
        </w:rPr>
        <w:commentReference w:id="73"/>
      </w:r>
      <w:r w:rsidR="00104C40">
        <w:rPr>
          <w:lang w:val="en-US"/>
        </w:rPr>
        <w:t>?</w:t>
      </w:r>
    </w:p>
    <w:p w14:paraId="739A7E13" w14:textId="2B006C16" w:rsidR="00717AED" w:rsidRPr="00E550DE" w:rsidRDefault="00717AED" w:rsidP="00E550DE">
      <w:pPr>
        <w:pStyle w:val="ListParagraph"/>
        <w:numPr>
          <w:ilvl w:val="0"/>
          <w:numId w:val="2"/>
        </w:numPr>
        <w:rPr>
          <w:lang w:val="en-US"/>
        </w:rPr>
      </w:pPr>
      <w:r>
        <w:rPr>
          <w:lang w:val="en-US"/>
        </w:rPr>
        <w:t>Threshold?</w:t>
      </w:r>
    </w:p>
    <w:p w14:paraId="179C6D70" w14:textId="671F1875" w:rsidR="007715EE" w:rsidRDefault="007715EE">
      <w:pPr>
        <w:rPr>
          <w:b/>
          <w:lang w:val="en-US"/>
        </w:rPr>
      </w:pPr>
    </w:p>
    <w:p w14:paraId="2EFA383E" w14:textId="1D714025" w:rsidR="007715EE" w:rsidRDefault="007715EE">
      <w:pPr>
        <w:rPr>
          <w:b/>
          <w:lang w:val="en-US"/>
        </w:rPr>
      </w:pPr>
      <w:r>
        <w:rPr>
          <w:b/>
          <w:lang w:val="en-US"/>
        </w:rPr>
        <w:t>Wind</w:t>
      </w:r>
    </w:p>
    <w:p w14:paraId="1CB69878" w14:textId="3702BD06" w:rsidR="007715EE" w:rsidRDefault="007715EE">
      <w:pPr>
        <w:rPr>
          <w:b/>
          <w:lang w:val="en-US"/>
        </w:rPr>
      </w:pPr>
    </w:p>
    <w:p w14:paraId="7F1A54EF" w14:textId="4A3F5970" w:rsidR="00E550DE" w:rsidRDefault="00DA0DFF" w:rsidP="00E550DE">
      <w:pPr>
        <w:pStyle w:val="ListParagraph"/>
        <w:numPr>
          <w:ilvl w:val="0"/>
          <w:numId w:val="2"/>
        </w:numPr>
        <w:rPr>
          <w:lang w:val="en-US"/>
        </w:rPr>
      </w:pPr>
      <w:r>
        <w:rPr>
          <w:lang w:val="en-US"/>
        </w:rPr>
        <w:t>Max or averag</w:t>
      </w:r>
      <w:commentRangeStart w:id="75"/>
      <w:commentRangeStart w:id="76"/>
      <w:r>
        <w:rPr>
          <w:lang w:val="en-US"/>
        </w:rPr>
        <w:t>e?</w:t>
      </w:r>
      <w:commentRangeEnd w:id="75"/>
      <w:r w:rsidR="009C3871">
        <w:rPr>
          <w:rStyle w:val="CommentReference"/>
        </w:rPr>
        <w:commentReference w:id="75"/>
      </w:r>
      <w:commentRangeEnd w:id="76"/>
      <w:r w:rsidR="00513617">
        <w:rPr>
          <w:rStyle w:val="CommentReference"/>
        </w:rPr>
        <w:commentReference w:id="76"/>
      </w:r>
    </w:p>
    <w:p w14:paraId="7B570888" w14:textId="338EA643" w:rsidR="00717AED" w:rsidRPr="00E550DE" w:rsidRDefault="00717AED" w:rsidP="00E550DE">
      <w:pPr>
        <w:pStyle w:val="ListParagraph"/>
        <w:numPr>
          <w:ilvl w:val="0"/>
          <w:numId w:val="2"/>
        </w:numPr>
        <w:rPr>
          <w:lang w:val="en-US"/>
        </w:rPr>
      </w:pPr>
      <w:r>
        <w:rPr>
          <w:lang w:val="en-US"/>
        </w:rPr>
        <w:t>Threshold</w:t>
      </w:r>
      <w:r w:rsidR="005C07D9">
        <w:rPr>
          <w:lang w:val="en-US"/>
        </w:rPr>
        <w:t>?</w:t>
      </w:r>
    </w:p>
    <w:p w14:paraId="231DD841" w14:textId="77777777" w:rsidR="00E550DE" w:rsidRDefault="00E550DE">
      <w:pPr>
        <w:rPr>
          <w:b/>
          <w:lang w:val="en-US"/>
        </w:rPr>
      </w:pPr>
    </w:p>
    <w:p w14:paraId="48F1BF1A" w14:textId="3C38A6AA" w:rsidR="007715EE" w:rsidRDefault="007715EE">
      <w:pPr>
        <w:rPr>
          <w:b/>
          <w:lang w:val="en-US"/>
        </w:rPr>
      </w:pPr>
      <w:r>
        <w:rPr>
          <w:b/>
          <w:lang w:val="en-US"/>
        </w:rPr>
        <w:t>Flood</w:t>
      </w:r>
    </w:p>
    <w:p w14:paraId="645EA3B1" w14:textId="1DBAB8A3" w:rsidR="00E550DE" w:rsidRDefault="00E550DE">
      <w:pPr>
        <w:rPr>
          <w:b/>
          <w:lang w:val="en-US"/>
        </w:rPr>
      </w:pPr>
    </w:p>
    <w:p w14:paraId="49B63389" w14:textId="1D1C3569" w:rsidR="007715EE" w:rsidRPr="00743BDF" w:rsidRDefault="00AC59B7" w:rsidP="00743BDF">
      <w:pPr>
        <w:pStyle w:val="ListParagraph"/>
        <w:numPr>
          <w:ilvl w:val="0"/>
          <w:numId w:val="2"/>
        </w:numPr>
        <w:rPr>
          <w:b/>
          <w:lang w:val="en-US"/>
        </w:rPr>
      </w:pPr>
      <w:r>
        <w:rPr>
          <w:lang w:val="en-US"/>
        </w:rPr>
        <w:t>Distinguish flash and coastal floods</w:t>
      </w:r>
      <w:r w:rsidR="00DE0FF5">
        <w:rPr>
          <w:lang w:val="en-US"/>
        </w:rPr>
        <w:t xml:space="preserve"> too</w:t>
      </w:r>
      <w:commentRangeStart w:id="77"/>
      <w:commentRangeStart w:id="78"/>
      <w:r>
        <w:rPr>
          <w:lang w:val="en-US"/>
        </w:rPr>
        <w:t>?</w:t>
      </w:r>
      <w:commentRangeEnd w:id="77"/>
      <w:r w:rsidR="006F58A4">
        <w:rPr>
          <w:rStyle w:val="CommentReference"/>
        </w:rPr>
        <w:commentReference w:id="77"/>
      </w:r>
      <w:commentRangeEnd w:id="78"/>
      <w:r w:rsidR="00CA1E9B">
        <w:rPr>
          <w:rStyle w:val="CommentReference"/>
        </w:rPr>
        <w:commentReference w:id="78"/>
      </w:r>
    </w:p>
    <w:p w14:paraId="5DE08BE4" w14:textId="77777777" w:rsidR="007715EE" w:rsidRPr="007715EE" w:rsidRDefault="007715EE">
      <w:pPr>
        <w:rPr>
          <w:b/>
          <w:lang w:val="en-US"/>
        </w:rPr>
      </w:pPr>
    </w:p>
    <w:sectPr w:rsidR="007715EE" w:rsidRPr="007715EE" w:rsidSect="00063068">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mak" w:date="2019-12-05T01:13:00Z" w:initials="mak">
    <w:p w14:paraId="3CC98E16" w14:textId="59FE8FED" w:rsidR="002A68E6" w:rsidRDefault="002A68E6">
      <w:pPr>
        <w:pStyle w:val="CommentText"/>
      </w:pPr>
      <w:r>
        <w:rPr>
          <w:rStyle w:val="CommentReference"/>
        </w:rPr>
        <w:annotationRef/>
      </w:r>
      <w:r>
        <w:t xml:space="preserve">For computational efficiency, you can actually estimate this in the final (reduced) dataset, unless you also match on DOW, but </w:t>
      </w:r>
      <w:proofErr w:type="spellStart"/>
      <w:r>
        <w:t>i</w:t>
      </w:r>
      <w:proofErr w:type="spellEnd"/>
      <w:r>
        <w:t xml:space="preserve"> think we said no need…</w:t>
      </w:r>
    </w:p>
  </w:comment>
  <w:comment w:id="2" w:author="Robbie Parks" w:date="2019-12-05T09:21:00Z" w:initials="RP">
    <w:p w14:paraId="40C58360" w14:textId="6B774974" w:rsidR="001107B0" w:rsidRDefault="001107B0">
      <w:pPr>
        <w:pStyle w:val="CommentText"/>
      </w:pPr>
      <w:r>
        <w:rPr>
          <w:rStyle w:val="CommentReference"/>
        </w:rPr>
        <w:annotationRef/>
      </w:r>
      <w:r>
        <w:t>OK makes sense, so match by exact date (apart from different year, as below)</w:t>
      </w:r>
      <w:r w:rsidR="00CA1E9B">
        <w:t>, then generate day of week in stratified dataset</w:t>
      </w:r>
    </w:p>
  </w:comment>
  <w:comment w:id="40" w:author="Robbie Parks" w:date="2019-12-05T09:26:00Z" w:initials="RP">
    <w:p w14:paraId="410F495F" w14:textId="7FE1DE2F" w:rsidR="00262E1E" w:rsidRDefault="00262E1E" w:rsidP="00262E1E">
      <w:r>
        <w:rPr>
          <w:rStyle w:val="CommentReference"/>
        </w:rPr>
        <w:annotationRef/>
      </w:r>
      <w:r>
        <w:t>These are county-level, from the paper I did with Majid (</w:t>
      </w:r>
      <w:hyperlink r:id="rId1" w:history="1">
        <w:r>
          <w:rPr>
            <w:rStyle w:val="Hyperlink"/>
          </w:rPr>
          <w:t>https://journals.plos.org/plosmedicine/article?id=10.1371/journal.pmed.1002856</w:t>
        </w:r>
      </w:hyperlink>
      <w:r>
        <w:t>). If needed I think I already have prepared</w:t>
      </w:r>
    </w:p>
  </w:comment>
  <w:comment w:id="72" w:author="mak" w:date="2019-12-05T01:18:00Z" w:initials="mak">
    <w:p w14:paraId="7A1E35CF" w14:textId="0F51490E" w:rsidR="00760EC3" w:rsidRDefault="00760EC3">
      <w:pPr>
        <w:pStyle w:val="CommentText"/>
      </w:pPr>
      <w:r>
        <w:rPr>
          <w:rStyle w:val="CommentReference"/>
        </w:rPr>
        <w:annotationRef/>
      </w:r>
      <w:r>
        <w:t>Cumulative over what? All the event period if the storm lasts &gt;1 day? – also for rain we should consider what we’ll do for non-events. I guess we still want to include rainfall, yes? Or how will we model this? We can also ask Brooke how exactly she’s modelled this. She has at least one paper submitted on using these exposures, maybe we can ask her?</w:t>
      </w:r>
    </w:p>
  </w:comment>
  <w:comment w:id="73" w:author="Robbie Parks" w:date="2019-12-05T09:27:00Z" w:initials="RP">
    <w:p w14:paraId="071EF012" w14:textId="10A532FC" w:rsidR="00DB35FE" w:rsidRDefault="00DB35FE">
      <w:pPr>
        <w:pStyle w:val="CommentText"/>
      </w:pPr>
      <w:r>
        <w:rPr>
          <w:rStyle w:val="CommentReference"/>
        </w:rPr>
        <w:annotationRef/>
      </w:r>
      <w:r w:rsidR="00341073">
        <w:rPr>
          <w:rStyle w:val="CommentReference"/>
        </w:rPr>
        <w:t xml:space="preserve">Perhaps we could broadly follow </w:t>
      </w:r>
      <w:proofErr w:type="spellStart"/>
      <w:r w:rsidR="00341073">
        <w:rPr>
          <w:rStyle w:val="CommentReference"/>
        </w:rPr>
        <w:t>Bobb’s</w:t>
      </w:r>
      <w:proofErr w:type="spellEnd"/>
      <w:r w:rsidR="00341073">
        <w:rPr>
          <w:rStyle w:val="CommentReference"/>
        </w:rPr>
        <w:t xml:space="preserve"> logic and include all days which </w:t>
      </w:r>
      <w:proofErr w:type="gramStart"/>
      <w:r w:rsidR="00341073">
        <w:rPr>
          <w:rStyle w:val="CommentReference"/>
        </w:rPr>
        <w:t>are flood days</w:t>
      </w:r>
      <w:proofErr w:type="gramEnd"/>
      <w:r w:rsidR="00EA69DD">
        <w:rPr>
          <w:rStyle w:val="CommentReference"/>
        </w:rPr>
        <w:t>; she didn’t seem to account for whether the heat wave days were a lot over the threshold or not that much. Perhaps as a first shot we can do the same?</w:t>
      </w:r>
      <w:r w:rsidR="002B487C">
        <w:rPr>
          <w:rStyle w:val="CommentReference"/>
        </w:rPr>
        <w:t xml:space="preserve"> </w:t>
      </w:r>
      <w:r w:rsidR="002B487C">
        <w:t xml:space="preserve"> </w:t>
      </w:r>
      <w:proofErr w:type="gramStart"/>
      <w:r w:rsidR="00E53FF9">
        <w:t>So</w:t>
      </w:r>
      <w:proofErr w:type="gramEnd"/>
      <w:r w:rsidR="00E53FF9">
        <w:t xml:space="preserve"> we include all ‘on’ days for storm events and match each to non, even if storm lasts a few days?</w:t>
      </w:r>
      <w:r w:rsidR="005B68E7">
        <w:t xml:space="preserve"> May throw up issues with lags if storm events last a long time</w:t>
      </w:r>
      <w:bookmarkStart w:id="74" w:name="_GoBack"/>
      <w:bookmarkEnd w:id="74"/>
    </w:p>
  </w:comment>
  <w:comment w:id="75" w:author="mak" w:date="2019-12-05T01:21:00Z" w:initials="mak">
    <w:p w14:paraId="03834529" w14:textId="26184C3E" w:rsidR="009C3871" w:rsidRDefault="009C3871">
      <w:pPr>
        <w:pStyle w:val="CommentText"/>
      </w:pPr>
      <w:r>
        <w:rPr>
          <w:rStyle w:val="CommentReference"/>
        </w:rPr>
        <w:annotationRef/>
      </w:r>
      <w:r>
        <w:t>Good question. I would think max with average as a sensitivity analysis?</w:t>
      </w:r>
    </w:p>
  </w:comment>
  <w:comment w:id="76" w:author="Robbie Parks" w:date="2019-12-05T09:35:00Z" w:initials="RP">
    <w:p w14:paraId="25F346E2" w14:textId="428A565B" w:rsidR="00513617" w:rsidRDefault="00513617">
      <w:pPr>
        <w:pStyle w:val="CommentText"/>
      </w:pPr>
      <w:r>
        <w:rPr>
          <w:rStyle w:val="CommentReference"/>
        </w:rPr>
        <w:annotationRef/>
      </w:r>
      <w:r w:rsidR="008A75D3">
        <w:rPr>
          <w:rStyle w:val="CommentReference"/>
        </w:rPr>
        <w:t>Sure</w:t>
      </w:r>
    </w:p>
  </w:comment>
  <w:comment w:id="77" w:author="mak" w:date="2019-12-05T01:21:00Z" w:initials="mak">
    <w:p w14:paraId="46B6CD88" w14:textId="2F99DFD8" w:rsidR="006F58A4" w:rsidRDefault="006F58A4">
      <w:pPr>
        <w:pStyle w:val="CommentText"/>
      </w:pPr>
      <w:r>
        <w:rPr>
          <w:rStyle w:val="CommentReference"/>
        </w:rPr>
        <w:annotationRef/>
      </w:r>
      <w:r>
        <w:t>Do we have good data for this?</w:t>
      </w:r>
    </w:p>
  </w:comment>
  <w:comment w:id="78" w:author="Robbie Parks" w:date="2019-12-05T09:28:00Z" w:initials="RP">
    <w:p w14:paraId="4AA65A95" w14:textId="318E28D7" w:rsidR="00CA1E9B" w:rsidRDefault="00CA1E9B">
      <w:pPr>
        <w:pStyle w:val="CommentText"/>
      </w:pPr>
      <w:r>
        <w:rPr>
          <w:rStyle w:val="CommentReference"/>
        </w:rPr>
        <w:annotationRef/>
      </w:r>
      <w:r w:rsidR="008D6FFC">
        <w:rPr>
          <w:rStyle w:val="CommentReference"/>
        </w:rPr>
        <w:t>Brooke said that the dataset contains differentials between flash and coastal floods. I think the main analysis should focus on wind and rain, but perhaps we can include floods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CC98E16" w15:done="0"/>
  <w15:commentEx w15:paraId="40C58360" w15:paraIdParent="3CC98E16" w15:done="0"/>
  <w15:commentEx w15:paraId="410F495F" w15:done="0"/>
  <w15:commentEx w15:paraId="7A1E35CF" w15:done="0"/>
  <w15:commentEx w15:paraId="071EF012" w15:paraIdParent="7A1E35CF" w15:done="0"/>
  <w15:commentEx w15:paraId="03834529" w15:done="0"/>
  <w15:commentEx w15:paraId="25F346E2" w15:paraIdParent="03834529" w15:done="0"/>
  <w15:commentEx w15:paraId="46B6CD88" w15:done="0"/>
  <w15:commentEx w15:paraId="4AA65A95" w15:paraIdParent="46B6CD8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CC98E16" w16cid:durableId="2192D84D"/>
  <w16cid:commentId w16cid:paraId="40C58360" w16cid:durableId="21934A85"/>
  <w16cid:commentId w16cid:paraId="410F495F" w16cid:durableId="21934BD5"/>
  <w16cid:commentId w16cid:paraId="7A1E35CF" w16cid:durableId="2192D94D"/>
  <w16cid:commentId w16cid:paraId="071EF012" w16cid:durableId="21934C11"/>
  <w16cid:commentId w16cid:paraId="03834529" w16cid:durableId="2192DA07"/>
  <w16cid:commentId w16cid:paraId="25F346E2" w16cid:durableId="21934DE7"/>
  <w16cid:commentId w16cid:paraId="46B6CD88" w16cid:durableId="2192DA1D"/>
  <w16cid:commentId w16cid:paraId="4AA65A95" w16cid:durableId="21934C2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C30AF3" w14:textId="77777777" w:rsidR="00FC7FF2" w:rsidRDefault="00FC7FF2" w:rsidP="00AD18F4">
      <w:r>
        <w:separator/>
      </w:r>
    </w:p>
  </w:endnote>
  <w:endnote w:type="continuationSeparator" w:id="0">
    <w:p w14:paraId="736B495C" w14:textId="77777777" w:rsidR="00FC7FF2" w:rsidRDefault="00FC7FF2" w:rsidP="00AD18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604020202020204"/>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B30B18" w14:textId="77777777" w:rsidR="00FC7FF2" w:rsidRDefault="00FC7FF2" w:rsidP="00AD18F4">
      <w:r>
        <w:separator/>
      </w:r>
    </w:p>
  </w:footnote>
  <w:footnote w:type="continuationSeparator" w:id="0">
    <w:p w14:paraId="35EE6150" w14:textId="77777777" w:rsidR="00FC7FF2" w:rsidRDefault="00FC7FF2" w:rsidP="00AD18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14954"/>
    <w:multiLevelType w:val="hybridMultilevel"/>
    <w:tmpl w:val="0E9CF67C"/>
    <w:lvl w:ilvl="0" w:tplc="20B054EA">
      <w:start w:val="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F74C53"/>
    <w:multiLevelType w:val="hybridMultilevel"/>
    <w:tmpl w:val="33640F44"/>
    <w:lvl w:ilvl="0" w:tplc="48FC6780">
      <w:start w:val="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4722B0"/>
    <w:multiLevelType w:val="hybridMultilevel"/>
    <w:tmpl w:val="7556D992"/>
    <w:lvl w:ilvl="0" w:tplc="B830976C">
      <w:start w:val="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A87F94"/>
    <w:multiLevelType w:val="hybridMultilevel"/>
    <w:tmpl w:val="60A4132E"/>
    <w:lvl w:ilvl="0" w:tplc="51EA0B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BC705F"/>
    <w:multiLevelType w:val="hybridMultilevel"/>
    <w:tmpl w:val="8E222FC4"/>
    <w:lvl w:ilvl="0" w:tplc="03ECACFA">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0FF03CA"/>
    <w:multiLevelType w:val="hybridMultilevel"/>
    <w:tmpl w:val="87D09CD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444B85"/>
    <w:multiLevelType w:val="hybridMultilevel"/>
    <w:tmpl w:val="698E04D8"/>
    <w:lvl w:ilvl="0" w:tplc="DE92450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2D7690"/>
    <w:multiLevelType w:val="hybridMultilevel"/>
    <w:tmpl w:val="D6CAAB02"/>
    <w:lvl w:ilvl="0" w:tplc="870AEA5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5"/>
  </w:num>
  <w:num w:numId="5">
    <w:abstractNumId w:val="3"/>
  </w:num>
  <w:num w:numId="6">
    <w:abstractNumId w:val="7"/>
  </w:num>
  <w:num w:numId="7">
    <w:abstractNumId w:val="6"/>
  </w:num>
  <w:num w:numId="8">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EE0"/>
    <w:rsid w:val="000001DD"/>
    <w:rsid w:val="00001351"/>
    <w:rsid w:val="000055BA"/>
    <w:rsid w:val="00005F0D"/>
    <w:rsid w:val="00007EDA"/>
    <w:rsid w:val="000116EB"/>
    <w:rsid w:val="00016E61"/>
    <w:rsid w:val="000368A0"/>
    <w:rsid w:val="0003796B"/>
    <w:rsid w:val="00040D78"/>
    <w:rsid w:val="0004516B"/>
    <w:rsid w:val="000507EC"/>
    <w:rsid w:val="00053E75"/>
    <w:rsid w:val="00060BD3"/>
    <w:rsid w:val="00063068"/>
    <w:rsid w:val="000712F5"/>
    <w:rsid w:val="00073230"/>
    <w:rsid w:val="00077A94"/>
    <w:rsid w:val="00086AA9"/>
    <w:rsid w:val="000A4D94"/>
    <w:rsid w:val="000B14F9"/>
    <w:rsid w:val="000D314A"/>
    <w:rsid w:val="000D48A4"/>
    <w:rsid w:val="000E3A5B"/>
    <w:rsid w:val="000E65AA"/>
    <w:rsid w:val="00101095"/>
    <w:rsid w:val="00104C40"/>
    <w:rsid w:val="001107B0"/>
    <w:rsid w:val="001112EE"/>
    <w:rsid w:val="001214FB"/>
    <w:rsid w:val="001419FF"/>
    <w:rsid w:val="00141B82"/>
    <w:rsid w:val="00144FC7"/>
    <w:rsid w:val="00147091"/>
    <w:rsid w:val="0015209F"/>
    <w:rsid w:val="0015431E"/>
    <w:rsid w:val="00155705"/>
    <w:rsid w:val="0016429E"/>
    <w:rsid w:val="0018442F"/>
    <w:rsid w:val="001858F5"/>
    <w:rsid w:val="001B16FD"/>
    <w:rsid w:val="001B2157"/>
    <w:rsid w:val="001B7601"/>
    <w:rsid w:val="001C2CF1"/>
    <w:rsid w:val="001D1C67"/>
    <w:rsid w:val="001D34DC"/>
    <w:rsid w:val="001D789E"/>
    <w:rsid w:val="001E1A7B"/>
    <w:rsid w:val="001F327F"/>
    <w:rsid w:val="001F5588"/>
    <w:rsid w:val="00222A47"/>
    <w:rsid w:val="00223DDC"/>
    <w:rsid w:val="00225108"/>
    <w:rsid w:val="00236992"/>
    <w:rsid w:val="00236A0E"/>
    <w:rsid w:val="00242570"/>
    <w:rsid w:val="0024624A"/>
    <w:rsid w:val="00250983"/>
    <w:rsid w:val="00262E1E"/>
    <w:rsid w:val="00275415"/>
    <w:rsid w:val="00281FB8"/>
    <w:rsid w:val="00292519"/>
    <w:rsid w:val="00295BC8"/>
    <w:rsid w:val="00296B50"/>
    <w:rsid w:val="00297F03"/>
    <w:rsid w:val="002A319C"/>
    <w:rsid w:val="002A68E6"/>
    <w:rsid w:val="002B1C60"/>
    <w:rsid w:val="002B487C"/>
    <w:rsid w:val="002D0A51"/>
    <w:rsid w:val="002D7AD8"/>
    <w:rsid w:val="002E525C"/>
    <w:rsid w:val="002E5262"/>
    <w:rsid w:val="002F77F9"/>
    <w:rsid w:val="00302AFC"/>
    <w:rsid w:val="00306DDB"/>
    <w:rsid w:val="0031224E"/>
    <w:rsid w:val="00315785"/>
    <w:rsid w:val="003305A2"/>
    <w:rsid w:val="00330B53"/>
    <w:rsid w:val="003350D7"/>
    <w:rsid w:val="00341073"/>
    <w:rsid w:val="003428E5"/>
    <w:rsid w:val="00355937"/>
    <w:rsid w:val="00357A05"/>
    <w:rsid w:val="003603BC"/>
    <w:rsid w:val="00360487"/>
    <w:rsid w:val="003718EA"/>
    <w:rsid w:val="00375B92"/>
    <w:rsid w:val="003870C1"/>
    <w:rsid w:val="003907F4"/>
    <w:rsid w:val="0039255C"/>
    <w:rsid w:val="00392F14"/>
    <w:rsid w:val="00393830"/>
    <w:rsid w:val="00397820"/>
    <w:rsid w:val="003D31F9"/>
    <w:rsid w:val="003D4B9C"/>
    <w:rsid w:val="00407FB6"/>
    <w:rsid w:val="00411D62"/>
    <w:rsid w:val="00421DE6"/>
    <w:rsid w:val="00425EBD"/>
    <w:rsid w:val="00430552"/>
    <w:rsid w:val="00437917"/>
    <w:rsid w:val="004442D6"/>
    <w:rsid w:val="00453415"/>
    <w:rsid w:val="00453F5D"/>
    <w:rsid w:val="004545CE"/>
    <w:rsid w:val="00455F46"/>
    <w:rsid w:val="00457EE0"/>
    <w:rsid w:val="00465661"/>
    <w:rsid w:val="00471BC7"/>
    <w:rsid w:val="004721D2"/>
    <w:rsid w:val="004779FE"/>
    <w:rsid w:val="00491487"/>
    <w:rsid w:val="00493CAC"/>
    <w:rsid w:val="00496903"/>
    <w:rsid w:val="004D3199"/>
    <w:rsid w:val="004D5ADC"/>
    <w:rsid w:val="004E0B0B"/>
    <w:rsid w:val="004E2923"/>
    <w:rsid w:val="004F6F6B"/>
    <w:rsid w:val="00507F15"/>
    <w:rsid w:val="00513617"/>
    <w:rsid w:val="00535A3C"/>
    <w:rsid w:val="00540CFA"/>
    <w:rsid w:val="00543CFA"/>
    <w:rsid w:val="00544A3C"/>
    <w:rsid w:val="00545B30"/>
    <w:rsid w:val="00550C53"/>
    <w:rsid w:val="00555060"/>
    <w:rsid w:val="00563A18"/>
    <w:rsid w:val="00563BC6"/>
    <w:rsid w:val="00565387"/>
    <w:rsid w:val="00576EF2"/>
    <w:rsid w:val="00585196"/>
    <w:rsid w:val="005A3BB0"/>
    <w:rsid w:val="005A54B4"/>
    <w:rsid w:val="005B68E7"/>
    <w:rsid w:val="005B735F"/>
    <w:rsid w:val="005C07D9"/>
    <w:rsid w:val="005C1069"/>
    <w:rsid w:val="005C16E8"/>
    <w:rsid w:val="005F51C3"/>
    <w:rsid w:val="005F6F73"/>
    <w:rsid w:val="0061573D"/>
    <w:rsid w:val="006162C9"/>
    <w:rsid w:val="00646AA5"/>
    <w:rsid w:val="006476CD"/>
    <w:rsid w:val="00650755"/>
    <w:rsid w:val="00661400"/>
    <w:rsid w:val="00662132"/>
    <w:rsid w:val="00666C9D"/>
    <w:rsid w:val="00671008"/>
    <w:rsid w:val="00673AA3"/>
    <w:rsid w:val="00676A83"/>
    <w:rsid w:val="00681A81"/>
    <w:rsid w:val="00682AA8"/>
    <w:rsid w:val="00690E4D"/>
    <w:rsid w:val="006A5D88"/>
    <w:rsid w:val="006A6ABA"/>
    <w:rsid w:val="006C19DC"/>
    <w:rsid w:val="006C495B"/>
    <w:rsid w:val="006D103E"/>
    <w:rsid w:val="006D598A"/>
    <w:rsid w:val="006E1B0E"/>
    <w:rsid w:val="006E4C94"/>
    <w:rsid w:val="006F1D6F"/>
    <w:rsid w:val="006F58A4"/>
    <w:rsid w:val="0070094A"/>
    <w:rsid w:val="00710E52"/>
    <w:rsid w:val="007121EC"/>
    <w:rsid w:val="00717AED"/>
    <w:rsid w:val="0073516C"/>
    <w:rsid w:val="00736A89"/>
    <w:rsid w:val="007436B4"/>
    <w:rsid w:val="00743BDF"/>
    <w:rsid w:val="00754BDD"/>
    <w:rsid w:val="00760EC3"/>
    <w:rsid w:val="007715EE"/>
    <w:rsid w:val="00782193"/>
    <w:rsid w:val="00786FCE"/>
    <w:rsid w:val="00787678"/>
    <w:rsid w:val="007A6A6C"/>
    <w:rsid w:val="007B2068"/>
    <w:rsid w:val="007B265B"/>
    <w:rsid w:val="007F0EF1"/>
    <w:rsid w:val="007F6107"/>
    <w:rsid w:val="00816FD4"/>
    <w:rsid w:val="008232F3"/>
    <w:rsid w:val="00823945"/>
    <w:rsid w:val="00830BAC"/>
    <w:rsid w:val="00844339"/>
    <w:rsid w:val="008909D6"/>
    <w:rsid w:val="00896D49"/>
    <w:rsid w:val="008A75D3"/>
    <w:rsid w:val="008B1319"/>
    <w:rsid w:val="008C4A4E"/>
    <w:rsid w:val="008D2D56"/>
    <w:rsid w:val="008D4386"/>
    <w:rsid w:val="008D6563"/>
    <w:rsid w:val="008D6D08"/>
    <w:rsid w:val="008D6FFC"/>
    <w:rsid w:val="008E692A"/>
    <w:rsid w:val="008F4A38"/>
    <w:rsid w:val="008F77B4"/>
    <w:rsid w:val="009000C0"/>
    <w:rsid w:val="00911BB4"/>
    <w:rsid w:val="00924D14"/>
    <w:rsid w:val="009360D4"/>
    <w:rsid w:val="00943187"/>
    <w:rsid w:val="00943AF3"/>
    <w:rsid w:val="009454AC"/>
    <w:rsid w:val="00946933"/>
    <w:rsid w:val="009557C1"/>
    <w:rsid w:val="0096619C"/>
    <w:rsid w:val="009708AE"/>
    <w:rsid w:val="00972B81"/>
    <w:rsid w:val="009853F1"/>
    <w:rsid w:val="00990043"/>
    <w:rsid w:val="00990F46"/>
    <w:rsid w:val="00995CF5"/>
    <w:rsid w:val="009B20EB"/>
    <w:rsid w:val="009B223E"/>
    <w:rsid w:val="009B48A7"/>
    <w:rsid w:val="009B7E9C"/>
    <w:rsid w:val="009C3871"/>
    <w:rsid w:val="009E17B6"/>
    <w:rsid w:val="009E2531"/>
    <w:rsid w:val="00A0764C"/>
    <w:rsid w:val="00A134EB"/>
    <w:rsid w:val="00A216DB"/>
    <w:rsid w:val="00A238C8"/>
    <w:rsid w:val="00A2605E"/>
    <w:rsid w:val="00A2771B"/>
    <w:rsid w:val="00A27E50"/>
    <w:rsid w:val="00A30F46"/>
    <w:rsid w:val="00A34025"/>
    <w:rsid w:val="00A436B8"/>
    <w:rsid w:val="00A44936"/>
    <w:rsid w:val="00A45F76"/>
    <w:rsid w:val="00A502E6"/>
    <w:rsid w:val="00A55CE7"/>
    <w:rsid w:val="00A725EB"/>
    <w:rsid w:val="00A771FE"/>
    <w:rsid w:val="00A943AC"/>
    <w:rsid w:val="00A96156"/>
    <w:rsid w:val="00A97F20"/>
    <w:rsid w:val="00AA0EB6"/>
    <w:rsid w:val="00AA16BE"/>
    <w:rsid w:val="00AC0CC7"/>
    <w:rsid w:val="00AC41C7"/>
    <w:rsid w:val="00AC59B7"/>
    <w:rsid w:val="00AD18F4"/>
    <w:rsid w:val="00AE56BE"/>
    <w:rsid w:val="00AE5709"/>
    <w:rsid w:val="00AF0A77"/>
    <w:rsid w:val="00AF243C"/>
    <w:rsid w:val="00B0223C"/>
    <w:rsid w:val="00B02E60"/>
    <w:rsid w:val="00B04A85"/>
    <w:rsid w:val="00B056DA"/>
    <w:rsid w:val="00B10EE8"/>
    <w:rsid w:val="00B2138E"/>
    <w:rsid w:val="00B24123"/>
    <w:rsid w:val="00B26085"/>
    <w:rsid w:val="00B274DB"/>
    <w:rsid w:val="00B33D8F"/>
    <w:rsid w:val="00B34A59"/>
    <w:rsid w:val="00B3698B"/>
    <w:rsid w:val="00B43E54"/>
    <w:rsid w:val="00B62A1B"/>
    <w:rsid w:val="00B8023F"/>
    <w:rsid w:val="00B901E1"/>
    <w:rsid w:val="00B94329"/>
    <w:rsid w:val="00B96B73"/>
    <w:rsid w:val="00BA1EA8"/>
    <w:rsid w:val="00BA54EC"/>
    <w:rsid w:val="00BB0F39"/>
    <w:rsid w:val="00BB6843"/>
    <w:rsid w:val="00BC03C8"/>
    <w:rsid w:val="00BE051C"/>
    <w:rsid w:val="00BE5B63"/>
    <w:rsid w:val="00C14F15"/>
    <w:rsid w:val="00C16BDD"/>
    <w:rsid w:val="00C239FD"/>
    <w:rsid w:val="00C26984"/>
    <w:rsid w:val="00C34D11"/>
    <w:rsid w:val="00C40B7C"/>
    <w:rsid w:val="00C41E03"/>
    <w:rsid w:val="00C44D6E"/>
    <w:rsid w:val="00C52E32"/>
    <w:rsid w:val="00C7439C"/>
    <w:rsid w:val="00C83ADE"/>
    <w:rsid w:val="00C90BEA"/>
    <w:rsid w:val="00CA1E9B"/>
    <w:rsid w:val="00CA65DC"/>
    <w:rsid w:val="00CB5A97"/>
    <w:rsid w:val="00CB69B7"/>
    <w:rsid w:val="00CC17DF"/>
    <w:rsid w:val="00CF31D4"/>
    <w:rsid w:val="00D07610"/>
    <w:rsid w:val="00D109CA"/>
    <w:rsid w:val="00D15AC4"/>
    <w:rsid w:val="00D15EF9"/>
    <w:rsid w:val="00D33BFC"/>
    <w:rsid w:val="00D37893"/>
    <w:rsid w:val="00D7478E"/>
    <w:rsid w:val="00D773B4"/>
    <w:rsid w:val="00D93874"/>
    <w:rsid w:val="00DA0DFF"/>
    <w:rsid w:val="00DA3CC6"/>
    <w:rsid w:val="00DA3E62"/>
    <w:rsid w:val="00DA7AFA"/>
    <w:rsid w:val="00DB35FE"/>
    <w:rsid w:val="00DC1437"/>
    <w:rsid w:val="00DC2851"/>
    <w:rsid w:val="00DC6E3F"/>
    <w:rsid w:val="00DE0FF5"/>
    <w:rsid w:val="00DE21AE"/>
    <w:rsid w:val="00E1336D"/>
    <w:rsid w:val="00E337C0"/>
    <w:rsid w:val="00E4308C"/>
    <w:rsid w:val="00E43314"/>
    <w:rsid w:val="00E45607"/>
    <w:rsid w:val="00E46D16"/>
    <w:rsid w:val="00E52123"/>
    <w:rsid w:val="00E53FF9"/>
    <w:rsid w:val="00E550DE"/>
    <w:rsid w:val="00E61018"/>
    <w:rsid w:val="00E634CB"/>
    <w:rsid w:val="00E64228"/>
    <w:rsid w:val="00E643C6"/>
    <w:rsid w:val="00E64483"/>
    <w:rsid w:val="00E71EF9"/>
    <w:rsid w:val="00E72317"/>
    <w:rsid w:val="00E90B12"/>
    <w:rsid w:val="00E9482A"/>
    <w:rsid w:val="00E94E38"/>
    <w:rsid w:val="00EA69DD"/>
    <w:rsid w:val="00EB56A9"/>
    <w:rsid w:val="00EB62A0"/>
    <w:rsid w:val="00EB7411"/>
    <w:rsid w:val="00EE1C68"/>
    <w:rsid w:val="00EE24B2"/>
    <w:rsid w:val="00EE7508"/>
    <w:rsid w:val="00EF3235"/>
    <w:rsid w:val="00EF4A28"/>
    <w:rsid w:val="00EF4A48"/>
    <w:rsid w:val="00EF5721"/>
    <w:rsid w:val="00F00B39"/>
    <w:rsid w:val="00F018B5"/>
    <w:rsid w:val="00F077EB"/>
    <w:rsid w:val="00F15789"/>
    <w:rsid w:val="00F17564"/>
    <w:rsid w:val="00F2732D"/>
    <w:rsid w:val="00F44637"/>
    <w:rsid w:val="00F47B61"/>
    <w:rsid w:val="00F52390"/>
    <w:rsid w:val="00F5461B"/>
    <w:rsid w:val="00F67E54"/>
    <w:rsid w:val="00F71FF5"/>
    <w:rsid w:val="00F8005A"/>
    <w:rsid w:val="00F8017E"/>
    <w:rsid w:val="00F83C03"/>
    <w:rsid w:val="00F91174"/>
    <w:rsid w:val="00F92DAE"/>
    <w:rsid w:val="00FA2526"/>
    <w:rsid w:val="00FA5EA3"/>
    <w:rsid w:val="00FB07ED"/>
    <w:rsid w:val="00FC17DE"/>
    <w:rsid w:val="00FC5CD7"/>
    <w:rsid w:val="00FC770B"/>
    <w:rsid w:val="00FC7FF2"/>
    <w:rsid w:val="00FE72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34D123"/>
  <w15:chartTrackingRefBased/>
  <w15:docId w15:val="{4EE8C9A1-8084-D047-A204-A4E8D5568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637"/>
  </w:style>
  <w:style w:type="paragraph" w:styleId="Heading3">
    <w:name w:val="heading 3"/>
    <w:basedOn w:val="Normal"/>
    <w:next w:val="Normal"/>
    <w:link w:val="Heading3Char"/>
    <w:uiPriority w:val="9"/>
    <w:unhideWhenUsed/>
    <w:qFormat/>
    <w:rsid w:val="00457EE0"/>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57EE0"/>
    <w:rPr>
      <w:rFonts w:asciiTheme="majorHAnsi" w:eastAsiaTheme="majorEastAsia" w:hAnsiTheme="majorHAnsi" w:cstheme="majorBidi"/>
      <w:color w:val="1F3763" w:themeColor="accent1" w:themeShade="7F"/>
    </w:rPr>
  </w:style>
  <w:style w:type="paragraph" w:styleId="FootnoteText">
    <w:name w:val="footnote text"/>
    <w:basedOn w:val="Normal"/>
    <w:link w:val="FootnoteTextChar"/>
    <w:uiPriority w:val="99"/>
    <w:semiHidden/>
    <w:unhideWhenUsed/>
    <w:rsid w:val="00AD18F4"/>
    <w:rPr>
      <w:sz w:val="20"/>
      <w:szCs w:val="20"/>
    </w:rPr>
  </w:style>
  <w:style w:type="character" w:customStyle="1" w:styleId="FootnoteTextChar">
    <w:name w:val="Footnote Text Char"/>
    <w:basedOn w:val="DefaultParagraphFont"/>
    <w:link w:val="FootnoteText"/>
    <w:uiPriority w:val="99"/>
    <w:semiHidden/>
    <w:rsid w:val="00AD18F4"/>
    <w:rPr>
      <w:sz w:val="20"/>
      <w:szCs w:val="20"/>
    </w:rPr>
  </w:style>
  <w:style w:type="character" w:styleId="FootnoteReference">
    <w:name w:val="footnote reference"/>
    <w:basedOn w:val="DefaultParagraphFont"/>
    <w:uiPriority w:val="99"/>
    <w:semiHidden/>
    <w:unhideWhenUsed/>
    <w:rsid w:val="00AD18F4"/>
    <w:rPr>
      <w:vertAlign w:val="superscript"/>
    </w:rPr>
  </w:style>
  <w:style w:type="character" w:styleId="CommentReference">
    <w:name w:val="annotation reference"/>
    <w:basedOn w:val="DefaultParagraphFont"/>
    <w:uiPriority w:val="99"/>
    <w:semiHidden/>
    <w:unhideWhenUsed/>
    <w:rsid w:val="000368A0"/>
    <w:rPr>
      <w:sz w:val="16"/>
      <w:szCs w:val="16"/>
    </w:rPr>
  </w:style>
  <w:style w:type="paragraph" w:styleId="CommentText">
    <w:name w:val="annotation text"/>
    <w:basedOn w:val="Normal"/>
    <w:link w:val="CommentTextChar"/>
    <w:uiPriority w:val="99"/>
    <w:semiHidden/>
    <w:unhideWhenUsed/>
    <w:rsid w:val="000368A0"/>
    <w:rPr>
      <w:sz w:val="20"/>
      <w:szCs w:val="20"/>
    </w:rPr>
  </w:style>
  <w:style w:type="character" w:customStyle="1" w:styleId="CommentTextChar">
    <w:name w:val="Comment Text Char"/>
    <w:basedOn w:val="DefaultParagraphFont"/>
    <w:link w:val="CommentText"/>
    <w:uiPriority w:val="99"/>
    <w:semiHidden/>
    <w:rsid w:val="000368A0"/>
    <w:rPr>
      <w:sz w:val="20"/>
      <w:szCs w:val="20"/>
    </w:rPr>
  </w:style>
  <w:style w:type="paragraph" w:styleId="CommentSubject">
    <w:name w:val="annotation subject"/>
    <w:basedOn w:val="CommentText"/>
    <w:next w:val="CommentText"/>
    <w:link w:val="CommentSubjectChar"/>
    <w:uiPriority w:val="99"/>
    <w:semiHidden/>
    <w:unhideWhenUsed/>
    <w:rsid w:val="000368A0"/>
    <w:rPr>
      <w:b/>
      <w:bCs/>
    </w:rPr>
  </w:style>
  <w:style w:type="character" w:customStyle="1" w:styleId="CommentSubjectChar">
    <w:name w:val="Comment Subject Char"/>
    <w:basedOn w:val="CommentTextChar"/>
    <w:link w:val="CommentSubject"/>
    <w:uiPriority w:val="99"/>
    <w:semiHidden/>
    <w:rsid w:val="000368A0"/>
    <w:rPr>
      <w:b/>
      <w:bCs/>
      <w:sz w:val="20"/>
      <w:szCs w:val="20"/>
    </w:rPr>
  </w:style>
  <w:style w:type="paragraph" w:styleId="BalloonText">
    <w:name w:val="Balloon Text"/>
    <w:basedOn w:val="Normal"/>
    <w:link w:val="BalloonTextChar"/>
    <w:uiPriority w:val="99"/>
    <w:semiHidden/>
    <w:unhideWhenUsed/>
    <w:rsid w:val="000368A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68A0"/>
    <w:rPr>
      <w:rFonts w:ascii="Segoe UI" w:hAnsi="Segoe UI" w:cs="Segoe UI"/>
      <w:sz w:val="18"/>
      <w:szCs w:val="18"/>
    </w:rPr>
  </w:style>
  <w:style w:type="character" w:styleId="Hyperlink">
    <w:name w:val="Hyperlink"/>
    <w:basedOn w:val="DefaultParagraphFont"/>
    <w:uiPriority w:val="99"/>
    <w:unhideWhenUsed/>
    <w:rsid w:val="0015431E"/>
    <w:rPr>
      <w:color w:val="0000FF"/>
      <w:u w:val="single"/>
    </w:rPr>
  </w:style>
  <w:style w:type="paragraph" w:styleId="ListParagraph">
    <w:name w:val="List Paragraph"/>
    <w:basedOn w:val="Normal"/>
    <w:uiPriority w:val="34"/>
    <w:qFormat/>
    <w:rsid w:val="00E550DE"/>
    <w:pPr>
      <w:ind w:left="720"/>
      <w:contextualSpacing/>
    </w:pPr>
  </w:style>
  <w:style w:type="table" w:styleId="TableGrid">
    <w:name w:val="Table Grid"/>
    <w:basedOn w:val="TableNormal"/>
    <w:uiPriority w:val="39"/>
    <w:rsid w:val="008443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430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0325836">
      <w:bodyDiv w:val="1"/>
      <w:marLeft w:val="0"/>
      <w:marRight w:val="0"/>
      <w:marTop w:val="0"/>
      <w:marBottom w:val="0"/>
      <w:divBdr>
        <w:top w:val="none" w:sz="0" w:space="0" w:color="auto"/>
        <w:left w:val="none" w:sz="0" w:space="0" w:color="auto"/>
        <w:bottom w:val="none" w:sz="0" w:space="0" w:color="auto"/>
        <w:right w:val="none" w:sz="0" w:space="0" w:color="auto"/>
      </w:divBdr>
    </w:div>
    <w:div w:id="696807327">
      <w:bodyDiv w:val="1"/>
      <w:marLeft w:val="0"/>
      <w:marRight w:val="0"/>
      <w:marTop w:val="0"/>
      <w:marBottom w:val="0"/>
      <w:divBdr>
        <w:top w:val="none" w:sz="0" w:space="0" w:color="auto"/>
        <w:left w:val="none" w:sz="0" w:space="0" w:color="auto"/>
        <w:bottom w:val="none" w:sz="0" w:space="0" w:color="auto"/>
        <w:right w:val="none" w:sz="0" w:space="0" w:color="auto"/>
      </w:divBdr>
    </w:div>
    <w:div w:id="1064178027">
      <w:bodyDiv w:val="1"/>
      <w:marLeft w:val="0"/>
      <w:marRight w:val="0"/>
      <w:marTop w:val="0"/>
      <w:marBottom w:val="0"/>
      <w:divBdr>
        <w:top w:val="none" w:sz="0" w:space="0" w:color="auto"/>
        <w:left w:val="none" w:sz="0" w:space="0" w:color="auto"/>
        <w:bottom w:val="none" w:sz="0" w:space="0" w:color="auto"/>
        <w:right w:val="none" w:sz="0" w:space="0" w:color="auto"/>
      </w:divBdr>
    </w:div>
    <w:div w:id="1153524805">
      <w:bodyDiv w:val="1"/>
      <w:marLeft w:val="0"/>
      <w:marRight w:val="0"/>
      <w:marTop w:val="0"/>
      <w:marBottom w:val="0"/>
      <w:divBdr>
        <w:top w:val="none" w:sz="0" w:space="0" w:color="auto"/>
        <w:left w:val="none" w:sz="0" w:space="0" w:color="auto"/>
        <w:bottom w:val="none" w:sz="0" w:space="0" w:color="auto"/>
        <w:right w:val="none" w:sz="0" w:space="0" w:color="auto"/>
      </w:divBdr>
    </w:div>
    <w:div w:id="1161316845">
      <w:bodyDiv w:val="1"/>
      <w:marLeft w:val="0"/>
      <w:marRight w:val="0"/>
      <w:marTop w:val="0"/>
      <w:marBottom w:val="0"/>
      <w:divBdr>
        <w:top w:val="none" w:sz="0" w:space="0" w:color="auto"/>
        <w:left w:val="none" w:sz="0" w:space="0" w:color="auto"/>
        <w:bottom w:val="none" w:sz="0" w:space="0" w:color="auto"/>
        <w:right w:val="none" w:sz="0" w:space="0" w:color="auto"/>
      </w:divBdr>
    </w:div>
    <w:div w:id="1518808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journals.plos.org/plosmedicine/article?id=10.1371/journal.pmed.1002856"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70AAE-CE2F-364F-94D5-E69516DF57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Pages>
  <Words>3509</Words>
  <Characters>20006</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21</cp:revision>
  <dcterms:created xsi:type="dcterms:W3CDTF">2019-12-05T14:20:00Z</dcterms:created>
  <dcterms:modified xsi:type="dcterms:W3CDTF">2019-12-05T14:44:00Z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6th edition</vt:lpwstr>
  </property>
  <property fmtid="{D5CDD505-2E9C-101B-9397-08002B2CF9AE}" pid="4" name="Mendeley Recent Style Id 1_1">
    <vt:lpwstr>http://www.zotero.org/styles/chicago-author-date</vt:lpwstr>
  </property>
  <property fmtid="{D5CDD505-2E9C-101B-9397-08002B2CF9AE}" pid="5" name="Mendeley Recent Style Name 1_1">
    <vt:lpwstr>Chicago Manual of Style 17th edition (author-date)</vt:lpwstr>
  </property>
  <property fmtid="{D5CDD505-2E9C-101B-9397-08002B2CF9AE}" pid="6" name="Mendeley Recent Style Id 2_1">
    <vt:lpwstr>http://www.zotero.org/styles/chicago-fullnote-bibliography</vt:lpwstr>
  </property>
  <property fmtid="{D5CDD505-2E9C-101B-9397-08002B2CF9AE}" pid="7" name="Mendeley Recent Style Name 2_1">
    <vt:lpwstr>Chicago Manual of Style 17th edition (full note)</vt:lpwstr>
  </property>
  <property fmtid="{D5CDD505-2E9C-101B-9397-08002B2CF9AE}" pid="8" name="Mendeley Recent Style Id 3_1">
    <vt:lpwstr>http://www.zotero.org/styles/chicago-note-bibliography</vt:lpwstr>
  </property>
  <property fmtid="{D5CDD505-2E9C-101B-9397-08002B2CF9AE}" pid="9" name="Mendeley Recent Style Name 3_1">
    <vt:lpwstr>Chicago Manual of Style 17th edition (note)</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3rd edition (note with bibliography)</vt:lpwstr>
  </property>
  <property fmtid="{D5CDD505-2E9C-101B-9397-08002B2CF9AE}" pid="14" name="Mendeley Recent Style Id 6_1">
    <vt:lpwstr>http://www.zotero.org/styles/modern-language-association</vt:lpwstr>
  </property>
  <property fmtid="{D5CDD505-2E9C-101B-9397-08002B2CF9AE}" pid="15" name="Mendeley Recent Style Name 6_1">
    <vt:lpwstr>Modern Language Association 8th edition</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