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31F81685" w:rsidR="00B34A59" w:rsidRDefault="00A55CE7" w:rsidP="00F91174">
      <w:pPr>
        <w:jc w:val="both"/>
        <w:rPr>
          <w:lang w:val="en-US"/>
        </w:rPr>
      </w:pPr>
      <w:commentRangeStart w:id="1"/>
      <w:commentRangeStart w:id="2"/>
      <w:r w:rsidRPr="00A55CE7">
        <w:rPr>
          <w:lang w:val="en-US"/>
        </w:rPr>
        <w:t xml:space="preserve">In </w:t>
      </w:r>
      <w:r w:rsidR="0004516B">
        <w:rPr>
          <w:lang w:val="en-US"/>
        </w:rPr>
        <w:t>recent</w:t>
      </w:r>
      <w:r w:rsidRPr="00A55CE7">
        <w:rPr>
          <w:lang w:val="en-US"/>
        </w:rPr>
        <w:t xml:space="preserve"> decades, the United States has experienced </w:t>
      </w:r>
      <w:commentRangeStart w:id="3"/>
      <w:commentRangeStart w:id="4"/>
      <w:r w:rsidRPr="00A55CE7">
        <w:rPr>
          <w:lang w:val="en-US"/>
        </w:rPr>
        <w:t xml:space="preserve">a </w:t>
      </w:r>
      <w:del w:id="5" w:author="Robbie Parks" w:date="2019-11-21T20:44:00Z">
        <w:r w:rsidRPr="00A55CE7" w:rsidDel="00005F0D">
          <w:rPr>
            <w:lang w:val="en-US"/>
          </w:rPr>
          <w:delText>rise in frequency</w:delText>
        </w:r>
        <w:r w:rsidR="005F51C3" w:rsidDel="00005F0D">
          <w:rPr>
            <w:lang w:val="en-US"/>
          </w:rPr>
          <w:delText xml:space="preserve"> and intensity</w:delText>
        </w:r>
        <w:r w:rsidRPr="00A55CE7" w:rsidDel="00005F0D">
          <w:rPr>
            <w:lang w:val="en-US"/>
          </w:rPr>
          <w:delText xml:space="preserve"> of</w:delText>
        </w:r>
      </w:del>
      <w:ins w:id="6" w:author="Robbie Parks" w:date="2019-11-21T20:44:00Z">
        <w:r w:rsidR="00005F0D">
          <w:rPr>
            <w:lang w:val="en-US"/>
          </w:rPr>
          <w:t>growing impact of</w:t>
        </w:r>
      </w:ins>
      <w:r w:rsidR="00EF4A48">
        <w:rPr>
          <w:lang w:val="en-US"/>
        </w:rPr>
        <w:t xml:space="preserve"> </w:t>
      </w:r>
      <w:r w:rsidR="001F327F">
        <w:rPr>
          <w:lang w:val="en-US"/>
        </w:rPr>
        <w:t xml:space="preserve">coastal </w:t>
      </w:r>
      <w:r w:rsidR="0016429E">
        <w:rPr>
          <w:lang w:val="en-US"/>
        </w:rPr>
        <w:t>storms</w:t>
      </w:r>
      <w:commentRangeEnd w:id="3"/>
      <w:commentRangeEnd w:id="4"/>
      <w:ins w:id="7" w:author="Robbie Parks" w:date="2019-11-21T20:44:00Z">
        <w:r w:rsidR="00005F0D">
          <w:rPr>
            <w:lang w:val="en-US"/>
          </w:rPr>
          <w:t xml:space="preserve"> on </w:t>
        </w:r>
        <w:r w:rsidR="009B20EB">
          <w:rPr>
            <w:lang w:val="en-US"/>
          </w:rPr>
          <w:t>humans</w:t>
        </w:r>
      </w:ins>
      <w:r w:rsidR="006C19DC">
        <w:rPr>
          <w:rStyle w:val="CommentReference"/>
        </w:rPr>
        <w:commentReference w:id="3"/>
      </w:r>
      <w:r w:rsidR="00676A83">
        <w:rPr>
          <w:rStyle w:val="CommentReference"/>
        </w:rPr>
        <w:commentReference w:id="4"/>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commentRangeEnd w:id="1"/>
      <w:r w:rsidR="006E4C94">
        <w:rPr>
          <w:rStyle w:val="CommentReference"/>
        </w:rPr>
        <w:commentReference w:id="1"/>
      </w:r>
      <w:commentRangeEnd w:id="2"/>
      <w:r w:rsidR="007436B4">
        <w:rPr>
          <w:rStyle w:val="CommentReference"/>
        </w:rPr>
        <w:commentReference w:id="2"/>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3E8E3D4A"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del w:id="8" w:author="Robbie Parks" w:date="2019-11-21T20:47:00Z">
        <w:r w:rsidR="00A238C8" w:rsidDel="000E3A5B">
          <w:rPr>
            <w:lang w:val="en-US"/>
          </w:rPr>
          <w:delText>or zip</w:delText>
        </w:r>
        <w:r w:rsidR="00060BD3" w:rsidDel="000E3A5B">
          <w:rPr>
            <w:lang w:val="en-US"/>
          </w:rPr>
          <w:delText xml:space="preserve"> </w:delText>
        </w:r>
        <w:r w:rsidR="00A238C8" w:rsidDel="000E3A5B">
          <w:rPr>
            <w:lang w:val="en-US"/>
          </w:rPr>
          <w:delText>code (if there are enough numbers)</w:delText>
        </w:r>
        <w:r w:rsidR="00E337C0" w:rsidDel="000E3A5B">
          <w:rPr>
            <w:lang w:val="en-US"/>
          </w:rPr>
          <w:delText xml:space="preserve"> </w:delText>
        </w:r>
      </w:del>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47617226"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w:t>
      </w:r>
      <w:del w:id="9" w:author="Robbie Parks" w:date="2019-11-21T20:47:00Z">
        <w:r w:rsidDel="000E3A5B">
          <w:rPr>
            <w:lang w:val="en-US"/>
          </w:rPr>
          <w:delText xml:space="preserve">on coastal storm events, including </w:delText>
        </w:r>
      </w:del>
      <w:r>
        <w:rPr>
          <w:lang w:val="en-US"/>
        </w:rPr>
        <w:t xml:space="preserve">tropical storms </w:t>
      </w:r>
      <w:del w:id="10" w:author="Robbie Parks" w:date="2019-11-21T20:47:00Z">
        <w:r w:rsidDel="000E3A5B">
          <w:rPr>
            <w:lang w:val="en-US"/>
          </w:rPr>
          <w:delText>and Nor’easters</w:delText>
        </w:r>
      </w:del>
      <w:ins w:id="11" w:author="Robbie Parks" w:date="2019-11-21T20:47:00Z">
        <w:r w:rsidR="000E3A5B">
          <w:rPr>
            <w:lang w:val="en-US"/>
          </w:rPr>
          <w:t>events</w:t>
        </w:r>
      </w:ins>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commentRangeStart w:id="12"/>
      <w:commentRangeStart w:id="13"/>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w:t>
      </w:r>
      <w:commentRangeEnd w:id="12"/>
      <w:r w:rsidR="001D789E">
        <w:rPr>
          <w:rStyle w:val="CommentReference"/>
        </w:rPr>
        <w:commentReference w:id="12"/>
      </w:r>
      <w:commentRangeEnd w:id="13"/>
      <w:r w:rsidR="00754BDD">
        <w:rPr>
          <w:rStyle w:val="CommentReference"/>
        </w:rPr>
        <w:commentReference w:id="13"/>
      </w:r>
      <w:r w:rsidR="000712F5" w:rsidRPr="000712F5">
        <w:rPr>
          <w:rFonts w:ascii="Calibri" w:hAnsi="Calibri" w:cs="Calibri"/>
          <w:i/>
          <w:noProof/>
          <w:lang w:val="en-US"/>
        </w:rPr>
        <w: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w:t>
      </w:r>
      <w:commentRangeStart w:id="14"/>
      <w:r w:rsidR="00222A47" w:rsidRPr="002E5262">
        <w:t>rain</w:t>
      </w:r>
      <w:commentRangeEnd w:id="14"/>
      <w:r w:rsidR="001D789E">
        <w:rPr>
          <w:rStyle w:val="CommentReference"/>
        </w:rPr>
        <w:commentReference w:id="14"/>
      </w:r>
      <w:ins w:id="15" w:author="Robbie Parks" w:date="2019-11-21T20:47:00Z">
        <w:r w:rsidR="00C40B7C">
          <w:t xml:space="preserve"> (up to 201</w:t>
        </w:r>
      </w:ins>
      <w:ins w:id="16" w:author="Robbie Parks" w:date="2019-11-21T20:48:00Z">
        <w:r w:rsidR="00C40B7C">
          <w:t>1</w:t>
        </w:r>
      </w:ins>
      <w:ins w:id="17" w:author="Robbie Parks" w:date="2019-11-21T20:47:00Z">
        <w:r w:rsidR="00C40B7C">
          <w:t>)</w:t>
        </w:r>
      </w:ins>
      <w:r w:rsidR="00222A47" w:rsidRPr="002E5262">
        <w:t xml:space="preserve">, </w:t>
      </w:r>
      <w:ins w:id="18" w:author="Robbie Parks" w:date="2019-11-21T20:48:00Z">
        <w:r w:rsidR="00EF5721">
          <w:t xml:space="preserve">or </w:t>
        </w:r>
      </w:ins>
      <w:commentRangeStart w:id="19"/>
      <w:commentRangeStart w:id="20"/>
      <w:r w:rsidR="00222A47" w:rsidRPr="002E5262">
        <w:t>flood events</w:t>
      </w:r>
      <w:commentRangeEnd w:id="19"/>
      <w:r w:rsidR="001D789E">
        <w:rPr>
          <w:rStyle w:val="CommentReference"/>
        </w:rPr>
        <w:commentReference w:id="19"/>
      </w:r>
      <w:commentRangeEnd w:id="20"/>
      <w:r w:rsidR="00296B50">
        <w:rPr>
          <w:rStyle w:val="CommentReference"/>
        </w:rPr>
        <w:commentReference w:id="20"/>
      </w:r>
      <w:ins w:id="22" w:author="Robbie Parks" w:date="2019-11-21T20:48:00Z">
        <w:r w:rsidR="00EF5721">
          <w:t xml:space="preserve"> (including flash </w:t>
        </w:r>
      </w:ins>
      <w:ins w:id="23" w:author="Robbie Parks" w:date="2019-11-21T20:49:00Z">
        <w:r w:rsidR="00EF5721">
          <w:t>and coastal floods</w:t>
        </w:r>
      </w:ins>
      <w:ins w:id="24" w:author="Robbie Parks" w:date="2019-11-21T20:48:00Z">
        <w:r w:rsidR="00EF5721">
          <w:t>)</w:t>
        </w:r>
      </w:ins>
      <w:del w:id="25" w:author="Robbie Parks" w:date="2019-11-21T20:48:00Z">
        <w:r w:rsidR="00222A47" w:rsidRPr="002E5262" w:rsidDel="00EF5721">
          <w:delText>, distance from the storm track</w:delText>
        </w:r>
      </w:del>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w:t>
      </w:r>
      <w:commentRangeStart w:id="26"/>
      <w:r w:rsidR="00F8017E">
        <w:rPr>
          <w:lang w:val="en-US"/>
        </w:rPr>
        <w:t>days</w:t>
      </w:r>
      <w:commentRangeEnd w:id="26"/>
      <w:r w:rsidR="00E46D16">
        <w:rPr>
          <w:rStyle w:val="CommentReference"/>
        </w:rPr>
        <w:commentReference w:id="26"/>
      </w:r>
      <w:r w:rsidR="00F8017E">
        <w:rPr>
          <w:lang w:val="en-US"/>
        </w:rPr>
        <w:t xml:space="preserve"> to </w:t>
      </w:r>
      <w:ins w:id="27" w:author="Robbie Parks" w:date="2019-11-21T20:42:00Z">
        <w:r w:rsidR="00BE5B63">
          <w:rPr>
            <w:lang w:val="en-US"/>
          </w:rPr>
          <w:t xml:space="preserve">comparable unexposed </w:t>
        </w:r>
      </w:ins>
      <w:commentRangeStart w:id="28"/>
      <w:r w:rsidR="00F8017E">
        <w:rPr>
          <w:lang w:val="en-US"/>
        </w:rPr>
        <w:t>non-coastal storm event day</w:t>
      </w:r>
      <w:commentRangeEnd w:id="28"/>
      <w:r w:rsidR="008C4A4E">
        <w:rPr>
          <w:rStyle w:val="CommentReference"/>
        </w:rPr>
        <w:commentReference w:id="28"/>
      </w:r>
      <w:r w:rsidR="00F8017E">
        <w:rPr>
          <w:lang w:val="en-US"/>
        </w:rPr>
        <w:t xml:space="preserve">.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ins w:id="29" w:author="Robbie Parks" w:date="2019-11-22T11:20:00Z"/>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ins w:id="30" w:author="Robbie Parks" w:date="2019-11-22T11:20:00Z"/>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192DE65A" w14:textId="09569E80" w:rsidR="00C16BDD" w:rsidRDefault="00397820">
      <w:pPr>
        <w:rPr>
          <w:b/>
          <w:lang w:val="en-US"/>
        </w:rPr>
      </w:pPr>
      <w:r>
        <w:rPr>
          <w:b/>
          <w:lang w:val="en-US"/>
        </w:rPr>
        <w:lastRenderedPageBreak/>
        <w:t>Details</w:t>
      </w:r>
    </w:p>
    <w:p w14:paraId="2AD3461C" w14:textId="77777777" w:rsidR="00943187" w:rsidRDefault="00943187">
      <w:pPr>
        <w:rPr>
          <w:b/>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0FEDBA79" w14:textId="2E176EA1" w:rsidR="00D15EF9" w:rsidRDefault="00D15EF9">
      <w:pPr>
        <w:rPr>
          <w:b/>
          <w:u w:val="single"/>
          <w:lang w:val="en-US"/>
        </w:rPr>
      </w:pPr>
    </w:p>
    <w:p w14:paraId="53FBD294" w14:textId="1B1CB57D" w:rsidR="00D15EF9" w:rsidRPr="00D15EF9" w:rsidRDefault="00D15EF9">
      <w:pPr>
        <w:rPr>
          <w:lang w:val="en-US"/>
        </w:rPr>
      </w:pPr>
      <w:r>
        <w:rPr>
          <w:lang w:val="en-US"/>
        </w:rPr>
        <w:t>Tropical storm data by county XX-XX</w:t>
      </w:r>
    </w:p>
    <w:p w14:paraId="59D1097C" w14:textId="4365D29B" w:rsidR="007715EE" w:rsidRDefault="007715EE">
      <w:pPr>
        <w:rPr>
          <w:lang w:val="en-US"/>
        </w:rPr>
      </w:pPr>
    </w:p>
    <w:p w14:paraId="344D681D" w14:textId="0BEC2748" w:rsidR="007715EE" w:rsidRDefault="007715EE">
      <w:pPr>
        <w:rPr>
          <w:b/>
          <w:lang w:val="en-US"/>
        </w:rPr>
      </w:pPr>
      <w:r>
        <w:rPr>
          <w:b/>
          <w:lang w:val="en-US"/>
        </w:rPr>
        <w:t>Rain</w:t>
      </w:r>
    </w:p>
    <w:p w14:paraId="7DABA82E" w14:textId="3D5FE14D" w:rsidR="00E550DE" w:rsidRDefault="00E550DE">
      <w:pPr>
        <w:rPr>
          <w:b/>
          <w:lang w:val="en-US"/>
        </w:rPr>
      </w:pPr>
    </w:p>
    <w:p w14:paraId="225312BA" w14:textId="698D26F0" w:rsidR="00E550DE" w:rsidRPr="00E550DE" w:rsidRDefault="00682AA8" w:rsidP="00E550DE">
      <w:pPr>
        <w:pStyle w:val="ListParagraph"/>
        <w:numPr>
          <w:ilvl w:val="0"/>
          <w:numId w:val="2"/>
        </w:numPr>
        <w:rPr>
          <w:lang w:val="en-US"/>
        </w:rPr>
      </w:pPr>
      <w:r>
        <w:rPr>
          <w:lang w:val="en-US"/>
        </w:rPr>
        <w:t>Rain on day or cumulative</w:t>
      </w:r>
      <w:r w:rsidR="00104C40">
        <w:rPr>
          <w:lang w:val="en-US"/>
        </w:rPr>
        <w:t>?</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77C3475F" w:rsidR="00E550DE" w:rsidRPr="00E550DE" w:rsidRDefault="00DA0DFF" w:rsidP="00E550DE">
      <w:pPr>
        <w:pStyle w:val="ListParagraph"/>
        <w:numPr>
          <w:ilvl w:val="0"/>
          <w:numId w:val="2"/>
        </w:numPr>
        <w:rPr>
          <w:lang w:val="en-US"/>
        </w:rPr>
      </w:pPr>
      <w:r>
        <w:rPr>
          <w:lang w:val="en-US"/>
        </w:rPr>
        <w:t>Max or average?</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1F49F7F2" w14:textId="6244C975" w:rsidR="00E550DE" w:rsidRPr="00E550DE" w:rsidRDefault="00AC59B7" w:rsidP="00E550DE">
      <w:pPr>
        <w:pStyle w:val="ListParagraph"/>
        <w:numPr>
          <w:ilvl w:val="0"/>
          <w:numId w:val="2"/>
        </w:numPr>
        <w:rPr>
          <w:b/>
          <w:lang w:val="en-US"/>
        </w:rPr>
      </w:pPr>
      <w:r>
        <w:rPr>
          <w:lang w:val="en-US"/>
        </w:rPr>
        <w:t>Distinguish flash and coastal floods</w:t>
      </w:r>
      <w:r w:rsidR="00DE0FF5">
        <w:rPr>
          <w:lang w:val="en-US"/>
        </w:rPr>
        <w:t xml:space="preserve"> too</w:t>
      </w:r>
      <w:r>
        <w:rPr>
          <w:lang w:val="en-US"/>
        </w:rPr>
        <w:t>?</w:t>
      </w:r>
    </w:p>
    <w:p w14:paraId="406D7AFF" w14:textId="43146686" w:rsidR="00BB0F39" w:rsidRDefault="00BB0F39">
      <w:pPr>
        <w:rPr>
          <w:b/>
          <w:lang w:val="en-US"/>
        </w:rPr>
      </w:pPr>
    </w:p>
    <w:p w14:paraId="00ADED03" w14:textId="30E3B2A7" w:rsidR="00BB0F39" w:rsidRPr="00BB0F39" w:rsidRDefault="00BB0F39">
      <w:pPr>
        <w:rPr>
          <w:b/>
          <w:u w:val="single"/>
          <w:lang w:val="en-US"/>
        </w:rPr>
      </w:pPr>
      <w:r w:rsidRPr="00BB0F39">
        <w:rPr>
          <w:b/>
          <w:u w:val="single"/>
          <w:lang w:val="en-US"/>
        </w:rPr>
        <w:t>Study period</w:t>
      </w:r>
    </w:p>
    <w:p w14:paraId="2A4989FC" w14:textId="623F4FCD" w:rsidR="00BB0F39" w:rsidRDefault="00BB0F39">
      <w:pPr>
        <w:rPr>
          <w:b/>
          <w:lang w:val="en-US"/>
        </w:rPr>
      </w:pPr>
    </w:p>
    <w:p w14:paraId="31E561B6" w14:textId="54FC6DFA" w:rsidR="00BB0F39" w:rsidRPr="00BB0F39" w:rsidRDefault="00BB0F39">
      <w:pPr>
        <w:rPr>
          <w:b/>
          <w:u w:val="single"/>
          <w:lang w:val="en-US"/>
        </w:rPr>
      </w:pPr>
      <w:r w:rsidRPr="00BB0F39">
        <w:rPr>
          <w:b/>
          <w:u w:val="single"/>
          <w:lang w:val="en-US"/>
        </w:rPr>
        <w:t>Study area</w:t>
      </w:r>
    </w:p>
    <w:p w14:paraId="49B63389" w14:textId="6DE3F951" w:rsidR="007715EE" w:rsidRDefault="007715EE">
      <w:pPr>
        <w:rPr>
          <w:b/>
          <w:lang w:val="en-US"/>
        </w:rPr>
      </w:pPr>
    </w:p>
    <w:p w14:paraId="5DE08BE4" w14:textId="77777777" w:rsidR="007715EE" w:rsidRPr="007715EE" w:rsidRDefault="007715EE">
      <w:pPr>
        <w:rPr>
          <w:b/>
          <w:lang w:val="en-US"/>
        </w:rPr>
      </w:pPr>
    </w:p>
    <w:sectPr w:rsidR="007715EE" w:rsidRPr="007715EE"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Anderson,Brooke" w:date="2019-11-09T19:15:00Z" w:initials="A">
    <w:p w14:paraId="513BA573" w14:textId="069BD2D6" w:rsidR="006C19DC" w:rsidRDefault="006C19DC">
      <w:pPr>
        <w:pStyle w:val="CommentText"/>
      </w:pPr>
      <w:r>
        <w:rPr>
          <w:rStyle w:val="CommentReference"/>
        </w:rPr>
        <w:annotationRef/>
      </w:r>
      <w:r>
        <w:t>There is still a good bit of controversy on this point from the meteorology / atmospheric science side, as I found from some reviews of papers we’ve been putting out. I recommend double-checking to have some high-impact and recent papers to cite on any points we want to make along these lines. (Also, less controversial is the idea that coastal storms have a growing impact on humans, since in that case the contributions of growing coastal populations comes in, not just climate change effects on the physical storms themselves, so that might be less controversial wording to use.)</w:t>
      </w:r>
    </w:p>
  </w:comment>
  <w:comment w:id="4" w:author="Robbie Parks" w:date="2019-11-21T20:46:00Z" w:initials="RP">
    <w:p w14:paraId="20C42162" w14:textId="61F157B3" w:rsidR="00676A83" w:rsidRPr="0015431E" w:rsidRDefault="00676A83" w:rsidP="0015431E">
      <w:pPr>
        <w:rPr>
          <w:rFonts w:ascii="Times New Roman" w:eastAsia="Times New Roman" w:hAnsi="Times New Roman" w:cs="Times New Roman"/>
        </w:rPr>
      </w:pPr>
      <w:r>
        <w:rPr>
          <w:rStyle w:val="CommentReference"/>
        </w:rPr>
        <w:annotationRef/>
      </w:r>
      <w:r>
        <w:t>Perhaps a good reference showing the human and financial cost of coastal storms over time</w:t>
      </w:r>
      <w:r w:rsidR="008E692A">
        <w:t>?</w:t>
      </w:r>
      <w:r w:rsidR="0015431E">
        <w:t xml:space="preserve"> Something which has a good graph of the information from this link </w:t>
      </w:r>
      <w:hyperlink r:id="rId1" w:history="1">
        <w:r w:rsidR="0015431E" w:rsidRPr="0015431E">
          <w:rPr>
            <w:rFonts w:ascii="Times New Roman" w:eastAsia="Times New Roman" w:hAnsi="Times New Roman" w:cs="Times New Roman"/>
            <w:color w:val="0000FF"/>
            <w:u w:val="single"/>
          </w:rPr>
          <w:t>https://www.ncdc.noaa.gov/billions/events.pdf</w:t>
        </w:r>
      </w:hyperlink>
      <w:r w:rsidR="005A3BB0">
        <w:rPr>
          <w:rFonts w:ascii="Times New Roman" w:eastAsia="Times New Roman" w:hAnsi="Times New Roman" w:cs="Times New Roman"/>
        </w:rPr>
        <w:t xml:space="preserve">. Alternatively could cite this article </w:t>
      </w:r>
      <w:hyperlink r:id="rId2" w:history="1">
        <w:r w:rsidR="005A3BB0" w:rsidRPr="005A3BB0">
          <w:rPr>
            <w:rFonts w:ascii="Times New Roman" w:eastAsia="Times New Roman" w:hAnsi="Times New Roman" w:cs="Times New Roman"/>
            <w:color w:val="0000FF"/>
            <w:u w:val="single"/>
          </w:rPr>
          <w:t>https://www.wsj.com/articles/the-rising-costs-of-hurricanes-1538222400</w:t>
        </w:r>
      </w:hyperlink>
    </w:p>
  </w:comment>
  <w:comment w:id="1" w:author="Anderson,Brooke" w:date="2019-11-09T18:54:00Z" w:initials="A">
    <w:p w14:paraId="6665301F" w14:textId="457DA6BE" w:rsidR="006E4C94" w:rsidRDefault="006E4C94">
      <w:pPr>
        <w:pStyle w:val="CommentText"/>
      </w:pPr>
      <w:r>
        <w:rPr>
          <w:rStyle w:val="CommentReference"/>
        </w:rPr>
        <w:annotationRef/>
      </w:r>
      <w:r>
        <w:t>For all of this, please let me know if you have any problem finding references once we get into writing. I’m pretty familiar with this literature now and could point you towards something (although it sounds like you are also familiar with the relevant literature).</w:t>
      </w:r>
    </w:p>
  </w:comment>
  <w:comment w:id="2" w:author="Robbie Parks" w:date="2019-11-21T20:53:00Z" w:initials="RP">
    <w:p w14:paraId="02BE6B29" w14:textId="0234DFA8" w:rsidR="007436B4" w:rsidRDefault="007436B4">
      <w:pPr>
        <w:pStyle w:val="CommentText"/>
      </w:pPr>
      <w:r>
        <w:rPr>
          <w:rStyle w:val="CommentReference"/>
        </w:rPr>
        <w:annotationRef/>
      </w:r>
      <w:r>
        <w:t>Thank you perhaps we can discuss during calls</w:t>
      </w:r>
    </w:p>
  </w:comment>
  <w:comment w:id="12" w:author="Anderson,Brooke" w:date="2019-11-09T19:03:00Z" w:initials="A">
    <w:p w14:paraId="535F1406" w14:textId="60670D8F" w:rsidR="001D789E" w:rsidRPr="001D789E" w:rsidRDefault="001D789E">
      <w:pPr>
        <w:pStyle w:val="CommentText"/>
      </w:pPr>
      <w:r>
        <w:rPr>
          <w:rStyle w:val="CommentReference"/>
        </w:rPr>
        <w:annotationRef/>
      </w:r>
      <w:r>
        <w:t>These datasets do not include Nor’easters, just tropical cyclones (systems that originated in the tropics). We can use these data for all the tropical cyclones in the dataset, but we’ll also need other data to characterize exposure to the Nor’easters and any other types of coastal storms that might bring severe winds (are we counting things like summer thunderstorms that happen at the coast? It would help to clarify our definition of “coastal storms”.) I have another package (</w:t>
      </w:r>
      <w:r>
        <w:rPr>
          <w:i/>
          <w:iCs/>
        </w:rPr>
        <w:t>noaastormevents</w:t>
      </w:r>
      <w:r>
        <w:t xml:space="preserve">) on CRAN that we could use to extract any types of storm event listings from the NOAA Storm Events Database, not just for tropical cyclones. We may want to explore using that directly, and then as a secondary analysis that goes deeper for tropical cyclones, use the more detailed data on winds and rain that is in the </w:t>
      </w:r>
      <w:r>
        <w:rPr>
          <w:i/>
          <w:iCs/>
        </w:rPr>
        <w:t>hurricaneexposure</w:t>
      </w:r>
      <w:r>
        <w:t xml:space="preserve"> package but not the NOAA Storm Events package. We can discuss this some more when we talk.</w:t>
      </w:r>
    </w:p>
  </w:comment>
  <w:comment w:id="13" w:author="Robbie Parks" w:date="2019-11-21T20:54:00Z" w:initials="RP">
    <w:p w14:paraId="15A1B575" w14:textId="6A9A188D" w:rsidR="00754BDD" w:rsidRDefault="00754BDD">
      <w:pPr>
        <w:pStyle w:val="CommentText"/>
      </w:pPr>
      <w:r>
        <w:rPr>
          <w:rStyle w:val="CommentReference"/>
        </w:rPr>
        <w:annotationRef/>
      </w:r>
      <w:r>
        <w:t>Definitely worth discussing</w:t>
      </w:r>
    </w:p>
  </w:comment>
  <w:comment w:id="14" w:author="Anderson,Brooke" w:date="2019-11-09T19:01:00Z" w:initials="A">
    <w:p w14:paraId="3ADF4716" w14:textId="21A6355E" w:rsidR="001D789E" w:rsidRDefault="001D789E">
      <w:pPr>
        <w:pStyle w:val="CommentText"/>
      </w:pPr>
      <w:r>
        <w:rPr>
          <w:rStyle w:val="CommentReference"/>
        </w:rPr>
        <w:annotationRef/>
      </w:r>
      <w:r>
        <w:t>For rainfall, we currently only have up to 2011. We are hoping to extend this in the future, but I don’t know if it will be in time for this study.</w:t>
      </w:r>
    </w:p>
  </w:comment>
  <w:comment w:id="19" w:author="Anderson,Brooke" w:date="2019-11-09T19:00:00Z" w:initials="A">
    <w:p w14:paraId="63A1F84F" w14:textId="0B724C21" w:rsidR="001D789E" w:rsidRDefault="001D789E">
      <w:pPr>
        <w:pStyle w:val="CommentText"/>
      </w:pPr>
      <w:r>
        <w:rPr>
          <w:rStyle w:val="CommentReference"/>
        </w:rPr>
        <w:annotationRef/>
      </w:r>
      <w:r>
        <w:t>In the NOAA database, these are divided into “Flood”, “Flash Flood”, and “Coastal Flood”. We may need to think about whether we are going to pool all these types together into a “flood event” type or look at them separately.</w:t>
      </w:r>
    </w:p>
  </w:comment>
  <w:comment w:id="20" w:author="Robbie Parks" w:date="2019-11-22T15:24:00Z" w:initials="RP">
    <w:p w14:paraId="12C4290A" w14:textId="29DE41DA" w:rsidR="00296B50" w:rsidRDefault="00296B50">
      <w:pPr>
        <w:pStyle w:val="CommentText"/>
      </w:pPr>
      <w:r>
        <w:rPr>
          <w:rStyle w:val="CommentReference"/>
        </w:rPr>
        <w:annotationRef/>
      </w:r>
      <w:r>
        <w:t>Least confidence in quality of flood data</w:t>
      </w:r>
      <w:r w:rsidR="00585196">
        <w:t xml:space="preserve"> so perhaps a secondary issue of concern</w:t>
      </w:r>
      <w:r w:rsidR="00421DE6">
        <w:t>?</w:t>
      </w:r>
      <w:bookmarkStart w:id="21" w:name="_GoBack"/>
      <w:bookmarkEnd w:id="21"/>
    </w:p>
  </w:comment>
  <w:comment w:id="26" w:author="Anderson,Brooke" w:date="2019-11-09T19:09:00Z" w:initials="A">
    <w:p w14:paraId="3BA384FC" w14:textId="09550FA3" w:rsidR="00E46D16" w:rsidRDefault="00E46D16">
      <w:pPr>
        <w:pStyle w:val="CommentText"/>
      </w:pPr>
      <w:r>
        <w:rPr>
          <w:rStyle w:val="CommentReference"/>
        </w:rPr>
        <w:annotationRef/>
      </w:r>
      <w:r>
        <w:t>For our work on tropical cyclones, we found that for cardiovascular and respiratory hospitalizations, a lot of the increased risk is in the week after the storm rather than the immediate day of the storm. We might want to consider looking at a lag that extends a bit after each storm day, not just the main storm day.</w:t>
      </w:r>
      <w:r w:rsidR="00407FB6">
        <w:t xml:space="preserve"> [Note: I just saw as I read more that we are planning to do this. Great!]</w:t>
      </w:r>
    </w:p>
  </w:comment>
  <w:comment w:id="28" w:author="Anderson,Brooke" w:date="2019-11-09T19:07:00Z" w:initials="A">
    <w:p w14:paraId="55821FA9" w14:textId="220A7B0C" w:rsidR="008C4A4E" w:rsidRDefault="008C4A4E">
      <w:pPr>
        <w:pStyle w:val="CommentText"/>
      </w:pPr>
      <w:r>
        <w:rPr>
          <w:rStyle w:val="CommentReference"/>
        </w:rPr>
        <w:annotationRef/>
      </w:r>
      <w:r>
        <w:t>I am not completely clear on this wording. Do we mean an “unexposed” day, where it is a day that a coastal storm does not occur, or do we mean a day when a storm occurs that is a different type of storm (a “non-coastal” storm)?</w:t>
      </w:r>
      <w:r w:rsidR="004721D2">
        <w:t xml:space="preserve"> If the first, perhaps we could instead say a “comparable unexposed 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3BA573" w15:done="0"/>
  <w15:commentEx w15:paraId="20C42162" w15:paraIdParent="513BA573" w15:done="0"/>
  <w15:commentEx w15:paraId="6665301F" w15:done="0"/>
  <w15:commentEx w15:paraId="02BE6B29" w15:paraIdParent="6665301F" w15:done="0"/>
  <w15:commentEx w15:paraId="535F1406" w15:done="0"/>
  <w15:commentEx w15:paraId="15A1B575" w15:paraIdParent="535F1406" w15:done="0"/>
  <w15:commentEx w15:paraId="3ADF4716" w15:done="0"/>
  <w15:commentEx w15:paraId="63A1F84F" w15:done="0"/>
  <w15:commentEx w15:paraId="12C4290A" w15:paraIdParent="63A1F84F" w15:done="0"/>
  <w15:commentEx w15:paraId="3BA384FC" w15:done="0"/>
  <w15:commentEx w15:paraId="55821F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3BA573" w16cid:durableId="21718EC1"/>
  <w16cid:commentId w16cid:paraId="20C42162" w16cid:durableId="21817610"/>
  <w16cid:commentId w16cid:paraId="6665301F" w16cid:durableId="217189E0"/>
  <w16cid:commentId w16cid:paraId="02BE6B29" w16cid:durableId="218177E3"/>
  <w16cid:commentId w16cid:paraId="535F1406" w16cid:durableId="21718BE9"/>
  <w16cid:commentId w16cid:paraId="15A1B575" w16cid:durableId="218177FF"/>
  <w16cid:commentId w16cid:paraId="3ADF4716" w16cid:durableId="21718B74"/>
  <w16cid:commentId w16cid:paraId="63A1F84F" w16cid:durableId="21718B33"/>
  <w16cid:commentId w16cid:paraId="12C4290A" w16cid:durableId="21827C27"/>
  <w16cid:commentId w16cid:paraId="3BA384FC" w16cid:durableId="21718D5E"/>
  <w16cid:commentId w16cid:paraId="55821FA9" w16cid:durableId="21718D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F3F927" w14:textId="77777777" w:rsidR="00B02E60" w:rsidRDefault="00B02E60" w:rsidP="00AD18F4">
      <w:r>
        <w:separator/>
      </w:r>
    </w:p>
  </w:endnote>
  <w:endnote w:type="continuationSeparator" w:id="0">
    <w:p w14:paraId="2CC99C57" w14:textId="77777777" w:rsidR="00B02E60" w:rsidRDefault="00B02E60"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6B2E8E" w14:textId="77777777" w:rsidR="00B02E60" w:rsidRDefault="00B02E60" w:rsidP="00AD18F4">
      <w:r>
        <w:separator/>
      </w:r>
    </w:p>
  </w:footnote>
  <w:footnote w:type="continuationSeparator" w:id="0">
    <w:p w14:paraId="0C6F17CC" w14:textId="77777777" w:rsidR="00B02E60" w:rsidRDefault="00B02E60"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Anderson,Brooke">
    <w15:presenceInfo w15:providerId="AD" w15:userId="S::gbanders@colostate.edu::40e2477b-153a-4491-9eed-c2d03dbc28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6E61"/>
    <w:rsid w:val="000368A0"/>
    <w:rsid w:val="0003796B"/>
    <w:rsid w:val="00040D78"/>
    <w:rsid w:val="0004516B"/>
    <w:rsid w:val="00053E75"/>
    <w:rsid w:val="00060BD3"/>
    <w:rsid w:val="00063068"/>
    <w:rsid w:val="000712F5"/>
    <w:rsid w:val="00077A94"/>
    <w:rsid w:val="00086AA9"/>
    <w:rsid w:val="000A4D94"/>
    <w:rsid w:val="000B14F9"/>
    <w:rsid w:val="000D314A"/>
    <w:rsid w:val="000D48A4"/>
    <w:rsid w:val="000E3A5B"/>
    <w:rsid w:val="000E65AA"/>
    <w:rsid w:val="00101095"/>
    <w:rsid w:val="00104C40"/>
    <w:rsid w:val="001112EE"/>
    <w:rsid w:val="001214FB"/>
    <w:rsid w:val="001419FF"/>
    <w:rsid w:val="00141B82"/>
    <w:rsid w:val="00144FC7"/>
    <w:rsid w:val="0015209F"/>
    <w:rsid w:val="0015431E"/>
    <w:rsid w:val="00155705"/>
    <w:rsid w:val="0016429E"/>
    <w:rsid w:val="0018442F"/>
    <w:rsid w:val="001858F5"/>
    <w:rsid w:val="001B2157"/>
    <w:rsid w:val="001B7601"/>
    <w:rsid w:val="001C2CF1"/>
    <w:rsid w:val="001D34DC"/>
    <w:rsid w:val="001D789E"/>
    <w:rsid w:val="001F327F"/>
    <w:rsid w:val="001F5588"/>
    <w:rsid w:val="00222A47"/>
    <w:rsid w:val="00223DDC"/>
    <w:rsid w:val="00225108"/>
    <w:rsid w:val="00236992"/>
    <w:rsid w:val="00236A0E"/>
    <w:rsid w:val="00242570"/>
    <w:rsid w:val="0024624A"/>
    <w:rsid w:val="00250983"/>
    <w:rsid w:val="00275415"/>
    <w:rsid w:val="00281FB8"/>
    <w:rsid w:val="00292519"/>
    <w:rsid w:val="00295BC8"/>
    <w:rsid w:val="00296B50"/>
    <w:rsid w:val="002A319C"/>
    <w:rsid w:val="002B1C60"/>
    <w:rsid w:val="002D0A51"/>
    <w:rsid w:val="002D7AD8"/>
    <w:rsid w:val="002E525C"/>
    <w:rsid w:val="002E5262"/>
    <w:rsid w:val="002F77F9"/>
    <w:rsid w:val="00302AFC"/>
    <w:rsid w:val="00306DDB"/>
    <w:rsid w:val="0031224E"/>
    <w:rsid w:val="00315785"/>
    <w:rsid w:val="003305A2"/>
    <w:rsid w:val="00330B53"/>
    <w:rsid w:val="003350D7"/>
    <w:rsid w:val="003428E5"/>
    <w:rsid w:val="00355937"/>
    <w:rsid w:val="00357A05"/>
    <w:rsid w:val="003603BC"/>
    <w:rsid w:val="00360487"/>
    <w:rsid w:val="003718EA"/>
    <w:rsid w:val="00375B92"/>
    <w:rsid w:val="003870C1"/>
    <w:rsid w:val="003907F4"/>
    <w:rsid w:val="0039255C"/>
    <w:rsid w:val="00392F14"/>
    <w:rsid w:val="00393830"/>
    <w:rsid w:val="00397820"/>
    <w:rsid w:val="003D31F9"/>
    <w:rsid w:val="00407FB6"/>
    <w:rsid w:val="00411D62"/>
    <w:rsid w:val="00421DE6"/>
    <w:rsid w:val="00425EBD"/>
    <w:rsid w:val="00430552"/>
    <w:rsid w:val="00437917"/>
    <w:rsid w:val="004442D6"/>
    <w:rsid w:val="00453415"/>
    <w:rsid w:val="00453F5D"/>
    <w:rsid w:val="00455F46"/>
    <w:rsid w:val="00457EE0"/>
    <w:rsid w:val="00465661"/>
    <w:rsid w:val="00471BC7"/>
    <w:rsid w:val="004721D2"/>
    <w:rsid w:val="004779FE"/>
    <w:rsid w:val="00491487"/>
    <w:rsid w:val="00493CAC"/>
    <w:rsid w:val="00496903"/>
    <w:rsid w:val="004D5ADC"/>
    <w:rsid w:val="004E0B0B"/>
    <w:rsid w:val="004E2923"/>
    <w:rsid w:val="00507F15"/>
    <w:rsid w:val="00535A3C"/>
    <w:rsid w:val="00543CFA"/>
    <w:rsid w:val="00544A3C"/>
    <w:rsid w:val="00545B30"/>
    <w:rsid w:val="00550C53"/>
    <w:rsid w:val="00555060"/>
    <w:rsid w:val="00563A18"/>
    <w:rsid w:val="00563BC6"/>
    <w:rsid w:val="00565387"/>
    <w:rsid w:val="00585196"/>
    <w:rsid w:val="005A3BB0"/>
    <w:rsid w:val="005A54B4"/>
    <w:rsid w:val="005B735F"/>
    <w:rsid w:val="005C1069"/>
    <w:rsid w:val="005C16E8"/>
    <w:rsid w:val="005F51C3"/>
    <w:rsid w:val="005F6F73"/>
    <w:rsid w:val="0061573D"/>
    <w:rsid w:val="006162C9"/>
    <w:rsid w:val="00646AA5"/>
    <w:rsid w:val="006476CD"/>
    <w:rsid w:val="00650755"/>
    <w:rsid w:val="00661400"/>
    <w:rsid w:val="00662132"/>
    <w:rsid w:val="00671008"/>
    <w:rsid w:val="00676A83"/>
    <w:rsid w:val="00681A81"/>
    <w:rsid w:val="00682AA8"/>
    <w:rsid w:val="00690E4D"/>
    <w:rsid w:val="006A5D88"/>
    <w:rsid w:val="006A6ABA"/>
    <w:rsid w:val="006C19DC"/>
    <w:rsid w:val="006C495B"/>
    <w:rsid w:val="006D598A"/>
    <w:rsid w:val="006E1B0E"/>
    <w:rsid w:val="006E4C94"/>
    <w:rsid w:val="006F1D6F"/>
    <w:rsid w:val="0070094A"/>
    <w:rsid w:val="00710E52"/>
    <w:rsid w:val="007121EC"/>
    <w:rsid w:val="0073516C"/>
    <w:rsid w:val="00736A89"/>
    <w:rsid w:val="007436B4"/>
    <w:rsid w:val="00754BDD"/>
    <w:rsid w:val="007715EE"/>
    <w:rsid w:val="00786FCE"/>
    <w:rsid w:val="00787678"/>
    <w:rsid w:val="007A6A6C"/>
    <w:rsid w:val="007B2068"/>
    <w:rsid w:val="007B265B"/>
    <w:rsid w:val="007F0EF1"/>
    <w:rsid w:val="007F6107"/>
    <w:rsid w:val="00816FD4"/>
    <w:rsid w:val="008232F3"/>
    <w:rsid w:val="00823945"/>
    <w:rsid w:val="00830BAC"/>
    <w:rsid w:val="00896D49"/>
    <w:rsid w:val="008B1319"/>
    <w:rsid w:val="008C4A4E"/>
    <w:rsid w:val="008D2D56"/>
    <w:rsid w:val="008D4386"/>
    <w:rsid w:val="008D6563"/>
    <w:rsid w:val="008D6D08"/>
    <w:rsid w:val="008E692A"/>
    <w:rsid w:val="008F4A38"/>
    <w:rsid w:val="008F77B4"/>
    <w:rsid w:val="009000C0"/>
    <w:rsid w:val="00911BB4"/>
    <w:rsid w:val="00924D14"/>
    <w:rsid w:val="009360D4"/>
    <w:rsid w:val="00943187"/>
    <w:rsid w:val="00943AF3"/>
    <w:rsid w:val="009454AC"/>
    <w:rsid w:val="00946933"/>
    <w:rsid w:val="009557C1"/>
    <w:rsid w:val="0096619C"/>
    <w:rsid w:val="009708AE"/>
    <w:rsid w:val="009853F1"/>
    <w:rsid w:val="00990043"/>
    <w:rsid w:val="00990F46"/>
    <w:rsid w:val="00995CF5"/>
    <w:rsid w:val="009B20EB"/>
    <w:rsid w:val="009B223E"/>
    <w:rsid w:val="009B7E9C"/>
    <w:rsid w:val="00A0764C"/>
    <w:rsid w:val="00A134EB"/>
    <w:rsid w:val="00A216DB"/>
    <w:rsid w:val="00A238C8"/>
    <w:rsid w:val="00A2605E"/>
    <w:rsid w:val="00A2771B"/>
    <w:rsid w:val="00A27E50"/>
    <w:rsid w:val="00A30F46"/>
    <w:rsid w:val="00A34025"/>
    <w:rsid w:val="00A436B8"/>
    <w:rsid w:val="00A44936"/>
    <w:rsid w:val="00A45F76"/>
    <w:rsid w:val="00A55CE7"/>
    <w:rsid w:val="00A725EB"/>
    <w:rsid w:val="00A771FE"/>
    <w:rsid w:val="00A96156"/>
    <w:rsid w:val="00A97F20"/>
    <w:rsid w:val="00AA0EB6"/>
    <w:rsid w:val="00AC0CC7"/>
    <w:rsid w:val="00AC41C7"/>
    <w:rsid w:val="00AC59B7"/>
    <w:rsid w:val="00AD18F4"/>
    <w:rsid w:val="00AE56BE"/>
    <w:rsid w:val="00AE5709"/>
    <w:rsid w:val="00AF0A77"/>
    <w:rsid w:val="00AF243C"/>
    <w:rsid w:val="00B02E60"/>
    <w:rsid w:val="00B10EE8"/>
    <w:rsid w:val="00B2138E"/>
    <w:rsid w:val="00B24123"/>
    <w:rsid w:val="00B26085"/>
    <w:rsid w:val="00B274DB"/>
    <w:rsid w:val="00B33D8F"/>
    <w:rsid w:val="00B34A59"/>
    <w:rsid w:val="00B3698B"/>
    <w:rsid w:val="00B43E54"/>
    <w:rsid w:val="00B62A1B"/>
    <w:rsid w:val="00B8023F"/>
    <w:rsid w:val="00B901E1"/>
    <w:rsid w:val="00B94329"/>
    <w:rsid w:val="00B96B73"/>
    <w:rsid w:val="00BA1EA8"/>
    <w:rsid w:val="00BA54EC"/>
    <w:rsid w:val="00BB0F39"/>
    <w:rsid w:val="00BB6843"/>
    <w:rsid w:val="00BC03C8"/>
    <w:rsid w:val="00BE051C"/>
    <w:rsid w:val="00BE5B63"/>
    <w:rsid w:val="00C14F15"/>
    <w:rsid w:val="00C16BDD"/>
    <w:rsid w:val="00C239FD"/>
    <w:rsid w:val="00C26984"/>
    <w:rsid w:val="00C34D11"/>
    <w:rsid w:val="00C40B7C"/>
    <w:rsid w:val="00C41E03"/>
    <w:rsid w:val="00C44D6E"/>
    <w:rsid w:val="00C7439C"/>
    <w:rsid w:val="00C83ADE"/>
    <w:rsid w:val="00C90BEA"/>
    <w:rsid w:val="00CA65DC"/>
    <w:rsid w:val="00CB5A97"/>
    <w:rsid w:val="00CB69B7"/>
    <w:rsid w:val="00CF31D4"/>
    <w:rsid w:val="00D07610"/>
    <w:rsid w:val="00D109CA"/>
    <w:rsid w:val="00D15AC4"/>
    <w:rsid w:val="00D15EF9"/>
    <w:rsid w:val="00D33BFC"/>
    <w:rsid w:val="00D7478E"/>
    <w:rsid w:val="00D93874"/>
    <w:rsid w:val="00DA0DFF"/>
    <w:rsid w:val="00DA3CC6"/>
    <w:rsid w:val="00DA7AFA"/>
    <w:rsid w:val="00DC1437"/>
    <w:rsid w:val="00DC2851"/>
    <w:rsid w:val="00DC6E3F"/>
    <w:rsid w:val="00DE0FF5"/>
    <w:rsid w:val="00DE21AE"/>
    <w:rsid w:val="00E1336D"/>
    <w:rsid w:val="00E337C0"/>
    <w:rsid w:val="00E43314"/>
    <w:rsid w:val="00E45607"/>
    <w:rsid w:val="00E46D16"/>
    <w:rsid w:val="00E52123"/>
    <w:rsid w:val="00E550DE"/>
    <w:rsid w:val="00E61018"/>
    <w:rsid w:val="00E634CB"/>
    <w:rsid w:val="00E643C6"/>
    <w:rsid w:val="00E64483"/>
    <w:rsid w:val="00E71EF9"/>
    <w:rsid w:val="00E72317"/>
    <w:rsid w:val="00E90B12"/>
    <w:rsid w:val="00E9482A"/>
    <w:rsid w:val="00E94E38"/>
    <w:rsid w:val="00EB62A0"/>
    <w:rsid w:val="00EB7411"/>
    <w:rsid w:val="00EE1C68"/>
    <w:rsid w:val="00EE24B2"/>
    <w:rsid w:val="00EE7508"/>
    <w:rsid w:val="00EF3235"/>
    <w:rsid w:val="00EF4A28"/>
    <w:rsid w:val="00EF4A48"/>
    <w:rsid w:val="00EF5721"/>
    <w:rsid w:val="00F00B39"/>
    <w:rsid w:val="00F018B5"/>
    <w:rsid w:val="00F077EB"/>
    <w:rsid w:val="00F15789"/>
    <w:rsid w:val="00F17564"/>
    <w:rsid w:val="00F2732D"/>
    <w:rsid w:val="00F44637"/>
    <w:rsid w:val="00F52390"/>
    <w:rsid w:val="00F5461B"/>
    <w:rsid w:val="00F67E54"/>
    <w:rsid w:val="00F71FF5"/>
    <w:rsid w:val="00F8005A"/>
    <w:rsid w:val="00F8017E"/>
    <w:rsid w:val="00F83C03"/>
    <w:rsid w:val="00F91174"/>
    <w:rsid w:val="00F92DAE"/>
    <w:rsid w:val="00FA2526"/>
    <w:rsid w:val="00FA5EA3"/>
    <w:rsid w:val="00FB07ED"/>
    <w:rsid w:val="00FC17DE"/>
    <w:rsid w:val="00FC5CD7"/>
    <w:rsid w:val="00FC770B"/>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semiHidden/>
    <w:unhideWhenUsed/>
    <w:rsid w:val="0015431E"/>
    <w:rPr>
      <w:color w:val="0000FF"/>
      <w:u w:val="single"/>
    </w:rPr>
  </w:style>
  <w:style w:type="paragraph" w:styleId="ListParagraph">
    <w:name w:val="List Paragraph"/>
    <w:basedOn w:val="Normal"/>
    <w:uiPriority w:val="34"/>
    <w:qFormat/>
    <w:rsid w:val="00E550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wsj.com/articles/the-rising-costs-of-hurricanes-1538222400" TargetMode="External"/><Relationship Id="rId1" Type="http://schemas.openxmlformats.org/officeDocument/2006/relationships/hyperlink" Target="https://www.ncdc.noaa.gov/billions/events.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53E33-F15B-BA4D-A90A-A0C889750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2626</Words>
  <Characters>14970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17</cp:revision>
  <dcterms:created xsi:type="dcterms:W3CDTF">2019-11-22T19:02:00Z</dcterms:created>
  <dcterms:modified xsi:type="dcterms:W3CDTF">2019-11-22T20:24:00Z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