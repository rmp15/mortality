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C913F" w14:textId="5E992600" w:rsidR="007E4664" w:rsidRDefault="007E4664">
      <w:pPr>
        <w:rPr>
          <w:b/>
          <w:lang w:val="en-US"/>
        </w:rPr>
      </w:pPr>
      <w:bookmarkStart w:id="0" w:name="_Toc23166637"/>
      <w:r w:rsidRPr="00453F5D">
        <w:rPr>
          <w:b/>
          <w:lang w:val="en-US"/>
        </w:rPr>
        <w:t>Coastal storms</w:t>
      </w:r>
      <w:r w:rsidR="006A4F0E">
        <w:rPr>
          <w:b/>
          <w:lang w:val="en-US"/>
        </w:rPr>
        <w:t>, hurricanes</w:t>
      </w:r>
      <w:r w:rsidRPr="00453F5D">
        <w:rPr>
          <w:b/>
          <w:lang w:val="en-US"/>
        </w:rPr>
        <w:t xml:space="preserve"> and multiple hospitalization outcomes in the </w:t>
      </w:r>
      <w:commentRangeStart w:id="1"/>
      <w:r w:rsidRPr="00453F5D">
        <w:rPr>
          <w:b/>
          <w:lang w:val="en-US"/>
        </w:rPr>
        <w:t xml:space="preserve">United </w:t>
      </w:r>
      <w:commentRangeEnd w:id="1"/>
      <w:r w:rsidR="00C857A9"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1"/>
      </w:r>
      <w:r w:rsidRPr="00453F5D">
        <w:rPr>
          <w:b/>
          <w:lang w:val="en-US"/>
        </w:rPr>
        <w:t>States</w:t>
      </w:r>
      <w:bookmarkEnd w:id="0"/>
    </w:p>
    <w:p w14:paraId="0602121F" w14:textId="77777777" w:rsidR="00C857A9" w:rsidRDefault="00C857A9">
      <w:pPr>
        <w:rPr>
          <w:ins w:id="2" w:author="mak" w:date="2020-03-07T23:50:00Z"/>
          <w:b/>
          <w:lang w:val="en-US"/>
        </w:rPr>
      </w:pPr>
    </w:p>
    <w:p w14:paraId="551F1D9F" w14:textId="029E17C2" w:rsidR="00C857A9" w:rsidRDefault="007E4664">
      <w:pPr>
        <w:rPr>
          <w:ins w:id="3" w:author="mak" w:date="2020-03-07T23:50:00Z"/>
          <w:b/>
          <w:lang w:val="en-US"/>
        </w:rPr>
      </w:pPr>
      <w:r>
        <w:rPr>
          <w:b/>
          <w:lang w:val="en-US"/>
        </w:rPr>
        <w:t>Abstract (300 words)</w:t>
      </w:r>
    </w:p>
    <w:p w14:paraId="6431DA90" w14:textId="679ABECC" w:rsidR="00C857A9" w:rsidRDefault="00C857A9">
      <w:pPr>
        <w:rPr>
          <w:ins w:id="4" w:author="mak" w:date="2020-03-07T23:50:00Z"/>
          <w:b/>
          <w:lang w:val="en-US"/>
        </w:rPr>
      </w:pPr>
    </w:p>
    <w:p w14:paraId="369674F2" w14:textId="0F887FDE" w:rsidR="00C857A9" w:rsidRPr="007E4664" w:rsidRDefault="00C857A9">
      <w:pPr>
        <w:rPr>
          <w:b/>
          <w:lang w:val="en-US"/>
        </w:rPr>
      </w:pPr>
      <w:ins w:id="5" w:author="mak" w:date="2020-03-07T23:50:00Z">
        <w:r>
          <w:rPr>
            <w:b/>
            <w:lang w:val="en-US"/>
          </w:rPr>
          <w:t>Robbie, Brooke, Francesca, Marianthi</w:t>
        </w:r>
      </w:ins>
    </w:p>
    <w:p w14:paraId="2BA381F8" w14:textId="77777777" w:rsidR="000129FD" w:rsidRDefault="000129FD">
      <w:pPr>
        <w:rPr>
          <w:b/>
          <w:bCs/>
        </w:rPr>
      </w:pPr>
    </w:p>
    <w:p w14:paraId="403F8F47" w14:textId="01E54DAC" w:rsidR="007E4664" w:rsidRDefault="007E4664" w:rsidP="007E4664">
      <w:pPr>
        <w:jc w:val="both"/>
        <w:rPr>
          <w:lang w:val="en-US"/>
        </w:rPr>
      </w:pPr>
      <w:r w:rsidRPr="00A55CE7">
        <w:rPr>
          <w:lang w:val="en-US"/>
        </w:rPr>
        <w:t xml:space="preserve">In </w:t>
      </w:r>
      <w:r w:rsidR="00624CFA">
        <w:rPr>
          <w:lang w:val="en-US"/>
        </w:rPr>
        <w:t>the United States</w:t>
      </w:r>
      <w:r w:rsidRPr="00A55CE7">
        <w:rPr>
          <w:lang w:val="en-US"/>
        </w:rPr>
        <w:t xml:space="preserve">, </w:t>
      </w:r>
      <w:r>
        <w:rPr>
          <w:lang w:val="en-US"/>
        </w:rPr>
        <w:t>coastal storm</w:t>
      </w:r>
      <w:r w:rsidR="006123A0">
        <w:rPr>
          <w:lang w:val="en-US"/>
        </w:rPr>
        <w:t>s</w:t>
      </w:r>
      <w:r w:rsidR="007203EA">
        <w:rPr>
          <w:lang w:val="en-US"/>
        </w:rPr>
        <w:t xml:space="preserve"> and hurricane</w:t>
      </w:r>
      <w:r w:rsidR="006123A0">
        <w:rPr>
          <w:lang w:val="en-US"/>
        </w:rPr>
        <w:t>s have</w:t>
      </w:r>
      <w:r w:rsidR="00277E0E">
        <w:rPr>
          <w:lang w:val="en-US"/>
        </w:rPr>
        <w:t xml:space="preserve"> </w:t>
      </w:r>
      <w:del w:id="6" w:author="mak" w:date="2020-03-07T23:50:00Z">
        <w:r w:rsidR="006123A0" w:rsidDel="00FC0C3C">
          <w:rPr>
            <w:lang w:val="en-US"/>
          </w:rPr>
          <w:delText xml:space="preserve">had </w:delText>
        </w:r>
      </w:del>
      <w:r w:rsidR="00AC2D54">
        <w:rPr>
          <w:lang w:val="en-US"/>
        </w:rPr>
        <w:t xml:space="preserve">a </w:t>
      </w:r>
      <w:r w:rsidR="006123A0">
        <w:rPr>
          <w:lang w:val="en-US"/>
        </w:rPr>
        <w:t xml:space="preserve">devastating impact on </w:t>
      </w:r>
      <w:r w:rsidRPr="00F91174">
        <w:rPr>
          <w:lang w:val="en-US"/>
        </w:rPr>
        <w:t>the economy,</w:t>
      </w:r>
      <w:r>
        <w:rPr>
          <w:lang w:val="en-US"/>
        </w:rPr>
        <w:t xml:space="preserve"> </w:t>
      </w:r>
      <w:r w:rsidRPr="00F91174">
        <w:rPr>
          <w:lang w:val="en-US"/>
        </w:rPr>
        <w:t>environment</w:t>
      </w:r>
      <w:r>
        <w:rPr>
          <w:lang w:val="en-US"/>
        </w:rPr>
        <w:t xml:space="preserve"> </w:t>
      </w:r>
      <w:r w:rsidRPr="00F91174">
        <w:rPr>
          <w:lang w:val="en-US"/>
        </w:rPr>
        <w:t>and human health.</w:t>
      </w:r>
      <w:r w:rsidR="001863DC">
        <w:rPr>
          <w:lang w:val="en-US"/>
        </w:rPr>
        <w:t xml:space="preserve"> </w:t>
      </w:r>
      <w:r w:rsidR="00624CFA">
        <w:rPr>
          <w:lang w:val="en-US"/>
        </w:rPr>
        <w:t xml:space="preserve">Previous assessments of health </w:t>
      </w:r>
      <w:r w:rsidR="00A01DDD">
        <w:rPr>
          <w:lang w:val="en-US"/>
        </w:rPr>
        <w:t xml:space="preserve">effects </w:t>
      </w:r>
      <w:r w:rsidR="00624CFA">
        <w:rPr>
          <w:lang w:val="en-US"/>
        </w:rPr>
        <w:t xml:space="preserve">have largely focused on single deleterious and well-known </w:t>
      </w:r>
      <w:r w:rsidR="00F60554">
        <w:rPr>
          <w:lang w:val="en-US"/>
        </w:rPr>
        <w:t>events</w:t>
      </w:r>
      <w:r w:rsidR="00EC5173">
        <w:rPr>
          <w:lang w:val="en-US"/>
        </w:rPr>
        <w:t xml:space="preserve">. </w:t>
      </w:r>
      <w:r w:rsidR="000767E8">
        <w:rPr>
          <w:lang w:val="en-US"/>
        </w:rPr>
        <w:t xml:space="preserve">These studies have examined associations with </w:t>
      </w:r>
      <w:r w:rsidR="0015170A">
        <w:rPr>
          <w:lang w:val="en-US"/>
        </w:rPr>
        <w:t>particular</w:t>
      </w:r>
      <w:r w:rsidR="00F13A7B">
        <w:rPr>
          <w:lang w:val="en-US"/>
        </w:rPr>
        <w:t xml:space="preserve"> outcomes, such as</w:t>
      </w:r>
      <w:r w:rsidR="00624CFA">
        <w:rPr>
          <w:lang w:val="en-US"/>
        </w:rPr>
        <w:t xml:space="preserve"> </w:t>
      </w:r>
      <w:r w:rsidRPr="00F91174">
        <w:rPr>
          <w:lang w:val="en-US"/>
        </w:rPr>
        <w:t>physical injuries,</w:t>
      </w:r>
      <w:r>
        <w:rPr>
          <w:lang w:val="en-US"/>
        </w:rPr>
        <w:t xml:space="preserve"> </w:t>
      </w:r>
      <w:r w:rsidR="00F13A7B">
        <w:rPr>
          <w:lang w:val="en-US"/>
        </w:rPr>
        <w:t>parasitic and infectious</w:t>
      </w:r>
      <w:r w:rsidRPr="00F91174">
        <w:rPr>
          <w:lang w:val="en-US"/>
        </w:rPr>
        <w:t xml:space="preserve"> disease</w:t>
      </w:r>
      <w:r w:rsidR="001A5362">
        <w:rPr>
          <w:lang w:val="en-US"/>
        </w:rPr>
        <w:t xml:space="preserve">, </w:t>
      </w:r>
      <w:commentRangeStart w:id="7"/>
      <w:r w:rsidR="00503086">
        <w:rPr>
          <w:lang w:val="en-US"/>
        </w:rPr>
        <w:t>as well as</w:t>
      </w:r>
      <w:r w:rsidRPr="00F91174">
        <w:rPr>
          <w:lang w:val="en-US"/>
        </w:rPr>
        <w:t xml:space="preserve"> </w:t>
      </w:r>
      <w:r w:rsidR="00F13A7B">
        <w:rPr>
          <w:lang w:val="en-US"/>
        </w:rPr>
        <w:t xml:space="preserve">adverse </w:t>
      </w:r>
      <w:r w:rsidRPr="00F91174">
        <w:rPr>
          <w:lang w:val="en-US"/>
        </w:rPr>
        <w:t>mental health</w:t>
      </w:r>
      <w:commentRangeEnd w:id="7"/>
      <w:r w:rsidR="00FC0C3C"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7"/>
      </w:r>
      <w:r w:rsidRPr="00F91174">
        <w:rPr>
          <w:lang w:val="en-US"/>
        </w:rPr>
        <w:t>.</w:t>
      </w:r>
      <w:r>
        <w:rPr>
          <w:lang w:val="en-US"/>
        </w:rPr>
        <w:t xml:space="preserve"> </w:t>
      </w:r>
      <w:r w:rsidRPr="00F91174">
        <w:rPr>
          <w:lang w:val="en-US"/>
        </w:rPr>
        <w:t xml:space="preserve"> </w:t>
      </w:r>
      <w:r w:rsidR="00C134D2">
        <w:rPr>
          <w:lang w:val="en-US"/>
        </w:rPr>
        <w:t xml:space="preserve">Less </w:t>
      </w:r>
      <w:r w:rsidRPr="00F91174">
        <w:rPr>
          <w:lang w:val="en-US"/>
        </w:rPr>
        <w:t>research</w:t>
      </w:r>
      <w:r w:rsidR="00C134D2">
        <w:rPr>
          <w:lang w:val="en-US"/>
        </w:rPr>
        <w:t xml:space="preserve"> has been conducted on</w:t>
      </w:r>
      <w:r w:rsidR="001729A3">
        <w:rPr>
          <w:lang w:val="en-US"/>
        </w:rPr>
        <w:t xml:space="preserve"> the national</w:t>
      </w:r>
      <w:r w:rsidR="00C134D2">
        <w:rPr>
          <w:lang w:val="en-US"/>
        </w:rPr>
        <w:t xml:space="preserve"> impact of </w:t>
      </w:r>
      <w:r w:rsidR="00E92F15">
        <w:rPr>
          <w:lang w:val="en-US"/>
        </w:rPr>
        <w:t>storms</w:t>
      </w:r>
      <w:r w:rsidR="0015656B">
        <w:rPr>
          <w:lang w:val="en-US"/>
        </w:rPr>
        <w:t xml:space="preserve"> and hurricanes</w:t>
      </w:r>
      <w:r w:rsidR="00E92F15">
        <w:rPr>
          <w:lang w:val="en-US"/>
        </w:rPr>
        <w:t xml:space="preserve"> on a comprehensive set of </w:t>
      </w:r>
      <w:r w:rsidR="001751A5">
        <w:rPr>
          <w:lang w:val="en-US"/>
        </w:rPr>
        <w:t>adverse health outcomes</w:t>
      </w:r>
      <w:r w:rsidRPr="00F91174">
        <w:rPr>
          <w:lang w:val="en-US"/>
        </w:rPr>
        <w:t>.</w:t>
      </w:r>
      <w:r>
        <w:rPr>
          <w:lang w:val="en-US"/>
        </w:rPr>
        <w:t xml:space="preserve"> </w:t>
      </w:r>
    </w:p>
    <w:p w14:paraId="4CAFE2A1" w14:textId="77777777" w:rsidR="007E4664" w:rsidRDefault="007E4664" w:rsidP="007E4664">
      <w:pPr>
        <w:jc w:val="both"/>
        <w:rPr>
          <w:lang w:val="en-US"/>
        </w:rPr>
      </w:pPr>
    </w:p>
    <w:p w14:paraId="40648B04" w14:textId="3AEB7864" w:rsidR="00C67FC5" w:rsidRDefault="00FF340B" w:rsidP="007E4664">
      <w:pPr>
        <w:jc w:val="both"/>
        <w:rPr>
          <w:lang w:val="en-US"/>
        </w:rPr>
      </w:pPr>
      <w:r>
        <w:rPr>
          <w:lang w:val="en-US"/>
        </w:rPr>
        <w:t xml:space="preserve">In the present study, </w:t>
      </w:r>
      <w:r w:rsidR="001742C5">
        <w:rPr>
          <w:lang w:val="en-US"/>
        </w:rPr>
        <w:t xml:space="preserve">we used </w:t>
      </w:r>
      <w:del w:id="8" w:author="mak" w:date="2020-03-07T23:51:00Z">
        <w:r w:rsidR="00C67FC5" w:rsidDel="00846659">
          <w:rPr>
            <w:lang w:val="en-US"/>
          </w:rPr>
          <w:delText xml:space="preserve">national </w:delText>
        </w:r>
      </w:del>
      <w:r w:rsidR="001742C5">
        <w:rPr>
          <w:lang w:val="en-US"/>
        </w:rPr>
        <w:t xml:space="preserve">data </w:t>
      </w:r>
      <w:r w:rsidR="00BB102C">
        <w:rPr>
          <w:lang w:val="en-US"/>
        </w:rPr>
        <w:t>of over 120 million</w:t>
      </w:r>
      <w:r w:rsidR="001742C5">
        <w:rPr>
          <w:lang w:val="en-US"/>
        </w:rPr>
        <w:t xml:space="preserve"> hospitalizations </w:t>
      </w:r>
      <w:ins w:id="9" w:author="mak" w:date="2020-03-07T23:51:00Z">
        <w:r w:rsidR="00846659">
          <w:rPr>
            <w:lang w:val="en-US"/>
          </w:rPr>
          <w:t xml:space="preserve">in the </w:t>
        </w:r>
      </w:ins>
      <w:ins w:id="10" w:author="mak" w:date="2020-03-07T23:52:00Z">
        <w:r w:rsidR="00846659">
          <w:rPr>
            <w:lang w:val="en-US"/>
          </w:rPr>
          <w:t xml:space="preserve">eastern US </w:t>
        </w:r>
      </w:ins>
      <w:r w:rsidR="008D278F">
        <w:rPr>
          <w:lang w:val="en-US"/>
        </w:rPr>
        <w:t>from the dynamic Medicare cohort</w:t>
      </w:r>
      <w:r w:rsidR="00C747A4">
        <w:rPr>
          <w:lang w:val="en-US"/>
        </w:rPr>
        <w:t xml:space="preserve"> </w:t>
      </w:r>
      <w:r w:rsidR="00D12794">
        <w:rPr>
          <w:lang w:val="en-US"/>
        </w:rPr>
        <w:t>with</w:t>
      </w:r>
      <w:r w:rsidR="00C747A4">
        <w:rPr>
          <w:lang w:val="en-US"/>
        </w:rPr>
        <w:t xml:space="preserve"> </w:t>
      </w:r>
      <w:r w:rsidR="002B3F1B">
        <w:rPr>
          <w:lang w:val="en-US"/>
        </w:rPr>
        <w:t xml:space="preserve">a comprehensive </w:t>
      </w:r>
      <w:r w:rsidR="00DE3528">
        <w:rPr>
          <w:lang w:val="en-US"/>
        </w:rPr>
        <w:t xml:space="preserve">record of </w:t>
      </w:r>
      <w:r w:rsidR="00ED47FD">
        <w:rPr>
          <w:lang w:val="en-US"/>
        </w:rPr>
        <w:t>exposure</w:t>
      </w:r>
      <w:r w:rsidR="00DE3528">
        <w:rPr>
          <w:lang w:val="en-US"/>
        </w:rPr>
        <w:t>s</w:t>
      </w:r>
      <w:r w:rsidR="004D04E8">
        <w:rPr>
          <w:lang w:val="en-US"/>
        </w:rPr>
        <w:t xml:space="preserve"> from</w:t>
      </w:r>
      <w:r w:rsidR="00C747A4">
        <w:rPr>
          <w:lang w:val="en-US"/>
        </w:rPr>
        <w:t xml:space="preserve"> storms and hurricanes over 16 years (1999-2014)</w:t>
      </w:r>
      <w:ins w:id="11" w:author="mak" w:date="2020-03-07T23:52:00Z">
        <w:r w:rsidR="00846659">
          <w:rPr>
            <w:lang w:val="en-US"/>
          </w:rPr>
          <w:t>.</w:t>
        </w:r>
      </w:ins>
      <w:r w:rsidR="000774B2">
        <w:rPr>
          <w:lang w:val="en-US"/>
        </w:rPr>
        <w:t xml:space="preserve"> </w:t>
      </w:r>
      <w:del w:id="12" w:author="mak" w:date="2020-03-07T23:52:00Z">
        <w:r w:rsidR="000774B2" w:rsidDel="00846659">
          <w:rPr>
            <w:lang w:val="en-US"/>
          </w:rPr>
          <w:delText xml:space="preserve">and </w:delText>
        </w:r>
      </w:del>
      <w:ins w:id="13" w:author="mak" w:date="2020-03-07T23:52:00Z">
        <w:r w:rsidR="00846659">
          <w:rPr>
            <w:lang w:val="en-US"/>
          </w:rPr>
          <w:t>We</w:t>
        </w:r>
        <w:r w:rsidR="00846659">
          <w:rPr>
            <w:lang w:val="en-US"/>
          </w:rPr>
          <w:t xml:space="preserve"> </w:t>
        </w:r>
      </w:ins>
      <w:del w:id="14" w:author="mak" w:date="2020-03-07T23:52:00Z">
        <w:r w:rsidR="00C747A4" w:rsidDel="00846659">
          <w:rPr>
            <w:lang w:val="en-US"/>
          </w:rPr>
          <w:delText xml:space="preserve">formulated </w:delText>
        </w:r>
      </w:del>
      <w:ins w:id="15" w:author="mak" w:date="2020-03-07T23:52:00Z">
        <w:r w:rsidR="00846659">
          <w:rPr>
            <w:lang w:val="en-US"/>
          </w:rPr>
          <w:t>used</w:t>
        </w:r>
        <w:r w:rsidR="00846659">
          <w:rPr>
            <w:lang w:val="en-US"/>
          </w:rPr>
          <w:t xml:space="preserve"> </w:t>
        </w:r>
      </w:ins>
      <w:del w:id="16" w:author="mak" w:date="2020-03-07T23:52:00Z">
        <w:r w:rsidR="00C67FC5" w:rsidDel="00846659">
          <w:rPr>
            <w:lang w:val="en-US"/>
          </w:rPr>
          <w:delText xml:space="preserve">a </w:delText>
        </w:r>
        <w:r w:rsidR="00C747A4" w:rsidRPr="00C747A4" w:rsidDel="00846659">
          <w:rPr>
            <w:lang w:val="en-US"/>
          </w:rPr>
          <w:delText>log-linear mixed-effects regression</w:delText>
        </w:r>
      </w:del>
      <w:ins w:id="17" w:author="mak" w:date="2020-03-07T23:52:00Z">
        <w:r w:rsidR="00846659">
          <w:rPr>
            <w:lang w:val="en-US"/>
          </w:rPr>
          <w:t>conditional Poisson</w:t>
        </w:r>
      </w:ins>
      <w:r w:rsidR="00C747A4" w:rsidRPr="00C747A4">
        <w:rPr>
          <w:lang w:val="en-US"/>
        </w:rPr>
        <w:t xml:space="preserve"> model</w:t>
      </w:r>
      <w:ins w:id="18" w:author="mak" w:date="2020-03-07T23:52:00Z">
        <w:r w:rsidR="00846659">
          <w:rPr>
            <w:lang w:val="en-US"/>
          </w:rPr>
          <w:t>s</w:t>
        </w:r>
      </w:ins>
      <w:r w:rsidR="00C747A4" w:rsidRPr="00C747A4">
        <w:rPr>
          <w:lang w:val="en-US"/>
        </w:rPr>
        <w:t xml:space="preserve"> </w:t>
      </w:r>
      <w:r w:rsidR="00C67FC5">
        <w:rPr>
          <w:lang w:val="en-US"/>
        </w:rPr>
        <w:t xml:space="preserve">to </w:t>
      </w:r>
      <w:del w:id="19" w:author="mak" w:date="2020-03-07T23:52:00Z">
        <w:r w:rsidR="00C67FC5" w:rsidDel="000E4895">
          <w:rPr>
            <w:lang w:val="en-US"/>
          </w:rPr>
          <w:delText>q</w:delText>
        </w:r>
        <w:r w:rsidR="00CF0C12" w:rsidDel="000E4895">
          <w:rPr>
            <w:lang w:val="en-US"/>
          </w:rPr>
          <w:delText xml:space="preserve">uantify </w:delText>
        </w:r>
      </w:del>
      <w:ins w:id="20" w:author="mak" w:date="2020-03-07T23:52:00Z">
        <w:r w:rsidR="000E4895">
          <w:rPr>
            <w:lang w:val="en-US"/>
          </w:rPr>
          <w:t>examine</w:t>
        </w:r>
        <w:r w:rsidR="000E4895">
          <w:rPr>
            <w:lang w:val="en-US"/>
          </w:rPr>
          <w:t xml:space="preserve"> </w:t>
        </w:r>
      </w:ins>
      <w:r w:rsidR="00CF0C12">
        <w:rPr>
          <w:lang w:val="en-US"/>
        </w:rPr>
        <w:t xml:space="preserve">how </w:t>
      </w:r>
      <w:r w:rsidR="001751A5">
        <w:rPr>
          <w:lang w:val="en-US"/>
        </w:rPr>
        <w:t xml:space="preserve">storm </w:t>
      </w:r>
      <w:r w:rsidR="000774B2">
        <w:rPr>
          <w:lang w:val="en-US"/>
        </w:rPr>
        <w:t>event</w:t>
      </w:r>
      <w:r w:rsidR="001751A5">
        <w:rPr>
          <w:lang w:val="en-US"/>
        </w:rPr>
        <w:t>s</w:t>
      </w:r>
      <w:del w:id="21" w:author="mak" w:date="2020-03-07T23:52:00Z">
        <w:r w:rsidR="000774B2" w:rsidDel="000E4895">
          <w:rPr>
            <w:lang w:val="en-US"/>
          </w:rPr>
          <w:delText xml:space="preserve">, here </w:delText>
        </w:r>
      </w:del>
      <w:ins w:id="22" w:author="mak" w:date="2020-03-07T23:52:00Z">
        <w:r w:rsidR="000E4895">
          <w:rPr>
            <w:lang w:val="en-US"/>
          </w:rPr>
          <w:t>—</w:t>
        </w:r>
      </w:ins>
      <w:r w:rsidR="000774B2">
        <w:rPr>
          <w:lang w:val="en-US"/>
        </w:rPr>
        <w:t xml:space="preserve">defined as </w:t>
      </w:r>
      <w:r w:rsidR="001751A5">
        <w:rPr>
          <w:lang w:val="en-US"/>
        </w:rPr>
        <w:t>days</w:t>
      </w:r>
      <w:r w:rsidR="002E1FFD">
        <w:rPr>
          <w:lang w:val="en-US"/>
        </w:rPr>
        <w:t xml:space="preserve"> with a sustained maximum wind speed of </w:t>
      </w:r>
      <w:r w:rsidR="00FC66C0">
        <w:rPr>
          <w:lang w:val="en-US"/>
        </w:rPr>
        <w:t xml:space="preserve">74 mph or </w:t>
      </w:r>
      <w:r w:rsidR="00F07418">
        <w:rPr>
          <w:lang w:val="en-US"/>
        </w:rPr>
        <w:t>greater</w:t>
      </w:r>
      <w:del w:id="23" w:author="mak" w:date="2020-03-07T23:52:00Z">
        <w:r w:rsidR="00F07418" w:rsidDel="000E4895">
          <w:rPr>
            <w:lang w:val="en-US"/>
          </w:rPr>
          <w:delText>,</w:delText>
        </w:r>
        <w:r w:rsidR="001751A5" w:rsidDel="000E4895">
          <w:rPr>
            <w:lang w:val="en-US"/>
          </w:rPr>
          <w:delText xml:space="preserve"> </w:delText>
        </w:r>
      </w:del>
      <w:ins w:id="24" w:author="mak" w:date="2020-03-07T23:53:00Z">
        <w:r w:rsidR="000E4895">
          <w:rPr>
            <w:lang w:val="en-US"/>
          </w:rPr>
          <w:t>—</w:t>
        </w:r>
      </w:ins>
      <w:r w:rsidR="001751A5">
        <w:rPr>
          <w:lang w:val="en-US"/>
        </w:rPr>
        <w:t xml:space="preserve">affect </w:t>
      </w:r>
      <w:r w:rsidR="00467029">
        <w:rPr>
          <w:lang w:val="en-US"/>
        </w:rPr>
        <w:t xml:space="preserve">hospitalizations from </w:t>
      </w:r>
      <w:r w:rsidR="000774B2">
        <w:rPr>
          <w:lang w:val="en-US"/>
        </w:rPr>
        <w:t xml:space="preserve">a </w:t>
      </w:r>
      <w:r w:rsidR="00F07418" w:rsidRPr="00F07418">
        <w:t xml:space="preserve">set of mutually exclusive, clinically meaningful </w:t>
      </w:r>
      <w:ins w:id="25" w:author="mak" w:date="2020-03-07T23:53:00Z">
        <w:r w:rsidR="00EA5E62">
          <w:t xml:space="preserve">cardiorespiratory </w:t>
        </w:r>
      </w:ins>
      <w:r w:rsidR="00F07418" w:rsidRPr="00F07418">
        <w:t>disease categories</w:t>
      </w:r>
      <w:r w:rsidR="00F07418">
        <w:t>.</w:t>
      </w:r>
    </w:p>
    <w:p w14:paraId="08910B70" w14:textId="77777777" w:rsidR="00940305" w:rsidRDefault="00940305" w:rsidP="007E4664">
      <w:pPr>
        <w:jc w:val="both"/>
        <w:rPr>
          <w:lang w:val="en-US"/>
        </w:rPr>
      </w:pPr>
    </w:p>
    <w:p w14:paraId="35E19C63" w14:textId="5A6E7A61" w:rsidR="009F0EDE" w:rsidRPr="009F0EDE" w:rsidRDefault="00940305" w:rsidP="009F0EDE">
      <w:pPr>
        <w:jc w:val="both"/>
      </w:pPr>
      <w:r>
        <w:rPr>
          <w:lang w:val="en-US"/>
        </w:rPr>
        <w:t>We found</w:t>
      </w:r>
      <w:r w:rsidR="002B3F1B">
        <w:rPr>
          <w:lang w:val="en-US"/>
        </w:rPr>
        <w:t xml:space="preserve"> </w:t>
      </w:r>
      <w:del w:id="26" w:author="mak" w:date="2020-03-07T23:53:00Z">
        <w:r w:rsidR="00F07418" w:rsidDel="00122B25">
          <w:rPr>
            <w:lang w:val="en-US"/>
          </w:rPr>
          <w:delText xml:space="preserve">a </w:delText>
        </w:r>
      </w:del>
      <w:ins w:id="27" w:author="mak" w:date="2020-03-07T23:53:00Z">
        <w:r w:rsidR="00122B25">
          <w:rPr>
            <w:lang w:val="en-US"/>
          </w:rPr>
          <w:t>that each</w:t>
        </w:r>
        <w:r w:rsidR="00122B25">
          <w:rPr>
            <w:lang w:val="en-US"/>
          </w:rPr>
          <w:t xml:space="preserve"> </w:t>
        </w:r>
      </w:ins>
      <w:r w:rsidR="00F07418">
        <w:rPr>
          <w:lang w:val="en-US"/>
        </w:rPr>
        <w:t xml:space="preserve">storm event </w:t>
      </w:r>
      <w:r w:rsidR="00D87DA0">
        <w:rPr>
          <w:lang w:val="en-US"/>
        </w:rPr>
        <w:t>is associated with a</w:t>
      </w:r>
      <w:r w:rsidR="009F0EDE">
        <w:rPr>
          <w:lang w:val="en-US"/>
        </w:rPr>
        <w:t>n</w:t>
      </w:r>
      <w:r w:rsidR="00D87DA0">
        <w:rPr>
          <w:lang w:val="en-US"/>
        </w:rPr>
        <w:t xml:space="preserve"> increase in </w:t>
      </w:r>
      <w:r w:rsidR="009F0EDE">
        <w:rPr>
          <w:lang w:val="en-US"/>
        </w:rPr>
        <w:t xml:space="preserve">rates of hospitalization from several key disease groups. </w:t>
      </w:r>
      <w:del w:id="28" w:author="mak" w:date="2020-03-07T23:53:00Z">
        <w:r w:rsidR="009F0EDE" w:rsidRPr="009F0EDE" w:rsidDel="0071329D">
          <w:delText xml:space="preserve">Relative risks </w:delText>
        </w:r>
      </w:del>
      <w:ins w:id="29" w:author="mak" w:date="2020-03-07T23:53:00Z">
        <w:r w:rsidR="0071329D">
          <w:t xml:space="preserve">Rate ratios </w:t>
        </w:r>
      </w:ins>
      <w:r w:rsidR="009F0EDE" w:rsidRPr="009F0EDE">
        <w:t>for these disease group</w:t>
      </w:r>
      <w:commentRangeStart w:id="30"/>
      <w:r w:rsidR="009F0EDE" w:rsidRPr="009F0EDE">
        <w:t>s</w:t>
      </w:r>
      <w:commentRangeEnd w:id="30"/>
      <w:r w:rsidR="00915DB0">
        <w:rPr>
          <w:rStyle w:val="CommentReference"/>
          <w:rFonts w:asciiTheme="minorHAnsi" w:eastAsiaTheme="minorHAnsi" w:hAnsiTheme="minorHAnsi" w:cstheme="minorBidi"/>
          <w:lang w:eastAsia="en-US"/>
        </w:rPr>
        <w:commentReference w:id="30"/>
      </w:r>
      <w:del w:id="31" w:author="mak" w:date="2020-03-07T23:54:00Z">
        <w:r w:rsidR="009B09D4" w:rsidDel="00915DB0">
          <w:delText>, comparing matched storms event days to non-storm event days</w:delText>
        </w:r>
      </w:del>
      <w:r w:rsidR="009F0EDE" w:rsidRPr="009F0EDE">
        <w:t xml:space="preserve"> were 1.</w:t>
      </w:r>
      <w:r w:rsidR="009F0EDE">
        <w:t>22</w:t>
      </w:r>
      <w:r w:rsidR="009F0EDE" w:rsidRPr="009F0EDE">
        <w:t xml:space="preserve"> (95%</w:t>
      </w:r>
      <w:del w:id="32" w:author="mak" w:date="2020-03-07T23:55:00Z">
        <w:r w:rsidR="009F0EDE" w:rsidRPr="009F0EDE" w:rsidDel="00AA24A1">
          <w:delText xml:space="preserve"> </w:delText>
        </w:r>
      </w:del>
      <w:r w:rsidR="009F0EDE" w:rsidRPr="009F0EDE">
        <w:t>CI</w:t>
      </w:r>
      <w:del w:id="33" w:author="mak" w:date="2020-03-07T23:55:00Z">
        <w:r w:rsidR="009F0EDE" w:rsidRPr="009F0EDE" w:rsidDel="00AA24A1">
          <w:delText xml:space="preserve">, </w:delText>
        </w:r>
      </w:del>
      <w:ins w:id="34" w:author="mak" w:date="2020-03-07T23:55:00Z">
        <w:r w:rsidR="00AA24A1">
          <w:t>:</w:t>
        </w:r>
        <w:r w:rsidR="00AA24A1" w:rsidRPr="009F0EDE">
          <w:t xml:space="preserve"> </w:t>
        </w:r>
      </w:ins>
      <w:r w:rsidR="009F0EDE" w:rsidRPr="009F0EDE">
        <w:t>1.1</w:t>
      </w:r>
      <w:r w:rsidR="009F0EDE">
        <w:t>6</w:t>
      </w:r>
      <w:del w:id="35" w:author="mak" w:date="2020-03-07T23:55:00Z">
        <w:r w:rsidR="009F0EDE" w:rsidRPr="009F0EDE" w:rsidDel="00AA24A1">
          <w:delText>-</w:delText>
        </w:r>
      </w:del>
      <w:ins w:id="36" w:author="mak" w:date="2020-03-07T23:55:00Z">
        <w:r w:rsidR="00AA24A1">
          <w:t>–</w:t>
        </w:r>
      </w:ins>
      <w:r w:rsidR="009F0EDE" w:rsidRPr="009F0EDE">
        <w:t>1</w:t>
      </w:r>
      <w:r w:rsidR="009F0EDE">
        <w:t>.28</w:t>
      </w:r>
      <w:r w:rsidR="009F0EDE" w:rsidRPr="009F0EDE">
        <w:t xml:space="preserve">) for </w:t>
      </w:r>
      <w:r w:rsidR="00574897">
        <w:t>congestive heart failure</w:t>
      </w:r>
      <w:r w:rsidR="009F0EDE" w:rsidRPr="009F0EDE">
        <w:t xml:space="preserve">, </w:t>
      </w:r>
      <w:ins w:id="37" w:author="mak" w:date="2020-03-07T23:56:00Z">
        <w:r w:rsidR="00ED49CC">
          <w:t>2.10</w:t>
        </w:r>
        <w:r w:rsidR="00ED49CC" w:rsidRPr="009F0EDE">
          <w:t xml:space="preserve"> </w:t>
        </w:r>
        <w:r w:rsidR="00ED49CC">
          <w:t>(</w:t>
        </w:r>
        <w:r w:rsidR="00ED49CC" w:rsidRPr="009F0EDE">
          <w:t>95%CI</w:t>
        </w:r>
        <w:r w:rsidR="00ED49CC">
          <w:t>:</w:t>
        </w:r>
        <w:r w:rsidR="00ED49CC" w:rsidRPr="009F0EDE">
          <w:t xml:space="preserve"> </w:t>
        </w:r>
        <w:r w:rsidR="00ED49CC" w:rsidRPr="009F0EDE">
          <w:t>1.</w:t>
        </w:r>
        <w:r w:rsidR="00ED49CC">
          <w:t>98–2</w:t>
        </w:r>
        <w:r w:rsidR="00ED49CC" w:rsidRPr="009F0EDE">
          <w:t>.</w:t>
        </w:r>
        <w:r w:rsidR="00ED49CC">
          <w:t>22</w:t>
        </w:r>
        <w:r w:rsidR="00ED49CC" w:rsidRPr="009F0EDE">
          <w:t xml:space="preserve">) for </w:t>
        </w:r>
        <w:r w:rsidR="00ED49CC">
          <w:t>a</w:t>
        </w:r>
        <w:r w:rsidR="00ED49CC" w:rsidRPr="00DF0F30">
          <w:t>cute myocardial infarction</w:t>
        </w:r>
        <w:r w:rsidR="00ED49CC" w:rsidRPr="009F0EDE">
          <w:t xml:space="preserve">, </w:t>
        </w:r>
      </w:ins>
      <w:r w:rsidR="009F0EDE" w:rsidRPr="009F0EDE">
        <w:t>1.</w:t>
      </w:r>
      <w:r w:rsidR="009F0EDE">
        <w:t>43</w:t>
      </w:r>
      <w:r w:rsidR="009F0EDE" w:rsidRPr="009F0EDE">
        <w:t xml:space="preserve"> (</w:t>
      </w:r>
      <w:ins w:id="38" w:author="mak" w:date="2020-03-07T23:55:00Z">
        <w:r w:rsidR="00AA24A1" w:rsidRPr="009F0EDE">
          <w:t>95%CI</w:t>
        </w:r>
        <w:r w:rsidR="00AA24A1">
          <w:t>:</w:t>
        </w:r>
        <w:r w:rsidR="00AA24A1" w:rsidRPr="009F0EDE">
          <w:t xml:space="preserve"> </w:t>
        </w:r>
      </w:ins>
      <w:r w:rsidR="009F0EDE" w:rsidRPr="009F0EDE">
        <w:t>1.</w:t>
      </w:r>
      <w:r w:rsidR="009F0EDE">
        <w:t>35</w:t>
      </w:r>
      <w:ins w:id="39" w:author="mak" w:date="2020-03-07T23:55:00Z">
        <w:r w:rsidR="00AA24A1">
          <w:t>–</w:t>
        </w:r>
      </w:ins>
      <w:del w:id="40" w:author="mak" w:date="2020-03-07T23:55:00Z">
        <w:r w:rsidR="009F0EDE" w:rsidRPr="009F0EDE" w:rsidDel="00AA24A1">
          <w:delText>-</w:delText>
        </w:r>
      </w:del>
      <w:r w:rsidR="009F0EDE" w:rsidRPr="009F0EDE">
        <w:t>1.</w:t>
      </w:r>
      <w:r w:rsidR="009F0EDE">
        <w:t>51</w:t>
      </w:r>
      <w:r w:rsidR="009F0EDE" w:rsidRPr="009F0EDE">
        <w:t xml:space="preserve">) for </w:t>
      </w:r>
      <w:r w:rsidR="00574897">
        <w:t>pneumonia</w:t>
      </w:r>
      <w:r w:rsidR="009F0EDE" w:rsidRPr="009F0EDE">
        <w:t xml:space="preserve">, </w:t>
      </w:r>
      <w:del w:id="41" w:author="mak" w:date="2020-03-07T23:56:00Z">
        <w:r w:rsidR="00574897" w:rsidDel="00ED49CC">
          <w:delText>2.1</w:delText>
        </w:r>
        <w:r w:rsidR="009F0EDE" w:rsidRPr="009F0EDE" w:rsidDel="00ED49CC">
          <w:delText xml:space="preserve"> </w:delText>
        </w:r>
        <w:r w:rsidR="00C157AA" w:rsidDel="00ED49CC">
          <w:delText>(</w:delText>
        </w:r>
        <w:r w:rsidR="009F0EDE" w:rsidRPr="009F0EDE" w:rsidDel="00ED49CC">
          <w:delText>1.</w:delText>
        </w:r>
        <w:r w:rsidR="00574897" w:rsidDel="00ED49CC">
          <w:delText>98</w:delText>
        </w:r>
      </w:del>
      <w:del w:id="42" w:author="mak" w:date="2020-03-07T23:55:00Z">
        <w:r w:rsidR="009F0EDE" w:rsidRPr="009F0EDE" w:rsidDel="00AA24A1">
          <w:delText>-</w:delText>
        </w:r>
      </w:del>
      <w:del w:id="43" w:author="mak" w:date="2020-03-07T23:56:00Z">
        <w:r w:rsidR="00574897" w:rsidDel="00ED49CC">
          <w:delText>2</w:delText>
        </w:r>
        <w:r w:rsidR="009F0EDE" w:rsidRPr="009F0EDE" w:rsidDel="00ED49CC">
          <w:delText>.</w:delText>
        </w:r>
        <w:r w:rsidR="00A67C50" w:rsidDel="00ED49CC">
          <w:delText>2</w:delText>
        </w:r>
        <w:r w:rsidR="00574897" w:rsidDel="00ED49CC">
          <w:delText>2</w:delText>
        </w:r>
        <w:r w:rsidR="009F0EDE" w:rsidRPr="009F0EDE" w:rsidDel="00ED49CC">
          <w:delText xml:space="preserve">) for </w:delText>
        </w:r>
        <w:r w:rsidR="00866FBE" w:rsidDel="00ED49CC">
          <w:delText>a</w:delText>
        </w:r>
        <w:r w:rsidR="00866FBE" w:rsidRPr="00DF0F30" w:rsidDel="00ED49CC">
          <w:delText>cute myocardial infarction</w:delText>
        </w:r>
        <w:r w:rsidR="009F0EDE" w:rsidRPr="009F0EDE" w:rsidDel="00ED49CC">
          <w:delText xml:space="preserve">, </w:delText>
        </w:r>
      </w:del>
      <w:r w:rsidR="00BA687A">
        <w:t>1</w:t>
      </w:r>
      <w:r w:rsidR="009F0EDE" w:rsidRPr="009F0EDE">
        <w:t>.</w:t>
      </w:r>
      <w:r w:rsidR="00BA687A">
        <w:t>27</w:t>
      </w:r>
      <w:r w:rsidR="009F0EDE" w:rsidRPr="009F0EDE">
        <w:t xml:space="preserve"> (</w:t>
      </w:r>
      <w:ins w:id="44" w:author="mak" w:date="2020-03-07T23:55:00Z">
        <w:r w:rsidR="00AA24A1" w:rsidRPr="009F0EDE">
          <w:t>95%CI</w:t>
        </w:r>
        <w:r w:rsidR="00AA24A1">
          <w:t>:</w:t>
        </w:r>
        <w:r w:rsidR="00AA24A1" w:rsidRPr="009F0EDE">
          <w:t xml:space="preserve"> </w:t>
        </w:r>
      </w:ins>
      <w:r w:rsidR="009F0EDE" w:rsidRPr="009F0EDE">
        <w:t>1.</w:t>
      </w:r>
      <w:r w:rsidR="00BA687A">
        <w:t>2</w:t>
      </w:r>
      <w:ins w:id="45" w:author="mak" w:date="2020-03-07T23:55:00Z">
        <w:r w:rsidR="00AA24A1">
          <w:t>–</w:t>
        </w:r>
      </w:ins>
      <w:del w:id="46" w:author="mak" w:date="2020-03-07T23:55:00Z">
        <w:r w:rsidR="009F0EDE" w:rsidRPr="009F0EDE" w:rsidDel="00AA24A1">
          <w:delText>-</w:delText>
        </w:r>
      </w:del>
      <w:r w:rsidR="009F0EDE" w:rsidRPr="009F0EDE">
        <w:t>1.</w:t>
      </w:r>
      <w:r w:rsidR="00BA687A">
        <w:t>35</w:t>
      </w:r>
      <w:r w:rsidR="009F0EDE" w:rsidRPr="009F0EDE">
        <w:t xml:space="preserve">) for </w:t>
      </w:r>
      <w:r w:rsidR="00914468">
        <w:t>c</w:t>
      </w:r>
      <w:r w:rsidR="00914468" w:rsidRPr="00DF0F30">
        <w:t>hronic obstructive pulmonary disease and bronchiectasis</w:t>
      </w:r>
      <w:r w:rsidR="009F0EDE" w:rsidRPr="009F0EDE">
        <w:t xml:space="preserve">, and </w:t>
      </w:r>
      <w:r w:rsidR="000B25B4">
        <w:t>2.44</w:t>
      </w:r>
      <w:r w:rsidR="009F0EDE" w:rsidRPr="009F0EDE">
        <w:t xml:space="preserve"> (</w:t>
      </w:r>
      <w:ins w:id="47" w:author="mak" w:date="2020-03-07T23:55:00Z">
        <w:r w:rsidR="00AA24A1" w:rsidRPr="009F0EDE">
          <w:t>95%CI</w:t>
        </w:r>
        <w:r w:rsidR="00AA24A1">
          <w:t>:</w:t>
        </w:r>
        <w:r w:rsidR="00AA24A1" w:rsidRPr="009F0EDE">
          <w:t xml:space="preserve"> </w:t>
        </w:r>
      </w:ins>
      <w:r w:rsidR="000B25B4">
        <w:t>2.23</w:t>
      </w:r>
      <w:ins w:id="48" w:author="mak" w:date="2020-03-07T23:55:00Z">
        <w:r w:rsidR="00AA24A1">
          <w:t>–</w:t>
        </w:r>
      </w:ins>
      <w:del w:id="49" w:author="mak" w:date="2020-03-07T23:55:00Z">
        <w:r w:rsidR="009F0EDE" w:rsidRPr="009F0EDE" w:rsidDel="00AA24A1">
          <w:delText>-</w:delText>
        </w:r>
      </w:del>
      <w:r w:rsidR="006505CA">
        <w:t>2.</w:t>
      </w:r>
      <w:r w:rsidR="000B25B4">
        <w:t>6</w:t>
      </w:r>
      <w:r w:rsidR="006505CA">
        <w:t>7</w:t>
      </w:r>
      <w:r w:rsidR="009F0EDE" w:rsidRPr="009F0EDE">
        <w:t xml:space="preserve">) for </w:t>
      </w:r>
      <w:r w:rsidR="000B25B4">
        <w:t>respiratory failure</w:t>
      </w:r>
      <w:r w:rsidR="009F0EDE" w:rsidRPr="009F0EDE">
        <w:t>.</w:t>
      </w:r>
      <w:r w:rsidR="00D76CD7">
        <w:t xml:space="preserve"> We will also present how </w:t>
      </w:r>
      <w:del w:id="50" w:author="mak" w:date="2020-03-07T23:56:00Z">
        <w:r w:rsidR="00D76CD7" w:rsidDel="0005014F">
          <w:delText xml:space="preserve">variation in </w:delText>
        </w:r>
        <w:r w:rsidR="00D76CD7" w:rsidDel="00D01FF2">
          <w:delText>relative risks</w:delText>
        </w:r>
      </w:del>
      <w:ins w:id="51" w:author="mak" w:date="2020-03-07T23:56:00Z">
        <w:r w:rsidR="00D01FF2">
          <w:t>rate ratios</w:t>
        </w:r>
      </w:ins>
      <w:r w:rsidR="00D76CD7">
        <w:t xml:space="preserve"> </w:t>
      </w:r>
      <w:del w:id="52" w:author="mak" w:date="2020-03-07T23:56:00Z">
        <w:r w:rsidR="00D76CD7" w:rsidDel="0005014F">
          <w:delText xml:space="preserve">exist </w:delText>
        </w:r>
      </w:del>
      <w:ins w:id="53" w:author="mak" w:date="2020-03-07T23:56:00Z">
        <w:r w:rsidR="0005014F">
          <w:t>vary</w:t>
        </w:r>
        <w:r w:rsidR="0005014F">
          <w:t xml:space="preserve"> </w:t>
        </w:r>
      </w:ins>
      <w:r w:rsidR="00D76CD7">
        <w:t>by age group, sex, and socioeconomic status</w:t>
      </w:r>
      <w:r w:rsidR="00AA4103">
        <w:t xml:space="preserve">, as well as how various storm events </w:t>
      </w:r>
      <w:del w:id="54" w:author="mak" w:date="2020-03-07T23:56:00Z">
        <w:r w:rsidR="002A4B05" w:rsidDel="00A0733B">
          <w:delText>defiantly</w:delText>
        </w:r>
        <w:r w:rsidR="00AA4103" w:rsidDel="00A0733B">
          <w:delText xml:space="preserve"> </w:delText>
        </w:r>
      </w:del>
      <w:ins w:id="55" w:author="mak" w:date="2020-03-07T23:56:00Z">
        <w:r w:rsidR="00A0733B">
          <w:t>differently</w:t>
        </w:r>
        <w:r w:rsidR="00A0733B">
          <w:t xml:space="preserve"> </w:t>
        </w:r>
      </w:ins>
      <w:r w:rsidR="00AA4103">
        <w:t xml:space="preserve">impact </w:t>
      </w:r>
      <w:r w:rsidR="002A4B05">
        <w:t>hospitalization</w:t>
      </w:r>
      <w:r w:rsidR="00365CC4">
        <w:t>s.</w:t>
      </w:r>
    </w:p>
    <w:p w14:paraId="091E7BE4" w14:textId="2B395D74" w:rsidR="009F0EDE" w:rsidRDefault="009F0EDE" w:rsidP="007E4664">
      <w:pPr>
        <w:jc w:val="both"/>
        <w:rPr>
          <w:lang w:val="en-US"/>
        </w:rPr>
      </w:pPr>
    </w:p>
    <w:p w14:paraId="57A47E7A" w14:textId="7FEEA0A7" w:rsidR="00685664" w:rsidRPr="00685664" w:rsidRDefault="00685664" w:rsidP="00685664">
      <w:pPr>
        <w:jc w:val="both"/>
      </w:pPr>
      <w:del w:id="56" w:author="mak" w:date="2020-03-07T23:57:00Z">
        <w:r w:rsidRPr="00685664" w:rsidDel="002446CC">
          <w:delText xml:space="preserve">The </w:delText>
        </w:r>
      </w:del>
      <w:ins w:id="57" w:author="mak" w:date="2020-03-07T23:57:00Z">
        <w:r w:rsidR="002446CC">
          <w:t>Our</w:t>
        </w:r>
        <w:bookmarkStart w:id="58" w:name="_GoBack"/>
        <w:bookmarkEnd w:id="58"/>
        <w:r w:rsidR="002446CC" w:rsidRPr="00685664">
          <w:t xml:space="preserve"> </w:t>
        </w:r>
      </w:ins>
      <w:r w:rsidRPr="00685664">
        <w:t xml:space="preserve">findings demonstrate the need for targeted interventions </w:t>
      </w:r>
      <w:r w:rsidR="001D79E2">
        <w:t>and additional preparedness for</w:t>
      </w:r>
      <w:r w:rsidR="00A11832">
        <w:t xml:space="preserve"> key causes of hospitalization </w:t>
      </w:r>
      <w:r w:rsidR="001D79E2">
        <w:t>during storms and hurricanes</w:t>
      </w:r>
      <w:r w:rsidR="00E6401A">
        <w:t xml:space="preserve">, </w:t>
      </w:r>
      <w:r w:rsidRPr="00685664">
        <w:t>especially as these episodes are likely to increase</w:t>
      </w:r>
      <w:r w:rsidR="00E932B4">
        <w:t xml:space="preserve"> in strength</w:t>
      </w:r>
      <w:r w:rsidRPr="00685664">
        <w:t xml:space="preserve"> with global climate change.</w:t>
      </w:r>
    </w:p>
    <w:p w14:paraId="61885BB6" w14:textId="77777777" w:rsidR="009F0EDE" w:rsidRDefault="009F0EDE" w:rsidP="007E4664">
      <w:pPr>
        <w:jc w:val="both"/>
        <w:rPr>
          <w:lang w:val="en-US"/>
        </w:rPr>
      </w:pPr>
    </w:p>
    <w:p w14:paraId="56B9545D" w14:textId="77777777" w:rsidR="00685664" w:rsidRDefault="00685664" w:rsidP="00FB79A1">
      <w:pPr>
        <w:rPr>
          <w:lang w:val="en-US"/>
        </w:rPr>
      </w:pPr>
    </w:p>
    <w:p w14:paraId="41FFED4B" w14:textId="061A929A" w:rsidR="00CB79C7" w:rsidRPr="00C857A9" w:rsidRDefault="00CB79C7" w:rsidP="00C857A9">
      <w:pPr>
        <w:rPr>
          <w:lang w:val="en-US"/>
        </w:rPr>
      </w:pPr>
    </w:p>
    <w:sectPr w:rsidR="00CB79C7" w:rsidRPr="00C857A9" w:rsidSect="00726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mak" w:date="2020-03-07T23:50:00Z" w:initials="mak">
    <w:p w14:paraId="2F6AC118" w14:textId="4B6BF46F" w:rsidR="00C857A9" w:rsidRDefault="00C857A9">
      <w:pPr>
        <w:pStyle w:val="CommentText"/>
      </w:pPr>
      <w:r>
        <w:rPr>
          <w:rStyle w:val="CommentReference"/>
        </w:rPr>
        <w:annotationRef/>
      </w:r>
      <w:r>
        <w:t>Atlantic? Eastern?</w:t>
      </w:r>
    </w:p>
  </w:comment>
  <w:comment w:id="7" w:author="mak" w:date="2020-03-07T23:51:00Z" w:initials="mak">
    <w:p w14:paraId="54E163D3" w14:textId="2FF7278A" w:rsidR="00FC0C3C" w:rsidRDefault="00FC0C3C">
      <w:pPr>
        <w:pStyle w:val="CommentText"/>
      </w:pPr>
      <w:r>
        <w:rPr>
          <w:rStyle w:val="CommentReference"/>
        </w:rPr>
        <w:annotationRef/>
      </w:r>
      <w:r>
        <w:t xml:space="preserve">If no epi studies maybe take out? you mentioned a case study only </w:t>
      </w:r>
      <w:proofErr w:type="spellStart"/>
      <w:r>
        <w:t>i</w:t>
      </w:r>
      <w:proofErr w:type="spellEnd"/>
      <w:r>
        <w:t xml:space="preserve"> think…</w:t>
      </w:r>
    </w:p>
  </w:comment>
  <w:comment w:id="30" w:author="mak" w:date="2020-03-07T23:54:00Z" w:initials="mak">
    <w:p w14:paraId="75A5148F" w14:textId="19DE2770" w:rsidR="00915DB0" w:rsidRDefault="00915DB0">
      <w:pPr>
        <w:pStyle w:val="CommentText"/>
      </w:pPr>
      <w:r>
        <w:rPr>
          <w:rStyle w:val="CommentReference"/>
        </w:rPr>
        <w:annotationRef/>
      </w:r>
      <w:r>
        <w:t>Took it out b/c we are allowing control days with events</w:t>
      </w:r>
      <w:r w:rsidR="007B7E57">
        <w:t xml:space="preserve"> as well</w:t>
      </w:r>
      <w:r w:rsidR="0023054C">
        <w:t>, so events were not only matched to non-events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F6AC118" w15:done="0"/>
  <w15:commentEx w15:paraId="54E163D3" w15:done="0"/>
  <w15:commentEx w15:paraId="75A5148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F6AC118" w16cid:durableId="220EB1CD"/>
  <w16cid:commentId w16cid:paraId="54E163D3" w16cid:durableId="220EB1FE"/>
  <w16cid:commentId w16cid:paraId="75A5148F" w16cid:durableId="220EB29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1C6"/>
    <w:multiLevelType w:val="hybridMultilevel"/>
    <w:tmpl w:val="25BAB6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72F02"/>
    <w:multiLevelType w:val="hybridMultilevel"/>
    <w:tmpl w:val="6AD005B8"/>
    <w:lvl w:ilvl="0" w:tplc="190EAF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E1E42"/>
    <w:multiLevelType w:val="hybridMultilevel"/>
    <w:tmpl w:val="FD7AB7F6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C10ED"/>
    <w:multiLevelType w:val="hybridMultilevel"/>
    <w:tmpl w:val="2C842F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0511B"/>
    <w:multiLevelType w:val="hybridMultilevel"/>
    <w:tmpl w:val="40603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C6B1E"/>
    <w:multiLevelType w:val="hybridMultilevel"/>
    <w:tmpl w:val="E01413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BE"/>
    <w:rsid w:val="00001A8C"/>
    <w:rsid w:val="000129FD"/>
    <w:rsid w:val="00013EFF"/>
    <w:rsid w:val="000356AB"/>
    <w:rsid w:val="00041AE7"/>
    <w:rsid w:val="0005014F"/>
    <w:rsid w:val="000525A9"/>
    <w:rsid w:val="000575BE"/>
    <w:rsid w:val="00063068"/>
    <w:rsid w:val="00064C15"/>
    <w:rsid w:val="00066B4C"/>
    <w:rsid w:val="000767E8"/>
    <w:rsid w:val="000774B2"/>
    <w:rsid w:val="00084ABF"/>
    <w:rsid w:val="0009127A"/>
    <w:rsid w:val="000960AE"/>
    <w:rsid w:val="000A08C7"/>
    <w:rsid w:val="000A649B"/>
    <w:rsid w:val="000A6FFA"/>
    <w:rsid w:val="000B17C7"/>
    <w:rsid w:val="000B25B4"/>
    <w:rsid w:val="000C612A"/>
    <w:rsid w:val="000D6A1F"/>
    <w:rsid w:val="000E4895"/>
    <w:rsid w:val="000F0981"/>
    <w:rsid w:val="000F3779"/>
    <w:rsid w:val="000F61BD"/>
    <w:rsid w:val="001055FD"/>
    <w:rsid w:val="00112AE9"/>
    <w:rsid w:val="00122B25"/>
    <w:rsid w:val="0014079C"/>
    <w:rsid w:val="00141246"/>
    <w:rsid w:val="0015170A"/>
    <w:rsid w:val="0015656B"/>
    <w:rsid w:val="00162556"/>
    <w:rsid w:val="00162E23"/>
    <w:rsid w:val="001729A3"/>
    <w:rsid w:val="001742C5"/>
    <w:rsid w:val="001751A5"/>
    <w:rsid w:val="001814B4"/>
    <w:rsid w:val="001845D9"/>
    <w:rsid w:val="001863DC"/>
    <w:rsid w:val="001902AC"/>
    <w:rsid w:val="00192642"/>
    <w:rsid w:val="0019358E"/>
    <w:rsid w:val="00194B6C"/>
    <w:rsid w:val="0019556D"/>
    <w:rsid w:val="001A5362"/>
    <w:rsid w:val="001B2E53"/>
    <w:rsid w:val="001B55F1"/>
    <w:rsid w:val="001B7E8C"/>
    <w:rsid w:val="001D79E2"/>
    <w:rsid w:val="00201786"/>
    <w:rsid w:val="00215440"/>
    <w:rsid w:val="00215445"/>
    <w:rsid w:val="002161D9"/>
    <w:rsid w:val="0022205C"/>
    <w:rsid w:val="0022420F"/>
    <w:rsid w:val="0023054C"/>
    <w:rsid w:val="00234C04"/>
    <w:rsid w:val="00234D35"/>
    <w:rsid w:val="00240304"/>
    <w:rsid w:val="002446CC"/>
    <w:rsid w:val="00267E45"/>
    <w:rsid w:val="00273113"/>
    <w:rsid w:val="00277E0E"/>
    <w:rsid w:val="00290335"/>
    <w:rsid w:val="00290897"/>
    <w:rsid w:val="002970F2"/>
    <w:rsid w:val="00297EFD"/>
    <w:rsid w:val="002A0EF1"/>
    <w:rsid w:val="002A4B05"/>
    <w:rsid w:val="002A7EBB"/>
    <w:rsid w:val="002B051D"/>
    <w:rsid w:val="002B1D7C"/>
    <w:rsid w:val="002B3F1B"/>
    <w:rsid w:val="002C26B0"/>
    <w:rsid w:val="002C74BC"/>
    <w:rsid w:val="002D0093"/>
    <w:rsid w:val="002D0C0D"/>
    <w:rsid w:val="002D1988"/>
    <w:rsid w:val="002D3DA7"/>
    <w:rsid w:val="002D6FBB"/>
    <w:rsid w:val="002E1FFD"/>
    <w:rsid w:val="002F28E4"/>
    <w:rsid w:val="002F2DDF"/>
    <w:rsid w:val="002F7058"/>
    <w:rsid w:val="003407C2"/>
    <w:rsid w:val="003456CB"/>
    <w:rsid w:val="003515B2"/>
    <w:rsid w:val="00363B60"/>
    <w:rsid w:val="00364736"/>
    <w:rsid w:val="00365CC4"/>
    <w:rsid w:val="003765B3"/>
    <w:rsid w:val="00376C12"/>
    <w:rsid w:val="00383342"/>
    <w:rsid w:val="00385DC7"/>
    <w:rsid w:val="003A3A51"/>
    <w:rsid w:val="003A3E49"/>
    <w:rsid w:val="003A5126"/>
    <w:rsid w:val="003B1F0E"/>
    <w:rsid w:val="003C44F0"/>
    <w:rsid w:val="003D6915"/>
    <w:rsid w:val="003E73F1"/>
    <w:rsid w:val="00411505"/>
    <w:rsid w:val="004171AF"/>
    <w:rsid w:val="00417B9B"/>
    <w:rsid w:val="0043531D"/>
    <w:rsid w:val="00443FB5"/>
    <w:rsid w:val="00457893"/>
    <w:rsid w:val="00467029"/>
    <w:rsid w:val="004805BB"/>
    <w:rsid w:val="00495678"/>
    <w:rsid w:val="0049586F"/>
    <w:rsid w:val="00496FD2"/>
    <w:rsid w:val="004A0835"/>
    <w:rsid w:val="004A2E1F"/>
    <w:rsid w:val="004B4FD6"/>
    <w:rsid w:val="004C4D72"/>
    <w:rsid w:val="004C5641"/>
    <w:rsid w:val="004D04E8"/>
    <w:rsid w:val="004D6C4D"/>
    <w:rsid w:val="00503086"/>
    <w:rsid w:val="00510640"/>
    <w:rsid w:val="0052456B"/>
    <w:rsid w:val="00537FD3"/>
    <w:rsid w:val="00551589"/>
    <w:rsid w:val="00556C03"/>
    <w:rsid w:val="00574897"/>
    <w:rsid w:val="00580F9B"/>
    <w:rsid w:val="00596D0C"/>
    <w:rsid w:val="005A7677"/>
    <w:rsid w:val="005B4716"/>
    <w:rsid w:val="005B475F"/>
    <w:rsid w:val="005C1C7A"/>
    <w:rsid w:val="005C42B6"/>
    <w:rsid w:val="005D07A8"/>
    <w:rsid w:val="00600755"/>
    <w:rsid w:val="00600D0D"/>
    <w:rsid w:val="006123A0"/>
    <w:rsid w:val="006126C3"/>
    <w:rsid w:val="00624CFA"/>
    <w:rsid w:val="00627158"/>
    <w:rsid w:val="006318EB"/>
    <w:rsid w:val="00635A63"/>
    <w:rsid w:val="006505CA"/>
    <w:rsid w:val="0065166F"/>
    <w:rsid w:val="006539F6"/>
    <w:rsid w:val="00657E4A"/>
    <w:rsid w:val="00667D55"/>
    <w:rsid w:val="00672E40"/>
    <w:rsid w:val="00676FA2"/>
    <w:rsid w:val="00681A6F"/>
    <w:rsid w:val="0068231D"/>
    <w:rsid w:val="0068282D"/>
    <w:rsid w:val="00685664"/>
    <w:rsid w:val="006870FD"/>
    <w:rsid w:val="006944F4"/>
    <w:rsid w:val="006A4F0E"/>
    <w:rsid w:val="006C3042"/>
    <w:rsid w:val="006C495B"/>
    <w:rsid w:val="006E4C68"/>
    <w:rsid w:val="006F2441"/>
    <w:rsid w:val="00704DD6"/>
    <w:rsid w:val="0071329D"/>
    <w:rsid w:val="007203EA"/>
    <w:rsid w:val="00721B73"/>
    <w:rsid w:val="00725ACC"/>
    <w:rsid w:val="007260BC"/>
    <w:rsid w:val="0072647D"/>
    <w:rsid w:val="00762464"/>
    <w:rsid w:val="007706FD"/>
    <w:rsid w:val="00772216"/>
    <w:rsid w:val="00776392"/>
    <w:rsid w:val="00784198"/>
    <w:rsid w:val="007842CB"/>
    <w:rsid w:val="007876B1"/>
    <w:rsid w:val="007900BC"/>
    <w:rsid w:val="0079399F"/>
    <w:rsid w:val="00796A28"/>
    <w:rsid w:val="007A69A8"/>
    <w:rsid w:val="007B4B02"/>
    <w:rsid w:val="007B7E57"/>
    <w:rsid w:val="007C0DD9"/>
    <w:rsid w:val="007C48D3"/>
    <w:rsid w:val="007C55DF"/>
    <w:rsid w:val="007D7B31"/>
    <w:rsid w:val="007E06BD"/>
    <w:rsid w:val="007E4664"/>
    <w:rsid w:val="007E61E9"/>
    <w:rsid w:val="007F3EF5"/>
    <w:rsid w:val="00803E4C"/>
    <w:rsid w:val="00811634"/>
    <w:rsid w:val="00814163"/>
    <w:rsid w:val="00815D09"/>
    <w:rsid w:val="00835B49"/>
    <w:rsid w:val="00835E32"/>
    <w:rsid w:val="0084292E"/>
    <w:rsid w:val="00844375"/>
    <w:rsid w:val="0084500B"/>
    <w:rsid w:val="00846659"/>
    <w:rsid w:val="00847FC3"/>
    <w:rsid w:val="00850517"/>
    <w:rsid w:val="00866FBE"/>
    <w:rsid w:val="008731B0"/>
    <w:rsid w:val="00886937"/>
    <w:rsid w:val="0088720B"/>
    <w:rsid w:val="008A20CD"/>
    <w:rsid w:val="008B5D9B"/>
    <w:rsid w:val="008C4E27"/>
    <w:rsid w:val="008D278F"/>
    <w:rsid w:val="008D3727"/>
    <w:rsid w:val="0090594B"/>
    <w:rsid w:val="0090740B"/>
    <w:rsid w:val="00914468"/>
    <w:rsid w:val="00915286"/>
    <w:rsid w:val="00915DB0"/>
    <w:rsid w:val="00926673"/>
    <w:rsid w:val="00931E89"/>
    <w:rsid w:val="00940305"/>
    <w:rsid w:val="00942996"/>
    <w:rsid w:val="00954258"/>
    <w:rsid w:val="009770D8"/>
    <w:rsid w:val="00990816"/>
    <w:rsid w:val="00992407"/>
    <w:rsid w:val="00994592"/>
    <w:rsid w:val="0099645D"/>
    <w:rsid w:val="009A1C14"/>
    <w:rsid w:val="009B06C1"/>
    <w:rsid w:val="009B09D4"/>
    <w:rsid w:val="009B223E"/>
    <w:rsid w:val="009E5DB0"/>
    <w:rsid w:val="009F0EDE"/>
    <w:rsid w:val="00A00A25"/>
    <w:rsid w:val="00A01DDD"/>
    <w:rsid w:val="00A0654A"/>
    <w:rsid w:val="00A0733B"/>
    <w:rsid w:val="00A11832"/>
    <w:rsid w:val="00A143F0"/>
    <w:rsid w:val="00A2136C"/>
    <w:rsid w:val="00A32DC8"/>
    <w:rsid w:val="00A44744"/>
    <w:rsid w:val="00A520C6"/>
    <w:rsid w:val="00A526BC"/>
    <w:rsid w:val="00A63223"/>
    <w:rsid w:val="00A645BC"/>
    <w:rsid w:val="00A65EA3"/>
    <w:rsid w:val="00A66AAC"/>
    <w:rsid w:val="00A67C50"/>
    <w:rsid w:val="00A7190B"/>
    <w:rsid w:val="00A94930"/>
    <w:rsid w:val="00AA010C"/>
    <w:rsid w:val="00AA1E80"/>
    <w:rsid w:val="00AA24A1"/>
    <w:rsid w:val="00AA4103"/>
    <w:rsid w:val="00AA5E3E"/>
    <w:rsid w:val="00AB0655"/>
    <w:rsid w:val="00AC2D54"/>
    <w:rsid w:val="00AC6F9C"/>
    <w:rsid w:val="00AD3201"/>
    <w:rsid w:val="00AD3DD9"/>
    <w:rsid w:val="00AF4B9C"/>
    <w:rsid w:val="00B0159B"/>
    <w:rsid w:val="00B017A2"/>
    <w:rsid w:val="00B03D7A"/>
    <w:rsid w:val="00B14ED3"/>
    <w:rsid w:val="00B232B2"/>
    <w:rsid w:val="00B34455"/>
    <w:rsid w:val="00B37D79"/>
    <w:rsid w:val="00B57985"/>
    <w:rsid w:val="00B622D5"/>
    <w:rsid w:val="00B647CD"/>
    <w:rsid w:val="00B67A53"/>
    <w:rsid w:val="00B738AD"/>
    <w:rsid w:val="00B75B89"/>
    <w:rsid w:val="00B80D5E"/>
    <w:rsid w:val="00B82C07"/>
    <w:rsid w:val="00BA6608"/>
    <w:rsid w:val="00BA687A"/>
    <w:rsid w:val="00BB05D6"/>
    <w:rsid w:val="00BB102C"/>
    <w:rsid w:val="00BB455F"/>
    <w:rsid w:val="00BB5F1D"/>
    <w:rsid w:val="00BD38B0"/>
    <w:rsid w:val="00BF535C"/>
    <w:rsid w:val="00C065B0"/>
    <w:rsid w:val="00C134D2"/>
    <w:rsid w:val="00C157AA"/>
    <w:rsid w:val="00C16BDD"/>
    <w:rsid w:val="00C1773B"/>
    <w:rsid w:val="00C24BC2"/>
    <w:rsid w:val="00C27A3C"/>
    <w:rsid w:val="00C31305"/>
    <w:rsid w:val="00C374E4"/>
    <w:rsid w:val="00C4033C"/>
    <w:rsid w:val="00C44FEC"/>
    <w:rsid w:val="00C508A8"/>
    <w:rsid w:val="00C67FC5"/>
    <w:rsid w:val="00C71C6C"/>
    <w:rsid w:val="00C747A4"/>
    <w:rsid w:val="00C857A9"/>
    <w:rsid w:val="00C93BB6"/>
    <w:rsid w:val="00CA15A3"/>
    <w:rsid w:val="00CB15E7"/>
    <w:rsid w:val="00CB262B"/>
    <w:rsid w:val="00CB79C7"/>
    <w:rsid w:val="00CE0C89"/>
    <w:rsid w:val="00CE1CF2"/>
    <w:rsid w:val="00CE1D6D"/>
    <w:rsid w:val="00CF0C12"/>
    <w:rsid w:val="00D01FF2"/>
    <w:rsid w:val="00D12794"/>
    <w:rsid w:val="00D17C27"/>
    <w:rsid w:val="00D238D6"/>
    <w:rsid w:val="00D314D7"/>
    <w:rsid w:val="00D54F0C"/>
    <w:rsid w:val="00D62090"/>
    <w:rsid w:val="00D76CD7"/>
    <w:rsid w:val="00D87DA0"/>
    <w:rsid w:val="00D914CD"/>
    <w:rsid w:val="00DA0C12"/>
    <w:rsid w:val="00DA5CFF"/>
    <w:rsid w:val="00DB07E1"/>
    <w:rsid w:val="00DB5356"/>
    <w:rsid w:val="00DC342D"/>
    <w:rsid w:val="00DC5101"/>
    <w:rsid w:val="00DD6720"/>
    <w:rsid w:val="00DD729B"/>
    <w:rsid w:val="00DE3528"/>
    <w:rsid w:val="00DF0F30"/>
    <w:rsid w:val="00DF54C3"/>
    <w:rsid w:val="00E250CB"/>
    <w:rsid w:val="00E2761C"/>
    <w:rsid w:val="00E414C3"/>
    <w:rsid w:val="00E45EAE"/>
    <w:rsid w:val="00E62BF2"/>
    <w:rsid w:val="00E62F57"/>
    <w:rsid w:val="00E63A11"/>
    <w:rsid w:val="00E6401A"/>
    <w:rsid w:val="00E747FB"/>
    <w:rsid w:val="00E75852"/>
    <w:rsid w:val="00E84604"/>
    <w:rsid w:val="00E92F15"/>
    <w:rsid w:val="00E932B4"/>
    <w:rsid w:val="00EA58AE"/>
    <w:rsid w:val="00EA5E62"/>
    <w:rsid w:val="00EC5173"/>
    <w:rsid w:val="00ED47FD"/>
    <w:rsid w:val="00ED49CC"/>
    <w:rsid w:val="00EE3F22"/>
    <w:rsid w:val="00F07418"/>
    <w:rsid w:val="00F1108C"/>
    <w:rsid w:val="00F13A7B"/>
    <w:rsid w:val="00F1479D"/>
    <w:rsid w:val="00F1629D"/>
    <w:rsid w:val="00F22354"/>
    <w:rsid w:val="00F24178"/>
    <w:rsid w:val="00F35715"/>
    <w:rsid w:val="00F42887"/>
    <w:rsid w:val="00F60554"/>
    <w:rsid w:val="00F61BBE"/>
    <w:rsid w:val="00F64E1A"/>
    <w:rsid w:val="00F703CF"/>
    <w:rsid w:val="00F768E1"/>
    <w:rsid w:val="00FB4FBE"/>
    <w:rsid w:val="00FB6E82"/>
    <w:rsid w:val="00FB7885"/>
    <w:rsid w:val="00FB79A1"/>
    <w:rsid w:val="00FC0C3C"/>
    <w:rsid w:val="00FC383A"/>
    <w:rsid w:val="00FC66C0"/>
    <w:rsid w:val="00FD3989"/>
    <w:rsid w:val="00FE2546"/>
    <w:rsid w:val="00FE36EC"/>
    <w:rsid w:val="00FE577E"/>
    <w:rsid w:val="00FE7EBF"/>
    <w:rsid w:val="00FF340B"/>
    <w:rsid w:val="00FF3C37"/>
    <w:rsid w:val="00FF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4CA8"/>
  <w15:chartTrackingRefBased/>
  <w15:docId w15:val="{B91AFA18-B596-6F42-9296-274B95F93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8566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7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39"/>
    <w:rsid w:val="002A0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A76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7677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76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76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767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677"/>
    <w:rPr>
      <w:rFonts w:eastAsiaTheme="minorHAns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677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00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0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06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AB63B-8AFA-EA4F-8BFB-C6976D780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mak</cp:lastModifiedBy>
  <cp:revision>240</cp:revision>
  <dcterms:created xsi:type="dcterms:W3CDTF">2020-02-21T12:03:00Z</dcterms:created>
  <dcterms:modified xsi:type="dcterms:W3CDTF">2020-03-08T04:57:00Z</dcterms:modified>
</cp:coreProperties>
</file>