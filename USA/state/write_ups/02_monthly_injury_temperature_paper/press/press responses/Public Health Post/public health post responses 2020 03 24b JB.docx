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EA7AB" w14:textId="49B0574D" w:rsidR="00205253" w:rsidRPr="00205253" w:rsidRDefault="00205253" w:rsidP="00A20C88">
      <w:pPr>
        <w:jc w:val="both"/>
      </w:pPr>
      <w:r w:rsidRPr="00205253">
        <w:t xml:space="preserve">We know a lot about the </w:t>
      </w:r>
      <w:del w:id="0" w:author="Beard, Jennifer J" w:date="2020-03-27T02:56:00Z">
        <w:r w:rsidRPr="00205253" w:rsidDel="003E0ADD">
          <w:delText>impacts of</w:delText>
        </w:r>
      </w:del>
      <w:ins w:id="1" w:author="Beard, Jennifer J" w:date="2020-03-27T02:56:00Z">
        <w:r w:rsidR="003E0ADD">
          <w:t>connection between</w:t>
        </w:r>
      </w:ins>
      <w:r w:rsidRPr="00205253">
        <w:t xml:space="preserve"> rising temperatures and climate change </w:t>
      </w:r>
      <w:del w:id="2" w:author="Beard, Jennifer J" w:date="2020-03-27T02:57:00Z">
        <w:r w:rsidRPr="00205253" w:rsidDel="003E0ADD">
          <w:delText xml:space="preserve">on </w:delText>
        </w:r>
      </w:del>
      <w:ins w:id="3" w:author="Beard, Jennifer J" w:date="2020-03-27T02:57:00Z">
        <w:r w:rsidR="003E0ADD">
          <w:t>and</w:t>
        </w:r>
        <w:r w:rsidR="003E0ADD" w:rsidRPr="00205253">
          <w:t xml:space="preserve"> </w:t>
        </w:r>
      </w:ins>
      <w:r w:rsidRPr="00205253">
        <w:t xml:space="preserve">deaths from infectious and non-communicable diseases. </w:t>
      </w:r>
      <w:del w:id="4" w:author="Beard, Jennifer J" w:date="2020-03-27T02:57:00Z">
        <w:r w:rsidRPr="00205253" w:rsidDel="003E0ADD">
          <w:delText>There is</w:delText>
        </w:r>
      </w:del>
      <w:ins w:id="5" w:author="Beard, Jennifer J" w:date="2020-03-27T02:57:00Z">
        <w:r w:rsidR="003E0ADD">
          <w:t>But we have</w:t>
        </w:r>
      </w:ins>
      <w:r w:rsidRPr="00205253">
        <w:t xml:space="preserve"> </w:t>
      </w:r>
      <w:r w:rsidR="00F779F8">
        <w:t xml:space="preserve">less </w:t>
      </w:r>
      <w:r w:rsidRPr="00205253">
        <w:t xml:space="preserve">evidence </w:t>
      </w:r>
      <w:del w:id="6" w:author="Beard, Jennifer J" w:date="2020-03-27T02:58:00Z">
        <w:r w:rsidRPr="00205253" w:rsidDel="003E0ADD">
          <w:delText xml:space="preserve">about </w:delText>
        </w:r>
      </w:del>
      <w:ins w:id="7" w:author="Beard, Jennifer J" w:date="2020-03-27T02:58:00Z">
        <w:r w:rsidR="003E0ADD">
          <w:t xml:space="preserve">measuring the impact </w:t>
        </w:r>
      </w:ins>
      <w:ins w:id="8" w:author="Beard, Jennifer J" w:date="2020-03-27T02:59:00Z">
        <w:r w:rsidR="003E0ADD">
          <w:t xml:space="preserve">of </w:t>
        </w:r>
      </w:ins>
      <w:del w:id="9" w:author="Beard, Jennifer J" w:date="2020-03-27T02:58:00Z">
        <w:r w:rsidRPr="00205253" w:rsidDel="003E0ADD">
          <w:delText xml:space="preserve">how </w:delText>
        </w:r>
      </w:del>
      <w:r w:rsidRPr="00205253">
        <w:t xml:space="preserve">warm temperatures </w:t>
      </w:r>
      <w:del w:id="10" w:author="Beard, Jennifer J" w:date="2020-03-27T02:58:00Z">
        <w:r w:rsidRPr="00205253" w:rsidDel="003E0ADD">
          <w:delText xml:space="preserve">impact </w:delText>
        </w:r>
      </w:del>
      <w:ins w:id="11" w:author="Beard, Jennifer J" w:date="2020-03-27T02:59:00Z">
        <w:r w:rsidR="003E0ADD">
          <w:t>on deaths due to</w:t>
        </w:r>
      </w:ins>
      <w:ins w:id="12" w:author="Beard, Jennifer J" w:date="2020-03-27T02:58:00Z">
        <w:r w:rsidR="003E0ADD">
          <w:t xml:space="preserve"> </w:t>
        </w:r>
      </w:ins>
      <w:r w:rsidRPr="00205253">
        <w:t>injuries.</w:t>
      </w:r>
      <w:ins w:id="13" w:author="Beard, Jennifer J" w:date="2020-03-27T02:59:00Z">
        <w:r w:rsidR="003E0ADD">
          <w:t xml:space="preserve"> I</w:t>
        </w:r>
      </w:ins>
      <w:del w:id="14" w:author="Beard, Jennifer J" w:date="2020-03-27T02:58:00Z">
        <w:r w:rsidRPr="00205253" w:rsidDel="003E0ADD">
          <w:delText xml:space="preserve"> Such i</w:delText>
        </w:r>
      </w:del>
      <w:r w:rsidRPr="00205253">
        <w:t>njury</w:t>
      </w:r>
      <w:ins w:id="15" w:author="Beard, Jennifer J" w:date="2020-03-27T03:00:00Z">
        <w:r w:rsidR="003E0ADD">
          <w:t>-related</w:t>
        </w:r>
      </w:ins>
      <w:r w:rsidRPr="00205253">
        <w:t xml:space="preserve"> deaths include</w:t>
      </w:r>
      <w:r w:rsidR="00C45DCB">
        <w:t xml:space="preserve"> </w:t>
      </w:r>
      <w:del w:id="16" w:author="Beard, Jennifer J" w:date="2020-03-27T03:00:00Z">
        <w:r w:rsidR="00C45DCB" w:rsidDel="003E0ADD">
          <w:delText>deaths from</w:delText>
        </w:r>
        <w:r w:rsidRPr="00205253" w:rsidDel="003E0ADD">
          <w:delText xml:space="preserve"> </w:delText>
        </w:r>
      </w:del>
      <w:r w:rsidRPr="00205253">
        <w:t>suicide, assault, transport accidents, drowning</w:t>
      </w:r>
      <w:ins w:id="17" w:author="Beard, Jennifer J" w:date="2020-03-27T03:00:00Z">
        <w:r w:rsidR="003E0ADD">
          <w:t>,</w:t>
        </w:r>
      </w:ins>
      <w:del w:id="18" w:author="Beard, Jennifer J" w:date="2020-03-27T03:00:00Z">
        <w:r w:rsidRPr="00205253" w:rsidDel="003E0ADD">
          <w:delText>s</w:delText>
        </w:r>
      </w:del>
      <w:r w:rsidRPr="00205253">
        <w:t xml:space="preserve"> and falls. Since deaths from injuries are </w:t>
      </w:r>
      <w:hyperlink r:id="rId5" w:history="1">
        <w:r w:rsidRPr="00205253">
          <w:rPr>
            <w:rStyle w:val="Hyperlink"/>
          </w:rPr>
          <w:t>seasonal</w:t>
        </w:r>
      </w:hyperlink>
      <w:r w:rsidRPr="00205253">
        <w:t xml:space="preserve">, </w:t>
      </w:r>
      <w:commentRangeStart w:id="19"/>
      <w:r w:rsidRPr="00205253">
        <w:t xml:space="preserve">it </w:t>
      </w:r>
      <w:r w:rsidR="0057533E">
        <w:t>is</w:t>
      </w:r>
      <w:r w:rsidRPr="00205253">
        <w:t xml:space="preserve"> a natural next step to investigate whether temperature might </w:t>
      </w:r>
      <w:r w:rsidR="00E33176">
        <w:t>play</w:t>
      </w:r>
      <w:r w:rsidRPr="00205253">
        <w:t xml:space="preserve"> a role in the variations in injury death</w:t>
      </w:r>
      <w:r w:rsidR="00AD39FF">
        <w:t>s</w:t>
      </w:r>
      <w:r w:rsidR="00F33EA3">
        <w:t xml:space="preserve"> </w:t>
      </w:r>
      <w:r w:rsidRPr="00205253">
        <w:t xml:space="preserve">both within a year and between equivalent times in different years. </w:t>
      </w:r>
      <w:commentRangeEnd w:id="19"/>
      <w:r w:rsidR="003E0ADD">
        <w:rPr>
          <w:rStyle w:val="CommentReference"/>
        </w:rPr>
        <w:commentReference w:id="19"/>
      </w:r>
    </w:p>
    <w:p w14:paraId="09A4BD7D" w14:textId="77777777" w:rsidR="00205253" w:rsidRPr="00205253" w:rsidRDefault="00205253" w:rsidP="00A20C88">
      <w:pPr>
        <w:jc w:val="both"/>
        <w:rPr>
          <w:lang w:val="en-US"/>
        </w:rPr>
      </w:pPr>
    </w:p>
    <w:p w14:paraId="32412A1A" w14:textId="3C648665" w:rsidR="00B3000F" w:rsidRDefault="000D30A1" w:rsidP="00A20C88">
      <w:pPr>
        <w:jc w:val="both"/>
      </w:pPr>
      <w:del w:id="20" w:author="Beard, Jennifer J" w:date="2020-03-27T03:02:00Z">
        <w:r w:rsidDel="003E0ADD">
          <w:rPr>
            <w:lang w:val="en-US"/>
          </w:rPr>
          <w:delText>I</w:delText>
        </w:r>
        <w:r w:rsidR="00E33176" w:rsidDel="003E0ADD">
          <w:rPr>
            <w:lang w:val="en-US"/>
          </w:rPr>
          <w:delText xml:space="preserve">n our </w:delText>
        </w:r>
        <w:r w:rsidR="00ED4F92" w:rsidDel="003E0ADD">
          <w:fldChar w:fldCharType="begin"/>
        </w:r>
        <w:r w:rsidR="00ED4F92" w:rsidDel="003E0ADD">
          <w:delInstrText xml:space="preserve"> HYPERLINK "https://www.nature.com/articles/s41591-019-0721-y" </w:delInstrText>
        </w:r>
        <w:r w:rsidR="00ED4F92" w:rsidDel="003E0ADD">
          <w:fldChar w:fldCharType="separate"/>
        </w:r>
        <w:r w:rsidR="00E33176" w:rsidRPr="000D30A1" w:rsidDel="003E0ADD">
          <w:rPr>
            <w:rStyle w:val="Hyperlink"/>
            <w:lang w:val="en-US"/>
          </w:rPr>
          <w:delText>study</w:delText>
        </w:r>
        <w:r w:rsidR="00ED4F92" w:rsidDel="003E0ADD">
          <w:rPr>
            <w:rStyle w:val="Hyperlink"/>
            <w:lang w:val="en-US"/>
          </w:rPr>
          <w:fldChar w:fldCharType="end"/>
        </w:r>
        <w:r w:rsidR="00E33176" w:rsidDel="003E0ADD">
          <w:rPr>
            <w:lang w:val="en-US"/>
          </w:rPr>
          <w:delText>, we</w:delText>
        </w:r>
      </w:del>
      <w:ins w:id="21" w:author="Beard, Jennifer J" w:date="2020-03-27T03:02:00Z">
        <w:r w:rsidR="003E0ADD">
          <w:rPr>
            <w:lang w:val="en-US"/>
          </w:rPr>
          <w:t>My colleagues and I</w:t>
        </w:r>
      </w:ins>
      <w:r w:rsidR="00E33176">
        <w:rPr>
          <w:lang w:val="en-US"/>
        </w:rPr>
        <w:t xml:space="preserve"> </w:t>
      </w:r>
      <w:r w:rsidR="00E46272">
        <w:rPr>
          <w:lang w:val="en-US"/>
        </w:rPr>
        <w:t>obtained</w:t>
      </w:r>
      <w:r>
        <w:rPr>
          <w:lang w:val="en-US"/>
        </w:rPr>
        <w:t xml:space="preserve"> </w:t>
      </w:r>
      <w:commentRangeStart w:id="22"/>
      <w:ins w:id="23" w:author="Beard, Jennifer J" w:date="2020-03-27T03:03:00Z">
        <w:r w:rsidR="003E0ADD">
          <w:rPr>
            <w:lang w:val="en-US"/>
          </w:rPr>
          <w:fldChar w:fldCharType="begin"/>
        </w:r>
        <w:r w:rsidR="003E0ADD">
          <w:rPr>
            <w:lang w:val="en-US"/>
          </w:rPr>
          <w:instrText xml:space="preserve"> HYPERLINK "https://www.nature.com/articles/s41591-019-0721-y" </w:instrText>
        </w:r>
        <w:r w:rsidR="003E0ADD">
          <w:rPr>
            <w:lang w:val="en-US"/>
          </w:rPr>
          <w:fldChar w:fldCharType="separate"/>
        </w:r>
        <w:r w:rsidR="00E9427F" w:rsidRPr="003E0ADD">
          <w:rPr>
            <w:rStyle w:val="Hyperlink"/>
            <w:lang w:val="en-US"/>
          </w:rPr>
          <w:t>mortality and temperature</w:t>
        </w:r>
        <w:r w:rsidR="003E0ADD">
          <w:rPr>
            <w:lang w:val="en-US"/>
          </w:rPr>
          <w:fldChar w:fldCharType="end"/>
        </w:r>
        <w:commentRangeEnd w:id="22"/>
        <w:r w:rsidR="003E0ADD">
          <w:rPr>
            <w:rStyle w:val="CommentReference"/>
          </w:rPr>
          <w:commentReference w:id="22"/>
        </w:r>
      </w:ins>
      <w:r w:rsidR="00E9427F">
        <w:rPr>
          <w:lang w:val="en-US"/>
        </w:rPr>
        <w:t xml:space="preserve"> </w:t>
      </w:r>
      <w:ins w:id="24" w:author="Beard, Jennifer J" w:date="2020-03-27T03:04:00Z">
        <w:r w:rsidR="003E0ADD">
          <w:rPr>
            <w:lang w:val="en-US"/>
          </w:rPr>
          <w:t xml:space="preserve"> data </w:t>
        </w:r>
      </w:ins>
      <w:r w:rsidR="00E9427F">
        <w:rPr>
          <w:lang w:val="en-US"/>
        </w:rPr>
        <w:t>across the four most recent decades in</w:t>
      </w:r>
      <w:r w:rsidR="00FE3EE9">
        <w:rPr>
          <w:lang w:val="en-US"/>
        </w:rPr>
        <w:t xml:space="preserve"> the United States</w:t>
      </w:r>
      <w:r w:rsidR="009118A0">
        <w:rPr>
          <w:lang w:val="en-US"/>
        </w:rPr>
        <w:t xml:space="preserve"> from </w:t>
      </w:r>
      <w:r>
        <w:rPr>
          <w:lang w:val="en-US"/>
        </w:rPr>
        <w:t>two large and publicly-available datasets</w:t>
      </w:r>
      <w:r w:rsidR="00FE3EE9">
        <w:rPr>
          <w:lang w:val="en-US"/>
        </w:rPr>
        <w:t xml:space="preserve">. </w:t>
      </w:r>
      <w:del w:id="25" w:author="Beard, Jennifer J" w:date="2020-03-27T03:05:00Z">
        <w:r w:rsidR="00FE3EE9" w:rsidDel="003E0ADD">
          <w:rPr>
            <w:lang w:val="en-US"/>
          </w:rPr>
          <w:delText>We used these data</w:delText>
        </w:r>
        <w:r w:rsidR="005535D4" w:rsidDel="003E0ADD">
          <w:rPr>
            <w:lang w:val="en-US"/>
          </w:rPr>
          <w:delText xml:space="preserve"> with a statistical model</w:delText>
        </w:r>
        <w:r w:rsidR="009118A0" w:rsidDel="003E0ADD">
          <w:rPr>
            <w:lang w:val="en-US"/>
          </w:rPr>
          <w:delText xml:space="preserve"> </w:delText>
        </w:r>
        <w:r w:rsidR="000E09FC" w:rsidDel="003E0ADD">
          <w:rPr>
            <w:lang w:val="en-US"/>
          </w:rPr>
          <w:delText>to understand</w:delText>
        </w:r>
      </w:del>
      <w:ins w:id="26" w:author="Beard, Jennifer J" w:date="2020-03-27T03:05:00Z">
        <w:r w:rsidR="003E0ADD">
          <w:rPr>
            <w:lang w:val="en-US"/>
          </w:rPr>
          <w:t>With our analysis, we set out to understand</w:t>
        </w:r>
      </w:ins>
      <w:r w:rsidR="000E09FC">
        <w:rPr>
          <w:lang w:val="en-US"/>
        </w:rPr>
        <w:t xml:space="preserve"> how anomalously warm temperatures</w:t>
      </w:r>
      <w:r w:rsidR="00CE09BC">
        <w:rPr>
          <w:lang w:val="en-US"/>
        </w:rPr>
        <w:t xml:space="preserve">, </w:t>
      </w:r>
      <w:r w:rsidR="00CE09BC" w:rsidRPr="00CE09BC">
        <w:t>defined as deviations of temperature from the local average</w:t>
      </w:r>
      <w:r w:rsidR="00FE3EE9">
        <w:t xml:space="preserve">, </w:t>
      </w:r>
      <w:del w:id="27" w:author="Beard, Jennifer J" w:date="2020-03-27T03:06:00Z">
        <w:r w:rsidR="00FE3EE9" w:rsidDel="007D1DED">
          <w:delText xml:space="preserve">impact </w:delText>
        </w:r>
      </w:del>
      <w:ins w:id="28" w:author="Beard, Jennifer J" w:date="2020-03-27T03:06:00Z">
        <w:r w:rsidR="007D1DED">
          <w:t xml:space="preserve">influence </w:t>
        </w:r>
      </w:ins>
      <w:del w:id="29" w:author="Beard, Jennifer J" w:date="2020-03-27T03:08:00Z">
        <w:r w:rsidR="00FE3EE9" w:rsidDel="007D1DED">
          <w:delText xml:space="preserve">deaths from </w:delText>
        </w:r>
      </w:del>
      <w:ins w:id="30" w:author="Beard, Jennifer J" w:date="2020-03-27T03:07:00Z">
        <w:r w:rsidR="007D1DED">
          <w:t xml:space="preserve">different types of </w:t>
        </w:r>
      </w:ins>
      <w:r w:rsidR="00FE3EE9">
        <w:t>injur</w:t>
      </w:r>
      <w:ins w:id="31" w:author="Beard, Jennifer J" w:date="2020-03-27T03:08:00Z">
        <w:r w:rsidR="007D1DED">
          <w:t>y deaths</w:t>
        </w:r>
      </w:ins>
      <w:del w:id="32" w:author="Beard, Jennifer J" w:date="2020-03-27T03:08:00Z">
        <w:r w:rsidR="00FE3EE9" w:rsidDel="007D1DED">
          <w:delText>ies</w:delText>
        </w:r>
      </w:del>
      <w:del w:id="33" w:author="Beard, Jennifer J" w:date="2020-03-27T03:07:00Z">
        <w:r w:rsidR="00FE3EE9" w:rsidDel="007D1DED">
          <w:delText xml:space="preserve"> of different types</w:delText>
        </w:r>
      </w:del>
      <w:r w:rsidR="00DA2ED7">
        <w:t>.</w:t>
      </w:r>
      <w:r w:rsidR="005535D4">
        <w:t xml:space="preserve"> </w:t>
      </w:r>
      <w:del w:id="34" w:author="Beard, Jennifer J" w:date="2020-03-27T03:08:00Z">
        <w:r w:rsidR="00B3000F" w:rsidRPr="00B3000F" w:rsidDel="007D1DED">
          <w:delText>This gave us an idea of how much unusua</w:delText>
        </w:r>
        <w:r w:rsidR="00131F9C" w:rsidDel="007D1DED">
          <w:delText>l</w:delText>
        </w:r>
        <w:r w:rsidR="00B3000F" w:rsidRPr="00B3000F" w:rsidDel="007D1DED">
          <w:delText>l</w:delText>
        </w:r>
        <w:r w:rsidR="00131F9C" w:rsidDel="007D1DED">
          <w:delText>y-warm</w:delText>
        </w:r>
        <w:r w:rsidR="00B3000F" w:rsidRPr="00B3000F" w:rsidDel="007D1DED">
          <w:delText xml:space="preserve"> temperatures affect deaths.</w:delText>
        </w:r>
      </w:del>
    </w:p>
    <w:p w14:paraId="0F5922A2" w14:textId="699268B5" w:rsidR="003F65F3" w:rsidRDefault="003F65F3" w:rsidP="00A20C88">
      <w:pPr>
        <w:jc w:val="both"/>
      </w:pPr>
    </w:p>
    <w:p w14:paraId="77703185" w14:textId="28335E58" w:rsidR="00A20C88" w:rsidRDefault="003F65F3" w:rsidP="00A20C88">
      <w:pPr>
        <w:jc w:val="both"/>
      </w:pPr>
      <w:r>
        <w:t xml:space="preserve">We found that </w:t>
      </w:r>
      <w:r w:rsidR="008D0B60">
        <w:t>a</w:t>
      </w:r>
      <w:r w:rsidR="008D0B60" w:rsidRPr="008D0B60">
        <w:t xml:space="preserve"> 2°C rise in temperatures </w:t>
      </w:r>
      <w:del w:id="35" w:author="Beard, Jennifer J" w:date="2020-03-27T03:08:00Z">
        <w:r w:rsidR="00FE7DDC" w:rsidDel="007D1DED">
          <w:delText>would be</w:delText>
        </w:r>
        <w:r w:rsidR="008D0B60" w:rsidRPr="008D0B60" w:rsidDel="007D1DED">
          <w:delText xml:space="preserve"> projected to</w:delText>
        </w:r>
      </w:del>
      <w:ins w:id="36" w:author="Beard, Jennifer J" w:date="2020-03-27T03:08:00Z">
        <w:r w:rsidR="007D1DED">
          <w:t>could</w:t>
        </w:r>
      </w:ins>
      <w:r w:rsidR="008D0B60" w:rsidRPr="008D0B60">
        <w:t xml:space="preserve"> result in around 2,100 additional deaths from injuries </w:t>
      </w:r>
      <w:r w:rsidR="003A38B7">
        <w:t>in a single</w:t>
      </w:r>
      <w:r w:rsidR="008D0B60" w:rsidRPr="008D0B60">
        <w:t xml:space="preserve"> year in the United States. </w:t>
      </w:r>
      <w:r w:rsidR="00FA3BEC">
        <w:t>The large majority of these deaths would occur in adolescent to middle-aged males</w:t>
      </w:r>
      <w:r w:rsidR="00692363">
        <w:t>.</w:t>
      </w:r>
      <w:r w:rsidR="008B0E79">
        <w:t xml:space="preserve"> Deaths from assault, suicide, drownings and transport accidents would increase</w:t>
      </w:r>
      <w:r w:rsidR="00DE765A">
        <w:t>.</w:t>
      </w:r>
      <w:r w:rsidR="0063459D">
        <w:t xml:space="preserve"> </w:t>
      </w:r>
      <w:ins w:id="37" w:author="Beard, Jennifer J" w:date="2020-03-27T03:10:00Z">
        <w:r w:rsidR="007D1DED">
          <w:t>And m</w:t>
        </w:r>
      </w:ins>
      <w:del w:id="38" w:author="Beard, Jennifer J" w:date="2020-03-27T03:10:00Z">
        <w:r w:rsidR="0063459D" w:rsidDel="007D1DED">
          <w:delText>M</w:delText>
        </w:r>
      </w:del>
      <w:r w:rsidR="0063459D">
        <w:t>ost of these deaths would result from transport accidents, closely followed by suicides</w:t>
      </w:r>
      <w:r w:rsidR="0072030A">
        <w:t>.</w:t>
      </w:r>
      <w:r w:rsidR="007F1333">
        <w:t xml:space="preserve"> </w:t>
      </w:r>
      <w:r w:rsidR="008D0B60" w:rsidRPr="008D0B60">
        <w:t xml:space="preserve">With rises beyond 2°C, even more deaths from injuries </w:t>
      </w:r>
      <w:del w:id="39" w:author="Beard, Jennifer J" w:date="2020-03-27T03:10:00Z">
        <w:r w:rsidR="008D0B60" w:rsidRPr="008D0B60" w:rsidDel="007D1DED">
          <w:delText xml:space="preserve">would </w:delText>
        </w:r>
      </w:del>
      <w:ins w:id="40" w:author="Beard, Jennifer J" w:date="2020-03-27T03:11:00Z">
        <w:r w:rsidR="007D1DED">
          <w:t>are possible</w:t>
        </w:r>
      </w:ins>
      <w:del w:id="41" w:author="Beard, Jennifer J" w:date="2020-03-27T03:11:00Z">
        <w:r w:rsidR="008D0B60" w:rsidRPr="008D0B60" w:rsidDel="007D1DED">
          <w:delText>be projected</w:delText>
        </w:r>
      </w:del>
      <w:r w:rsidR="008D0B60" w:rsidRPr="008D0B60">
        <w:t>.</w:t>
      </w:r>
      <w:r w:rsidR="007917EC">
        <w:t xml:space="preserve"> </w:t>
      </w:r>
      <w:ins w:id="42" w:author="Beard, Jennifer J" w:date="2020-03-27T03:16:00Z">
        <w:r w:rsidR="00587A29">
          <w:t>This means that, i</w:t>
        </w:r>
      </w:ins>
      <w:del w:id="43" w:author="Beard, Jennifer J" w:date="2020-03-27T03:16:00Z">
        <w:r w:rsidR="00A20C88" w:rsidRPr="00A20C88" w:rsidDel="00587A29">
          <w:delText>I</w:delText>
        </w:r>
      </w:del>
      <w:r w:rsidR="00A20C88" w:rsidRPr="00A20C88">
        <w:t xml:space="preserve">f the association between rising temperatures and injury deaths </w:t>
      </w:r>
      <w:del w:id="44" w:author="Beard, Jennifer J" w:date="2020-03-27T03:16:00Z">
        <w:r w:rsidR="00A20C88" w:rsidRPr="00A20C88" w:rsidDel="007D1DED">
          <w:delText xml:space="preserve">that </w:delText>
        </w:r>
        <w:r w:rsidR="00426FCC" w:rsidDel="007D1DED">
          <w:delText>we</w:delText>
        </w:r>
        <w:r w:rsidR="00A20C88" w:rsidRPr="00A20C88" w:rsidDel="007D1DED">
          <w:delText xml:space="preserve"> found </w:delText>
        </w:r>
      </w:del>
      <w:r w:rsidR="00A20C88" w:rsidRPr="00A20C88">
        <w:t xml:space="preserve">is causal, </w:t>
      </w:r>
      <w:del w:id="45" w:author="Beard, Jennifer J" w:date="2020-03-27T03:16:00Z">
        <w:r w:rsidR="00A20C88" w:rsidRPr="00A20C88" w:rsidDel="00587A29">
          <w:delText xml:space="preserve">then </w:delText>
        </w:r>
      </w:del>
      <w:r w:rsidR="00A20C88" w:rsidRPr="00A20C88">
        <w:t xml:space="preserve">climate change </w:t>
      </w:r>
      <w:del w:id="46" w:author="Beard, Jennifer J" w:date="2020-03-27T03:16:00Z">
        <w:r w:rsidR="00A20C88" w:rsidRPr="00A20C88" w:rsidDel="007D1DED">
          <w:delText>is predicted to</w:delText>
        </w:r>
      </w:del>
      <w:ins w:id="47" w:author="Beard, Jennifer J" w:date="2020-03-27T03:16:00Z">
        <w:r w:rsidR="007D1DED">
          <w:t>will likely</w:t>
        </w:r>
      </w:ins>
      <w:r w:rsidR="00A20C88" w:rsidRPr="00A20C88">
        <w:t xml:space="preserve"> </w:t>
      </w:r>
      <w:del w:id="48" w:author="Beard, Jennifer J" w:date="2020-03-27T03:16:00Z">
        <w:r w:rsidR="00A20C88" w:rsidRPr="00A20C88" w:rsidDel="00587A29">
          <w:delText xml:space="preserve">cause </w:delText>
        </w:r>
      </w:del>
      <w:ins w:id="49" w:author="Beard, Jennifer J" w:date="2020-03-27T03:16:00Z">
        <w:r w:rsidR="00587A29">
          <w:t>lead to</w:t>
        </w:r>
        <w:r w:rsidR="00587A29" w:rsidRPr="00A20C88">
          <w:t xml:space="preserve"> </w:t>
        </w:r>
      </w:ins>
      <w:r w:rsidR="00A20C88" w:rsidRPr="00A20C88">
        <w:t>greater injury deaths.</w:t>
      </w:r>
    </w:p>
    <w:p w14:paraId="5AF4B4EF" w14:textId="78CE29C9" w:rsidR="003F709A" w:rsidRDefault="003F709A" w:rsidP="00A20C88">
      <w:pPr>
        <w:jc w:val="both"/>
      </w:pPr>
    </w:p>
    <w:p w14:paraId="1825F29E" w14:textId="155BC567" w:rsidR="003F709A" w:rsidRPr="00A20C88" w:rsidRDefault="003F709A" w:rsidP="00A20C88">
      <w:pPr>
        <w:jc w:val="both"/>
      </w:pPr>
      <w:r w:rsidRPr="003F709A">
        <w:t xml:space="preserve">Drownings are plausibly linked with anomalously warm temperatures because swimming is more likely in periods of warm weather. Transport accidents are also linked because driving performance deteriorates at higher temperatures, due to decreased visual acuity </w:t>
      </w:r>
      <w:del w:id="50" w:author="Beard, Jennifer J" w:date="2020-03-27T03:23:00Z">
        <w:r w:rsidRPr="003F709A" w:rsidDel="00587A29">
          <w:delText>as well as</w:delText>
        </w:r>
      </w:del>
      <w:ins w:id="51" w:author="Beard, Jennifer J" w:date="2020-03-27T03:23:00Z">
        <w:r w:rsidR="00587A29">
          <w:t>and the</w:t>
        </w:r>
      </w:ins>
      <w:r w:rsidRPr="003F709A">
        <w:t xml:space="preserve"> </w:t>
      </w:r>
      <w:r w:rsidR="00B978C8">
        <w:t>potential</w:t>
      </w:r>
      <w:ins w:id="52" w:author="Beard, Jennifer J" w:date="2020-03-27T03:23:00Z">
        <w:r w:rsidR="00587A29">
          <w:t xml:space="preserve"> for </w:t>
        </w:r>
      </w:ins>
      <w:del w:id="53" w:author="Beard, Jennifer J" w:date="2020-03-27T03:23:00Z">
        <w:r w:rsidR="00F25EB2" w:rsidDel="00587A29">
          <w:delText xml:space="preserve">ly </w:delText>
        </w:r>
      </w:del>
      <w:r w:rsidR="00F25EB2">
        <w:t>more</w:t>
      </w:r>
      <w:r w:rsidRPr="003F709A">
        <w:t xml:space="preserve"> alcohol consumption. Increases in assaults may be due to </w:t>
      </w:r>
      <w:r w:rsidR="00445D81">
        <w:t>rising</w:t>
      </w:r>
      <w:r w:rsidRPr="003F709A">
        <w:t xml:space="preserve"> anger levels and more time spent outdoors interacting with other people</w:t>
      </w:r>
      <w:del w:id="54" w:author="Beard, Jennifer J" w:date="2020-03-27T03:24:00Z">
        <w:r w:rsidRPr="003F709A" w:rsidDel="00587A29">
          <w:delText xml:space="preserve"> during warmer weather</w:delText>
        </w:r>
      </w:del>
      <w:r w:rsidRPr="003F709A">
        <w:t>. Reasons for increased suicide deaths are not well-</w:t>
      </w:r>
      <w:del w:id="55" w:author="Beard, Jennifer J" w:date="2020-03-27T03:24:00Z">
        <w:r w:rsidRPr="003F709A" w:rsidDel="00587A29">
          <w:delText xml:space="preserve">established </w:delText>
        </w:r>
      </w:del>
      <w:ins w:id="56" w:author="Beard, Jennifer J" w:date="2020-03-27T03:24:00Z">
        <w:r w:rsidR="00587A29">
          <w:t>understood</w:t>
        </w:r>
        <w:r w:rsidR="00587A29" w:rsidRPr="003F709A">
          <w:t xml:space="preserve"> </w:t>
        </w:r>
      </w:ins>
      <w:r w:rsidRPr="003F709A">
        <w:t>and warrant further investigation.</w:t>
      </w:r>
    </w:p>
    <w:p w14:paraId="2628B6F3" w14:textId="77777777" w:rsidR="00A20C88" w:rsidRPr="00A20C88" w:rsidRDefault="00A20C88" w:rsidP="00A20C88">
      <w:pPr>
        <w:jc w:val="both"/>
      </w:pPr>
    </w:p>
    <w:p w14:paraId="02FF5708" w14:textId="210C53CF" w:rsidR="00A20C88" w:rsidRDefault="005F3926" w:rsidP="00A20C88">
      <w:pPr>
        <w:jc w:val="both"/>
      </w:pPr>
      <w:r>
        <w:t>Our</w:t>
      </w:r>
      <w:r w:rsidR="00A20C88" w:rsidRPr="00A20C88">
        <w:t xml:space="preserve"> results are specifically for the United States. </w:t>
      </w:r>
      <w:ins w:id="57" w:author="Beard, Jennifer J" w:date="2020-03-27T03:25:00Z">
        <w:r w:rsidR="00587A29">
          <w:t>While t</w:t>
        </w:r>
      </w:ins>
      <w:del w:id="58" w:author="Beard, Jennifer J" w:date="2020-03-27T03:25:00Z">
        <w:r w:rsidR="00A20C88" w:rsidRPr="00A20C88" w:rsidDel="00587A29">
          <w:delText>T</w:delText>
        </w:r>
      </w:del>
      <w:r w:rsidR="00A20C88" w:rsidRPr="00A20C88">
        <w:t xml:space="preserve">here may be similarities in how </w:t>
      </w:r>
      <w:del w:id="59" w:author="Beard, Jennifer J" w:date="2020-03-27T03:25:00Z">
        <w:r w:rsidR="00A20C88" w:rsidRPr="00A20C88" w:rsidDel="00587A29">
          <w:delText xml:space="preserve">populations </w:delText>
        </w:r>
      </w:del>
      <w:ins w:id="60" w:author="Beard, Jennifer J" w:date="2020-03-27T03:25:00Z">
        <w:r w:rsidR="00587A29">
          <w:t xml:space="preserve">people </w:t>
        </w:r>
      </w:ins>
      <w:r w:rsidR="00A20C88" w:rsidRPr="00A20C88">
        <w:t>in different countries respond</w:t>
      </w:r>
      <w:r w:rsidR="001331DA">
        <w:t xml:space="preserve"> to rising temperatures</w:t>
      </w:r>
      <w:r w:rsidR="00A20C88" w:rsidRPr="00A20C88">
        <w:t xml:space="preserve">, </w:t>
      </w:r>
      <w:del w:id="61" w:author="Beard, Jennifer J" w:date="2020-03-27T03:25:00Z">
        <w:r w:rsidR="00A20C88" w:rsidRPr="00A20C88" w:rsidDel="00587A29">
          <w:delText xml:space="preserve">but </w:delText>
        </w:r>
      </w:del>
      <w:r w:rsidR="00A20C88" w:rsidRPr="00A20C88">
        <w:t xml:space="preserve">a full study of </w:t>
      </w:r>
      <w:r w:rsidR="001A37EC">
        <w:t>other</w:t>
      </w:r>
      <w:r w:rsidR="00A20C88" w:rsidRPr="00A20C88">
        <w:t xml:space="preserve"> countries </w:t>
      </w:r>
      <w:r w:rsidR="00B57456">
        <w:t>i</w:t>
      </w:r>
      <w:r w:rsidR="00F02717">
        <w:t>s necessa</w:t>
      </w:r>
      <w:r w:rsidR="001077A4">
        <w:t xml:space="preserve">ry </w:t>
      </w:r>
      <w:r w:rsidR="00FC4CA3">
        <w:t>for a</w:t>
      </w:r>
      <w:r w:rsidR="006E756B">
        <w:t xml:space="preserve"> global assessment</w:t>
      </w:r>
      <w:r w:rsidR="00A20C88" w:rsidRPr="00A20C88">
        <w:t xml:space="preserve">. The impact </w:t>
      </w:r>
      <w:r w:rsidR="00B57456">
        <w:t>of rising temperatures on injury deaths i</w:t>
      </w:r>
      <w:r w:rsidR="00A20C88" w:rsidRPr="00A20C88">
        <w:t xml:space="preserve">n </w:t>
      </w:r>
      <w:r w:rsidR="00621139">
        <w:t>warmer</w:t>
      </w:r>
      <w:r w:rsidR="00A20C88" w:rsidRPr="00A20C88">
        <w:t xml:space="preserve">, </w:t>
      </w:r>
      <w:r w:rsidR="00834B0B">
        <w:t>relatively</w:t>
      </w:r>
      <w:r w:rsidR="00A20C88" w:rsidRPr="00A20C88">
        <w:t xml:space="preserve"> poor countries may </w:t>
      </w:r>
      <w:r w:rsidR="00FC61EE">
        <w:t xml:space="preserve">actually </w:t>
      </w:r>
      <w:r w:rsidR="00A20C88" w:rsidRPr="00A20C88">
        <w:t>be greater than in the United States, due to reduced capacity to adapt.</w:t>
      </w:r>
    </w:p>
    <w:p w14:paraId="7E4511EB" w14:textId="3ACD4E3F" w:rsidR="00A20C88" w:rsidRDefault="00A20C88" w:rsidP="00A20C88">
      <w:pPr>
        <w:jc w:val="both"/>
      </w:pPr>
    </w:p>
    <w:p w14:paraId="356C2BF4" w14:textId="11CC378F" w:rsidR="00A20C88" w:rsidRPr="00A20C88" w:rsidRDefault="006B4670" w:rsidP="00A20C88">
      <w:pPr>
        <w:jc w:val="both"/>
      </w:pPr>
      <w:r>
        <w:t xml:space="preserve">Our </w:t>
      </w:r>
      <w:r w:rsidR="00A20C88" w:rsidRPr="00A20C88">
        <w:t xml:space="preserve">research </w:t>
      </w:r>
      <w:del w:id="62" w:author="Beard, Jennifer J" w:date="2020-03-27T03:26:00Z">
        <w:r w:rsidDel="00587A29">
          <w:delText xml:space="preserve">also </w:delText>
        </w:r>
      </w:del>
      <w:r w:rsidR="00A20C88" w:rsidRPr="00A20C88">
        <w:t xml:space="preserve">has policy relevance for </w:t>
      </w:r>
      <w:r w:rsidR="0081650A">
        <w:t>the</w:t>
      </w:r>
      <w:r w:rsidR="00A20C88" w:rsidRPr="00A20C88">
        <w:t xml:space="preserve"> world</w:t>
      </w:r>
      <w:r w:rsidR="0081650A">
        <w:t xml:space="preserve"> today</w:t>
      </w:r>
      <w:ins w:id="63" w:author="Beard, Jennifer J" w:date="2020-03-27T03:27:00Z">
        <w:r w:rsidR="00ED4F92">
          <w:t>. A</w:t>
        </w:r>
      </w:ins>
      <w:del w:id="64" w:author="Beard, Jennifer J" w:date="2020-03-27T03:27:00Z">
        <w:r w:rsidR="00A20C88" w:rsidRPr="00A20C88" w:rsidDel="00ED4F92">
          <w:delText>; a</w:delText>
        </w:r>
      </w:del>
      <w:r w:rsidR="00A20C88" w:rsidRPr="00A20C88">
        <w:t xml:space="preserve">nomalous temperatures </w:t>
      </w:r>
      <w:del w:id="65" w:author="Beard, Jennifer J" w:date="2020-03-27T03:27:00Z">
        <w:r w:rsidR="00A20C88" w:rsidRPr="00A20C88" w:rsidDel="00ED4F92">
          <w:delText>are occurring</w:delText>
        </w:r>
      </w:del>
      <w:ins w:id="66" w:author="Beard, Jennifer J" w:date="2020-03-27T03:27:00Z">
        <w:r w:rsidR="00ED4F92">
          <w:t>occur</w:t>
        </w:r>
      </w:ins>
      <w:r w:rsidR="00A20C88" w:rsidRPr="00A20C88">
        <w:t xml:space="preserve"> all the time</w:t>
      </w:r>
      <w:r w:rsidR="00D177F2">
        <w:t xml:space="preserve">. </w:t>
      </w:r>
      <w:ins w:id="67" w:author="Beard, Jennifer J" w:date="2020-03-27T03:28:00Z">
        <w:r w:rsidR="00ED4F92">
          <w:t xml:space="preserve">Our </w:t>
        </w:r>
      </w:ins>
      <w:del w:id="68" w:author="Beard, Jennifer J" w:date="2020-03-27T03:28:00Z">
        <w:r w:rsidR="00A20C88" w:rsidRPr="00A20C88" w:rsidDel="00ED4F92">
          <w:delText xml:space="preserve">These </w:delText>
        </w:r>
      </w:del>
      <w:r w:rsidR="00A20C88" w:rsidRPr="00A20C88">
        <w:t>results</w:t>
      </w:r>
      <w:r w:rsidR="00D177F2">
        <w:t xml:space="preserve">, therefore, </w:t>
      </w:r>
      <w:del w:id="69" w:author="Beard, Jennifer J" w:date="2020-03-27T03:28:00Z">
        <w:r w:rsidR="00A20C88" w:rsidRPr="00A20C88" w:rsidDel="00ED4F92">
          <w:delText>could have an</w:delText>
        </w:r>
      </w:del>
      <w:ins w:id="70" w:author="Beard, Jennifer J" w:date="2020-03-27T03:28:00Z">
        <w:r w:rsidR="00ED4F92">
          <w:t>can be used to</w:t>
        </w:r>
      </w:ins>
      <w:r w:rsidR="00A20C88" w:rsidRPr="00A20C88">
        <w:t xml:space="preserve"> influence </w:t>
      </w:r>
      <w:del w:id="71" w:author="Beard, Jennifer J" w:date="2020-03-27T03:29:00Z">
        <w:r w:rsidR="00A20C88" w:rsidRPr="00A20C88" w:rsidDel="00ED4F92">
          <w:delText xml:space="preserve">on </w:delText>
        </w:r>
      </w:del>
      <w:ins w:id="72" w:author="Beard, Jennifer J" w:date="2020-03-27T03:29:00Z">
        <w:r w:rsidR="00ED4F92">
          <w:t xml:space="preserve">climate change and health </w:t>
        </w:r>
      </w:ins>
      <w:r w:rsidR="00A20C88" w:rsidRPr="00A20C88">
        <w:t>polic</w:t>
      </w:r>
      <w:ins w:id="73" w:author="Beard, Jennifer J" w:date="2020-03-27T03:29:00Z">
        <w:r w:rsidR="00ED4F92">
          <w:t>ies</w:t>
        </w:r>
      </w:ins>
      <w:del w:id="74" w:author="Beard, Jennifer J" w:date="2020-03-27T03:29:00Z">
        <w:r w:rsidR="00A20C88" w:rsidRPr="00A20C88" w:rsidDel="00ED4F92">
          <w:delText>y</w:delText>
        </w:r>
      </w:del>
      <w:r w:rsidR="00A20C88" w:rsidRPr="00A20C88">
        <w:t xml:space="preserve"> </w:t>
      </w:r>
      <w:del w:id="75" w:author="Beard, Jennifer J" w:date="2020-03-27T03:29:00Z">
        <w:r w:rsidR="00A20C88" w:rsidRPr="00A20C88" w:rsidDel="00ED4F92">
          <w:delText xml:space="preserve">for climate change and health </w:delText>
        </w:r>
      </w:del>
      <w:r w:rsidR="00A20C88" w:rsidRPr="00A20C88">
        <w:t xml:space="preserve">now and into the future. For example, investing in better public transport </w:t>
      </w:r>
      <w:del w:id="76" w:author="Beard, Jennifer J" w:date="2020-03-27T03:30:00Z">
        <w:r w:rsidR="00A20C88" w:rsidRPr="00A20C88" w:rsidDel="00ED4F92">
          <w:delText xml:space="preserve">can </w:delText>
        </w:r>
      </w:del>
      <w:ins w:id="77" w:author="Beard, Jennifer J" w:date="2020-03-27T03:30:00Z">
        <w:r w:rsidR="00ED4F92">
          <w:t>may</w:t>
        </w:r>
        <w:r w:rsidR="00ED4F92" w:rsidRPr="00A20C88">
          <w:t xml:space="preserve"> </w:t>
        </w:r>
      </w:ins>
      <w:del w:id="78" w:author="Beard, Jennifer J" w:date="2020-03-27T03:29:00Z">
        <w:r w:rsidR="00A20C88" w:rsidRPr="00A20C88" w:rsidDel="00ED4F92">
          <w:delText xml:space="preserve">have a co-benefit of improving </w:delText>
        </w:r>
      </w:del>
      <w:ins w:id="79" w:author="Beard, Jennifer J" w:date="2020-03-27T03:29:00Z">
        <w:r w:rsidR="00ED4F92">
          <w:t>i</w:t>
        </w:r>
      </w:ins>
      <w:ins w:id="80" w:author="Beard, Jennifer J" w:date="2020-03-27T03:30:00Z">
        <w:r w:rsidR="00ED4F92">
          <w:t xml:space="preserve">mprove </w:t>
        </w:r>
      </w:ins>
      <w:r w:rsidR="00A20C88" w:rsidRPr="00A20C88">
        <w:t xml:space="preserve">city connectivity, </w:t>
      </w:r>
      <w:del w:id="81" w:author="Beard, Jennifer J" w:date="2020-03-27T03:30:00Z">
        <w:r w:rsidR="00A20C88" w:rsidRPr="00A20C88" w:rsidDel="00ED4F92">
          <w:delText xml:space="preserve">reducing </w:delText>
        </w:r>
      </w:del>
      <w:ins w:id="82" w:author="Beard, Jennifer J" w:date="2020-03-27T03:30:00Z">
        <w:r w:rsidR="00ED4F92" w:rsidRPr="00A20C88">
          <w:t>reduc</w:t>
        </w:r>
        <w:r w:rsidR="00ED4F92">
          <w:t>in</w:t>
        </w:r>
        <w:r w:rsidR="00ED4F92" w:rsidRPr="00A20C88">
          <w:t xml:space="preserve">g </w:t>
        </w:r>
      </w:ins>
      <w:r w:rsidR="00A20C88" w:rsidRPr="00A20C88">
        <w:t xml:space="preserve">air pollution from private transport, </w:t>
      </w:r>
      <w:del w:id="83" w:author="Beard, Jennifer J" w:date="2020-03-27T03:30:00Z">
        <w:r w:rsidR="00A20C88" w:rsidRPr="00A20C88" w:rsidDel="00ED4F92">
          <w:delText>while also</w:delText>
        </w:r>
      </w:del>
      <w:ins w:id="84" w:author="Beard, Jennifer J" w:date="2020-03-27T03:30:00Z">
        <w:r w:rsidR="00ED4F92">
          <w:t>and</w:t>
        </w:r>
      </w:ins>
      <w:r w:rsidR="00A20C88" w:rsidRPr="00A20C88">
        <w:t xml:space="preserve"> </w:t>
      </w:r>
      <w:del w:id="85" w:author="Beard, Jennifer J" w:date="2020-03-27T03:31:00Z">
        <w:r w:rsidR="00A20C88" w:rsidRPr="00A20C88" w:rsidDel="00ED4F92">
          <w:delText xml:space="preserve">reducing </w:delText>
        </w:r>
      </w:del>
      <w:ins w:id="86" w:author="Beard, Jennifer J" w:date="2020-03-27T03:31:00Z">
        <w:r w:rsidR="00ED4F92">
          <w:t>decreasing</w:t>
        </w:r>
        <w:r w:rsidR="00ED4F92" w:rsidRPr="00A20C88">
          <w:t xml:space="preserve"> </w:t>
        </w:r>
      </w:ins>
      <w:r w:rsidR="00A20C88" w:rsidRPr="00A20C88">
        <w:t xml:space="preserve">the number of </w:t>
      </w:r>
      <w:ins w:id="87" w:author="Beard, Jennifer J" w:date="2020-03-27T03:31:00Z">
        <w:r w:rsidR="00ED4F92">
          <w:t xml:space="preserve">warm-weather </w:t>
        </w:r>
      </w:ins>
      <w:r w:rsidR="00A20C88" w:rsidRPr="00A20C88">
        <w:t>driving accidents</w:t>
      </w:r>
      <w:del w:id="88" w:author="Beard, Jennifer J" w:date="2020-03-27T03:31:00Z">
        <w:r w:rsidR="00A20C88" w:rsidRPr="00A20C88" w:rsidDel="00ED4F92">
          <w:delText xml:space="preserve"> in times of warmer temperatures</w:delText>
        </w:r>
      </w:del>
      <w:r w:rsidR="00A20C88" w:rsidRPr="00A20C88">
        <w:t>.</w:t>
      </w:r>
      <w:r w:rsidR="00375925">
        <w:t xml:space="preserve"> More investment in social connectivity, both real and virtual, could </w:t>
      </w:r>
      <w:del w:id="89" w:author="Beard, Jennifer J" w:date="2020-03-27T03:31:00Z">
        <w:r w:rsidR="00375925" w:rsidDel="00ED4F92">
          <w:delText>result in alleviating</w:delText>
        </w:r>
      </w:del>
      <w:ins w:id="90" w:author="Beard, Jennifer J" w:date="2020-03-27T03:31:00Z">
        <w:r w:rsidR="00ED4F92">
          <w:t>alleviate</w:t>
        </w:r>
      </w:ins>
      <w:r w:rsidR="00375925">
        <w:t xml:space="preserve"> feelings of despair and loneliness in times of difficulty.</w:t>
      </w:r>
    </w:p>
    <w:p w14:paraId="11DEFA59" w14:textId="77777777" w:rsidR="00A20C88" w:rsidRPr="00A20C88" w:rsidRDefault="00A20C88" w:rsidP="00A20C88">
      <w:pPr>
        <w:jc w:val="both"/>
      </w:pPr>
    </w:p>
    <w:p w14:paraId="76351A39" w14:textId="2C087072" w:rsidR="00C16BDD" w:rsidRPr="00E61738" w:rsidRDefault="00B3311A" w:rsidP="00E61738">
      <w:pPr>
        <w:jc w:val="both"/>
      </w:pPr>
      <w:r>
        <w:t>At the community level</w:t>
      </w:r>
      <w:r w:rsidR="00A20C88" w:rsidRPr="00A20C88">
        <w:t>, this may mean that</w:t>
      </w:r>
      <w:ins w:id="91" w:author="Beard, Jennifer J" w:date="2020-03-27T03:32:00Z">
        <w:r w:rsidR="00ED4F92">
          <w:t>,</w:t>
        </w:r>
      </w:ins>
      <w:r w:rsidR="00A20C88" w:rsidRPr="00A20C88">
        <w:t xml:space="preserve"> during warmer temperatures, someone who appears to be </w:t>
      </w:r>
      <w:r w:rsidR="00E75831">
        <w:t>f</w:t>
      </w:r>
      <w:r w:rsidR="00BD5782">
        <w:t>ine</w:t>
      </w:r>
      <w:r w:rsidR="00A20C88" w:rsidRPr="00A20C88">
        <w:t xml:space="preserve"> (at least physically) may</w:t>
      </w:r>
      <w:bookmarkStart w:id="92" w:name="_GoBack"/>
      <w:bookmarkEnd w:id="92"/>
      <w:r w:rsidR="00A20C88" w:rsidRPr="00A20C88">
        <w:t xml:space="preserve"> </w:t>
      </w:r>
      <w:del w:id="93" w:author="Beard, Jennifer J" w:date="2020-03-27T03:32:00Z">
        <w:r w:rsidR="00A20C88" w:rsidRPr="00A20C88" w:rsidDel="00ED4F92">
          <w:delText xml:space="preserve">not </w:delText>
        </w:r>
      </w:del>
      <w:r w:rsidR="00A20C88" w:rsidRPr="00A20C88">
        <w:t xml:space="preserve">actually </w:t>
      </w:r>
      <w:del w:id="94" w:author="Beard, Jennifer J" w:date="2020-03-27T03:32:00Z">
        <w:r w:rsidR="00A20C88" w:rsidRPr="00A20C88" w:rsidDel="00ED4F92">
          <w:delText xml:space="preserve">be. They may </w:delText>
        </w:r>
      </w:del>
      <w:r w:rsidR="00A20C88" w:rsidRPr="00A20C88">
        <w:t xml:space="preserve">be suffering on the inside. </w:t>
      </w:r>
      <w:r w:rsidR="00A54AA0">
        <w:t xml:space="preserve"> </w:t>
      </w:r>
      <w:r w:rsidR="00A20C88" w:rsidRPr="00A20C88">
        <w:t>So, look out for and check in on each other, build a sense of community wherever you are</w:t>
      </w:r>
      <w:r w:rsidR="00D343F4">
        <w:t xml:space="preserve">. </w:t>
      </w:r>
      <w:r w:rsidR="00244133">
        <w:t xml:space="preserve">This is especially </w:t>
      </w:r>
      <w:del w:id="95" w:author="Beard, Jennifer J" w:date="2020-03-27T03:33:00Z">
        <w:r w:rsidR="00244133" w:rsidDel="00ED4F92">
          <w:delText xml:space="preserve">true </w:delText>
        </w:r>
      </w:del>
      <w:ins w:id="96" w:author="Beard, Jennifer J" w:date="2020-03-27T03:33:00Z">
        <w:r w:rsidR="00ED4F92">
          <w:t xml:space="preserve">important </w:t>
        </w:r>
      </w:ins>
      <w:r w:rsidR="00244133">
        <w:t xml:space="preserve">given the </w:t>
      </w:r>
      <w:del w:id="97" w:author="Beard, Jennifer J" w:date="2020-03-27T03:33:00Z">
        <w:r w:rsidR="00D343F4" w:rsidDel="00ED4F92">
          <w:delText xml:space="preserve">current </w:delText>
        </w:r>
      </w:del>
      <w:ins w:id="98" w:author="Beard, Jennifer J" w:date="2020-03-27T03:33:00Z">
        <w:r w:rsidR="00ED4F92">
          <w:t xml:space="preserve">COVID-19 </w:t>
        </w:r>
      </w:ins>
      <w:r w:rsidR="00D343F4">
        <w:t>world we are living in</w:t>
      </w:r>
      <w:del w:id="99" w:author="Beard, Jennifer J" w:date="2020-03-27T03:33:00Z">
        <w:r w:rsidR="00A54AA0" w:rsidDel="00ED4F92">
          <w:delText xml:space="preserve"> due to COVID-19</w:delText>
        </w:r>
      </w:del>
      <w:r w:rsidR="00D343F4">
        <w:t>.</w:t>
      </w:r>
      <w:r w:rsidR="00A20C88" w:rsidRPr="00A20C88">
        <w:t xml:space="preserve"> </w:t>
      </w:r>
      <w:r w:rsidR="006B4C56">
        <w:t>Small actions</w:t>
      </w:r>
      <w:r w:rsidR="00FF3F19">
        <w:t xml:space="preserve"> </w:t>
      </w:r>
      <w:del w:id="100" w:author="Beard, Jennifer J" w:date="2020-03-27T03:33:00Z">
        <w:r w:rsidR="00A20C88" w:rsidRPr="00A20C88" w:rsidDel="00ED4F92">
          <w:delText xml:space="preserve">could </w:delText>
        </w:r>
      </w:del>
      <w:ins w:id="101" w:author="Beard, Jennifer J" w:date="2020-03-27T03:33:00Z">
        <w:r w:rsidR="00ED4F92" w:rsidRPr="00A20C88">
          <w:t>c</w:t>
        </w:r>
        <w:r w:rsidR="00ED4F92">
          <w:t>an</w:t>
        </w:r>
        <w:r w:rsidR="00ED4F92" w:rsidRPr="00A20C88">
          <w:t xml:space="preserve"> </w:t>
        </w:r>
      </w:ins>
      <w:r w:rsidR="00A20C88" w:rsidRPr="00A20C88">
        <w:t>make a difference to someone’s health and well-being, both inside and out.</w:t>
      </w:r>
    </w:p>
    <w:sectPr w:rsidR="00C16BDD" w:rsidRPr="00E61738"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9" w:author="Beard, Jennifer J" w:date="2020-03-27T03:01:00Z" w:initials="BJJ">
    <w:p w14:paraId="0851ED41" w14:textId="48E89868" w:rsidR="003E0ADD" w:rsidRDefault="003E0ADD">
      <w:pPr>
        <w:pStyle w:val="CommentText"/>
      </w:pPr>
      <w:r>
        <w:rPr>
          <w:rStyle w:val="CommentReference"/>
        </w:rPr>
        <w:annotationRef/>
      </w:r>
      <w:r>
        <w:t xml:space="preserve">Is it possible to say this in a more engaging and reader-friendly </w:t>
      </w:r>
      <w:proofErr w:type="gramStart"/>
      <w:r>
        <w:t>way.</w:t>
      </w:r>
      <w:proofErr w:type="gramEnd"/>
      <w:r>
        <w:t xml:space="preserve"> It’s a bit too technical for our broad audience.</w:t>
      </w:r>
    </w:p>
  </w:comment>
  <w:comment w:id="22" w:author="Beard, Jennifer J" w:date="2020-03-27T03:03:00Z" w:initials="BJJ">
    <w:p w14:paraId="39CCD40C" w14:textId="2D48DD84" w:rsidR="003E0ADD" w:rsidRDefault="003E0ADD">
      <w:pPr>
        <w:pStyle w:val="CommentText"/>
      </w:pPr>
      <w:r>
        <w:rPr>
          <w:rStyle w:val="CommentReference"/>
        </w:rPr>
        <w:annotationRef/>
      </w:r>
      <w:r>
        <w:t>I moved your link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851ED41" w15:done="0"/>
  <w15:commentEx w15:paraId="39CCD4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851ED41" w16cid:durableId="2227EAEF"/>
  <w16cid:commentId w16cid:paraId="39CCD40C" w16cid:durableId="2227EB8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255F0"/>
    <w:multiLevelType w:val="hybridMultilevel"/>
    <w:tmpl w:val="E1B0B99E"/>
    <w:lvl w:ilvl="0" w:tplc="49B661F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E173EF"/>
    <w:multiLevelType w:val="hybridMultilevel"/>
    <w:tmpl w:val="5E50A5E6"/>
    <w:lvl w:ilvl="0" w:tplc="EE9EBEC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ard, Jennifer J">
    <w15:presenceInfo w15:providerId="AD" w15:userId="S::jenbeard@bu.edu::24ae7d8f-7684-4cee-a0f2-19482094c5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B6"/>
    <w:rsid w:val="00052569"/>
    <w:rsid w:val="00063068"/>
    <w:rsid w:val="000D30A1"/>
    <w:rsid w:val="000E09FC"/>
    <w:rsid w:val="001077A4"/>
    <w:rsid w:val="00131F9C"/>
    <w:rsid w:val="001331DA"/>
    <w:rsid w:val="00151D33"/>
    <w:rsid w:val="001A37EC"/>
    <w:rsid w:val="00205253"/>
    <w:rsid w:val="00244133"/>
    <w:rsid w:val="002A3673"/>
    <w:rsid w:val="002B263B"/>
    <w:rsid w:val="002D0DC7"/>
    <w:rsid w:val="00323FC0"/>
    <w:rsid w:val="00375925"/>
    <w:rsid w:val="003A38B7"/>
    <w:rsid w:val="003A4371"/>
    <w:rsid w:val="003C6E0B"/>
    <w:rsid w:val="003D09DA"/>
    <w:rsid w:val="003D1187"/>
    <w:rsid w:val="003D4376"/>
    <w:rsid w:val="003E0ADD"/>
    <w:rsid w:val="003F65F3"/>
    <w:rsid w:val="003F6B54"/>
    <w:rsid w:val="003F709A"/>
    <w:rsid w:val="00405EF2"/>
    <w:rsid w:val="00426FCC"/>
    <w:rsid w:val="00445D81"/>
    <w:rsid w:val="00481816"/>
    <w:rsid w:val="004A389D"/>
    <w:rsid w:val="004D6CAB"/>
    <w:rsid w:val="005535D4"/>
    <w:rsid w:val="0057533E"/>
    <w:rsid w:val="00587A29"/>
    <w:rsid w:val="005D26B3"/>
    <w:rsid w:val="005F3926"/>
    <w:rsid w:val="00621139"/>
    <w:rsid w:val="0063459D"/>
    <w:rsid w:val="00692363"/>
    <w:rsid w:val="006B4670"/>
    <w:rsid w:val="006B4C56"/>
    <w:rsid w:val="006C495B"/>
    <w:rsid w:val="006C5058"/>
    <w:rsid w:val="006E756B"/>
    <w:rsid w:val="006F24C1"/>
    <w:rsid w:val="0072030A"/>
    <w:rsid w:val="00731C93"/>
    <w:rsid w:val="0074286A"/>
    <w:rsid w:val="007917EC"/>
    <w:rsid w:val="007A301E"/>
    <w:rsid w:val="007B6BEE"/>
    <w:rsid w:val="007D1DED"/>
    <w:rsid w:val="007F1333"/>
    <w:rsid w:val="00807682"/>
    <w:rsid w:val="0081650A"/>
    <w:rsid w:val="00834B0B"/>
    <w:rsid w:val="00856986"/>
    <w:rsid w:val="008B0E79"/>
    <w:rsid w:val="008D0B60"/>
    <w:rsid w:val="008D0F86"/>
    <w:rsid w:val="00900477"/>
    <w:rsid w:val="00901411"/>
    <w:rsid w:val="009118A0"/>
    <w:rsid w:val="00992128"/>
    <w:rsid w:val="009B223E"/>
    <w:rsid w:val="009E1070"/>
    <w:rsid w:val="00A05CBC"/>
    <w:rsid w:val="00A16E0A"/>
    <w:rsid w:val="00A20C88"/>
    <w:rsid w:val="00A54AA0"/>
    <w:rsid w:val="00AD39FF"/>
    <w:rsid w:val="00B0108C"/>
    <w:rsid w:val="00B3000F"/>
    <w:rsid w:val="00B3311A"/>
    <w:rsid w:val="00B37C58"/>
    <w:rsid w:val="00B52B98"/>
    <w:rsid w:val="00B57456"/>
    <w:rsid w:val="00B63BA2"/>
    <w:rsid w:val="00B82C07"/>
    <w:rsid w:val="00B978C8"/>
    <w:rsid w:val="00BD5782"/>
    <w:rsid w:val="00BD60C3"/>
    <w:rsid w:val="00BF04AC"/>
    <w:rsid w:val="00C16BDD"/>
    <w:rsid w:val="00C45DCB"/>
    <w:rsid w:val="00C75FB6"/>
    <w:rsid w:val="00C82E9D"/>
    <w:rsid w:val="00C90FFE"/>
    <w:rsid w:val="00C9488A"/>
    <w:rsid w:val="00CC69C5"/>
    <w:rsid w:val="00CE09BC"/>
    <w:rsid w:val="00D177F2"/>
    <w:rsid w:val="00D3239F"/>
    <w:rsid w:val="00D343F4"/>
    <w:rsid w:val="00D35CA9"/>
    <w:rsid w:val="00D422D9"/>
    <w:rsid w:val="00D552FC"/>
    <w:rsid w:val="00D83F9A"/>
    <w:rsid w:val="00D95203"/>
    <w:rsid w:val="00DA2ED7"/>
    <w:rsid w:val="00DD7888"/>
    <w:rsid w:val="00DD78F1"/>
    <w:rsid w:val="00DE765A"/>
    <w:rsid w:val="00E33176"/>
    <w:rsid w:val="00E37143"/>
    <w:rsid w:val="00E46272"/>
    <w:rsid w:val="00E61738"/>
    <w:rsid w:val="00E732F3"/>
    <w:rsid w:val="00E75831"/>
    <w:rsid w:val="00E9427F"/>
    <w:rsid w:val="00ED4F92"/>
    <w:rsid w:val="00F02717"/>
    <w:rsid w:val="00F07AB9"/>
    <w:rsid w:val="00F25EB2"/>
    <w:rsid w:val="00F33EA3"/>
    <w:rsid w:val="00F779F8"/>
    <w:rsid w:val="00FA3BEC"/>
    <w:rsid w:val="00FB3D6B"/>
    <w:rsid w:val="00FC4CA3"/>
    <w:rsid w:val="00FC61EE"/>
    <w:rsid w:val="00FE3EE9"/>
    <w:rsid w:val="00FE7DDC"/>
    <w:rsid w:val="00FF3F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B6FAD2"/>
  <w15:chartTrackingRefBased/>
  <w15:docId w15:val="{25FC9D7A-7C54-034B-B10E-42A4FC5B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1D33"/>
    <w:rPr>
      <w:color w:val="0563C1" w:themeColor="hyperlink"/>
      <w:u w:val="single"/>
    </w:rPr>
  </w:style>
  <w:style w:type="character" w:styleId="UnresolvedMention">
    <w:name w:val="Unresolved Mention"/>
    <w:basedOn w:val="DefaultParagraphFont"/>
    <w:uiPriority w:val="99"/>
    <w:semiHidden/>
    <w:unhideWhenUsed/>
    <w:rsid w:val="00151D33"/>
    <w:rPr>
      <w:color w:val="605E5C"/>
      <w:shd w:val="clear" w:color="auto" w:fill="E1DFDD"/>
    </w:rPr>
  </w:style>
  <w:style w:type="paragraph" w:styleId="ListParagraph">
    <w:name w:val="List Paragraph"/>
    <w:basedOn w:val="Normal"/>
    <w:uiPriority w:val="34"/>
    <w:qFormat/>
    <w:rsid w:val="00B3000F"/>
    <w:pPr>
      <w:ind w:left="720"/>
      <w:contextualSpacing/>
    </w:pPr>
  </w:style>
  <w:style w:type="paragraph" w:styleId="BalloonText">
    <w:name w:val="Balloon Text"/>
    <w:basedOn w:val="Normal"/>
    <w:link w:val="BalloonTextChar"/>
    <w:uiPriority w:val="99"/>
    <w:semiHidden/>
    <w:unhideWhenUsed/>
    <w:rsid w:val="003E0AD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E0ADD"/>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E0ADD"/>
    <w:rPr>
      <w:sz w:val="16"/>
      <w:szCs w:val="16"/>
    </w:rPr>
  </w:style>
  <w:style w:type="paragraph" w:styleId="CommentText">
    <w:name w:val="annotation text"/>
    <w:basedOn w:val="Normal"/>
    <w:link w:val="CommentTextChar"/>
    <w:uiPriority w:val="99"/>
    <w:semiHidden/>
    <w:unhideWhenUsed/>
    <w:rsid w:val="003E0ADD"/>
    <w:rPr>
      <w:sz w:val="20"/>
      <w:szCs w:val="20"/>
    </w:rPr>
  </w:style>
  <w:style w:type="character" w:customStyle="1" w:styleId="CommentTextChar">
    <w:name w:val="Comment Text Char"/>
    <w:basedOn w:val="DefaultParagraphFont"/>
    <w:link w:val="CommentText"/>
    <w:uiPriority w:val="99"/>
    <w:semiHidden/>
    <w:rsid w:val="003E0ADD"/>
    <w:rPr>
      <w:sz w:val="20"/>
      <w:szCs w:val="20"/>
    </w:rPr>
  </w:style>
  <w:style w:type="paragraph" w:styleId="CommentSubject">
    <w:name w:val="annotation subject"/>
    <w:basedOn w:val="CommentText"/>
    <w:next w:val="CommentText"/>
    <w:link w:val="CommentSubjectChar"/>
    <w:uiPriority w:val="99"/>
    <w:semiHidden/>
    <w:unhideWhenUsed/>
    <w:rsid w:val="003E0ADD"/>
    <w:rPr>
      <w:b/>
      <w:bCs/>
    </w:rPr>
  </w:style>
  <w:style w:type="character" w:customStyle="1" w:styleId="CommentSubjectChar">
    <w:name w:val="Comment Subject Char"/>
    <w:basedOn w:val="CommentTextChar"/>
    <w:link w:val="CommentSubject"/>
    <w:uiPriority w:val="99"/>
    <w:semiHidden/>
    <w:rsid w:val="003E0ADD"/>
    <w:rPr>
      <w:b/>
      <w:bCs/>
      <w:sz w:val="20"/>
      <w:szCs w:val="20"/>
    </w:rPr>
  </w:style>
  <w:style w:type="character" w:styleId="FollowedHyperlink">
    <w:name w:val="FollowedHyperlink"/>
    <w:basedOn w:val="DefaultParagraphFont"/>
    <w:uiPriority w:val="99"/>
    <w:semiHidden/>
    <w:unhideWhenUsed/>
    <w:rsid w:val="003E0ADD"/>
    <w:rPr>
      <w:color w:val="954F72" w:themeColor="followedHyperlink"/>
      <w:u w:val="single"/>
    </w:rPr>
  </w:style>
  <w:style w:type="paragraph" w:styleId="Revision">
    <w:name w:val="Revision"/>
    <w:hidden/>
    <w:uiPriority w:val="99"/>
    <w:semiHidden/>
    <w:rsid w:val="009E1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299161">
      <w:bodyDiv w:val="1"/>
      <w:marLeft w:val="0"/>
      <w:marRight w:val="0"/>
      <w:marTop w:val="0"/>
      <w:marBottom w:val="0"/>
      <w:divBdr>
        <w:top w:val="none" w:sz="0" w:space="0" w:color="auto"/>
        <w:left w:val="none" w:sz="0" w:space="0" w:color="auto"/>
        <w:bottom w:val="none" w:sz="0" w:space="0" w:color="auto"/>
        <w:right w:val="none" w:sz="0" w:space="0" w:color="auto"/>
      </w:divBdr>
      <w:divsChild>
        <w:div w:id="1331518429">
          <w:marLeft w:val="0"/>
          <w:marRight w:val="0"/>
          <w:marTop w:val="0"/>
          <w:marBottom w:val="0"/>
          <w:divBdr>
            <w:top w:val="none" w:sz="0" w:space="0" w:color="auto"/>
            <w:left w:val="none" w:sz="0" w:space="0" w:color="auto"/>
            <w:bottom w:val="none" w:sz="0" w:space="0" w:color="auto"/>
            <w:right w:val="none" w:sz="0" w:space="0" w:color="auto"/>
          </w:divBdr>
        </w:div>
        <w:div w:id="1516770717">
          <w:marLeft w:val="0"/>
          <w:marRight w:val="0"/>
          <w:marTop w:val="0"/>
          <w:marBottom w:val="0"/>
          <w:divBdr>
            <w:top w:val="none" w:sz="0" w:space="0" w:color="auto"/>
            <w:left w:val="none" w:sz="0" w:space="0" w:color="auto"/>
            <w:bottom w:val="none" w:sz="0" w:space="0" w:color="auto"/>
            <w:right w:val="none" w:sz="0" w:space="0" w:color="auto"/>
          </w:divBdr>
        </w:div>
        <w:div w:id="963851853">
          <w:marLeft w:val="0"/>
          <w:marRight w:val="0"/>
          <w:marTop w:val="0"/>
          <w:marBottom w:val="0"/>
          <w:divBdr>
            <w:top w:val="none" w:sz="0" w:space="0" w:color="auto"/>
            <w:left w:val="none" w:sz="0" w:space="0" w:color="auto"/>
            <w:bottom w:val="none" w:sz="0" w:space="0" w:color="auto"/>
            <w:right w:val="none" w:sz="0" w:space="0" w:color="auto"/>
          </w:divBdr>
        </w:div>
        <w:div w:id="1354454863">
          <w:marLeft w:val="0"/>
          <w:marRight w:val="0"/>
          <w:marTop w:val="0"/>
          <w:marBottom w:val="0"/>
          <w:divBdr>
            <w:top w:val="none" w:sz="0" w:space="0" w:color="auto"/>
            <w:left w:val="none" w:sz="0" w:space="0" w:color="auto"/>
            <w:bottom w:val="none" w:sz="0" w:space="0" w:color="auto"/>
            <w:right w:val="none" w:sz="0" w:space="0" w:color="auto"/>
          </w:divBdr>
        </w:div>
        <w:div w:id="50470372">
          <w:marLeft w:val="0"/>
          <w:marRight w:val="0"/>
          <w:marTop w:val="0"/>
          <w:marBottom w:val="0"/>
          <w:divBdr>
            <w:top w:val="none" w:sz="0" w:space="0" w:color="auto"/>
            <w:left w:val="none" w:sz="0" w:space="0" w:color="auto"/>
            <w:bottom w:val="none" w:sz="0" w:space="0" w:color="auto"/>
            <w:right w:val="none" w:sz="0" w:space="0" w:color="auto"/>
          </w:divBdr>
        </w:div>
        <w:div w:id="1304238832">
          <w:marLeft w:val="0"/>
          <w:marRight w:val="0"/>
          <w:marTop w:val="0"/>
          <w:marBottom w:val="0"/>
          <w:divBdr>
            <w:top w:val="none" w:sz="0" w:space="0" w:color="auto"/>
            <w:left w:val="none" w:sz="0" w:space="0" w:color="auto"/>
            <w:bottom w:val="none" w:sz="0" w:space="0" w:color="auto"/>
            <w:right w:val="none" w:sz="0" w:space="0" w:color="auto"/>
          </w:divBdr>
        </w:div>
        <w:div w:id="1715732794">
          <w:marLeft w:val="0"/>
          <w:marRight w:val="0"/>
          <w:marTop w:val="0"/>
          <w:marBottom w:val="0"/>
          <w:divBdr>
            <w:top w:val="none" w:sz="0" w:space="0" w:color="auto"/>
            <w:left w:val="none" w:sz="0" w:space="0" w:color="auto"/>
            <w:bottom w:val="none" w:sz="0" w:space="0" w:color="auto"/>
            <w:right w:val="none" w:sz="0" w:space="0" w:color="auto"/>
          </w:divBdr>
        </w:div>
        <w:div w:id="142310460">
          <w:marLeft w:val="0"/>
          <w:marRight w:val="0"/>
          <w:marTop w:val="0"/>
          <w:marBottom w:val="0"/>
          <w:divBdr>
            <w:top w:val="none" w:sz="0" w:space="0" w:color="auto"/>
            <w:left w:val="none" w:sz="0" w:space="0" w:color="auto"/>
            <w:bottom w:val="none" w:sz="0" w:space="0" w:color="auto"/>
            <w:right w:val="none" w:sz="0" w:space="0" w:color="auto"/>
          </w:divBdr>
        </w:div>
        <w:div w:id="655039080">
          <w:marLeft w:val="0"/>
          <w:marRight w:val="0"/>
          <w:marTop w:val="0"/>
          <w:marBottom w:val="0"/>
          <w:divBdr>
            <w:top w:val="none" w:sz="0" w:space="0" w:color="auto"/>
            <w:left w:val="none" w:sz="0" w:space="0" w:color="auto"/>
            <w:bottom w:val="none" w:sz="0" w:space="0" w:color="auto"/>
            <w:right w:val="none" w:sz="0" w:space="0" w:color="auto"/>
          </w:divBdr>
        </w:div>
      </w:divsChild>
    </w:div>
    <w:div w:id="1202672743">
      <w:bodyDiv w:val="1"/>
      <w:marLeft w:val="0"/>
      <w:marRight w:val="0"/>
      <w:marTop w:val="0"/>
      <w:marBottom w:val="0"/>
      <w:divBdr>
        <w:top w:val="none" w:sz="0" w:space="0" w:color="auto"/>
        <w:left w:val="none" w:sz="0" w:space="0" w:color="auto"/>
        <w:bottom w:val="none" w:sz="0" w:space="0" w:color="auto"/>
        <w:right w:val="none" w:sz="0" w:space="0" w:color="auto"/>
      </w:divBdr>
    </w:div>
    <w:div w:id="1576430996">
      <w:bodyDiv w:val="1"/>
      <w:marLeft w:val="0"/>
      <w:marRight w:val="0"/>
      <w:marTop w:val="0"/>
      <w:marBottom w:val="0"/>
      <w:divBdr>
        <w:top w:val="none" w:sz="0" w:space="0" w:color="auto"/>
        <w:left w:val="none" w:sz="0" w:space="0" w:color="auto"/>
        <w:bottom w:val="none" w:sz="0" w:space="0" w:color="auto"/>
        <w:right w:val="none" w:sz="0" w:space="0" w:color="auto"/>
      </w:divBdr>
    </w:div>
    <w:div w:id="19484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hyperlink" Target="https://elifesciences.org/articles/35500"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2020-03-27T13:38:00Z</dcterms:created>
  <dcterms:modified xsi:type="dcterms:W3CDTF">2020-03-27T13:38:00Z</dcterms:modified>
</cp:coreProperties>
</file>