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E59AB1" w14:textId="31900E6F" w:rsidR="00613BCB" w:rsidRPr="00866E93" w:rsidRDefault="00E5418A" w:rsidP="00613BCB">
      <w:pPr>
        <w:spacing w:line="480" w:lineRule="auto"/>
        <w:jc w:val="both"/>
        <w:outlineLvl w:val="0"/>
        <w:rPr>
          <w:color w:val="000000" w:themeColor="text1"/>
          <w:lang w:val="it-IT"/>
        </w:rPr>
      </w:pPr>
      <w:r w:rsidRPr="00E5418A">
        <w:rPr>
          <w:b/>
          <w:color w:val="000000" w:themeColor="text1"/>
        </w:rPr>
        <w:t xml:space="preserve">Anomalous temperature and intentional and unintentional injury mortality in the USA </w:t>
      </w:r>
      <w:r w:rsidR="00613BCB" w:rsidRPr="00866E93">
        <w:rPr>
          <w:color w:val="000000" w:themeColor="text1"/>
          <w:lang w:val="it-IT"/>
        </w:rPr>
        <w:t>Robbie M Parks</w:t>
      </w:r>
      <w:r w:rsidR="00613BCB" w:rsidRPr="00866E93">
        <w:rPr>
          <w:color w:val="000000" w:themeColor="text1"/>
          <w:vertAlign w:val="superscript"/>
          <w:lang w:val="it-IT"/>
        </w:rPr>
        <w:t>1,2</w:t>
      </w:r>
      <w:r w:rsidR="00613BCB" w:rsidRPr="00866E93">
        <w:rPr>
          <w:color w:val="000000" w:themeColor="text1"/>
          <w:lang w:val="it-IT"/>
        </w:rPr>
        <w:t>, James E Bennett</w:t>
      </w:r>
      <w:r w:rsidR="00613BCB" w:rsidRPr="00866E93">
        <w:rPr>
          <w:color w:val="000000" w:themeColor="text1"/>
          <w:vertAlign w:val="superscript"/>
          <w:lang w:val="it-IT"/>
        </w:rPr>
        <w:t>1,2</w:t>
      </w:r>
      <w:r w:rsidR="00613BCB" w:rsidRPr="00866E93">
        <w:rPr>
          <w:color w:val="000000" w:themeColor="text1"/>
          <w:lang w:val="it-IT"/>
        </w:rPr>
        <w:t>, Helen Tamura-Wicks</w:t>
      </w:r>
      <w:r w:rsidR="00613BCB" w:rsidRPr="00866E93">
        <w:rPr>
          <w:color w:val="000000" w:themeColor="text1"/>
          <w:vertAlign w:val="superscript"/>
          <w:lang w:val="it-IT"/>
        </w:rPr>
        <w:t>1,2</w:t>
      </w:r>
      <w:r w:rsidR="00613BCB" w:rsidRPr="00866E93">
        <w:rPr>
          <w:color w:val="000000" w:themeColor="text1"/>
          <w:lang w:val="it-IT"/>
        </w:rPr>
        <w:t>, Vasilis Kontis</w:t>
      </w:r>
      <w:r w:rsidR="00613BCB" w:rsidRPr="00866E93">
        <w:rPr>
          <w:color w:val="000000" w:themeColor="text1"/>
          <w:vertAlign w:val="superscript"/>
          <w:lang w:val="it-IT"/>
        </w:rPr>
        <w:t>1,2</w:t>
      </w:r>
      <w:r w:rsidR="00613BCB" w:rsidRPr="00866E93">
        <w:rPr>
          <w:color w:val="000000" w:themeColor="text1"/>
          <w:lang w:val="it-IT"/>
        </w:rPr>
        <w:t>, Ralf Toumi</w:t>
      </w:r>
      <w:r w:rsidR="00613BCB" w:rsidRPr="00866E93">
        <w:rPr>
          <w:color w:val="000000" w:themeColor="text1"/>
          <w:vertAlign w:val="superscript"/>
          <w:lang w:val="it-IT"/>
        </w:rPr>
        <w:t>3</w:t>
      </w:r>
      <w:r w:rsidR="00613BCB" w:rsidRPr="00866E93">
        <w:rPr>
          <w:color w:val="000000" w:themeColor="text1"/>
          <w:lang w:val="it-IT"/>
        </w:rPr>
        <w:t xml:space="preserve">, </w:t>
      </w:r>
      <w:proofErr w:type="spellStart"/>
      <w:r w:rsidR="00613BCB" w:rsidRPr="00866E93">
        <w:rPr>
          <w:color w:val="000000" w:themeColor="text1"/>
          <w:lang w:val="it-IT"/>
        </w:rPr>
        <w:t>Goodarz</w:t>
      </w:r>
      <w:proofErr w:type="spellEnd"/>
      <w:r w:rsidR="00613BCB" w:rsidRPr="00866E93">
        <w:rPr>
          <w:color w:val="000000" w:themeColor="text1"/>
          <w:lang w:val="it-IT"/>
        </w:rPr>
        <w:t xml:space="preserve"> Danaei</w:t>
      </w:r>
      <w:r w:rsidR="00613BCB" w:rsidRPr="00866E93">
        <w:rPr>
          <w:color w:val="000000" w:themeColor="text1"/>
          <w:vertAlign w:val="superscript"/>
          <w:lang w:val="it-IT"/>
        </w:rPr>
        <w:t>4</w:t>
      </w:r>
      <w:r w:rsidR="00E82E03">
        <w:rPr>
          <w:color w:val="000000" w:themeColor="text1"/>
          <w:lang w:val="it-IT"/>
        </w:rPr>
        <w:t>,</w:t>
      </w:r>
      <w:r w:rsidR="00A77C36" w:rsidRPr="002960A3">
        <w:rPr>
          <w:color w:val="000000" w:themeColor="text1"/>
          <w:lang w:val="it-IT"/>
        </w:rPr>
        <w:t xml:space="preserve"> </w:t>
      </w:r>
      <w:proofErr w:type="spellStart"/>
      <w:r w:rsidR="00613BCB" w:rsidRPr="00866E93">
        <w:rPr>
          <w:color w:val="000000" w:themeColor="text1"/>
          <w:lang w:val="it-IT"/>
        </w:rPr>
        <w:t>Majid</w:t>
      </w:r>
      <w:proofErr w:type="spellEnd"/>
      <w:r w:rsidR="00613BCB" w:rsidRPr="00866E93">
        <w:rPr>
          <w:color w:val="000000" w:themeColor="text1"/>
          <w:lang w:val="it-IT"/>
        </w:rPr>
        <w:t xml:space="preserve"> Ezzati</w:t>
      </w:r>
      <w:r w:rsidR="00613BCB" w:rsidRPr="00866E93">
        <w:rPr>
          <w:color w:val="000000" w:themeColor="text1"/>
          <w:vertAlign w:val="superscript"/>
          <w:lang w:val="it-IT"/>
        </w:rPr>
        <w:t>1,2,5*</w:t>
      </w:r>
    </w:p>
    <w:p w14:paraId="556C6791"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1</w:t>
      </w:r>
      <w:r w:rsidRPr="00866E93">
        <w:rPr>
          <w:color w:val="000000" w:themeColor="text1"/>
        </w:rPr>
        <w:t>MRC-PHE Centre for Environment and Health, Imperial College London, London, United Kingdom</w:t>
      </w:r>
    </w:p>
    <w:p w14:paraId="3ACE1BD7"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2</w:t>
      </w:r>
      <w:r w:rsidRPr="00866E93">
        <w:rPr>
          <w:color w:val="000000" w:themeColor="text1"/>
        </w:rPr>
        <w:t>Department of Epidemiology and Biostatistics, School of Public Health, Imperial College London, London, United Kingdom</w:t>
      </w:r>
    </w:p>
    <w:p w14:paraId="100ECBBE"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3</w:t>
      </w:r>
      <w:r w:rsidRPr="00866E93">
        <w:rPr>
          <w:color w:val="000000" w:themeColor="text1"/>
        </w:rPr>
        <w:t>Space and Atmospheric Physics, Imperial College London, London, United Kingdom</w:t>
      </w:r>
    </w:p>
    <w:p w14:paraId="22AAFA30" w14:textId="77777777" w:rsidR="00613BCB" w:rsidRPr="00866E93" w:rsidRDefault="00613BCB" w:rsidP="00613BCB">
      <w:pPr>
        <w:spacing w:line="480" w:lineRule="auto"/>
        <w:jc w:val="both"/>
        <w:rPr>
          <w:color w:val="000000" w:themeColor="text1"/>
        </w:rPr>
      </w:pPr>
      <w:r w:rsidRPr="00866E93">
        <w:rPr>
          <w:color w:val="000000" w:themeColor="text1"/>
          <w:vertAlign w:val="superscript"/>
          <w:lang w:val="it-IT"/>
        </w:rPr>
        <w:t>4</w:t>
      </w:r>
      <w:r w:rsidRPr="00866E93">
        <w:rPr>
          <w:color w:val="000000" w:themeColor="text1"/>
        </w:rPr>
        <w:t>Harvard T.H. Chan School of Public Health, Boston, Massachusetts, USA.</w:t>
      </w:r>
    </w:p>
    <w:p w14:paraId="144CC5D4"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5</w:t>
      </w:r>
      <w:r w:rsidRPr="00866E93">
        <w:rPr>
          <w:color w:val="000000" w:themeColor="text1"/>
        </w:rPr>
        <w:t>WHO Collaborating Centre on NCD Surveillance and Epidemiology, Imperial College London, London, United Kingdom</w:t>
      </w:r>
    </w:p>
    <w:p w14:paraId="604E06F1" w14:textId="77777777" w:rsidR="00613BCB" w:rsidRPr="00866E93" w:rsidRDefault="00613BCB" w:rsidP="00613BCB">
      <w:pPr>
        <w:spacing w:line="480" w:lineRule="auto"/>
        <w:jc w:val="both"/>
        <w:rPr>
          <w:color w:val="000000" w:themeColor="text1"/>
        </w:rPr>
      </w:pPr>
    </w:p>
    <w:p w14:paraId="74FC1802" w14:textId="00BD04CC" w:rsidR="00E02878" w:rsidRPr="00E02878" w:rsidRDefault="00E02878" w:rsidP="00E02878">
      <w:pPr>
        <w:snapToGrid w:val="0"/>
        <w:spacing w:line="480" w:lineRule="auto"/>
        <w:jc w:val="both"/>
      </w:pPr>
      <w:r w:rsidRPr="00AC73A1">
        <w:t>Address correspondence to Majid Ezzati (majid.ezzati@imperial.ac.uk)</w:t>
      </w:r>
      <w:r>
        <w:rPr>
          <w:rFonts w:eastAsia="Times New Roman"/>
          <w:b/>
        </w:rPr>
        <w:br w:type="page"/>
      </w:r>
    </w:p>
    <w:p w14:paraId="4AFA2754" w14:textId="46EC5EC2" w:rsidR="009D767F" w:rsidRDefault="009D767F" w:rsidP="00140DB8">
      <w:pPr>
        <w:spacing w:line="480" w:lineRule="auto"/>
        <w:jc w:val="both"/>
        <w:rPr>
          <w:rFonts w:eastAsia="Times New Roman"/>
          <w:b/>
        </w:rPr>
      </w:pPr>
      <w:r>
        <w:rPr>
          <w:rFonts w:eastAsia="Times New Roman"/>
          <w:b/>
        </w:rPr>
        <w:lastRenderedPageBreak/>
        <w:t>Abstract</w:t>
      </w:r>
    </w:p>
    <w:p w14:paraId="4D720A5A" w14:textId="77777777" w:rsidR="00A521CE" w:rsidRPr="00A521CE" w:rsidRDefault="00A521CE" w:rsidP="00A521CE">
      <w:pPr>
        <w:spacing w:line="480" w:lineRule="auto"/>
        <w:jc w:val="both"/>
        <w:rPr>
          <w:rFonts w:eastAsia="Times New Roman"/>
        </w:rPr>
      </w:pPr>
      <w:r w:rsidRPr="00A521CE">
        <w:rPr>
          <w:rFonts w:eastAsia="Times New Roman"/>
        </w:rPr>
        <w:t>There is limited data on how temperature deviations from long-term norms affect deaths from differe</w:t>
      </w:r>
      <w:bookmarkStart w:id="0" w:name="_GoBack"/>
      <w:bookmarkEnd w:id="0"/>
      <w:r w:rsidRPr="00A521CE">
        <w:rPr>
          <w:rFonts w:eastAsia="Times New Roman"/>
        </w:rPr>
        <w:t>nt injuries. Here, we used mortality and temperature data from 1980 to 2016 in the USA and a Bayesian spatio-temporal model to estimate how anomalous temperatures affect deaths from different intentional (transport, falls and drownings) and unintentional (assault and suicide) injuries by age group, sex and month. We estimated that a 1°C anomalously warm year would be associated with 941 (95% credible interval 831-1,053) additional injury deaths in the contiguous USA. 87% of deaths would occur in males, mostly in adolescent to middle ages. These excess deaths would comprise of increases in drowning, transport injuries, assault and suicide, offset partly by a decline in deaths from falls in older ages. The findings demonstrate the need for public health interventions against injuries during periods of anomalously high temperatures, especially as they increase with global climate change.</w:t>
      </w:r>
    </w:p>
    <w:p w14:paraId="6EE3811E" w14:textId="24913F52" w:rsidR="0065196B" w:rsidRDefault="0065196B" w:rsidP="0065196B">
      <w:pPr>
        <w:spacing w:line="480" w:lineRule="auto"/>
        <w:jc w:val="both"/>
        <w:rPr>
          <w:color w:val="000000" w:themeColor="text1"/>
        </w:rPr>
      </w:pPr>
    </w:p>
    <w:p w14:paraId="7336E429" w14:textId="7B49FE1A" w:rsidR="007B3AFA" w:rsidRPr="007B3AFA" w:rsidRDefault="007B3AFA" w:rsidP="0065196B">
      <w:pPr>
        <w:spacing w:line="480" w:lineRule="auto"/>
        <w:jc w:val="both"/>
        <w:rPr>
          <w:b/>
          <w:color w:val="000000" w:themeColor="text1"/>
        </w:rPr>
      </w:pPr>
      <w:r w:rsidRPr="007B3AFA">
        <w:rPr>
          <w:b/>
          <w:color w:val="000000" w:themeColor="text1"/>
        </w:rPr>
        <w:t>Introduction</w:t>
      </w:r>
    </w:p>
    <w:p w14:paraId="28DD3DAE" w14:textId="33281CFD"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00B00C8B">
        <w:rPr>
          <w:color w:val="000000" w:themeColor="text1"/>
        </w:rPr>
        <w:t xml:space="preserve"> </w:t>
      </w:r>
      <w:r w:rsidR="00CD4D45">
        <w:rPr>
          <w:rFonts w:eastAsia="Times New Roman"/>
          <w:b/>
        </w:rPr>
        <w:fldChar w:fldCharType="begin" w:fldLock="1"/>
      </w:r>
      <w:r w:rsidR="00B00C8B">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2015)","previouslyFormattedCitation":"&lt;sup&gt;3–5&lt;/sup&gt;"},"properties":{"noteIndex":0},"schema":"https://github.com/citation-style-language/schema/raw/master/csl-citation.json"}</w:instrText>
      </w:r>
      <w:r w:rsidR="00CD4D45">
        <w:rPr>
          <w:rFonts w:eastAsia="Times New Roman"/>
          <w:b/>
        </w:rPr>
        <w:fldChar w:fldCharType="separate"/>
      </w:r>
      <w:r w:rsidR="00B00C8B" w:rsidRPr="00B00C8B">
        <w:rPr>
          <w:rFonts w:eastAsia="Times New Roman"/>
          <w:noProof/>
        </w:rPr>
        <w:t>(Haines &amp; Ebi, 2019; McMichael et al., 2006; Smith et al., 2015)</w:t>
      </w:r>
      <w:r w:rsidR="00CD4D45">
        <w:rPr>
          <w:rFonts w:eastAsia="Times New Roman"/>
          <w:b/>
        </w:rPr>
        <w:fldChar w:fldCharType="end"/>
      </w:r>
      <w:r w:rsidR="00B00C8B">
        <w:rPr>
          <w:rFonts w:eastAsia="Times New Roman"/>
          <w:b/>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sidR="00B00C8B">
        <w:rPr>
          <w:color w:val="000000" w:themeColor="text1"/>
        </w:rPr>
        <w:t xml:space="preserve"> </w:t>
      </w:r>
      <w:r>
        <w:rPr>
          <w:color w:val="000000" w:themeColor="text1"/>
        </w:rPr>
        <w:fldChar w:fldCharType="begin" w:fldLock="1"/>
      </w:r>
      <w:r w:rsidR="00B00C8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2018)","previouslyFormattedCitation":"&lt;sup&gt;2–7&lt;/sup&gt;"},"properties":{"noteIndex":0},"schema":"https://github.com/citation-style-language/schema/raw/master/csl-citation.json"}</w:instrText>
      </w:r>
      <w:r>
        <w:rPr>
          <w:color w:val="000000" w:themeColor="text1"/>
        </w:rPr>
        <w:fldChar w:fldCharType="separate"/>
      </w:r>
      <w:r w:rsidR="00B00C8B" w:rsidRPr="00B00C8B">
        <w:rPr>
          <w:noProof/>
          <w:color w:val="000000" w:themeColor="text1"/>
        </w:rPr>
        <w:t>(Gasparrini et al., 2017; Haines &amp; Ebi, 2019; Huang et al., 2011; McMichael et al., 2006; Smith et al., 2015; Watts et al., 2018)</w:t>
      </w:r>
      <w:r>
        <w:rPr>
          <w:color w:val="000000" w:themeColor="text1"/>
        </w:rPr>
        <w:fldChar w:fldCharType="end"/>
      </w:r>
      <w:r w:rsidR="00B00C8B">
        <w:rPr>
          <w:color w:val="000000" w:themeColor="text1"/>
        </w:rPr>
        <w:t>.</w:t>
      </w:r>
      <w:r>
        <w:rPr>
          <w:color w:val="000000" w:themeColor="text1"/>
        </w:rPr>
        <w:t xml:space="preserve"> Less research has been conducted on injuries</w:t>
      </w:r>
      <w:r w:rsidR="00B00C8B">
        <w:rPr>
          <w:color w:val="000000" w:themeColor="text1"/>
        </w:rPr>
        <w:t xml:space="preserve"> </w:t>
      </w:r>
      <w:r>
        <w:rPr>
          <w:color w:val="000000" w:themeColor="text1"/>
        </w:rPr>
        <w:fldChar w:fldCharType="begin" w:fldLock="1"/>
      </w:r>
      <w:r w:rsidR="00B00C8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2007)","previouslyFormattedCitation":"&lt;sup&gt;8–10&lt;/sup&gt;"},"properties":{"noteIndex":0},"schema":"https://github.com/citation-style-language/schema/raw/master/csl-citation.json"}</w:instrText>
      </w:r>
      <w:r>
        <w:rPr>
          <w:color w:val="000000" w:themeColor="text1"/>
        </w:rPr>
        <w:fldChar w:fldCharType="separate"/>
      </w:r>
      <w:r w:rsidR="00B00C8B" w:rsidRPr="00B00C8B">
        <w:rPr>
          <w:noProof/>
          <w:color w:val="000000" w:themeColor="text1"/>
        </w:rPr>
        <w:t>(Burke et al., 2018; Orru &amp; Åström, 2017; Rey et al., 2007)</w:t>
      </w:r>
      <w:r>
        <w:rPr>
          <w:color w:val="000000" w:themeColor="text1"/>
        </w:rPr>
        <w:fldChar w:fldCharType="end"/>
      </w:r>
      <w:r w:rsidR="00B00C8B">
        <w:rPr>
          <w:color w:val="000000" w:themeColor="text1"/>
        </w:rPr>
        <w:t>,</w:t>
      </w:r>
      <w:r>
        <w:t xml:space="preserve"> </w:t>
      </w:r>
      <w:r>
        <w:rPr>
          <w:color w:val="000000" w:themeColor="text1"/>
        </w:rPr>
        <w:t>especially in a consistent way across injury types and demographic subgroups of the population, even though death rates from injuries vary seasonally</w:t>
      </w:r>
      <w:r w:rsidR="00B00C8B">
        <w:rPr>
          <w:color w:val="000000" w:themeColor="text1"/>
        </w:rPr>
        <w:t xml:space="preserve"> </w:t>
      </w:r>
      <w:r>
        <w:rPr>
          <w:color w:val="000000" w:themeColor="text1"/>
        </w:rPr>
        <w:fldChar w:fldCharType="begin" w:fldLock="1"/>
      </w:r>
      <w:r w:rsidR="00B00C8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2004)","previouslyFormattedCitation":"&lt;sup&gt;11,12&lt;/sup&gt;"},"properties":{"noteIndex":0},"schema":"https://github.com/citation-style-language/schema/raw/master/csl-citation.json"}</w:instrText>
      </w:r>
      <w:r>
        <w:rPr>
          <w:color w:val="000000" w:themeColor="text1"/>
        </w:rPr>
        <w:fldChar w:fldCharType="separate"/>
      </w:r>
      <w:r w:rsidR="00B00C8B" w:rsidRPr="00B00C8B">
        <w:rPr>
          <w:noProof/>
          <w:color w:val="000000" w:themeColor="text1"/>
        </w:rPr>
        <w:t>(Parks, Bennett, Foreman, Toumi, &amp; Ezzati, 2018; Rau, 2004)</w:t>
      </w:r>
      <w:r>
        <w:rPr>
          <w:color w:val="000000" w:themeColor="text1"/>
        </w:rPr>
        <w:fldChar w:fldCharType="end"/>
      </w:r>
      <w:r w:rsidR="00B00C8B">
        <w:rPr>
          <w:color w:val="000000" w:themeColor="text1"/>
        </w:rPr>
        <w:t>,</w:t>
      </w:r>
      <w:r>
        <w:rPr>
          <w:color w:val="000000" w:themeColor="text1"/>
        </w:rPr>
        <w:t xml:space="preserve"> which means that temperature may play a role in their pathogenesis. Our </w:t>
      </w:r>
      <w:r>
        <w:rPr>
          <w:color w:val="000000" w:themeColor="text1"/>
        </w:rPr>
        <w:lastRenderedPageBreak/>
        <w:t>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6A4B0925"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w:t>
      </w:r>
    </w:p>
    <w:p w14:paraId="5BAAC7E0" w14:textId="77777777" w:rsidR="007B3AFA" w:rsidRDefault="007B3AFA" w:rsidP="0065196B">
      <w:pPr>
        <w:spacing w:line="480" w:lineRule="auto"/>
        <w:jc w:val="both"/>
        <w:rPr>
          <w:color w:val="000000" w:themeColor="text1"/>
        </w:rPr>
      </w:pPr>
    </w:p>
    <w:p w14:paraId="67218FAC" w14:textId="135643AD" w:rsidR="0065196B" w:rsidRPr="007B3AFA" w:rsidRDefault="007B3AFA" w:rsidP="0065196B">
      <w:pPr>
        <w:spacing w:line="480" w:lineRule="auto"/>
        <w:jc w:val="both"/>
        <w:rPr>
          <w:b/>
          <w:color w:val="000000" w:themeColor="text1"/>
        </w:rPr>
      </w:pPr>
      <w:r w:rsidRPr="007B3AFA">
        <w:rPr>
          <w:b/>
          <w:color w:val="000000" w:themeColor="text1"/>
        </w:rPr>
        <w:t>Results</w:t>
      </w:r>
    </w:p>
    <w:p w14:paraId="0D91B651" w14:textId="66CCE2F5"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w:t>
      </w:r>
      <w:r w:rsidR="000C077B">
        <w:rPr>
          <w:color w:val="000000" w:themeColor="text1"/>
        </w:rPr>
        <w:t>suicide</w:t>
      </w:r>
      <w:r w:rsidR="0065196B">
        <w:rPr>
          <w:color w:val="000000" w:themeColor="text1"/>
        </w:rPr>
        <w:t xml:space="preserve">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w:t>
      </w:r>
      <w:r w:rsidR="000C077B">
        <w:t>suicide</w:t>
      </w:r>
      <w:r w:rsidR="0065196B">
        <w:t xml:space="preserve">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F3C7123"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w:t>
      </w:r>
      <w:r w:rsidR="00624F5B">
        <w:t>, although assault deaths have shown a recent increase since 20</w:t>
      </w:r>
      <w:r w:rsidR="000A6CF4">
        <w:t>14</w:t>
      </w:r>
      <w:r>
        <w:t xml:space="preserve">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000C077B">
        <w:t>suicide</w:t>
      </w:r>
      <w:r w:rsidRPr="003017A9">
        <w:t xml:space="preserve"> </w:t>
      </w:r>
      <w:r>
        <w:t xml:space="preserve">initially </w:t>
      </w:r>
      <w:r w:rsidRPr="003017A9">
        <w:t>decreas</w:t>
      </w:r>
      <w:r>
        <w:t>ed</w:t>
      </w:r>
      <w:r w:rsidRPr="003017A9">
        <w:t xml:space="preserve"> </w:t>
      </w:r>
      <w:r>
        <w:t xml:space="preserve">followed by an increase to surpass </w:t>
      </w:r>
      <w:r w:rsidRPr="003017A9">
        <w:t xml:space="preserve">1980 </w:t>
      </w:r>
      <w:r w:rsidRPr="003017A9">
        <w:lastRenderedPageBreak/>
        <w:t>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w:t>
      </w:r>
      <w:r w:rsidR="009B7D89">
        <w:t xml:space="preserve"> injuries</w:t>
      </w:r>
      <w:r w:rsidRPr="003017A9">
        <w:t xml:space="preserve">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05EF9472"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B00C8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2015)","previouslyFormattedCitation":"&lt;sup&gt;8,13&lt;/sup&gt;"},"properties":{"noteIndex":0},"schema":"https://github.com/citation-style-language/schema/raw/master/csl-citation.json"}</w:instrText>
      </w:r>
      <w:r>
        <w:rPr>
          <w:color w:val="000000" w:themeColor="text1"/>
        </w:rPr>
        <w:fldChar w:fldCharType="separate"/>
      </w:r>
      <w:r w:rsidR="00B00C8B" w:rsidRPr="00B00C8B">
        <w:rPr>
          <w:noProof/>
          <w:color w:val="000000" w:themeColor="text1"/>
        </w:rPr>
        <w:t>(Burke et al., 2018; Shi, Kloog, Zanobetti, Liu, &amp; Schwartz, 2015)</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sidR="00B00C8B">
        <w:rPr>
          <w:color w:val="000000" w:themeColor="text1"/>
        </w:rPr>
        <w:t xml:space="preserve"> </w:t>
      </w:r>
      <w:r w:rsidRPr="00636C9B">
        <w:rPr>
          <w:color w:val="000000" w:themeColor="text1"/>
        </w:rPr>
        <w:fldChar w:fldCharType="begin" w:fldLock="1"/>
      </w:r>
      <w:r w:rsidR="00B00C8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2012)","previouslyFormattedCitation":"&lt;sup&gt;1,6,7,14,15&lt;/sup&gt;"},"properties":{"noteIndex":0},"schema":"https://github.com/citation-style-language/schema/raw/master/csl-citation.json"}</w:instrText>
      </w:r>
      <w:r w:rsidRPr="00636C9B">
        <w:rPr>
          <w:color w:val="000000" w:themeColor="text1"/>
        </w:rPr>
        <w:fldChar w:fldCharType="separate"/>
      </w:r>
      <w:r w:rsidR="00B00C8B" w:rsidRPr="00B00C8B">
        <w:rPr>
          <w:noProof/>
          <w:color w:val="000000" w:themeColor="text1"/>
        </w:rPr>
        <w:t>(Basu, 2009; Gasparrini et al., 2015, 2017; Huang et al., 2011; Ye et al., 2012)</w:t>
      </w:r>
      <w:r w:rsidRPr="00636C9B">
        <w:rPr>
          <w:color w:val="000000" w:themeColor="text1"/>
        </w:rPr>
        <w:fldChar w:fldCharType="end"/>
      </w:r>
      <w:r w:rsidR="00B00C8B">
        <w:rPr>
          <w:color w:val="000000" w:themeColor="text1"/>
        </w:rPr>
        <w:t>.</w:t>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28152D05" w14:textId="77777777" w:rsidR="00DD4894" w:rsidRDefault="00DD4894" w:rsidP="00DD4894">
      <w:pPr>
        <w:spacing w:line="480" w:lineRule="auto"/>
        <w:jc w:val="both"/>
        <w:rPr>
          <w:color w:val="000000" w:themeColor="text1"/>
        </w:rPr>
      </w:pPr>
      <w:r>
        <w:rPr>
          <w:color w:val="000000" w:themeColor="text1"/>
        </w:rPr>
        <w:t>We first defined a measure of anomalous temperature for each state and month relative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F6CD49C" w14:textId="77777777" w:rsidR="00DD4894" w:rsidRDefault="00DD4894" w:rsidP="00DD4894">
      <w:pPr>
        <w:spacing w:line="480" w:lineRule="auto"/>
        <w:jc w:val="both"/>
        <w:rPr>
          <w:color w:val="000000" w:themeColor="text1"/>
        </w:rPr>
      </w:pPr>
    </w:p>
    <w:p w14:paraId="1D253C91" w14:textId="77777777" w:rsidR="00DD4894" w:rsidRDefault="00DD4894" w:rsidP="00DD4894">
      <w:pPr>
        <w:spacing w:line="480" w:lineRule="auto"/>
        <w:jc w:val="both"/>
      </w:pPr>
      <w:r>
        <w:rPr>
          <w:color w:val="000000" w:themeColor="text1"/>
        </w:rPr>
        <w:lastRenderedPageBreak/>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38913CA0" w14:textId="77777777" w:rsidR="00DD4894" w:rsidRDefault="00DD4894" w:rsidP="00DD4894">
      <w:pPr>
        <w:spacing w:line="480" w:lineRule="auto"/>
        <w:jc w:val="both"/>
      </w:pPr>
    </w:p>
    <w:p w14:paraId="36CF9793" w14:textId="324FB439" w:rsidR="00DD4894" w:rsidRDefault="00DD4894" w:rsidP="00DD4894">
      <w:pPr>
        <w:spacing w:line="480" w:lineRule="auto"/>
        <w:jc w:val="both"/>
      </w:pPr>
      <w:r>
        <w:t>Based on these calculations,</w:t>
      </w:r>
      <w:r w:rsidRPr="004326BD">
        <w:t xml:space="preserve"> there would be an </w:t>
      </w:r>
      <w:r>
        <w:t xml:space="preserve">estimated </w:t>
      </w:r>
      <w:r w:rsidRPr="004326BD">
        <w:t>941 (</w:t>
      </w:r>
      <w:r w:rsidRPr="00C60C27">
        <w:t xml:space="preserve">95% </w:t>
      </w:r>
      <w:r w:rsidRPr="000A651A">
        <w:t>credible interval</w:t>
      </w:r>
      <w:r w:rsidRPr="00C60C27">
        <w:t xml:space="preserve"> 831, 1</w:t>
      </w:r>
      <w:r>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in each year in which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w:t>
      </w:r>
      <w:r w:rsidR="000C077B">
        <w:t>suicide</w:t>
      </w:r>
      <w:r>
        <w:t xml:space="preserve">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rsidR="000C077B">
        <w:t>suicide</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expected to decline in a warmer year</w:t>
      </w:r>
      <w:r w:rsidRPr="003017A9">
        <w:t>.</w:t>
      </w:r>
      <w:r>
        <w:t xml:space="preserve"> </w:t>
      </w:r>
    </w:p>
    <w:p w14:paraId="54F6A6E3" w14:textId="77777777" w:rsidR="00DD4894" w:rsidRPr="00EF44EF" w:rsidRDefault="00DD4894" w:rsidP="00DD4894">
      <w:pPr>
        <w:spacing w:line="480" w:lineRule="auto"/>
        <w:jc w:val="both"/>
      </w:pPr>
    </w:p>
    <w:p w14:paraId="5B340495" w14:textId="039C14BB" w:rsidR="007C1574" w:rsidRDefault="00DD4894" w:rsidP="00DD4894">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rsidR="000C077B">
        <w:t>suicide</w:t>
      </w:r>
      <w:r w:rsidRPr="00D06095">
        <w:t xml:space="preserve"> (less than 2%</w:t>
      </w:r>
      <w:r>
        <w:t xml:space="preserve"> in all age and sex groups</w:t>
      </w:r>
      <w:r w:rsidRPr="00D06095">
        <w:t xml:space="preserve">). </w:t>
      </w:r>
      <w:r>
        <w:t>There was a larger percent increase in</w:t>
      </w:r>
      <w:r w:rsidRPr="003017A9">
        <w:t xml:space="preserve"> transport </w:t>
      </w:r>
      <w:r>
        <w:t xml:space="preserve">deaths for males than for females, </w:t>
      </w:r>
      <w:r>
        <w:lastRenderedPageBreak/>
        <w:t xml:space="preserve">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1197ED0F" w14:textId="77777777" w:rsidR="00097D97" w:rsidRPr="00097D97" w:rsidRDefault="00097D97" w:rsidP="00DD4894">
      <w:pPr>
        <w:spacing w:line="480" w:lineRule="auto"/>
        <w:jc w:val="both"/>
      </w:pPr>
    </w:p>
    <w:p w14:paraId="38A1E099" w14:textId="574A7BEA" w:rsidR="0045634B" w:rsidRPr="0045634B" w:rsidRDefault="0045634B" w:rsidP="00DD4894">
      <w:pPr>
        <w:spacing w:line="480" w:lineRule="auto"/>
        <w:jc w:val="both"/>
        <w:rPr>
          <w:b/>
        </w:rPr>
      </w:pPr>
      <w:r>
        <w:rPr>
          <w:b/>
        </w:rPr>
        <w:t>Discussion</w:t>
      </w:r>
    </w:p>
    <w:p w14:paraId="25340F06" w14:textId="7B967C58" w:rsidR="00DD4894" w:rsidRDefault="00DD4894" w:rsidP="00DD4894">
      <w:pPr>
        <w:spacing w:line="480" w:lineRule="auto"/>
        <w:jc w:val="both"/>
      </w:pPr>
      <w:r>
        <w:t>While there are no previous studies of how deviations</w:t>
      </w:r>
      <w:r w:rsidRPr="004D0AE0">
        <w:t xml:space="preserve"> </w:t>
      </w:r>
      <w:r>
        <w:t xml:space="preserve">of monthly temperature from long-term norm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sidR="00DF7903">
        <w:rPr>
          <w:bCs/>
          <w:color w:val="000000" w:themeColor="text1"/>
        </w:rPr>
        <w:t xml:space="preserve"> </w:t>
      </w:r>
      <w:r>
        <w:rPr>
          <w:bCs/>
          <w:color w:val="000000" w:themeColor="text1"/>
        </w:rPr>
        <w:fldChar w:fldCharType="begin" w:fldLock="1"/>
      </w:r>
      <w:r w:rsidR="00B00C8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2018)","previouslyFormattedCitation":"&lt;sup&gt;8&lt;/sup&gt;"},"properties":{"noteIndex":0},"schema":"https://github.com/citation-style-language/schema/raw/master/csl-citation.json"}</w:instrText>
      </w:r>
      <w:r>
        <w:rPr>
          <w:bCs/>
          <w:color w:val="000000" w:themeColor="text1"/>
        </w:rPr>
        <w:fldChar w:fldCharType="separate"/>
      </w:r>
      <w:r w:rsidR="00B00C8B" w:rsidRPr="00B00C8B">
        <w:rPr>
          <w:bCs/>
          <w:noProof/>
          <w:color w:val="000000" w:themeColor="text1"/>
        </w:rPr>
        <w:t>(Burke et al., 2018)</w:t>
      </w:r>
      <w:r>
        <w:rPr>
          <w:bCs/>
          <w:color w:val="000000" w:themeColor="text1"/>
        </w:rPr>
        <w:fldChar w:fldCharType="end"/>
      </w:r>
      <w:r w:rsidR="00DF7903">
        <w:rPr>
          <w:bCs/>
          <w:color w:val="000000" w:themeColor="text1"/>
        </w:rPr>
        <w:t>,</w:t>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00DF7903">
        <w:t xml:space="preserve"> </w:t>
      </w:r>
      <w:r>
        <w:fldChar w:fldCharType="begin" w:fldLock="1"/>
      </w:r>
      <w:r w:rsidR="00B00C8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2007)","previouslyFormattedCitation":"&lt;sup&gt;9&lt;/sup&gt;"},"properties":{"noteIndex":0},"schema":"https://github.com/citation-style-language/schema/raw/master/csl-citation.json"}</w:instrText>
      </w:r>
      <w:r>
        <w:fldChar w:fldCharType="separate"/>
      </w:r>
      <w:r w:rsidR="00B00C8B" w:rsidRPr="00B00C8B">
        <w:rPr>
          <w:noProof/>
        </w:rPr>
        <w:t>(Rey et al., 2007)</w:t>
      </w:r>
      <w:r>
        <w:fldChar w:fldCharType="end"/>
      </w:r>
      <w:r w:rsidR="00DF7903">
        <w:t>.</w:t>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rsidR="0072798F">
        <w:t xml:space="preserve"> </w:t>
      </w:r>
      <w:r>
        <w:fldChar w:fldCharType="begin" w:fldLock="1"/>
      </w:r>
      <w:r w:rsidR="00B00C8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2017)","previouslyFormattedCitation":"&lt;sup&gt;10&lt;/sup&gt;"},"properties":{"noteIndex":0},"schema":"https://github.com/citation-style-language/schema/raw/master/csl-citation.json"}</w:instrText>
      </w:r>
      <w:r>
        <w:fldChar w:fldCharType="separate"/>
      </w:r>
      <w:r w:rsidR="00B00C8B" w:rsidRPr="00B00C8B">
        <w:rPr>
          <w:noProof/>
        </w:rPr>
        <w:t>(Orru &amp; Åström, 2017)</w:t>
      </w:r>
      <w:r>
        <w:fldChar w:fldCharType="end"/>
      </w:r>
      <w:r w:rsidR="0072798F">
        <w:t>.</w:t>
      </w:r>
    </w:p>
    <w:p w14:paraId="59312B26" w14:textId="77777777" w:rsidR="00DD4894" w:rsidRDefault="00DD4894" w:rsidP="00DD4894">
      <w:pPr>
        <w:spacing w:line="480" w:lineRule="auto"/>
        <w:jc w:val="both"/>
        <w:rPr>
          <w:color w:val="000000" w:themeColor="text1"/>
        </w:rPr>
      </w:pPr>
    </w:p>
    <w:p w14:paraId="4E514611" w14:textId="59F36AEA" w:rsidR="00DD4894" w:rsidRDefault="00DD4894" w:rsidP="00DD4894">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w:t>
      </w:r>
      <w:r w:rsidRPr="00636C9B">
        <w:t xml:space="preserve"> </w:t>
      </w:r>
      <w:r>
        <w:t>for males occur i</w:t>
      </w:r>
      <w:r w:rsidRPr="00636C9B">
        <w:t xml:space="preserve">n natural water, </w:t>
      </w:r>
      <w:r>
        <w:t xml:space="preserve">compared to about quarter </w:t>
      </w:r>
      <w:r w:rsidRPr="00636C9B">
        <w:t>for females</w:t>
      </w:r>
      <w:r w:rsidR="004C5C74">
        <w:t xml:space="preserve"> </w:t>
      </w:r>
      <w:r w:rsidRPr="00636C9B">
        <w:fldChar w:fldCharType="begin" w:fldLock="1"/>
      </w:r>
      <w:r w:rsidR="00B00C8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2014)","previouslyFormattedCitation":"&lt;sup&gt;16&lt;/sup&gt;"},"properties":{"noteIndex":0},"schema":"https://github.com/citation-style-language/schema/raw/master/csl-citation.json"}</w:instrText>
      </w:r>
      <w:r w:rsidRPr="00636C9B">
        <w:fldChar w:fldCharType="separate"/>
      </w:r>
      <w:r w:rsidR="00B00C8B" w:rsidRPr="00B00C8B">
        <w:rPr>
          <w:noProof/>
        </w:rPr>
        <w:t>(Xu, 2014)</w:t>
      </w:r>
      <w:r w:rsidRPr="00636C9B">
        <w:fldChar w:fldCharType="end"/>
      </w:r>
      <w:r w:rsidR="004C5C74">
        <w:t>,</w:t>
      </w:r>
      <w:r>
        <w:t xml:space="preserve"> which may lead to a larger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rsidR="00B63E30">
        <w:t xml:space="preserve"> </w:t>
      </w:r>
      <w:r>
        <w:fldChar w:fldCharType="begin" w:fldLock="1"/>
      </w:r>
      <w:r w:rsidR="00B00C8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2010)","previouslyFormattedCitation":"&lt;sup&gt;17–19&lt;/sup&gt;"},"properties":{"noteIndex":0},"schema":"https://github.com/citation-style-language/schema/raw/master/csl-citation.json"}</w:instrText>
      </w:r>
      <w:r>
        <w:fldChar w:fldCharType="separate"/>
      </w:r>
      <w:r w:rsidR="00B00C8B" w:rsidRPr="00B00C8B">
        <w:rPr>
          <w:noProof/>
        </w:rPr>
        <w:t>(Ambrose, Paul, &amp; Hausdorff, 2013; Bobb et al., 2017; Kelsey et al., 2010)</w:t>
      </w:r>
      <w:r>
        <w:fldChar w:fldCharType="end"/>
      </w:r>
      <w:r w:rsidR="00B63E30">
        <w:t>.</w:t>
      </w:r>
    </w:p>
    <w:p w14:paraId="1EF9DE48" w14:textId="77777777" w:rsidR="00DD4894" w:rsidRDefault="00DD4894" w:rsidP="00DD4894">
      <w:pPr>
        <w:spacing w:line="480" w:lineRule="auto"/>
        <w:jc w:val="both"/>
      </w:pPr>
    </w:p>
    <w:p w14:paraId="4D6E52EF" w14:textId="78CA35C2" w:rsidR="0065196B" w:rsidRPr="00214145" w:rsidRDefault="0065196B" w:rsidP="0065196B">
      <w:pPr>
        <w:spacing w:line="480" w:lineRule="auto"/>
        <w:jc w:val="both"/>
      </w:pPr>
      <w:r>
        <w:t>The pathways from anomalous temperature to transport injury are more varied.  Firstly, driving performance deteriorates at higher temperatures</w:t>
      </w:r>
      <w:r w:rsidR="00B63E30">
        <w:t xml:space="preserve"> </w:t>
      </w:r>
      <w:r>
        <w:fldChar w:fldCharType="begin" w:fldLock="1"/>
      </w:r>
      <w:r w:rsidR="00B00C8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1991)","previouslyFormattedCitation":"&lt;sup&gt;20–23&lt;/sup&gt;"},"properties":{"noteIndex":0},"schema":"https://github.com/citation-style-language/schema/raw/master/csl-citation.json"}</w:instrText>
      </w:r>
      <w:r>
        <w:fldChar w:fldCharType="separate"/>
      </w:r>
      <w:r w:rsidR="00B00C8B" w:rsidRPr="00B00C8B">
        <w:rPr>
          <w:noProof/>
        </w:rPr>
        <w:t>(Daanen, Van De Vliert, &amp; Huang, 2003; Mackie &amp; Hanlon, 1976; Wyon, Wyon, &amp; Norin, 1996; Zlatoper, 1991)</w:t>
      </w:r>
      <w:r>
        <w:fldChar w:fldCharType="end"/>
      </w:r>
      <w:r w:rsidR="00B63E30">
        <w:t>.</w:t>
      </w:r>
      <w:r>
        <w:t xml:space="preserve"> Further, alcohol consumption increases during warm temperature anomalies</w:t>
      </w:r>
      <w:r w:rsidR="00B63E30">
        <w:t xml:space="preserve"> </w:t>
      </w:r>
      <w:r>
        <w:fldChar w:fldCharType="begin" w:fldLock="1"/>
      </w:r>
      <w:r w:rsidR="00B00C8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2018)","previouslyFormattedCitation":"&lt;sup&gt;24&lt;/sup&gt;"},"properties":{"noteIndex":0},"schema":"https://github.com/citation-style-language/schema/raw/master/csl-citation.json"}</w:instrText>
      </w:r>
      <w:r>
        <w:fldChar w:fldCharType="separate"/>
      </w:r>
      <w:r w:rsidR="00B00C8B" w:rsidRPr="00B00C8B">
        <w:rPr>
          <w:noProof/>
        </w:rPr>
        <w:t>(Opinium, 2018)</w:t>
      </w:r>
      <w:r>
        <w:fldChar w:fldCharType="end"/>
      </w:r>
      <w:r w:rsidR="00B63E30">
        <w:t>,</w:t>
      </w:r>
      <w:r>
        <w:t xml:space="preserve"> potentially also explaining why </w:t>
      </w:r>
      <w:r w:rsidRPr="00362889">
        <w:t>teenagers</w:t>
      </w:r>
      <w:r>
        <w:t>, who are more likely than other age groups to crash while intoxicated</w:t>
      </w:r>
      <w:r w:rsidR="00DB5268">
        <w:t xml:space="preserve"> </w:t>
      </w:r>
      <w:r>
        <w:fldChar w:fldCharType="begin" w:fldLock="1"/>
      </w:r>
      <w:r w:rsidR="00B00C8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2012)","previouslyFormattedCitation":"&lt;sup&gt;25&lt;/sup&gt;"},"properties":{"noteIndex":0},"schema":"https://github.com/citation-style-language/schema/raw/master/csl-citation.json"}</w:instrText>
      </w:r>
      <w:r>
        <w:fldChar w:fldCharType="separate"/>
      </w:r>
      <w:r w:rsidR="00B00C8B" w:rsidRPr="00B00C8B">
        <w:rPr>
          <w:noProof/>
        </w:rPr>
        <w:t>(Voas, Torres, Romano, &amp; Lacey, 2012)</w:t>
      </w:r>
      <w:r>
        <w:fldChar w:fldCharType="end"/>
      </w:r>
      <w:r w:rsidR="00DB5268">
        <w:t>,</w:t>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rsidR="00DB5268">
        <w:t xml:space="preserve"> </w:t>
      </w:r>
      <w:r>
        <w:fldChar w:fldCharType="begin" w:fldLock="1"/>
      </w:r>
      <w:r w:rsidR="00B00C8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2016)","previouslyFormattedCitation":"&lt;sup&gt;26–29&lt;/sup&gt;"},"properties":{"noteIndex":0},"schema":"https://github.com/citation-style-language/schema/raw/master/csl-citation.json"}</w:instrText>
      </w:r>
      <w:r>
        <w:fldChar w:fldCharType="separate"/>
      </w:r>
      <w:r w:rsidR="00B00C8B" w:rsidRPr="00B00C8B">
        <w:rPr>
          <w:noProof/>
        </w:rPr>
        <w:t>(Datla, Sahu, Roh, &amp; Sharma, 2013; H.-J. Roh, Datla, &amp; Sharma, 2013; H.-J. Roh, Sahu, Sharma, Datla, &amp; Mehran, 2016; H. J. Roh, Sharma, &amp; Sahu, 2016)</w:t>
      </w:r>
      <w:r>
        <w:fldChar w:fldCharType="end"/>
      </w:r>
      <w:r w:rsidR="00DB5268">
        <w:t>;</w:t>
      </w:r>
      <w:r>
        <w:t xml:space="preserve"> With more people generally outdoors in warmer weather</w:t>
      </w:r>
      <w:r w:rsidR="00DB5268">
        <w:t xml:space="preserve"> </w:t>
      </w:r>
      <w:r>
        <w:fldChar w:fldCharType="begin" w:fldLock="1"/>
      </w:r>
      <w:r w:rsidR="00B00C8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2014)","previouslyFormattedCitation":"&lt;sup&gt;30&lt;/sup&gt;"},"properties":{"noteIndex":0},"schema":"https://github.com/citation-style-language/schema/raw/master/csl-citation.json"}</w:instrText>
      </w:r>
      <w:r>
        <w:fldChar w:fldCharType="separate"/>
      </w:r>
      <w:r w:rsidR="00B00C8B" w:rsidRPr="00B00C8B">
        <w:rPr>
          <w:noProof/>
        </w:rPr>
        <w:t>(Graff Zivin &amp; Neidell, 2014)</w:t>
      </w:r>
      <w:r>
        <w:fldChar w:fldCharType="end"/>
      </w:r>
      <w:r w:rsidR="00DB5268">
        <w:t>,</w:t>
      </w:r>
      <w:r>
        <w:t xml:space="preserve"> this could lead to more fatal collisions.</w:t>
      </w:r>
    </w:p>
    <w:p w14:paraId="1C706D9F" w14:textId="77777777" w:rsidR="0065196B" w:rsidRDefault="0065196B" w:rsidP="0065196B">
      <w:pPr>
        <w:spacing w:line="480" w:lineRule="auto"/>
        <w:jc w:val="both"/>
      </w:pPr>
    </w:p>
    <w:p w14:paraId="202A3B97" w14:textId="38C94867" w:rsidR="0065196B" w:rsidRPr="00542390" w:rsidRDefault="0065196B" w:rsidP="0065196B">
      <w:pPr>
        <w:spacing w:line="480" w:lineRule="auto"/>
        <w:jc w:val="both"/>
        <w:rPr>
          <w:i/>
          <w:color w:val="000000" w:themeColor="text1"/>
        </w:rPr>
      </w:pPr>
      <w:r>
        <w:t xml:space="preserve">Pathways linking anomalously high temperatures and deaths from assault and </w:t>
      </w:r>
      <w:r w:rsidR="000C077B">
        <w:t>suicide</w:t>
      </w:r>
      <w:r>
        <w:t xml:space="preserve"> are less established. One hypothesis is that, similar to transport, more time spent outdoors in anomalously warmer temperatures leads to an increased number of face-to-face interactions, and hence arguments, confrontations, and ultimately assaults</w:t>
      </w:r>
      <w:r w:rsidR="00D73305">
        <w:t xml:space="preserve"> </w:t>
      </w:r>
      <w:r>
        <w:fldChar w:fldCharType="begin" w:fldLock="1"/>
      </w:r>
      <w:r w:rsidR="00B00C8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2003)","previouslyFormattedCitation":"&lt;sup&gt;31,32&lt;/sup&gt;"},"properties":{"noteIndex":0},"schema":"https://github.com/citation-style-language/schema/raw/master/csl-citation.json"}</w:instrText>
      </w:r>
      <w:r>
        <w:fldChar w:fldCharType="separate"/>
      </w:r>
      <w:r w:rsidR="00B00C8B" w:rsidRPr="00B00C8B">
        <w:rPr>
          <w:noProof/>
        </w:rPr>
        <w:t>(Glaeser, Sacerdote, &amp; Scheinkman, 1996; Rotton &amp; Cohn, 2003)</w:t>
      </w:r>
      <w:r>
        <w:fldChar w:fldCharType="end"/>
      </w:r>
      <w:r w:rsidR="00D73305">
        <w:t>.</w:t>
      </w:r>
      <w:r>
        <w:t xml:space="preserve"> These effects could be compounded by the greater anger levels li</w:t>
      </w:r>
      <w:r w:rsidRPr="00A27E88">
        <w:t>nk</w:t>
      </w:r>
      <w:r>
        <w:t>ed to higher</w:t>
      </w:r>
      <w:r w:rsidRPr="00A27E88">
        <w:t xml:space="preserve"> temperature</w:t>
      </w:r>
      <w:r>
        <w:t>s</w:t>
      </w:r>
      <w:r w:rsidR="00E913D3">
        <w:t xml:space="preserve"> </w:t>
      </w:r>
      <w:r w:rsidRPr="00A27E88">
        <w:fldChar w:fldCharType="begin" w:fldLock="1"/>
      </w:r>
      <w:r w:rsidR="00B00C8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1976)","previouslyFormattedCitation":"&lt;sup&gt;33,34&lt;/sup&gt;"},"properties":{"noteIndex":0},"schema":"https://github.com/citation-style-language/schema/raw/master/csl-citation.json"}</w:instrText>
      </w:r>
      <w:r w:rsidRPr="00A27E88">
        <w:fldChar w:fldCharType="separate"/>
      </w:r>
      <w:r w:rsidR="00B00C8B" w:rsidRPr="00B00C8B">
        <w:rPr>
          <w:noProof/>
        </w:rPr>
        <w:t>(Anderson, 1989; Baron &amp; Bell, 1976)</w:t>
      </w:r>
      <w:r w:rsidRPr="00A27E88">
        <w:fldChar w:fldCharType="end"/>
      </w:r>
      <w:r w:rsidR="00E913D3">
        <w:t>.</w:t>
      </w:r>
      <w:r w:rsidR="00D55813">
        <w:t xml:space="preserve"> </w:t>
      </w:r>
      <w:r>
        <w:t xml:space="preserve">Regarding </w:t>
      </w:r>
      <w:r w:rsidR="000C077B">
        <w:t>suicide</w:t>
      </w:r>
      <w:r>
        <w:t>, higher temperature has been hypothesised as associated with higher levels of distress in younger people</w:t>
      </w:r>
      <w:r w:rsidR="00E9409F">
        <w:t xml:space="preserve"> </w:t>
      </w:r>
      <w:r>
        <w:fldChar w:fldCharType="begin" w:fldLock="1"/>
      </w:r>
      <w:r w:rsidR="00B00C8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2017)","previouslyFormattedCitation":"&lt;sup&gt;35&lt;/sup&gt;"},"properties":{"noteIndex":0},"schema":"https://github.com/citation-style-language/schema/raw/master/csl-citation.json"}</w:instrText>
      </w:r>
      <w:r>
        <w:fldChar w:fldCharType="separate"/>
      </w:r>
      <w:r w:rsidR="00B00C8B" w:rsidRPr="00B00C8B">
        <w:rPr>
          <w:noProof/>
        </w:rPr>
        <w:t>(Majeed &amp; Lee, 2017)</w:t>
      </w:r>
      <w:r>
        <w:fldChar w:fldCharType="end"/>
      </w:r>
      <w:r w:rsidR="00E9409F">
        <w:t>.</w:t>
      </w:r>
      <w:r>
        <w:t xml:space="preserve"> Nonetheless, links between temperature and mental health requires further investigation</w:t>
      </w:r>
      <w:r w:rsidR="00B8349F">
        <w:t xml:space="preserve"> </w:t>
      </w:r>
      <w:r w:rsidRPr="004633E5">
        <w:fldChar w:fldCharType="begin" w:fldLock="1"/>
      </w:r>
      <w:r w:rsidR="00B00C8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2018)","previouslyFormattedCitation":"&lt;sup&gt;36&lt;/sup&gt;"},"properties":{"noteIndex":0},"schema":"https://github.com/citation-style-language/schema/raw/master/csl-citation.json"}</w:instrText>
      </w:r>
      <w:r w:rsidRPr="004633E5">
        <w:fldChar w:fldCharType="separate"/>
      </w:r>
      <w:r w:rsidR="00B00C8B" w:rsidRPr="00B00C8B">
        <w:rPr>
          <w:noProof/>
        </w:rPr>
        <w:t>(Berry, Waite, Dear, Capon, &amp; Murray, 2018)</w:t>
      </w:r>
      <w:r w:rsidRPr="004633E5">
        <w:fldChar w:fldCharType="end"/>
      </w:r>
      <w:r w:rsidR="00B8349F">
        <w:t>,</w:t>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48C75653" w:rsidR="0065196B" w:rsidRPr="002A2E8D" w:rsidRDefault="0065196B" w:rsidP="0065196B">
      <w:pPr>
        <w:spacing w:line="480" w:lineRule="auto"/>
        <w:jc w:val="both"/>
      </w:pPr>
      <w:r>
        <w:lastRenderedPageBreak/>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w:t>
      </w:r>
      <w:r w:rsidR="00C822C2">
        <w:t>des,</w:t>
      </w:r>
      <w:r>
        <w:t xml:space="preserve"> or average temperature to which people have adapted. To utilise this metric, we integrated two large disparate national datasets on mortality (US vital statistics) and meteorology (ERA-Interim</w:t>
      </w:r>
      <w:r w:rsidR="00636798">
        <w:t xml:space="preserve"> </w:t>
      </w:r>
      <w:r w:rsidRPr="00636C9B">
        <w:fldChar w:fldCharType="begin" w:fldLock="1"/>
      </w:r>
      <w:r w:rsidR="00B00C8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2011)","previouslyFormattedCitation":"&lt;sup&gt;37&lt;/sup&gt;"},"properties":{"noteIndex":0},"schema":"https://github.com/citation-style-language/schema/raw/master/csl-citation.json"}</w:instrText>
      </w:r>
      <w:r w:rsidRPr="00636C9B">
        <w:fldChar w:fldCharType="separate"/>
      </w:r>
      <w:r w:rsidR="00B00C8B" w:rsidRPr="00B00C8B">
        <w:rPr>
          <w:noProof/>
        </w:rPr>
        <w:t>(Dee et al., 2011)</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00CBCD26" w:rsidR="0065196B" w:rsidRPr="00254463" w:rsidRDefault="0065196B" w:rsidP="0065196B">
      <w:pPr>
        <w:spacing w:line="480" w:lineRule="auto"/>
        <w:jc w:val="both"/>
      </w:pPr>
      <w:r w:rsidRPr="00254463">
        <w:t xml:space="preserve">Our work </w:t>
      </w:r>
      <w:r>
        <w:t xml:space="preserve">highlights how deaths from injuries are currently susceptible to temperature anomalies </w:t>
      </w:r>
      <w:r w:rsidR="00C822C2">
        <w:t>and</w:t>
      </w:r>
      <w: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34A168C4" w:rsidR="0065196B" w:rsidRPr="00636C9B" w:rsidRDefault="0045634B" w:rsidP="0065196B">
      <w:pPr>
        <w:spacing w:line="480" w:lineRule="auto"/>
        <w:jc w:val="both"/>
        <w:rPr>
          <w:b/>
          <w:color w:val="000000" w:themeColor="text1"/>
        </w:rPr>
      </w:pPr>
      <w:r>
        <w:rPr>
          <w:b/>
          <w:color w:val="000000" w:themeColor="text1"/>
        </w:rPr>
        <w:t>Materials and m</w:t>
      </w:r>
      <w:r w:rsidR="0065196B" w:rsidRPr="00636C9B">
        <w:rPr>
          <w:b/>
          <w:color w:val="000000" w:themeColor="text1"/>
        </w:rPr>
        <w:t>ethods</w:t>
      </w:r>
    </w:p>
    <w:p w14:paraId="69A3AAA3" w14:textId="12738E1E" w:rsidR="0065196B" w:rsidRPr="00636C9B" w:rsidRDefault="0065196B" w:rsidP="0065196B">
      <w:pPr>
        <w:spacing w:line="480" w:lineRule="auto"/>
        <w:jc w:val="both"/>
        <w:outlineLvl w:val="0"/>
        <w:rPr>
          <w:i/>
          <w:color w:val="000000" w:themeColor="text1"/>
        </w:rPr>
      </w:pPr>
      <w:r>
        <w:rPr>
          <w:i/>
          <w:color w:val="000000" w:themeColor="text1"/>
        </w:rPr>
        <w:t>Data</w:t>
      </w:r>
    </w:p>
    <w:p w14:paraId="46D6236E" w14:textId="29965F2A"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r>
        <w:rPr>
          <w:rStyle w:val="apple-style-span"/>
          <w:color w:val="000000" w:themeColor="text1"/>
        </w:rPr>
        <w:lastRenderedPageBreak/>
        <w:t>(</w:t>
      </w:r>
      <w:hyperlink r:id="rId8"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9"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0" w:history="1">
        <w:r w:rsidR="00F16DFE" w:rsidRPr="00F16DFE">
          <w:rPr>
            <w:rStyle w:val="Hyperlink"/>
            <w:noProof/>
            <w:lang w:val="en-US"/>
          </w:rPr>
          <w:t>https://www.census.gov/data/tables/time-series/demo/popest/1980s-county.html</w:t>
        </w:r>
      </w:hyperlink>
      <w:r w:rsidR="00F16DFE" w:rsidRPr="00F16DFE">
        <w:rPr>
          <w:rStyle w:val="Hyperlink"/>
          <w:color w:val="auto"/>
        </w:rPr>
        <w:t>)</w:t>
      </w:r>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580D5CA0"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000C077B">
        <w:rPr>
          <w:rStyle w:val="apple-style-span"/>
          <w:color w:val="000000" w:themeColor="text1"/>
        </w:rPr>
        <w:t xml:space="preserve">suicide </w:t>
      </w:r>
      <w:r>
        <w:rPr>
          <w:rStyle w:val="apple-style-span"/>
          <w:color w:val="000000" w:themeColor="text1"/>
        </w:rPr>
        <w:t>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4B0699C9"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B00C8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2011)","previouslyFormattedCitation":"&lt;sup&gt;37&lt;/sup&gt;"},"properties":{"noteIndex":0},"schema":"https://github.com/citation-style-language/schema/raw/master/csl-citation.json"}</w:instrText>
      </w:r>
      <w:r w:rsidRPr="00636C9B">
        <w:fldChar w:fldCharType="separate"/>
      </w:r>
      <w:r w:rsidR="00B00C8B" w:rsidRPr="00B00C8B">
        <w:rPr>
          <w:noProof/>
        </w:rPr>
        <w:t>(Dee et al., 2011)</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3D548B5C"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0075346B">
        <w:t xml:space="preserve"> </w:t>
      </w:r>
      <w:r w:rsidRPr="00636C9B">
        <w:fldChar w:fldCharType="begin" w:fldLock="1"/>
      </w:r>
      <w:r w:rsidR="00B00C8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2006)","previouslyFormattedCitation":"&lt;sup&gt;38&lt;/sup&gt;"},"properties":{"noteIndex":0},"schema":"https://github.com/citation-style-language/schema/raw/master/csl-citation.json"}</w:instrText>
      </w:r>
      <w:r w:rsidRPr="00636C9B">
        <w:fldChar w:fldCharType="separate"/>
      </w:r>
      <w:r w:rsidR="00B00C8B" w:rsidRPr="00B00C8B">
        <w:rPr>
          <w:noProof/>
        </w:rPr>
        <w:t>(Wallace &amp; Hobbs, 2006)</w:t>
      </w:r>
      <w:r w:rsidRPr="00636C9B">
        <w:fldChar w:fldCharType="end"/>
      </w:r>
      <w:r w:rsidR="0075346B">
        <w:t>.</w:t>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w:t>
      </w:r>
      <w:r w:rsidRPr="00636C9B">
        <w:lastRenderedPageBreak/>
        <w:t>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w:t>
      </w:r>
      <w:r w:rsidR="005717FC">
        <w:t>different</w:t>
      </w:r>
      <w:r>
        <w:t xml:space="preserve"> months in the same state, and </w:t>
      </w:r>
      <w:r w:rsidR="005717FC">
        <w:t>different</w:t>
      </w:r>
      <w:r>
        <w:t xml:space="preserve">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4CE057B7"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sidR="0075346B">
        <w:rPr>
          <w:color w:val="000000" w:themeColor="text1"/>
        </w:rPr>
        <w:t xml:space="preserve"> </w:t>
      </w:r>
      <w:r>
        <w:rPr>
          <w:color w:val="000000" w:themeColor="text1"/>
        </w:rPr>
        <w:fldChar w:fldCharType="begin" w:fldLock="1"/>
      </w:r>
      <w:r w:rsidR="00B00C8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et al., 2018; Rau, 2004)","plainTextFormattedCitation":"(Lozano et al., 2012; Parks et al., 2018; Rau, 2004)","previouslyFormattedCitation":"&lt;sup&gt;11,12,39&lt;/sup&gt;"},"properties":{"noteIndex":0},"schema":"https://github.com/citation-style-language/schema/raw/master/csl-citation.json"}</w:instrText>
      </w:r>
      <w:r>
        <w:rPr>
          <w:color w:val="000000" w:themeColor="text1"/>
        </w:rPr>
        <w:fldChar w:fldCharType="separate"/>
      </w:r>
      <w:r w:rsidR="00B00C8B" w:rsidRPr="00B00C8B">
        <w:rPr>
          <w:noProof/>
          <w:color w:val="000000" w:themeColor="text1"/>
        </w:rPr>
        <w:t>(Lozano et al., 2012; Parks et al., 2018; Rau, 2004)</w:t>
      </w:r>
      <w:r>
        <w:rPr>
          <w:color w:val="000000" w:themeColor="text1"/>
        </w:rPr>
        <w:fldChar w:fldCharType="end"/>
      </w:r>
      <w:r w:rsidR="0075346B">
        <w:rPr>
          <w:color w:val="000000" w:themeColor="text1"/>
        </w:rPr>
        <w:t>,</w:t>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1D8A2817" w:rsidR="0065196B" w:rsidRDefault="00A626F5"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state-time</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state-time</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state-time</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62C2C175"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w:t>
      </w:r>
      <w:r w:rsidRPr="00E9717B">
        <w:rPr>
          <w:color w:val="000000" w:themeColor="text1"/>
        </w:rPr>
        <w:t>state</w:t>
      </w:r>
      <w:r>
        <w:rPr>
          <w:color w:val="000000" w:themeColor="text1"/>
        </w:rPr>
        <w:t xml:space="preserve">) of death, month of year, overall time </w:t>
      </w:r>
      <w:r w:rsidR="000D4DF6">
        <w:rPr>
          <w:color w:val="000000" w:themeColor="text1"/>
        </w:rPr>
        <w:t xml:space="preserve">(in months) </w:t>
      </w:r>
      <w:r>
        <w:rPr>
          <w:color w:val="000000" w:themeColor="text1"/>
        </w:rPr>
        <w:t>and temperature anomaly:</w:t>
      </w:r>
    </w:p>
    <w:p w14:paraId="43074064" w14:textId="77777777" w:rsidR="0065196B" w:rsidRDefault="0065196B" w:rsidP="0065196B">
      <w:pPr>
        <w:jc w:val="both"/>
        <w:outlineLvl w:val="0"/>
        <w:rPr>
          <w:color w:val="000000" w:themeColor="text1"/>
        </w:rPr>
      </w:pPr>
    </w:p>
    <w:p w14:paraId="525250DE" w14:textId="2FCFD760" w:rsidR="0065196B" w:rsidRDefault="00A626F5"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state-time</m:t>
                      </m:r>
                    </m:sub>
                  </m:sSub>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3AF53BC0" w14:textId="77777777" w:rsidR="0065196B" w:rsidRDefault="0065196B" w:rsidP="0065196B">
      <w:pPr>
        <w:spacing w:line="480" w:lineRule="auto"/>
        <w:jc w:val="both"/>
        <w:outlineLvl w:val="0"/>
      </w:pPr>
    </w:p>
    <w:p w14:paraId="6D020C30" w14:textId="4B1DEA0B"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w:t>
      </w:r>
      <w:r w:rsidR="005717FC">
        <w:rPr>
          <w:color w:val="000000" w:themeColor="text1"/>
        </w:rPr>
        <w:t xml:space="preserve">monthly </w:t>
      </w:r>
      <w:r w:rsidR="007870AF">
        <w:rPr>
          <w:color w:val="000000" w:themeColor="text1"/>
        </w:rPr>
        <w:t>factors; monthly variations</w:t>
      </w:r>
      <w:r w:rsidRPr="00636C9B">
        <w:rPr>
          <w:color w:val="000000" w:themeColor="text1"/>
        </w:rPr>
        <w:t xml:space="preserve"> </w:t>
      </w:r>
      <w:r>
        <w:rPr>
          <w:color w:val="000000" w:themeColor="text1"/>
        </w:rPr>
        <w:lastRenderedPageBreak/>
        <w:t xml:space="preserve">tend to </w:t>
      </w:r>
      <w:r w:rsidR="007870AF">
        <w:rPr>
          <w:color w:val="000000" w:themeColor="text1"/>
        </w:rPr>
        <w:t>be smooth</w:t>
      </w:r>
      <w:r>
        <w:rPr>
          <w:color w:val="000000" w:themeColor="text1"/>
        </w:rPr>
        <w:t xml:space="preserve"> across adjacent</w:t>
      </w:r>
      <w:r w:rsidRPr="00636C9B">
        <w:rPr>
          <w:color w:val="000000" w:themeColor="text1"/>
        </w:rPr>
        <w:t xml:space="preserve"> months</w:t>
      </w:r>
      <w:r w:rsidR="00F40163">
        <w:rPr>
          <w:color w:val="000000" w:themeColor="text1"/>
        </w:rPr>
        <w:t xml:space="preserve"> </w:t>
      </w:r>
      <w:r w:rsidRPr="00636C9B">
        <w:rPr>
          <w:color w:val="000000" w:themeColor="text1"/>
        </w:rPr>
        <w:fldChar w:fldCharType="begin" w:fldLock="1"/>
      </w:r>
      <w:r w:rsidR="00B00C8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2018)","previouslyFormattedCitation":"&lt;sup&gt;11&lt;/sup&gt;"},"properties":{"noteIndex":0},"schema":"https://github.com/citation-style-language/schema/raw/master/csl-citation.json"}</w:instrText>
      </w:r>
      <w:r w:rsidRPr="00636C9B">
        <w:rPr>
          <w:color w:val="000000" w:themeColor="text1"/>
        </w:rPr>
        <w:fldChar w:fldCharType="separate"/>
      </w:r>
      <w:r w:rsidR="00B00C8B" w:rsidRPr="00B00C8B">
        <w:rPr>
          <w:noProof/>
          <w:color w:val="000000" w:themeColor="text1"/>
        </w:rPr>
        <w:t>(Parks et al., 2018)</w:t>
      </w:r>
      <w:r w:rsidRPr="00636C9B">
        <w:rPr>
          <w:color w:val="000000" w:themeColor="text1"/>
        </w:rPr>
        <w:fldChar w:fldCharType="end"/>
      </w:r>
      <w:r w:rsidR="00F40163">
        <w:rPr>
          <w:color w:val="000000" w:themeColor="text1"/>
        </w:rPr>
        <w:t>.</w:t>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rsidR="00F40163">
        <w:t xml:space="preserve"> </w:t>
      </w:r>
      <w:r>
        <w:fldChar w:fldCharType="begin" w:fldLock="1"/>
      </w:r>
      <w:r w:rsidR="00B00C8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fldChar w:fldCharType="separate"/>
      </w:r>
      <w:r w:rsidR="00B00C8B" w:rsidRPr="00B00C8B">
        <w:rPr>
          <w:noProof/>
        </w:rPr>
        <w:t>(Rue &amp; Held, 2005)</w:t>
      </w:r>
      <w:r>
        <w:fldChar w:fldCharType="end"/>
      </w:r>
      <w:r w:rsidR="00F40163">
        <w:t>.</w:t>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4A9BF8AD"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xml:space="preserve">, </w:t>
      </w:r>
      <w:r w:rsidR="00BE7222">
        <w:rPr>
          <w:color w:val="000000" w:themeColor="text1"/>
        </w:rPr>
        <w:t>modelled</w:t>
      </w:r>
      <w:r>
        <w:rPr>
          <w:color w:val="000000" w:themeColor="text1"/>
        </w:rPr>
        <w:t xml:space="preserve"> using</w:t>
      </w:r>
      <w:r w:rsidRPr="00636C9B">
        <w:rPr>
          <w:color w:val="000000" w:themeColor="text1"/>
        </w:rPr>
        <w:t xml:space="preserve"> a Conditional Autoregressive (CAR) spatial model</w:t>
      </w:r>
      <w:r w:rsidR="00F40163">
        <w:rPr>
          <w:color w:val="000000" w:themeColor="text1"/>
        </w:rPr>
        <w:t xml:space="preserve"> </w:t>
      </w:r>
      <w:r w:rsidRPr="00636C9B">
        <w:rPr>
          <w:color w:val="000000" w:themeColor="text1"/>
        </w:rPr>
        <w:fldChar w:fldCharType="begin" w:fldLock="1"/>
      </w:r>
      <w:r w:rsidR="00B00C8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1974)","previouslyFormattedCitation":"&lt;sup&gt;41&lt;/sup&gt;"},"properties":{"noteIndex":0},"schema":"https://github.com/citation-style-language/schema/raw/master/csl-citation.json"}</w:instrText>
      </w:r>
      <w:r w:rsidRPr="00636C9B">
        <w:rPr>
          <w:color w:val="000000" w:themeColor="text1"/>
        </w:rPr>
        <w:fldChar w:fldCharType="separate"/>
      </w:r>
      <w:r w:rsidR="00B00C8B" w:rsidRPr="00B00C8B">
        <w:rPr>
          <w:noProof/>
          <w:color w:val="000000" w:themeColor="text1"/>
        </w:rPr>
        <w:t>(Besag, 1974)</w:t>
      </w:r>
      <w:r w:rsidRPr="00636C9B">
        <w:rPr>
          <w:color w:val="000000" w:themeColor="text1"/>
        </w:rPr>
        <w:fldChar w:fldCharType="end"/>
      </w:r>
      <w:r w:rsidR="00F40163">
        <w:rPr>
          <w:color w:val="000000" w:themeColor="text1"/>
        </w:rPr>
        <w:t>.</w:t>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00F40163">
        <w:t xml:space="preserve"> </w:t>
      </w:r>
      <w:r>
        <w:fldChar w:fldCharType="begin" w:fldLock="1"/>
      </w:r>
      <w:r w:rsidR="00B00C8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fldChar w:fldCharType="separate"/>
      </w:r>
      <w:r w:rsidR="00B00C8B" w:rsidRPr="00B00C8B">
        <w:rPr>
          <w:noProof/>
        </w:rPr>
        <w:t>(Rue &amp; Held, 2005)</w:t>
      </w:r>
      <w:r>
        <w:fldChar w:fldCharType="end"/>
      </w:r>
      <w:r w:rsidR="00F40163">
        <w:t>.</w:t>
      </w:r>
    </w:p>
    <w:p w14:paraId="438E35CE" w14:textId="77777777" w:rsidR="0065196B" w:rsidRPr="00636C9B" w:rsidRDefault="0065196B" w:rsidP="0065196B">
      <w:pPr>
        <w:spacing w:line="480" w:lineRule="auto"/>
        <w:jc w:val="both"/>
        <w:outlineLvl w:val="0"/>
        <w:rPr>
          <w:color w:val="000000" w:themeColor="text1"/>
        </w:rPr>
      </w:pPr>
    </w:p>
    <w:p w14:paraId="41B2F807" w14:textId="59D2BF82" w:rsidR="0065196B" w:rsidRPr="00843ACB" w:rsidRDefault="0065196B" w:rsidP="007870AF">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w:t>
      </w:r>
      <w:r w:rsidR="007870AF">
        <w:t xml:space="preserve"> monthly death</w:t>
      </w:r>
      <w:r w:rsidRPr="00843ACB">
        <w:t xml:space="preserve"> rate ratio per 1°C increase in anomaly</w:t>
      </w:r>
      <w:r w:rsidR="007870AF">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w:t>
      </w:r>
      <w:r>
        <w:rPr>
          <w:color w:val="000000" w:themeColor="text1"/>
        </w:rPr>
        <w:lastRenderedPageBreak/>
        <w:t>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007870AF">
        <w:rPr>
          <w:color w:val="000000" w:themeColor="text1"/>
          <w:lang w:val="en-US"/>
        </w:rPr>
        <w:t xml:space="preserve">An </w:t>
      </w:r>
      <w:r w:rsidR="007870AF" w:rsidRPr="00A46B9A">
        <w:rPr>
          <w:color w:val="000000" w:themeColor="text1"/>
          <w:lang w:val="en-US"/>
        </w:rPr>
        <w:t>over-dispersion ter</w:t>
      </w:r>
      <w:r w:rsidR="007870AF">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007870AF">
        <w:rPr>
          <w:color w:val="000000" w:themeColor="text1"/>
          <w:lang w:val="en-US"/>
        </w:rPr>
        <w:t>) captured</w:t>
      </w:r>
      <w:r w:rsidR="007870AF" w:rsidRPr="00A46B9A">
        <w:rPr>
          <w:color w:val="000000" w:themeColor="text1"/>
          <w:lang w:val="en-US"/>
        </w:rPr>
        <w:t xml:space="preserve"> the variation unaccounted for by other terms in the model, modelled as </w:t>
      </w:r>
      <w:proofErr w:type="gramStart"/>
      <w:r w:rsidR="007870AF" w:rsidRPr="00A46B9A">
        <w:rPr>
          <w:i/>
          <w:color w:val="000000" w:themeColor="text1"/>
          <w:lang w:val="en-US"/>
        </w:rPr>
        <w:t>N</w:t>
      </w:r>
      <w:r w:rsidR="007870AF" w:rsidRPr="00A46B9A">
        <w:rPr>
          <w:color w:val="000000" w:themeColor="text1"/>
          <w:lang w:val="en-US"/>
        </w:rPr>
        <w:t>(</w:t>
      </w:r>
      <w:proofErr w:type="gramEnd"/>
      <w:r w:rsidR="007870AF"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007870AF" w:rsidRPr="00A46B9A">
        <w:rPr>
          <w:color w:val="000000" w:themeColor="text1"/>
          <w:lang w:val="en-US"/>
        </w:rPr>
        <w:t>).</w:t>
      </w:r>
      <w:r w:rsidR="007870AF" w:rsidRPr="007870AF">
        <w:rPr>
          <w:color w:val="000000" w:themeColor="text1"/>
          <w:lang w:val="en-US"/>
        </w:rPr>
        <w:t xml:space="preserve"> </w:t>
      </w:r>
      <w:r w:rsidR="007870AF" w:rsidRPr="00A86D9D">
        <w:rPr>
          <w:color w:val="000000" w:themeColor="text1"/>
          <w:lang w:val="en-US"/>
        </w:rPr>
        <w:t>We fitted the models using integrated nested Laplace approximation (INLA), using the R-INLA software</w:t>
      </w:r>
      <w:r w:rsidR="007870AF">
        <w:rPr>
          <w:color w:val="000000" w:themeColor="text1"/>
          <w:lang w:val="en-US"/>
        </w:rPr>
        <w:t>, which offers orders of computational efficiency improvement in Bayesian inference compared to traditional MCMC</w:t>
      </w:r>
      <w:r w:rsidR="00F40163">
        <w:rPr>
          <w:color w:val="000000" w:themeColor="text1"/>
          <w:lang w:val="en-US"/>
        </w:rPr>
        <w:t xml:space="preserve"> </w:t>
      </w:r>
      <w:r w:rsidR="007870AF">
        <w:rPr>
          <w:color w:val="000000" w:themeColor="text1"/>
          <w:lang w:val="en-US"/>
        </w:rPr>
        <w:fldChar w:fldCharType="begin" w:fldLock="1"/>
      </w:r>
      <w:r w:rsidR="00B00C8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2009)","previouslyFormattedCitation":"&lt;sup&gt;42&lt;/sup&gt;"},"properties":{"noteIndex":0},"schema":"https://github.com/citation-style-language/schema/raw/master/csl-citation.json"}</w:instrText>
      </w:r>
      <w:r w:rsidR="007870AF">
        <w:rPr>
          <w:color w:val="000000" w:themeColor="text1"/>
          <w:lang w:val="en-US"/>
        </w:rPr>
        <w:fldChar w:fldCharType="separate"/>
      </w:r>
      <w:r w:rsidR="00B00C8B" w:rsidRPr="00B00C8B">
        <w:rPr>
          <w:noProof/>
          <w:color w:val="000000" w:themeColor="text1"/>
          <w:lang w:val="en-US"/>
        </w:rPr>
        <w:t>(Rue, Martino, &amp; Chopin, 2009)</w:t>
      </w:r>
      <w:r w:rsidR="007870AF">
        <w:rPr>
          <w:color w:val="000000" w:themeColor="text1"/>
          <w:lang w:val="en-US"/>
        </w:rPr>
        <w:fldChar w:fldCharType="end"/>
      </w:r>
      <w:r w:rsidR="00F40163">
        <w:rPr>
          <w:color w:val="000000" w:themeColor="text1"/>
          <w:lang w:val="en-US"/>
        </w:rPr>
        <w:t>.</w:t>
      </w:r>
    </w:p>
    <w:p w14:paraId="09E1F65E" w14:textId="77777777" w:rsidR="0065196B" w:rsidRPr="00636C9B" w:rsidRDefault="0065196B" w:rsidP="0065196B">
      <w:pPr>
        <w:spacing w:line="480" w:lineRule="auto"/>
        <w:jc w:val="both"/>
        <w:outlineLvl w:val="0"/>
        <w:rPr>
          <w:color w:val="000000" w:themeColor="text1"/>
        </w:rPr>
      </w:pPr>
    </w:p>
    <w:p w14:paraId="78343DD1" w14:textId="1202396A" w:rsidR="0065196B" w:rsidRPr="009F1115"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F40163">
        <w:t xml:space="preserve"> </w:t>
      </w:r>
      <w:r>
        <w:rPr>
          <w:color w:val="000000" w:themeColor="text1"/>
        </w:rPr>
        <w:fldChar w:fldCharType="begin" w:fldLock="1"/>
      </w:r>
      <w:r w:rsidR="00B00C8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Pr>
          <w:color w:val="000000" w:themeColor="text1"/>
        </w:rPr>
        <w:fldChar w:fldCharType="separate"/>
      </w:r>
      <w:r w:rsidR="00B00C8B" w:rsidRPr="00B00C8B">
        <w:rPr>
          <w:noProof/>
          <w:color w:val="000000" w:themeColor="text1"/>
        </w:rPr>
        <w:t>(IPCC, 2018)</w:t>
      </w:r>
      <w:r>
        <w:rPr>
          <w:color w:val="000000" w:themeColor="text1"/>
        </w:rPr>
        <w:fldChar w:fldCharType="end"/>
      </w:r>
      <w:r w:rsidR="00F40163">
        <w:rPr>
          <w:color w:val="000000" w:themeColor="text1"/>
        </w:rPr>
        <w:t>,</w:t>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sidR="00460727">
        <w:rPr>
          <w:color w:val="000000" w:themeColor="text1"/>
        </w:rPr>
        <w:t xml:space="preserve">which was calculated as </w:t>
      </w:r>
      <w:r>
        <w:rPr>
          <w:color w:val="000000" w:themeColor="text1"/>
        </w:rPr>
        <w:t xml:space="preserve">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r w:rsidR="00460727">
        <w:rPr>
          <w:color w:val="000000" w:themeColor="text1"/>
        </w:rPr>
        <w:t xml:space="preserve"> </w:t>
      </w: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w:t>
      </w:r>
      <w:r w:rsidR="00460727">
        <w:rPr>
          <w:color w:val="000000" w:themeColor="text1"/>
        </w:rPr>
        <w:t>elative risk. The reported 95% credible intervals</w:t>
      </w:r>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6A02801C" w:rsidR="0065196B" w:rsidRPr="00111115" w:rsidRDefault="00BE2421" w:rsidP="00AE1180">
      <w:pPr>
        <w:spacing w:line="480" w:lineRule="auto"/>
        <w:jc w:val="both"/>
      </w:pPr>
      <w:r w:rsidRPr="009F1115">
        <w:lastRenderedPageBreak/>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w:t>
      </w:r>
      <w:r w:rsidR="00460727">
        <w:t xml:space="preserve">more </w:t>
      </w:r>
      <w:r w:rsidR="0065196B" w:rsidRPr="00790EA3">
        <w:t xml:space="preserve">extreme anomalous </w:t>
      </w:r>
      <w:r w:rsidR="00460727">
        <w:t>situations</w:t>
      </w:r>
      <w:r w:rsidR="00D077B9">
        <w:t>:</w:t>
      </w:r>
    </w:p>
    <w:p w14:paraId="5E8AC7A2" w14:textId="64525244" w:rsidR="00984C48" w:rsidRPr="00111115" w:rsidRDefault="00F36612" w:rsidP="002960A3">
      <w:pPr>
        <w:pStyle w:val="ListParagraph"/>
        <w:numPr>
          <w:ilvl w:val="1"/>
          <w:numId w:val="14"/>
        </w:numPr>
        <w:spacing w:after="0"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 xml:space="preserve">temperature anomaly </w:t>
      </w:r>
      <w:r w:rsidR="00AE1180">
        <w:rPr>
          <w:rFonts w:ascii="Times New Roman" w:hAnsi="Times New Roman"/>
          <w:color w:val="000000" w:themeColor="text1"/>
          <w:sz w:val="24"/>
          <w:szCs w:val="24"/>
        </w:rPr>
        <w:t xml:space="preserve">calculated </w:t>
      </w:r>
      <w:r w:rsidRPr="00F36612">
        <w:rPr>
          <w:rFonts w:ascii="Times New Roman" w:hAnsi="Times New Roman"/>
          <w:color w:val="000000" w:themeColor="text1"/>
          <w:sz w:val="24"/>
          <w:szCs w:val="24"/>
        </w:rPr>
        <w:t>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4674A8EA" w:rsidR="0065196B" w:rsidRPr="00D077B9" w:rsidRDefault="0065196B" w:rsidP="002960A3">
      <w:pPr>
        <w:pStyle w:val="ListParagraph"/>
        <w:numPr>
          <w:ilvl w:val="1"/>
          <w:numId w:val="14"/>
        </w:numPr>
        <w:spacing w:after="0"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AE1180" w:rsidRPr="00D077B9">
        <w:rPr>
          <w:rFonts w:ascii="Times New Roman" w:hAnsi="Times New Roman"/>
          <w:color w:val="000000" w:themeColor="text1"/>
          <w:sz w:val="24"/>
          <w:szCs w:val="24"/>
        </w:rPr>
        <w:t>for each state and month</w:t>
      </w:r>
      <w:r w:rsidR="00AE1180" w:rsidRPr="008B4CDA">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29E919DB" w:rsidR="0065196B" w:rsidRPr="00790EA3" w:rsidRDefault="0065196B" w:rsidP="002960A3">
      <w:pPr>
        <w:pStyle w:val="ListParagraph"/>
        <w:numPr>
          <w:ilvl w:val="1"/>
          <w:numId w:val="14"/>
        </w:numPr>
        <w:spacing w:after="0"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AE1180" w:rsidRPr="00D077B9">
        <w:rPr>
          <w:rFonts w:ascii="Times New Roman" w:hAnsi="Times New Roman"/>
          <w:color w:val="000000" w:themeColor="text1"/>
          <w:sz w:val="24"/>
          <w:szCs w:val="24"/>
        </w:rPr>
        <w:t>for each state and month</w:t>
      </w:r>
      <w:r w:rsidR="00AE1180" w:rsidRPr="00283213">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12A59CC5" w14:textId="77777777" w:rsidR="00AE1180" w:rsidRDefault="00AE1180" w:rsidP="00AE1180">
      <w:pPr>
        <w:spacing w:line="480" w:lineRule="auto"/>
        <w:jc w:val="both"/>
      </w:pPr>
    </w:p>
    <w:p w14:paraId="2CBD98B9" w14:textId="160B93D9" w:rsidR="0065196B" w:rsidRDefault="00D965F8" w:rsidP="00AE1180">
      <w:pPr>
        <w:spacing w:line="480" w:lineRule="auto"/>
        <w:jc w:val="both"/>
      </w:pPr>
      <w:r>
        <w:t>The correlations among the</w:t>
      </w:r>
      <w:r w:rsidR="00AE1180">
        <w:t>se</w:t>
      </w:r>
      <w:r>
        <w:t xml:space="preserve"> variables and anomaly based on mean were between 0.6</w:t>
      </w:r>
      <w:r w:rsidR="00AE1180">
        <w:t>0</w:t>
      </w:r>
      <w:r>
        <w:t xml:space="preserve">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1D09883D"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00AE1180">
        <w:t xml:space="preserve"> This paper</w:t>
      </w:r>
      <w:r w:rsidRPr="003575A7">
        <w:t xml:space="preserve">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5A8B7ADC" w:rsidR="0065196B" w:rsidRDefault="0065196B" w:rsidP="0065196B">
      <w:pPr>
        <w:spacing w:line="480" w:lineRule="auto"/>
        <w:jc w:val="both"/>
      </w:pPr>
      <w:r w:rsidRPr="00636C9B">
        <w:t>All authors contributed to study concept, analytical approach, and interpretation of results. RP</w:t>
      </w:r>
      <w:r w:rsidR="00AE1180">
        <w:t>, GD</w:t>
      </w:r>
      <w:r w:rsidRPr="00636C9B">
        <w:t xml:space="preserve"> and ME collated and organised mortality files. RP performed the analysis, with input from </w:t>
      </w:r>
      <w:r w:rsidR="00AE1180">
        <w:t>other authors</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4BCA3F21" w14:textId="39E6443B" w:rsidR="00B00C8B" w:rsidRPr="00B00C8B" w:rsidRDefault="0065196B" w:rsidP="00B00C8B">
      <w:pPr>
        <w:widowControl w:val="0"/>
        <w:autoSpaceDE w:val="0"/>
        <w:autoSpaceDN w:val="0"/>
        <w:adjustRightInd w:val="0"/>
        <w:ind w:left="480" w:hanging="48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B00C8B" w:rsidRPr="00B00C8B">
        <w:rPr>
          <w:noProof/>
          <w:lang w:val="en-US"/>
        </w:rPr>
        <w:t xml:space="preserve">Ambrose, A. F., Paul, G., &amp; Hausdorff, J. M. (2013). Risk factors for falls among older adults: A review of the literature. </w:t>
      </w:r>
      <w:r w:rsidR="00B00C8B" w:rsidRPr="00B00C8B">
        <w:rPr>
          <w:i/>
          <w:iCs/>
          <w:noProof/>
          <w:lang w:val="en-US"/>
        </w:rPr>
        <w:t>Maturitas</w:t>
      </w:r>
      <w:r w:rsidR="00B00C8B" w:rsidRPr="00B00C8B">
        <w:rPr>
          <w:noProof/>
          <w:lang w:val="en-US"/>
        </w:rPr>
        <w:t>. https://doi.org/10.1016/j.maturitas.2013.02.009</w:t>
      </w:r>
    </w:p>
    <w:p w14:paraId="28E4C070"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Anderson, C. A. (1989). Temperature and aggression: Ubiquitous effects of heat on occurrence of human violence. </w:t>
      </w:r>
      <w:r w:rsidRPr="00B00C8B">
        <w:rPr>
          <w:i/>
          <w:iCs/>
          <w:noProof/>
          <w:lang w:val="en-US"/>
        </w:rPr>
        <w:t>Psychological Bulletin</w:t>
      </w:r>
      <w:r w:rsidRPr="00B00C8B">
        <w:rPr>
          <w:noProof/>
          <w:lang w:val="en-US"/>
        </w:rPr>
        <w:t>. https://doi.org/10.1037/0033-2909.106.1.74</w:t>
      </w:r>
    </w:p>
    <w:p w14:paraId="6AB74E4B"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Baron, R. A., &amp; Bell, P. A. (1976). Aggression and heat: The influence of ambient temperature, negative affect, and a cooling drink on physical aggression. </w:t>
      </w:r>
      <w:r w:rsidRPr="00B00C8B">
        <w:rPr>
          <w:i/>
          <w:iCs/>
          <w:noProof/>
          <w:lang w:val="en-US"/>
        </w:rPr>
        <w:t>Journal of Personality and Social Psychology</w:t>
      </w:r>
      <w:r w:rsidRPr="00B00C8B">
        <w:rPr>
          <w:noProof/>
          <w:lang w:val="en-US"/>
        </w:rPr>
        <w:t>. https://doi.org/10.1037/0022-3514.33.3.245</w:t>
      </w:r>
    </w:p>
    <w:p w14:paraId="154389A3"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Basu, R. (2009). High ambient temperature and mortality: A review of epidemiologic studies from 2001 to 2008. </w:t>
      </w:r>
      <w:r w:rsidRPr="00B00C8B">
        <w:rPr>
          <w:i/>
          <w:iCs/>
          <w:noProof/>
          <w:lang w:val="en-US"/>
        </w:rPr>
        <w:t>Environmental Health: A Global Access Science Source</w:t>
      </w:r>
      <w:r w:rsidRPr="00B00C8B">
        <w:rPr>
          <w:noProof/>
          <w:lang w:val="en-US"/>
        </w:rPr>
        <w:t xml:space="preserve">, </w:t>
      </w:r>
      <w:r w:rsidRPr="00B00C8B">
        <w:rPr>
          <w:i/>
          <w:iCs/>
          <w:noProof/>
          <w:lang w:val="en-US"/>
        </w:rPr>
        <w:t>8</w:t>
      </w:r>
      <w:r w:rsidRPr="00B00C8B">
        <w:rPr>
          <w:noProof/>
          <w:lang w:val="en-US"/>
        </w:rPr>
        <w:t>(1), 40. https://doi.org/10.1186/1476-069X-8-40</w:t>
      </w:r>
    </w:p>
    <w:p w14:paraId="5B03E564"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Berry, H. L., Waite, T. D., Dear, K. B. G., Capon, A. G., &amp; Murray, V. (2018). The case for systems thinking about climate change and mental health. </w:t>
      </w:r>
      <w:r w:rsidRPr="00B00C8B">
        <w:rPr>
          <w:i/>
          <w:iCs/>
          <w:noProof/>
          <w:lang w:val="en-US"/>
        </w:rPr>
        <w:t>Nature Climate Change</w:t>
      </w:r>
      <w:r w:rsidRPr="00B00C8B">
        <w:rPr>
          <w:noProof/>
          <w:lang w:val="en-US"/>
        </w:rPr>
        <w:t>. https://doi.org/10.1038/s41558-018-0102-4</w:t>
      </w:r>
    </w:p>
    <w:p w14:paraId="3F84097E"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Besag, J. (1974). Spatial interaction and the statistical snalysis of lattice systems. </w:t>
      </w:r>
      <w:r w:rsidRPr="00B00C8B">
        <w:rPr>
          <w:i/>
          <w:iCs/>
          <w:noProof/>
          <w:lang w:val="en-US"/>
        </w:rPr>
        <w:t>Journal of the Royal Statistical Society: Series B (Statistical Methodology)</w:t>
      </w:r>
      <w:r w:rsidRPr="00B00C8B">
        <w:rPr>
          <w:noProof/>
          <w:lang w:val="en-US"/>
        </w:rPr>
        <w:t>. https://doi.org/10.2307/2984812</w:t>
      </w:r>
    </w:p>
    <w:p w14:paraId="476CEA49"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B00C8B">
        <w:rPr>
          <w:i/>
          <w:iCs/>
          <w:noProof/>
          <w:lang w:val="en-US"/>
        </w:rPr>
        <w:t>American Journal of Epidemiology</w:t>
      </w:r>
      <w:r w:rsidRPr="00B00C8B">
        <w:rPr>
          <w:noProof/>
          <w:lang w:val="en-US"/>
        </w:rPr>
        <w:t xml:space="preserve">, </w:t>
      </w:r>
      <w:r w:rsidRPr="00B00C8B">
        <w:rPr>
          <w:i/>
          <w:iCs/>
          <w:noProof/>
          <w:lang w:val="en-US"/>
        </w:rPr>
        <w:t>185</w:t>
      </w:r>
      <w:r w:rsidRPr="00B00C8B">
        <w:rPr>
          <w:noProof/>
          <w:lang w:val="en-US"/>
        </w:rPr>
        <w:t>(4), 283–294. https://doi.org/10.1093/aje/kww219</w:t>
      </w:r>
    </w:p>
    <w:p w14:paraId="3864BF3F"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Burke, M., González, F., Baylis, P., Heft-Neal, S., Baysan, C., Basu, S., &amp; Hsiang, S. (2018). Higher temperatures increase suicide rates in the United States and Mexico. </w:t>
      </w:r>
      <w:r w:rsidRPr="00B00C8B">
        <w:rPr>
          <w:i/>
          <w:iCs/>
          <w:noProof/>
          <w:lang w:val="en-US"/>
        </w:rPr>
        <w:t>Nature Climate Change</w:t>
      </w:r>
      <w:r w:rsidRPr="00B00C8B">
        <w:rPr>
          <w:noProof/>
          <w:lang w:val="en-US"/>
        </w:rPr>
        <w:t>. https://doi.org/10.1038/s41558-018-0222-x</w:t>
      </w:r>
    </w:p>
    <w:p w14:paraId="0C09ADBB"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Daanen, H. A. M., Van De Vliert, E., &amp; Huang, X. (2003). Driving performance in cold, warm, and thermoneutral environments. </w:t>
      </w:r>
      <w:r w:rsidRPr="00B00C8B">
        <w:rPr>
          <w:i/>
          <w:iCs/>
          <w:noProof/>
          <w:lang w:val="en-US"/>
        </w:rPr>
        <w:t>Applied Ergonomics</w:t>
      </w:r>
      <w:r w:rsidRPr="00B00C8B">
        <w:rPr>
          <w:noProof/>
          <w:lang w:val="en-US"/>
        </w:rPr>
        <w:t>. https://doi.org/10.1016/S0003-6870(03)00055-3</w:t>
      </w:r>
    </w:p>
    <w:p w14:paraId="6A5A8A3D"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Datla, S., Sahu, P., Roh, H.-J., &amp; Sharma, S. (2013). A comprehensive analysis of the association of highway traffic with winter weather conditions. </w:t>
      </w:r>
      <w:r w:rsidRPr="00B00C8B">
        <w:rPr>
          <w:i/>
          <w:iCs/>
          <w:noProof/>
          <w:lang w:val="en-US"/>
        </w:rPr>
        <w:t>Procedia - Social and Behavioral Sciences</w:t>
      </w:r>
      <w:r w:rsidRPr="00B00C8B">
        <w:rPr>
          <w:noProof/>
          <w:lang w:val="en-US"/>
        </w:rPr>
        <w:t>. https://doi.org/10.1016/j.sbspro.2013.11.143</w:t>
      </w:r>
    </w:p>
    <w:p w14:paraId="2E7645EA"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Dee, D. P., Uppala, S. M., Simmons, A. J., Berrisford, P., Poli, P., Kobayashi, S., … Vitart, F. (2011). The ERA-Interim reanalysis: configuration and performance of the data assimilation system. </w:t>
      </w:r>
      <w:r w:rsidRPr="00B00C8B">
        <w:rPr>
          <w:i/>
          <w:iCs/>
          <w:noProof/>
          <w:lang w:val="en-US"/>
        </w:rPr>
        <w:t>Quarterly Journal of the Royal Meteorological Society</w:t>
      </w:r>
      <w:r w:rsidRPr="00B00C8B">
        <w:rPr>
          <w:noProof/>
          <w:lang w:val="en-US"/>
        </w:rPr>
        <w:t xml:space="preserve">, </w:t>
      </w:r>
      <w:r w:rsidRPr="00B00C8B">
        <w:rPr>
          <w:i/>
          <w:iCs/>
          <w:noProof/>
          <w:lang w:val="en-US"/>
        </w:rPr>
        <w:t>137</w:t>
      </w:r>
      <w:r w:rsidRPr="00B00C8B">
        <w:rPr>
          <w:noProof/>
          <w:lang w:val="en-US"/>
        </w:rPr>
        <w:t>(656), 553–597. https://doi.org/10.1002/qj.828</w:t>
      </w:r>
    </w:p>
    <w:p w14:paraId="0A64F03D"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Gasparrini, A., Guo, Y., Hashizume, M., Lavigne, E., Zanobetti, A., Schwartz, J., … Armstrong, B. (2015). Mortality risk attributable to high and low ambient temperature: A multicountry observational study. </w:t>
      </w:r>
      <w:r w:rsidRPr="00B00C8B">
        <w:rPr>
          <w:i/>
          <w:iCs/>
          <w:noProof/>
          <w:lang w:val="en-US"/>
        </w:rPr>
        <w:t>The Lancet</w:t>
      </w:r>
      <w:r w:rsidRPr="00B00C8B">
        <w:rPr>
          <w:noProof/>
          <w:lang w:val="en-US"/>
        </w:rPr>
        <w:t xml:space="preserve">, </w:t>
      </w:r>
      <w:r w:rsidRPr="00B00C8B">
        <w:rPr>
          <w:i/>
          <w:iCs/>
          <w:noProof/>
          <w:lang w:val="en-US"/>
        </w:rPr>
        <w:t>386</w:t>
      </w:r>
      <w:r w:rsidRPr="00B00C8B">
        <w:rPr>
          <w:noProof/>
          <w:lang w:val="en-US"/>
        </w:rPr>
        <w:t>(9991), 369–375. https://doi.org/10.1016/S0140-6736(14)62114-0</w:t>
      </w:r>
    </w:p>
    <w:p w14:paraId="5D60F98C"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Gasparrini, A., Guo, Y., Sera, F., Vicedo-Cabrera, A. M., Huber, V., Tong, S., … Armstrong, B. (2017). Projections of temperature-related excess mortality under climate change scenarios. </w:t>
      </w:r>
      <w:r w:rsidRPr="00B00C8B">
        <w:rPr>
          <w:i/>
          <w:iCs/>
          <w:noProof/>
          <w:lang w:val="en-US"/>
        </w:rPr>
        <w:t>The Lancet Planetary Health</w:t>
      </w:r>
      <w:r w:rsidRPr="00B00C8B">
        <w:rPr>
          <w:noProof/>
          <w:lang w:val="en-US"/>
        </w:rPr>
        <w:t>. https://doi.org/10.1016/S2542-5196(17)30156-0</w:t>
      </w:r>
    </w:p>
    <w:p w14:paraId="6C526233"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Glaeser, E. L., Sacerdote, B., &amp; Scheinkman, J. A. (1996). Crime and social interactions. </w:t>
      </w:r>
      <w:r w:rsidRPr="00B00C8B">
        <w:rPr>
          <w:i/>
          <w:iCs/>
          <w:noProof/>
          <w:lang w:val="en-US"/>
        </w:rPr>
        <w:t>The Quarterly Journal of Economics</w:t>
      </w:r>
      <w:r w:rsidRPr="00B00C8B">
        <w:rPr>
          <w:noProof/>
          <w:lang w:val="en-US"/>
        </w:rPr>
        <w:t>. https://doi.org/10.2307/2946686</w:t>
      </w:r>
    </w:p>
    <w:p w14:paraId="2F8E1F69"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Graff Zivin, J., &amp; Neidell, M. (2014). Temperature and the allocation of time: Implications for climate change. </w:t>
      </w:r>
      <w:r w:rsidRPr="00B00C8B">
        <w:rPr>
          <w:i/>
          <w:iCs/>
          <w:noProof/>
          <w:lang w:val="en-US"/>
        </w:rPr>
        <w:t>Journal of Labor Economics</w:t>
      </w:r>
      <w:r w:rsidRPr="00B00C8B">
        <w:rPr>
          <w:noProof/>
          <w:lang w:val="en-US"/>
        </w:rPr>
        <w:t>. https://doi.org/10.1086/671766</w:t>
      </w:r>
    </w:p>
    <w:p w14:paraId="7A57D3BC"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lastRenderedPageBreak/>
        <w:t xml:space="preserve">Haines, A., &amp; Ebi, K. (2019). The imperative for climate action to protect health. </w:t>
      </w:r>
      <w:r w:rsidRPr="00B00C8B">
        <w:rPr>
          <w:i/>
          <w:iCs/>
          <w:noProof/>
          <w:lang w:val="en-US"/>
        </w:rPr>
        <w:t>New England Journal of Medicine</w:t>
      </w:r>
      <w:r w:rsidRPr="00B00C8B">
        <w:rPr>
          <w:noProof/>
          <w:lang w:val="en-US"/>
        </w:rPr>
        <w:t>, (380), 263–273.</w:t>
      </w:r>
    </w:p>
    <w:p w14:paraId="1662D646"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Huang, C., Barnett, A. G., Wang, X., Vaneckova, P., Fitzgerald, G., &amp; Tong, S. (2011). Projecting future heat-related mortality under climate change scenarios: A systematic review. </w:t>
      </w:r>
      <w:r w:rsidRPr="00B00C8B">
        <w:rPr>
          <w:i/>
          <w:iCs/>
          <w:noProof/>
          <w:lang w:val="en-US"/>
        </w:rPr>
        <w:t>Environmental Health Perspectives</w:t>
      </w:r>
      <w:r w:rsidRPr="00B00C8B">
        <w:rPr>
          <w:noProof/>
          <w:lang w:val="en-US"/>
        </w:rPr>
        <w:t>. https://doi.org/10.1289/ehp.1103456</w:t>
      </w:r>
    </w:p>
    <w:p w14:paraId="68C30262"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IPCC. (2018). IPCC special report on the impacts of global warming of 1.5 °C - Summary for policy makers, (October 2018). Retrieved from http://www.ipcc.ch/report/sr15/</w:t>
      </w:r>
    </w:p>
    <w:p w14:paraId="1C3F6A55"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B00C8B">
        <w:rPr>
          <w:i/>
          <w:iCs/>
          <w:noProof/>
          <w:lang w:val="en-US"/>
        </w:rPr>
        <w:t>Journal of the American Geriatrics Society</w:t>
      </w:r>
      <w:r w:rsidRPr="00B00C8B">
        <w:rPr>
          <w:noProof/>
          <w:lang w:val="en-US"/>
        </w:rPr>
        <w:t>. https://doi.org/10.1111/j.1532-5415.2010.03062.x</w:t>
      </w:r>
    </w:p>
    <w:p w14:paraId="47DEF49A"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B00C8B">
        <w:rPr>
          <w:i/>
          <w:iCs/>
          <w:noProof/>
          <w:lang w:val="en-US"/>
        </w:rPr>
        <w:t>The Lancet</w:t>
      </w:r>
      <w:r w:rsidRPr="00B00C8B">
        <w:rPr>
          <w:noProof/>
          <w:lang w:val="en-US"/>
        </w:rPr>
        <w:t>. https://doi.org/10.1016/S0140-6736(12)61728-0</w:t>
      </w:r>
    </w:p>
    <w:p w14:paraId="4F5A9ADA"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Mackie, R. R., &amp; Hanlon, J. F. . O. (1976). A study of the combined effects of extented driving and heat stress on driver arousal and performance. In </w:t>
      </w:r>
      <w:r w:rsidRPr="00B00C8B">
        <w:rPr>
          <w:i/>
          <w:iCs/>
          <w:noProof/>
          <w:lang w:val="en-US"/>
        </w:rPr>
        <w:t>Symposium on relationships among theory, physiological correlates, and operational performance</w:t>
      </w:r>
      <w:r w:rsidRPr="00B00C8B">
        <w:rPr>
          <w:noProof/>
          <w:lang w:val="en-US"/>
        </w:rPr>
        <w:t>. https://doi.org/10.1007/978-1-4684-2529-1_25</w:t>
      </w:r>
    </w:p>
    <w:p w14:paraId="61F36E0B"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Majeed, H., &amp; Lee, J. (2017). The impact of climate change on youth depression and mental health. </w:t>
      </w:r>
      <w:r w:rsidRPr="00B00C8B">
        <w:rPr>
          <w:i/>
          <w:iCs/>
          <w:noProof/>
          <w:lang w:val="en-US"/>
        </w:rPr>
        <w:t>The Lancet Planetary Health</w:t>
      </w:r>
      <w:r w:rsidRPr="00B00C8B">
        <w:rPr>
          <w:noProof/>
          <w:lang w:val="en-US"/>
        </w:rPr>
        <w:t xml:space="preserve">, </w:t>
      </w:r>
      <w:r w:rsidRPr="00B00C8B">
        <w:rPr>
          <w:i/>
          <w:iCs/>
          <w:noProof/>
          <w:lang w:val="en-US"/>
        </w:rPr>
        <w:t>1</w:t>
      </w:r>
      <w:r w:rsidRPr="00B00C8B">
        <w:rPr>
          <w:noProof/>
          <w:lang w:val="en-US"/>
        </w:rPr>
        <w:t>(3), e94–e95. https://doi.org/10.1016/S2542-5196(17)30045-1</w:t>
      </w:r>
    </w:p>
    <w:p w14:paraId="52D17576"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McMichael, A. J., Woodruff, R. E., &amp; Hales, S. (2006). Climate change and human health: Present and future risks. </w:t>
      </w:r>
      <w:r w:rsidRPr="00B00C8B">
        <w:rPr>
          <w:i/>
          <w:iCs/>
          <w:noProof/>
          <w:lang w:val="en-US"/>
        </w:rPr>
        <w:t>Lancet</w:t>
      </w:r>
      <w:r w:rsidRPr="00B00C8B">
        <w:rPr>
          <w:noProof/>
          <w:lang w:val="en-US"/>
        </w:rPr>
        <w:t>. https://doi.org/10.1016/S0140-6736(06)68079-3</w:t>
      </w:r>
    </w:p>
    <w:p w14:paraId="4894050F"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Opinium. (2018). Brits drink more alcohol in warmer weather. Retrieved January 10, 2019, from https://www.opinium.co.uk/brits-drink-more-alcohol-in-warmer-weather/</w:t>
      </w:r>
    </w:p>
    <w:p w14:paraId="7192FE71"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Orru, H., &amp; Åström, D. O. (2017). Increases in external cause mortality due to high and low temperatures: evidence from northeastern Europe. </w:t>
      </w:r>
      <w:r w:rsidRPr="00B00C8B">
        <w:rPr>
          <w:i/>
          <w:iCs/>
          <w:noProof/>
          <w:lang w:val="en-US"/>
        </w:rPr>
        <w:t>International Journal of Biometeorology</w:t>
      </w:r>
      <w:r w:rsidRPr="00B00C8B">
        <w:rPr>
          <w:noProof/>
          <w:lang w:val="en-US"/>
        </w:rPr>
        <w:t>. https://doi.org/10.1007/s00484-016-1270-4</w:t>
      </w:r>
    </w:p>
    <w:p w14:paraId="2F3827C4"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Parks, R. M., Bennett, J. E., Foreman, K. J., Toumi, R., &amp; Ezzati, M. (2018). National and regional seasonal dynamics of all-cause and cause-specific mortality in the USA from 1980 to 2016. </w:t>
      </w:r>
      <w:r w:rsidRPr="00B00C8B">
        <w:rPr>
          <w:i/>
          <w:iCs/>
          <w:noProof/>
          <w:lang w:val="en-US"/>
        </w:rPr>
        <w:t>ELife</w:t>
      </w:r>
      <w:r w:rsidRPr="00B00C8B">
        <w:rPr>
          <w:noProof/>
          <w:lang w:val="en-US"/>
        </w:rPr>
        <w:t xml:space="preserve">, </w:t>
      </w:r>
      <w:r w:rsidRPr="00B00C8B">
        <w:rPr>
          <w:i/>
          <w:iCs/>
          <w:noProof/>
          <w:lang w:val="en-US"/>
        </w:rPr>
        <w:t>7</w:t>
      </w:r>
      <w:r w:rsidRPr="00B00C8B">
        <w:rPr>
          <w:noProof/>
          <w:lang w:val="en-US"/>
        </w:rPr>
        <w:t>. https://doi.org/10.7554/eLife.35500</w:t>
      </w:r>
    </w:p>
    <w:p w14:paraId="185A67A4"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Rau, R. (2004). Seasonality in human mortality. A demographic approach. </w:t>
      </w:r>
      <w:r w:rsidRPr="00B00C8B">
        <w:rPr>
          <w:i/>
          <w:iCs/>
          <w:noProof/>
          <w:lang w:val="en-US"/>
        </w:rPr>
        <w:t>Wirtschafts- Und Sozialwissenschaftlichen Fakultät</w:t>
      </w:r>
      <w:r w:rsidRPr="00B00C8B">
        <w:rPr>
          <w:noProof/>
          <w:lang w:val="en-US"/>
        </w:rPr>
        <w:t xml:space="preserve">, </w:t>
      </w:r>
      <w:r w:rsidRPr="00B00C8B">
        <w:rPr>
          <w:i/>
          <w:iCs/>
          <w:noProof/>
          <w:lang w:val="en-US"/>
        </w:rPr>
        <w:t>PhD</w:t>
      </w:r>
      <w:r w:rsidRPr="00B00C8B">
        <w:rPr>
          <w:noProof/>
          <w:lang w:val="en-US"/>
        </w:rPr>
        <w:t>, 361. https://doi.org/10.1007/978-3-540-44902-7</w:t>
      </w:r>
    </w:p>
    <w:p w14:paraId="5F46C575"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Rey, G., Jougla, E., Fouillet, A., Pavillon, G., Bessemoulin, P., Frayssinet, P., … Hémon, D. (2007). The impact of major heat waves on all-cause and cause-specific mortality in France from 1971 to 2003. </w:t>
      </w:r>
      <w:r w:rsidRPr="00B00C8B">
        <w:rPr>
          <w:i/>
          <w:iCs/>
          <w:noProof/>
          <w:lang w:val="en-US"/>
        </w:rPr>
        <w:t>International Archives of Occupational and Environmental Health</w:t>
      </w:r>
      <w:r w:rsidRPr="00B00C8B">
        <w:rPr>
          <w:noProof/>
          <w:lang w:val="en-US"/>
        </w:rPr>
        <w:t>. https://doi.org/10.1007/s00420-007-0173-4</w:t>
      </w:r>
    </w:p>
    <w:p w14:paraId="39121343"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Roh, H.-J., Datla, S., &amp; Sharma, S. (2013). Effect of snow, temperature and their interaction on highway truck traffic. </w:t>
      </w:r>
      <w:r w:rsidRPr="00B00C8B">
        <w:rPr>
          <w:i/>
          <w:iCs/>
          <w:noProof/>
          <w:lang w:val="en-US"/>
        </w:rPr>
        <w:t>J. Transport. Techn.</w:t>
      </w:r>
      <w:r w:rsidRPr="00B00C8B">
        <w:rPr>
          <w:noProof/>
          <w:lang w:val="en-US"/>
        </w:rPr>
        <w:t xml:space="preserve"> https://doi.org/10.4236/jtts.2013.31003</w:t>
      </w:r>
    </w:p>
    <w:p w14:paraId="0579D18D"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Roh, H.-J., Sahu, P. K., Sharma, S., Datla, S., &amp; Mehran, B. (2016). Statistical investigations of snowfall and temperature interaction with passenger car and truck traffic on primary highways in Canada. </w:t>
      </w:r>
      <w:r w:rsidRPr="00B00C8B">
        <w:rPr>
          <w:i/>
          <w:iCs/>
          <w:noProof/>
          <w:lang w:val="en-US"/>
        </w:rPr>
        <w:t>Journal of Cold Regions Engineering</w:t>
      </w:r>
      <w:r w:rsidRPr="00B00C8B">
        <w:rPr>
          <w:noProof/>
          <w:lang w:val="en-US"/>
        </w:rPr>
        <w:t>. https://doi.org/10.1061/(ASCE)CR.1943-5495.0000099</w:t>
      </w:r>
    </w:p>
    <w:p w14:paraId="2D68CA64"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Roh, H. J., Sharma, S., &amp; Sahu, P. K. (2016). Modeling snow and cold effects for classified highway traffic volumes. </w:t>
      </w:r>
      <w:r w:rsidRPr="00B00C8B">
        <w:rPr>
          <w:i/>
          <w:iCs/>
          <w:noProof/>
          <w:lang w:val="en-US"/>
        </w:rPr>
        <w:t>KSCE Journal of Civil Engineering</w:t>
      </w:r>
      <w:r w:rsidRPr="00B00C8B">
        <w:rPr>
          <w:noProof/>
          <w:lang w:val="en-US"/>
        </w:rPr>
        <w:t>. https://doi.org/10.1007/s12205-015-0236-0</w:t>
      </w:r>
    </w:p>
    <w:p w14:paraId="282932B3"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Rotton, J., &amp; Cohn, E. G. (2003). Global warming and U.S. crime rates: An application of </w:t>
      </w:r>
      <w:r w:rsidRPr="00B00C8B">
        <w:rPr>
          <w:noProof/>
          <w:lang w:val="en-US"/>
        </w:rPr>
        <w:lastRenderedPageBreak/>
        <w:t xml:space="preserve">routine activity theory. </w:t>
      </w:r>
      <w:r w:rsidRPr="00B00C8B">
        <w:rPr>
          <w:i/>
          <w:iCs/>
          <w:noProof/>
          <w:lang w:val="en-US"/>
        </w:rPr>
        <w:t>Environment and Behavior</w:t>
      </w:r>
      <w:r w:rsidRPr="00B00C8B">
        <w:rPr>
          <w:noProof/>
          <w:lang w:val="en-US"/>
        </w:rPr>
        <w:t>. https://doi.org/10.1177/0013916503255565</w:t>
      </w:r>
    </w:p>
    <w:p w14:paraId="4F8AC4BC"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Rue, H., &amp; Held, L. (2005). </w:t>
      </w:r>
      <w:r w:rsidRPr="00B00C8B">
        <w:rPr>
          <w:i/>
          <w:iCs/>
          <w:noProof/>
          <w:lang w:val="en-US"/>
        </w:rPr>
        <w:t>Gaussian Markov random fields. Theory and applications</w:t>
      </w:r>
      <w:r w:rsidRPr="00B00C8B">
        <w:rPr>
          <w:noProof/>
          <w:lang w:val="en-US"/>
        </w:rPr>
        <w:t xml:space="preserve">. </w:t>
      </w:r>
      <w:r w:rsidRPr="00B00C8B">
        <w:rPr>
          <w:i/>
          <w:iCs/>
          <w:noProof/>
          <w:lang w:val="en-US"/>
        </w:rPr>
        <w:t>Chapman &amp; Hall</w:t>
      </w:r>
      <w:r w:rsidRPr="00B00C8B">
        <w:rPr>
          <w:noProof/>
          <w:lang w:val="en-US"/>
        </w:rPr>
        <w:t>. https://doi.org/10.1007/s00184-007-0162-3</w:t>
      </w:r>
    </w:p>
    <w:p w14:paraId="19AA339F"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Rue, H., Martino, S., &amp; Chopin, N. (2009). Approximate Bayesian inference for latent Gaussian models by using integrated nested Laplace approximations. </w:t>
      </w:r>
      <w:r w:rsidRPr="00B00C8B">
        <w:rPr>
          <w:i/>
          <w:iCs/>
          <w:noProof/>
          <w:lang w:val="en-US"/>
        </w:rPr>
        <w:t>Journal of the Royal Statistical Society. Series B: Statistical Methodology</w:t>
      </w:r>
      <w:r w:rsidRPr="00B00C8B">
        <w:rPr>
          <w:noProof/>
          <w:lang w:val="en-US"/>
        </w:rPr>
        <w:t>. https://doi.org/10.1111/j.1467-9868.2008.00700.x</w:t>
      </w:r>
    </w:p>
    <w:p w14:paraId="318B0DA4"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Shi, L., Kloog, I., Zanobetti, A., Liu, P., &amp; Schwartz, J. D. (2015). Impacts of temperature and its variability on mortality in New England. </w:t>
      </w:r>
      <w:r w:rsidRPr="00B00C8B">
        <w:rPr>
          <w:i/>
          <w:iCs/>
          <w:noProof/>
          <w:lang w:val="en-US"/>
        </w:rPr>
        <w:t>Nature Climate Change</w:t>
      </w:r>
      <w:r w:rsidRPr="00B00C8B">
        <w:rPr>
          <w:noProof/>
          <w:lang w:val="en-US"/>
        </w:rPr>
        <w:t xml:space="preserve">, </w:t>
      </w:r>
      <w:r w:rsidRPr="00B00C8B">
        <w:rPr>
          <w:i/>
          <w:iCs/>
          <w:noProof/>
          <w:lang w:val="en-US"/>
        </w:rPr>
        <w:t>5</w:t>
      </w:r>
      <w:r w:rsidRPr="00B00C8B">
        <w:rPr>
          <w:noProof/>
          <w:lang w:val="en-US"/>
        </w:rPr>
        <w:t>(11), 988–991. https://doi.org/10.1038/nclimate2704</w:t>
      </w:r>
    </w:p>
    <w:p w14:paraId="3E970CDE"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Smith, K. R., Woodward, A., Campbell-Lendrum, D., Chadee, D. D., Honda, Y., Liu, Q., … Rocklov, J. (2015). Human health: Impacts, adaptation, and co-benefits. In </w:t>
      </w:r>
      <w:r w:rsidRPr="00B00C8B">
        <w:rPr>
          <w:i/>
          <w:iCs/>
          <w:noProof/>
          <w:lang w:val="en-US"/>
        </w:rPr>
        <w:t>Climate Change 2014 Impacts, Adaptation and Vulnerability: Part A: Global and Sectoral Aspects</w:t>
      </w:r>
      <w:r w:rsidRPr="00B00C8B">
        <w:rPr>
          <w:noProof/>
          <w:lang w:val="en-US"/>
        </w:rPr>
        <w:t>. https://doi.org/10.1017/CBO9781107415379.016</w:t>
      </w:r>
    </w:p>
    <w:p w14:paraId="43D574A5"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Voas, R. B., Torres, P., Romano, E., &amp; Lacey, J. H. (2012). Alcohol-related risk of driver fatalities: An update using 2007 data. </w:t>
      </w:r>
      <w:r w:rsidRPr="00B00C8B">
        <w:rPr>
          <w:i/>
          <w:iCs/>
          <w:noProof/>
          <w:lang w:val="en-US"/>
        </w:rPr>
        <w:t>Journal of Studies on Alcohol and Drugs</w:t>
      </w:r>
      <w:r w:rsidRPr="00B00C8B">
        <w:rPr>
          <w:noProof/>
          <w:lang w:val="en-US"/>
        </w:rPr>
        <w:t>. https://doi.org/10.15288/jsad.2012.73.341</w:t>
      </w:r>
    </w:p>
    <w:p w14:paraId="6EE8A92B"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Wallace, J. M., &amp; Hobbs, P. V. (2006). </w:t>
      </w:r>
      <w:r w:rsidRPr="00B00C8B">
        <w:rPr>
          <w:i/>
          <w:iCs/>
          <w:noProof/>
          <w:lang w:val="en-US"/>
        </w:rPr>
        <w:t>Atmospheric science: An introductory survey: Second edition</w:t>
      </w:r>
      <w:r w:rsidRPr="00B00C8B">
        <w:rPr>
          <w:noProof/>
          <w:lang w:val="en-US"/>
        </w:rPr>
        <w:t xml:space="preserve">. </w:t>
      </w:r>
      <w:r w:rsidRPr="00B00C8B">
        <w:rPr>
          <w:i/>
          <w:iCs/>
          <w:noProof/>
          <w:lang w:val="en-US"/>
        </w:rPr>
        <w:t>Atmospheric Science: An Introductory Survey: Second Edition</w:t>
      </w:r>
      <w:r w:rsidRPr="00B00C8B">
        <w:rPr>
          <w:noProof/>
          <w:lang w:val="en-US"/>
        </w:rPr>
        <w:t>. https://doi.org/10.1016/C2009-0-00034-8</w:t>
      </w:r>
    </w:p>
    <w:p w14:paraId="6EAEBE8B"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Watts, N., Amann, M., Arnell, N., Ayeb-karlsson, S., Belesova, K., Lucien, P., … Grace, D. (2018). The 2018 report of the Lancet Countdown on health and climate change: shaping health of nations for centuries to come. </w:t>
      </w:r>
      <w:r w:rsidRPr="00B00C8B">
        <w:rPr>
          <w:i/>
          <w:iCs/>
          <w:noProof/>
          <w:lang w:val="en-US"/>
        </w:rPr>
        <w:t>The Lancet</w:t>
      </w:r>
      <w:r w:rsidRPr="00B00C8B">
        <w:rPr>
          <w:noProof/>
          <w:lang w:val="en-US"/>
        </w:rPr>
        <w:t xml:space="preserve">, </w:t>
      </w:r>
      <w:r w:rsidRPr="00B00C8B">
        <w:rPr>
          <w:i/>
          <w:iCs/>
          <w:noProof/>
          <w:lang w:val="en-US"/>
        </w:rPr>
        <w:t>6736</w:t>
      </w:r>
      <w:r w:rsidRPr="00B00C8B">
        <w:rPr>
          <w:noProof/>
          <w:lang w:val="en-US"/>
        </w:rPr>
        <w:t>(18), 1–4. https://doi.org/10.1016/S0140-6736(18)32594-7</w:t>
      </w:r>
    </w:p>
    <w:p w14:paraId="40D0D84D"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Wyon, D. P., Wyon, I., &amp; Norin, F. (1996). Effects of moderate heat stress on driver vigilance in a moving vehicle. </w:t>
      </w:r>
      <w:r w:rsidRPr="00B00C8B">
        <w:rPr>
          <w:i/>
          <w:iCs/>
          <w:noProof/>
          <w:lang w:val="en-US"/>
        </w:rPr>
        <w:t>Ergonomics</w:t>
      </w:r>
      <w:r w:rsidRPr="00B00C8B">
        <w:rPr>
          <w:noProof/>
          <w:lang w:val="en-US"/>
        </w:rPr>
        <w:t>. https://doi.org/10.1080/00140139608964434</w:t>
      </w:r>
    </w:p>
    <w:p w14:paraId="2706DAEA"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Xu, J. (2014). Unintentional drowning deaths in the United States, 1999-2010. </w:t>
      </w:r>
      <w:r w:rsidRPr="00B00C8B">
        <w:rPr>
          <w:i/>
          <w:iCs/>
          <w:noProof/>
          <w:lang w:val="en-US"/>
        </w:rPr>
        <w:t>NCHS Data Brief</w:t>
      </w:r>
      <w:r w:rsidRPr="00B00C8B">
        <w:rPr>
          <w:noProof/>
          <w:lang w:val="en-US"/>
        </w:rPr>
        <w:t>.</w:t>
      </w:r>
    </w:p>
    <w:p w14:paraId="4D090DC9"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Ye, X., Wolff, R., Yu, W., Vaneckova, P., Pan, X., &amp; Tong, S. (2012). Ambient temperature and morbidity: a review of epidemiological evidence. </w:t>
      </w:r>
      <w:r w:rsidRPr="00B00C8B">
        <w:rPr>
          <w:i/>
          <w:iCs/>
          <w:noProof/>
          <w:lang w:val="en-US"/>
        </w:rPr>
        <w:t>Environmental Health Perspectives</w:t>
      </w:r>
      <w:r w:rsidRPr="00B00C8B">
        <w:rPr>
          <w:noProof/>
          <w:lang w:val="en-US"/>
        </w:rPr>
        <w:t xml:space="preserve">, </w:t>
      </w:r>
      <w:r w:rsidRPr="00B00C8B">
        <w:rPr>
          <w:i/>
          <w:iCs/>
          <w:noProof/>
          <w:lang w:val="en-US"/>
        </w:rPr>
        <w:t>120</w:t>
      </w:r>
      <w:r w:rsidRPr="00B00C8B">
        <w:rPr>
          <w:noProof/>
          <w:lang w:val="en-US"/>
        </w:rPr>
        <w:t>(1), 19–28. https://doi.org/10.1289/ehp.1003198</w:t>
      </w:r>
    </w:p>
    <w:p w14:paraId="6F62BC7F" w14:textId="77777777" w:rsidR="00B00C8B" w:rsidRPr="00B00C8B" w:rsidRDefault="00B00C8B" w:rsidP="00B00C8B">
      <w:pPr>
        <w:widowControl w:val="0"/>
        <w:autoSpaceDE w:val="0"/>
        <w:autoSpaceDN w:val="0"/>
        <w:adjustRightInd w:val="0"/>
        <w:ind w:left="480" w:hanging="480"/>
        <w:rPr>
          <w:noProof/>
        </w:rPr>
      </w:pPr>
      <w:r w:rsidRPr="00B00C8B">
        <w:rPr>
          <w:noProof/>
          <w:lang w:val="en-US"/>
        </w:rPr>
        <w:t xml:space="preserve">Zlatoper, T. J. (1991). Determinants of motor vehicle deaths in the United States: A cross-sectional analysis. </w:t>
      </w:r>
      <w:r w:rsidRPr="00B00C8B">
        <w:rPr>
          <w:i/>
          <w:iCs/>
          <w:noProof/>
          <w:lang w:val="en-US"/>
        </w:rPr>
        <w:t>Accident Analysis and Prevention</w:t>
      </w:r>
      <w:r w:rsidRPr="00B00C8B">
        <w:rPr>
          <w:noProof/>
          <w:lang w:val="en-US"/>
        </w:rPr>
        <w:t>. https://doi.org/10.1016/0001-4575(91)90062-A</w:t>
      </w:r>
    </w:p>
    <w:p w14:paraId="190CF69F" w14:textId="64C48BA7" w:rsidR="0065196B" w:rsidRDefault="0065196B" w:rsidP="00B00C8B">
      <w:pPr>
        <w:widowControl w:val="0"/>
        <w:autoSpaceDE w:val="0"/>
        <w:autoSpaceDN w:val="0"/>
        <w:adjustRightInd w:val="0"/>
        <w:ind w:left="640" w:hanging="640"/>
        <w:rPr>
          <w:b/>
          <w:color w:val="000000" w:themeColor="text1"/>
        </w:rPr>
      </w:pPr>
      <w:r w:rsidRPr="00636C9B">
        <w:rPr>
          <w:b/>
        </w:rPr>
        <w:fldChar w:fldCharType="end"/>
      </w:r>
      <w:r>
        <w:rPr>
          <w:b/>
          <w:color w:val="000000" w:themeColor="text1"/>
        </w:rPr>
        <w:br w:type="page"/>
      </w:r>
    </w:p>
    <w:p w14:paraId="4D8CBCE2" w14:textId="26FE8DD9" w:rsidR="00A2681D" w:rsidRDefault="0065196B">
      <w:pPr>
        <w:spacing w:line="480" w:lineRule="auto"/>
        <w:jc w:val="both"/>
        <w:rPr>
          <w:color w:val="000000" w:themeColor="text1"/>
        </w:rPr>
        <w:sectPr w:rsidR="00A2681D" w:rsidSect="0094745E">
          <w:footerReference w:type="even" r:id="rId11"/>
          <w:footerReference w:type="default" r:id="rId12"/>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Figure 1</w:t>
      </w:r>
      <w:r w:rsidRPr="00984FB4">
        <w:rPr>
          <w:b/>
          <w:color w:val="000000" w:themeColor="text1"/>
        </w:rPr>
        <w:t xml:space="preserve">. </w:t>
      </w:r>
      <w:r w:rsidRPr="00984FB4">
        <w:rPr>
          <w:color w:val="000000" w:themeColor="text1"/>
        </w:rPr>
        <w:t>Number</w:t>
      </w:r>
      <w:r w:rsidRPr="00E8171C">
        <w:rPr>
          <w:color w:val="000000" w:themeColor="text1"/>
        </w:rPr>
        <w:t xml:space="preserve"> of</w:t>
      </w:r>
      <w:r w:rsidRPr="00F02882">
        <w:rPr>
          <w:color w:val="000000" w:themeColor="text1"/>
        </w:rPr>
        <w:t xml:space="preserve"> injury deaths, by</w:t>
      </w:r>
      <w:r w:rsidRPr="00145575">
        <w:rPr>
          <w:color w:val="000000" w:themeColor="text1"/>
        </w:rPr>
        <w:t xml:space="preserve"> </w:t>
      </w:r>
      <w:r w:rsidRPr="00D378F4">
        <w:rPr>
          <w:color w:val="000000" w:themeColor="text1"/>
        </w:rPr>
        <w:t xml:space="preserve">type of unintentional (transport, falls, drownings, and other) and intentional (assault and </w:t>
      </w:r>
      <w:r w:rsidR="000C077B">
        <w:rPr>
          <w:color w:val="000000" w:themeColor="text1"/>
        </w:rPr>
        <w:t>suicide</w:t>
      </w:r>
      <w:r w:rsidRPr="00D378F4">
        <w:rPr>
          <w:color w:val="000000" w:themeColor="text1"/>
        </w:rPr>
        <w:t>) injury, by sex and age group in the contiguous USA for 1980-2016</w:t>
      </w:r>
      <w:r w:rsidR="006D1D0F">
        <w:rPr>
          <w:color w:val="000000" w:themeColor="text1"/>
        </w:rPr>
        <w:t>.</w:t>
      </w:r>
      <w:r w:rsidR="006D1D0F" w:rsidRPr="00D378F4" w:rsidDel="006D1D0F">
        <w:rPr>
          <w:color w:val="000000" w:themeColor="text1"/>
        </w:rPr>
        <w:t xml:space="preserve"> </w:t>
      </w:r>
    </w:p>
    <w:p w14:paraId="4F49C20A" w14:textId="24ED7564" w:rsidR="00A2681D" w:rsidRDefault="005D53B0" w:rsidP="002960A3">
      <w:pPr>
        <w:suppressLineNumbers/>
        <w:spacing w:line="480" w:lineRule="auto"/>
        <w:jc w:val="both"/>
        <w:rPr>
          <w:color w:val="000000" w:themeColor="text1"/>
        </w:rPr>
        <w:sectPr w:rsidR="00A2681D" w:rsidSect="002960A3">
          <w:pgSz w:w="16840" w:h="11900" w:orient="landscape"/>
          <w:pgMar w:top="720" w:right="720" w:bottom="720" w:left="720" w:header="720" w:footer="720" w:gutter="0"/>
          <w:lnNumType w:countBy="1" w:restart="continuous"/>
          <w:cols w:space="720"/>
          <w:docGrid w:linePitch="360"/>
        </w:sectPr>
      </w:pPr>
      <w:r w:rsidRPr="005D53B0">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388475" cy="6642100"/>
                    </a:xfrm>
                    <a:prstGeom prst="rect">
                      <a:avLst/>
                    </a:prstGeom>
                  </pic:spPr>
                </pic:pic>
              </a:graphicData>
            </a:graphic>
          </wp:inline>
        </w:drawing>
      </w:r>
    </w:p>
    <w:p w14:paraId="3B20E121" w14:textId="77777777" w:rsidR="00597A2E" w:rsidRDefault="0065196B" w:rsidP="0065196B">
      <w:pPr>
        <w:spacing w:line="480" w:lineRule="auto"/>
        <w:jc w:val="both"/>
        <w:rPr>
          <w:color w:val="000000" w:themeColor="text1"/>
        </w:rPr>
        <w:sectPr w:rsidR="00597A2E"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 xml:space="preserve">Figure 2. </w:t>
      </w:r>
      <w:r w:rsidRPr="00D378F4">
        <w:rPr>
          <w:color w:val="000000" w:themeColor="text1"/>
        </w:rPr>
        <w:t>National age-standardised death rates from 1980 to 2016, by type of injury and month.</w:t>
      </w:r>
    </w:p>
    <w:p w14:paraId="6B9F2ED4" w14:textId="121533D0" w:rsidR="00597A2E" w:rsidRDefault="00A95EC9" w:rsidP="002960A3">
      <w:pPr>
        <w:suppressLineNumbers/>
        <w:spacing w:line="480" w:lineRule="auto"/>
        <w:jc w:val="both"/>
        <w:rPr>
          <w:b/>
          <w:color w:val="000000" w:themeColor="text1"/>
        </w:rPr>
        <w:sectPr w:rsidR="00597A2E" w:rsidSect="002960A3">
          <w:pgSz w:w="16840" w:h="11900" w:orient="landscape"/>
          <w:pgMar w:top="720" w:right="720" w:bottom="720" w:left="720" w:header="720" w:footer="720" w:gutter="0"/>
          <w:lnNumType w:countBy="1" w:restart="continuous"/>
          <w:cols w:space="720"/>
          <w:docGrid w:linePitch="360"/>
        </w:sectPr>
      </w:pPr>
      <w:r w:rsidRPr="00A95EC9">
        <w:rPr>
          <w:b/>
          <w:noProof/>
          <w:color w:val="000000" w:themeColor="text1"/>
        </w:rPr>
        <w:lastRenderedPageBreak/>
        <w:drawing>
          <wp:inline distT="0" distB="0" distL="0" distR="0" wp14:anchorId="52717878" wp14:editId="66277F7D">
            <wp:extent cx="938847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388475" cy="6642100"/>
                    </a:xfrm>
                    <a:prstGeom prst="rect">
                      <a:avLst/>
                    </a:prstGeom>
                  </pic:spPr>
                </pic:pic>
              </a:graphicData>
            </a:graphic>
          </wp:inline>
        </w:drawing>
      </w:r>
    </w:p>
    <w:p w14:paraId="7DC367F5" w14:textId="77777777" w:rsidR="00597A2E" w:rsidRDefault="0065196B">
      <w:pPr>
        <w:spacing w:line="480" w:lineRule="auto"/>
        <w:jc w:val="both"/>
        <w:rPr>
          <w:color w:val="000000" w:themeColor="text1"/>
        </w:rPr>
        <w:sectPr w:rsidR="00597A2E"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 xml:space="preserve">Figure 3. </w:t>
      </w:r>
      <w:r w:rsidRPr="00D378F4">
        <w:rPr>
          <w:color w:val="000000" w:themeColor="text1"/>
        </w:rPr>
        <w:t>Graphic representation of</w:t>
      </w:r>
      <w:r w:rsidRPr="00D378F4">
        <w:rPr>
          <w:b/>
          <w:color w:val="000000" w:themeColor="text1"/>
        </w:rPr>
        <w:t xml:space="preserve"> </w:t>
      </w:r>
      <w:r w:rsidRPr="00D378F4">
        <w:rPr>
          <w:color w:val="000000" w:themeColor="text1"/>
        </w:rPr>
        <w:t xml:space="preserve">temperature anomaly measure used in the analysis. The graph shows how monthly temperatures in July two example states (Florida </w:t>
      </w:r>
      <w:r w:rsidR="00E512CF" w:rsidRPr="00D378F4">
        <w:rPr>
          <w:color w:val="000000" w:themeColor="text1"/>
        </w:rPr>
        <w:t xml:space="preserve">in red </w:t>
      </w:r>
      <w:r w:rsidRPr="00D378F4">
        <w:rPr>
          <w:color w:val="000000" w:themeColor="text1"/>
        </w:rPr>
        <w:t xml:space="preserve">and </w:t>
      </w:r>
      <w:r w:rsidR="00710E1D" w:rsidRPr="00D378F4">
        <w:rPr>
          <w:color w:val="000000" w:themeColor="text1"/>
        </w:rPr>
        <w:t>Minnesota</w:t>
      </w:r>
      <w:r w:rsidR="00E512CF" w:rsidRPr="00D378F4">
        <w:rPr>
          <w:color w:val="000000" w:themeColor="text1"/>
        </w:rPr>
        <w:t xml:space="preserve"> in blue</w:t>
      </w:r>
      <w:r w:rsidRPr="00D378F4">
        <w:rPr>
          <w:color w:val="000000" w:themeColor="text1"/>
        </w:rPr>
        <w:t>) (left panel) for 1980-2016 are used to calculate temperature anomalies. As seen, a warmer state like F</w:t>
      </w:r>
      <w:r w:rsidR="001B2697" w:rsidRPr="00D378F4">
        <w:rPr>
          <w:color w:val="000000" w:themeColor="text1"/>
        </w:rPr>
        <w:t>lorida (top right) can have a smaller</w:t>
      </w:r>
      <w:r w:rsidRPr="00D378F4">
        <w:rPr>
          <w:color w:val="000000" w:themeColor="text1"/>
        </w:rPr>
        <w:t xml:space="preserve"> inter-annual variation in a particular month (here, July) compared with a cooler state like </w:t>
      </w:r>
      <w:r w:rsidR="00710E1D" w:rsidRPr="00D378F4">
        <w:rPr>
          <w:color w:val="000000" w:themeColor="text1"/>
        </w:rPr>
        <w:t xml:space="preserve">Minnesota </w:t>
      </w:r>
      <w:r w:rsidRPr="00D378F4">
        <w:rPr>
          <w:color w:val="000000" w:themeColor="text1"/>
        </w:rPr>
        <w:t>(bottom right).</w:t>
      </w:r>
    </w:p>
    <w:p w14:paraId="0C15AB50" w14:textId="16395AA8" w:rsidR="00597A2E" w:rsidRDefault="00A626F5" w:rsidP="002960A3">
      <w:pPr>
        <w:suppressLineNumbers/>
        <w:spacing w:line="480" w:lineRule="auto"/>
        <w:jc w:val="both"/>
        <w:rPr>
          <w:color w:val="000000" w:themeColor="text1"/>
        </w:rPr>
        <w:sectPr w:rsidR="00597A2E" w:rsidSect="002960A3">
          <w:pgSz w:w="16840" w:h="11900" w:orient="landscape"/>
          <w:pgMar w:top="720" w:right="720" w:bottom="720" w:left="720" w:header="720" w:footer="720" w:gutter="0"/>
          <w:lnNumType w:countBy="1" w:restart="continuous"/>
          <w:cols w:space="720"/>
          <w:docGrid w:linePitch="360"/>
        </w:sectPr>
      </w:pPr>
      <w:ins w:id="1" w:author="Robbie Parks" w:date="2019-04-24T16:21:00Z">
        <w:r>
          <w:rPr>
            <w:noProof/>
            <w:color w:val="000000" w:themeColor="text1"/>
          </w:rPr>
          <w:lastRenderedPageBreak/>
          <w:pict w14:anchorId="047F1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Users/rmiparks/git/mortality/USA/state/write_ups/02_monthly_injury_temperature_paper/figures/01_nature_climate_change/Figures 2019 04 24/Figure3 2019 03 05.pdf" style="width:739pt;height:523pt;mso-width-percent:0;mso-height-percent:0;mso-width-percent:0;mso-height-percent:0">
              <v:imagedata r:id="rId15" o:title="Figure3 2019 03 05"/>
            </v:shape>
          </w:pict>
        </w:r>
      </w:ins>
    </w:p>
    <w:p w14:paraId="05ADD035" w14:textId="77777777" w:rsidR="008E66EB" w:rsidRDefault="0065196B" w:rsidP="00D378F4">
      <w:pPr>
        <w:spacing w:line="480" w:lineRule="auto"/>
        <w:jc w:val="both"/>
        <w:rPr>
          <w:color w:val="000000" w:themeColor="text1"/>
        </w:rPr>
        <w:sectPr w:rsidR="008E66EB"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 xml:space="preserve">Figure 4. </w:t>
      </w:r>
      <w:r w:rsidRPr="00D378F4">
        <w:rPr>
          <w:color w:val="000000" w:themeColor="text1"/>
        </w:rPr>
        <w:t>Average size of temperature anomaly (</w:t>
      </w:r>
      <w:r w:rsidRPr="00D378F4">
        <w:rPr>
          <w:bCs/>
          <w:color w:val="000000" w:themeColor="text1"/>
        </w:rPr>
        <w:t>°C)</w:t>
      </w:r>
      <w:r w:rsidR="00C1740D" w:rsidRPr="00D378F4">
        <w:rPr>
          <w:color w:val="000000" w:themeColor="text1"/>
        </w:rPr>
        <w:t xml:space="preserve"> from 1980 to 2016,</w:t>
      </w:r>
      <w:r w:rsidRPr="00D378F4">
        <w:rPr>
          <w:color w:val="000000" w:themeColor="text1"/>
        </w:rPr>
        <w:t xml:space="preserve"> by state and month.</w:t>
      </w:r>
      <w:r w:rsidR="00B05E64" w:rsidRPr="00D378F4">
        <w:rPr>
          <w:color w:val="000000" w:themeColor="text1"/>
        </w:rPr>
        <w:t xml:space="preserve"> The </w:t>
      </w:r>
      <w:r w:rsidR="0084099F" w:rsidRPr="00D378F4">
        <w:rPr>
          <w:color w:val="000000" w:themeColor="text1"/>
        </w:rPr>
        <w:t xml:space="preserve">value </w:t>
      </w:r>
      <w:r w:rsidR="00B05E64" w:rsidRPr="00D378F4">
        <w:rPr>
          <w:color w:val="000000" w:themeColor="text1"/>
        </w:rPr>
        <w:t xml:space="preserve">for each state and month is </w:t>
      </w:r>
      <w:r w:rsidR="005608E9" w:rsidRPr="00D378F4">
        <w:rPr>
          <w:color w:val="000000" w:themeColor="text1"/>
        </w:rPr>
        <w:t>the</w:t>
      </w:r>
      <w:r w:rsidR="00B05E64" w:rsidRPr="00D378F4">
        <w:rPr>
          <w:color w:val="000000" w:themeColor="text1"/>
        </w:rPr>
        <w:t xml:space="preserve"> </w:t>
      </w:r>
      <w:r w:rsidR="006B1683" w:rsidRPr="00D378F4">
        <w:rPr>
          <w:color w:val="000000" w:themeColor="text1"/>
        </w:rPr>
        <w:t>mean</w:t>
      </w:r>
      <w:r w:rsidR="00B05E64" w:rsidRPr="00D378F4">
        <w:rPr>
          <w:color w:val="000000" w:themeColor="text1"/>
        </w:rPr>
        <w:t xml:space="preserve"> of the </w:t>
      </w:r>
      <w:r w:rsidR="0084099F" w:rsidRPr="00D378F4">
        <w:rPr>
          <w:color w:val="000000" w:themeColor="text1"/>
        </w:rPr>
        <w:t xml:space="preserve">absolute </w:t>
      </w:r>
      <w:r w:rsidR="00D07F9F" w:rsidRPr="00D378F4">
        <w:rPr>
          <w:color w:val="000000" w:themeColor="text1"/>
        </w:rPr>
        <w:t>size</w:t>
      </w:r>
      <w:r w:rsidR="00C06426" w:rsidRPr="00D378F4">
        <w:rPr>
          <w:color w:val="000000" w:themeColor="text1"/>
        </w:rPr>
        <w:t xml:space="preserve"> </w:t>
      </w:r>
      <w:r w:rsidR="00D07F9F" w:rsidRPr="00D378F4">
        <w:rPr>
          <w:color w:val="000000" w:themeColor="text1"/>
        </w:rPr>
        <w:t xml:space="preserve">of </w:t>
      </w:r>
      <w:r w:rsidR="0084099F" w:rsidRPr="00D378F4">
        <w:rPr>
          <w:color w:val="000000" w:themeColor="text1"/>
        </w:rPr>
        <w:t>anomaly</w:t>
      </w:r>
      <w:r w:rsidR="00EC1B4B" w:rsidRPr="00D378F4">
        <w:rPr>
          <w:color w:val="000000" w:themeColor="text1"/>
        </w:rPr>
        <w:t>,</w:t>
      </w:r>
      <w:r w:rsidR="0084099F" w:rsidRPr="00D378F4">
        <w:rPr>
          <w:color w:val="000000" w:themeColor="text1"/>
        </w:rPr>
        <w:t xml:space="preserve"> be it cold or warm,</w:t>
      </w:r>
      <w:r w:rsidR="00EC1B4B" w:rsidRPr="00D378F4">
        <w:rPr>
          <w:color w:val="000000" w:themeColor="text1"/>
        </w:rPr>
        <w:t xml:space="preserve"> </w:t>
      </w:r>
      <w:r w:rsidR="0084099F" w:rsidRPr="00D378F4">
        <w:rPr>
          <w:color w:val="000000" w:themeColor="text1"/>
        </w:rPr>
        <w:t xml:space="preserve">and hence </w:t>
      </w:r>
      <w:r w:rsidR="00EC1B4B" w:rsidRPr="00D378F4">
        <w:rPr>
          <w:color w:val="000000" w:themeColor="text1"/>
        </w:rPr>
        <w:t>giv</w:t>
      </w:r>
      <w:r w:rsidR="0084099F" w:rsidRPr="00D378F4">
        <w:rPr>
          <w:color w:val="000000" w:themeColor="text1"/>
        </w:rPr>
        <w:t>es</w:t>
      </w:r>
      <w:r w:rsidR="00EC1B4B" w:rsidRPr="00D378F4">
        <w:rPr>
          <w:color w:val="000000" w:themeColor="text1"/>
        </w:rPr>
        <w:t xml:space="preserve"> an indication of the </w:t>
      </w:r>
      <w:r w:rsidR="00803C13" w:rsidRPr="00D378F4">
        <w:rPr>
          <w:color w:val="000000" w:themeColor="text1"/>
        </w:rPr>
        <w:t xml:space="preserve">scale of </w:t>
      </w:r>
      <w:r w:rsidR="0084099F" w:rsidRPr="00D378F4">
        <w:rPr>
          <w:color w:val="000000" w:themeColor="text1"/>
        </w:rPr>
        <w:t>anom</w:t>
      </w:r>
      <w:r w:rsidR="00695719" w:rsidRPr="00D378F4">
        <w:rPr>
          <w:color w:val="000000" w:themeColor="text1"/>
        </w:rPr>
        <w:t>a</w:t>
      </w:r>
      <w:r w:rsidR="0084099F" w:rsidRPr="00D378F4">
        <w:rPr>
          <w:color w:val="000000" w:themeColor="text1"/>
        </w:rPr>
        <w:t>lies</w:t>
      </w:r>
      <w:r w:rsidR="0026389E" w:rsidRPr="00D378F4">
        <w:rPr>
          <w:color w:val="000000" w:themeColor="text1"/>
        </w:rPr>
        <w:t xml:space="preserve"> </w:t>
      </w:r>
      <w:r w:rsidR="00D07F9F" w:rsidRPr="00D378F4">
        <w:rPr>
          <w:color w:val="000000" w:themeColor="text1"/>
        </w:rPr>
        <w:t>around the</w:t>
      </w:r>
      <w:r w:rsidR="00164CC4" w:rsidRPr="00D378F4">
        <w:rPr>
          <w:color w:val="000000" w:themeColor="text1"/>
        </w:rPr>
        <w:t xml:space="preserve"> norm</w:t>
      </w:r>
      <w:r w:rsidR="005C2A42" w:rsidRPr="00D378F4">
        <w:rPr>
          <w:color w:val="000000" w:themeColor="text1"/>
        </w:rPr>
        <w:t xml:space="preserve"> local</w:t>
      </w:r>
      <w:r w:rsidR="00164CC4" w:rsidRPr="00D378F4">
        <w:rPr>
          <w:color w:val="000000" w:themeColor="text1"/>
        </w:rPr>
        <w:t xml:space="preserve"> temperatures.</w:t>
      </w:r>
    </w:p>
    <w:p w14:paraId="3B8182D6" w14:textId="17D8DDFF" w:rsidR="008E66EB" w:rsidRDefault="00A626F5" w:rsidP="002960A3">
      <w:pPr>
        <w:suppressLineNumbers/>
        <w:spacing w:line="480" w:lineRule="auto"/>
        <w:jc w:val="both"/>
        <w:rPr>
          <w:b/>
          <w:color w:val="000000" w:themeColor="text1"/>
        </w:rPr>
        <w:sectPr w:rsidR="008E66EB" w:rsidSect="002960A3">
          <w:pgSz w:w="11900" w:h="16840"/>
          <w:pgMar w:top="720" w:right="720" w:bottom="720" w:left="720" w:header="720" w:footer="720" w:gutter="0"/>
          <w:lnNumType w:countBy="1" w:restart="continuous"/>
          <w:cols w:space="720"/>
          <w:docGrid w:linePitch="360"/>
        </w:sectPr>
      </w:pPr>
      <w:ins w:id="2" w:author="Robbie Parks" w:date="2019-04-24T16:21:00Z">
        <w:r>
          <w:rPr>
            <w:b/>
            <w:noProof/>
            <w:color w:val="000000" w:themeColor="text1"/>
          </w:rPr>
          <w:lastRenderedPageBreak/>
          <w:pict w14:anchorId="79DE9318">
            <v:shape id="_x0000_i1025" type="#_x0000_t75" alt="/Users/rmiparks/git/mortality/USA/state/write_ups/02_monthly_injury_temperature_paper/figures/01_nature_climate_change/Figures 2019 04 24/Figure4 2019 02 27.pdf" style="width:523pt;height:739pt;mso-width-percent:0;mso-height-percent:0;mso-width-percent:0;mso-height-percent:0">
              <v:imagedata r:id="rId16" o:title="Figure4 2019 02 27"/>
            </v:shape>
          </w:pict>
        </w:r>
      </w:ins>
    </w:p>
    <w:p w14:paraId="3DCB3395" w14:textId="77777777" w:rsidR="008E66EB" w:rsidRDefault="00DD4894">
      <w:pPr>
        <w:spacing w:line="480" w:lineRule="auto"/>
        <w:jc w:val="both"/>
        <w:rPr>
          <w:color w:val="000000" w:themeColor="text1"/>
        </w:rPr>
        <w:sectPr w:rsidR="008E66EB"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Figure 5.</w:t>
      </w:r>
      <w:r w:rsidRPr="00D378F4">
        <w:rPr>
          <w:color w:val="000000" w:themeColor="text1"/>
        </w:rPr>
        <w:t xml:space="preserve"> Additional annual injury deaths for the 2016 US population in year in which each month was +</w:t>
      </w:r>
      <w:r w:rsidRPr="002960A3">
        <w:rPr>
          <w:rFonts w:eastAsia="Times New Roman"/>
          <w:bCs/>
          <w:color w:val="222222"/>
          <w:shd w:val="clear" w:color="auto" w:fill="FFFFFF"/>
        </w:rPr>
        <w:t>1</w:t>
      </w:r>
      <w:r w:rsidRPr="00D378F4">
        <w:rPr>
          <w:bCs/>
          <w:color w:val="000000" w:themeColor="text1"/>
        </w:rPr>
        <w:t>°C</w:t>
      </w:r>
      <w:r w:rsidRPr="00D378F4">
        <w:rPr>
          <w:color w:val="000000" w:themeColor="text1"/>
        </w:rPr>
        <w:t xml:space="preserve"> </w:t>
      </w:r>
      <w:r w:rsidR="00607AE4" w:rsidRPr="00D378F4">
        <w:rPr>
          <w:color w:val="000000" w:themeColor="text1"/>
        </w:rPr>
        <w:t xml:space="preserve">warmer </w:t>
      </w:r>
      <w:r w:rsidRPr="00D378F4">
        <w:rPr>
          <w:color w:val="000000" w:themeColor="text1"/>
        </w:rPr>
        <w:t>compared with 1980-20</w:t>
      </w:r>
      <w:r w:rsidRPr="00BF04CA">
        <w:rPr>
          <w:color w:val="000000" w:themeColor="text1"/>
        </w:rPr>
        <w:t xml:space="preserve">09 norm temperatures. </w:t>
      </w:r>
      <w:r w:rsidRPr="00D378F4">
        <w:rPr>
          <w:color w:val="000000" w:themeColor="text1"/>
        </w:rPr>
        <w:t>The top row shows breakdown by type of injury, sex and age group. The bottom row shows the break down by type of injury, sex and month. Black dots represent net changes in deaths for each set of bars.</w:t>
      </w:r>
    </w:p>
    <w:p w14:paraId="18B1913E" w14:textId="1C0C1B48" w:rsidR="00D83CCD" w:rsidRDefault="004D7673" w:rsidP="002960A3">
      <w:pPr>
        <w:suppressLineNumbers/>
        <w:spacing w:line="480" w:lineRule="auto"/>
        <w:jc w:val="both"/>
        <w:sectPr w:rsidR="00D83CCD" w:rsidSect="002960A3">
          <w:pgSz w:w="16840" w:h="11900" w:orient="landscape"/>
          <w:pgMar w:top="720" w:right="720" w:bottom="720" w:left="720" w:header="720" w:footer="720" w:gutter="0"/>
          <w:lnNumType w:countBy="1" w:restart="continuous"/>
          <w:cols w:space="720"/>
          <w:docGrid w:linePitch="360"/>
        </w:sectPr>
      </w:pPr>
      <w:r>
        <w:rPr>
          <w:noProof/>
        </w:rPr>
        <w:lastRenderedPageBreak/>
        <w:drawing>
          <wp:inline distT="0" distB="0" distL="0" distR="0" wp14:anchorId="177F58EC" wp14:editId="1DF1AC05">
            <wp:extent cx="938847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7">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4E106EDA" w14:textId="77777777" w:rsidR="00C41AFE" w:rsidRDefault="00C41AFE" w:rsidP="00C41AFE">
      <w:pPr>
        <w:spacing w:line="480" w:lineRule="auto"/>
        <w:rPr>
          <w:color w:val="000000" w:themeColor="text1"/>
        </w:rPr>
        <w:sectPr w:rsidR="00C41AFE" w:rsidSect="009C5108">
          <w:footerReference w:type="even" r:id="rId18"/>
          <w:footerReference w:type="default" r:id="rId19"/>
          <w:pgSz w:w="11900" w:h="16840"/>
          <w:pgMar w:top="1440" w:right="1440" w:bottom="1440" w:left="1440" w:header="720" w:footer="720" w:gutter="0"/>
          <w:lnNumType w:countBy="1" w:restart="continuous"/>
          <w:cols w:space="720"/>
          <w:docGrid w:linePitch="360"/>
        </w:sectPr>
      </w:pPr>
      <w:r w:rsidRPr="00727CD1">
        <w:rPr>
          <w:b/>
          <w:color w:val="000000" w:themeColor="text1"/>
        </w:rPr>
        <w:lastRenderedPageBreak/>
        <w:t xml:space="preserve">Supplementary Figure 1. </w:t>
      </w:r>
      <w:r w:rsidRPr="00727CD1">
        <w:rPr>
          <w:color w:val="000000" w:themeColor="text1"/>
        </w:rPr>
        <w:t>Percent change in death rates in year in which each month was +</w:t>
      </w:r>
      <w:r w:rsidRPr="00D54740">
        <w:rPr>
          <w:bCs/>
          <w:color w:val="222222"/>
          <w:shd w:val="clear" w:color="auto" w:fill="FFFFFF"/>
        </w:rPr>
        <w:t>1</w:t>
      </w:r>
      <w:r w:rsidRPr="00727CD1">
        <w:rPr>
          <w:bCs/>
          <w:color w:val="000000" w:themeColor="text1"/>
        </w:rPr>
        <w:t>°C</w:t>
      </w:r>
      <w:r w:rsidRPr="00727CD1">
        <w:rPr>
          <w:color w:val="000000" w:themeColor="text1"/>
        </w:rPr>
        <w:t xml:space="preserve"> compared with 1980-2009 norm temperatures by type of injury, sex and age group.</w:t>
      </w:r>
    </w:p>
    <w:p w14:paraId="677975B6" w14:textId="625B7CE9" w:rsidR="00C41AFE" w:rsidRDefault="00FA34CC" w:rsidP="00C41AFE">
      <w:pPr>
        <w:suppressLineNumbers/>
        <w:spacing w:line="480" w:lineRule="auto"/>
        <w:rPr>
          <w:b/>
          <w:color w:val="000000" w:themeColor="text1"/>
        </w:rPr>
        <w:sectPr w:rsidR="00C41AFE" w:rsidSect="00D54740">
          <w:pgSz w:w="16840" w:h="11900" w:orient="landscape"/>
          <w:pgMar w:top="720" w:right="720" w:bottom="720" w:left="720" w:header="720" w:footer="720" w:gutter="0"/>
          <w:lnNumType w:countBy="1" w:restart="continuous"/>
          <w:cols w:space="720"/>
          <w:docGrid w:linePitch="360"/>
        </w:sectPr>
      </w:pPr>
      <w:r>
        <w:rPr>
          <w:b/>
          <w:noProof/>
          <w:color w:val="000000" w:themeColor="text1"/>
        </w:rPr>
        <w:lastRenderedPageBreak/>
        <w:drawing>
          <wp:inline distT="0" distB="0" distL="0" distR="0" wp14:anchorId="6AD3ED54" wp14:editId="032CABF6">
            <wp:extent cx="9388475" cy="664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A_rate_pred_type1d_1980_2016_t2m_meanc3_intentional_unintentional_excess_risk_fast_contig.pdf"/>
                    <pic:cNvPicPr/>
                  </pic:nvPicPr>
                  <pic:blipFill>
                    <a:blip r:embed="rId20">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9A5C320" w14:textId="77777777" w:rsidR="00C41AFE" w:rsidRDefault="00C41AFE" w:rsidP="00C41AFE">
      <w:pPr>
        <w:spacing w:line="480" w:lineRule="auto"/>
        <w:jc w:val="both"/>
        <w:rPr>
          <w:color w:val="000000" w:themeColor="text1"/>
        </w:rPr>
        <w:sectPr w:rsidR="00C41AFE" w:rsidSect="009C5108">
          <w:pgSz w:w="11900" w:h="16840"/>
          <w:pgMar w:top="1440" w:right="1440" w:bottom="1440" w:left="1440" w:header="720" w:footer="720" w:gutter="0"/>
          <w:lnNumType w:countBy="1" w:restart="continuous"/>
          <w:cols w:space="720"/>
          <w:docGrid w:linePitch="360"/>
        </w:sectPr>
      </w:pPr>
      <w:r w:rsidRPr="00727CD1">
        <w:rPr>
          <w:b/>
          <w:color w:val="000000" w:themeColor="text1"/>
        </w:rPr>
        <w:lastRenderedPageBreak/>
        <w:t xml:space="preserve">Supplementary Figure 2. </w:t>
      </w:r>
      <w:r w:rsidRPr="00727CD1">
        <w:rPr>
          <w:color w:val="000000" w:themeColor="text1"/>
        </w:rPr>
        <w:t>Percent change in death rates in year in which each month was +</w:t>
      </w:r>
      <w:r w:rsidRPr="00D54740">
        <w:rPr>
          <w:bCs/>
          <w:color w:val="222222"/>
          <w:shd w:val="clear" w:color="auto" w:fill="FFFFFF"/>
        </w:rPr>
        <w:t>1</w:t>
      </w:r>
      <w:r w:rsidRPr="00727CD1">
        <w:rPr>
          <w:bCs/>
          <w:color w:val="000000" w:themeColor="text1"/>
        </w:rPr>
        <w:t>°C</w:t>
      </w:r>
      <w:r w:rsidRPr="00727CD1">
        <w:rPr>
          <w:color w:val="000000" w:themeColor="text1"/>
        </w:rPr>
        <w:t xml:space="preserve"> compared with 1980-2009 norm temperatures by type of injury, sex and month</w:t>
      </w:r>
      <w:r>
        <w:rPr>
          <w:color w:val="000000" w:themeColor="text1"/>
        </w:rPr>
        <w:t>.</w:t>
      </w:r>
    </w:p>
    <w:p w14:paraId="273B6DB4" w14:textId="5A2F947F" w:rsidR="00C41AFE" w:rsidRDefault="0056490F" w:rsidP="00C41AFE">
      <w:pPr>
        <w:suppressLineNumbers/>
        <w:spacing w:line="480" w:lineRule="auto"/>
        <w:jc w:val="both"/>
        <w:rPr>
          <w:color w:val="000000" w:themeColor="text1"/>
        </w:rPr>
        <w:sectPr w:rsidR="00C41AFE" w:rsidSect="00D54740">
          <w:pgSz w:w="16840" w:h="11900" w:orient="landscape"/>
          <w:pgMar w:top="720" w:right="720" w:bottom="720" w:left="720" w:header="720" w:footer="720" w:gutter="0"/>
          <w:lnNumType w:countBy="1" w:restart="continuous"/>
          <w:cols w:space="720"/>
          <w:docGrid w:linePitch="360"/>
        </w:sectPr>
      </w:pPr>
      <w:r>
        <w:rPr>
          <w:noProof/>
          <w:color w:val="000000" w:themeColor="text1"/>
        </w:rPr>
        <w:lastRenderedPageBreak/>
        <w:drawing>
          <wp:inline distT="0" distB="0" distL="0" distR="0" wp14:anchorId="6E60B808" wp14:editId="5473953A">
            <wp:extent cx="9388475" cy="664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A_rate_pred_type1d_1980_2016_t2m_meanc3_intentional_unintentional_monthly_excess_risk_fast_contig.pdf"/>
                    <pic:cNvPicPr/>
                  </pic:nvPicPr>
                  <pic:blipFill>
                    <a:blip r:embed="rId21">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2DEC6C62" w14:textId="77777777" w:rsidR="00C41AFE" w:rsidRDefault="00C41AFE" w:rsidP="00C41AFE">
      <w:pPr>
        <w:jc w:val="both"/>
        <w:rPr>
          <w:color w:val="000000" w:themeColor="text1"/>
        </w:rPr>
      </w:pPr>
      <w:r>
        <w:rPr>
          <w:b/>
          <w:color w:val="000000" w:themeColor="text1"/>
        </w:rPr>
        <w:lastRenderedPageBreak/>
        <w:t xml:space="preserve">Supplementary </w:t>
      </w:r>
      <w:r w:rsidRPr="00636C9B">
        <w:rPr>
          <w:b/>
          <w:color w:val="000000" w:themeColor="text1"/>
        </w:rPr>
        <w:t xml:space="preserve">Table </w:t>
      </w:r>
      <w:r>
        <w:rPr>
          <w:b/>
          <w:color w:val="000000" w:themeColor="text1"/>
        </w:rPr>
        <w:t>1</w:t>
      </w:r>
      <w:r w:rsidRPr="00636C9B">
        <w:rPr>
          <w:b/>
          <w:color w:val="000000" w:themeColor="text1"/>
        </w:rPr>
        <w:t xml:space="preserve">. </w:t>
      </w:r>
      <w:r w:rsidRPr="00B0258A">
        <w:rPr>
          <w:color w:val="000000" w:themeColor="text1"/>
        </w:rPr>
        <w:t>Injury groups used in the analysis with</w:t>
      </w:r>
      <w:r>
        <w:rPr>
          <w:b/>
          <w:color w:val="000000" w:themeColor="text1"/>
        </w:rPr>
        <w:t xml:space="preserve"> </w:t>
      </w:r>
      <w:r w:rsidRPr="00636C9B">
        <w:rPr>
          <w:color w:val="000000" w:themeColor="text1"/>
        </w:rPr>
        <w:t>ICD-9 and ICD-10</w:t>
      </w:r>
      <w:r>
        <w:rPr>
          <w:color w:val="000000" w:themeColor="text1"/>
        </w:rPr>
        <w:t xml:space="preserve"> codes.</w:t>
      </w: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C41AFE" w:rsidRPr="007662C6" w14:paraId="7806169A" w14:textId="77777777" w:rsidTr="00A9094E">
        <w:trPr>
          <w:trHeight w:val="320"/>
        </w:trPr>
        <w:tc>
          <w:tcPr>
            <w:tcW w:w="2941" w:type="dxa"/>
            <w:shd w:val="clear" w:color="auto" w:fill="auto"/>
            <w:noWrap/>
            <w:vAlign w:val="bottom"/>
            <w:hideMark/>
          </w:tcPr>
          <w:p w14:paraId="6206A4D8" w14:textId="77777777" w:rsidR="00C41AFE" w:rsidRPr="007662C6" w:rsidRDefault="00C41AFE" w:rsidP="00A9094E">
            <w:pPr>
              <w:jc w:val="center"/>
              <w:rPr>
                <w:b/>
                <w:bCs/>
                <w:color w:val="000000"/>
              </w:rPr>
            </w:pPr>
            <w:r>
              <w:rPr>
                <w:b/>
                <w:bCs/>
                <w:color w:val="000000"/>
              </w:rPr>
              <w:t>Injury type</w:t>
            </w:r>
          </w:p>
        </w:tc>
        <w:tc>
          <w:tcPr>
            <w:tcW w:w="2927" w:type="dxa"/>
            <w:shd w:val="clear" w:color="auto" w:fill="auto"/>
            <w:noWrap/>
            <w:vAlign w:val="bottom"/>
            <w:hideMark/>
          </w:tcPr>
          <w:p w14:paraId="33EEE9FB" w14:textId="77777777" w:rsidR="00C41AFE" w:rsidRPr="007662C6" w:rsidRDefault="00C41AFE" w:rsidP="00A9094E">
            <w:pPr>
              <w:jc w:val="center"/>
              <w:rPr>
                <w:b/>
                <w:bCs/>
                <w:color w:val="000000"/>
              </w:rPr>
            </w:pPr>
            <w:r w:rsidRPr="007662C6">
              <w:rPr>
                <w:b/>
                <w:bCs/>
                <w:color w:val="000000"/>
              </w:rPr>
              <w:t>ICD-9</w:t>
            </w:r>
          </w:p>
        </w:tc>
        <w:tc>
          <w:tcPr>
            <w:tcW w:w="4662" w:type="dxa"/>
            <w:shd w:val="clear" w:color="auto" w:fill="auto"/>
            <w:noWrap/>
            <w:vAlign w:val="bottom"/>
            <w:hideMark/>
          </w:tcPr>
          <w:p w14:paraId="6F931128" w14:textId="77777777" w:rsidR="00C41AFE" w:rsidRPr="007662C6" w:rsidRDefault="00C41AFE" w:rsidP="00A9094E">
            <w:pPr>
              <w:jc w:val="center"/>
              <w:rPr>
                <w:b/>
                <w:bCs/>
                <w:color w:val="000000"/>
              </w:rPr>
            </w:pPr>
            <w:r w:rsidRPr="007662C6">
              <w:rPr>
                <w:b/>
                <w:bCs/>
                <w:color w:val="000000"/>
              </w:rPr>
              <w:t>ICD-10</w:t>
            </w:r>
          </w:p>
        </w:tc>
      </w:tr>
      <w:tr w:rsidR="00C41AFE" w:rsidRPr="007662C6" w14:paraId="32DC2338" w14:textId="77777777" w:rsidTr="00A9094E">
        <w:trPr>
          <w:trHeight w:val="851"/>
        </w:trPr>
        <w:tc>
          <w:tcPr>
            <w:tcW w:w="2941" w:type="dxa"/>
            <w:shd w:val="clear" w:color="auto" w:fill="auto"/>
            <w:noWrap/>
            <w:vAlign w:val="center"/>
            <w:hideMark/>
          </w:tcPr>
          <w:p w14:paraId="1C9E0184" w14:textId="77777777" w:rsidR="00C41AFE" w:rsidRPr="007662C6" w:rsidRDefault="00C41AFE" w:rsidP="00A9094E">
            <w:pPr>
              <w:rPr>
                <w:color w:val="000000"/>
              </w:rPr>
            </w:pPr>
            <w:r>
              <w:rPr>
                <w:color w:val="000000"/>
              </w:rPr>
              <w:t>All i</w:t>
            </w:r>
            <w:r w:rsidRPr="007662C6">
              <w:rPr>
                <w:color w:val="000000"/>
              </w:rPr>
              <w:t>njuries</w:t>
            </w:r>
          </w:p>
        </w:tc>
        <w:tc>
          <w:tcPr>
            <w:tcW w:w="2927" w:type="dxa"/>
            <w:shd w:val="clear" w:color="auto" w:fill="auto"/>
            <w:noWrap/>
            <w:vAlign w:val="center"/>
            <w:hideMark/>
          </w:tcPr>
          <w:p w14:paraId="74ACEA42" w14:textId="77777777" w:rsidR="00C41AFE" w:rsidRPr="007662C6" w:rsidRDefault="00C41AFE" w:rsidP="00A9094E">
            <w:pPr>
              <w:jc w:val="center"/>
              <w:rPr>
                <w:color w:val="000000"/>
              </w:rPr>
            </w:pPr>
            <w:r w:rsidRPr="007662C6">
              <w:rPr>
                <w:color w:val="000000"/>
              </w:rPr>
              <w:t>E800-E999</w:t>
            </w:r>
          </w:p>
        </w:tc>
        <w:tc>
          <w:tcPr>
            <w:tcW w:w="4662" w:type="dxa"/>
            <w:shd w:val="clear" w:color="auto" w:fill="auto"/>
            <w:noWrap/>
            <w:vAlign w:val="center"/>
            <w:hideMark/>
          </w:tcPr>
          <w:p w14:paraId="28A3E6DB" w14:textId="77777777" w:rsidR="00C41AFE" w:rsidRPr="007662C6" w:rsidRDefault="00C41AFE" w:rsidP="00A9094E">
            <w:pPr>
              <w:jc w:val="center"/>
              <w:rPr>
                <w:color w:val="000000"/>
              </w:rPr>
            </w:pPr>
            <w:r w:rsidRPr="007662C6">
              <w:rPr>
                <w:color w:val="000000"/>
              </w:rPr>
              <w:t>V0-Y89</w:t>
            </w:r>
          </w:p>
        </w:tc>
      </w:tr>
      <w:tr w:rsidR="00C41AFE" w:rsidRPr="007662C6" w14:paraId="607AA420" w14:textId="77777777" w:rsidTr="00A9094E">
        <w:trPr>
          <w:trHeight w:val="851"/>
        </w:trPr>
        <w:tc>
          <w:tcPr>
            <w:tcW w:w="2941" w:type="dxa"/>
            <w:shd w:val="clear" w:color="auto" w:fill="auto"/>
            <w:noWrap/>
            <w:vAlign w:val="center"/>
            <w:hideMark/>
          </w:tcPr>
          <w:p w14:paraId="423FF602" w14:textId="77777777" w:rsidR="00C41AFE" w:rsidRPr="007662C6" w:rsidRDefault="00C41AFE" w:rsidP="00A9094E">
            <w:pPr>
              <w:jc w:val="center"/>
              <w:rPr>
                <w:color w:val="000000"/>
              </w:rPr>
            </w:pPr>
            <w:r w:rsidRPr="007662C6">
              <w:rPr>
                <w:color w:val="000000"/>
              </w:rPr>
              <w:t>Unintentional</w:t>
            </w:r>
          </w:p>
        </w:tc>
        <w:tc>
          <w:tcPr>
            <w:tcW w:w="2927" w:type="dxa"/>
            <w:shd w:val="clear" w:color="auto" w:fill="auto"/>
            <w:noWrap/>
            <w:vAlign w:val="center"/>
            <w:hideMark/>
          </w:tcPr>
          <w:p w14:paraId="2ACD7C53" w14:textId="77777777" w:rsidR="00C41AFE" w:rsidRPr="007662C6" w:rsidRDefault="00C41AFE" w:rsidP="00A9094E">
            <w:pPr>
              <w:jc w:val="center"/>
              <w:rPr>
                <w:color w:val="000000"/>
              </w:rPr>
            </w:pPr>
            <w:r w:rsidRPr="007662C6">
              <w:rPr>
                <w:color w:val="000000"/>
              </w:rPr>
              <w:t>E800-E949, E980-E989</w:t>
            </w:r>
          </w:p>
        </w:tc>
        <w:tc>
          <w:tcPr>
            <w:tcW w:w="4662" w:type="dxa"/>
            <w:shd w:val="clear" w:color="auto" w:fill="auto"/>
            <w:noWrap/>
            <w:vAlign w:val="center"/>
            <w:hideMark/>
          </w:tcPr>
          <w:p w14:paraId="28274E93" w14:textId="77777777" w:rsidR="00C41AFE" w:rsidRDefault="00C41AFE" w:rsidP="00A9094E">
            <w:pPr>
              <w:jc w:val="center"/>
              <w:rPr>
                <w:color w:val="000000"/>
              </w:rPr>
            </w:pPr>
            <w:r w:rsidRPr="007662C6">
              <w:rPr>
                <w:color w:val="000000"/>
              </w:rPr>
              <w:t xml:space="preserve">V0-V99, W0-99, X0-X59, </w:t>
            </w:r>
          </w:p>
          <w:p w14:paraId="06FE2FC1" w14:textId="77777777" w:rsidR="00C41AFE" w:rsidRPr="007662C6" w:rsidRDefault="00C41AFE" w:rsidP="00A9094E">
            <w:pPr>
              <w:jc w:val="center"/>
              <w:rPr>
                <w:color w:val="000000"/>
              </w:rPr>
            </w:pPr>
            <w:r w:rsidRPr="007662C6">
              <w:rPr>
                <w:color w:val="000000"/>
              </w:rPr>
              <w:t>Y10-Y34, Y40-Y89</w:t>
            </w:r>
          </w:p>
        </w:tc>
      </w:tr>
      <w:tr w:rsidR="00C41AFE" w:rsidRPr="007662C6" w14:paraId="09787EC3" w14:textId="77777777" w:rsidTr="00A9094E">
        <w:trPr>
          <w:trHeight w:val="851"/>
        </w:trPr>
        <w:tc>
          <w:tcPr>
            <w:tcW w:w="2941" w:type="dxa"/>
            <w:shd w:val="clear" w:color="auto" w:fill="auto"/>
            <w:noWrap/>
            <w:vAlign w:val="center"/>
            <w:hideMark/>
          </w:tcPr>
          <w:p w14:paraId="5BF7557C" w14:textId="77777777" w:rsidR="00C41AFE" w:rsidRPr="007662C6" w:rsidRDefault="00C41AFE" w:rsidP="00A9094E">
            <w:pPr>
              <w:jc w:val="right"/>
              <w:rPr>
                <w:color w:val="000000"/>
              </w:rPr>
            </w:pPr>
            <w:r w:rsidRPr="007662C6">
              <w:rPr>
                <w:color w:val="000000"/>
              </w:rPr>
              <w:t>Transport</w:t>
            </w:r>
          </w:p>
        </w:tc>
        <w:tc>
          <w:tcPr>
            <w:tcW w:w="2927" w:type="dxa"/>
            <w:shd w:val="clear" w:color="auto" w:fill="auto"/>
            <w:noWrap/>
            <w:vAlign w:val="center"/>
            <w:hideMark/>
          </w:tcPr>
          <w:p w14:paraId="3A976B89" w14:textId="77777777" w:rsidR="00C41AFE" w:rsidRPr="007662C6" w:rsidRDefault="00C41AFE" w:rsidP="00A9094E">
            <w:pPr>
              <w:jc w:val="center"/>
              <w:rPr>
                <w:color w:val="000000"/>
              </w:rPr>
            </w:pPr>
            <w:r w:rsidRPr="007662C6">
              <w:rPr>
                <w:color w:val="000000"/>
              </w:rPr>
              <w:t>E800-E807, E810-E838, E840-E849</w:t>
            </w:r>
          </w:p>
        </w:tc>
        <w:tc>
          <w:tcPr>
            <w:tcW w:w="4662" w:type="dxa"/>
            <w:shd w:val="clear" w:color="auto" w:fill="auto"/>
            <w:noWrap/>
            <w:vAlign w:val="center"/>
            <w:hideMark/>
          </w:tcPr>
          <w:p w14:paraId="5E05396A" w14:textId="77777777" w:rsidR="00C41AFE" w:rsidRPr="007662C6" w:rsidRDefault="00C41AFE" w:rsidP="00A9094E">
            <w:pPr>
              <w:jc w:val="center"/>
              <w:rPr>
                <w:color w:val="000000"/>
              </w:rPr>
            </w:pPr>
            <w:r w:rsidRPr="007662C6">
              <w:rPr>
                <w:color w:val="000000"/>
              </w:rPr>
              <w:t>V0-V99</w:t>
            </w:r>
          </w:p>
        </w:tc>
      </w:tr>
      <w:tr w:rsidR="00C41AFE" w:rsidRPr="007662C6" w14:paraId="235A3E69" w14:textId="77777777" w:rsidTr="00A9094E">
        <w:trPr>
          <w:trHeight w:val="851"/>
        </w:trPr>
        <w:tc>
          <w:tcPr>
            <w:tcW w:w="2941" w:type="dxa"/>
            <w:shd w:val="clear" w:color="auto" w:fill="auto"/>
            <w:noWrap/>
            <w:vAlign w:val="center"/>
            <w:hideMark/>
          </w:tcPr>
          <w:p w14:paraId="6EA3BDDA" w14:textId="77777777" w:rsidR="00C41AFE" w:rsidRPr="007662C6" w:rsidRDefault="00C41AFE" w:rsidP="00A9094E">
            <w:pPr>
              <w:jc w:val="right"/>
              <w:rPr>
                <w:color w:val="000000"/>
              </w:rPr>
            </w:pPr>
            <w:r w:rsidRPr="007662C6">
              <w:rPr>
                <w:color w:val="000000"/>
              </w:rPr>
              <w:t>Falls</w:t>
            </w:r>
          </w:p>
        </w:tc>
        <w:tc>
          <w:tcPr>
            <w:tcW w:w="2927" w:type="dxa"/>
            <w:shd w:val="clear" w:color="auto" w:fill="auto"/>
            <w:noWrap/>
            <w:vAlign w:val="center"/>
            <w:hideMark/>
          </w:tcPr>
          <w:p w14:paraId="1AB74B2F" w14:textId="77777777" w:rsidR="00C41AFE" w:rsidRPr="007662C6" w:rsidRDefault="00C41AFE" w:rsidP="00A9094E">
            <w:pPr>
              <w:jc w:val="center"/>
              <w:rPr>
                <w:color w:val="000000"/>
              </w:rPr>
            </w:pPr>
            <w:r w:rsidRPr="007662C6">
              <w:rPr>
                <w:color w:val="000000"/>
              </w:rPr>
              <w:t>E880-E888</w:t>
            </w:r>
          </w:p>
        </w:tc>
        <w:tc>
          <w:tcPr>
            <w:tcW w:w="4662" w:type="dxa"/>
            <w:shd w:val="clear" w:color="auto" w:fill="auto"/>
            <w:noWrap/>
            <w:vAlign w:val="center"/>
            <w:hideMark/>
          </w:tcPr>
          <w:p w14:paraId="04CC0EA3" w14:textId="77777777" w:rsidR="00C41AFE" w:rsidRPr="007662C6" w:rsidRDefault="00C41AFE" w:rsidP="00A9094E">
            <w:pPr>
              <w:jc w:val="center"/>
              <w:rPr>
                <w:color w:val="000000"/>
              </w:rPr>
            </w:pPr>
            <w:r w:rsidRPr="007662C6">
              <w:rPr>
                <w:color w:val="000000"/>
              </w:rPr>
              <w:t>W0-W19</w:t>
            </w:r>
          </w:p>
        </w:tc>
      </w:tr>
      <w:tr w:rsidR="00C41AFE" w:rsidRPr="007662C6" w14:paraId="3A52D335" w14:textId="77777777" w:rsidTr="00A9094E">
        <w:trPr>
          <w:trHeight w:val="851"/>
        </w:trPr>
        <w:tc>
          <w:tcPr>
            <w:tcW w:w="2941" w:type="dxa"/>
            <w:shd w:val="clear" w:color="auto" w:fill="auto"/>
            <w:noWrap/>
            <w:vAlign w:val="center"/>
            <w:hideMark/>
          </w:tcPr>
          <w:p w14:paraId="581908A7" w14:textId="77777777" w:rsidR="00C41AFE" w:rsidRPr="007662C6" w:rsidRDefault="00C41AFE" w:rsidP="00A9094E">
            <w:pPr>
              <w:jc w:val="right"/>
              <w:rPr>
                <w:color w:val="000000"/>
              </w:rPr>
            </w:pPr>
            <w:r w:rsidRPr="007662C6">
              <w:rPr>
                <w:color w:val="000000"/>
              </w:rPr>
              <w:t>Drowning</w:t>
            </w:r>
          </w:p>
        </w:tc>
        <w:tc>
          <w:tcPr>
            <w:tcW w:w="2927" w:type="dxa"/>
            <w:shd w:val="clear" w:color="auto" w:fill="auto"/>
            <w:noWrap/>
            <w:vAlign w:val="center"/>
            <w:hideMark/>
          </w:tcPr>
          <w:p w14:paraId="536DC595" w14:textId="77777777" w:rsidR="00C41AFE" w:rsidRPr="007662C6" w:rsidRDefault="00C41AFE" w:rsidP="00A9094E">
            <w:pPr>
              <w:jc w:val="center"/>
              <w:rPr>
                <w:color w:val="000000"/>
              </w:rPr>
            </w:pPr>
            <w:r w:rsidRPr="007662C6">
              <w:rPr>
                <w:color w:val="000000"/>
              </w:rPr>
              <w:t>E910-E910</w:t>
            </w:r>
          </w:p>
        </w:tc>
        <w:tc>
          <w:tcPr>
            <w:tcW w:w="4662" w:type="dxa"/>
            <w:shd w:val="clear" w:color="auto" w:fill="auto"/>
            <w:noWrap/>
            <w:vAlign w:val="center"/>
            <w:hideMark/>
          </w:tcPr>
          <w:p w14:paraId="3541D9F1" w14:textId="77777777" w:rsidR="00C41AFE" w:rsidRPr="007662C6" w:rsidRDefault="00C41AFE" w:rsidP="00A9094E">
            <w:pPr>
              <w:jc w:val="center"/>
              <w:rPr>
                <w:color w:val="000000"/>
              </w:rPr>
            </w:pPr>
            <w:r w:rsidRPr="007662C6">
              <w:rPr>
                <w:color w:val="000000"/>
              </w:rPr>
              <w:t>W65-W74</w:t>
            </w:r>
          </w:p>
        </w:tc>
      </w:tr>
      <w:tr w:rsidR="00C41AFE" w:rsidRPr="007662C6" w14:paraId="07D5F6EC" w14:textId="77777777" w:rsidTr="00A9094E">
        <w:trPr>
          <w:trHeight w:val="851"/>
        </w:trPr>
        <w:tc>
          <w:tcPr>
            <w:tcW w:w="2941" w:type="dxa"/>
            <w:shd w:val="clear" w:color="auto" w:fill="auto"/>
            <w:noWrap/>
            <w:vAlign w:val="center"/>
            <w:hideMark/>
          </w:tcPr>
          <w:p w14:paraId="167D7E3C" w14:textId="77777777" w:rsidR="00C41AFE" w:rsidRPr="007662C6" w:rsidRDefault="00C41AFE" w:rsidP="00A9094E">
            <w:pPr>
              <w:jc w:val="center"/>
              <w:rPr>
                <w:color w:val="000000"/>
              </w:rPr>
            </w:pPr>
            <w:r w:rsidRPr="007662C6">
              <w:rPr>
                <w:color w:val="000000"/>
              </w:rPr>
              <w:t>Intentional</w:t>
            </w:r>
          </w:p>
        </w:tc>
        <w:tc>
          <w:tcPr>
            <w:tcW w:w="2927" w:type="dxa"/>
            <w:shd w:val="clear" w:color="auto" w:fill="auto"/>
            <w:noWrap/>
            <w:vAlign w:val="center"/>
            <w:hideMark/>
          </w:tcPr>
          <w:p w14:paraId="67607F70" w14:textId="77777777" w:rsidR="00C41AFE" w:rsidRPr="007662C6" w:rsidRDefault="00C41AFE" w:rsidP="00A9094E">
            <w:pPr>
              <w:jc w:val="center"/>
              <w:rPr>
                <w:color w:val="000000"/>
              </w:rPr>
            </w:pPr>
            <w:r w:rsidRPr="007662C6">
              <w:rPr>
                <w:color w:val="000000"/>
              </w:rPr>
              <w:t>E950-E979.9, E990-E999</w:t>
            </w:r>
          </w:p>
        </w:tc>
        <w:tc>
          <w:tcPr>
            <w:tcW w:w="4662" w:type="dxa"/>
            <w:shd w:val="clear" w:color="auto" w:fill="auto"/>
            <w:noWrap/>
            <w:vAlign w:val="center"/>
            <w:hideMark/>
          </w:tcPr>
          <w:p w14:paraId="7C05DC00" w14:textId="77777777" w:rsidR="00C41AFE" w:rsidRPr="007662C6" w:rsidRDefault="00C41AFE" w:rsidP="00A9094E">
            <w:pPr>
              <w:jc w:val="center"/>
              <w:rPr>
                <w:color w:val="000000"/>
              </w:rPr>
            </w:pPr>
            <w:r w:rsidRPr="007662C6">
              <w:rPr>
                <w:color w:val="000000"/>
              </w:rPr>
              <w:t>X60-X99, Y0-Y9, Y35-Y39</w:t>
            </w:r>
          </w:p>
        </w:tc>
      </w:tr>
      <w:tr w:rsidR="00C41AFE" w:rsidRPr="007662C6" w14:paraId="7596DF80" w14:textId="77777777" w:rsidTr="00A9094E">
        <w:trPr>
          <w:trHeight w:val="851"/>
        </w:trPr>
        <w:tc>
          <w:tcPr>
            <w:tcW w:w="2941" w:type="dxa"/>
            <w:shd w:val="clear" w:color="auto" w:fill="auto"/>
            <w:noWrap/>
            <w:vAlign w:val="center"/>
            <w:hideMark/>
          </w:tcPr>
          <w:p w14:paraId="44544BCF" w14:textId="3BCBF8CF" w:rsidR="00C41AFE" w:rsidRPr="007662C6" w:rsidRDefault="00296BD5" w:rsidP="00A9094E">
            <w:pPr>
              <w:jc w:val="right"/>
              <w:rPr>
                <w:color w:val="000000"/>
              </w:rPr>
            </w:pPr>
            <w:r>
              <w:rPr>
                <w:color w:val="000000"/>
              </w:rPr>
              <w:t>Suicide</w:t>
            </w:r>
          </w:p>
        </w:tc>
        <w:tc>
          <w:tcPr>
            <w:tcW w:w="2927" w:type="dxa"/>
            <w:shd w:val="clear" w:color="auto" w:fill="auto"/>
            <w:noWrap/>
            <w:vAlign w:val="center"/>
            <w:hideMark/>
          </w:tcPr>
          <w:p w14:paraId="70ED1964" w14:textId="77777777" w:rsidR="00C41AFE" w:rsidRPr="007662C6" w:rsidRDefault="00C41AFE" w:rsidP="00A9094E">
            <w:pPr>
              <w:jc w:val="center"/>
              <w:rPr>
                <w:color w:val="000000"/>
              </w:rPr>
            </w:pPr>
            <w:r w:rsidRPr="007662C6">
              <w:rPr>
                <w:color w:val="000000"/>
              </w:rPr>
              <w:t>E950-E959</w:t>
            </w:r>
          </w:p>
        </w:tc>
        <w:tc>
          <w:tcPr>
            <w:tcW w:w="4662" w:type="dxa"/>
            <w:shd w:val="clear" w:color="auto" w:fill="auto"/>
            <w:noWrap/>
            <w:vAlign w:val="center"/>
            <w:hideMark/>
          </w:tcPr>
          <w:p w14:paraId="52F3FF52" w14:textId="77777777" w:rsidR="00C41AFE" w:rsidRPr="007662C6" w:rsidRDefault="00C41AFE" w:rsidP="00A9094E">
            <w:pPr>
              <w:jc w:val="center"/>
              <w:rPr>
                <w:color w:val="000000"/>
              </w:rPr>
            </w:pPr>
            <w:r w:rsidRPr="007662C6">
              <w:rPr>
                <w:color w:val="000000"/>
              </w:rPr>
              <w:t>X60-X84</w:t>
            </w:r>
          </w:p>
        </w:tc>
      </w:tr>
      <w:tr w:rsidR="00C41AFE" w:rsidRPr="007662C6" w14:paraId="52C1FFEE" w14:textId="77777777" w:rsidTr="00A9094E">
        <w:trPr>
          <w:trHeight w:val="851"/>
        </w:trPr>
        <w:tc>
          <w:tcPr>
            <w:tcW w:w="2941" w:type="dxa"/>
            <w:shd w:val="clear" w:color="auto" w:fill="auto"/>
            <w:noWrap/>
            <w:vAlign w:val="center"/>
            <w:hideMark/>
          </w:tcPr>
          <w:p w14:paraId="3809353A" w14:textId="77777777" w:rsidR="00C41AFE" w:rsidRPr="007662C6" w:rsidRDefault="00C41AFE" w:rsidP="00A9094E">
            <w:pPr>
              <w:jc w:val="right"/>
              <w:rPr>
                <w:color w:val="000000"/>
              </w:rPr>
            </w:pPr>
          </w:p>
          <w:p w14:paraId="544BB222" w14:textId="77777777" w:rsidR="00C41AFE" w:rsidRPr="007662C6" w:rsidRDefault="00C41AFE" w:rsidP="00A9094E">
            <w:pPr>
              <w:jc w:val="right"/>
              <w:rPr>
                <w:color w:val="000000"/>
              </w:rPr>
            </w:pPr>
          </w:p>
          <w:p w14:paraId="76FDA7CD" w14:textId="77777777" w:rsidR="00C41AFE" w:rsidRPr="007662C6" w:rsidRDefault="00C41AFE" w:rsidP="00A9094E">
            <w:pPr>
              <w:jc w:val="right"/>
              <w:rPr>
                <w:color w:val="000000"/>
              </w:rPr>
            </w:pPr>
            <w:r w:rsidRPr="007662C6">
              <w:rPr>
                <w:color w:val="000000"/>
              </w:rPr>
              <w:t>Assault</w:t>
            </w:r>
          </w:p>
        </w:tc>
        <w:tc>
          <w:tcPr>
            <w:tcW w:w="2927" w:type="dxa"/>
            <w:shd w:val="clear" w:color="auto" w:fill="auto"/>
            <w:noWrap/>
            <w:vAlign w:val="center"/>
            <w:hideMark/>
          </w:tcPr>
          <w:p w14:paraId="7C1B616C" w14:textId="77777777" w:rsidR="00C41AFE" w:rsidRPr="007662C6" w:rsidRDefault="00C41AFE" w:rsidP="00A9094E">
            <w:pPr>
              <w:jc w:val="center"/>
              <w:rPr>
                <w:color w:val="000000"/>
              </w:rPr>
            </w:pPr>
            <w:r w:rsidRPr="007662C6">
              <w:rPr>
                <w:color w:val="000000"/>
              </w:rPr>
              <w:t>E960-E979, E990-E999</w:t>
            </w:r>
          </w:p>
        </w:tc>
        <w:tc>
          <w:tcPr>
            <w:tcW w:w="4662" w:type="dxa"/>
            <w:shd w:val="clear" w:color="auto" w:fill="auto"/>
            <w:noWrap/>
            <w:vAlign w:val="center"/>
            <w:hideMark/>
          </w:tcPr>
          <w:p w14:paraId="41757979" w14:textId="77777777" w:rsidR="00C41AFE" w:rsidRPr="007662C6" w:rsidRDefault="00C41AFE" w:rsidP="00A9094E">
            <w:pPr>
              <w:jc w:val="center"/>
              <w:rPr>
                <w:color w:val="000000"/>
              </w:rPr>
            </w:pPr>
            <w:r w:rsidRPr="007662C6">
              <w:rPr>
                <w:color w:val="000000"/>
              </w:rPr>
              <w:t>X85-X99, Y0-Y9, Y35-Y39</w:t>
            </w:r>
          </w:p>
        </w:tc>
      </w:tr>
    </w:tbl>
    <w:p w14:paraId="778439A8" w14:textId="77777777" w:rsidR="00C41AFE" w:rsidRDefault="00C41AFE" w:rsidP="00C41AFE">
      <w:pPr>
        <w:suppressLineNumbers/>
        <w:rPr>
          <w:color w:val="000000" w:themeColor="text1"/>
        </w:rPr>
      </w:pPr>
      <w:r>
        <w:rPr>
          <w:color w:val="000000" w:themeColor="text1"/>
        </w:rPr>
        <w:br w:type="page"/>
      </w:r>
    </w:p>
    <w:p w14:paraId="26A4C6F6" w14:textId="77777777" w:rsidR="00C41AFE" w:rsidRDefault="00C41AFE" w:rsidP="00C41AFE">
      <w:pPr>
        <w:spacing w:line="480" w:lineRule="auto"/>
        <w:jc w:val="both"/>
        <w:rPr>
          <w:color w:val="000000" w:themeColor="text1"/>
        </w:rPr>
      </w:pPr>
      <w:r>
        <w:rPr>
          <w:b/>
          <w:color w:val="000000" w:themeColor="text1"/>
        </w:rPr>
        <w:lastRenderedPageBreak/>
        <w:t xml:space="preserve">Supplementary Table 2. </w:t>
      </w:r>
      <w:r>
        <w:rPr>
          <w:color w:val="000000" w:themeColor="text1"/>
        </w:rPr>
        <w:t>C</w:t>
      </w:r>
      <w:r w:rsidRPr="005B446A">
        <w:rPr>
          <w:color w:val="000000" w:themeColor="text1"/>
        </w:rPr>
        <w:t>orrelation coefficients</w:t>
      </w:r>
      <w:r>
        <w:rPr>
          <w:color w:val="000000" w:themeColor="text1"/>
        </w:rPr>
        <w:t xml:space="preserve"> between monthly anomalies generated from daily mean temperature and daily maximum and minimum temperatures. Each correlation coefficient was calculated in each state for each month for 1980-2016, then averaged over all states for each month.</w:t>
      </w:r>
    </w:p>
    <w:p w14:paraId="1A71989F" w14:textId="77777777" w:rsidR="00C41AFE" w:rsidRDefault="00C41AFE" w:rsidP="00C41AFE">
      <w:pPr>
        <w:suppressLineNumbers/>
        <w:jc w:val="both"/>
        <w:rPr>
          <w:b/>
          <w:color w:val="000000" w:themeColor="text1"/>
        </w:rPr>
      </w:pPr>
    </w:p>
    <w:tbl>
      <w:tblPr>
        <w:tblW w:w="8663" w:type="dxa"/>
        <w:jc w:val="center"/>
        <w:tblLook w:val="04A0" w:firstRow="1" w:lastRow="0" w:firstColumn="1" w:lastColumn="0" w:noHBand="0" w:noVBand="1"/>
      </w:tblPr>
      <w:tblGrid>
        <w:gridCol w:w="1243"/>
        <w:gridCol w:w="3740"/>
        <w:gridCol w:w="3680"/>
      </w:tblGrid>
      <w:tr w:rsidR="00C41AFE" w14:paraId="505E94B8" w14:textId="77777777" w:rsidTr="00A9094E">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F8C9A8" w14:textId="77777777" w:rsidR="00C41AFE" w:rsidRPr="005B446A" w:rsidRDefault="00C41AFE" w:rsidP="00A9094E">
            <w:pPr>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6D5CE6DA" w14:textId="77777777" w:rsidR="00C41AFE" w:rsidRDefault="00C41AFE" w:rsidP="00A9094E">
            <w:pPr>
              <w:jc w:val="center"/>
              <w:rPr>
                <w:b/>
                <w:bCs/>
                <w:color w:val="000000"/>
              </w:rPr>
            </w:pPr>
            <w:r>
              <w:rPr>
                <w:b/>
                <w:bCs/>
                <w:color w:val="000000"/>
              </w:rPr>
              <w:t>M</w:t>
            </w:r>
            <w:r w:rsidRPr="00F239EC">
              <w:rPr>
                <w:b/>
                <w:bCs/>
                <w:color w:val="000000"/>
              </w:rPr>
              <w:t xml:space="preserve">ean daily temperature </w:t>
            </w:r>
          </w:p>
          <w:p w14:paraId="20113B93" w14:textId="77777777" w:rsidR="00C41AFE" w:rsidRDefault="00C41AFE" w:rsidP="00A9094E">
            <w:pPr>
              <w:jc w:val="center"/>
              <w:rPr>
                <w:b/>
                <w:bCs/>
                <w:color w:val="000000"/>
              </w:rPr>
            </w:pPr>
            <w:r>
              <w:rPr>
                <w:b/>
                <w:bCs/>
                <w:color w:val="000000"/>
              </w:rPr>
              <w:t>and</w:t>
            </w:r>
          </w:p>
          <w:p w14:paraId="50272BFA" w14:textId="77777777" w:rsidR="00C41AFE" w:rsidRPr="00F239EC" w:rsidRDefault="00C41AFE" w:rsidP="00A9094E">
            <w:pPr>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09CEEACB" w14:textId="77777777" w:rsidR="00C41AFE" w:rsidRDefault="00C41AFE" w:rsidP="00A9094E">
            <w:pPr>
              <w:jc w:val="center"/>
              <w:rPr>
                <w:b/>
                <w:bCs/>
                <w:color w:val="000000"/>
              </w:rPr>
            </w:pPr>
            <w:r>
              <w:rPr>
                <w:b/>
                <w:bCs/>
                <w:color w:val="000000"/>
              </w:rPr>
              <w:t>M</w:t>
            </w:r>
            <w:r w:rsidRPr="00F239EC">
              <w:rPr>
                <w:b/>
                <w:bCs/>
                <w:color w:val="000000"/>
              </w:rPr>
              <w:t xml:space="preserve">ean daily temperature </w:t>
            </w:r>
          </w:p>
          <w:p w14:paraId="62122079" w14:textId="77777777" w:rsidR="00C41AFE" w:rsidRDefault="00C41AFE" w:rsidP="00A9094E">
            <w:pPr>
              <w:jc w:val="center"/>
              <w:rPr>
                <w:b/>
                <w:bCs/>
                <w:color w:val="000000"/>
              </w:rPr>
            </w:pPr>
            <w:r>
              <w:rPr>
                <w:b/>
                <w:bCs/>
                <w:color w:val="000000"/>
              </w:rPr>
              <w:t>and</w:t>
            </w:r>
          </w:p>
          <w:p w14:paraId="6C749AAB" w14:textId="77777777" w:rsidR="00C41AFE" w:rsidRPr="00F239EC" w:rsidRDefault="00C41AFE" w:rsidP="00A9094E">
            <w:pPr>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C41AFE" w14:paraId="5DB06578"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77C47C2" w14:textId="77777777" w:rsidR="00C41AFE" w:rsidRPr="00771400" w:rsidRDefault="00C41AFE" w:rsidP="00A9094E">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55D9D36A" w14:textId="77777777" w:rsidR="00C41AFE" w:rsidRPr="00771400" w:rsidRDefault="00C41AFE" w:rsidP="00A9094E">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0905F9A" w14:textId="77777777" w:rsidR="00C41AFE" w:rsidRPr="00771400" w:rsidRDefault="00C41AFE" w:rsidP="00A9094E">
            <w:pPr>
              <w:jc w:val="center"/>
              <w:rPr>
                <w:color w:val="000000"/>
              </w:rPr>
            </w:pPr>
            <w:r w:rsidRPr="00771400">
              <w:rPr>
                <w:color w:val="000000"/>
              </w:rPr>
              <w:t>0.98</w:t>
            </w:r>
          </w:p>
        </w:tc>
      </w:tr>
      <w:tr w:rsidR="00C41AFE" w14:paraId="07823915"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319438" w14:textId="77777777" w:rsidR="00C41AFE" w:rsidRPr="00771400" w:rsidRDefault="00C41AFE" w:rsidP="00A9094E">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0100A34" w14:textId="77777777" w:rsidR="00C41AFE" w:rsidRPr="00771400" w:rsidRDefault="00C41AFE" w:rsidP="00A9094E">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726428E8" w14:textId="77777777" w:rsidR="00C41AFE" w:rsidRPr="00771400" w:rsidRDefault="00C41AFE" w:rsidP="00A9094E">
            <w:pPr>
              <w:jc w:val="center"/>
              <w:rPr>
                <w:color w:val="000000"/>
              </w:rPr>
            </w:pPr>
            <w:r w:rsidRPr="00771400">
              <w:rPr>
                <w:color w:val="000000"/>
              </w:rPr>
              <w:t>0.98</w:t>
            </w:r>
          </w:p>
        </w:tc>
      </w:tr>
      <w:tr w:rsidR="00C41AFE" w14:paraId="6740BF5C"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9D48437" w14:textId="77777777" w:rsidR="00C41AFE" w:rsidRPr="00771400" w:rsidRDefault="00C41AFE" w:rsidP="00A9094E">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58E1048D" w14:textId="77777777" w:rsidR="00C41AFE" w:rsidRPr="00771400" w:rsidRDefault="00C41AFE" w:rsidP="00A9094E">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4B787581" w14:textId="77777777" w:rsidR="00C41AFE" w:rsidRPr="00771400" w:rsidRDefault="00C41AFE" w:rsidP="00A9094E">
            <w:pPr>
              <w:jc w:val="center"/>
              <w:rPr>
                <w:color w:val="000000"/>
              </w:rPr>
            </w:pPr>
            <w:r w:rsidRPr="00771400">
              <w:rPr>
                <w:color w:val="000000"/>
              </w:rPr>
              <w:t>0.97</w:t>
            </w:r>
          </w:p>
        </w:tc>
      </w:tr>
      <w:tr w:rsidR="00C41AFE" w14:paraId="0CA500C6"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9FA2309" w14:textId="77777777" w:rsidR="00C41AFE" w:rsidRPr="00771400" w:rsidRDefault="00C41AFE" w:rsidP="00A9094E">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4C1ED85A" w14:textId="77777777" w:rsidR="00C41AFE" w:rsidRPr="00771400" w:rsidRDefault="00C41AFE" w:rsidP="00A9094E">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565EC47E" w14:textId="77777777" w:rsidR="00C41AFE" w:rsidRPr="00771400" w:rsidRDefault="00C41AFE" w:rsidP="00A9094E">
            <w:pPr>
              <w:jc w:val="center"/>
              <w:rPr>
                <w:color w:val="000000"/>
              </w:rPr>
            </w:pPr>
            <w:r w:rsidRPr="00771400">
              <w:rPr>
                <w:color w:val="000000"/>
              </w:rPr>
              <w:t>0.96</w:t>
            </w:r>
          </w:p>
        </w:tc>
      </w:tr>
      <w:tr w:rsidR="00C41AFE" w14:paraId="3764C060"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11B6E18" w14:textId="77777777" w:rsidR="00C41AFE" w:rsidRPr="00771400" w:rsidRDefault="00C41AFE" w:rsidP="00A9094E">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45B511C" w14:textId="77777777" w:rsidR="00C41AFE" w:rsidRPr="00771400" w:rsidRDefault="00C41AFE" w:rsidP="00A9094E">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43501A" w14:textId="77777777" w:rsidR="00C41AFE" w:rsidRPr="00771400" w:rsidRDefault="00C41AFE" w:rsidP="00A9094E">
            <w:pPr>
              <w:jc w:val="center"/>
              <w:rPr>
                <w:color w:val="000000"/>
              </w:rPr>
            </w:pPr>
            <w:r w:rsidRPr="00771400">
              <w:rPr>
                <w:color w:val="000000"/>
              </w:rPr>
              <w:t>0.94</w:t>
            </w:r>
          </w:p>
        </w:tc>
      </w:tr>
      <w:tr w:rsidR="00C41AFE" w14:paraId="27A07DDE"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F34EEEE" w14:textId="77777777" w:rsidR="00C41AFE" w:rsidRPr="00771400" w:rsidRDefault="00C41AFE" w:rsidP="00A9094E">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1CBEE1F3" w14:textId="77777777" w:rsidR="00C41AFE" w:rsidRPr="00771400" w:rsidRDefault="00C41AFE" w:rsidP="00A9094E">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61EEF7AC" w14:textId="77777777" w:rsidR="00C41AFE" w:rsidRPr="00771400" w:rsidRDefault="00C41AFE" w:rsidP="00A9094E">
            <w:pPr>
              <w:jc w:val="center"/>
              <w:rPr>
                <w:color w:val="000000"/>
              </w:rPr>
            </w:pPr>
            <w:r w:rsidRPr="00771400">
              <w:rPr>
                <w:color w:val="000000"/>
              </w:rPr>
              <w:t>0.92</w:t>
            </w:r>
          </w:p>
        </w:tc>
      </w:tr>
      <w:tr w:rsidR="00C41AFE" w14:paraId="4A811791"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097534" w14:textId="77777777" w:rsidR="00C41AFE" w:rsidRPr="00771400" w:rsidRDefault="00C41AFE" w:rsidP="00A9094E">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2CE237A4" w14:textId="77777777" w:rsidR="00C41AFE" w:rsidRPr="00771400" w:rsidRDefault="00C41AFE" w:rsidP="00A9094E">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7D7D49B1" w14:textId="77777777" w:rsidR="00C41AFE" w:rsidRPr="00771400" w:rsidRDefault="00C41AFE" w:rsidP="00A9094E">
            <w:pPr>
              <w:jc w:val="center"/>
              <w:rPr>
                <w:color w:val="000000"/>
              </w:rPr>
            </w:pPr>
            <w:r w:rsidRPr="00771400">
              <w:rPr>
                <w:color w:val="000000"/>
              </w:rPr>
              <w:t>0.94</w:t>
            </w:r>
          </w:p>
        </w:tc>
      </w:tr>
      <w:tr w:rsidR="00C41AFE" w14:paraId="53170C6C"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571F0B6" w14:textId="77777777" w:rsidR="00C41AFE" w:rsidRPr="00771400" w:rsidRDefault="00C41AFE" w:rsidP="00A9094E">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0F2C6A8F" w14:textId="77777777" w:rsidR="00C41AFE" w:rsidRPr="00771400" w:rsidRDefault="00C41AFE" w:rsidP="00A9094E">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600ADC4" w14:textId="77777777" w:rsidR="00C41AFE" w:rsidRPr="00771400" w:rsidRDefault="00C41AFE" w:rsidP="00A9094E">
            <w:pPr>
              <w:jc w:val="center"/>
              <w:rPr>
                <w:color w:val="000000"/>
              </w:rPr>
            </w:pPr>
            <w:r w:rsidRPr="00771400">
              <w:rPr>
                <w:color w:val="000000"/>
              </w:rPr>
              <w:t>0.93</w:t>
            </w:r>
          </w:p>
        </w:tc>
      </w:tr>
      <w:tr w:rsidR="00C41AFE" w14:paraId="1C2D5E15"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6446B5E" w14:textId="77777777" w:rsidR="00C41AFE" w:rsidRPr="00771400" w:rsidRDefault="00C41AFE" w:rsidP="00A9094E">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9D7D0B5" w14:textId="77777777" w:rsidR="00C41AFE" w:rsidRPr="00771400" w:rsidRDefault="00C41AFE" w:rsidP="00A9094E">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76EAE9B" w14:textId="77777777" w:rsidR="00C41AFE" w:rsidRPr="00771400" w:rsidRDefault="00C41AFE" w:rsidP="00A9094E">
            <w:pPr>
              <w:jc w:val="center"/>
              <w:rPr>
                <w:color w:val="000000"/>
              </w:rPr>
            </w:pPr>
            <w:r w:rsidRPr="00771400">
              <w:rPr>
                <w:color w:val="000000"/>
              </w:rPr>
              <w:t>0.91</w:t>
            </w:r>
          </w:p>
        </w:tc>
      </w:tr>
      <w:tr w:rsidR="00C41AFE" w14:paraId="2502E9E0"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37F0314" w14:textId="77777777" w:rsidR="00C41AFE" w:rsidRPr="00771400" w:rsidRDefault="00C41AFE" w:rsidP="00A9094E">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0AA5D9A1" w14:textId="77777777" w:rsidR="00C41AFE" w:rsidRPr="00771400" w:rsidRDefault="00C41AFE" w:rsidP="00A9094E">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179AB448" w14:textId="77777777" w:rsidR="00C41AFE" w:rsidRPr="00771400" w:rsidRDefault="00C41AFE" w:rsidP="00A9094E">
            <w:pPr>
              <w:jc w:val="center"/>
              <w:rPr>
                <w:color w:val="000000"/>
              </w:rPr>
            </w:pPr>
            <w:r w:rsidRPr="00771400">
              <w:rPr>
                <w:color w:val="000000"/>
              </w:rPr>
              <w:t>0.93</w:t>
            </w:r>
          </w:p>
        </w:tc>
      </w:tr>
      <w:tr w:rsidR="00C41AFE" w14:paraId="0ED61C6B"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BD3074B" w14:textId="77777777" w:rsidR="00C41AFE" w:rsidRPr="00771400" w:rsidRDefault="00C41AFE" w:rsidP="00A9094E">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69CBCF0A" w14:textId="77777777" w:rsidR="00C41AFE" w:rsidRPr="00771400" w:rsidRDefault="00C41AFE" w:rsidP="00A9094E">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4AD2AA25" w14:textId="77777777" w:rsidR="00C41AFE" w:rsidRPr="00771400" w:rsidRDefault="00C41AFE" w:rsidP="00A9094E">
            <w:pPr>
              <w:jc w:val="center"/>
              <w:rPr>
                <w:color w:val="000000"/>
              </w:rPr>
            </w:pPr>
            <w:r w:rsidRPr="00771400">
              <w:rPr>
                <w:color w:val="000000"/>
              </w:rPr>
              <w:t>0.97</w:t>
            </w:r>
          </w:p>
        </w:tc>
      </w:tr>
      <w:tr w:rsidR="00C41AFE" w14:paraId="72DE5BF9"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70CF995" w14:textId="77777777" w:rsidR="00C41AFE" w:rsidRPr="00771400" w:rsidRDefault="00C41AFE" w:rsidP="00A9094E">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57CF9242" w14:textId="77777777" w:rsidR="00C41AFE" w:rsidRPr="00771400" w:rsidRDefault="00C41AFE" w:rsidP="00A9094E">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512AD29B" w14:textId="77777777" w:rsidR="00C41AFE" w:rsidRPr="00771400" w:rsidRDefault="00C41AFE" w:rsidP="00A9094E">
            <w:pPr>
              <w:jc w:val="center"/>
              <w:rPr>
                <w:color w:val="000000"/>
              </w:rPr>
            </w:pPr>
            <w:r w:rsidRPr="00771400">
              <w:rPr>
                <w:color w:val="000000"/>
              </w:rPr>
              <w:t>0.98</w:t>
            </w:r>
          </w:p>
        </w:tc>
      </w:tr>
    </w:tbl>
    <w:p w14:paraId="577B4D3A" w14:textId="77777777" w:rsidR="00C41AFE" w:rsidRDefault="00C41AFE" w:rsidP="00C41AFE">
      <w:pPr>
        <w:suppressLineNumbers/>
        <w:rPr>
          <w:b/>
          <w:color w:val="000000" w:themeColor="text1"/>
        </w:rPr>
      </w:pPr>
      <w:r>
        <w:rPr>
          <w:b/>
          <w:color w:val="000000" w:themeColor="text1"/>
        </w:rPr>
        <w:br w:type="page"/>
      </w:r>
    </w:p>
    <w:p w14:paraId="304E87F5" w14:textId="77777777" w:rsidR="00C41AFE" w:rsidRDefault="00C41AFE" w:rsidP="00C41AFE">
      <w:pPr>
        <w:spacing w:line="480" w:lineRule="auto"/>
        <w:jc w:val="both"/>
        <w:rPr>
          <w:color w:val="000000" w:themeColor="text1"/>
        </w:rPr>
      </w:pPr>
      <w:r>
        <w:rPr>
          <w:b/>
          <w:color w:val="000000" w:themeColor="text1"/>
        </w:rPr>
        <w:lastRenderedPageBreak/>
        <w:t xml:space="preserve">Supplementary Table 3. </w:t>
      </w:r>
      <w:r>
        <w:rPr>
          <w:color w:val="000000" w:themeColor="text1"/>
        </w:rPr>
        <w:t>C</w:t>
      </w:r>
      <w:r w:rsidRPr="005B446A">
        <w:rPr>
          <w:color w:val="000000" w:themeColor="text1"/>
        </w:rPr>
        <w:t>orrelation coefficients</w:t>
      </w:r>
      <w:r>
        <w:rPr>
          <w:color w:val="000000" w:themeColor="text1"/>
        </w:rPr>
        <w:t xml:space="preserve"> between anomaly of mean daily temperature and measures of extreme anomalous temperature described in Methods. Each correlation coefficient was calculated in each state for each month for 1980-2016, then averaged over all states for each month.</w:t>
      </w:r>
    </w:p>
    <w:p w14:paraId="4FC28C55" w14:textId="77777777" w:rsidR="00C41AFE" w:rsidRDefault="00C41AFE" w:rsidP="00C41AFE">
      <w:pPr>
        <w:suppressLineNumbers/>
        <w:jc w:val="both"/>
        <w:rPr>
          <w:b/>
          <w:color w:val="000000" w:themeColor="text1"/>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C41AFE" w14:paraId="18CA19F4" w14:textId="77777777" w:rsidTr="00A9094E">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758E79E8" w14:textId="77777777" w:rsidR="00C41AFE" w:rsidRPr="00600DFF" w:rsidRDefault="00C41AFE" w:rsidP="00A9094E">
            <w:pPr>
              <w:jc w:val="center"/>
              <w:rPr>
                <w:bCs/>
                <w:color w:val="000000"/>
              </w:rPr>
            </w:pPr>
            <w:r w:rsidRPr="00600DFF">
              <w:rPr>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E7C219" w14:textId="77777777" w:rsidR="00C41AFE" w:rsidRPr="00600DFF" w:rsidRDefault="00C41AFE" w:rsidP="00A9094E">
            <w:pPr>
              <w:jc w:val="center"/>
              <w:rPr>
                <w:bCs/>
                <w:color w:val="000000"/>
              </w:rPr>
            </w:pPr>
            <w:r w:rsidRPr="00600DFF">
              <w:rPr>
                <w:bCs/>
                <w:color w:val="000000"/>
              </w:rPr>
              <w:t xml:space="preserve">Anomaly </w:t>
            </w:r>
            <w:r>
              <w:rPr>
                <w:bCs/>
                <w:color w:val="000000"/>
              </w:rPr>
              <w:t>of mean (</w:t>
            </w:r>
            <w:r w:rsidRPr="0017348E">
              <w:rPr>
                <w:bCs/>
                <w:color w:val="000000"/>
              </w:rPr>
              <w:t>main analysis</w:t>
            </w:r>
            <w:r>
              <w:rPr>
                <w:bCs/>
                <w:color w:val="000000"/>
              </w:rPr>
              <w:t>)</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70E2CFF" w14:textId="77777777" w:rsidR="00C41AFE" w:rsidRPr="00600DFF" w:rsidRDefault="00C41AFE" w:rsidP="00A9094E">
            <w:pPr>
              <w:jc w:val="center"/>
              <w:rPr>
                <w:color w:val="000000" w:themeColor="text1"/>
              </w:rPr>
            </w:pPr>
            <w:r w:rsidRPr="00600DFF">
              <w:rPr>
                <w:color w:val="000000" w:themeColor="text1"/>
              </w:rPr>
              <w:t>Anomaly of</w:t>
            </w:r>
          </w:p>
          <w:p w14:paraId="55E10C7A" w14:textId="77777777" w:rsidR="00C41AFE" w:rsidRPr="00600DFF" w:rsidRDefault="00C41AFE" w:rsidP="00A9094E">
            <w:pPr>
              <w:jc w:val="center"/>
              <w:rPr>
                <w:bCs/>
                <w:color w:val="000000"/>
              </w:rPr>
            </w:pPr>
            <w:r w:rsidRPr="00600DFF">
              <w:rPr>
                <w:color w:val="000000" w:themeColor="text1"/>
              </w:rPr>
              <w:t>90</w:t>
            </w:r>
            <w:r w:rsidRPr="00600DFF">
              <w:rPr>
                <w:color w:val="000000" w:themeColor="text1"/>
                <w:vertAlign w:val="superscript"/>
              </w:rPr>
              <w:t>th</w:t>
            </w:r>
            <w:r w:rsidRPr="00600DFF">
              <w:rPr>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5A875FE" w14:textId="77777777" w:rsidR="00C41AFE" w:rsidRPr="00600DFF" w:rsidRDefault="00C41AFE" w:rsidP="00A9094E">
            <w:pPr>
              <w:jc w:val="center"/>
              <w:rPr>
                <w:color w:val="000000"/>
              </w:rPr>
            </w:pPr>
            <w:r w:rsidRPr="00600DFF">
              <w:rPr>
                <w:color w:val="000000"/>
              </w:rPr>
              <w:t>Number of days</w:t>
            </w:r>
          </w:p>
          <w:p w14:paraId="1AC36AAA" w14:textId="77777777" w:rsidR="00C41AFE" w:rsidRPr="00600DFF" w:rsidRDefault="00C41AFE" w:rsidP="00A9094E">
            <w:pPr>
              <w:jc w:val="center"/>
              <w:rPr>
                <w:bCs/>
                <w:color w:val="000000"/>
              </w:rPr>
            </w:pPr>
            <w:r w:rsidRPr="00600DFF">
              <w:rPr>
                <w:color w:val="000000"/>
              </w:rPr>
              <w:t>above long-term 90</w:t>
            </w:r>
            <w:r w:rsidRPr="00600DFF">
              <w:rPr>
                <w:color w:val="000000"/>
                <w:vertAlign w:val="superscript"/>
              </w:rPr>
              <w:t>th</w:t>
            </w:r>
            <w:r w:rsidRPr="00600DFF">
              <w:rPr>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55DFC9FB" w14:textId="77777777" w:rsidR="00C41AFE" w:rsidRPr="00600DFF" w:rsidRDefault="00C41AFE" w:rsidP="00A9094E">
            <w:pPr>
              <w:jc w:val="center"/>
              <w:rPr>
                <w:color w:val="000000"/>
              </w:rPr>
            </w:pPr>
            <w:r w:rsidRPr="00600DFF">
              <w:rPr>
                <w:color w:val="000000"/>
              </w:rPr>
              <w:t>Number of 3+ day</w:t>
            </w:r>
          </w:p>
          <w:p w14:paraId="0554944E" w14:textId="77777777" w:rsidR="00C41AFE" w:rsidRPr="00600DFF" w:rsidRDefault="00C41AFE" w:rsidP="00A9094E">
            <w:pPr>
              <w:jc w:val="center"/>
              <w:rPr>
                <w:bCs/>
                <w:color w:val="000000"/>
              </w:rPr>
            </w:pPr>
            <w:r w:rsidRPr="00600DFF">
              <w:rPr>
                <w:color w:val="000000"/>
              </w:rPr>
              <w:t>episodes above long-term 90</w:t>
            </w:r>
            <w:r w:rsidRPr="00600DFF">
              <w:rPr>
                <w:color w:val="000000"/>
                <w:vertAlign w:val="superscript"/>
              </w:rPr>
              <w:t>th</w:t>
            </w:r>
            <w:r w:rsidRPr="00600DFF">
              <w:rPr>
                <w:color w:val="000000"/>
              </w:rPr>
              <w:t xml:space="preserve"> percentile</w:t>
            </w:r>
          </w:p>
        </w:tc>
      </w:tr>
      <w:tr w:rsidR="00C41AFE" w14:paraId="5500CEB9" w14:textId="77777777" w:rsidTr="00A9094E">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1C52602A" w14:textId="77777777" w:rsidR="00C41AFE" w:rsidRPr="00600DFF" w:rsidRDefault="00C41AFE" w:rsidP="00A9094E">
            <w:pPr>
              <w:jc w:val="center"/>
              <w:rPr>
                <w:color w:val="000000"/>
              </w:rPr>
            </w:pPr>
            <w:r w:rsidRPr="00600DFF">
              <w:rPr>
                <w:bCs/>
                <w:color w:val="000000"/>
              </w:rPr>
              <w:t xml:space="preserve">Anomaly </w:t>
            </w:r>
            <w:r>
              <w:rPr>
                <w:bCs/>
                <w:color w:val="000000"/>
              </w:rPr>
              <w:t>of mean (</w:t>
            </w:r>
            <w:r w:rsidRPr="00600DFF">
              <w:rPr>
                <w:bCs/>
                <w:color w:val="000000"/>
              </w:rPr>
              <w:t>main analysis</w:t>
            </w:r>
            <w:r>
              <w:rPr>
                <w:bCs/>
                <w:color w:val="000000"/>
              </w:rPr>
              <w:t xml:space="preserve">)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FD96A" w14:textId="77777777" w:rsidR="00C41AFE" w:rsidRPr="00D21EA5" w:rsidRDefault="00C41AFE" w:rsidP="00A9094E">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F848D26" w14:textId="77777777" w:rsidR="00C41AFE" w:rsidRPr="00771400" w:rsidRDefault="00C41AFE" w:rsidP="00A9094E">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4B27DC3F" w14:textId="77777777" w:rsidR="00C41AFE" w:rsidRPr="00771400" w:rsidRDefault="00C41AFE" w:rsidP="00A9094E">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53393706" w14:textId="77777777" w:rsidR="00C41AFE" w:rsidRPr="00771400" w:rsidRDefault="00C41AFE" w:rsidP="00A9094E">
            <w:pPr>
              <w:jc w:val="center"/>
              <w:rPr>
                <w:color w:val="000000"/>
              </w:rPr>
            </w:pPr>
            <w:r>
              <w:rPr>
                <w:color w:val="000000"/>
              </w:rPr>
              <w:t>0.6</w:t>
            </w:r>
          </w:p>
        </w:tc>
      </w:tr>
      <w:tr w:rsidR="00C41AFE" w14:paraId="79539676" w14:textId="77777777" w:rsidTr="00A9094E">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1B077E7A" w14:textId="77777777" w:rsidR="00C41AFE" w:rsidRPr="00600DFF" w:rsidRDefault="00C41AFE" w:rsidP="00A9094E">
            <w:pPr>
              <w:jc w:val="center"/>
              <w:rPr>
                <w:color w:val="000000" w:themeColor="text1"/>
              </w:rPr>
            </w:pPr>
            <w:r w:rsidRPr="00600DFF">
              <w:rPr>
                <w:color w:val="000000" w:themeColor="text1"/>
              </w:rPr>
              <w:t>Anomaly of</w:t>
            </w:r>
          </w:p>
          <w:p w14:paraId="098BDE0C" w14:textId="77777777" w:rsidR="00C41AFE" w:rsidRPr="00DE5BA4" w:rsidRDefault="00C41AFE" w:rsidP="00A9094E">
            <w:pPr>
              <w:jc w:val="center"/>
              <w:rPr>
                <w:color w:val="2F2F2F"/>
              </w:rPr>
            </w:pPr>
            <w:r w:rsidRPr="00600DFF">
              <w:rPr>
                <w:color w:val="000000" w:themeColor="text1"/>
              </w:rPr>
              <w:t>90</w:t>
            </w:r>
            <w:r w:rsidRPr="00600DFF">
              <w:rPr>
                <w:color w:val="000000" w:themeColor="text1"/>
                <w:vertAlign w:val="superscript"/>
              </w:rPr>
              <w:t>th</w:t>
            </w:r>
            <w:r w:rsidRPr="00600DFF">
              <w:rPr>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55D23006" w14:textId="77777777" w:rsidR="00C41AFE" w:rsidRPr="00771400" w:rsidRDefault="00C41AFE" w:rsidP="00A9094E">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B8942D3" w14:textId="77777777" w:rsidR="00C41AFE" w:rsidRPr="00771400" w:rsidRDefault="00C41AFE" w:rsidP="00A9094E">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5BD58107" w14:textId="77777777" w:rsidR="00C41AFE" w:rsidRPr="00771400" w:rsidRDefault="00C41AFE" w:rsidP="00A9094E">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28C3C46F" w14:textId="77777777" w:rsidR="00C41AFE" w:rsidRPr="00771400" w:rsidRDefault="00C41AFE" w:rsidP="00A9094E">
            <w:pPr>
              <w:jc w:val="center"/>
              <w:rPr>
                <w:color w:val="000000"/>
              </w:rPr>
            </w:pPr>
            <w:r>
              <w:rPr>
                <w:color w:val="000000"/>
              </w:rPr>
              <w:t>0.77</w:t>
            </w:r>
          </w:p>
        </w:tc>
      </w:tr>
      <w:tr w:rsidR="00C41AFE" w14:paraId="26902923" w14:textId="77777777" w:rsidTr="00A9094E">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16C0194B" w14:textId="77777777" w:rsidR="00C41AFE" w:rsidRPr="00600DFF" w:rsidRDefault="00C41AFE" w:rsidP="00A9094E">
            <w:pPr>
              <w:jc w:val="center"/>
              <w:rPr>
                <w:color w:val="000000"/>
              </w:rPr>
            </w:pPr>
            <w:r w:rsidRPr="00600DFF">
              <w:rPr>
                <w:color w:val="000000"/>
              </w:rPr>
              <w:t>Number of days</w:t>
            </w:r>
          </w:p>
          <w:p w14:paraId="6296FF6D" w14:textId="77777777" w:rsidR="00C41AFE" w:rsidRPr="00DE5BA4" w:rsidRDefault="00C41AFE" w:rsidP="00A9094E">
            <w:pPr>
              <w:jc w:val="center"/>
              <w:rPr>
                <w:color w:val="000000"/>
              </w:rPr>
            </w:pPr>
            <w:r w:rsidRPr="00600DFF">
              <w:rPr>
                <w:color w:val="000000"/>
              </w:rPr>
              <w:t>above long-term 90</w:t>
            </w:r>
            <w:r w:rsidRPr="00600DFF">
              <w:rPr>
                <w:color w:val="000000"/>
                <w:vertAlign w:val="superscript"/>
              </w:rPr>
              <w:t>th</w:t>
            </w:r>
            <w:r w:rsidRPr="00600DFF">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55D1E6BE" w14:textId="77777777" w:rsidR="00C41AFE" w:rsidRPr="00D21EA5" w:rsidRDefault="00C41AFE" w:rsidP="00A9094E">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708DE14F" w14:textId="77777777" w:rsidR="00C41AFE" w:rsidRPr="00771400" w:rsidRDefault="00C41AFE" w:rsidP="00A9094E">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E098F2F" w14:textId="77777777" w:rsidR="00C41AFE" w:rsidRPr="00771400" w:rsidRDefault="00C41AFE" w:rsidP="00A9094E">
            <w:pPr>
              <w:jc w:val="center"/>
              <w:rPr>
                <w:color w:val="000000"/>
              </w:rPr>
            </w:pPr>
          </w:p>
        </w:tc>
        <w:tc>
          <w:tcPr>
            <w:tcW w:w="1000" w:type="pct"/>
            <w:tcBorders>
              <w:top w:val="nil"/>
              <w:left w:val="nil"/>
              <w:bottom w:val="single" w:sz="4" w:space="0" w:color="auto"/>
              <w:right w:val="single" w:sz="4" w:space="0" w:color="auto"/>
            </w:tcBorders>
            <w:vAlign w:val="center"/>
          </w:tcPr>
          <w:p w14:paraId="1FC6BEBD" w14:textId="77777777" w:rsidR="00C41AFE" w:rsidRPr="00771400" w:rsidRDefault="00C41AFE" w:rsidP="00A9094E">
            <w:pPr>
              <w:jc w:val="center"/>
              <w:rPr>
                <w:color w:val="000000"/>
              </w:rPr>
            </w:pPr>
            <w:r>
              <w:rPr>
                <w:color w:val="000000"/>
              </w:rPr>
              <w:t>0.86</w:t>
            </w:r>
          </w:p>
        </w:tc>
      </w:tr>
      <w:tr w:rsidR="00C41AFE" w14:paraId="1CB54277" w14:textId="77777777" w:rsidTr="00A9094E">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0386DA57" w14:textId="77777777" w:rsidR="00C41AFE" w:rsidRPr="00600DFF" w:rsidRDefault="00C41AFE" w:rsidP="00A9094E">
            <w:pPr>
              <w:jc w:val="center"/>
              <w:rPr>
                <w:color w:val="000000"/>
              </w:rPr>
            </w:pPr>
            <w:r w:rsidRPr="00600DFF">
              <w:rPr>
                <w:color w:val="000000"/>
              </w:rPr>
              <w:t>Number of 3+ day</w:t>
            </w:r>
          </w:p>
          <w:p w14:paraId="6772FF0A" w14:textId="77777777" w:rsidR="00C41AFE" w:rsidRPr="00DE5BA4" w:rsidRDefault="00C41AFE" w:rsidP="00A9094E">
            <w:pPr>
              <w:jc w:val="center"/>
              <w:rPr>
                <w:color w:val="000000"/>
              </w:rPr>
            </w:pPr>
            <w:r w:rsidRPr="00600DFF">
              <w:rPr>
                <w:color w:val="000000"/>
              </w:rPr>
              <w:t>episodes above long-term 90</w:t>
            </w:r>
            <w:r w:rsidRPr="00600DFF">
              <w:rPr>
                <w:color w:val="000000"/>
                <w:vertAlign w:val="superscript"/>
              </w:rPr>
              <w:t>th</w:t>
            </w:r>
            <w:r w:rsidRPr="00600DFF">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41AF0EC1" w14:textId="77777777" w:rsidR="00C41AFE" w:rsidRPr="00CD291C" w:rsidRDefault="00C41AFE" w:rsidP="00A9094E">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73D5E012" w14:textId="77777777" w:rsidR="00C41AFE" w:rsidRPr="00771400" w:rsidRDefault="00C41AFE" w:rsidP="00A9094E">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6F020A32" w14:textId="77777777" w:rsidR="00C41AFE" w:rsidRPr="00771400" w:rsidRDefault="00C41AFE" w:rsidP="00A9094E">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3C4E2384" w14:textId="77777777" w:rsidR="00C41AFE" w:rsidRPr="00771400" w:rsidRDefault="00C41AFE" w:rsidP="00A9094E">
            <w:pPr>
              <w:jc w:val="center"/>
              <w:rPr>
                <w:color w:val="000000"/>
              </w:rPr>
            </w:pPr>
          </w:p>
        </w:tc>
      </w:tr>
    </w:tbl>
    <w:p w14:paraId="70C39BF4" w14:textId="77777777" w:rsidR="00C41AFE" w:rsidRDefault="00C41AFE" w:rsidP="00C41AFE">
      <w:pPr>
        <w:suppressLineNumbers/>
        <w:rPr>
          <w:color w:val="000000" w:themeColor="text1"/>
        </w:rPr>
      </w:pPr>
    </w:p>
    <w:p w14:paraId="4B372A35" w14:textId="38D9DAF4" w:rsidR="00C16BDD" w:rsidRPr="00D378F4" w:rsidRDefault="00C16BDD" w:rsidP="002960A3">
      <w:pPr>
        <w:suppressLineNumbers/>
        <w:spacing w:line="480" w:lineRule="auto"/>
        <w:jc w:val="both"/>
      </w:pPr>
    </w:p>
    <w:sectPr w:rsidR="00C16BDD" w:rsidRPr="00D378F4" w:rsidSect="00DA169C">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A79555" w14:textId="77777777" w:rsidR="00A626F5" w:rsidRDefault="00A626F5">
      <w:r>
        <w:separator/>
      </w:r>
    </w:p>
  </w:endnote>
  <w:endnote w:type="continuationSeparator" w:id="0">
    <w:p w14:paraId="4052483D" w14:textId="77777777" w:rsidR="00A626F5" w:rsidRDefault="00A626F5">
      <w:r>
        <w:continuationSeparator/>
      </w:r>
    </w:p>
  </w:endnote>
  <w:endnote w:type="continuationNotice" w:id="1">
    <w:p w14:paraId="2B80F6B2" w14:textId="77777777" w:rsidR="00A626F5" w:rsidRDefault="00A626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DCB88E9"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534B3">
      <w:rPr>
        <w:rStyle w:val="PageNumber"/>
        <w:noProof/>
      </w:rPr>
      <w:t>1</w:t>
    </w:r>
    <w:r>
      <w:rPr>
        <w:rStyle w:val="PageNumber"/>
      </w:rPr>
      <w:fldChar w:fldCharType="end"/>
    </w:r>
  </w:p>
  <w:p w14:paraId="75191DB3" w14:textId="77777777" w:rsidR="00E82A06" w:rsidRDefault="00E82A06" w:rsidP="009474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C41AFE" w:rsidRDefault="00C41AF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C41AFE" w:rsidRDefault="00C41AFE" w:rsidP="00705B84">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7777777" w:rsidR="00C41AFE" w:rsidRDefault="00C41AF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443267E5" w14:textId="77777777" w:rsidR="00C41AFE" w:rsidRDefault="00C41AFE"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6ADDC6" w14:textId="77777777" w:rsidR="00A626F5" w:rsidRDefault="00A626F5">
      <w:r>
        <w:separator/>
      </w:r>
    </w:p>
  </w:footnote>
  <w:footnote w:type="continuationSeparator" w:id="0">
    <w:p w14:paraId="2168A464" w14:textId="77777777" w:rsidR="00A626F5" w:rsidRDefault="00A626F5">
      <w:r>
        <w:continuationSeparator/>
      </w:r>
    </w:p>
  </w:footnote>
  <w:footnote w:type="continuationNotice" w:id="1">
    <w:p w14:paraId="69B2F905" w14:textId="77777777" w:rsidR="00A626F5" w:rsidRDefault="00A626F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5C8E"/>
    <w:rsid w:val="00025B49"/>
    <w:rsid w:val="000330EC"/>
    <w:rsid w:val="00040AAF"/>
    <w:rsid w:val="000607DA"/>
    <w:rsid w:val="00063068"/>
    <w:rsid w:val="0006486C"/>
    <w:rsid w:val="00064A53"/>
    <w:rsid w:val="0007192B"/>
    <w:rsid w:val="000737EB"/>
    <w:rsid w:val="00073D01"/>
    <w:rsid w:val="0007772A"/>
    <w:rsid w:val="0008456B"/>
    <w:rsid w:val="00092EE2"/>
    <w:rsid w:val="0009546B"/>
    <w:rsid w:val="00097561"/>
    <w:rsid w:val="00097D97"/>
    <w:rsid w:val="000A0D93"/>
    <w:rsid w:val="000A355E"/>
    <w:rsid w:val="000A6CF4"/>
    <w:rsid w:val="000C077B"/>
    <w:rsid w:val="000C2776"/>
    <w:rsid w:val="000C53C0"/>
    <w:rsid w:val="000C563B"/>
    <w:rsid w:val="000D39DD"/>
    <w:rsid w:val="000D4DF6"/>
    <w:rsid w:val="000D54C5"/>
    <w:rsid w:val="00100D87"/>
    <w:rsid w:val="00106815"/>
    <w:rsid w:val="00110076"/>
    <w:rsid w:val="00111115"/>
    <w:rsid w:val="00112A57"/>
    <w:rsid w:val="00123774"/>
    <w:rsid w:val="001241AE"/>
    <w:rsid w:val="00134649"/>
    <w:rsid w:val="00140DB8"/>
    <w:rsid w:val="0014511F"/>
    <w:rsid w:val="00145575"/>
    <w:rsid w:val="001535E0"/>
    <w:rsid w:val="00154645"/>
    <w:rsid w:val="00155518"/>
    <w:rsid w:val="001578B7"/>
    <w:rsid w:val="001647AD"/>
    <w:rsid w:val="00164CC4"/>
    <w:rsid w:val="00165E04"/>
    <w:rsid w:val="0017009F"/>
    <w:rsid w:val="00172B5B"/>
    <w:rsid w:val="00175B70"/>
    <w:rsid w:val="00180ECA"/>
    <w:rsid w:val="001A3D0C"/>
    <w:rsid w:val="001A6289"/>
    <w:rsid w:val="001A752D"/>
    <w:rsid w:val="001B2697"/>
    <w:rsid w:val="001C15E5"/>
    <w:rsid w:val="001C45B6"/>
    <w:rsid w:val="001D2042"/>
    <w:rsid w:val="001D43B8"/>
    <w:rsid w:val="001D648D"/>
    <w:rsid w:val="001E3D7C"/>
    <w:rsid w:val="001E5B16"/>
    <w:rsid w:val="001E6A53"/>
    <w:rsid w:val="001E7BDE"/>
    <w:rsid w:val="001F307A"/>
    <w:rsid w:val="001F3A6B"/>
    <w:rsid w:val="001F3CCB"/>
    <w:rsid w:val="001F4AAB"/>
    <w:rsid w:val="001F57EB"/>
    <w:rsid w:val="001F77F3"/>
    <w:rsid w:val="0021470F"/>
    <w:rsid w:val="00223743"/>
    <w:rsid w:val="002323F2"/>
    <w:rsid w:val="00241EB9"/>
    <w:rsid w:val="0026389E"/>
    <w:rsid w:val="00267923"/>
    <w:rsid w:val="002769D0"/>
    <w:rsid w:val="00283342"/>
    <w:rsid w:val="002960A3"/>
    <w:rsid w:val="00296BD5"/>
    <w:rsid w:val="002B4DCB"/>
    <w:rsid w:val="002C2EDC"/>
    <w:rsid w:val="002D042A"/>
    <w:rsid w:val="002D3F38"/>
    <w:rsid w:val="002E038D"/>
    <w:rsid w:val="002E3D60"/>
    <w:rsid w:val="002E4AD3"/>
    <w:rsid w:val="00305209"/>
    <w:rsid w:val="00310E7E"/>
    <w:rsid w:val="00323B6E"/>
    <w:rsid w:val="00326ABE"/>
    <w:rsid w:val="003317ED"/>
    <w:rsid w:val="00371197"/>
    <w:rsid w:val="00393366"/>
    <w:rsid w:val="003953FB"/>
    <w:rsid w:val="003B10FF"/>
    <w:rsid w:val="003C6749"/>
    <w:rsid w:val="003D3E4E"/>
    <w:rsid w:val="003D575B"/>
    <w:rsid w:val="003D77F4"/>
    <w:rsid w:val="003F11C1"/>
    <w:rsid w:val="00413881"/>
    <w:rsid w:val="00431D95"/>
    <w:rsid w:val="00437D42"/>
    <w:rsid w:val="00447303"/>
    <w:rsid w:val="0045634B"/>
    <w:rsid w:val="00460727"/>
    <w:rsid w:val="00460D94"/>
    <w:rsid w:val="004630FC"/>
    <w:rsid w:val="0047749E"/>
    <w:rsid w:val="00477F0B"/>
    <w:rsid w:val="00484863"/>
    <w:rsid w:val="00484E3B"/>
    <w:rsid w:val="004878EC"/>
    <w:rsid w:val="00492DAF"/>
    <w:rsid w:val="004C5C74"/>
    <w:rsid w:val="004D148F"/>
    <w:rsid w:val="004D1F37"/>
    <w:rsid w:val="004D7673"/>
    <w:rsid w:val="004E0997"/>
    <w:rsid w:val="004E30F3"/>
    <w:rsid w:val="004F1977"/>
    <w:rsid w:val="004F54F9"/>
    <w:rsid w:val="004F617A"/>
    <w:rsid w:val="004F761B"/>
    <w:rsid w:val="005036D2"/>
    <w:rsid w:val="0050578C"/>
    <w:rsid w:val="00516255"/>
    <w:rsid w:val="00537426"/>
    <w:rsid w:val="005430F7"/>
    <w:rsid w:val="00551EAA"/>
    <w:rsid w:val="00554C76"/>
    <w:rsid w:val="00556C33"/>
    <w:rsid w:val="005608E9"/>
    <w:rsid w:val="00562F3E"/>
    <w:rsid w:val="0056490F"/>
    <w:rsid w:val="005717FC"/>
    <w:rsid w:val="005725C8"/>
    <w:rsid w:val="00574DB7"/>
    <w:rsid w:val="00580D60"/>
    <w:rsid w:val="00587168"/>
    <w:rsid w:val="00591920"/>
    <w:rsid w:val="005922A2"/>
    <w:rsid w:val="00597846"/>
    <w:rsid w:val="00597A2E"/>
    <w:rsid w:val="005A15DC"/>
    <w:rsid w:val="005A38E3"/>
    <w:rsid w:val="005B15FA"/>
    <w:rsid w:val="005B70B6"/>
    <w:rsid w:val="005B7992"/>
    <w:rsid w:val="005C2A42"/>
    <w:rsid w:val="005C3355"/>
    <w:rsid w:val="005C694B"/>
    <w:rsid w:val="005D4C0F"/>
    <w:rsid w:val="005D53B0"/>
    <w:rsid w:val="00607AE4"/>
    <w:rsid w:val="00613BCB"/>
    <w:rsid w:val="006174C6"/>
    <w:rsid w:val="00624F5B"/>
    <w:rsid w:val="0063135F"/>
    <w:rsid w:val="00636798"/>
    <w:rsid w:val="00644811"/>
    <w:rsid w:val="0064666D"/>
    <w:rsid w:val="0065196B"/>
    <w:rsid w:val="00673F74"/>
    <w:rsid w:val="00674412"/>
    <w:rsid w:val="00684591"/>
    <w:rsid w:val="0069074B"/>
    <w:rsid w:val="00691CB8"/>
    <w:rsid w:val="00693003"/>
    <w:rsid w:val="00695536"/>
    <w:rsid w:val="00695719"/>
    <w:rsid w:val="006A2CB8"/>
    <w:rsid w:val="006A4E8B"/>
    <w:rsid w:val="006A5716"/>
    <w:rsid w:val="006B0D2B"/>
    <w:rsid w:val="006B156A"/>
    <w:rsid w:val="006B1683"/>
    <w:rsid w:val="006C3BDB"/>
    <w:rsid w:val="006C63BE"/>
    <w:rsid w:val="006D0C0A"/>
    <w:rsid w:val="006D1D0F"/>
    <w:rsid w:val="006E2025"/>
    <w:rsid w:val="006E40F1"/>
    <w:rsid w:val="006F2FEB"/>
    <w:rsid w:val="006F7EB3"/>
    <w:rsid w:val="00710E1D"/>
    <w:rsid w:val="00712B85"/>
    <w:rsid w:val="007137E9"/>
    <w:rsid w:val="00714300"/>
    <w:rsid w:val="00715CFE"/>
    <w:rsid w:val="00720887"/>
    <w:rsid w:val="0072798F"/>
    <w:rsid w:val="0075249E"/>
    <w:rsid w:val="0075346B"/>
    <w:rsid w:val="007551F1"/>
    <w:rsid w:val="007617BF"/>
    <w:rsid w:val="00761993"/>
    <w:rsid w:val="00772013"/>
    <w:rsid w:val="0077467D"/>
    <w:rsid w:val="007870AF"/>
    <w:rsid w:val="00790EA3"/>
    <w:rsid w:val="007A6F39"/>
    <w:rsid w:val="007A74F0"/>
    <w:rsid w:val="007B3AFA"/>
    <w:rsid w:val="007B498A"/>
    <w:rsid w:val="007B75A7"/>
    <w:rsid w:val="007C09DB"/>
    <w:rsid w:val="007C1574"/>
    <w:rsid w:val="007D2592"/>
    <w:rsid w:val="007D40BA"/>
    <w:rsid w:val="007E4368"/>
    <w:rsid w:val="007F57D1"/>
    <w:rsid w:val="007F58E8"/>
    <w:rsid w:val="00801CD8"/>
    <w:rsid w:val="00803C13"/>
    <w:rsid w:val="00803E3A"/>
    <w:rsid w:val="00810B18"/>
    <w:rsid w:val="0081585C"/>
    <w:rsid w:val="00820276"/>
    <w:rsid w:val="0084099F"/>
    <w:rsid w:val="0084627B"/>
    <w:rsid w:val="00851BBD"/>
    <w:rsid w:val="008538B4"/>
    <w:rsid w:val="00860B34"/>
    <w:rsid w:val="00861DBA"/>
    <w:rsid w:val="00867956"/>
    <w:rsid w:val="00870E85"/>
    <w:rsid w:val="008717EE"/>
    <w:rsid w:val="0088548E"/>
    <w:rsid w:val="0088578F"/>
    <w:rsid w:val="008B092C"/>
    <w:rsid w:val="008B1803"/>
    <w:rsid w:val="008B4CDA"/>
    <w:rsid w:val="008B6D92"/>
    <w:rsid w:val="008C0807"/>
    <w:rsid w:val="008C723E"/>
    <w:rsid w:val="008E26B6"/>
    <w:rsid w:val="008E66EB"/>
    <w:rsid w:val="008E6D79"/>
    <w:rsid w:val="008F2D1C"/>
    <w:rsid w:val="008F56C5"/>
    <w:rsid w:val="00900550"/>
    <w:rsid w:val="00901608"/>
    <w:rsid w:val="009037EA"/>
    <w:rsid w:val="00903AF7"/>
    <w:rsid w:val="009046BB"/>
    <w:rsid w:val="009071DF"/>
    <w:rsid w:val="00911F35"/>
    <w:rsid w:val="00916914"/>
    <w:rsid w:val="009175BD"/>
    <w:rsid w:val="00922083"/>
    <w:rsid w:val="009256AE"/>
    <w:rsid w:val="0094745E"/>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70D9"/>
    <w:rsid w:val="009D4505"/>
    <w:rsid w:val="009D767F"/>
    <w:rsid w:val="009E1F47"/>
    <w:rsid w:val="009E4AAC"/>
    <w:rsid w:val="009E6662"/>
    <w:rsid w:val="009F1115"/>
    <w:rsid w:val="009F1573"/>
    <w:rsid w:val="009F55B7"/>
    <w:rsid w:val="009F642C"/>
    <w:rsid w:val="00A20069"/>
    <w:rsid w:val="00A2681D"/>
    <w:rsid w:val="00A35816"/>
    <w:rsid w:val="00A36FD9"/>
    <w:rsid w:val="00A427C1"/>
    <w:rsid w:val="00A502C2"/>
    <w:rsid w:val="00A51774"/>
    <w:rsid w:val="00A521CE"/>
    <w:rsid w:val="00A626F5"/>
    <w:rsid w:val="00A67CDD"/>
    <w:rsid w:val="00A7105A"/>
    <w:rsid w:val="00A77C36"/>
    <w:rsid w:val="00A825E1"/>
    <w:rsid w:val="00A8623B"/>
    <w:rsid w:val="00A90836"/>
    <w:rsid w:val="00A9112D"/>
    <w:rsid w:val="00A95EC9"/>
    <w:rsid w:val="00AA1499"/>
    <w:rsid w:val="00AA3C2D"/>
    <w:rsid w:val="00AA4C93"/>
    <w:rsid w:val="00AC771A"/>
    <w:rsid w:val="00AD1556"/>
    <w:rsid w:val="00AE1180"/>
    <w:rsid w:val="00AE1F14"/>
    <w:rsid w:val="00AF1F5F"/>
    <w:rsid w:val="00AF43DE"/>
    <w:rsid w:val="00B00C8B"/>
    <w:rsid w:val="00B03876"/>
    <w:rsid w:val="00B05E64"/>
    <w:rsid w:val="00B1048B"/>
    <w:rsid w:val="00B16F19"/>
    <w:rsid w:val="00B16FA1"/>
    <w:rsid w:val="00B178F9"/>
    <w:rsid w:val="00B27D4F"/>
    <w:rsid w:val="00B34BDE"/>
    <w:rsid w:val="00B3612C"/>
    <w:rsid w:val="00B52E63"/>
    <w:rsid w:val="00B534B3"/>
    <w:rsid w:val="00B56605"/>
    <w:rsid w:val="00B57911"/>
    <w:rsid w:val="00B57AAA"/>
    <w:rsid w:val="00B63E30"/>
    <w:rsid w:val="00B66C01"/>
    <w:rsid w:val="00B74A65"/>
    <w:rsid w:val="00B77DF4"/>
    <w:rsid w:val="00B8349F"/>
    <w:rsid w:val="00BB01F9"/>
    <w:rsid w:val="00BB3506"/>
    <w:rsid w:val="00BB74F7"/>
    <w:rsid w:val="00BC52D8"/>
    <w:rsid w:val="00BC73AB"/>
    <w:rsid w:val="00BC74E6"/>
    <w:rsid w:val="00BD5426"/>
    <w:rsid w:val="00BD6674"/>
    <w:rsid w:val="00BE0385"/>
    <w:rsid w:val="00BE0D53"/>
    <w:rsid w:val="00BE2421"/>
    <w:rsid w:val="00BE6AF6"/>
    <w:rsid w:val="00BE7222"/>
    <w:rsid w:val="00BF04CA"/>
    <w:rsid w:val="00BF7D67"/>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31BA"/>
    <w:rsid w:val="00C73D02"/>
    <w:rsid w:val="00C775D5"/>
    <w:rsid w:val="00C822C2"/>
    <w:rsid w:val="00C94C31"/>
    <w:rsid w:val="00C976A4"/>
    <w:rsid w:val="00CA28D9"/>
    <w:rsid w:val="00CC7AAE"/>
    <w:rsid w:val="00CD4D45"/>
    <w:rsid w:val="00CD636A"/>
    <w:rsid w:val="00CF3412"/>
    <w:rsid w:val="00CF6AE6"/>
    <w:rsid w:val="00CF7F2F"/>
    <w:rsid w:val="00D00652"/>
    <w:rsid w:val="00D006C2"/>
    <w:rsid w:val="00D0309A"/>
    <w:rsid w:val="00D03977"/>
    <w:rsid w:val="00D077B9"/>
    <w:rsid w:val="00D07F9F"/>
    <w:rsid w:val="00D136F7"/>
    <w:rsid w:val="00D25AD3"/>
    <w:rsid w:val="00D32F3C"/>
    <w:rsid w:val="00D33F56"/>
    <w:rsid w:val="00D36637"/>
    <w:rsid w:val="00D378F4"/>
    <w:rsid w:val="00D447B4"/>
    <w:rsid w:val="00D450FB"/>
    <w:rsid w:val="00D55813"/>
    <w:rsid w:val="00D60A71"/>
    <w:rsid w:val="00D72DCF"/>
    <w:rsid w:val="00D73305"/>
    <w:rsid w:val="00D80EC0"/>
    <w:rsid w:val="00D83CCD"/>
    <w:rsid w:val="00D86244"/>
    <w:rsid w:val="00D91594"/>
    <w:rsid w:val="00D965F8"/>
    <w:rsid w:val="00DA13D7"/>
    <w:rsid w:val="00DA3EFF"/>
    <w:rsid w:val="00DB2CBB"/>
    <w:rsid w:val="00DB5268"/>
    <w:rsid w:val="00DC0A97"/>
    <w:rsid w:val="00DC340F"/>
    <w:rsid w:val="00DC71BA"/>
    <w:rsid w:val="00DD4894"/>
    <w:rsid w:val="00DD53E8"/>
    <w:rsid w:val="00DE2268"/>
    <w:rsid w:val="00DF6AC4"/>
    <w:rsid w:val="00DF7903"/>
    <w:rsid w:val="00DF7FDE"/>
    <w:rsid w:val="00E02878"/>
    <w:rsid w:val="00E15CE2"/>
    <w:rsid w:val="00E3013D"/>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C0F11"/>
    <w:rsid w:val="00EC1B4B"/>
    <w:rsid w:val="00EC53CE"/>
    <w:rsid w:val="00EC54F7"/>
    <w:rsid w:val="00ED2C27"/>
    <w:rsid w:val="00EE5907"/>
    <w:rsid w:val="00EE59A1"/>
    <w:rsid w:val="00F0193A"/>
    <w:rsid w:val="00F02882"/>
    <w:rsid w:val="00F04592"/>
    <w:rsid w:val="00F07509"/>
    <w:rsid w:val="00F13C7A"/>
    <w:rsid w:val="00F1584A"/>
    <w:rsid w:val="00F16DFE"/>
    <w:rsid w:val="00F24F6F"/>
    <w:rsid w:val="00F30985"/>
    <w:rsid w:val="00F36612"/>
    <w:rsid w:val="00F40163"/>
    <w:rsid w:val="00F4164E"/>
    <w:rsid w:val="00F52C65"/>
    <w:rsid w:val="00F55AC7"/>
    <w:rsid w:val="00F57C38"/>
    <w:rsid w:val="00F712EE"/>
    <w:rsid w:val="00F83E8E"/>
    <w:rsid w:val="00F95910"/>
    <w:rsid w:val="00FA29A5"/>
    <w:rsid w:val="00FA34CC"/>
    <w:rsid w:val="00FA4114"/>
    <w:rsid w:val="00FA429F"/>
    <w:rsid w:val="00FB2929"/>
    <w:rsid w:val="00FD048A"/>
    <w:rsid w:val="00FD7797"/>
    <w:rsid w:val="00FE43A4"/>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styleId="UnresolvedMention">
    <w:name w:val="Unresolved Mention"/>
    <w:basedOn w:val="DefaultParagraphFont"/>
    <w:uiPriority w:val="99"/>
    <w:semiHidden/>
    <w:unhideWhenUsed/>
    <w:rsid w:val="00D00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image" Target="media/image1.emf"/><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microsoft.com/office/2011/relationships/people" Target="people.xml"/><Relationship Id="rId10" Type="http://schemas.openxmlformats.org/officeDocument/2006/relationships/hyperlink" Target="https://www.census.gov/data/tables/time-series/demo/popest/1980s-county.html"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image" Target="media/image2.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3F98C-B916-3049-859F-14014E083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34</Pages>
  <Words>32289</Words>
  <Characters>184052</Characters>
  <Application>Microsoft Office Word</Application>
  <DocSecurity>0</DocSecurity>
  <Lines>1533</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50</cp:revision>
  <cp:lastPrinted>2019-04-24T19:05:00Z</cp:lastPrinted>
  <dcterms:created xsi:type="dcterms:W3CDTF">2019-04-29T10:47:00Z</dcterms:created>
  <dcterms:modified xsi:type="dcterms:W3CDTF">2019-04-30T09:22:00Z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