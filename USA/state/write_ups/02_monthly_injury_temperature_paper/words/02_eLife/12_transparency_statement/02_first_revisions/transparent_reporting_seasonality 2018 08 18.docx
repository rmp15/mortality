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709B1F" w14:textId="06D90AF0" w:rsidR="00550F13" w:rsidRPr="00FF5ED7" w:rsidRDefault="00550F13" w:rsidP="00550F13">
      <w:pPr>
        <w:rPr>
          <w:rFonts w:asciiTheme="minorHAnsi" w:hAnsiTheme="minorHAnsi"/>
          <w:b/>
          <w:bCs/>
          <w:sz w:val="28"/>
          <w:szCs w:val="28"/>
        </w:rPr>
      </w:pPr>
      <w:r w:rsidRPr="00FF5ED7">
        <w:rPr>
          <w:rFonts w:asciiTheme="minorHAnsi" w:hAnsiTheme="minorHAnsi"/>
          <w:b/>
          <w:bCs/>
          <w:i/>
          <w:sz w:val="28"/>
          <w:szCs w:val="28"/>
        </w:rPr>
        <w:t>eLife</w:t>
      </w:r>
      <w:r w:rsidR="00370080">
        <w:rPr>
          <w:rFonts w:asciiTheme="minorHAnsi" w:hAnsiTheme="minorHAnsi"/>
          <w:b/>
          <w:bCs/>
          <w:i/>
          <w:sz w:val="28"/>
          <w:szCs w:val="28"/>
        </w:rPr>
        <w:t>’s</w:t>
      </w:r>
      <w:r w:rsidR="00A5368C" w:rsidRPr="00FF5ED7">
        <w:rPr>
          <w:rFonts w:asciiTheme="minorHAnsi" w:hAnsiTheme="minorHAnsi"/>
          <w:b/>
          <w:bCs/>
          <w:sz w:val="28"/>
          <w:szCs w:val="28"/>
        </w:rPr>
        <w:t xml:space="preserve"> </w:t>
      </w:r>
      <w:r w:rsidR="00370080">
        <w:rPr>
          <w:rFonts w:asciiTheme="minorHAnsi" w:hAnsiTheme="minorHAnsi"/>
          <w:b/>
          <w:bCs/>
          <w:sz w:val="28"/>
          <w:szCs w:val="28"/>
        </w:rPr>
        <w:t>transparent reporting</w:t>
      </w:r>
      <w:r w:rsidR="00877644">
        <w:rPr>
          <w:rFonts w:asciiTheme="minorHAnsi" w:hAnsiTheme="minorHAnsi"/>
          <w:b/>
          <w:bCs/>
          <w:sz w:val="28"/>
          <w:szCs w:val="28"/>
        </w:rPr>
        <w:t xml:space="preserve"> form</w:t>
      </w:r>
    </w:p>
    <w:p w14:paraId="6CB056A9" w14:textId="77777777" w:rsidR="00762B36" w:rsidRDefault="00762B36" w:rsidP="00AF5736">
      <w:pPr>
        <w:rPr>
          <w:rFonts w:asciiTheme="minorHAnsi" w:hAnsiTheme="minorHAnsi"/>
          <w:bCs/>
          <w:sz w:val="22"/>
          <w:szCs w:val="22"/>
        </w:rPr>
      </w:pPr>
    </w:p>
    <w:p w14:paraId="30CA8809" w14:textId="77F68820" w:rsidR="00605A12" w:rsidRDefault="00D93937" w:rsidP="00AF5736">
      <w:pPr>
        <w:rPr>
          <w:rFonts w:asciiTheme="minorHAnsi" w:hAnsiTheme="minorHAnsi"/>
          <w:bCs/>
          <w:sz w:val="22"/>
          <w:szCs w:val="22"/>
        </w:rPr>
      </w:pPr>
      <w:r w:rsidRPr="00505C51">
        <w:rPr>
          <w:rFonts w:asciiTheme="minorHAnsi" w:hAnsiTheme="minorHAnsi"/>
          <w:bCs/>
          <w:sz w:val="22"/>
          <w:szCs w:val="22"/>
        </w:rPr>
        <w:t xml:space="preserve">We encourage authors to provide detailed information </w:t>
      </w:r>
      <w:r w:rsidRPr="00505C51">
        <w:rPr>
          <w:rFonts w:asciiTheme="minorHAnsi" w:hAnsiTheme="minorHAnsi"/>
          <w:bCs/>
          <w:i/>
          <w:sz w:val="22"/>
          <w:szCs w:val="22"/>
        </w:rPr>
        <w:t>within their submission</w:t>
      </w:r>
      <w:r w:rsidRPr="00505C51">
        <w:rPr>
          <w:rFonts w:asciiTheme="minorHAnsi" w:hAnsiTheme="minorHAnsi"/>
          <w:bCs/>
          <w:sz w:val="22"/>
          <w:szCs w:val="22"/>
        </w:rPr>
        <w:t xml:space="preserve"> to facilitate the interpretation and replication of experiments.</w:t>
      </w:r>
      <w:r w:rsidR="007C1A97" w:rsidRPr="00505C51">
        <w:rPr>
          <w:rFonts w:asciiTheme="minorHAnsi" w:hAnsiTheme="minorHAnsi"/>
          <w:bCs/>
          <w:sz w:val="22"/>
          <w:szCs w:val="22"/>
        </w:rPr>
        <w:t xml:space="preserve"> </w:t>
      </w:r>
      <w:r w:rsidR="00E41364">
        <w:rPr>
          <w:rFonts w:asciiTheme="minorHAnsi" w:hAnsiTheme="minorHAnsi"/>
          <w:bCs/>
          <w:sz w:val="22"/>
          <w:szCs w:val="22"/>
          <w:lang w:val="en-GB"/>
        </w:rPr>
        <w:t>A</w:t>
      </w:r>
      <w:r w:rsidR="007B7AF0" w:rsidRPr="00505C51">
        <w:rPr>
          <w:rFonts w:asciiTheme="minorHAnsi" w:hAnsiTheme="minorHAnsi"/>
          <w:bCs/>
          <w:sz w:val="22"/>
          <w:szCs w:val="22"/>
          <w:lang w:val="en-GB"/>
        </w:rPr>
        <w:t xml:space="preserve">uthors </w:t>
      </w:r>
      <w:r w:rsidR="008A22A7">
        <w:rPr>
          <w:rFonts w:asciiTheme="minorHAnsi" w:hAnsiTheme="minorHAnsi"/>
          <w:bCs/>
          <w:sz w:val="22"/>
          <w:szCs w:val="22"/>
          <w:lang w:val="en-GB"/>
        </w:rPr>
        <w:t xml:space="preserve">can </w:t>
      </w:r>
      <w:r w:rsidR="007B7AF0" w:rsidRPr="00505C51">
        <w:rPr>
          <w:rFonts w:asciiTheme="minorHAnsi" w:hAnsiTheme="minorHAnsi"/>
          <w:bCs/>
          <w:sz w:val="22"/>
          <w:szCs w:val="22"/>
          <w:lang w:val="en-GB"/>
        </w:rPr>
        <w:t>upload supporting documentation to indicate the use of appropriate reporting guidelines for health-related research (see </w:t>
      </w:r>
      <w:hyperlink r:id="rId8" w:tgtFrame="_blank" w:history="1">
        <w:r w:rsidR="007B7AF0" w:rsidRPr="00505C51">
          <w:rPr>
            <w:rStyle w:val="Hyperlink"/>
            <w:rFonts w:asciiTheme="minorHAnsi" w:hAnsiTheme="minorHAnsi"/>
            <w:bCs/>
            <w:sz w:val="22"/>
            <w:szCs w:val="22"/>
            <w:lang w:val="en-GB"/>
          </w:rPr>
          <w:t>EQUATOR Network</w:t>
        </w:r>
      </w:hyperlink>
      <w:r w:rsidR="007B7AF0" w:rsidRPr="00505C51">
        <w:rPr>
          <w:rFonts w:asciiTheme="minorHAnsi" w:hAnsiTheme="minorHAnsi"/>
          <w:bCs/>
          <w:sz w:val="22"/>
          <w:szCs w:val="22"/>
          <w:lang w:val="en-GB"/>
        </w:rPr>
        <w:t>), life science research (see the </w:t>
      </w:r>
      <w:hyperlink r:id="rId9" w:tgtFrame="_blank" w:history="1">
        <w:r w:rsidR="007B7AF0" w:rsidRPr="00505C51">
          <w:rPr>
            <w:rStyle w:val="Hyperlink"/>
            <w:rFonts w:asciiTheme="minorHAnsi" w:hAnsiTheme="minorHAnsi"/>
            <w:bCs/>
            <w:sz w:val="22"/>
            <w:szCs w:val="22"/>
            <w:lang w:val="en-GB"/>
          </w:rPr>
          <w:t>BioSharing Information Resource</w:t>
        </w:r>
      </w:hyperlink>
      <w:r w:rsidR="007B7AF0" w:rsidRPr="00505C51">
        <w:rPr>
          <w:rFonts w:asciiTheme="minorHAnsi" w:hAnsiTheme="minorHAnsi"/>
          <w:bCs/>
          <w:sz w:val="22"/>
          <w:szCs w:val="22"/>
          <w:lang w:val="en-GB"/>
        </w:rPr>
        <w:t>), or the </w:t>
      </w:r>
      <w:hyperlink r:id="rId10" w:tgtFrame="_blank" w:history="1">
        <w:r w:rsidR="007B7AF0" w:rsidRPr="00505C51">
          <w:rPr>
            <w:rStyle w:val="Hyperlink"/>
            <w:rFonts w:asciiTheme="minorHAnsi" w:hAnsiTheme="minorHAnsi"/>
            <w:bCs/>
            <w:sz w:val="22"/>
            <w:szCs w:val="22"/>
            <w:lang w:val="en-GB"/>
          </w:rPr>
          <w:t>ARRIVE guidelines</w:t>
        </w:r>
      </w:hyperlink>
      <w:r w:rsidR="007B7AF0" w:rsidRPr="00505C51">
        <w:rPr>
          <w:rFonts w:asciiTheme="minorHAnsi" w:hAnsiTheme="minorHAnsi"/>
          <w:bCs/>
          <w:sz w:val="22"/>
          <w:szCs w:val="22"/>
          <w:lang w:val="en-GB"/>
        </w:rPr>
        <w:t> for reporting work involving animal research.</w:t>
      </w:r>
      <w:r w:rsidR="007C1A97" w:rsidRPr="00505C51">
        <w:rPr>
          <w:rFonts w:asciiTheme="minorHAnsi" w:hAnsiTheme="minorHAnsi"/>
          <w:bCs/>
          <w:sz w:val="22"/>
          <w:szCs w:val="22"/>
        </w:rPr>
        <w:t xml:space="preserve"> </w:t>
      </w:r>
      <w:r w:rsidR="00963CEF" w:rsidRPr="00505C51">
        <w:rPr>
          <w:rFonts w:asciiTheme="minorHAnsi" w:hAnsiTheme="minorHAnsi"/>
          <w:bCs/>
          <w:sz w:val="22"/>
          <w:szCs w:val="22"/>
        </w:rPr>
        <w:t>Whe</w:t>
      </w:r>
      <w:r w:rsidR="007B7AF0" w:rsidRPr="00505C51">
        <w:rPr>
          <w:rFonts w:asciiTheme="minorHAnsi" w:hAnsiTheme="minorHAnsi"/>
          <w:bCs/>
          <w:sz w:val="22"/>
          <w:szCs w:val="22"/>
        </w:rPr>
        <w:t>re</w:t>
      </w:r>
      <w:r w:rsidR="00963CEF" w:rsidRPr="00505C51">
        <w:rPr>
          <w:rFonts w:asciiTheme="minorHAnsi" w:hAnsiTheme="minorHAnsi"/>
          <w:bCs/>
          <w:sz w:val="22"/>
          <w:szCs w:val="22"/>
        </w:rPr>
        <w:t xml:space="preserve"> applicable, a</w:t>
      </w:r>
      <w:r w:rsidR="007C1A97" w:rsidRPr="00505C51">
        <w:rPr>
          <w:rFonts w:asciiTheme="minorHAnsi" w:hAnsiTheme="minorHAnsi"/>
          <w:bCs/>
          <w:sz w:val="22"/>
          <w:szCs w:val="22"/>
        </w:rPr>
        <w:t xml:space="preserve">uthors </w:t>
      </w:r>
      <w:r w:rsidR="004505C5" w:rsidRPr="00505C51">
        <w:rPr>
          <w:rFonts w:asciiTheme="minorHAnsi" w:hAnsiTheme="minorHAnsi"/>
          <w:bCs/>
          <w:sz w:val="22"/>
          <w:szCs w:val="22"/>
        </w:rPr>
        <w:t>should</w:t>
      </w:r>
      <w:r w:rsidR="007C1A97" w:rsidRPr="00505C51">
        <w:rPr>
          <w:rFonts w:asciiTheme="minorHAnsi" w:hAnsiTheme="minorHAnsi"/>
          <w:bCs/>
          <w:sz w:val="22"/>
          <w:szCs w:val="22"/>
        </w:rPr>
        <w:t xml:space="preserve"> refer to </w:t>
      </w:r>
      <w:r w:rsidR="007B7AF0" w:rsidRPr="00505C51">
        <w:rPr>
          <w:rFonts w:asciiTheme="minorHAnsi" w:hAnsiTheme="minorHAnsi"/>
          <w:bCs/>
          <w:sz w:val="22"/>
          <w:szCs w:val="22"/>
        </w:rPr>
        <w:t>any relevant reporting standards</w:t>
      </w:r>
      <w:r w:rsidR="007C1A97" w:rsidRPr="00505C51">
        <w:rPr>
          <w:rFonts w:asciiTheme="minorHAnsi" w:hAnsiTheme="minorHAnsi"/>
          <w:bCs/>
          <w:sz w:val="22"/>
          <w:szCs w:val="22"/>
        </w:rPr>
        <w:t xml:space="preserve"> documents in </w:t>
      </w:r>
      <w:r w:rsidR="00963CEF" w:rsidRPr="00505C51">
        <w:rPr>
          <w:rFonts w:asciiTheme="minorHAnsi" w:hAnsiTheme="minorHAnsi"/>
          <w:bCs/>
          <w:sz w:val="22"/>
          <w:szCs w:val="22"/>
        </w:rPr>
        <w:t>th</w:t>
      </w:r>
      <w:r w:rsidR="007B7AF0" w:rsidRPr="00505C51">
        <w:rPr>
          <w:rFonts w:asciiTheme="minorHAnsi" w:hAnsiTheme="minorHAnsi"/>
          <w:bCs/>
          <w:sz w:val="22"/>
          <w:szCs w:val="22"/>
        </w:rPr>
        <w:t>is</w:t>
      </w:r>
      <w:r w:rsidR="007C1A97" w:rsidRPr="00505C51">
        <w:rPr>
          <w:rFonts w:asciiTheme="minorHAnsi" w:hAnsiTheme="minorHAnsi"/>
          <w:bCs/>
          <w:sz w:val="22"/>
          <w:szCs w:val="22"/>
        </w:rPr>
        <w:t xml:space="preserve"> form.</w:t>
      </w:r>
    </w:p>
    <w:p w14:paraId="57C27825" w14:textId="77777777" w:rsidR="00605A12" w:rsidRDefault="00605A12" w:rsidP="00AF5736">
      <w:pPr>
        <w:rPr>
          <w:rFonts w:asciiTheme="minorHAnsi" w:hAnsiTheme="minorHAnsi"/>
          <w:bCs/>
        </w:rPr>
      </w:pPr>
    </w:p>
    <w:p w14:paraId="094E1034" w14:textId="7DE9C48C" w:rsidR="00C1184B" w:rsidRPr="00505C51" w:rsidRDefault="00D93937" w:rsidP="00AF5736">
      <w:pPr>
        <w:rPr>
          <w:rFonts w:asciiTheme="minorHAnsi" w:hAnsiTheme="minorHAnsi"/>
          <w:b/>
          <w:bCs/>
          <w:color w:val="3366FF"/>
          <w:sz w:val="22"/>
          <w:szCs w:val="22"/>
        </w:rPr>
      </w:pPr>
      <w:r w:rsidRPr="00505C51">
        <w:rPr>
          <w:rFonts w:asciiTheme="minorHAnsi" w:hAnsiTheme="minorHAnsi"/>
          <w:bCs/>
          <w:sz w:val="22"/>
          <w:szCs w:val="22"/>
        </w:rPr>
        <w:t xml:space="preserve">If you have any questions, please </w:t>
      </w:r>
      <w:r w:rsidR="00763BA5" w:rsidRPr="00505C51">
        <w:rPr>
          <w:rFonts w:asciiTheme="minorHAnsi" w:hAnsiTheme="minorHAnsi"/>
          <w:bCs/>
          <w:sz w:val="22"/>
          <w:szCs w:val="22"/>
        </w:rPr>
        <w:t xml:space="preserve">consult our </w:t>
      </w:r>
      <w:r w:rsidR="00100F97" w:rsidRPr="00AC49AA">
        <w:rPr>
          <w:rFonts w:asciiTheme="minorHAnsi" w:hAnsiTheme="minorHAnsi"/>
          <w:bCs/>
          <w:sz w:val="22"/>
          <w:szCs w:val="22"/>
        </w:rPr>
        <w:t>Journal Policies</w:t>
      </w:r>
      <w:r w:rsidR="00100F97">
        <w:rPr>
          <w:rFonts w:asciiTheme="minorHAnsi" w:hAnsiTheme="minorHAnsi"/>
          <w:bCs/>
          <w:sz w:val="22"/>
          <w:szCs w:val="22"/>
        </w:rPr>
        <w:t xml:space="preserve"> </w:t>
      </w:r>
      <w:r w:rsidR="00763BA5" w:rsidRPr="00505C51">
        <w:rPr>
          <w:rFonts w:asciiTheme="minorHAnsi" w:hAnsiTheme="minorHAnsi"/>
          <w:bCs/>
          <w:sz w:val="22"/>
          <w:szCs w:val="22"/>
        </w:rPr>
        <w:t xml:space="preserve">and/or </w:t>
      </w:r>
      <w:r w:rsidRPr="00505C51">
        <w:rPr>
          <w:rFonts w:asciiTheme="minorHAnsi" w:hAnsiTheme="minorHAnsi"/>
          <w:bCs/>
          <w:sz w:val="22"/>
          <w:szCs w:val="22"/>
        </w:rPr>
        <w:t>contact us:</w:t>
      </w:r>
      <w:r w:rsidRPr="00505C51">
        <w:rPr>
          <w:rFonts w:asciiTheme="minorHAnsi" w:hAnsiTheme="minorHAnsi"/>
          <w:bCs/>
          <w:color w:val="FF0000"/>
          <w:sz w:val="22"/>
          <w:szCs w:val="22"/>
        </w:rPr>
        <w:t xml:space="preserve"> </w:t>
      </w:r>
      <w:hyperlink r:id="rId11" w:history="1">
        <w:r w:rsidRPr="00505C51">
          <w:rPr>
            <w:rStyle w:val="Hyperlink"/>
            <w:rFonts w:asciiTheme="minorHAnsi" w:hAnsiTheme="minorHAnsi"/>
            <w:bCs/>
            <w:sz w:val="22"/>
            <w:szCs w:val="22"/>
          </w:rPr>
          <w:t>editorial@elifesciences.org</w:t>
        </w:r>
      </w:hyperlink>
      <w:r w:rsidRPr="00505C51">
        <w:rPr>
          <w:rFonts w:asciiTheme="minorHAnsi" w:hAnsiTheme="minorHAnsi"/>
          <w:bCs/>
          <w:sz w:val="22"/>
          <w:szCs w:val="22"/>
        </w:rPr>
        <w:t>.</w:t>
      </w:r>
    </w:p>
    <w:p w14:paraId="506CC8B1" w14:textId="77777777" w:rsidR="00605A12" w:rsidRPr="00505C51" w:rsidRDefault="00605A12" w:rsidP="00AF5736">
      <w:pPr>
        <w:rPr>
          <w:rFonts w:asciiTheme="minorHAnsi" w:hAnsiTheme="minorHAnsi"/>
          <w:b/>
          <w:bCs/>
          <w:color w:val="3366FF"/>
          <w:sz w:val="22"/>
          <w:szCs w:val="22"/>
        </w:rPr>
      </w:pPr>
    </w:p>
    <w:p w14:paraId="12D04514" w14:textId="77777777" w:rsidR="00AF5736" w:rsidRPr="00505C51" w:rsidRDefault="00AF5736" w:rsidP="00FF5ED7">
      <w:pPr>
        <w:rPr>
          <w:rFonts w:asciiTheme="minorHAnsi" w:hAnsiTheme="minorHAnsi"/>
          <w:sz w:val="22"/>
          <w:szCs w:val="22"/>
        </w:rPr>
      </w:pPr>
      <w:r w:rsidRPr="00505C51">
        <w:rPr>
          <w:rFonts w:asciiTheme="minorHAnsi" w:hAnsiTheme="minorHAnsi"/>
          <w:b/>
          <w:bCs/>
          <w:sz w:val="22"/>
          <w:szCs w:val="22"/>
        </w:rPr>
        <w:t>Sample-size estimation</w:t>
      </w:r>
    </w:p>
    <w:p w14:paraId="318427B9" w14:textId="284DAC72" w:rsidR="00877644" w:rsidRPr="00505C51" w:rsidRDefault="00877644" w:rsidP="00877644">
      <w:pPr>
        <w:pStyle w:val="ListParagraph"/>
        <w:numPr>
          <w:ilvl w:val="0"/>
          <w:numId w:val="4"/>
        </w:numPr>
        <w:rPr>
          <w:rFonts w:asciiTheme="minorHAnsi" w:hAnsiTheme="minorHAnsi"/>
          <w:sz w:val="22"/>
          <w:szCs w:val="22"/>
        </w:rPr>
      </w:pPr>
      <w:r w:rsidRPr="00505C51">
        <w:rPr>
          <w:rFonts w:asciiTheme="minorHAnsi" w:hAnsiTheme="minorHAnsi"/>
          <w:sz w:val="22"/>
          <w:szCs w:val="22"/>
        </w:rPr>
        <w:t>Y</w:t>
      </w:r>
      <w:r w:rsidR="00AF5736" w:rsidRPr="00505C51">
        <w:rPr>
          <w:rFonts w:asciiTheme="minorHAnsi" w:hAnsiTheme="minorHAnsi"/>
          <w:sz w:val="22"/>
          <w:szCs w:val="22"/>
        </w:rPr>
        <w:t xml:space="preserve">ou </w:t>
      </w:r>
      <w:r w:rsidRPr="00505C51">
        <w:rPr>
          <w:rFonts w:asciiTheme="minorHAnsi" w:hAnsiTheme="minorHAnsi"/>
          <w:sz w:val="22"/>
          <w:szCs w:val="22"/>
        </w:rPr>
        <w:t>should state</w:t>
      </w:r>
      <w:r w:rsidR="00AF5736" w:rsidRPr="00505C51">
        <w:rPr>
          <w:rFonts w:asciiTheme="minorHAnsi" w:hAnsiTheme="minorHAnsi"/>
          <w:sz w:val="22"/>
          <w:szCs w:val="22"/>
        </w:rPr>
        <w:t xml:space="preserve"> whether an appropriate sample size was computed when the study was being designed </w:t>
      </w:r>
    </w:p>
    <w:p w14:paraId="5AF6CDDB" w14:textId="27D431D0" w:rsidR="00AF5736" w:rsidRPr="00505C51" w:rsidRDefault="00877644" w:rsidP="00877644">
      <w:pPr>
        <w:pStyle w:val="ListParagraph"/>
        <w:numPr>
          <w:ilvl w:val="0"/>
          <w:numId w:val="4"/>
        </w:numPr>
        <w:rPr>
          <w:rFonts w:asciiTheme="minorHAnsi" w:hAnsiTheme="minorHAnsi"/>
          <w:sz w:val="22"/>
          <w:szCs w:val="22"/>
        </w:rPr>
      </w:pPr>
      <w:r w:rsidRPr="00505C51">
        <w:rPr>
          <w:rFonts w:asciiTheme="minorHAnsi" w:hAnsiTheme="minorHAnsi"/>
          <w:sz w:val="22"/>
          <w:szCs w:val="22"/>
        </w:rPr>
        <w:t>You should</w:t>
      </w:r>
      <w:r w:rsidR="00AF5736" w:rsidRPr="00505C51">
        <w:rPr>
          <w:rFonts w:asciiTheme="minorHAnsi" w:hAnsiTheme="minorHAnsi"/>
          <w:sz w:val="22"/>
          <w:szCs w:val="22"/>
        </w:rPr>
        <w:t xml:space="preserve"> </w:t>
      </w:r>
      <w:r w:rsidRPr="00505C51">
        <w:rPr>
          <w:rFonts w:asciiTheme="minorHAnsi" w:hAnsiTheme="minorHAnsi"/>
          <w:sz w:val="22"/>
          <w:szCs w:val="22"/>
        </w:rPr>
        <w:t>state</w:t>
      </w:r>
      <w:r w:rsidR="00AF5736" w:rsidRPr="00505C51">
        <w:rPr>
          <w:rFonts w:asciiTheme="minorHAnsi" w:hAnsiTheme="minorHAnsi"/>
          <w:sz w:val="22"/>
          <w:szCs w:val="22"/>
        </w:rPr>
        <w:t xml:space="preserve"> the sta</w:t>
      </w:r>
      <w:r w:rsidRPr="00505C51">
        <w:rPr>
          <w:rFonts w:asciiTheme="minorHAnsi" w:hAnsiTheme="minorHAnsi"/>
          <w:sz w:val="22"/>
          <w:szCs w:val="22"/>
        </w:rPr>
        <w:t xml:space="preserve">tistical method of </w:t>
      </w:r>
      <w:r w:rsidR="009205E9" w:rsidRPr="00505C51">
        <w:rPr>
          <w:rFonts w:asciiTheme="minorHAnsi" w:hAnsiTheme="minorHAnsi"/>
          <w:sz w:val="22"/>
          <w:szCs w:val="22"/>
        </w:rPr>
        <w:t xml:space="preserve">sample size </w:t>
      </w:r>
      <w:r w:rsidRPr="00505C51">
        <w:rPr>
          <w:rFonts w:asciiTheme="minorHAnsi" w:hAnsiTheme="minorHAnsi"/>
          <w:sz w:val="22"/>
          <w:szCs w:val="22"/>
        </w:rPr>
        <w:t>computation</w:t>
      </w:r>
      <w:r w:rsidR="009205E9" w:rsidRPr="00505C51">
        <w:rPr>
          <w:rFonts w:asciiTheme="minorHAnsi" w:hAnsiTheme="minorHAnsi"/>
          <w:sz w:val="22"/>
          <w:szCs w:val="22"/>
        </w:rPr>
        <w:t xml:space="preserve"> and any required assumptions</w:t>
      </w:r>
    </w:p>
    <w:p w14:paraId="1EB6E52F" w14:textId="224B80E0" w:rsidR="00402ADD" w:rsidRPr="00505C51" w:rsidDel="008669DA" w:rsidRDefault="00AF5736" w:rsidP="007B7AF0">
      <w:pPr>
        <w:pStyle w:val="ListParagraph"/>
        <w:numPr>
          <w:ilvl w:val="0"/>
          <w:numId w:val="4"/>
        </w:numPr>
        <w:rPr>
          <w:rFonts w:asciiTheme="minorHAnsi" w:hAnsiTheme="minorHAnsi"/>
          <w:sz w:val="22"/>
          <w:szCs w:val="22"/>
          <w:lang w:val="en-GB"/>
        </w:rPr>
      </w:pPr>
      <w:r w:rsidRPr="00505C51">
        <w:rPr>
          <w:rFonts w:asciiTheme="minorHAnsi" w:hAnsiTheme="minorHAnsi"/>
          <w:sz w:val="22"/>
          <w:szCs w:val="22"/>
        </w:rPr>
        <w:t>If no</w:t>
      </w:r>
      <w:r w:rsidR="00B57E8A" w:rsidRPr="00505C51">
        <w:rPr>
          <w:rFonts w:asciiTheme="minorHAnsi" w:hAnsiTheme="minorHAnsi"/>
          <w:sz w:val="22"/>
          <w:szCs w:val="22"/>
        </w:rPr>
        <w:t xml:space="preserve"> explicit</w:t>
      </w:r>
      <w:r w:rsidRPr="00505C51">
        <w:rPr>
          <w:rFonts w:asciiTheme="minorHAnsi" w:hAnsiTheme="minorHAnsi"/>
          <w:sz w:val="22"/>
          <w:szCs w:val="22"/>
        </w:rPr>
        <w:t xml:space="preserve"> power analysis was used, you </w:t>
      </w:r>
      <w:r w:rsidR="00877644" w:rsidRPr="00505C51">
        <w:rPr>
          <w:rFonts w:asciiTheme="minorHAnsi" w:hAnsiTheme="minorHAnsi"/>
          <w:sz w:val="22"/>
          <w:szCs w:val="22"/>
        </w:rPr>
        <w:t xml:space="preserve">should describe how you </w:t>
      </w:r>
      <w:r w:rsidR="00FE4F10" w:rsidRPr="00505C51">
        <w:rPr>
          <w:rFonts w:asciiTheme="minorHAnsi" w:hAnsiTheme="minorHAnsi"/>
          <w:sz w:val="22"/>
          <w:szCs w:val="22"/>
        </w:rPr>
        <w:t>decide</w:t>
      </w:r>
      <w:r w:rsidR="00877644" w:rsidRPr="00505C51">
        <w:rPr>
          <w:rFonts w:asciiTheme="minorHAnsi" w:hAnsiTheme="minorHAnsi"/>
          <w:sz w:val="22"/>
          <w:szCs w:val="22"/>
        </w:rPr>
        <w:t>d</w:t>
      </w:r>
      <w:r w:rsidR="00FE4F10" w:rsidRPr="00505C51">
        <w:rPr>
          <w:rFonts w:asciiTheme="minorHAnsi" w:hAnsiTheme="minorHAnsi"/>
          <w:sz w:val="22"/>
          <w:szCs w:val="22"/>
        </w:rPr>
        <w:t xml:space="preserve"> </w:t>
      </w:r>
      <w:r w:rsidR="00B57E8A" w:rsidRPr="00505C51">
        <w:rPr>
          <w:rFonts w:asciiTheme="minorHAnsi" w:hAnsiTheme="minorHAnsi"/>
          <w:sz w:val="22"/>
          <w:szCs w:val="22"/>
        </w:rPr>
        <w:t xml:space="preserve">what </w:t>
      </w:r>
      <w:r w:rsidRPr="00505C51">
        <w:rPr>
          <w:rFonts w:asciiTheme="minorHAnsi" w:hAnsiTheme="minorHAnsi"/>
          <w:sz w:val="22"/>
          <w:szCs w:val="22"/>
        </w:rPr>
        <w:t xml:space="preserve">sample </w:t>
      </w:r>
      <w:r w:rsidR="00FE4F10" w:rsidRPr="00505C51">
        <w:rPr>
          <w:rFonts w:asciiTheme="minorHAnsi" w:hAnsiTheme="minorHAnsi"/>
          <w:sz w:val="22"/>
          <w:szCs w:val="22"/>
        </w:rPr>
        <w:t xml:space="preserve">(replicate) </w:t>
      </w:r>
      <w:r w:rsidRPr="00505C51">
        <w:rPr>
          <w:rFonts w:asciiTheme="minorHAnsi" w:hAnsiTheme="minorHAnsi"/>
          <w:sz w:val="22"/>
          <w:szCs w:val="22"/>
        </w:rPr>
        <w:t>size</w:t>
      </w:r>
      <w:r w:rsidR="00FE4F10" w:rsidRPr="00505C51">
        <w:rPr>
          <w:rFonts w:asciiTheme="minorHAnsi" w:hAnsiTheme="minorHAnsi"/>
          <w:sz w:val="22"/>
          <w:szCs w:val="22"/>
        </w:rPr>
        <w:t xml:space="preserve"> (number) to use</w:t>
      </w:r>
    </w:p>
    <w:p w14:paraId="3456DD34" w14:textId="77777777" w:rsidR="00877644" w:rsidRPr="00A62B52" w:rsidRDefault="00877644" w:rsidP="00FF5ED7">
      <w:pPr>
        <w:rPr>
          <w:rFonts w:asciiTheme="minorHAnsi" w:hAnsiTheme="minorHAnsi"/>
          <w:sz w:val="16"/>
          <w:szCs w:val="16"/>
          <w:lang w:val="en-GB"/>
        </w:rPr>
      </w:pPr>
    </w:p>
    <w:p w14:paraId="71461225" w14:textId="5E717B8A" w:rsidR="00877644" w:rsidRPr="00505C51" w:rsidRDefault="00877644" w:rsidP="00877644">
      <w:pPr>
        <w:rPr>
          <w:rFonts w:asciiTheme="minorHAnsi" w:hAnsiTheme="minorHAnsi"/>
          <w:sz w:val="22"/>
          <w:szCs w:val="22"/>
          <w:lang w:val="en-GB"/>
        </w:rPr>
      </w:pPr>
      <w:r w:rsidRPr="00505C51">
        <w:rPr>
          <w:rFonts w:asciiTheme="minorHAnsi" w:hAnsiTheme="minorHAnsi"/>
          <w:sz w:val="22"/>
          <w:szCs w:val="22"/>
          <w:lang w:val="en-GB"/>
        </w:rPr>
        <w:t xml:space="preserve">Please outline where this information can be found within the submission (e.g., </w:t>
      </w:r>
      <w:r w:rsidR="0015519A">
        <w:rPr>
          <w:rFonts w:asciiTheme="minorHAnsi" w:hAnsiTheme="minorHAnsi"/>
          <w:sz w:val="22"/>
          <w:szCs w:val="22"/>
          <w:lang w:val="en-GB"/>
        </w:rPr>
        <w:t xml:space="preserve">sections </w:t>
      </w:r>
      <w:r w:rsidRPr="00505C51">
        <w:rPr>
          <w:rFonts w:asciiTheme="minorHAnsi" w:hAnsiTheme="minorHAnsi"/>
          <w:sz w:val="22"/>
          <w:szCs w:val="22"/>
          <w:lang w:val="en-GB"/>
        </w:rPr>
        <w:t>or figure legends), or explain why this information doesn’t apply to your submission:</w:t>
      </w:r>
    </w:p>
    <w:p w14:paraId="283305D7" w14:textId="4E90B69A" w:rsidR="00877644" w:rsidRPr="00125190" w:rsidRDefault="000F6375" w:rsidP="00877644">
      <w:pPr>
        <w:framePr w:w="7817" w:h="1088" w:hSpace="180" w:wrap="around" w:vAnchor="text" w:hAnchor="page" w:x="1858" w:y="1"/>
        <w:pBdr>
          <w:top w:val="single" w:sz="6" w:space="1" w:color="auto"/>
          <w:left w:val="single" w:sz="6" w:space="1" w:color="auto"/>
          <w:bottom w:val="single" w:sz="6" w:space="1" w:color="auto"/>
          <w:right w:val="single" w:sz="6" w:space="1" w:color="auto"/>
        </w:pBdr>
        <w:rPr>
          <w:rFonts w:asciiTheme="minorHAnsi" w:hAnsiTheme="minorHAnsi"/>
        </w:rPr>
      </w:pPr>
      <w:r>
        <w:rPr>
          <w:rFonts w:asciiTheme="minorHAnsi" w:hAnsiTheme="minorHAnsi"/>
        </w:rPr>
        <w:t>Our analysis covered all deaths in the USA</w:t>
      </w:r>
      <w:r w:rsidR="004B3EA9">
        <w:rPr>
          <w:rFonts w:asciiTheme="minorHAnsi" w:hAnsiTheme="minorHAnsi"/>
        </w:rPr>
        <w:t xml:space="preserve"> and did not take samples</w:t>
      </w:r>
      <w:r w:rsidR="00E17A51">
        <w:rPr>
          <w:rFonts w:asciiTheme="minorHAnsi" w:hAnsiTheme="minorHAnsi"/>
        </w:rPr>
        <w:t>, so this information does not apply to our submission.</w:t>
      </w:r>
    </w:p>
    <w:p w14:paraId="7FF843C9" w14:textId="77777777" w:rsidR="0015519A" w:rsidRPr="00505C51" w:rsidRDefault="0015519A" w:rsidP="00FF5ED7">
      <w:pPr>
        <w:rPr>
          <w:rFonts w:asciiTheme="minorHAnsi" w:hAnsiTheme="minorHAnsi"/>
          <w:sz w:val="22"/>
          <w:szCs w:val="22"/>
          <w:lang w:val="en-GB"/>
        </w:rPr>
      </w:pPr>
    </w:p>
    <w:p w14:paraId="6207056E" w14:textId="77777777" w:rsidR="00C1184B" w:rsidRPr="00505C51" w:rsidRDefault="00C1184B" w:rsidP="00FF5ED7">
      <w:pPr>
        <w:rPr>
          <w:rFonts w:asciiTheme="minorHAnsi" w:hAnsiTheme="minorHAnsi"/>
          <w:sz w:val="22"/>
          <w:szCs w:val="22"/>
        </w:rPr>
      </w:pPr>
      <w:r w:rsidRPr="00505C51">
        <w:rPr>
          <w:rFonts w:asciiTheme="minorHAnsi" w:hAnsiTheme="minorHAnsi"/>
          <w:b/>
          <w:bCs/>
          <w:sz w:val="22"/>
          <w:szCs w:val="22"/>
        </w:rPr>
        <w:t>Replicates</w:t>
      </w:r>
    </w:p>
    <w:p w14:paraId="5CED969F" w14:textId="462AE1E6" w:rsidR="00125190" w:rsidRPr="00505C51" w:rsidRDefault="00B330BD" w:rsidP="00125190">
      <w:pPr>
        <w:pStyle w:val="ListParagraph"/>
        <w:numPr>
          <w:ilvl w:val="0"/>
          <w:numId w:val="2"/>
        </w:numPr>
        <w:rPr>
          <w:rFonts w:asciiTheme="minorHAnsi" w:hAnsiTheme="minorHAnsi"/>
          <w:sz w:val="22"/>
          <w:szCs w:val="22"/>
        </w:rPr>
      </w:pPr>
      <w:r w:rsidRPr="00505C51">
        <w:rPr>
          <w:rFonts w:asciiTheme="minorHAnsi" w:hAnsiTheme="minorHAnsi"/>
          <w:sz w:val="22"/>
          <w:szCs w:val="22"/>
        </w:rPr>
        <w:t xml:space="preserve">You should </w:t>
      </w:r>
      <w:r w:rsidR="00C1184B" w:rsidRPr="00505C51">
        <w:rPr>
          <w:rFonts w:asciiTheme="minorHAnsi" w:hAnsiTheme="minorHAnsi"/>
          <w:sz w:val="22"/>
          <w:szCs w:val="22"/>
        </w:rPr>
        <w:t>report how often each experiment was performed</w:t>
      </w:r>
    </w:p>
    <w:p w14:paraId="7399E5AD" w14:textId="515D9DD6" w:rsidR="00125190" w:rsidRPr="00505C51" w:rsidRDefault="00B330BD" w:rsidP="00125190">
      <w:pPr>
        <w:pStyle w:val="ListParagraph"/>
        <w:numPr>
          <w:ilvl w:val="0"/>
          <w:numId w:val="2"/>
        </w:numPr>
        <w:rPr>
          <w:rFonts w:asciiTheme="minorHAnsi" w:hAnsiTheme="minorHAnsi"/>
          <w:sz w:val="22"/>
          <w:szCs w:val="22"/>
        </w:rPr>
      </w:pPr>
      <w:r w:rsidRPr="00505C51">
        <w:rPr>
          <w:rFonts w:asciiTheme="minorHAnsi" w:hAnsiTheme="minorHAnsi"/>
          <w:sz w:val="22"/>
          <w:szCs w:val="22"/>
        </w:rPr>
        <w:t>You should include</w:t>
      </w:r>
      <w:r w:rsidR="00C1184B" w:rsidRPr="00505C51">
        <w:rPr>
          <w:rFonts w:asciiTheme="minorHAnsi" w:hAnsiTheme="minorHAnsi"/>
          <w:sz w:val="22"/>
          <w:szCs w:val="22"/>
        </w:rPr>
        <w:t xml:space="preserve"> </w:t>
      </w:r>
      <w:r w:rsidRPr="00505C51">
        <w:rPr>
          <w:rFonts w:asciiTheme="minorHAnsi" w:hAnsiTheme="minorHAnsi"/>
          <w:sz w:val="22"/>
          <w:szCs w:val="22"/>
        </w:rPr>
        <w:t>a</w:t>
      </w:r>
      <w:r w:rsidR="00FE4F10" w:rsidRPr="00505C51">
        <w:rPr>
          <w:rFonts w:asciiTheme="minorHAnsi" w:hAnsiTheme="minorHAnsi"/>
          <w:sz w:val="22"/>
          <w:szCs w:val="22"/>
        </w:rPr>
        <w:t xml:space="preserve"> definition of biological versus technical replicat</w:t>
      </w:r>
      <w:r w:rsidR="00CF4BBE" w:rsidRPr="00505C51">
        <w:rPr>
          <w:rFonts w:asciiTheme="minorHAnsi" w:hAnsiTheme="minorHAnsi"/>
          <w:sz w:val="22"/>
          <w:szCs w:val="22"/>
        </w:rPr>
        <w:t>ion</w:t>
      </w:r>
    </w:p>
    <w:p w14:paraId="6CF07DFF" w14:textId="289376EB" w:rsidR="00C52A77" w:rsidRPr="00505C51" w:rsidRDefault="00C52A77" w:rsidP="00125190">
      <w:pPr>
        <w:pStyle w:val="ListParagraph"/>
        <w:numPr>
          <w:ilvl w:val="0"/>
          <w:numId w:val="2"/>
        </w:numPr>
        <w:rPr>
          <w:rFonts w:asciiTheme="minorHAnsi" w:hAnsiTheme="minorHAnsi"/>
          <w:sz w:val="22"/>
          <w:szCs w:val="22"/>
        </w:rPr>
      </w:pPr>
      <w:r w:rsidRPr="00505C51">
        <w:rPr>
          <w:rFonts w:asciiTheme="minorHAnsi" w:hAnsiTheme="minorHAnsi"/>
          <w:sz w:val="22"/>
          <w:szCs w:val="22"/>
        </w:rPr>
        <w:t>The data obtained should be provided and sufficient information should be provided to indicate the number of independent biological and/or technical replicates</w:t>
      </w:r>
    </w:p>
    <w:p w14:paraId="329981A5" w14:textId="043977C7" w:rsidR="00C1184B" w:rsidRPr="00505C51" w:rsidRDefault="00B330BD" w:rsidP="00125190">
      <w:pPr>
        <w:pStyle w:val="ListParagraph"/>
        <w:numPr>
          <w:ilvl w:val="0"/>
          <w:numId w:val="2"/>
        </w:numPr>
        <w:rPr>
          <w:rFonts w:asciiTheme="minorHAnsi" w:hAnsiTheme="minorHAnsi"/>
          <w:sz w:val="22"/>
          <w:szCs w:val="22"/>
        </w:rPr>
      </w:pPr>
      <w:r w:rsidRPr="00505C51">
        <w:rPr>
          <w:rFonts w:asciiTheme="minorHAnsi" w:hAnsiTheme="minorHAnsi"/>
          <w:sz w:val="22"/>
          <w:szCs w:val="22"/>
        </w:rPr>
        <w:t>If you</w:t>
      </w:r>
      <w:r w:rsidR="00767B26" w:rsidRPr="00505C51">
        <w:rPr>
          <w:rFonts w:asciiTheme="minorHAnsi" w:hAnsiTheme="minorHAnsi"/>
          <w:sz w:val="22"/>
          <w:szCs w:val="22"/>
        </w:rPr>
        <w:t xml:space="preserve"> encountered any outliers</w:t>
      </w:r>
      <w:r w:rsidRPr="00505C51">
        <w:rPr>
          <w:rFonts w:asciiTheme="minorHAnsi" w:hAnsiTheme="minorHAnsi"/>
          <w:sz w:val="22"/>
          <w:szCs w:val="22"/>
        </w:rPr>
        <w:t xml:space="preserve">, you should describe </w:t>
      </w:r>
      <w:r w:rsidR="00767B26" w:rsidRPr="00505C51">
        <w:rPr>
          <w:rFonts w:asciiTheme="minorHAnsi" w:hAnsiTheme="minorHAnsi"/>
          <w:sz w:val="22"/>
          <w:szCs w:val="22"/>
        </w:rPr>
        <w:t xml:space="preserve">how </w:t>
      </w:r>
      <w:r w:rsidRPr="00505C51">
        <w:rPr>
          <w:rFonts w:asciiTheme="minorHAnsi" w:hAnsiTheme="minorHAnsi"/>
          <w:sz w:val="22"/>
          <w:szCs w:val="22"/>
        </w:rPr>
        <w:t xml:space="preserve">these </w:t>
      </w:r>
      <w:r w:rsidR="00767B26" w:rsidRPr="00505C51">
        <w:rPr>
          <w:rFonts w:asciiTheme="minorHAnsi" w:hAnsiTheme="minorHAnsi"/>
          <w:sz w:val="22"/>
          <w:szCs w:val="22"/>
        </w:rPr>
        <w:t xml:space="preserve">were </w:t>
      </w:r>
      <w:r w:rsidRPr="00505C51">
        <w:rPr>
          <w:rFonts w:asciiTheme="minorHAnsi" w:hAnsiTheme="minorHAnsi"/>
          <w:sz w:val="22"/>
          <w:szCs w:val="22"/>
        </w:rPr>
        <w:t>handled</w:t>
      </w:r>
    </w:p>
    <w:p w14:paraId="31F578D8" w14:textId="2F0F7573" w:rsidR="006E6B2A" w:rsidRPr="00505C51" w:rsidRDefault="006E6B2A" w:rsidP="00125190">
      <w:pPr>
        <w:pStyle w:val="ListParagraph"/>
        <w:numPr>
          <w:ilvl w:val="0"/>
          <w:numId w:val="2"/>
        </w:numPr>
        <w:rPr>
          <w:rFonts w:asciiTheme="minorHAnsi" w:hAnsiTheme="minorHAnsi"/>
          <w:sz w:val="22"/>
          <w:szCs w:val="22"/>
        </w:rPr>
      </w:pPr>
      <w:r w:rsidRPr="00505C51">
        <w:rPr>
          <w:rFonts w:asciiTheme="minorHAnsi" w:hAnsiTheme="minorHAnsi"/>
          <w:sz w:val="22"/>
          <w:szCs w:val="22"/>
        </w:rPr>
        <w:t>Criteria for exclusion/inclusion of data should be clearly stated</w:t>
      </w:r>
    </w:p>
    <w:p w14:paraId="07B9827A" w14:textId="2F513DAE" w:rsidR="002A0ED1" w:rsidRPr="00505C51" w:rsidRDefault="002A0ED1" w:rsidP="00125190">
      <w:pPr>
        <w:pStyle w:val="ListParagraph"/>
        <w:numPr>
          <w:ilvl w:val="0"/>
          <w:numId w:val="2"/>
        </w:numPr>
        <w:rPr>
          <w:rFonts w:asciiTheme="minorHAnsi" w:hAnsiTheme="minorHAnsi"/>
          <w:sz w:val="22"/>
          <w:szCs w:val="22"/>
        </w:rPr>
      </w:pPr>
      <w:r w:rsidRPr="00505C51">
        <w:rPr>
          <w:rFonts w:asciiTheme="minorHAnsi" w:hAnsiTheme="minorHAnsi"/>
          <w:sz w:val="22"/>
          <w:szCs w:val="22"/>
        </w:rPr>
        <w:t>High-throughput sequence data</w:t>
      </w:r>
      <w:r w:rsidR="00BA5BB7" w:rsidRPr="00505C51">
        <w:rPr>
          <w:rFonts w:asciiTheme="minorHAnsi" w:hAnsiTheme="minorHAnsi"/>
          <w:sz w:val="22"/>
          <w:szCs w:val="22"/>
        </w:rPr>
        <w:t xml:space="preserve"> should be</w:t>
      </w:r>
      <w:r w:rsidRPr="00505C51">
        <w:rPr>
          <w:rFonts w:asciiTheme="minorHAnsi" w:hAnsiTheme="minorHAnsi"/>
          <w:sz w:val="22"/>
          <w:szCs w:val="22"/>
        </w:rPr>
        <w:t xml:space="preserve"> upload</w:t>
      </w:r>
      <w:r w:rsidR="00BA5BB7" w:rsidRPr="00505C51">
        <w:rPr>
          <w:rFonts w:asciiTheme="minorHAnsi" w:hAnsiTheme="minorHAnsi"/>
          <w:sz w:val="22"/>
          <w:szCs w:val="22"/>
        </w:rPr>
        <w:t>ed</w:t>
      </w:r>
      <w:r w:rsidRPr="00505C51">
        <w:rPr>
          <w:rFonts w:asciiTheme="minorHAnsi" w:hAnsiTheme="minorHAnsi"/>
          <w:sz w:val="22"/>
          <w:szCs w:val="22"/>
        </w:rPr>
        <w:t xml:space="preserve"> before submission, </w:t>
      </w:r>
      <w:r w:rsidR="00BA5BB7" w:rsidRPr="00505C51">
        <w:rPr>
          <w:rFonts w:asciiTheme="minorHAnsi" w:hAnsiTheme="minorHAnsi"/>
          <w:sz w:val="22"/>
          <w:szCs w:val="22"/>
        </w:rPr>
        <w:t>with a private</w:t>
      </w:r>
      <w:r w:rsidRPr="00505C51">
        <w:rPr>
          <w:rFonts w:asciiTheme="minorHAnsi" w:hAnsiTheme="minorHAnsi"/>
          <w:sz w:val="22"/>
          <w:szCs w:val="22"/>
        </w:rPr>
        <w:t xml:space="preserve"> link </w:t>
      </w:r>
      <w:r w:rsidR="00BA5BB7" w:rsidRPr="00505C51">
        <w:rPr>
          <w:rFonts w:asciiTheme="minorHAnsi" w:hAnsiTheme="minorHAnsi"/>
          <w:sz w:val="22"/>
          <w:szCs w:val="22"/>
        </w:rPr>
        <w:t xml:space="preserve">for </w:t>
      </w:r>
      <w:r w:rsidRPr="00505C51">
        <w:rPr>
          <w:rFonts w:asciiTheme="minorHAnsi" w:hAnsiTheme="minorHAnsi"/>
          <w:sz w:val="22"/>
          <w:szCs w:val="22"/>
        </w:rPr>
        <w:t>reviewer</w:t>
      </w:r>
      <w:r w:rsidR="00BA5BB7" w:rsidRPr="00505C51">
        <w:rPr>
          <w:rFonts w:asciiTheme="minorHAnsi" w:hAnsiTheme="minorHAnsi"/>
          <w:sz w:val="22"/>
          <w:szCs w:val="22"/>
        </w:rPr>
        <w:t>s provided</w:t>
      </w:r>
      <w:r w:rsidRPr="00505C51">
        <w:rPr>
          <w:rFonts w:asciiTheme="minorHAnsi" w:hAnsiTheme="minorHAnsi"/>
          <w:sz w:val="22"/>
          <w:szCs w:val="22"/>
        </w:rPr>
        <w:t xml:space="preserve"> (</w:t>
      </w:r>
      <w:r w:rsidR="00BA5BB7" w:rsidRPr="00505C51">
        <w:rPr>
          <w:rFonts w:asciiTheme="minorHAnsi" w:hAnsiTheme="minorHAnsi"/>
          <w:sz w:val="22"/>
          <w:szCs w:val="22"/>
        </w:rPr>
        <w:t>these are available from both GEO and ArrayExpress</w:t>
      </w:r>
      <w:r w:rsidRPr="00505C51">
        <w:rPr>
          <w:rFonts w:asciiTheme="minorHAnsi" w:hAnsiTheme="minorHAnsi"/>
          <w:sz w:val="22"/>
          <w:szCs w:val="22"/>
        </w:rPr>
        <w:t>)</w:t>
      </w:r>
    </w:p>
    <w:p w14:paraId="309C27EB" w14:textId="77777777" w:rsidR="00C1184B" w:rsidRPr="00A62B52" w:rsidRDefault="00C1184B" w:rsidP="00C1184B">
      <w:pPr>
        <w:rPr>
          <w:rFonts w:asciiTheme="minorHAnsi" w:hAnsiTheme="minorHAnsi"/>
          <w:sz w:val="16"/>
          <w:szCs w:val="16"/>
        </w:rPr>
      </w:pPr>
    </w:p>
    <w:p w14:paraId="617C492D" w14:textId="259A7163" w:rsidR="00B330BD" w:rsidRPr="00505C51" w:rsidRDefault="00B330BD" w:rsidP="00B330BD">
      <w:pPr>
        <w:rPr>
          <w:rFonts w:asciiTheme="minorHAnsi" w:hAnsiTheme="minorHAnsi"/>
          <w:sz w:val="22"/>
          <w:szCs w:val="22"/>
          <w:lang w:val="en-GB"/>
        </w:rPr>
      </w:pPr>
      <w:r w:rsidRPr="00505C51">
        <w:rPr>
          <w:rFonts w:asciiTheme="minorHAnsi" w:hAnsiTheme="minorHAnsi"/>
          <w:sz w:val="22"/>
          <w:szCs w:val="22"/>
          <w:lang w:val="en-GB"/>
        </w:rPr>
        <w:t xml:space="preserve">Please </w:t>
      </w:r>
      <w:r w:rsidR="00877644" w:rsidRPr="00505C51">
        <w:rPr>
          <w:rFonts w:asciiTheme="minorHAnsi" w:hAnsiTheme="minorHAnsi"/>
          <w:sz w:val="22"/>
          <w:szCs w:val="22"/>
          <w:lang w:val="en-GB"/>
        </w:rPr>
        <w:t>outline</w:t>
      </w:r>
      <w:r w:rsidRPr="00505C51">
        <w:rPr>
          <w:rFonts w:asciiTheme="minorHAnsi" w:hAnsiTheme="minorHAnsi"/>
          <w:sz w:val="22"/>
          <w:szCs w:val="22"/>
          <w:lang w:val="en-GB"/>
        </w:rPr>
        <w:t xml:space="preserve"> where this information </w:t>
      </w:r>
      <w:r w:rsidR="00877644" w:rsidRPr="00505C51">
        <w:rPr>
          <w:rFonts w:asciiTheme="minorHAnsi" w:hAnsiTheme="minorHAnsi"/>
          <w:sz w:val="22"/>
          <w:szCs w:val="22"/>
          <w:lang w:val="en-GB"/>
        </w:rPr>
        <w:t xml:space="preserve">can </w:t>
      </w:r>
      <w:r w:rsidRPr="00505C51">
        <w:rPr>
          <w:rFonts w:asciiTheme="minorHAnsi" w:hAnsiTheme="minorHAnsi"/>
          <w:sz w:val="22"/>
          <w:szCs w:val="22"/>
          <w:lang w:val="en-GB"/>
        </w:rPr>
        <w:t xml:space="preserve">be found within the submission (e.g., </w:t>
      </w:r>
      <w:r w:rsidR="0015519A">
        <w:rPr>
          <w:rFonts w:asciiTheme="minorHAnsi" w:hAnsiTheme="minorHAnsi"/>
          <w:sz w:val="22"/>
          <w:szCs w:val="22"/>
          <w:lang w:val="en-GB"/>
        </w:rPr>
        <w:t>sections</w:t>
      </w:r>
      <w:r w:rsidRPr="00505C51">
        <w:rPr>
          <w:rFonts w:asciiTheme="minorHAnsi" w:hAnsiTheme="minorHAnsi"/>
          <w:sz w:val="22"/>
          <w:szCs w:val="22"/>
          <w:lang w:val="en-GB"/>
        </w:rPr>
        <w:t xml:space="preserve"> or figure legend</w:t>
      </w:r>
      <w:r w:rsidR="00877644" w:rsidRPr="00505C51">
        <w:rPr>
          <w:rFonts w:asciiTheme="minorHAnsi" w:hAnsiTheme="minorHAnsi"/>
          <w:sz w:val="22"/>
          <w:szCs w:val="22"/>
          <w:lang w:val="en-GB"/>
        </w:rPr>
        <w:t>s</w:t>
      </w:r>
      <w:r w:rsidRPr="00505C51">
        <w:rPr>
          <w:rFonts w:asciiTheme="minorHAnsi" w:hAnsiTheme="minorHAnsi"/>
          <w:sz w:val="22"/>
          <w:szCs w:val="22"/>
          <w:lang w:val="en-GB"/>
        </w:rPr>
        <w:t>), or explain why this information doesn’t apply to your submission:</w:t>
      </w:r>
    </w:p>
    <w:p w14:paraId="78102952" w14:textId="6C68FE64" w:rsidR="00B330BD" w:rsidRPr="00125190" w:rsidRDefault="00EF1E9B" w:rsidP="00B330BD">
      <w:pPr>
        <w:framePr w:w="7817" w:h="1088" w:hSpace="180" w:wrap="around" w:vAnchor="text" w:hAnchor="page" w:x="1858" w:y="1"/>
        <w:pBdr>
          <w:top w:val="single" w:sz="6" w:space="1" w:color="auto"/>
          <w:left w:val="single" w:sz="6" w:space="1" w:color="auto"/>
          <w:bottom w:val="single" w:sz="6" w:space="1" w:color="auto"/>
          <w:right w:val="single" w:sz="6" w:space="1" w:color="auto"/>
        </w:pBdr>
        <w:rPr>
          <w:rFonts w:asciiTheme="minorHAnsi" w:hAnsiTheme="minorHAnsi"/>
        </w:rPr>
      </w:pPr>
      <w:r>
        <w:rPr>
          <w:rFonts w:asciiTheme="minorHAnsi" w:hAnsiTheme="minorHAnsi"/>
        </w:rPr>
        <w:t xml:space="preserve">The analysis used </w:t>
      </w:r>
      <w:r w:rsidR="000F6375">
        <w:rPr>
          <w:rFonts w:asciiTheme="minorHAnsi" w:hAnsiTheme="minorHAnsi"/>
        </w:rPr>
        <w:t>administrative data on</w:t>
      </w:r>
      <w:r>
        <w:rPr>
          <w:rFonts w:asciiTheme="minorHAnsi" w:hAnsiTheme="minorHAnsi"/>
        </w:rPr>
        <w:t xml:space="preserve"> mortality</w:t>
      </w:r>
      <w:r w:rsidR="000F6375">
        <w:rPr>
          <w:rFonts w:asciiTheme="minorHAnsi" w:hAnsiTheme="minorHAnsi"/>
        </w:rPr>
        <w:t xml:space="preserve"> and population,</w:t>
      </w:r>
      <w:r>
        <w:rPr>
          <w:rFonts w:asciiTheme="minorHAnsi" w:hAnsiTheme="minorHAnsi"/>
        </w:rPr>
        <w:t xml:space="preserve"> and </w:t>
      </w:r>
      <w:r w:rsidR="00A56B17">
        <w:rPr>
          <w:rFonts w:asciiTheme="minorHAnsi" w:hAnsiTheme="minorHAnsi"/>
        </w:rPr>
        <w:t xml:space="preserve">existing gridded data </w:t>
      </w:r>
      <w:r w:rsidR="000F6375">
        <w:rPr>
          <w:rFonts w:asciiTheme="minorHAnsi" w:hAnsiTheme="minorHAnsi"/>
        </w:rPr>
        <w:t>on</w:t>
      </w:r>
      <w:r>
        <w:rPr>
          <w:rFonts w:asciiTheme="minorHAnsi" w:hAnsiTheme="minorHAnsi"/>
        </w:rPr>
        <w:t xml:space="preserve"> temperature</w:t>
      </w:r>
      <w:r w:rsidR="00A56B17">
        <w:rPr>
          <w:rFonts w:asciiTheme="minorHAnsi" w:hAnsiTheme="minorHAnsi"/>
        </w:rPr>
        <w:t xml:space="preserve"> covering the entire USA. None of these </w:t>
      </w:r>
      <w:r w:rsidR="000F6375">
        <w:rPr>
          <w:rFonts w:asciiTheme="minorHAnsi" w:hAnsiTheme="minorHAnsi"/>
        </w:rPr>
        <w:t>involve</w:t>
      </w:r>
      <w:r w:rsidR="00A56B17">
        <w:rPr>
          <w:rFonts w:asciiTheme="minorHAnsi" w:hAnsiTheme="minorHAnsi"/>
        </w:rPr>
        <w:t>d</w:t>
      </w:r>
      <w:r w:rsidR="000F6375">
        <w:rPr>
          <w:rFonts w:asciiTheme="minorHAnsi" w:hAnsiTheme="minorHAnsi"/>
        </w:rPr>
        <w:t xml:space="preserve"> an experiment</w:t>
      </w:r>
      <w:r w:rsidR="00E17A51">
        <w:rPr>
          <w:rFonts w:asciiTheme="minorHAnsi" w:hAnsiTheme="minorHAnsi"/>
        </w:rPr>
        <w:t>, so this information does not apply to our submission.</w:t>
      </w:r>
    </w:p>
    <w:p w14:paraId="203989C1" w14:textId="77777777" w:rsidR="00FF5ED7" w:rsidRDefault="00FF5ED7" w:rsidP="00FF5ED7">
      <w:pPr>
        <w:rPr>
          <w:rFonts w:asciiTheme="minorHAnsi" w:hAnsiTheme="minorHAnsi"/>
          <w:b/>
          <w:bCs/>
        </w:rPr>
      </w:pPr>
    </w:p>
    <w:p w14:paraId="3E1A6B61" w14:textId="09281821" w:rsidR="0015519A" w:rsidRDefault="0015519A">
      <w:pPr>
        <w:rPr>
          <w:rFonts w:asciiTheme="minorHAnsi" w:hAnsiTheme="minorHAnsi"/>
          <w:b/>
          <w:bCs/>
        </w:rPr>
      </w:pPr>
      <w:r>
        <w:rPr>
          <w:rFonts w:asciiTheme="minorHAnsi" w:hAnsiTheme="minorHAnsi"/>
          <w:b/>
          <w:bCs/>
        </w:rPr>
        <w:br w:type="page"/>
      </w:r>
    </w:p>
    <w:p w14:paraId="423DA177" w14:textId="459C0507" w:rsidR="00B124CC" w:rsidRPr="00505C51" w:rsidRDefault="00AF5736" w:rsidP="00FF5ED7">
      <w:pPr>
        <w:rPr>
          <w:rFonts w:asciiTheme="minorHAnsi" w:hAnsiTheme="minorHAnsi"/>
          <w:sz w:val="22"/>
          <w:szCs w:val="22"/>
        </w:rPr>
      </w:pPr>
      <w:r w:rsidRPr="00505C51">
        <w:rPr>
          <w:rFonts w:asciiTheme="minorHAnsi" w:hAnsiTheme="minorHAnsi"/>
          <w:b/>
          <w:bCs/>
          <w:sz w:val="22"/>
          <w:szCs w:val="22"/>
        </w:rPr>
        <w:lastRenderedPageBreak/>
        <w:t>Statistical reporting</w:t>
      </w:r>
    </w:p>
    <w:p w14:paraId="2F152ECE" w14:textId="0D85D10D" w:rsidR="00125190" w:rsidRPr="00505C51" w:rsidRDefault="00125190" w:rsidP="00125190">
      <w:pPr>
        <w:pStyle w:val="ListParagraph"/>
        <w:numPr>
          <w:ilvl w:val="0"/>
          <w:numId w:val="3"/>
        </w:numPr>
        <w:rPr>
          <w:rFonts w:asciiTheme="minorHAnsi" w:hAnsiTheme="minorHAnsi"/>
          <w:sz w:val="22"/>
          <w:szCs w:val="22"/>
        </w:rPr>
      </w:pPr>
      <w:r w:rsidRPr="00505C51">
        <w:rPr>
          <w:rFonts w:asciiTheme="minorHAnsi" w:hAnsiTheme="minorHAnsi"/>
          <w:sz w:val="22"/>
          <w:szCs w:val="22"/>
        </w:rPr>
        <w:t>S</w:t>
      </w:r>
      <w:r w:rsidR="00AF5736" w:rsidRPr="00505C51">
        <w:rPr>
          <w:rFonts w:asciiTheme="minorHAnsi" w:hAnsiTheme="minorHAnsi"/>
          <w:sz w:val="22"/>
          <w:szCs w:val="22"/>
        </w:rPr>
        <w:t>tatistic</w:t>
      </w:r>
      <w:r w:rsidR="00441726" w:rsidRPr="00505C51">
        <w:rPr>
          <w:rFonts w:asciiTheme="minorHAnsi" w:hAnsiTheme="minorHAnsi"/>
          <w:sz w:val="22"/>
          <w:szCs w:val="22"/>
        </w:rPr>
        <w:t xml:space="preserve">al analysis methods </w:t>
      </w:r>
      <w:r w:rsidRPr="00505C51">
        <w:rPr>
          <w:rFonts w:asciiTheme="minorHAnsi" w:hAnsiTheme="minorHAnsi"/>
          <w:sz w:val="22"/>
          <w:szCs w:val="22"/>
        </w:rPr>
        <w:t>should be descr</w:t>
      </w:r>
      <w:r w:rsidR="00877644" w:rsidRPr="00505C51">
        <w:rPr>
          <w:rFonts w:asciiTheme="minorHAnsi" w:hAnsiTheme="minorHAnsi"/>
          <w:sz w:val="22"/>
          <w:szCs w:val="22"/>
        </w:rPr>
        <w:t>ibed and justified</w:t>
      </w:r>
    </w:p>
    <w:p w14:paraId="5F80479A" w14:textId="759C6F5C" w:rsidR="00125190" w:rsidRPr="00505C51" w:rsidRDefault="00441726" w:rsidP="00125190">
      <w:pPr>
        <w:pStyle w:val="ListParagraph"/>
        <w:numPr>
          <w:ilvl w:val="0"/>
          <w:numId w:val="3"/>
        </w:numPr>
        <w:rPr>
          <w:rFonts w:asciiTheme="minorHAnsi" w:hAnsiTheme="minorHAnsi"/>
          <w:sz w:val="22"/>
          <w:szCs w:val="22"/>
        </w:rPr>
      </w:pPr>
      <w:r w:rsidRPr="00505C51">
        <w:rPr>
          <w:rFonts w:asciiTheme="minorHAnsi" w:hAnsiTheme="minorHAnsi"/>
          <w:sz w:val="22"/>
          <w:szCs w:val="22"/>
        </w:rPr>
        <w:t>Raw data should be presented in figures whenever informative to do so (typicall</w:t>
      </w:r>
      <w:r w:rsidR="00B64119" w:rsidRPr="00505C51">
        <w:rPr>
          <w:rFonts w:asciiTheme="minorHAnsi" w:hAnsiTheme="minorHAnsi"/>
          <w:sz w:val="22"/>
          <w:szCs w:val="22"/>
        </w:rPr>
        <w:t xml:space="preserve">y when N per group </w:t>
      </w:r>
      <w:r w:rsidR="00877644" w:rsidRPr="00505C51">
        <w:rPr>
          <w:rFonts w:asciiTheme="minorHAnsi" w:hAnsiTheme="minorHAnsi"/>
          <w:sz w:val="22"/>
          <w:szCs w:val="22"/>
        </w:rPr>
        <w:t xml:space="preserve">is </w:t>
      </w:r>
      <w:r w:rsidR="00B64119" w:rsidRPr="00505C51">
        <w:rPr>
          <w:rFonts w:asciiTheme="minorHAnsi" w:hAnsiTheme="minorHAnsi"/>
          <w:sz w:val="22"/>
          <w:szCs w:val="22"/>
        </w:rPr>
        <w:t>less than 10)</w:t>
      </w:r>
    </w:p>
    <w:p w14:paraId="3B2528B7" w14:textId="0D690939" w:rsidR="00AF5736" w:rsidRPr="00505C51" w:rsidRDefault="00B64119" w:rsidP="00125190">
      <w:pPr>
        <w:pStyle w:val="ListParagraph"/>
        <w:numPr>
          <w:ilvl w:val="0"/>
          <w:numId w:val="3"/>
        </w:numPr>
        <w:rPr>
          <w:rFonts w:asciiTheme="minorHAnsi" w:hAnsiTheme="minorHAnsi"/>
          <w:sz w:val="22"/>
          <w:szCs w:val="22"/>
          <w:lang w:val="en-GB"/>
        </w:rPr>
      </w:pPr>
      <w:r w:rsidRPr="00505C51">
        <w:rPr>
          <w:rFonts w:asciiTheme="minorHAnsi" w:hAnsiTheme="minorHAnsi"/>
          <w:sz w:val="22"/>
          <w:szCs w:val="22"/>
        </w:rPr>
        <w:t>F</w:t>
      </w:r>
      <w:r w:rsidR="00FF5ED7" w:rsidRPr="00505C51">
        <w:rPr>
          <w:rFonts w:asciiTheme="minorHAnsi" w:hAnsiTheme="minorHAnsi"/>
          <w:sz w:val="22"/>
          <w:szCs w:val="22"/>
        </w:rPr>
        <w:t>or each experiment</w:t>
      </w:r>
      <w:r w:rsidR="00125190" w:rsidRPr="00505C51">
        <w:rPr>
          <w:rFonts w:asciiTheme="minorHAnsi" w:hAnsiTheme="minorHAnsi"/>
          <w:sz w:val="22"/>
          <w:szCs w:val="22"/>
        </w:rPr>
        <w:t>,</w:t>
      </w:r>
      <w:r w:rsidR="00FF5ED7" w:rsidRPr="00505C51">
        <w:rPr>
          <w:rFonts w:asciiTheme="minorHAnsi" w:hAnsiTheme="minorHAnsi"/>
          <w:sz w:val="22"/>
          <w:szCs w:val="22"/>
        </w:rPr>
        <w:t xml:space="preserve"> </w:t>
      </w:r>
      <w:r w:rsidR="00877644" w:rsidRPr="00505C51">
        <w:rPr>
          <w:rFonts w:asciiTheme="minorHAnsi" w:hAnsiTheme="minorHAnsi"/>
          <w:sz w:val="22"/>
          <w:szCs w:val="22"/>
        </w:rPr>
        <w:t xml:space="preserve">you should </w:t>
      </w:r>
      <w:r w:rsidR="00FF5ED7" w:rsidRPr="00505C51">
        <w:rPr>
          <w:rFonts w:asciiTheme="minorHAnsi" w:hAnsiTheme="minorHAnsi"/>
          <w:sz w:val="22"/>
          <w:szCs w:val="22"/>
        </w:rPr>
        <w:t xml:space="preserve">identify </w:t>
      </w:r>
      <w:r w:rsidR="00AF5736" w:rsidRPr="00505C51">
        <w:rPr>
          <w:rFonts w:asciiTheme="minorHAnsi" w:hAnsiTheme="minorHAnsi"/>
          <w:sz w:val="22"/>
          <w:szCs w:val="22"/>
        </w:rPr>
        <w:t>the statistical test</w:t>
      </w:r>
      <w:r w:rsidR="000C4C4F" w:rsidRPr="00505C51">
        <w:rPr>
          <w:rFonts w:asciiTheme="minorHAnsi" w:hAnsiTheme="minorHAnsi"/>
          <w:sz w:val="22"/>
          <w:szCs w:val="22"/>
        </w:rPr>
        <w:t>s</w:t>
      </w:r>
      <w:r w:rsidR="00AF5736" w:rsidRPr="00505C51">
        <w:rPr>
          <w:rFonts w:asciiTheme="minorHAnsi" w:hAnsiTheme="minorHAnsi"/>
          <w:sz w:val="22"/>
          <w:szCs w:val="22"/>
        </w:rPr>
        <w:t xml:space="preserve"> used, exact value</w:t>
      </w:r>
      <w:r w:rsidR="000C4C4F" w:rsidRPr="00505C51">
        <w:rPr>
          <w:rFonts w:asciiTheme="minorHAnsi" w:hAnsiTheme="minorHAnsi"/>
          <w:sz w:val="22"/>
          <w:szCs w:val="22"/>
        </w:rPr>
        <w:t>s</w:t>
      </w:r>
      <w:r w:rsidR="00AF5736" w:rsidRPr="00505C51">
        <w:rPr>
          <w:rFonts w:asciiTheme="minorHAnsi" w:hAnsiTheme="minorHAnsi"/>
          <w:sz w:val="22"/>
          <w:szCs w:val="22"/>
        </w:rPr>
        <w:t xml:space="preserve"> of N, definition</w:t>
      </w:r>
      <w:r w:rsidR="000C4C4F" w:rsidRPr="00505C51">
        <w:rPr>
          <w:rFonts w:asciiTheme="minorHAnsi" w:hAnsiTheme="minorHAnsi"/>
          <w:sz w:val="22"/>
          <w:szCs w:val="22"/>
        </w:rPr>
        <w:t>s</w:t>
      </w:r>
      <w:r w:rsidR="00AF5736" w:rsidRPr="00505C51">
        <w:rPr>
          <w:rFonts w:asciiTheme="minorHAnsi" w:hAnsiTheme="minorHAnsi"/>
          <w:sz w:val="22"/>
          <w:szCs w:val="22"/>
        </w:rPr>
        <w:t xml:space="preserve"> of center, method</w:t>
      </w:r>
      <w:r w:rsidR="000C4C4F" w:rsidRPr="00505C51">
        <w:rPr>
          <w:rFonts w:asciiTheme="minorHAnsi" w:hAnsiTheme="minorHAnsi"/>
          <w:sz w:val="22"/>
          <w:szCs w:val="22"/>
        </w:rPr>
        <w:t>s</w:t>
      </w:r>
      <w:r w:rsidR="00AF5736" w:rsidRPr="00505C51">
        <w:rPr>
          <w:rFonts w:asciiTheme="minorHAnsi" w:hAnsiTheme="minorHAnsi"/>
          <w:sz w:val="22"/>
          <w:szCs w:val="22"/>
        </w:rPr>
        <w:t xml:space="preserve"> of multiple test correction, and dispersion and precision measures (e.g., mean</w:t>
      </w:r>
      <w:r w:rsidR="00A32E20" w:rsidRPr="00505C51">
        <w:rPr>
          <w:rFonts w:asciiTheme="minorHAnsi" w:hAnsiTheme="minorHAnsi"/>
          <w:sz w:val="22"/>
          <w:szCs w:val="22"/>
        </w:rPr>
        <w:t>,</w:t>
      </w:r>
      <w:r w:rsidR="00AF5736" w:rsidRPr="00505C51">
        <w:rPr>
          <w:rFonts w:asciiTheme="minorHAnsi" w:hAnsiTheme="minorHAnsi"/>
          <w:sz w:val="22"/>
          <w:szCs w:val="22"/>
        </w:rPr>
        <w:t xml:space="preserve"> median</w:t>
      </w:r>
      <w:r w:rsidR="00A32E20" w:rsidRPr="00505C51">
        <w:rPr>
          <w:rFonts w:asciiTheme="minorHAnsi" w:hAnsiTheme="minorHAnsi"/>
          <w:sz w:val="22"/>
          <w:szCs w:val="22"/>
        </w:rPr>
        <w:t>,</w:t>
      </w:r>
      <w:r w:rsidR="00AF5736" w:rsidRPr="00505C51">
        <w:rPr>
          <w:rFonts w:asciiTheme="minorHAnsi" w:hAnsiTheme="minorHAnsi"/>
          <w:sz w:val="22"/>
          <w:szCs w:val="22"/>
        </w:rPr>
        <w:t xml:space="preserve"> SD</w:t>
      </w:r>
      <w:r w:rsidR="00A32E20" w:rsidRPr="00505C51">
        <w:rPr>
          <w:rFonts w:asciiTheme="minorHAnsi" w:hAnsiTheme="minorHAnsi"/>
          <w:sz w:val="22"/>
          <w:szCs w:val="22"/>
        </w:rPr>
        <w:t>,</w:t>
      </w:r>
      <w:r w:rsidR="00AF5736" w:rsidRPr="00505C51">
        <w:rPr>
          <w:rFonts w:asciiTheme="minorHAnsi" w:hAnsiTheme="minorHAnsi"/>
          <w:sz w:val="22"/>
          <w:szCs w:val="22"/>
        </w:rPr>
        <w:t xml:space="preserve"> SEM</w:t>
      </w:r>
      <w:r w:rsidR="00A32E20" w:rsidRPr="00505C51">
        <w:rPr>
          <w:rFonts w:asciiTheme="minorHAnsi" w:hAnsiTheme="minorHAnsi"/>
          <w:sz w:val="22"/>
          <w:szCs w:val="22"/>
        </w:rPr>
        <w:t>,</w:t>
      </w:r>
      <w:r w:rsidR="00AF5736" w:rsidRPr="00505C51">
        <w:rPr>
          <w:rFonts w:asciiTheme="minorHAnsi" w:hAnsiTheme="minorHAnsi"/>
          <w:sz w:val="22"/>
          <w:szCs w:val="22"/>
        </w:rPr>
        <w:t xml:space="preserve"> confidence intervals</w:t>
      </w:r>
      <w:r w:rsidR="00A32E20" w:rsidRPr="00505C51">
        <w:rPr>
          <w:rFonts w:asciiTheme="minorHAnsi" w:hAnsiTheme="minorHAnsi"/>
          <w:sz w:val="22"/>
          <w:szCs w:val="22"/>
        </w:rPr>
        <w:t xml:space="preserve">; </w:t>
      </w:r>
      <w:r w:rsidR="00A32E20" w:rsidRPr="00505C51">
        <w:rPr>
          <w:rFonts w:asciiTheme="minorHAnsi" w:hAnsiTheme="minorHAnsi"/>
          <w:bCs/>
          <w:sz w:val="22"/>
          <w:szCs w:val="22"/>
          <w:lang w:val="en-GB"/>
        </w:rPr>
        <w:t>and, for the major substantive results, a measure of effect size (e.g., Pearson's r, Cohen's d</w:t>
      </w:r>
      <w:r w:rsidR="00AF5736" w:rsidRPr="00505C51">
        <w:rPr>
          <w:rFonts w:asciiTheme="minorHAnsi" w:hAnsiTheme="minorHAnsi"/>
          <w:sz w:val="22"/>
          <w:szCs w:val="22"/>
        </w:rPr>
        <w:t>)</w:t>
      </w:r>
    </w:p>
    <w:p w14:paraId="46ABDE6E" w14:textId="7F198B99" w:rsidR="00C21D14" w:rsidRPr="00505C51" w:rsidRDefault="00C21D14" w:rsidP="00125190">
      <w:pPr>
        <w:pStyle w:val="ListParagraph"/>
        <w:numPr>
          <w:ilvl w:val="0"/>
          <w:numId w:val="3"/>
        </w:numPr>
        <w:rPr>
          <w:rFonts w:asciiTheme="minorHAnsi" w:hAnsiTheme="minorHAnsi"/>
          <w:sz w:val="22"/>
          <w:szCs w:val="22"/>
          <w:lang w:val="en-GB"/>
        </w:rPr>
      </w:pPr>
      <w:r w:rsidRPr="00505C51">
        <w:rPr>
          <w:rFonts w:asciiTheme="minorHAnsi" w:hAnsiTheme="minorHAnsi"/>
          <w:sz w:val="22"/>
          <w:szCs w:val="22"/>
        </w:rPr>
        <w:t xml:space="preserve">Report exact p-values wherever possible alongside the summary statistics and 95% confidence intervals. These should be reported for all key questions and not </w:t>
      </w:r>
      <w:r w:rsidR="006E6B2A" w:rsidRPr="00505C51">
        <w:rPr>
          <w:rFonts w:asciiTheme="minorHAnsi" w:hAnsiTheme="minorHAnsi"/>
          <w:sz w:val="22"/>
          <w:szCs w:val="22"/>
        </w:rPr>
        <w:t xml:space="preserve">only </w:t>
      </w:r>
      <w:r w:rsidRPr="00505C51">
        <w:rPr>
          <w:rFonts w:asciiTheme="minorHAnsi" w:hAnsiTheme="minorHAnsi"/>
          <w:sz w:val="22"/>
          <w:szCs w:val="22"/>
        </w:rPr>
        <w:t>when the p-value is less than 0.05.</w:t>
      </w:r>
    </w:p>
    <w:p w14:paraId="2D323921" w14:textId="77777777" w:rsidR="00877644" w:rsidRPr="00A62B52" w:rsidRDefault="00877644" w:rsidP="00125190">
      <w:pPr>
        <w:rPr>
          <w:rFonts w:asciiTheme="minorHAnsi" w:hAnsiTheme="minorHAnsi"/>
          <w:sz w:val="16"/>
          <w:szCs w:val="16"/>
          <w:lang w:val="en-GB"/>
        </w:rPr>
      </w:pPr>
    </w:p>
    <w:p w14:paraId="15C02DC0" w14:textId="69688D94" w:rsidR="00FF6CD1" w:rsidRPr="00505C51" w:rsidRDefault="00125190" w:rsidP="00125190">
      <w:pPr>
        <w:rPr>
          <w:rFonts w:asciiTheme="minorHAnsi" w:hAnsiTheme="minorHAnsi"/>
          <w:sz w:val="22"/>
          <w:szCs w:val="22"/>
          <w:lang w:val="en-GB"/>
        </w:rPr>
      </w:pPr>
      <w:r w:rsidRPr="00505C51">
        <w:rPr>
          <w:rFonts w:asciiTheme="minorHAnsi" w:hAnsiTheme="minorHAnsi"/>
          <w:sz w:val="22"/>
          <w:szCs w:val="22"/>
          <w:lang w:val="en-GB"/>
        </w:rPr>
        <w:t xml:space="preserve">Please </w:t>
      </w:r>
      <w:r w:rsidR="00877644" w:rsidRPr="00505C51">
        <w:rPr>
          <w:rFonts w:asciiTheme="minorHAnsi" w:hAnsiTheme="minorHAnsi"/>
          <w:sz w:val="22"/>
          <w:szCs w:val="22"/>
          <w:lang w:val="en-GB"/>
        </w:rPr>
        <w:t>outline</w:t>
      </w:r>
      <w:r w:rsidRPr="00505C51">
        <w:rPr>
          <w:rFonts w:asciiTheme="minorHAnsi" w:hAnsiTheme="minorHAnsi"/>
          <w:sz w:val="22"/>
          <w:szCs w:val="22"/>
          <w:lang w:val="en-GB"/>
        </w:rPr>
        <w:t xml:space="preserve"> where this information </w:t>
      </w:r>
      <w:r w:rsidR="00877644" w:rsidRPr="00505C51">
        <w:rPr>
          <w:rFonts w:asciiTheme="minorHAnsi" w:hAnsiTheme="minorHAnsi"/>
          <w:sz w:val="22"/>
          <w:szCs w:val="22"/>
          <w:lang w:val="en-GB"/>
        </w:rPr>
        <w:t xml:space="preserve">can </w:t>
      </w:r>
      <w:r w:rsidRPr="00505C51">
        <w:rPr>
          <w:rFonts w:asciiTheme="minorHAnsi" w:hAnsiTheme="minorHAnsi"/>
          <w:sz w:val="22"/>
          <w:szCs w:val="22"/>
          <w:lang w:val="en-GB"/>
        </w:rPr>
        <w:t xml:space="preserve">be found within the submission (e.g., </w:t>
      </w:r>
      <w:r w:rsidR="0015519A">
        <w:rPr>
          <w:rFonts w:asciiTheme="minorHAnsi" w:hAnsiTheme="minorHAnsi"/>
          <w:sz w:val="22"/>
          <w:szCs w:val="22"/>
          <w:lang w:val="en-GB"/>
        </w:rPr>
        <w:t>sections</w:t>
      </w:r>
      <w:r w:rsidRPr="00505C51">
        <w:rPr>
          <w:rFonts w:asciiTheme="minorHAnsi" w:hAnsiTheme="minorHAnsi"/>
          <w:sz w:val="22"/>
          <w:szCs w:val="22"/>
          <w:lang w:val="en-GB"/>
        </w:rPr>
        <w:t xml:space="preserve"> or figure legend</w:t>
      </w:r>
      <w:r w:rsidR="00877644" w:rsidRPr="00505C51">
        <w:rPr>
          <w:rFonts w:asciiTheme="minorHAnsi" w:hAnsiTheme="minorHAnsi"/>
          <w:sz w:val="22"/>
          <w:szCs w:val="22"/>
          <w:lang w:val="en-GB"/>
        </w:rPr>
        <w:t>s</w:t>
      </w:r>
      <w:r w:rsidRPr="00505C51">
        <w:rPr>
          <w:rFonts w:asciiTheme="minorHAnsi" w:hAnsiTheme="minorHAnsi"/>
          <w:sz w:val="22"/>
          <w:szCs w:val="22"/>
          <w:lang w:val="en-GB"/>
        </w:rPr>
        <w:t>)</w:t>
      </w:r>
      <w:r w:rsidR="00877644" w:rsidRPr="00505C51">
        <w:rPr>
          <w:rFonts w:asciiTheme="minorHAnsi" w:hAnsiTheme="minorHAnsi"/>
          <w:sz w:val="22"/>
          <w:szCs w:val="22"/>
          <w:lang w:val="en-GB"/>
        </w:rPr>
        <w:t>, or explain why this information doesn’t apply to your submission</w:t>
      </w:r>
      <w:r w:rsidRPr="00505C51">
        <w:rPr>
          <w:rFonts w:asciiTheme="minorHAnsi" w:hAnsiTheme="minorHAnsi"/>
          <w:sz w:val="22"/>
          <w:szCs w:val="22"/>
          <w:lang w:val="en-GB"/>
        </w:rPr>
        <w:t>:</w:t>
      </w:r>
    </w:p>
    <w:p w14:paraId="614D6089" w14:textId="4F4D6EA8" w:rsidR="0015519A" w:rsidRPr="00505C51" w:rsidRDefault="00D177EF" w:rsidP="00AE7C75">
      <w:pPr>
        <w:framePr w:w="7817" w:h="1088" w:hSpace="180" w:wrap="around" w:vAnchor="text" w:hAnchor="page" w:x="1904" w:y="21"/>
        <w:pBdr>
          <w:top w:val="single" w:sz="6" w:space="1" w:color="auto"/>
          <w:left w:val="single" w:sz="6" w:space="1" w:color="auto"/>
          <w:bottom w:val="single" w:sz="6" w:space="1" w:color="auto"/>
          <w:right w:val="single" w:sz="6" w:space="1" w:color="auto"/>
        </w:pBdr>
        <w:rPr>
          <w:rFonts w:asciiTheme="minorHAnsi" w:hAnsiTheme="minorHAnsi"/>
          <w:sz w:val="22"/>
          <w:szCs w:val="22"/>
        </w:rPr>
      </w:pPr>
      <w:r>
        <w:rPr>
          <w:rFonts w:asciiTheme="minorHAnsi" w:hAnsiTheme="minorHAnsi"/>
          <w:sz w:val="22"/>
          <w:szCs w:val="22"/>
        </w:rPr>
        <w:t xml:space="preserve">The details on statistical methods are available </w:t>
      </w:r>
      <w:r w:rsidR="00A56B17">
        <w:rPr>
          <w:rFonts w:asciiTheme="minorHAnsi" w:hAnsiTheme="minorHAnsi"/>
          <w:sz w:val="22"/>
          <w:szCs w:val="22"/>
        </w:rPr>
        <w:t xml:space="preserve">in the section titled Materials and methods, on </w:t>
      </w:r>
      <w:r w:rsidR="00371B8F">
        <w:rPr>
          <w:rFonts w:asciiTheme="minorHAnsi" w:hAnsiTheme="minorHAnsi"/>
          <w:sz w:val="22"/>
          <w:szCs w:val="22"/>
        </w:rPr>
        <w:t xml:space="preserve">lines </w:t>
      </w:r>
      <w:r w:rsidR="00FB798C">
        <w:rPr>
          <w:rFonts w:asciiTheme="minorHAnsi" w:hAnsiTheme="minorHAnsi"/>
          <w:sz w:val="22"/>
          <w:szCs w:val="22"/>
        </w:rPr>
        <w:t>XXX</w:t>
      </w:r>
      <w:r>
        <w:rPr>
          <w:rFonts w:asciiTheme="minorHAnsi" w:hAnsiTheme="minorHAnsi"/>
          <w:sz w:val="22"/>
          <w:szCs w:val="22"/>
        </w:rPr>
        <w:t>-</w:t>
      </w:r>
      <w:r w:rsidR="00FB798C">
        <w:rPr>
          <w:rFonts w:asciiTheme="minorHAnsi" w:hAnsiTheme="minorHAnsi"/>
          <w:sz w:val="22"/>
          <w:szCs w:val="22"/>
        </w:rPr>
        <w:t>XXX</w:t>
      </w:r>
      <w:bookmarkStart w:id="0" w:name="_GoBack"/>
      <w:bookmarkEnd w:id="0"/>
      <w:r>
        <w:rPr>
          <w:rFonts w:asciiTheme="minorHAnsi" w:hAnsiTheme="minorHAnsi"/>
          <w:sz w:val="22"/>
          <w:szCs w:val="22"/>
        </w:rPr>
        <w:t xml:space="preserve"> in the main article</w:t>
      </w:r>
      <w:r w:rsidR="00C51A1C">
        <w:rPr>
          <w:rFonts w:asciiTheme="minorHAnsi" w:hAnsiTheme="minorHAnsi"/>
          <w:sz w:val="22"/>
          <w:szCs w:val="22"/>
        </w:rPr>
        <w:t>.</w:t>
      </w:r>
    </w:p>
    <w:p w14:paraId="707D4C05" w14:textId="77777777" w:rsidR="0015519A" w:rsidRDefault="0015519A" w:rsidP="00550F13">
      <w:pPr>
        <w:rPr>
          <w:rFonts w:asciiTheme="minorHAnsi" w:hAnsiTheme="minorHAnsi"/>
          <w:bCs/>
          <w:sz w:val="22"/>
          <w:szCs w:val="22"/>
        </w:rPr>
      </w:pPr>
    </w:p>
    <w:p w14:paraId="19A3CE04" w14:textId="510E80DC" w:rsidR="00AD7A8F" w:rsidRDefault="00FF5ED7" w:rsidP="00FF5ED7">
      <w:pPr>
        <w:rPr>
          <w:rFonts w:asciiTheme="minorHAnsi" w:hAnsiTheme="minorHAnsi"/>
          <w:b/>
        </w:rPr>
      </w:pPr>
      <w:r w:rsidRPr="00505C51">
        <w:rPr>
          <w:rFonts w:asciiTheme="minorHAnsi" w:hAnsiTheme="minorHAnsi"/>
          <w:bCs/>
          <w:sz w:val="22"/>
          <w:szCs w:val="22"/>
        </w:rPr>
        <w:t>(F</w:t>
      </w:r>
      <w:r w:rsidR="000C4C4F" w:rsidRPr="00505C51">
        <w:rPr>
          <w:rFonts w:asciiTheme="minorHAnsi" w:hAnsiTheme="minorHAnsi"/>
          <w:bCs/>
          <w:sz w:val="22"/>
          <w:szCs w:val="22"/>
        </w:rPr>
        <w:t xml:space="preserve">or large datasets, or papers with a very large number of statistical tests, you </w:t>
      </w:r>
      <w:r w:rsidR="00A131BD" w:rsidRPr="00505C51">
        <w:rPr>
          <w:rFonts w:asciiTheme="minorHAnsi" w:hAnsiTheme="minorHAnsi"/>
          <w:bCs/>
          <w:sz w:val="22"/>
          <w:szCs w:val="22"/>
        </w:rPr>
        <w:t>may</w:t>
      </w:r>
      <w:r w:rsidR="000C4C4F" w:rsidRPr="00505C51">
        <w:rPr>
          <w:rFonts w:asciiTheme="minorHAnsi" w:hAnsiTheme="minorHAnsi"/>
          <w:bCs/>
          <w:sz w:val="22"/>
          <w:szCs w:val="22"/>
        </w:rPr>
        <w:t xml:space="preserve"> upload a single table file with tests, Ns</w:t>
      </w:r>
      <w:r w:rsidRPr="00505C51">
        <w:rPr>
          <w:rFonts w:asciiTheme="minorHAnsi" w:hAnsiTheme="minorHAnsi"/>
          <w:bCs/>
          <w:sz w:val="22"/>
          <w:szCs w:val="22"/>
        </w:rPr>
        <w:t>,</w:t>
      </w:r>
      <w:r w:rsidR="000C4C4F" w:rsidRPr="00505C51">
        <w:rPr>
          <w:rFonts w:asciiTheme="minorHAnsi" w:hAnsiTheme="minorHAnsi"/>
          <w:bCs/>
          <w:sz w:val="22"/>
          <w:szCs w:val="22"/>
        </w:rPr>
        <w:t xml:space="preserve"> etc.</w:t>
      </w:r>
      <w:r w:rsidRPr="00505C51">
        <w:rPr>
          <w:rFonts w:asciiTheme="minorHAnsi" w:hAnsiTheme="minorHAnsi"/>
          <w:bCs/>
          <w:sz w:val="22"/>
          <w:szCs w:val="22"/>
        </w:rPr>
        <w:t>,</w:t>
      </w:r>
      <w:r w:rsidR="00C52A77" w:rsidRPr="00505C51">
        <w:rPr>
          <w:rFonts w:asciiTheme="minorHAnsi" w:hAnsiTheme="minorHAnsi"/>
          <w:bCs/>
          <w:sz w:val="22"/>
          <w:szCs w:val="22"/>
        </w:rPr>
        <w:t xml:space="preserve"> with</w:t>
      </w:r>
      <w:r w:rsidR="000C4C4F" w:rsidRPr="00505C51">
        <w:rPr>
          <w:rFonts w:asciiTheme="minorHAnsi" w:hAnsiTheme="minorHAnsi"/>
          <w:bCs/>
          <w:sz w:val="22"/>
          <w:szCs w:val="22"/>
        </w:rPr>
        <w:t xml:space="preserve"> reference to s</w:t>
      </w:r>
      <w:r w:rsidR="00E70517">
        <w:rPr>
          <w:rFonts w:asciiTheme="minorHAnsi" w:hAnsiTheme="minorHAnsi"/>
          <w:bCs/>
          <w:sz w:val="22"/>
          <w:szCs w:val="22"/>
        </w:rPr>
        <w:t>ections</w:t>
      </w:r>
      <w:r w:rsidR="000C4C4F" w:rsidRPr="00505C51">
        <w:rPr>
          <w:rFonts w:asciiTheme="minorHAnsi" w:hAnsiTheme="minorHAnsi"/>
          <w:bCs/>
          <w:sz w:val="22"/>
          <w:szCs w:val="22"/>
        </w:rPr>
        <w:t xml:space="preserve"> in </w:t>
      </w:r>
      <w:r w:rsidRPr="00505C51">
        <w:rPr>
          <w:rFonts w:asciiTheme="minorHAnsi" w:hAnsiTheme="minorHAnsi"/>
          <w:bCs/>
          <w:sz w:val="22"/>
          <w:szCs w:val="22"/>
        </w:rPr>
        <w:t xml:space="preserve">the </w:t>
      </w:r>
      <w:r w:rsidR="000C4C4F" w:rsidRPr="00505C51">
        <w:rPr>
          <w:rFonts w:asciiTheme="minorHAnsi" w:hAnsiTheme="minorHAnsi"/>
          <w:bCs/>
          <w:sz w:val="22"/>
          <w:szCs w:val="22"/>
        </w:rPr>
        <w:t>manuscript</w:t>
      </w:r>
      <w:r w:rsidRPr="00505C51">
        <w:rPr>
          <w:rFonts w:asciiTheme="minorHAnsi" w:hAnsiTheme="minorHAnsi"/>
          <w:bCs/>
          <w:sz w:val="22"/>
          <w:szCs w:val="22"/>
        </w:rPr>
        <w:t>.</w:t>
      </w:r>
      <w:r w:rsidR="000C4C4F" w:rsidRPr="00505C51">
        <w:rPr>
          <w:rFonts w:asciiTheme="minorHAnsi" w:hAnsiTheme="minorHAnsi"/>
          <w:bCs/>
          <w:sz w:val="22"/>
          <w:szCs w:val="22"/>
        </w:rPr>
        <w:t>)</w:t>
      </w:r>
    </w:p>
    <w:p w14:paraId="55276FE7" w14:textId="77777777" w:rsidR="00BC3CCE" w:rsidRDefault="00BC3CCE" w:rsidP="00FF5ED7">
      <w:pPr>
        <w:rPr>
          <w:rFonts w:asciiTheme="minorHAnsi" w:hAnsiTheme="minorHAnsi"/>
          <w:b/>
        </w:rPr>
      </w:pPr>
    </w:p>
    <w:p w14:paraId="5E6492F0" w14:textId="325BE113" w:rsidR="008669DA" w:rsidRPr="00505C51" w:rsidRDefault="008669DA" w:rsidP="00FF5ED7">
      <w:pPr>
        <w:rPr>
          <w:rFonts w:asciiTheme="minorHAnsi" w:hAnsiTheme="minorHAnsi"/>
          <w:b/>
          <w:sz w:val="22"/>
          <w:szCs w:val="22"/>
        </w:rPr>
      </w:pPr>
      <w:r w:rsidRPr="00505C51">
        <w:rPr>
          <w:rFonts w:asciiTheme="minorHAnsi" w:hAnsiTheme="minorHAnsi"/>
          <w:b/>
          <w:sz w:val="22"/>
          <w:szCs w:val="22"/>
        </w:rPr>
        <w:t>Group allocation</w:t>
      </w:r>
    </w:p>
    <w:p w14:paraId="43E7E57E" w14:textId="7A19B25A" w:rsidR="008669DA" w:rsidRPr="00505C51" w:rsidRDefault="008669DA" w:rsidP="008669DA">
      <w:pPr>
        <w:pStyle w:val="ListParagraph"/>
        <w:numPr>
          <w:ilvl w:val="0"/>
          <w:numId w:val="4"/>
        </w:numPr>
        <w:rPr>
          <w:rFonts w:asciiTheme="minorHAnsi" w:hAnsiTheme="minorHAnsi"/>
          <w:sz w:val="22"/>
          <w:szCs w:val="22"/>
          <w:lang w:val="en-GB"/>
        </w:rPr>
      </w:pPr>
      <w:r w:rsidRPr="00505C51">
        <w:rPr>
          <w:rFonts w:asciiTheme="minorHAnsi" w:hAnsiTheme="minorHAnsi"/>
          <w:sz w:val="22"/>
          <w:szCs w:val="22"/>
        </w:rPr>
        <w:t xml:space="preserve">Indicate how samples were allocated into experimental groups (in </w:t>
      </w:r>
      <w:r w:rsidR="00FF6CD1">
        <w:rPr>
          <w:rFonts w:asciiTheme="minorHAnsi" w:hAnsiTheme="minorHAnsi"/>
          <w:sz w:val="22"/>
          <w:szCs w:val="22"/>
        </w:rPr>
        <w:t xml:space="preserve">the </w:t>
      </w:r>
      <w:r w:rsidRPr="00505C51">
        <w:rPr>
          <w:rFonts w:asciiTheme="minorHAnsi" w:hAnsiTheme="minorHAnsi"/>
          <w:sz w:val="22"/>
          <w:szCs w:val="22"/>
        </w:rPr>
        <w:t>case of clinical studies, please specify allocation to treatment method)</w:t>
      </w:r>
      <w:r w:rsidR="00FF6CD1">
        <w:rPr>
          <w:rFonts w:asciiTheme="minorHAnsi" w:hAnsiTheme="minorHAnsi"/>
          <w:sz w:val="22"/>
          <w:szCs w:val="22"/>
        </w:rPr>
        <w:t>;</w:t>
      </w:r>
      <w:r w:rsidRPr="00505C51">
        <w:rPr>
          <w:rFonts w:asciiTheme="minorHAnsi" w:hAnsiTheme="minorHAnsi"/>
          <w:sz w:val="22"/>
          <w:szCs w:val="22"/>
        </w:rPr>
        <w:t xml:space="preserve"> </w:t>
      </w:r>
      <w:r w:rsidR="00FF6CD1">
        <w:rPr>
          <w:rFonts w:asciiTheme="minorHAnsi" w:hAnsiTheme="minorHAnsi"/>
          <w:sz w:val="22"/>
          <w:szCs w:val="22"/>
        </w:rPr>
        <w:t>i</w:t>
      </w:r>
      <w:r w:rsidRPr="00505C51">
        <w:rPr>
          <w:rFonts w:asciiTheme="minorHAnsi" w:hAnsiTheme="minorHAnsi"/>
          <w:sz w:val="22"/>
          <w:szCs w:val="22"/>
        </w:rPr>
        <w:t xml:space="preserve">f randomization was used, please also </w:t>
      </w:r>
      <w:r w:rsidR="00BB55EC" w:rsidRPr="00505C51">
        <w:rPr>
          <w:rFonts w:asciiTheme="minorHAnsi" w:hAnsiTheme="minorHAnsi"/>
          <w:sz w:val="22"/>
          <w:szCs w:val="22"/>
        </w:rPr>
        <w:t xml:space="preserve">state if restricted randomization was </w:t>
      </w:r>
      <w:r w:rsidR="00605A12" w:rsidRPr="00505C51">
        <w:rPr>
          <w:rFonts w:asciiTheme="minorHAnsi" w:hAnsiTheme="minorHAnsi"/>
          <w:sz w:val="22"/>
          <w:szCs w:val="22"/>
        </w:rPr>
        <w:t>applied</w:t>
      </w:r>
    </w:p>
    <w:p w14:paraId="6A3BED74" w14:textId="39ABB244" w:rsidR="008669DA" w:rsidRPr="00505C51" w:rsidRDefault="008669DA" w:rsidP="00FE48C0">
      <w:pPr>
        <w:pStyle w:val="ListParagraph"/>
        <w:numPr>
          <w:ilvl w:val="0"/>
          <w:numId w:val="4"/>
        </w:numPr>
        <w:rPr>
          <w:rFonts w:asciiTheme="minorHAnsi" w:hAnsiTheme="minorHAnsi"/>
          <w:b/>
          <w:sz w:val="22"/>
          <w:szCs w:val="22"/>
        </w:rPr>
      </w:pPr>
      <w:r w:rsidRPr="00505C51">
        <w:rPr>
          <w:rFonts w:asciiTheme="minorHAnsi" w:hAnsiTheme="minorHAnsi"/>
          <w:sz w:val="22"/>
          <w:szCs w:val="22"/>
          <w:lang w:val="en-GB"/>
        </w:rPr>
        <w:t>Indicate if masking was used during group allocation, data collection and/or data analysis</w:t>
      </w:r>
    </w:p>
    <w:p w14:paraId="417158F6" w14:textId="77777777" w:rsidR="00941D04" w:rsidRPr="00A62B52" w:rsidRDefault="00941D04" w:rsidP="00941D04">
      <w:pPr>
        <w:rPr>
          <w:rFonts w:asciiTheme="minorHAnsi" w:hAnsiTheme="minorHAnsi"/>
          <w:b/>
          <w:sz w:val="16"/>
          <w:szCs w:val="16"/>
        </w:rPr>
      </w:pPr>
    </w:p>
    <w:p w14:paraId="12E89712" w14:textId="1CB3A6F4" w:rsidR="0015519A" w:rsidRDefault="008669DA" w:rsidP="00FF5ED7">
      <w:pPr>
        <w:rPr>
          <w:rFonts w:asciiTheme="minorHAnsi" w:hAnsiTheme="minorHAnsi"/>
          <w:sz w:val="22"/>
          <w:szCs w:val="22"/>
          <w:lang w:val="en-GB"/>
        </w:rPr>
      </w:pPr>
      <w:r w:rsidRPr="00505C51">
        <w:rPr>
          <w:rFonts w:asciiTheme="minorHAnsi" w:hAnsiTheme="minorHAnsi"/>
          <w:sz w:val="22"/>
          <w:szCs w:val="22"/>
          <w:lang w:val="en-GB"/>
        </w:rPr>
        <w:t xml:space="preserve">Please outline where this information can be found within the submission (e.g., </w:t>
      </w:r>
      <w:r w:rsidR="0015519A">
        <w:rPr>
          <w:rFonts w:asciiTheme="minorHAnsi" w:hAnsiTheme="minorHAnsi"/>
          <w:sz w:val="22"/>
          <w:szCs w:val="22"/>
          <w:lang w:val="en-GB"/>
        </w:rPr>
        <w:t>sections or figure legends</w:t>
      </w:r>
      <w:r w:rsidRPr="00505C51">
        <w:rPr>
          <w:rFonts w:asciiTheme="minorHAnsi" w:hAnsiTheme="minorHAnsi"/>
          <w:sz w:val="22"/>
          <w:szCs w:val="22"/>
          <w:lang w:val="en-GB"/>
        </w:rPr>
        <w:t>), or explain why this information doesn’t apply to your submission:</w:t>
      </w:r>
    </w:p>
    <w:p w14:paraId="1BE90311" w14:textId="7780F320" w:rsidR="00BC3CCE" w:rsidRPr="00505C51" w:rsidRDefault="0010593E" w:rsidP="00BC3CCE">
      <w:pPr>
        <w:framePr w:w="7817" w:h="1088" w:hSpace="180" w:wrap="around" w:vAnchor="text" w:hAnchor="page" w:x="1904" w:y="1"/>
        <w:pBdr>
          <w:top w:val="single" w:sz="6" w:space="1" w:color="auto"/>
          <w:left w:val="single" w:sz="6" w:space="1" w:color="auto"/>
          <w:bottom w:val="single" w:sz="6" w:space="1" w:color="auto"/>
          <w:right w:val="single" w:sz="6" w:space="1" w:color="auto"/>
        </w:pBdr>
        <w:rPr>
          <w:rFonts w:asciiTheme="minorHAnsi" w:hAnsiTheme="minorHAnsi"/>
          <w:sz w:val="22"/>
          <w:szCs w:val="22"/>
        </w:rPr>
      </w:pPr>
      <w:r>
        <w:rPr>
          <w:rFonts w:asciiTheme="minorHAnsi" w:hAnsiTheme="minorHAnsi"/>
        </w:rPr>
        <w:t>This information does not apply to our submission.</w:t>
      </w:r>
    </w:p>
    <w:p w14:paraId="2D71AF25" w14:textId="77777777" w:rsidR="00BB55EC" w:rsidRPr="00FF5ED7" w:rsidRDefault="00BB55EC" w:rsidP="00FF5ED7">
      <w:pPr>
        <w:rPr>
          <w:rFonts w:asciiTheme="minorHAnsi" w:hAnsiTheme="minorHAnsi"/>
          <w:b/>
        </w:rPr>
      </w:pPr>
    </w:p>
    <w:p w14:paraId="0D4BB61E" w14:textId="77777777" w:rsidR="00877644" w:rsidRPr="00505C51" w:rsidRDefault="00FF5ED7" w:rsidP="00877644">
      <w:pPr>
        <w:rPr>
          <w:rFonts w:asciiTheme="minorHAnsi" w:hAnsiTheme="minorHAnsi"/>
          <w:b/>
          <w:sz w:val="22"/>
          <w:szCs w:val="22"/>
        </w:rPr>
      </w:pPr>
      <w:r w:rsidRPr="00505C51">
        <w:rPr>
          <w:rFonts w:asciiTheme="minorHAnsi" w:hAnsiTheme="minorHAnsi"/>
          <w:b/>
          <w:sz w:val="22"/>
          <w:szCs w:val="22"/>
        </w:rPr>
        <w:t>A</w:t>
      </w:r>
      <w:r w:rsidR="00661DCC" w:rsidRPr="00505C51">
        <w:rPr>
          <w:rFonts w:asciiTheme="minorHAnsi" w:hAnsiTheme="minorHAnsi"/>
          <w:b/>
          <w:sz w:val="22"/>
          <w:szCs w:val="22"/>
        </w:rPr>
        <w:t>dditional data files (</w:t>
      </w:r>
      <w:r w:rsidR="00C1184B" w:rsidRPr="00505C51">
        <w:rPr>
          <w:rFonts w:asciiTheme="minorHAnsi" w:hAnsiTheme="minorHAnsi"/>
          <w:b/>
          <w:sz w:val="22"/>
          <w:szCs w:val="22"/>
        </w:rPr>
        <w:t>“source data”</w:t>
      </w:r>
      <w:r w:rsidR="00661DCC" w:rsidRPr="00505C51">
        <w:rPr>
          <w:rFonts w:asciiTheme="minorHAnsi" w:hAnsiTheme="minorHAnsi"/>
          <w:b/>
          <w:sz w:val="22"/>
          <w:szCs w:val="22"/>
        </w:rPr>
        <w:t>)</w:t>
      </w:r>
    </w:p>
    <w:p w14:paraId="0DC3E05C" w14:textId="2B454BFD" w:rsidR="00661DCC" w:rsidRPr="00505C51" w:rsidRDefault="00877644" w:rsidP="00877644">
      <w:pPr>
        <w:pStyle w:val="ListParagraph"/>
        <w:numPr>
          <w:ilvl w:val="0"/>
          <w:numId w:val="6"/>
        </w:numPr>
        <w:rPr>
          <w:rFonts w:asciiTheme="minorHAnsi" w:hAnsiTheme="minorHAnsi"/>
          <w:sz w:val="22"/>
          <w:szCs w:val="22"/>
        </w:rPr>
      </w:pPr>
      <w:r w:rsidRPr="00505C51">
        <w:rPr>
          <w:rFonts w:asciiTheme="minorHAnsi" w:hAnsiTheme="minorHAnsi"/>
          <w:sz w:val="22"/>
          <w:szCs w:val="22"/>
        </w:rPr>
        <w:t>We encourage you to upload</w:t>
      </w:r>
      <w:r w:rsidR="00661DCC" w:rsidRPr="00505C51">
        <w:rPr>
          <w:rFonts w:asciiTheme="minorHAnsi" w:hAnsiTheme="minorHAnsi"/>
          <w:sz w:val="22"/>
          <w:szCs w:val="22"/>
        </w:rPr>
        <w:t xml:space="preserve"> relevant additional data files</w:t>
      </w:r>
      <w:r w:rsidRPr="00505C51">
        <w:rPr>
          <w:rFonts w:asciiTheme="minorHAnsi" w:hAnsiTheme="minorHAnsi"/>
          <w:sz w:val="22"/>
          <w:szCs w:val="22"/>
        </w:rPr>
        <w:t>, such as</w:t>
      </w:r>
      <w:r w:rsidR="00661DCC" w:rsidRPr="00505C51">
        <w:rPr>
          <w:rFonts w:asciiTheme="minorHAnsi" w:hAnsiTheme="minorHAnsi"/>
          <w:sz w:val="22"/>
          <w:szCs w:val="22"/>
        </w:rPr>
        <w:t xml:space="preserve"> </w:t>
      </w:r>
      <w:r w:rsidR="00F3344F" w:rsidRPr="00505C51">
        <w:rPr>
          <w:rFonts w:asciiTheme="minorHAnsi" w:hAnsiTheme="minorHAnsi"/>
          <w:sz w:val="22"/>
          <w:szCs w:val="22"/>
        </w:rPr>
        <w:t xml:space="preserve">numerical </w:t>
      </w:r>
      <w:r w:rsidR="00661DCC" w:rsidRPr="00505C51">
        <w:rPr>
          <w:rFonts w:asciiTheme="minorHAnsi" w:hAnsiTheme="minorHAnsi"/>
          <w:sz w:val="22"/>
          <w:szCs w:val="22"/>
        </w:rPr>
        <w:t xml:space="preserve">data that </w:t>
      </w:r>
      <w:r w:rsidR="00F3344F" w:rsidRPr="00505C51">
        <w:rPr>
          <w:rFonts w:asciiTheme="minorHAnsi" w:hAnsiTheme="minorHAnsi"/>
          <w:sz w:val="22"/>
          <w:szCs w:val="22"/>
        </w:rPr>
        <w:t>are represented as a</w:t>
      </w:r>
      <w:r w:rsidR="00BB00D0" w:rsidRPr="00505C51">
        <w:rPr>
          <w:rFonts w:asciiTheme="minorHAnsi" w:hAnsiTheme="minorHAnsi"/>
          <w:sz w:val="22"/>
          <w:szCs w:val="22"/>
        </w:rPr>
        <w:t xml:space="preserve"> graph</w:t>
      </w:r>
      <w:r w:rsidR="00F3344F" w:rsidRPr="00505C51">
        <w:rPr>
          <w:rFonts w:asciiTheme="minorHAnsi" w:hAnsiTheme="minorHAnsi"/>
          <w:sz w:val="22"/>
          <w:szCs w:val="22"/>
        </w:rPr>
        <w:t xml:space="preserve"> in a figure,</w:t>
      </w:r>
      <w:r w:rsidR="00BB00D0" w:rsidRPr="00505C51">
        <w:rPr>
          <w:rFonts w:asciiTheme="minorHAnsi" w:hAnsiTheme="minorHAnsi"/>
          <w:sz w:val="22"/>
          <w:szCs w:val="22"/>
        </w:rPr>
        <w:t xml:space="preserve"> or </w:t>
      </w:r>
      <w:r w:rsidR="00F3344F" w:rsidRPr="00505C51">
        <w:rPr>
          <w:rFonts w:asciiTheme="minorHAnsi" w:hAnsiTheme="minorHAnsi"/>
          <w:sz w:val="22"/>
          <w:szCs w:val="22"/>
        </w:rPr>
        <w:t xml:space="preserve">as a </w:t>
      </w:r>
      <w:r w:rsidR="00BB00D0" w:rsidRPr="00505C51">
        <w:rPr>
          <w:rFonts w:asciiTheme="minorHAnsi" w:hAnsiTheme="minorHAnsi"/>
          <w:sz w:val="22"/>
          <w:szCs w:val="22"/>
        </w:rPr>
        <w:t>summary table</w:t>
      </w:r>
    </w:p>
    <w:p w14:paraId="1AE2240C" w14:textId="1C80EA06" w:rsidR="00877644" w:rsidRPr="00505C51" w:rsidRDefault="00877644" w:rsidP="00877644">
      <w:pPr>
        <w:pStyle w:val="ListParagraph"/>
        <w:numPr>
          <w:ilvl w:val="0"/>
          <w:numId w:val="5"/>
        </w:numPr>
        <w:rPr>
          <w:rFonts w:asciiTheme="minorHAnsi" w:hAnsiTheme="minorHAnsi"/>
          <w:sz w:val="22"/>
          <w:szCs w:val="22"/>
        </w:rPr>
      </w:pPr>
      <w:r w:rsidRPr="00505C51">
        <w:rPr>
          <w:rFonts w:asciiTheme="minorHAnsi" w:hAnsiTheme="minorHAnsi"/>
          <w:sz w:val="22"/>
          <w:szCs w:val="22"/>
        </w:rPr>
        <w:t xml:space="preserve">Where provided, these should be in the most useful format, and they can be uploaded as “Source data” files linked to </w:t>
      </w:r>
      <w:r w:rsidR="00BA5BB7" w:rsidRPr="00505C51">
        <w:rPr>
          <w:rFonts w:asciiTheme="minorHAnsi" w:hAnsiTheme="minorHAnsi"/>
          <w:sz w:val="22"/>
          <w:szCs w:val="22"/>
        </w:rPr>
        <w:t>a main figure</w:t>
      </w:r>
      <w:r w:rsidRPr="00505C51">
        <w:rPr>
          <w:rFonts w:asciiTheme="minorHAnsi" w:hAnsiTheme="minorHAnsi"/>
          <w:sz w:val="22"/>
          <w:szCs w:val="22"/>
        </w:rPr>
        <w:t xml:space="preserve"> </w:t>
      </w:r>
      <w:r w:rsidR="00BA5BB7" w:rsidRPr="00505C51">
        <w:rPr>
          <w:rFonts w:asciiTheme="minorHAnsi" w:hAnsiTheme="minorHAnsi"/>
          <w:sz w:val="22"/>
          <w:szCs w:val="22"/>
        </w:rPr>
        <w:t>or table</w:t>
      </w:r>
    </w:p>
    <w:p w14:paraId="120D7016" w14:textId="32B8E670" w:rsidR="006E6B2A" w:rsidRPr="00505C51" w:rsidRDefault="006E6B2A" w:rsidP="00877644">
      <w:pPr>
        <w:pStyle w:val="ListParagraph"/>
        <w:numPr>
          <w:ilvl w:val="0"/>
          <w:numId w:val="5"/>
        </w:numPr>
        <w:rPr>
          <w:rFonts w:asciiTheme="minorHAnsi" w:hAnsiTheme="minorHAnsi"/>
          <w:sz w:val="22"/>
          <w:szCs w:val="22"/>
        </w:rPr>
      </w:pPr>
      <w:r w:rsidRPr="00505C51">
        <w:rPr>
          <w:rFonts w:asciiTheme="minorHAnsi" w:hAnsiTheme="minorHAnsi"/>
          <w:sz w:val="22"/>
          <w:szCs w:val="22"/>
        </w:rPr>
        <w:t xml:space="preserve">Include model definition files including </w:t>
      </w:r>
      <w:r w:rsidR="00BA5BB7" w:rsidRPr="00505C51">
        <w:rPr>
          <w:rFonts w:asciiTheme="minorHAnsi" w:hAnsiTheme="minorHAnsi"/>
          <w:sz w:val="22"/>
          <w:szCs w:val="22"/>
        </w:rPr>
        <w:t xml:space="preserve">the </w:t>
      </w:r>
      <w:r w:rsidRPr="00505C51">
        <w:rPr>
          <w:rFonts w:asciiTheme="minorHAnsi" w:hAnsiTheme="minorHAnsi"/>
          <w:sz w:val="22"/>
          <w:szCs w:val="22"/>
        </w:rPr>
        <w:t xml:space="preserve">full list of </w:t>
      </w:r>
      <w:r w:rsidR="00BA5BB7" w:rsidRPr="00505C51">
        <w:rPr>
          <w:rFonts w:asciiTheme="minorHAnsi" w:hAnsiTheme="minorHAnsi"/>
          <w:sz w:val="22"/>
          <w:szCs w:val="22"/>
        </w:rPr>
        <w:t>parameters used</w:t>
      </w:r>
    </w:p>
    <w:p w14:paraId="742EE9DD" w14:textId="189EBC1A" w:rsidR="006E6B2A" w:rsidRPr="00505C51" w:rsidRDefault="006E6B2A" w:rsidP="00877644">
      <w:pPr>
        <w:pStyle w:val="ListParagraph"/>
        <w:numPr>
          <w:ilvl w:val="0"/>
          <w:numId w:val="5"/>
        </w:numPr>
        <w:rPr>
          <w:rFonts w:asciiTheme="minorHAnsi" w:hAnsiTheme="minorHAnsi"/>
          <w:sz w:val="22"/>
          <w:szCs w:val="22"/>
        </w:rPr>
      </w:pPr>
      <w:r w:rsidRPr="00505C51">
        <w:rPr>
          <w:rFonts w:asciiTheme="minorHAnsi" w:hAnsiTheme="minorHAnsi"/>
          <w:sz w:val="22"/>
          <w:szCs w:val="22"/>
        </w:rPr>
        <w:t xml:space="preserve">Include </w:t>
      </w:r>
      <w:r w:rsidR="00BA5BB7" w:rsidRPr="00505C51">
        <w:rPr>
          <w:rFonts w:asciiTheme="minorHAnsi" w:hAnsiTheme="minorHAnsi"/>
          <w:sz w:val="22"/>
          <w:szCs w:val="22"/>
        </w:rPr>
        <w:t xml:space="preserve">code </w:t>
      </w:r>
      <w:r w:rsidRPr="00505C51">
        <w:rPr>
          <w:rFonts w:asciiTheme="minorHAnsi" w:hAnsiTheme="minorHAnsi"/>
          <w:sz w:val="22"/>
          <w:szCs w:val="22"/>
        </w:rPr>
        <w:t>used for data analysis</w:t>
      </w:r>
      <w:r w:rsidR="00BA5BB7" w:rsidRPr="00505C51">
        <w:rPr>
          <w:rFonts w:asciiTheme="minorHAnsi" w:hAnsiTheme="minorHAnsi"/>
          <w:sz w:val="22"/>
          <w:szCs w:val="22"/>
        </w:rPr>
        <w:t xml:space="preserve"> (e.g., R, MatLab)</w:t>
      </w:r>
    </w:p>
    <w:p w14:paraId="04223723" w14:textId="497E41A1" w:rsidR="006E6B2A" w:rsidRDefault="00BA5BB7" w:rsidP="00877644">
      <w:pPr>
        <w:pStyle w:val="ListParagraph"/>
        <w:numPr>
          <w:ilvl w:val="0"/>
          <w:numId w:val="5"/>
        </w:numPr>
        <w:rPr>
          <w:rFonts w:asciiTheme="minorHAnsi" w:hAnsiTheme="minorHAnsi"/>
          <w:sz w:val="22"/>
          <w:szCs w:val="22"/>
        </w:rPr>
      </w:pPr>
      <w:r w:rsidRPr="00505C51">
        <w:rPr>
          <w:rFonts w:asciiTheme="minorHAnsi" w:hAnsiTheme="minorHAnsi"/>
          <w:sz w:val="22"/>
          <w:szCs w:val="22"/>
        </w:rPr>
        <w:t>Avoid</w:t>
      </w:r>
      <w:r w:rsidR="006E6B2A" w:rsidRPr="00505C51">
        <w:rPr>
          <w:rFonts w:asciiTheme="minorHAnsi" w:hAnsiTheme="minorHAnsi"/>
          <w:sz w:val="22"/>
          <w:szCs w:val="22"/>
        </w:rPr>
        <w:t xml:space="preserve"> stat</w:t>
      </w:r>
      <w:r w:rsidRPr="00505C51">
        <w:rPr>
          <w:rFonts w:asciiTheme="minorHAnsi" w:hAnsiTheme="minorHAnsi"/>
          <w:sz w:val="22"/>
          <w:szCs w:val="22"/>
        </w:rPr>
        <w:t>ing</w:t>
      </w:r>
      <w:r w:rsidR="006E6B2A" w:rsidRPr="00505C51">
        <w:rPr>
          <w:rFonts w:asciiTheme="minorHAnsi" w:hAnsiTheme="minorHAnsi"/>
          <w:sz w:val="22"/>
          <w:szCs w:val="22"/>
        </w:rPr>
        <w:t xml:space="preserve"> </w:t>
      </w:r>
      <w:r w:rsidRPr="00505C51">
        <w:rPr>
          <w:rFonts w:asciiTheme="minorHAnsi" w:hAnsiTheme="minorHAnsi"/>
          <w:sz w:val="22"/>
          <w:szCs w:val="22"/>
        </w:rPr>
        <w:t xml:space="preserve">that data files are </w:t>
      </w:r>
      <w:r w:rsidR="006E6B2A" w:rsidRPr="00505C51">
        <w:rPr>
          <w:rFonts w:asciiTheme="minorHAnsi" w:hAnsiTheme="minorHAnsi"/>
          <w:sz w:val="22"/>
          <w:szCs w:val="22"/>
        </w:rPr>
        <w:t xml:space="preserve">“available </w:t>
      </w:r>
      <w:r w:rsidRPr="00505C51">
        <w:rPr>
          <w:rFonts w:asciiTheme="minorHAnsi" w:hAnsiTheme="minorHAnsi"/>
          <w:sz w:val="22"/>
          <w:szCs w:val="22"/>
        </w:rPr>
        <w:t>upon request”</w:t>
      </w:r>
    </w:p>
    <w:p w14:paraId="69E6B924" w14:textId="77777777" w:rsidR="00A62B52" w:rsidRPr="00A62B52" w:rsidRDefault="00A62B52" w:rsidP="00A62B52">
      <w:pPr>
        <w:rPr>
          <w:rFonts w:asciiTheme="minorHAnsi" w:hAnsiTheme="minorHAnsi"/>
          <w:sz w:val="16"/>
          <w:szCs w:val="16"/>
        </w:rPr>
      </w:pPr>
    </w:p>
    <w:p w14:paraId="105DBE65" w14:textId="29BC72E1" w:rsidR="00A62B52" w:rsidRDefault="00A62B52" w:rsidP="00A62B52">
      <w:pPr>
        <w:rPr>
          <w:rFonts w:asciiTheme="minorHAnsi" w:hAnsiTheme="minorHAnsi"/>
          <w:sz w:val="22"/>
          <w:szCs w:val="22"/>
        </w:rPr>
      </w:pPr>
      <w:r w:rsidRPr="00A62B52">
        <w:rPr>
          <w:rFonts w:asciiTheme="minorHAnsi" w:hAnsiTheme="minorHAnsi"/>
          <w:sz w:val="22"/>
          <w:szCs w:val="22"/>
        </w:rPr>
        <w:t>Please indicate the figures or tables for which source data files have been provided:</w:t>
      </w:r>
    </w:p>
    <w:p w14:paraId="4FBA8400" w14:textId="77777777" w:rsidR="00341F95" w:rsidRDefault="00A01514" w:rsidP="00BC3CCE">
      <w:pPr>
        <w:framePr w:w="7817" w:h="1088" w:hSpace="180" w:wrap="around" w:vAnchor="text" w:hAnchor="page" w:x="1904" w:y="1"/>
        <w:pBdr>
          <w:top w:val="single" w:sz="6" w:space="1" w:color="auto"/>
          <w:left w:val="single" w:sz="6" w:space="1" w:color="auto"/>
          <w:bottom w:val="single" w:sz="6" w:space="1" w:color="auto"/>
          <w:right w:val="single" w:sz="6" w:space="1" w:color="auto"/>
        </w:pBdr>
        <w:rPr>
          <w:ins w:id="1" w:author="Robbie Parks" w:date="2018-02-06T13:13:00Z"/>
          <w:rFonts w:asciiTheme="minorHAnsi" w:hAnsiTheme="minorHAnsi"/>
          <w:sz w:val="22"/>
          <w:szCs w:val="22"/>
        </w:rPr>
      </w:pPr>
      <w:r w:rsidRPr="00A01514">
        <w:rPr>
          <w:rFonts w:asciiTheme="minorHAnsi" w:hAnsiTheme="minorHAnsi"/>
          <w:sz w:val="22"/>
          <w:szCs w:val="22"/>
        </w:rPr>
        <w:lastRenderedPageBreak/>
        <w:t xml:space="preserve">All </w:t>
      </w:r>
      <w:r>
        <w:rPr>
          <w:rFonts w:asciiTheme="minorHAnsi" w:hAnsiTheme="minorHAnsi"/>
          <w:sz w:val="22"/>
          <w:szCs w:val="22"/>
        </w:rPr>
        <w:t>processed data</w:t>
      </w:r>
      <w:r w:rsidRPr="00A01514">
        <w:rPr>
          <w:rFonts w:asciiTheme="minorHAnsi" w:hAnsiTheme="minorHAnsi"/>
          <w:sz w:val="22"/>
          <w:szCs w:val="22"/>
        </w:rPr>
        <w:t xml:space="preserve"> will be made available on publication. Some raw data is public, for which we will add links in the final version of the paper. Others are private for which we will add contact information</w:t>
      </w:r>
      <w:r>
        <w:rPr>
          <w:rFonts w:asciiTheme="minorHAnsi" w:hAnsiTheme="minorHAnsi"/>
          <w:sz w:val="22"/>
          <w:szCs w:val="22"/>
        </w:rPr>
        <w:t xml:space="preserve">. </w:t>
      </w:r>
    </w:p>
    <w:p w14:paraId="1F94A70C" w14:textId="77777777" w:rsidR="00341F95" w:rsidRDefault="00341F95" w:rsidP="00BC3CCE">
      <w:pPr>
        <w:framePr w:w="7817" w:h="1088" w:hSpace="180" w:wrap="around" w:vAnchor="text" w:hAnchor="page" w:x="1904" w:y="1"/>
        <w:pBdr>
          <w:top w:val="single" w:sz="6" w:space="1" w:color="auto"/>
          <w:left w:val="single" w:sz="6" w:space="1" w:color="auto"/>
          <w:bottom w:val="single" w:sz="6" w:space="1" w:color="auto"/>
          <w:right w:val="single" w:sz="6" w:space="1" w:color="auto"/>
        </w:pBdr>
        <w:rPr>
          <w:ins w:id="2" w:author="Robbie Parks" w:date="2018-02-06T13:13:00Z"/>
          <w:rFonts w:asciiTheme="minorHAnsi" w:hAnsiTheme="minorHAnsi"/>
          <w:sz w:val="22"/>
          <w:szCs w:val="22"/>
        </w:rPr>
      </w:pPr>
    </w:p>
    <w:p w14:paraId="3B6E60A6" w14:textId="12A5C923" w:rsidR="00BC3CCE" w:rsidRDefault="00A01514" w:rsidP="00BC3CCE">
      <w:pPr>
        <w:framePr w:w="7817" w:h="1088" w:hSpace="180" w:wrap="around" w:vAnchor="text" w:hAnchor="page" w:x="1904" w:y="1"/>
        <w:pBdr>
          <w:top w:val="single" w:sz="6" w:space="1" w:color="auto"/>
          <w:left w:val="single" w:sz="6" w:space="1" w:color="auto"/>
          <w:bottom w:val="single" w:sz="6" w:space="1" w:color="auto"/>
          <w:right w:val="single" w:sz="6" w:space="1" w:color="auto"/>
        </w:pBdr>
        <w:rPr>
          <w:rFonts w:asciiTheme="minorHAnsi" w:hAnsiTheme="minorHAnsi"/>
          <w:sz w:val="22"/>
          <w:szCs w:val="22"/>
        </w:rPr>
      </w:pPr>
      <w:r>
        <w:rPr>
          <w:rFonts w:asciiTheme="minorHAnsi" w:hAnsiTheme="minorHAnsi"/>
          <w:sz w:val="22"/>
          <w:szCs w:val="22"/>
        </w:rPr>
        <w:t xml:space="preserve">The </w:t>
      </w:r>
      <w:r w:rsidR="00CA08C0">
        <w:rPr>
          <w:rFonts w:asciiTheme="minorHAnsi" w:hAnsiTheme="minorHAnsi"/>
          <w:sz w:val="22"/>
          <w:szCs w:val="22"/>
        </w:rPr>
        <w:t>code for the analysis and figure plotting was coded in R, and is available via GitHub link</w:t>
      </w:r>
      <w:r w:rsidR="00341F95">
        <w:rPr>
          <w:rFonts w:asciiTheme="minorHAnsi" w:hAnsiTheme="minorHAnsi"/>
          <w:sz w:val="22"/>
          <w:szCs w:val="22"/>
        </w:rPr>
        <w:t>:</w:t>
      </w:r>
    </w:p>
    <w:p w14:paraId="3770D4A6" w14:textId="69668AE0" w:rsidR="00A41654" w:rsidRPr="00505C51" w:rsidRDefault="00A41654" w:rsidP="00BC3CCE">
      <w:pPr>
        <w:framePr w:w="7817" w:h="1088" w:hSpace="180" w:wrap="around" w:vAnchor="text" w:hAnchor="page" w:x="1904" w:y="1"/>
        <w:pBdr>
          <w:top w:val="single" w:sz="6" w:space="1" w:color="auto"/>
          <w:left w:val="single" w:sz="6" w:space="1" w:color="auto"/>
          <w:bottom w:val="single" w:sz="6" w:space="1" w:color="auto"/>
          <w:right w:val="single" w:sz="6" w:space="1" w:color="auto"/>
        </w:pBdr>
        <w:rPr>
          <w:rFonts w:asciiTheme="minorHAnsi" w:hAnsiTheme="minorHAnsi"/>
          <w:sz w:val="22"/>
          <w:szCs w:val="22"/>
        </w:rPr>
      </w:pPr>
      <w:r w:rsidRPr="00A41654">
        <w:rPr>
          <w:rFonts w:asciiTheme="minorHAnsi" w:hAnsiTheme="minorHAnsi"/>
          <w:sz w:val="22"/>
          <w:szCs w:val="22"/>
        </w:rPr>
        <w:t>https://github.com/rmp15/mortality/tree/master/USA/state/prog/elife_wavelet_submission</w:t>
      </w:r>
    </w:p>
    <w:p w14:paraId="08C9EF2F" w14:textId="77777777" w:rsidR="00A62B52" w:rsidRPr="00406FF4" w:rsidRDefault="00A62B52" w:rsidP="00A62B52">
      <w:pPr>
        <w:rPr>
          <w:rFonts w:asciiTheme="minorHAnsi" w:hAnsiTheme="minorHAnsi"/>
          <w:sz w:val="22"/>
          <w:szCs w:val="22"/>
        </w:rPr>
      </w:pPr>
    </w:p>
    <w:sectPr w:rsidR="00A62B52" w:rsidRPr="00406FF4" w:rsidSect="00A62B52">
      <w:headerReference w:type="default" r:id="rId12"/>
      <w:footerReference w:type="even" r:id="rId13"/>
      <w:footerReference w:type="default" r:id="rId14"/>
      <w:type w:val="continuous"/>
      <w:pgSz w:w="11900" w:h="16840"/>
      <w:pgMar w:top="1440" w:right="1797" w:bottom="993" w:left="1843" w:header="567" w:footer="567"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7B44E8" w14:textId="77777777" w:rsidR="00E00334" w:rsidRDefault="00E00334" w:rsidP="004215FE">
      <w:r>
        <w:separator/>
      </w:r>
    </w:p>
  </w:endnote>
  <w:endnote w:type="continuationSeparator" w:id="0">
    <w:p w14:paraId="0E6F90B7" w14:textId="77777777" w:rsidR="00E00334" w:rsidRDefault="00E00334" w:rsidP="004215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MS Minngs">
    <w:altName w:val="MS Mincho"/>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0D9A8E" w14:textId="77777777" w:rsidR="00BC3CCE" w:rsidRDefault="00BC3CCE" w:rsidP="0009520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4EEFD2C" w14:textId="77777777" w:rsidR="00BC3CCE" w:rsidRDefault="00BC3CCE" w:rsidP="0009520A">
    <w:pPr>
      <w:pStyle w:val="Footer"/>
      <w:framePr w:wrap="around" w:vAnchor="text" w:hAnchor="margin" w:xAlign="center"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1F7354AE" w14:textId="77777777" w:rsidR="00BC3CCE" w:rsidRDefault="00BC3CCE">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53B882" w14:textId="6DA7AC8F" w:rsidR="00BC3CCE" w:rsidRPr="0009520A" w:rsidRDefault="00BC3CCE" w:rsidP="0009520A">
    <w:pPr>
      <w:pStyle w:val="Footer"/>
      <w:framePr w:wrap="around" w:vAnchor="text" w:hAnchor="page" w:x="9943" w:y="195"/>
      <w:rPr>
        <w:rStyle w:val="PageNumber"/>
      </w:rPr>
    </w:pPr>
    <w:r w:rsidRPr="0009520A">
      <w:rPr>
        <w:rStyle w:val="PageNumber"/>
        <w:rFonts w:asciiTheme="minorHAnsi" w:hAnsiTheme="minorHAnsi"/>
        <w:sz w:val="20"/>
        <w:szCs w:val="20"/>
      </w:rPr>
      <w:fldChar w:fldCharType="begin"/>
    </w:r>
    <w:r w:rsidRPr="0009520A">
      <w:rPr>
        <w:rStyle w:val="PageNumber"/>
        <w:rFonts w:asciiTheme="minorHAnsi" w:hAnsiTheme="minorHAnsi"/>
        <w:sz w:val="20"/>
        <w:szCs w:val="20"/>
      </w:rPr>
      <w:instrText xml:space="preserve">PAGE  </w:instrText>
    </w:r>
    <w:r w:rsidRPr="0009520A">
      <w:rPr>
        <w:rStyle w:val="PageNumber"/>
        <w:rFonts w:asciiTheme="minorHAnsi" w:hAnsiTheme="minorHAnsi"/>
        <w:sz w:val="20"/>
        <w:szCs w:val="20"/>
      </w:rPr>
      <w:fldChar w:fldCharType="separate"/>
    </w:r>
    <w:r w:rsidR="00FB798C">
      <w:rPr>
        <w:rStyle w:val="PageNumber"/>
        <w:rFonts w:asciiTheme="minorHAnsi" w:hAnsiTheme="minorHAnsi"/>
        <w:noProof/>
        <w:sz w:val="20"/>
        <w:szCs w:val="20"/>
      </w:rPr>
      <w:t>2</w:t>
    </w:r>
    <w:r w:rsidRPr="0009520A">
      <w:rPr>
        <w:rStyle w:val="PageNumber"/>
        <w:rFonts w:asciiTheme="minorHAnsi" w:hAnsiTheme="minorHAnsi"/>
        <w:sz w:val="20"/>
        <w:szCs w:val="20"/>
      </w:rPr>
      <w:fldChar w:fldCharType="end"/>
    </w:r>
  </w:p>
  <w:p w14:paraId="43DA2918" w14:textId="77777777" w:rsidR="00BC3CCE" w:rsidRPr="00062DBF" w:rsidRDefault="00BC3CCE" w:rsidP="0009520A">
    <w:pPr>
      <w:pStyle w:val="Footer"/>
      <w:tabs>
        <w:tab w:val="clear" w:pos="8640"/>
        <w:tab w:val="right" w:pos="9214"/>
      </w:tabs>
      <w:ind w:left="-709" w:right="360"/>
      <w:rPr>
        <w:rFonts w:ascii="Arial" w:hAnsi="Arial"/>
        <w:sz w:val="16"/>
        <w:szCs w:val="16"/>
      </w:rPr>
    </w:pPr>
    <w:r w:rsidRPr="00062DBF">
      <w:rPr>
        <w:rFonts w:ascii="Arial" w:hAnsi="Arial"/>
        <w:sz w:val="16"/>
        <w:szCs w:val="16"/>
      </w:rPr>
      <w:t>eLife Sciences Publications, Ltd is a limited liability non-profit non-stock corporation incorporated in the State of Delaware, USA, with company number 5030732, and is registered in the UK with company number FC030576 and branch number BR015634 at the address</w:t>
    </w:r>
    <w:r>
      <w:rPr>
        <w:rFonts w:ascii="Arial" w:hAnsi="Arial"/>
        <w:sz w:val="16"/>
        <w:szCs w:val="16"/>
      </w:rPr>
      <w:t xml:space="preserve"> 1st Floor, 24 Hills Road, Cambridge CB2 1JP | August 2014</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CE5D64" w14:textId="77777777" w:rsidR="00E00334" w:rsidRDefault="00E00334" w:rsidP="004215FE">
      <w:r>
        <w:separator/>
      </w:r>
    </w:p>
  </w:footnote>
  <w:footnote w:type="continuationSeparator" w:id="0">
    <w:p w14:paraId="24B60A90" w14:textId="77777777" w:rsidR="00E00334" w:rsidRDefault="00E00334" w:rsidP="004215F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0767A8" w14:textId="77777777" w:rsidR="00BC3CCE" w:rsidRDefault="00BC3CCE" w:rsidP="004215FE">
    <w:pPr>
      <w:pStyle w:val="Header"/>
      <w:ind w:left="-1134"/>
    </w:pPr>
    <w:r>
      <w:rPr>
        <w:noProof/>
        <w:lang w:val="en-GB" w:eastAsia="en-GB"/>
      </w:rPr>
      <w:drawing>
        <wp:inline distT="0" distB="0" distL="0" distR="0" wp14:anchorId="5CD24FB3" wp14:editId="0B4876B9">
          <wp:extent cx="4325620" cy="80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25620" cy="803275"/>
                  </a:xfrm>
                  <a:prstGeom prst="rect">
                    <a:avLst/>
                  </a:prstGeom>
                  <a:noFill/>
                  <a:ln>
                    <a:noFill/>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14482"/>
    <w:multiLevelType w:val="hybridMultilevel"/>
    <w:tmpl w:val="C1E88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82261A"/>
    <w:multiLevelType w:val="hybridMultilevel"/>
    <w:tmpl w:val="E7369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1197CE7"/>
    <w:multiLevelType w:val="hybridMultilevel"/>
    <w:tmpl w:val="D6AAB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322242C"/>
    <w:multiLevelType w:val="hybridMultilevel"/>
    <w:tmpl w:val="C96CA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4F015B3"/>
    <w:multiLevelType w:val="hybridMultilevel"/>
    <w:tmpl w:val="6B922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08C0602"/>
    <w:multiLevelType w:val="hybridMultilevel"/>
    <w:tmpl w:val="3F144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BA54CD2"/>
    <w:multiLevelType w:val="hybridMultilevel"/>
    <w:tmpl w:val="1E1C7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0"/>
  </w:num>
  <w:num w:numId="4">
    <w:abstractNumId w:val="1"/>
  </w:num>
  <w:num w:numId="5">
    <w:abstractNumId w:val="5"/>
  </w:num>
  <w:num w:numId="6">
    <w:abstractNumId w:val="2"/>
  </w:num>
  <w:num w:numId="7">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81"/>
  <w:drawingGridVerticalSpacing w:val="181"/>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15FE"/>
    <w:rsid w:val="00004579"/>
    <w:rsid w:val="00022DC0"/>
    <w:rsid w:val="00062DBF"/>
    <w:rsid w:val="00083FE8"/>
    <w:rsid w:val="0009444E"/>
    <w:rsid w:val="0009520A"/>
    <w:rsid w:val="000A32A6"/>
    <w:rsid w:val="000A38BC"/>
    <w:rsid w:val="000B2AEA"/>
    <w:rsid w:val="000C4C4F"/>
    <w:rsid w:val="000C773F"/>
    <w:rsid w:val="000D14EE"/>
    <w:rsid w:val="000D62F9"/>
    <w:rsid w:val="000E7216"/>
    <w:rsid w:val="000F6375"/>
    <w:rsid w:val="000F64EE"/>
    <w:rsid w:val="00100F97"/>
    <w:rsid w:val="001019CD"/>
    <w:rsid w:val="0010593E"/>
    <w:rsid w:val="00125190"/>
    <w:rsid w:val="00133662"/>
    <w:rsid w:val="00133907"/>
    <w:rsid w:val="00146DE9"/>
    <w:rsid w:val="0015519A"/>
    <w:rsid w:val="001618D5"/>
    <w:rsid w:val="00175192"/>
    <w:rsid w:val="001B22AF"/>
    <w:rsid w:val="001E1D59"/>
    <w:rsid w:val="00212F30"/>
    <w:rsid w:val="00217B9E"/>
    <w:rsid w:val="002336C6"/>
    <w:rsid w:val="00241081"/>
    <w:rsid w:val="00266462"/>
    <w:rsid w:val="002A068D"/>
    <w:rsid w:val="002A0ED1"/>
    <w:rsid w:val="002A7487"/>
    <w:rsid w:val="00307F5D"/>
    <w:rsid w:val="003248ED"/>
    <w:rsid w:val="00341F95"/>
    <w:rsid w:val="003559D8"/>
    <w:rsid w:val="00370080"/>
    <w:rsid w:val="00371B8F"/>
    <w:rsid w:val="003F19A6"/>
    <w:rsid w:val="00402ADD"/>
    <w:rsid w:val="00406FF4"/>
    <w:rsid w:val="0041682E"/>
    <w:rsid w:val="004215FE"/>
    <w:rsid w:val="004242DB"/>
    <w:rsid w:val="00426FD0"/>
    <w:rsid w:val="00441726"/>
    <w:rsid w:val="004505C5"/>
    <w:rsid w:val="00451B01"/>
    <w:rsid w:val="00455849"/>
    <w:rsid w:val="00471732"/>
    <w:rsid w:val="00477734"/>
    <w:rsid w:val="004A5C32"/>
    <w:rsid w:val="004B3EA9"/>
    <w:rsid w:val="004B41D4"/>
    <w:rsid w:val="004D5E59"/>
    <w:rsid w:val="004D602A"/>
    <w:rsid w:val="004D73CF"/>
    <w:rsid w:val="004E4945"/>
    <w:rsid w:val="004F451D"/>
    <w:rsid w:val="00505C51"/>
    <w:rsid w:val="00516A01"/>
    <w:rsid w:val="0053000A"/>
    <w:rsid w:val="00550F13"/>
    <w:rsid w:val="005530AE"/>
    <w:rsid w:val="00555F44"/>
    <w:rsid w:val="00566103"/>
    <w:rsid w:val="005B0A15"/>
    <w:rsid w:val="00605A12"/>
    <w:rsid w:val="00634AC7"/>
    <w:rsid w:val="00657587"/>
    <w:rsid w:val="00661DCC"/>
    <w:rsid w:val="00672545"/>
    <w:rsid w:val="00685CCF"/>
    <w:rsid w:val="006A632B"/>
    <w:rsid w:val="006B5A7D"/>
    <w:rsid w:val="006C06F5"/>
    <w:rsid w:val="006C7BC3"/>
    <w:rsid w:val="006E4A6C"/>
    <w:rsid w:val="006E6B2A"/>
    <w:rsid w:val="00700103"/>
    <w:rsid w:val="007137E1"/>
    <w:rsid w:val="00762B36"/>
    <w:rsid w:val="00763BA5"/>
    <w:rsid w:val="0076524F"/>
    <w:rsid w:val="00767B26"/>
    <w:rsid w:val="00795CED"/>
    <w:rsid w:val="007B6567"/>
    <w:rsid w:val="007B6D8A"/>
    <w:rsid w:val="007B7AF0"/>
    <w:rsid w:val="007C1A97"/>
    <w:rsid w:val="007D18C3"/>
    <w:rsid w:val="007E54D8"/>
    <w:rsid w:val="007E5880"/>
    <w:rsid w:val="00800860"/>
    <w:rsid w:val="008071DA"/>
    <w:rsid w:val="00807BF9"/>
    <w:rsid w:val="0082410E"/>
    <w:rsid w:val="008531D3"/>
    <w:rsid w:val="00860995"/>
    <w:rsid w:val="00865914"/>
    <w:rsid w:val="008669DA"/>
    <w:rsid w:val="0087056D"/>
    <w:rsid w:val="00876F8F"/>
    <w:rsid w:val="00877644"/>
    <w:rsid w:val="00877729"/>
    <w:rsid w:val="008A22A7"/>
    <w:rsid w:val="008C73C0"/>
    <w:rsid w:val="008D7885"/>
    <w:rsid w:val="00905022"/>
    <w:rsid w:val="00912B0B"/>
    <w:rsid w:val="009205E9"/>
    <w:rsid w:val="0092438C"/>
    <w:rsid w:val="00941D04"/>
    <w:rsid w:val="00963CEF"/>
    <w:rsid w:val="00993065"/>
    <w:rsid w:val="009A0661"/>
    <w:rsid w:val="009D0D28"/>
    <w:rsid w:val="009E6ACE"/>
    <w:rsid w:val="009E7B13"/>
    <w:rsid w:val="00A01514"/>
    <w:rsid w:val="00A11EC6"/>
    <w:rsid w:val="00A131BD"/>
    <w:rsid w:val="00A32E20"/>
    <w:rsid w:val="00A41654"/>
    <w:rsid w:val="00A5368C"/>
    <w:rsid w:val="00A56B17"/>
    <w:rsid w:val="00A62B52"/>
    <w:rsid w:val="00A84B3E"/>
    <w:rsid w:val="00AB5612"/>
    <w:rsid w:val="00AC49AA"/>
    <w:rsid w:val="00AD7A8F"/>
    <w:rsid w:val="00AE7C75"/>
    <w:rsid w:val="00AF5736"/>
    <w:rsid w:val="00B124CC"/>
    <w:rsid w:val="00B17836"/>
    <w:rsid w:val="00B24C80"/>
    <w:rsid w:val="00B25462"/>
    <w:rsid w:val="00B330BD"/>
    <w:rsid w:val="00B4292F"/>
    <w:rsid w:val="00B57E8A"/>
    <w:rsid w:val="00B64119"/>
    <w:rsid w:val="00B94C5D"/>
    <w:rsid w:val="00BA4D1B"/>
    <w:rsid w:val="00BA5BB7"/>
    <w:rsid w:val="00BB00D0"/>
    <w:rsid w:val="00BB55EC"/>
    <w:rsid w:val="00BC3CCE"/>
    <w:rsid w:val="00C1184B"/>
    <w:rsid w:val="00C21D14"/>
    <w:rsid w:val="00C24CF7"/>
    <w:rsid w:val="00C42ECB"/>
    <w:rsid w:val="00C51A1C"/>
    <w:rsid w:val="00C52A77"/>
    <w:rsid w:val="00C820B0"/>
    <w:rsid w:val="00CA08C0"/>
    <w:rsid w:val="00CC6EF3"/>
    <w:rsid w:val="00CD6AEC"/>
    <w:rsid w:val="00CE6849"/>
    <w:rsid w:val="00CF4BBE"/>
    <w:rsid w:val="00CF6CB5"/>
    <w:rsid w:val="00D10224"/>
    <w:rsid w:val="00D177EF"/>
    <w:rsid w:val="00D44612"/>
    <w:rsid w:val="00D50299"/>
    <w:rsid w:val="00D74320"/>
    <w:rsid w:val="00D779BF"/>
    <w:rsid w:val="00D83D45"/>
    <w:rsid w:val="00D93937"/>
    <w:rsid w:val="00DE207A"/>
    <w:rsid w:val="00DE2719"/>
    <w:rsid w:val="00DF1913"/>
    <w:rsid w:val="00E00334"/>
    <w:rsid w:val="00E007B4"/>
    <w:rsid w:val="00E17A51"/>
    <w:rsid w:val="00E234CA"/>
    <w:rsid w:val="00E41364"/>
    <w:rsid w:val="00E61AB4"/>
    <w:rsid w:val="00E70517"/>
    <w:rsid w:val="00E870D1"/>
    <w:rsid w:val="00ED346E"/>
    <w:rsid w:val="00EF1E9B"/>
    <w:rsid w:val="00EF7423"/>
    <w:rsid w:val="00F27DEC"/>
    <w:rsid w:val="00F3344F"/>
    <w:rsid w:val="00F4223E"/>
    <w:rsid w:val="00F60CF4"/>
    <w:rsid w:val="00FB798C"/>
    <w:rsid w:val="00FC1F40"/>
    <w:rsid w:val="00FD0F2C"/>
    <w:rsid w:val="00FE362B"/>
    <w:rsid w:val="00FE48C0"/>
    <w:rsid w:val="00FE4F10"/>
    <w:rsid w:val="00FF5ED7"/>
    <w:rsid w:val="00FF6CD1"/>
  </w:rsids>
  <m:mathPr>
    <m:mathFont m:val="Cambria Math"/>
    <m:brkBin m:val="before"/>
    <m:brkBinSub m:val="--"/>
    <m:smallFrac/>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EF4E0D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MS Minngs" w:hAnsi="Cambria" w:cs="Times New Roman"/>
        <w:sz w:val="22"/>
        <w:szCs w:val="22"/>
        <w:lang w:val="en-US" w:eastAsia="en-US" w:bidi="ar-SA"/>
      </w:rPr>
    </w:rPrDefault>
    <w:pPrDefault/>
  </w:docDefaults>
  <w:latentStyles w:defLockedState="0" w:defUIPriority="99" w:defSemiHidden="0" w:defUnhideWhenUsed="0" w:defQFormat="0" w:count="382">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D0F2C"/>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4215F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locked/>
    <w:rsid w:val="004215FE"/>
    <w:rPr>
      <w:rFonts w:ascii="Lucida Grande" w:hAnsi="Lucida Grande" w:cs="Lucida Grande"/>
      <w:sz w:val="18"/>
      <w:szCs w:val="18"/>
    </w:rPr>
  </w:style>
  <w:style w:type="paragraph" w:styleId="Header">
    <w:name w:val="header"/>
    <w:basedOn w:val="Normal"/>
    <w:link w:val="HeaderChar"/>
    <w:uiPriority w:val="99"/>
    <w:rsid w:val="004215FE"/>
    <w:pPr>
      <w:tabs>
        <w:tab w:val="center" w:pos="4320"/>
        <w:tab w:val="right" w:pos="8640"/>
      </w:tabs>
    </w:pPr>
  </w:style>
  <w:style w:type="character" w:customStyle="1" w:styleId="HeaderChar">
    <w:name w:val="Header Char"/>
    <w:basedOn w:val="DefaultParagraphFont"/>
    <w:link w:val="Header"/>
    <w:uiPriority w:val="99"/>
    <w:locked/>
    <w:rsid w:val="004215FE"/>
    <w:rPr>
      <w:rFonts w:cs="Times New Roman"/>
    </w:rPr>
  </w:style>
  <w:style w:type="paragraph" w:styleId="Footer">
    <w:name w:val="footer"/>
    <w:basedOn w:val="Normal"/>
    <w:link w:val="FooterChar"/>
    <w:uiPriority w:val="99"/>
    <w:rsid w:val="004215FE"/>
    <w:pPr>
      <w:tabs>
        <w:tab w:val="center" w:pos="4320"/>
        <w:tab w:val="right" w:pos="8640"/>
      </w:tabs>
    </w:pPr>
  </w:style>
  <w:style w:type="character" w:customStyle="1" w:styleId="FooterChar">
    <w:name w:val="Footer Char"/>
    <w:basedOn w:val="DefaultParagraphFont"/>
    <w:link w:val="Footer"/>
    <w:uiPriority w:val="99"/>
    <w:locked/>
    <w:rsid w:val="004215FE"/>
    <w:rPr>
      <w:rFonts w:cs="Times New Roman"/>
    </w:rPr>
  </w:style>
  <w:style w:type="character" w:styleId="PageNumber">
    <w:name w:val="page number"/>
    <w:basedOn w:val="DefaultParagraphFont"/>
    <w:uiPriority w:val="99"/>
    <w:semiHidden/>
    <w:unhideWhenUsed/>
    <w:rsid w:val="0009520A"/>
  </w:style>
  <w:style w:type="character" w:styleId="CommentReference">
    <w:name w:val="annotation reference"/>
    <w:basedOn w:val="DefaultParagraphFont"/>
    <w:uiPriority w:val="99"/>
    <w:semiHidden/>
    <w:unhideWhenUsed/>
    <w:rsid w:val="00FE362B"/>
    <w:rPr>
      <w:sz w:val="18"/>
      <w:szCs w:val="18"/>
    </w:rPr>
  </w:style>
  <w:style w:type="paragraph" w:styleId="CommentText">
    <w:name w:val="annotation text"/>
    <w:basedOn w:val="Normal"/>
    <w:link w:val="CommentTextChar"/>
    <w:uiPriority w:val="99"/>
    <w:semiHidden/>
    <w:unhideWhenUsed/>
    <w:rsid w:val="00FE362B"/>
  </w:style>
  <w:style w:type="character" w:customStyle="1" w:styleId="CommentTextChar">
    <w:name w:val="Comment Text Char"/>
    <w:basedOn w:val="DefaultParagraphFont"/>
    <w:link w:val="CommentText"/>
    <w:uiPriority w:val="99"/>
    <w:semiHidden/>
    <w:rsid w:val="00FE362B"/>
    <w:rPr>
      <w:sz w:val="24"/>
      <w:szCs w:val="24"/>
    </w:rPr>
  </w:style>
  <w:style w:type="paragraph" w:styleId="CommentSubject">
    <w:name w:val="annotation subject"/>
    <w:basedOn w:val="CommentText"/>
    <w:next w:val="CommentText"/>
    <w:link w:val="CommentSubjectChar"/>
    <w:uiPriority w:val="99"/>
    <w:semiHidden/>
    <w:unhideWhenUsed/>
    <w:rsid w:val="00FE362B"/>
    <w:rPr>
      <w:b/>
      <w:bCs/>
      <w:sz w:val="20"/>
      <w:szCs w:val="20"/>
    </w:rPr>
  </w:style>
  <w:style w:type="character" w:customStyle="1" w:styleId="CommentSubjectChar">
    <w:name w:val="Comment Subject Char"/>
    <w:basedOn w:val="CommentTextChar"/>
    <w:link w:val="CommentSubject"/>
    <w:uiPriority w:val="99"/>
    <w:semiHidden/>
    <w:rsid w:val="00FE362B"/>
    <w:rPr>
      <w:b/>
      <w:bCs/>
      <w:sz w:val="20"/>
      <w:szCs w:val="20"/>
    </w:rPr>
  </w:style>
  <w:style w:type="character" w:styleId="Hyperlink">
    <w:name w:val="Hyperlink"/>
    <w:basedOn w:val="DefaultParagraphFont"/>
    <w:uiPriority w:val="99"/>
    <w:unhideWhenUsed/>
    <w:rsid w:val="007B6D8A"/>
    <w:rPr>
      <w:color w:val="0000FF" w:themeColor="hyperlink"/>
      <w:u w:val="single"/>
    </w:rPr>
  </w:style>
  <w:style w:type="character" w:styleId="FollowedHyperlink">
    <w:name w:val="FollowedHyperlink"/>
    <w:basedOn w:val="DefaultParagraphFont"/>
    <w:uiPriority w:val="99"/>
    <w:semiHidden/>
    <w:unhideWhenUsed/>
    <w:rsid w:val="004D5E59"/>
    <w:rPr>
      <w:color w:val="800080" w:themeColor="followedHyperlink"/>
      <w:u w:val="single"/>
    </w:rPr>
  </w:style>
  <w:style w:type="paragraph" w:styleId="ListParagraph">
    <w:name w:val="List Paragraph"/>
    <w:basedOn w:val="Normal"/>
    <w:uiPriority w:val="34"/>
    <w:qFormat/>
    <w:rsid w:val="00E007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770417">
      <w:bodyDiv w:val="1"/>
      <w:marLeft w:val="0"/>
      <w:marRight w:val="0"/>
      <w:marTop w:val="0"/>
      <w:marBottom w:val="0"/>
      <w:divBdr>
        <w:top w:val="none" w:sz="0" w:space="0" w:color="auto"/>
        <w:left w:val="none" w:sz="0" w:space="0" w:color="auto"/>
        <w:bottom w:val="none" w:sz="0" w:space="0" w:color="auto"/>
        <w:right w:val="none" w:sz="0" w:space="0" w:color="auto"/>
      </w:divBdr>
    </w:div>
    <w:div w:id="527454361">
      <w:bodyDiv w:val="1"/>
      <w:marLeft w:val="0"/>
      <w:marRight w:val="0"/>
      <w:marTop w:val="0"/>
      <w:marBottom w:val="0"/>
      <w:divBdr>
        <w:top w:val="none" w:sz="0" w:space="0" w:color="auto"/>
        <w:left w:val="none" w:sz="0" w:space="0" w:color="auto"/>
        <w:bottom w:val="none" w:sz="0" w:space="0" w:color="auto"/>
        <w:right w:val="none" w:sz="0" w:space="0" w:color="auto"/>
      </w:divBdr>
    </w:div>
    <w:div w:id="528881531">
      <w:bodyDiv w:val="1"/>
      <w:marLeft w:val="0"/>
      <w:marRight w:val="0"/>
      <w:marTop w:val="0"/>
      <w:marBottom w:val="0"/>
      <w:divBdr>
        <w:top w:val="none" w:sz="0" w:space="0" w:color="auto"/>
        <w:left w:val="none" w:sz="0" w:space="0" w:color="auto"/>
        <w:bottom w:val="none" w:sz="0" w:space="0" w:color="auto"/>
        <w:right w:val="none" w:sz="0" w:space="0" w:color="auto"/>
      </w:divBdr>
    </w:div>
    <w:div w:id="727922824">
      <w:bodyDiv w:val="1"/>
      <w:marLeft w:val="0"/>
      <w:marRight w:val="0"/>
      <w:marTop w:val="0"/>
      <w:marBottom w:val="0"/>
      <w:divBdr>
        <w:top w:val="none" w:sz="0" w:space="0" w:color="auto"/>
        <w:left w:val="none" w:sz="0" w:space="0" w:color="auto"/>
        <w:bottom w:val="none" w:sz="0" w:space="0" w:color="auto"/>
        <w:right w:val="none" w:sz="0" w:space="0" w:color="auto"/>
      </w:divBdr>
    </w:div>
    <w:div w:id="756172597">
      <w:bodyDiv w:val="1"/>
      <w:marLeft w:val="0"/>
      <w:marRight w:val="0"/>
      <w:marTop w:val="0"/>
      <w:marBottom w:val="0"/>
      <w:divBdr>
        <w:top w:val="none" w:sz="0" w:space="0" w:color="auto"/>
        <w:left w:val="none" w:sz="0" w:space="0" w:color="auto"/>
        <w:bottom w:val="none" w:sz="0" w:space="0" w:color="auto"/>
        <w:right w:val="none" w:sz="0" w:space="0" w:color="auto"/>
      </w:divBdr>
    </w:div>
    <w:div w:id="1280407015">
      <w:bodyDiv w:val="1"/>
      <w:marLeft w:val="0"/>
      <w:marRight w:val="0"/>
      <w:marTop w:val="0"/>
      <w:marBottom w:val="0"/>
      <w:divBdr>
        <w:top w:val="none" w:sz="0" w:space="0" w:color="auto"/>
        <w:left w:val="none" w:sz="0" w:space="0" w:color="auto"/>
        <w:bottom w:val="none" w:sz="0" w:space="0" w:color="auto"/>
        <w:right w:val="none" w:sz="0" w:space="0" w:color="auto"/>
      </w:divBdr>
    </w:div>
    <w:div w:id="1733192712">
      <w:bodyDiv w:val="1"/>
      <w:marLeft w:val="0"/>
      <w:marRight w:val="0"/>
      <w:marTop w:val="0"/>
      <w:marBottom w:val="0"/>
      <w:divBdr>
        <w:top w:val="none" w:sz="0" w:space="0" w:color="auto"/>
        <w:left w:val="none" w:sz="0" w:space="0" w:color="auto"/>
        <w:bottom w:val="none" w:sz="0" w:space="0" w:color="auto"/>
        <w:right w:val="none" w:sz="0" w:space="0" w:color="auto"/>
      </w:divBdr>
    </w:div>
    <w:div w:id="1906530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mailto:editorial@elifesciences.org"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ntTable" Target="fontTable.xml"/><Relationship Id="rId16" Type="http://schemas.microsoft.com/office/2011/relationships/people" Target="peop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equator-network.org/%20" TargetMode="External"/><Relationship Id="rId9" Type="http://schemas.openxmlformats.org/officeDocument/2006/relationships/hyperlink" Target="https://biosharing.org/" TargetMode="External"/><Relationship Id="rId10" Type="http://schemas.openxmlformats.org/officeDocument/2006/relationships/hyperlink" Target="http://www.plosbiology.org/article/info:doi/10.1371/journal.pbio.100041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6888D3-638F-F143-A11E-CF8D17629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803</Words>
  <Characters>4579</Characters>
  <Application>Microsoft Macintosh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Brandeis University</Company>
  <LinksUpToDate>false</LinksUpToDate>
  <CharactersWithSpaces>5372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 Collings</dc:creator>
  <cp:lastModifiedBy>Parks, Robbie M</cp:lastModifiedBy>
  <cp:revision>3</cp:revision>
  <dcterms:created xsi:type="dcterms:W3CDTF">2018-08-14T13:35:00Z</dcterms:created>
  <dcterms:modified xsi:type="dcterms:W3CDTF">2018-08-18T15:21:00Z</dcterms:modified>
</cp:coreProperties>
</file>