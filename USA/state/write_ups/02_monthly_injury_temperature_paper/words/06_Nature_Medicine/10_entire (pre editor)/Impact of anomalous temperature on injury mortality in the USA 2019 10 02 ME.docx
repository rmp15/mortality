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D3F92EB"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0" w:author="Robbie Parks" w:date="2019-10-02T07:34:00Z">
        <w:r w:rsidRPr="004C3A2F">
          <w:rPr>
            <w:lang w:val="en-GB"/>
          </w:rPr>
          <w:delText>majid.ezzati@imperial.ac.uk</w:delText>
        </w:r>
      </w:del>
      <w:ins w:id="1" w:author="Robbie Parks" w:date="2019-10-02T07:34:00Z">
        <w:r w:rsidR="006E2858">
          <w:fldChar w:fldCharType="begin"/>
        </w:r>
        <w:r w:rsidR="006E2858">
          <w:instrText xml:space="preserve"> HYPERLINK "mailto:majid.ezzati@imperial.ac.uk" </w:instrText>
        </w:r>
        <w:r w:rsidR="006E2858">
          <w:fldChar w:fldCharType="separate"/>
        </w:r>
        <w:r w:rsidR="00F45FFD" w:rsidRPr="00E85AFA">
          <w:rPr>
            <w:rStyle w:val="Hyperlink"/>
            <w:lang w:val="en-GB"/>
          </w:rPr>
          <w:t>majid.ezzati@imperial.ac.uk</w:t>
        </w:r>
        <w:r w:rsidR="006E2858">
          <w:rPr>
            <w:rStyle w:val="Hyperlink"/>
            <w:lang w:val="en-GB"/>
          </w:rPr>
          <w:fldChar w:fldCharType="end"/>
        </w:r>
      </w:ins>
      <w:r w:rsidR="00E02878" w:rsidRPr="00E85AFA">
        <w:rPr>
          <w:b/>
          <w:lang w:val="en-GB"/>
        </w:rPr>
        <w:br w:type="page"/>
      </w:r>
    </w:p>
    <w:p w14:paraId="36931E7C" w14:textId="7A75E4BD"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2" w:author="Robbie Parks" w:date="2019-10-02T07:34:00Z">
        <w:r w:rsidRPr="004C3A2F">
          <w:rPr>
            <w:rFonts w:eastAsia="Times New Roman"/>
            <w:b/>
          </w:rPr>
          <w:delText>norms</w:delText>
        </w:r>
      </w:del>
      <w:ins w:id="3" w:author="Robbie Parks" w:date="2019-10-02T07:34:00Z">
        <w:r w:rsidR="00995D43">
          <w:rPr>
            <w:rFonts w:eastAsia="Times New Roman"/>
            <w:b/>
          </w:rPr>
          <w:t>norm</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4" w:author="Robbie Parks" w:date="2019-10-02T07:34:00Z">
        <w:r w:rsidRPr="004C3A2F">
          <w:rPr>
            <w:rFonts w:eastAsia="Times New Roman"/>
            <w:b/>
          </w:rPr>
          <w:delText>37</w:delText>
        </w:r>
      </w:del>
      <w:ins w:id="5" w:author="Robbie Parks" w:date="2019-10-02T07:34:00Z">
        <w:r w:rsidR="00C425A2" w:rsidRPr="00E85AFA">
          <w:rPr>
            <w:rFonts w:eastAsia="Times New Roman"/>
            <w:b/>
          </w:rPr>
          <w:t>38</w:t>
        </w:r>
      </w:ins>
      <w:r w:rsidRPr="00E85AFA">
        <w:rPr>
          <w:rFonts w:eastAsia="Times New Roman"/>
          <w:b/>
        </w:rPr>
        <w:t>-year period (1980-</w:t>
      </w:r>
      <w:del w:id="6" w:author="Robbie Parks" w:date="2019-10-02T07:34:00Z">
        <w:r w:rsidRPr="004C3A2F">
          <w:rPr>
            <w:rFonts w:eastAsia="Times New Roman"/>
            <w:b/>
          </w:rPr>
          <w:delText>2016</w:delText>
        </w:r>
      </w:del>
      <w:ins w:id="7" w:author="Robbie Parks" w:date="2019-10-02T07:34: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8" w:author="Robbie Parks" w:date="2019-10-02T07:34:00Z">
        <w:r w:rsidRPr="004C3A2F">
          <w:rPr>
            <w:rFonts w:eastAsia="Times New Roman"/>
            <w:b/>
          </w:rPr>
          <w:delText>estimate</w:delText>
        </w:r>
      </w:del>
      <w:ins w:id="9" w:author="Robbie Parks" w:date="2019-10-02T07:34: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0" w:author="Robbie Parks" w:date="2019-10-02T07:34:00Z">
        <w:r w:rsidRPr="004C3A2F">
          <w:rPr>
            <w:rFonts w:eastAsia="Times New Roman"/>
            <w:b/>
          </w:rPr>
          <w:delText xml:space="preserve">from the long-term norm </w:delText>
        </w:r>
      </w:del>
      <w:r w:rsidR="005E282E" w:rsidRPr="00E85AFA">
        <w:rPr>
          <w:rFonts w:eastAsia="Times New Roman"/>
          <w:b/>
        </w:rPr>
        <w:t>of monthly temperature</w:t>
      </w:r>
      <w:ins w:id="11" w:author="Robbie Parks" w:date="2019-10-02T07:34: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2" w:author="Robbie Parks" w:date="2019-10-02T07:34:00Z">
        <w:r w:rsidRPr="004C3A2F">
          <w:rPr>
            <w:rFonts w:eastAsia="Times New Roman"/>
            <w:b/>
          </w:rPr>
          <w:delText>intentional</w:delText>
        </w:r>
      </w:del>
      <w:ins w:id="13" w:author="Robbie Parks" w:date="2019-10-02T07:34: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4" w:author="Robbie Parks" w:date="2019-10-02T07:34:00Z">
        <w:r w:rsidRPr="004C3A2F">
          <w:rPr>
            <w:rFonts w:eastAsia="Times New Roman"/>
            <w:b/>
          </w:rPr>
          <w:delText>unintentional</w:delText>
        </w:r>
      </w:del>
      <w:ins w:id="15" w:author="Robbie Parks" w:date="2019-10-02T07:34: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6" w:author="Robbie Parks" w:date="2019-10-02T07:34:00Z">
        <w:r w:rsidR="00607238" w:rsidRPr="00E85AFA">
          <w:rPr>
            <w:rFonts w:eastAsia="Times New Roman"/>
            <w:b/>
          </w:rPr>
          <w:t>,</w:t>
        </w:r>
      </w:ins>
      <w:r w:rsidRPr="00E85AFA">
        <w:rPr>
          <w:rFonts w:eastAsia="Times New Roman"/>
          <w:b/>
        </w:rPr>
        <w:t xml:space="preserve"> by age group and sex. We found that a </w:t>
      </w:r>
      <w:del w:id="17" w:author="Robbie Parks" w:date="2019-10-02T07:34:00Z">
        <w:r w:rsidRPr="004C3A2F">
          <w:rPr>
            <w:rFonts w:eastAsia="Times New Roman"/>
            <w:b/>
          </w:rPr>
          <w:delText>1</w:delText>
        </w:r>
      </w:del>
      <w:ins w:id="18" w:author="Robbie Parks" w:date="2019-10-02T07:34:00Z">
        <w:r w:rsidR="00F24A27" w:rsidRPr="00E85AFA">
          <w:rPr>
            <w:rFonts w:eastAsia="Times New Roman"/>
            <w:b/>
          </w:rPr>
          <w:t>2</w:t>
        </w:r>
      </w:ins>
      <w:r w:rsidRPr="00E85AFA">
        <w:rPr>
          <w:rFonts w:eastAsia="Times New Roman"/>
          <w:b/>
        </w:rPr>
        <w:t xml:space="preserve">°C anomalously warm year would be associated with an estimated </w:t>
      </w:r>
      <w:del w:id="19" w:author="Robbie Parks" w:date="2019-10-02T07:34:00Z">
        <w:r w:rsidRPr="004C3A2F">
          <w:rPr>
            <w:rFonts w:eastAsia="Times New Roman"/>
            <w:b/>
          </w:rPr>
          <w:delText>941</w:delText>
        </w:r>
      </w:del>
      <w:ins w:id="20" w:author="Robbie Parks" w:date="2019-10-02T07:34:00Z">
        <w:r w:rsidR="005E0B16">
          <w:rPr>
            <w:rFonts w:eastAsia="Times New Roman"/>
            <w:b/>
          </w:rPr>
          <w:t>2,135</w:t>
        </w:r>
      </w:ins>
      <w:r w:rsidRPr="00E85AFA">
        <w:rPr>
          <w:rFonts w:eastAsia="Times New Roman"/>
          <w:b/>
        </w:rPr>
        <w:t xml:space="preserve"> (95% credible interval </w:t>
      </w:r>
      <w:del w:id="21" w:author="Robbie Parks" w:date="2019-10-02T07:34:00Z">
        <w:r w:rsidRPr="004C3A2F">
          <w:rPr>
            <w:rFonts w:eastAsia="Times New Roman"/>
            <w:b/>
          </w:rPr>
          <w:delText>831-</w:delText>
        </w:r>
      </w:del>
      <w:r w:rsidR="005E0B16">
        <w:rPr>
          <w:rFonts w:eastAsia="Times New Roman"/>
          <w:b/>
        </w:rPr>
        <w:t>1,</w:t>
      </w:r>
      <w:del w:id="22" w:author="Robbie Parks" w:date="2019-10-02T07:34:00Z">
        <w:r w:rsidRPr="004C3A2F">
          <w:rPr>
            <w:rFonts w:eastAsia="Times New Roman"/>
            <w:b/>
          </w:rPr>
          <w:delText>053</w:delText>
        </w:r>
      </w:del>
      <w:ins w:id="23" w:author="Robbie Parks" w:date="2019-10-02T07:34:00Z">
        <w:r w:rsidR="005E0B16">
          <w:rPr>
            <w:rFonts w:eastAsia="Times New Roman"/>
            <w:b/>
          </w:rPr>
          <w:t>906</w:t>
        </w:r>
        <w:r w:rsidRPr="00E85AFA">
          <w:rPr>
            <w:rFonts w:eastAsia="Times New Roman"/>
            <w:b/>
          </w:rPr>
          <w:t>-</w:t>
        </w:r>
        <w:r w:rsidR="005E0B16">
          <w:rPr>
            <w:rFonts w:eastAsia="Times New Roman"/>
            <w:b/>
          </w:rPr>
          <w:t>2,368</w:t>
        </w:r>
      </w:ins>
      <w:r w:rsidRPr="00E85AFA">
        <w:rPr>
          <w:rFonts w:eastAsia="Times New Roman"/>
          <w:b/>
        </w:rPr>
        <w:t xml:space="preserve">) additional injury deaths in the contiguous USA. </w:t>
      </w:r>
      <w:del w:id="24" w:author="Robbie Parks" w:date="2019-10-02T07:34:00Z">
        <w:r w:rsidRPr="004C3A2F">
          <w:rPr>
            <w:rFonts w:eastAsia="Times New Roman"/>
            <w:b/>
          </w:rPr>
          <w:delText>87</w:delText>
        </w:r>
      </w:del>
      <w:ins w:id="25" w:author="Robbie Parks" w:date="2019-10-02T07:34:00Z">
        <w:r w:rsidR="00EE09D3">
          <w:rPr>
            <w:rFonts w:eastAsia="Times New Roman"/>
            <w:b/>
          </w:rPr>
          <w:t>84</w:t>
        </w:r>
      </w:ins>
      <w:r w:rsidRPr="00E85AFA">
        <w:rPr>
          <w:rFonts w:eastAsia="Times New Roman"/>
          <w:b/>
        </w:rPr>
        <w:t>% of</w:t>
      </w:r>
      <w:ins w:id="26" w:author="Robbie Parks" w:date="2019-10-02T07:34: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7" w:author="Robbie Parks" w:date="2019-10-02T07:34: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30CE24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8" w:author="Robbie Parks" w:date="2019-10-02T07:34: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29" w:author="Robbie Parks" w:date="2019-10-02T07:34:00Z">
        <w:r w:rsidR="0065196B" w:rsidRPr="004C3A2F">
          <w:rPr>
            <w:color w:val="000000" w:themeColor="text1"/>
          </w:rPr>
          <w:delText>, even though</w:delText>
        </w:r>
      </w:del>
      <w:ins w:id="30" w:author="Robbie Parks" w:date="2019-10-02T07:34:00Z">
        <w:r w:rsidR="006C6402" w:rsidRPr="00E85AFA">
          <w:rPr>
            <w:color w:val="000000" w:themeColor="text1"/>
          </w:rPr>
          <w:t>. There are two reasons to investigate a potential role for temperature</w:t>
        </w:r>
      </w:ins>
      <w:ins w:id="31" w:author="Ezzati, Majid" w:date="2019-10-02T18:45:00Z">
        <w:r w:rsidR="00E8517B">
          <w:rPr>
            <w:color w:val="000000" w:themeColor="text1"/>
          </w:rPr>
          <w:t xml:space="preserve"> </w:t>
        </w:r>
        <w:r w:rsidR="00E8517B">
          <w:rPr>
            <w:color w:val="000000" w:themeColor="text1"/>
          </w:rPr>
          <w:lastRenderedPageBreak/>
          <w:t>anomalies</w:t>
        </w:r>
      </w:ins>
      <w:ins w:id="32" w:author="Robbie Parks" w:date="2019-10-02T07:34:00Z">
        <w:r w:rsidR="006C6402" w:rsidRPr="00E85AFA">
          <w:rPr>
            <w:color w:val="000000" w:themeColor="text1"/>
          </w:rPr>
          <w:t xml:space="preserve"> on injury mortality: First</w:t>
        </w:r>
      </w:ins>
      <w:r w:rsidR="0065196B" w:rsidRPr="00E85AFA">
        <w:rPr>
          <w:color w:val="000000" w:themeColor="text1"/>
        </w:rPr>
        <w:t xml:space="preserve"> death rates from injuries vary seasonally</w:t>
      </w:r>
      <w:ins w:id="33" w:author="Robbie Parks" w:date="2019-10-02T07:34:00Z">
        <w:r w:rsidR="00D814E1">
          <w:rPr>
            <w:color w:val="000000" w:themeColor="text1"/>
          </w:rPr>
          <w:t xml:space="preserve"> and the seasonality varies by age group</w:t>
        </w:r>
      </w:ins>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4" w:author="Robbie Parks" w:date="2019-10-02T07:34:00Z">
        <w:r w:rsidR="0065196B" w:rsidRPr="004C3A2F">
          <w:rPr>
            <w:color w:val="000000" w:themeColor="text1"/>
          </w:rPr>
          <w:delText xml:space="preserve"> which means that temperature may play a role in their pathogenesis.</w:delText>
        </w:r>
      </w:del>
      <w:ins w:id="35" w:author="Robbie Parks" w:date="2019-10-02T07:34: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6C3BEA0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6" w:author="Robbie Parks" w:date="2019-10-02T07:34:00Z">
        <w:r w:rsidRPr="004C3A2F">
          <w:rPr>
            <w:color w:val="000000" w:themeColor="text1"/>
          </w:rPr>
          <w:delText>2016</w:delText>
        </w:r>
      </w:del>
      <w:ins w:id="37" w:author="Robbie Parks" w:date="2019-10-02T07:34: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8" w:author="Robbie Parks" w:date="2019-10-02T07:34:00Z">
        <w:r w:rsidR="007433BB" w:rsidRPr="004C3A2F">
          <w:rPr>
            <w:color w:val="000000" w:themeColor="text1"/>
          </w:rPr>
          <w:delText>2016</w:delText>
        </w:r>
      </w:del>
      <w:ins w:id="39" w:author="Robbie Parks" w:date="2019-10-02T07:34: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F92695">
        <w:rPr>
          <w:color w:val="000000" w:themeColor="text1"/>
          <w:lang w:val="en-US"/>
          <w:rPrChange w:id="40" w:author="Robbie Parks" w:date="2019-10-02T07:34:00Z">
            <w:rPr>
              <w:color w:val="000000" w:themeColor="text1"/>
            </w:rPr>
          </w:rPrChange>
        </w:rPr>
        <w:t>4,</w:t>
      </w:r>
      <w:del w:id="41" w:author="Robbie Parks" w:date="2019-10-02T07:34:00Z">
        <w:r w:rsidR="007433BB" w:rsidRPr="004C3A2F">
          <w:rPr>
            <w:color w:val="000000" w:themeColor="text1"/>
          </w:rPr>
          <w:delText>006,454</w:delText>
        </w:r>
      </w:del>
      <w:ins w:id="42" w:author="Robbie Parks" w:date="2019-10-02T07:34: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Change w:id="43" w:author="Robbie Parks" w:date="2019-10-02T07:34:00Z">
            <w:rPr>
              <w:color w:val="000000" w:themeColor="text1"/>
            </w:rPr>
          </w:rPrChange>
        </w:rPr>
        <w:t>1,</w:t>
      </w:r>
      <w:del w:id="44" w:author="Robbie Parks" w:date="2019-10-02T07:34:00Z">
        <w:r w:rsidR="007433BB" w:rsidRPr="004C3A2F">
          <w:rPr>
            <w:color w:val="000000" w:themeColor="text1"/>
          </w:rPr>
          <w:delText>757,862</w:delText>
        </w:r>
      </w:del>
      <w:ins w:id="45" w:author="Robbie Parks" w:date="2019-10-02T07:34: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6" w:author="Robbie Parks" w:date="2019-10-02T07:34:00Z">
        <w:r w:rsidR="007433BB" w:rsidRPr="004C3A2F">
          <w:rPr>
            <w:color w:val="000000" w:themeColor="text1"/>
          </w:rPr>
          <w:delText>2</w:delText>
        </w:r>
      </w:del>
      <w:ins w:id="47" w:author="Robbie Parks" w:date="2019-10-02T07:34: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8" w:author="Robbie Parks" w:date="2019-10-02T07:34:00Z">
        <w:r w:rsidR="007433BB" w:rsidRPr="004C3A2F">
          <w:rPr>
            <w:color w:val="000000" w:themeColor="text1"/>
          </w:rPr>
          <w:delText>6</w:delText>
        </w:r>
      </w:del>
      <w:ins w:id="49" w:author="Robbie Parks" w:date="2019-10-02T07:34:00Z">
        <w:r w:rsidR="005C12F7">
          <w:rPr>
            <w:color w:val="000000" w:themeColor="text1"/>
          </w:rPr>
          <w:t>7</w:t>
        </w:r>
      </w:ins>
      <w:r w:rsidR="007433BB" w:rsidRPr="00E85AFA">
        <w:rPr>
          <w:color w:val="000000" w:themeColor="text1"/>
        </w:rPr>
        <w:t xml:space="preserve">% of male injury deaths and </w:t>
      </w:r>
      <w:del w:id="50" w:author="Robbie Parks" w:date="2019-10-02T07:34:00Z">
        <w:r w:rsidR="007433BB" w:rsidRPr="004C3A2F">
          <w:rPr>
            <w:color w:val="000000" w:themeColor="text1"/>
          </w:rPr>
          <w:delText>93.9</w:delText>
        </w:r>
      </w:del>
      <w:ins w:id="51" w:author="Robbie Parks" w:date="2019-10-02T07:34: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2" w:author="Robbie Parks" w:date="2019-10-02T07:34:00Z">
        <w:r w:rsidR="007433BB" w:rsidRPr="004C3A2F">
          <w:rPr>
            <w:color w:val="000000" w:themeColor="text1"/>
          </w:rPr>
          <w:delText>6</w:delText>
        </w:r>
      </w:del>
      <w:ins w:id="53" w:author="Robbie Parks" w:date="2019-10-02T07:34: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4AA4B58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4" w:author="Robbie Parks" w:date="2019-10-02T07:34:00Z">
        <w:r w:rsidRPr="004C3A2F">
          <w:rPr>
            <w:color w:val="000000" w:themeColor="text1"/>
          </w:rPr>
          <w:delText>79.0</w:delText>
        </w:r>
      </w:del>
      <w:ins w:id="55" w:author="Robbie Parks" w:date="2019-10-02T07:34: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6" w:author="Robbie Parks" w:date="2019-10-02T07:34:00Z">
        <w:r w:rsidRPr="004C3A2F">
          <w:rPr>
            <w:color w:val="000000" w:themeColor="text1"/>
          </w:rPr>
          <w:delText>72.1</w:delText>
        </w:r>
      </w:del>
      <w:ins w:id="57" w:author="Robbie Parks" w:date="2019-10-02T07:34: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xml:space="preserve">% in females. The remainder were from a heterogeneous group of “other </w:t>
      </w:r>
      <w:del w:id="58" w:author="Robbie Parks" w:date="2019-10-02T07:34:00Z">
        <w:r w:rsidRPr="004C3A2F">
          <w:rPr>
            <w:color w:val="000000" w:themeColor="text1"/>
          </w:rPr>
          <w:delText xml:space="preserve">unintentional </w:delText>
        </w:r>
      </w:del>
      <w:r w:rsidRPr="00E85AFA">
        <w:rPr>
          <w:color w:val="000000" w:themeColor="text1"/>
        </w:rPr>
        <w:t xml:space="preserve">injuries” (Figure </w:t>
      </w:r>
      <w:r w:rsidR="00705D2B" w:rsidRPr="00E85AFA">
        <w:rPr>
          <w:color w:val="000000" w:themeColor="text1"/>
        </w:rPr>
        <w:t>1</w:t>
      </w:r>
      <w:r w:rsidRPr="00E85AFA">
        <w:rPr>
          <w:color w:val="000000" w:themeColor="text1"/>
        </w:rPr>
        <w:t xml:space="preserve">), within which </w:t>
      </w:r>
      <w:r w:rsidRPr="00E85AFA">
        <w:t xml:space="preserve">the </w:t>
      </w:r>
      <w:del w:id="59" w:author="Robbie Parks" w:date="2019-10-02T07:34:00Z">
        <w:r w:rsidRPr="004C3A2F">
          <w:delText>type</w:delText>
        </w:r>
      </w:del>
      <w:ins w:id="60" w:author="Robbie Parks" w:date="2019-10-02T07:34:00Z">
        <w:r w:rsidR="00D814E1">
          <w:t>composition</w:t>
        </w:r>
      </w:ins>
      <w:r w:rsidR="00D814E1" w:rsidRPr="00E85AFA">
        <w:t xml:space="preserve"> </w:t>
      </w:r>
      <w:r w:rsidRPr="00E85AFA">
        <w:t xml:space="preserve">of </w:t>
      </w:r>
      <w:del w:id="61" w:author="Robbie Parks" w:date="2019-10-02T07:34:00Z">
        <w:r w:rsidRPr="004C3A2F">
          <w:delText>injury</w:delText>
        </w:r>
      </w:del>
      <w:ins w:id="62" w:author="Robbie Parks" w:date="2019-10-02T07:34:00Z">
        <w:r w:rsidR="00D814E1" w:rsidRPr="00E85AFA">
          <w:t>injur</w:t>
        </w:r>
        <w:r w:rsidR="00D814E1">
          <w:t>ies</w:t>
        </w:r>
      </w:ins>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w:t>
      </w:r>
      <w:r w:rsidRPr="00E85AFA">
        <w:lastRenderedPageBreak/>
        <w:t xml:space="preserve">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2DF83E03" w:rsidR="007433BB" w:rsidRPr="00E85AFA" w:rsidRDefault="007433BB" w:rsidP="00705D2B">
      <w:pPr>
        <w:spacing w:line="480" w:lineRule="auto"/>
        <w:jc w:val="both"/>
      </w:pPr>
      <w:r w:rsidRPr="00E85AFA">
        <w:t>There was a decline in age-standardi</w:t>
      </w:r>
      <w:r w:rsidR="0075565E" w:rsidRPr="00E85AFA">
        <w:t>s</w:t>
      </w:r>
      <w:r w:rsidRPr="00E85AFA">
        <w:t xml:space="preserve">ed death rates of three out of five major injuries (transport, drownings and assault) from 1980 to </w:t>
      </w:r>
      <w:del w:id="63" w:author="Robbie Parks" w:date="2019-10-02T07:34:00Z">
        <w:r w:rsidRPr="004C3A2F">
          <w:delText>2016</w:delText>
        </w:r>
      </w:del>
      <w:ins w:id="64" w:author="Robbie Parks" w:date="2019-10-02T07:34:00Z">
        <w:r w:rsidRPr="00E85AFA">
          <w:t>201</w:t>
        </w:r>
        <w:r w:rsidR="005E7880" w:rsidRPr="00E85AFA">
          <w:t>7</w:t>
        </w:r>
      </w:ins>
      <w:r w:rsidRPr="00E85AFA">
        <w:t xml:space="preserve">, although assault deaths have </w:t>
      </w:r>
      <w:del w:id="65" w:author="Robbie Parks" w:date="2019-10-02T07:34:00Z">
        <w:r w:rsidRPr="004C3A2F">
          <w:delText xml:space="preserve">shown a recent increase </w:delText>
        </w:r>
      </w:del>
      <w:ins w:id="66" w:author="Robbie Parks" w:date="2019-10-02T07:34:00Z">
        <w:r w:rsidR="00D814E1">
          <w:t>more</w:t>
        </w:r>
        <w:r w:rsidRPr="00E85AFA">
          <w:t xml:space="preserve"> recent</w:t>
        </w:r>
        <w:r w:rsidR="00D814E1">
          <w:t>ly</w:t>
        </w:r>
        <w:r w:rsidRPr="00E85AFA">
          <w:t xml:space="preserve"> </w:t>
        </w:r>
        <w:r w:rsidR="00D814E1">
          <w:t>(</w:t>
        </w:r>
      </w:ins>
      <w:r w:rsidRPr="00E85AFA">
        <w:t>since 2014</w:t>
      </w:r>
      <w:ins w:id="67" w:author="Robbie Parks" w:date="2019-10-02T07:34:00Z">
        <w:r w:rsidR="00D814E1">
          <w:t xml:space="preserve">) </w:t>
        </w:r>
        <w:r w:rsidR="00D814E1" w:rsidRPr="00E85AFA">
          <w:t>increase</w:t>
        </w:r>
        <w:r w:rsidR="00D814E1">
          <w:t>d</w:t>
        </w:r>
      </w:ins>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8" w:author="Robbie Parks" w:date="2019-10-02T07:34:00Z">
        <w:r w:rsidRPr="004C3A2F">
          <w:delText>2016</w:delText>
        </w:r>
      </w:del>
      <w:ins w:id="69" w:author="Robbie Parks" w:date="2019-10-02T07:34: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9ED9B8D" w:rsidR="007433BB" w:rsidRPr="00E85AFA" w:rsidRDefault="002E5F11" w:rsidP="00705D2B">
      <w:pPr>
        <w:spacing w:line="480" w:lineRule="auto"/>
        <w:jc w:val="both"/>
      </w:pPr>
      <w:r w:rsidRPr="00E85AFA">
        <w:rPr>
          <w:color w:val="000000" w:themeColor="text1"/>
        </w:rPr>
        <w:t xml:space="preserve">We defined a measure of anomalous temperature for each </w:t>
      </w:r>
      <w:del w:id="70" w:author="Robbie Parks" w:date="2019-10-02T07:34:00Z">
        <w:r w:rsidRPr="004C3A2F">
          <w:rPr>
            <w:color w:val="000000" w:themeColor="text1"/>
          </w:rPr>
          <w:delText>state</w:delText>
        </w:r>
      </w:del>
      <w:ins w:id="71" w:author="Robbie Parks" w:date="2019-10-02T07:34:00Z">
        <w:r w:rsidR="001508C3" w:rsidRPr="00E85AFA">
          <w:rPr>
            <w:color w:val="000000" w:themeColor="text1"/>
          </w:rPr>
          <w:t>county</w:t>
        </w:r>
      </w:ins>
      <w:r w:rsidRPr="00E85AFA">
        <w:rPr>
          <w:color w:val="000000" w:themeColor="text1"/>
        </w:rPr>
        <w:t xml:space="preserve"> and month</w:t>
      </w:r>
      <w:del w:id="72" w:author="Robbie Parks" w:date="2019-10-02T07:34:00Z">
        <w:r w:rsidRPr="004C3A2F">
          <w:rPr>
            <w:color w:val="000000" w:themeColor="text1"/>
          </w:rPr>
          <w:delText xml:space="preserve"> relative to</w:delText>
        </w:r>
        <w:r w:rsidRPr="004C3A2F">
          <w:delText xml:space="preserve"> long-term norm </w:delText>
        </w:r>
      </w:del>
      <w:ins w:id="73" w:author="Robbie Parks" w:date="2019-10-02T07:34: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74" w:author="Robbie Parks" w:date="2019-10-02T07:34:00Z">
        <w:r w:rsidRPr="004C3A2F">
          <w:delText xml:space="preserve">of the state </w:delText>
        </w:r>
      </w:del>
      <w:r w:rsidRPr="00E85AFA">
        <w:t>in that month</w:t>
      </w:r>
      <w:r w:rsidR="005E282E" w:rsidRPr="00F92695">
        <w:rPr>
          <w:color w:val="000000" w:themeColor="text1"/>
          <w:rPrChange w:id="75" w:author="Robbie Parks" w:date="2019-10-02T07:34:00Z">
            <w:rPr/>
          </w:rPrChange>
        </w:rPr>
        <w:t xml:space="preserve"> </w:t>
      </w:r>
      <w:del w:id="76" w:author="Robbie Parks" w:date="2019-10-02T07:34:00Z">
        <w:r w:rsidRPr="004C3A2F">
          <w:delText>(</w:delText>
        </w:r>
      </w:del>
      <w:ins w:id="77" w:author="Robbie Parks" w:date="2019-10-02T07:34: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8" w:author="Robbie Parks" w:date="2019-10-02T07:34:00Z">
        <w:r w:rsidRPr="004C3A2F">
          <w:delText>3)</w:delText>
        </w:r>
        <w:r w:rsidRPr="004C3A2F">
          <w:rPr>
            <w:color w:val="000000" w:themeColor="text1"/>
          </w:rPr>
          <w:delText>.</w:delText>
        </w:r>
      </w:del>
      <w:ins w:id="79" w:author="Robbie Parks" w:date="2019-10-02T07:34: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80" w:author="Robbie Parks" w:date="2019-10-02T07:34:00Z">
        <w:r w:rsidR="007433BB" w:rsidRPr="004C3A2F">
          <w:rPr>
            <w:color w:val="000000" w:themeColor="text1"/>
          </w:rPr>
          <w:delText>2016</w:delText>
        </w:r>
      </w:del>
      <w:ins w:id="81" w:author="Robbie Parks" w:date="2019-10-02T07:34: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82" w:author="Robbie Parks" w:date="2019-10-02T07:34:00Z">
        <w:r w:rsidR="007433BB" w:rsidRPr="004C3A2F">
          <w:rPr>
            <w:color w:val="000000" w:themeColor="text1"/>
          </w:rPr>
          <w:delText xml:space="preserve">central </w:delText>
        </w:r>
      </w:del>
      <w:r w:rsidR="007433BB" w:rsidRPr="00E85AFA">
        <w:rPr>
          <w:color w:val="000000" w:themeColor="text1"/>
        </w:rPr>
        <w:t xml:space="preserve">state-month long-term </w:t>
      </w:r>
      <w:del w:id="83" w:author="Robbie Parks" w:date="2019-10-02T07:34:00Z">
        <w:r w:rsidR="007433BB" w:rsidRPr="004C3A2F">
          <w:rPr>
            <w:color w:val="000000" w:themeColor="text1"/>
          </w:rPr>
          <w:delText>norm</w:delText>
        </w:r>
      </w:del>
      <w:ins w:id="84" w:author="Robbie Parks" w:date="2019-10-02T07:34: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85" w:author="Robbie Parks" w:date="2019-10-02T07:34:00Z">
        <w:r w:rsidR="00AB531F" w:rsidRPr="004C3A2F">
          <w:rPr>
            <w:color w:val="000000" w:themeColor="text1"/>
          </w:rPr>
          <w:delText>4</w:delText>
        </w:r>
      </w:del>
      <w:ins w:id="86" w:author="Robbie Parks" w:date="2019-10-02T07:34: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87" w:author="Robbie Parks" w:date="2019-10-02T07:34: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8" w:author="Robbie Parks" w:date="2019-10-02T07:34:00Z">
        <w:r w:rsidR="00AB531F" w:rsidRPr="004C3A2F">
          <w:rPr>
            <w:bCs/>
            <w:color w:val="000000" w:themeColor="text1"/>
          </w:rPr>
          <w:delText>4</w:delText>
        </w:r>
      </w:del>
      <w:ins w:id="89" w:author="Robbie Parks" w:date="2019-10-02T07:34: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0117574D" w:rsidR="007433BB" w:rsidRPr="00E85AFA" w:rsidRDefault="007433BB" w:rsidP="002E5F11">
      <w:pPr>
        <w:spacing w:line="480" w:lineRule="auto"/>
        <w:jc w:val="both"/>
      </w:pPr>
      <w:del w:id="90" w:author="Robbie Parks" w:date="2019-10-02T07:34:00Z">
        <w:r w:rsidRPr="004C3A2F">
          <w:lastRenderedPageBreak/>
          <w:delText>We</w:delText>
        </w:r>
      </w:del>
      <w:ins w:id="91" w:author="Robbie Parks" w:date="2019-10-02T07:34: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ins>
      <w:ins w:id="92" w:author="Ezzati, Majid" w:date="2019-10-02T18:51:00Z">
        <w:r w:rsidR="00E8517B">
          <w:rPr>
            <w:color w:val="000000" w:themeColor="text1"/>
          </w:rPr>
          <w:t xml:space="preserve">, consistent with the upper </w:t>
        </w:r>
      </w:ins>
      <w:ins w:id="93" w:author="Ezzati, Majid" w:date="2019-10-02T19:10:00Z">
        <w:r w:rsidR="00A54C8A">
          <w:rPr>
            <w:color w:val="000000" w:themeColor="text1"/>
          </w:rPr>
          <w:t>bound</w:t>
        </w:r>
      </w:ins>
      <w:ins w:id="94" w:author="Ezzati, Majid" w:date="2019-10-02T18:51:00Z">
        <w:r w:rsidR="00E8517B">
          <w:rPr>
            <w:color w:val="000000" w:themeColor="text1"/>
          </w:rPr>
          <w:t xml:space="preserve"> of the Paris </w:t>
        </w:r>
      </w:ins>
      <w:ins w:id="95" w:author="Ezzati, Majid" w:date="2019-10-02T18:52:00Z">
        <w:r w:rsidR="00E8517B">
          <w:rPr>
            <w:color w:val="000000" w:themeColor="text1"/>
          </w:rPr>
          <w:t xml:space="preserve">Climate </w:t>
        </w:r>
      </w:ins>
      <w:ins w:id="96" w:author="Ezzati, Majid" w:date="2019-10-02T18:51:00Z">
        <w:r w:rsidR="00E8517B">
          <w:rPr>
            <w:color w:val="000000" w:themeColor="text1"/>
          </w:rPr>
          <w:t>Agreement</w:t>
        </w:r>
      </w:ins>
      <w:ins w:id="97" w:author="Robbie Parks" w:date="2019-10-02T07:34:00Z">
        <w:r w:rsidR="00AD4FF6" w:rsidRPr="00E85AFA">
          <w:rPr>
            <w:color w:val="000000" w:themeColor="text1"/>
          </w:rPr>
          <w:t>. Based on this analysis, w</w:t>
        </w:r>
        <w:r w:rsidRPr="00E85AFA">
          <w:t>e</w:t>
        </w:r>
      </w:ins>
      <w:r w:rsidRPr="00E85AFA">
        <w:t xml:space="preserve"> estimated that there would be an estimated </w:t>
      </w:r>
      <w:del w:id="98" w:author="Robbie Parks" w:date="2019-10-02T07:34:00Z">
        <w:r w:rsidRPr="004C3A2F">
          <w:delText>941</w:delText>
        </w:r>
      </w:del>
      <w:ins w:id="99" w:author="Robbie Parks" w:date="2019-10-02T07:34:00Z">
        <w:r w:rsidR="00644D09" w:rsidRPr="00644D09">
          <w:t>2,135</w:t>
        </w:r>
      </w:ins>
      <w:r w:rsidRPr="00644D09">
        <w:t xml:space="preserve"> </w:t>
      </w:r>
      <w:r w:rsidRPr="00E85AFA">
        <w:t xml:space="preserve">(95% credible interval </w:t>
      </w:r>
      <w:del w:id="100" w:author="Robbie Parks" w:date="2019-10-02T07:34:00Z">
        <w:r w:rsidRPr="004C3A2F">
          <w:delText xml:space="preserve">831, </w:delText>
        </w:r>
      </w:del>
      <w:r w:rsidR="00644D09" w:rsidRPr="00644D09">
        <w:t>1,</w:t>
      </w:r>
      <w:del w:id="101" w:author="Robbie Parks" w:date="2019-10-02T07:34:00Z">
        <w:r w:rsidRPr="004C3A2F">
          <w:delText>053</w:delText>
        </w:r>
      </w:del>
      <w:ins w:id="102" w:author="Robbie Parks" w:date="2019-10-02T07:34:00Z">
        <w:r w:rsidR="00644D09" w:rsidRPr="00644D09">
          <w:t>906-2,368</w:t>
        </w:r>
      </w:ins>
      <w:r w:rsidRPr="00E85AFA">
        <w:t xml:space="preserve">) excess injury deaths, equivalent to </w:t>
      </w:r>
      <w:ins w:id="103" w:author="Robbie Parks" w:date="2019-10-02T07:34:00Z">
        <w:r w:rsidR="008238F8">
          <w:t>1</w:t>
        </w:r>
        <w:r w:rsidRPr="00E85AFA">
          <w:t>.</w:t>
        </w:r>
      </w:ins>
      <w:r w:rsidR="008238F8">
        <w:t>0</w:t>
      </w:r>
      <w:del w:id="104" w:author="Robbie Parks" w:date="2019-10-02T07:34:00Z">
        <w:r w:rsidRPr="004C3A2F">
          <w:delText>.47</w:delText>
        </w:r>
      </w:del>
      <w:r w:rsidRPr="00E85AFA">
        <w:t xml:space="preserve">% of all injury deaths in </w:t>
      </w:r>
      <w:del w:id="105" w:author="Robbie Parks" w:date="2019-10-02T07:34:00Z">
        <w:r w:rsidRPr="004C3A2F">
          <w:delText>2016</w:delText>
        </w:r>
      </w:del>
      <w:ins w:id="106" w:author="Robbie Parks" w:date="2019-10-02T07:34:00Z">
        <w:r w:rsidRPr="00E85AFA">
          <w:t>201</w:t>
        </w:r>
        <w:r w:rsidR="005E7880" w:rsidRPr="00E85AFA">
          <w:t>7</w:t>
        </w:r>
      </w:ins>
      <w:r w:rsidRPr="00E85AFA">
        <w:t>,</w:t>
      </w:r>
      <w:r w:rsidRPr="00E85AFA">
        <w:rPr>
          <w:color w:val="000000" w:themeColor="text1"/>
        </w:rPr>
        <w:t xml:space="preserve"> in each year in which each month in each state </w:t>
      </w:r>
      <w:del w:id="107" w:author="Robbie Parks" w:date="2019-10-02T07:34:00Z">
        <w:r w:rsidRPr="004C3A2F">
          <w:rPr>
            <w:color w:val="000000" w:themeColor="text1"/>
          </w:rPr>
          <w:delText>were +1</w:delText>
        </w:r>
      </w:del>
      <w:ins w:id="108" w:author="Robbie Parks" w:date="2019-10-02T07:34: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109" w:author="Robbie Parks" w:date="2019-10-02T07:34:00Z">
        <w:r w:rsidRPr="004C3A2F">
          <w:rPr>
            <w:color w:val="000000" w:themeColor="text1"/>
          </w:rPr>
          <w:delText>above</w:delText>
        </w:r>
      </w:del>
      <w:ins w:id="110" w:author="Robbie Parks" w:date="2019-10-02T07:34: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111" w:author="Robbie Parks" w:date="2019-10-02T07:34:00Z">
        <w:r w:rsidRPr="004C3A2F">
          <w:rPr>
            <w:color w:val="000000" w:themeColor="text1"/>
          </w:rPr>
          <w:delText>norm</w:delText>
        </w:r>
      </w:del>
      <w:ins w:id="112" w:author="Robbie Parks" w:date="2019-10-02T07:34:00Z">
        <w:r w:rsidR="00367BD4" w:rsidRPr="00E85AFA">
          <w:rPr>
            <w:color w:val="000000" w:themeColor="text1"/>
          </w:rPr>
          <w:t>average</w:t>
        </w:r>
      </w:ins>
      <w:r w:rsidR="00367BD4" w:rsidRPr="00E85AFA">
        <w:t xml:space="preserve"> </w:t>
      </w:r>
      <w:r w:rsidRPr="00E85AFA">
        <w:t xml:space="preserve">(Figure </w:t>
      </w:r>
      <w:del w:id="113" w:author="Robbie Parks" w:date="2019-10-02T07:34:00Z">
        <w:r w:rsidRPr="004C3A2F">
          <w:delText>5</w:delText>
        </w:r>
      </w:del>
      <w:ins w:id="114" w:author="Robbie Parks" w:date="2019-10-02T07:34:00Z">
        <w:r w:rsidR="009C39F3">
          <w:t>4</w:t>
        </w:r>
      </w:ins>
      <w:r w:rsidRPr="00E85AFA">
        <w:t>). Deaths from drowning, transport, assault and suicide would</w:t>
      </w:r>
      <w:del w:id="115" w:author="Robbie Parks" w:date="2019-10-02T07:34:00Z">
        <w:r w:rsidRPr="004C3A2F">
          <w:delText xml:space="preserve"> be predicted to</w:delText>
        </w:r>
      </w:del>
      <w:r w:rsidRPr="00E85AFA">
        <w:t xml:space="preserve"> increase, partly offset by a decline in deaths from falls in middle and older ages and in winter months (Figure </w:t>
      </w:r>
      <w:del w:id="116" w:author="Robbie Parks" w:date="2019-10-02T07:34:00Z">
        <w:r w:rsidRPr="004C3A2F">
          <w:delText>5</w:delText>
        </w:r>
      </w:del>
      <w:ins w:id="117" w:author="Robbie Parks" w:date="2019-10-02T07:34:00Z">
        <w:r w:rsidR="009C39F3">
          <w:t>4</w:t>
        </w:r>
      </w:ins>
      <w:r w:rsidRPr="00E85AFA">
        <w:t>). Most excess deaths would be from transport injuries (</w:t>
      </w:r>
      <w:del w:id="118" w:author="Robbie Parks" w:date="2019-10-02T07:34:00Z">
        <w:r w:rsidRPr="004C3A2F">
          <w:delText>448</w:delText>
        </w:r>
      </w:del>
      <w:ins w:id="119" w:author="Robbie Parks" w:date="2019-10-02T07:34:00Z">
        <w:r w:rsidR="00280784">
          <w:t>985</w:t>
        </w:r>
      </w:ins>
      <w:ins w:id="120" w:author="Ezzati, Majid" w:date="2019-10-02T18:57:00Z">
        <w:r w:rsidR="006F071D">
          <w:t xml:space="preserve">; </w:t>
        </w:r>
        <w:r w:rsidR="006F071D" w:rsidRPr="00E85AFA">
          <w:t>95% credible interval</w:t>
        </w:r>
        <w:r w:rsidR="006F071D">
          <w:t xml:space="preserve"> </w:t>
        </w:r>
        <w:commentRangeStart w:id="121"/>
        <w:r w:rsidR="006F071D">
          <w:t>XX-XX</w:t>
        </w:r>
      </w:ins>
      <w:r w:rsidRPr="00E85AFA">
        <w:t xml:space="preserve">) followed </w:t>
      </w:r>
      <w:ins w:id="122" w:author="Ezzati, Majid" w:date="2019-10-02T18:56:00Z">
        <w:r w:rsidR="006F071D">
          <w:t xml:space="preserve">closely </w:t>
        </w:r>
      </w:ins>
      <w:r w:rsidRPr="00E85AFA">
        <w:t>by suicide (</w:t>
      </w:r>
      <w:del w:id="123" w:author="Robbie Parks" w:date="2019-10-02T07:34:00Z">
        <w:r w:rsidRPr="004C3A2F">
          <w:delText>315). 87</w:delText>
        </w:r>
      </w:del>
      <w:ins w:id="124" w:author="Robbie Parks" w:date="2019-10-02T07:34:00Z">
        <w:r w:rsidR="00280784">
          <w:t>720</w:t>
        </w:r>
      </w:ins>
      <w:ins w:id="125" w:author="Ezzati, Majid" w:date="2019-10-02T18:57:00Z">
        <w:r w:rsidR="006F071D">
          <w:t xml:space="preserve">; </w:t>
        </w:r>
        <w:r w:rsidR="006F071D" w:rsidRPr="00E85AFA">
          <w:t>95% credible interval</w:t>
        </w:r>
        <w:r w:rsidR="006F071D">
          <w:t xml:space="preserve"> XX-XX</w:t>
        </w:r>
      </w:ins>
      <w:ins w:id="126" w:author="Robbie Parks" w:date="2019-10-02T07:34:00Z">
        <w:r w:rsidRPr="00E85AFA">
          <w:t>)</w:t>
        </w:r>
      </w:ins>
      <w:commentRangeEnd w:id="121"/>
      <w:r w:rsidR="006F071D">
        <w:rPr>
          <w:rStyle w:val="CommentReference"/>
          <w:rFonts w:asciiTheme="minorHAnsi" w:hAnsiTheme="minorHAnsi" w:cstheme="minorBidi"/>
          <w:lang w:eastAsia="en-US"/>
        </w:rPr>
        <w:commentReference w:id="121"/>
      </w:r>
      <w:ins w:id="127" w:author="Robbie Parks" w:date="2019-10-02T07:34:00Z">
        <w:r w:rsidRPr="00E85AFA">
          <w:t xml:space="preserve">. </w:t>
        </w:r>
        <w:r w:rsidR="00280784">
          <w:t>84</w:t>
        </w:r>
      </w:ins>
      <w:r w:rsidRPr="00E85AFA">
        <w:t xml:space="preserve">% of the excess deaths would occur in males and </w:t>
      </w:r>
      <w:del w:id="128" w:author="Robbie Parks" w:date="2019-10-02T07:34:00Z">
        <w:r w:rsidRPr="004C3A2F">
          <w:delText>13</w:delText>
        </w:r>
      </w:del>
      <w:ins w:id="129" w:author="Robbie Parks" w:date="2019-10-02T07:34:00Z">
        <w:r w:rsidR="00280784">
          <w:t>16</w:t>
        </w:r>
      </w:ins>
      <w:r w:rsidRPr="00E85AFA">
        <w:t xml:space="preserve">% in females. </w:t>
      </w:r>
      <w:del w:id="130" w:author="Robbie Parks" w:date="2019-10-02T07:34:00Z">
        <w:r w:rsidRPr="004C3A2F">
          <w:delText>80</w:delText>
        </w:r>
      </w:del>
      <w:ins w:id="131" w:author="Robbie Parks" w:date="2019-10-02T07:34:00Z">
        <w:r w:rsidR="00280784">
          <w:t>92</w:t>
        </w:r>
      </w:ins>
      <w:r w:rsidRPr="00E85AFA">
        <w:t xml:space="preserve">% of all male excess deaths would occur in those aged 15-64 years, who have higher rates of deaths from transport </w:t>
      </w:r>
      <w:commentRangeStart w:id="132"/>
      <w:r w:rsidRPr="00E85AFA">
        <w:t>injuries</w:t>
      </w:r>
      <w:commentRangeEnd w:id="132"/>
      <w:r w:rsidR="006F071D">
        <w:rPr>
          <w:rStyle w:val="CommentReference"/>
          <w:rFonts w:asciiTheme="minorHAnsi" w:hAnsiTheme="minorHAnsi" w:cstheme="minorBidi"/>
          <w:lang w:eastAsia="en-US"/>
        </w:rPr>
        <w:commentReference w:id="132"/>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114E84C4" w:rsidR="007433BB" w:rsidRPr="00E85AFA" w:rsidRDefault="007433BB" w:rsidP="002E5F11">
      <w:pPr>
        <w:spacing w:line="480" w:lineRule="auto"/>
        <w:jc w:val="both"/>
      </w:pPr>
      <w:r w:rsidRPr="00E85AFA">
        <w:t xml:space="preserve">Proportionally, deaths from drownings are </w:t>
      </w:r>
      <w:del w:id="133" w:author="Robbie Parks" w:date="2019-10-02T07:34:00Z">
        <w:r w:rsidRPr="004C3A2F">
          <w:delText>predicted</w:delText>
        </w:r>
      </w:del>
      <w:ins w:id="134" w:author="Robbie Parks" w:date="2019-10-02T07:34:00Z">
        <w:r w:rsidR="00212747" w:rsidRPr="00E85AFA">
          <w:t>estimated</w:t>
        </w:r>
      </w:ins>
      <w:r w:rsidR="00212747" w:rsidRPr="00E85AFA">
        <w:t xml:space="preserve"> </w:t>
      </w:r>
      <w:r w:rsidRPr="00E85AFA">
        <w:t xml:space="preserve">to increase more than those of other injury types, by as much </w:t>
      </w:r>
      <w:del w:id="135" w:author="Robbie Parks" w:date="2019-10-02T07:34:00Z">
        <w:r w:rsidRPr="004C3A2F">
          <w:delText>8</w:delText>
        </w:r>
      </w:del>
      <w:ins w:id="136" w:author="Robbie Parks" w:date="2019-10-02T07:34:00Z">
        <w:r w:rsidR="00DB2ED8">
          <w:t>18</w:t>
        </w:r>
      </w:ins>
      <w:r w:rsidRPr="00E85AFA">
        <w:t>.</w:t>
      </w:r>
      <w:r w:rsidR="00DB2ED8">
        <w:t>3</w:t>
      </w:r>
      <w:r w:rsidRPr="00E85AFA">
        <w:t>% (</w:t>
      </w:r>
      <w:del w:id="137" w:author="Robbie Parks" w:date="2019-10-02T07:34:00Z">
        <w:r w:rsidRPr="004C3A2F">
          <w:delText>7.3, 9.3</w:delText>
        </w:r>
      </w:del>
      <w:ins w:id="138" w:author="Robbie Parks" w:date="2019-10-02T07:34:00Z">
        <w:r w:rsidR="00DB2ED8">
          <w:t>16.6</w:t>
        </w:r>
        <w:r w:rsidRPr="00E85AFA">
          <w:t xml:space="preserve">, </w:t>
        </w:r>
        <w:r w:rsidR="00DB2ED8">
          <w:t>20.2</w:t>
        </w:r>
      </w:ins>
      <w:r w:rsidRPr="00E85AFA">
        <w:t>)</w:t>
      </w:r>
      <w:ins w:id="139" w:author="Ezzati, Majid" w:date="2019-10-02T18:59:00Z">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ins>
      <w:r w:rsidRPr="00E85AFA">
        <w:t xml:space="preserve"> in men aged 15-24 years (</w:t>
      </w:r>
      <w:del w:id="140" w:author="Robbie Parks" w:date="2019-10-02T07:34:00Z">
        <w:r w:rsidR="00EF4FC9">
          <w:delText xml:space="preserve">Supplementary </w:delText>
        </w:r>
      </w:del>
      <w:r w:rsidR="00EF4FC9" w:rsidRPr="00E85AFA">
        <w:t xml:space="preserve">Figure </w:t>
      </w:r>
      <w:del w:id="141" w:author="Robbie Parks" w:date="2019-10-02T07:34:00Z">
        <w:r w:rsidR="00EF4FC9" w:rsidRPr="00795C72">
          <w:delText>1</w:delText>
        </w:r>
        <w:r w:rsidRPr="004C3A2F">
          <w:delText>); the</w:delText>
        </w:r>
      </w:del>
      <w:ins w:id="142" w:author="Robbie Parks" w:date="2019-10-02T07:34: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43" w:author="Robbie Parks" w:date="2019-10-02T07:34:00Z">
        <w:r w:rsidRPr="004C3A2F">
          <w:delText>2</w:delText>
        </w:r>
      </w:del>
      <w:ins w:id="144" w:author="Robbie Parks" w:date="2019-10-02T07:34:00Z">
        <w:r w:rsidR="006864D8">
          <w:t>4</w:t>
        </w:r>
      </w:ins>
      <w:r w:rsidRPr="00E85AFA">
        <w:t xml:space="preserve">% in all age and sex groups). There was a larger percent increase in transport deaths for males than for females, especially in young and middle-ages (e.g., </w:t>
      </w:r>
      <w:ins w:id="145" w:author="Robbie Parks" w:date="2019-10-02T07:34:00Z">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ins>
      <w:r w:rsidR="00B93C15">
        <w:rPr>
          <w:rFonts w:eastAsia="Times New Roman"/>
          <w:color w:val="000000"/>
        </w:rPr>
        <w:t>1</w:t>
      </w:r>
      <w:del w:id="146" w:author="Robbie Parks" w:date="2019-10-02T07:34:00Z">
        <w:r w:rsidRPr="004C3A2F">
          <w:rPr>
            <w:rFonts w:eastAsia="Times New Roman"/>
            <w:color w:val="000000"/>
          </w:rPr>
          <w:delText>.25% (0.90, 1.60</w:delText>
        </w:r>
      </w:del>
      <w:ins w:id="147" w:author="Robbie Parks" w:date="2019-10-02T07:34:00Z">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ins>
      <w:r w:rsidRPr="00E85AFA">
        <w:rPr>
          <w:rFonts w:eastAsia="Times New Roman"/>
          <w:color w:val="000000"/>
        </w:rPr>
        <w:t>)</w:t>
      </w:r>
      <w:r w:rsidRPr="00E85AFA">
        <w:t xml:space="preserve"> for 25-34 year old men versus </w:t>
      </w:r>
      <w:r w:rsidR="00B93C15">
        <w:t>0</w:t>
      </w:r>
      <w:r w:rsidRPr="00E85AFA">
        <w:t>.</w:t>
      </w:r>
      <w:del w:id="148" w:author="Robbie Parks" w:date="2019-10-02T07:34:00Z">
        <w:r w:rsidRPr="004C3A2F">
          <w:delText>23</w:delText>
        </w:r>
      </w:del>
      <w:ins w:id="149" w:author="Robbie Parks" w:date="2019-10-02T07:34:00Z">
        <w:r w:rsidR="00B93C15">
          <w:t>7</w:t>
        </w:r>
      </w:ins>
      <w:r w:rsidRPr="00E85AFA">
        <w:t>% (</w:t>
      </w:r>
      <w:r w:rsidR="00EE6FBE" w:rsidRPr="00E85AFA">
        <w:t>-</w:t>
      </w:r>
      <w:r w:rsidR="00B93C15">
        <w:t>0</w:t>
      </w:r>
      <w:r w:rsidRPr="00E85AFA">
        <w:t>.</w:t>
      </w:r>
      <w:del w:id="150" w:author="Robbie Parks" w:date="2019-10-02T07:34:00Z">
        <w:r w:rsidRPr="004C3A2F">
          <w:delText>28, 0.76</w:delText>
        </w:r>
      </w:del>
      <w:ins w:id="151" w:author="Robbie Parks" w:date="2019-10-02T07:34:00Z">
        <w:r w:rsidR="00B93C15">
          <w:t>4</w:t>
        </w:r>
        <w:r w:rsidRPr="00E85AFA">
          <w:t xml:space="preserve">, </w:t>
        </w:r>
        <w:r w:rsidR="00B93C15">
          <w:t>1</w:t>
        </w:r>
        <w:r w:rsidRPr="00E85AFA">
          <w:t>.</w:t>
        </w:r>
        <w:r w:rsidR="00B93C15">
          <w:t>9</w:t>
        </w:r>
      </w:ins>
      <w:r w:rsidRPr="00E85AFA">
        <w:t>) for women of the same age) (</w:t>
      </w:r>
      <w:del w:id="152" w:author="Robbie Parks" w:date="2019-10-02T07:34:00Z">
        <w:r w:rsidR="00EF4FC9">
          <w:delText xml:space="preserve">Supplementary </w:delText>
        </w:r>
      </w:del>
      <w:r w:rsidR="009C39F3" w:rsidRPr="00E85AFA">
        <w:t xml:space="preserve">Figure </w:t>
      </w:r>
      <w:del w:id="153" w:author="Robbie Parks" w:date="2019-10-02T07:34:00Z">
        <w:r w:rsidR="00EF4FC9" w:rsidRPr="00795C72">
          <w:delText>1</w:delText>
        </w:r>
      </w:del>
      <w:ins w:id="154" w:author="Robbie Parks" w:date="2019-10-02T07:34: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61FF4137" w14:textId="77777777" w:rsidR="00F82744" w:rsidRPr="004C3A2F" w:rsidRDefault="00F82744" w:rsidP="00F82744">
      <w:pPr>
        <w:spacing w:line="480" w:lineRule="auto"/>
        <w:jc w:val="both"/>
        <w:rPr>
          <w:del w:id="155" w:author="Robbie Parks" w:date="2019-10-02T07:34:00Z"/>
        </w:rPr>
      </w:pPr>
      <w:del w:id="156" w:author="Robbie Parks" w:date="2019-10-02T07:34:00Z">
        <w:r w:rsidRPr="004C3A2F">
          <w:lastRenderedPageBreak/>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57" w:author="Robbie Parks" w:date="2019-10-02T07:34:00Z"/>
        </w:rPr>
      </w:pPr>
      <w:ins w:id="158" w:author="Robbie Parks" w:date="2019-10-02T07:34: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71B85F34"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59" w:author="Robbie Parks" w:date="2019-10-02T07:34: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60" w:author="Robbie Parks" w:date="2019-10-02T07:34: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61" w:author="Robbie Parks" w:date="2019-10-02T07:34: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62" w:author="Robbie Parks" w:date="2019-10-02T07:34: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63" w:author="Robbie Parks" w:date="2019-10-02T07:34: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64" w:author="Robbie Parks" w:date="2019-10-02T07:34: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65" w:author="Robbie Parks" w:date="2019-10-02T07:34: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66" w:author="Robbie Parks" w:date="2019-10-02T07:34: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49294148" w14:textId="77777777" w:rsidR="00F82744" w:rsidRPr="004C3A2F" w:rsidRDefault="00F82744" w:rsidP="00F82744">
      <w:pPr>
        <w:spacing w:line="480" w:lineRule="auto"/>
        <w:jc w:val="both"/>
        <w:rPr>
          <w:del w:id="167" w:author="Robbie Parks" w:date="2019-10-02T07:34:00Z"/>
        </w:rPr>
      </w:pPr>
    </w:p>
    <w:p w14:paraId="4EBA3681" w14:textId="77777777" w:rsidR="00F82744" w:rsidRPr="004C3A2F" w:rsidRDefault="00F82744" w:rsidP="00F82744">
      <w:pPr>
        <w:spacing w:line="480" w:lineRule="auto"/>
        <w:jc w:val="both"/>
        <w:rPr>
          <w:del w:id="168" w:author="Robbie Parks" w:date="2019-10-02T07:34:00Z"/>
        </w:rPr>
      </w:pPr>
      <w:del w:id="169" w:author="Robbie Parks" w:date="2019-10-02T07:34: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70" w:author="Robbie Parks" w:date="2019-10-02T07:34:00Z"/>
        </w:rPr>
      </w:pPr>
    </w:p>
    <w:p w14:paraId="27EF3432" w14:textId="4798625F" w:rsidR="00F82744" w:rsidRPr="00E85AFA" w:rsidRDefault="00F82744" w:rsidP="00F82744">
      <w:pPr>
        <w:spacing w:line="480" w:lineRule="auto"/>
        <w:jc w:val="both"/>
        <w:rPr>
          <w:ins w:id="171" w:author="Robbie Parks" w:date="2019-10-02T07:34:00Z"/>
        </w:rPr>
      </w:pPr>
      <w:ins w:id="172" w:author="Robbie Parks" w:date="2019-10-02T07:34:00Z">
        <w:r w:rsidRPr="00E85AFA">
          <w:t xml:space="preserve">Pathways linking anomalously high temperatures and deaths from assault and suicide are less established. One hypothesis is that, </w:t>
        </w:r>
        <w:del w:id="173" w:author="Ezzati, Majid" w:date="2019-10-02T19:02:00Z">
          <w:r w:rsidRPr="00E85AFA" w:rsidDel="006F071D">
            <w:delText xml:space="preserve">similar to transport, </w:delText>
          </w:r>
        </w:del>
        <w:r w:rsidRPr="00E85AFA">
          <w:t>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ins>
      <w:ins w:id="174" w:author="Ezzati, Majid" w:date="2019-10-02T19:03:00Z">
        <w:r w:rsidR="00C7115E">
          <w:t xml:space="preserve"> on the association of</w:t>
        </w:r>
      </w:ins>
      <w:ins w:id="175" w:author="Robbie Parks" w:date="2019-10-02T07:34:00Z">
        <w:r w:rsidR="001869DA">
          <w:t xml:space="preserve"> </w:t>
        </w:r>
        <w:del w:id="176" w:author="Ezzati, Majid" w:date="2019-10-02T19:03:00Z">
          <w:r w:rsidR="001869DA" w:rsidDel="00C7115E">
            <w:delText>between climate</w:delText>
          </w:r>
        </w:del>
      </w:ins>
      <w:ins w:id="177" w:author="Ezzati, Majid" w:date="2019-10-02T19:03:00Z">
        <w:r w:rsidR="00C7115E">
          <w:t>temperature</w:t>
        </w:r>
      </w:ins>
      <w:ins w:id="178" w:author="Robbie Parks" w:date="2019-10-02T07:34:00Z">
        <w:r w:rsidR="001869DA">
          <w:t xml:space="preserve"> and assault</w:t>
        </w:r>
      </w:ins>
      <w:ins w:id="179" w:author="Ezzati, Majid" w:date="2019-10-02T19:04:00Z">
        <w:r w:rsidR="00C7115E">
          <w:t>, and the factors mediating it,</w:t>
        </w:r>
      </w:ins>
      <w:ins w:id="180" w:author="Robbie Parks" w:date="2019-10-02T07:34:00Z">
        <w:r w:rsidR="001869DA">
          <w:t xml:space="preserve"> is </w:t>
        </w:r>
        <w:del w:id="181" w:author="Ezzati, Majid" w:date="2019-10-02T19:04:00Z">
          <w:r w:rsidR="001869DA" w:rsidDel="00C7115E">
            <w:delText>required</w:delText>
          </w:r>
        </w:del>
      </w:ins>
      <w:ins w:id="182" w:author="Ezzati, Majid" w:date="2019-10-02T19:04:00Z">
        <w:r w:rsidR="00C7115E">
          <w:t>needed</w:t>
        </w:r>
      </w:ins>
      <w:ins w:id="183" w:author="Robbie Parks" w:date="2019-10-02T07:34:00Z">
        <w:r w:rsidR="001869DA">
          <w:t>.</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lastRenderedPageBreak/>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84" w:author="Robbie Parks" w:date="2019-10-02T07:34:00Z">
        <w:r w:rsidR="00BD64FD" w:rsidRPr="00E85AFA">
          <w:t xml:space="preserve"> </w:t>
        </w:r>
      </w:ins>
    </w:p>
    <w:p w14:paraId="1FA50F6B" w14:textId="58C9DA6A" w:rsidR="000C3D92" w:rsidRPr="00E85AFA" w:rsidRDefault="00413F8E">
      <w:pPr>
        <w:spacing w:line="480" w:lineRule="auto"/>
        <w:jc w:val="both"/>
        <w:pPrChange w:id="185" w:author="Robbie Parks" w:date="2019-10-02T07:34:00Z">
          <w:pPr/>
        </w:pPrChange>
      </w:pPr>
      <w:del w:id="186" w:author="Robbie Parks" w:date="2019-10-02T07:34: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lastRenderedPageBreak/>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028AA73"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87" w:author="Robbie Parks" w:date="2019-10-02T07:34:00Z">
        <w:r w:rsidRPr="004C3A2F">
          <w:rPr>
            <w:rStyle w:val="apple-style-span"/>
            <w:color w:val="000000" w:themeColor="text1"/>
          </w:rPr>
          <w:delText>2016</w:delText>
        </w:r>
      </w:del>
      <w:ins w:id="188" w:author="Robbie Parks" w:date="2019-10-02T07:34: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10"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89" w:author="Robbie Parks" w:date="2019-10-02T07:34:00Z">
        <w:r w:rsidRPr="004C3A2F">
          <w:rPr>
            <w:color w:val="000000" w:themeColor="text1"/>
          </w:rPr>
          <w:delText>2016</w:delText>
        </w:r>
      </w:del>
      <w:ins w:id="190" w:author="Robbie Parks" w:date="2019-10-02T07:34: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11" w:history="1">
        <w:r w:rsidRPr="00E85AFA">
          <w:rPr>
            <w:rStyle w:val="Hyperlink"/>
          </w:rPr>
          <w:t>https://www.cdc.gov/nchs/nvss/bridged_race.htm</w:t>
        </w:r>
      </w:hyperlink>
      <w:r w:rsidRPr="00E85AFA">
        <w:rPr>
          <w:color w:val="000000" w:themeColor="text1"/>
        </w:rPr>
        <w:t>) and from the US Census Bureau prior to 1990 (</w:t>
      </w:r>
      <w:hyperlink r:id="rId12"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91" w:author="Robbie Parks" w:date="2019-10-02T07:34: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ins>
      <w:commentRangeStart w:id="192"/>
      <w:ins w:id="193" w:author="Ezzati, Majid" w:date="2019-10-02T19:20:00Z">
        <w:r w:rsidR="00806310">
          <w:rPr>
            <w:color w:val="000000" w:themeColor="text1"/>
          </w:rPr>
          <w:t>US</w:t>
        </w:r>
        <w:commentRangeEnd w:id="192"/>
        <w:r w:rsidR="00806310">
          <w:rPr>
            <w:rStyle w:val="CommentReference"/>
            <w:rFonts w:asciiTheme="minorHAnsi" w:hAnsiTheme="minorHAnsi" w:cstheme="minorBidi"/>
            <w:lang w:eastAsia="en-US"/>
          </w:rPr>
          <w:commentReference w:id="192"/>
        </w:r>
        <w:r w:rsidR="00806310">
          <w:rPr>
            <w:color w:val="000000" w:themeColor="text1"/>
          </w:rPr>
          <w:t xml:space="preserve"> </w:t>
        </w:r>
      </w:ins>
      <w:ins w:id="194" w:author="Robbie Parks" w:date="2019-10-02T07:34:00Z">
        <w:r w:rsidR="00D65FA3">
          <w:rPr>
            <w:color w:val="000000" w:themeColor="text1"/>
          </w:rPr>
          <w:t xml:space="preserve">population </w:t>
        </w:r>
        <w:del w:id="195" w:author="Ezzati, Majid" w:date="2019-10-02T19:20:00Z">
          <w:r w:rsidR="00D65FA3" w:rsidDel="00806310">
            <w:rPr>
              <w:color w:val="000000" w:themeColor="text1"/>
            </w:rPr>
            <w:delText>of the United States</w:delText>
          </w:r>
          <w:r w:rsidR="00D85D38" w:rsidDel="00806310">
            <w:rPr>
              <w:color w:val="000000" w:themeColor="text1"/>
            </w:rPr>
            <w:delText xml:space="preserve"> </w:delText>
          </w:r>
        </w:del>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3DF43039" w:rsidR="00633303" w:rsidRDefault="00D21020" w:rsidP="007433BB">
      <w:pPr>
        <w:spacing w:line="480" w:lineRule="auto"/>
        <w:jc w:val="both"/>
        <w:rPr>
          <w:ins w:id="196" w:author="Robbie Parks" w:date="2019-10-02T07:34: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97" w:author="Robbie Parks" w:date="2019-10-02T07:34:00Z">
        <w:r w:rsidRPr="004C3A2F">
          <w:rPr>
            <w:color w:val="000000" w:themeColor="text1"/>
          </w:rPr>
          <w:delText>5.7</w:delText>
        </w:r>
      </w:del>
      <w:ins w:id="198" w:author="Robbie Parks" w:date="2019-10-02T07:34:00Z">
        <w:r w:rsidR="002D21A4">
          <w:rPr>
            <w:color w:val="000000" w:themeColor="text1"/>
          </w:rPr>
          <w:t>6</w:t>
        </w:r>
      </w:ins>
    </w:p>
    <w:p w14:paraId="15030BAA" w14:textId="3EDE211A"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99" w:author="Robbie Parks" w:date="2019-10-02T07:34: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200" w:author="Robbie Parks" w:date="2019-10-02T07:34:00Z">
        <w:r w:rsidRPr="004C3A2F">
          <w:rPr>
            <w:rStyle w:val="apple-style-span"/>
            <w:color w:val="000000" w:themeColor="text1"/>
          </w:rPr>
          <w:delText xml:space="preserve">unintentional </w:delText>
        </w:r>
      </w:del>
      <w:r w:rsidRPr="00E85AFA">
        <w:rPr>
          <w:rStyle w:val="apple-style-span"/>
          <w:color w:val="000000" w:themeColor="text1"/>
        </w:rPr>
        <w:t>injuries (</w:t>
      </w:r>
      <w:r w:rsidR="00E317EA">
        <w:rPr>
          <w:rStyle w:val="apple-style-span"/>
          <w:color w:val="000000" w:themeColor="text1"/>
        </w:rPr>
        <w:t>1,</w:t>
      </w:r>
      <w:del w:id="201" w:author="Robbie Parks" w:date="2019-10-02T07:34:00Z">
        <w:r w:rsidRPr="004C3A2F">
          <w:rPr>
            <w:rStyle w:val="apple-style-span"/>
            <w:color w:val="000000" w:themeColor="text1"/>
          </w:rPr>
          <w:delText>329,200</w:delText>
        </w:r>
      </w:del>
      <w:ins w:id="202" w:author="Robbie Parks" w:date="2019-10-02T07:34:00Z">
        <w:r w:rsidR="00E317EA">
          <w:rPr>
            <w:rStyle w:val="apple-style-span"/>
            <w:color w:val="000000" w:themeColor="text1"/>
          </w:rPr>
          <w:t>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ins>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w:t>
      </w:r>
      <w:del w:id="203" w:author="Robbie Parks" w:date="2019-10-02T07:34:00Z">
        <w:r w:rsidRPr="004C3A2F">
          <w:rPr>
            <w:rStyle w:val="apple-style-span"/>
            <w:color w:val="000000" w:themeColor="text1"/>
          </w:rPr>
          <w:delText>2016</w:delText>
        </w:r>
      </w:del>
      <w:ins w:id="204" w:author="Robbie Parks" w:date="2019-10-02T07:34: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6AA8A6A1" w14:textId="77777777" w:rsidR="00D21020" w:rsidRPr="004C3A2F" w:rsidRDefault="00D21020" w:rsidP="007433BB">
      <w:pPr>
        <w:spacing w:line="480" w:lineRule="auto"/>
        <w:jc w:val="both"/>
        <w:rPr>
          <w:del w:id="205" w:author="Robbie Parks" w:date="2019-10-02T07:34:00Z"/>
          <w:color w:val="000000" w:themeColor="text1"/>
        </w:rPr>
      </w:pPr>
      <w:del w:id="206" w:author="Robbie Parks" w:date="2019-10-02T07:34: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47FC604D" w:rsidR="00D21020" w:rsidRPr="00E85AFA" w:rsidRDefault="00D21020" w:rsidP="007433BB">
      <w:pPr>
        <w:spacing w:line="480" w:lineRule="auto"/>
        <w:jc w:val="both"/>
        <w:rPr>
          <w:ins w:id="207" w:author="Robbie Parks" w:date="2019-10-02T07:34:00Z"/>
          <w:color w:val="000000" w:themeColor="text1"/>
        </w:rPr>
      </w:pPr>
      <w:ins w:id="208" w:author="Robbie Parks" w:date="2019-10-02T07:34:00Z">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ins>
    </w:p>
    <w:p w14:paraId="74C799D5" w14:textId="77777777" w:rsidR="00AC1978" w:rsidRPr="00F92695" w:rsidRDefault="00AC1978" w:rsidP="00D21020">
      <w:pPr>
        <w:spacing w:line="480" w:lineRule="auto"/>
        <w:jc w:val="both"/>
        <w:rPr>
          <w:rPrChange w:id="209" w:author="Robbie Parks" w:date="2019-10-02T07:34: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630D5391" w:rsidR="00D44487" w:rsidRDefault="00422055" w:rsidP="007433BB">
      <w:pPr>
        <w:spacing w:line="480" w:lineRule="auto"/>
        <w:jc w:val="both"/>
        <w:rPr>
          <w:color w:val="000000" w:themeColor="text1"/>
        </w:rPr>
      </w:pPr>
      <w:r w:rsidRPr="00E85AFA">
        <w:rPr>
          <w:color w:val="000000" w:themeColor="text1"/>
        </w:rPr>
        <w:t>With few exceptions,</w:t>
      </w:r>
      <w:del w:id="210" w:author="Robbie Parks" w:date="2019-10-02T07:34: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211" w:author="Robbie Parks" w:date="2019-10-02T07:34:00Z">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w:t>
        </w:r>
        <w:r w:rsidRPr="00E85AFA">
          <w:rPr>
            <w:color w:val="000000" w:themeColor="text1"/>
          </w:rPr>
          <w:lastRenderedPageBreak/>
          <w:t xml:space="preserve">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ins>
    </w:p>
    <w:p w14:paraId="619A5905" w14:textId="77777777" w:rsidR="00D44487" w:rsidRDefault="00D44487" w:rsidP="007433BB">
      <w:pPr>
        <w:spacing w:line="480" w:lineRule="auto"/>
        <w:jc w:val="both"/>
        <w:rPr>
          <w:ins w:id="212" w:author="Robbie Parks" w:date="2019-10-02T07:34:00Z"/>
          <w:color w:val="000000" w:themeColor="text1"/>
        </w:rPr>
      </w:pPr>
    </w:p>
    <w:p w14:paraId="0530DCB6" w14:textId="20FB3E86" w:rsidR="00D21020" w:rsidRPr="00E85AFA" w:rsidRDefault="00422055" w:rsidP="007433BB">
      <w:pPr>
        <w:spacing w:line="480" w:lineRule="auto"/>
        <w:jc w:val="both"/>
        <w:rPr>
          <w:ins w:id="213" w:author="Robbie Parks" w:date="2019-10-02T07:34:00Z"/>
          <w:color w:val="000000" w:themeColor="text1"/>
        </w:rPr>
      </w:pPr>
      <w:ins w:id="214" w:author="Robbie Parks" w:date="2019-10-02T07:34:00Z">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w:t>
      </w:r>
      <w:ins w:id="215" w:author="Robbie Parks" w:date="2019-10-02T07:34:00Z">
        <w:r w:rsidR="00C832E3" w:rsidRPr="00E85AFA">
          <w:t xml:space="preserve"> in each </w:t>
        </w:r>
        <w:r w:rsidR="00BF73AA">
          <w:t>month</w:t>
        </w:r>
      </w:ins>
      <w:r w:rsidR="00BF73AA">
        <w:t xml:space="preserve"> in each </w:t>
      </w:r>
      <w:r w:rsidR="00C832E3" w:rsidRPr="00E85AFA">
        <w:t>year as following a Poisson distribution:</w:t>
      </w:r>
    </w:p>
    <w:p w14:paraId="64AD2683" w14:textId="77777777" w:rsidR="00C832E3" w:rsidRPr="00E85AFA" w:rsidRDefault="00E8517B"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lastRenderedPageBreak/>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E8517B"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216" w:author="Robbie Parks" w:date="2019-10-02T07:34:00Z">
              <m:rPr>
                <m:sty m:val="p"/>
              </m:rPr>
              <w:rPr>
                <w:rFonts w:ascii="Cambria Math" w:hAnsi="Cambria Math"/>
              </w:rPr>
              <w:br/>
            </w:ins>
          </m:r>
        </m:oMath>
        <m:oMath>
          <m:sSub>
            <m:sSubPr>
              <m:ctrlPr>
                <w:ins w:id="217" w:author="Robbie Parks" w:date="2019-10-02T07:34:00Z">
                  <w:rPr>
                    <w:rFonts w:ascii="Cambria Math" w:hAnsi="Cambria Math"/>
                    <w:i/>
                  </w:rPr>
                </w:ins>
              </m:ctrlPr>
            </m:sSubPr>
            <m:e>
              <m:r>
                <w:ins w:id="218" w:author="Robbie Parks" w:date="2019-10-02T07:34:00Z">
                  <w:rPr>
                    <w:rFonts w:ascii="Cambria Math" w:hAnsi="Cambria Math"/>
                  </w:rPr>
                  <m:t>ψ</m:t>
                </w:ins>
              </m:r>
            </m:e>
            <m:sub>
              <m:r>
                <w:ins w:id="219" w:author="Robbie Parks" w:date="2019-10-02T07:34:00Z">
                  <w:rPr>
                    <w:rFonts w:ascii="Cambria Math" w:hAnsi="Cambria Math"/>
                  </w:rPr>
                  <m:t>state-month</m:t>
                </w:ins>
              </m:r>
            </m:sub>
          </m:sSub>
          <m:r>
            <w:ins w:id="220" w:author="Robbie Parks" w:date="2019-10-02T07:34:00Z">
              <w:rPr>
                <w:rFonts w:ascii="Cambria Math" w:hAnsi="Cambria Math"/>
              </w:rPr>
              <m:t xml:space="preserve"> .time</m:t>
            </w:ins>
          </m:r>
          <m:r>
            <w:ins w:id="221" w:author="Robbie Parks" w:date="2019-10-02T07:34: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14BBCCB" w14:textId="77777777" w:rsidR="008E42C2" w:rsidRDefault="008E42C2" w:rsidP="008E42C2">
      <w:pPr>
        <w:spacing w:line="480" w:lineRule="auto"/>
        <w:jc w:val="both"/>
        <w:rPr>
          <w:del w:id="222" w:author="Robbie Parks" w:date="2019-10-02T07:34:00Z"/>
        </w:rPr>
      </w:pPr>
    </w:p>
    <w:p w14:paraId="2196666E" w14:textId="77777777" w:rsidR="00C832E3" w:rsidRPr="00795C72" w:rsidRDefault="00C832E3" w:rsidP="008E42C2">
      <w:pPr>
        <w:spacing w:line="480" w:lineRule="auto"/>
        <w:jc w:val="both"/>
        <w:rPr>
          <w:del w:id="223" w:author="Robbie Parks" w:date="2019-10-02T07:34:00Z"/>
        </w:rPr>
      </w:pPr>
      <w:del w:id="224" w:author="Robbie Parks" w:date="2019-10-02T07:34: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21E443A8" w14:textId="77777777" w:rsidR="008E42C2" w:rsidRDefault="008E42C2" w:rsidP="008E42C2">
      <w:pPr>
        <w:spacing w:line="480" w:lineRule="auto"/>
        <w:jc w:val="both"/>
        <w:rPr>
          <w:del w:id="225" w:author="Robbie Parks" w:date="2019-10-02T07:34:00Z"/>
        </w:rPr>
      </w:pPr>
    </w:p>
    <w:p w14:paraId="4D0458A0" w14:textId="77777777" w:rsidR="00C832E3" w:rsidRPr="00795C72" w:rsidRDefault="00C832E3" w:rsidP="008E42C2">
      <w:pPr>
        <w:spacing w:line="480" w:lineRule="auto"/>
        <w:jc w:val="both"/>
        <w:rPr>
          <w:del w:id="226" w:author="Robbie Parks" w:date="2019-10-02T07:34:00Z"/>
        </w:rPr>
      </w:pPr>
      <w:del w:id="227" w:author="Robbie Parks" w:date="2019-10-02T07:34: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w:delText>
        </w:r>
        <w:r w:rsidRPr="00795C72">
          <w:lastRenderedPageBreak/>
          <w:delText>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228" w:author="Robbie Parks" w:date="2019-10-02T07:34:00Z"/>
        </w:rPr>
      </w:pPr>
    </w:p>
    <w:p w14:paraId="7C9A7885" w14:textId="3062C1C7" w:rsidR="00C832E3" w:rsidRPr="00E85AFA" w:rsidRDefault="00C832E3" w:rsidP="008E42C2">
      <w:pPr>
        <w:spacing w:line="480" w:lineRule="auto"/>
        <w:jc w:val="both"/>
        <w:rPr>
          <w:ins w:id="229" w:author="Robbie Parks" w:date="2019-10-02T07:34:00Z"/>
        </w:rPr>
      </w:pPr>
      <w:ins w:id="230" w:author="Robbie Parks" w:date="2019-10-02T07:34: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231" w:author="Robbie Parks" w:date="2019-10-02T07:34:00Z"/>
        </w:rPr>
      </w:pPr>
    </w:p>
    <w:p w14:paraId="4D0E79EE" w14:textId="32DD0B31" w:rsidR="00C832E3" w:rsidRPr="00E85AFA" w:rsidRDefault="00C832E3" w:rsidP="00EA3B93">
      <w:pPr>
        <w:spacing w:line="480" w:lineRule="auto"/>
        <w:jc w:val="both"/>
        <w:rPr>
          <w:ins w:id="232" w:author="Robbie Parks" w:date="2019-10-02T07:34:00Z"/>
        </w:rPr>
      </w:pPr>
      <w:ins w:id="233" w:author="Robbie Parks" w:date="2019-10-02T07:34: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w:t>
        </w:r>
        <w:r w:rsidRPr="00E85AFA">
          <w:lastRenderedPageBreak/>
          <w:t xml:space="preserve">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ins>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rPr>
          <w:ins w:id="234" w:author="Robbie Parks" w:date="2019-10-02T07:34: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235" w:author="Robbie Parks" w:date="2019-10-02T07:34: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236" w:author="Robbie Parks" w:date="2019-10-02T07:34:00Z">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2).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ins>
    </w:p>
    <w:p w14:paraId="103EDA1D" w14:textId="77777777" w:rsidR="00A33676" w:rsidRPr="00E85AFA" w:rsidRDefault="00A33676" w:rsidP="008E42C2">
      <w:pPr>
        <w:spacing w:line="480" w:lineRule="auto"/>
        <w:jc w:val="both"/>
        <w:rPr>
          <w:ins w:id="237" w:author="Robbie Parks" w:date="2019-10-02T07:34:00Z"/>
        </w:rPr>
      </w:pPr>
    </w:p>
    <w:p w14:paraId="2264A478" w14:textId="794C0A61" w:rsidR="00331F1F" w:rsidRPr="00331F1F" w:rsidRDefault="00A33676" w:rsidP="00331F1F">
      <w:pPr>
        <w:spacing w:line="480" w:lineRule="auto"/>
        <w:jc w:val="both"/>
        <w:rPr>
          <w:ins w:id="238" w:author="Robbie Parks" w:date="2019-10-02T07:34:00Z"/>
        </w:rPr>
      </w:pPr>
      <w:ins w:id="239" w:author="Robbie Parks" w:date="2019-10-02T07:34:00Z">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 xml:space="preserve">es in these factors </w:t>
        </w:r>
        <w:r w:rsidR="005A0E31">
          <w:lastRenderedPageBreak/>
          <w:t>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ins>
      <w:ins w:id="240" w:author="Ezzati, Majid" w:date="2019-10-02T20:53:00Z">
        <w:r w:rsidR="0081116E">
          <w:t xml:space="preserve">only </w:t>
        </w:r>
      </w:ins>
      <w:ins w:id="241" w:author="Robbie Parks" w:date="2019-10-02T07:34:00Z">
        <w:r w:rsidR="005A0E31" w:rsidRPr="00C53617">
          <w:t>confounding factors would be those that have the same state-month anomaly as temperature.</w:t>
        </w:r>
      </w:ins>
    </w:p>
    <w:p w14:paraId="778A8EBC" w14:textId="77777777" w:rsidR="00A33676" w:rsidRPr="00E85AFA" w:rsidRDefault="00A33676" w:rsidP="008E42C2">
      <w:pPr>
        <w:spacing w:line="480" w:lineRule="auto"/>
        <w:jc w:val="both"/>
        <w:rPr>
          <w:ins w:id="242" w:author="Robbie Parks" w:date="2019-10-02T07:34:00Z"/>
        </w:rPr>
      </w:pPr>
    </w:p>
    <w:p w14:paraId="3F6883CA" w14:textId="3AC8CEB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43" w:author="Robbie Parks" w:date="2019-10-02T07:34: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244" w:author="Robbie Parks" w:date="2019-10-02T07:34:00Z">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45" w:author="Robbie Parks" w:date="2019-10-02T07:34: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44AFEF9E" w14:textId="77777777" w:rsidR="004A6522" w:rsidRPr="004C3A2F" w:rsidRDefault="00422055" w:rsidP="007433BB">
      <w:pPr>
        <w:spacing w:line="480" w:lineRule="auto"/>
        <w:jc w:val="both"/>
        <w:outlineLvl w:val="0"/>
        <w:rPr>
          <w:del w:id="246" w:author="Robbie Parks" w:date="2019-10-02T07:34:00Z"/>
          <w:color w:val="000000" w:themeColor="text1"/>
        </w:rPr>
      </w:pPr>
      <w:del w:id="247" w:author="Robbie Parks" w:date="2019-10-02T07:34: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2C885AC3" w14:textId="77777777" w:rsidR="004A6522" w:rsidRPr="004C3A2F" w:rsidRDefault="004A6522" w:rsidP="007433BB">
      <w:pPr>
        <w:spacing w:line="480" w:lineRule="auto"/>
        <w:jc w:val="both"/>
        <w:outlineLvl w:val="0"/>
        <w:rPr>
          <w:del w:id="248" w:author="Robbie Parks" w:date="2019-10-02T07:34:00Z"/>
          <w:color w:val="000000" w:themeColor="text1"/>
        </w:rPr>
      </w:pPr>
    </w:p>
    <w:p w14:paraId="060EC6EE" w14:textId="77777777" w:rsidR="00D21020" w:rsidRPr="004C3A2F" w:rsidRDefault="00422055" w:rsidP="007433BB">
      <w:pPr>
        <w:spacing w:line="480" w:lineRule="auto"/>
        <w:jc w:val="both"/>
        <w:outlineLvl w:val="0"/>
        <w:rPr>
          <w:del w:id="249" w:author="Robbie Parks" w:date="2019-10-02T07:34:00Z"/>
          <w:color w:val="000000" w:themeColor="text1"/>
        </w:rPr>
      </w:pPr>
      <w:del w:id="250" w:author="Robbie Parks" w:date="2019-10-02T07:34: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7FF25500" w14:textId="77777777" w:rsidR="00324A84" w:rsidRPr="004C3A2F" w:rsidRDefault="00324A84" w:rsidP="007433BB">
      <w:pPr>
        <w:spacing w:line="480" w:lineRule="auto"/>
        <w:jc w:val="both"/>
        <w:outlineLvl w:val="0"/>
        <w:rPr>
          <w:del w:id="251" w:author="Robbie Parks" w:date="2019-10-02T07:34:00Z"/>
          <w:color w:val="000000" w:themeColor="text1"/>
        </w:rPr>
      </w:pPr>
    </w:p>
    <w:p w14:paraId="0EB3D837" w14:textId="77777777" w:rsidR="004A6522" w:rsidRPr="004C3A2F" w:rsidRDefault="004A6522" w:rsidP="004A6522">
      <w:pPr>
        <w:spacing w:line="480" w:lineRule="auto"/>
        <w:jc w:val="both"/>
        <w:outlineLvl w:val="0"/>
        <w:rPr>
          <w:del w:id="252" w:author="Robbie Parks" w:date="2019-10-02T07:34:00Z"/>
          <w:i/>
          <w:color w:val="000000" w:themeColor="text1"/>
        </w:rPr>
      </w:pPr>
      <w:del w:id="253" w:author="Robbie Parks" w:date="2019-10-02T07:34:00Z">
        <w:r w:rsidRPr="004C3A2F">
          <w:rPr>
            <w:i/>
            <w:color w:val="000000" w:themeColor="text1"/>
          </w:rPr>
          <w:delText>Sensitivity analyses</w:delText>
        </w:r>
      </w:del>
    </w:p>
    <w:p w14:paraId="5FDD0536" w14:textId="3895186E" w:rsidR="00D21020" w:rsidRPr="00E85AFA" w:rsidRDefault="003D1FD6" w:rsidP="007433BB">
      <w:pPr>
        <w:spacing w:line="480" w:lineRule="auto"/>
        <w:jc w:val="both"/>
        <w:outlineLvl w:val="0"/>
        <w:rPr>
          <w:ins w:id="254" w:author="Robbie Parks" w:date="2019-10-02T07:34:00Z"/>
          <w:color w:val="000000" w:themeColor="text1"/>
        </w:rPr>
      </w:pPr>
      <w:del w:id="255" w:author="Robbie Parks" w:date="2019-10-02T07:34: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w:delText>
        </w:r>
        <w:r w:rsidRPr="004C3A2F">
          <w:lastRenderedPageBreak/>
          <w:delText xml:space="preserve">minima. </w:delText>
        </w:r>
      </w:del>
      <w:ins w:id="256" w:author="Robbie Parks" w:date="2019-10-02T07:34: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ins>
      <w:ins w:id="257" w:author="Ezzati, Majid" w:date="2019-10-02T19:10:00Z">
        <w:r w:rsidR="00A54C8A">
          <w:t xml:space="preserve">Climate </w:t>
        </w:r>
      </w:ins>
      <w:ins w:id="258" w:author="Robbie Parks" w:date="2019-10-02T07:34:00Z">
        <w:r w:rsidR="005A0E31">
          <w:t>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59" w:author="Robbie Parks" w:date="2019-10-02T07:34:00Z"/>
          <w:color w:val="000000" w:themeColor="text1"/>
        </w:rPr>
      </w:pPr>
    </w:p>
    <w:p w14:paraId="00BFF5A3" w14:textId="4BD6528D" w:rsidR="004A6522" w:rsidRPr="00E85AFA" w:rsidRDefault="004A6522" w:rsidP="004A6522">
      <w:pPr>
        <w:spacing w:line="480" w:lineRule="auto"/>
        <w:jc w:val="both"/>
        <w:outlineLvl w:val="0"/>
        <w:rPr>
          <w:ins w:id="260" w:author="Robbie Parks" w:date="2019-10-02T07:34:00Z"/>
          <w:i/>
          <w:color w:val="000000" w:themeColor="text1"/>
        </w:rPr>
      </w:pPr>
      <w:ins w:id="261" w:author="Robbie Parks" w:date="2019-10-02T07:34:00Z">
        <w:r w:rsidRPr="00E85AFA">
          <w:rPr>
            <w:i/>
            <w:color w:val="000000" w:themeColor="text1"/>
          </w:rPr>
          <w:t>Sensitivity analyses</w:t>
        </w:r>
      </w:ins>
    </w:p>
    <w:p w14:paraId="622D8BB6" w14:textId="0720FFB2" w:rsidR="003D1FD6" w:rsidRPr="00E85AFA" w:rsidRDefault="003D1FD6" w:rsidP="003D1FD6">
      <w:pPr>
        <w:spacing w:line="480" w:lineRule="auto"/>
        <w:jc w:val="both"/>
      </w:pPr>
      <w:ins w:id="262" w:author="Robbie Parks" w:date="2019-10-02T07:34: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t>
        </w:r>
      </w:ins>
      <w:r w:rsidRPr="00E85AFA">
        <w:t>These measures were strongly correlated to those generated from daily means (</w:t>
      </w:r>
      <w:ins w:id="263" w:author="Robbie Parks" w:date="2019-10-02T07:34:00Z">
        <w:r w:rsidR="00546958" w:rsidRPr="00546958">
          <w:t xml:space="preserve">Supplementary </w:t>
        </w:r>
      </w:ins>
      <w:r w:rsidR="00546958" w:rsidRPr="00546958">
        <w:t xml:space="preserve">Table </w:t>
      </w:r>
      <w:del w:id="264" w:author="Robbie Parks" w:date="2019-10-02T07:34:00Z">
        <w:r w:rsidRPr="004C3A2F">
          <w:delText>S2</w:delText>
        </w:r>
      </w:del>
      <w:ins w:id="265" w:author="Robbie Parks" w:date="2019-10-02T07:34:00Z">
        <w:r w:rsidR="00546958" w:rsidRPr="00546958">
          <w:t>3</w:t>
        </w:r>
      </w:ins>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626EE608" w:rsidR="003D1FD6" w:rsidRDefault="003D1FD6" w:rsidP="008E42C2">
      <w:pPr>
        <w:spacing w:line="480" w:lineRule="auto"/>
        <w:jc w:val="both"/>
      </w:pPr>
      <w:del w:id="266" w:author="Robbie Parks" w:date="2019-10-02T07:34:00Z">
        <w:r w:rsidRPr="004C3A2F">
          <w:delText>Together</w:delText>
        </w:r>
      </w:del>
      <w:ins w:id="267" w:author="Robbie Parks" w:date="2019-10-02T07:34:00Z">
        <w:r w:rsidR="003E25A6" w:rsidRPr="00E85AFA">
          <w:t>Second, t</w:t>
        </w:r>
        <w:r w:rsidRPr="00E85AFA">
          <w:t>ogether</w:t>
        </w:r>
      </w:ins>
      <w:r w:rsidRPr="00E85AFA">
        <w:t xml:space="preserve"> with temperature anomaly based on daily mean temperatures, we also included a second measure of anomaly in the model. The additional measures were related to more extreme anomalous situations</w:t>
      </w:r>
      <w:ins w:id="268" w:author="Robbie Parks" w:date="2019-10-02T07:34:00Z">
        <w:r w:rsidR="003E25A6" w:rsidRPr="00E85AFA">
          <w:t xml:space="preserve"> which may be relevant if the impacts on injuries are related to more extreme temperatures</w:t>
        </w:r>
        <w:r w:rsidR="00FA0C31" w:rsidRPr="00E85AFA">
          <w:t xml:space="preserve"> and how </w:t>
        </w:r>
        <w:del w:id="269" w:author="Ezzati, Majid" w:date="2019-10-02T19:11:00Z">
          <w:r w:rsidR="00FA0C31" w:rsidRPr="00E85AFA" w:rsidDel="00F5152F">
            <w:delText>common</w:delText>
          </w:r>
        </w:del>
      </w:ins>
      <w:ins w:id="270" w:author="Ezzati, Majid" w:date="2019-10-02T19:11:00Z">
        <w:r w:rsidR="00F5152F">
          <w:t>frequent</w:t>
        </w:r>
      </w:ins>
      <w:ins w:id="271" w:author="Robbie Parks" w:date="2019-10-02T07:34:00Z">
        <w:r w:rsidR="00FA0C31" w:rsidRPr="00E85AFA">
          <w:t xml:space="preserve"> they are in each month</w:t>
        </w:r>
      </w:ins>
      <w:r w:rsidRPr="00E85AFA">
        <w:t>:</w:t>
      </w:r>
    </w:p>
    <w:p w14:paraId="2DC8CEEC" w14:textId="77777777" w:rsidR="00773475" w:rsidRPr="00E85AFA" w:rsidRDefault="00773475" w:rsidP="008E42C2">
      <w:pPr>
        <w:spacing w:line="480" w:lineRule="auto"/>
        <w:jc w:val="both"/>
        <w:rPr>
          <w:ins w:id="272" w:author="Robbie Parks" w:date="2019-10-02T07:34:00Z"/>
        </w:rPr>
      </w:pPr>
    </w:p>
    <w:p w14:paraId="59525C92" w14:textId="6F4F1CBD"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73" w:author="Robbie Parks" w:date="2019-10-02T07:34:00Z">
            <w:rPr>
              <w:rFonts w:ascii="Times New Roman" w:hAnsi="Times New Roman"/>
              <w:i/>
              <w:color w:val="000000" w:themeColor="text1"/>
            </w:rPr>
          </w:rPrChange>
        </w:rPr>
      </w:pPr>
      <w:r w:rsidRPr="00F92695">
        <w:rPr>
          <w:rFonts w:ascii="Times New Roman" w:hAnsi="Times New Roman"/>
          <w:color w:val="000000" w:themeColor="text1"/>
          <w:sz w:val="24"/>
          <w:rPrChange w:id="274" w:author="Robbie Parks" w:date="2019-10-02T07:34:00Z">
            <w:rPr>
              <w:rFonts w:ascii="Times New Roman" w:hAnsi="Times New Roman"/>
              <w:color w:val="000000" w:themeColor="text1"/>
            </w:rPr>
          </w:rPrChange>
        </w:rPr>
        <w:lastRenderedPageBreak/>
        <w:t>temperature anomaly calculated based on</w:t>
      </w:r>
      <w:r w:rsidRPr="00F92695" w:rsidDel="00F36612">
        <w:rPr>
          <w:rFonts w:ascii="Times New Roman" w:hAnsi="Times New Roman"/>
          <w:color w:val="000000" w:themeColor="text1"/>
          <w:sz w:val="24"/>
          <w:rPrChange w:id="275" w:author="Robbie Parks" w:date="2019-10-02T07:34:00Z">
            <w:rPr>
              <w:rFonts w:ascii="Times New Roman" w:hAnsi="Times New Roman"/>
              <w:color w:val="000000" w:themeColor="text1"/>
            </w:rPr>
          </w:rPrChange>
        </w:rPr>
        <w:t xml:space="preserve"> </w:t>
      </w:r>
      <w:r w:rsidRPr="00F92695">
        <w:rPr>
          <w:rFonts w:ascii="Times New Roman" w:hAnsi="Times New Roman"/>
          <w:color w:val="000000" w:themeColor="text1"/>
          <w:sz w:val="24"/>
          <w:rPrChange w:id="276" w:author="Robbie Parks" w:date="2019-10-02T07:34:00Z">
            <w:rPr>
              <w:rFonts w:ascii="Times New Roman" w:hAnsi="Times New Roman"/>
              <w:color w:val="000000" w:themeColor="text1"/>
            </w:rPr>
          </w:rPrChange>
        </w:rPr>
        <w:t>90</w:t>
      </w:r>
      <w:r w:rsidRPr="00F92695">
        <w:rPr>
          <w:rFonts w:ascii="Times New Roman" w:hAnsi="Times New Roman"/>
          <w:color w:val="000000" w:themeColor="text1"/>
          <w:sz w:val="24"/>
          <w:vertAlign w:val="superscript"/>
          <w:rPrChange w:id="277" w:author="Robbie Parks" w:date="2019-10-02T07:34:00Z">
            <w:rPr>
              <w:rFonts w:ascii="Times New Roman" w:hAnsi="Times New Roman"/>
              <w:color w:val="000000" w:themeColor="text1"/>
              <w:vertAlign w:val="superscript"/>
            </w:rPr>
          </w:rPrChange>
        </w:rPr>
        <w:t>th</w:t>
      </w:r>
      <w:r w:rsidRPr="00F92695">
        <w:rPr>
          <w:rFonts w:ascii="Times New Roman" w:hAnsi="Times New Roman"/>
          <w:color w:val="000000" w:themeColor="text1"/>
          <w:sz w:val="24"/>
          <w:rPrChange w:id="278" w:author="Robbie Parks" w:date="2019-10-02T07:34:00Z">
            <w:rPr>
              <w:rFonts w:ascii="Times New Roman" w:hAnsi="Times New Roman"/>
              <w:color w:val="000000" w:themeColor="text1"/>
            </w:rPr>
          </w:rPrChange>
        </w:rPr>
        <w:t xml:space="preserve"> percentile (°C) of daily mean temperatures within a month, compared to </w:t>
      </w:r>
      <w:del w:id="279" w:author="Robbie Parks" w:date="2019-10-02T07:34:00Z">
        <w:r w:rsidRPr="004C3A2F">
          <w:rPr>
            <w:rFonts w:ascii="Times New Roman" w:hAnsi="Times New Roman"/>
            <w:color w:val="000000" w:themeColor="text1"/>
            <w:szCs w:val="24"/>
          </w:rPr>
          <w:delText>30-year (long-term) norm</w:delText>
        </w:r>
      </w:del>
      <w:ins w:id="280" w:author="Robbie Parks" w:date="2019-10-02T07:34: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F92695">
        <w:rPr>
          <w:rFonts w:ascii="Times New Roman" w:hAnsi="Times New Roman"/>
          <w:color w:val="000000" w:themeColor="text1"/>
          <w:sz w:val="24"/>
          <w:rPrChange w:id="281" w:author="Robbie Parks" w:date="2019-10-02T07:34:00Z">
            <w:rPr>
              <w:rFonts w:ascii="Times New Roman" w:hAnsi="Times New Roman"/>
              <w:color w:val="000000" w:themeColor="text1"/>
            </w:rPr>
          </w:rPrChange>
        </w:rPr>
        <w:t xml:space="preserve"> of</w:t>
      </w:r>
      <w:r w:rsidRPr="00F92695">
        <w:rPr>
          <w:rFonts w:ascii="Times New Roman" w:hAnsi="Times New Roman"/>
          <w:color w:val="000000" w:themeColor="text1"/>
          <w:sz w:val="24"/>
          <w:rPrChange w:id="282" w:author="Robbie Parks" w:date="2019-10-02T07:34:00Z">
            <w:rPr>
              <w:rFonts w:ascii="Times New Roman" w:hAnsi="Times New Roman"/>
              <w:color w:val="000000" w:themeColor="text1"/>
            </w:rPr>
          </w:rPrChange>
        </w:rPr>
        <w:t xml:space="preserve"> 90</w:t>
      </w:r>
      <w:r w:rsidRPr="00F92695">
        <w:rPr>
          <w:rFonts w:ascii="Times New Roman" w:hAnsi="Times New Roman"/>
          <w:color w:val="000000" w:themeColor="text1"/>
          <w:sz w:val="24"/>
          <w:vertAlign w:val="superscript"/>
          <w:rPrChange w:id="283" w:author="Robbie Parks" w:date="2019-10-02T07:34:00Z">
            <w:rPr>
              <w:rFonts w:ascii="Times New Roman" w:hAnsi="Times New Roman"/>
              <w:color w:val="000000" w:themeColor="text1"/>
              <w:vertAlign w:val="superscript"/>
            </w:rPr>
          </w:rPrChange>
        </w:rPr>
        <w:t>th</w:t>
      </w:r>
      <w:r w:rsidRPr="00F92695">
        <w:rPr>
          <w:rFonts w:ascii="Times New Roman" w:hAnsi="Times New Roman"/>
          <w:color w:val="000000" w:themeColor="text1"/>
          <w:sz w:val="24"/>
          <w:rPrChange w:id="284" w:author="Robbie Parks" w:date="2019-10-02T07:34:00Z">
            <w:rPr>
              <w:rFonts w:ascii="Times New Roman" w:hAnsi="Times New Roman"/>
              <w:color w:val="000000" w:themeColor="text1"/>
            </w:rPr>
          </w:rPrChange>
        </w:rPr>
        <w:t xml:space="preserve"> </w:t>
      </w:r>
      <w:del w:id="285" w:author="Robbie Parks" w:date="2019-10-02T07:34:00Z">
        <w:r w:rsidRPr="004C3A2F">
          <w:rPr>
            <w:rFonts w:ascii="Times New Roman" w:hAnsi="Times New Roman"/>
            <w:color w:val="000000" w:themeColor="text1"/>
            <w:szCs w:val="24"/>
          </w:rPr>
          <w:delText>percentile</w:delText>
        </w:r>
      </w:del>
      <w:ins w:id="286" w:author="Robbie Parks" w:date="2019-10-02T07:34: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F92695">
        <w:rPr>
          <w:rFonts w:ascii="Times New Roman" w:hAnsi="Times New Roman"/>
          <w:color w:val="000000" w:themeColor="text1"/>
          <w:sz w:val="24"/>
          <w:rPrChange w:id="287" w:author="Robbie Parks" w:date="2019-10-02T07:34:00Z">
            <w:rPr>
              <w:rFonts w:ascii="Times New Roman" w:hAnsi="Times New Roman"/>
              <w:color w:val="000000" w:themeColor="text1"/>
            </w:rPr>
          </w:rPrChange>
        </w:rPr>
        <w:t xml:space="preserve"> for each state and month </w:t>
      </w:r>
    </w:p>
    <w:p w14:paraId="47B624EE" w14:textId="490E76B2"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88" w:author="Robbie Parks" w:date="2019-10-02T07:34:00Z">
            <w:rPr>
              <w:rFonts w:ascii="Times New Roman" w:hAnsi="Times New Roman"/>
              <w:i/>
              <w:color w:val="000000" w:themeColor="text1"/>
            </w:rPr>
          </w:rPrChange>
        </w:rPr>
      </w:pPr>
      <w:r w:rsidRPr="00F92695">
        <w:rPr>
          <w:rFonts w:ascii="Times New Roman" w:hAnsi="Times New Roman"/>
          <w:sz w:val="24"/>
          <w:rPrChange w:id="289" w:author="Robbie Parks" w:date="2019-10-02T07:34:00Z">
            <w:rPr>
              <w:rFonts w:ascii="Times New Roman" w:hAnsi="Times New Roman"/>
            </w:rPr>
          </w:rPrChange>
        </w:rPr>
        <w:t>number of days in a month above the long-term 90</w:t>
      </w:r>
      <w:r w:rsidRPr="00F92695">
        <w:rPr>
          <w:rFonts w:ascii="Times New Roman" w:hAnsi="Times New Roman"/>
          <w:sz w:val="24"/>
          <w:vertAlign w:val="superscript"/>
          <w:rPrChange w:id="290" w:author="Robbie Parks" w:date="2019-10-02T07:34:00Z">
            <w:rPr>
              <w:rFonts w:ascii="Times New Roman" w:hAnsi="Times New Roman"/>
              <w:vertAlign w:val="superscript"/>
            </w:rPr>
          </w:rPrChange>
        </w:rPr>
        <w:t>th</w:t>
      </w:r>
      <w:r w:rsidRPr="00F92695">
        <w:rPr>
          <w:rFonts w:ascii="Times New Roman" w:hAnsi="Times New Roman"/>
          <w:sz w:val="24"/>
          <w:rPrChange w:id="291" w:author="Robbie Parks" w:date="2019-10-02T07:34:00Z">
            <w:rPr>
              <w:rFonts w:ascii="Times New Roman" w:hAnsi="Times New Roman"/>
            </w:rPr>
          </w:rPrChange>
        </w:rPr>
        <w:t xml:space="preserve"> percentile of </w:t>
      </w:r>
      <w:del w:id="292" w:author="Robbie Parks" w:date="2019-10-02T07:34:00Z">
        <w:r w:rsidRPr="004C3A2F">
          <w:rPr>
            <w:rFonts w:ascii="Times New Roman" w:hAnsi="Times New Roman"/>
            <w:szCs w:val="24"/>
          </w:rPr>
          <w:delText>norm</w:delText>
        </w:r>
      </w:del>
      <w:ins w:id="293" w:author="Robbie Parks" w:date="2019-10-02T07:34:00Z">
        <w:r w:rsidR="00144923">
          <w:rPr>
            <w:rFonts w:ascii="Times New Roman" w:hAnsi="Times New Roman"/>
            <w:sz w:val="24"/>
            <w:szCs w:val="24"/>
          </w:rPr>
          <w:t>average</w:t>
        </w:r>
      </w:ins>
      <w:r w:rsidRPr="00F92695">
        <w:rPr>
          <w:rFonts w:ascii="Times New Roman" w:hAnsi="Times New Roman"/>
          <w:sz w:val="24"/>
          <w:rPrChange w:id="294" w:author="Robbie Parks" w:date="2019-10-02T07:34:00Z">
            <w:rPr>
              <w:rFonts w:ascii="Times New Roman" w:hAnsi="Times New Roman"/>
            </w:rPr>
          </w:rPrChange>
        </w:rPr>
        <w:t xml:space="preserve"> temperature </w:t>
      </w:r>
      <w:r w:rsidRPr="00F92695">
        <w:rPr>
          <w:rFonts w:ascii="Times New Roman" w:hAnsi="Times New Roman"/>
          <w:color w:val="000000" w:themeColor="text1"/>
          <w:sz w:val="24"/>
          <w:rPrChange w:id="295" w:author="Robbie Parks" w:date="2019-10-02T07:34:00Z">
            <w:rPr>
              <w:rFonts w:ascii="Times New Roman" w:hAnsi="Times New Roman"/>
              <w:color w:val="000000" w:themeColor="text1"/>
            </w:rPr>
          </w:rPrChange>
        </w:rPr>
        <w:t>for each state and month</w:t>
      </w:r>
      <w:r w:rsidRPr="00F92695">
        <w:rPr>
          <w:rFonts w:ascii="Times New Roman" w:hAnsi="Times New Roman"/>
          <w:sz w:val="24"/>
          <w:rPrChange w:id="296" w:author="Robbie Parks" w:date="2019-10-02T07:34:00Z">
            <w:rPr>
              <w:rFonts w:ascii="Times New Roman" w:hAnsi="Times New Roman"/>
            </w:rPr>
          </w:rPrChange>
        </w:rPr>
        <w:t xml:space="preserve"> (adjusted for length of month)</w:t>
      </w:r>
    </w:p>
    <w:p w14:paraId="31B39AC6" w14:textId="4AEC6434"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97" w:author="Robbie Parks" w:date="2019-10-02T07:34:00Z">
            <w:rPr>
              <w:rFonts w:ascii="Times New Roman" w:hAnsi="Times New Roman"/>
              <w:i/>
              <w:color w:val="000000" w:themeColor="text1"/>
            </w:rPr>
          </w:rPrChange>
        </w:rPr>
      </w:pPr>
      <w:r w:rsidRPr="00F92695">
        <w:rPr>
          <w:rFonts w:ascii="Times New Roman" w:hAnsi="Times New Roman"/>
          <w:sz w:val="24"/>
          <w:rPrChange w:id="298" w:author="Robbie Parks" w:date="2019-10-02T07:34:00Z">
            <w:rPr>
              <w:rFonts w:ascii="Times New Roman" w:hAnsi="Times New Roman"/>
            </w:rPr>
          </w:rPrChange>
        </w:rPr>
        <w:t>number of 3+ day episodes above the long-term 90</w:t>
      </w:r>
      <w:r w:rsidRPr="00F92695">
        <w:rPr>
          <w:rFonts w:ascii="Times New Roman" w:hAnsi="Times New Roman"/>
          <w:sz w:val="24"/>
          <w:vertAlign w:val="superscript"/>
          <w:rPrChange w:id="299" w:author="Robbie Parks" w:date="2019-10-02T07:34:00Z">
            <w:rPr>
              <w:rFonts w:ascii="Times New Roman" w:hAnsi="Times New Roman"/>
              <w:vertAlign w:val="superscript"/>
            </w:rPr>
          </w:rPrChange>
        </w:rPr>
        <w:t>th</w:t>
      </w:r>
      <w:r w:rsidRPr="00F92695">
        <w:rPr>
          <w:rFonts w:ascii="Times New Roman" w:hAnsi="Times New Roman"/>
          <w:sz w:val="24"/>
          <w:rPrChange w:id="300" w:author="Robbie Parks" w:date="2019-10-02T07:34:00Z">
            <w:rPr>
              <w:rFonts w:ascii="Times New Roman" w:hAnsi="Times New Roman"/>
            </w:rPr>
          </w:rPrChange>
        </w:rPr>
        <w:t xml:space="preserve"> percentile of </w:t>
      </w:r>
      <w:del w:id="301" w:author="Robbie Parks" w:date="2019-10-02T07:34:00Z">
        <w:r w:rsidRPr="004C3A2F">
          <w:rPr>
            <w:rFonts w:ascii="Times New Roman" w:hAnsi="Times New Roman"/>
            <w:szCs w:val="24"/>
          </w:rPr>
          <w:delText>norm</w:delText>
        </w:r>
      </w:del>
      <w:ins w:id="302" w:author="Robbie Parks" w:date="2019-10-02T07:34:00Z">
        <w:r w:rsidR="00144923">
          <w:rPr>
            <w:rFonts w:ascii="Times New Roman" w:hAnsi="Times New Roman"/>
            <w:sz w:val="24"/>
            <w:szCs w:val="24"/>
          </w:rPr>
          <w:t>average</w:t>
        </w:r>
      </w:ins>
      <w:r w:rsidRPr="00F92695">
        <w:rPr>
          <w:rFonts w:ascii="Times New Roman" w:hAnsi="Times New Roman"/>
          <w:sz w:val="24"/>
          <w:rPrChange w:id="303" w:author="Robbie Parks" w:date="2019-10-02T07:34:00Z">
            <w:rPr>
              <w:rFonts w:ascii="Times New Roman" w:hAnsi="Times New Roman"/>
            </w:rPr>
          </w:rPrChange>
        </w:rPr>
        <w:t xml:space="preserve"> temperature </w:t>
      </w:r>
      <w:r w:rsidRPr="00F92695">
        <w:rPr>
          <w:rFonts w:ascii="Times New Roman" w:hAnsi="Times New Roman"/>
          <w:color w:val="000000" w:themeColor="text1"/>
          <w:sz w:val="24"/>
          <w:rPrChange w:id="304" w:author="Robbie Parks" w:date="2019-10-02T07:34:00Z">
            <w:rPr>
              <w:rFonts w:ascii="Times New Roman" w:hAnsi="Times New Roman"/>
              <w:color w:val="000000" w:themeColor="text1"/>
            </w:rPr>
          </w:rPrChange>
        </w:rPr>
        <w:t>for each state and month</w:t>
      </w:r>
      <w:r w:rsidRPr="00F92695">
        <w:rPr>
          <w:rFonts w:ascii="Times New Roman" w:hAnsi="Times New Roman"/>
          <w:sz w:val="24"/>
          <w:rPrChange w:id="305" w:author="Robbie Parks" w:date="2019-10-02T07:34: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69CCFB0D" w:rsidR="004A6522" w:rsidRPr="00E85AFA" w:rsidRDefault="003D1FD6" w:rsidP="008E42C2">
      <w:pPr>
        <w:spacing w:line="480" w:lineRule="auto"/>
        <w:jc w:val="both"/>
      </w:pPr>
      <w:r w:rsidRPr="00E85AFA">
        <w:t>The correlations among these variables and anomaly based on mean were between 0.60 and 0.89 (</w:t>
      </w:r>
      <w:ins w:id="306" w:author="Robbie Parks" w:date="2019-10-02T07:34:00Z">
        <w:r w:rsidR="00D26AC1">
          <w:t xml:space="preserve">Supplementary </w:t>
        </w:r>
      </w:ins>
      <w:r w:rsidR="00D26AC1">
        <w:t xml:space="preserve">Table </w:t>
      </w:r>
      <w:del w:id="307" w:author="Robbie Parks" w:date="2019-10-02T07:34:00Z">
        <w:r w:rsidRPr="004C3A2F">
          <w:delText>S3</w:delText>
        </w:r>
      </w:del>
      <w:ins w:id="308" w:author="Robbie Parks" w:date="2019-10-02T07:34: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E41E36C" w:rsidR="00DD4894" w:rsidRPr="00E85AFA" w:rsidRDefault="00DD4894" w:rsidP="00032A53">
      <w:pPr>
        <w:spacing w:line="480" w:lineRule="auto"/>
        <w:jc w:val="both"/>
      </w:pPr>
      <w:r w:rsidRPr="00E85AFA">
        <w:t xml:space="preserve">While there are no previous studies of how deviations of monthly temperature from long-term </w:t>
      </w:r>
      <w:del w:id="309" w:author="Robbie Parks" w:date="2019-10-02T07:34:00Z">
        <w:r w:rsidRPr="004C3A2F">
          <w:delText>norm</w:delText>
        </w:r>
      </w:del>
      <w:ins w:id="310" w:author="Robbie Parks" w:date="2019-10-02T07:34:00Z">
        <w:r w:rsidR="00144923">
          <w:t>average</w:t>
        </w:r>
      </w:ins>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w:t>
      </w:r>
      <w:ins w:id="311" w:author="Ezzati, Majid" w:date="2019-10-02T19:19:00Z">
        <w:r w:rsidR="00806310">
          <w:rPr>
            <w:bCs/>
            <w:color w:val="000000" w:themeColor="text1"/>
          </w:rPr>
          <w:t xml:space="preserve"> A</w:t>
        </w:r>
        <w:commentRangeStart w:id="312"/>
        <w:r w:rsidR="00806310">
          <w:rPr>
            <w:bCs/>
            <w:color w:val="000000" w:themeColor="text1"/>
          </w:rPr>
          <w:t xml:space="preserve"> cross-sectional analysis in 100 US counties</w:t>
        </w:r>
      </w:ins>
      <w:ins w:id="313" w:author="Ezzati, Majid" w:date="2019-10-02T20:51:00Z">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XX% increase in death rates from road traffic </w:t>
        </w:r>
        <w:commentRangeStart w:id="314"/>
        <w:r w:rsidR="00BC396A">
          <w:rPr>
            <w:bCs/>
            <w:color w:val="000000" w:themeColor="text1"/>
          </w:rPr>
          <w:t>injuries</w:t>
        </w:r>
        <w:commentRangeEnd w:id="314"/>
        <w:r w:rsidR="00BC396A">
          <w:rPr>
            <w:rStyle w:val="CommentReference"/>
            <w:rFonts w:asciiTheme="minorHAnsi" w:hAnsiTheme="minorHAnsi" w:cstheme="minorBidi"/>
            <w:lang w:eastAsia="en-US"/>
          </w:rPr>
          <w:commentReference w:id="314"/>
        </w:r>
      </w:ins>
      <w:ins w:id="315" w:author="Ezzati, Majid" w:date="2019-10-02T20:52:00Z">
        <w:r w:rsidR="00BC396A">
          <w:rPr>
            <w:bCs/>
            <w:color w:val="000000" w:themeColor="text1"/>
          </w:rPr>
          <w:t>, compared to our finding of XX-XX% in males and XX-XX% in females.</w:t>
        </w:r>
      </w:ins>
      <w:r w:rsidRPr="00E85AFA">
        <w:rPr>
          <w:bCs/>
          <w:color w:val="000000" w:themeColor="text1"/>
        </w:rPr>
        <w:t xml:space="preserve"> </w:t>
      </w:r>
      <w:commentRangeEnd w:id="312"/>
      <w:r w:rsidR="00363E6C">
        <w:rPr>
          <w:rStyle w:val="CommentReference"/>
          <w:rFonts w:asciiTheme="minorHAnsi" w:hAnsiTheme="minorHAnsi" w:cstheme="minorBidi"/>
          <w:lang w:eastAsia="en-US"/>
        </w:rPr>
        <w:commentReference w:id="312"/>
      </w:r>
      <w:r w:rsidRPr="00E85AFA">
        <w:t xml:space="preserve">In a study of six French heatwaves during 1971-2003, mortality from unintentional injuries </w:t>
      </w:r>
      <w:r w:rsidRPr="00E85AFA">
        <w:lastRenderedPageBreak/>
        <w:t>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5DEE58A"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317" w:author="Robbie Parks" w:date="2019-10-02T07:34:00Z">
        <w:r w:rsidRPr="004C3A2F">
          <w:delText>ERA-Interim</w:delText>
        </w:r>
      </w:del>
      <w:ins w:id="318" w:author="Robbie Parks" w:date="2019-10-02T07:34: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319" w:author="Robbie Parks" w:date="2019-10-02T07:34:00Z">
        <w:r w:rsidRPr="004C3A2F">
          <w:delText>, although it is unlikely that such factors will have the same anomalies as temperature, even if their average space and time patterns are the same</w:delText>
        </w:r>
      </w:del>
      <w:ins w:id="320" w:author="Robbie Parks" w:date="2019-10-02T07:34:00Z">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FE83A5D" w:rsidR="00213027" w:rsidRPr="00F92695" w:rsidRDefault="009E7BA2" w:rsidP="00F44657">
      <w:pPr>
        <w:spacing w:line="480" w:lineRule="auto"/>
        <w:jc w:val="both"/>
        <w:rPr>
          <w:highlight w:val="yellow"/>
          <w:rPrChange w:id="321" w:author="Robbie Parks" w:date="2019-10-02T07:34:00Z">
            <w:rPr/>
          </w:rPrChange>
        </w:rPr>
      </w:pPr>
      <w:del w:id="322" w:author="Robbie Parks" w:date="2019-10-02T07:34:00Z">
        <w:r>
          <w:rPr>
            <w:lang w:val="en-US"/>
          </w:rPr>
          <w:delText>ERA-Interim</w:delText>
        </w:r>
      </w:del>
      <w:ins w:id="323" w:author="Robbie Parks" w:date="2019-10-02T07:34:00Z">
        <w:r w:rsidRPr="00E85AFA">
          <w:t>ERA</w:t>
        </w:r>
        <w:r w:rsidR="00B20F8F">
          <w:t>5</w:t>
        </w:r>
      </w:ins>
      <w:r w:rsidR="0071790D" w:rsidRPr="00F92695">
        <w:rPr>
          <w:rPrChange w:id="324" w:author="Robbie Parks" w:date="2019-10-02T07:34:00Z">
            <w:rPr>
              <w:lang w:val="en-US"/>
            </w:rPr>
          </w:rPrChange>
        </w:rPr>
        <w:t xml:space="preserve"> </w:t>
      </w:r>
      <w:r w:rsidRPr="00F92695">
        <w:rPr>
          <w:rPrChange w:id="325" w:author="Robbie Parks" w:date="2019-10-02T07:34:00Z">
            <w:rPr>
              <w:lang w:val="en-US"/>
            </w:rPr>
          </w:rPrChange>
        </w:rPr>
        <w:t>temperature</w:t>
      </w:r>
      <w:r w:rsidR="00F44657" w:rsidRPr="00F92695">
        <w:rPr>
          <w:rPrChange w:id="326" w:author="Robbie Parks" w:date="2019-10-02T07:34:00Z">
            <w:rPr>
              <w:lang w:val="en-US"/>
            </w:rPr>
          </w:rPrChange>
        </w:rPr>
        <w:t xml:space="preserve"> data are downloadable from </w:t>
      </w:r>
      <w:del w:id="327" w:author="Robbie Parks" w:date="2019-10-02T07:34:00Z">
        <w:r w:rsidR="006E2858">
          <w:fldChar w:fldCharType="begin"/>
        </w:r>
        <w:r w:rsidR="006E2858">
          <w:delInstrText xml:space="preserve"> HYPERLINK "https://apps.ecmwf.int/datasets/data/interim-full-daily/levtype=sfc/" </w:delInstrText>
        </w:r>
        <w:r w:rsidR="006E2858">
          <w:fldChar w:fldCharType="separate"/>
        </w:r>
        <w:r w:rsidR="000A020B" w:rsidRPr="000A020B">
          <w:rPr>
            <w:rStyle w:val="Hyperlink"/>
          </w:rPr>
          <w:delText>https://apps.ecmwf.int/datasets/data/interim-full-daily/levtype=sfc/</w:delText>
        </w:r>
        <w:r w:rsidR="006E2858">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328" w:author="Robbie Parks" w:date="2019-10-02T07:34:00Z">
        <w:r w:rsidR="006E2858">
          <w:fldChar w:fldCharType="begin"/>
        </w:r>
        <w:r w:rsidR="006E2858">
          <w:instrText xml:space="preserve"> HYPERLINK "https://www.ecmwf.int/en/forecasts/datasets/reanalysis-datasets/era5" </w:instrText>
        </w:r>
        <w:r w:rsidR="006E2858">
          <w:fldChar w:fldCharType="separate"/>
        </w:r>
        <w:r w:rsidR="009C2E1F" w:rsidRPr="009C2E1F">
          <w:rPr>
            <w:rStyle w:val="Hyperlink"/>
          </w:rPr>
          <w:t>https://www.ecmwf.int/en/forecasts/datasets/reanalysis-datasets/era5</w:t>
        </w:r>
        <w:r w:rsidR="006E2858">
          <w:rPr>
            <w:rStyle w:val="Hyperlink"/>
          </w:rPr>
          <w:fldChar w:fldCharType="end"/>
        </w:r>
        <w:r w:rsidR="009C2E1F" w:rsidRPr="009C2E1F">
          <w:t>.</w:t>
        </w:r>
        <w:r w:rsidR="009C2E1F">
          <w:t xml:space="preserve"> </w:t>
        </w:r>
        <w:r w:rsidR="00DE36CF" w:rsidRPr="00E85AFA">
          <w:t>V</w:t>
        </w:r>
        <w:r w:rsidR="00F44657" w:rsidRPr="00E85AFA">
          <w:t>ital</w:t>
        </w:r>
      </w:ins>
      <w:r w:rsidR="00F44657" w:rsidRPr="00F92695">
        <w:rPr>
          <w:rPrChange w:id="329" w:author="Robbie Parks" w:date="2019-10-02T07:34:00Z">
            <w:rPr>
              <w:lang w:val="en-US"/>
            </w:rPr>
          </w:rPrChange>
        </w:rPr>
        <w:t xml:space="preserve"> </w:t>
      </w:r>
      <w:r w:rsidR="00F44657" w:rsidRPr="00F92695">
        <w:rPr>
          <w:rPrChange w:id="330" w:author="Robbie Parks" w:date="2019-10-02T07:34:00Z">
            <w:rPr>
              <w:lang w:val="en-US"/>
            </w:rPr>
          </w:rPrChange>
        </w:rPr>
        <w:lastRenderedPageBreak/>
        <w:t xml:space="preserve">statistics files with geographical information </w:t>
      </w:r>
      <w:del w:id="331" w:author="Robbie Parks" w:date="2019-10-02T07:34:00Z">
        <w:r w:rsidR="00F44657" w:rsidRPr="00F44657">
          <w:rPr>
            <w:lang w:val="en-US"/>
          </w:rPr>
          <w:delText>requires</w:delText>
        </w:r>
      </w:del>
      <w:ins w:id="332" w:author="Robbie Parks" w:date="2019-10-02T07:34:00Z">
        <w:r w:rsidR="00DE36CF" w:rsidRPr="00E85AFA">
          <w:t>can be requested through</w:t>
        </w:r>
      </w:ins>
      <w:r w:rsidR="00F44657" w:rsidRPr="00F92695">
        <w:rPr>
          <w:rPrChange w:id="333" w:author="Robbie Parks" w:date="2019-10-02T07:34:00Z">
            <w:rPr>
              <w:lang w:val="en-US"/>
            </w:rPr>
          </w:rPrChange>
        </w:rPr>
        <w:t xml:space="preserve"> submission of a</w:t>
      </w:r>
      <w:del w:id="334" w:author="Robbie Parks" w:date="2019-10-02T07:34:00Z">
        <w:r w:rsidR="00F44657" w:rsidRPr="00F44657">
          <w:rPr>
            <w:lang w:val="en-US"/>
          </w:rPr>
          <w:delText xml:space="preserve"> research</w:delText>
        </w:r>
      </w:del>
      <w:r w:rsidR="00F44657" w:rsidRPr="00F92695">
        <w:rPr>
          <w:rPrChange w:id="335" w:author="Robbie Parks" w:date="2019-10-02T07:34:00Z">
            <w:rPr>
              <w:lang w:val="en-US"/>
            </w:rPr>
          </w:rPrChange>
        </w:rPr>
        <w:t xml:space="preserve"> proposal to NCHS (</w:t>
      </w:r>
      <w:r w:rsidR="006E2858">
        <w:fldChar w:fldCharType="begin"/>
      </w:r>
      <w:r w:rsidR="006E2858">
        <w:instrText xml:space="preserve"> HYPERLINK "https://www.cdc.gov/nchs/nvss/nvss-restricted-data.htm" </w:instrText>
      </w:r>
      <w:r w:rsidR="006E2858">
        <w:fldChar w:fldCharType="separate"/>
      </w:r>
      <w:r w:rsidR="001F3CF5" w:rsidRPr="00F92695">
        <w:rPr>
          <w:rStyle w:val="Hyperlink"/>
          <w:rPrChange w:id="336" w:author="Robbie Parks" w:date="2019-10-02T07:34:00Z">
            <w:rPr>
              <w:rStyle w:val="Hyperlink"/>
              <w:lang w:val="en-US"/>
            </w:rPr>
          </w:rPrChange>
        </w:rPr>
        <w:t>https://www.cdc.gov/nchs/nvss/nvss-restricted-data.htm</w:t>
      </w:r>
      <w:r w:rsidR="006E2858">
        <w:rPr>
          <w:rStyle w:val="Hyperlink"/>
          <w:rPrChange w:id="337" w:author="Robbie Parks" w:date="2019-10-02T07:34:00Z">
            <w:rPr>
              <w:rStyle w:val="Hyperlink"/>
              <w:lang w:val="en-US"/>
            </w:rPr>
          </w:rPrChange>
        </w:rPr>
        <w:fldChar w:fldCharType="end"/>
      </w:r>
      <w:r w:rsidR="00F44657" w:rsidRPr="00F92695">
        <w:rPr>
          <w:rPrChange w:id="338" w:author="Robbie Parks" w:date="2019-10-02T07:34:00Z">
            <w:rPr>
              <w:lang w:val="en-US"/>
            </w:rPr>
          </w:rPrChange>
        </w:rPr>
        <w:t>).</w:t>
      </w:r>
    </w:p>
    <w:p w14:paraId="1366BEB3" w14:textId="77777777" w:rsidR="001F3CF5" w:rsidRPr="00F92695" w:rsidRDefault="001F3CF5" w:rsidP="00F44657">
      <w:pPr>
        <w:spacing w:line="480" w:lineRule="auto"/>
        <w:jc w:val="both"/>
        <w:rPr>
          <w:rPrChange w:id="339" w:author="Robbie Parks" w:date="2019-10-02T07:34: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3"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41C992B9"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340" w:author="Robbie Parks" w:date="2019-10-02T07:34: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341" w:author="Robbie Parks" w:date="2019-10-02T07:34: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342" w:author="Robbie Parks" w:date="2019-10-02T07:34:00Z">
        <w:r w:rsidR="00971FE4">
          <w:rPr>
            <w:rFonts w:cs="Times New Roman"/>
            <w:b w:val="0"/>
            <w:sz w:val="24"/>
            <w:szCs w:val="24"/>
          </w:rPr>
          <w:delText>3</w:delText>
        </w:r>
      </w:del>
      <w:ins w:id="343" w:author="Robbie Parks" w:date="2019-10-02T07:34: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6D0E97CC"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del w:id="344" w:author="Robbie Parks" w:date="2019-10-02T07:34:00Z">
        <w:r w:rsidRPr="004C3A2F">
          <w:delText>.</w:delText>
        </w:r>
      </w:del>
      <w:ins w:id="345" w:author="Robbie Parks" w:date="2019-10-02T07:34:00Z">
        <w:r w:rsidR="00763A20">
          <w:t xml:space="preserve">, </w:t>
        </w:r>
        <w:r w:rsidR="00763A20" w:rsidRPr="00763A20">
          <w:t>as part of the Center for Clean Air Climate Solution (CACES) (assistance agreement number R835873)</w:t>
        </w:r>
        <w:r w:rsidRPr="00E85AFA">
          <w:t>.</w:t>
        </w:r>
      </w:ins>
      <w:r w:rsidRPr="00E85AFA">
        <w:t xml:space="preserve"> This paper has not been formally reviewed by EPA. The views expressed in this document are solely those of authors and do not necessarily reflect those of the Agency. EPA does not endorse any products or commercial services mentioned in this publication.</w:t>
      </w:r>
      <w:ins w:id="346" w:author="Robbie Parks" w:date="2019-10-02T07:34:00Z">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ins>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63E27015" w:rsidR="00DB3225" w:rsidRPr="00E85AFA" w:rsidRDefault="00DB3225" w:rsidP="00DB3225">
      <w:pPr>
        <w:spacing w:line="480" w:lineRule="auto"/>
        <w:jc w:val="both"/>
      </w:pPr>
      <w:r w:rsidRPr="00E85AFA">
        <w:lastRenderedPageBreak/>
        <w:t>All authors contributed to study concept</w:t>
      </w:r>
      <w:del w:id="347" w:author="Robbie Parks" w:date="2019-10-02T07:34:00Z">
        <w:r w:rsidRPr="004C3A2F">
          <w:delText>, analytical approach,</w:delText>
        </w:r>
      </w:del>
      <w:r w:rsidRPr="00E85AFA">
        <w:t xml:space="preserve"> and interpretation of results. RP, GD and ME collated and organi</w:t>
      </w:r>
      <w:r w:rsidR="0075565E" w:rsidRPr="00E85AFA">
        <w:t>s</w:t>
      </w:r>
      <w:r w:rsidRPr="00E85AFA">
        <w:t xml:space="preserve">ed </w:t>
      </w:r>
      <w:ins w:id="348" w:author="Robbie Parks" w:date="2019-10-02T07:34:00Z">
        <w:r w:rsidR="00874A98">
          <w:t xml:space="preserve">temperature and </w:t>
        </w:r>
      </w:ins>
      <w:r w:rsidRPr="00E85AFA">
        <w:t>mortality files.</w:t>
      </w:r>
      <w:ins w:id="349" w:author="Robbie Parks" w:date="2019-10-02T07:34:00Z">
        <w:r w:rsidRPr="00E85AFA">
          <w:t xml:space="preserve"> </w:t>
        </w:r>
        <w:r w:rsidR="00AA4EF6">
          <w:t>RP, JEB, VK and ME developed statistical model, which was implemented by RP, JEB and VK.</w:t>
        </w:r>
      </w:ins>
      <w:r w:rsidR="00AA4EF6">
        <w:t xml:space="preserve">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00F2C2F4"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350" w:author="Robbie Parks" w:date="2019-10-02T07:34:00Z">
        <w:r w:rsidRPr="004C3A2F">
          <w:rPr>
            <w:color w:val="000000" w:themeColor="text1"/>
          </w:rPr>
          <w:delText>2016</w:delText>
        </w:r>
      </w:del>
      <w:ins w:id="351" w:author="Robbie Parks" w:date="2019-10-02T07:34: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C2DBEA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352" w:author="Robbie Parks" w:date="2019-10-02T07:34:00Z">
        <w:r w:rsidRPr="004C3A2F">
          <w:rPr>
            <w:color w:val="000000" w:themeColor="text1"/>
          </w:rPr>
          <w:delText>2016</w:delText>
        </w:r>
      </w:del>
      <w:ins w:id="353" w:author="Robbie Parks" w:date="2019-10-02T07:34: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01F775AC" w14:textId="77777777" w:rsidR="00E51470" w:rsidRPr="004B68B4" w:rsidRDefault="00E51470" w:rsidP="004B68B4">
      <w:pPr>
        <w:spacing w:line="480" w:lineRule="auto"/>
        <w:jc w:val="both"/>
        <w:rPr>
          <w:del w:id="354" w:author="Robbie Parks" w:date="2019-10-02T07:34: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355" w:author="Robbie Parks" w:date="2019-10-02T07:34: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7EF2AED3" w:rsidR="000150FE" w:rsidRPr="00F92695" w:rsidRDefault="00E51470" w:rsidP="000150FE">
      <w:pPr>
        <w:spacing w:line="480" w:lineRule="auto"/>
        <w:jc w:val="both"/>
        <w:rPr>
          <w:b/>
          <w:color w:val="000000" w:themeColor="text1"/>
          <w:rPrChange w:id="356" w:author="Robbie Parks" w:date="2019-10-02T07:34:00Z">
            <w:rPr>
              <w:color w:val="000000" w:themeColor="text1"/>
            </w:rPr>
          </w:rPrChange>
        </w:rPr>
      </w:pPr>
      <w:del w:id="357" w:author="Robbie Parks" w:date="2019-10-02T07:34:00Z">
        <w:r w:rsidRPr="004C3A2F">
          <w:rPr>
            <w:b/>
            <w:color w:val="000000" w:themeColor="text1"/>
          </w:rPr>
          <w:lastRenderedPageBreak/>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358" w:author="Robbie Parks" w:date="2019-10-02T07:34:00Z">
        <w:r w:rsidRPr="004C3A2F">
          <w:rPr>
            <w:color w:val="000000" w:themeColor="text1"/>
          </w:rPr>
          <w:delText>2016</w:delText>
        </w:r>
      </w:del>
      <w:ins w:id="359" w:author="Robbie Parks" w:date="2019-10-02T07:34: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360" w:author="Robbie Parks" w:date="2019-10-02T07:34:00Z">
        <w:r w:rsidRPr="004C3A2F">
          <w:rPr>
            <w:color w:val="000000" w:themeColor="text1"/>
          </w:rPr>
          <w:delText xml:space="preserve">norm </w:delText>
        </w:r>
      </w:del>
      <w:r w:rsidRPr="00E85AFA">
        <w:rPr>
          <w:color w:val="000000" w:themeColor="text1"/>
        </w:rPr>
        <w:t>local</w:t>
      </w:r>
      <w:ins w:id="361" w:author="Robbie Parks" w:date="2019-10-02T07:34: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2C8ED037" w:rsidR="006C199F" w:rsidRPr="001768A6" w:rsidRDefault="000150FE" w:rsidP="006C199F">
      <w:pPr>
        <w:spacing w:line="480" w:lineRule="auto"/>
        <w:jc w:val="both"/>
        <w:rPr>
          <w:ins w:id="362" w:author="Robbie Parks" w:date="2019-10-02T07:34:00Z"/>
          <w:color w:val="000000" w:themeColor="text1"/>
        </w:rPr>
      </w:pPr>
      <w:ins w:id="363" w:author="Robbie Parks" w:date="2019-10-02T07:34: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64" w:author="Robbie Parks" w:date="2019-10-02T07:34:00Z">
        <w:r w:rsidR="00A66148" w:rsidRPr="004C3A2F">
          <w:rPr>
            <w:b/>
            <w:color w:val="000000" w:themeColor="text1"/>
          </w:rPr>
          <w:delText>5</w:delText>
        </w:r>
      </w:del>
      <w:ins w:id="365" w:author="Robbie Parks" w:date="2019-10-02T07:34: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66" w:author="Robbie Parks" w:date="2019-10-02T07:34:00Z">
        <w:r w:rsidR="00DD4894" w:rsidRPr="004C3A2F">
          <w:rPr>
            <w:color w:val="000000" w:themeColor="text1"/>
          </w:rPr>
          <w:delText>2016</w:delText>
        </w:r>
      </w:del>
      <w:ins w:id="367" w:author="Robbie Parks" w:date="2019-10-02T07:34: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68" w:author="Robbie Parks" w:date="2019-10-02T07:34:00Z">
        <w:r w:rsidR="00DD4894" w:rsidRPr="004C3A2F">
          <w:rPr>
            <w:rFonts w:eastAsia="Times New Roman"/>
            <w:bCs/>
            <w:color w:val="222222"/>
            <w:shd w:val="clear" w:color="auto" w:fill="FFFFFF"/>
          </w:rPr>
          <w:delText>1</w:delText>
        </w:r>
      </w:del>
      <w:ins w:id="369" w:author="Robbie Parks" w:date="2019-10-02T07:34: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70" w:author="Robbie Parks" w:date="2019-10-02T07:34:00Z">
        <w:r w:rsidR="00DD4894" w:rsidRPr="004C3A2F">
          <w:rPr>
            <w:color w:val="000000" w:themeColor="text1"/>
          </w:rPr>
          <w:delText>2009 norm</w:delText>
        </w:r>
      </w:del>
      <w:ins w:id="371" w:author="Robbie Parks" w:date="2019-10-02T07:34: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72" w:author="Robbie Parks" w:date="2019-10-02T07:34:00Z">
        <w:r w:rsidR="00E51470" w:rsidRPr="004C3A2F">
          <w:rPr>
            <w:noProof/>
          </w:rPr>
          <w:delText xml:space="preserve"> </w:delText>
        </w:r>
      </w:del>
      <w:ins w:id="373" w:author="Robbie Parks" w:date="2019-10-02T07:34:00Z">
        <w:r w:rsidR="006C199F">
          <w:rPr>
            <w:noProof/>
          </w:rPr>
          <w:br w:type="page"/>
        </w:r>
      </w:ins>
    </w:p>
    <w:p w14:paraId="45888C81" w14:textId="513A5124" w:rsidR="00E51470" w:rsidRPr="009F1529" w:rsidRDefault="003E64A4" w:rsidP="004B68B4">
      <w:pPr>
        <w:spacing w:line="480" w:lineRule="auto"/>
        <w:jc w:val="both"/>
        <w:rPr>
          <w:bCs/>
        </w:rPr>
      </w:pPr>
      <w:ins w:id="374" w:author="Robbie Parks" w:date="2019-10-02T07:34: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DD697A2" w14:textId="77777777" w:rsidR="00EF4FC9" w:rsidRPr="00EF4FC9" w:rsidRDefault="00EF4FC9" w:rsidP="00EF4FC9">
      <w:pPr>
        <w:widowControl w:val="0"/>
        <w:autoSpaceDE w:val="0"/>
        <w:autoSpaceDN w:val="0"/>
        <w:adjustRightInd w:val="0"/>
        <w:ind w:left="640" w:hanging="640"/>
        <w:rPr>
          <w:del w:id="375" w:author="Robbie Parks" w:date="2019-10-02T07:34:00Z"/>
          <w:noProof/>
          <w:lang w:val="en-US"/>
        </w:rPr>
      </w:pPr>
      <w:del w:id="376" w:author="Robbie Parks" w:date="2019-10-02T07:34: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74810A9E" w14:textId="2C8410E6" w:rsidR="00AA656B" w:rsidRPr="00AA656B" w:rsidRDefault="00EF4FC9" w:rsidP="00AA656B">
      <w:pPr>
        <w:widowControl w:val="0"/>
        <w:autoSpaceDE w:val="0"/>
        <w:autoSpaceDN w:val="0"/>
        <w:adjustRightInd w:val="0"/>
        <w:ind w:left="640" w:hanging="640"/>
        <w:rPr>
          <w:moveTo w:id="377" w:author="Robbie Parks" w:date="2019-10-02T07:34:00Z"/>
          <w:noProof/>
          <w:lang w:val="en-US"/>
        </w:rPr>
      </w:pPr>
      <w:del w:id="378" w:author="Robbie Parks" w:date="2019-10-02T07:34:00Z">
        <w:r w:rsidRPr="00EF4FC9">
          <w:rPr>
            <w:noProof/>
            <w:lang w:val="en-US"/>
          </w:rPr>
          <w:delText>13.</w:delText>
        </w:r>
      </w:del>
      <w:ins w:id="379" w:author="Robbie Parks" w:date="2019-10-02T07:34:00Z">
        <w:r w:rsidR="00AA656B" w:rsidRPr="00AA656B">
          <w:rPr>
            <w:noProof/>
            <w:lang w:val="en-US"/>
          </w:rPr>
          <w:t>12</w:t>
        </w:r>
      </w:ins>
      <w:moveToRangeStart w:id="380" w:author="Robbie Parks" w:date="2019-10-02T07:34:00Z" w:name="move20894064"/>
      <w:moveTo w:id="381" w:author="Robbie Parks" w:date="2019-10-02T07:34:00Z">
        <w:r w:rsidR="00AA656B" w:rsidRPr="00AA656B">
          <w:rPr>
            <w:noProof/>
            <w:lang w:val="en-US"/>
          </w:rPr>
          <w:t>.</w:t>
        </w:r>
        <w:r w:rsidR="00AA656B" w:rsidRPr="00AA656B">
          <w:rPr>
            <w:noProof/>
            <w:lang w:val="en-US"/>
          </w:rPr>
          <w:tab/>
          <w:t xml:space="preserve">Datla, S., Sahu, P., Roh, H.-J. &amp; Sharma, S. A comprehensive analysis of the association of highway traffic with winter weather conditions. </w:t>
        </w:r>
        <w:r w:rsidR="00AA656B" w:rsidRPr="00AA656B">
          <w:rPr>
            <w:i/>
            <w:iCs/>
            <w:noProof/>
            <w:lang w:val="en-US"/>
          </w:rPr>
          <w:t>Procedia - Soc. Behav. Sci.</w:t>
        </w:r>
        <w:r w:rsidR="00AA656B" w:rsidRPr="00AA656B">
          <w:rPr>
            <w:noProof/>
            <w:lang w:val="en-US"/>
          </w:rPr>
          <w:t xml:space="preserve"> (2013). doi:10.1016/j.sbspro.2013.11.143</w:t>
        </w:r>
      </w:moveTo>
    </w:p>
    <w:moveToRangeEnd w:id="380"/>
    <w:p w14:paraId="15813827" w14:textId="77777777" w:rsidR="00AA656B" w:rsidRPr="00AA656B" w:rsidRDefault="00AA656B" w:rsidP="00AA656B">
      <w:pPr>
        <w:widowControl w:val="0"/>
        <w:autoSpaceDE w:val="0"/>
        <w:autoSpaceDN w:val="0"/>
        <w:adjustRightInd w:val="0"/>
        <w:ind w:left="640" w:hanging="640"/>
        <w:rPr>
          <w:moveTo w:id="382" w:author="Robbie Parks" w:date="2019-10-02T07:34:00Z"/>
          <w:noProof/>
          <w:lang w:val="en-US"/>
        </w:rPr>
      </w:pPr>
      <w:ins w:id="383" w:author="Robbie Parks" w:date="2019-10-02T07:34:00Z">
        <w:r w:rsidRPr="00AA656B">
          <w:rPr>
            <w:noProof/>
            <w:lang w:val="en-US"/>
          </w:rPr>
          <w:t>13</w:t>
        </w:r>
      </w:ins>
      <w:moveToRangeStart w:id="384" w:author="Robbie Parks" w:date="2019-10-02T07:34:00Z" w:name="move20894065"/>
      <w:moveTo w:id="385" w:author="Robbie Parks" w:date="2019-10-02T07:34:00Z">
        <w:r w:rsidRPr="00AA656B">
          <w:rPr>
            <w:noProof/>
            <w:lang w:val="en-US"/>
          </w:rPr>
          <w:t>.</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moveTo>
    </w:p>
    <w:moveToRangeEnd w:id="384"/>
    <w:p w14:paraId="1953E140" w14:textId="77777777" w:rsidR="00AA656B" w:rsidRPr="00AA656B" w:rsidRDefault="00AA656B" w:rsidP="00AA656B">
      <w:pPr>
        <w:widowControl w:val="0"/>
        <w:autoSpaceDE w:val="0"/>
        <w:autoSpaceDN w:val="0"/>
        <w:adjustRightInd w:val="0"/>
        <w:ind w:left="640" w:hanging="640"/>
        <w:rPr>
          <w:moveTo w:id="386" w:author="Robbie Parks" w:date="2019-10-02T07:34:00Z"/>
          <w:noProof/>
          <w:lang w:val="en-US"/>
        </w:rPr>
      </w:pPr>
      <w:ins w:id="387" w:author="Robbie Parks" w:date="2019-10-02T07:34:00Z">
        <w:r w:rsidRPr="00AA656B">
          <w:rPr>
            <w:noProof/>
            <w:lang w:val="en-US"/>
          </w:rPr>
          <w:t>14</w:t>
        </w:r>
      </w:ins>
      <w:moveToRangeStart w:id="388" w:author="Robbie Parks" w:date="2019-10-02T07:34:00Z" w:name="move20894066"/>
      <w:moveTo w:id="389" w:author="Robbie Parks" w:date="2019-10-02T07:34:00Z">
        <w:r w:rsidRPr="00AA656B">
          <w:rPr>
            <w:noProof/>
            <w:lang w:val="en-US"/>
          </w:rPr>
          <w:t>.</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moveTo>
    </w:p>
    <w:moveToRangeEnd w:id="388"/>
    <w:p w14:paraId="41F506C0" w14:textId="77777777" w:rsidR="00AA656B" w:rsidRPr="00AA656B" w:rsidRDefault="00AA656B" w:rsidP="00AA656B">
      <w:pPr>
        <w:widowControl w:val="0"/>
        <w:autoSpaceDE w:val="0"/>
        <w:autoSpaceDN w:val="0"/>
        <w:adjustRightInd w:val="0"/>
        <w:ind w:left="640" w:hanging="640"/>
        <w:rPr>
          <w:moveTo w:id="390" w:author="Robbie Parks" w:date="2019-10-02T07:34:00Z"/>
          <w:noProof/>
          <w:lang w:val="en-US"/>
        </w:rPr>
      </w:pPr>
      <w:ins w:id="391" w:author="Robbie Parks" w:date="2019-10-02T07:34:00Z">
        <w:r w:rsidRPr="00AA656B">
          <w:rPr>
            <w:noProof/>
            <w:lang w:val="en-US"/>
          </w:rPr>
          <w:t>15</w:t>
        </w:r>
      </w:ins>
      <w:moveToRangeStart w:id="392" w:author="Robbie Parks" w:date="2019-10-02T07:34:00Z" w:name="move20894067"/>
      <w:moveTo w:id="393" w:author="Robbie Parks" w:date="2019-10-02T07:34:00Z">
        <w:r w:rsidRPr="00AA656B">
          <w:rPr>
            <w:noProof/>
            <w:lang w:val="en-US"/>
          </w:rPr>
          <w:t>.</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moveTo>
    </w:p>
    <w:p w14:paraId="61890286" w14:textId="77777777" w:rsidR="00AA656B" w:rsidRPr="00AA656B" w:rsidRDefault="00AA656B" w:rsidP="00AA656B">
      <w:pPr>
        <w:widowControl w:val="0"/>
        <w:autoSpaceDE w:val="0"/>
        <w:autoSpaceDN w:val="0"/>
        <w:adjustRightInd w:val="0"/>
        <w:ind w:left="640" w:hanging="640"/>
        <w:rPr>
          <w:moveFrom w:id="394" w:author="Robbie Parks" w:date="2019-10-02T07:34:00Z"/>
          <w:noProof/>
          <w:lang w:val="en-US"/>
        </w:rPr>
      </w:pPr>
      <w:moveFromRangeStart w:id="395" w:author="Robbie Parks" w:date="2019-10-02T07:34:00Z" w:name="move20894068"/>
      <w:moveToRangeEnd w:id="392"/>
      <w:moveFrom w:id="396" w:author="Robbie Parks" w:date="2019-10-02T07:34:00Z">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moveFrom>
    </w:p>
    <w:moveFromRangeEnd w:id="395"/>
    <w:p w14:paraId="122FEB39" w14:textId="77777777" w:rsidR="00AA656B" w:rsidRPr="00AA656B" w:rsidRDefault="00EF4FC9" w:rsidP="00AA656B">
      <w:pPr>
        <w:widowControl w:val="0"/>
        <w:autoSpaceDE w:val="0"/>
        <w:autoSpaceDN w:val="0"/>
        <w:adjustRightInd w:val="0"/>
        <w:ind w:left="640" w:hanging="640"/>
        <w:rPr>
          <w:moveFrom w:id="397" w:author="Robbie Parks" w:date="2019-10-02T07:34:00Z"/>
          <w:noProof/>
          <w:lang w:val="en-US"/>
        </w:rPr>
      </w:pPr>
      <w:del w:id="398" w:author="Robbie Parks" w:date="2019-10-02T07:34:00Z">
        <w:r w:rsidRPr="00EF4FC9">
          <w:rPr>
            <w:noProof/>
            <w:lang w:val="en-US"/>
          </w:rPr>
          <w:delText>14.</w:delText>
        </w:r>
      </w:del>
      <w:moveFromRangeStart w:id="399" w:author="Robbie Parks" w:date="2019-10-02T07:34:00Z" w:name="move20894069"/>
      <w:moveFrom w:id="400" w:author="Robbie Parks" w:date="2019-10-02T07:34:00Z">
        <w:r w:rsidR="00AA656B" w:rsidRPr="00AA656B">
          <w:rPr>
            <w:noProof/>
            <w:lang w:val="en-US"/>
          </w:rPr>
          <w:tab/>
          <w:t xml:space="preserve">Bobb, J. F. </w:t>
        </w:r>
        <w:r w:rsidR="00AA656B" w:rsidRPr="00AA656B">
          <w:rPr>
            <w:i/>
            <w:iCs/>
            <w:noProof/>
            <w:lang w:val="en-US"/>
          </w:rPr>
          <w:t>et al.</w:t>
        </w:r>
        <w:r w:rsidR="00AA656B" w:rsidRPr="00AA656B">
          <w:rPr>
            <w:noProof/>
            <w:lang w:val="en-US"/>
          </w:rPr>
          <w:t xml:space="preserve"> Time-course of cause-specific hospital admissions during snowstorms: an analysis of electronic medical records from major hospitals in Boston, Massachusetts. </w:t>
        </w:r>
        <w:r w:rsidR="00AA656B" w:rsidRPr="00AA656B">
          <w:rPr>
            <w:i/>
            <w:iCs/>
            <w:noProof/>
            <w:lang w:val="en-US"/>
          </w:rPr>
          <w:t>Am. J. Epidemiol.</w:t>
        </w:r>
        <w:r w:rsidR="00AA656B" w:rsidRPr="00AA656B">
          <w:rPr>
            <w:noProof/>
            <w:lang w:val="en-US"/>
          </w:rPr>
          <w:t xml:space="preserve"> </w:t>
        </w:r>
        <w:r w:rsidR="00AA656B" w:rsidRPr="00AA656B">
          <w:rPr>
            <w:b/>
            <w:bCs/>
            <w:noProof/>
            <w:lang w:val="en-US"/>
          </w:rPr>
          <w:t>185</w:t>
        </w:r>
        <w:r w:rsidR="00AA656B" w:rsidRPr="00AA656B">
          <w:rPr>
            <w:noProof/>
            <w:lang w:val="en-US"/>
          </w:rPr>
          <w:t>, 283–294 (2017).</w:t>
        </w:r>
      </w:moveFrom>
    </w:p>
    <w:moveFromRangeEnd w:id="399"/>
    <w:p w14:paraId="19FD9922" w14:textId="77777777" w:rsidR="00AA656B" w:rsidRPr="00AA656B" w:rsidRDefault="00EF4FC9" w:rsidP="00AA656B">
      <w:pPr>
        <w:widowControl w:val="0"/>
        <w:autoSpaceDE w:val="0"/>
        <w:autoSpaceDN w:val="0"/>
        <w:adjustRightInd w:val="0"/>
        <w:ind w:left="640" w:hanging="640"/>
        <w:rPr>
          <w:moveFrom w:id="401" w:author="Robbie Parks" w:date="2019-10-02T07:34:00Z"/>
          <w:noProof/>
          <w:lang w:val="en-US"/>
        </w:rPr>
      </w:pPr>
      <w:del w:id="402" w:author="Robbie Parks" w:date="2019-10-02T07:34:00Z">
        <w:r w:rsidRPr="00EF4FC9">
          <w:rPr>
            <w:noProof/>
            <w:lang w:val="en-US"/>
          </w:rPr>
          <w:delText>15.</w:delText>
        </w:r>
      </w:del>
      <w:moveFromRangeStart w:id="403" w:author="Robbie Parks" w:date="2019-10-02T07:34:00Z" w:name="move20894070"/>
      <w:moveFrom w:id="404" w:author="Robbie Parks" w:date="2019-10-02T07:34:00Z">
        <w:r w:rsidR="00AA656B" w:rsidRPr="00AA656B">
          <w:rPr>
            <w:noProof/>
            <w:lang w:val="en-US"/>
          </w:rPr>
          <w:tab/>
          <w:t xml:space="preserve">Kelsey, J. L. </w:t>
        </w:r>
        <w:r w:rsidR="00AA656B" w:rsidRPr="00AA656B">
          <w:rPr>
            <w:i/>
            <w:iCs/>
            <w:noProof/>
            <w:lang w:val="en-US"/>
          </w:rPr>
          <w:t>et al.</w:t>
        </w:r>
        <w:r w:rsidR="00AA656B" w:rsidRPr="00AA656B">
          <w:rPr>
            <w:noProof/>
            <w:lang w:val="en-US"/>
          </w:rPr>
          <w:t xml:space="preserve"> Indoor and outdoor falls in older adults are different: the maintenance of balance, independent living, intellect, and zest in the elderly of Boston study. </w:t>
        </w:r>
        <w:r w:rsidR="00AA656B" w:rsidRPr="00AA656B">
          <w:rPr>
            <w:i/>
            <w:iCs/>
            <w:noProof/>
            <w:lang w:val="en-US"/>
          </w:rPr>
          <w:t>J. Am. Geriatr. Soc.</w:t>
        </w:r>
        <w:r w:rsidR="00AA656B" w:rsidRPr="00AA656B">
          <w:rPr>
            <w:noProof/>
            <w:lang w:val="en-US"/>
          </w:rPr>
          <w:t xml:space="preserve"> (2010). doi:10.1111/j.1532-5415.2010.03062.x</w:t>
        </w:r>
      </w:moveFrom>
    </w:p>
    <w:moveFromRangeEnd w:id="403"/>
    <w:p w14:paraId="7010DDEC" w14:textId="535FB708"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ins w:id="405" w:author="Robbie Parks" w:date="2019-10-02T07:34:00Z"/>
          <w:noProof/>
          <w:lang w:val="en-US"/>
        </w:rPr>
      </w:pPr>
      <w:r w:rsidRPr="00AA656B">
        <w:rPr>
          <w:noProof/>
          <w:lang w:val="en-US"/>
        </w:rPr>
        <w:t>20.</w:t>
      </w:r>
      <w:r w:rsidRPr="00AA656B">
        <w:rPr>
          <w:noProof/>
          <w:lang w:val="en-US"/>
        </w:rPr>
        <w:tab/>
      </w:r>
      <w:ins w:id="406" w:author="Robbie Parks" w:date="2019-10-02T07:34:00Z">
        <w:r w:rsidRPr="00AA656B">
          <w:rPr>
            <w:noProof/>
            <w:lang w:val="en-US"/>
          </w:rPr>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ins>
    </w:p>
    <w:p w14:paraId="2EA1E738" w14:textId="77777777" w:rsidR="00AA656B" w:rsidRPr="00AA656B" w:rsidRDefault="00AA656B" w:rsidP="00AA656B">
      <w:pPr>
        <w:widowControl w:val="0"/>
        <w:autoSpaceDE w:val="0"/>
        <w:autoSpaceDN w:val="0"/>
        <w:adjustRightInd w:val="0"/>
        <w:ind w:left="640" w:hanging="640"/>
        <w:rPr>
          <w:ins w:id="407" w:author="Robbie Parks" w:date="2019-10-02T07:34:00Z"/>
          <w:noProof/>
          <w:lang w:val="en-US"/>
        </w:rPr>
      </w:pPr>
      <w:ins w:id="408" w:author="Robbie Parks" w:date="2019-10-02T07:34:00Z">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ins>
    </w:p>
    <w:p w14:paraId="14302151" w14:textId="77777777" w:rsidR="00AA656B" w:rsidRPr="00AA656B" w:rsidRDefault="00AA656B" w:rsidP="00AA656B">
      <w:pPr>
        <w:widowControl w:val="0"/>
        <w:autoSpaceDE w:val="0"/>
        <w:autoSpaceDN w:val="0"/>
        <w:adjustRightInd w:val="0"/>
        <w:ind w:left="640" w:hanging="640"/>
        <w:rPr>
          <w:moveTo w:id="409" w:author="Robbie Parks" w:date="2019-10-02T07:34:00Z"/>
          <w:noProof/>
          <w:lang w:val="en-US"/>
        </w:rPr>
      </w:pPr>
      <w:ins w:id="410" w:author="Robbie Parks" w:date="2019-10-02T07:34:00Z">
        <w:r w:rsidRPr="00AA656B">
          <w:rPr>
            <w:noProof/>
            <w:lang w:val="en-US"/>
          </w:rPr>
          <w:t>22.</w:t>
        </w:r>
        <w:r w:rsidRPr="00AA656B">
          <w:rPr>
            <w:noProof/>
            <w:lang w:val="en-US"/>
          </w:rPr>
          <w:tab/>
        </w:r>
      </w:ins>
      <w:moveToRangeStart w:id="411" w:author="Robbie Parks" w:date="2019-10-02T07:34:00Z" w:name="move20894071"/>
      <w:moveTo w:id="412" w:author="Robbie Parks" w:date="2019-10-02T07:34:00Z">
        <w:r w:rsidRPr="00AA656B">
          <w:rPr>
            <w:noProof/>
            <w:lang w:val="en-US"/>
          </w:rPr>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moveTo>
    </w:p>
    <w:moveToRangeEnd w:id="411"/>
    <w:p w14:paraId="157AEF54" w14:textId="77777777" w:rsidR="00AA656B" w:rsidRPr="00AA656B" w:rsidRDefault="00AA656B" w:rsidP="00AA656B">
      <w:pPr>
        <w:widowControl w:val="0"/>
        <w:autoSpaceDE w:val="0"/>
        <w:autoSpaceDN w:val="0"/>
        <w:adjustRightInd w:val="0"/>
        <w:ind w:left="640" w:hanging="640"/>
        <w:rPr>
          <w:moveTo w:id="413" w:author="Robbie Parks" w:date="2019-10-02T07:34:00Z"/>
          <w:noProof/>
          <w:lang w:val="en-US"/>
        </w:rPr>
      </w:pPr>
      <w:ins w:id="414" w:author="Robbie Parks" w:date="2019-10-02T07:34:00Z">
        <w:r w:rsidRPr="00AA656B">
          <w:rPr>
            <w:noProof/>
            <w:lang w:val="en-US"/>
          </w:rPr>
          <w:t>23.</w:t>
        </w:r>
      </w:ins>
      <w:moveToRangeStart w:id="415" w:author="Robbie Parks" w:date="2019-10-02T07:34:00Z" w:name="move20894072"/>
      <w:moveTo w:id="416" w:author="Robbie Parks" w:date="2019-10-02T07:34:00Z">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moveTo>
    </w:p>
    <w:moveToRangeEnd w:id="415"/>
    <w:p w14:paraId="283C2742" w14:textId="77777777" w:rsidR="00AA656B" w:rsidRPr="00AA656B" w:rsidRDefault="00AA656B" w:rsidP="00AA656B">
      <w:pPr>
        <w:widowControl w:val="0"/>
        <w:autoSpaceDE w:val="0"/>
        <w:autoSpaceDN w:val="0"/>
        <w:adjustRightInd w:val="0"/>
        <w:ind w:left="640" w:hanging="640"/>
        <w:rPr>
          <w:moveTo w:id="417" w:author="Robbie Parks" w:date="2019-10-02T07:34:00Z"/>
          <w:noProof/>
          <w:lang w:val="en-US"/>
        </w:rPr>
      </w:pPr>
      <w:ins w:id="418" w:author="Robbie Parks" w:date="2019-10-02T07:34:00Z">
        <w:r w:rsidRPr="00AA656B">
          <w:rPr>
            <w:noProof/>
            <w:lang w:val="en-US"/>
          </w:rPr>
          <w:t>24.</w:t>
        </w:r>
      </w:ins>
      <w:moveToRangeStart w:id="419" w:author="Robbie Parks" w:date="2019-10-02T07:34:00Z" w:name="move20894073"/>
      <w:moveTo w:id="420" w:author="Robbie Parks" w:date="2019-10-02T07:34:00Z">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moveTo>
    </w:p>
    <w:moveToRangeEnd w:id="419"/>
    <w:p w14:paraId="26BADC3B" w14:textId="77777777" w:rsidR="00AA656B" w:rsidRPr="00AA656B" w:rsidRDefault="00AA656B" w:rsidP="00AA656B">
      <w:pPr>
        <w:widowControl w:val="0"/>
        <w:autoSpaceDE w:val="0"/>
        <w:autoSpaceDN w:val="0"/>
        <w:adjustRightInd w:val="0"/>
        <w:ind w:left="640" w:hanging="640"/>
        <w:rPr>
          <w:ins w:id="421" w:author="Robbie Parks" w:date="2019-10-02T07:34:00Z"/>
          <w:noProof/>
          <w:lang w:val="en-US"/>
        </w:rPr>
      </w:pPr>
      <w:ins w:id="422" w:author="Robbie Parks" w:date="2019-10-02T07:34:00Z">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ins>
    </w:p>
    <w:p w14:paraId="699F8152" w14:textId="77777777" w:rsidR="00AA656B" w:rsidRPr="00AA656B" w:rsidRDefault="00AA656B" w:rsidP="00AA656B">
      <w:pPr>
        <w:widowControl w:val="0"/>
        <w:autoSpaceDE w:val="0"/>
        <w:autoSpaceDN w:val="0"/>
        <w:adjustRightInd w:val="0"/>
        <w:ind w:left="640" w:hanging="640"/>
        <w:rPr>
          <w:ins w:id="423" w:author="Robbie Parks" w:date="2019-10-02T07:34:00Z"/>
          <w:noProof/>
          <w:lang w:val="en-US"/>
        </w:rPr>
      </w:pPr>
      <w:ins w:id="424" w:author="Robbie Parks" w:date="2019-10-02T07:34:00Z">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ins>
    </w:p>
    <w:p w14:paraId="27312858" w14:textId="77777777" w:rsidR="00AA656B" w:rsidRPr="00AA656B" w:rsidRDefault="00AA656B" w:rsidP="00AA656B">
      <w:pPr>
        <w:widowControl w:val="0"/>
        <w:autoSpaceDE w:val="0"/>
        <w:autoSpaceDN w:val="0"/>
        <w:adjustRightInd w:val="0"/>
        <w:ind w:left="640" w:hanging="640"/>
        <w:rPr>
          <w:moveTo w:id="425" w:author="Robbie Parks" w:date="2019-10-02T07:34:00Z"/>
          <w:noProof/>
          <w:lang w:val="en-US"/>
        </w:rPr>
      </w:pPr>
      <w:ins w:id="426" w:author="Robbie Parks" w:date="2019-10-02T07:34:00Z">
        <w:r w:rsidRPr="00AA656B">
          <w:rPr>
            <w:noProof/>
            <w:lang w:val="en-US"/>
          </w:rPr>
          <w:t>27.</w:t>
        </w:r>
      </w:ins>
      <w:moveToRangeStart w:id="427" w:author="Robbie Parks" w:date="2019-10-02T07:34:00Z" w:name="move20894068"/>
      <w:moveTo w:id="428" w:author="Robbie Parks" w:date="2019-10-02T07:34:00Z">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moveTo>
    </w:p>
    <w:moveToRangeEnd w:id="427"/>
    <w:p w14:paraId="23E56D9F" w14:textId="77777777" w:rsidR="00AA656B" w:rsidRPr="00AA656B" w:rsidRDefault="00AA656B" w:rsidP="00AA656B">
      <w:pPr>
        <w:widowControl w:val="0"/>
        <w:autoSpaceDE w:val="0"/>
        <w:autoSpaceDN w:val="0"/>
        <w:adjustRightInd w:val="0"/>
        <w:ind w:left="640" w:hanging="640"/>
        <w:rPr>
          <w:moveTo w:id="429" w:author="Robbie Parks" w:date="2019-10-02T07:34:00Z"/>
          <w:noProof/>
          <w:lang w:val="en-US"/>
        </w:rPr>
      </w:pPr>
      <w:ins w:id="430" w:author="Robbie Parks" w:date="2019-10-02T07:34:00Z">
        <w:r w:rsidRPr="00AA656B">
          <w:rPr>
            <w:noProof/>
            <w:lang w:val="en-US"/>
          </w:rPr>
          <w:t>28.</w:t>
        </w:r>
      </w:ins>
      <w:moveToRangeStart w:id="431" w:author="Robbie Parks" w:date="2019-10-02T07:34:00Z" w:name="move20894069"/>
      <w:moveTo w:id="432" w:author="Robbie Parks" w:date="2019-10-02T07:34:00Z">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moveTo>
    </w:p>
    <w:moveToRangeEnd w:id="431"/>
    <w:p w14:paraId="33AB2256" w14:textId="77777777" w:rsidR="00AA656B" w:rsidRPr="00AA656B" w:rsidRDefault="00AA656B" w:rsidP="00AA656B">
      <w:pPr>
        <w:widowControl w:val="0"/>
        <w:autoSpaceDE w:val="0"/>
        <w:autoSpaceDN w:val="0"/>
        <w:adjustRightInd w:val="0"/>
        <w:ind w:left="640" w:hanging="640"/>
        <w:rPr>
          <w:moveTo w:id="433" w:author="Robbie Parks" w:date="2019-10-02T07:34:00Z"/>
          <w:noProof/>
          <w:lang w:val="en-US"/>
        </w:rPr>
      </w:pPr>
      <w:ins w:id="434" w:author="Robbie Parks" w:date="2019-10-02T07:34:00Z">
        <w:r w:rsidRPr="00AA656B">
          <w:rPr>
            <w:noProof/>
            <w:lang w:val="en-US"/>
          </w:rPr>
          <w:t>29.</w:t>
        </w:r>
      </w:ins>
      <w:moveToRangeStart w:id="435" w:author="Robbie Parks" w:date="2019-10-02T07:34:00Z" w:name="move20894070"/>
      <w:moveTo w:id="436" w:author="Robbie Parks" w:date="2019-10-02T07:34:00Z">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moveTo>
    </w:p>
    <w:p w14:paraId="30E85E0E" w14:textId="77777777" w:rsidR="00AA656B" w:rsidRPr="00AA656B" w:rsidRDefault="00AA656B" w:rsidP="00AA656B">
      <w:pPr>
        <w:widowControl w:val="0"/>
        <w:autoSpaceDE w:val="0"/>
        <w:autoSpaceDN w:val="0"/>
        <w:adjustRightInd w:val="0"/>
        <w:ind w:left="640" w:hanging="640"/>
        <w:rPr>
          <w:moveFrom w:id="437" w:author="Robbie Parks" w:date="2019-10-02T07:34:00Z"/>
          <w:noProof/>
          <w:lang w:val="en-US"/>
        </w:rPr>
      </w:pPr>
      <w:moveFromRangeStart w:id="438" w:author="Robbie Parks" w:date="2019-10-02T07:34:00Z" w:name="move20894071"/>
      <w:moveToRangeEnd w:id="435"/>
      <w:moveFrom w:id="439" w:author="Robbie Parks" w:date="2019-10-02T07:34:00Z">
        <w:r w:rsidRPr="00AA656B">
          <w:rPr>
            <w:noProof/>
            <w:lang w:val="en-US"/>
          </w:rPr>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moveFrom>
    </w:p>
    <w:moveFromRangeEnd w:id="438"/>
    <w:p w14:paraId="47511236" w14:textId="5D6D1B79" w:rsidR="00AA656B" w:rsidRPr="00AA656B" w:rsidRDefault="00EF4FC9" w:rsidP="00AA656B">
      <w:pPr>
        <w:widowControl w:val="0"/>
        <w:autoSpaceDE w:val="0"/>
        <w:autoSpaceDN w:val="0"/>
        <w:adjustRightInd w:val="0"/>
        <w:ind w:left="640" w:hanging="640"/>
        <w:rPr>
          <w:noProof/>
          <w:lang w:val="en-US"/>
        </w:rPr>
      </w:pPr>
      <w:del w:id="440" w:author="Robbie Parks" w:date="2019-10-02T07:34:00Z">
        <w:r w:rsidRPr="00EF4FC9">
          <w:rPr>
            <w:noProof/>
            <w:lang w:val="en-US"/>
          </w:rPr>
          <w:delText>21</w:delText>
        </w:r>
      </w:del>
      <w:ins w:id="441" w:author="Robbie Parks" w:date="2019-10-02T07:34:00Z">
        <w:r w:rsidR="00AA656B" w:rsidRPr="00AA656B">
          <w:rPr>
            <w:noProof/>
            <w:lang w:val="en-US"/>
          </w:rPr>
          <w:t>30</w:t>
        </w:r>
      </w:ins>
      <w:r w:rsidR="00AA656B" w:rsidRPr="00AA656B">
        <w:rPr>
          <w:noProof/>
          <w:lang w:val="en-US"/>
        </w:rPr>
        <w:t>.</w:t>
      </w:r>
      <w:r w:rsidR="00AA656B" w:rsidRPr="00AA656B">
        <w:rPr>
          <w:noProof/>
          <w:lang w:val="en-US"/>
        </w:rPr>
        <w:tab/>
        <w:t xml:space="preserve">Voas, R. B., Torres, P., Romano, E. &amp; Lacey, J. H. Alcohol-related risk of driver fatalities: an update using 2007 data. </w:t>
      </w:r>
      <w:r w:rsidR="00AA656B" w:rsidRPr="00AA656B">
        <w:rPr>
          <w:i/>
          <w:iCs/>
          <w:noProof/>
          <w:lang w:val="en-US"/>
        </w:rPr>
        <w:t>J. Stud. Alcohol Drugs</w:t>
      </w:r>
      <w:r w:rsidR="00AA656B" w:rsidRPr="00AA656B">
        <w:rPr>
          <w:noProof/>
          <w:lang w:val="en-US"/>
        </w:rPr>
        <w:t xml:space="preserve"> (2012). doi:10.15288/jsad.2012.73.341</w:t>
      </w:r>
    </w:p>
    <w:p w14:paraId="1B11283E" w14:textId="77777777" w:rsidR="00AA656B" w:rsidRPr="00AA656B" w:rsidRDefault="00EF4FC9" w:rsidP="00AA656B">
      <w:pPr>
        <w:widowControl w:val="0"/>
        <w:autoSpaceDE w:val="0"/>
        <w:autoSpaceDN w:val="0"/>
        <w:adjustRightInd w:val="0"/>
        <w:ind w:left="640" w:hanging="640"/>
        <w:rPr>
          <w:moveFrom w:id="442" w:author="Robbie Parks" w:date="2019-10-02T07:34:00Z"/>
          <w:noProof/>
          <w:lang w:val="en-US"/>
        </w:rPr>
      </w:pPr>
      <w:del w:id="443" w:author="Robbie Parks" w:date="2019-10-02T07:34:00Z">
        <w:r w:rsidRPr="00EF4FC9">
          <w:rPr>
            <w:noProof/>
            <w:lang w:val="en-US"/>
          </w:rPr>
          <w:delText>22</w:delText>
        </w:r>
      </w:del>
      <w:ins w:id="444" w:author="Robbie Parks" w:date="2019-10-02T07:34:00Z">
        <w:r w:rsidR="00AA656B" w:rsidRPr="00AA656B">
          <w:rPr>
            <w:noProof/>
            <w:lang w:val="en-US"/>
          </w:rPr>
          <w:t>31</w:t>
        </w:r>
      </w:ins>
      <w:moveFromRangeStart w:id="445" w:author="Robbie Parks" w:date="2019-10-02T07:34:00Z" w:name="move20894064"/>
      <w:moveFrom w:id="446" w:author="Robbie Parks" w:date="2019-10-02T07:34:00Z">
        <w:r w:rsidR="00AA656B" w:rsidRPr="00AA656B">
          <w:rPr>
            <w:noProof/>
            <w:lang w:val="en-US"/>
          </w:rPr>
          <w:t>.</w:t>
        </w:r>
        <w:r w:rsidR="00AA656B" w:rsidRPr="00AA656B">
          <w:rPr>
            <w:noProof/>
            <w:lang w:val="en-US"/>
          </w:rPr>
          <w:tab/>
          <w:t xml:space="preserve">Datla, S., Sahu, P., Roh, H.-J. &amp; Sharma, S. A comprehensive analysis of the association of highway traffic with winter weather conditions. </w:t>
        </w:r>
        <w:r w:rsidR="00AA656B" w:rsidRPr="00AA656B">
          <w:rPr>
            <w:i/>
            <w:iCs/>
            <w:noProof/>
            <w:lang w:val="en-US"/>
          </w:rPr>
          <w:t>Procedia - Soc. Behav. Sci.</w:t>
        </w:r>
        <w:r w:rsidR="00AA656B" w:rsidRPr="00AA656B">
          <w:rPr>
            <w:noProof/>
            <w:lang w:val="en-US"/>
          </w:rPr>
          <w:t xml:space="preserve"> (2013). doi:10.1016/j.sbspro.2013.11.143</w:t>
        </w:r>
      </w:moveFrom>
    </w:p>
    <w:moveFromRangeEnd w:id="445"/>
    <w:p w14:paraId="78E99DBB" w14:textId="77777777" w:rsidR="00AA656B" w:rsidRPr="00AA656B" w:rsidRDefault="00EF4FC9" w:rsidP="00AA656B">
      <w:pPr>
        <w:widowControl w:val="0"/>
        <w:autoSpaceDE w:val="0"/>
        <w:autoSpaceDN w:val="0"/>
        <w:adjustRightInd w:val="0"/>
        <w:ind w:left="640" w:hanging="640"/>
        <w:rPr>
          <w:moveFrom w:id="447" w:author="Robbie Parks" w:date="2019-10-02T07:34:00Z"/>
          <w:noProof/>
          <w:lang w:val="en-US"/>
        </w:rPr>
      </w:pPr>
      <w:del w:id="448" w:author="Robbie Parks" w:date="2019-10-02T07:34:00Z">
        <w:r w:rsidRPr="00EF4FC9">
          <w:rPr>
            <w:noProof/>
            <w:lang w:val="en-US"/>
          </w:rPr>
          <w:delText>23</w:delText>
        </w:r>
      </w:del>
      <w:moveFromRangeStart w:id="449" w:author="Robbie Parks" w:date="2019-10-02T07:34:00Z" w:name="move20894065"/>
      <w:moveFrom w:id="450" w:author="Robbie Parks" w:date="2019-10-02T07:34:00Z">
        <w:r w:rsidR="00AA656B" w:rsidRPr="00AA656B">
          <w:rPr>
            <w:noProof/>
            <w:lang w:val="en-US"/>
          </w:rPr>
          <w:t>.</w:t>
        </w:r>
        <w:r w:rsidR="00AA656B" w:rsidRPr="00AA656B">
          <w:rPr>
            <w:noProof/>
            <w:lang w:val="en-US"/>
          </w:rPr>
          <w:tab/>
          <w:t xml:space="preserve">Roh, H.-J., Sahu, P. K., Sharma, S., Datla, S. &amp; Mehran, B. Statistical investigations of snowfall and temperature interaction with passenger car and truck traffic on primary highways in Canada. </w:t>
        </w:r>
        <w:r w:rsidR="00AA656B" w:rsidRPr="00AA656B">
          <w:rPr>
            <w:i/>
            <w:iCs/>
            <w:noProof/>
            <w:lang w:val="en-US"/>
          </w:rPr>
          <w:t>J. Cold Reg. Eng.</w:t>
        </w:r>
        <w:r w:rsidR="00AA656B" w:rsidRPr="00AA656B">
          <w:rPr>
            <w:noProof/>
            <w:lang w:val="en-US"/>
          </w:rPr>
          <w:t xml:space="preserve"> (2016). doi:10.1061/(ASCE)CR.1943-5495.0000099</w:t>
        </w:r>
      </w:moveFrom>
    </w:p>
    <w:moveFromRangeEnd w:id="449"/>
    <w:p w14:paraId="17A06C97" w14:textId="77777777" w:rsidR="00AA656B" w:rsidRPr="00AA656B" w:rsidRDefault="00EF4FC9" w:rsidP="00AA656B">
      <w:pPr>
        <w:widowControl w:val="0"/>
        <w:autoSpaceDE w:val="0"/>
        <w:autoSpaceDN w:val="0"/>
        <w:adjustRightInd w:val="0"/>
        <w:ind w:left="640" w:hanging="640"/>
        <w:rPr>
          <w:moveFrom w:id="451" w:author="Robbie Parks" w:date="2019-10-02T07:34:00Z"/>
          <w:noProof/>
          <w:lang w:val="en-US"/>
        </w:rPr>
      </w:pPr>
      <w:del w:id="452" w:author="Robbie Parks" w:date="2019-10-02T07:34:00Z">
        <w:r w:rsidRPr="00EF4FC9">
          <w:rPr>
            <w:noProof/>
            <w:lang w:val="en-US"/>
          </w:rPr>
          <w:lastRenderedPageBreak/>
          <w:delText>24</w:delText>
        </w:r>
      </w:del>
      <w:moveFromRangeStart w:id="453" w:author="Robbie Parks" w:date="2019-10-02T07:34:00Z" w:name="move20894066"/>
      <w:moveFrom w:id="454" w:author="Robbie Parks" w:date="2019-10-02T07:34:00Z">
        <w:r w:rsidR="00AA656B" w:rsidRPr="00AA656B">
          <w:rPr>
            <w:noProof/>
            <w:lang w:val="en-US"/>
          </w:rPr>
          <w:t>.</w:t>
        </w:r>
        <w:r w:rsidR="00AA656B" w:rsidRPr="00AA656B">
          <w:rPr>
            <w:noProof/>
            <w:lang w:val="en-US"/>
          </w:rPr>
          <w:tab/>
          <w:t xml:space="preserve">Roh, H.-J., Datla, S. &amp; Sharma, S. Effect of snow, temperature and their interaction on highway truck traffic. </w:t>
        </w:r>
        <w:r w:rsidR="00AA656B" w:rsidRPr="00AA656B">
          <w:rPr>
            <w:i/>
            <w:iCs/>
            <w:noProof/>
            <w:lang w:val="en-US"/>
          </w:rPr>
          <w:t>J. Transp. Techn.</w:t>
        </w:r>
        <w:r w:rsidR="00AA656B" w:rsidRPr="00AA656B">
          <w:rPr>
            <w:noProof/>
            <w:lang w:val="en-US"/>
          </w:rPr>
          <w:t xml:space="preserve"> (2013). doi:10.4236/jtts.2013.31003</w:t>
        </w:r>
      </w:moveFrom>
    </w:p>
    <w:moveFromRangeEnd w:id="453"/>
    <w:p w14:paraId="47FDA8B2" w14:textId="77777777" w:rsidR="00AA656B" w:rsidRPr="00AA656B" w:rsidRDefault="00EF4FC9" w:rsidP="00AA656B">
      <w:pPr>
        <w:widowControl w:val="0"/>
        <w:autoSpaceDE w:val="0"/>
        <w:autoSpaceDN w:val="0"/>
        <w:adjustRightInd w:val="0"/>
        <w:ind w:left="640" w:hanging="640"/>
        <w:rPr>
          <w:moveFrom w:id="455" w:author="Robbie Parks" w:date="2019-10-02T07:34:00Z"/>
          <w:noProof/>
          <w:lang w:val="en-US"/>
        </w:rPr>
      </w:pPr>
      <w:del w:id="456" w:author="Robbie Parks" w:date="2019-10-02T07:34:00Z">
        <w:r w:rsidRPr="00EF4FC9">
          <w:rPr>
            <w:noProof/>
            <w:lang w:val="en-US"/>
          </w:rPr>
          <w:delText>25</w:delText>
        </w:r>
      </w:del>
      <w:moveFromRangeStart w:id="457" w:author="Robbie Parks" w:date="2019-10-02T07:34:00Z" w:name="move20894067"/>
      <w:moveFrom w:id="458" w:author="Robbie Parks" w:date="2019-10-02T07:34:00Z">
        <w:r w:rsidR="00AA656B" w:rsidRPr="00AA656B">
          <w:rPr>
            <w:noProof/>
            <w:lang w:val="en-US"/>
          </w:rPr>
          <w:t>.</w:t>
        </w:r>
        <w:r w:rsidR="00AA656B" w:rsidRPr="00AA656B">
          <w:rPr>
            <w:noProof/>
            <w:lang w:val="en-US"/>
          </w:rPr>
          <w:tab/>
          <w:t xml:space="preserve">Roh, H. J., Sharma, S. &amp; Sahu, P. K. Modeling snow and cold effects for classified highway traffic volumes. </w:t>
        </w:r>
        <w:r w:rsidR="00AA656B" w:rsidRPr="00AA656B">
          <w:rPr>
            <w:i/>
            <w:iCs/>
            <w:noProof/>
            <w:lang w:val="en-US"/>
          </w:rPr>
          <w:t>KSCE J. Civ. Eng.</w:t>
        </w:r>
        <w:r w:rsidR="00AA656B" w:rsidRPr="00AA656B">
          <w:rPr>
            <w:noProof/>
            <w:lang w:val="en-US"/>
          </w:rPr>
          <w:t xml:space="preserve"> (2016). doi:10.1007/s12205-015-0236-0</w:t>
        </w:r>
      </w:moveFrom>
    </w:p>
    <w:moveFromRangeEnd w:id="457"/>
    <w:p w14:paraId="0C347AB6" w14:textId="693D8822" w:rsidR="00AA656B" w:rsidRPr="00AA656B" w:rsidRDefault="00EF4FC9" w:rsidP="00AA656B">
      <w:pPr>
        <w:widowControl w:val="0"/>
        <w:autoSpaceDE w:val="0"/>
        <w:autoSpaceDN w:val="0"/>
        <w:adjustRightInd w:val="0"/>
        <w:ind w:left="640" w:hanging="640"/>
        <w:rPr>
          <w:noProof/>
          <w:lang w:val="en-US"/>
        </w:rPr>
      </w:pPr>
      <w:del w:id="459" w:author="Robbie Parks" w:date="2019-10-02T07:34:00Z">
        <w:r w:rsidRPr="00EF4FC9">
          <w:rPr>
            <w:noProof/>
            <w:lang w:val="en-US"/>
          </w:rPr>
          <w:delText>26</w:delText>
        </w:r>
      </w:del>
      <w:r w:rsidR="00AA656B" w:rsidRPr="00AA656B">
        <w:rPr>
          <w:noProof/>
          <w:lang w:val="en-US"/>
        </w:rPr>
        <w:t>.</w:t>
      </w:r>
      <w:r w:rsidR="00AA656B" w:rsidRPr="00AA656B">
        <w:rPr>
          <w:noProof/>
          <w:lang w:val="en-US"/>
        </w:rPr>
        <w:tab/>
        <w:t xml:space="preserve">Graff Zivin, J. &amp; Neidell, M. Temperature and the allocation of time: implications for climate change. </w:t>
      </w:r>
      <w:r w:rsidR="00AA656B" w:rsidRPr="00AA656B">
        <w:rPr>
          <w:i/>
          <w:iCs/>
          <w:noProof/>
          <w:lang w:val="en-US"/>
        </w:rPr>
        <w:t>J. Labor Econ.</w:t>
      </w:r>
      <w:r w:rsidR="00AA656B" w:rsidRPr="00AA656B">
        <w:rPr>
          <w:noProof/>
          <w:lang w:val="en-US"/>
        </w:rPr>
        <w:t xml:space="preserve"> (2014). doi:10.1086/671766</w:t>
      </w:r>
    </w:p>
    <w:p w14:paraId="54544A78" w14:textId="789C72FD" w:rsidR="00AA656B" w:rsidRPr="00AA656B" w:rsidRDefault="00EF4FC9" w:rsidP="00AA656B">
      <w:pPr>
        <w:widowControl w:val="0"/>
        <w:autoSpaceDE w:val="0"/>
        <w:autoSpaceDN w:val="0"/>
        <w:adjustRightInd w:val="0"/>
        <w:ind w:left="640" w:hanging="640"/>
        <w:rPr>
          <w:noProof/>
          <w:lang w:val="en-US"/>
        </w:rPr>
      </w:pPr>
      <w:del w:id="460" w:author="Robbie Parks" w:date="2019-10-02T07:34:00Z">
        <w:r w:rsidRPr="00EF4FC9">
          <w:rPr>
            <w:noProof/>
            <w:lang w:val="en-US"/>
          </w:rPr>
          <w:delText>27</w:delText>
        </w:r>
      </w:del>
      <w:ins w:id="461" w:author="Robbie Parks" w:date="2019-10-02T07:34:00Z">
        <w:r w:rsidR="00AA656B" w:rsidRPr="00AA656B">
          <w:rPr>
            <w:noProof/>
            <w:lang w:val="en-US"/>
          </w:rPr>
          <w:t>32</w:t>
        </w:r>
      </w:ins>
      <w:r w:rsidR="00AA656B" w:rsidRPr="00AA656B">
        <w:rPr>
          <w:noProof/>
          <w:lang w:val="en-US"/>
        </w:rPr>
        <w:t>.</w:t>
      </w:r>
      <w:r w:rsidR="00AA656B" w:rsidRPr="00AA656B">
        <w:rPr>
          <w:noProof/>
          <w:lang w:val="en-US"/>
        </w:rPr>
        <w:tab/>
        <w:t xml:space="preserve">Glaeser, E. L., Sacerdote, B. &amp; Scheinkman, J. A. Crime and social interactions. </w:t>
      </w:r>
      <w:r w:rsidR="00AA656B" w:rsidRPr="00AA656B">
        <w:rPr>
          <w:i/>
          <w:iCs/>
          <w:noProof/>
          <w:lang w:val="en-US"/>
        </w:rPr>
        <w:t>Q. J. Econ.</w:t>
      </w:r>
      <w:r w:rsidR="00AA656B" w:rsidRPr="00AA656B">
        <w:rPr>
          <w:noProof/>
          <w:lang w:val="en-US"/>
        </w:rPr>
        <w:t xml:space="preserve"> (1996). doi:10.2307/2946686</w:t>
      </w:r>
    </w:p>
    <w:p w14:paraId="40B9B9D5" w14:textId="24F450AB" w:rsidR="00AA656B" w:rsidRPr="00AA656B" w:rsidRDefault="00EF4FC9" w:rsidP="00AA656B">
      <w:pPr>
        <w:widowControl w:val="0"/>
        <w:autoSpaceDE w:val="0"/>
        <w:autoSpaceDN w:val="0"/>
        <w:adjustRightInd w:val="0"/>
        <w:ind w:left="640" w:hanging="640"/>
        <w:rPr>
          <w:noProof/>
          <w:lang w:val="en-US"/>
        </w:rPr>
      </w:pPr>
      <w:del w:id="462" w:author="Robbie Parks" w:date="2019-10-02T07:34:00Z">
        <w:r w:rsidRPr="00EF4FC9">
          <w:rPr>
            <w:noProof/>
            <w:lang w:val="en-US"/>
          </w:rPr>
          <w:delText>28</w:delText>
        </w:r>
      </w:del>
      <w:ins w:id="463" w:author="Robbie Parks" w:date="2019-10-02T07:34:00Z">
        <w:r w:rsidR="00AA656B" w:rsidRPr="00AA656B">
          <w:rPr>
            <w:noProof/>
            <w:lang w:val="en-US"/>
          </w:rPr>
          <w:t>33</w:t>
        </w:r>
      </w:ins>
      <w:r w:rsidR="00AA656B" w:rsidRPr="00AA656B">
        <w:rPr>
          <w:noProof/>
          <w:lang w:val="en-US"/>
        </w:rPr>
        <w:t>.</w:t>
      </w:r>
      <w:r w:rsidR="00AA656B" w:rsidRPr="00AA656B">
        <w:rPr>
          <w:noProof/>
          <w:lang w:val="en-US"/>
        </w:rPr>
        <w:tab/>
        <w:t xml:space="preserve">Rotton, J. &amp; Cohn, E. G. Global warming and U.S. crime rates: an application of routine activity theory. </w:t>
      </w:r>
      <w:r w:rsidR="00AA656B" w:rsidRPr="00AA656B">
        <w:rPr>
          <w:i/>
          <w:iCs/>
          <w:noProof/>
          <w:lang w:val="en-US"/>
        </w:rPr>
        <w:t>Environ. Behav.</w:t>
      </w:r>
      <w:r w:rsidR="00AA656B" w:rsidRPr="00AA656B">
        <w:rPr>
          <w:noProof/>
          <w:lang w:val="en-US"/>
        </w:rPr>
        <w:t xml:space="preserve"> (2003). doi:10.1177/0013916503255565</w:t>
      </w:r>
    </w:p>
    <w:p w14:paraId="301AEADC" w14:textId="4BC7743B" w:rsidR="00AA656B" w:rsidRPr="00AA656B" w:rsidRDefault="00EF4FC9" w:rsidP="00AA656B">
      <w:pPr>
        <w:widowControl w:val="0"/>
        <w:autoSpaceDE w:val="0"/>
        <w:autoSpaceDN w:val="0"/>
        <w:adjustRightInd w:val="0"/>
        <w:ind w:left="640" w:hanging="640"/>
        <w:rPr>
          <w:ins w:id="464" w:author="Robbie Parks" w:date="2019-10-02T07:34:00Z"/>
          <w:noProof/>
          <w:lang w:val="en-US"/>
        </w:rPr>
      </w:pPr>
      <w:del w:id="465" w:author="Robbie Parks" w:date="2019-10-02T07:34:00Z">
        <w:r w:rsidRPr="00EF4FC9">
          <w:rPr>
            <w:noProof/>
            <w:lang w:val="en-US"/>
          </w:rPr>
          <w:delText>29.</w:delText>
        </w:r>
      </w:del>
      <w:ins w:id="466" w:author="Robbie Parks" w:date="2019-10-02T07:34:00Z">
        <w:r w:rsidR="00AA656B" w:rsidRPr="00AA656B">
          <w:rPr>
            <w:noProof/>
            <w:lang w:val="en-US"/>
          </w:rPr>
          <w:t>34.</w:t>
        </w:r>
        <w:r w:rsidR="00AA656B" w:rsidRPr="00AA656B">
          <w:rPr>
            <w:noProof/>
            <w:lang w:val="en-US"/>
          </w:rPr>
          <w:tab/>
          <w:t xml:space="preserve">Mach, K. J. </w:t>
        </w:r>
        <w:r w:rsidR="00AA656B" w:rsidRPr="00AA656B">
          <w:rPr>
            <w:i/>
            <w:iCs/>
            <w:noProof/>
            <w:lang w:val="en-US"/>
          </w:rPr>
          <w:t>et al.</w:t>
        </w:r>
        <w:r w:rsidR="00AA656B" w:rsidRPr="00AA656B">
          <w:rPr>
            <w:noProof/>
            <w:lang w:val="en-US"/>
          </w:rPr>
          <w:t xml:space="preserve"> Climate as a risk factor for armed conflict. </w:t>
        </w:r>
        <w:r w:rsidR="00AA656B" w:rsidRPr="00AA656B">
          <w:rPr>
            <w:i/>
            <w:iCs/>
            <w:noProof/>
            <w:lang w:val="en-US"/>
          </w:rPr>
          <w:t>Nature</w:t>
        </w:r>
        <w:r w:rsidR="00AA656B" w:rsidRPr="00AA656B">
          <w:rPr>
            <w:noProof/>
            <w:lang w:val="en-US"/>
          </w:rPr>
          <w:t xml:space="preserve"> (2019). doi:10.1038/s41586-019-1300-6</w:t>
        </w:r>
      </w:ins>
    </w:p>
    <w:p w14:paraId="3DC2D98B" w14:textId="77777777" w:rsidR="00AA656B" w:rsidRPr="00AA656B" w:rsidRDefault="00AA656B" w:rsidP="00AA656B">
      <w:pPr>
        <w:widowControl w:val="0"/>
        <w:autoSpaceDE w:val="0"/>
        <w:autoSpaceDN w:val="0"/>
        <w:adjustRightInd w:val="0"/>
        <w:ind w:left="640" w:hanging="640"/>
        <w:rPr>
          <w:moveFrom w:id="467" w:author="Robbie Parks" w:date="2019-10-02T07:34:00Z"/>
          <w:noProof/>
          <w:lang w:val="en-US"/>
        </w:rPr>
      </w:pPr>
      <w:ins w:id="468" w:author="Robbie Parks" w:date="2019-10-02T07:34:00Z">
        <w:r w:rsidRPr="00AA656B">
          <w:rPr>
            <w:noProof/>
            <w:lang w:val="en-US"/>
          </w:rPr>
          <w:t>35</w:t>
        </w:r>
      </w:ins>
      <w:moveFromRangeStart w:id="469" w:author="Robbie Parks" w:date="2019-10-02T07:34:00Z" w:name="move20894072"/>
      <w:moveFrom w:id="470" w:author="Robbie Parks" w:date="2019-10-02T07:34:00Z">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moveFrom>
    </w:p>
    <w:moveFromRangeEnd w:id="469"/>
    <w:p w14:paraId="362A429A" w14:textId="77777777" w:rsidR="00AA656B" w:rsidRPr="00AA656B" w:rsidRDefault="00EF4FC9" w:rsidP="00AA656B">
      <w:pPr>
        <w:widowControl w:val="0"/>
        <w:autoSpaceDE w:val="0"/>
        <w:autoSpaceDN w:val="0"/>
        <w:adjustRightInd w:val="0"/>
        <w:ind w:left="640" w:hanging="640"/>
        <w:rPr>
          <w:moveFrom w:id="471" w:author="Robbie Parks" w:date="2019-10-02T07:34:00Z"/>
          <w:noProof/>
          <w:lang w:val="en-US"/>
        </w:rPr>
      </w:pPr>
      <w:del w:id="472" w:author="Robbie Parks" w:date="2019-10-02T07:34:00Z">
        <w:r w:rsidRPr="00EF4FC9">
          <w:rPr>
            <w:noProof/>
            <w:lang w:val="en-US"/>
          </w:rPr>
          <w:delText>30.</w:delText>
        </w:r>
      </w:del>
      <w:moveFromRangeStart w:id="473" w:author="Robbie Parks" w:date="2019-10-02T07:34:00Z" w:name="move20894073"/>
      <w:moveFrom w:id="474" w:author="Robbie Parks" w:date="2019-10-02T07:34:00Z">
        <w:r w:rsidR="00AA656B" w:rsidRPr="00AA656B">
          <w:rPr>
            <w:noProof/>
            <w:lang w:val="en-US"/>
          </w:rPr>
          <w:tab/>
          <w:t xml:space="preserve">Baron, R. A. &amp; Bell, P. A. Aggression and heat: the influence of ambient temperature, negative affect, and a cooling drink on physical aggression. </w:t>
        </w:r>
        <w:r w:rsidR="00AA656B" w:rsidRPr="00AA656B">
          <w:rPr>
            <w:i/>
            <w:iCs/>
            <w:noProof/>
            <w:lang w:val="en-US"/>
          </w:rPr>
          <w:t>J. Pers. Soc. Psychol.</w:t>
        </w:r>
        <w:r w:rsidR="00AA656B" w:rsidRPr="00AA656B">
          <w:rPr>
            <w:noProof/>
            <w:lang w:val="en-US"/>
          </w:rPr>
          <w:t xml:space="preserve"> (1976). doi:10.1037/0022-3514.33.3.245</w:t>
        </w:r>
      </w:moveFrom>
    </w:p>
    <w:moveFromRangeEnd w:id="473"/>
    <w:p w14:paraId="13B0C288" w14:textId="0E49F1AE" w:rsidR="00AA656B" w:rsidRPr="00AA656B" w:rsidRDefault="00EF4FC9" w:rsidP="00AA656B">
      <w:pPr>
        <w:widowControl w:val="0"/>
        <w:autoSpaceDE w:val="0"/>
        <w:autoSpaceDN w:val="0"/>
        <w:adjustRightInd w:val="0"/>
        <w:ind w:left="640" w:hanging="640"/>
        <w:rPr>
          <w:noProof/>
          <w:lang w:val="en-US"/>
        </w:rPr>
      </w:pPr>
      <w:del w:id="475" w:author="Robbie Parks" w:date="2019-10-02T07:34:00Z">
        <w:r w:rsidRPr="00EF4FC9">
          <w:rPr>
            <w:noProof/>
            <w:lang w:val="en-US"/>
          </w:rPr>
          <w:delText>31</w:delText>
        </w:r>
      </w:del>
      <w:r w:rsidR="00AA656B" w:rsidRPr="00AA656B">
        <w:rPr>
          <w:noProof/>
          <w:lang w:val="en-US"/>
        </w:rPr>
        <w:t>.</w:t>
      </w:r>
      <w:r w:rsidR="00AA656B" w:rsidRPr="00AA656B">
        <w:rPr>
          <w:noProof/>
          <w:lang w:val="en-US"/>
        </w:rPr>
        <w:tab/>
        <w:t xml:space="preserve">Majeed, H. &amp; Lee, J. The impact of climate change on youth depression and mental health. </w:t>
      </w:r>
      <w:r w:rsidR="00AA656B" w:rsidRPr="00AA656B">
        <w:rPr>
          <w:i/>
          <w:iCs/>
          <w:noProof/>
          <w:lang w:val="en-US"/>
        </w:rPr>
        <w:t>Lancet Planet. Heal.</w:t>
      </w:r>
      <w:r w:rsidR="00AA656B" w:rsidRPr="00AA656B">
        <w:rPr>
          <w:noProof/>
          <w:lang w:val="en-US"/>
        </w:rPr>
        <w:t xml:space="preserve"> </w:t>
      </w:r>
      <w:r w:rsidR="00AA656B" w:rsidRPr="00AA656B">
        <w:rPr>
          <w:b/>
          <w:bCs/>
          <w:noProof/>
          <w:lang w:val="en-US"/>
        </w:rPr>
        <w:t>1</w:t>
      </w:r>
      <w:r w:rsidR="00AA656B" w:rsidRPr="00AA656B">
        <w:rPr>
          <w:noProof/>
          <w:lang w:val="en-US"/>
        </w:rPr>
        <w:t>, e94–e95 (2017).</w:t>
      </w:r>
    </w:p>
    <w:p w14:paraId="45C94A9F" w14:textId="77777777" w:rsidR="00EF4FC9" w:rsidRPr="00EF4FC9" w:rsidRDefault="00EF4FC9" w:rsidP="00EF4FC9">
      <w:pPr>
        <w:widowControl w:val="0"/>
        <w:autoSpaceDE w:val="0"/>
        <w:autoSpaceDN w:val="0"/>
        <w:adjustRightInd w:val="0"/>
        <w:ind w:left="640" w:hanging="640"/>
        <w:rPr>
          <w:del w:id="476" w:author="Robbie Parks" w:date="2019-10-02T07:34:00Z"/>
          <w:noProof/>
          <w:lang w:val="en-US"/>
        </w:rPr>
      </w:pPr>
      <w:del w:id="477" w:author="Robbie Parks" w:date="2019-10-02T07:34: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7F238F41" w14:textId="56408842" w:rsidR="00AA656B" w:rsidRPr="00AA656B" w:rsidRDefault="00EF4FC9" w:rsidP="00AA656B">
      <w:pPr>
        <w:widowControl w:val="0"/>
        <w:autoSpaceDE w:val="0"/>
        <w:autoSpaceDN w:val="0"/>
        <w:adjustRightInd w:val="0"/>
        <w:ind w:left="640" w:hanging="640"/>
        <w:rPr>
          <w:ins w:id="478" w:author="Robbie Parks" w:date="2019-10-02T07:34:00Z"/>
          <w:noProof/>
          <w:lang w:val="en-US"/>
        </w:rPr>
      </w:pPr>
      <w:del w:id="479" w:author="Robbie Parks" w:date="2019-10-02T07:34:00Z">
        <w:r w:rsidRPr="00EF4FC9">
          <w:rPr>
            <w:noProof/>
            <w:lang w:val="en-US"/>
          </w:rPr>
          <w:delText>33</w:delText>
        </w:r>
      </w:del>
      <w:ins w:id="480" w:author="Robbie Parks" w:date="2019-10-02T07:34:00Z">
        <w:r w:rsidR="00AA656B" w:rsidRPr="00AA656B">
          <w:rPr>
            <w:noProof/>
            <w:lang w:val="en-US"/>
          </w:rPr>
          <w:t>36.</w:t>
        </w:r>
        <w:r w:rsidR="00AA656B" w:rsidRPr="00AA656B">
          <w:rPr>
            <w:noProof/>
            <w:lang w:val="en-US"/>
          </w:rPr>
          <w:tab/>
          <w:t xml:space="preserve">European Centre for Medium-Range Weather Forecasts (ECMWF). ERA5. </w:t>
        </w:r>
        <w:r w:rsidR="00AA656B" w:rsidRPr="00AA656B">
          <w:rPr>
            <w:i/>
            <w:iCs/>
            <w:noProof/>
            <w:lang w:val="en-US"/>
          </w:rPr>
          <w:t>Reanalysis datasets</w:t>
        </w:r>
        <w:r w:rsidR="00AA656B" w:rsidRPr="00AA656B">
          <w:rPr>
            <w:noProof/>
            <w:lang w:val="en-US"/>
          </w:rPr>
          <w:t xml:space="preserve"> (2019).</w:t>
        </w:r>
      </w:ins>
    </w:p>
    <w:p w14:paraId="123BA521" w14:textId="77777777" w:rsidR="00AA656B" w:rsidRPr="00AA656B" w:rsidRDefault="00AA656B" w:rsidP="00AA656B">
      <w:pPr>
        <w:widowControl w:val="0"/>
        <w:autoSpaceDE w:val="0"/>
        <w:autoSpaceDN w:val="0"/>
        <w:adjustRightInd w:val="0"/>
        <w:ind w:left="640" w:hanging="640"/>
        <w:rPr>
          <w:noProof/>
          <w:lang w:val="en-US"/>
        </w:rPr>
      </w:pPr>
      <w:ins w:id="481" w:author="Robbie Parks" w:date="2019-10-02T07:34:00Z">
        <w:r w:rsidRPr="00AA656B">
          <w:rPr>
            <w:noProof/>
            <w:lang w:val="en-US"/>
          </w:rPr>
          <w:t>37</w:t>
        </w:r>
      </w:ins>
      <w:r w:rsidRPr="00AA656B">
        <w:rPr>
          <w:noProof/>
          <w:lang w:val="en-US"/>
        </w:rPr>
        <w:t>.</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04B8254C" w:rsidR="00AA656B" w:rsidRPr="00AA656B" w:rsidRDefault="00EF4FC9" w:rsidP="00AA656B">
      <w:pPr>
        <w:widowControl w:val="0"/>
        <w:autoSpaceDE w:val="0"/>
        <w:autoSpaceDN w:val="0"/>
        <w:adjustRightInd w:val="0"/>
        <w:ind w:left="640" w:hanging="640"/>
        <w:rPr>
          <w:noProof/>
          <w:lang w:val="en-US"/>
        </w:rPr>
      </w:pPr>
      <w:del w:id="482" w:author="Robbie Parks" w:date="2019-10-02T07:34:00Z">
        <w:r w:rsidRPr="00EF4FC9">
          <w:rPr>
            <w:noProof/>
            <w:lang w:val="en-US"/>
          </w:rPr>
          <w:delText>34</w:delText>
        </w:r>
      </w:del>
      <w:ins w:id="483" w:author="Robbie Parks" w:date="2019-10-02T07:34:00Z">
        <w:r w:rsidR="00AA656B" w:rsidRPr="00AA656B">
          <w:rPr>
            <w:noProof/>
            <w:lang w:val="en-US"/>
          </w:rPr>
          <w:t>38</w:t>
        </w:r>
      </w:ins>
      <w:r w:rsidR="00AA656B" w:rsidRPr="00AA656B">
        <w:rPr>
          <w:noProof/>
          <w:lang w:val="en-US"/>
        </w:rPr>
        <w:t>.</w:t>
      </w:r>
      <w:r w:rsidR="00AA656B" w:rsidRPr="00AA656B">
        <w:rPr>
          <w:noProof/>
          <w:lang w:val="en-US"/>
        </w:rPr>
        <w:tab/>
        <w:t xml:space="preserve">Gasparrini, A. </w:t>
      </w:r>
      <w:r w:rsidR="00AA656B" w:rsidRPr="00AA656B">
        <w:rPr>
          <w:i/>
          <w:iCs/>
          <w:noProof/>
          <w:lang w:val="en-US"/>
        </w:rPr>
        <w:t>et al.</w:t>
      </w:r>
      <w:r w:rsidR="00AA656B" w:rsidRPr="00AA656B">
        <w:rPr>
          <w:noProof/>
          <w:lang w:val="en-US"/>
        </w:rPr>
        <w:t xml:space="preserve"> Mortality risk attributable to high and low ambient temperature: a multicountry observational study. </w:t>
      </w:r>
      <w:r w:rsidR="00AA656B" w:rsidRPr="00AA656B">
        <w:rPr>
          <w:i/>
          <w:iCs/>
          <w:noProof/>
          <w:lang w:val="en-US"/>
        </w:rPr>
        <w:t>Lancet</w:t>
      </w:r>
      <w:r w:rsidR="00AA656B" w:rsidRPr="00AA656B">
        <w:rPr>
          <w:noProof/>
          <w:lang w:val="en-US"/>
        </w:rPr>
        <w:t xml:space="preserve"> </w:t>
      </w:r>
      <w:r w:rsidR="00AA656B" w:rsidRPr="00AA656B">
        <w:rPr>
          <w:b/>
          <w:bCs/>
          <w:noProof/>
          <w:lang w:val="en-US"/>
        </w:rPr>
        <w:t>386</w:t>
      </w:r>
      <w:r w:rsidR="00AA656B" w:rsidRPr="00AA656B">
        <w:rPr>
          <w:noProof/>
          <w:lang w:val="en-US"/>
        </w:rPr>
        <w:t>, 369–375 (2015).</w:t>
      </w:r>
    </w:p>
    <w:p w14:paraId="064606E7" w14:textId="277B7581" w:rsidR="00AA656B" w:rsidRPr="00AA656B" w:rsidRDefault="00EF4FC9" w:rsidP="00AA656B">
      <w:pPr>
        <w:widowControl w:val="0"/>
        <w:autoSpaceDE w:val="0"/>
        <w:autoSpaceDN w:val="0"/>
        <w:adjustRightInd w:val="0"/>
        <w:ind w:left="640" w:hanging="640"/>
        <w:rPr>
          <w:noProof/>
          <w:lang w:val="en-US"/>
        </w:rPr>
      </w:pPr>
      <w:del w:id="484" w:author="Robbie Parks" w:date="2019-10-02T07:34:00Z">
        <w:r w:rsidRPr="00EF4FC9">
          <w:rPr>
            <w:noProof/>
            <w:lang w:val="en-US"/>
          </w:rPr>
          <w:delText>35</w:delText>
        </w:r>
      </w:del>
      <w:ins w:id="485" w:author="Robbie Parks" w:date="2019-10-02T07:34:00Z">
        <w:r w:rsidR="00AA656B" w:rsidRPr="00AA656B">
          <w:rPr>
            <w:noProof/>
            <w:lang w:val="en-US"/>
          </w:rPr>
          <w:t>39</w:t>
        </w:r>
      </w:ins>
      <w:r w:rsidR="00AA656B" w:rsidRPr="00AA656B">
        <w:rPr>
          <w:noProof/>
          <w:lang w:val="en-US"/>
        </w:rPr>
        <w:t>.</w:t>
      </w:r>
      <w:r w:rsidR="00AA656B" w:rsidRPr="00AA656B">
        <w:rPr>
          <w:noProof/>
          <w:lang w:val="en-US"/>
        </w:rPr>
        <w:tab/>
        <w:t xml:space="preserve">Ye, X. </w:t>
      </w:r>
      <w:r w:rsidR="00AA656B" w:rsidRPr="00AA656B">
        <w:rPr>
          <w:i/>
          <w:iCs/>
          <w:noProof/>
          <w:lang w:val="en-US"/>
        </w:rPr>
        <w:t>et al.</w:t>
      </w:r>
      <w:r w:rsidR="00AA656B" w:rsidRPr="00AA656B">
        <w:rPr>
          <w:noProof/>
          <w:lang w:val="en-US"/>
        </w:rPr>
        <w:t xml:space="preserve"> Ambient temperature and morbidity: a review of epidemiological evidence. </w:t>
      </w:r>
      <w:r w:rsidR="00AA656B" w:rsidRPr="00AA656B">
        <w:rPr>
          <w:i/>
          <w:iCs/>
          <w:noProof/>
          <w:lang w:val="en-US"/>
        </w:rPr>
        <w:t>Environ. Health Perspect.</w:t>
      </w:r>
      <w:r w:rsidR="00AA656B" w:rsidRPr="00AA656B">
        <w:rPr>
          <w:noProof/>
          <w:lang w:val="en-US"/>
        </w:rPr>
        <w:t xml:space="preserve"> </w:t>
      </w:r>
      <w:r w:rsidR="00AA656B" w:rsidRPr="00AA656B">
        <w:rPr>
          <w:b/>
          <w:bCs/>
          <w:noProof/>
          <w:lang w:val="en-US"/>
        </w:rPr>
        <w:t>120</w:t>
      </w:r>
      <w:r w:rsidR="00AA656B" w:rsidRPr="00AA656B">
        <w:rPr>
          <w:noProof/>
          <w:lang w:val="en-US"/>
        </w:rPr>
        <w:t>, 19–28 (2012).</w:t>
      </w:r>
    </w:p>
    <w:p w14:paraId="478381F1" w14:textId="4657A5BD" w:rsidR="00AA656B" w:rsidRPr="00AA656B" w:rsidRDefault="00EF4FC9" w:rsidP="00AA656B">
      <w:pPr>
        <w:widowControl w:val="0"/>
        <w:autoSpaceDE w:val="0"/>
        <w:autoSpaceDN w:val="0"/>
        <w:adjustRightInd w:val="0"/>
        <w:ind w:left="640" w:hanging="640"/>
        <w:rPr>
          <w:noProof/>
          <w:lang w:val="en-US"/>
        </w:rPr>
      </w:pPr>
      <w:del w:id="486" w:author="Robbie Parks" w:date="2019-10-02T07:34:00Z">
        <w:r w:rsidRPr="00EF4FC9">
          <w:rPr>
            <w:noProof/>
            <w:lang w:val="en-US"/>
          </w:rPr>
          <w:delText>36</w:delText>
        </w:r>
      </w:del>
      <w:ins w:id="487" w:author="Robbie Parks" w:date="2019-10-02T07:34:00Z">
        <w:r w:rsidR="00AA656B" w:rsidRPr="00AA656B">
          <w:rPr>
            <w:noProof/>
            <w:lang w:val="en-US"/>
          </w:rPr>
          <w:t>40</w:t>
        </w:r>
      </w:ins>
      <w:r w:rsidR="00AA656B" w:rsidRPr="00AA656B">
        <w:rPr>
          <w:noProof/>
          <w:lang w:val="en-US"/>
        </w:rPr>
        <w:t>.</w:t>
      </w:r>
      <w:r w:rsidR="00AA656B" w:rsidRPr="00AA656B">
        <w:rPr>
          <w:noProof/>
          <w:lang w:val="en-US"/>
        </w:rPr>
        <w:tab/>
        <w:t xml:space="preserve">Basu, R. High ambient temperature and mortality: a review of epidemiologic studies from 2001 to 2008. </w:t>
      </w:r>
      <w:r w:rsidR="00AA656B" w:rsidRPr="00AA656B">
        <w:rPr>
          <w:i/>
          <w:iCs/>
          <w:noProof/>
          <w:lang w:val="en-US"/>
        </w:rPr>
        <w:t>Environ. Heal. A Glob. Access Sci. Source</w:t>
      </w:r>
      <w:r w:rsidR="00AA656B" w:rsidRPr="00AA656B">
        <w:rPr>
          <w:noProof/>
          <w:lang w:val="en-US"/>
        </w:rPr>
        <w:t xml:space="preserve"> </w:t>
      </w:r>
      <w:r w:rsidR="00AA656B" w:rsidRPr="00AA656B">
        <w:rPr>
          <w:b/>
          <w:bCs/>
          <w:noProof/>
          <w:lang w:val="en-US"/>
        </w:rPr>
        <w:t>8</w:t>
      </w:r>
      <w:r w:rsidR="00AA656B" w:rsidRPr="00AA656B">
        <w:rPr>
          <w:noProof/>
          <w:lang w:val="en-US"/>
        </w:rPr>
        <w:t>, 40 (2009).</w:t>
      </w:r>
    </w:p>
    <w:p w14:paraId="2B7E0F44" w14:textId="77777777" w:rsidR="00EF4FC9" w:rsidRPr="00EF4FC9" w:rsidRDefault="00EF4FC9" w:rsidP="00EF4FC9">
      <w:pPr>
        <w:widowControl w:val="0"/>
        <w:autoSpaceDE w:val="0"/>
        <w:autoSpaceDN w:val="0"/>
        <w:adjustRightInd w:val="0"/>
        <w:ind w:left="640" w:hanging="640"/>
        <w:rPr>
          <w:del w:id="488" w:author="Robbie Parks" w:date="2019-10-02T07:34:00Z"/>
          <w:noProof/>
          <w:lang w:val="en-US"/>
        </w:rPr>
      </w:pPr>
      <w:del w:id="489" w:author="Robbie Parks" w:date="2019-10-02T07:34: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1B1CD2F8" w14:textId="1E1C61BF" w:rsidR="00AA656B" w:rsidRPr="00AA656B" w:rsidRDefault="00EF4FC9" w:rsidP="00AA656B">
      <w:pPr>
        <w:widowControl w:val="0"/>
        <w:autoSpaceDE w:val="0"/>
        <w:autoSpaceDN w:val="0"/>
        <w:adjustRightInd w:val="0"/>
        <w:ind w:left="640" w:hanging="640"/>
        <w:rPr>
          <w:noProof/>
          <w:lang w:val="en-US"/>
        </w:rPr>
      </w:pPr>
      <w:del w:id="490" w:author="Robbie Parks" w:date="2019-10-02T07:34:00Z">
        <w:r w:rsidRPr="00EF4FC9">
          <w:rPr>
            <w:noProof/>
            <w:lang w:val="en-US"/>
          </w:rPr>
          <w:delText>38</w:delText>
        </w:r>
      </w:del>
      <w:ins w:id="491" w:author="Robbie Parks" w:date="2019-10-02T07:34:00Z">
        <w:r w:rsidR="00AA656B" w:rsidRPr="00AA656B">
          <w:rPr>
            <w:noProof/>
            <w:lang w:val="en-US"/>
          </w:rPr>
          <w:t>41</w:t>
        </w:r>
      </w:ins>
      <w:r w:rsidR="00AA656B" w:rsidRPr="00AA656B">
        <w:rPr>
          <w:noProof/>
          <w:lang w:val="en-US"/>
        </w:rPr>
        <w:t>.</w:t>
      </w:r>
      <w:r w:rsidR="00AA656B" w:rsidRPr="00AA656B">
        <w:rPr>
          <w:noProof/>
          <w:lang w:val="en-US"/>
        </w:rPr>
        <w:tab/>
        <w:t xml:space="preserve">Rue, H. &amp; Held, L. </w:t>
      </w:r>
      <w:r w:rsidR="00AA656B" w:rsidRPr="00AA656B">
        <w:rPr>
          <w:i/>
          <w:iCs/>
          <w:noProof/>
          <w:lang w:val="en-US"/>
        </w:rPr>
        <w:t>Gaussian Markov random fields. Theory and applications</w:t>
      </w:r>
      <w:r w:rsidR="00AA656B" w:rsidRPr="00AA656B">
        <w:rPr>
          <w:noProof/>
          <w:lang w:val="en-US"/>
        </w:rPr>
        <w:t xml:space="preserve">. </w:t>
      </w:r>
      <w:r w:rsidR="00AA656B" w:rsidRPr="00AA656B">
        <w:rPr>
          <w:i/>
          <w:iCs/>
          <w:noProof/>
          <w:lang w:val="en-US"/>
        </w:rPr>
        <w:t>Chapman &amp; Hall</w:t>
      </w:r>
      <w:r w:rsidR="00AA656B" w:rsidRPr="00AA656B">
        <w:rPr>
          <w:noProof/>
          <w:lang w:val="en-US"/>
        </w:rPr>
        <w:t xml:space="preserve"> (2005). doi:10.1007/s00184-007-0162-3</w:t>
      </w:r>
    </w:p>
    <w:p w14:paraId="3BD63475" w14:textId="5D354C66" w:rsidR="00AA656B" w:rsidRPr="00AA656B" w:rsidRDefault="00EF4FC9" w:rsidP="00AA656B">
      <w:pPr>
        <w:widowControl w:val="0"/>
        <w:autoSpaceDE w:val="0"/>
        <w:autoSpaceDN w:val="0"/>
        <w:adjustRightInd w:val="0"/>
        <w:ind w:left="640" w:hanging="640"/>
        <w:rPr>
          <w:noProof/>
          <w:lang w:val="en-US"/>
        </w:rPr>
      </w:pPr>
      <w:del w:id="492" w:author="Robbie Parks" w:date="2019-10-02T07:34:00Z">
        <w:r w:rsidRPr="00EF4FC9">
          <w:rPr>
            <w:noProof/>
            <w:lang w:val="en-US"/>
          </w:rPr>
          <w:delText>39</w:delText>
        </w:r>
      </w:del>
      <w:ins w:id="493" w:author="Robbie Parks" w:date="2019-10-02T07:34:00Z">
        <w:r w:rsidR="00AA656B" w:rsidRPr="00AA656B">
          <w:rPr>
            <w:noProof/>
            <w:lang w:val="en-US"/>
          </w:rPr>
          <w:t>42</w:t>
        </w:r>
      </w:ins>
      <w:r w:rsidR="00AA656B" w:rsidRPr="00AA656B">
        <w:rPr>
          <w:noProof/>
          <w:lang w:val="en-US"/>
        </w:rPr>
        <w:t>.</w:t>
      </w:r>
      <w:r w:rsidR="00AA656B" w:rsidRPr="00AA656B">
        <w:rPr>
          <w:noProof/>
          <w:lang w:val="en-US"/>
        </w:rPr>
        <w:tab/>
        <w:t>Besag, J</w:t>
      </w:r>
      <w:del w:id="494" w:author="Robbie Parks" w:date="2019-10-02T07:34:00Z">
        <w:r w:rsidRPr="00EF4FC9">
          <w:rPr>
            <w:noProof/>
            <w:lang w:val="en-US"/>
          </w:rPr>
          <w:delText>. Spatial interaction and the statistical snalysis of lattice systems.</w:delText>
        </w:r>
      </w:del>
      <w:ins w:id="495" w:author="Robbie Parks" w:date="2019-10-02T07:34:00Z">
        <w:r w:rsidR="00AA656B" w:rsidRPr="00AA656B">
          <w:rPr>
            <w:noProof/>
            <w:lang w:val="en-US"/>
          </w:rPr>
          <w:t>., York,</w:t>
        </w:r>
      </w:ins>
      <w:r w:rsidR="00AA656B" w:rsidRPr="00AA656B">
        <w:rPr>
          <w:noProof/>
          <w:lang w:val="en-US"/>
        </w:rPr>
        <w:t xml:space="preserve"> </w:t>
      </w:r>
      <w:r w:rsidR="00AA656B" w:rsidRPr="00AA656B">
        <w:rPr>
          <w:lang w:val="en-US"/>
          <w:rPrChange w:id="496" w:author="Robbie Parks" w:date="2019-10-02T07:34:00Z">
            <w:rPr>
              <w:i/>
              <w:lang w:val="en-US"/>
            </w:rPr>
          </w:rPrChange>
        </w:rPr>
        <w:t xml:space="preserve">J. </w:t>
      </w:r>
      <w:del w:id="497" w:author="Robbie Parks" w:date="2019-10-02T07:34:00Z">
        <w:r w:rsidRPr="00EF4FC9">
          <w:rPr>
            <w:i/>
            <w:iCs/>
            <w:noProof/>
            <w:lang w:val="en-US"/>
          </w:rPr>
          <w:delText>R.</w:delText>
        </w:r>
      </w:del>
      <w:ins w:id="498" w:author="Robbie Parks" w:date="2019-10-02T07:34:00Z">
        <w:r w:rsidR="00AA656B" w:rsidRPr="00AA656B">
          <w:rPr>
            <w:noProof/>
            <w:lang w:val="en-US"/>
          </w:rPr>
          <w:t xml:space="preserve">&amp; Mollié, A. Bayesian image restoration, with two applications in spatial statistics. </w:t>
        </w:r>
        <w:r w:rsidR="00AA656B" w:rsidRPr="00AA656B">
          <w:rPr>
            <w:i/>
            <w:iCs/>
            <w:noProof/>
            <w:lang w:val="en-US"/>
          </w:rPr>
          <w:t>Ann. Inst.</w:t>
        </w:r>
      </w:ins>
      <w:r w:rsidR="00AA656B" w:rsidRPr="00AA656B">
        <w:rPr>
          <w:i/>
          <w:iCs/>
          <w:noProof/>
          <w:lang w:val="en-US"/>
        </w:rPr>
        <w:t xml:space="preserve"> Stat. </w:t>
      </w:r>
      <w:del w:id="499" w:author="Robbie Parks" w:date="2019-10-02T07:34:00Z">
        <w:r w:rsidRPr="00EF4FC9">
          <w:rPr>
            <w:i/>
            <w:iCs/>
            <w:noProof/>
            <w:lang w:val="en-US"/>
          </w:rPr>
          <w:delText>Soc. Ser. B (Statistical Methodol.</w:delText>
        </w:r>
        <w:r w:rsidRPr="00EF4FC9">
          <w:rPr>
            <w:noProof/>
            <w:lang w:val="en-US"/>
          </w:rPr>
          <w:delText xml:space="preserve"> (1974).</w:delText>
        </w:r>
      </w:del>
      <w:ins w:id="500" w:author="Robbie Parks" w:date="2019-10-02T07:34:00Z">
        <w:r w:rsidR="00AA656B" w:rsidRPr="00AA656B">
          <w:rPr>
            <w:i/>
            <w:iCs/>
            <w:noProof/>
            <w:lang w:val="en-US"/>
          </w:rPr>
          <w:t>Math.</w:t>
        </w:r>
        <w:r w:rsidR="00AA656B" w:rsidRPr="00AA656B">
          <w:rPr>
            <w:noProof/>
            <w:lang w:val="en-US"/>
          </w:rPr>
          <w:t xml:space="preserve"> (1991).</w:t>
        </w:r>
      </w:ins>
      <w:r w:rsidR="00AA656B" w:rsidRPr="00AA656B">
        <w:rPr>
          <w:noProof/>
          <w:lang w:val="en-US"/>
        </w:rPr>
        <w:t xml:space="preserve"> doi:10.</w:t>
      </w:r>
      <w:del w:id="501" w:author="Robbie Parks" w:date="2019-10-02T07:34:00Z">
        <w:r w:rsidRPr="00EF4FC9">
          <w:rPr>
            <w:noProof/>
            <w:lang w:val="en-US"/>
          </w:rPr>
          <w:delText>2307/2984812</w:delText>
        </w:r>
      </w:del>
      <w:ins w:id="502" w:author="Robbie Parks" w:date="2019-10-02T07:34:00Z">
        <w:r w:rsidR="00AA656B" w:rsidRPr="00AA656B">
          <w:rPr>
            <w:noProof/>
            <w:lang w:val="en-US"/>
          </w:rPr>
          <w:t>1007/BF00116466</w:t>
        </w:r>
      </w:ins>
    </w:p>
    <w:p w14:paraId="23A74778" w14:textId="60C0C184" w:rsidR="00AA656B" w:rsidRPr="00AA656B" w:rsidRDefault="00EF4FC9" w:rsidP="00AA656B">
      <w:pPr>
        <w:widowControl w:val="0"/>
        <w:autoSpaceDE w:val="0"/>
        <w:autoSpaceDN w:val="0"/>
        <w:adjustRightInd w:val="0"/>
        <w:ind w:left="640" w:hanging="640"/>
        <w:rPr>
          <w:ins w:id="503" w:author="Robbie Parks" w:date="2019-10-02T07:34:00Z"/>
          <w:noProof/>
          <w:lang w:val="en-US"/>
        </w:rPr>
      </w:pPr>
      <w:del w:id="504" w:author="Robbie Parks" w:date="2019-10-02T07:34:00Z">
        <w:r w:rsidRPr="00EF4FC9">
          <w:rPr>
            <w:noProof/>
            <w:lang w:val="en-US"/>
          </w:rPr>
          <w:delText>40</w:delText>
        </w:r>
      </w:del>
      <w:ins w:id="505" w:author="Robbie Parks" w:date="2019-10-02T07:34:00Z">
        <w:r w:rsidR="00AA656B" w:rsidRPr="00AA656B">
          <w:rPr>
            <w:noProof/>
            <w:lang w:val="en-US"/>
          </w:rPr>
          <w:t>43.</w:t>
        </w:r>
        <w:r w:rsidR="00AA656B" w:rsidRPr="00AA656B">
          <w:rPr>
            <w:noProof/>
            <w:lang w:val="en-US"/>
          </w:rPr>
          <w:tab/>
          <w:t xml:space="preserve">Knorr-Held, L. Bayesian modelling of inseparable space-time variation in disease risk. in </w:t>
        </w:r>
        <w:r w:rsidR="00AA656B" w:rsidRPr="00AA656B">
          <w:rPr>
            <w:i/>
            <w:iCs/>
            <w:noProof/>
            <w:lang w:val="en-US"/>
          </w:rPr>
          <w:t>Statistics in Medicine</w:t>
        </w:r>
        <w:r w:rsidR="00AA656B" w:rsidRPr="00AA656B">
          <w:rPr>
            <w:noProof/>
            <w:lang w:val="en-US"/>
          </w:rPr>
          <w:t xml:space="preserve"> (2000). doi:10.1002/1097-0258(20000915/30)19:17/18&lt;2555::AID-SIM587&gt;3.0.CO;2-#</w:t>
        </w:r>
      </w:ins>
    </w:p>
    <w:p w14:paraId="636D8DB3" w14:textId="77777777" w:rsidR="00AA656B" w:rsidRPr="00AA656B" w:rsidRDefault="00AA656B" w:rsidP="00AA656B">
      <w:pPr>
        <w:widowControl w:val="0"/>
        <w:autoSpaceDE w:val="0"/>
        <w:autoSpaceDN w:val="0"/>
        <w:adjustRightInd w:val="0"/>
        <w:ind w:left="640" w:hanging="640"/>
        <w:rPr>
          <w:ins w:id="506" w:author="Robbie Parks" w:date="2019-10-02T07:34:00Z"/>
          <w:noProof/>
          <w:lang w:val="en-US"/>
        </w:rPr>
      </w:pPr>
      <w:ins w:id="507" w:author="Robbie Parks" w:date="2019-10-02T07:34:00Z">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ins>
    </w:p>
    <w:p w14:paraId="7CE1F453" w14:textId="77777777" w:rsidR="00AA656B" w:rsidRPr="00AA656B" w:rsidRDefault="00AA656B" w:rsidP="00AA656B">
      <w:pPr>
        <w:widowControl w:val="0"/>
        <w:autoSpaceDE w:val="0"/>
        <w:autoSpaceDN w:val="0"/>
        <w:adjustRightInd w:val="0"/>
        <w:ind w:left="640" w:hanging="640"/>
        <w:rPr>
          <w:ins w:id="508" w:author="Robbie Parks" w:date="2019-10-02T07:34:00Z"/>
          <w:noProof/>
          <w:lang w:val="en-US"/>
        </w:rPr>
      </w:pPr>
      <w:ins w:id="509" w:author="Robbie Parks" w:date="2019-10-02T07:34:00Z">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ins>
    </w:p>
    <w:p w14:paraId="03670E5D" w14:textId="77777777" w:rsidR="00AA656B" w:rsidRPr="00AA656B" w:rsidRDefault="00AA656B" w:rsidP="00AA656B">
      <w:pPr>
        <w:widowControl w:val="0"/>
        <w:autoSpaceDE w:val="0"/>
        <w:autoSpaceDN w:val="0"/>
        <w:adjustRightInd w:val="0"/>
        <w:ind w:left="640" w:hanging="640"/>
        <w:rPr>
          <w:noProof/>
          <w:lang w:val="en-US"/>
        </w:rPr>
      </w:pPr>
      <w:ins w:id="510" w:author="Robbie Parks" w:date="2019-10-02T07:34:00Z">
        <w:r w:rsidRPr="00AA656B">
          <w:rPr>
            <w:noProof/>
            <w:lang w:val="en-US"/>
          </w:rPr>
          <w:t>46</w:t>
        </w:r>
      </w:ins>
      <w:r w:rsidRPr="00AA656B">
        <w:rPr>
          <w:noProof/>
          <w:lang w:val="en-US"/>
        </w:rPr>
        <w:t>.</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5DCCC456" w14:textId="77777777" w:rsidR="00EF4FC9" w:rsidRPr="00EF4FC9" w:rsidRDefault="00EF4FC9" w:rsidP="00EF4FC9">
      <w:pPr>
        <w:widowControl w:val="0"/>
        <w:autoSpaceDE w:val="0"/>
        <w:autoSpaceDN w:val="0"/>
        <w:adjustRightInd w:val="0"/>
        <w:ind w:left="640" w:hanging="640"/>
        <w:rPr>
          <w:del w:id="511" w:author="Robbie Parks" w:date="2019-10-02T07:34:00Z"/>
          <w:noProof/>
          <w:lang w:val="en-US"/>
        </w:rPr>
      </w:pPr>
      <w:del w:id="512" w:author="Robbie Parks" w:date="2019-10-02T07:34:00Z">
        <w:r w:rsidRPr="00EF4FC9">
          <w:rPr>
            <w:noProof/>
            <w:lang w:val="en-US"/>
          </w:rPr>
          <w:lastRenderedPageBreak/>
          <w:delText>41.</w:delText>
        </w:r>
        <w:r w:rsidRPr="00EF4FC9">
          <w:rPr>
            <w:noProof/>
            <w:lang w:val="en-US"/>
          </w:rPr>
          <w:tab/>
          <w:delText xml:space="preserve">Lozano, R. </w:delText>
        </w:r>
        <w:r w:rsidRPr="00EF4FC9">
          <w:rPr>
            <w:i/>
            <w:iCs/>
            <w:noProof/>
            <w:lang w:val="en-US"/>
          </w:rPr>
          <w:delText>et al.</w:delText>
        </w:r>
        <w:r w:rsidRPr="00EF4FC9">
          <w:rPr>
            <w:noProof/>
            <w:lang w:val="en-US"/>
          </w:rPr>
          <w:delText xml:space="preserve"> Global and regional mortality from 235 causes of death for 20 age groups in 1990 and 2010: a systematic analysis for the Global Burden of Disease Study 2010. </w:delText>
        </w:r>
        <w:r w:rsidRPr="00EF4FC9">
          <w:rPr>
            <w:i/>
            <w:iCs/>
            <w:noProof/>
            <w:lang w:val="en-US"/>
          </w:rPr>
          <w:delText>Lancet</w:delText>
        </w:r>
        <w:r w:rsidRPr="00EF4FC9">
          <w:rPr>
            <w:noProof/>
            <w:lang w:val="en-US"/>
          </w:rPr>
          <w:delText xml:space="preserve"> (2012). doi:10.1016/S0140-6736(12)61728-0</w:delText>
        </w:r>
      </w:del>
    </w:p>
    <w:p w14:paraId="239EC327" w14:textId="1394F9DA" w:rsidR="00AA656B" w:rsidRPr="00AA656B" w:rsidRDefault="00EF4FC9" w:rsidP="00AA656B">
      <w:pPr>
        <w:widowControl w:val="0"/>
        <w:autoSpaceDE w:val="0"/>
        <w:autoSpaceDN w:val="0"/>
        <w:adjustRightInd w:val="0"/>
        <w:ind w:left="640" w:hanging="640"/>
        <w:rPr>
          <w:noProof/>
        </w:rPr>
      </w:pPr>
      <w:del w:id="513" w:author="Robbie Parks" w:date="2019-10-02T07:34:00Z">
        <w:r w:rsidRPr="00EF4FC9">
          <w:rPr>
            <w:noProof/>
            <w:lang w:val="en-US"/>
          </w:rPr>
          <w:delText>42</w:delText>
        </w:r>
      </w:del>
      <w:ins w:id="514" w:author="Robbie Parks" w:date="2019-10-02T07:34:00Z">
        <w:r w:rsidR="00AA656B" w:rsidRPr="00AA656B">
          <w:rPr>
            <w:noProof/>
            <w:lang w:val="en-US"/>
          </w:rPr>
          <w:t>47</w:t>
        </w:r>
      </w:ins>
      <w:r w:rsidR="00AA656B" w:rsidRPr="00AA656B">
        <w:rPr>
          <w:noProof/>
          <w:lang w:val="en-US"/>
        </w:rPr>
        <w:t>.</w:t>
      </w:r>
      <w:r w:rsidR="00AA656B" w:rsidRPr="00AA656B">
        <w:rPr>
          <w:noProof/>
          <w:lang w:val="en-US"/>
        </w:rPr>
        <w:tab/>
        <w:t xml:space="preserve">IPCC. </w:t>
      </w:r>
      <w:r w:rsidR="00AA656B" w:rsidRPr="00AA656B">
        <w:rPr>
          <w:i/>
          <w:lang w:val="en-US"/>
          <w:rPrChange w:id="515" w:author="Robbie Parks" w:date="2019-10-02T07:34:00Z">
            <w:rPr>
              <w:lang w:val="en-US"/>
            </w:rPr>
          </w:rPrChange>
        </w:rPr>
        <w:t>IPCC special report on the impacts of global warming of 1.5 °C - Summary for policy makers</w:t>
      </w:r>
      <w:r w:rsidR="00AA656B" w:rsidRPr="00AA656B">
        <w:rPr>
          <w:noProof/>
          <w:lang w:val="en-US"/>
        </w:rPr>
        <w:t>. (2018).</w:t>
      </w:r>
    </w:p>
    <w:p w14:paraId="0F6AA8A0" w14:textId="63C14BD6" w:rsidR="00C16BDD" w:rsidRPr="00E85AFA" w:rsidRDefault="00A620DD">
      <w:pPr>
        <w:widowControl w:val="0"/>
        <w:autoSpaceDE w:val="0"/>
        <w:autoSpaceDN w:val="0"/>
        <w:adjustRightInd w:val="0"/>
        <w:ind w:left="640" w:hanging="640"/>
        <w:pPrChange w:id="516" w:author="Robbie Parks" w:date="2019-10-02T07:34: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4"/>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1" w:author="Ezzati, Majid" w:date="2019-10-02T18:57:00Z" w:initials="EM">
    <w:p w14:paraId="73074AAE" w14:textId="6074F78E" w:rsidR="006F071D" w:rsidRDefault="006F071D">
      <w:pPr>
        <w:pStyle w:val="CommentText"/>
      </w:pPr>
      <w:r>
        <w:rPr>
          <w:rStyle w:val="CommentReference"/>
        </w:rPr>
        <w:annotationRef/>
      </w:r>
      <w:r>
        <w:t>Fill XX-XX</w:t>
      </w:r>
    </w:p>
  </w:comment>
  <w:comment w:id="132" w:author="Ezzati, Majid" w:date="2019-10-02T18:58:00Z" w:initials="EM">
    <w:p w14:paraId="79CE32F9" w14:textId="1802D0F5" w:rsidR="006F071D" w:rsidRDefault="006F071D">
      <w:pPr>
        <w:pStyle w:val="CommentText"/>
      </w:pPr>
      <w:r>
        <w:rPr>
          <w:rStyle w:val="CommentReference"/>
        </w:rPr>
        <w:annotationRef/>
      </w:r>
      <w:r>
        <w:t xml:space="preserve"> “and suicidess” ??</w:t>
      </w:r>
    </w:p>
  </w:comment>
  <w:comment w:id="192" w:author="Ezzati, Majid" w:date="2019-10-02T19:20:00Z" w:initials="EM">
    <w:p w14:paraId="19C90B64" w14:textId="5CC1A313" w:rsidR="00806310" w:rsidRDefault="00806310">
      <w:pPr>
        <w:pStyle w:val="CommentText"/>
      </w:pPr>
      <w:r>
        <w:rPr>
          <w:rStyle w:val="CommentReference"/>
        </w:rPr>
        <w:annotationRef/>
      </w:r>
      <w:r>
        <w:t>Abbreviation is used later. Whether to use/not use should be an explicit choice</w:t>
      </w:r>
    </w:p>
  </w:comment>
  <w:comment w:id="314" w:author="Ezzati, Majid" w:date="2019-10-02T20:51:00Z" w:initials="EM">
    <w:p w14:paraId="5B8D277E" w14:textId="45FA2BB9" w:rsidR="00BC396A" w:rsidRDefault="00BC396A">
      <w:pPr>
        <w:pStyle w:val="CommentText"/>
      </w:pPr>
      <w:r>
        <w:rPr>
          <w:rStyle w:val="CommentReference"/>
        </w:rPr>
        <w:annotationRef/>
      </w:r>
      <w:r>
        <w:t>Robertson 2018.</w:t>
      </w:r>
    </w:p>
  </w:comment>
  <w:comment w:id="312" w:author="Ezzati, Majid" w:date="2019-10-02T20:56:00Z" w:initials="EM">
    <w:p w14:paraId="1B0D2002" w14:textId="56B9C2F7" w:rsidR="00363E6C" w:rsidRDefault="00363E6C">
      <w:pPr>
        <w:pStyle w:val="CommentText"/>
      </w:pPr>
      <w:r>
        <w:rPr>
          <w:rStyle w:val="CommentReference"/>
        </w:rPr>
        <w:annotationRef/>
      </w:r>
      <w:r>
        <w:t>Add the numbers</w:t>
      </w:r>
      <w:bookmarkStart w:id="316" w:name="_GoBack"/>
      <w:bookmarkEnd w:id="316"/>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074AAE" w15:done="0"/>
  <w15:commentEx w15:paraId="79CE32F9" w15:done="0"/>
  <w15:commentEx w15:paraId="19C90B64" w15:done="0"/>
  <w15:commentEx w15:paraId="5B8D277E" w15:done="0"/>
  <w15:commentEx w15:paraId="1B0D200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DC622" w14:textId="77777777" w:rsidR="00265344" w:rsidRDefault="00265344">
      <w:r>
        <w:separator/>
      </w:r>
    </w:p>
  </w:endnote>
  <w:endnote w:type="continuationSeparator" w:id="0">
    <w:p w14:paraId="1F2D3EB3" w14:textId="77777777" w:rsidR="00265344" w:rsidRDefault="00265344">
      <w:r>
        <w:continuationSeparator/>
      </w:r>
    </w:p>
  </w:endnote>
  <w:endnote w:type="continuationNotice" w:id="1">
    <w:p w14:paraId="7E266EEE" w14:textId="77777777" w:rsidR="00265344" w:rsidRDefault="002653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E8517B" w:rsidRDefault="00E8517B"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E8517B" w:rsidRDefault="00E8517B"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57C4CF3C" w:rsidR="00E8517B" w:rsidRDefault="00E8517B"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63E6C">
      <w:rPr>
        <w:rStyle w:val="PageNumber"/>
        <w:noProof/>
      </w:rPr>
      <w:t>17</w:t>
    </w:r>
    <w:r>
      <w:rPr>
        <w:rStyle w:val="PageNumber"/>
      </w:rPr>
      <w:fldChar w:fldCharType="end"/>
    </w:r>
  </w:p>
  <w:p w14:paraId="443267E5" w14:textId="77777777" w:rsidR="00E8517B" w:rsidRDefault="00E8517B"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F1464" w14:textId="77777777" w:rsidR="00265344" w:rsidRDefault="00265344">
      <w:r>
        <w:separator/>
      </w:r>
    </w:p>
  </w:footnote>
  <w:footnote w:type="continuationSeparator" w:id="0">
    <w:p w14:paraId="2F36E915" w14:textId="77777777" w:rsidR="00265344" w:rsidRDefault="00265344">
      <w:r>
        <w:continuationSeparator/>
      </w:r>
    </w:p>
  </w:footnote>
  <w:footnote w:type="continuationNotice" w:id="1">
    <w:p w14:paraId="3F9A676B" w14:textId="77777777" w:rsidR="00265344" w:rsidRDefault="0026534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BBC92" w14:textId="77777777" w:rsidR="00E8517B" w:rsidRDefault="00E8517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5044"/>
    <w:rsid w:val="002A6AFC"/>
    <w:rsid w:val="002A6C71"/>
    <w:rsid w:val="002B4DCB"/>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3E6C"/>
    <w:rsid w:val="00367BD4"/>
    <w:rsid w:val="0037029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1093"/>
    <w:rsid w:val="00673F74"/>
    <w:rsid w:val="00674412"/>
    <w:rsid w:val="006803CA"/>
    <w:rsid w:val="00684591"/>
    <w:rsid w:val="006864D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167"/>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
    <w:name w:val="Unresolved Mention"/>
    <w:basedOn w:val="DefaultParagraphFont"/>
    <w:uiPriority w:val="99"/>
    <w:semiHidden/>
    <w:unhideWhenUsed/>
    <w:rsid w:val="00EF3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globalenvhealth.org/code-data-download"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data/tables/time-series/demo/popest/1980s-county.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bridged_race.h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dvs_data_release.htm"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A22DE-8429-4AA3-BB51-C736DADEC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50205</Words>
  <Characters>286171</Characters>
  <Application>Microsoft Office Word</Application>
  <DocSecurity>0</DocSecurity>
  <Lines>2384</Lines>
  <Paragraphs>671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11</cp:revision>
  <cp:lastPrinted>2019-04-24T23:05:00Z</cp:lastPrinted>
  <dcterms:created xsi:type="dcterms:W3CDTF">2019-10-02T11:33:00Z</dcterms:created>
  <dcterms:modified xsi:type="dcterms:W3CDTF">2019-10-02T19:56:00Z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