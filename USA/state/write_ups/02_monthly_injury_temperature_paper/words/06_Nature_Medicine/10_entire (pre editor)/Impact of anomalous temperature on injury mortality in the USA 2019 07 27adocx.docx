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1E4FF9" w14:textId="345C3F7C" w:rsidR="00BA6417" w:rsidRPr="00085C12" w:rsidRDefault="00E5418A" w:rsidP="00613BCB">
      <w:pPr>
        <w:spacing w:line="480" w:lineRule="auto"/>
        <w:jc w:val="both"/>
        <w:outlineLvl w:val="0"/>
        <w:rPr>
          <w:b/>
          <w:color w:val="000000" w:themeColor="text1"/>
          <w:lang w:val="en-US"/>
        </w:rPr>
      </w:pPr>
      <w:commentRangeStart w:id="0"/>
      <w:r w:rsidRPr="00085C12">
        <w:rPr>
          <w:b/>
          <w:color w:val="000000" w:themeColor="text1"/>
          <w:lang w:val="en-US"/>
        </w:rPr>
        <w:t>Anomalous</w:t>
      </w:r>
      <w:r w:rsidR="008D17E7">
        <w:rPr>
          <w:b/>
          <w:color w:val="000000" w:themeColor="text1"/>
          <w:lang w:val="en-US"/>
        </w:rPr>
        <w:t>ly</w:t>
      </w:r>
      <w:r w:rsidRPr="00085C12">
        <w:rPr>
          <w:b/>
          <w:color w:val="000000" w:themeColor="text1"/>
          <w:lang w:val="en-US"/>
        </w:rPr>
        <w:t xml:space="preserve"> </w:t>
      </w:r>
      <w:r w:rsidR="008D17E7">
        <w:rPr>
          <w:b/>
          <w:color w:val="000000" w:themeColor="text1"/>
          <w:lang w:val="en-US"/>
        </w:rPr>
        <w:t xml:space="preserve">warm </w:t>
      </w:r>
      <w:r w:rsidRPr="00085C12">
        <w:rPr>
          <w:b/>
          <w:color w:val="000000" w:themeColor="text1"/>
          <w:lang w:val="en-US"/>
        </w:rPr>
        <w:t>temperature</w:t>
      </w:r>
      <w:r w:rsidR="008D17E7">
        <w:rPr>
          <w:b/>
          <w:color w:val="000000" w:themeColor="text1"/>
          <w:lang w:val="en-US"/>
        </w:rPr>
        <w:t>s are associated with increased</w:t>
      </w:r>
      <w:r w:rsidRPr="00085C12">
        <w:rPr>
          <w:b/>
          <w:color w:val="000000" w:themeColor="text1"/>
          <w:lang w:val="en-US"/>
        </w:rPr>
        <w:t xml:space="preserve"> injury </w:t>
      </w:r>
      <w:r w:rsidR="008D17E7">
        <w:rPr>
          <w:b/>
          <w:color w:val="000000" w:themeColor="text1"/>
          <w:lang w:val="en-US"/>
        </w:rPr>
        <w:t>deaths</w:t>
      </w:r>
      <w:r w:rsidRPr="00085C12">
        <w:rPr>
          <w:b/>
          <w:color w:val="000000" w:themeColor="text1"/>
          <w:lang w:val="en-US"/>
        </w:rPr>
        <w:t xml:space="preserve"> </w:t>
      </w:r>
      <w:commentRangeEnd w:id="0"/>
      <w:r w:rsidR="00AB289C">
        <w:rPr>
          <w:rStyle w:val="CommentReference"/>
          <w:rFonts w:asciiTheme="minorHAnsi" w:hAnsiTheme="minorHAnsi" w:cstheme="minorBidi"/>
          <w:lang w:eastAsia="en-US"/>
        </w:rPr>
        <w:commentReference w:id="0"/>
      </w:r>
    </w:p>
    <w:p w14:paraId="253C0EA6" w14:textId="77777777" w:rsidR="00DD09BF" w:rsidRPr="00085C12" w:rsidRDefault="00DD09BF" w:rsidP="00613BCB">
      <w:pPr>
        <w:spacing w:line="480" w:lineRule="auto"/>
        <w:jc w:val="both"/>
        <w:outlineLvl w:val="0"/>
        <w:rPr>
          <w:b/>
          <w:color w:val="000000" w:themeColor="text1"/>
          <w:lang w:val="en-US"/>
        </w:rPr>
      </w:pPr>
    </w:p>
    <w:p w14:paraId="7AE59AB1" w14:textId="77B82EE0" w:rsidR="00613BCB" w:rsidRPr="00085C12" w:rsidRDefault="00613BCB" w:rsidP="00613BCB">
      <w:pPr>
        <w:spacing w:line="480" w:lineRule="auto"/>
        <w:jc w:val="both"/>
        <w:outlineLvl w:val="0"/>
        <w:rPr>
          <w:color w:val="000000" w:themeColor="text1"/>
          <w:vertAlign w:val="superscript"/>
          <w:lang w:val="en-US"/>
        </w:rPr>
      </w:pPr>
      <w:r w:rsidRPr="00085C12">
        <w:rPr>
          <w:color w:val="000000" w:themeColor="text1"/>
          <w:lang w:val="en-US"/>
        </w:rPr>
        <w:t>Robbie M Parks</w:t>
      </w:r>
      <w:r w:rsidRPr="00085C12">
        <w:rPr>
          <w:color w:val="000000" w:themeColor="text1"/>
          <w:vertAlign w:val="superscript"/>
          <w:lang w:val="en-US"/>
        </w:rPr>
        <w:t>1,2</w:t>
      </w:r>
      <w:r w:rsidRPr="00085C12">
        <w:rPr>
          <w:color w:val="000000" w:themeColor="text1"/>
          <w:lang w:val="en-US"/>
        </w:rPr>
        <w:t>, James E Bennett</w:t>
      </w:r>
      <w:r w:rsidRPr="00085C12">
        <w:rPr>
          <w:color w:val="000000" w:themeColor="text1"/>
          <w:vertAlign w:val="superscript"/>
          <w:lang w:val="en-US"/>
        </w:rPr>
        <w:t>1,2</w:t>
      </w:r>
      <w:r w:rsidRPr="00085C12">
        <w:rPr>
          <w:color w:val="000000" w:themeColor="text1"/>
          <w:lang w:val="en-US"/>
        </w:rPr>
        <w:t>, Helen Tamura-Wicks</w:t>
      </w:r>
      <w:r w:rsidRPr="00085C12">
        <w:rPr>
          <w:color w:val="000000" w:themeColor="text1"/>
          <w:vertAlign w:val="superscript"/>
          <w:lang w:val="en-US"/>
        </w:rPr>
        <w:t>1,2</w:t>
      </w:r>
      <w:r w:rsidRPr="00085C12">
        <w:rPr>
          <w:color w:val="000000" w:themeColor="text1"/>
          <w:lang w:val="en-US"/>
        </w:rPr>
        <w:t>, Vasilis Kontis</w:t>
      </w:r>
      <w:r w:rsidRPr="00085C12">
        <w:rPr>
          <w:color w:val="000000" w:themeColor="text1"/>
          <w:vertAlign w:val="superscript"/>
          <w:lang w:val="en-US"/>
        </w:rPr>
        <w:t>1,2</w:t>
      </w:r>
      <w:r w:rsidRPr="00085C12">
        <w:rPr>
          <w:color w:val="000000" w:themeColor="text1"/>
          <w:lang w:val="en-US"/>
        </w:rPr>
        <w:t>, Ralf Toumi</w:t>
      </w:r>
      <w:r w:rsidRPr="00085C12">
        <w:rPr>
          <w:color w:val="000000" w:themeColor="text1"/>
          <w:vertAlign w:val="superscript"/>
          <w:lang w:val="en-US"/>
        </w:rPr>
        <w:t>3</w:t>
      </w:r>
      <w:r w:rsidRPr="00085C12">
        <w:rPr>
          <w:color w:val="000000" w:themeColor="text1"/>
          <w:lang w:val="en-US"/>
        </w:rPr>
        <w:t>, Goodarz Danaei</w:t>
      </w:r>
      <w:r w:rsidRPr="00085C12">
        <w:rPr>
          <w:color w:val="000000" w:themeColor="text1"/>
          <w:vertAlign w:val="superscript"/>
          <w:lang w:val="en-US"/>
        </w:rPr>
        <w:t>4</w:t>
      </w:r>
      <w:r w:rsidR="00E82E03" w:rsidRPr="00085C12">
        <w:rPr>
          <w:color w:val="000000" w:themeColor="text1"/>
          <w:lang w:val="en-US"/>
        </w:rPr>
        <w:t>,</w:t>
      </w:r>
      <w:r w:rsidR="00A77C36" w:rsidRPr="00085C12">
        <w:rPr>
          <w:color w:val="000000" w:themeColor="text1"/>
          <w:lang w:val="en-US"/>
        </w:rPr>
        <w:t xml:space="preserve"> </w:t>
      </w:r>
      <w:r w:rsidRPr="00085C12">
        <w:rPr>
          <w:color w:val="000000" w:themeColor="text1"/>
          <w:lang w:val="en-US"/>
        </w:rPr>
        <w:t>Majid Ezzati</w:t>
      </w:r>
      <w:r w:rsidRPr="00085C12">
        <w:rPr>
          <w:color w:val="000000" w:themeColor="text1"/>
          <w:vertAlign w:val="superscript"/>
          <w:lang w:val="en-US"/>
        </w:rPr>
        <w:t>1,2,5*</w:t>
      </w:r>
    </w:p>
    <w:p w14:paraId="34F2BDE8" w14:textId="77777777" w:rsidR="00DD09BF" w:rsidRPr="00085C12" w:rsidRDefault="00DD09BF" w:rsidP="00613BCB">
      <w:pPr>
        <w:spacing w:line="480" w:lineRule="auto"/>
        <w:jc w:val="both"/>
        <w:outlineLvl w:val="0"/>
        <w:rPr>
          <w:color w:val="000000" w:themeColor="text1"/>
          <w:lang w:val="en-US"/>
        </w:rPr>
      </w:pPr>
    </w:p>
    <w:p w14:paraId="556C6791"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1</w:t>
      </w:r>
      <w:r w:rsidRPr="00085C12">
        <w:rPr>
          <w:color w:val="000000" w:themeColor="text1"/>
          <w:lang w:val="en-US"/>
        </w:rPr>
        <w:t>MRC-PHE Centre for Environment and Health, Imperial College London, London, United Kingdom</w:t>
      </w:r>
    </w:p>
    <w:p w14:paraId="3ACE1BD7"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2</w:t>
      </w:r>
      <w:r w:rsidRPr="00085C12">
        <w:rPr>
          <w:color w:val="000000" w:themeColor="text1"/>
          <w:lang w:val="en-US"/>
        </w:rPr>
        <w:t>Department of Epidemiology and Biostatistics, School of Public Health, Imperial College London, London, United Kingdom</w:t>
      </w:r>
    </w:p>
    <w:p w14:paraId="100ECBBE"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3</w:t>
      </w:r>
      <w:r w:rsidRPr="00085C12">
        <w:rPr>
          <w:color w:val="000000" w:themeColor="text1"/>
          <w:lang w:val="en-US"/>
        </w:rPr>
        <w:t>Space and Atmospheric Physics, Imperial College London, London, United Kingdom</w:t>
      </w:r>
    </w:p>
    <w:p w14:paraId="22AAFA30" w14:textId="6EB52C8D"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4</w:t>
      </w:r>
      <w:r w:rsidRPr="00085C12">
        <w:rPr>
          <w:color w:val="000000" w:themeColor="text1"/>
          <w:lang w:val="en-US"/>
        </w:rPr>
        <w:t>Harvard T.H. Chan School of Public Health, Boston, Massachusetts, USA</w:t>
      </w:r>
    </w:p>
    <w:p w14:paraId="144CC5D4" w14:textId="77777777" w:rsidR="00613BCB" w:rsidRPr="00085C12" w:rsidRDefault="00613BCB" w:rsidP="00613BCB">
      <w:pPr>
        <w:spacing w:line="480" w:lineRule="auto"/>
        <w:jc w:val="both"/>
        <w:rPr>
          <w:color w:val="000000" w:themeColor="text1"/>
          <w:lang w:val="en-US"/>
        </w:rPr>
      </w:pPr>
      <w:r w:rsidRPr="00085C12">
        <w:rPr>
          <w:color w:val="000000" w:themeColor="text1"/>
          <w:vertAlign w:val="superscript"/>
          <w:lang w:val="en-US"/>
        </w:rPr>
        <w:t>5</w:t>
      </w:r>
      <w:r w:rsidRPr="00085C12">
        <w:rPr>
          <w:color w:val="000000" w:themeColor="text1"/>
          <w:lang w:val="en-US"/>
        </w:rPr>
        <w:t>WHO Collaborating Centre on NCD Surveillance and Epidemiology, Imperial College London, London, United Kingdom</w:t>
      </w:r>
    </w:p>
    <w:p w14:paraId="604E06F1" w14:textId="77777777" w:rsidR="00613BCB" w:rsidRPr="00085C12" w:rsidRDefault="00613BCB" w:rsidP="00613BCB">
      <w:pPr>
        <w:spacing w:line="480" w:lineRule="auto"/>
        <w:jc w:val="both"/>
        <w:rPr>
          <w:color w:val="000000" w:themeColor="text1"/>
          <w:lang w:val="en-US"/>
        </w:rPr>
      </w:pPr>
    </w:p>
    <w:p w14:paraId="74FC1802" w14:textId="1AE0477A" w:rsidR="00E02878" w:rsidRPr="00085C12" w:rsidRDefault="00DD09BF" w:rsidP="00DD09BF">
      <w:pPr>
        <w:pStyle w:val="Paragraph"/>
        <w:spacing w:before="0" w:line="480" w:lineRule="auto"/>
        <w:ind w:firstLine="0"/>
        <w:jc w:val="both"/>
      </w:pPr>
      <w:r w:rsidRPr="00085C12">
        <w:t>* Correspondence to: majid.ezzati@imperial.ac.uk</w:t>
      </w:r>
      <w:r w:rsidR="00E02878" w:rsidRPr="00085C12">
        <w:rPr>
          <w:b/>
        </w:rPr>
        <w:br w:type="page"/>
      </w:r>
    </w:p>
    <w:p w14:paraId="36931E7C" w14:textId="10FAF031" w:rsidR="00566F6F" w:rsidRPr="004C3F33" w:rsidRDefault="00566F6F" w:rsidP="004C3F33">
      <w:pPr>
        <w:spacing w:line="480" w:lineRule="auto"/>
        <w:jc w:val="both"/>
        <w:rPr>
          <w:rFonts w:eastAsia="Times New Roman"/>
          <w:b/>
          <w:lang w:val="en-US"/>
        </w:rPr>
      </w:pPr>
      <w:r w:rsidRPr="004C3F33">
        <w:rPr>
          <w:rFonts w:eastAsia="Times New Roman"/>
          <w:b/>
          <w:lang w:val="en-US"/>
        </w:rPr>
        <w:lastRenderedPageBreak/>
        <w:t xml:space="preserve">Temperatures which deviate from long-term </w:t>
      </w:r>
      <w:r w:rsidR="00E2287D">
        <w:rPr>
          <w:rFonts w:eastAsia="Times New Roman"/>
          <w:b/>
          <w:lang w:val="en-US"/>
        </w:rPr>
        <w:t xml:space="preserve">local </w:t>
      </w:r>
      <w:r w:rsidRPr="004C3F33">
        <w:rPr>
          <w:rFonts w:eastAsia="Times New Roman"/>
          <w:b/>
          <w:lang w:val="en-US"/>
        </w:rPr>
        <w:t xml:space="preserve">norms </w:t>
      </w:r>
      <w:r w:rsidR="00E2287D">
        <w:rPr>
          <w:rFonts w:eastAsia="Times New Roman"/>
          <w:b/>
          <w:lang w:val="en-US"/>
        </w:rPr>
        <w:t>affect human health</w:t>
      </w:r>
      <w:r w:rsidR="004C3F33" w:rsidRPr="004C3F33">
        <w:rPr>
          <w:rFonts w:eastAsia="Times New Roman"/>
          <w:b/>
          <w:lang w:val="en-US"/>
        </w:rPr>
        <w:t xml:space="preserve">, and </w:t>
      </w:r>
      <w:r w:rsidR="00E2287D">
        <w:rPr>
          <w:rFonts w:eastAsia="Times New Roman"/>
          <w:b/>
          <w:lang w:val="en-US"/>
        </w:rPr>
        <w:t xml:space="preserve">are projected to </w:t>
      </w:r>
      <w:r w:rsidR="004C3F33" w:rsidRPr="004C3F33">
        <w:rPr>
          <w:rFonts w:eastAsia="Times New Roman"/>
          <w:b/>
          <w:lang w:val="en-US"/>
        </w:rPr>
        <w:t>become</w:t>
      </w:r>
      <w:r w:rsidR="004C3F33" w:rsidRPr="004C3F33">
        <w:rPr>
          <w:rFonts w:eastAsia="Times New Roman"/>
          <w:b/>
          <w:lang w:val="en-US"/>
        </w:rPr>
        <w:t xml:space="preserve"> more frequent as the global climate changes</w:t>
      </w:r>
      <w:r w:rsidRPr="004C3F33">
        <w:rPr>
          <w:rFonts w:eastAsia="Times New Roman"/>
          <w:b/>
          <w:lang w:val="en-US"/>
        </w:rPr>
        <w:t>.</w:t>
      </w:r>
      <w:r w:rsidRPr="004C3F33">
        <w:rPr>
          <w:rFonts w:eastAsia="Times New Roman"/>
          <w:b/>
          <w:lang w:val="en-US"/>
        </w:rPr>
        <w:t xml:space="preserve"> There is limited data on how such deviations affect deaths from different injuries</w:t>
      </w:r>
      <w:r w:rsidR="007F6047" w:rsidRPr="004C3F33">
        <w:rPr>
          <w:rFonts w:eastAsia="Times New Roman"/>
          <w:b/>
          <w:lang w:val="en-US"/>
        </w:rPr>
        <w:t>.</w:t>
      </w:r>
      <w:r w:rsidR="004C3F33" w:rsidRPr="004C3F33">
        <w:rPr>
          <w:rFonts w:eastAsia="Times New Roman"/>
          <w:b/>
          <w:lang w:val="en-US"/>
        </w:rPr>
        <w:t xml:space="preserve"> Here, we</w:t>
      </w:r>
      <w:r w:rsidRPr="004C3F33">
        <w:rPr>
          <w:rFonts w:eastAsia="Times New Roman"/>
          <w:b/>
          <w:lang w:val="en-US"/>
        </w:rPr>
        <w:t xml:space="preserv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w:t>
      </w:r>
      <w:r w:rsidR="00702E3C" w:rsidRPr="004C3F33">
        <w:rPr>
          <w:rFonts w:eastAsia="Times New Roman"/>
          <w:b/>
          <w:lang w:val="en-US"/>
        </w:rPr>
        <w:t>suicide</w:t>
      </w:r>
      <w:r w:rsidRPr="004C3F33">
        <w:rPr>
          <w:rFonts w:eastAsia="Times New Roman"/>
          <w:b/>
          <w:lang w:val="en-US"/>
        </w:rPr>
        <w:t xml:space="preserve">) injuries by age group and sex. 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w:t>
      </w:r>
      <w:r w:rsidR="006A25F3" w:rsidRPr="004C3F33">
        <w:rPr>
          <w:rFonts w:eastAsia="Times New Roman"/>
          <w:b/>
          <w:lang w:val="en-US"/>
        </w:rPr>
        <w:t xml:space="preserve">deaths from </w:t>
      </w:r>
      <w:r w:rsidRPr="004C3F33">
        <w:rPr>
          <w:rFonts w:eastAsia="Times New Roman"/>
          <w:b/>
          <w:lang w:val="en-US"/>
        </w:rPr>
        <w:t>drowning</w:t>
      </w:r>
      <w:r w:rsidR="006A25F3" w:rsidRPr="004C3F33">
        <w:rPr>
          <w:rFonts w:eastAsia="Times New Roman"/>
          <w:b/>
          <w:lang w:val="en-US"/>
        </w:rPr>
        <w:t>s</w:t>
      </w:r>
      <w:r w:rsidRPr="004C3F33">
        <w:rPr>
          <w:rFonts w:eastAsia="Times New Roman"/>
          <w:b/>
          <w:lang w:val="en-US"/>
        </w:rPr>
        <w:t xml:space="preserve">, transport, assault and </w:t>
      </w:r>
      <w:r w:rsidR="00702E3C" w:rsidRPr="004C3F33">
        <w:rPr>
          <w:rFonts w:eastAsia="Times New Roman"/>
          <w:b/>
          <w:lang w:val="en-US"/>
        </w:rPr>
        <w:t>suicide</w:t>
      </w:r>
      <w:r w:rsidRPr="004C3F33">
        <w:rPr>
          <w:rFonts w:eastAsia="Times New Roman"/>
          <w:b/>
          <w:lang w:val="en-US"/>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085C12" w:rsidRDefault="0065196B" w:rsidP="0065196B">
      <w:pPr>
        <w:spacing w:line="480" w:lineRule="auto"/>
        <w:jc w:val="both"/>
        <w:rPr>
          <w:color w:val="000000" w:themeColor="text1"/>
          <w:lang w:val="en-US"/>
        </w:rPr>
      </w:pPr>
    </w:p>
    <w:p w14:paraId="2E5DFF8D" w14:textId="2ECC04F1" w:rsidR="0065196B" w:rsidRDefault="00AB531F" w:rsidP="004C3F33">
      <w:pPr>
        <w:spacing w:line="480" w:lineRule="auto"/>
        <w:jc w:val="both"/>
        <w:rPr>
          <w:color w:val="000000" w:themeColor="text1"/>
          <w:lang w:val="en-US"/>
        </w:rPr>
      </w:pPr>
      <w:r>
        <w:rPr>
          <w:color w:val="000000" w:themeColor="text1"/>
          <w:lang w:val="en-US"/>
        </w:rPr>
        <w:t>A</w:t>
      </w:r>
      <w:r w:rsidR="00E2287D">
        <w:rPr>
          <w:color w:val="000000" w:themeColor="text1"/>
          <w:lang w:val="en-US"/>
        </w:rPr>
        <w:t xml:space="preserve">nomalously warm and cold weather </w:t>
      </w:r>
      <w:r>
        <w:rPr>
          <w:color w:val="000000" w:themeColor="text1"/>
          <w:lang w:val="en-US"/>
        </w:rPr>
        <w:t xml:space="preserve">events </w:t>
      </w:r>
      <w:r w:rsidR="00E2287D">
        <w:rPr>
          <w:color w:val="000000" w:themeColor="text1"/>
          <w:lang w:val="en-US"/>
        </w:rPr>
        <w:t xml:space="preserve">are an important public health </w:t>
      </w:r>
      <w:commentRangeStart w:id="1"/>
      <w:r w:rsidR="00E2287D">
        <w:rPr>
          <w:color w:val="000000" w:themeColor="text1"/>
          <w:lang w:val="en-US"/>
        </w:rPr>
        <w:t>concern in today’s world</w:t>
      </w:r>
      <w:commentRangeEnd w:id="1"/>
      <w:r w:rsidR="00E2287D">
        <w:rPr>
          <w:rStyle w:val="CommentReference"/>
          <w:rFonts w:asciiTheme="minorHAnsi" w:hAnsiTheme="minorHAnsi" w:cstheme="minorBidi"/>
          <w:lang w:eastAsia="en-US"/>
        </w:rPr>
        <w:commentReference w:id="1"/>
      </w:r>
      <w:r w:rsidR="00E2287D">
        <w:rPr>
          <w:color w:val="000000" w:themeColor="text1"/>
          <w:lang w:val="en-US"/>
        </w:rPr>
        <w:t xml:space="preserve">, and </w:t>
      </w:r>
      <w:r w:rsidR="0065196B" w:rsidRPr="00085C12">
        <w:rPr>
          <w:color w:val="000000" w:themeColor="text1"/>
          <w:lang w:val="en-US"/>
        </w:rPr>
        <w:t xml:space="preserve">one of the key drivers for </w:t>
      </w:r>
      <w:r w:rsidR="00E2287D">
        <w:rPr>
          <w:color w:val="000000" w:themeColor="text1"/>
          <w:lang w:val="en-US"/>
        </w:rPr>
        <w:t>seeking</w:t>
      </w:r>
      <w:r w:rsidR="0065196B" w:rsidRPr="00085C12">
        <w:rPr>
          <w:color w:val="000000" w:themeColor="text1"/>
          <w:lang w:val="en-US"/>
        </w:rPr>
        <w:t xml:space="preserve"> adaptation measures</w:t>
      </w:r>
      <w:r w:rsidR="00E2287D">
        <w:rPr>
          <w:color w:val="000000" w:themeColor="text1"/>
          <w:lang w:val="en-US"/>
        </w:rPr>
        <w:t xml:space="preserve"> against anthropogenic climate change</w:t>
      </w:r>
      <w:r w:rsidR="00494DA5" w:rsidRPr="00085C12">
        <w:rPr>
          <w:color w:val="000000" w:themeColor="text1"/>
          <w:lang w:val="en-US"/>
        </w:rPr>
        <w:t>.</w:t>
      </w:r>
      <w:r w:rsidR="00CD4D45" w:rsidRPr="00085C12">
        <w:rPr>
          <w:rFonts w:eastAsia="Times New Roman"/>
          <w:b/>
          <w:lang w:val="en-US"/>
        </w:rPr>
        <w:fldChar w:fldCharType="begin" w:fldLock="1"/>
      </w:r>
      <w:r w:rsidR="004321B4" w:rsidRPr="00085C12">
        <w:rPr>
          <w:rFonts w:eastAsia="Times New Roman"/>
          <w:b/>
          <w:lang w:val="en-US"/>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085C12">
        <w:rPr>
          <w:rFonts w:eastAsia="Times New Roman"/>
          <w:b/>
          <w:lang w:val="en-US"/>
        </w:rPr>
        <w:fldChar w:fldCharType="separate"/>
      </w:r>
      <w:r w:rsidR="00535DCA" w:rsidRPr="00085C12">
        <w:rPr>
          <w:rFonts w:eastAsia="Times New Roman"/>
          <w:noProof/>
          <w:vertAlign w:val="superscript"/>
          <w:lang w:val="en-US"/>
        </w:rPr>
        <w:t>1–3</w:t>
      </w:r>
      <w:r w:rsidR="00CD4D45" w:rsidRPr="00085C12">
        <w:rPr>
          <w:rFonts w:eastAsia="Times New Roman"/>
          <w:b/>
          <w:lang w:val="en-US"/>
        </w:rPr>
        <w:fldChar w:fldCharType="end"/>
      </w:r>
      <w:r w:rsidR="0065196B" w:rsidRPr="00085C12">
        <w:rPr>
          <w:color w:val="000000" w:themeColor="text1"/>
          <w:lang w:val="en-US"/>
        </w:rPr>
        <w:t xml:space="preserve"> Current assessments of the health effects of </w:t>
      </w:r>
      <w:r w:rsidR="00E2287D">
        <w:rPr>
          <w:color w:val="000000" w:themeColor="text1"/>
          <w:lang w:val="en-US"/>
        </w:rPr>
        <w:t xml:space="preserve">weather and climate, and by extension of global </w:t>
      </w:r>
      <w:r w:rsidR="0065196B" w:rsidRPr="00085C12">
        <w:rPr>
          <w:color w:val="000000" w:themeColor="text1"/>
          <w:lang w:val="en-US"/>
        </w:rPr>
        <w:t>climate change</w:t>
      </w:r>
      <w:r w:rsidR="00E2287D">
        <w:rPr>
          <w:color w:val="000000" w:themeColor="text1"/>
          <w:lang w:val="en-US"/>
        </w:rPr>
        <w:t>,</w:t>
      </w:r>
      <w:r w:rsidR="0065196B" w:rsidRPr="00085C12">
        <w:rPr>
          <w:color w:val="000000" w:themeColor="text1"/>
          <w:lang w:val="en-US"/>
        </w:rPr>
        <w:t xml:space="preserve"> largely focus on parasitic and infectious diseases</w:t>
      </w:r>
      <w:r w:rsidR="00BB01F9" w:rsidRPr="00085C12">
        <w:rPr>
          <w:color w:val="000000" w:themeColor="text1"/>
          <w:lang w:val="en-US"/>
        </w:rPr>
        <w:t>,</w:t>
      </w:r>
      <w:r w:rsidR="0065196B" w:rsidRPr="00085C12">
        <w:rPr>
          <w:color w:val="000000" w:themeColor="text1"/>
          <w:lang w:val="en-US"/>
        </w:rPr>
        <w:t xml:space="preserve"> and cardiorespiratory and other chronic diseases</w:t>
      </w:r>
      <w:r w:rsidR="00494DA5" w:rsidRPr="00085C12">
        <w:rPr>
          <w:color w:val="000000" w:themeColor="text1"/>
          <w:lang w:val="en-US"/>
        </w:rPr>
        <w:t>.</w:t>
      </w:r>
      <w:r w:rsidR="0065196B" w:rsidRPr="00085C12">
        <w:rPr>
          <w:color w:val="000000" w:themeColor="text1"/>
          <w:lang w:val="en-US"/>
        </w:rPr>
        <w:fldChar w:fldCharType="begin" w:fldLock="1"/>
      </w:r>
      <w:r w:rsidR="004321B4" w:rsidRPr="00085C12">
        <w:rPr>
          <w:color w:val="000000" w:themeColor="text1"/>
          <w:lang w:val="en-US"/>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085C12">
        <w:rPr>
          <w:color w:val="000000" w:themeColor="text1"/>
          <w:lang w:val="en-US"/>
        </w:rPr>
        <w:fldChar w:fldCharType="separate"/>
      </w:r>
      <w:r w:rsidR="00535DCA" w:rsidRPr="00085C12">
        <w:rPr>
          <w:noProof/>
          <w:color w:val="000000" w:themeColor="text1"/>
          <w:vertAlign w:val="superscript"/>
          <w:lang w:val="en-US"/>
        </w:rPr>
        <w:t>1–6</w:t>
      </w:r>
      <w:r w:rsidR="0065196B" w:rsidRPr="00085C12">
        <w:rPr>
          <w:color w:val="000000" w:themeColor="text1"/>
          <w:lang w:val="en-US"/>
        </w:rPr>
        <w:fldChar w:fldCharType="end"/>
      </w:r>
      <w:r w:rsidR="0065196B" w:rsidRPr="00085C12">
        <w:rPr>
          <w:color w:val="000000" w:themeColor="text1"/>
          <w:lang w:val="en-US"/>
        </w:rPr>
        <w:t xml:space="preserve"> Less research has been conducted on injuries</w:t>
      </w:r>
      <w:r w:rsidR="00494DA5" w:rsidRPr="00085C12">
        <w:rPr>
          <w:color w:val="000000" w:themeColor="text1"/>
          <w:lang w:val="en-US"/>
        </w:rPr>
        <w:t>,</w:t>
      </w:r>
      <w:r w:rsidR="0065196B" w:rsidRPr="00085C12">
        <w:rPr>
          <w:color w:val="000000" w:themeColor="text1"/>
          <w:lang w:val="en-US"/>
        </w:rPr>
        <w:fldChar w:fldCharType="begin" w:fldLock="1"/>
      </w:r>
      <w:r w:rsidR="004321B4" w:rsidRPr="00085C12">
        <w:rPr>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085C12">
        <w:rPr>
          <w:color w:val="000000" w:themeColor="text1"/>
          <w:lang w:val="en-US"/>
        </w:rPr>
        <w:fldChar w:fldCharType="separate"/>
      </w:r>
      <w:r w:rsidR="00535DCA" w:rsidRPr="00085C12">
        <w:rPr>
          <w:noProof/>
          <w:color w:val="000000" w:themeColor="text1"/>
          <w:vertAlign w:val="superscript"/>
          <w:lang w:val="en-US"/>
        </w:rPr>
        <w:t>7–9</w:t>
      </w:r>
      <w:r w:rsidR="0065196B" w:rsidRPr="00085C12">
        <w:rPr>
          <w:color w:val="000000" w:themeColor="text1"/>
          <w:lang w:val="en-US"/>
        </w:rPr>
        <w:fldChar w:fldCharType="end"/>
      </w:r>
      <w:r w:rsidR="0065196B" w:rsidRPr="00085C12">
        <w:rPr>
          <w:lang w:val="en-US"/>
        </w:rPr>
        <w:t xml:space="preserve"> </w:t>
      </w:r>
      <w:r w:rsidR="0065196B" w:rsidRPr="00085C12">
        <w:rPr>
          <w:color w:val="000000" w:themeColor="text1"/>
          <w:lang w:val="en-US"/>
        </w:rPr>
        <w:t>especially in a consistent way across injury types and demographic subgroups of the population, even though death rates from injuries vary seasonally</w:t>
      </w:r>
      <w:r w:rsidR="00494DA5" w:rsidRPr="00085C12">
        <w:rPr>
          <w:color w:val="000000" w:themeColor="text1"/>
          <w:lang w:val="en-US"/>
        </w:rPr>
        <w:t>,</w:t>
      </w:r>
      <w:r w:rsidR="0065196B" w:rsidRPr="00085C12">
        <w:rPr>
          <w:color w:val="000000" w:themeColor="text1"/>
          <w:lang w:val="en-US"/>
        </w:rPr>
        <w:fldChar w:fldCharType="begin" w:fldLock="1"/>
      </w:r>
      <w:r w:rsidR="004321B4" w:rsidRPr="00085C12">
        <w:rPr>
          <w:color w:val="000000" w:themeColor="text1"/>
          <w:lang w:val="en-US"/>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085C12">
        <w:rPr>
          <w:color w:val="000000" w:themeColor="text1"/>
          <w:lang w:val="en-US"/>
        </w:rPr>
        <w:fldChar w:fldCharType="separate"/>
      </w:r>
      <w:r w:rsidR="00535DCA" w:rsidRPr="00085C12">
        <w:rPr>
          <w:noProof/>
          <w:color w:val="000000" w:themeColor="text1"/>
          <w:vertAlign w:val="superscript"/>
          <w:lang w:val="en-US"/>
        </w:rPr>
        <w:t>10,11</w:t>
      </w:r>
      <w:r w:rsidR="0065196B" w:rsidRPr="00085C12">
        <w:rPr>
          <w:color w:val="000000" w:themeColor="text1"/>
          <w:lang w:val="en-US"/>
        </w:rPr>
        <w:fldChar w:fldCharType="end"/>
      </w:r>
      <w:r w:rsidR="0065196B" w:rsidRPr="00085C12">
        <w:rPr>
          <w:color w:val="000000" w:themeColor="text1"/>
          <w:lang w:val="en-US"/>
        </w:rPr>
        <w:t xml:space="preserve"> which means that temperature may play a role in their pathogenesis. Our aim was to evaluate how deaths from </w:t>
      </w:r>
      <w:r w:rsidR="0065196B" w:rsidRPr="00085C12">
        <w:rPr>
          <w:color w:val="000000" w:themeColor="text1"/>
          <w:lang w:val="en-US"/>
        </w:rPr>
        <w:lastRenderedPageBreak/>
        <w:t xml:space="preserve">various injuries </w:t>
      </w:r>
      <w:r w:rsidR="002358D5">
        <w:rPr>
          <w:color w:val="000000" w:themeColor="text1"/>
          <w:lang w:val="en-US"/>
        </w:rPr>
        <w:t xml:space="preserve">in the USA </w:t>
      </w:r>
      <w:r w:rsidR="0065196B" w:rsidRPr="00085C12">
        <w:rPr>
          <w:color w:val="000000" w:themeColor="text1"/>
          <w:lang w:val="en-US"/>
        </w:rPr>
        <w:t>may be affected by</w:t>
      </w:r>
      <w:r w:rsidR="00E2287D">
        <w:rPr>
          <w:color w:val="000000" w:themeColor="text1"/>
          <w:lang w:val="en-US"/>
        </w:rPr>
        <w:t xml:space="preserve"> anomalously warm and temperatures that occur today and </w:t>
      </w:r>
      <w:r w:rsidR="00705D2B">
        <w:rPr>
          <w:color w:val="000000" w:themeColor="text1"/>
          <w:lang w:val="en-US"/>
        </w:rPr>
        <w:t>are expected to</w:t>
      </w:r>
      <w:r w:rsidR="00E2287D">
        <w:rPr>
          <w:color w:val="000000" w:themeColor="text1"/>
          <w:lang w:val="en-US"/>
        </w:rPr>
        <w:t xml:space="preserve"> become increasingly common</w:t>
      </w:r>
      <w:r w:rsidR="0065196B" w:rsidRPr="00085C12">
        <w:rPr>
          <w:color w:val="000000" w:themeColor="text1"/>
          <w:lang w:val="en-US"/>
        </w:rPr>
        <w:t xml:space="preserve"> as a result of global climate change.</w:t>
      </w:r>
    </w:p>
    <w:p w14:paraId="04ECE5B7" w14:textId="4F7F874F" w:rsidR="007433BB" w:rsidRDefault="007433BB" w:rsidP="004C3F33">
      <w:pPr>
        <w:spacing w:line="480" w:lineRule="auto"/>
        <w:jc w:val="both"/>
        <w:rPr>
          <w:color w:val="000000" w:themeColor="text1"/>
          <w:lang w:val="en-US"/>
        </w:rPr>
      </w:pPr>
    </w:p>
    <w:p w14:paraId="5A8040E6" w14:textId="050E4FF0" w:rsidR="007433BB" w:rsidRDefault="00705D2B" w:rsidP="007433BB">
      <w:pPr>
        <w:spacing w:line="480" w:lineRule="auto"/>
        <w:jc w:val="both"/>
        <w:rPr>
          <w:color w:val="000000" w:themeColor="text1"/>
          <w:lang w:val="en-US"/>
        </w:rPr>
      </w:pPr>
      <w:r w:rsidRPr="00262BFD">
        <w:rPr>
          <w:color w:val="000000" w:themeColor="text1"/>
        </w:rPr>
        <w:t>We used vital registration data on</w:t>
      </w:r>
      <w:r>
        <w:rPr>
          <w:color w:val="000000" w:themeColor="text1"/>
        </w:rPr>
        <w:t xml:space="preserve"> all injury</w:t>
      </w:r>
      <w:r w:rsidRPr="00262BFD">
        <w:rPr>
          <w:color w:val="000000" w:themeColor="text1"/>
        </w:rPr>
        <w:t xml:space="preserve"> deaths</w:t>
      </w:r>
      <w:r>
        <w:rPr>
          <w:color w:val="000000" w:themeColor="text1"/>
        </w:rPr>
        <w:t xml:space="preserve"> in the contiguous USA</w:t>
      </w:r>
      <w:r w:rsidRPr="00416A54">
        <w:t xml:space="preserve"> </w:t>
      </w:r>
      <w:r w:rsidRPr="00085C12">
        <w:rPr>
          <w:color w:val="000000" w:themeColor="text1"/>
          <w:lang w:val="en-US"/>
        </w:rPr>
        <w:t>(i.e., excluding Alaska and Hawaii)</w:t>
      </w:r>
      <w:r>
        <w:rPr>
          <w:color w:val="000000" w:themeColor="text1"/>
          <w:lang w:val="en-US"/>
        </w:rPr>
        <w:t xml:space="preserve"> </w:t>
      </w:r>
      <w:r>
        <w:rPr>
          <w:color w:val="000000" w:themeColor="text1"/>
        </w:rPr>
        <w:t>f</w:t>
      </w:r>
      <w:r w:rsidRPr="00416A54">
        <w:rPr>
          <w:color w:val="000000" w:themeColor="text1"/>
        </w:rPr>
        <w:t>rom 1980 to 2016</w:t>
      </w:r>
      <w:r>
        <w:rPr>
          <w:color w:val="000000" w:themeColor="text1"/>
        </w:rPr>
        <w:t>,</w:t>
      </w:r>
      <w:r w:rsidRPr="00262BFD">
        <w:rPr>
          <w:color w:val="000000" w:themeColor="text1"/>
        </w:rPr>
        <w:t xml:space="preserve"> </w:t>
      </w:r>
      <w:r>
        <w:rPr>
          <w:color w:val="000000" w:themeColor="text1"/>
        </w:rPr>
        <w:t>with information on</w:t>
      </w:r>
      <w:r w:rsidRPr="00262BFD">
        <w:rPr>
          <w:color w:val="000000" w:themeColor="text1"/>
        </w:rPr>
        <w:t xml:space="preserve"> sex, age</w:t>
      </w:r>
      <w:r>
        <w:rPr>
          <w:color w:val="000000" w:themeColor="text1"/>
        </w:rPr>
        <w:t xml:space="preserve"> at death</w:t>
      </w:r>
      <w:r w:rsidRPr="00262BFD">
        <w:rPr>
          <w:color w:val="000000" w:themeColor="text1"/>
        </w:rPr>
        <w:t xml:space="preserve">, underlying cause of death and </w:t>
      </w:r>
      <w:r>
        <w:rPr>
          <w:color w:val="000000" w:themeColor="text1"/>
        </w:rPr>
        <w:t>county and state</w:t>
      </w:r>
      <w:r w:rsidRPr="00262BFD">
        <w:rPr>
          <w:color w:val="000000" w:themeColor="text1"/>
        </w:rPr>
        <w:t xml:space="preserve"> of residence</w:t>
      </w:r>
      <w:r>
        <w:rPr>
          <w:color w:val="000000" w:themeColor="text1"/>
        </w:rPr>
        <w:t xml:space="preserve">. </w:t>
      </w:r>
      <w:r w:rsidR="007433BB" w:rsidRPr="00085C12">
        <w:rPr>
          <w:color w:val="000000" w:themeColor="text1"/>
          <w:lang w:val="en-US"/>
        </w:rPr>
        <w:t>From 1980 to 2016, 4,006,454 boys and men and 1,757,862 girls and women died from an injury in the contiguous USA, accounting for 9.2% and 4.2% of all male and female deaths respectively. 95.6% of male injury deaths and 93.9% of female injury deaths were in those aged 15 years and older, and over half (52.6%) of male injury deaths were in those aged 15-44 years (</w:t>
      </w:r>
      <w:commentRangeStart w:id="2"/>
      <w:r w:rsidR="007433BB" w:rsidRPr="00085C12">
        <w:rPr>
          <w:color w:val="000000" w:themeColor="text1"/>
          <w:lang w:val="en-US"/>
        </w:rPr>
        <w:t xml:space="preserve">Figure </w:t>
      </w:r>
      <w:r>
        <w:rPr>
          <w:color w:val="000000" w:themeColor="text1"/>
          <w:lang w:val="en-US"/>
        </w:rPr>
        <w:t>1</w:t>
      </w:r>
      <w:commentRangeEnd w:id="2"/>
      <w:r>
        <w:rPr>
          <w:rStyle w:val="CommentReference"/>
          <w:rFonts w:asciiTheme="minorHAnsi" w:hAnsiTheme="minorHAnsi" w:cstheme="minorBidi"/>
          <w:lang w:eastAsia="en-US"/>
        </w:rPr>
        <w:commentReference w:id="2"/>
      </w:r>
      <w:r w:rsidR="007433BB" w:rsidRPr="00085C12">
        <w:rPr>
          <w:color w:val="000000" w:themeColor="text1"/>
          <w:lang w:val="en-US"/>
        </w:rPr>
        <w:t>). In contrast with males, there was less of an age gradient in females after 15 years of age.</w:t>
      </w:r>
    </w:p>
    <w:p w14:paraId="4A0573B8" w14:textId="77777777" w:rsidR="00705D2B" w:rsidRPr="00085C12" w:rsidRDefault="00705D2B" w:rsidP="007433BB">
      <w:pPr>
        <w:spacing w:line="480" w:lineRule="auto"/>
        <w:jc w:val="both"/>
        <w:rPr>
          <w:color w:val="000000" w:themeColor="text1"/>
          <w:lang w:val="en-US"/>
        </w:rPr>
      </w:pPr>
    </w:p>
    <w:p w14:paraId="0546A507" w14:textId="75670EE8" w:rsidR="007433BB" w:rsidRDefault="007433BB" w:rsidP="00705D2B">
      <w:pPr>
        <w:spacing w:line="480" w:lineRule="auto"/>
        <w:jc w:val="both"/>
        <w:rPr>
          <w:lang w:val="en-US"/>
        </w:rPr>
      </w:pPr>
      <w:r w:rsidRPr="00085C12">
        <w:rPr>
          <w:color w:val="000000" w:themeColor="text1"/>
          <w:lang w:val="en-US"/>
        </w:rPr>
        <w:t xml:space="preserve">Injuries from transport, falls, drownings, assault, and suicide accounted for 79.0% of injury deaths in males and 72.1% in females. The remainder were from a heterogeneous group of “other unintentional injuries” (Figure </w:t>
      </w:r>
      <w:r w:rsidR="00705D2B">
        <w:rPr>
          <w:color w:val="000000" w:themeColor="text1"/>
          <w:lang w:val="en-US"/>
        </w:rPr>
        <w:t>1</w:t>
      </w:r>
      <w:r w:rsidRPr="00085C12">
        <w:rPr>
          <w:color w:val="000000" w:themeColor="text1"/>
          <w:lang w:val="en-US"/>
        </w:rPr>
        <w:t xml:space="preserve">), within which </w:t>
      </w:r>
      <w:r w:rsidRPr="00085C12">
        <w:rPr>
          <w:lang w:val="en-US"/>
        </w:rPr>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085C12" w:rsidRDefault="00705D2B" w:rsidP="00705D2B">
      <w:pPr>
        <w:spacing w:line="480" w:lineRule="auto"/>
        <w:jc w:val="both"/>
        <w:rPr>
          <w:lang w:val="en-US"/>
        </w:rPr>
      </w:pPr>
    </w:p>
    <w:p w14:paraId="0235BF7C" w14:textId="0A382679" w:rsidR="007433BB" w:rsidRDefault="007433BB" w:rsidP="00705D2B">
      <w:pPr>
        <w:spacing w:line="480" w:lineRule="auto"/>
        <w:jc w:val="both"/>
        <w:rPr>
          <w:lang w:val="en-US"/>
        </w:rPr>
      </w:pPr>
      <w:r w:rsidRPr="00085C12">
        <w:rPr>
          <w:lang w:val="en-US"/>
        </w:rPr>
        <w:t xml:space="preserve">There was a decline in age-standardized death rates of three out of five major injuries (transport, drownings and assault) from 1980 to 2016, although assault deaths have shown a recent increase since 2014 (Figure </w:t>
      </w:r>
      <w:r w:rsidR="00705D2B">
        <w:rPr>
          <w:lang w:val="en-US"/>
        </w:rPr>
        <w:t>2</w:t>
      </w:r>
      <w:r w:rsidRPr="00085C12">
        <w:rPr>
          <w:lang w:val="en-US"/>
        </w:rPr>
        <w:t xml:space="preserve">). In contrast, age-standardized death rates from falls increased over time while those from suicide initially decreased followed by an increase to surpass 1980 levels. The largest overall decline over time was for transport deaths in both sexes </w:t>
      </w:r>
      <w:r w:rsidRPr="00085C12">
        <w:rPr>
          <w:lang w:val="en-US"/>
        </w:rPr>
        <w:lastRenderedPageBreak/>
        <w:t>and for deaths from drownings in men, which declined by over 50% from 1980 to 2016. Age-standardized death rates for transport injuries and drownings peaked in summer months but deaths from other major injuries did not have clear seasonal patterns.</w:t>
      </w:r>
    </w:p>
    <w:p w14:paraId="2728A83B" w14:textId="77777777" w:rsidR="00705D2B" w:rsidRPr="00085C12" w:rsidRDefault="00705D2B" w:rsidP="00705D2B">
      <w:pPr>
        <w:spacing w:line="480" w:lineRule="auto"/>
        <w:jc w:val="both"/>
        <w:rPr>
          <w:lang w:val="en-US"/>
        </w:rPr>
      </w:pPr>
    </w:p>
    <w:p w14:paraId="62FFA587" w14:textId="0FE2B1CE" w:rsidR="007433BB" w:rsidRPr="00085C12" w:rsidRDefault="002E5F11" w:rsidP="00705D2B">
      <w:pPr>
        <w:spacing w:line="480" w:lineRule="auto"/>
        <w:jc w:val="both"/>
        <w:rPr>
          <w:lang w:val="en-US"/>
        </w:rPr>
      </w:pPr>
      <w:r w:rsidRPr="00085C12">
        <w:rPr>
          <w:color w:val="000000" w:themeColor="text1"/>
          <w:lang w:val="en-US"/>
        </w:rPr>
        <w:t>We defined a measure of anomalous temperature for each state and month relative to</w:t>
      </w:r>
      <w:r w:rsidRPr="00085C12">
        <w:rPr>
          <w:lang w:val="en-US"/>
        </w:rPr>
        <w:t xml:space="preserve"> long-term norm temperature of the state in that month (Figure </w:t>
      </w:r>
      <w:r>
        <w:rPr>
          <w:lang w:val="en-US"/>
        </w:rPr>
        <w:t>3</w:t>
      </w:r>
      <w:r w:rsidRPr="00085C12">
        <w:rPr>
          <w:lang w:val="en-US"/>
        </w:rPr>
        <w:t>)</w:t>
      </w:r>
      <w:r w:rsidRPr="00085C12">
        <w:rPr>
          <w:color w:val="000000" w:themeColor="text1"/>
          <w:lang w:val="en-US"/>
        </w:rPr>
        <w:t>.</w:t>
      </w:r>
      <w:r>
        <w:rPr>
          <w:color w:val="000000" w:themeColor="text1"/>
          <w:lang w:val="en-US"/>
        </w:rPr>
        <w:t xml:space="preserve"> </w:t>
      </w:r>
      <w:r w:rsidR="007433BB" w:rsidRPr="002E5F11">
        <w:rPr>
          <w:color w:val="000000" w:themeColor="text1"/>
          <w:lang w:val="en-US"/>
        </w:rPr>
        <w:t>Average size of anomaly over the study period (1980-2016), a measure of how variable tem</w:t>
      </w:r>
      <w:r w:rsidR="007433BB" w:rsidRPr="00085C12">
        <w:rPr>
          <w:color w:val="000000" w:themeColor="text1"/>
          <w:lang w:val="en-US"/>
        </w:rPr>
        <w:t>peratures are around their central state-month long-term norm, ranged from 0.4</w:t>
      </w:r>
      <w:r w:rsidR="007433BB" w:rsidRPr="00085C12">
        <w:rPr>
          <w:bCs/>
          <w:color w:val="000000" w:themeColor="text1"/>
          <w:lang w:val="en-US"/>
        </w:rPr>
        <w:t>°C</w:t>
      </w:r>
      <w:r w:rsidR="007433BB" w:rsidRPr="00085C12">
        <w:rPr>
          <w:color w:val="000000" w:themeColor="text1"/>
          <w:lang w:val="en-US"/>
        </w:rPr>
        <w:t xml:space="preserve"> for Florida in September, to 3.4</w:t>
      </w:r>
      <w:r w:rsidR="007433BB" w:rsidRPr="00085C12">
        <w:rPr>
          <w:bCs/>
          <w:color w:val="000000" w:themeColor="text1"/>
          <w:lang w:val="en-US"/>
        </w:rPr>
        <w:t>°C</w:t>
      </w:r>
      <w:r w:rsidR="007433BB" w:rsidRPr="00085C12">
        <w:rPr>
          <w:color w:val="000000" w:themeColor="text1"/>
          <w:lang w:val="en-US"/>
        </w:rPr>
        <w:t xml:space="preserve"> for North Dakota in February (Figure </w:t>
      </w:r>
      <w:r w:rsidR="00AB531F">
        <w:rPr>
          <w:color w:val="000000" w:themeColor="text1"/>
          <w:lang w:val="en-US"/>
        </w:rPr>
        <w:t>4</w:t>
      </w:r>
      <w:r w:rsidR="007433BB" w:rsidRPr="00085C12">
        <w:rPr>
          <w:color w:val="000000" w:themeColor="text1"/>
          <w:lang w:val="en-US"/>
        </w:rPr>
        <w:t>). The average size of anomaly had a median value of 1.2</w:t>
      </w:r>
      <w:r w:rsidR="007433BB" w:rsidRPr="00085C12">
        <w:rPr>
          <w:bCs/>
          <w:color w:val="000000" w:themeColor="text1"/>
          <w:lang w:val="en-US"/>
        </w:rPr>
        <w:t xml:space="preserve">°C across all states and months, with 27% less than 1°C and 90% less than </w:t>
      </w:r>
      <w:r w:rsidR="007433BB" w:rsidRPr="00085C12">
        <w:rPr>
          <w:color w:val="000000" w:themeColor="text1"/>
          <w:lang w:val="en-US"/>
        </w:rPr>
        <w:t>2</w:t>
      </w:r>
      <w:r w:rsidR="007433BB" w:rsidRPr="00085C12">
        <w:rPr>
          <w:bCs/>
          <w:color w:val="000000" w:themeColor="text1"/>
          <w:lang w:val="en-US"/>
        </w:rPr>
        <w:t xml:space="preserve">°C (Figure </w:t>
      </w:r>
      <w:r w:rsidR="00AB531F">
        <w:rPr>
          <w:bCs/>
          <w:color w:val="000000" w:themeColor="text1"/>
          <w:lang w:val="en-US"/>
        </w:rPr>
        <w:t>4</w:t>
      </w:r>
      <w:r w:rsidR="007433BB" w:rsidRPr="00085C12">
        <w:rPr>
          <w:bCs/>
          <w:color w:val="000000" w:themeColor="text1"/>
          <w:lang w:val="en-US"/>
        </w:rPr>
        <w:t>)</w:t>
      </w:r>
      <w:r w:rsidR="007433BB" w:rsidRPr="00085C12">
        <w:rPr>
          <w:color w:val="000000" w:themeColor="text1"/>
          <w:lang w:val="en-US"/>
        </w:rPr>
        <w:t>. Temperature anomalies were largest in January and December and smallest in August and September. They were larger in northern and central states than in southern and coastal ones.</w:t>
      </w:r>
    </w:p>
    <w:p w14:paraId="7003C71E" w14:textId="77777777" w:rsidR="002E5F11" w:rsidRDefault="002E5F11" w:rsidP="002E5F11">
      <w:pPr>
        <w:spacing w:line="480" w:lineRule="auto"/>
        <w:jc w:val="both"/>
        <w:rPr>
          <w:lang w:val="en-US"/>
        </w:rPr>
      </w:pPr>
    </w:p>
    <w:p w14:paraId="047E0FB4" w14:textId="10CBA84A" w:rsidR="007433BB" w:rsidRPr="00085C12" w:rsidRDefault="007433BB" w:rsidP="002E5F11">
      <w:pPr>
        <w:spacing w:line="480" w:lineRule="auto"/>
        <w:jc w:val="both"/>
        <w:rPr>
          <w:lang w:val="en-US"/>
        </w:rPr>
      </w:pPr>
      <w:r w:rsidRPr="00085C12">
        <w:rPr>
          <w:lang w:val="en-US"/>
        </w:rPr>
        <w:t>We estimated that there would be an estimated 941 (95% credible interval 831, 1,053) excess injury deaths, equivalent to 0.47% of all injury deaths in 2016,</w:t>
      </w:r>
      <w:r w:rsidRPr="00085C12">
        <w:rPr>
          <w:color w:val="000000" w:themeColor="text1"/>
          <w:lang w:val="en-US"/>
        </w:rPr>
        <w:t xml:space="preserve"> in each year in which each month in each state were +1</w:t>
      </w:r>
      <w:r w:rsidRPr="00085C12">
        <w:rPr>
          <w:rFonts w:ascii="Arial" w:eastAsia="Times New Roman" w:hAnsi="Arial" w:cs="Arial"/>
          <w:bCs/>
          <w:color w:val="222222"/>
          <w:shd w:val="clear" w:color="auto" w:fill="FFFFFF"/>
          <w:lang w:val="en-US"/>
        </w:rPr>
        <w:t>°</w:t>
      </w:r>
      <w:r w:rsidRPr="00085C12">
        <w:rPr>
          <w:color w:val="000000" w:themeColor="text1"/>
          <w:lang w:val="en-US"/>
        </w:rPr>
        <w:t>C above its long-term norm</w:t>
      </w:r>
      <w:r w:rsidRPr="00085C12">
        <w:rPr>
          <w:lang w:val="en-US"/>
        </w:rPr>
        <w:t xml:space="preserve"> (Figure 5). Deaths from drowning, transport, assault and suicide would be predicted to increase, partly offset by a decline in deaths from falls in middle and older ages and in winter months (Figure 5). Most excess deaths would be from transport injuries (448) followed by suicide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Default="002E5F11" w:rsidP="002E5F11">
      <w:pPr>
        <w:spacing w:line="480" w:lineRule="auto"/>
        <w:jc w:val="both"/>
        <w:rPr>
          <w:lang w:val="en-US"/>
        </w:rPr>
      </w:pPr>
    </w:p>
    <w:p w14:paraId="732D26D5" w14:textId="036EC55D" w:rsidR="007433BB" w:rsidRPr="00085C12" w:rsidRDefault="007433BB" w:rsidP="002E5F11">
      <w:pPr>
        <w:spacing w:line="480" w:lineRule="auto"/>
        <w:jc w:val="both"/>
        <w:rPr>
          <w:lang w:val="en-US"/>
        </w:rPr>
      </w:pPr>
      <w:r w:rsidRPr="00085C12">
        <w:rPr>
          <w:lang w:val="en-US"/>
        </w:rPr>
        <w:lastRenderedPageBreak/>
        <w:t>Proportionally, deaths from drownings are predicted to increase more than those of other injury types, by as much 8.3% (7.3, 9.3) in men aged 15-24 years (</w:t>
      </w:r>
      <w:commentRangeStart w:id="3"/>
      <w:r w:rsidRPr="00085C12">
        <w:rPr>
          <w:lang w:val="en-US"/>
        </w:rPr>
        <w:t>Figure S1</w:t>
      </w:r>
      <w:commentRangeEnd w:id="3"/>
      <w:r w:rsidR="00F82744">
        <w:rPr>
          <w:rStyle w:val="CommentReference"/>
          <w:rFonts w:asciiTheme="minorHAnsi" w:hAnsiTheme="minorHAnsi" w:cstheme="minorBidi"/>
          <w:lang w:eastAsia="en-US"/>
        </w:rPr>
        <w:commentReference w:id="3"/>
      </w:r>
      <w:r w:rsidRPr="00085C12">
        <w:rPr>
          <w:lang w:val="en-US"/>
        </w:rPr>
        <w:t xml:space="preserve">); the smallest proportional increase was that of assault and suicide (less than 2% in all age and sex groups). There was a larger percent increase in transport deaths for males than for females, especially in young and middle-ages (e.g., </w:t>
      </w:r>
      <w:r w:rsidRPr="00085C12">
        <w:rPr>
          <w:rFonts w:eastAsia="Times New Roman"/>
          <w:color w:val="000000"/>
          <w:lang w:val="en-US"/>
        </w:rPr>
        <w:t>1.25% (0.90, 1.60)</w:t>
      </w:r>
      <w:r w:rsidRPr="00085C12">
        <w:rPr>
          <w:lang w:val="en-US"/>
        </w:rPr>
        <w:t xml:space="preserve"> for 25-34 year old men versus 0.23% (-0.28, 0.76) for women of the same age) (Figure S1).</w:t>
      </w:r>
    </w:p>
    <w:p w14:paraId="052EE3E9" w14:textId="76A4E8F1" w:rsidR="00370E83" w:rsidRDefault="00370E83" w:rsidP="00370E83">
      <w:pPr>
        <w:spacing w:line="480" w:lineRule="auto"/>
        <w:jc w:val="both"/>
        <w:rPr>
          <w:color w:val="000000" w:themeColor="text1"/>
          <w:lang w:val="en-US"/>
        </w:rPr>
      </w:pPr>
    </w:p>
    <w:p w14:paraId="184DC918" w14:textId="0A499102" w:rsidR="00F82744" w:rsidRDefault="00F82744" w:rsidP="00F82744">
      <w:pPr>
        <w:spacing w:line="480" w:lineRule="auto"/>
        <w:jc w:val="both"/>
        <w:rPr>
          <w:lang w:val="en-US"/>
        </w:rPr>
      </w:pPr>
      <w:r w:rsidRPr="00085C12">
        <w:rPr>
          <w:lang w:val="en-US"/>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w:t>
      </w:r>
      <w:r w:rsidR="009461ED">
        <w:rPr>
          <w:lang w:val="en-US"/>
        </w:rPr>
        <w:t xml:space="preserve"> their</w:t>
      </w:r>
      <w:r w:rsidRPr="00085C12">
        <w:rPr>
          <w:lang w:val="en-US"/>
        </w:rPr>
        <w:t xml:space="preserve"> behavior</w:t>
      </w:r>
      <w:r w:rsidR="009461ED">
        <w:rPr>
          <w:lang w:val="en-US"/>
        </w:rPr>
        <w:t>s</w:t>
      </w:r>
      <w:r w:rsidRPr="00085C12">
        <w:rPr>
          <w:lang w:val="en-US"/>
        </w:rPr>
        <w:t>. For example, over half of swimming deaths for males occur in natural water, compared to about quarter for females,</w:t>
      </w:r>
      <w:r w:rsidRPr="00085C12">
        <w:rPr>
          <w:lang w:val="en-US"/>
        </w:rPr>
        <w:fldChar w:fldCharType="begin" w:fldLock="1"/>
      </w:r>
      <w:r w:rsidRPr="00085C12">
        <w:rPr>
          <w:lang w:val="en-US"/>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20&lt;/sup&gt;","plainTextFormattedCitation":"20","previouslyFormattedCitation":"&lt;sup&gt;20&lt;/sup&gt;"},"properties":{"noteIndex":0},"schema":"https://github.com/citation-style-language/schema/raw/master/csl-citation.json"}</w:instrText>
      </w:r>
      <w:r w:rsidRPr="00085C12">
        <w:rPr>
          <w:lang w:val="en-US"/>
        </w:rPr>
        <w:fldChar w:fldCharType="separate"/>
      </w:r>
      <w:r w:rsidRPr="00085C12">
        <w:rPr>
          <w:noProof/>
          <w:vertAlign w:val="superscript"/>
          <w:lang w:val="en-US"/>
        </w:rPr>
        <w:t>20</w:t>
      </w:r>
      <w:r w:rsidRPr="00085C12">
        <w:rPr>
          <w:lang w:val="en-US"/>
        </w:rPr>
        <w:fldChar w:fldCharType="end"/>
      </w:r>
      <w:r w:rsidRPr="00085C12">
        <w:rPr>
          <w:lang w:val="en-US"/>
        </w:rPr>
        <w:t xml:space="preserve"> which may lead to a larger rise in the former in warmer weather. Similarly, deaths from falls</w:t>
      </w:r>
      <w:r w:rsidR="00413F8E">
        <w:rPr>
          <w:lang w:val="en-US"/>
        </w:rPr>
        <w:t xml:space="preserve"> declined more</w:t>
      </w:r>
      <w:r w:rsidRPr="00085C12">
        <w:rPr>
          <w:lang w:val="en-US"/>
        </w:rPr>
        <w:t xml:space="preserve"> in older ages because falls in </w:t>
      </w:r>
      <w:r w:rsidR="00413F8E">
        <w:rPr>
          <w:lang w:val="en-US"/>
        </w:rPr>
        <w:t>the elderly</w:t>
      </w:r>
      <w:r w:rsidRPr="00085C12">
        <w:rPr>
          <w:lang w:val="en-US"/>
        </w:rPr>
        <w:t xml:space="preserve"> are more likely to be due to slipping on ice than </w:t>
      </w:r>
      <w:r w:rsidR="00413F8E">
        <w:rPr>
          <w:lang w:val="en-US"/>
        </w:rPr>
        <w:t xml:space="preserve">those </w:t>
      </w:r>
      <w:r w:rsidR="00413F8E" w:rsidRPr="00085C12">
        <w:rPr>
          <w:lang w:val="en-US"/>
        </w:rPr>
        <w:t>in</w:t>
      </w:r>
      <w:r w:rsidR="00413F8E" w:rsidRPr="00085C12">
        <w:rPr>
          <w:lang w:val="en-US"/>
        </w:rPr>
        <w:t xml:space="preserve"> </w:t>
      </w:r>
      <w:r w:rsidRPr="00085C12">
        <w:rPr>
          <w:lang w:val="en-US"/>
        </w:rPr>
        <w:t xml:space="preserve">younger </w:t>
      </w:r>
      <w:r w:rsidR="00413F8E">
        <w:rPr>
          <w:lang w:val="en-US"/>
        </w:rPr>
        <w:t>people</w:t>
      </w:r>
      <w:r w:rsidRPr="00085C12">
        <w:rPr>
          <w:lang w:val="en-US"/>
        </w:rPr>
        <w:t>.</w:t>
      </w:r>
      <w:r w:rsidRPr="00085C12">
        <w:rPr>
          <w:lang w:val="en-US"/>
        </w:rPr>
        <w:fldChar w:fldCharType="begin" w:fldLock="1"/>
      </w:r>
      <w:r w:rsidRPr="00085C12">
        <w:rPr>
          <w:lang w:val="en-US"/>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21–23&lt;/sup&gt;","plainTextFormattedCitation":"21–23","previouslyFormattedCitation":"&lt;sup&gt;21–23&lt;/sup&gt;"},"properties":{"noteIndex":0},"schema":"https://github.com/citation-style-language/schema/raw/master/csl-citation.json"}</w:instrText>
      </w:r>
      <w:r w:rsidRPr="00085C12">
        <w:rPr>
          <w:lang w:val="en-US"/>
        </w:rPr>
        <w:fldChar w:fldCharType="separate"/>
      </w:r>
      <w:r w:rsidRPr="00085C12">
        <w:rPr>
          <w:noProof/>
          <w:vertAlign w:val="superscript"/>
          <w:lang w:val="en-US"/>
        </w:rPr>
        <w:t>21–23</w:t>
      </w:r>
      <w:r w:rsidRPr="00085C12">
        <w:rPr>
          <w:lang w:val="en-US"/>
        </w:rPr>
        <w:fldChar w:fldCharType="end"/>
      </w:r>
    </w:p>
    <w:p w14:paraId="7B284C3F" w14:textId="77777777" w:rsidR="00F82744" w:rsidRPr="00085C12" w:rsidRDefault="00F82744" w:rsidP="00F82744">
      <w:pPr>
        <w:spacing w:line="480" w:lineRule="auto"/>
        <w:jc w:val="both"/>
        <w:rPr>
          <w:lang w:val="en-US"/>
        </w:rPr>
      </w:pPr>
    </w:p>
    <w:p w14:paraId="5402055F" w14:textId="1841CED2" w:rsidR="00F82744" w:rsidRPr="00085C12" w:rsidRDefault="00F82744" w:rsidP="00F82744">
      <w:pPr>
        <w:spacing w:line="480" w:lineRule="auto"/>
        <w:jc w:val="both"/>
        <w:rPr>
          <w:lang w:val="en-US"/>
        </w:rPr>
      </w:pPr>
      <w:r w:rsidRPr="00085C12">
        <w:rPr>
          <w:lang w:val="en-US"/>
        </w:rPr>
        <w:t>The pathways from anomalous temperature to transport injury are more varied.  Firstly, driving performance deteriorates at higher temperatures.</w:t>
      </w:r>
      <w:r w:rsidRPr="00085C12">
        <w:rPr>
          <w:lang w:val="en-US"/>
        </w:rPr>
        <w:fldChar w:fldCharType="begin" w:fldLock="1"/>
      </w:r>
      <w:r w:rsidRPr="00085C12">
        <w:rPr>
          <w:lang w:val="en-US"/>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24–27&lt;/sup&gt;","plainTextFormattedCitation":"24–27","previouslyFormattedCitation":"&lt;sup&gt;24–27&lt;/sup&gt;"},"properties":{"noteIndex":0},"schema":"https://github.com/citation-style-language/schema/raw/master/csl-citation.json"}</w:instrText>
      </w:r>
      <w:r w:rsidRPr="00085C12">
        <w:rPr>
          <w:lang w:val="en-US"/>
        </w:rPr>
        <w:fldChar w:fldCharType="separate"/>
      </w:r>
      <w:r w:rsidRPr="00085C12">
        <w:rPr>
          <w:noProof/>
          <w:vertAlign w:val="superscript"/>
          <w:lang w:val="en-US"/>
        </w:rPr>
        <w:t>24–27</w:t>
      </w:r>
      <w:r w:rsidRPr="00085C12">
        <w:rPr>
          <w:lang w:val="en-US"/>
        </w:rPr>
        <w:fldChar w:fldCharType="end"/>
      </w:r>
      <w:r w:rsidRPr="00085C12">
        <w:rPr>
          <w:lang w:val="en-US"/>
        </w:rPr>
        <w:t xml:space="preserve"> Further, alcohol consumption increases </w:t>
      </w:r>
      <w:r w:rsidR="00413F8E">
        <w:rPr>
          <w:lang w:val="en-US"/>
        </w:rPr>
        <w:t>in</w:t>
      </w:r>
      <w:r w:rsidRPr="00085C12">
        <w:rPr>
          <w:lang w:val="en-US"/>
        </w:rPr>
        <w:t xml:space="preserve"> warm temperature</w:t>
      </w:r>
      <w:r w:rsidR="00413F8E">
        <w:rPr>
          <w:lang w:val="en-US"/>
        </w:rPr>
        <w:t>s</w:t>
      </w:r>
      <w:r w:rsidRPr="00085C12">
        <w:rPr>
          <w:lang w:val="en-US"/>
        </w:rPr>
        <w:t>,</w:t>
      </w:r>
      <w:r w:rsidRPr="00085C12">
        <w:rPr>
          <w:lang w:val="en-US"/>
        </w:rPr>
        <w:fldChar w:fldCharType="begin" w:fldLock="1"/>
      </w:r>
      <w:r w:rsidRPr="00085C12">
        <w:rPr>
          <w:lang w:val="en-US"/>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28&lt;/sup&gt;","plainTextFormattedCitation":"28","previouslyFormattedCitation":"&lt;sup&gt;28&lt;/sup&gt;"},"properties":{"noteIndex":0},"schema":"https://github.com/citation-style-language/schema/raw/master/csl-citation.json"}</w:instrText>
      </w:r>
      <w:r w:rsidRPr="00085C12">
        <w:rPr>
          <w:lang w:val="en-US"/>
        </w:rPr>
        <w:fldChar w:fldCharType="separate"/>
      </w:r>
      <w:r w:rsidRPr="00085C12">
        <w:rPr>
          <w:noProof/>
          <w:vertAlign w:val="superscript"/>
          <w:lang w:val="en-US"/>
        </w:rPr>
        <w:t>28</w:t>
      </w:r>
      <w:r w:rsidRPr="00085C12">
        <w:rPr>
          <w:lang w:val="en-US"/>
        </w:rPr>
        <w:fldChar w:fldCharType="end"/>
      </w:r>
      <w:r w:rsidRPr="00085C12">
        <w:rPr>
          <w:lang w:val="en-US"/>
        </w:rPr>
        <w:t xml:space="preserve"> </w:t>
      </w:r>
      <w:r w:rsidR="00413F8E">
        <w:rPr>
          <w:lang w:val="en-US"/>
        </w:rPr>
        <w:t>which also provides an explanation for</w:t>
      </w:r>
      <w:r w:rsidRPr="00085C12">
        <w:rPr>
          <w:lang w:val="en-US"/>
        </w:rPr>
        <w:t xml:space="preserve"> why teenagers, who are more likely than other age groups to crash while intoxicated,</w:t>
      </w:r>
      <w:r w:rsidRPr="00085C12">
        <w:rPr>
          <w:lang w:val="en-US"/>
        </w:rPr>
        <w:fldChar w:fldCharType="begin" w:fldLock="1"/>
      </w:r>
      <w:r w:rsidRPr="00085C12">
        <w:rPr>
          <w:lang w:val="en-US"/>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29&lt;/sup&gt;","plainTextFormattedCitation":"29","previouslyFormattedCitation":"&lt;sup&gt;29&lt;/sup&gt;"},"properties":{"noteIndex":0},"schema":"https://github.com/citation-style-language/schema/raw/master/csl-citation.json"}</w:instrText>
      </w:r>
      <w:r w:rsidRPr="00085C12">
        <w:rPr>
          <w:lang w:val="en-US"/>
        </w:rPr>
        <w:fldChar w:fldCharType="separate"/>
      </w:r>
      <w:r w:rsidRPr="00085C12">
        <w:rPr>
          <w:noProof/>
          <w:vertAlign w:val="superscript"/>
          <w:lang w:val="en-US"/>
        </w:rPr>
        <w:t>29</w:t>
      </w:r>
      <w:r w:rsidRPr="00085C12">
        <w:rPr>
          <w:lang w:val="en-US"/>
        </w:rPr>
        <w:fldChar w:fldCharType="end"/>
      </w:r>
      <w:r w:rsidRPr="00085C12">
        <w:rPr>
          <w:lang w:val="en-US"/>
        </w:rPr>
        <w:t xml:space="preserve"> experience a larger proportional rise in deaths from transport when temperatures are anomalously warm</w:t>
      </w:r>
      <w:r w:rsidR="00413F8E" w:rsidRPr="00413F8E">
        <w:rPr>
          <w:lang w:val="en-US"/>
        </w:rPr>
        <w:t xml:space="preserve"> </w:t>
      </w:r>
      <w:r w:rsidR="00413F8E" w:rsidRPr="00085C12">
        <w:rPr>
          <w:lang w:val="en-US"/>
        </w:rPr>
        <w:t xml:space="preserve">than older </w:t>
      </w:r>
      <w:r w:rsidR="00413F8E">
        <w:rPr>
          <w:lang w:val="en-US"/>
        </w:rPr>
        <w:t>adults</w:t>
      </w:r>
      <w:r w:rsidRPr="00085C12">
        <w:rPr>
          <w:lang w:val="en-US"/>
        </w:rPr>
        <w:t>. Lastly, warmer temperatures generally increase road traffic in North America;</w:t>
      </w:r>
      <w:r w:rsidRPr="00085C12">
        <w:rPr>
          <w:lang w:val="en-US"/>
        </w:rPr>
        <w:fldChar w:fldCharType="begin" w:fldLock="1"/>
      </w:r>
      <w:r w:rsidRPr="00085C12">
        <w:rPr>
          <w:lang w:val="en-US"/>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30–33&lt;/sup&gt;","plainTextFormattedCitation":"30–33","previouslyFormattedCitation":"&lt;sup&gt;30–33&lt;/sup&gt;"},"properties":{"noteIndex":0},"schema":"https://github.com/citation-style-language/schema/raw/master/csl-citation.json"}</w:instrText>
      </w:r>
      <w:r w:rsidRPr="00085C12">
        <w:rPr>
          <w:lang w:val="en-US"/>
        </w:rPr>
        <w:fldChar w:fldCharType="separate"/>
      </w:r>
      <w:r w:rsidRPr="00085C12">
        <w:rPr>
          <w:noProof/>
          <w:vertAlign w:val="superscript"/>
          <w:lang w:val="en-US"/>
        </w:rPr>
        <w:t>30–33</w:t>
      </w:r>
      <w:r w:rsidRPr="00085C12">
        <w:rPr>
          <w:lang w:val="en-US"/>
        </w:rPr>
        <w:fldChar w:fldCharType="end"/>
      </w:r>
      <w:r w:rsidRPr="00085C12">
        <w:rPr>
          <w:lang w:val="en-US"/>
        </w:rPr>
        <w:t xml:space="preserve"> </w:t>
      </w:r>
      <w:r w:rsidR="00413F8E">
        <w:rPr>
          <w:lang w:val="en-US"/>
        </w:rPr>
        <w:t xml:space="preserve">coupled with </w:t>
      </w:r>
      <w:r w:rsidRPr="00085C12">
        <w:rPr>
          <w:lang w:val="en-US"/>
        </w:rPr>
        <w:t>more people outdoors in warmer weather,</w:t>
      </w:r>
      <w:r w:rsidRPr="00085C12">
        <w:rPr>
          <w:lang w:val="en-US"/>
        </w:rPr>
        <w:fldChar w:fldCharType="begin" w:fldLock="1"/>
      </w:r>
      <w:r w:rsidRPr="00085C12">
        <w:rPr>
          <w:lang w:val="en-US"/>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34&lt;/sup&gt;","plainTextFormattedCitation":"34","previouslyFormattedCitation":"&lt;sup&gt;34&lt;/sup&gt;"},"properties":{"noteIndex":0},"schema":"https://github.com/citation-style-language/schema/raw/master/csl-citation.json"}</w:instrText>
      </w:r>
      <w:r w:rsidRPr="00085C12">
        <w:rPr>
          <w:lang w:val="en-US"/>
        </w:rPr>
        <w:fldChar w:fldCharType="separate"/>
      </w:r>
      <w:r w:rsidRPr="00085C12">
        <w:rPr>
          <w:noProof/>
          <w:vertAlign w:val="superscript"/>
          <w:lang w:val="en-US"/>
        </w:rPr>
        <w:t>34</w:t>
      </w:r>
      <w:r w:rsidRPr="00085C12">
        <w:rPr>
          <w:lang w:val="en-US"/>
        </w:rPr>
        <w:fldChar w:fldCharType="end"/>
      </w:r>
      <w:r w:rsidRPr="00085C12">
        <w:rPr>
          <w:lang w:val="en-US"/>
        </w:rPr>
        <w:t xml:space="preserve"> this</w:t>
      </w:r>
      <w:r w:rsidR="00413F8E">
        <w:rPr>
          <w:lang w:val="en-US"/>
        </w:rPr>
        <w:t xml:space="preserve"> increase</w:t>
      </w:r>
      <w:r w:rsidRPr="00085C12">
        <w:rPr>
          <w:lang w:val="en-US"/>
        </w:rPr>
        <w:t xml:space="preserve"> could lead to more fatal collisions.</w:t>
      </w:r>
    </w:p>
    <w:p w14:paraId="6C94EA58" w14:textId="77777777" w:rsidR="00F82744" w:rsidRDefault="00F82744" w:rsidP="00F82744">
      <w:pPr>
        <w:spacing w:line="480" w:lineRule="auto"/>
        <w:jc w:val="both"/>
        <w:rPr>
          <w:lang w:val="en-US"/>
        </w:rPr>
      </w:pPr>
    </w:p>
    <w:p w14:paraId="27EF3432" w14:textId="13C45D26" w:rsidR="00F82744" w:rsidRDefault="00F82744" w:rsidP="00F82744">
      <w:pPr>
        <w:spacing w:line="480" w:lineRule="auto"/>
        <w:jc w:val="both"/>
        <w:rPr>
          <w:lang w:val="en-US"/>
        </w:rPr>
      </w:pPr>
      <w:r w:rsidRPr="00085C12">
        <w:rPr>
          <w:lang w:val="en-US"/>
        </w:rPr>
        <w:lastRenderedPageBreak/>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085C12">
        <w:rPr>
          <w:lang w:val="en-US"/>
        </w:rPr>
        <w:fldChar w:fldCharType="begin" w:fldLock="1"/>
      </w:r>
      <w:r w:rsidRPr="00085C12">
        <w:rPr>
          <w:lang w:val="en-US"/>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Pr="00085C12">
        <w:rPr>
          <w:lang w:val="en-US"/>
        </w:rPr>
        <w:fldChar w:fldCharType="separate"/>
      </w:r>
      <w:r w:rsidRPr="00085C12">
        <w:rPr>
          <w:noProof/>
          <w:vertAlign w:val="superscript"/>
          <w:lang w:val="en-US"/>
        </w:rPr>
        <w:t>35,36</w:t>
      </w:r>
      <w:r w:rsidRPr="00085C12">
        <w:rPr>
          <w:lang w:val="en-US"/>
        </w:rPr>
        <w:fldChar w:fldCharType="end"/>
      </w:r>
      <w:r w:rsidRPr="00085C12">
        <w:rPr>
          <w:lang w:val="en-US"/>
        </w:rPr>
        <w:t xml:space="preserve"> These effects could be compounded by the greater anger levels linked to higher temperatures.</w:t>
      </w:r>
      <w:r w:rsidRPr="00085C12">
        <w:rPr>
          <w:lang w:val="en-US"/>
        </w:rPr>
        <w:fldChar w:fldCharType="begin" w:fldLock="1"/>
      </w:r>
      <w:r w:rsidRPr="00085C12">
        <w:rPr>
          <w:lang w:val="en-US"/>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Pr="00085C12">
        <w:rPr>
          <w:lang w:val="en-US"/>
        </w:rPr>
        <w:fldChar w:fldCharType="separate"/>
      </w:r>
      <w:r w:rsidRPr="00085C12">
        <w:rPr>
          <w:noProof/>
          <w:vertAlign w:val="superscript"/>
          <w:lang w:val="en-US"/>
        </w:rPr>
        <w:t>37,38</w:t>
      </w:r>
      <w:r w:rsidRPr="00085C12">
        <w:rPr>
          <w:lang w:val="en-US"/>
        </w:rPr>
        <w:fldChar w:fldCharType="end"/>
      </w:r>
      <w:r w:rsidRPr="00085C12">
        <w:rPr>
          <w:lang w:val="en-US"/>
        </w:rPr>
        <w:t xml:space="preserve"> Regarding suicide, </w:t>
      </w:r>
      <w:r w:rsidR="00413F8E">
        <w:rPr>
          <w:lang w:val="en-US"/>
        </w:rPr>
        <w:t xml:space="preserve">it </w:t>
      </w:r>
      <w:r w:rsidR="00413F8E" w:rsidRPr="00085C12">
        <w:rPr>
          <w:lang w:val="en-US"/>
        </w:rPr>
        <w:t>has been hypothesized</w:t>
      </w:r>
      <w:r w:rsidR="00413F8E">
        <w:rPr>
          <w:lang w:val="en-US"/>
        </w:rPr>
        <w:t xml:space="preserve"> that</w:t>
      </w:r>
      <w:r w:rsidR="00413F8E" w:rsidRPr="00085C12">
        <w:rPr>
          <w:lang w:val="en-US"/>
        </w:rPr>
        <w:t xml:space="preserve"> </w:t>
      </w:r>
      <w:r w:rsidRPr="00085C12">
        <w:rPr>
          <w:lang w:val="en-US"/>
        </w:rPr>
        <w:t xml:space="preserve">higher temperature </w:t>
      </w:r>
      <w:r w:rsidR="00413F8E">
        <w:rPr>
          <w:lang w:val="en-US"/>
        </w:rPr>
        <w:t>is</w:t>
      </w:r>
      <w:r w:rsidRPr="00085C12">
        <w:rPr>
          <w:lang w:val="en-US"/>
        </w:rPr>
        <w:t xml:space="preserve"> associated with higher levels of distress in younger people.</w:t>
      </w:r>
      <w:r w:rsidRPr="00085C12">
        <w:rPr>
          <w:lang w:val="en-US"/>
        </w:rPr>
        <w:fldChar w:fldCharType="begin" w:fldLock="1"/>
      </w:r>
      <w:r w:rsidRPr="00085C12">
        <w:rPr>
          <w:lang w:val="en-US"/>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Pr="00085C12">
        <w:rPr>
          <w:lang w:val="en-US"/>
        </w:rPr>
        <w:fldChar w:fldCharType="separate"/>
      </w:r>
      <w:r w:rsidRPr="00085C12">
        <w:rPr>
          <w:noProof/>
          <w:vertAlign w:val="superscript"/>
          <w:lang w:val="en-US"/>
        </w:rPr>
        <w:t>39</w:t>
      </w:r>
      <w:r w:rsidRPr="00085C12">
        <w:rPr>
          <w:lang w:val="en-US"/>
        </w:rPr>
        <w:fldChar w:fldCharType="end"/>
      </w:r>
      <w:r w:rsidRPr="00085C12">
        <w:rPr>
          <w:lang w:val="en-US"/>
        </w:rPr>
        <w:t xml:space="preserve"> Nonetheless, links between temperature and mental health requires further investigation</w:t>
      </w:r>
      <w:commentRangeStart w:id="4"/>
      <w:r w:rsidRPr="00085C12">
        <w:rPr>
          <w:lang w:val="en-US"/>
        </w:rPr>
        <w:t>,</w:t>
      </w:r>
      <w:r w:rsidRPr="00085C12">
        <w:rPr>
          <w:lang w:val="en-US"/>
        </w:rPr>
        <w:fldChar w:fldCharType="begin" w:fldLock="1"/>
      </w:r>
      <w:r w:rsidRPr="00085C12">
        <w:rPr>
          <w:lang w:val="en-US"/>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Pr="00085C12">
        <w:rPr>
          <w:lang w:val="en-US"/>
        </w:rPr>
        <w:fldChar w:fldCharType="separate"/>
      </w:r>
      <w:r w:rsidRPr="00085C12">
        <w:rPr>
          <w:noProof/>
          <w:vertAlign w:val="superscript"/>
          <w:lang w:val="en-US"/>
        </w:rPr>
        <w:t>40</w:t>
      </w:r>
      <w:r w:rsidRPr="00085C12">
        <w:rPr>
          <w:lang w:val="en-US"/>
        </w:rPr>
        <w:fldChar w:fldCharType="end"/>
      </w:r>
      <w:commentRangeEnd w:id="4"/>
      <w:r w:rsidR="00413F8E">
        <w:rPr>
          <w:rStyle w:val="CommentReference"/>
          <w:rFonts w:asciiTheme="minorHAnsi" w:hAnsiTheme="minorHAnsi" w:cstheme="minorBidi"/>
          <w:lang w:eastAsia="en-US"/>
        </w:rPr>
        <w:commentReference w:id="4"/>
      </w:r>
      <w:r w:rsidRPr="00085C12">
        <w:rPr>
          <w:lang w:val="en-US"/>
        </w:rPr>
        <w:t xml:space="preserve"> including whether the relationship varies by age and sex, as indicated by our results.</w:t>
      </w:r>
    </w:p>
    <w:p w14:paraId="2645EA01" w14:textId="64975A32" w:rsidR="00324A84" w:rsidRDefault="00324A84" w:rsidP="00F82744">
      <w:pPr>
        <w:spacing w:line="480" w:lineRule="auto"/>
        <w:jc w:val="both"/>
        <w:rPr>
          <w:lang w:val="en-US"/>
        </w:rPr>
      </w:pPr>
    </w:p>
    <w:p w14:paraId="0D0C0121" w14:textId="77777777" w:rsidR="00324A84" w:rsidRPr="00085C12" w:rsidRDefault="00324A84" w:rsidP="00324A84">
      <w:pPr>
        <w:spacing w:line="480" w:lineRule="auto"/>
        <w:jc w:val="both"/>
        <w:rPr>
          <w:lang w:val="en-US"/>
        </w:rPr>
      </w:pPr>
      <w:r w:rsidRPr="00085C12">
        <w:rPr>
          <w:lang w:val="en-US"/>
        </w:rPr>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p>
    <w:p w14:paraId="1EB23051" w14:textId="0115E84C" w:rsidR="00413F8E" w:rsidRDefault="00413F8E">
      <w:pPr>
        <w:rPr>
          <w:lang w:val="en-US"/>
        </w:rPr>
      </w:pPr>
      <w:r>
        <w:rPr>
          <w:lang w:val="en-US"/>
        </w:rPr>
        <w:br w:type="page"/>
      </w:r>
    </w:p>
    <w:p w14:paraId="04C1E528" w14:textId="7E354D4A" w:rsidR="00D21020" w:rsidRPr="00085C12" w:rsidRDefault="00D21020" w:rsidP="00D21020">
      <w:pPr>
        <w:spacing w:line="480" w:lineRule="auto"/>
        <w:jc w:val="both"/>
        <w:rPr>
          <w:b/>
          <w:color w:val="000000" w:themeColor="text1"/>
          <w:lang w:val="en-US"/>
        </w:rPr>
      </w:pPr>
      <w:r w:rsidRPr="00085C12">
        <w:rPr>
          <w:b/>
          <w:color w:val="000000" w:themeColor="text1"/>
          <w:lang w:val="en-US"/>
        </w:rPr>
        <w:lastRenderedPageBreak/>
        <w:t>Methods</w:t>
      </w:r>
    </w:p>
    <w:p w14:paraId="1D80DA2B" w14:textId="61650915" w:rsidR="00D21020" w:rsidRPr="00085C12" w:rsidRDefault="00D21020" w:rsidP="00D21020">
      <w:pPr>
        <w:spacing w:line="480" w:lineRule="auto"/>
        <w:jc w:val="both"/>
        <w:outlineLvl w:val="0"/>
        <w:rPr>
          <w:i/>
          <w:color w:val="000000" w:themeColor="text1"/>
          <w:lang w:val="en-US"/>
        </w:rPr>
      </w:pPr>
      <w:r w:rsidRPr="00085C12">
        <w:rPr>
          <w:i/>
          <w:color w:val="000000" w:themeColor="text1"/>
          <w:lang w:val="en-US"/>
        </w:rPr>
        <w:t xml:space="preserve">Data </w:t>
      </w:r>
      <w:r w:rsidR="002A0B4C" w:rsidRPr="00085C12">
        <w:rPr>
          <w:i/>
          <w:color w:val="000000" w:themeColor="text1"/>
          <w:lang w:val="en-US"/>
        </w:rPr>
        <w:t>sources</w:t>
      </w:r>
    </w:p>
    <w:p w14:paraId="3BA87459" w14:textId="549683AF" w:rsidR="00D21020" w:rsidRDefault="00D21020" w:rsidP="007433BB">
      <w:pPr>
        <w:spacing w:line="480" w:lineRule="auto"/>
        <w:jc w:val="both"/>
        <w:rPr>
          <w:color w:val="000000" w:themeColor="text1"/>
          <w:lang w:val="en-US"/>
        </w:rPr>
      </w:pPr>
      <w:r w:rsidRPr="00085C12">
        <w:rPr>
          <w:rStyle w:val="apple-style-span"/>
          <w:color w:val="000000" w:themeColor="text1"/>
          <w:lang w:val="en-US"/>
        </w:rPr>
        <w:t>We used data on deaths by sex, age, underlying cause of death and state of residence in the contiguous USA from 1980 to 2016 through the National Center for Health Statistics (NCHS) (</w:t>
      </w:r>
      <w:hyperlink r:id="rId10" w:history="1">
        <w:r w:rsidRPr="00085C12">
          <w:rPr>
            <w:rStyle w:val="Hyperlink"/>
            <w:lang w:val="en-US"/>
          </w:rPr>
          <w:t>https://www.cdc.gov/nchs/nvss/dvs_data_release.htm</w:t>
        </w:r>
      </w:hyperlink>
      <w:r w:rsidRPr="00085C12">
        <w:rPr>
          <w:rStyle w:val="apple-style-span"/>
          <w:color w:val="000000" w:themeColor="text1"/>
          <w:lang w:val="en-US"/>
        </w:rPr>
        <w:t xml:space="preserve">) and on population from the NCHS bridged-race dataset </w:t>
      </w:r>
      <w:r w:rsidRPr="00085C12">
        <w:rPr>
          <w:color w:val="000000" w:themeColor="text1"/>
          <w:lang w:val="en-US"/>
        </w:rPr>
        <w:t>for 1990 to 2016 (</w:t>
      </w:r>
      <w:hyperlink r:id="rId11" w:history="1">
        <w:r w:rsidRPr="00085C12">
          <w:rPr>
            <w:rStyle w:val="Hyperlink"/>
            <w:lang w:val="en-US"/>
          </w:rPr>
          <w:t>https://www.cdc.gov/nchs/nvss/bridged_race.htm</w:t>
        </w:r>
      </w:hyperlink>
      <w:r w:rsidRPr="00085C12">
        <w:rPr>
          <w:color w:val="000000" w:themeColor="text1"/>
          <w:lang w:val="en-US"/>
        </w:rPr>
        <w:t>) and from the US Census Bureau prior to 1990 (</w:t>
      </w:r>
      <w:hyperlink r:id="rId12" w:history="1">
        <w:r w:rsidRPr="00085C12">
          <w:rPr>
            <w:rStyle w:val="Hyperlink"/>
            <w:noProof/>
            <w:lang w:val="en-US"/>
          </w:rPr>
          <w:t>https://www.census.gov</w:t>
        </w:r>
        <w:bookmarkStart w:id="5" w:name="_GoBack"/>
        <w:bookmarkEnd w:id="5"/>
        <w:r w:rsidRPr="00085C12">
          <w:rPr>
            <w:rStyle w:val="Hyperlink"/>
            <w:noProof/>
            <w:lang w:val="en-US"/>
          </w:rPr>
          <w:t>/data/tables/time-series/demo/popest/1980s-county.html</w:t>
        </w:r>
      </w:hyperlink>
      <w:r w:rsidRPr="00085C12">
        <w:rPr>
          <w:rStyle w:val="Hyperlink"/>
          <w:color w:val="auto"/>
          <w:lang w:val="en-US"/>
        </w:rPr>
        <w:t>)</w:t>
      </w:r>
      <w:r w:rsidRPr="00085C12">
        <w:rPr>
          <w:color w:val="000000" w:themeColor="text1"/>
          <w:lang w:val="en-US"/>
        </w:rPr>
        <w:t>. We calculated monthly population counts through linear interpolation, assigning each yearly count to July.</w:t>
      </w:r>
    </w:p>
    <w:p w14:paraId="2D46AB50" w14:textId="77777777" w:rsidR="007433BB" w:rsidRPr="00085C12" w:rsidRDefault="007433BB" w:rsidP="007433BB">
      <w:pPr>
        <w:spacing w:line="480" w:lineRule="auto"/>
        <w:jc w:val="both"/>
        <w:rPr>
          <w:rStyle w:val="apple-style-span"/>
          <w:color w:val="000000" w:themeColor="text1"/>
          <w:lang w:val="en-US"/>
        </w:rPr>
      </w:pPr>
    </w:p>
    <w:p w14:paraId="15030BAA" w14:textId="7EFB3E72" w:rsidR="00D21020" w:rsidRPr="00085C12" w:rsidRDefault="00D21020" w:rsidP="007433BB">
      <w:pPr>
        <w:spacing w:line="480" w:lineRule="auto"/>
        <w:jc w:val="both"/>
        <w:rPr>
          <w:color w:val="000000" w:themeColor="text1"/>
          <w:lang w:val="en-US"/>
        </w:rPr>
      </w:pPr>
      <w:r w:rsidRPr="00085C12">
        <w:rPr>
          <w:color w:val="000000" w:themeColor="text1"/>
          <w:lang w:val="en-US"/>
        </w:rPr>
        <w:t>The underlying cause of death was coded according to the international classification of diseases (ICD) system (9</w:t>
      </w:r>
      <w:r w:rsidRPr="00085C12">
        <w:rPr>
          <w:color w:val="000000" w:themeColor="text1"/>
          <w:vertAlign w:val="superscript"/>
          <w:lang w:val="en-US"/>
        </w:rPr>
        <w:t>th</w:t>
      </w:r>
      <w:r w:rsidRPr="00085C12">
        <w:rPr>
          <w:color w:val="000000" w:themeColor="text1"/>
          <w:lang w:val="en-US"/>
        </w:rPr>
        <w:t xml:space="preserve"> revision from 1980 to 1998 and 10</w:t>
      </w:r>
      <w:r w:rsidRPr="00085C12">
        <w:rPr>
          <w:color w:val="000000" w:themeColor="text1"/>
          <w:vertAlign w:val="superscript"/>
          <w:lang w:val="en-US"/>
        </w:rPr>
        <w:t>th</w:t>
      </w:r>
      <w:r w:rsidRPr="00085C12">
        <w:rPr>
          <w:color w:val="000000" w:themeColor="text1"/>
          <w:lang w:val="en-US"/>
        </w:rPr>
        <w:t xml:space="preserve"> revision thereafter). The 5.7 million </w:t>
      </w:r>
      <w:r w:rsidRPr="00085C12">
        <w:rPr>
          <w:rStyle w:val="apple-style-span"/>
          <w:color w:val="000000" w:themeColor="text1"/>
          <w:lang w:val="en-US"/>
        </w:rPr>
        <w:t>injury deaths fell into six categories: transport, falls, drownings, assault, suicide and an aggregate set of other unintentional injuries. We report the results of all of these categories except other unintentional injuries (1,329,200 deaths or 23% of total injury deaths during 1980-2016), because the composition of this aggregate group varies by sex, age group, state and time.</w:t>
      </w:r>
    </w:p>
    <w:p w14:paraId="202FD23D" w14:textId="77777777" w:rsidR="007433BB" w:rsidRDefault="007433BB" w:rsidP="007433BB">
      <w:pPr>
        <w:spacing w:line="480" w:lineRule="auto"/>
        <w:jc w:val="both"/>
        <w:rPr>
          <w:color w:val="000000" w:themeColor="text1"/>
          <w:lang w:val="en-US"/>
        </w:rPr>
      </w:pPr>
    </w:p>
    <w:p w14:paraId="15A0916C" w14:textId="356A3216" w:rsidR="00D21020" w:rsidRDefault="00D21020" w:rsidP="007433BB">
      <w:pPr>
        <w:spacing w:line="480" w:lineRule="auto"/>
        <w:jc w:val="both"/>
        <w:rPr>
          <w:color w:val="000000" w:themeColor="text1"/>
          <w:lang w:val="en-US"/>
        </w:rPr>
      </w:pPr>
      <w:r w:rsidRPr="00085C12">
        <w:rPr>
          <w:color w:val="000000" w:themeColor="text1"/>
          <w:lang w:val="en-US"/>
        </w:rPr>
        <w:t>We obtained data on temperature from ERA-Interim, which combines predictions from a physical model with in-situ and satellite measurements</w:t>
      </w:r>
      <w:r w:rsidR="00206140" w:rsidRPr="00085C12">
        <w:rPr>
          <w:color w:val="000000" w:themeColor="text1"/>
          <w:lang w:val="en-US"/>
        </w:rPr>
        <w:t>.</w:t>
      </w:r>
      <w:r w:rsidRPr="00085C12">
        <w:rPr>
          <w:lang w:val="en-US"/>
        </w:rPr>
        <w:fldChar w:fldCharType="begin" w:fldLock="1"/>
      </w:r>
      <w:r w:rsidR="004321B4" w:rsidRPr="00085C12">
        <w:rPr>
          <w:lang w:val="en-US"/>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12&lt;/sup&gt;","plainTextFormattedCitation":"12","previouslyFormattedCitation":"&lt;sup&gt;12&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12</w:t>
      </w:r>
      <w:r w:rsidRPr="00085C12">
        <w:rPr>
          <w:lang w:val="en-US"/>
        </w:rPr>
        <w:fldChar w:fldCharType="end"/>
      </w:r>
      <w:r w:rsidRPr="00085C12">
        <w:rPr>
          <w:color w:val="000000" w:themeColor="text1"/>
          <w:lang w:val="en-US"/>
        </w:rPr>
        <w:t xml:space="preserve"> We used gridded four-times-daily estimates at a resolution of 80 km to generate monthly population-weighted temperature by state throughout the analysis period. </w:t>
      </w:r>
    </w:p>
    <w:p w14:paraId="46104E08" w14:textId="77777777" w:rsidR="007433BB" w:rsidRPr="00085C12" w:rsidRDefault="007433BB" w:rsidP="007433BB">
      <w:pPr>
        <w:spacing w:line="480" w:lineRule="auto"/>
        <w:jc w:val="both"/>
        <w:rPr>
          <w:color w:val="000000" w:themeColor="text1"/>
          <w:lang w:val="en-US"/>
        </w:rPr>
      </w:pPr>
    </w:p>
    <w:p w14:paraId="4BF78D03" w14:textId="77777777" w:rsidR="00D21020" w:rsidRPr="00085C12" w:rsidRDefault="00D21020" w:rsidP="00D21020">
      <w:pPr>
        <w:spacing w:line="480" w:lineRule="auto"/>
        <w:jc w:val="both"/>
        <w:rPr>
          <w:i/>
          <w:lang w:val="en-US"/>
        </w:rPr>
      </w:pPr>
      <w:r w:rsidRPr="00085C12">
        <w:rPr>
          <w:i/>
          <w:lang w:val="en-US"/>
        </w:rPr>
        <w:t>Anomalous temperature metric</w:t>
      </w:r>
    </w:p>
    <w:p w14:paraId="0530DCB6" w14:textId="03EA4634" w:rsidR="00D21020" w:rsidRDefault="00422055" w:rsidP="007433BB">
      <w:pPr>
        <w:spacing w:line="480" w:lineRule="auto"/>
        <w:jc w:val="both"/>
        <w:rPr>
          <w:color w:val="000000" w:themeColor="text1"/>
          <w:lang w:val="en-US"/>
        </w:rPr>
      </w:pPr>
      <w:r w:rsidRPr="00085C12">
        <w:rPr>
          <w:color w:val="000000" w:themeColor="text1"/>
          <w:lang w:val="en-US"/>
        </w:rPr>
        <w:lastRenderedPageBreak/>
        <w:t>With few exceptions,</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7,13&lt;/sup&gt;","plainTextFormattedCitation":"7,13","previouslyFormattedCitation":"&lt;sup&gt;7,13&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7,13</w:t>
      </w:r>
      <w:r w:rsidRPr="00085C12">
        <w:rPr>
          <w:color w:val="000000" w:themeColor="text1"/>
          <w:lang w:val="en-US"/>
        </w:rPr>
        <w:fldChar w:fldCharType="end"/>
      </w:r>
      <w:r w:rsidRPr="00085C12">
        <w:rPr>
          <w:color w:val="000000" w:themeColor="text1"/>
          <w:lang w:val="en-US"/>
        </w:rPr>
        <w:t xml:space="preserve"> current climate change risk assessments typically extrapolate from changes in mortality in relation to daily temperature</w:t>
      </w:r>
      <w:r w:rsidR="00206140" w:rsidRPr="00085C12">
        <w:rPr>
          <w:color w:val="000000" w:themeColor="text1"/>
          <w:lang w:val="en-US"/>
        </w:rPr>
        <w:t>.</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5,6,14–16&lt;/sup&gt;","plainTextFormattedCitation":"5,6,14–16","previouslyFormattedCitation":"&lt;sup&gt;5,6,14–16&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5,6,14–16</w:t>
      </w:r>
      <w:r w:rsidRPr="00085C12">
        <w:rPr>
          <w:color w:val="000000" w:themeColor="text1"/>
          <w:lang w:val="en-US"/>
        </w:rPr>
        <w:fldChar w:fldCharType="end"/>
      </w:r>
      <w:r w:rsidRPr="00085C12">
        <w:rPr>
          <w:color w:val="000000" w:themeColor="text1"/>
          <w:lang w:val="en-US"/>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t>
      </w:r>
      <w:r w:rsidRPr="00085C12">
        <w:rPr>
          <w:lang w:val="en-US"/>
        </w:rPr>
        <w:t xml:space="preserve"> long-term norm temperature of the state in that month (Figure </w:t>
      </w:r>
      <w:r w:rsidR="000161D5" w:rsidRPr="00085C12">
        <w:rPr>
          <w:lang w:val="en-US"/>
        </w:rPr>
        <w:t>1</w:t>
      </w:r>
      <w:r w:rsidRPr="00085C12">
        <w:rPr>
          <w:lang w:val="en-US"/>
        </w:rPr>
        <w:t>)</w:t>
      </w:r>
      <w:r w:rsidRPr="00085C12">
        <w:rPr>
          <w:color w:val="000000" w:themeColor="text1"/>
          <w:lang w:val="en-US"/>
        </w:rPr>
        <w:t xml:space="preserve">. </w:t>
      </w:r>
      <w:r w:rsidR="00D21020" w:rsidRPr="00085C12">
        <w:rPr>
          <w:lang w:val="en-US"/>
        </w:rPr>
        <w:t>To calculate the magnitude of temperature anomaly by state and month, we first calculated 30-year (long-term) norm temperatures (from 1980-2009) for each month in each state. We calculated for 30 years because it is the duration used in climate assessments</w:t>
      </w:r>
      <w:r w:rsidR="00206140" w:rsidRPr="00085C12">
        <w:rPr>
          <w:lang w:val="en-US"/>
        </w:rPr>
        <w:t>.</w:t>
      </w:r>
      <w:r w:rsidR="00D21020" w:rsidRPr="00085C12">
        <w:rPr>
          <w:lang w:val="en-US"/>
        </w:rPr>
        <w:fldChar w:fldCharType="begin" w:fldLock="1"/>
      </w:r>
      <w:r w:rsidR="00782AA7" w:rsidRPr="00085C12">
        <w:rPr>
          <w:lang w:val="en-US"/>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17&lt;/sup&gt;","plainTextFormattedCitation":"17","previouslyFormattedCitation":"&lt;sup&gt;17&lt;/sup&gt;"},"properties":{"noteIndex":0},"schema":"https://github.com/citation-style-language/schema/raw/master/csl-citation.json"}</w:instrText>
      </w:r>
      <w:r w:rsidR="00D21020" w:rsidRPr="00085C12">
        <w:rPr>
          <w:lang w:val="en-US"/>
        </w:rPr>
        <w:fldChar w:fldCharType="separate"/>
      </w:r>
      <w:r w:rsidR="004321B4" w:rsidRPr="00085C12">
        <w:rPr>
          <w:noProof/>
          <w:vertAlign w:val="superscript"/>
          <w:lang w:val="en-US"/>
        </w:rPr>
        <w:t>17</w:t>
      </w:r>
      <w:r w:rsidR="00D21020" w:rsidRPr="00085C12">
        <w:rPr>
          <w:lang w:val="en-US"/>
        </w:rPr>
        <w:fldChar w:fldCharType="end"/>
      </w:r>
      <w:r w:rsidR="00D21020" w:rsidRPr="00085C12">
        <w:rPr>
          <w:lang w:val="en-US"/>
        </w:rPr>
        <w:t xml:space="preserve"> We subtracted these long-term norm temperatures from respective monthly temperature values to generate a temperature anomaly time series for each month and year in each state (Figure </w:t>
      </w:r>
      <w:r w:rsidR="0065059D" w:rsidRPr="00085C12">
        <w:rPr>
          <w:lang w:val="en-US"/>
        </w:rPr>
        <w:t>1</w:t>
      </w:r>
      <w:r w:rsidR="009C4F51" w:rsidRPr="00085C12">
        <w:rPr>
          <w:lang w:val="en-US"/>
        </w:rPr>
        <w:t>)</w:t>
      </w:r>
      <w:r w:rsidR="00D21020" w:rsidRPr="00085C12">
        <w:rPr>
          <w:lang w:val="en-US"/>
        </w:rPr>
        <w:t xml:space="preserve">. The temperature anomaly metric measures the extent that temperature experienced in a specific month, year and state is warmer or cooler than the long-term norm to which the population of each state has </w:t>
      </w:r>
      <w:r w:rsidR="004B489C" w:rsidRPr="00085C12">
        <w:rPr>
          <w:lang w:val="en-US"/>
        </w:rPr>
        <w:t>acclimatized</w:t>
      </w:r>
      <w:r w:rsidR="00D21020" w:rsidRPr="00085C12">
        <w:rPr>
          <w:lang w:val="en-US"/>
        </w:rPr>
        <w:t>. These values can be different for different months in the same state, and different states in the same month.</w:t>
      </w:r>
      <w:r w:rsidRPr="00085C12">
        <w:rPr>
          <w:color w:val="000000" w:themeColor="text1"/>
          <w:lang w:val="en-US"/>
        </w:rPr>
        <w:t xml:space="preserve"> Further, a state with higher, but more stable, temperature in a specific month has smaller anomalies than one with lower but more inter-annually variable temperature.</w:t>
      </w:r>
    </w:p>
    <w:p w14:paraId="4D93FBA7" w14:textId="77777777" w:rsidR="007433BB" w:rsidRPr="00085C12" w:rsidRDefault="007433BB" w:rsidP="007433BB">
      <w:pPr>
        <w:spacing w:line="480" w:lineRule="auto"/>
        <w:jc w:val="both"/>
        <w:rPr>
          <w:color w:val="000000" w:themeColor="text1"/>
          <w:lang w:val="en-US"/>
        </w:rPr>
      </w:pPr>
    </w:p>
    <w:p w14:paraId="670BCE15" w14:textId="4413651B" w:rsidR="00422055" w:rsidRPr="00085C12" w:rsidRDefault="00D21020" w:rsidP="003242D9">
      <w:pPr>
        <w:spacing w:line="480" w:lineRule="auto"/>
        <w:jc w:val="both"/>
        <w:outlineLvl w:val="0"/>
        <w:rPr>
          <w:i/>
          <w:color w:val="000000" w:themeColor="text1"/>
          <w:lang w:val="en-US"/>
        </w:rPr>
      </w:pPr>
      <w:r w:rsidRPr="00085C12">
        <w:rPr>
          <w:i/>
          <w:color w:val="000000" w:themeColor="text1"/>
          <w:lang w:val="en-US"/>
        </w:rPr>
        <w:t>Statistical methods</w:t>
      </w:r>
    </w:p>
    <w:p w14:paraId="4EE1E1AA" w14:textId="77777777" w:rsidR="004A6522" w:rsidRDefault="00422055" w:rsidP="007433BB">
      <w:pPr>
        <w:spacing w:line="480" w:lineRule="auto"/>
        <w:jc w:val="both"/>
        <w:outlineLvl w:val="0"/>
        <w:rPr>
          <w:color w:val="000000" w:themeColor="text1"/>
          <w:lang w:val="en-US"/>
        </w:rPr>
      </w:pPr>
      <w:r w:rsidRPr="00085C12">
        <w:rPr>
          <w:color w:val="000000" w:themeColor="text1"/>
          <w:lang w:val="en-US"/>
        </w:rPr>
        <w:t>We analyzed the association of monthly injury death rates with anomalous temperature using a Bayesian spatio-temporal model</w:t>
      </w:r>
      <w:del w:id="6" w:author="Ezzati, Majid" w:date="2019-07-26T20:47:00Z">
        <w:r w:rsidRPr="00085C12" w:rsidDel="000E604A">
          <w:rPr>
            <w:color w:val="000000" w:themeColor="text1"/>
            <w:lang w:val="en-US"/>
          </w:rPr>
          <w:delText xml:space="preserve">, described in the Supplementary </w:delText>
        </w:r>
        <w:commentRangeStart w:id="7"/>
        <w:r w:rsidRPr="00085C12" w:rsidDel="000E604A">
          <w:rPr>
            <w:color w:val="000000" w:themeColor="text1"/>
            <w:lang w:val="en-US"/>
          </w:rPr>
          <w:delText>Appendix</w:delText>
        </w:r>
      </w:del>
      <w:commentRangeEnd w:id="7"/>
      <w:r w:rsidR="000E604A">
        <w:rPr>
          <w:rStyle w:val="CommentReference"/>
          <w:rFonts w:asciiTheme="minorHAnsi" w:hAnsiTheme="minorHAnsi" w:cstheme="minorBidi"/>
          <w:lang w:eastAsia="en-US"/>
        </w:rPr>
        <w:commentReference w:id="7"/>
      </w:r>
      <w:r w:rsidRPr="00085C12">
        <w:rPr>
          <w:color w:val="000000" w:themeColor="text1"/>
          <w:lang w:val="en-US"/>
        </w:rPr>
        <w:t>. Analyses were done separately by injury type, sex and age group (0-4 years, 10-year age groups from 5 to 84 years, and 85+ years) because injury death rates vary by age group and sex</w:t>
      </w:r>
      <w:r w:rsidR="00206140" w:rsidRPr="00085C12">
        <w:rPr>
          <w:color w:val="000000" w:themeColor="text1"/>
          <w:lang w:val="en-US"/>
        </w:rPr>
        <w:t>,</w:t>
      </w:r>
      <w:r w:rsidRPr="00085C12">
        <w:rPr>
          <w:color w:val="000000" w:themeColor="text1"/>
          <w:lang w:val="en-US"/>
        </w:rPr>
        <w:fldChar w:fldCharType="begin" w:fldLock="1"/>
      </w:r>
      <w:r w:rsidR="00782AA7" w:rsidRPr="00085C12">
        <w:rPr>
          <w:color w:val="000000" w:themeColor="text1"/>
          <w:lang w:val="en-US"/>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10,11,18&lt;/sup&gt;","plainTextFormattedCitation":"10,11,18","previouslyFormattedCitation":"&lt;sup&gt;10,11,18&lt;/sup&gt;"},"properties":{"noteIndex":0},"schema":"https://github.com/citation-style-language/schema/raw/master/csl-citation.json"}</w:instrText>
      </w:r>
      <w:r w:rsidRPr="00085C12">
        <w:rPr>
          <w:color w:val="000000" w:themeColor="text1"/>
          <w:lang w:val="en-US"/>
        </w:rPr>
        <w:fldChar w:fldCharType="separate"/>
      </w:r>
      <w:r w:rsidR="004321B4" w:rsidRPr="00085C12">
        <w:rPr>
          <w:noProof/>
          <w:color w:val="000000" w:themeColor="text1"/>
          <w:vertAlign w:val="superscript"/>
          <w:lang w:val="en-US"/>
        </w:rPr>
        <w:t>10,11,18</w:t>
      </w:r>
      <w:r w:rsidRPr="00085C12">
        <w:rPr>
          <w:color w:val="000000" w:themeColor="text1"/>
          <w:lang w:val="en-US"/>
        </w:rPr>
        <w:fldChar w:fldCharType="end"/>
      </w:r>
      <w:r w:rsidRPr="00085C12">
        <w:rPr>
          <w:color w:val="000000" w:themeColor="text1"/>
          <w:lang w:val="en-US"/>
        </w:rPr>
        <w:t xml:space="preserve"> as might their associations with temperature. </w:t>
      </w:r>
    </w:p>
    <w:p w14:paraId="0C1BD655" w14:textId="77777777" w:rsidR="004A6522" w:rsidRDefault="004A6522" w:rsidP="007433BB">
      <w:pPr>
        <w:spacing w:line="480" w:lineRule="auto"/>
        <w:jc w:val="both"/>
        <w:outlineLvl w:val="0"/>
        <w:rPr>
          <w:color w:val="000000" w:themeColor="text1"/>
          <w:lang w:val="en-US"/>
        </w:rPr>
      </w:pPr>
    </w:p>
    <w:p w14:paraId="5FDD0536" w14:textId="0BC47DD4" w:rsidR="00D21020" w:rsidRDefault="00422055" w:rsidP="007433BB">
      <w:pPr>
        <w:spacing w:line="480" w:lineRule="auto"/>
        <w:jc w:val="both"/>
        <w:outlineLvl w:val="0"/>
        <w:rPr>
          <w:color w:val="000000" w:themeColor="text1"/>
          <w:lang w:val="en-US"/>
        </w:rPr>
      </w:pPr>
      <w:r w:rsidRPr="00085C12">
        <w:rPr>
          <w:color w:val="000000" w:themeColor="text1"/>
          <w:lang w:val="en-US"/>
        </w:rPr>
        <w:t>We used the resultant risk estimates and the age-sex-specific death rates from each injury in 2016, to calculate additional deaths if each month in each state were +1</w:t>
      </w:r>
      <w:r w:rsidRPr="00085C12">
        <w:rPr>
          <w:rFonts w:ascii="Arial" w:eastAsia="Times New Roman" w:hAnsi="Arial" w:cs="Arial"/>
          <w:bCs/>
          <w:color w:val="222222"/>
          <w:shd w:val="clear" w:color="auto" w:fill="FFFFFF"/>
          <w:lang w:val="en-US"/>
        </w:rPr>
        <w:t>°</w:t>
      </w:r>
      <w:r w:rsidRPr="00085C12">
        <w:rPr>
          <w:color w:val="000000" w:themeColor="text1"/>
          <w:lang w:val="en-US"/>
        </w:rPr>
        <w:t>C above its long-term norm</w:t>
      </w:r>
      <w:r w:rsidR="004D4929" w:rsidRPr="00085C12">
        <w:rPr>
          <w:color w:val="000000" w:themeColor="text1"/>
          <w:lang w:val="en-US"/>
        </w:rPr>
        <w:t xml:space="preserve">, </w:t>
      </w:r>
      <w:r w:rsidR="004D4929" w:rsidRPr="00085C12">
        <w:rPr>
          <w:lang w:val="en-US"/>
        </w:rPr>
        <w:t>realistic in our lifetimes under current projections of global climate change</w:t>
      </w:r>
      <w:r w:rsidR="0072153E" w:rsidRPr="00085C12">
        <w:rPr>
          <w:lang w:val="en-US"/>
        </w:rPr>
        <w:t>,</w:t>
      </w:r>
      <w:r w:rsidR="004D4929" w:rsidRPr="00085C12">
        <w:rPr>
          <w:color w:val="000000" w:themeColor="text1"/>
          <w:lang w:val="en-US"/>
        </w:rPr>
        <w:fldChar w:fldCharType="begin" w:fldLock="1"/>
      </w:r>
      <w:r w:rsidR="00782AA7" w:rsidRPr="00085C12">
        <w:rPr>
          <w:color w:val="000000" w:themeColor="text1"/>
          <w:lang w:val="en-US"/>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19&lt;/sup&gt;","plainTextFormattedCitation":"19","previouslyFormattedCitation":"&lt;sup&gt;19&lt;/sup&gt;"},"properties":{"noteIndex":0},"schema":"https://github.com/citation-style-language/schema/raw/master/csl-citation.json"}</w:instrText>
      </w:r>
      <w:r w:rsidR="004D4929" w:rsidRPr="00085C12">
        <w:rPr>
          <w:color w:val="000000" w:themeColor="text1"/>
          <w:lang w:val="en-US"/>
        </w:rPr>
        <w:fldChar w:fldCharType="separate"/>
      </w:r>
      <w:r w:rsidR="004321B4" w:rsidRPr="00085C12">
        <w:rPr>
          <w:noProof/>
          <w:color w:val="000000" w:themeColor="text1"/>
          <w:vertAlign w:val="superscript"/>
          <w:lang w:val="en-US"/>
        </w:rPr>
        <w:t>19</w:t>
      </w:r>
      <w:r w:rsidR="004D4929" w:rsidRPr="00085C12">
        <w:rPr>
          <w:color w:val="000000" w:themeColor="text1"/>
          <w:lang w:val="en-US"/>
        </w:rPr>
        <w:fldChar w:fldCharType="end"/>
      </w:r>
      <w:r w:rsidR="004D4929" w:rsidRPr="00085C12">
        <w:rPr>
          <w:color w:val="000000" w:themeColor="text1"/>
          <w:lang w:val="en-US"/>
        </w:rPr>
        <w:t xml:space="preserve"> as well as within the range of anomaly size experienced by some states (Figure </w:t>
      </w:r>
      <w:r w:rsidR="00907FF4" w:rsidRPr="00085C12">
        <w:rPr>
          <w:color w:val="000000" w:themeColor="text1"/>
          <w:lang w:val="en-US"/>
        </w:rPr>
        <w:t>2</w:t>
      </w:r>
      <w:r w:rsidR="004D4929" w:rsidRPr="00085C12">
        <w:rPr>
          <w:color w:val="000000" w:themeColor="text1"/>
          <w:lang w:val="en-US"/>
        </w:rPr>
        <w:t>).</w:t>
      </w:r>
      <w:r w:rsidR="004D4929" w:rsidRPr="00085C12">
        <w:rPr>
          <w:lang w:val="en-US"/>
        </w:rPr>
        <w:t xml:space="preserve"> </w:t>
      </w:r>
      <w:r w:rsidR="004D4929" w:rsidRPr="00085C12">
        <w:rPr>
          <w:color w:val="000000" w:themeColor="text1"/>
          <w:lang w:val="en-US"/>
        </w:rPr>
        <w:t>For this calculation, we multiplied the actual death counts for each month, sex, state and age group in 2016 by the corresponding excess relative risk, which was calculated as the exponential of the coefficient of the temperature anomaly term from the above analysis.</w:t>
      </w:r>
    </w:p>
    <w:p w14:paraId="7AE91B70" w14:textId="01429A3B" w:rsidR="00324A84" w:rsidRDefault="00324A84" w:rsidP="007433BB">
      <w:pPr>
        <w:spacing w:line="480" w:lineRule="auto"/>
        <w:jc w:val="both"/>
        <w:outlineLvl w:val="0"/>
        <w:rPr>
          <w:color w:val="000000" w:themeColor="text1"/>
          <w:lang w:val="en-US"/>
        </w:rPr>
      </w:pPr>
    </w:p>
    <w:p w14:paraId="00BFF5A3" w14:textId="4BD6528D" w:rsidR="004A6522" w:rsidRPr="00324A84" w:rsidRDefault="004A6522" w:rsidP="004A6522">
      <w:pPr>
        <w:spacing w:line="480" w:lineRule="auto"/>
        <w:jc w:val="both"/>
        <w:outlineLvl w:val="0"/>
        <w:rPr>
          <w:i/>
          <w:color w:val="000000" w:themeColor="text1"/>
          <w:lang w:val="en-US"/>
        </w:rPr>
      </w:pPr>
      <w:commentRangeStart w:id="8"/>
      <w:r>
        <w:rPr>
          <w:i/>
          <w:color w:val="000000" w:themeColor="text1"/>
          <w:lang w:val="en-US"/>
        </w:rPr>
        <w:t>Sensitivity analyses</w:t>
      </w:r>
      <w:commentRangeEnd w:id="8"/>
      <w:r>
        <w:rPr>
          <w:rStyle w:val="CommentReference"/>
          <w:rFonts w:asciiTheme="minorHAnsi" w:hAnsiTheme="minorHAnsi" w:cstheme="minorBidi"/>
          <w:lang w:eastAsia="en-US"/>
        </w:rPr>
        <w:commentReference w:id="8"/>
      </w:r>
    </w:p>
    <w:p w14:paraId="73237CCB" w14:textId="7700B14F" w:rsidR="004A6522" w:rsidRDefault="004A6522" w:rsidP="007433BB">
      <w:pPr>
        <w:spacing w:line="480" w:lineRule="auto"/>
        <w:jc w:val="both"/>
        <w:outlineLvl w:val="0"/>
        <w:rPr>
          <w:color w:val="000000" w:themeColor="text1"/>
          <w:lang w:val="en-US"/>
        </w:rPr>
      </w:pPr>
    </w:p>
    <w:p w14:paraId="709F1D61" w14:textId="77777777" w:rsidR="004A6522" w:rsidRDefault="004A6522" w:rsidP="007433BB">
      <w:pPr>
        <w:spacing w:line="480" w:lineRule="auto"/>
        <w:jc w:val="both"/>
        <w:outlineLvl w:val="0"/>
        <w:rPr>
          <w:color w:val="000000" w:themeColor="text1"/>
          <w:lang w:val="en-US"/>
        </w:rPr>
      </w:pPr>
    </w:p>
    <w:p w14:paraId="41F1E218" w14:textId="1FDCFEE1" w:rsidR="00324A84" w:rsidRPr="00324A84" w:rsidRDefault="00324A84" w:rsidP="007433BB">
      <w:pPr>
        <w:spacing w:line="480" w:lineRule="auto"/>
        <w:jc w:val="both"/>
        <w:outlineLvl w:val="0"/>
        <w:rPr>
          <w:i/>
          <w:color w:val="000000" w:themeColor="text1"/>
          <w:lang w:val="en-US"/>
        </w:rPr>
      </w:pPr>
      <w:r w:rsidRPr="00324A84">
        <w:rPr>
          <w:i/>
          <w:color w:val="000000" w:themeColor="text1"/>
          <w:lang w:val="en-US"/>
        </w:rPr>
        <w:t>Comparison with prior studies</w:t>
      </w:r>
    </w:p>
    <w:p w14:paraId="59312B26" w14:textId="39B89886" w:rsidR="00DD4894" w:rsidRDefault="00DD4894" w:rsidP="00032A53">
      <w:pPr>
        <w:spacing w:line="480" w:lineRule="auto"/>
        <w:jc w:val="both"/>
        <w:rPr>
          <w:lang w:val="en-US"/>
        </w:rPr>
      </w:pPr>
      <w:r w:rsidRPr="00085C12">
        <w:rPr>
          <w:lang w:val="en-US"/>
        </w:rPr>
        <w:t xml:space="preserve">While there are no previous studies of how deviations of monthly temperature from long-term norm are associated with injury mortality, our results are broadly in agreement with those that have </w:t>
      </w:r>
      <w:r w:rsidR="00400606" w:rsidRPr="00085C12">
        <w:rPr>
          <w:lang w:val="en-US"/>
        </w:rPr>
        <w:t>analyzed</w:t>
      </w:r>
      <w:r w:rsidRPr="00085C12">
        <w:rPr>
          <w:lang w:val="en-US"/>
        </w:rPr>
        <w:t xml:space="preserve"> associations with absolute temperature and for specific injury types. A study of suicide in US counties over 37 years (1968-2004) estimated that </w:t>
      </w:r>
      <w:r w:rsidRPr="00085C12">
        <w:rPr>
          <w:rFonts w:eastAsia="Times New Roman"/>
          <w:bCs/>
          <w:color w:val="222222"/>
          <w:shd w:val="clear" w:color="auto" w:fill="FFFFFF"/>
          <w:lang w:val="en-US"/>
        </w:rPr>
        <w:t>1</w:t>
      </w:r>
      <w:r w:rsidRPr="00085C12">
        <w:rPr>
          <w:bCs/>
          <w:color w:val="000000" w:themeColor="text1"/>
          <w:lang w:val="en-US"/>
        </w:rPr>
        <w:t>°C higher monthly temperature would lead to a 0.7% rise in suicides</w:t>
      </w:r>
      <w:r w:rsidR="00B0308E" w:rsidRPr="00085C12">
        <w:rPr>
          <w:bCs/>
          <w:color w:val="000000" w:themeColor="text1"/>
          <w:lang w:val="en-US"/>
        </w:rPr>
        <w:t>,</w:t>
      </w:r>
      <w:r w:rsidRPr="00085C12">
        <w:rPr>
          <w:bCs/>
          <w:color w:val="000000" w:themeColor="text1"/>
          <w:lang w:val="en-US"/>
        </w:rPr>
        <w:fldChar w:fldCharType="begin" w:fldLock="1"/>
      </w:r>
      <w:r w:rsidR="004321B4" w:rsidRPr="00085C12">
        <w:rPr>
          <w:bCs/>
          <w:color w:val="000000" w:themeColor="text1"/>
          <w:lang w:val="en-US"/>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085C12">
        <w:rPr>
          <w:bCs/>
          <w:color w:val="000000" w:themeColor="text1"/>
          <w:lang w:val="en-US"/>
        </w:rPr>
        <w:fldChar w:fldCharType="separate"/>
      </w:r>
      <w:r w:rsidR="00535DCA" w:rsidRPr="00085C12">
        <w:rPr>
          <w:bCs/>
          <w:noProof/>
          <w:color w:val="000000" w:themeColor="text1"/>
          <w:vertAlign w:val="superscript"/>
          <w:lang w:val="en-US"/>
        </w:rPr>
        <w:t>7</w:t>
      </w:r>
      <w:r w:rsidRPr="00085C12">
        <w:rPr>
          <w:bCs/>
          <w:color w:val="000000" w:themeColor="text1"/>
          <w:lang w:val="en-US"/>
        </w:rPr>
        <w:fldChar w:fldCharType="end"/>
      </w:r>
      <w:r w:rsidRPr="00085C12">
        <w:rPr>
          <w:bCs/>
          <w:color w:val="000000" w:themeColor="text1"/>
          <w:lang w:val="en-US"/>
        </w:rPr>
        <w:t xml:space="preserve"> compared to our findings of 0.44-1% in males and 0.39-1.47% in females in different ages. </w:t>
      </w:r>
      <w:r w:rsidRPr="00085C12">
        <w:rPr>
          <w:lang w:val="en-US"/>
        </w:rPr>
        <w:t>In a study of six French heatwaves during 1971-2003, mortality from unintentional injuries rose by up to 4% during a heatwave period compared to a non-heatwave baseline</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8</w:t>
      </w:r>
      <w:r w:rsidRPr="00085C12">
        <w:rPr>
          <w:lang w:val="en-US"/>
        </w:rPr>
        <w:fldChar w:fldCharType="end"/>
      </w:r>
      <w:r w:rsidRPr="00085C12">
        <w:rPr>
          <w:lang w:val="en-US"/>
        </w:rPr>
        <w:t xml:space="preserve"> A study of daily mortality from all injuries from Estonia found a 1.24% increase in mortality when daily maximum temperature went from the 75</w:t>
      </w:r>
      <w:r w:rsidRPr="00085C12">
        <w:rPr>
          <w:vertAlign w:val="superscript"/>
          <w:lang w:val="en-US"/>
        </w:rPr>
        <w:t>th</w:t>
      </w:r>
      <w:r w:rsidRPr="00085C12">
        <w:rPr>
          <w:lang w:val="en-US"/>
        </w:rPr>
        <w:t xml:space="preserve"> to 99</w:t>
      </w:r>
      <w:r w:rsidRPr="00085C12">
        <w:rPr>
          <w:vertAlign w:val="superscript"/>
          <w:lang w:val="en-US"/>
        </w:rPr>
        <w:t>th</w:t>
      </w:r>
      <w:r w:rsidRPr="00085C12">
        <w:rPr>
          <w:lang w:val="en-US"/>
        </w:rPr>
        <w:t xml:space="preserve"> percentile of long-term distribution</w:t>
      </w:r>
      <w:r w:rsidR="00B0308E" w:rsidRPr="00085C12">
        <w:rPr>
          <w:lang w:val="en-US"/>
        </w:rPr>
        <w:t>.</w:t>
      </w:r>
      <w:r w:rsidRPr="00085C12">
        <w:rPr>
          <w:lang w:val="en-US"/>
        </w:rPr>
        <w:fldChar w:fldCharType="begin" w:fldLock="1"/>
      </w:r>
      <w:r w:rsidR="004321B4" w:rsidRPr="00085C12">
        <w:rPr>
          <w:lang w:val="en-US"/>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085C12">
        <w:rPr>
          <w:lang w:val="en-US"/>
        </w:rPr>
        <w:fldChar w:fldCharType="separate"/>
      </w:r>
      <w:r w:rsidR="00535DCA" w:rsidRPr="00085C12">
        <w:rPr>
          <w:noProof/>
          <w:vertAlign w:val="superscript"/>
          <w:lang w:val="en-US"/>
        </w:rPr>
        <w:t>9</w:t>
      </w:r>
      <w:r w:rsidRPr="00085C12">
        <w:rPr>
          <w:lang w:val="en-US"/>
        </w:rPr>
        <w:fldChar w:fldCharType="end"/>
      </w:r>
    </w:p>
    <w:p w14:paraId="79C01AAD" w14:textId="359F106D" w:rsidR="00F82744" w:rsidRDefault="00F82744" w:rsidP="00032A53">
      <w:pPr>
        <w:spacing w:line="480" w:lineRule="auto"/>
        <w:jc w:val="both"/>
        <w:rPr>
          <w:lang w:val="en-US"/>
        </w:rPr>
      </w:pPr>
    </w:p>
    <w:p w14:paraId="324600B6" w14:textId="4A9CE63A" w:rsidR="00324A84" w:rsidRPr="00324A84" w:rsidRDefault="00324A84" w:rsidP="00032A53">
      <w:pPr>
        <w:spacing w:line="480" w:lineRule="auto"/>
        <w:jc w:val="both"/>
        <w:rPr>
          <w:i/>
          <w:lang w:val="en-US"/>
        </w:rPr>
      </w:pPr>
      <w:r w:rsidRPr="00324A84">
        <w:rPr>
          <w:i/>
          <w:lang w:val="en-US"/>
        </w:rPr>
        <w:t>Strengths and limitations</w:t>
      </w:r>
    </w:p>
    <w:p w14:paraId="299CDFDD" w14:textId="36B1A0AE" w:rsidR="0065196B" w:rsidRDefault="0065196B" w:rsidP="00F82744">
      <w:pPr>
        <w:spacing w:line="480" w:lineRule="auto"/>
        <w:jc w:val="both"/>
        <w:rPr>
          <w:lang w:val="en-US"/>
        </w:rPr>
      </w:pPr>
      <w:r w:rsidRPr="00085C12">
        <w:rPr>
          <w:lang w:val="en-US"/>
        </w:rPr>
        <w:lastRenderedPageBreak/>
        <w:t xml:space="preserve">The major strength of our study is that we have comprehensively modelled the association of temperature anomaly with injury by type of injury, month, age group and sex. Our measure of temperature anomaly </w:t>
      </w:r>
      <w:r w:rsidR="00400606" w:rsidRPr="00085C12">
        <w:rPr>
          <w:lang w:val="en-US"/>
        </w:rPr>
        <w:t>internalizes</w:t>
      </w:r>
      <w:r w:rsidRPr="00085C12">
        <w:rPr>
          <w:lang w:val="en-US"/>
        </w:rPr>
        <w:t xml:space="preserve"> long-term historical experience of each state, and is closer to what climate change may bring about than solely examining daily episo</w:t>
      </w:r>
      <w:r w:rsidR="00C822C2" w:rsidRPr="00085C12">
        <w:rPr>
          <w:lang w:val="en-US"/>
        </w:rPr>
        <w:t>des,</w:t>
      </w:r>
      <w:r w:rsidRPr="00085C12">
        <w:rPr>
          <w:lang w:val="en-US"/>
        </w:rPr>
        <w:t xml:space="preserve"> or average temperature to which people have adapted. To </w:t>
      </w:r>
      <w:r w:rsidR="00400606" w:rsidRPr="00085C12">
        <w:rPr>
          <w:lang w:val="en-US"/>
        </w:rPr>
        <w:t>utilize</w:t>
      </w:r>
      <w:r w:rsidRPr="00085C12">
        <w:rPr>
          <w:lang w:val="en-US"/>
        </w:rPr>
        <w:t xml:space="preserve"> this metric, we integrated two large disparate national datasets on mortality (US vital statistics) and meteorology (ERA-Interim</w:t>
      </w:r>
      <w:r w:rsidR="002F7403" w:rsidRPr="00085C12">
        <w:rPr>
          <w:lang w:val="en-US"/>
        </w:rPr>
        <w:t>)</w:t>
      </w:r>
      <w:r w:rsidRPr="00085C12">
        <w:rPr>
          <w:lang w:val="en-US"/>
        </w:rPr>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0214A494" w14:textId="789AF3D3" w:rsidR="00F82744" w:rsidRDefault="00F82744" w:rsidP="00F82744">
      <w:pPr>
        <w:spacing w:line="480" w:lineRule="auto"/>
        <w:jc w:val="both"/>
        <w:rPr>
          <w:lang w:val="en-US"/>
        </w:rPr>
      </w:pPr>
    </w:p>
    <w:p w14:paraId="3DF60951" w14:textId="77777777" w:rsidR="00213027" w:rsidRPr="00213027" w:rsidRDefault="00213027" w:rsidP="00213027">
      <w:pPr>
        <w:spacing w:line="480" w:lineRule="auto"/>
        <w:jc w:val="both"/>
        <w:rPr>
          <w:b/>
          <w:lang w:val="en-US"/>
        </w:rPr>
      </w:pPr>
      <w:r w:rsidRPr="00213027">
        <w:rPr>
          <w:b/>
          <w:lang w:val="en-US"/>
        </w:rPr>
        <w:t>Data availability</w:t>
      </w:r>
    </w:p>
    <w:p w14:paraId="22D04437" w14:textId="534FA41A" w:rsidR="00213027" w:rsidRPr="00213027" w:rsidRDefault="00213027" w:rsidP="00213027">
      <w:pPr>
        <w:spacing w:line="480" w:lineRule="auto"/>
        <w:jc w:val="both"/>
        <w:rPr>
          <w:lang w:val="en-US"/>
        </w:rPr>
      </w:pPr>
      <w:r w:rsidRPr="00213027">
        <w:rPr>
          <w:highlight w:val="yellow"/>
          <w:lang w:val="en-US"/>
        </w:rPr>
        <w:t>To add as we did in PLoS Med paper and perhaps based on reporting summary</w:t>
      </w:r>
    </w:p>
    <w:p w14:paraId="2AD5B904" w14:textId="77777777" w:rsidR="00213027" w:rsidRPr="00213027" w:rsidRDefault="00213027" w:rsidP="00213027">
      <w:pPr>
        <w:spacing w:line="480" w:lineRule="auto"/>
        <w:jc w:val="both"/>
        <w:rPr>
          <w:lang w:val="en-US"/>
        </w:rPr>
      </w:pPr>
    </w:p>
    <w:p w14:paraId="6427896B" w14:textId="77777777" w:rsidR="00213027" w:rsidRPr="00213027" w:rsidRDefault="00213027" w:rsidP="00213027">
      <w:pPr>
        <w:spacing w:line="480" w:lineRule="auto"/>
        <w:jc w:val="both"/>
        <w:rPr>
          <w:b/>
          <w:lang w:val="en-US"/>
        </w:rPr>
      </w:pPr>
      <w:r w:rsidRPr="00213027">
        <w:rPr>
          <w:b/>
          <w:lang w:val="en-US"/>
        </w:rPr>
        <w:t>Code availability</w:t>
      </w:r>
    </w:p>
    <w:p w14:paraId="6B88CDF3" w14:textId="194B1C63" w:rsidR="00213027" w:rsidRDefault="00213027" w:rsidP="00213027">
      <w:pPr>
        <w:spacing w:line="480" w:lineRule="auto"/>
        <w:jc w:val="both"/>
        <w:rPr>
          <w:lang w:val="en-US"/>
        </w:rPr>
      </w:pPr>
      <w:r w:rsidRPr="00213027">
        <w:rPr>
          <w:lang w:val="en-US"/>
        </w:rPr>
        <w:t xml:space="preserve">The computer code for the Bayesian model used in this work will be available at </w:t>
      </w:r>
      <w:hyperlink r:id="rId13" w:history="1">
        <w:r w:rsidRPr="00AE279C">
          <w:rPr>
            <w:rStyle w:val="Hyperlink"/>
            <w:lang w:val="en-US"/>
          </w:rPr>
          <w:t>www.globalenvhealth.org/code-data-download</w:t>
        </w:r>
      </w:hyperlink>
      <w:r>
        <w:rPr>
          <w:lang w:val="en-US"/>
        </w:rPr>
        <w:t xml:space="preserve"> </w:t>
      </w:r>
      <w:r w:rsidRPr="00213027">
        <w:rPr>
          <w:lang w:val="en-US"/>
        </w:rPr>
        <w:t>upon publication of the paper.  </w:t>
      </w:r>
    </w:p>
    <w:p w14:paraId="3A832C81" w14:textId="005E1835" w:rsidR="00213027" w:rsidRDefault="00213027" w:rsidP="00F82744">
      <w:pPr>
        <w:spacing w:line="480" w:lineRule="auto"/>
        <w:jc w:val="both"/>
        <w:rPr>
          <w:lang w:val="en-US"/>
        </w:rPr>
      </w:pPr>
    </w:p>
    <w:p w14:paraId="571CA97A" w14:textId="77777777" w:rsidR="00213027" w:rsidRPr="00C676E3" w:rsidRDefault="00213027" w:rsidP="00213027">
      <w:pPr>
        <w:pStyle w:val="Acknowledgement"/>
        <w:spacing w:before="0" w:line="480" w:lineRule="auto"/>
        <w:jc w:val="both"/>
        <w:rPr>
          <w:b/>
          <w:lang w:val="en-GB"/>
        </w:rPr>
      </w:pPr>
      <w:commentRangeStart w:id="9"/>
      <w:r w:rsidRPr="00C676E3">
        <w:rPr>
          <w:b/>
          <w:lang w:val="en-GB"/>
        </w:rPr>
        <w:t>Supplementary information</w:t>
      </w:r>
    </w:p>
    <w:p w14:paraId="019E8810" w14:textId="38922663" w:rsidR="00213027" w:rsidRPr="00C676E3" w:rsidRDefault="00213027" w:rsidP="00213027">
      <w:pPr>
        <w:pStyle w:val="Title"/>
        <w:spacing w:line="480" w:lineRule="auto"/>
        <w:rPr>
          <w:rFonts w:cs="Times New Roman"/>
          <w:b w:val="0"/>
          <w:sz w:val="24"/>
          <w:szCs w:val="24"/>
        </w:rPr>
      </w:pPr>
      <w:r w:rsidRPr="00C676E3">
        <w:rPr>
          <w:b w:val="0"/>
          <w:sz w:val="24"/>
          <w:szCs w:val="24"/>
        </w:rPr>
        <w:t xml:space="preserve">This file contains Supplementary Table </w:t>
      </w:r>
      <w:r>
        <w:rPr>
          <w:b w:val="0"/>
          <w:sz w:val="24"/>
          <w:szCs w:val="24"/>
        </w:rPr>
        <w:t>X</w:t>
      </w:r>
      <w:r w:rsidRPr="00C676E3">
        <w:rPr>
          <w:b w:val="0"/>
          <w:sz w:val="24"/>
          <w:szCs w:val="24"/>
        </w:rPr>
        <w:t xml:space="preserve">, Supplementary Table </w:t>
      </w:r>
      <w:r>
        <w:rPr>
          <w:b w:val="0"/>
          <w:sz w:val="24"/>
          <w:szCs w:val="24"/>
        </w:rPr>
        <w:t>Y,</w:t>
      </w:r>
      <w:r w:rsidRPr="00C676E3">
        <w:rPr>
          <w:b w:val="0"/>
          <w:sz w:val="24"/>
          <w:szCs w:val="24"/>
        </w:rPr>
        <w:t xml:space="preserve"> Supplementary </w:t>
      </w:r>
      <w:r>
        <w:rPr>
          <w:b w:val="0"/>
          <w:sz w:val="24"/>
          <w:szCs w:val="24"/>
        </w:rPr>
        <w:t>Figure X and XXXXXXX.</w:t>
      </w:r>
      <w:commentRangeEnd w:id="9"/>
      <w:r>
        <w:rPr>
          <w:rStyle w:val="CommentReference"/>
          <w:rFonts w:asciiTheme="minorHAnsi" w:eastAsiaTheme="minorHAnsi" w:hAnsiTheme="minorHAnsi" w:cstheme="minorBidi"/>
          <w:b w:val="0"/>
          <w:kern w:val="0"/>
          <w:lang w:eastAsia="en-US"/>
        </w:rPr>
        <w:commentReference w:id="9"/>
      </w:r>
    </w:p>
    <w:p w14:paraId="1F59E181" w14:textId="77777777" w:rsidR="00213027" w:rsidRDefault="00213027" w:rsidP="00F82744">
      <w:pPr>
        <w:spacing w:line="480" w:lineRule="auto"/>
        <w:jc w:val="both"/>
        <w:rPr>
          <w:lang w:val="en-US"/>
        </w:rPr>
      </w:pPr>
    </w:p>
    <w:p w14:paraId="67D524DD" w14:textId="2E7465C5" w:rsidR="008D17E7" w:rsidRPr="00085C12" w:rsidRDefault="00DB3225" w:rsidP="008D17E7">
      <w:pPr>
        <w:spacing w:line="480" w:lineRule="auto"/>
        <w:jc w:val="both"/>
        <w:outlineLvl w:val="0"/>
        <w:rPr>
          <w:b/>
          <w:lang w:val="en-US"/>
        </w:rPr>
      </w:pPr>
      <w:r>
        <w:rPr>
          <w:b/>
          <w:lang w:val="en-US"/>
        </w:rPr>
        <w:t>Acknowledgements</w:t>
      </w:r>
    </w:p>
    <w:p w14:paraId="6FD961F8" w14:textId="745FA5E8" w:rsidR="00AE4753" w:rsidRDefault="008D17E7" w:rsidP="00324A84">
      <w:pPr>
        <w:spacing w:line="480" w:lineRule="auto"/>
        <w:jc w:val="both"/>
        <w:rPr>
          <w:lang w:val="en-US"/>
        </w:rPr>
      </w:pPr>
      <w:r w:rsidRPr="00085C12">
        <w:rPr>
          <w:lang w:val="en-US"/>
        </w:rPr>
        <w:t>Robbie Parks is supported by a Wellcome Trust ISSF Studentship. The development of statistical methods is supported by grants from the Wellcome Trust (grant</w:t>
      </w:r>
      <w:r w:rsidR="00DB3225">
        <w:rPr>
          <w:lang w:val="en-US"/>
        </w:rPr>
        <w:t xml:space="preserve"> </w:t>
      </w:r>
      <w:r w:rsidRPr="00085C12">
        <w:rPr>
          <w:lang w:val="en-US"/>
        </w:rPr>
        <w:t xml:space="preserve">209376/Z/17/Z). </w:t>
      </w:r>
      <w:r w:rsidRPr="00085C12">
        <w:rPr>
          <w:lang w:val="en-US"/>
        </w:rPr>
        <w:lastRenderedPageBreak/>
        <w:t>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p>
    <w:p w14:paraId="6BEDAD5B" w14:textId="411302AF" w:rsidR="00DB3225" w:rsidRDefault="00DB3225" w:rsidP="00324A84">
      <w:pPr>
        <w:spacing w:line="480" w:lineRule="auto"/>
        <w:jc w:val="both"/>
        <w:rPr>
          <w:lang w:val="en-US"/>
        </w:rPr>
      </w:pPr>
    </w:p>
    <w:p w14:paraId="44F18620" w14:textId="71AA4CDD" w:rsidR="00DB3225" w:rsidRPr="00085C12" w:rsidRDefault="00DB3225" w:rsidP="00DB3225">
      <w:pPr>
        <w:spacing w:line="480" w:lineRule="auto"/>
        <w:jc w:val="both"/>
        <w:rPr>
          <w:lang w:val="en-US"/>
        </w:rPr>
      </w:pPr>
      <w:r>
        <w:rPr>
          <w:b/>
          <w:lang w:val="en-US"/>
        </w:rPr>
        <w:t>Author c</w:t>
      </w:r>
      <w:r w:rsidRPr="00085C12">
        <w:rPr>
          <w:b/>
          <w:lang w:val="en-US"/>
        </w:rPr>
        <w:t>ontributions</w:t>
      </w:r>
    </w:p>
    <w:p w14:paraId="00B34562" w14:textId="77777777" w:rsidR="00DB3225" w:rsidRPr="00085C12" w:rsidRDefault="00DB3225" w:rsidP="00DB3225">
      <w:pPr>
        <w:spacing w:line="480" w:lineRule="auto"/>
        <w:jc w:val="both"/>
        <w:rPr>
          <w:lang w:val="en-US"/>
        </w:rPr>
      </w:pPr>
      <w:r w:rsidRPr="00085C12">
        <w:rPr>
          <w:lang w:val="en-US"/>
        </w:rPr>
        <w:t>All authors contributed to study concept, analytical approach, and interpretation of results. RP, GD and ME collated and organized mortality files. RP performed the analysis, with input from other authors. RP and ME wrote the first draft of the paper; other authors contributed to revising and finalizing the paper.</w:t>
      </w:r>
    </w:p>
    <w:p w14:paraId="78796636" w14:textId="77777777" w:rsidR="00DB3225" w:rsidRPr="00085C12" w:rsidRDefault="00DB3225" w:rsidP="00DB3225">
      <w:pPr>
        <w:spacing w:line="480" w:lineRule="auto"/>
        <w:jc w:val="both"/>
        <w:rPr>
          <w:lang w:val="en-US"/>
        </w:rPr>
      </w:pPr>
    </w:p>
    <w:p w14:paraId="2D8A5289" w14:textId="77777777" w:rsidR="00DB3225" w:rsidRDefault="00DB3225" w:rsidP="00DB3225">
      <w:pPr>
        <w:pStyle w:val="Acknowledgement"/>
        <w:spacing w:before="0" w:line="480" w:lineRule="auto"/>
        <w:ind w:left="0" w:firstLine="0"/>
        <w:jc w:val="both"/>
      </w:pPr>
      <w:r>
        <w:rPr>
          <w:b/>
        </w:rPr>
        <w:t>Competing interests statement</w:t>
      </w:r>
      <w:r w:rsidRPr="00085C12">
        <w:t xml:space="preserve"> </w:t>
      </w:r>
    </w:p>
    <w:p w14:paraId="65ECFA6B" w14:textId="226C3DC4" w:rsidR="00DB3225" w:rsidRDefault="00DB3225" w:rsidP="00DB3225">
      <w:pPr>
        <w:pStyle w:val="Acknowledgement"/>
        <w:spacing w:before="0" w:line="480" w:lineRule="auto"/>
        <w:ind w:left="0" w:firstLine="0"/>
        <w:jc w:val="both"/>
      </w:pPr>
      <w:r w:rsidRPr="00085C12">
        <w:t>ME reports a charitable grant from AstraZeneca Young Health Programme, and personal fees from Prudential, Scor, and Third Bridge, all outside the submitted work; all other authors declare no competing interests.</w:t>
      </w:r>
    </w:p>
    <w:p w14:paraId="4F4FB66F" w14:textId="77777777" w:rsidR="00DB3225" w:rsidRDefault="00DB3225" w:rsidP="00DB3225">
      <w:pPr>
        <w:pStyle w:val="Acknowledgement"/>
        <w:spacing w:before="0" w:line="480" w:lineRule="auto"/>
        <w:jc w:val="both"/>
      </w:pPr>
    </w:p>
    <w:p w14:paraId="115AC806" w14:textId="77777777" w:rsidR="00DB3225" w:rsidRDefault="00DB3225" w:rsidP="00324A84">
      <w:pPr>
        <w:spacing w:line="480" w:lineRule="auto"/>
        <w:jc w:val="both"/>
        <w:rPr>
          <w:lang w:val="en-US"/>
        </w:rPr>
      </w:pPr>
    </w:p>
    <w:p w14:paraId="190CF69F" w14:textId="070BEEEB" w:rsidR="0065196B" w:rsidRPr="008D17E7" w:rsidRDefault="0065196B" w:rsidP="00324A84">
      <w:pPr>
        <w:spacing w:line="480" w:lineRule="auto"/>
        <w:jc w:val="both"/>
        <w:rPr>
          <w:lang w:val="en-US"/>
        </w:rPr>
      </w:pPr>
      <w:r w:rsidRPr="00085C12">
        <w:rPr>
          <w:b/>
          <w:color w:val="000000" w:themeColor="text1"/>
        </w:rPr>
        <w:br w:type="page"/>
      </w:r>
    </w:p>
    <w:p w14:paraId="568DAB49" w14:textId="6AC63600" w:rsidR="00227AA5" w:rsidRPr="00085C12" w:rsidRDefault="00227AA5" w:rsidP="00227AA5">
      <w:pPr>
        <w:spacing w:line="480" w:lineRule="auto"/>
        <w:jc w:val="both"/>
        <w:rPr>
          <w:color w:val="000000" w:themeColor="text1"/>
          <w:lang w:val="en-US"/>
        </w:rPr>
        <w:sectPr w:rsidR="00227AA5" w:rsidRPr="00085C12" w:rsidSect="008D17E7">
          <w:type w:val="continuous"/>
          <w:pgSz w:w="11900" w:h="16840"/>
          <w:pgMar w:top="1440" w:right="1440" w:bottom="1440" w:left="1440" w:header="720" w:footer="720" w:gutter="0"/>
          <w:lnNumType w:countBy="1" w:restart="continuous"/>
          <w:cols w:space="720"/>
          <w:docGrid w:linePitch="360"/>
        </w:sectPr>
      </w:pPr>
      <w:commentRangeStart w:id="10"/>
      <w:r w:rsidRPr="00085C12">
        <w:rPr>
          <w:b/>
          <w:color w:val="000000" w:themeColor="text1"/>
          <w:lang w:val="en-US"/>
        </w:rPr>
        <w:lastRenderedPageBreak/>
        <w:t xml:space="preserve">Figure </w:t>
      </w:r>
      <w:r w:rsidR="000161D5" w:rsidRPr="00085C12">
        <w:rPr>
          <w:b/>
          <w:color w:val="000000" w:themeColor="text1"/>
          <w:lang w:val="en-US"/>
        </w:rPr>
        <w:t>1</w:t>
      </w:r>
      <w:r w:rsidRPr="00085C12">
        <w:rPr>
          <w:b/>
          <w:color w:val="000000" w:themeColor="text1"/>
          <w:lang w:val="en-US"/>
        </w:rPr>
        <w:t xml:space="preserve">. </w:t>
      </w:r>
      <w:r w:rsidRPr="00085C12">
        <w:rPr>
          <w:color w:val="000000" w:themeColor="text1"/>
          <w:lang w:val="en-US"/>
        </w:rPr>
        <w:t>Graphic representation of</w:t>
      </w:r>
      <w:r w:rsidRPr="00085C12">
        <w:rPr>
          <w:b/>
          <w:color w:val="000000" w:themeColor="text1"/>
          <w:lang w:val="en-US"/>
        </w:rPr>
        <w:t xml:space="preserve"> </w:t>
      </w:r>
      <w:r w:rsidRPr="00085C12">
        <w:rPr>
          <w:color w:val="000000" w:themeColor="text1"/>
          <w:lang w:val="en-US"/>
        </w:rPr>
        <w:t xml:space="preserve">temperature anomaly measure used in the analysis. The </w:t>
      </w:r>
      <w:commentRangeEnd w:id="10"/>
      <w:r w:rsidR="00DB3225">
        <w:rPr>
          <w:rStyle w:val="CommentReference"/>
          <w:rFonts w:asciiTheme="minorHAnsi" w:hAnsiTheme="minorHAnsi" w:cstheme="minorBidi"/>
          <w:lang w:eastAsia="en-US"/>
        </w:rPr>
        <w:commentReference w:id="10"/>
      </w:r>
      <w:r w:rsidRPr="00085C12">
        <w:rPr>
          <w:color w:val="000000" w:themeColor="text1"/>
          <w:lang w:val="en-US"/>
        </w:rPr>
        <w:t>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t>
      </w:r>
    </w:p>
    <w:p w14:paraId="13F0E28B" w14:textId="77777777" w:rsidR="00227AA5" w:rsidRPr="00085C12" w:rsidRDefault="00227AA5" w:rsidP="00227AA5">
      <w:pPr>
        <w:suppressLineNumbers/>
        <w:spacing w:line="480" w:lineRule="auto"/>
        <w:jc w:val="both"/>
        <w:rPr>
          <w:color w:val="000000" w:themeColor="text1"/>
          <w:lang w:val="en-US"/>
        </w:rPr>
        <w:sectPr w:rsidR="00227AA5" w:rsidRPr="00085C12" w:rsidSect="008D17E7">
          <w:pgSz w:w="16840" w:h="11900" w:orient="landscape"/>
          <w:pgMar w:top="720" w:right="720" w:bottom="720" w:left="720" w:header="720" w:footer="720" w:gutter="0"/>
          <w:cols w:space="720"/>
          <w:docGrid w:linePitch="360"/>
        </w:sectPr>
      </w:pPr>
      <w:r w:rsidRPr="00085C12">
        <w:rPr>
          <w:noProof/>
          <w:color w:val="000000" w:themeColor="text1"/>
        </w:rPr>
        <w:lastRenderedPageBreak/>
        <w:drawing>
          <wp:inline distT="0" distB="0" distL="0" distR="0" wp14:anchorId="1B2FABDD" wp14:editId="0EE10E10">
            <wp:extent cx="9388475" cy="664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3 2019 03 05.pdf"/>
                    <pic:cNvPicPr/>
                  </pic:nvPicPr>
                  <pic:blipFill>
                    <a:blip r:embed="rId14">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3638437D" w14:textId="00DA13AE" w:rsidR="001153F2" w:rsidRPr="00085C12" w:rsidRDefault="001153F2" w:rsidP="00241591">
      <w:pPr>
        <w:spacing w:line="480" w:lineRule="auto"/>
        <w:jc w:val="both"/>
        <w:rPr>
          <w:color w:val="000000" w:themeColor="text1"/>
          <w:lang w:val="en-US"/>
        </w:rPr>
      </w:pPr>
      <w:r w:rsidRPr="00085C12">
        <w:rPr>
          <w:b/>
          <w:color w:val="000000" w:themeColor="text1"/>
          <w:lang w:val="en-US"/>
        </w:rPr>
        <w:lastRenderedPageBreak/>
        <w:t xml:space="preserve">Figure 2. </w:t>
      </w:r>
      <w:r w:rsidRPr="00085C12">
        <w:rPr>
          <w:color w:val="000000" w:themeColor="text1"/>
          <w:lang w:val="en-US"/>
        </w:rPr>
        <w:t>Average size of temperature anomaly (</w:t>
      </w:r>
      <w:r w:rsidRPr="00085C12">
        <w:rPr>
          <w:bCs/>
          <w:color w:val="000000" w:themeColor="text1"/>
          <w:lang w:val="en-US"/>
        </w:rPr>
        <w:t>°C)</w:t>
      </w:r>
      <w:r w:rsidRPr="00085C12">
        <w:rPr>
          <w:color w:val="000000" w:themeColor="text1"/>
          <w:lang w:val="en-US"/>
        </w:rPr>
        <w:t xml:space="preserve"> from 1980 to 2016, by state and month. The value for each state and month is the mean of the absolute size of anomaly, be it cold or warm, and hence gives an indication of the scale of anomalies around the norm local temperatures.</w:t>
      </w:r>
      <w:r w:rsidRPr="00085C12">
        <w:rPr>
          <w:color w:val="000000" w:themeColor="text1"/>
          <w:lang w:val="en-US"/>
        </w:rPr>
        <w:br w:type="page"/>
      </w:r>
    </w:p>
    <w:p w14:paraId="2781D759" w14:textId="77777777" w:rsidR="001153F2" w:rsidRPr="00085C12" w:rsidRDefault="001153F2" w:rsidP="001153F2">
      <w:pPr>
        <w:spacing w:line="480" w:lineRule="auto"/>
        <w:jc w:val="both"/>
        <w:rPr>
          <w:color w:val="000000" w:themeColor="text1"/>
          <w:lang w:val="en-US"/>
        </w:rPr>
        <w:sectPr w:rsidR="001153F2" w:rsidRPr="00085C12" w:rsidSect="00DB3899">
          <w:type w:val="continuous"/>
          <w:pgSz w:w="11900" w:h="16840"/>
          <w:pgMar w:top="1440" w:right="1440" w:bottom="1440" w:left="1440" w:header="720" w:footer="720" w:gutter="0"/>
          <w:cols w:space="720"/>
          <w:docGrid w:linePitch="360"/>
        </w:sectPr>
      </w:pPr>
    </w:p>
    <w:p w14:paraId="3B2F2901" w14:textId="77777777" w:rsidR="001153F2" w:rsidRPr="00085C12" w:rsidRDefault="001153F2" w:rsidP="001153F2">
      <w:pPr>
        <w:suppressLineNumbers/>
        <w:spacing w:line="480" w:lineRule="auto"/>
        <w:jc w:val="both"/>
        <w:rPr>
          <w:b/>
          <w:color w:val="000000" w:themeColor="text1"/>
          <w:lang w:val="en-US"/>
        </w:rPr>
        <w:sectPr w:rsidR="001153F2" w:rsidRPr="00085C12" w:rsidSect="00DB3899">
          <w:type w:val="continuous"/>
          <w:pgSz w:w="11900" w:h="16840"/>
          <w:pgMar w:top="720" w:right="720" w:bottom="720" w:left="720" w:header="720" w:footer="720" w:gutter="0"/>
          <w:cols w:space="720"/>
          <w:docGrid w:linePitch="360"/>
        </w:sectPr>
      </w:pPr>
    </w:p>
    <w:p w14:paraId="4DCE264B" w14:textId="77777777" w:rsidR="001153F2" w:rsidRPr="00085C12" w:rsidRDefault="001153F2" w:rsidP="001153F2">
      <w:pPr>
        <w:spacing w:line="480" w:lineRule="auto"/>
        <w:jc w:val="both"/>
        <w:rPr>
          <w:b/>
          <w:color w:val="000000" w:themeColor="text1"/>
          <w:lang w:val="en-US"/>
        </w:rPr>
      </w:pPr>
      <w:r w:rsidRPr="00085C12">
        <w:rPr>
          <w:b/>
          <w:noProof/>
          <w:color w:val="000000" w:themeColor="text1"/>
        </w:rPr>
        <w:lastRenderedPageBreak/>
        <w:drawing>
          <wp:inline distT="0" distB="0" distL="0" distR="0" wp14:anchorId="3CDD7047" wp14:editId="16293700">
            <wp:extent cx="5727700" cy="8095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4 2019 02 27.pdf"/>
                    <pic:cNvPicPr/>
                  </pic:nvPicPr>
                  <pic:blipFill>
                    <a:blip r:embed="rId15">
                      <a:extLst>
                        <a:ext uri="{28A0092B-C50C-407E-A947-70E740481C1C}">
                          <a14:useLocalDpi xmlns:a14="http://schemas.microsoft.com/office/drawing/2010/main" val="0"/>
                        </a:ext>
                      </a:extLst>
                    </a:blip>
                    <a:stretch>
                      <a:fillRect/>
                    </a:stretch>
                  </pic:blipFill>
                  <pic:spPr>
                    <a:xfrm>
                      <a:off x="0" y="0"/>
                      <a:ext cx="5727700" cy="8095615"/>
                    </a:xfrm>
                    <a:prstGeom prst="rect">
                      <a:avLst/>
                    </a:prstGeom>
                  </pic:spPr>
                </pic:pic>
              </a:graphicData>
            </a:graphic>
          </wp:inline>
        </w:drawing>
      </w:r>
    </w:p>
    <w:p w14:paraId="2A99FDDA" w14:textId="77777777" w:rsidR="001153F2" w:rsidRPr="00085C12" w:rsidRDefault="001153F2">
      <w:pPr>
        <w:rPr>
          <w:b/>
          <w:color w:val="000000" w:themeColor="text1"/>
          <w:lang w:val="en-US"/>
        </w:rPr>
      </w:pPr>
      <w:r w:rsidRPr="00085C12">
        <w:rPr>
          <w:b/>
          <w:color w:val="000000" w:themeColor="text1"/>
          <w:lang w:val="en-US"/>
        </w:rPr>
        <w:br w:type="page"/>
      </w:r>
    </w:p>
    <w:p w14:paraId="4D8CBCE2" w14:textId="0D77749C" w:rsidR="00A2681D" w:rsidRPr="00085C12" w:rsidRDefault="0065196B" w:rsidP="001153F2">
      <w:pPr>
        <w:spacing w:line="480" w:lineRule="auto"/>
        <w:jc w:val="both"/>
        <w:rPr>
          <w:color w:val="000000" w:themeColor="text1"/>
          <w:lang w:val="en-US"/>
        </w:rPr>
        <w:sectPr w:rsidR="00A2681D" w:rsidRPr="00085C12" w:rsidSect="00DB3899">
          <w:footerReference w:type="even" r:id="rId16"/>
          <w:footerReference w:type="default" r:id="rId17"/>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8D44AA" w:rsidRPr="00085C12">
        <w:rPr>
          <w:b/>
          <w:color w:val="000000" w:themeColor="text1"/>
          <w:lang w:val="en-US"/>
        </w:rPr>
        <w:t>3</w:t>
      </w:r>
      <w:r w:rsidRPr="00085C12">
        <w:rPr>
          <w:b/>
          <w:color w:val="000000" w:themeColor="text1"/>
          <w:lang w:val="en-US"/>
        </w:rPr>
        <w:t xml:space="preserve">. </w:t>
      </w:r>
      <w:r w:rsidRPr="00085C12">
        <w:rPr>
          <w:color w:val="000000" w:themeColor="text1"/>
          <w:lang w:val="en-US"/>
        </w:rPr>
        <w:t xml:space="preserve">Number of injury deaths, by type of unintentional (transport, falls, drownings, and other) and intentional (assault and </w:t>
      </w:r>
      <w:r w:rsidR="000C077B" w:rsidRPr="00085C12">
        <w:rPr>
          <w:color w:val="000000" w:themeColor="text1"/>
          <w:lang w:val="en-US"/>
        </w:rPr>
        <w:t>suicide</w:t>
      </w:r>
      <w:r w:rsidRPr="00085C12">
        <w:rPr>
          <w:color w:val="000000" w:themeColor="text1"/>
          <w:lang w:val="en-US"/>
        </w:rPr>
        <w:t>) injury, by sex and age group in the contiguous USA for 1980-2016</w:t>
      </w:r>
      <w:r w:rsidR="006D1D0F" w:rsidRPr="00085C12">
        <w:rPr>
          <w:color w:val="000000" w:themeColor="text1"/>
          <w:lang w:val="en-US"/>
        </w:rPr>
        <w:t>.</w:t>
      </w:r>
      <w:r w:rsidR="006D1D0F" w:rsidRPr="00085C12" w:rsidDel="006D1D0F">
        <w:rPr>
          <w:color w:val="000000" w:themeColor="text1"/>
          <w:lang w:val="en-US"/>
        </w:rPr>
        <w:t xml:space="preserve"> </w:t>
      </w:r>
    </w:p>
    <w:p w14:paraId="4F49C20A" w14:textId="24ED7564" w:rsidR="00A2681D" w:rsidRPr="00085C12" w:rsidRDefault="005D53B0" w:rsidP="002960A3">
      <w:pPr>
        <w:suppressLineNumbers/>
        <w:spacing w:line="480" w:lineRule="auto"/>
        <w:jc w:val="both"/>
        <w:rPr>
          <w:color w:val="000000" w:themeColor="text1"/>
          <w:lang w:val="en-US"/>
        </w:rPr>
        <w:sectPr w:rsidR="00A2681D" w:rsidRPr="00085C12" w:rsidSect="00DB3899">
          <w:type w:val="continuous"/>
          <w:pgSz w:w="16840" w:h="11900" w:orient="landscape"/>
          <w:pgMar w:top="720" w:right="720" w:bottom="720" w:left="720" w:header="720" w:footer="720" w:gutter="0"/>
          <w:cols w:space="720"/>
          <w:docGrid w:linePitch="360"/>
        </w:sectPr>
      </w:pPr>
      <w:r w:rsidRPr="00085C12">
        <w:rPr>
          <w:noProof/>
          <w:color w:val="000000" w:themeColor="text1"/>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9388475" cy="6642100"/>
                    </a:xfrm>
                    <a:prstGeom prst="rect">
                      <a:avLst/>
                    </a:prstGeom>
                  </pic:spPr>
                </pic:pic>
              </a:graphicData>
            </a:graphic>
          </wp:inline>
        </w:drawing>
      </w:r>
    </w:p>
    <w:p w14:paraId="3B20E121" w14:textId="6D84BBE3" w:rsidR="00597A2E" w:rsidRPr="00085C12" w:rsidRDefault="0065196B" w:rsidP="0065196B">
      <w:pPr>
        <w:spacing w:line="480" w:lineRule="auto"/>
        <w:jc w:val="both"/>
        <w:rPr>
          <w:color w:val="000000" w:themeColor="text1"/>
          <w:lang w:val="en-US"/>
        </w:rPr>
        <w:sectPr w:rsidR="00597A2E"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5F026A" w:rsidRPr="00085C12">
        <w:rPr>
          <w:b/>
          <w:color w:val="000000" w:themeColor="text1"/>
          <w:lang w:val="en-US"/>
        </w:rPr>
        <w:t>4</w:t>
      </w:r>
      <w:r w:rsidRPr="00085C12">
        <w:rPr>
          <w:b/>
          <w:color w:val="000000" w:themeColor="text1"/>
          <w:lang w:val="en-US"/>
        </w:rPr>
        <w:t xml:space="preserve">. </w:t>
      </w:r>
      <w:r w:rsidRPr="00085C12">
        <w:rPr>
          <w:color w:val="000000" w:themeColor="text1"/>
          <w:lang w:val="en-US"/>
        </w:rPr>
        <w:t>National age-</w:t>
      </w:r>
      <w:r w:rsidR="00400606" w:rsidRPr="00085C12">
        <w:rPr>
          <w:color w:val="000000" w:themeColor="text1"/>
          <w:lang w:val="en-US"/>
        </w:rPr>
        <w:t>standardized</w:t>
      </w:r>
      <w:r w:rsidRPr="00085C12">
        <w:rPr>
          <w:color w:val="000000" w:themeColor="text1"/>
          <w:lang w:val="en-US"/>
        </w:rPr>
        <w:t xml:space="preserve"> death rates from 1980 to 2016, by type of injury</w:t>
      </w:r>
      <w:r w:rsidR="006C1E89" w:rsidRPr="00085C12">
        <w:rPr>
          <w:color w:val="000000" w:themeColor="text1"/>
          <w:lang w:val="en-US"/>
        </w:rPr>
        <w:t>, sex</w:t>
      </w:r>
      <w:r w:rsidRPr="00085C12">
        <w:rPr>
          <w:color w:val="000000" w:themeColor="text1"/>
          <w:lang w:val="en-US"/>
        </w:rPr>
        <w:t xml:space="preserve"> and month.</w:t>
      </w:r>
    </w:p>
    <w:p w14:paraId="6B9F2ED4" w14:textId="121533D0" w:rsidR="00597A2E" w:rsidRPr="00085C12" w:rsidRDefault="00A95EC9" w:rsidP="002960A3">
      <w:pPr>
        <w:suppressLineNumbers/>
        <w:spacing w:line="480" w:lineRule="auto"/>
        <w:jc w:val="both"/>
        <w:rPr>
          <w:b/>
          <w:color w:val="000000" w:themeColor="text1"/>
          <w:lang w:val="en-US"/>
        </w:rPr>
        <w:sectPr w:rsidR="00597A2E" w:rsidRPr="00085C12" w:rsidSect="00DB3899">
          <w:type w:val="continuous"/>
          <w:pgSz w:w="16840" w:h="11900" w:orient="landscape"/>
          <w:pgMar w:top="720" w:right="720" w:bottom="720" w:left="720" w:header="720" w:footer="720" w:gutter="0"/>
          <w:cols w:space="720"/>
          <w:docGrid w:linePitch="360"/>
        </w:sectPr>
      </w:pPr>
      <w:r w:rsidRPr="00085C12">
        <w:rPr>
          <w:b/>
          <w:noProof/>
          <w:color w:val="000000" w:themeColor="text1"/>
        </w:rPr>
        <w:lastRenderedPageBreak/>
        <w:drawing>
          <wp:inline distT="0" distB="0" distL="0" distR="0" wp14:anchorId="52717878" wp14:editId="16CFF8EB">
            <wp:extent cx="938824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3DCB3395" w14:textId="42A3BD3A" w:rsidR="008E66EB" w:rsidRPr="00085C12" w:rsidRDefault="00DD4894">
      <w:pPr>
        <w:spacing w:line="480" w:lineRule="auto"/>
        <w:jc w:val="both"/>
        <w:rPr>
          <w:color w:val="000000" w:themeColor="text1"/>
          <w:lang w:val="en-US"/>
        </w:rPr>
        <w:sectPr w:rsidR="008E66EB" w:rsidRPr="00085C12" w:rsidSect="00DB3899">
          <w:type w:val="continuous"/>
          <w:pgSz w:w="11900" w:h="16840"/>
          <w:pgMar w:top="1440" w:right="1440" w:bottom="1440" w:left="1440" w:header="720" w:footer="720" w:gutter="0"/>
          <w:cols w:space="720"/>
          <w:docGrid w:linePitch="360"/>
        </w:sectPr>
      </w:pPr>
      <w:r w:rsidRPr="00085C12">
        <w:rPr>
          <w:b/>
          <w:color w:val="000000" w:themeColor="text1"/>
          <w:lang w:val="en-US"/>
        </w:rPr>
        <w:lastRenderedPageBreak/>
        <w:t xml:space="preserve">Figure </w:t>
      </w:r>
      <w:r w:rsidR="00A66148" w:rsidRPr="00085C12">
        <w:rPr>
          <w:b/>
          <w:color w:val="000000" w:themeColor="text1"/>
          <w:lang w:val="en-US"/>
        </w:rPr>
        <w:t>5</w:t>
      </w:r>
      <w:r w:rsidRPr="00085C12">
        <w:rPr>
          <w:b/>
          <w:color w:val="000000" w:themeColor="text1"/>
          <w:lang w:val="en-US"/>
        </w:rPr>
        <w:t>.</w:t>
      </w:r>
      <w:r w:rsidRPr="00085C12">
        <w:rPr>
          <w:color w:val="000000" w:themeColor="text1"/>
          <w:lang w:val="en-US"/>
        </w:rPr>
        <w:t xml:space="preserve"> Additional annual injury deaths for the 2016 US population in year in which each month was +</w:t>
      </w:r>
      <w:r w:rsidRPr="00085C12">
        <w:rPr>
          <w:rFonts w:eastAsia="Times New Roman"/>
          <w:bCs/>
          <w:color w:val="222222"/>
          <w:shd w:val="clear" w:color="auto" w:fill="FFFFFF"/>
          <w:lang w:val="en-US"/>
        </w:rPr>
        <w:t>1</w:t>
      </w:r>
      <w:r w:rsidRPr="00085C12">
        <w:rPr>
          <w:bCs/>
          <w:color w:val="000000" w:themeColor="text1"/>
          <w:lang w:val="en-US"/>
        </w:rPr>
        <w:t>°C</w:t>
      </w:r>
      <w:r w:rsidRPr="00085C12">
        <w:rPr>
          <w:color w:val="000000" w:themeColor="text1"/>
          <w:lang w:val="en-US"/>
        </w:rPr>
        <w:t xml:space="preserve"> </w:t>
      </w:r>
      <w:r w:rsidR="00607AE4" w:rsidRPr="00085C12">
        <w:rPr>
          <w:color w:val="000000" w:themeColor="text1"/>
          <w:lang w:val="en-US"/>
        </w:rPr>
        <w:t xml:space="preserve">warmer </w:t>
      </w:r>
      <w:r w:rsidRPr="00085C12">
        <w:rPr>
          <w:color w:val="000000" w:themeColor="text1"/>
          <w:lang w:val="en-US"/>
        </w:rPr>
        <w:t>compared with 1980-2009 norm temperatures. The top row shows breakdown by type of injury, sex and age group. The bottom row shows the break down by type of injury, sex and month. Black dots represent net changes in deaths for each set of bars.</w:t>
      </w:r>
    </w:p>
    <w:p w14:paraId="18B1913E" w14:textId="1C0C1B48" w:rsidR="00D83CCD" w:rsidRPr="00085C12" w:rsidRDefault="004D7673" w:rsidP="002960A3">
      <w:pPr>
        <w:suppressLineNumbers/>
        <w:spacing w:line="480" w:lineRule="auto"/>
        <w:jc w:val="both"/>
        <w:rPr>
          <w:lang w:val="en-US"/>
        </w:rPr>
        <w:sectPr w:rsidR="00D83CCD" w:rsidRPr="00085C12" w:rsidSect="00DB3899">
          <w:type w:val="continuous"/>
          <w:pgSz w:w="16840" w:h="11900" w:orient="landscape"/>
          <w:pgMar w:top="720" w:right="720" w:bottom="720" w:left="720" w:header="720" w:footer="720" w:gutter="0"/>
          <w:cols w:space="720"/>
          <w:docGrid w:linePitch="360"/>
        </w:sectPr>
      </w:pPr>
      <w:r w:rsidRPr="00085C12">
        <w:rPr>
          <w:noProof/>
        </w:rPr>
        <w:lastRenderedPageBreak/>
        <w:drawing>
          <wp:inline distT="0" distB="0" distL="0" distR="0" wp14:anchorId="177F58EC" wp14:editId="4FD28FBA">
            <wp:extent cx="938824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20">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09D3B082" w14:textId="77777777" w:rsidR="00A620DD" w:rsidRPr="00085C12" w:rsidRDefault="00A620DD" w:rsidP="00A620DD">
      <w:pPr>
        <w:spacing w:line="480" w:lineRule="auto"/>
        <w:jc w:val="both"/>
        <w:rPr>
          <w:b/>
          <w:lang w:val="en-US"/>
        </w:rPr>
      </w:pPr>
      <w:commentRangeStart w:id="11"/>
      <w:r w:rsidRPr="00085C12">
        <w:rPr>
          <w:b/>
          <w:lang w:val="en-US"/>
        </w:rPr>
        <w:lastRenderedPageBreak/>
        <w:t>References</w:t>
      </w:r>
      <w:commentRangeEnd w:id="11"/>
      <w:r w:rsidR="001371DD">
        <w:rPr>
          <w:rStyle w:val="CommentReference"/>
          <w:rFonts w:asciiTheme="minorHAnsi" w:hAnsiTheme="minorHAnsi" w:cstheme="minorBidi"/>
          <w:lang w:eastAsia="en-US"/>
        </w:rPr>
        <w:commentReference w:id="11"/>
      </w:r>
    </w:p>
    <w:p w14:paraId="0579C617" w14:textId="03B72C7B" w:rsidR="00BB5ECD" w:rsidRPr="00085C12" w:rsidRDefault="00A620DD" w:rsidP="00A70275">
      <w:pPr>
        <w:widowControl w:val="0"/>
        <w:autoSpaceDE w:val="0"/>
        <w:autoSpaceDN w:val="0"/>
        <w:adjustRightInd w:val="0"/>
        <w:spacing w:line="480" w:lineRule="auto"/>
        <w:ind w:left="640" w:hanging="640"/>
        <w:jc w:val="both"/>
        <w:rPr>
          <w:noProof/>
          <w:lang w:val="en-US"/>
        </w:rPr>
      </w:pPr>
      <w:r w:rsidRPr="00085C12">
        <w:rPr>
          <w:b/>
          <w:lang w:val="en-US"/>
        </w:rPr>
        <w:fldChar w:fldCharType="begin" w:fldLock="1"/>
      </w:r>
      <w:r w:rsidRPr="00085C12">
        <w:rPr>
          <w:b/>
          <w:lang w:val="en-US"/>
        </w:rPr>
        <w:instrText xml:space="preserve">ADDIN Mendeley Bibliography CSL_BIBLIOGRAPHY </w:instrText>
      </w:r>
      <w:r w:rsidRPr="00085C12">
        <w:rPr>
          <w:b/>
          <w:lang w:val="en-US"/>
        </w:rPr>
        <w:fldChar w:fldCharType="separate"/>
      </w:r>
      <w:r w:rsidR="00BB5ECD" w:rsidRPr="00085C12">
        <w:rPr>
          <w:noProof/>
          <w:lang w:val="en-US"/>
        </w:rPr>
        <w:t xml:space="preserve">1. </w:t>
      </w:r>
      <w:r w:rsidR="00BB5ECD" w:rsidRPr="00085C12">
        <w:rPr>
          <w:noProof/>
          <w:lang w:val="en-US"/>
        </w:rPr>
        <w:tab/>
        <w:t>McMichael AJ, Woodruff RE, Hales S. Climate change and human health: Present and future risks. Lancet. 2006;</w:t>
      </w:r>
    </w:p>
    <w:p w14:paraId="2BB11FE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 </w:t>
      </w:r>
      <w:r w:rsidRPr="00085C12">
        <w:rPr>
          <w:noProof/>
          <w:lang w:val="en-US"/>
        </w:rPr>
        <w:tab/>
        <w:t xml:space="preserve">Smith KR, Woodward A, Campbell-Lendrum D, et al. Human health: Impacts, adaptation, and co-benefits. In: Climate Change 2014 Impacts, Adaptation and Vulnerability: Part A: Global and Sectoral Aspects. 2015. </w:t>
      </w:r>
    </w:p>
    <w:p w14:paraId="45216F3B"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 </w:t>
      </w:r>
      <w:r w:rsidRPr="00085C12">
        <w:rPr>
          <w:noProof/>
          <w:lang w:val="en-US"/>
        </w:rPr>
        <w:tab/>
        <w:t xml:space="preserve">Haines A, Ebi K. The imperative for climate action to protect health. N Engl J Med 2019;(380):263–73. </w:t>
      </w:r>
    </w:p>
    <w:p w14:paraId="2EB4F883"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4. </w:t>
      </w:r>
      <w:r w:rsidRPr="00085C12">
        <w:rPr>
          <w:noProof/>
          <w:lang w:val="en-US"/>
        </w:rPr>
        <w:tab/>
        <w:t xml:space="preserve">Watts N, Amann M, Arnell N, et al. The 2018 report of the Lancet Countdown on health and climate change: shaping health of nations for centuries to come. Lancet 2018;6736(18):1–4. </w:t>
      </w:r>
    </w:p>
    <w:p w14:paraId="6FAE7767"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5. </w:t>
      </w:r>
      <w:r w:rsidRPr="00085C12">
        <w:rPr>
          <w:noProof/>
          <w:lang w:val="en-US"/>
        </w:rPr>
        <w:tab/>
        <w:t>Huang C, Barnett AG, Wang X, Vaneckova P, Fitzgerald G, Tong S. Projecting future heat-related mortality under climate change scenarios: A systematic review. Environ. Health Perspect. 2011;</w:t>
      </w:r>
    </w:p>
    <w:p w14:paraId="1327A50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6. </w:t>
      </w:r>
      <w:r w:rsidRPr="00085C12">
        <w:rPr>
          <w:noProof/>
          <w:lang w:val="en-US"/>
        </w:rPr>
        <w:tab/>
        <w:t>Gasparrini A, Guo Y, Sera F, et al. Projections of temperature-related excess mortality under climate change scenarios. Lancet Planet Heal 2017;</w:t>
      </w:r>
    </w:p>
    <w:p w14:paraId="72F1D12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7. </w:t>
      </w:r>
      <w:r w:rsidRPr="00085C12">
        <w:rPr>
          <w:noProof/>
          <w:lang w:val="en-US"/>
        </w:rPr>
        <w:tab/>
        <w:t>Burke M, González F, Baylis P, et al. Higher temperatures increase suicide rates in the United States and Mexico. Nat Clim Chang 2018;</w:t>
      </w:r>
    </w:p>
    <w:p w14:paraId="41F0E0EA"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8. </w:t>
      </w:r>
      <w:r w:rsidRPr="00085C12">
        <w:rPr>
          <w:noProof/>
          <w:lang w:val="en-US"/>
        </w:rPr>
        <w:tab/>
        <w:t>Rey G, Jougla E, Fouillet A, et al. The impact of major heat waves on all-cause and cause-specific mortality in France from 1971 to 2003. Int Arch Occup Environ Health 2007;</w:t>
      </w:r>
    </w:p>
    <w:p w14:paraId="50F149A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9. </w:t>
      </w:r>
      <w:r w:rsidRPr="00085C12">
        <w:rPr>
          <w:noProof/>
          <w:lang w:val="en-US"/>
        </w:rPr>
        <w:tab/>
        <w:t>Orru H, Åström DO. Increases in external cause mortality due to high and low temperatures: evidence from northeastern Europe. Int J Biometeorol 2017;</w:t>
      </w:r>
    </w:p>
    <w:p w14:paraId="53A33A92"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10. </w:t>
      </w:r>
      <w:r w:rsidRPr="00085C12">
        <w:rPr>
          <w:noProof/>
          <w:lang w:val="en-US"/>
        </w:rPr>
        <w:tab/>
        <w:t xml:space="preserve">Parks RM, Bennett JE, Foreman KJ, Toumi R, Ezzati M. National and regional seasonal dynamics of all-cause and cause-specific mortality in the USA from 1980 to 2016. Elife </w:t>
      </w:r>
      <w:r w:rsidRPr="00085C12">
        <w:rPr>
          <w:noProof/>
          <w:lang w:val="en-US"/>
        </w:rPr>
        <w:lastRenderedPageBreak/>
        <w:t>[Internet] 2018;7. Available from: https://elifesciences.org/articles/35500</w:t>
      </w:r>
    </w:p>
    <w:p w14:paraId="380AE80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11. </w:t>
      </w:r>
      <w:r w:rsidRPr="00085C12">
        <w:rPr>
          <w:noProof/>
          <w:lang w:val="en-US"/>
        </w:rPr>
        <w:tab/>
        <w:t xml:space="preserve">Rau R. Seasonality in human mortality. A demographic approach. Wirtschafts- und Sozialwissenschaftlichen Fak 2004;PhD:361. </w:t>
      </w:r>
    </w:p>
    <w:p w14:paraId="15733699"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12. </w:t>
      </w:r>
      <w:r w:rsidRPr="00085C12">
        <w:rPr>
          <w:noProof/>
          <w:lang w:val="en-US"/>
        </w:rPr>
        <w:tab/>
        <w:t>Dee DP, Uppala SM, Simmons AJ, et al. The ERA-Interim reanalysis: configuration and performance of the data assimilation system. Q J R Meteorol Soc [Internet] 2011;137(656):553–97. Available from: internal-pdf://228.60.152.94/Dee-2011-The ERA-Interim reanalysis_ configura.pdf internal-pdf://0719885379/828_ftp.pdf</w:t>
      </w:r>
    </w:p>
    <w:p w14:paraId="000242F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13. </w:t>
      </w:r>
      <w:r w:rsidRPr="00085C12">
        <w:rPr>
          <w:noProof/>
          <w:lang w:val="en-US"/>
        </w:rPr>
        <w:tab/>
        <w:t>Shi L, Kloog I, Zanobetti A, Liu P, Schwartz JD. Impacts of temperature and its variability on mortality in New England. Nat Clim Chang [Internet] 2015;5(11):988–91. Available from: http://www.nature.com/doifinder/10.1038/nclimate2704</w:t>
      </w:r>
    </w:p>
    <w:p w14:paraId="71CF6D6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14. </w:t>
      </w:r>
      <w:r w:rsidRPr="00085C12">
        <w:rPr>
          <w:noProof/>
          <w:lang w:val="en-US"/>
        </w:rPr>
        <w:tab/>
        <w:t xml:space="preserve">Gasparrini A, Guo Y, Hashizume M, et al. Mortality risk attributable to high and low ambient temperature: A multicountry observational study. Lancet 2015;386(9991):369–75. </w:t>
      </w:r>
    </w:p>
    <w:p w14:paraId="3DA4A4F8"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15. </w:t>
      </w:r>
      <w:r w:rsidRPr="00085C12">
        <w:rPr>
          <w:noProof/>
          <w:lang w:val="en-US"/>
        </w:rPr>
        <w:tab/>
        <w:t xml:space="preserve">Ye X, Wolff R, Yu W, Vaneckova P, Pan X, Tong S. Ambient temperature and morbidity: a review of epidemiological evidence. Environ Health Perspect 2012;120(1):19–28. </w:t>
      </w:r>
    </w:p>
    <w:p w14:paraId="7059874C"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16. </w:t>
      </w:r>
      <w:r w:rsidRPr="00085C12">
        <w:rPr>
          <w:noProof/>
          <w:lang w:val="en-US"/>
        </w:rPr>
        <w:tab/>
        <w:t xml:space="preserve">Basu R. High ambient temperature and mortality: A review of epidemiologic studies from 2001 to 2008. Environ Heal A Glob Access Sci Source 2009;8(1):40. </w:t>
      </w:r>
    </w:p>
    <w:p w14:paraId="35A85A3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17. </w:t>
      </w:r>
      <w:r w:rsidRPr="00085C12">
        <w:rPr>
          <w:noProof/>
          <w:lang w:val="en-US"/>
        </w:rPr>
        <w:tab/>
        <w:t xml:space="preserve">Wallace JM, Hobbs P V. Atmospheric science: An introductory survey: Second edition. 2006. </w:t>
      </w:r>
    </w:p>
    <w:p w14:paraId="169976C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18. </w:t>
      </w:r>
      <w:r w:rsidRPr="00085C12">
        <w:rPr>
          <w:noProof/>
          <w:lang w:val="en-US"/>
        </w:rPr>
        <w:tab/>
        <w:t>Lozano R, Naghavi M, Foreman K, et al. Global and regional mortality from 235 causes of death for 20 age groups in 1990 and 2010: A systematic analysis for the Global Burden of Disease Study 2010. Lancet 2012;</w:t>
      </w:r>
    </w:p>
    <w:p w14:paraId="186F5E42"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19. </w:t>
      </w:r>
      <w:r w:rsidRPr="00085C12">
        <w:rPr>
          <w:noProof/>
          <w:lang w:val="en-US"/>
        </w:rPr>
        <w:tab/>
        <w:t>IPCC. IPCC special report on the impacts of global warming of 1.5 °C - Summary for policy makers. 2018;(October 2018). Available from: http://www.ipcc.ch/report/sr15/</w:t>
      </w:r>
    </w:p>
    <w:p w14:paraId="037FBDE8"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lastRenderedPageBreak/>
        <w:t xml:space="preserve">20. </w:t>
      </w:r>
      <w:r w:rsidRPr="00085C12">
        <w:rPr>
          <w:noProof/>
          <w:lang w:val="en-US"/>
        </w:rPr>
        <w:tab/>
        <w:t>Xu J. Unintentional drowning deaths in the United States, 1999-2010. NCHS Data Brief 2014;</w:t>
      </w:r>
    </w:p>
    <w:p w14:paraId="56A51C09"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21. </w:t>
      </w:r>
      <w:r w:rsidRPr="00085C12">
        <w:rPr>
          <w:noProof/>
          <w:lang w:val="en-US"/>
        </w:rPr>
        <w:tab/>
        <w:t>Ambrose AF, Paul G, Hausdorff JM. Risk factors for falls among older adults: A review of the literature. Maturitas. 2013;</w:t>
      </w:r>
    </w:p>
    <w:p w14:paraId="17316C4C"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22. </w:t>
      </w:r>
      <w:r w:rsidRPr="00085C12">
        <w:rPr>
          <w:noProof/>
          <w:lang w:val="en-US"/>
        </w:rPr>
        <w:tab/>
        <w:t xml:space="preserve">Bobb JF, Ho KKL, Yeh RW, et al. Time-course of cause-specific hospital admissions during snowstorms : An analysis of electronic medical records from major hospitals in Boston, Massachusetts. Am J Epidemiol 2017;185(4):283–94. </w:t>
      </w:r>
    </w:p>
    <w:p w14:paraId="5E14701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23. </w:t>
      </w:r>
      <w:r w:rsidRPr="00085C12">
        <w:rPr>
          <w:noProof/>
          <w:lang w:val="en-US"/>
        </w:rPr>
        <w:tab/>
        <w:t>Kelsey JL, Berry SD, Procter-Gray E, et al. Indoor and outdoor falls in older adults are different: The maintenance of balance, independent living, intellect, and zest in the elderly of boston study. J Am Geriatr Soc 2010;</w:t>
      </w:r>
    </w:p>
    <w:p w14:paraId="511CB29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24. </w:t>
      </w:r>
      <w:r w:rsidRPr="00085C12">
        <w:rPr>
          <w:noProof/>
          <w:lang w:val="en-US"/>
        </w:rPr>
        <w:tab/>
        <w:t>Daanen HAM, Van De Vliert E, Huang X. Driving performance in cold, warm, and thermoneutral environments. Appl Ergon 2003;</w:t>
      </w:r>
    </w:p>
    <w:p w14:paraId="54FD1AD5"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25. </w:t>
      </w:r>
      <w:r w:rsidRPr="00085C12">
        <w:rPr>
          <w:noProof/>
          <w:lang w:val="en-US"/>
        </w:rPr>
        <w:tab/>
        <w:t>Zlatoper TJ. Determinants of motor vehicle deaths in the United States: A cross-sectional analysis. Accid Anal Prev 1991;</w:t>
      </w:r>
    </w:p>
    <w:p w14:paraId="0CFB4981"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26. </w:t>
      </w:r>
      <w:r w:rsidRPr="00085C12">
        <w:rPr>
          <w:noProof/>
          <w:lang w:val="en-US"/>
        </w:rPr>
        <w:tab/>
        <w:t xml:space="preserve">Mackie RR, Hanlon JF. O. A study of the combined effects of extented driving and heat stress on driver arousal and performance. In: Symposium on relationships among theory, physiological correlates, and operational performance. 1976. </w:t>
      </w:r>
    </w:p>
    <w:p w14:paraId="1F3F917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27. </w:t>
      </w:r>
      <w:r w:rsidRPr="00085C12">
        <w:rPr>
          <w:noProof/>
          <w:lang w:val="en-US"/>
        </w:rPr>
        <w:tab/>
        <w:t>Wyon DP, Wyon I, Norin F. Effects of moderate heat stress on driver vigilance in a moving vehicle. Ergonomics 1996;</w:t>
      </w:r>
    </w:p>
    <w:p w14:paraId="64BC2D2A"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28. </w:t>
      </w:r>
      <w:r w:rsidRPr="00085C12">
        <w:rPr>
          <w:noProof/>
          <w:lang w:val="en-US"/>
        </w:rPr>
        <w:tab/>
        <w:t>Opinium. Brits drink more alcohol in warmer weather [Internet]. Opinium.co.uk. 2018 [cited 2019 Jan 10];Available from: https://www.opinium.co.uk/brits-drink-more-alcohol-in-warmer-weather/</w:t>
      </w:r>
    </w:p>
    <w:p w14:paraId="221D812C"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29. </w:t>
      </w:r>
      <w:r w:rsidRPr="00085C12">
        <w:rPr>
          <w:noProof/>
          <w:lang w:val="en-US"/>
        </w:rPr>
        <w:tab/>
        <w:t>Voas RB, Torres P, Romano E, Lacey JH. Alcohol-related risk of driver fatalities: An update using 2007 data. J Stud Alcohol Drugs 2012;</w:t>
      </w:r>
    </w:p>
    <w:p w14:paraId="60F13173"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30. </w:t>
      </w:r>
      <w:r w:rsidRPr="00085C12">
        <w:rPr>
          <w:noProof/>
          <w:lang w:val="en-US"/>
        </w:rPr>
        <w:tab/>
        <w:t xml:space="preserve">Datla S, Sahu P, Roh H-J, Sharma S. A comprehensive analysis of the association of </w:t>
      </w:r>
      <w:r w:rsidRPr="00085C12">
        <w:rPr>
          <w:noProof/>
          <w:lang w:val="en-US"/>
        </w:rPr>
        <w:lastRenderedPageBreak/>
        <w:t>highway traffic with winter weather conditions. Procedia - Soc Behav Sci 2013;</w:t>
      </w:r>
    </w:p>
    <w:p w14:paraId="2002F90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31. </w:t>
      </w:r>
      <w:r w:rsidRPr="00085C12">
        <w:rPr>
          <w:noProof/>
          <w:lang w:val="en-US"/>
        </w:rPr>
        <w:tab/>
        <w:t>Roh H-J, Sahu PK, Sharma S, Datla S, Mehran B. Statistical investigations of snowfall and temperature interaction with passenger car and truck traffic on primary highways in Canada. J Cold Reg Eng 2016;</w:t>
      </w:r>
    </w:p>
    <w:p w14:paraId="2D181267"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32. </w:t>
      </w:r>
      <w:r w:rsidRPr="00085C12">
        <w:rPr>
          <w:noProof/>
          <w:lang w:val="en-US"/>
        </w:rPr>
        <w:tab/>
        <w:t>Roh H-J, Datla S, Sharma S. Effect of snow, temperature and their interaction on highway truck traffic. J Transp Techn 2013;</w:t>
      </w:r>
    </w:p>
    <w:p w14:paraId="0F86CE3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33. </w:t>
      </w:r>
      <w:r w:rsidRPr="00085C12">
        <w:rPr>
          <w:noProof/>
          <w:lang w:val="en-US"/>
        </w:rPr>
        <w:tab/>
        <w:t>Roh HJ, Sharma S, Sahu PK. Modeling snow and cold effects for classified highway traffic volumes. KSCE J Civ Eng 2016;</w:t>
      </w:r>
    </w:p>
    <w:p w14:paraId="41A2C550"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34. </w:t>
      </w:r>
      <w:r w:rsidRPr="00085C12">
        <w:rPr>
          <w:noProof/>
          <w:lang w:val="en-US"/>
        </w:rPr>
        <w:tab/>
        <w:t>Graff Zivin J, Neidell M. Temperature and the allocation of time: Implications for climate change. J Labor Econ 2014;</w:t>
      </w:r>
    </w:p>
    <w:p w14:paraId="1C786F06"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35. </w:t>
      </w:r>
      <w:r w:rsidRPr="00085C12">
        <w:rPr>
          <w:noProof/>
          <w:lang w:val="en-US"/>
        </w:rPr>
        <w:tab/>
        <w:t>Glaeser EL, Sacerdote B, Scheinkman JA. Crime and social interactions. Q J Econ 1996;</w:t>
      </w:r>
    </w:p>
    <w:p w14:paraId="5347EE4E"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36. </w:t>
      </w:r>
      <w:r w:rsidRPr="00085C12">
        <w:rPr>
          <w:noProof/>
          <w:lang w:val="en-US"/>
        </w:rPr>
        <w:tab/>
        <w:t>Rotton J, Cohn EG. Global warming and U.S. crime rates: An application of routine activity theory. Environ Behav 2003;</w:t>
      </w:r>
    </w:p>
    <w:p w14:paraId="098DF7DD"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37. </w:t>
      </w:r>
      <w:r w:rsidRPr="00085C12">
        <w:rPr>
          <w:noProof/>
          <w:lang w:val="en-US"/>
        </w:rPr>
        <w:tab/>
        <w:t>Anderson CA. Temperature and aggression: Ubiquitous effects of heat on occurrence of human violence. Psychol Bull 1989;</w:t>
      </w:r>
    </w:p>
    <w:p w14:paraId="266A7E60"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38. </w:t>
      </w:r>
      <w:r w:rsidRPr="00085C12">
        <w:rPr>
          <w:noProof/>
          <w:lang w:val="en-US"/>
        </w:rPr>
        <w:tab/>
        <w:t>Baron RA, Bell PA. Aggression and heat: The influence of ambient temperature, negative affect, and a cooling drink on physical aggression. J Pers Soc Psychol 1976;</w:t>
      </w:r>
    </w:p>
    <w:p w14:paraId="5E7EFF57"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39. </w:t>
      </w:r>
      <w:r w:rsidRPr="00085C12">
        <w:rPr>
          <w:noProof/>
          <w:lang w:val="en-US"/>
        </w:rPr>
        <w:tab/>
        <w:t>Majeed H, Lee J. The impact of climate change on youth depression and mental health. Lancet Planet Heal [Internet] 2017;1(3):e94–5. Available from: http://linkinghub.elsevier.com/retrieve/pii/S2542519617300451</w:t>
      </w:r>
    </w:p>
    <w:p w14:paraId="49169DF9" w14:textId="77777777" w:rsidR="00BB5ECD" w:rsidRPr="00085C12" w:rsidRDefault="00BB5ECD" w:rsidP="00A70275">
      <w:pPr>
        <w:widowControl w:val="0"/>
        <w:autoSpaceDE w:val="0"/>
        <w:autoSpaceDN w:val="0"/>
        <w:adjustRightInd w:val="0"/>
        <w:spacing w:line="480" w:lineRule="auto"/>
        <w:ind w:left="640" w:hanging="640"/>
        <w:jc w:val="both"/>
        <w:rPr>
          <w:noProof/>
          <w:lang w:val="en-US"/>
        </w:rPr>
      </w:pPr>
      <w:r w:rsidRPr="00085C12">
        <w:rPr>
          <w:noProof/>
          <w:lang w:val="en-US"/>
        </w:rPr>
        <w:t xml:space="preserve">40. </w:t>
      </w:r>
      <w:r w:rsidRPr="00085C12">
        <w:rPr>
          <w:noProof/>
          <w:lang w:val="en-US"/>
        </w:rPr>
        <w:tab/>
        <w:t>Berry HL, Waite TD, Dear KBG, Capon AG, Murray V. The case for systems thinking about climate change and mental health. Nat. Clim. Chang. 2018;</w:t>
      </w:r>
    </w:p>
    <w:p w14:paraId="0F6AA8A0" w14:textId="25CA6AD1" w:rsidR="00C16BDD" w:rsidRPr="00085C12" w:rsidRDefault="00A620DD" w:rsidP="00A70275">
      <w:pPr>
        <w:widowControl w:val="0"/>
        <w:autoSpaceDE w:val="0"/>
        <w:autoSpaceDN w:val="0"/>
        <w:adjustRightInd w:val="0"/>
        <w:spacing w:line="480" w:lineRule="auto"/>
        <w:ind w:left="640" w:hanging="640"/>
        <w:jc w:val="both"/>
        <w:rPr>
          <w:lang w:val="en-US"/>
        </w:rPr>
      </w:pPr>
      <w:r w:rsidRPr="00085C12">
        <w:rPr>
          <w:b/>
          <w:lang w:val="en-US"/>
        </w:rPr>
        <w:fldChar w:fldCharType="end"/>
      </w:r>
    </w:p>
    <w:sectPr w:rsidR="00C16BDD" w:rsidRPr="00085C12" w:rsidSect="00DB3899">
      <w:footerReference w:type="even" r:id="rId21"/>
      <w:footerReference w:type="default" r:id="rId2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9-07-26T21:45:00Z" w:initials="EM">
    <w:p w14:paraId="5CE46D30" w14:textId="79E3AC42" w:rsidR="00AB289C" w:rsidRDefault="00AB289C">
      <w:pPr>
        <w:pStyle w:val="CommentText"/>
      </w:pPr>
      <w:r>
        <w:rPr>
          <w:rStyle w:val="CommentReference"/>
        </w:rPr>
        <w:annotationRef/>
      </w:r>
      <w:r>
        <w:t>Turn to British spelling throughout and make sure ise ised sation is used instead of ize, ized, z</w:t>
      </w:r>
      <w:r w:rsidR="00691761">
        <w:t>at</w:t>
      </w:r>
      <w:r>
        <w:t>ion etc</w:t>
      </w:r>
    </w:p>
  </w:comment>
  <w:comment w:id="1" w:author="Ezzati, Majid" w:date="2019-07-26T20:08:00Z" w:initials="EM">
    <w:p w14:paraId="199C9282" w14:textId="3F181C10" w:rsidR="00E2287D" w:rsidRDefault="00E2287D">
      <w:pPr>
        <w:pStyle w:val="CommentText"/>
      </w:pPr>
      <w:r>
        <w:rPr>
          <w:rStyle w:val="CommentReference"/>
        </w:rPr>
        <w:annotationRef/>
      </w:r>
      <w:r>
        <w:t>Ok? reword as needed</w:t>
      </w:r>
    </w:p>
  </w:comment>
  <w:comment w:id="2" w:author="Ezzati, Majid" w:date="2019-07-26T20:16:00Z" w:initials="EM">
    <w:p w14:paraId="3A51C871" w14:textId="39E3BD36" w:rsidR="00705D2B" w:rsidRDefault="00705D2B">
      <w:pPr>
        <w:pStyle w:val="CommentText"/>
      </w:pPr>
      <w:r>
        <w:rPr>
          <w:rStyle w:val="CommentReference"/>
        </w:rPr>
        <w:annotationRef/>
      </w:r>
      <w:r>
        <w:t>Figures re-numbered</w:t>
      </w:r>
    </w:p>
  </w:comment>
  <w:comment w:id="3" w:author="Ezzati, Majid" w:date="2019-07-26T20:32:00Z" w:initials="EM">
    <w:p w14:paraId="45B4954C" w14:textId="1DC79B58" w:rsidR="00F82744" w:rsidRDefault="00F82744">
      <w:pPr>
        <w:pStyle w:val="CommentText"/>
      </w:pPr>
      <w:r>
        <w:rPr>
          <w:rStyle w:val="CommentReference"/>
        </w:rPr>
        <w:annotationRef/>
      </w:r>
      <w:r>
        <w:t>To rename as nature medicine does, e.g. supplementary figure etc</w:t>
      </w:r>
    </w:p>
  </w:comment>
  <w:comment w:id="4" w:author="Ezzati, Majid" w:date="2019-07-26T21:44:00Z" w:initials="EM">
    <w:p w14:paraId="7167EFFE" w14:textId="32AB35A2" w:rsidR="00413F8E" w:rsidRDefault="00413F8E">
      <w:pPr>
        <w:pStyle w:val="CommentText"/>
      </w:pPr>
      <w:r>
        <w:rPr>
          <w:rStyle w:val="CommentReference"/>
        </w:rPr>
        <w:annotationRef/>
      </w:r>
      <w:r>
        <w:t>drop</w:t>
      </w:r>
    </w:p>
  </w:comment>
  <w:comment w:id="7" w:author="Ezzati, Majid" w:date="2019-07-26T20:48:00Z" w:initials="EM">
    <w:p w14:paraId="7E0D6B0F" w14:textId="10EE12F8" w:rsidR="000E604A" w:rsidRDefault="000E604A">
      <w:pPr>
        <w:pStyle w:val="CommentText"/>
      </w:pPr>
      <w:r>
        <w:rPr>
          <w:rStyle w:val="CommentReference"/>
        </w:rPr>
        <w:annotationRef/>
      </w:r>
      <w:r>
        <w:t>Add the marked section of appendix here.</w:t>
      </w:r>
    </w:p>
  </w:comment>
  <w:comment w:id="8" w:author="Ezzati, Majid" w:date="2019-07-26T20:59:00Z" w:initials="EM">
    <w:p w14:paraId="46CB79B2" w14:textId="6FB70A3E" w:rsidR="004A6522" w:rsidRDefault="004A6522">
      <w:pPr>
        <w:pStyle w:val="CommentText"/>
      </w:pPr>
      <w:r>
        <w:rPr>
          <w:rStyle w:val="CommentReference"/>
        </w:rPr>
        <w:annotationRef/>
      </w:r>
      <w:r>
        <w:t>From marked appendix</w:t>
      </w:r>
    </w:p>
  </w:comment>
  <w:comment w:id="9" w:author="Ezzati, Majid" w:date="2019-07-26T21:29:00Z" w:initials="EM">
    <w:p w14:paraId="54EDF10E" w14:textId="19349DDF" w:rsidR="00213027" w:rsidRDefault="00213027">
      <w:pPr>
        <w:pStyle w:val="CommentText"/>
      </w:pPr>
      <w:r>
        <w:rPr>
          <w:rStyle w:val="CommentReference"/>
        </w:rPr>
        <w:annotationRef/>
      </w:r>
      <w:r>
        <w:t>Nature needed it; not sure about nature medicine</w:t>
      </w:r>
      <w:r w:rsidR="00413F8E">
        <w:t>. If unsure, just include this</w:t>
      </w:r>
    </w:p>
  </w:comment>
  <w:comment w:id="10" w:author="Ezzati, Majid" w:date="2019-07-26T20:44:00Z" w:initials="EM">
    <w:p w14:paraId="30710EF6" w14:textId="77777777" w:rsidR="00DB3225" w:rsidRDefault="00DB3225">
      <w:pPr>
        <w:pStyle w:val="CommentText"/>
      </w:pPr>
      <w:r>
        <w:rPr>
          <w:rStyle w:val="CommentReference"/>
        </w:rPr>
        <w:annotationRef/>
      </w:r>
      <w:r>
        <w:t xml:space="preserve">Re-order figures as in the paper and make sure all numbering correct/consistent. </w:t>
      </w:r>
    </w:p>
    <w:p w14:paraId="71A5ACAC" w14:textId="77777777" w:rsidR="00DB3225" w:rsidRDefault="00DB3225">
      <w:pPr>
        <w:pStyle w:val="CommentText"/>
      </w:pPr>
    </w:p>
    <w:p w14:paraId="339B5278" w14:textId="3AAAE53A" w:rsidR="00DB3225" w:rsidRDefault="00DB3225">
      <w:pPr>
        <w:pStyle w:val="CommentText"/>
      </w:pPr>
      <w:r>
        <w:t xml:space="preserve">Get rid of all section breaks (make sure they </w:t>
      </w:r>
      <w:r w:rsidR="00AB531F">
        <w:t xml:space="preserve">really </w:t>
      </w:r>
      <w:r>
        <w:t>are gone). They should not be used under any circumstances</w:t>
      </w:r>
    </w:p>
    <w:p w14:paraId="7EEF58BA" w14:textId="77777777" w:rsidR="00DB3225" w:rsidRDefault="00DB3225">
      <w:pPr>
        <w:pStyle w:val="CommentText"/>
      </w:pPr>
    </w:p>
    <w:p w14:paraId="03025D9C" w14:textId="5A5CAE59" w:rsidR="00DB3225" w:rsidRDefault="00DB3225" w:rsidP="009461ED">
      <w:pPr>
        <w:pStyle w:val="CommentText"/>
      </w:pPr>
      <w:r>
        <w:t xml:space="preserve">Remove figures from this file. </w:t>
      </w:r>
      <w:r w:rsidR="00213027">
        <w:t>Inserting figures into Word always messes things up and should be avoided.</w:t>
      </w:r>
      <w:r w:rsidR="009461ED" w:rsidRPr="009461ED">
        <w:t xml:space="preserve"> </w:t>
      </w:r>
      <w:r w:rsidR="009461ED">
        <w:t>They have to be inserted into the PDF as separate PDF sheets and we will do so if you give us clearly numbered PDFs.</w:t>
      </w:r>
    </w:p>
    <w:p w14:paraId="021A2DF6" w14:textId="77777777" w:rsidR="00DB3225" w:rsidRDefault="00DB3225">
      <w:pPr>
        <w:pStyle w:val="CommentText"/>
      </w:pPr>
    </w:p>
    <w:p w14:paraId="12220D5C" w14:textId="0E8792DF" w:rsidR="00DB3225" w:rsidRDefault="00DB3225">
      <w:pPr>
        <w:pStyle w:val="CommentText"/>
      </w:pPr>
    </w:p>
  </w:comment>
  <w:comment w:id="11" w:author="Ezzati, Majid" w:date="2019-07-26T20:45:00Z" w:initials="EM">
    <w:p w14:paraId="65C4D0DC" w14:textId="68250155" w:rsidR="001371DD" w:rsidRDefault="001371DD">
      <w:pPr>
        <w:pStyle w:val="CommentText"/>
      </w:pPr>
      <w:r>
        <w:rPr>
          <w:rStyle w:val="CommentReference"/>
        </w:rPr>
        <w:annotationRef/>
      </w:r>
      <w:r>
        <w:t>Re-run and format for nature</w:t>
      </w:r>
      <w:r w:rsidR="00413F8E">
        <w:t xml:space="preserve"> medicine</w:t>
      </w:r>
    </w:p>
    <w:p w14:paraId="003259BE" w14:textId="77777777" w:rsidR="007A1553" w:rsidRDefault="007A1553">
      <w:pPr>
        <w:pStyle w:val="CommentText"/>
      </w:pPr>
    </w:p>
    <w:p w14:paraId="0546EE54" w14:textId="77777777" w:rsidR="007A1553" w:rsidRDefault="007A1553">
      <w:pPr>
        <w:pStyle w:val="CommentText"/>
      </w:pPr>
    </w:p>
    <w:p w14:paraId="1F3C2120" w14:textId="36FF01DE" w:rsidR="007A1553" w:rsidRDefault="007A1553">
      <w:pPr>
        <w:pStyle w:val="CommentText"/>
      </w:pPr>
      <w:r>
        <w:t>They may need to be eventually split between main text and methods but for now, don’t worry.</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CE46D30" w15:done="0"/>
  <w15:commentEx w15:paraId="199C9282" w15:done="0"/>
  <w15:commentEx w15:paraId="3A51C871" w15:done="0"/>
  <w15:commentEx w15:paraId="45B4954C" w15:done="0"/>
  <w15:commentEx w15:paraId="7167EFFE" w15:done="0"/>
  <w15:commentEx w15:paraId="7E0D6B0F" w15:done="0"/>
  <w15:commentEx w15:paraId="46CB79B2" w15:done="0"/>
  <w15:commentEx w15:paraId="54EDF10E" w15:done="0"/>
  <w15:commentEx w15:paraId="12220D5C" w15:done="0"/>
  <w15:commentEx w15:paraId="1F3C2120"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1CFD52" w14:textId="77777777" w:rsidR="00A82BEF" w:rsidRDefault="00A82BEF">
      <w:r>
        <w:separator/>
      </w:r>
    </w:p>
  </w:endnote>
  <w:endnote w:type="continuationSeparator" w:id="0">
    <w:p w14:paraId="412FC33E" w14:textId="77777777" w:rsidR="00A82BEF" w:rsidRDefault="00A82BEF">
      <w:r>
        <w:continuationSeparator/>
      </w:r>
    </w:p>
  </w:endnote>
  <w:endnote w:type="continuationNotice" w:id="1">
    <w:p w14:paraId="271231B2" w14:textId="77777777" w:rsidR="00A82BEF" w:rsidRDefault="00A82B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20E8B1" w14:textId="77777777"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6237BA" w:rsidRDefault="006237BA" w:rsidP="0094745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4CD877" w14:textId="446BE097" w:rsidR="006237BA" w:rsidRDefault="006237BA" w:rsidP="0094745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91761">
      <w:rPr>
        <w:rStyle w:val="PageNumber"/>
        <w:noProof/>
      </w:rPr>
      <w:t>21</w:t>
    </w:r>
    <w:r>
      <w:rPr>
        <w:rStyle w:val="PageNumber"/>
      </w:rPr>
      <w:fldChar w:fldCharType="end"/>
    </w:r>
  </w:p>
  <w:p w14:paraId="75191DB3" w14:textId="77777777" w:rsidR="006237BA" w:rsidRDefault="006237BA" w:rsidP="0094745E">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F05FC" w14:textId="77777777"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980E3" w14:textId="5029692C" w:rsidR="006237BA" w:rsidRDefault="006237BA"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B289C">
      <w:rPr>
        <w:rStyle w:val="PageNumber"/>
        <w:noProof/>
      </w:rPr>
      <w:t>25</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2692DC" w14:textId="77777777" w:rsidR="00A82BEF" w:rsidRDefault="00A82BEF">
      <w:r>
        <w:separator/>
      </w:r>
    </w:p>
  </w:footnote>
  <w:footnote w:type="continuationSeparator" w:id="0">
    <w:p w14:paraId="4691DFEC" w14:textId="77777777" w:rsidR="00A82BEF" w:rsidRDefault="00A82BEF">
      <w:r>
        <w:continuationSeparator/>
      </w:r>
    </w:p>
  </w:footnote>
  <w:footnote w:type="continuationNotice" w:id="1">
    <w:p w14:paraId="1E5DD231" w14:textId="77777777" w:rsidR="00A82BEF" w:rsidRDefault="00A82BEF"/>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96B"/>
    <w:rsid w:val="000036E5"/>
    <w:rsid w:val="0001349E"/>
    <w:rsid w:val="000138ED"/>
    <w:rsid w:val="00014C80"/>
    <w:rsid w:val="00015C8E"/>
    <w:rsid w:val="000161D5"/>
    <w:rsid w:val="00025B49"/>
    <w:rsid w:val="00032A53"/>
    <w:rsid w:val="000330EC"/>
    <w:rsid w:val="00037343"/>
    <w:rsid w:val="00040AAF"/>
    <w:rsid w:val="0005577D"/>
    <w:rsid w:val="000607DA"/>
    <w:rsid w:val="00063068"/>
    <w:rsid w:val="0006486C"/>
    <w:rsid w:val="00064A53"/>
    <w:rsid w:val="0007192B"/>
    <w:rsid w:val="000737EB"/>
    <w:rsid w:val="00073D01"/>
    <w:rsid w:val="0007772A"/>
    <w:rsid w:val="000809B2"/>
    <w:rsid w:val="0008456B"/>
    <w:rsid w:val="00085C12"/>
    <w:rsid w:val="00087BBC"/>
    <w:rsid w:val="00092EE2"/>
    <w:rsid w:val="0009546B"/>
    <w:rsid w:val="00097561"/>
    <w:rsid w:val="00097D97"/>
    <w:rsid w:val="000A0D93"/>
    <w:rsid w:val="000A355E"/>
    <w:rsid w:val="000A6CF4"/>
    <w:rsid w:val="000A7C4B"/>
    <w:rsid w:val="000C077B"/>
    <w:rsid w:val="000C2776"/>
    <w:rsid w:val="000C53C0"/>
    <w:rsid w:val="000C563B"/>
    <w:rsid w:val="000D0771"/>
    <w:rsid w:val="000D39DD"/>
    <w:rsid w:val="000D4DF6"/>
    <w:rsid w:val="000D54C5"/>
    <w:rsid w:val="000E258A"/>
    <w:rsid w:val="000E604A"/>
    <w:rsid w:val="00100D87"/>
    <w:rsid w:val="00106815"/>
    <w:rsid w:val="00110076"/>
    <w:rsid w:val="00111115"/>
    <w:rsid w:val="00112A57"/>
    <w:rsid w:val="001139FE"/>
    <w:rsid w:val="001153F2"/>
    <w:rsid w:val="00123774"/>
    <w:rsid w:val="001241AE"/>
    <w:rsid w:val="00134649"/>
    <w:rsid w:val="001371DD"/>
    <w:rsid w:val="00140DB8"/>
    <w:rsid w:val="00141EE8"/>
    <w:rsid w:val="0014511F"/>
    <w:rsid w:val="00145575"/>
    <w:rsid w:val="001535E0"/>
    <w:rsid w:val="00154645"/>
    <w:rsid w:val="00155518"/>
    <w:rsid w:val="001578B7"/>
    <w:rsid w:val="001647AD"/>
    <w:rsid w:val="00164CC4"/>
    <w:rsid w:val="00165E04"/>
    <w:rsid w:val="0017009F"/>
    <w:rsid w:val="00172B5B"/>
    <w:rsid w:val="00175B70"/>
    <w:rsid w:val="00180ECA"/>
    <w:rsid w:val="001A24B7"/>
    <w:rsid w:val="001A3D0C"/>
    <w:rsid w:val="001A6289"/>
    <w:rsid w:val="001A752D"/>
    <w:rsid w:val="001A7F31"/>
    <w:rsid w:val="001B2697"/>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4AAB"/>
    <w:rsid w:val="001F57EB"/>
    <w:rsid w:val="001F77F3"/>
    <w:rsid w:val="00206140"/>
    <w:rsid w:val="00213027"/>
    <w:rsid w:val="0021470F"/>
    <w:rsid w:val="00223743"/>
    <w:rsid w:val="00227AA5"/>
    <w:rsid w:val="002323F2"/>
    <w:rsid w:val="002358D5"/>
    <w:rsid w:val="00241591"/>
    <w:rsid w:val="00241EB9"/>
    <w:rsid w:val="00252881"/>
    <w:rsid w:val="002574F3"/>
    <w:rsid w:val="0026389E"/>
    <w:rsid w:val="00267923"/>
    <w:rsid w:val="0027353C"/>
    <w:rsid w:val="002769D0"/>
    <w:rsid w:val="00283342"/>
    <w:rsid w:val="0029344A"/>
    <w:rsid w:val="00293473"/>
    <w:rsid w:val="002960A3"/>
    <w:rsid w:val="00296BD5"/>
    <w:rsid w:val="002A0B4C"/>
    <w:rsid w:val="002A6C71"/>
    <w:rsid w:val="002B4DCB"/>
    <w:rsid w:val="002C2EDC"/>
    <w:rsid w:val="002D042A"/>
    <w:rsid w:val="002D3F38"/>
    <w:rsid w:val="002E038D"/>
    <w:rsid w:val="002E3D60"/>
    <w:rsid w:val="002E4AD3"/>
    <w:rsid w:val="002E5F11"/>
    <w:rsid w:val="002F1D41"/>
    <w:rsid w:val="002F7403"/>
    <w:rsid w:val="00303B67"/>
    <w:rsid w:val="00305209"/>
    <w:rsid w:val="00306DFD"/>
    <w:rsid w:val="00310E7E"/>
    <w:rsid w:val="003233E5"/>
    <w:rsid w:val="00323B6E"/>
    <w:rsid w:val="003242D9"/>
    <w:rsid w:val="00324A84"/>
    <w:rsid w:val="00326ABE"/>
    <w:rsid w:val="003317ED"/>
    <w:rsid w:val="00370E83"/>
    <w:rsid w:val="00371197"/>
    <w:rsid w:val="003730E2"/>
    <w:rsid w:val="00393366"/>
    <w:rsid w:val="003953FB"/>
    <w:rsid w:val="003B10FF"/>
    <w:rsid w:val="003C6749"/>
    <w:rsid w:val="003D3E4E"/>
    <w:rsid w:val="003D575B"/>
    <w:rsid w:val="003D77F4"/>
    <w:rsid w:val="003E17AC"/>
    <w:rsid w:val="003F11C1"/>
    <w:rsid w:val="00400606"/>
    <w:rsid w:val="00413881"/>
    <w:rsid w:val="00413F8E"/>
    <w:rsid w:val="00422055"/>
    <w:rsid w:val="00431D95"/>
    <w:rsid w:val="004321B4"/>
    <w:rsid w:val="00437D42"/>
    <w:rsid w:val="00447303"/>
    <w:rsid w:val="0045634B"/>
    <w:rsid w:val="00460727"/>
    <w:rsid w:val="00460D94"/>
    <w:rsid w:val="004630FC"/>
    <w:rsid w:val="004702C5"/>
    <w:rsid w:val="00475514"/>
    <w:rsid w:val="004761C5"/>
    <w:rsid w:val="00476598"/>
    <w:rsid w:val="0047749E"/>
    <w:rsid w:val="00477F0B"/>
    <w:rsid w:val="00484863"/>
    <w:rsid w:val="00484E3B"/>
    <w:rsid w:val="004878EC"/>
    <w:rsid w:val="00490CF2"/>
    <w:rsid w:val="00492DAF"/>
    <w:rsid w:val="00494DA5"/>
    <w:rsid w:val="004951FD"/>
    <w:rsid w:val="004A6522"/>
    <w:rsid w:val="004B489C"/>
    <w:rsid w:val="004C3F33"/>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35DCA"/>
    <w:rsid w:val="00537426"/>
    <w:rsid w:val="005430F7"/>
    <w:rsid w:val="00551EAA"/>
    <w:rsid w:val="00552BD3"/>
    <w:rsid w:val="00554C76"/>
    <w:rsid w:val="00556C33"/>
    <w:rsid w:val="0055719F"/>
    <w:rsid w:val="005608E9"/>
    <w:rsid w:val="00562F3E"/>
    <w:rsid w:val="0056490F"/>
    <w:rsid w:val="00566F6F"/>
    <w:rsid w:val="005717FC"/>
    <w:rsid w:val="005725C8"/>
    <w:rsid w:val="00574DB7"/>
    <w:rsid w:val="00580D60"/>
    <w:rsid w:val="00582337"/>
    <w:rsid w:val="005823BA"/>
    <w:rsid w:val="00584BE3"/>
    <w:rsid w:val="00587168"/>
    <w:rsid w:val="00591920"/>
    <w:rsid w:val="005922A2"/>
    <w:rsid w:val="00597846"/>
    <w:rsid w:val="00597A2E"/>
    <w:rsid w:val="005A15DC"/>
    <w:rsid w:val="005A38E3"/>
    <w:rsid w:val="005A512F"/>
    <w:rsid w:val="005B15FA"/>
    <w:rsid w:val="005B70B6"/>
    <w:rsid w:val="005B7448"/>
    <w:rsid w:val="005B7992"/>
    <w:rsid w:val="005C2A42"/>
    <w:rsid w:val="005C3355"/>
    <w:rsid w:val="005C694B"/>
    <w:rsid w:val="005D4C0F"/>
    <w:rsid w:val="005D53B0"/>
    <w:rsid w:val="005F026A"/>
    <w:rsid w:val="005F0332"/>
    <w:rsid w:val="006024B8"/>
    <w:rsid w:val="00607AE4"/>
    <w:rsid w:val="00613BCB"/>
    <w:rsid w:val="00613C0C"/>
    <w:rsid w:val="006174C6"/>
    <w:rsid w:val="006237BA"/>
    <w:rsid w:val="00624F5B"/>
    <w:rsid w:val="0063135F"/>
    <w:rsid w:val="00632616"/>
    <w:rsid w:val="00636798"/>
    <w:rsid w:val="00644811"/>
    <w:rsid w:val="0064666D"/>
    <w:rsid w:val="0065059D"/>
    <w:rsid w:val="0065196B"/>
    <w:rsid w:val="006612CB"/>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E89"/>
    <w:rsid w:val="006C3BDB"/>
    <w:rsid w:val="006C63BE"/>
    <w:rsid w:val="006D0C0A"/>
    <w:rsid w:val="006D1D0F"/>
    <w:rsid w:val="006E2025"/>
    <w:rsid w:val="006E2D76"/>
    <w:rsid w:val="006E40F1"/>
    <w:rsid w:val="006F11AE"/>
    <w:rsid w:val="006F1A8B"/>
    <w:rsid w:val="006F2FEB"/>
    <w:rsid w:val="006F7EB3"/>
    <w:rsid w:val="00702E3C"/>
    <w:rsid w:val="00705D2B"/>
    <w:rsid w:val="00705F8D"/>
    <w:rsid w:val="00710E1D"/>
    <w:rsid w:val="00712B85"/>
    <w:rsid w:val="007137E9"/>
    <w:rsid w:val="00714300"/>
    <w:rsid w:val="00715CFE"/>
    <w:rsid w:val="00720887"/>
    <w:rsid w:val="0072153E"/>
    <w:rsid w:val="0072798F"/>
    <w:rsid w:val="007433BB"/>
    <w:rsid w:val="0075249E"/>
    <w:rsid w:val="0075346B"/>
    <w:rsid w:val="007551F1"/>
    <w:rsid w:val="007617BF"/>
    <w:rsid w:val="00761993"/>
    <w:rsid w:val="00761FCD"/>
    <w:rsid w:val="00772013"/>
    <w:rsid w:val="0077467D"/>
    <w:rsid w:val="00782AA7"/>
    <w:rsid w:val="007870AF"/>
    <w:rsid w:val="00790EA3"/>
    <w:rsid w:val="007A1553"/>
    <w:rsid w:val="007A2315"/>
    <w:rsid w:val="007A6F39"/>
    <w:rsid w:val="007A74F0"/>
    <w:rsid w:val="007B1AC4"/>
    <w:rsid w:val="007B3AFA"/>
    <w:rsid w:val="007B498A"/>
    <w:rsid w:val="007B75A7"/>
    <w:rsid w:val="007C09DB"/>
    <w:rsid w:val="007C1574"/>
    <w:rsid w:val="007D2592"/>
    <w:rsid w:val="007D40BA"/>
    <w:rsid w:val="007E4368"/>
    <w:rsid w:val="007F57D1"/>
    <w:rsid w:val="007F58E8"/>
    <w:rsid w:val="007F6047"/>
    <w:rsid w:val="00801CD8"/>
    <w:rsid w:val="00801D5E"/>
    <w:rsid w:val="00803C13"/>
    <w:rsid w:val="00803E3A"/>
    <w:rsid w:val="00810B18"/>
    <w:rsid w:val="0081585C"/>
    <w:rsid w:val="00820276"/>
    <w:rsid w:val="00827246"/>
    <w:rsid w:val="0084099F"/>
    <w:rsid w:val="0084627B"/>
    <w:rsid w:val="00851BBD"/>
    <w:rsid w:val="008538B4"/>
    <w:rsid w:val="00860B34"/>
    <w:rsid w:val="00861DBA"/>
    <w:rsid w:val="00867956"/>
    <w:rsid w:val="00870E85"/>
    <w:rsid w:val="008717EE"/>
    <w:rsid w:val="0088548E"/>
    <w:rsid w:val="0088578F"/>
    <w:rsid w:val="008927DB"/>
    <w:rsid w:val="008B092C"/>
    <w:rsid w:val="008B1803"/>
    <w:rsid w:val="008B4CDA"/>
    <w:rsid w:val="008B6D92"/>
    <w:rsid w:val="008C0807"/>
    <w:rsid w:val="008C723E"/>
    <w:rsid w:val="008D17E7"/>
    <w:rsid w:val="008D44AA"/>
    <w:rsid w:val="008E26B6"/>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461ED"/>
    <w:rsid w:val="0094745E"/>
    <w:rsid w:val="00957CC4"/>
    <w:rsid w:val="00965777"/>
    <w:rsid w:val="009678D3"/>
    <w:rsid w:val="00973F5B"/>
    <w:rsid w:val="00977058"/>
    <w:rsid w:val="00977586"/>
    <w:rsid w:val="00981B2C"/>
    <w:rsid w:val="00984C48"/>
    <w:rsid w:val="00984FB4"/>
    <w:rsid w:val="00993246"/>
    <w:rsid w:val="009941A7"/>
    <w:rsid w:val="009A2853"/>
    <w:rsid w:val="009A3E74"/>
    <w:rsid w:val="009A6724"/>
    <w:rsid w:val="009B223E"/>
    <w:rsid w:val="009B34AB"/>
    <w:rsid w:val="009B7D89"/>
    <w:rsid w:val="009C48DE"/>
    <w:rsid w:val="009C4F51"/>
    <w:rsid w:val="009C70D9"/>
    <w:rsid w:val="009D4505"/>
    <w:rsid w:val="009D767F"/>
    <w:rsid w:val="009E1F47"/>
    <w:rsid w:val="009E4AAC"/>
    <w:rsid w:val="009E6662"/>
    <w:rsid w:val="009F1115"/>
    <w:rsid w:val="009F1573"/>
    <w:rsid w:val="009F44F0"/>
    <w:rsid w:val="009F55B7"/>
    <w:rsid w:val="009F642C"/>
    <w:rsid w:val="00A20069"/>
    <w:rsid w:val="00A2681D"/>
    <w:rsid w:val="00A35816"/>
    <w:rsid w:val="00A36FD9"/>
    <w:rsid w:val="00A427C1"/>
    <w:rsid w:val="00A502C2"/>
    <w:rsid w:val="00A51774"/>
    <w:rsid w:val="00A521CE"/>
    <w:rsid w:val="00A530B3"/>
    <w:rsid w:val="00A620DD"/>
    <w:rsid w:val="00A626F5"/>
    <w:rsid w:val="00A66148"/>
    <w:rsid w:val="00A67CDD"/>
    <w:rsid w:val="00A70275"/>
    <w:rsid w:val="00A7105A"/>
    <w:rsid w:val="00A74A83"/>
    <w:rsid w:val="00A77C36"/>
    <w:rsid w:val="00A825E1"/>
    <w:rsid w:val="00A82BEF"/>
    <w:rsid w:val="00A8623B"/>
    <w:rsid w:val="00A90836"/>
    <w:rsid w:val="00A91012"/>
    <w:rsid w:val="00A9112D"/>
    <w:rsid w:val="00A95EC9"/>
    <w:rsid w:val="00AA1499"/>
    <w:rsid w:val="00AA3C2D"/>
    <w:rsid w:val="00AA4C93"/>
    <w:rsid w:val="00AA516A"/>
    <w:rsid w:val="00AB289C"/>
    <w:rsid w:val="00AB531F"/>
    <w:rsid w:val="00AC3F56"/>
    <w:rsid w:val="00AC5ED7"/>
    <w:rsid w:val="00AC771A"/>
    <w:rsid w:val="00AD1556"/>
    <w:rsid w:val="00AE1180"/>
    <w:rsid w:val="00AE1F14"/>
    <w:rsid w:val="00AE4753"/>
    <w:rsid w:val="00AF1F5F"/>
    <w:rsid w:val="00AF43DE"/>
    <w:rsid w:val="00B00C8B"/>
    <w:rsid w:val="00B0308E"/>
    <w:rsid w:val="00B03876"/>
    <w:rsid w:val="00B05E64"/>
    <w:rsid w:val="00B1048B"/>
    <w:rsid w:val="00B16F19"/>
    <w:rsid w:val="00B16FA1"/>
    <w:rsid w:val="00B178F9"/>
    <w:rsid w:val="00B20D6E"/>
    <w:rsid w:val="00B27D4F"/>
    <w:rsid w:val="00B32477"/>
    <w:rsid w:val="00B34BDE"/>
    <w:rsid w:val="00B3612C"/>
    <w:rsid w:val="00B423F3"/>
    <w:rsid w:val="00B52E63"/>
    <w:rsid w:val="00B534B3"/>
    <w:rsid w:val="00B56605"/>
    <w:rsid w:val="00B57911"/>
    <w:rsid w:val="00B57AAA"/>
    <w:rsid w:val="00B63E30"/>
    <w:rsid w:val="00B66C01"/>
    <w:rsid w:val="00B7293C"/>
    <w:rsid w:val="00B74A65"/>
    <w:rsid w:val="00B77DF4"/>
    <w:rsid w:val="00B8349F"/>
    <w:rsid w:val="00BA6417"/>
    <w:rsid w:val="00BB01F9"/>
    <w:rsid w:val="00BB3506"/>
    <w:rsid w:val="00BB5ECD"/>
    <w:rsid w:val="00BB74F7"/>
    <w:rsid w:val="00BC3F0C"/>
    <w:rsid w:val="00BC52D8"/>
    <w:rsid w:val="00BC73AB"/>
    <w:rsid w:val="00BC74E6"/>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165E"/>
    <w:rsid w:val="00C720F4"/>
    <w:rsid w:val="00C731BA"/>
    <w:rsid w:val="00C73D02"/>
    <w:rsid w:val="00C775D5"/>
    <w:rsid w:val="00C822C2"/>
    <w:rsid w:val="00C8635F"/>
    <w:rsid w:val="00C94C31"/>
    <w:rsid w:val="00C976A4"/>
    <w:rsid w:val="00CA28D9"/>
    <w:rsid w:val="00CC7AAE"/>
    <w:rsid w:val="00CD4D45"/>
    <w:rsid w:val="00CD636A"/>
    <w:rsid w:val="00CF07DE"/>
    <w:rsid w:val="00CF3412"/>
    <w:rsid w:val="00CF6AE6"/>
    <w:rsid w:val="00CF7F2F"/>
    <w:rsid w:val="00D00652"/>
    <w:rsid w:val="00D006C2"/>
    <w:rsid w:val="00D0309A"/>
    <w:rsid w:val="00D03138"/>
    <w:rsid w:val="00D03977"/>
    <w:rsid w:val="00D077B9"/>
    <w:rsid w:val="00D07F9F"/>
    <w:rsid w:val="00D136F7"/>
    <w:rsid w:val="00D21020"/>
    <w:rsid w:val="00D25AD3"/>
    <w:rsid w:val="00D300FF"/>
    <w:rsid w:val="00D32F3C"/>
    <w:rsid w:val="00D33156"/>
    <w:rsid w:val="00D33F56"/>
    <w:rsid w:val="00D36637"/>
    <w:rsid w:val="00D378F4"/>
    <w:rsid w:val="00D447B4"/>
    <w:rsid w:val="00D450FB"/>
    <w:rsid w:val="00D55813"/>
    <w:rsid w:val="00D60A71"/>
    <w:rsid w:val="00D6524A"/>
    <w:rsid w:val="00D72DCF"/>
    <w:rsid w:val="00D73305"/>
    <w:rsid w:val="00D80EC0"/>
    <w:rsid w:val="00D83CCD"/>
    <w:rsid w:val="00D86244"/>
    <w:rsid w:val="00D91594"/>
    <w:rsid w:val="00D965F8"/>
    <w:rsid w:val="00DA13D7"/>
    <w:rsid w:val="00DA3EFF"/>
    <w:rsid w:val="00DB2CBB"/>
    <w:rsid w:val="00DB3225"/>
    <w:rsid w:val="00DB3899"/>
    <w:rsid w:val="00DB5268"/>
    <w:rsid w:val="00DC0A97"/>
    <w:rsid w:val="00DC340F"/>
    <w:rsid w:val="00DC71BA"/>
    <w:rsid w:val="00DD09BF"/>
    <w:rsid w:val="00DD2DDF"/>
    <w:rsid w:val="00DD4894"/>
    <w:rsid w:val="00DD53E8"/>
    <w:rsid w:val="00DE2268"/>
    <w:rsid w:val="00DF1ED9"/>
    <w:rsid w:val="00DF6AC4"/>
    <w:rsid w:val="00DF7903"/>
    <w:rsid w:val="00DF7FDE"/>
    <w:rsid w:val="00E02878"/>
    <w:rsid w:val="00E141B5"/>
    <w:rsid w:val="00E15CE2"/>
    <w:rsid w:val="00E2287D"/>
    <w:rsid w:val="00E3013D"/>
    <w:rsid w:val="00E34829"/>
    <w:rsid w:val="00E361F1"/>
    <w:rsid w:val="00E40851"/>
    <w:rsid w:val="00E512CF"/>
    <w:rsid w:val="00E5418A"/>
    <w:rsid w:val="00E605FC"/>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F0193A"/>
    <w:rsid w:val="00F02882"/>
    <w:rsid w:val="00F04592"/>
    <w:rsid w:val="00F07509"/>
    <w:rsid w:val="00F10B95"/>
    <w:rsid w:val="00F13C7A"/>
    <w:rsid w:val="00F1584A"/>
    <w:rsid w:val="00F16DFE"/>
    <w:rsid w:val="00F24F6F"/>
    <w:rsid w:val="00F30985"/>
    <w:rsid w:val="00F347A0"/>
    <w:rsid w:val="00F36612"/>
    <w:rsid w:val="00F40163"/>
    <w:rsid w:val="00F4164E"/>
    <w:rsid w:val="00F52C65"/>
    <w:rsid w:val="00F55AC7"/>
    <w:rsid w:val="00F57C38"/>
    <w:rsid w:val="00F604E7"/>
    <w:rsid w:val="00F6659E"/>
    <w:rsid w:val="00F710EF"/>
    <w:rsid w:val="00F712EE"/>
    <w:rsid w:val="00F742F2"/>
    <w:rsid w:val="00F81F2D"/>
    <w:rsid w:val="00F82744"/>
    <w:rsid w:val="00F83E8E"/>
    <w:rsid w:val="00F8508E"/>
    <w:rsid w:val="00F95910"/>
    <w:rsid w:val="00FA0B4C"/>
    <w:rsid w:val="00FA29A5"/>
    <w:rsid w:val="00FA34CC"/>
    <w:rsid w:val="00FA4114"/>
    <w:rsid w:val="00FA429F"/>
    <w:rsid w:val="00FA56FE"/>
    <w:rsid w:val="00FB2929"/>
    <w:rsid w:val="00FD048A"/>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globalenvhealth.org/code-data-download" TargetMode="Externa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census.gov/data/tables/time-series/demo/popest/1980s-county.html"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nvss/bridged_race.htm"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emf"/><Relationship Id="rId23" Type="http://schemas.openxmlformats.org/officeDocument/2006/relationships/fontTable" Target="fontTable.xml"/><Relationship Id="rId10" Type="http://schemas.openxmlformats.org/officeDocument/2006/relationships/hyperlink" Target="https://www.cdc.gov/nchs/nvss/dvs_data_release.htm" TargetMode="External"/><Relationship Id="rId19" Type="http://schemas.openxmlformats.org/officeDocument/2006/relationships/image" Target="media/image4.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e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B2062-6765-4EB1-B9B6-AD242F64C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27522</Words>
  <Characters>156876</Characters>
  <Application>Microsoft Office Word</Application>
  <DocSecurity>0</DocSecurity>
  <Lines>1307</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Ezzati, Majid</cp:lastModifiedBy>
  <cp:revision>19</cp:revision>
  <cp:lastPrinted>2019-04-24T19:05:00Z</cp:lastPrinted>
  <dcterms:created xsi:type="dcterms:W3CDTF">2019-05-15T14:13:00Z</dcterms:created>
  <dcterms:modified xsi:type="dcterms:W3CDTF">2019-07-26T20:50:00Z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http://www.zotero.org/styles/the-new-england-journal-of-medicine</vt:lpwstr>
  </property>
  <property fmtid="{D5CDD505-2E9C-101B-9397-08002B2CF9AE}" pid="23" name="Mendeley Recent Style Name 9_1">
    <vt:lpwstr>The New England Journal of Medicine</vt:lpwstr>
  </property>
  <property fmtid="{D5CDD505-2E9C-101B-9397-08002B2CF9AE}" pid="24" name="Mendeley Citation Style_1">
    <vt:lpwstr>http://www.zotero.org/styles/the-new-england-journal-of-medicine</vt:lpwstr>
  </property>
</Properties>
</file>