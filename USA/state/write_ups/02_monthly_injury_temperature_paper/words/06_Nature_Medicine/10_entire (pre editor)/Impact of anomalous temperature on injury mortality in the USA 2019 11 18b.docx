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0CCC2155"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310E4B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commentRangeStart w:id="0"/>
      <w:commentRangeStart w:id="1"/>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w:t>
      </w:r>
      <w:commentRangeEnd w:id="0"/>
      <w:r w:rsidR="00225933">
        <w:rPr>
          <w:rStyle w:val="CommentReference"/>
          <w:rFonts w:asciiTheme="minorHAnsi" w:hAnsiTheme="minorHAnsi" w:cstheme="minorBidi"/>
          <w:lang w:eastAsia="en-US"/>
        </w:rPr>
        <w:commentReference w:id="0"/>
      </w:r>
      <w:commentRangeEnd w:id="1"/>
      <w:r w:rsidR="00976DD3">
        <w:rPr>
          <w:rStyle w:val="CommentReference"/>
          <w:rFonts w:asciiTheme="minorHAnsi" w:hAnsiTheme="minorHAnsi" w:cstheme="minorBidi"/>
          <w:lang w:eastAsia="en-US"/>
        </w:rPr>
        <w:commentReference w:id="1"/>
      </w:r>
      <w:r w:rsidR="0065196B" w:rsidRPr="00E85AFA">
        <w:rPr>
          <w:color w:val="000000" w:themeColor="text1"/>
        </w:rPr>
        <w:t>Less research has been conducted on injuries</w:t>
      </w:r>
      <w:r w:rsidR="00494DA5" w:rsidRPr="00E85AFA">
        <w:rPr>
          <w:color w:val="000000" w:themeColor="text1"/>
        </w:rPr>
        <w:t>,</w:t>
      </w:r>
      <w:commentRangeStart w:id="2"/>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commentRangeEnd w:id="2"/>
      <w:r w:rsidR="00482E08">
        <w:rPr>
          <w:rStyle w:val="CommentReference"/>
          <w:rFonts w:asciiTheme="minorHAnsi" w:hAnsiTheme="minorHAnsi" w:cstheme="minorBidi"/>
          <w:lang w:eastAsia="en-US"/>
        </w:rPr>
        <w:commentReference w:id="2"/>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commentRangeStart w:id="3"/>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t>
      </w:r>
      <w:commentRangeEnd w:id="3"/>
      <w:r w:rsidR="00482E08">
        <w:rPr>
          <w:rStyle w:val="CommentReference"/>
          <w:rFonts w:asciiTheme="minorHAnsi" w:hAnsiTheme="minorHAnsi" w:cstheme="minorBidi"/>
          <w:lang w:eastAsia="en-US"/>
        </w:rPr>
        <w:commentReference w:id="3"/>
      </w:r>
      <w:r w:rsidR="0065196B" w:rsidRPr="00E85AFA">
        <w:rPr>
          <w:color w:val="000000" w:themeColor="text1"/>
        </w:rPr>
        <w:t xml:space="preserve">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commentRangeStart w:id="4"/>
      <w:ins w:id="5" w:author="Ezzati, Majid" w:date="2019-11-13T04:07:00Z">
        <w:r w:rsidR="00482E08">
          <w:rPr>
            <w:color w:val="000000" w:themeColor="text1"/>
          </w:rPr>
          <w:t>alcohol drinking,</w:t>
        </w:r>
        <w:r w:rsidR="00482E08" w:rsidRPr="00E85AFA">
          <w:fldChar w:fldCharType="begin" w:fldLock="1"/>
        </w:r>
        <w:r w:rsidR="00482E0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482E08" w:rsidRPr="00E85AFA">
          <w:fldChar w:fldCharType="separate"/>
        </w:r>
        <w:r w:rsidR="00482E08" w:rsidRPr="00EF1DA9">
          <w:rPr>
            <w:noProof/>
            <w:vertAlign w:val="superscript"/>
          </w:rPr>
          <w:t>13</w:t>
        </w:r>
        <w:r w:rsidR="00482E08" w:rsidRPr="00E85AFA">
          <w:fldChar w:fldCharType="end"/>
        </w:r>
        <w:r w:rsidR="00482E08">
          <w:rPr>
            <w:color w:val="000000" w:themeColor="text1"/>
          </w:rPr>
          <w:t xml:space="preserve"> </w:t>
        </w:r>
        <w:commentRangeEnd w:id="4"/>
        <w:r w:rsidR="00482E08">
          <w:rPr>
            <w:rStyle w:val="CommentReference"/>
            <w:rFonts w:asciiTheme="minorHAnsi" w:hAnsiTheme="minorHAnsi" w:cstheme="minorBidi"/>
            <w:lang w:eastAsia="en-US"/>
          </w:rPr>
          <w:commentReference w:id="4"/>
        </w:r>
      </w:ins>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bookmarkStart w:id="6" w:name="_GoBack"/>
      <w:del w:id="7" w:author="Ezzati, Majid" w:date="2019-11-13T04:07:00Z">
        <w:r w:rsidR="008A31A1" w:rsidDel="00482E08">
          <w:rPr>
            <w:color w:val="000000" w:themeColor="text1"/>
          </w:rPr>
          <w:delText>alcohol drinking,</w:delText>
        </w:r>
        <w:r w:rsidR="0098425A" w:rsidRPr="00E85AFA" w:rsidDel="00482E08">
          <w:fldChar w:fldCharType="begin" w:fldLock="1"/>
        </w:r>
        <w:r w:rsidR="00EF1DA9" w:rsidRPr="003B001F" w:rsidDel="00482E08">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w:delInstrText>
        </w:r>
        <w:r w:rsidR="00EF1DA9" w:rsidRPr="003B001F" w:rsidDel="00482E08">
          <w:rPr>
            <w:rPrChange w:id="8" w:author="Robbie Parks" w:date="2019-11-18T14:18:00Z">
              <w:rPr/>
            </w:rPrChange>
          </w:rPr>
          <w:delInstrText>13&lt;/sup&gt;"},"properties":{"noteIndex":0},"schema":"https://github.com/citation-style-language/schema/raw/master/csl-citation.json"}</w:delInstrText>
        </w:r>
        <w:r w:rsidR="0098425A" w:rsidRPr="00E85AFA" w:rsidDel="00482E08">
          <w:fldChar w:fldCharType="separate"/>
        </w:r>
        <w:r w:rsidR="00EF1DA9" w:rsidRPr="00EF1DA9" w:rsidDel="00482E08">
          <w:rPr>
            <w:noProof/>
            <w:vertAlign w:val="superscript"/>
          </w:rPr>
          <w:delText>13</w:delText>
        </w:r>
        <w:r w:rsidR="0098425A" w:rsidRPr="00E85AFA" w:rsidDel="00482E08">
          <w:fldChar w:fldCharType="end"/>
        </w:r>
        <w:r w:rsidR="008A31A1" w:rsidDel="00482E08">
          <w:rPr>
            <w:color w:val="000000" w:themeColor="text1"/>
          </w:rPr>
          <w:delText xml:space="preserve"> </w:delText>
        </w:r>
      </w:del>
      <w:bookmarkEnd w:id="6"/>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1065E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p>
    <w:p w14:paraId="0DB3C8A7" w14:textId="77777777" w:rsidR="00705D2B" w:rsidRPr="00E85AFA" w:rsidRDefault="00705D2B" w:rsidP="00705D2B">
      <w:pPr>
        <w:spacing w:line="480" w:lineRule="auto"/>
        <w:jc w:val="both"/>
      </w:pPr>
    </w:p>
    <w:p w14:paraId="0235BF7C" w14:textId="57DA352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del w:id="9" w:author="Ezzati, Majid" w:date="2019-11-13T04:09:00Z">
        <w:r w:rsidRPr="00E85AFA" w:rsidDel="00A577B2">
          <w:delText xml:space="preserve">over </w:delText>
        </w:r>
      </w:del>
      <w:ins w:id="10" w:author="Ezzati, Majid" w:date="2019-11-13T04:09:00Z">
        <w:r w:rsidR="00A577B2">
          <w:t>more than</w:t>
        </w:r>
        <w:r w:rsidR="00A577B2" w:rsidRPr="00E85AFA">
          <w:t xml:space="preserve"> </w:t>
        </w:r>
      </w:ins>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1ABF04F0"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D21C12">
        <w:t xml:space="preserve">Extended Data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11" w:author="Ezzati, Majid" w:date="2019-11-13T04:10:00Z">
        <w:r w:rsidR="007433BB" w:rsidRPr="00E85AFA" w:rsidDel="00A577B2">
          <w:rPr>
            <w:bCs/>
            <w:color w:val="000000" w:themeColor="text1"/>
          </w:rPr>
          <w:delText xml:space="preserve"> (</w:delText>
        </w:r>
        <w:r w:rsidR="00210FEB" w:rsidDel="00A577B2">
          <w:rPr>
            <w:color w:val="000000" w:themeColor="text1"/>
          </w:rPr>
          <w:delText>Extended Data Figure 2</w:delText>
        </w:r>
        <w:r w:rsidR="007433BB" w:rsidRPr="00E85AFA" w:rsidDel="00A577B2">
          <w:rPr>
            <w:bCs/>
            <w:color w:val="000000" w:themeColor="text1"/>
          </w:rPr>
          <w:delText>)</w:delText>
        </w:r>
      </w:del>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45A21BEF"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w:t>
      </w:r>
      <w:r w:rsidR="00E8517B">
        <w:rPr>
          <w:color w:val="000000" w:themeColor="text1"/>
        </w:rPr>
        <w:lastRenderedPageBreak/>
        <w:t>the Paris Climate Agreement</w:t>
      </w:r>
      <w:r w:rsidRPr="00E85AFA">
        <w:rPr>
          <w:color w:val="000000" w:themeColor="text1"/>
        </w:rPr>
        <w:t>.</w:t>
      </w:r>
      <w:ins w:id="12" w:author="Robbie Parks" w:date="2019-11-18T10:35:00Z">
        <w:r w:rsidR="00225933">
          <w:rPr>
            <w:rFonts w:eastAsia="Times New Roman"/>
            <w:b/>
          </w:rPr>
          <w:fldChar w:fldCharType="begin" w:fldLock="1"/>
        </w:r>
        <w:r w:rsidR="00225933">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225933">
          <w:rPr>
            <w:rFonts w:eastAsia="Times New Roman"/>
            <w:b/>
          </w:rPr>
          <w:fldChar w:fldCharType="separate"/>
        </w:r>
        <w:r w:rsidR="00225933" w:rsidRPr="00EF1DA9">
          <w:rPr>
            <w:rFonts w:eastAsia="Times New Roman"/>
            <w:noProof/>
            <w:vertAlign w:val="superscript"/>
          </w:rPr>
          <w:t>2</w:t>
        </w:r>
        <w:r w:rsidR="00225933">
          <w:rPr>
            <w:rFonts w:eastAsia="Times New Roman"/>
            <w:b/>
          </w:rPr>
          <w:fldChar w:fldCharType="end"/>
        </w:r>
      </w:ins>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9ECD5AF"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6AF7AE84" w:rsidR="00F82744" w:rsidRPr="00E85AFA" w:rsidRDefault="00F82744" w:rsidP="00F82744">
      <w:pPr>
        <w:spacing w:line="480" w:lineRule="auto"/>
        <w:jc w:val="both"/>
      </w:pPr>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3DCE9130"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commentRangeStart w:id="13"/>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commentRangeEnd w:id="13"/>
      <w:r w:rsidR="007E0E87">
        <w:rPr>
          <w:rStyle w:val="CommentReference"/>
          <w:rFonts w:asciiTheme="minorHAnsi" w:hAnsiTheme="minorHAnsi" w:cstheme="minorBidi"/>
          <w:lang w:eastAsia="en-US"/>
        </w:rPr>
        <w:commentReference w:id="13"/>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1689CA45" w:rsidR="0099481A"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0225A95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13.</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79DF17B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14.</w:t>
      </w:r>
      <w:r w:rsidRPr="00DE2407">
        <w:rPr>
          <w:noProof/>
          <w:lang w:val="en-US"/>
        </w:rPr>
        <w:tab/>
        <w:t xml:space="preserve">Parks, R. M., Bennett, J. E., Foreman, K. J., Toumi, R. &amp; Ezzati, M. National and regional seasonal dynamics of all-cause and cause-specific mortality in the USA from 1980 to 2016. </w:t>
      </w:r>
      <w:r w:rsidRPr="00DE2407">
        <w:rPr>
          <w:i/>
          <w:iCs/>
          <w:noProof/>
          <w:lang w:val="en-US"/>
        </w:rPr>
        <w:t>Elife</w:t>
      </w:r>
      <w:r w:rsidRPr="00DE2407">
        <w:rPr>
          <w:noProof/>
          <w:lang w:val="en-US"/>
        </w:rPr>
        <w:t xml:space="preserve"> </w:t>
      </w:r>
      <w:r w:rsidRPr="00DE2407">
        <w:rPr>
          <w:b/>
          <w:bCs/>
          <w:noProof/>
          <w:lang w:val="en-US"/>
        </w:rPr>
        <w:t>7</w:t>
      </w:r>
      <w:r w:rsidRPr="00DE2407">
        <w:rPr>
          <w:noProof/>
          <w:lang w:val="en-US"/>
        </w:rPr>
        <w:t>, (2018).</w:t>
      </w:r>
    </w:p>
    <w:p w14:paraId="7E9CE95F"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15.</w:t>
      </w:r>
      <w:r w:rsidRPr="00DE2407">
        <w:rPr>
          <w:noProof/>
          <w:lang w:val="en-US"/>
        </w:rPr>
        <w:tab/>
        <w:t xml:space="preserve">Rau, R. Seasonality in human mortality. A demographic approach. </w:t>
      </w:r>
      <w:r w:rsidRPr="00DE2407">
        <w:rPr>
          <w:i/>
          <w:iCs/>
          <w:noProof/>
          <w:lang w:val="en-US"/>
        </w:rPr>
        <w:t>Wirtschafts- und Sozialwissenschaftlichen Fak.</w:t>
      </w:r>
      <w:r w:rsidRPr="00DE2407">
        <w:rPr>
          <w:noProof/>
          <w:lang w:val="en-US"/>
        </w:rPr>
        <w:t xml:space="preserve"> </w:t>
      </w:r>
      <w:r w:rsidRPr="00DE2407">
        <w:rPr>
          <w:b/>
          <w:bCs/>
          <w:noProof/>
          <w:lang w:val="en-US"/>
        </w:rPr>
        <w:t>PhD</w:t>
      </w:r>
      <w:r w:rsidRPr="00DE2407">
        <w:rPr>
          <w:noProof/>
          <w:lang w:val="en-US"/>
        </w:rPr>
        <w:t>, 361 (2004).</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2"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3" w:history="1">
        <w:r w:rsidRPr="00E85AFA">
          <w:rPr>
            <w:rStyle w:val="Hyperlink"/>
          </w:rPr>
          <w:t>https://www.cdc.gov/nchs/nvss/bridged_race.htm</w:t>
        </w:r>
      </w:hyperlink>
      <w:r w:rsidRPr="00E85AFA">
        <w:rPr>
          <w:color w:val="000000" w:themeColor="text1"/>
        </w:rPr>
        <w:t>) and from the US Census Bureau prior to 1990 (</w:t>
      </w:r>
      <w:hyperlink r:id="rId14"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3E4B96E5"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del w:id="14" w:author="Ezzati, Majid" w:date="2019-11-13T04:11:00Z">
        <w:r w:rsidR="00933E31" w:rsidRPr="00E85AFA" w:rsidDel="00A577B2">
          <w:delText xml:space="preserve"> </w:delText>
        </w:r>
        <w:r w:rsidRPr="00E85AFA" w:rsidDel="00A577B2">
          <w:delText>(</w:delText>
        </w:r>
        <w:r w:rsidR="0018209F" w:rsidRPr="00E1512E" w:rsidDel="00A577B2">
          <w:delText>Extended Data Figure 1</w:delText>
        </w:r>
        <w:r w:rsidRPr="00E85AFA" w:rsidDel="00A577B2">
          <w:delText>)</w:delText>
        </w:r>
      </w:del>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B61602"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B61602"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038DDD7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709F98D2" w:rsidR="00C832E3" w:rsidRPr="00E85AFA" w:rsidRDefault="00C832E3" w:rsidP="008E42C2">
      <w:pPr>
        <w:spacing w:line="480" w:lineRule="auto"/>
        <w:jc w:val="both"/>
      </w:pPr>
      <w:r w:rsidRPr="00E85AFA">
        <w:t xml:space="preserve">We fitted the models using integrated nested Laplace approximation (INLA), using the R-INLA software, which </w:t>
      </w:r>
      <w:del w:id="15" w:author="Ezzati, Majid" w:date="2019-11-13T04:13:00Z">
        <w:r w:rsidRPr="00E85AFA" w:rsidDel="00C90B21">
          <w:delText>offers orders of</w:delText>
        </w:r>
      </w:del>
      <w:ins w:id="16" w:author="Ezzati, Majid" w:date="2019-11-13T04:13:00Z">
        <w:r w:rsidR="00C90B21">
          <w:t>is</w:t>
        </w:r>
      </w:ins>
      <w:r w:rsidRPr="00E85AFA">
        <w:t xml:space="preserve"> computational</w:t>
      </w:r>
      <w:ins w:id="17" w:author="Ezzati, Majid" w:date="2019-11-13T04:13:00Z">
        <w:r w:rsidR="00C90B21">
          <w:t>ly</w:t>
        </w:r>
      </w:ins>
      <w:r w:rsidRPr="00E85AFA">
        <w:t xml:space="preserve"> </w:t>
      </w:r>
      <w:ins w:id="18" w:author="Robbie Parks" w:date="2019-11-18T10:46:00Z">
        <w:r w:rsidR="00366DBA">
          <w:t xml:space="preserve">more </w:t>
        </w:r>
      </w:ins>
      <w:r w:rsidRPr="00E85AFA">
        <w:t>efficien</w:t>
      </w:r>
      <w:ins w:id="19" w:author="Ezzati, Majid" w:date="2019-11-13T04:13:00Z">
        <w:r w:rsidR="00C90B21">
          <w:t xml:space="preserve">t </w:t>
        </w:r>
      </w:ins>
      <w:del w:id="20" w:author="Ezzati, Majid" w:date="2019-11-13T04:13:00Z">
        <w:r w:rsidRPr="00E85AFA" w:rsidDel="00C90B21">
          <w:delText xml:space="preserve">cy improvement in Bayesian inference compared to </w:delText>
        </w:r>
      </w:del>
      <w:ins w:id="21" w:author="Ezzati, Majid" w:date="2019-11-13T04:13:00Z">
        <w:r w:rsidR="00C90B21">
          <w:t xml:space="preserve">than </w:t>
        </w:r>
      </w:ins>
      <w:r w:rsidRPr="00E85AFA">
        <w:t>traditional MCMC</w:t>
      </w:r>
      <w:ins w:id="22" w:author="Ezzati, Majid" w:date="2019-11-13T04:13:00Z">
        <w:r w:rsidR="00C90B21">
          <w:t xml:space="preserve"> </w:t>
        </w:r>
      </w:ins>
      <w:ins w:id="23" w:author="Ezzati, Majid" w:date="2019-11-13T04:14:00Z">
        <w:r w:rsidR="00C90B21">
          <w:t>for</w:t>
        </w:r>
      </w:ins>
      <w:ins w:id="24" w:author="Ezzati, Majid" w:date="2019-11-13T04:13:00Z">
        <w:r w:rsidR="00C90B21" w:rsidRPr="00E85AFA">
          <w:t xml:space="preserve"> Bayesian inference</w:t>
        </w:r>
      </w:ins>
      <w:r w:rsidRPr="00E85AFA">
        <w:t>.</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010D621F"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del w:id="25" w:author="Ezzati, Majid" w:date="2019-11-18T16:59:00Z">
        <w:r w:rsidRPr="00E85AFA" w:rsidDel="00976DD3">
          <w:rPr>
            <w:i/>
            <w:color w:val="000000" w:themeColor="text1"/>
          </w:rPr>
          <w:delText xml:space="preserve">prior </w:delText>
        </w:r>
      </w:del>
      <w:ins w:id="26" w:author="Ezzati, Majid" w:date="2019-11-18T16:59:00Z">
        <w:r w:rsidR="00976DD3">
          <w:rPr>
            <w:i/>
            <w:color w:val="000000" w:themeColor="text1"/>
          </w:rPr>
          <w:t>previous</w:t>
        </w:r>
        <w:r w:rsidR="00976DD3" w:rsidRPr="00E85AFA">
          <w:rPr>
            <w:i/>
            <w:color w:val="000000" w:themeColor="text1"/>
          </w:rPr>
          <w:t xml:space="preserve"> </w:t>
        </w:r>
      </w:ins>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1C63FCDA"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w:t>
      </w:r>
      <w:r w:rsidRPr="00E85AFA">
        <w:lastRenderedPageBreak/>
        <w:t>disparate national datasets on mortality (</w:t>
      </w:r>
      <w:del w:id="27" w:author="Ezzati, Majid" w:date="2019-11-13T04:14:00Z">
        <w:r w:rsidRPr="00E85AFA" w:rsidDel="00737378">
          <w:delText xml:space="preserve">US </w:delText>
        </w:r>
      </w:del>
      <w:r w:rsidRPr="00E85AFA">
        <w:t>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r w:rsidR="00491E98">
        <w:t>, such as county or district,</w:t>
      </w:r>
      <w:r w:rsidR="00075CB2">
        <w:fldChar w:fldCharType="begin" w:fldLock="1"/>
      </w:r>
      <w:r w:rsidR="00EF1DA9">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rsidR="00075CB2">
        <w:fldChar w:fldCharType="separate"/>
      </w:r>
      <w:r w:rsidR="00EF1DA9" w:rsidRPr="00EF1DA9">
        <w:rPr>
          <w:noProof/>
          <w:vertAlign w:val="superscript"/>
        </w:rPr>
        <w:t>50</w:t>
      </w:r>
      <w:r w:rsidR="00075CB2">
        <w:fldChar w:fldCharType="end"/>
      </w:r>
      <w:r w:rsidR="00454A7D">
        <w:t xml:space="preserve">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A56A47">
        <w:t>We used categories of injuries that are relevant for public health purposes and for designing and implementing interventions. It may be possible to further split each category. For example,</w:t>
      </w:r>
      <w:r w:rsidR="00A56A47" w:rsidDel="00D6386C">
        <w:t xml:space="preserve"> 92% of all transport injuries in males and 96% in females</w:t>
      </w:r>
      <w:r w:rsidR="00A56A47">
        <w:t xml:space="preserve"> are from</w:t>
      </w:r>
      <w:r w:rsidR="00A56A47" w:rsidDel="00D6386C">
        <w:t xml:space="preserve"> road traffic injuries</w:t>
      </w:r>
      <w:r w:rsidR="00A56A47">
        <w:t>, with the remainder being classified as other transport injuries</w:t>
      </w:r>
      <w:r w:rsidR="00A56A47" w:rsidDel="00D6386C">
        <w:t xml:space="preserve"> (Extended Data Figure 5). </w:t>
      </w:r>
      <w:r w:rsidR="00A56A47">
        <w:t xml:space="preserve">Similarly, suicides can be classified based on the means of suicide. To the extent that these sub-categories are relevant for interventions, they </w:t>
      </w:r>
      <w:del w:id="28" w:author="Ezzati, Majid" w:date="2019-11-13T04:14:00Z">
        <w:r w:rsidR="00A56A47" w:rsidDel="00F54551">
          <w:delText xml:space="preserve">can </w:delText>
        </w:r>
      </w:del>
      <w:ins w:id="29" w:author="Ezzati, Majid" w:date="2019-11-13T04:14:00Z">
        <w:r w:rsidR="00F54551">
          <w:t xml:space="preserve">should </w:t>
        </w:r>
      </w:ins>
      <w:r w:rsidR="00A56A47">
        <w:t xml:space="preserve">be separately analysed in future studies. </w:t>
      </w:r>
      <w:r w:rsidR="00A56A47" w:rsidDel="00D6386C">
        <w:t xml:space="preserve">Finally, </w:t>
      </w:r>
      <w:r w:rsidR="007A6258">
        <w:t>a</w:t>
      </w:r>
      <w:r w:rsidR="00853C6B" w:rsidRPr="00853C6B">
        <w:t xml:space="preserve">s with any Bayesian </w:t>
      </w:r>
      <w:r w:rsidR="00A56A47">
        <w:t>model</w:t>
      </w:r>
      <w:r w:rsidR="00853C6B">
        <w:t>,</w:t>
      </w:r>
      <w:r w:rsidR="00853C6B" w:rsidRPr="00853C6B">
        <w:t xml:space="preserve"> choices of prior distributions</w:t>
      </w:r>
      <w:r w:rsidR="004750C2">
        <w:t xml:space="preserve"> and hyper-</w:t>
      </w:r>
      <w:r w:rsidR="006A618D">
        <w:t>parameters</w:t>
      </w:r>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6A618D">
        <w:t xml:space="preserve">the </w:t>
      </w:r>
      <w:r w:rsidR="00F8765B">
        <w:t>priors</w:t>
      </w:r>
      <w:r w:rsidR="00853C6B" w:rsidRPr="00853C6B">
        <w:t xml:space="preserve"> we use</w:t>
      </w:r>
      <w:r w:rsidR="00EC3601">
        <w:t>d</w:t>
      </w:r>
      <w:r w:rsidR="004750C2">
        <w:t xml:space="preserve">. For example, our weakly informative gamma priors could have been replaced with </w:t>
      </w:r>
      <w:r w:rsidR="0023369B">
        <w:t>penalised complexity</w:t>
      </w:r>
      <w:r w:rsidR="00853C6B" w:rsidRPr="00853C6B">
        <w:t xml:space="preserve"> priors</w:t>
      </w:r>
      <w:r w:rsidR="007C3021">
        <w:rPr>
          <w:rStyle w:val="FootnoteReference"/>
        </w:rPr>
        <w:fldChar w:fldCharType="begin" w:fldLock="1"/>
      </w:r>
      <w:r w:rsidR="00EF1DA9">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sidR="007C3021">
        <w:rPr>
          <w:rStyle w:val="FootnoteReference"/>
        </w:rPr>
        <w:fldChar w:fldCharType="separate"/>
      </w:r>
      <w:r w:rsidR="00EF1DA9" w:rsidRPr="00EF1DA9">
        <w:rPr>
          <w:noProof/>
          <w:vertAlign w:val="superscript"/>
        </w:rPr>
        <w:t>51</w:t>
      </w:r>
      <w:r w:rsidR="007C3021">
        <w:rPr>
          <w:rStyle w:val="FootnoteReference"/>
        </w:rPr>
        <w:fldChar w:fldCharType="end"/>
      </w:r>
      <w:r w:rsidR="00853C6B">
        <w:t xml:space="preserve"> </w:t>
      </w:r>
      <w:r w:rsidR="004750C2">
        <w:t xml:space="preserve">or uniform priors on the standard </w:t>
      </w:r>
      <w:r w:rsidR="004750C2">
        <w:lastRenderedPageBreak/>
        <w:t>deviation scale.</w:t>
      </w:r>
      <w:r w:rsidR="00237104">
        <w:fldChar w:fldCharType="begin" w:fldLock="1"/>
      </w:r>
      <w:r w:rsidR="00EF1DA9">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rsidR="00237104">
        <w:fldChar w:fldCharType="separate"/>
      </w:r>
      <w:r w:rsidR="00EF1DA9" w:rsidRPr="00EF1DA9">
        <w:rPr>
          <w:noProof/>
          <w:vertAlign w:val="superscript"/>
        </w:rPr>
        <w:t>52</w:t>
      </w:r>
      <w:r w:rsidR="00237104">
        <w:fldChar w:fldCharType="end"/>
      </w:r>
      <w:r w:rsidR="004750C2">
        <w:t xml:space="preserve"> We tested a limited number of alternatives and found that our results were robust to such specifications. </w:t>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5"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6"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2E15449E" w:rsidR="00213027" w:rsidRPr="00E85AFA" w:rsidRDefault="00213027" w:rsidP="00213027">
      <w:pPr>
        <w:spacing w:line="480" w:lineRule="auto"/>
        <w:jc w:val="both"/>
      </w:pPr>
      <w:r w:rsidRPr="00E85AFA">
        <w:t xml:space="preserve">The computer code for the Bayesian model used in this work </w:t>
      </w:r>
      <w:del w:id="30" w:author="Ezzati, Majid" w:date="2019-11-13T04:15:00Z">
        <w:r w:rsidRPr="00E85AFA" w:rsidDel="00F54551">
          <w:delText>will be</w:delText>
        </w:r>
      </w:del>
      <w:ins w:id="31" w:author="Ezzati, Majid" w:date="2019-11-13T04:15:00Z">
        <w:r w:rsidR="00F54551">
          <w:t>is</w:t>
        </w:r>
      </w:ins>
      <w:r w:rsidRPr="00E85AFA">
        <w:t xml:space="preserve"> available at </w:t>
      </w:r>
      <w:hyperlink r:id="rId17" w:history="1">
        <w:r w:rsidRPr="00E85AFA">
          <w:rPr>
            <w:rStyle w:val="Hyperlink"/>
          </w:rPr>
          <w:t>www.globalenvhealth.org/code-data-download</w:t>
        </w:r>
      </w:hyperlink>
      <w:del w:id="32" w:author="Ezzati, Majid" w:date="2019-11-13T04:15:00Z">
        <w:r w:rsidRPr="00E85AFA" w:rsidDel="00F54551">
          <w:delText xml:space="preserve"> upon publication of the paper</w:delText>
        </w:r>
      </w:del>
      <w:r w:rsidRPr="00E85AFA">
        <w:t>.  </w:t>
      </w:r>
    </w:p>
    <w:p w14:paraId="3A832C81" w14:textId="005E1835" w:rsidR="00213027" w:rsidRPr="00E85AFA" w:rsidRDefault="00213027" w:rsidP="00F82744">
      <w:pPr>
        <w:spacing w:line="480" w:lineRule="auto"/>
        <w:jc w:val="both"/>
      </w:pPr>
    </w:p>
    <w:p w14:paraId="571CA97A" w14:textId="3D0FDC03" w:rsidR="00213027" w:rsidRPr="00E85AFA" w:rsidRDefault="00495533" w:rsidP="00213027">
      <w:pPr>
        <w:pStyle w:val="Acknowledgement"/>
        <w:spacing w:before="0" w:line="480" w:lineRule="auto"/>
        <w:jc w:val="both"/>
        <w:rPr>
          <w:b/>
          <w:lang w:val="en-GB"/>
        </w:rPr>
      </w:pPr>
      <w:r>
        <w:rPr>
          <w:b/>
          <w:lang w:val="en-GB"/>
        </w:rPr>
        <w:t>Extended Data</w:t>
      </w:r>
    </w:p>
    <w:p w14:paraId="019E8810" w14:textId="71795780"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r w:rsidR="00BC11A4">
        <w:rPr>
          <w:rFonts w:cs="Times New Roman"/>
          <w:b w:val="0"/>
          <w:sz w:val="24"/>
          <w:szCs w:val="24"/>
        </w:rPr>
        <w:t>Extended Data</w:t>
      </w:r>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28FD1C5F" w:rsidR="00AE4753" w:rsidRPr="00E85AFA" w:rsidRDefault="008D17E7" w:rsidP="00324A84">
      <w:pPr>
        <w:spacing w:line="480" w:lineRule="auto"/>
        <w:jc w:val="both"/>
      </w:pPr>
      <w:r w:rsidRPr="00E85AFA">
        <w:t xml:space="preserve">Robbie Parks </w:t>
      </w:r>
      <w:del w:id="33" w:author="Ezzati, Majid" w:date="2019-11-13T04:15:00Z">
        <w:r w:rsidRPr="00E85AFA" w:rsidDel="00A13B03">
          <w:delText xml:space="preserve">is </w:delText>
        </w:r>
      </w:del>
      <w:ins w:id="34" w:author="Ezzati, Majid" w:date="2019-11-13T04:15:00Z">
        <w:r w:rsidR="00A13B03">
          <w:t>was</w:t>
        </w:r>
        <w:r w:rsidR="00A13B03" w:rsidRPr="00E85AFA">
          <w:t xml:space="preserve"> </w:t>
        </w:r>
      </w:ins>
      <w:r w:rsidRPr="00E85AFA">
        <w:t xml:space="preserve">supported by a Wellcome Trust ISSF Studentship. The development of statistical methods </w:t>
      </w:r>
      <w:del w:id="35" w:author="Ezzati, Majid" w:date="2019-11-13T04:15:00Z">
        <w:r w:rsidRPr="00E85AFA" w:rsidDel="00A13B03">
          <w:delText xml:space="preserve">is </w:delText>
        </w:r>
      </w:del>
      <w:ins w:id="36" w:author="Ezzati, Majid" w:date="2019-11-13T04:15:00Z">
        <w:r w:rsidR="00A13B03">
          <w:t>was</w:t>
        </w:r>
        <w:r w:rsidR="00A13B03" w:rsidRPr="00E85AFA">
          <w:t xml:space="preserve"> </w:t>
        </w:r>
      </w:ins>
      <w:r w:rsidRPr="00E85AFA">
        <w:t>supported by grants from the Wellcome Trust (grant</w:t>
      </w:r>
      <w:r w:rsidR="00DB3225" w:rsidRPr="00E85AFA">
        <w:t xml:space="preserve"> </w:t>
      </w:r>
      <w:r w:rsidRPr="00E85AFA">
        <w:t xml:space="preserve">209376/Z/17/Z). Work on the US mortality data </w:t>
      </w:r>
      <w:del w:id="37" w:author="Ezzati, Majid" w:date="2019-11-13T04:15:00Z">
        <w:r w:rsidRPr="00E85AFA" w:rsidDel="00A13B03">
          <w:delText xml:space="preserve">is </w:delText>
        </w:r>
      </w:del>
      <w:ins w:id="38" w:author="Ezzati, Majid" w:date="2019-11-13T04:15:00Z">
        <w:r w:rsidR="00A13B03">
          <w:t>was</w:t>
        </w:r>
        <w:r w:rsidR="00A13B03" w:rsidRPr="00E85AFA">
          <w:t xml:space="preserve"> </w:t>
        </w:r>
      </w:ins>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Christopher Paciorek</w:t>
      </w:r>
      <w:r w:rsidR="00514D50">
        <w:t xml:space="preserve"> </w:t>
      </w:r>
      <w:r w:rsidR="00AA4EF6">
        <w:t xml:space="preserve">for discussions on statistical </w:t>
      </w:r>
      <w:r w:rsidR="00AA4EF6">
        <w:lastRenderedPageBreak/>
        <w:t xml:space="preserve">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7E57ACC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11-18T10:32:00Z" w:initials="RP">
    <w:p w14:paraId="4397E47F" w14:textId="77777777" w:rsidR="00225933" w:rsidRDefault="00225933">
      <w:pPr>
        <w:pStyle w:val="CommentText"/>
      </w:pPr>
      <w:r>
        <w:rPr>
          <w:rStyle w:val="CommentReference"/>
        </w:rPr>
        <w:annotationRef/>
      </w:r>
      <w:r>
        <w:t>Update 6 to latest Lancet Countdown report?</w:t>
      </w:r>
    </w:p>
    <w:p w14:paraId="0053458F" w14:textId="77777777" w:rsidR="00225933" w:rsidRDefault="00225933">
      <w:pPr>
        <w:pStyle w:val="CommentText"/>
      </w:pPr>
    </w:p>
    <w:p w14:paraId="06E40BA3" w14:textId="15C0F784" w:rsidR="00225933" w:rsidRDefault="00B61602" w:rsidP="00225933">
      <w:pPr>
        <w:rPr>
          <w:lang w:eastAsia="en-US"/>
        </w:rPr>
      </w:pPr>
      <w:hyperlink r:id="rId1" w:history="1">
        <w:r w:rsidR="00225933">
          <w:rPr>
            <w:rStyle w:val="Hyperlink"/>
          </w:rPr>
          <w:t>https://www.thelancet.com/journals/lancet/article/PIIS0140-6736(19)32596-6/fulltext</w:t>
        </w:r>
      </w:hyperlink>
    </w:p>
  </w:comment>
  <w:comment w:id="1" w:author="Ezzati, Majid" w:date="2019-11-18T16:57:00Z" w:initials="EM">
    <w:p w14:paraId="64F98723" w14:textId="23D03676" w:rsidR="00976DD3" w:rsidRDefault="00976DD3">
      <w:pPr>
        <w:pStyle w:val="CommentText"/>
      </w:pPr>
      <w:r>
        <w:rPr>
          <w:rStyle w:val="CommentReference"/>
        </w:rPr>
        <w:annotationRef/>
      </w:r>
      <w:r>
        <w:t>don’t worry about it if the one there is relevant</w:t>
      </w:r>
    </w:p>
  </w:comment>
  <w:comment w:id="2" w:author="Ezzati, Majid" w:date="2019-11-13T04:04:00Z" w:initials="EM">
    <w:p w14:paraId="45CD322E" w14:textId="77777777" w:rsidR="00482E08" w:rsidRDefault="00482E08">
      <w:pPr>
        <w:pStyle w:val="CommentText"/>
      </w:pPr>
      <w:r>
        <w:rPr>
          <w:rStyle w:val="CommentReference"/>
        </w:rPr>
        <w:annotationRef/>
      </w:r>
      <w:r>
        <w:t xml:space="preserve">Is 13 really relevant here? </w:t>
      </w:r>
    </w:p>
    <w:p w14:paraId="551C05E2" w14:textId="77777777" w:rsidR="00482E08" w:rsidRDefault="00482E08">
      <w:pPr>
        <w:pStyle w:val="CommentText"/>
      </w:pPr>
    </w:p>
    <w:p w14:paraId="04DFB26A" w14:textId="77777777" w:rsidR="00482E08" w:rsidRDefault="00482E08">
      <w:pPr>
        <w:pStyle w:val="CommentText"/>
      </w:pPr>
      <w:r>
        <w:t>I think this was meant to be</w:t>
      </w:r>
    </w:p>
    <w:p w14:paraId="71ED8009" w14:textId="14EA993E" w:rsidR="00482E08" w:rsidRDefault="00482E08">
      <w:pPr>
        <w:pStyle w:val="CommentText"/>
      </w:pPr>
      <w:r w:rsidRPr="00482E08">
        <w:t>Robertson, L. Climate change, weather and road deaths. Inj. Prev. (2018). doi:10.1136/injuryprev-2017-042419</w:t>
      </w:r>
    </w:p>
    <w:p w14:paraId="0705A356" w14:textId="33DC22DF" w:rsidR="00482E08" w:rsidRDefault="00482E08">
      <w:pPr>
        <w:pStyle w:val="CommentText"/>
      </w:pPr>
    </w:p>
    <w:p w14:paraId="1F328EAB" w14:textId="7094CEE4" w:rsidR="00482E08" w:rsidRDefault="00482E08">
      <w:pPr>
        <w:pStyle w:val="CommentText"/>
      </w:pPr>
      <w:r>
        <w:t xml:space="preserve">We may be too late to </w:t>
      </w:r>
      <w:proofErr w:type="gramStart"/>
      <w:r>
        <w:t>insert,</w:t>
      </w:r>
      <w:proofErr w:type="gramEnd"/>
      <w:r>
        <w:t xml:space="preserve"> in which case we should just drop 13</w:t>
      </w:r>
    </w:p>
    <w:p w14:paraId="2EDFAF39" w14:textId="486F53C5" w:rsidR="00482E08" w:rsidRDefault="00482E08">
      <w:pPr>
        <w:pStyle w:val="CommentText"/>
      </w:pPr>
    </w:p>
  </w:comment>
  <w:comment w:id="3" w:author="Ezzati, Majid" w:date="2019-11-13T04:06:00Z" w:initials="EM">
    <w:p w14:paraId="1B264287" w14:textId="29149222" w:rsidR="00482E08" w:rsidRDefault="00482E08">
      <w:pPr>
        <w:pStyle w:val="CommentText"/>
      </w:pPr>
      <w:r>
        <w:rPr>
          <w:rStyle w:val="CommentReference"/>
        </w:rPr>
        <w:annotationRef/>
      </w:r>
      <w:r>
        <w:t>These become 13 and 14 if we drop</w:t>
      </w:r>
      <w:r w:rsidR="00151F35">
        <w:t xml:space="preserve"> the citation above</w:t>
      </w:r>
    </w:p>
    <w:p w14:paraId="1536E471" w14:textId="294762EE" w:rsidR="00151F35" w:rsidRDefault="00151F35">
      <w:pPr>
        <w:pStyle w:val="CommentText"/>
      </w:pPr>
    </w:p>
    <w:p w14:paraId="32AB037A" w14:textId="45E43E09" w:rsidR="00151F35" w:rsidRDefault="00151F35">
      <w:pPr>
        <w:pStyle w:val="CommentText"/>
      </w:pPr>
      <w:r>
        <w:t>Need to make sure to change everywhere</w:t>
      </w:r>
    </w:p>
  </w:comment>
  <w:comment w:id="4" w:author="Ezzati, Majid" w:date="2019-11-13T04:07:00Z" w:initials="EM">
    <w:p w14:paraId="231DBEA1" w14:textId="6BB554C0" w:rsidR="00482E08" w:rsidRDefault="00482E08">
      <w:pPr>
        <w:pStyle w:val="CommentText"/>
      </w:pPr>
      <w:r>
        <w:rPr>
          <w:rStyle w:val="CommentReference"/>
        </w:rPr>
        <w:annotationRef/>
      </w:r>
      <w:r>
        <w:t>Becomes 15</w:t>
      </w:r>
    </w:p>
    <w:p w14:paraId="2681326D" w14:textId="2AD51995" w:rsidR="00151F35" w:rsidRDefault="00151F35">
      <w:pPr>
        <w:pStyle w:val="CommentText"/>
      </w:pPr>
    </w:p>
    <w:p w14:paraId="4C43285E" w14:textId="5A2222C1" w:rsidR="00151F35" w:rsidRDefault="00151F35">
      <w:pPr>
        <w:pStyle w:val="CommentText"/>
      </w:pPr>
      <w:r>
        <w:t>Need to make sure to change everywhere</w:t>
      </w:r>
    </w:p>
  </w:comment>
  <w:comment w:id="13" w:author="Robbie Parks" w:date="2019-11-18T10:39:00Z" w:initials="RP">
    <w:p w14:paraId="755AF2B6" w14:textId="2CEE07EC" w:rsidR="007E0E87" w:rsidRDefault="007E0E87">
      <w:pPr>
        <w:pStyle w:val="CommentText"/>
      </w:pPr>
      <w:r>
        <w:rPr>
          <w:rStyle w:val="CommentReference"/>
        </w:rPr>
        <w:annotationRef/>
      </w:r>
      <w:r>
        <w:t>Becomes 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6E40BA3" w15:done="0"/>
  <w15:commentEx w15:paraId="64F98723" w15:paraIdParent="06E40BA3" w15:done="0"/>
  <w15:commentEx w15:paraId="2EDFAF39" w15:done="0"/>
  <w15:commentEx w15:paraId="32AB037A" w15:done="0"/>
  <w15:commentEx w15:paraId="4C43285E" w15:done="0"/>
  <w15:commentEx w15:paraId="755AF2B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6E40BA3" w16cid:durableId="217CF1A0"/>
  <w16cid:commentId w16cid:paraId="64F98723" w16cid:durableId="217D159C"/>
  <w16cid:commentId w16cid:paraId="2EDFAF39" w16cid:durableId="217CF003"/>
  <w16cid:commentId w16cid:paraId="32AB037A" w16cid:durableId="217CF004"/>
  <w16cid:commentId w16cid:paraId="4C43285E" w16cid:durableId="217CF005"/>
  <w16cid:commentId w16cid:paraId="755AF2B6" w16cid:durableId="217CF3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C0AA22" w14:textId="77777777" w:rsidR="00B61602" w:rsidRDefault="00B61602">
      <w:r>
        <w:separator/>
      </w:r>
    </w:p>
  </w:endnote>
  <w:endnote w:type="continuationSeparator" w:id="0">
    <w:p w14:paraId="153D2910" w14:textId="77777777" w:rsidR="00B61602" w:rsidRDefault="00B61602">
      <w:r>
        <w:continuationSeparator/>
      </w:r>
    </w:p>
  </w:endnote>
  <w:endnote w:type="continuationNotice" w:id="1">
    <w:p w14:paraId="1982C3D3" w14:textId="77777777" w:rsidR="00B61602" w:rsidRDefault="00B616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6F584A16"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76DD3">
      <w:rPr>
        <w:rStyle w:val="PageNumber"/>
        <w:noProof/>
      </w:rPr>
      <w:t>25</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E2F4AB" w14:textId="77777777" w:rsidR="00B61602" w:rsidRDefault="00B61602">
      <w:r>
        <w:separator/>
      </w:r>
    </w:p>
  </w:footnote>
  <w:footnote w:type="continuationSeparator" w:id="0">
    <w:p w14:paraId="37623F78" w14:textId="77777777" w:rsidR="00B61602" w:rsidRDefault="00B61602">
      <w:r>
        <w:continuationSeparator/>
      </w:r>
    </w:p>
  </w:footnote>
  <w:footnote w:type="continuationNotice" w:id="1">
    <w:p w14:paraId="0F44A41C" w14:textId="77777777" w:rsidR="00B61602" w:rsidRDefault="00B6160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3B25"/>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1F35"/>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6BF"/>
    <w:rsid w:val="001A3BFE"/>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933"/>
    <w:rsid w:val="002261F1"/>
    <w:rsid w:val="00227AA5"/>
    <w:rsid w:val="00230266"/>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3EAC"/>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6DBA"/>
    <w:rsid w:val="00367BD4"/>
    <w:rsid w:val="00370294"/>
    <w:rsid w:val="00370E83"/>
    <w:rsid w:val="00371197"/>
    <w:rsid w:val="003730E2"/>
    <w:rsid w:val="00374D1C"/>
    <w:rsid w:val="00383783"/>
    <w:rsid w:val="00391483"/>
    <w:rsid w:val="00393366"/>
    <w:rsid w:val="003953FB"/>
    <w:rsid w:val="003B001F"/>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2E08"/>
    <w:rsid w:val="00484863"/>
    <w:rsid w:val="00484E3B"/>
    <w:rsid w:val="00486904"/>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078C9"/>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37378"/>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272"/>
    <w:rsid w:val="007C09DB"/>
    <w:rsid w:val="007C1574"/>
    <w:rsid w:val="007C3021"/>
    <w:rsid w:val="007C4CDC"/>
    <w:rsid w:val="007D1726"/>
    <w:rsid w:val="007D2592"/>
    <w:rsid w:val="007D40BA"/>
    <w:rsid w:val="007D5DF5"/>
    <w:rsid w:val="007E0E87"/>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6DD3"/>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5D09"/>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3B03"/>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577B2"/>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1602"/>
    <w:rsid w:val="00B63E30"/>
    <w:rsid w:val="00B66C01"/>
    <w:rsid w:val="00B7293C"/>
    <w:rsid w:val="00B73CB3"/>
    <w:rsid w:val="00B74A65"/>
    <w:rsid w:val="00B77DF4"/>
    <w:rsid w:val="00B8344F"/>
    <w:rsid w:val="00B8349F"/>
    <w:rsid w:val="00B90F8F"/>
    <w:rsid w:val="00B93C15"/>
    <w:rsid w:val="00B93DB7"/>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0AC2"/>
    <w:rsid w:val="00C7115E"/>
    <w:rsid w:val="00C7165E"/>
    <w:rsid w:val="00C720F4"/>
    <w:rsid w:val="00C72E90"/>
    <w:rsid w:val="00C731BA"/>
    <w:rsid w:val="00C73D02"/>
    <w:rsid w:val="00C74B07"/>
    <w:rsid w:val="00C775D5"/>
    <w:rsid w:val="00C822C2"/>
    <w:rsid w:val="00C832E3"/>
    <w:rsid w:val="00C854D6"/>
    <w:rsid w:val="00C8635F"/>
    <w:rsid w:val="00C864BA"/>
    <w:rsid w:val="00C90B21"/>
    <w:rsid w:val="00C91F6C"/>
    <w:rsid w:val="00C94AF9"/>
    <w:rsid w:val="00C94C31"/>
    <w:rsid w:val="00C976A4"/>
    <w:rsid w:val="00CA28D9"/>
    <w:rsid w:val="00CB1C77"/>
    <w:rsid w:val="00CB6158"/>
    <w:rsid w:val="00CC1155"/>
    <w:rsid w:val="00CC3393"/>
    <w:rsid w:val="00CC3BD0"/>
    <w:rsid w:val="00CC7AAE"/>
    <w:rsid w:val="00CD1094"/>
    <w:rsid w:val="00CD4D45"/>
    <w:rsid w:val="00CD636A"/>
    <w:rsid w:val="00CE0666"/>
    <w:rsid w:val="00CE3D68"/>
    <w:rsid w:val="00CE3FDD"/>
    <w:rsid w:val="00CE5E8A"/>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14B3"/>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4551"/>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7034451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thelancet.com/journals/lancet/article/PIIS0140-6736(19)32596-6/fulltext"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ecmwf.int/en/forecasts/datasets/reanalysis-datasets/era5"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6AB32-CDDA-6946-8531-AD32EDD55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25</Pages>
  <Words>34538</Words>
  <Characters>196870</Characters>
  <Application>Microsoft Office Word</Application>
  <DocSecurity>0</DocSecurity>
  <Lines>1640</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14</cp:revision>
  <cp:lastPrinted>2019-11-18T15:28:00Z</cp:lastPrinted>
  <dcterms:created xsi:type="dcterms:W3CDTF">2019-11-18T15:30:00Z</dcterms:created>
  <dcterms:modified xsi:type="dcterms:W3CDTF">2019-11-18T19:18:00Z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