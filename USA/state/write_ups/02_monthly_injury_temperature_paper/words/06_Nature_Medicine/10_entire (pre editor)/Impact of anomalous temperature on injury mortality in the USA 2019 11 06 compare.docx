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50486D64"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00391483">
        <w:rPr>
          <w:color w:val="000000" w:themeColor="text1"/>
          <w:vertAlign w:val="superscript"/>
          <w:rPrChange w:id="0" w:author="Robbie Parks" w:date="2019-11-06T17:27:00Z">
            <w:rPr>
              <w:color w:val="000000" w:themeColor="text1"/>
            </w:rPr>
          </w:rPrChange>
        </w:rPr>
        <w:t>,</w:t>
      </w:r>
      <w:ins w:id="1" w:author="Robbie Parks" w:date="2019-11-06T17:27:00Z">
        <w:r w:rsidR="00391483">
          <w:rPr>
            <w:color w:val="000000" w:themeColor="text1"/>
            <w:vertAlign w:val="superscript"/>
          </w:rPr>
          <w:t>3</w:t>
        </w:r>
        <w:r w:rsidRPr="00E85AFA">
          <w:rPr>
            <w:color w:val="000000" w:themeColor="text1"/>
          </w:rPr>
          <w:t>,</w:t>
        </w:r>
      </w:ins>
      <w:r w:rsidRPr="00E85AFA">
        <w:rPr>
          <w:color w:val="000000" w:themeColor="text1"/>
        </w:rPr>
        <w:t xml:space="preserve">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xml:space="preserve">, Ralf </w:t>
      </w:r>
      <w:del w:id="2" w:author="Robbie Parks" w:date="2019-11-06T17:27:00Z">
        <w:r w:rsidRPr="00E85AFA">
          <w:rPr>
            <w:color w:val="000000" w:themeColor="text1"/>
          </w:rPr>
          <w:delText>Toumi</w:delText>
        </w:r>
        <w:r w:rsidRPr="00E85AFA">
          <w:rPr>
            <w:color w:val="000000" w:themeColor="text1"/>
            <w:vertAlign w:val="superscript"/>
          </w:rPr>
          <w:delText>3</w:delText>
        </w:r>
      </w:del>
      <w:ins w:id="3" w:author="Robbie Parks" w:date="2019-11-06T17:27:00Z">
        <w:r w:rsidRPr="00E85AFA">
          <w:rPr>
            <w:color w:val="000000" w:themeColor="text1"/>
          </w:rPr>
          <w:t>Toumi</w:t>
        </w:r>
        <w:r w:rsidR="00250FEF">
          <w:rPr>
            <w:color w:val="000000" w:themeColor="text1"/>
            <w:vertAlign w:val="superscript"/>
          </w:rPr>
          <w:t>4</w:t>
        </w:r>
      </w:ins>
      <w:r w:rsidRPr="00E85AFA">
        <w:rPr>
          <w:color w:val="000000" w:themeColor="text1"/>
        </w:rPr>
        <w:t xml:space="preserve">, Goodarz </w:t>
      </w:r>
      <w:del w:id="4" w:author="Robbie Parks" w:date="2019-11-06T17:27:00Z">
        <w:r w:rsidRPr="00E85AFA">
          <w:rPr>
            <w:color w:val="000000" w:themeColor="text1"/>
          </w:rPr>
          <w:delText>Danaei</w:delText>
        </w:r>
        <w:r w:rsidRPr="00E85AFA">
          <w:rPr>
            <w:color w:val="000000" w:themeColor="text1"/>
            <w:vertAlign w:val="superscript"/>
          </w:rPr>
          <w:delText>4</w:delText>
        </w:r>
      </w:del>
      <w:ins w:id="5" w:author="Robbie Parks" w:date="2019-11-06T17:27:00Z">
        <w:r w:rsidRPr="00E85AFA">
          <w:rPr>
            <w:color w:val="000000" w:themeColor="text1"/>
          </w:rPr>
          <w:t>Danaei</w:t>
        </w:r>
        <w:r w:rsidR="00250FEF">
          <w:rPr>
            <w:color w:val="000000" w:themeColor="text1"/>
            <w:vertAlign w:val="superscript"/>
          </w:rPr>
          <w:t>5</w:t>
        </w:r>
      </w:ins>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w:t>
      </w:r>
      <w:del w:id="6" w:author="Robbie Parks" w:date="2019-11-06T17:27:00Z">
        <w:r w:rsidRPr="00E85AFA">
          <w:rPr>
            <w:color w:val="000000" w:themeColor="text1"/>
            <w:vertAlign w:val="superscript"/>
          </w:rPr>
          <w:delText>5</w:delText>
        </w:r>
      </w:del>
      <w:ins w:id="7" w:author="Robbie Parks" w:date="2019-11-06T17:27:00Z">
        <w:r w:rsidR="00391483">
          <w:rPr>
            <w:color w:val="000000" w:themeColor="text1"/>
            <w:vertAlign w:val="superscript"/>
          </w:rPr>
          <w:t>3,</w:t>
        </w:r>
        <w:r w:rsidR="00250FEF">
          <w:rPr>
            <w:color w:val="000000" w:themeColor="text1"/>
            <w:vertAlign w:val="superscript"/>
          </w:rPr>
          <w:t>6</w:t>
        </w:r>
      </w:ins>
      <w:r w:rsidRPr="00E85AFA">
        <w:rPr>
          <w:color w:val="000000" w:themeColor="text1"/>
          <w:vertAlign w:val="superscript"/>
        </w:rPr>
        <w:t>*</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4146C4EB" w:rsidR="00613BCB"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52FD54CB" w14:textId="05997684" w:rsidR="00391483" w:rsidRPr="00E85AFA" w:rsidRDefault="00613BCB" w:rsidP="00613BCB">
      <w:pPr>
        <w:spacing w:line="480" w:lineRule="auto"/>
        <w:jc w:val="both"/>
        <w:rPr>
          <w:ins w:id="8" w:author="Robbie Parks" w:date="2019-11-06T17:27:00Z"/>
          <w:color w:val="000000" w:themeColor="text1"/>
        </w:rPr>
      </w:pPr>
      <w:del w:id="9" w:author="Robbie Parks" w:date="2019-11-06T17:27:00Z">
        <w:r w:rsidRPr="00E85AFA">
          <w:rPr>
            <w:color w:val="000000" w:themeColor="text1"/>
            <w:vertAlign w:val="superscript"/>
          </w:rPr>
          <w:delText>3</w:delText>
        </w:r>
        <w:r w:rsidRPr="00E85AFA">
          <w:rPr>
            <w:color w:val="000000" w:themeColor="text1"/>
          </w:rPr>
          <w:delText>Space</w:delText>
        </w:r>
      </w:del>
      <w:ins w:id="10" w:author="Robbie Parks" w:date="2019-11-06T17:27:00Z">
        <w:r w:rsidR="00391483">
          <w:rPr>
            <w:color w:val="000000" w:themeColor="text1"/>
            <w:vertAlign w:val="superscript"/>
          </w:rPr>
          <w:t>3</w:t>
        </w:r>
        <w:r w:rsidR="00391483" w:rsidRPr="00324F0F">
          <w:t>Abdul Latif Jameel Institute for Disease and Emergency Analytics</w:t>
        </w:r>
        <w:r w:rsidR="00595961">
          <w:t xml:space="preserve">, </w:t>
        </w:r>
        <w:r w:rsidR="00595961" w:rsidRPr="00E85AFA">
          <w:rPr>
            <w:color w:val="000000" w:themeColor="text1"/>
          </w:rPr>
          <w:t>Imperial College London, London, United Kingdom</w:t>
        </w:r>
      </w:ins>
    </w:p>
    <w:p w14:paraId="100ECBBE" w14:textId="4C3CC46C" w:rsidR="00613BCB" w:rsidRPr="00E85AFA" w:rsidRDefault="00250FEF" w:rsidP="00613BCB">
      <w:pPr>
        <w:spacing w:line="480" w:lineRule="auto"/>
        <w:jc w:val="both"/>
        <w:rPr>
          <w:color w:val="000000" w:themeColor="text1"/>
        </w:rPr>
      </w:pPr>
      <w:ins w:id="11" w:author="Robbie Parks" w:date="2019-11-06T17:27:00Z">
        <w:r>
          <w:rPr>
            <w:color w:val="000000" w:themeColor="text1"/>
            <w:vertAlign w:val="superscript"/>
          </w:rPr>
          <w:t>4</w:t>
        </w:r>
        <w:r w:rsidR="00613BCB" w:rsidRPr="00E85AFA">
          <w:rPr>
            <w:color w:val="000000" w:themeColor="text1"/>
          </w:rPr>
          <w:t>Space</w:t>
        </w:r>
      </w:ins>
      <w:r w:rsidR="00613BCB" w:rsidRPr="00E85AFA">
        <w:rPr>
          <w:color w:val="000000" w:themeColor="text1"/>
        </w:rPr>
        <w:t xml:space="preserve"> and Atmospheric Physics, Imperial College London, London, United Kingdom</w:t>
      </w:r>
    </w:p>
    <w:p w14:paraId="22AAFA30" w14:textId="6B64499E" w:rsidR="00613BCB" w:rsidRPr="00E85AFA" w:rsidRDefault="00613BCB" w:rsidP="00613BCB">
      <w:pPr>
        <w:spacing w:line="480" w:lineRule="auto"/>
        <w:jc w:val="both"/>
        <w:rPr>
          <w:color w:val="000000" w:themeColor="text1"/>
        </w:rPr>
      </w:pPr>
      <w:del w:id="12" w:author="Robbie Parks" w:date="2019-11-06T17:27:00Z">
        <w:r w:rsidRPr="00E85AFA">
          <w:rPr>
            <w:color w:val="000000" w:themeColor="text1"/>
            <w:vertAlign w:val="superscript"/>
          </w:rPr>
          <w:delText>4</w:delText>
        </w:r>
        <w:r w:rsidRPr="00E85AFA">
          <w:rPr>
            <w:color w:val="000000" w:themeColor="text1"/>
          </w:rPr>
          <w:delText>Harvard</w:delText>
        </w:r>
      </w:del>
      <w:ins w:id="13" w:author="Robbie Parks" w:date="2019-11-06T17:27:00Z">
        <w:r w:rsidR="00250FEF">
          <w:rPr>
            <w:color w:val="000000" w:themeColor="text1"/>
            <w:vertAlign w:val="superscript"/>
          </w:rPr>
          <w:t>5</w:t>
        </w:r>
        <w:r w:rsidRPr="00E85AFA">
          <w:rPr>
            <w:color w:val="000000" w:themeColor="text1"/>
          </w:rPr>
          <w:t>Harvard</w:t>
        </w:r>
      </w:ins>
      <w:r w:rsidRPr="00E85AFA">
        <w:rPr>
          <w:color w:val="000000" w:themeColor="text1"/>
        </w:rPr>
        <w:t xml:space="preserve"> T.H. Chan School of Public Health, Boston, Massachusetts, USA</w:t>
      </w:r>
    </w:p>
    <w:p w14:paraId="144CC5D4" w14:textId="01691DED" w:rsidR="00613BCB" w:rsidRPr="00E85AFA" w:rsidRDefault="00613BCB" w:rsidP="00613BCB">
      <w:pPr>
        <w:spacing w:line="480" w:lineRule="auto"/>
        <w:jc w:val="both"/>
        <w:rPr>
          <w:color w:val="000000" w:themeColor="text1"/>
        </w:rPr>
      </w:pPr>
      <w:del w:id="14" w:author="Robbie Parks" w:date="2019-11-06T17:27:00Z">
        <w:r w:rsidRPr="00E85AFA">
          <w:rPr>
            <w:color w:val="000000" w:themeColor="text1"/>
            <w:vertAlign w:val="superscript"/>
          </w:rPr>
          <w:delText>5</w:delText>
        </w:r>
        <w:r w:rsidRPr="00E85AFA">
          <w:rPr>
            <w:color w:val="000000" w:themeColor="text1"/>
          </w:rPr>
          <w:delText>WHO</w:delText>
        </w:r>
      </w:del>
      <w:ins w:id="15" w:author="Robbie Parks" w:date="2019-11-06T17:27:00Z">
        <w:r w:rsidR="00250FEF">
          <w:rPr>
            <w:color w:val="000000" w:themeColor="text1"/>
            <w:vertAlign w:val="superscript"/>
          </w:rPr>
          <w:t>6</w:t>
        </w:r>
        <w:r w:rsidRPr="00E85AFA">
          <w:rPr>
            <w:color w:val="000000" w:themeColor="text1"/>
          </w:rPr>
          <w:t>WHO</w:t>
        </w:r>
      </w:ins>
      <w:r w:rsidRPr="00E85AFA">
        <w:rPr>
          <w:color w:val="000000" w:themeColor="text1"/>
        </w:rPr>
        <w:t xml:space="preserve">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1FE84370"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3567F45E"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del w:id="16" w:author="Robbie Parks" w:date="2019-11-06T17:27:00Z">
        <w:r w:rsidRPr="00E85AFA">
          <w:rPr>
            <w:rFonts w:eastAsia="Times New Roman"/>
            <w:b/>
          </w:rPr>
          <w:delText>. There is limited data on how such deviations affect deaths from different injuries</w:delText>
        </w:r>
        <w:r w:rsidR="007F6047" w:rsidRPr="00E85AFA">
          <w:rPr>
            <w:rFonts w:eastAsia="Times New Roman"/>
            <w:b/>
          </w:rPr>
          <w:delText>.</w:delText>
        </w:r>
        <w:r w:rsidR="004C3F33" w:rsidRPr="00E85AFA">
          <w:rPr>
            <w:rFonts w:eastAsia="Times New Roman"/>
            <w:b/>
          </w:rPr>
          <w:delText xml:space="preserve"> Here, we</w:delText>
        </w:r>
        <w:r w:rsidRPr="00E85AFA">
          <w:rPr>
            <w:rFonts w:eastAsia="Times New Roman"/>
            <w:b/>
          </w:rPr>
          <w:delText xml:space="preserve"> used data on mortality and temperature over a </w:delText>
        </w:r>
        <w:r w:rsidR="00C425A2" w:rsidRPr="00E85AFA">
          <w:rPr>
            <w:rFonts w:eastAsia="Times New Roman"/>
            <w:b/>
          </w:rPr>
          <w:delText>38</w:delText>
        </w:r>
        <w:r w:rsidRPr="00E85AFA">
          <w:rPr>
            <w:rFonts w:eastAsia="Times New Roman"/>
            <w:b/>
          </w:rPr>
          <w:delText>-year period</w:delText>
        </w:r>
      </w:del>
      <w:ins w:id="17" w:author="Robbie Parks" w:date="2019-11-06T17:27:00Z">
        <w:r w:rsidRPr="00E85AFA">
          <w:rPr>
            <w:rFonts w:eastAsia="Times New Roman"/>
            <w:b/>
          </w:rPr>
          <w:t>.</w:t>
        </w:r>
        <w:r w:rsidR="00E53820">
          <w:rPr>
            <w:rFonts w:eastAsia="Times New Roman"/>
            <w:b/>
          </w:rPr>
          <w:fldChar w:fldCharType="begin" w:fldLock="1"/>
        </w:r>
        <w:r w:rsidR="00E53820">
          <w:rPr>
            <w:rFonts w:eastAsia="Times New Roman"/>
            <w:b/>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rFonts w:eastAsia="Times New Roman"/>
            <w:b/>
          </w:rPr>
          <w:fldChar w:fldCharType="separate"/>
        </w:r>
        <w:r w:rsidR="00E53820" w:rsidRPr="00E53820">
          <w:rPr>
            <w:rFonts w:eastAsia="Times New Roman"/>
            <w:noProof/>
            <w:vertAlign w:val="superscript"/>
          </w:rPr>
          <w:t>1</w:t>
        </w:r>
        <w:r w:rsidR="00E53820">
          <w:rPr>
            <w:rFonts w:eastAsia="Times New Roman"/>
            <w:b/>
          </w:rPr>
          <w:fldChar w:fldCharType="end"/>
        </w:r>
        <w:r w:rsidRPr="00E85AFA">
          <w:rPr>
            <w:rFonts w:eastAsia="Times New Roman"/>
            <w:b/>
          </w:rPr>
          <w:t xml:space="preserve"> There is limited data on how such </w:t>
        </w:r>
        <w:r w:rsidR="00EF4751">
          <w:rPr>
            <w:rFonts w:eastAsia="Times New Roman"/>
            <w:b/>
          </w:rPr>
          <w:t>anomalies</w:t>
        </w:r>
        <w:r w:rsidR="00EF4751" w:rsidRPr="00E85AFA">
          <w:rPr>
            <w:rFonts w:eastAsia="Times New Roman"/>
            <w:b/>
          </w:rPr>
          <w:t xml:space="preserve"> </w:t>
        </w:r>
        <w:r w:rsidRPr="00E85AFA">
          <w:rPr>
            <w:rFonts w:eastAsia="Times New Roman"/>
            <w:b/>
          </w:rPr>
          <w:t>affect deaths from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w:t>
        </w:r>
        <w:r w:rsidR="00EF4751">
          <w:rPr>
            <w:rFonts w:eastAsia="Times New Roman"/>
            <w:b/>
          </w:rPr>
          <w:t>38 years</w:t>
        </w:r>
      </w:ins>
      <w:r w:rsidRPr="00E85AFA">
        <w:rPr>
          <w:rFonts w:eastAsia="Times New Roman"/>
          <w:b/>
        </w:rPr>
        <w:t xml:space="preserve">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w:t>
      </w:r>
      <w:del w:id="18" w:author="Robbie Parks" w:date="2019-11-06T17:27:00Z">
        <w:r w:rsidRPr="00E85AFA">
          <w:rPr>
            <w:rFonts w:eastAsia="Times New Roman"/>
            <w:b/>
          </w:rPr>
          <w:delText xml:space="preserve">different </w:delText>
        </w:r>
      </w:del>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del w:id="19" w:author="Robbie Parks" w:date="2019-11-06T17:27:00Z">
        <w:r w:rsidR="00F24A27" w:rsidRPr="00E85AFA">
          <w:rPr>
            <w:rFonts w:eastAsia="Times New Roman"/>
            <w:b/>
          </w:rPr>
          <w:delText>2</w:delText>
        </w:r>
        <w:r w:rsidRPr="00E85AFA">
          <w:rPr>
            <w:rFonts w:eastAsia="Times New Roman"/>
            <w:b/>
          </w:rPr>
          <w:delText xml:space="preserve">°C anomalously warm year would be associated with an estimated </w:delText>
        </w:r>
        <w:r w:rsidR="005E0B16">
          <w:rPr>
            <w:rFonts w:eastAsia="Times New Roman"/>
            <w:b/>
          </w:rPr>
          <w:delText>2,135</w:delText>
        </w:r>
        <w:r w:rsidRPr="00E85AFA">
          <w:rPr>
            <w:rFonts w:eastAsia="Times New Roman"/>
            <w:b/>
          </w:rPr>
          <w:delText xml:space="preserve"> (95% credible interval </w:delText>
        </w:r>
        <w:r w:rsidR="005E0B16">
          <w:rPr>
            <w:rFonts w:eastAsia="Times New Roman"/>
            <w:b/>
          </w:rPr>
          <w:delText>1,906</w:delText>
        </w:r>
        <w:r w:rsidRPr="00E85AFA">
          <w:rPr>
            <w:rFonts w:eastAsia="Times New Roman"/>
            <w:b/>
          </w:rPr>
          <w:delText>-</w:delText>
        </w:r>
        <w:r w:rsidR="005E0B16">
          <w:rPr>
            <w:rFonts w:eastAsia="Times New Roman"/>
            <w:b/>
          </w:rPr>
          <w:delText>2,368</w:delText>
        </w:r>
      </w:del>
      <w:ins w:id="20" w:author="Robbie Parks" w:date="2019-11-06T17:27:00Z">
        <w:r w:rsidR="0002698C">
          <w:rPr>
            <w:rFonts w:eastAsia="Times New Roman"/>
            <w:b/>
          </w:rPr>
          <w:t>1.5</w:t>
        </w:r>
        <w:r w:rsidRPr="00E85AFA">
          <w:rPr>
            <w:rFonts w:eastAsia="Times New Roman"/>
            <w:b/>
          </w:rPr>
          <w:t>°C anomalously warm year</w:t>
        </w:r>
        <w:r w:rsidR="0002698C">
          <w:rPr>
            <w:rFonts w:eastAsia="Times New Roman"/>
            <w:b/>
          </w:rPr>
          <w:t xml:space="preserve">, as envisioned </w:t>
        </w:r>
        <w:r w:rsidR="0002698C" w:rsidRPr="0002698C">
          <w:rPr>
            <w:rFonts w:eastAsia="Times New Roman"/>
            <w:b/>
          </w:rPr>
          <w:t>under the Paris Climate Agreement</w:t>
        </w:r>
        <w:r w:rsidR="0002698C">
          <w:rPr>
            <w:rFonts w:eastAsia="Times New Roman"/>
            <w:b/>
          </w:rPr>
          <w:t>,</w:t>
        </w:r>
        <w:r w:rsidR="00EF1DA9">
          <w:rPr>
            <w:rFonts w:eastAsia="Times New Roman"/>
            <w:b/>
          </w:rPr>
          <w:fldChar w:fldCharType="begin" w:fldLock="1"/>
        </w:r>
        <w:r w:rsidR="009B1DA1">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EF1DA9">
          <w:rPr>
            <w:rFonts w:eastAsia="Times New Roman"/>
            <w:b/>
          </w:rPr>
          <w:fldChar w:fldCharType="separate"/>
        </w:r>
        <w:r w:rsidR="00EF1DA9" w:rsidRPr="00EF1DA9">
          <w:rPr>
            <w:rFonts w:eastAsia="Times New Roman"/>
            <w:noProof/>
            <w:vertAlign w:val="superscript"/>
          </w:rPr>
          <w:t>2</w:t>
        </w:r>
        <w:r w:rsidR="00EF1DA9">
          <w:rPr>
            <w:rFonts w:eastAsia="Times New Roman"/>
            <w:b/>
          </w:rPr>
          <w:fldChar w:fldCharType="end"/>
        </w:r>
        <w:r w:rsidRPr="00E85AFA">
          <w:rPr>
            <w:rFonts w:eastAsia="Times New Roman"/>
            <w:b/>
          </w:rPr>
          <w:t xml:space="preserve"> would be associated with an estimated</w:t>
        </w:r>
        <w:r w:rsidR="00490C94">
          <w:rPr>
            <w:rFonts w:eastAsia="Times New Roman"/>
            <w:b/>
          </w:rPr>
          <w:t xml:space="preserve"> 1,601</w:t>
        </w:r>
        <w:r w:rsidRPr="00E85AFA">
          <w:rPr>
            <w:rFonts w:eastAsia="Times New Roman"/>
            <w:b/>
          </w:rPr>
          <w:t xml:space="preserve"> (95% credible interval </w:t>
        </w:r>
        <w:r w:rsidR="005E0B16">
          <w:rPr>
            <w:rFonts w:eastAsia="Times New Roman"/>
            <w:b/>
          </w:rPr>
          <w:t>1,</w:t>
        </w:r>
        <w:r w:rsidR="00490C94">
          <w:rPr>
            <w:rFonts w:eastAsia="Times New Roman"/>
            <w:b/>
          </w:rPr>
          <w:t>430</w:t>
        </w:r>
        <w:r w:rsidRPr="00E85AFA">
          <w:rPr>
            <w:rFonts w:eastAsia="Times New Roman"/>
            <w:b/>
          </w:rPr>
          <w:t>-</w:t>
        </w:r>
        <w:r w:rsidR="00490C94">
          <w:rPr>
            <w:rFonts w:eastAsia="Times New Roman"/>
            <w:b/>
          </w:rPr>
          <w:t>1</w:t>
        </w:r>
        <w:r w:rsidR="005E0B16">
          <w:rPr>
            <w:rFonts w:eastAsia="Times New Roman"/>
            <w:b/>
          </w:rPr>
          <w:t>,</w:t>
        </w:r>
        <w:r w:rsidR="00490C94">
          <w:rPr>
            <w:rFonts w:eastAsia="Times New Roman"/>
            <w:b/>
          </w:rPr>
          <w:t>776</w:t>
        </w:r>
      </w:ins>
      <w:r w:rsidRPr="00E85AFA">
        <w:rPr>
          <w:rFonts w:eastAsia="Times New Roman"/>
          <w:b/>
        </w:rPr>
        <w:t xml:space="preserve">) additional injury deaths in the contiguous USA.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w:t>
      </w:r>
      <w:del w:id="21" w:author="Robbie Parks" w:date="2019-11-06T17:27:00Z">
        <w:r w:rsidRPr="00E85AFA">
          <w:rPr>
            <w:rFonts w:eastAsia="Times New Roman"/>
            <w:b/>
          </w:rPr>
          <w:delText xml:space="preserve">concentrated </w:delText>
        </w:r>
      </w:del>
      <w:r w:rsidRPr="00E85AFA">
        <w:rPr>
          <w:rFonts w:eastAsia="Times New Roman"/>
          <w:b/>
        </w:rPr>
        <w:t xml:space="preserve">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xml:space="preserve">, offset partly by </w:t>
      </w:r>
      <w:del w:id="22" w:author="Robbie Parks" w:date="2019-11-06T17:27:00Z">
        <w:r w:rsidRPr="00E85AFA">
          <w:rPr>
            <w:rFonts w:eastAsia="Times New Roman"/>
            <w:b/>
          </w:rPr>
          <w:delText>an overall</w:delText>
        </w:r>
      </w:del>
      <w:ins w:id="23" w:author="Robbie Parks" w:date="2019-11-06T17:27:00Z">
        <w:r w:rsidR="000643BD">
          <w:rPr>
            <w:rFonts w:eastAsia="Times New Roman"/>
            <w:b/>
          </w:rPr>
          <w:t>a</w:t>
        </w:r>
      </w:ins>
      <w:r w:rsidRPr="00E85AFA">
        <w:rPr>
          <w:rFonts w:eastAsia="Times New Roman"/>
          <w:b/>
        </w:rPr>
        <w:t xml:space="preserve"> decline in deaths from falls in older ages. The findings demonstrate the need for targeted</w:t>
      </w:r>
      <w:del w:id="24" w:author="Robbie Parks" w:date="2019-11-06T17:27:00Z">
        <w:r w:rsidRPr="00E85AFA">
          <w:rPr>
            <w:rFonts w:eastAsia="Times New Roman"/>
            <w:b/>
          </w:rPr>
          <w:delText xml:space="preserve"> public health</w:delText>
        </w:r>
      </w:del>
      <w:r w:rsidRPr="00E85AFA">
        <w:rPr>
          <w:rFonts w:eastAsia="Times New Roman"/>
          <w:b/>
        </w:rPr>
        <w:t xml:space="preserve">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70168347"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del w:id="25" w:author="Robbie Parks" w:date="2019-11-06T17:27:00Z">
        <w:r w:rsidR="00CD4D45" w:rsidRPr="00E85AFA">
          <w:rPr>
            <w:rFonts w:eastAsia="Times New Roman"/>
            <w:b/>
          </w:rPr>
          <w:fldChar w:fldCharType="begin" w:fldLock="1"/>
        </w:r>
        <w:r w:rsidR="00112889" w:rsidRPr="00E85AFA">
          <w:rPr>
            <w:rFonts w:eastAsia="Times New Roman"/>
            <w:b/>
          </w:rPr>
          <w:del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delInstrText>
        </w:r>
        <w:r w:rsidR="00CD4D45" w:rsidRPr="00E85AFA">
          <w:rPr>
            <w:rFonts w:eastAsia="Times New Roman"/>
            <w:b/>
          </w:rPr>
          <w:fldChar w:fldCharType="separate"/>
        </w:r>
        <w:r w:rsidR="00535DCA" w:rsidRPr="00E85AFA">
          <w:rPr>
            <w:rFonts w:eastAsia="Times New Roman"/>
            <w:noProof/>
            <w:vertAlign w:val="superscript"/>
          </w:rPr>
          <w:delText>1–3</w:delText>
        </w:r>
        <w:r w:rsidR="00CD4D45" w:rsidRPr="00E85AFA">
          <w:rPr>
            <w:rFonts w:eastAsia="Times New Roman"/>
            <w:b/>
          </w:rPr>
          <w:fldChar w:fldCharType="end"/>
        </w:r>
        <w:r w:rsidR="0065196B" w:rsidRPr="00E85AFA">
          <w:rPr>
            <w:color w:val="000000" w:themeColor="text1"/>
          </w:rPr>
          <w:delText xml:space="preserve"> Current assessments of the health effects of </w:delText>
        </w:r>
        <w:r w:rsidR="00E2287D" w:rsidRPr="00E85AFA">
          <w:rPr>
            <w:color w:val="000000" w:themeColor="text1"/>
          </w:rPr>
          <w:delText xml:space="preserve">weather and climate, and by extension of global </w:delText>
        </w:r>
        <w:r w:rsidR="0065196B" w:rsidRPr="00E85AFA">
          <w:rPr>
            <w:color w:val="000000" w:themeColor="text1"/>
          </w:rPr>
          <w:delText>climate change</w:delText>
        </w:r>
        <w:r w:rsidR="00E2287D" w:rsidRPr="00E85AFA">
          <w:rPr>
            <w:color w:val="000000" w:themeColor="text1"/>
          </w:rPr>
          <w:delText>,</w:delText>
        </w:r>
        <w:r w:rsidR="0065196B" w:rsidRPr="00E85AFA">
          <w:rPr>
            <w:color w:val="000000" w:themeColor="text1"/>
          </w:rPr>
          <w:delText xml:space="preserve"> largely focus on parasitic and infectious diseases and </w:delText>
        </w:r>
        <w:r w:rsidR="0065196B" w:rsidRPr="00E85AFA">
          <w:rPr>
            <w:color w:val="000000" w:themeColor="text1"/>
          </w:rPr>
          <w:lastRenderedPageBreak/>
          <w:delText>cardiorespiratory and other chronic diseases</w:delText>
        </w:r>
        <w:r w:rsidR="00494DA5" w:rsidRPr="00E85AFA">
          <w:rPr>
            <w:color w:val="000000" w:themeColor="text1"/>
          </w:rPr>
          <w:delText>.</w:delText>
        </w:r>
        <w:r w:rsidR="0065196B" w:rsidRPr="00E85AFA">
          <w:rPr>
            <w:color w:val="000000" w:themeColor="text1"/>
          </w:rPr>
          <w:fldChar w:fldCharType="begin" w:fldLock="1"/>
        </w:r>
        <w:r w:rsidR="00112889" w:rsidRPr="00E85AFA">
          <w:rPr>
            <w:color w:val="000000" w:themeColor="text1"/>
          </w:rPr>
          <w:del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delInstrText>
        </w:r>
        <w:r w:rsidR="0065196B" w:rsidRPr="00E85AFA">
          <w:rPr>
            <w:color w:val="000000" w:themeColor="text1"/>
          </w:rPr>
          <w:fldChar w:fldCharType="separate"/>
        </w:r>
        <w:r w:rsidR="00535DCA" w:rsidRPr="00E85AFA">
          <w:rPr>
            <w:noProof/>
            <w:color w:val="000000" w:themeColor="text1"/>
            <w:vertAlign w:val="superscript"/>
          </w:rPr>
          <w:delText>1–6</w:delText>
        </w:r>
        <w:r w:rsidR="0065196B" w:rsidRPr="00E85AFA">
          <w:rPr>
            <w:color w:val="000000" w:themeColor="text1"/>
          </w:rPr>
          <w:fldChar w:fldCharType="end"/>
        </w:r>
        <w:r w:rsidR="0065196B" w:rsidRPr="00E85AFA">
          <w:rPr>
            <w:color w:val="000000" w:themeColor="text1"/>
          </w:rPr>
          <w:delText xml:space="preserve"> Less research has been conducted on injuries</w:delText>
        </w:r>
        <w:r w:rsidR="00494DA5" w:rsidRPr="00E85AFA">
          <w:rPr>
            <w:color w:val="000000" w:themeColor="text1"/>
          </w:rPr>
          <w:delText>,</w:delText>
        </w:r>
        <w:r w:rsidR="0065196B" w:rsidRPr="00E85AFA">
          <w:rPr>
            <w:color w:val="000000" w:themeColor="text1"/>
          </w:rPr>
          <w:fldChar w:fldCharType="begin" w:fldLock="1"/>
        </w:r>
        <w:r w:rsidR="004321B4" w:rsidRPr="00E85AFA">
          <w:rPr>
            <w:color w:val="000000" w:themeColor="text1"/>
          </w:rPr>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delInstrText>
        </w:r>
        <w:r w:rsidR="0065196B" w:rsidRPr="00E85AFA">
          <w:rPr>
            <w:color w:val="000000" w:themeColor="text1"/>
          </w:rPr>
          <w:fldChar w:fldCharType="separate"/>
        </w:r>
        <w:r w:rsidR="00535DCA" w:rsidRPr="00E85AFA">
          <w:rPr>
            <w:noProof/>
            <w:color w:val="000000" w:themeColor="text1"/>
            <w:vertAlign w:val="superscript"/>
          </w:rPr>
          <w:delText>7–9</w:delText>
        </w:r>
        <w:r w:rsidR="0065196B" w:rsidRPr="00E85AFA">
          <w:rPr>
            <w:color w:val="000000" w:themeColor="text1"/>
          </w:rPr>
          <w:fldChar w:fldCharType="end"/>
        </w:r>
        <w:r w:rsidR="0065196B" w:rsidRPr="00E85AFA">
          <w:delText xml:space="preserve"> </w:delText>
        </w:r>
        <w:r w:rsidR="0065196B" w:rsidRPr="00E85AFA">
          <w:rPr>
            <w:color w:val="000000" w:themeColor="text1"/>
          </w:rPr>
          <w:delText>especially in a consistent way across injury types and demographic subgroups of the population</w:delText>
        </w:r>
        <w:r w:rsidR="006C6402" w:rsidRPr="00E85AFA">
          <w:rPr>
            <w:color w:val="000000" w:themeColor="text1"/>
          </w:rPr>
          <w:delText>. There are two reasons to investigate a potential role for temperature</w:delText>
        </w:r>
        <w:r w:rsidR="00E8517B">
          <w:rPr>
            <w:color w:val="000000" w:themeColor="text1"/>
          </w:rPr>
          <w:delText xml:space="preserve"> anomalies</w:delText>
        </w:r>
        <w:r w:rsidR="006C6402" w:rsidRPr="00E85AFA">
          <w:rPr>
            <w:color w:val="000000" w:themeColor="text1"/>
          </w:rPr>
          <w:delText xml:space="preserve"> on injury mortality: First</w:delText>
        </w:r>
        <w:r w:rsidR="0065196B" w:rsidRPr="00E85AFA">
          <w:rPr>
            <w:color w:val="000000" w:themeColor="text1"/>
          </w:rPr>
          <w:delText xml:space="preserve"> death rates from injuries vary seasonally</w:delText>
        </w:r>
        <w:r w:rsidR="00D814E1">
          <w:rPr>
            <w:color w:val="000000" w:themeColor="text1"/>
          </w:rPr>
          <w:delText xml:space="preserve"> and the seasonality varies by age group</w:delText>
        </w:r>
        <w:r w:rsidR="00494DA5" w:rsidRPr="00E85AFA">
          <w:rPr>
            <w:color w:val="000000" w:themeColor="text1"/>
          </w:rPr>
          <w:delText>,</w:delText>
        </w:r>
        <w:r w:rsidR="0065196B" w:rsidRPr="00E85AFA">
          <w:rPr>
            <w:color w:val="000000" w:themeColor="text1"/>
          </w:rPr>
          <w:fldChar w:fldCharType="begin" w:fldLock="1"/>
        </w:r>
        <w:r w:rsidR="004321B4" w:rsidRPr="00E85AFA">
          <w:rPr>
            <w:color w:val="000000" w:themeColor="text1"/>
          </w:rPr>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delInstrText>
        </w:r>
        <w:r w:rsidR="0065196B" w:rsidRPr="00E85AFA">
          <w:rPr>
            <w:color w:val="000000" w:themeColor="text1"/>
          </w:rPr>
          <w:fldChar w:fldCharType="separate"/>
        </w:r>
        <w:r w:rsidR="00535DCA" w:rsidRPr="00E85AFA">
          <w:rPr>
            <w:noProof/>
            <w:color w:val="000000" w:themeColor="text1"/>
            <w:vertAlign w:val="superscript"/>
          </w:rPr>
          <w:delText>10,11</w:delText>
        </w:r>
        <w:r w:rsidR="0065196B" w:rsidRPr="00E85AFA">
          <w:rPr>
            <w:color w:val="000000" w:themeColor="text1"/>
          </w:rPr>
          <w:fldChar w:fldCharType="end"/>
        </w:r>
        <w:r w:rsidR="0065196B" w:rsidRPr="00E85AFA">
          <w:rPr>
            <w:color w:val="000000" w:themeColor="text1"/>
          </w:rPr>
          <w:delText xml:space="preserve"> which </w:delText>
        </w:r>
        <w:r w:rsidR="006C6402" w:rsidRPr="00E85AFA">
          <w:rPr>
            <w:color w:val="000000" w:themeColor="text1"/>
          </w:rPr>
          <w:delText xml:space="preserve">motivates </w:delText>
        </w:r>
        <w:r w:rsidR="00867A0C" w:rsidRPr="00E85AFA">
          <w:rPr>
            <w:color w:val="000000" w:themeColor="text1"/>
          </w:rPr>
          <w:delText>investigating</w:delText>
        </w:r>
        <w:r w:rsidR="006C6402" w:rsidRPr="00E85AFA">
          <w:rPr>
            <w:color w:val="000000" w:themeColor="text1"/>
          </w:rPr>
          <w:delText xml:space="preserve"> whether </w:delText>
        </w:r>
        <w:r w:rsidR="0065196B" w:rsidRPr="00E85AFA">
          <w:rPr>
            <w:color w:val="000000" w:themeColor="text1"/>
          </w:rPr>
          <w:delText xml:space="preserve">temperature may play a role in their pathogenesis. </w:delText>
        </w:r>
        <w:r w:rsidR="006C6402" w:rsidRPr="00E85AFA">
          <w:rPr>
            <w:color w:val="000000" w:themeColor="text1"/>
          </w:rPr>
          <w:delText>Second, there are plausible behavioural and physiological pathways for a relationship between temperature and injury</w:delText>
        </w:r>
        <w:r w:rsidR="00A93A5A" w:rsidRPr="00E85AFA">
          <w:rPr>
            <w:color w:val="000000" w:themeColor="text1"/>
          </w:rPr>
          <w:delText xml:space="preserve"> – for example changes i</w:delText>
        </w:r>
        <w:r w:rsidR="008A31A1">
          <w:rPr>
            <w:color w:val="000000" w:themeColor="text1"/>
          </w:rPr>
          <w:delText>n driving patterns</w:delText>
        </w:r>
        <w:r w:rsidR="006276CA">
          <w:rPr>
            <w:color w:val="000000" w:themeColor="text1"/>
          </w:rPr>
          <w:delText xml:space="preserve"> </w:delText>
        </w:r>
        <w:r w:rsidR="0098425A">
          <w:rPr>
            <w:color w:val="000000" w:themeColor="text1"/>
          </w:rPr>
          <w:delText>and performance,</w:delText>
        </w:r>
        <w:r w:rsidR="006276CA">
          <w:fldChar w:fldCharType="begin" w:fldLock="1"/>
        </w:r>
        <w:r w:rsidR="005E4E88">
          <w:del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delInstrText>
        </w:r>
        <w:r w:rsidR="006276CA">
          <w:fldChar w:fldCharType="separate"/>
        </w:r>
        <w:r w:rsidR="009C1C41" w:rsidRPr="009C1C41">
          <w:rPr>
            <w:noProof/>
            <w:vertAlign w:val="superscript"/>
          </w:rPr>
          <w:delText>12–21</w:delText>
        </w:r>
        <w:r w:rsidR="006276CA">
          <w:fldChar w:fldCharType="end"/>
        </w:r>
        <w:r w:rsidR="0098425A">
          <w:delText xml:space="preserve"> </w:delText>
        </w:r>
        <w:r w:rsidR="008A31A1">
          <w:rPr>
            <w:color w:val="000000" w:themeColor="text1"/>
          </w:rPr>
          <w:delText>alcohol drinking,</w:delText>
        </w:r>
        <w:r w:rsidR="0098425A" w:rsidRPr="00E85AFA">
          <w:fldChar w:fldCharType="begin" w:fldLock="1"/>
        </w:r>
        <w:r w:rsidR="005E4E88">
          <w:del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delInstrText>
        </w:r>
        <w:r w:rsidR="0098425A" w:rsidRPr="00E85AFA">
          <w:fldChar w:fldCharType="separate"/>
        </w:r>
        <w:r w:rsidR="009C1C41" w:rsidRPr="009C1C41">
          <w:rPr>
            <w:noProof/>
            <w:vertAlign w:val="superscript"/>
          </w:rPr>
          <w:delText>22</w:delText>
        </w:r>
        <w:r w:rsidR="0098425A" w:rsidRPr="00E85AFA">
          <w:fldChar w:fldCharType="end"/>
        </w:r>
        <w:r w:rsidR="008A31A1">
          <w:rPr>
            <w:color w:val="000000" w:themeColor="text1"/>
          </w:rPr>
          <w:delText xml:space="preserve"> </w:delText>
        </w:r>
        <w:r w:rsidR="009C2E1F">
          <w:rPr>
            <w:color w:val="000000" w:themeColor="text1"/>
          </w:rPr>
          <w:delText xml:space="preserve">and </w:delText>
        </w:r>
        <w:r w:rsidR="006276CA">
          <w:rPr>
            <w:color w:val="000000" w:themeColor="text1"/>
          </w:rPr>
          <w:delText>levels of anger</w:delText>
        </w:r>
        <w:r w:rsidR="006276CA" w:rsidRPr="00E85AFA">
          <w:fldChar w:fldCharType="begin" w:fldLock="1"/>
        </w:r>
        <w:r w:rsidR="009C2E1F">
          <w:del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delInstrText>
        </w:r>
        <w:r w:rsidR="006276CA" w:rsidRPr="00E85AFA">
          <w:fldChar w:fldCharType="separate"/>
        </w:r>
        <w:r w:rsidR="009C2E1F" w:rsidRPr="009C2E1F">
          <w:rPr>
            <w:noProof/>
            <w:vertAlign w:val="superscript"/>
          </w:rPr>
          <w:delText>23–25</w:delText>
        </w:r>
        <w:r w:rsidR="006276CA" w:rsidRPr="00E85AFA">
          <w:fldChar w:fldCharType="end"/>
        </w:r>
        <w:r w:rsidR="009C2E1F">
          <w:rPr>
            <w:color w:val="000000" w:themeColor="text1"/>
          </w:rPr>
          <w:delText xml:space="preserve"> </w:delText>
        </w:r>
        <w:r w:rsidR="00A93A5A" w:rsidRPr="00E85AFA">
          <w:rPr>
            <w:color w:val="000000" w:themeColor="text1"/>
          </w:rPr>
          <w:delText>–</w:delText>
        </w:r>
        <w:r w:rsidR="006C6402" w:rsidRPr="00E85AFA">
          <w:rPr>
            <w:color w:val="000000" w:themeColor="text1"/>
          </w:rPr>
          <w:delText xml:space="preserve"> which motivates testing whether injury deaths are affected by temperature anomalies. </w:delText>
        </w:r>
        <w:r w:rsidR="0065196B" w:rsidRPr="00E85AFA">
          <w:rPr>
            <w:color w:val="000000" w:themeColor="text1"/>
          </w:rPr>
          <w:delText xml:space="preserve">Our aim was to evaluate how deaths from various injuries </w:delText>
        </w:r>
        <w:r w:rsidR="002358D5" w:rsidRPr="00E85AFA">
          <w:rPr>
            <w:color w:val="000000" w:themeColor="text1"/>
          </w:rPr>
          <w:delText xml:space="preserve">in the USA </w:delText>
        </w:r>
        <w:r w:rsidR="0065196B" w:rsidRPr="00E85AFA">
          <w:rPr>
            <w:color w:val="000000" w:themeColor="text1"/>
          </w:rPr>
          <w:delText>may be affected by</w:delText>
        </w:r>
        <w:r w:rsidR="00E2287D" w:rsidRPr="00E85AFA">
          <w:rPr>
            <w:color w:val="000000" w:themeColor="text1"/>
          </w:rPr>
          <w:delText xml:space="preserve"> anomalously warm and temperatures that occur today and </w:delText>
        </w:r>
        <w:r w:rsidR="00705D2B" w:rsidRPr="00E85AFA">
          <w:rPr>
            <w:color w:val="000000" w:themeColor="text1"/>
          </w:rPr>
          <w:delText>are expected to</w:delText>
        </w:r>
        <w:r w:rsidR="00E2287D" w:rsidRPr="00E85AFA">
          <w:rPr>
            <w:color w:val="000000" w:themeColor="text1"/>
          </w:rPr>
          <w:delText xml:space="preserve"> become increasingly common</w:delText>
        </w:r>
        <w:r w:rsidR="0065196B" w:rsidRPr="00E85AFA">
          <w:rPr>
            <w:color w:val="000000" w:themeColor="text1"/>
          </w:rPr>
          <w:delText xml:space="preserve"> as a result of global climate change.</w:delText>
        </w:r>
      </w:del>
      <w:ins w:id="26" w:author="Robbie Parks" w:date="2019-11-06T17:27:00Z">
        <w:r w:rsidR="00CD4D45" w:rsidRPr="00E85AFA">
          <w:rPr>
            <w:rFonts w:eastAsia="Times New Roman"/>
            <w:b/>
          </w:rPr>
          <w:fldChar w:fldCharType="begin" w:fldLock="1"/>
        </w:r>
        <w:r w:rsidR="00EF1DA9">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3–5&lt;/sup&gt;","plainTextFormattedCitation":"3–5","previouslyFormattedCitation":"&lt;sup&gt;3–5&lt;/sup&gt;"},"properties":{"noteIndex":0},"schema":"https://github.com/citation-style-language/schema/raw/master/csl-citation.json"}</w:instrText>
        </w:r>
        <w:r w:rsidR="00CD4D45" w:rsidRPr="00E85AFA">
          <w:rPr>
            <w:rFonts w:eastAsia="Times New Roman"/>
            <w:b/>
          </w:rPr>
          <w:fldChar w:fldCharType="separate"/>
        </w:r>
        <w:r w:rsidR="00EF1DA9" w:rsidRPr="00EF1DA9">
          <w:rPr>
            <w:rFonts w:eastAsia="Times New Roman"/>
            <w:noProof/>
            <w:vertAlign w:val="superscript"/>
          </w:rPr>
          <w:t>3–5</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3–8&lt;/sup&gt;","plainTextFormattedCitation":"3–8","previouslyFormattedCitation":"&lt;sup&gt;3–8&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3–8</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Health","id":"ITEM-4","issued":{"date-parts":[["2018"]]},"title":"Reversal of the road death trend in the U.S. in 2015–2016: An examination of the climate and economic hypotheses","type":"article-journal"},"uris":["http://www.mendeley.com/documents/?uuid=8ad5ba28-1117-4ecd-a049-7909319349c5"]},{"id":"ITEM-5","itemData":{"URL":"https://www.opinium.co.uk/brits-drink-more-alcohol-in-warmer-weather/","accessed":{"date-parts":[["2019","1","10"]]},"author":[{"dropping-particle":"","family":"Opinium","given":"","non-dropping-particle":"","parse-names":false,"suffix":""}],"container-title":"Opinium.co.uk","id":"ITEM-5","issued":{"date-parts":[["2018"]]},"title":"Brits drink more alcohol in warmer weather","type":"webpage"},"uris":["http://www.mendeley.com/documents/?uuid=dda94c57-36d7-4273-89b9-81ce115ecbc6"]}],"mendeley":{"formattedCitation":"&lt;sup&gt;9–13&lt;/sup&gt;","plainTextFormattedCitation":"9–13","previouslyFormattedCitation":"&lt;sup&gt;9–13&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9–13</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w:t>
        </w:r>
        <w:r w:rsidR="00E8517B">
          <w:rPr>
            <w:color w:val="000000" w:themeColor="text1"/>
          </w:rPr>
          <w:t xml:space="preserve"> anomalies</w:t>
        </w:r>
        <w:r w:rsidR="006C6402" w:rsidRPr="00E85AFA">
          <w:rPr>
            <w:color w:val="000000" w:themeColor="text1"/>
          </w:rPr>
          <w:t xml:space="preserve"> on injury mortality: First</w:t>
        </w:r>
        <w:r w:rsidR="0065196B" w:rsidRPr="00E85AFA">
          <w:rPr>
            <w:color w:val="000000" w:themeColor="text1"/>
          </w:rPr>
          <w:t xml:space="preserve"> death rates from injuries vary seasonally</w:t>
        </w:r>
        <w:r w:rsidR="00D814E1">
          <w:rPr>
            <w:color w:val="000000" w:themeColor="text1"/>
          </w:rPr>
          <w:t xml:space="preserve"> and the seasonality varies by age group</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14,15&lt;/sup&gt;","plainTextFormattedCitation":"14,15","previouslyFormattedCitation":"&lt;sup&gt;14,15&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14,15</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12,16–24&lt;/sup&gt;","plainTextFormattedCitation":"12,16–24","previouslyFormattedCitation":"&lt;sup&gt;12,16–24&lt;/sup&gt;"},"properties":{"noteIndex":0},"schema":"https://github.com/citation-style-language/schema/raw/master/csl-citation.json"}</w:instrText>
        </w:r>
        <w:r w:rsidR="006276CA">
          <w:fldChar w:fldCharType="separate"/>
        </w:r>
        <w:r w:rsidR="00EF1DA9" w:rsidRPr="00EF1DA9">
          <w:rPr>
            <w:noProof/>
            <w:vertAlign w:val="superscript"/>
          </w:rPr>
          <w:t>12,16–24</w:t>
        </w:r>
        <w:r w:rsidR="006276CA">
          <w:fldChar w:fldCharType="end"/>
        </w:r>
        <w:r w:rsidR="0098425A">
          <w:t xml:space="preserve"> </w:t>
        </w:r>
        <w:r w:rsidR="008A31A1">
          <w:rPr>
            <w:color w:val="000000" w:themeColor="text1"/>
          </w:rPr>
          <w:t>alcohol drinking,</w:t>
        </w:r>
        <w:r w:rsidR="0098425A" w:rsidRPr="00E85AFA">
          <w:fldChar w:fldCharType="begin" w:fldLock="1"/>
        </w:r>
        <w:r w:rsidR="00EF1DA9">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0098425A" w:rsidRPr="00E85AFA">
          <w:fldChar w:fldCharType="separate"/>
        </w:r>
        <w:r w:rsidR="00EF1DA9" w:rsidRPr="00EF1DA9">
          <w:rPr>
            <w:noProof/>
            <w:vertAlign w:val="superscript"/>
          </w:rPr>
          <w:t>13</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6276CA" w:rsidRPr="00E85AFA">
          <w:fldChar w:fldCharType="separate"/>
        </w:r>
        <w:r w:rsidR="00EF1DA9" w:rsidRPr="00EF1DA9">
          <w:rPr>
            <w:noProof/>
            <w:vertAlign w:val="superscript"/>
          </w:rPr>
          <w:t>25–27</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r w:rsidR="00E53820">
          <w:rPr>
            <w:color w:val="000000" w:themeColor="text1"/>
          </w:rPr>
          <w:t>.</w:t>
        </w:r>
        <w:r w:rsidR="00E53820">
          <w:rPr>
            <w:color w:val="000000" w:themeColor="text1"/>
          </w:rPr>
          <w:fldChar w:fldCharType="begin" w:fldLock="1"/>
        </w:r>
        <w:r w:rsidR="00075CB2">
          <w:rPr>
            <w:color w:val="000000" w:themeColor="text1"/>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color w:val="000000" w:themeColor="text1"/>
          </w:rPr>
          <w:fldChar w:fldCharType="separate"/>
        </w:r>
        <w:r w:rsidR="00E53820" w:rsidRPr="00E53820">
          <w:rPr>
            <w:noProof/>
            <w:color w:val="000000" w:themeColor="text1"/>
            <w:vertAlign w:val="superscript"/>
          </w:rPr>
          <w:t>1</w:t>
        </w:r>
        <w:r w:rsidR="00E53820">
          <w:rPr>
            <w:color w:val="000000" w:themeColor="text1"/>
          </w:rPr>
          <w:fldChar w:fldCharType="end"/>
        </w:r>
      </w:ins>
    </w:p>
    <w:p w14:paraId="04ECE5B7" w14:textId="4F7F874F" w:rsidR="007433BB" w:rsidRPr="00E85AFA" w:rsidRDefault="007433BB" w:rsidP="004C3F33">
      <w:pPr>
        <w:spacing w:line="480" w:lineRule="auto"/>
        <w:jc w:val="both"/>
        <w:rPr>
          <w:color w:val="000000" w:themeColor="text1"/>
        </w:rPr>
      </w:pPr>
    </w:p>
    <w:p w14:paraId="5A8040E6" w14:textId="764619C8" w:rsidR="007433BB" w:rsidRPr="00E85AFA" w:rsidRDefault="00705D2B" w:rsidP="007433BB">
      <w:pPr>
        <w:spacing w:line="480" w:lineRule="auto"/>
        <w:jc w:val="both"/>
        <w:rPr>
          <w:color w:val="000000" w:themeColor="text1"/>
        </w:rPr>
      </w:pPr>
      <w:r w:rsidRPr="00E85AFA">
        <w:rPr>
          <w:color w:val="000000" w:themeColor="text1"/>
        </w:rPr>
        <w:lastRenderedPageBreak/>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D01273">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D01273">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2AB71F6C"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w:t>
      </w:r>
      <w:del w:id="27" w:author="Robbie Parks" w:date="2019-11-06T17:27:00Z">
        <w:r w:rsidRPr="00E85AFA">
          <w:delText xml:space="preserve">  </w:delText>
        </w:r>
      </w:del>
    </w:p>
    <w:p w14:paraId="0DB3C8A7" w14:textId="77777777" w:rsidR="00705D2B" w:rsidRPr="00E85AFA" w:rsidRDefault="00705D2B" w:rsidP="00705D2B">
      <w:pPr>
        <w:spacing w:line="480" w:lineRule="auto"/>
        <w:jc w:val="both"/>
      </w:pPr>
    </w:p>
    <w:p w14:paraId="0235BF7C" w14:textId="5675C680" w:rsidR="007433BB" w:rsidRPr="00E85AFA" w:rsidRDefault="007433BB" w:rsidP="00705D2B">
      <w:pPr>
        <w:spacing w:line="480" w:lineRule="auto"/>
        <w:jc w:val="both"/>
      </w:pPr>
      <w:r w:rsidRPr="00E85AFA">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In 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1698B9DB"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r w:rsidRPr="00E85AFA">
        <w:t>temperature in that month</w:t>
      </w:r>
      <w:r w:rsidR="005E282E" w:rsidRPr="00D01273">
        <w:rPr>
          <w:color w:val="000000" w:themeColor="text1"/>
        </w:rPr>
        <w:t xml:space="preserve"> </w:t>
      </w:r>
      <w:r w:rsidR="005E282E" w:rsidRPr="00E85AFA">
        <w:rPr>
          <w:color w:val="000000" w:themeColor="text1"/>
        </w:rPr>
        <w:t xml:space="preserve">over </w:t>
      </w:r>
      <w:r w:rsidR="00867A0C" w:rsidRPr="00E85AFA">
        <w:rPr>
          <w:color w:val="000000" w:themeColor="text1"/>
        </w:rPr>
        <w:t>the entire analysis period</w:t>
      </w:r>
      <w:r w:rsidRPr="00E85AFA">
        <w:t xml:space="preserve"> (</w:t>
      </w:r>
      <w:del w:id="28" w:author="Robbie Parks" w:date="2019-11-06T17:27:00Z">
        <w:r w:rsidR="00FA2DA0">
          <w:delText>Supplementary</w:delText>
        </w:r>
      </w:del>
      <w:ins w:id="29" w:author="Robbie Parks" w:date="2019-11-06T17:27:00Z">
        <w:r w:rsidR="00D21C12">
          <w:t>Extended Data</w:t>
        </w:r>
      </w:ins>
      <w:r w:rsidR="00D21C12">
        <w:t xml:space="preserve"> Figure </w:t>
      </w:r>
      <w:r w:rsidR="008270A4">
        <w:t>1</w:t>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w:t>
      </w:r>
      <w:ins w:id="30" w:author="Robbie Parks" w:date="2019-11-06T17:27:00Z">
        <w:r w:rsidR="000828BE">
          <w:rPr>
            <w:color w:val="000000" w:themeColor="text1"/>
          </w:rPr>
          <w:t xml:space="preserve">Extended Data </w:t>
        </w:r>
      </w:ins>
      <w:r w:rsidR="000828BE">
        <w:rPr>
          <w:color w:val="000000" w:themeColor="text1"/>
        </w:rPr>
        <w:t xml:space="preserve">Figure </w:t>
      </w:r>
      <w:del w:id="31" w:author="Robbie Parks" w:date="2019-11-06T17:27:00Z">
        <w:r w:rsidR="006114C7">
          <w:rPr>
            <w:color w:val="000000" w:themeColor="text1"/>
          </w:rPr>
          <w:delText>3</w:delText>
        </w:r>
      </w:del>
      <w:ins w:id="32" w:author="Robbie Parks" w:date="2019-11-06T17:27:00Z">
        <w:r w:rsidR="000828BE">
          <w:rPr>
            <w:color w:val="000000" w:themeColor="text1"/>
          </w:rPr>
          <w:t>2</w:t>
        </w:r>
      </w:ins>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°C across all states and months (</w:t>
      </w:r>
      <w:ins w:id="33" w:author="Robbie Parks" w:date="2019-11-06T17:27:00Z">
        <w:r w:rsidR="00210FEB">
          <w:rPr>
            <w:color w:val="000000" w:themeColor="text1"/>
          </w:rPr>
          <w:t xml:space="preserve">Extended Data </w:t>
        </w:r>
      </w:ins>
      <w:r w:rsidR="00210FEB">
        <w:rPr>
          <w:color w:val="000000" w:themeColor="text1"/>
        </w:rPr>
        <w:t xml:space="preserve">Figure </w:t>
      </w:r>
      <w:del w:id="34" w:author="Robbie Parks" w:date="2019-11-06T17:27:00Z">
        <w:r w:rsidR="006114C7">
          <w:rPr>
            <w:bCs/>
            <w:color w:val="000000" w:themeColor="text1"/>
          </w:rPr>
          <w:delText>3</w:delText>
        </w:r>
      </w:del>
      <w:ins w:id="35" w:author="Robbie Parks" w:date="2019-11-06T17:27:00Z">
        <w:r w:rsidR="00210FEB">
          <w:rPr>
            <w:color w:val="000000" w:themeColor="text1"/>
          </w:rPr>
          <w:t>2</w:t>
        </w:r>
      </w:ins>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4984BF13" w14:textId="738B91FA" w:rsidR="0089187A" w:rsidRDefault="00AD4FF6" w:rsidP="002E5F11">
      <w:pPr>
        <w:spacing w:line="480" w:lineRule="auto"/>
        <w:jc w:val="both"/>
        <w:rPr>
          <w:ins w:id="36" w:author="Robbie Parks" w:date="2019-11-06T17:27:00Z"/>
        </w:rPr>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 xml:space="preserve">additional deaths if each month in each state were </w:t>
      </w:r>
      <w:r w:rsidR="0089187A" w:rsidRPr="00E85AFA">
        <w:rPr>
          <w:color w:val="000000" w:themeColor="text1"/>
        </w:rPr>
        <w:t>+</w:t>
      </w:r>
      <w:del w:id="37" w:author="Robbie Parks" w:date="2019-11-06T17:27:00Z">
        <w:r w:rsidR="00F24A27" w:rsidRPr="00E85AFA">
          <w:rPr>
            <w:color w:val="000000" w:themeColor="text1"/>
          </w:rPr>
          <w:delText>2</w:delText>
        </w:r>
      </w:del>
      <w:ins w:id="38" w:author="Robbie Parks" w:date="2019-11-06T17:27:00Z">
        <w:r w:rsidR="0089187A">
          <w:rPr>
            <w:color w:val="000000" w:themeColor="text1"/>
          </w:rPr>
          <w:t>1.5</w:t>
        </w:r>
      </w:ins>
      <w:r w:rsidR="0089187A" w:rsidRPr="00E85AFA">
        <w:rPr>
          <w:rFonts w:eastAsia="Times New Roman"/>
          <w:bCs/>
          <w:color w:val="222222"/>
          <w:shd w:val="clear" w:color="auto" w:fill="FFFFFF"/>
        </w:rPr>
        <w:t>°</w:t>
      </w:r>
      <w:r w:rsidR="0089187A" w:rsidRPr="00E85AFA">
        <w:rPr>
          <w:color w:val="000000" w:themeColor="text1"/>
        </w:rPr>
        <w:t xml:space="preserve">C </w:t>
      </w:r>
      <w:r w:rsidRPr="00E85AFA">
        <w:rPr>
          <w:color w:val="000000" w:themeColor="text1"/>
        </w:rPr>
        <w:t xml:space="preserve">above its long-term </w:t>
      </w:r>
      <w:r w:rsidR="00144923">
        <w:rPr>
          <w:color w:val="000000" w:themeColor="text1"/>
        </w:rPr>
        <w:t>average</w:t>
      </w:r>
      <w:del w:id="39" w:author="Robbie Parks" w:date="2019-11-06T17:27:00Z">
        <w:r w:rsidR="00E8517B">
          <w:rPr>
            <w:color w:val="000000" w:themeColor="text1"/>
          </w:rPr>
          <w:delText>, consistent with</w:delText>
        </w:r>
      </w:del>
      <w:ins w:id="40" w:author="Robbie Parks" w:date="2019-11-06T17:27:00Z">
        <w:r w:rsidR="0089187A">
          <w:rPr>
            <w:color w:val="000000" w:themeColor="text1"/>
          </w:rPr>
          <w:t xml:space="preserve"> as envisioned under</w:t>
        </w:r>
        <w:r w:rsidR="00E8517B">
          <w:rPr>
            <w:color w:val="000000" w:themeColor="text1"/>
          </w:rPr>
          <w:t xml:space="preserve"> the Paris Climate Agreement</w:t>
        </w:r>
        <w:r w:rsidRPr="00E85AFA">
          <w:rPr>
            <w:color w:val="000000" w:themeColor="text1"/>
          </w:rPr>
          <w:t>.</w:t>
        </w:r>
        <w:r w:rsidR="0073023B">
          <w:rPr>
            <w:color w:val="000000" w:themeColor="text1"/>
          </w:rPr>
          <w:t xml:space="preserve"> We present additional results, based on a </w:t>
        </w:r>
        <w:r w:rsidR="0073023B" w:rsidRPr="00E85AFA">
          <w:rPr>
            <w:color w:val="000000" w:themeColor="text1"/>
          </w:rPr>
          <w:t>+</w:t>
        </w:r>
        <w:r w:rsidR="0073023B">
          <w:rPr>
            <w:color w:val="000000" w:themeColor="text1"/>
          </w:rPr>
          <w:t>2</w:t>
        </w:r>
        <w:r w:rsidR="0073023B" w:rsidRPr="00E85AFA">
          <w:rPr>
            <w:rFonts w:eastAsia="Times New Roman"/>
            <w:bCs/>
            <w:color w:val="222222"/>
            <w:shd w:val="clear" w:color="auto" w:fill="FFFFFF"/>
          </w:rPr>
          <w:t>°</w:t>
        </w:r>
        <w:r w:rsidR="0073023B" w:rsidRPr="00E85AFA">
          <w:rPr>
            <w:color w:val="000000" w:themeColor="text1"/>
          </w:rPr>
          <w:t>C</w:t>
        </w:r>
        <w:r w:rsidR="0073023B">
          <w:rPr>
            <w:color w:val="000000" w:themeColor="text1"/>
          </w:rPr>
          <w:t>, which is</w:t>
        </w:r>
      </w:ins>
      <w:r w:rsidR="0073023B">
        <w:rPr>
          <w:color w:val="000000" w:themeColor="text1"/>
        </w:rPr>
        <w:t xml:space="preserve"> the upper bound of the Paris Climate Agreement</w:t>
      </w:r>
      <w:del w:id="41" w:author="Robbie Parks" w:date="2019-11-06T17:27:00Z">
        <w:r w:rsidRPr="00E85AFA">
          <w:rPr>
            <w:color w:val="000000" w:themeColor="text1"/>
          </w:rPr>
          <w:delText>.</w:delText>
        </w:r>
      </w:del>
      <w:ins w:id="42" w:author="Robbie Parks" w:date="2019-11-06T17:27:00Z">
        <w:r w:rsidR="0073023B">
          <w:rPr>
            <w:color w:val="000000" w:themeColor="text1"/>
          </w:rPr>
          <w:t xml:space="preserve"> as Extended Data</w:t>
        </w:r>
        <w:r w:rsidR="00F1568D">
          <w:rPr>
            <w:color w:val="000000" w:themeColor="text1"/>
          </w:rPr>
          <w:t>.</w:t>
        </w:r>
      </w:ins>
      <w:r w:rsidRPr="00E85AFA">
        <w:rPr>
          <w:color w:val="000000" w:themeColor="text1"/>
        </w:rPr>
        <w:t xml:space="preserve"> Based on this analysis, </w:t>
      </w:r>
      <w:del w:id="43" w:author="Robbie Parks" w:date="2019-11-06T17:27:00Z">
        <w:r w:rsidRPr="00E85AFA">
          <w:rPr>
            <w:color w:val="000000" w:themeColor="text1"/>
          </w:rPr>
          <w:delText>w</w:delText>
        </w:r>
        <w:r w:rsidR="007433BB" w:rsidRPr="00E85AFA">
          <w:delText xml:space="preserve">e estimated that </w:delText>
        </w:r>
      </w:del>
      <w:r w:rsidR="007433BB" w:rsidRPr="00E85AFA">
        <w:t xml:space="preserve">there would be an estimated </w:t>
      </w:r>
      <w:ins w:id="44" w:author="Robbie Parks" w:date="2019-11-06T17:27:00Z">
        <w:r w:rsidR="002043D3">
          <w:t>1,601</w:t>
        </w:r>
        <w:r w:rsidR="0089187A" w:rsidRPr="00644D09">
          <w:t xml:space="preserve"> </w:t>
        </w:r>
        <w:r w:rsidR="0089187A" w:rsidRPr="00E85AFA">
          <w:t xml:space="preserve">(95% credible interval </w:t>
        </w:r>
        <w:r w:rsidR="00DD7DBB">
          <w:t>1,430</w:t>
        </w:r>
        <w:r w:rsidR="0089187A" w:rsidRPr="00644D09">
          <w:t>-</w:t>
        </w:r>
        <w:r w:rsidR="00DD7DBB">
          <w:t>1,776</w:t>
        </w:r>
        <w:r w:rsidR="0089187A" w:rsidRPr="00E85AFA">
          <w:t xml:space="preserve">) excess injury deaths, equivalent to </w:t>
        </w:r>
        <w:r w:rsidR="00C37E8C">
          <w:t>0.75</w:t>
        </w:r>
        <w:r w:rsidR="0089187A" w:rsidRPr="00E85AFA">
          <w:t>% of all injury deaths in 2017,</w:t>
        </w:r>
        <w:r w:rsidR="0089187A" w:rsidRPr="00E85AFA">
          <w:rPr>
            <w:color w:val="000000" w:themeColor="text1"/>
          </w:rPr>
          <w:t xml:space="preserve"> in </w:t>
        </w:r>
        <w:r w:rsidR="0089187A">
          <w:rPr>
            <w:color w:val="000000" w:themeColor="text1"/>
          </w:rPr>
          <w:t>a</w:t>
        </w:r>
        <w:r w:rsidR="0089187A" w:rsidRPr="00E85AFA">
          <w:rPr>
            <w:color w:val="000000" w:themeColor="text1"/>
          </w:rPr>
          <w:t xml:space="preserve"> year in which each month in each state </w:t>
        </w:r>
        <w:r w:rsidR="0089187A">
          <w:rPr>
            <w:color w:val="000000" w:themeColor="text1"/>
          </w:rPr>
          <w:t>was</w:t>
        </w:r>
        <w:r w:rsidR="0089187A" w:rsidRPr="00E85AFA">
          <w:rPr>
            <w:color w:val="000000" w:themeColor="text1"/>
          </w:rPr>
          <w:t xml:space="preserve"> +</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C warmer than its long-term average</w:t>
        </w:r>
        <w:r w:rsidR="009C5C77">
          <w:rPr>
            <w:color w:val="000000" w:themeColor="text1"/>
          </w:rPr>
          <w:t xml:space="preserve"> (Figure 3)</w:t>
        </w:r>
        <w:r w:rsidR="0089187A">
          <w:rPr>
            <w:color w:val="000000" w:themeColor="text1"/>
          </w:rPr>
          <w:t xml:space="preserve">. The number of excess </w:t>
        </w:r>
        <w:r w:rsidR="0089187A" w:rsidRPr="00E85AFA">
          <w:t>injury</w:t>
        </w:r>
        <w:r w:rsidR="0089187A">
          <w:rPr>
            <w:color w:val="000000" w:themeColor="text1"/>
          </w:rPr>
          <w:t xml:space="preserve"> deaths would increase to</w:t>
        </w:r>
        <w:r w:rsidR="0089187A" w:rsidRPr="00644D09">
          <w:t xml:space="preserve"> </w:t>
        </w:r>
      </w:ins>
      <w:r w:rsidR="00644D09" w:rsidRPr="00644D09">
        <w:t>2,135</w:t>
      </w:r>
      <w:r w:rsidR="007433BB" w:rsidRPr="00644D09">
        <w:t xml:space="preserve"> </w:t>
      </w:r>
      <w:r w:rsidR="007433BB" w:rsidRPr="00E85AFA">
        <w:t xml:space="preserve">(95% credible interval </w:t>
      </w:r>
      <w:r w:rsidR="00644D09" w:rsidRPr="00644D09">
        <w:t>1,906-2,368</w:t>
      </w:r>
      <w:del w:id="45" w:author="Robbie Parks" w:date="2019-11-06T17:27:00Z">
        <w:r w:rsidR="007433BB" w:rsidRPr="00E85AFA">
          <w:delText>) excess injury deaths,</w:delText>
        </w:r>
      </w:del>
      <w:ins w:id="46" w:author="Robbie Parks" w:date="2019-11-06T17:27:00Z">
        <w:r w:rsidR="007433BB" w:rsidRPr="00E85AFA">
          <w:t>),</w:t>
        </w:r>
      </w:ins>
      <w:r w:rsidR="007433BB" w:rsidRPr="00E85AFA">
        <w:t xml:space="preserve"> 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CE7C22">
        <w:t xml:space="preserve"> </w:t>
      </w:r>
      <w:r w:rsidR="007433BB" w:rsidRPr="00E85AFA">
        <w:t>(</w:t>
      </w:r>
      <w:ins w:id="47" w:author="Robbie Parks" w:date="2019-11-06T17:27:00Z">
        <w:r w:rsidR="00CE7C22">
          <w:t xml:space="preserve">Extended Data </w:t>
        </w:r>
      </w:ins>
      <w:r w:rsidR="00CE7C22">
        <w:t xml:space="preserve">Figure </w:t>
      </w:r>
      <w:del w:id="48" w:author="Robbie Parks" w:date="2019-11-06T17:27:00Z">
        <w:r w:rsidR="009C39F3">
          <w:delText>4</w:delText>
        </w:r>
        <w:r w:rsidR="007433BB" w:rsidRPr="00E85AFA">
          <w:delText xml:space="preserve">). </w:delText>
        </w:r>
      </w:del>
      <w:ins w:id="49" w:author="Robbie Parks" w:date="2019-11-06T17:27:00Z">
        <w:r w:rsidR="00CE7C22">
          <w:t>3)</w:t>
        </w:r>
        <w:r w:rsidR="007433BB" w:rsidRPr="00E85AFA">
          <w:t xml:space="preserve">. </w:t>
        </w:r>
      </w:ins>
    </w:p>
    <w:p w14:paraId="25FB8F62" w14:textId="77777777" w:rsidR="0089187A" w:rsidRDefault="0089187A" w:rsidP="002E5F11">
      <w:pPr>
        <w:spacing w:line="480" w:lineRule="auto"/>
        <w:jc w:val="both"/>
        <w:rPr>
          <w:ins w:id="50" w:author="Robbie Parks" w:date="2019-11-06T17:27:00Z"/>
        </w:rPr>
      </w:pPr>
    </w:p>
    <w:p w14:paraId="047E0FB4" w14:textId="43C31344" w:rsidR="007433BB" w:rsidRPr="00E85AFA" w:rsidRDefault="007433BB" w:rsidP="002E5F11">
      <w:pPr>
        <w:spacing w:line="480" w:lineRule="auto"/>
        <w:jc w:val="both"/>
      </w:pPr>
      <w:r w:rsidRPr="00E85AFA">
        <w:lastRenderedPageBreak/>
        <w:t xml:space="preserve">Deaths from drowning, transport, assault and suicide would increase, partly offset by a decline in deaths from falls in middle and older ages and in winter months (Figure </w:t>
      </w:r>
      <w:del w:id="51" w:author="Robbie Parks" w:date="2019-11-06T17:27:00Z">
        <w:r w:rsidR="009C39F3">
          <w:delText>4</w:delText>
        </w:r>
      </w:del>
      <w:ins w:id="52" w:author="Robbie Parks" w:date="2019-11-06T17:27:00Z">
        <w:r w:rsidR="00040AE0">
          <w:t>3</w:t>
        </w:r>
      </w:ins>
      <w:r w:rsidRPr="00E85AFA">
        <w:t>). Most excess deaths would be from transport injuries (</w:t>
      </w:r>
      <w:del w:id="53" w:author="Robbie Parks" w:date="2019-11-06T17:27:00Z">
        <w:r w:rsidR="00280784">
          <w:delText>985</w:delText>
        </w:r>
        <w:r w:rsidR="00A3039C">
          <w:delText xml:space="preserve">; </w:delText>
        </w:r>
        <w:r w:rsidR="00C25EE4">
          <w:delText>866</w:delText>
        </w:r>
        <w:r w:rsidR="006F071D">
          <w:delText>-</w:delText>
        </w:r>
      </w:del>
      <w:ins w:id="54" w:author="Robbie Parks" w:date="2019-11-06T17:27:00Z">
        <w:r w:rsidR="00BA2588">
          <w:t>739</w:t>
        </w:r>
        <w:r w:rsidR="00A3039C">
          <w:t xml:space="preserve">; </w:t>
        </w:r>
        <w:r w:rsidR="00BA2588">
          <w:t>650</w:t>
        </w:r>
        <w:r w:rsidR="006F071D">
          <w:t>-</w:t>
        </w:r>
        <w:r w:rsidR="00BA2588">
          <w:t>814</w:t>
        </w:r>
        <w:r w:rsidR="0089187A">
          <w:t xml:space="preserve"> in the </w:t>
        </w:r>
        <w:r w:rsidR="0089187A" w:rsidRPr="00E85AFA">
          <w:rPr>
            <w:color w:val="000000" w:themeColor="text1"/>
          </w:rPr>
          <w:t>+</w:t>
        </w:r>
      </w:ins>
      <w:r w:rsidR="0089187A" w:rsidRPr="00F26829">
        <w:rPr>
          <w:color w:val="000000" w:themeColor="text1"/>
          <w:rPrChange w:id="55" w:author="Robbie Parks" w:date="2019-11-06T17:27:00Z">
            <w:rPr/>
          </w:rPrChange>
        </w:rPr>
        <w:t>1</w:t>
      </w:r>
      <w:del w:id="56" w:author="Robbie Parks" w:date="2019-11-06T17:27:00Z">
        <w:r w:rsidR="00C25EE4">
          <w:delText>,085</w:delText>
        </w:r>
      </w:del>
      <w:ins w:id="57" w:author="Robbie Parks" w:date="2019-11-06T17:27:00Z">
        <w:r w:rsidR="0089187A">
          <w:rPr>
            <w:color w:val="000000" w:themeColor="text1"/>
          </w:rPr>
          <w:t>.5</w:t>
        </w:r>
        <w:r w:rsidR="0089187A" w:rsidRPr="00E85AFA">
          <w:rPr>
            <w:rFonts w:eastAsia="Times New Roman"/>
            <w:bCs/>
            <w:color w:val="222222"/>
            <w:shd w:val="clear" w:color="auto" w:fill="FFFFFF"/>
          </w:rPr>
          <w:t>°</w:t>
        </w:r>
        <w:r w:rsidR="0089187A" w:rsidRPr="00E85AFA">
          <w:rPr>
            <w:color w:val="000000" w:themeColor="text1"/>
          </w:rPr>
          <w:t>C warmer</w:t>
        </w:r>
        <w:r w:rsidR="0089187A">
          <w:rPr>
            <w:color w:val="000000" w:themeColor="text1"/>
          </w:rPr>
          <w:t xml:space="preserve"> scenario</w:t>
        </w:r>
      </w:ins>
      <w:r w:rsidRPr="00E85AFA">
        <w:t xml:space="preserve">) followed </w:t>
      </w:r>
      <w:r w:rsidR="006F071D">
        <w:t xml:space="preserve">closely </w:t>
      </w:r>
      <w:r w:rsidRPr="00E85AFA">
        <w:t>by suicide (</w:t>
      </w:r>
      <w:del w:id="58" w:author="Robbie Parks" w:date="2019-11-06T17:27:00Z">
        <w:r w:rsidR="00280784">
          <w:delText>720</w:delText>
        </w:r>
        <w:r w:rsidR="00A3039C">
          <w:delText>; 593</w:delText>
        </w:r>
        <w:r w:rsidR="006F071D">
          <w:delText>-</w:delText>
        </w:r>
        <w:r w:rsidR="00A3039C">
          <w:delText>841</w:delText>
        </w:r>
      </w:del>
      <w:ins w:id="59" w:author="Robbie Parks" w:date="2019-11-06T17:27:00Z">
        <w:r w:rsidR="00296851">
          <w:t>540</w:t>
        </w:r>
        <w:r w:rsidR="00A3039C">
          <w:t xml:space="preserve">; </w:t>
        </w:r>
        <w:r w:rsidR="00296851">
          <w:t>445</w:t>
        </w:r>
        <w:r w:rsidR="006F071D">
          <w:t>-</w:t>
        </w:r>
        <w:r w:rsidR="00296851">
          <w:t>631</w:t>
        </w:r>
      </w:ins>
      <w:r w:rsidRPr="00E85AFA">
        <w:t xml:space="preserve">). </w:t>
      </w:r>
      <w:r w:rsidR="00280784">
        <w:t>84</w:t>
      </w:r>
      <w:r w:rsidRPr="00E85AFA">
        <w:t xml:space="preserve">% of the excess deaths would occur in males and </w:t>
      </w:r>
      <w:r w:rsidR="00280784">
        <w:t>16</w:t>
      </w:r>
      <w:r w:rsidRPr="00E85AFA">
        <w:t xml:space="preserve">% in females. </w:t>
      </w:r>
      <w:r w:rsidR="00280784">
        <w:t>92</w:t>
      </w:r>
      <w:r w:rsidRPr="00E85AFA">
        <w:t xml:space="preserve">% of all male excess deaths would occur in those aged 15-64 years, who have higher rates of deaths from transport </w:t>
      </w:r>
      <w:r w:rsidR="00BF4FCA">
        <w:t>and suicide</w:t>
      </w:r>
      <w:r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6E9EE7E1"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del w:id="60" w:author="Robbie Parks" w:date="2019-11-06T17:27:00Z">
        <w:r w:rsidR="00DB2ED8">
          <w:delText>18</w:delText>
        </w:r>
        <w:r w:rsidRPr="00E85AFA">
          <w:delText>.</w:delText>
        </w:r>
        <w:r w:rsidR="00DB2ED8">
          <w:delText>3</w:delText>
        </w:r>
        <w:r w:rsidRPr="00E85AFA">
          <w:delText>% (</w:delText>
        </w:r>
        <w:r w:rsidR="00DB2ED8">
          <w:delText>16.6</w:delText>
        </w:r>
        <w:r w:rsidRPr="00E85AFA">
          <w:delText xml:space="preserve">, </w:delText>
        </w:r>
        <w:r w:rsidR="00DB2ED8">
          <w:delText>20</w:delText>
        </w:r>
      </w:del>
      <w:ins w:id="61" w:author="Robbie Parks" w:date="2019-11-06T17:27:00Z">
        <w:r w:rsidR="00DB2ED8">
          <w:t>1</w:t>
        </w:r>
        <w:r w:rsidR="00BC0876">
          <w:t>3</w:t>
        </w:r>
        <w:r w:rsidRPr="00E85AFA">
          <w:t>.</w:t>
        </w:r>
        <w:r w:rsidR="00BC0876">
          <w:t>7</w:t>
        </w:r>
        <w:r w:rsidRPr="00E85AFA">
          <w:t>% (</w:t>
        </w:r>
        <w:r w:rsidR="00BC0876">
          <w:t>12</w:t>
        </w:r>
        <w:r w:rsidR="00DB2ED8">
          <w:t>.</w:t>
        </w:r>
        <w:r w:rsidR="00BC0876">
          <w:t>5</w:t>
        </w:r>
        <w:r w:rsidRPr="00E85AFA">
          <w:t xml:space="preserve">, </w:t>
        </w:r>
        <w:r w:rsidR="008847C3">
          <w:t>15</w:t>
        </w:r>
      </w:ins>
      <w:r w:rsidR="00DB2ED8">
        <w:t>.2</w:t>
      </w:r>
      <w:r w:rsidRPr="00E85AFA">
        <w:t>)</w:t>
      </w:r>
      <w:r w:rsidR="006F071D">
        <w:t xml:space="preserve"> for a </w:t>
      </w:r>
      <w:r w:rsidR="006F071D" w:rsidRPr="00E85AFA">
        <w:rPr>
          <w:color w:val="000000" w:themeColor="text1"/>
        </w:rPr>
        <w:t>+</w:t>
      </w:r>
      <w:del w:id="62" w:author="Robbie Parks" w:date="2019-11-06T17:27:00Z">
        <w:r w:rsidR="006F071D" w:rsidRPr="00E85AFA">
          <w:rPr>
            <w:color w:val="000000" w:themeColor="text1"/>
          </w:rPr>
          <w:delText>2</w:delText>
        </w:r>
      </w:del>
      <w:ins w:id="63" w:author="Robbie Parks" w:date="2019-11-06T17:27:00Z">
        <w:r w:rsidR="00556438">
          <w:rPr>
            <w:color w:val="000000" w:themeColor="text1"/>
          </w:rPr>
          <w:t>1.5</w:t>
        </w:r>
      </w:ins>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r w:rsidRPr="00E85AFA">
        <w:t xml:space="preserve"> in men aged 15-24 years (</w:t>
      </w:r>
      <w:r w:rsidR="00EF4FC9" w:rsidRPr="00E85AFA">
        <w:t xml:space="preserve">Figure </w:t>
      </w:r>
      <w:del w:id="64" w:author="Robbie Parks" w:date="2019-11-06T17:27:00Z">
        <w:r w:rsidR="009C39F3">
          <w:delText>5</w:delText>
        </w:r>
      </w:del>
      <w:ins w:id="65" w:author="Robbie Parks" w:date="2019-11-06T17:27:00Z">
        <w:r w:rsidR="00D16DC8">
          <w:t>4</w:t>
        </w:r>
      </w:ins>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del w:id="66" w:author="Robbie Parks" w:date="2019-11-06T17:27:00Z">
        <w:r w:rsidR="006864D8">
          <w:delText>4</w:delText>
        </w:r>
      </w:del>
      <w:ins w:id="67" w:author="Robbie Parks" w:date="2019-11-06T17:27:00Z">
        <w:r w:rsidR="008847C3">
          <w:t>3</w:t>
        </w:r>
      </w:ins>
      <w:r w:rsidRPr="00E85AFA">
        <w:t xml:space="preserve">% in all age and sex groups). There was a larger percent increase in transport deaths for males than for females, especially in young and middle-ages (e.g., </w:t>
      </w:r>
      <w:r w:rsidR="00B93C15">
        <w:rPr>
          <w:rFonts w:eastAsia="Times New Roman"/>
          <w:color w:val="000000"/>
        </w:rPr>
        <w:t>2</w:t>
      </w:r>
      <w:r w:rsidRPr="00E85AFA">
        <w:rPr>
          <w:rFonts w:eastAsia="Times New Roman"/>
          <w:color w:val="000000"/>
        </w:rPr>
        <w:t>.</w:t>
      </w:r>
      <w:del w:id="68" w:author="Robbie Parks" w:date="2019-11-06T17:27:00Z">
        <w:r w:rsidR="00B93C15">
          <w:rPr>
            <w:rFonts w:eastAsia="Times New Roman"/>
            <w:color w:val="000000"/>
          </w:rPr>
          <w:delText>7</w:delText>
        </w:r>
        <w:r w:rsidRPr="00E85AFA">
          <w:rPr>
            <w:rFonts w:eastAsia="Times New Roman"/>
            <w:color w:val="000000"/>
          </w:rPr>
          <w:delText>% (</w:delText>
        </w:r>
      </w:del>
      <w:ins w:id="69" w:author="Robbie Parks" w:date="2019-11-06T17:27:00Z">
        <w:r w:rsidR="001B2C85">
          <w:rPr>
            <w:rFonts w:eastAsia="Times New Roman"/>
            <w:color w:val="000000"/>
          </w:rPr>
          <w:t>0</w:t>
        </w:r>
        <w:r w:rsidRPr="00E85AFA">
          <w:rPr>
            <w:rFonts w:eastAsia="Times New Roman"/>
            <w:color w:val="000000"/>
          </w:rPr>
          <w:t>% (</w:t>
        </w:r>
        <w:r w:rsidR="001B2C85">
          <w:rPr>
            <w:rFonts w:eastAsia="Times New Roman"/>
            <w:color w:val="000000"/>
          </w:rPr>
          <w:t>1</w:t>
        </w:r>
        <w:r w:rsidRPr="00E85AFA">
          <w:rPr>
            <w:rFonts w:eastAsia="Times New Roman"/>
            <w:color w:val="000000"/>
          </w:rPr>
          <w:t>.</w:t>
        </w:r>
        <w:r w:rsidR="001B2C85">
          <w:rPr>
            <w:rFonts w:eastAsia="Times New Roman"/>
            <w:color w:val="000000"/>
          </w:rPr>
          <w:t>6</w:t>
        </w:r>
        <w:r w:rsidRPr="00E85AFA">
          <w:rPr>
            <w:rFonts w:eastAsia="Times New Roman"/>
            <w:color w:val="000000"/>
          </w:rPr>
          <w:t xml:space="preserve">, </w:t>
        </w:r>
      </w:ins>
      <w:r w:rsidR="001B2C85">
        <w:rPr>
          <w:rFonts w:eastAsia="Times New Roman"/>
          <w:color w:val="000000"/>
        </w:rPr>
        <w:t>2</w:t>
      </w:r>
      <w:r w:rsidRPr="00E85AFA">
        <w:rPr>
          <w:rFonts w:eastAsia="Times New Roman"/>
          <w:color w:val="000000"/>
        </w:rPr>
        <w:t>.</w:t>
      </w:r>
      <w:del w:id="70" w:author="Robbie Parks" w:date="2019-11-06T17:27:00Z">
        <w:r w:rsidR="00B93C15">
          <w:rPr>
            <w:rFonts w:eastAsia="Times New Roman"/>
            <w:color w:val="000000"/>
          </w:rPr>
          <w:delText>1</w:delText>
        </w:r>
        <w:r w:rsidRPr="00E85AFA">
          <w:rPr>
            <w:rFonts w:eastAsia="Times New Roman"/>
            <w:color w:val="000000"/>
          </w:rPr>
          <w:delText xml:space="preserve">, </w:delText>
        </w:r>
        <w:r w:rsidR="00B93C15">
          <w:rPr>
            <w:rFonts w:eastAsia="Times New Roman"/>
            <w:color w:val="000000"/>
          </w:rPr>
          <w:delText>3</w:delText>
        </w:r>
        <w:r w:rsidRPr="00E85AFA">
          <w:rPr>
            <w:rFonts w:eastAsia="Times New Roman"/>
            <w:color w:val="000000"/>
          </w:rPr>
          <w:delText>.</w:delText>
        </w:r>
        <w:r w:rsidR="00B93C15">
          <w:rPr>
            <w:rFonts w:eastAsia="Times New Roman"/>
            <w:color w:val="000000"/>
          </w:rPr>
          <w:delText>4</w:delText>
        </w:r>
      </w:del>
      <w:ins w:id="71" w:author="Robbie Parks" w:date="2019-11-06T17:27:00Z">
        <w:r w:rsidR="001B2C85">
          <w:rPr>
            <w:rFonts w:eastAsia="Times New Roman"/>
            <w:color w:val="000000"/>
          </w:rPr>
          <w:t>6</w:t>
        </w:r>
      </w:ins>
      <w:r w:rsidRPr="00E85AFA">
        <w:rPr>
          <w:rFonts w:eastAsia="Times New Roman"/>
          <w:color w:val="000000"/>
        </w:rPr>
        <w:t>)</w:t>
      </w:r>
      <w:r w:rsidRPr="00E85AFA">
        <w:t xml:space="preserve"> for 25-34 year old men versus </w:t>
      </w:r>
      <w:r w:rsidR="00B93C15">
        <w:t>0</w:t>
      </w:r>
      <w:r w:rsidRPr="00E85AFA">
        <w:t>.</w:t>
      </w:r>
      <w:del w:id="72" w:author="Robbie Parks" w:date="2019-11-06T17:27:00Z">
        <w:r w:rsidR="00B93C15">
          <w:delText>7</w:delText>
        </w:r>
      </w:del>
      <w:ins w:id="73" w:author="Robbie Parks" w:date="2019-11-06T17:27:00Z">
        <w:r w:rsidR="001B2C85">
          <w:t>5</w:t>
        </w:r>
      </w:ins>
      <w:r w:rsidRPr="00E85AFA">
        <w:t>% (</w:t>
      </w:r>
      <w:r w:rsidR="00EE6FBE" w:rsidRPr="00E85AFA">
        <w:t>-</w:t>
      </w:r>
      <w:r w:rsidR="00B93C15">
        <w:t>0</w:t>
      </w:r>
      <w:r w:rsidRPr="00E85AFA">
        <w:t>.</w:t>
      </w:r>
      <w:del w:id="74" w:author="Robbie Parks" w:date="2019-11-06T17:27:00Z">
        <w:r w:rsidR="00B93C15">
          <w:delText>4</w:delText>
        </w:r>
      </w:del>
      <w:ins w:id="75" w:author="Robbie Parks" w:date="2019-11-06T17:27:00Z">
        <w:r w:rsidR="00C41D2A">
          <w:t>3</w:t>
        </w:r>
      </w:ins>
      <w:r w:rsidRPr="00E85AFA">
        <w:t xml:space="preserve">, </w:t>
      </w:r>
      <w:r w:rsidR="00B93C15">
        <w:t>1</w:t>
      </w:r>
      <w:r w:rsidRPr="00E85AFA">
        <w:t>.</w:t>
      </w:r>
      <w:del w:id="76" w:author="Robbie Parks" w:date="2019-11-06T17:27:00Z">
        <w:r w:rsidR="00B93C15">
          <w:delText>9</w:delText>
        </w:r>
      </w:del>
      <w:ins w:id="77" w:author="Robbie Parks" w:date="2019-11-06T17:27:00Z">
        <w:r w:rsidR="00C41D2A">
          <w:t>4</w:t>
        </w:r>
      </w:ins>
      <w:r w:rsidRPr="00E85AFA">
        <w:t>) for women of the same age) (</w:t>
      </w:r>
      <w:r w:rsidR="009C39F3" w:rsidRPr="00E85AFA">
        <w:t xml:space="preserve">Figure </w:t>
      </w:r>
      <w:del w:id="78" w:author="Robbie Parks" w:date="2019-11-06T17:27:00Z">
        <w:r w:rsidR="009C39F3">
          <w:delText>5</w:delText>
        </w:r>
      </w:del>
      <w:ins w:id="79" w:author="Robbie Parks" w:date="2019-11-06T17:27:00Z">
        <w:r w:rsidR="00D16DC8">
          <w:t>4</w:t>
        </w:r>
      </w:ins>
      <w:r w:rsidRPr="00E85AFA">
        <w:t>).</w:t>
      </w:r>
    </w:p>
    <w:p w14:paraId="613283C5" w14:textId="77777777" w:rsidR="00370E83" w:rsidRPr="00E85AFA" w:rsidRDefault="00370E83" w:rsidP="00370E83">
      <w:pPr>
        <w:spacing w:line="480" w:lineRule="auto"/>
        <w:jc w:val="both"/>
        <w:rPr>
          <w:del w:id="80" w:author="Robbie Parks" w:date="2019-11-06T17:27:00Z"/>
          <w:color w:val="000000" w:themeColor="text1"/>
        </w:rPr>
      </w:pPr>
    </w:p>
    <w:p w14:paraId="69F5FF18" w14:textId="77777777" w:rsidR="00F82744" w:rsidRPr="00E85AFA" w:rsidRDefault="00F82744" w:rsidP="00F82744">
      <w:pPr>
        <w:spacing w:line="480" w:lineRule="auto"/>
        <w:jc w:val="both"/>
        <w:rPr>
          <w:del w:id="81" w:author="Robbie Parks" w:date="2019-11-06T17:27:00Z"/>
        </w:rPr>
      </w:pPr>
      <w:del w:id="82" w:author="Robbie Parks" w:date="2019-11-06T17:27:00Z">
        <w:r w:rsidRPr="00E85AFA">
          <w:delTex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delText>
        </w:r>
        <w:r w:rsidR="009461ED" w:rsidRPr="00E85AFA">
          <w:delText xml:space="preserve"> their</w:delText>
        </w:r>
        <w:r w:rsidRPr="00E85AFA">
          <w:delText xml:space="preserve"> behavio</w:delText>
        </w:r>
        <w:r w:rsidR="00E85AFA">
          <w:delText>u</w:delText>
        </w:r>
        <w:r w:rsidRPr="00E85AFA">
          <w:delText>r</w:delText>
        </w:r>
        <w:r w:rsidR="009461ED" w:rsidRPr="00E85AFA">
          <w:delText>s</w:delText>
        </w:r>
        <w:r w:rsidRPr="00E85AFA">
          <w:delText xml:space="preserve">. For example, over half of swimming deaths for males occur in natural water, compared to about </w:delText>
        </w:r>
        <w:r w:rsidR="00367BD4" w:rsidRPr="00E85AFA">
          <w:delText xml:space="preserve">one </w:delText>
        </w:r>
        <w:r w:rsidRPr="00E85AFA">
          <w:delText>quarter for females</w:delText>
        </w:r>
        <w:r w:rsidR="009E4104">
          <w:delText>.</w:delText>
        </w:r>
        <w:r w:rsidRPr="00E85AFA">
          <w:fldChar w:fldCharType="begin" w:fldLock="1"/>
        </w:r>
        <w:r w:rsidR="00CB6158">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delInstrText>
        </w:r>
        <w:r w:rsidRPr="00E85AFA">
          <w:fldChar w:fldCharType="separate"/>
        </w:r>
        <w:r w:rsidR="009C2E1F" w:rsidRPr="009C2E1F">
          <w:rPr>
            <w:noProof/>
            <w:vertAlign w:val="superscript"/>
          </w:rPr>
          <w:delText>26</w:delText>
        </w:r>
        <w:r w:rsidRPr="00E85AFA">
          <w:fldChar w:fldCharType="end"/>
        </w:r>
        <w:r w:rsidRPr="00E85AFA">
          <w:delText xml:space="preserve"> </w:delText>
        </w:r>
        <w:r w:rsidR="00367BD4" w:rsidRPr="00E85AFA">
          <w:delText>T</w:delText>
        </w:r>
        <w:r w:rsidRPr="00E85AFA">
          <w:delText>he former</w:delText>
        </w:r>
        <w:r w:rsidR="00367BD4" w:rsidRPr="00E85AFA">
          <w:delText xml:space="preserve"> may rise more</w:delText>
        </w:r>
        <w:r w:rsidRPr="00E85AFA">
          <w:delText xml:space="preserve"> in warmer weather. Similarly, deaths from falls</w:delText>
        </w:r>
        <w:r w:rsidR="00413F8E" w:rsidRPr="00E85AFA">
          <w:delText xml:space="preserve"> declined more</w:delText>
        </w:r>
        <w:r w:rsidRPr="00E85AFA">
          <w:delText xml:space="preserve"> in older ages because falls in </w:delText>
        </w:r>
        <w:r w:rsidR="00413F8E" w:rsidRPr="00E85AFA">
          <w:delText>the elderly</w:delText>
        </w:r>
        <w:r w:rsidRPr="00E85AFA">
          <w:delText xml:space="preserve"> are more likely to be due to slipping on ice than </w:delText>
        </w:r>
        <w:r w:rsidR="00413F8E" w:rsidRPr="00E85AFA">
          <w:delText xml:space="preserve">those in </w:delText>
        </w:r>
        <w:r w:rsidRPr="00E85AFA">
          <w:delText xml:space="preserve">younger </w:delText>
        </w:r>
        <w:r w:rsidR="00413F8E" w:rsidRPr="00E85AFA">
          <w:delText>people</w:delText>
        </w:r>
        <w:r w:rsidRPr="00E85AFA">
          <w:delText>.</w:delText>
        </w:r>
        <w:r w:rsidRPr="00E85AFA">
          <w:fldChar w:fldCharType="begin" w:fldLock="1"/>
        </w:r>
        <w:r w:rsidR="00CB6158">
          <w:del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delInstrText>
        </w:r>
        <w:r w:rsidRPr="00E85AFA">
          <w:fldChar w:fldCharType="separate"/>
        </w:r>
        <w:r w:rsidR="009C2E1F" w:rsidRPr="009C2E1F">
          <w:rPr>
            <w:noProof/>
            <w:vertAlign w:val="superscript"/>
          </w:rPr>
          <w:delText>27–29</w:delText>
        </w:r>
        <w:r w:rsidRPr="00E85AFA">
          <w:fldChar w:fldCharType="end"/>
        </w:r>
      </w:del>
    </w:p>
    <w:p w14:paraId="1D483674" w14:textId="77777777" w:rsidR="00F82744" w:rsidRPr="00E85AFA" w:rsidRDefault="00F82744" w:rsidP="00F82744">
      <w:pPr>
        <w:spacing w:line="480" w:lineRule="auto"/>
        <w:jc w:val="both"/>
        <w:rPr>
          <w:del w:id="83" w:author="Robbie Parks" w:date="2019-11-06T17:27:00Z"/>
        </w:rPr>
      </w:pPr>
    </w:p>
    <w:p w14:paraId="765DC7D8" w14:textId="77777777" w:rsidR="00F82744" w:rsidRPr="00E85AFA" w:rsidRDefault="00F82744" w:rsidP="00F82744">
      <w:pPr>
        <w:spacing w:line="480" w:lineRule="auto"/>
        <w:jc w:val="both"/>
        <w:rPr>
          <w:del w:id="84" w:author="Robbie Parks" w:date="2019-11-06T17:27:00Z"/>
        </w:rPr>
      </w:pPr>
      <w:del w:id="85" w:author="Robbie Parks" w:date="2019-11-06T17:27:00Z">
        <w:r w:rsidRPr="00E85AFA">
          <w:lastRenderedPageBreak/>
          <w:delText>The pathways from anomalous temperature to transport injury are more varied.  Firstly, driving performance deteriorates at higher temperatures.</w:delText>
        </w:r>
        <w:r w:rsidRPr="00E85AFA">
          <w:fldChar w:fldCharType="begin" w:fldLock="1"/>
        </w:r>
        <w:r w:rsidR="00E44DE4" w:rsidRPr="00E85AFA">
          <w:del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delInstrText>
        </w:r>
        <w:r w:rsidRPr="00E85AFA">
          <w:fldChar w:fldCharType="separate"/>
        </w:r>
        <w:r w:rsidR="00112889" w:rsidRPr="00E85AFA">
          <w:rPr>
            <w:noProof/>
            <w:vertAlign w:val="superscript"/>
          </w:rPr>
          <w:delText>16–19</w:delText>
        </w:r>
        <w:r w:rsidRPr="00E85AFA">
          <w:fldChar w:fldCharType="end"/>
        </w:r>
        <w:r w:rsidRPr="00E85AFA">
          <w:delText xml:space="preserve"> Further, alcohol consumption increases </w:delText>
        </w:r>
        <w:r w:rsidR="00413F8E" w:rsidRPr="00E85AFA">
          <w:delText>in</w:delText>
        </w:r>
        <w:r w:rsidRPr="00E85AFA">
          <w:delText xml:space="preserve"> warm temperature</w:delText>
        </w:r>
        <w:r w:rsidR="00413F8E" w:rsidRPr="00E85AFA">
          <w:delText>s</w:delText>
        </w:r>
        <w:r w:rsidRPr="00E85AFA">
          <w:delText>,</w:delText>
        </w:r>
        <w:r w:rsidRPr="00E85AFA">
          <w:fldChar w:fldCharType="begin" w:fldLock="1"/>
        </w:r>
        <w:r w:rsidR="005E4E88">
          <w:del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delInstrText>
        </w:r>
        <w:r w:rsidRPr="00E85AFA">
          <w:fldChar w:fldCharType="separate"/>
        </w:r>
        <w:r w:rsidR="009C1C41" w:rsidRPr="009C1C41">
          <w:rPr>
            <w:noProof/>
            <w:vertAlign w:val="superscript"/>
          </w:rPr>
          <w:delText>22</w:delText>
        </w:r>
        <w:r w:rsidRPr="00E85AFA">
          <w:fldChar w:fldCharType="end"/>
        </w:r>
        <w:r w:rsidRPr="00E85AFA">
          <w:delText xml:space="preserve"> </w:delText>
        </w:r>
        <w:r w:rsidR="00413F8E" w:rsidRPr="00E85AFA">
          <w:delText>which also provides an explanation for</w:delText>
        </w:r>
        <w:r w:rsidRPr="00E85AFA">
          <w:delText xml:space="preserve"> why teenagers, who are more likely than other age groups to crash while intoxicated,</w:delText>
        </w:r>
        <w:r w:rsidRPr="00E85AFA">
          <w:fldChar w:fldCharType="begin" w:fldLock="1"/>
        </w:r>
        <w:r w:rsidR="009C2E1F">
          <w:del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delInstrText>
        </w:r>
        <w:r w:rsidRPr="00E85AFA">
          <w:fldChar w:fldCharType="separate"/>
        </w:r>
        <w:r w:rsidR="009C2E1F" w:rsidRPr="009C2E1F">
          <w:rPr>
            <w:noProof/>
            <w:vertAlign w:val="superscript"/>
          </w:rPr>
          <w:delText>30</w:delText>
        </w:r>
        <w:r w:rsidRPr="00E85AFA">
          <w:fldChar w:fldCharType="end"/>
        </w:r>
        <w:r w:rsidRPr="00E85AFA">
          <w:delText xml:space="preserve"> experience a larger proportional rise in deaths from transport when temperatures are anomalously warm</w:delText>
        </w:r>
        <w:r w:rsidR="00413F8E" w:rsidRPr="00E85AFA">
          <w:delText xml:space="preserve"> than older adults</w:delText>
        </w:r>
        <w:r w:rsidRPr="00E85AFA">
          <w:delText>. Lastly, warmer temperatures generally increase road traffic in North America;</w:delText>
        </w:r>
        <w:r w:rsidRPr="00E85AFA">
          <w:fldChar w:fldCharType="begin" w:fldLock="1"/>
        </w:r>
        <w:r w:rsidR="005741CE">
          <w:del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delInstrText>
        </w:r>
        <w:r w:rsidRPr="00E85AFA">
          <w:fldChar w:fldCharType="separate"/>
        </w:r>
        <w:r w:rsidR="00CB6158" w:rsidRPr="00CB6158">
          <w:rPr>
            <w:noProof/>
            <w:vertAlign w:val="superscript"/>
          </w:rPr>
          <w:delText>12–15,20,21</w:delText>
        </w:r>
        <w:r w:rsidRPr="00E85AFA">
          <w:fldChar w:fldCharType="end"/>
        </w:r>
        <w:r w:rsidRPr="00E85AFA">
          <w:delText xml:space="preserve"> </w:delText>
        </w:r>
        <w:r w:rsidR="00413F8E" w:rsidRPr="00E85AFA">
          <w:delText xml:space="preserve">coupled with </w:delText>
        </w:r>
        <w:r w:rsidRPr="00E85AFA">
          <w:delText>more people outdoors in warmer weather,</w:delText>
        </w:r>
        <w:r w:rsidRPr="00E85AFA">
          <w:fldChar w:fldCharType="begin" w:fldLock="1"/>
        </w:r>
        <w:r w:rsidR="009C2E1F">
          <w:del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delInstrText>
        </w:r>
        <w:r w:rsidRPr="00E85AFA">
          <w:fldChar w:fldCharType="separate"/>
        </w:r>
        <w:r w:rsidR="009C2E1F" w:rsidRPr="009C2E1F">
          <w:rPr>
            <w:noProof/>
            <w:vertAlign w:val="superscript"/>
          </w:rPr>
          <w:delText>31</w:delText>
        </w:r>
        <w:r w:rsidRPr="00E85AFA">
          <w:fldChar w:fldCharType="end"/>
        </w:r>
        <w:r w:rsidRPr="00E85AFA">
          <w:delText xml:space="preserve"> this</w:delText>
        </w:r>
        <w:r w:rsidR="00413F8E" w:rsidRPr="00E85AFA">
          <w:delText xml:space="preserve"> increase</w:delText>
        </w:r>
        <w:r w:rsidRPr="00E85AFA">
          <w:delText xml:space="preserve"> could lead to more fatal collisions.</w:delText>
        </w:r>
      </w:del>
    </w:p>
    <w:p w14:paraId="06C8A328" w14:textId="77777777" w:rsidR="00F82744" w:rsidRPr="00E85AFA" w:rsidRDefault="00F82744" w:rsidP="00F82744">
      <w:pPr>
        <w:spacing w:line="480" w:lineRule="auto"/>
        <w:jc w:val="both"/>
        <w:rPr>
          <w:del w:id="86" w:author="Robbie Parks" w:date="2019-11-06T17:27:00Z"/>
        </w:rPr>
      </w:pPr>
    </w:p>
    <w:p w14:paraId="5A27E868" w14:textId="77777777" w:rsidR="00F82744" w:rsidRPr="00E85AFA" w:rsidRDefault="00F82744" w:rsidP="00F82744">
      <w:pPr>
        <w:spacing w:line="480" w:lineRule="auto"/>
        <w:jc w:val="both"/>
        <w:rPr>
          <w:del w:id="87" w:author="Robbie Parks" w:date="2019-11-06T17:27:00Z"/>
        </w:rPr>
      </w:pPr>
      <w:del w:id="88" w:author="Robbie Parks" w:date="2019-11-06T17:27:00Z">
        <w:r w:rsidRPr="00E85AFA">
          <w:delTex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delText>
        </w:r>
        <w:r w:rsidRPr="00E85AFA">
          <w:fldChar w:fldCharType="begin" w:fldLock="1"/>
        </w:r>
        <w:r w:rsidR="009C2E1F">
          <w:del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delInstrText>
        </w:r>
        <w:r w:rsidRPr="00E85AFA">
          <w:fldChar w:fldCharType="separate"/>
        </w:r>
        <w:r w:rsidR="009C2E1F" w:rsidRPr="009C2E1F">
          <w:rPr>
            <w:noProof/>
            <w:vertAlign w:val="superscript"/>
          </w:rPr>
          <w:delText>32,33</w:delText>
        </w:r>
        <w:r w:rsidRPr="00E85AFA">
          <w:fldChar w:fldCharType="end"/>
        </w:r>
        <w:r w:rsidRPr="00E85AFA">
          <w:delText xml:space="preserve"> These effects could be compounded by the greater anger levels linked to higher temperatures.</w:delText>
        </w:r>
        <w:r w:rsidR="00756CB3" w:rsidRPr="00E85AFA">
          <w:fldChar w:fldCharType="begin" w:fldLock="1"/>
        </w:r>
        <w:r w:rsidR="00756CB3">
          <w:del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delInstrText>
        </w:r>
        <w:r w:rsidR="00756CB3" w:rsidRPr="00E85AFA">
          <w:fldChar w:fldCharType="separate"/>
        </w:r>
        <w:r w:rsidR="00756CB3" w:rsidRPr="009C2E1F">
          <w:rPr>
            <w:noProof/>
            <w:vertAlign w:val="superscript"/>
          </w:rPr>
          <w:delText>23–25</w:delText>
        </w:r>
        <w:r w:rsidR="00756CB3" w:rsidRPr="00E85AFA">
          <w:fldChar w:fldCharType="end"/>
        </w:r>
        <w:r w:rsidRPr="00E85AFA">
          <w:delText xml:space="preserve"> </w:delText>
        </w:r>
        <w:r w:rsidR="001869DA">
          <w:delText>However, further research</w:delText>
        </w:r>
        <w:r w:rsidR="00C7115E">
          <w:delText xml:space="preserve"> on the association of</w:delText>
        </w:r>
        <w:r w:rsidR="001869DA">
          <w:delText xml:space="preserve"> </w:delText>
        </w:r>
        <w:r w:rsidR="00C7115E">
          <w:delText>temperature</w:delText>
        </w:r>
        <w:r w:rsidR="001869DA">
          <w:delText xml:space="preserve"> and assault</w:delText>
        </w:r>
        <w:r w:rsidR="00C7115E">
          <w:delText>, and the factors mediating it,</w:delText>
        </w:r>
        <w:r w:rsidR="001869DA">
          <w:delText xml:space="preserve"> is </w:delText>
        </w:r>
        <w:r w:rsidR="00C7115E">
          <w:delText>needed</w:delText>
        </w:r>
        <w:r w:rsidR="001869DA">
          <w:delText>.</w:delText>
        </w:r>
        <w:r w:rsidR="00AA656B">
          <w:fldChar w:fldCharType="begin" w:fldLock="1"/>
        </w:r>
        <w:r w:rsidR="00924924">
          <w:del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34&lt;/sup&gt;","plainTextFormattedCitation":"34","previouslyFormattedCitation":"&lt;sup&gt;34&lt;/sup&gt;"},"properties":{"noteIndex":0},"schema":"https://github.com/citation-style-language/schema/raw/master/csl-citation.json"}</w:delInstrText>
        </w:r>
        <w:r w:rsidR="00AA656B">
          <w:fldChar w:fldCharType="separate"/>
        </w:r>
        <w:r w:rsidR="00AA656B" w:rsidRPr="00AA656B">
          <w:rPr>
            <w:noProof/>
            <w:vertAlign w:val="superscript"/>
          </w:rPr>
          <w:delText>34</w:delText>
        </w:r>
        <w:r w:rsidR="00AA656B">
          <w:fldChar w:fldCharType="end"/>
        </w:r>
        <w:r w:rsidR="001869DA">
          <w:delText xml:space="preserve"> </w:delText>
        </w:r>
        <w:r w:rsidRPr="00E85AFA">
          <w:delText xml:space="preserve">Regarding suicide, </w:delText>
        </w:r>
        <w:r w:rsidR="00413F8E" w:rsidRPr="00E85AFA">
          <w:delText>it has been hypothesi</w:delText>
        </w:r>
        <w:r w:rsidR="0075565E" w:rsidRPr="00E85AFA">
          <w:delText>s</w:delText>
        </w:r>
        <w:r w:rsidR="00413F8E" w:rsidRPr="00E85AFA">
          <w:delText xml:space="preserve">ed that </w:delText>
        </w:r>
        <w:r w:rsidRPr="00E85AFA">
          <w:delText xml:space="preserve">higher temperature </w:delText>
        </w:r>
        <w:r w:rsidR="00413F8E" w:rsidRPr="00E85AFA">
          <w:delText>is</w:delText>
        </w:r>
        <w:r w:rsidRPr="00E85AFA">
          <w:delText xml:space="preserve"> associated with higher levels of distress in younger people.</w:delText>
        </w:r>
        <w:r w:rsidRPr="00E85AFA">
          <w:fldChar w:fldCharType="begin" w:fldLock="1"/>
        </w:r>
        <w:r w:rsidR="00924924">
          <w:del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35&lt;/sup&gt;"},"properties":{"noteIndex":0},"schema":"https://github.com/citation-style-language/schema/raw/master/csl-citation.json"}</w:delInstrText>
        </w:r>
        <w:r w:rsidRPr="00E85AFA">
          <w:fldChar w:fldCharType="separate"/>
        </w:r>
        <w:r w:rsidR="00AA656B" w:rsidRPr="00AA656B">
          <w:rPr>
            <w:noProof/>
            <w:vertAlign w:val="superscript"/>
          </w:rPr>
          <w:delText>35</w:delText>
        </w:r>
        <w:r w:rsidRPr="00E85AFA">
          <w:fldChar w:fldCharType="end"/>
        </w:r>
        <w:r w:rsidRPr="00E85AFA">
          <w:delText xml:space="preserve"> Nonetheless, </w:delText>
        </w:r>
        <w:r w:rsidR="00BD64FD" w:rsidRPr="00E85AFA">
          <w:delText xml:space="preserve">the mechanisms for the </w:delText>
        </w:r>
        <w:r w:rsidRPr="00E85AFA">
          <w:delText>links between temperature and mental health requires further investigation,</w:delText>
        </w:r>
        <w:r w:rsidR="00E44DE4" w:rsidRPr="00E85AFA">
          <w:delText xml:space="preserve"> i</w:delText>
        </w:r>
        <w:r w:rsidRPr="00E85AFA">
          <w:delText>ncluding whether the relationship varies by age and sex, as indicated by our results.</w:delText>
        </w:r>
        <w:r w:rsidR="00BD64FD" w:rsidRPr="00E85AFA">
          <w:delTex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delText>
        </w:r>
      </w:del>
    </w:p>
    <w:p w14:paraId="480BC46F" w14:textId="77777777" w:rsidR="00324A84" w:rsidRPr="00E85AFA" w:rsidRDefault="00324A84" w:rsidP="00F82744">
      <w:pPr>
        <w:spacing w:line="480" w:lineRule="auto"/>
        <w:jc w:val="both"/>
        <w:rPr>
          <w:del w:id="89" w:author="Robbie Parks" w:date="2019-11-06T17:27:00Z"/>
        </w:rPr>
      </w:pPr>
    </w:p>
    <w:p w14:paraId="052EE3E9" w14:textId="76A4E8F1" w:rsidR="00370E83" w:rsidRPr="00E85AFA" w:rsidRDefault="00370E83" w:rsidP="00370E83">
      <w:pPr>
        <w:spacing w:line="480" w:lineRule="auto"/>
        <w:jc w:val="both"/>
        <w:rPr>
          <w:ins w:id="90" w:author="Robbie Parks" w:date="2019-11-06T17:27:00Z"/>
          <w:color w:val="000000" w:themeColor="text1"/>
        </w:rPr>
      </w:pPr>
    </w:p>
    <w:p w14:paraId="184DC918" w14:textId="6AF7AE84" w:rsidR="00F82744" w:rsidRPr="00E85AFA" w:rsidRDefault="00F82744" w:rsidP="00F82744">
      <w:pPr>
        <w:spacing w:line="480" w:lineRule="auto"/>
        <w:jc w:val="both"/>
        <w:rPr>
          <w:ins w:id="91" w:author="Robbie Parks" w:date="2019-11-06T17:27:00Z"/>
        </w:rPr>
      </w:pPr>
      <w:ins w:id="92" w:author="Robbie Parks" w:date="2019-11-06T17:27:00Z">
        <w:r w:rsidRPr="00E85AFA">
          <w:t xml:space="preserve">That anomalously warm temperature influences deaths from drowning, although not previously quantified, is highly plausible because swimming is likely to be more common when </w:t>
        </w:r>
        <w:r w:rsidRPr="00E85AFA">
          <w:lastRenderedPageBreak/>
          <w:t>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EF1DA9">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28&lt;/sup&gt;","plainTextFormattedCitation":"28","previouslyFormattedCitation":"&lt;sup&gt;28&lt;/sup&gt;"},"properties":{"noteIndex":0},"schema":"https://github.com/citation-style-language/schema/raw/master/csl-citation.json"}</w:instrText>
        </w:r>
        <w:r w:rsidRPr="00E85AFA">
          <w:fldChar w:fldCharType="separate"/>
        </w:r>
        <w:r w:rsidR="00EF1DA9" w:rsidRPr="00EF1DA9">
          <w:rPr>
            <w:noProof/>
            <w:vertAlign w:val="superscript"/>
          </w:rPr>
          <w:t>28</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EF1DA9">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29–31&lt;/sup&gt;","plainTextFormattedCitation":"29–31","previouslyFormattedCitation":"&lt;sup&gt;29–31&lt;/sup&gt;"},"properties":{"noteIndex":0},"schema":"https://github.com/citation-style-language/schema/raw/master/csl-citation.json"}</w:instrText>
        </w:r>
        <w:r w:rsidRPr="00E85AFA">
          <w:fldChar w:fldCharType="separate"/>
        </w:r>
        <w:r w:rsidR="00EF1DA9" w:rsidRPr="00EF1DA9">
          <w:rPr>
            <w:noProof/>
            <w:vertAlign w:val="superscript"/>
          </w:rPr>
          <w:t>29–31</w:t>
        </w:r>
        <w:r w:rsidRPr="00E85AFA">
          <w:fldChar w:fldCharType="end"/>
        </w:r>
      </w:ins>
    </w:p>
    <w:p w14:paraId="7B284C3F" w14:textId="77777777" w:rsidR="00F82744" w:rsidRPr="00E85AFA" w:rsidRDefault="00F82744" w:rsidP="00F82744">
      <w:pPr>
        <w:spacing w:line="480" w:lineRule="auto"/>
        <w:jc w:val="both"/>
        <w:rPr>
          <w:ins w:id="93" w:author="Robbie Parks" w:date="2019-11-06T17:27:00Z"/>
        </w:rPr>
      </w:pPr>
    </w:p>
    <w:p w14:paraId="5402055F" w14:textId="3DCE9130" w:rsidR="00F82744" w:rsidRPr="00E85AFA" w:rsidRDefault="00F82744" w:rsidP="00F82744">
      <w:pPr>
        <w:spacing w:line="480" w:lineRule="auto"/>
        <w:jc w:val="both"/>
        <w:rPr>
          <w:ins w:id="94" w:author="Robbie Parks" w:date="2019-11-06T17:27:00Z"/>
        </w:rPr>
      </w:pPr>
      <w:ins w:id="95" w:author="Robbie Parks" w:date="2019-11-06T17:27:00Z">
        <w:r w:rsidRPr="00E85AFA">
          <w:t>The pathways from anomalous temperature to transport injury are more varied. Firstly, driving performance deteriorates at higher temperatures.</w:t>
        </w:r>
        <w:r w:rsidRPr="00E85AFA">
          <w:fldChar w:fldCharType="begin" w:fldLock="1"/>
        </w:r>
        <w:r w:rsidR="00EF1DA9">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Pr="00E85AFA">
          <w:fldChar w:fldCharType="separate"/>
        </w:r>
        <w:r w:rsidR="00EF1DA9" w:rsidRPr="00EF1DA9">
          <w:rPr>
            <w:noProof/>
            <w:vertAlign w:val="superscript"/>
          </w:rPr>
          <w:t>20–23</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EF1DA9">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Pr="00E85AFA">
          <w:fldChar w:fldCharType="separate"/>
        </w:r>
        <w:r w:rsidR="00EF1DA9" w:rsidRPr="00EF1DA9">
          <w:rPr>
            <w:noProof/>
            <w:vertAlign w:val="superscript"/>
          </w:rPr>
          <w:t>13</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EF1DA9">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32&lt;/sup&gt;","plainTextFormattedCitation":"32","previouslyFormattedCitation":"&lt;sup&gt;32&lt;/sup&gt;"},"properties":{"noteIndex":0},"schema":"https://github.com/citation-style-language/schema/raw/master/csl-citation.json"}</w:instrText>
        </w:r>
        <w:r w:rsidRPr="00E85AFA">
          <w:fldChar w:fldCharType="separate"/>
        </w:r>
        <w:r w:rsidR="00EF1DA9" w:rsidRPr="00EF1DA9">
          <w:rPr>
            <w:noProof/>
            <w:vertAlign w:val="superscript"/>
          </w:rPr>
          <w:t>32</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12,16–19,24&lt;/sup&gt;","plainTextFormattedCitation":"12,16–19,24","previouslyFormattedCitation":"&lt;sup&gt;12,16–19,24&lt;/sup&gt;"},"properties":{"noteIndex":0},"schema":"https://github.com/citation-style-language/schema/raw/master/csl-citation.json"}</w:instrText>
        </w:r>
        <w:r w:rsidRPr="00E85AFA">
          <w:fldChar w:fldCharType="separate"/>
        </w:r>
        <w:r w:rsidR="00EF1DA9" w:rsidRPr="00EF1DA9">
          <w:rPr>
            <w:noProof/>
            <w:vertAlign w:val="superscript"/>
          </w:rPr>
          <w:t>12,16–19,24</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EF1DA9">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33&lt;/sup&gt;","plainTextFormattedCitation":"33","previouslyFormattedCitation":"&lt;sup&gt;33&lt;/sup&gt;"},"properties":{"noteIndex":0},"schema":"https://github.com/citation-style-language/schema/raw/master/csl-citation.json"}</w:instrText>
        </w:r>
        <w:r w:rsidRPr="00E85AFA">
          <w:fldChar w:fldCharType="separate"/>
        </w:r>
        <w:r w:rsidR="00EF1DA9" w:rsidRPr="00EF1DA9">
          <w:rPr>
            <w:noProof/>
            <w:vertAlign w:val="superscript"/>
          </w:rPr>
          <w:t>33</w:t>
        </w:r>
        <w:r w:rsidRPr="00E85AFA">
          <w:fldChar w:fldCharType="end"/>
        </w:r>
        <w:r w:rsidRPr="00E85AFA">
          <w:t xml:space="preserve"> this</w:t>
        </w:r>
        <w:r w:rsidR="00413F8E" w:rsidRPr="00E85AFA">
          <w:t xml:space="preserve"> increase</w:t>
        </w:r>
        <w:r w:rsidRPr="00E85AFA">
          <w:t xml:space="preserve"> could lead to more fatal collisions.</w:t>
        </w:r>
      </w:ins>
    </w:p>
    <w:p w14:paraId="6C94EA58" w14:textId="77777777" w:rsidR="00F82744" w:rsidRPr="00E85AFA" w:rsidRDefault="00F82744" w:rsidP="00F82744">
      <w:pPr>
        <w:spacing w:line="480" w:lineRule="auto"/>
        <w:jc w:val="both"/>
        <w:rPr>
          <w:ins w:id="96" w:author="Robbie Parks" w:date="2019-11-06T17:27:00Z"/>
        </w:rPr>
      </w:pPr>
    </w:p>
    <w:p w14:paraId="5C11ADAF" w14:textId="1689CA45" w:rsidR="0099481A" w:rsidRPr="00E85AFA" w:rsidRDefault="00F82744" w:rsidP="00F82744">
      <w:pPr>
        <w:spacing w:line="480" w:lineRule="auto"/>
        <w:jc w:val="both"/>
        <w:rPr>
          <w:ins w:id="97" w:author="Robbie Parks" w:date="2019-11-06T17:27:00Z"/>
        </w:rPr>
      </w:pPr>
      <w:ins w:id="98" w:author="Robbie Parks" w:date="2019-11-06T17:27:00Z">
        <w:r w:rsidRPr="00E85AFA">
          <w: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t>
        </w:r>
        <w:r w:rsidRPr="00E85AFA">
          <w:fldChar w:fldCharType="begin" w:fldLock="1"/>
        </w:r>
        <w:r w:rsidR="00EF1DA9">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34,35&lt;/sup&gt;","plainTextFormattedCitation":"34,35","previouslyFormattedCitation":"&lt;sup&gt;34,35&lt;/sup&gt;"},"properties":{"noteIndex":0},"schema":"https://github.com/citation-style-language/schema/raw/master/csl-citation.json"}</w:instrText>
        </w:r>
        <w:r w:rsidRPr="00E85AFA">
          <w:fldChar w:fldCharType="separate"/>
        </w:r>
        <w:r w:rsidR="00EF1DA9" w:rsidRPr="00EF1DA9">
          <w:rPr>
            <w:noProof/>
            <w:vertAlign w:val="superscript"/>
          </w:rPr>
          <w:t>34,35</w:t>
        </w:r>
        <w:r w:rsidRPr="00E85AFA">
          <w:fldChar w:fldCharType="end"/>
        </w:r>
        <w:r w:rsidRPr="00E85AFA">
          <w:t xml:space="preserve"> These effects could be compounded by the greater anger levels linked to higher temperatures.</w:t>
        </w:r>
        <w:r w:rsidR="00756CB3"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756CB3" w:rsidRPr="00E85AFA">
          <w:fldChar w:fldCharType="separate"/>
        </w:r>
        <w:r w:rsidR="00EF1DA9" w:rsidRPr="00EF1DA9">
          <w:rPr>
            <w:noProof/>
            <w:vertAlign w:val="superscript"/>
          </w:rPr>
          <w:t>25–27</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EF1DA9">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36&lt;/sup&gt;","plainTextFormattedCitation":"36","previouslyFormattedCitation":"&lt;sup&gt;36&lt;/sup&gt;"},"properties":{"noteIndex":0},"schema":"https://github.com/citation-style-language/schema/raw/master/csl-citation.json"}</w:instrText>
        </w:r>
        <w:r w:rsidR="00AA656B">
          <w:fldChar w:fldCharType="separate"/>
        </w:r>
        <w:r w:rsidR="00EF1DA9" w:rsidRPr="00EF1DA9">
          <w:rPr>
            <w:noProof/>
            <w:vertAlign w:val="superscript"/>
          </w:rPr>
          <w:t>36</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EF1DA9">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37&lt;/sup&gt;","plainTextFormattedCitation":"37","previouslyFormattedCitation":"&lt;sup&gt;37&lt;/sup&gt;"},"properties":{"noteIndex":0},"schema":"https://github.com/citation-style-language/schema/raw/master/csl-citation.json"}</w:instrText>
        </w:r>
        <w:r w:rsidRPr="00E85AFA">
          <w:fldChar w:fldCharType="separate"/>
        </w:r>
        <w:r w:rsidR="00EF1DA9" w:rsidRPr="00EF1DA9">
          <w:rPr>
            <w:noProof/>
            <w:vertAlign w:val="superscript"/>
          </w:rPr>
          <w:t>37</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w:t>
        </w:r>
        <w:r w:rsidR="00BD64FD" w:rsidRPr="00E85AFA">
          <w:lastRenderedPageBreak/>
          <w:t>increased risk of injury death as a result of anomalous temperature depends on community characteristics such as poverty and deprivation,</w:t>
        </w:r>
        <w:r w:rsidR="005E5A17" w:rsidRPr="005E5A17">
          <w:t xml:space="preserve"> </w:t>
        </w:r>
        <w:r w:rsidR="005E5A17" w:rsidRPr="0099481A">
          <w:t>social connectivity and cohesion</w:t>
        </w:r>
        <w:r w:rsidR="005E5A17">
          <w:t>,</w:t>
        </w:r>
        <w:r w:rsidR="00BD64FD" w:rsidRPr="00E85AFA">
          <w:t xml:space="preserve"> quality of roads and housing, </w:t>
        </w:r>
        <w:r w:rsidR="005E5A17">
          <w:t xml:space="preserve">public transportation options, </w:t>
        </w:r>
        <w:r w:rsidR="00BD64FD" w:rsidRPr="00E85AFA">
          <w:t>emergency response, and social services.</w:t>
        </w:r>
      </w:ins>
    </w:p>
    <w:p w14:paraId="2645EA01" w14:textId="64975A32" w:rsidR="00324A84" w:rsidRPr="00E85AFA" w:rsidRDefault="00324A84" w:rsidP="00F82744">
      <w:pPr>
        <w:spacing w:line="480" w:lineRule="auto"/>
        <w:jc w:val="both"/>
        <w:rPr>
          <w:ins w:id="99" w:author="Robbie Parks" w:date="2019-11-06T17:27:00Z"/>
        </w:rPr>
      </w:pPr>
    </w:p>
    <w:p w14:paraId="0D0C0121" w14:textId="5141D704" w:rsidR="00324A84" w:rsidRPr="00E85AFA" w:rsidRDefault="00324A84" w:rsidP="00324A84">
      <w:pPr>
        <w:spacing w:line="480" w:lineRule="auto"/>
        <w:jc w:val="both"/>
      </w:pPr>
      <w:r w:rsidRPr="00E85AFA">
        <w:t>Our work highlights how deaths from injuries are currently susceptible to temperature anomalies and could also be modified by rising temperatures resulting from climate change, unless countered by social</w:t>
      </w:r>
      <w:r w:rsidR="007D5DF5">
        <w:t xml:space="preserve"> </w:t>
      </w:r>
      <w:ins w:id="100" w:author="Robbie Parks" w:date="2019-11-06T17:27:00Z">
        <w:r w:rsidR="005E5A17">
          <w:t>infrastructure</w:t>
        </w:r>
        <w:r w:rsidRPr="00E85AFA">
          <w:t xml:space="preserve"> </w:t>
        </w:r>
      </w:ins>
      <w:r w:rsidRPr="00E85AFA">
        <w:t xml:space="preserve">and health system interventions that mitigate these impacts. Though absolute impacts on mortality are modest, some groups, especially men in young to middle-ages, </w:t>
      </w:r>
      <w:del w:id="101" w:author="Robbie Parks" w:date="2019-11-06T17:27:00Z">
        <w:r w:rsidRPr="00E85AFA">
          <w:delText xml:space="preserve">will </w:delText>
        </w:r>
      </w:del>
      <w:r w:rsidRPr="00E85AFA">
        <w:t xml:space="preserve">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w:t>
      </w:r>
      <w:del w:id="102" w:author="Robbie Parks" w:date="2019-11-06T17:27:00Z">
        <w:r w:rsidRPr="00E85AFA">
          <w:delText>more</w:delText>
        </w:r>
      </w:del>
      <w:ins w:id="103" w:author="Robbie Parks" w:date="2019-11-06T17:27:00Z">
        <w:r w:rsidR="00E10DBB">
          <w:t>additional</w:t>
        </w:r>
      </w:ins>
      <w:r w:rsidR="00E10DBB" w:rsidRPr="00E85AFA">
        <w:t xml:space="preserve"> </w:t>
      </w:r>
      <w:r w:rsidRPr="00E85AFA">
        <w:t>targeted blood alcohol level checks – should be a public health priority.</w:t>
      </w:r>
      <w:r w:rsidR="00BD64FD" w:rsidRPr="00E85AFA">
        <w:t xml:space="preserve"> </w:t>
      </w:r>
    </w:p>
    <w:p w14:paraId="1FA50F6B" w14:textId="3D00C355" w:rsidR="000C3D92" w:rsidRPr="00E85AFA" w:rsidRDefault="000C3D92" w:rsidP="00D01273">
      <w:pPr>
        <w:spacing w:line="480" w:lineRule="auto"/>
        <w:jc w:val="both"/>
      </w:pPr>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32731B94"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65E29C60" w14:textId="77777777" w:rsidR="00633303" w:rsidRDefault="00D21020" w:rsidP="007433BB">
      <w:pPr>
        <w:spacing w:line="480" w:lineRule="auto"/>
        <w:jc w:val="both"/>
        <w:rPr>
          <w:del w:id="104" w:author="Robbie Parks" w:date="2019-11-06T17:27:00Z"/>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p>
    <w:p w14:paraId="15030BAA" w14:textId="41960C9B" w:rsidR="00D21020" w:rsidRPr="00E85AFA" w:rsidRDefault="00D21020" w:rsidP="007433BB">
      <w:pPr>
        <w:spacing w:line="480" w:lineRule="auto"/>
        <w:jc w:val="both"/>
        <w:rPr>
          <w:color w:val="000000" w:themeColor="text1"/>
        </w:rPr>
      </w:pP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injuries</w:t>
      </w:r>
      <w:del w:id="105" w:author="Robbie Parks" w:date="2019-11-06T17:27:00Z">
        <w:r w:rsidRPr="00E85AFA">
          <w:rPr>
            <w:rStyle w:val="apple-style-span"/>
            <w:color w:val="000000" w:themeColor="text1"/>
          </w:rPr>
          <w:delText>.</w:delText>
        </w:r>
      </w:del>
      <w:ins w:id="106" w:author="Robbie Parks" w:date="2019-11-06T17:27:00Z">
        <w:r w:rsidR="000F2941">
          <w:rPr>
            <w:rStyle w:val="apple-style-span"/>
            <w:color w:val="000000" w:themeColor="text1"/>
          </w:rPr>
          <w:t xml:space="preserve"> (Extended Data Table </w:t>
        </w:r>
        <w:r w:rsidR="00E2087F">
          <w:rPr>
            <w:rStyle w:val="apple-style-span"/>
            <w:color w:val="000000" w:themeColor="text1"/>
          </w:rPr>
          <w:t>1</w:t>
        </w:r>
        <w:r w:rsidR="000F2941">
          <w:rPr>
            <w:rStyle w:val="apple-style-span"/>
            <w:color w:val="000000" w:themeColor="text1"/>
          </w:rPr>
          <w:t>)</w:t>
        </w:r>
        <w:r w:rsidRPr="00E85AFA">
          <w:rPr>
            <w:rStyle w:val="apple-style-span"/>
            <w:color w:val="000000" w:themeColor="text1"/>
          </w:rPr>
          <w:t>.</w:t>
        </w:r>
      </w:ins>
      <w:r w:rsidRPr="00E85AFA">
        <w:rPr>
          <w:rStyle w:val="apple-style-span"/>
          <w:color w:val="000000" w:themeColor="text1"/>
        </w:rPr>
        <w:t xml:space="preserve"> We report the results of all of these categories except other 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4A88D04D"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w:t>
      </w:r>
      <w:del w:id="107" w:author="Robbie Parks" w:date="2019-11-06T17:27:00Z">
        <w:r w:rsidR="004409BD">
          <w:rPr>
            <w:color w:val="000000" w:themeColor="text1"/>
          </w:rPr>
          <w:delText>measurement</w:delText>
        </w:r>
        <w:r w:rsidR="00D44487">
          <w:rPr>
            <w:color w:val="000000" w:themeColor="text1"/>
          </w:rPr>
          <w:delText xml:space="preserve"> </w:delText>
        </w:r>
      </w:del>
      <w:r w:rsidR="00D44487">
        <w:rPr>
          <w:color w:val="000000" w:themeColor="text1"/>
        </w:rPr>
        <w:t>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del w:id="108" w:author="Robbie Parks" w:date="2019-11-06T17:27:00Z">
        <w:r w:rsidR="005741CE">
          <w:rPr>
            <w:color w:val="000000" w:themeColor="text1"/>
          </w:rPr>
          <w:fldChar w:fldCharType="begin" w:fldLock="1"/>
        </w:r>
        <w:r w:rsidR="00924924">
          <w:rPr>
            <w:color w:val="000000" w:themeColor="text1"/>
          </w:rPr>
          <w:del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36&lt;/sup&gt;","plainTextFormattedCitation":"36","previouslyFormattedCitation":"&lt;sup&gt;36&lt;/sup&gt;"},"properties":{"noteIndex":0},"schema":"https://github.com/citation-style-language/schema/raw/master/csl-citation.json"}</w:delInstrText>
        </w:r>
        <w:r w:rsidR="005741CE">
          <w:rPr>
            <w:color w:val="000000" w:themeColor="text1"/>
          </w:rPr>
          <w:fldChar w:fldCharType="separate"/>
        </w:r>
        <w:r w:rsidR="00AA656B" w:rsidRPr="00AA656B">
          <w:rPr>
            <w:noProof/>
            <w:color w:val="000000" w:themeColor="text1"/>
            <w:vertAlign w:val="superscript"/>
          </w:rPr>
          <w:delText>36</w:delText>
        </w:r>
        <w:r w:rsidR="005741CE">
          <w:rPr>
            <w:color w:val="000000" w:themeColor="text1"/>
          </w:rPr>
          <w:fldChar w:fldCharType="end"/>
        </w:r>
      </w:del>
      <w:ins w:id="109" w:author="Robbie Parks" w:date="2019-11-06T17:27:00Z">
        <w:r w:rsidR="005741CE">
          <w:rPr>
            <w:color w:val="000000" w:themeColor="text1"/>
          </w:rPr>
          <w:fldChar w:fldCharType="begin" w:fldLock="1"/>
        </w:r>
        <w:r w:rsidR="00EF1DA9">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38&lt;/sup&gt;","plainTextFormattedCitation":"38","previouslyFormattedCitation":"&lt;sup&gt;38&lt;/sup&gt;"},"properties":{"noteIndex":0},"schema":"https://github.com/citation-style-language/schema/raw/master/csl-citation.json"}</w:instrText>
        </w:r>
        <w:r w:rsidR="005741CE">
          <w:rPr>
            <w:color w:val="000000" w:themeColor="text1"/>
          </w:rPr>
          <w:fldChar w:fldCharType="separate"/>
        </w:r>
        <w:r w:rsidR="00EF1DA9" w:rsidRPr="00EF1DA9">
          <w:rPr>
            <w:noProof/>
            <w:color w:val="000000" w:themeColor="text1"/>
            <w:vertAlign w:val="superscript"/>
          </w:rPr>
          <w:t>38</w:t>
        </w:r>
        <w:r w:rsidR="005741CE">
          <w:rPr>
            <w:color w:val="000000" w:themeColor="text1"/>
          </w:rPr>
          <w:fldChar w:fldCharType="end"/>
        </w:r>
      </w:ins>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temperatures by county</w:t>
      </w:r>
      <w:del w:id="110" w:author="Robbie Parks" w:date="2019-11-06T17:27:00Z">
        <w:r w:rsidR="007E5B66" w:rsidRPr="007E5B66">
          <w:rPr>
            <w:color w:val="000000" w:themeColor="text1"/>
          </w:rPr>
          <w:delText xml:space="preserve"> and following </w:delText>
        </w:r>
        <w:r w:rsidRPr="00E85AFA">
          <w:rPr>
            <w:color w:val="000000" w:themeColor="text1"/>
          </w:rPr>
          <w:delText>population-</w:delText>
        </w:r>
        <w:r w:rsidR="007E5B66" w:rsidRPr="00E85AFA">
          <w:rPr>
            <w:color w:val="000000" w:themeColor="text1"/>
          </w:rPr>
          <w:delText>weight</w:delText>
        </w:r>
        <w:r w:rsidR="007E5B66">
          <w:rPr>
            <w:color w:val="000000" w:themeColor="text1"/>
          </w:rPr>
          <w:delText>ing, monthly</w:delText>
        </w:r>
        <w:r w:rsidR="007E5B66" w:rsidRPr="00E85AFA">
          <w:rPr>
            <w:color w:val="000000" w:themeColor="text1"/>
          </w:rPr>
          <w:delText xml:space="preserve"> </w:delText>
        </w:r>
        <w:r w:rsidRPr="00E85AFA">
          <w:rPr>
            <w:color w:val="000000" w:themeColor="text1"/>
          </w:rPr>
          <w:delText>temperature</w:delText>
        </w:r>
        <w:r w:rsidR="00B50482">
          <w:rPr>
            <w:color w:val="000000" w:themeColor="text1"/>
          </w:rPr>
          <w:delText>s</w:delText>
        </w:r>
        <w:r w:rsidRPr="00E85AFA">
          <w:rPr>
            <w:color w:val="000000" w:themeColor="text1"/>
          </w:rPr>
          <w:delText xml:space="preserve"> by </w:delText>
        </w:r>
        <w:r w:rsidR="007E5B66">
          <w:rPr>
            <w:color w:val="000000" w:themeColor="text1"/>
          </w:rPr>
          <w:delText>state</w:delText>
        </w:r>
        <w:r w:rsidR="007E5B66" w:rsidRPr="00E85AFA">
          <w:rPr>
            <w:color w:val="000000" w:themeColor="text1"/>
          </w:rPr>
          <w:delText xml:space="preserve"> </w:delText>
        </w:r>
        <w:r w:rsidRPr="00E85AFA">
          <w:rPr>
            <w:color w:val="000000" w:themeColor="text1"/>
          </w:rPr>
          <w:delText>throughout the analysis period.</w:delText>
        </w:r>
      </w:del>
      <w:ins w:id="111" w:author="Robbie Parks" w:date="2019-11-06T17:27:00Z">
        <w:r w:rsidR="00FD223B">
          <w:rPr>
            <w:color w:val="000000" w:themeColor="text1"/>
          </w:rPr>
          <w:t>.</w:t>
        </w:r>
      </w:ins>
      <w:r w:rsidRPr="00E85AFA">
        <w:rPr>
          <w:color w:val="000000" w:themeColor="text1"/>
        </w:rPr>
        <w:t xml:space="preserve"> </w:t>
      </w:r>
    </w:p>
    <w:p w14:paraId="74C799D5" w14:textId="77777777" w:rsidR="00AC1978" w:rsidRPr="00D01273"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7DABE6D8" w:rsidR="00D44487" w:rsidRDefault="00422055" w:rsidP="007433BB">
      <w:pPr>
        <w:spacing w:line="480" w:lineRule="auto"/>
        <w:jc w:val="both"/>
        <w:rPr>
          <w:color w:val="000000" w:themeColor="text1"/>
        </w:rPr>
      </w:pPr>
      <w:r w:rsidRPr="00E85AFA">
        <w:rPr>
          <w:color w:val="000000" w:themeColor="text1"/>
        </w:rPr>
        <w:t>With few exceptions,</w:t>
      </w:r>
      <w:del w:id="112" w:author="Robbie Parks" w:date="2019-11-06T17:27:00Z">
        <w:r w:rsidRPr="00E85AFA">
          <w:rPr>
            <w:color w:val="000000" w:themeColor="text1"/>
          </w:rPr>
          <w:fldChar w:fldCharType="begin" w:fldLock="1"/>
        </w:r>
        <w:r w:rsidR="00924924">
          <w:rPr>
            <w:color w:val="000000" w:themeColor="text1"/>
          </w:rPr>
          <w:del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7,37&lt;/sup&gt;","plainTextFormattedCitation":"7,37","previouslyFormattedCitation":"&lt;sup&gt;7,37&lt;/sup&gt;"},"properties":{"noteIndex":0},"schema":"https://github.com/citation-style-language/schema/raw/master/csl-citation.json"}</w:delInstrText>
        </w:r>
        <w:r w:rsidRPr="00E85AFA">
          <w:rPr>
            <w:color w:val="000000" w:themeColor="text1"/>
          </w:rPr>
          <w:fldChar w:fldCharType="separate"/>
        </w:r>
        <w:r w:rsidR="00AA656B" w:rsidRPr="00AA656B">
          <w:rPr>
            <w:noProof/>
            <w:color w:val="000000" w:themeColor="text1"/>
            <w:vertAlign w:val="superscript"/>
          </w:rPr>
          <w:delText>7,37</w:delText>
        </w:r>
        <w:r w:rsidRPr="00E85AFA">
          <w:rPr>
            <w:color w:val="000000" w:themeColor="text1"/>
          </w:rPr>
          <w:fldChar w:fldCharType="end"/>
        </w:r>
        <w:r w:rsidRPr="00E85AFA">
          <w:rPr>
            <w:color w:val="000000" w:themeColor="text1"/>
          </w:rPr>
          <w:delText xml:space="preserve"> current climate change risk assessments extrapolate from </w:delText>
        </w:r>
        <w:r w:rsidR="00000A29" w:rsidRPr="00E85AFA">
          <w:rPr>
            <w:color w:val="000000" w:themeColor="text1"/>
          </w:rPr>
          <w:delText>associations of daily</w:delText>
        </w:r>
        <w:r w:rsidRPr="00E85AFA">
          <w:rPr>
            <w:color w:val="000000" w:themeColor="text1"/>
          </w:rPr>
          <w:delText xml:space="preserve"> mortality </w:delText>
        </w:r>
        <w:r w:rsidR="00000A29" w:rsidRPr="00E85AFA">
          <w:rPr>
            <w:color w:val="000000" w:themeColor="text1"/>
          </w:rPr>
          <w:delText>with</w:delText>
        </w:r>
        <w:r w:rsidRPr="00E85AFA">
          <w:rPr>
            <w:color w:val="000000" w:themeColor="text1"/>
          </w:rPr>
          <w:delText xml:space="preserve"> daily temperature</w:delText>
        </w:r>
        <w:r w:rsidR="00206140" w:rsidRPr="00E85AFA">
          <w:rPr>
            <w:color w:val="000000" w:themeColor="text1"/>
          </w:rPr>
          <w:delText>.</w:delText>
        </w:r>
        <w:r w:rsidRPr="00E85AFA">
          <w:rPr>
            <w:color w:val="000000" w:themeColor="text1"/>
          </w:rPr>
          <w:fldChar w:fldCharType="begin" w:fldLock="1"/>
        </w:r>
        <w:r w:rsidR="00924924">
          <w:rPr>
            <w:color w:val="000000" w:themeColor="text1"/>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5,6,38–40&lt;/sup&gt;","plainTextFormattedCitation":"5,6,38–40","previouslyFormattedCitation":"&lt;sup&gt;5,6,38–40&lt;/sup&gt;"},"properties":{"noteIndex":0},"schema":"https://github.com/citation-style-language/schema/raw/master/csl-citation.json"}</w:delInstrText>
        </w:r>
        <w:r w:rsidRPr="00E85AFA">
          <w:rPr>
            <w:color w:val="000000" w:themeColor="text1"/>
          </w:rPr>
          <w:fldChar w:fldCharType="separate"/>
        </w:r>
        <w:r w:rsidR="00AA656B" w:rsidRPr="00AA656B">
          <w:rPr>
            <w:noProof/>
            <w:color w:val="000000" w:themeColor="text1"/>
            <w:vertAlign w:val="superscript"/>
          </w:rPr>
          <w:delText>5,6,38–40</w:delText>
        </w:r>
        <w:r w:rsidRPr="00E85AFA">
          <w:rPr>
            <w:color w:val="000000" w:themeColor="text1"/>
          </w:rPr>
          <w:fldChar w:fldCharType="end"/>
        </w:r>
        <w:r w:rsidRPr="00E85AFA">
          <w:rPr>
            <w:color w:val="000000" w:themeColor="text1"/>
          </w:rPr>
          <w:delText xml:space="preserve"> Climate change, however, will fundamentally modify weather, including seasonal weather patterns, compared to long-term </w:delText>
        </w:r>
        <w:r w:rsidR="00144923">
          <w:rPr>
            <w:color w:val="000000" w:themeColor="text1"/>
          </w:rPr>
          <w:delText>averages</w:delText>
        </w:r>
        <w:r w:rsidRPr="00E85AFA">
          <w:rPr>
            <w:color w:val="000000" w:themeColor="text1"/>
          </w:rPr>
          <w:delText xml:space="preserve">, and hence can disrupt </w:delText>
        </w:r>
        <w:r w:rsidR="007C4CDC" w:rsidRPr="00E85AFA">
          <w:rPr>
            <w:color w:val="000000" w:themeColor="text1"/>
          </w:rPr>
          <w:delText>existing</w:delText>
        </w:r>
        <w:r w:rsidRPr="00E85AFA">
          <w:rPr>
            <w:color w:val="000000" w:themeColor="text1"/>
          </w:rPr>
          <w:delText xml:space="preserve"> </w:delText>
        </w:r>
        <w:r w:rsidR="007C4CDC" w:rsidRPr="00E85AFA">
          <w:rPr>
            <w:color w:val="000000" w:themeColor="text1"/>
          </w:rPr>
          <w:delText xml:space="preserve">forms of </w:delText>
        </w:r>
        <w:r w:rsidRPr="00E85AFA">
          <w:rPr>
            <w:color w:val="000000" w:themeColor="text1"/>
          </w:rPr>
          <w:delText>adaptation.</w:delText>
        </w:r>
      </w:del>
      <w:ins w:id="113" w:author="Robbie Parks" w:date="2019-11-06T17:27:00Z">
        <w:r w:rsidRPr="00E85AFA">
          <w:rPr>
            <w:color w:val="000000" w:themeColor="text1"/>
          </w:rPr>
          <w:fldChar w:fldCharType="begin" w:fldLock="1"/>
        </w:r>
        <w:r w:rsidR="00EF1DA9">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9,39&lt;/sup&gt;","plainTextFormattedCitation":"9,39","previouslyFormattedCitation":"&lt;sup&gt;9,39&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9,39</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EF1DA9">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7,8,40–42&lt;/sup&gt;","plainTextFormattedCitation":"7,8,40–42","previouslyFormattedCitation":"&lt;sup&gt;7,8,40–42&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7,8,40–42</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adaptation.</w:t>
        </w:r>
      </w:ins>
      <w:r w:rsidRPr="00E85AFA">
        <w:rPr>
          <w:color w:val="000000" w:themeColor="text1"/>
        </w:rPr>
        <w:t xml:space="preserve">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1AE42B75" w:rsidR="00D21020" w:rsidRPr="00E85AFA" w:rsidRDefault="00422055" w:rsidP="007433BB">
      <w:pPr>
        <w:spacing w:line="480" w:lineRule="auto"/>
        <w:jc w:val="both"/>
        <w:rPr>
          <w:color w:val="000000" w:themeColor="text1"/>
        </w:rPr>
      </w:pPr>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w:t>
      </w:r>
      <w:del w:id="114" w:author="Robbie Parks" w:date="2019-11-06T17:27:00Z">
        <w:r w:rsidR="00E4445A">
          <w:delText>Supplementary</w:delText>
        </w:r>
      </w:del>
      <w:ins w:id="115" w:author="Robbie Parks" w:date="2019-11-06T17:27:00Z">
        <w:r w:rsidR="0018209F" w:rsidRPr="00E1512E">
          <w:t>Extended Data</w:t>
        </w:r>
      </w:ins>
      <w:r w:rsidR="0018209F" w:rsidRPr="00E1512E">
        <w:t xml:space="preserve"> Figure 1</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w:t>
      </w:r>
      <w:del w:id="116" w:author="Robbie Parks" w:date="2019-11-06T17:27:00Z">
        <w:r w:rsidR="00E4445A">
          <w:delText>Supplementary</w:delText>
        </w:r>
      </w:del>
      <w:ins w:id="117" w:author="Robbie Parks" w:date="2019-11-06T17:27:00Z">
        <w:r w:rsidR="00E02380" w:rsidRPr="00C11C90">
          <w:t>Extended Data</w:t>
        </w:r>
      </w:ins>
      <w:r w:rsidR="00E02380" w:rsidRPr="00C11C90">
        <w:t xml:space="preserve"> Figure 1</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w:t>
      </w:r>
      <w:del w:id="118" w:author="Robbie Parks" w:date="2019-11-06T17:27:00Z">
        <w:r w:rsidR="00933E31" w:rsidRPr="00E85AFA">
          <w:rPr>
            <w:color w:val="000000" w:themeColor="text1"/>
          </w:rPr>
          <w:delText xml:space="preserve"> </w:delText>
        </w:r>
        <w:r w:rsidR="00E77DBA" w:rsidRPr="00E85AFA">
          <w:rPr>
            <w:color w:val="000000" w:themeColor="text1"/>
          </w:rPr>
          <w:delText xml:space="preserve"> </w:delText>
        </w:r>
      </w:del>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34809EAE"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w:t>
      </w:r>
      <w:r w:rsidR="00627CCB">
        <w:rPr>
          <w:color w:val="000000" w:themeColor="text1"/>
        </w:rPr>
        <w:t>, which</w:t>
      </w:r>
      <w:r w:rsidR="00627CCB" w:rsidRPr="00E85AFA">
        <w:rPr>
          <w:color w:val="000000" w:themeColor="text1"/>
        </w:rPr>
        <w:t xml:space="preserve"> </w:t>
      </w:r>
      <w:r w:rsidR="00627CCB" w:rsidRPr="00627CCB">
        <w:rPr>
          <w:color w:val="000000" w:themeColor="text1"/>
        </w:rPr>
        <w:t>leverage</w:t>
      </w:r>
      <w:r w:rsidR="00627CCB">
        <w:rPr>
          <w:color w:val="000000" w:themeColor="text1"/>
        </w:rPr>
        <w:t>d</w:t>
      </w:r>
      <w:r w:rsidR="00627CCB" w:rsidRPr="00627CCB">
        <w:rPr>
          <w:color w:val="000000" w:themeColor="text1"/>
        </w:rPr>
        <w:t xml:space="preserve"> variations over space </w:t>
      </w:r>
      <w:r w:rsidR="00627CCB">
        <w:rPr>
          <w:color w:val="000000" w:themeColor="text1"/>
        </w:rPr>
        <w:t>and time</w:t>
      </w:r>
      <w:r w:rsidR="00627CCB" w:rsidRPr="00627CCB">
        <w:rPr>
          <w:color w:val="000000" w:themeColor="text1"/>
        </w:rPr>
        <w:t xml:space="preserve"> to infer associations.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6A618D"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4973A76" w14:textId="3E63EA91" w:rsidR="00C832E3" w:rsidRPr="00E85AFA" w:rsidRDefault="005C4ED0" w:rsidP="00C832E3">
      <m:oMathPara>
        <m:oMath>
          <m:func>
            <m:funcPr>
              <m:ctrlPr>
                <w:del w:id="119" w:author="Robbie Parks" w:date="2019-11-06T17:27:00Z">
                  <w:rPr>
                    <w:rFonts w:ascii="Cambria Math" w:hAnsi="Cambria Math"/>
                    <w:i/>
                  </w:rPr>
                </w:del>
              </m:ctrlPr>
            </m:funcPr>
            <m:fName>
              <m:r>
                <w:del w:id="120" w:author="Robbie Parks" w:date="2019-11-06T17:27:00Z">
                  <m:rPr>
                    <m:sty m:val="p"/>
                  </m:rPr>
                  <w:rPr>
                    <w:rFonts w:ascii="Cambria Math" w:hAnsi="Cambria Math"/>
                  </w:rPr>
                  <m:t>log</m:t>
                </w:del>
              </m:r>
            </m:fName>
            <m:e>
              <m:d>
                <m:dPr>
                  <m:ctrlPr>
                    <w:del w:id="121" w:author="Robbie Parks" w:date="2019-11-06T17:27:00Z">
                      <w:rPr>
                        <w:rFonts w:ascii="Cambria Math" w:hAnsi="Cambria Math"/>
                        <w:i/>
                      </w:rPr>
                    </w:del>
                  </m:ctrlPr>
                </m:dPr>
                <m:e>
                  <m:sSub>
                    <m:sSubPr>
                      <m:ctrlPr>
                        <w:del w:id="122" w:author="Robbie Parks" w:date="2019-11-06T17:27:00Z">
                          <w:rPr>
                            <w:rFonts w:ascii="Cambria Math" w:hAnsi="Cambria Math"/>
                            <w:i/>
                          </w:rPr>
                        </w:del>
                      </m:ctrlPr>
                    </m:sSubPr>
                    <m:e>
                      <m:r>
                        <w:del w:id="123" w:author="Robbie Parks" w:date="2019-11-06T17:27:00Z">
                          <w:rPr>
                            <w:rFonts w:ascii="Cambria Math" w:hAnsi="Cambria Math"/>
                          </w:rPr>
                          <m:t>deaths</m:t>
                        </w:del>
                      </m:r>
                    </m:e>
                    <m:sub>
                      <m:r>
                        <w:del w:id="124" w:author="Robbie Parks" w:date="2019-11-06T17:27:00Z">
                          <w:rPr>
                            <w:rFonts w:ascii="Cambria Math" w:hAnsi="Cambria Math"/>
                          </w:rPr>
                          <m:t>state-time</m:t>
                        </w:del>
                      </m:r>
                    </m:sub>
                  </m:sSub>
                </m:e>
              </m:d>
            </m:e>
          </m:func>
          <m:func>
            <m:funcPr>
              <m:ctrlPr>
                <w:ins w:id="125" w:author="Robbie Parks" w:date="2019-11-06T17:27:00Z">
                  <w:rPr>
                    <w:rFonts w:ascii="Cambria Math" w:hAnsi="Cambria Math"/>
                    <w:i/>
                  </w:rPr>
                </w:ins>
              </m:ctrlPr>
            </m:funcPr>
            <m:fName>
              <m:r>
                <w:ins w:id="126" w:author="Robbie Parks" w:date="2019-11-06T17:27:00Z">
                  <m:rPr>
                    <m:sty m:val="p"/>
                  </m:rPr>
                  <w:rPr>
                    <w:rFonts w:ascii="Cambria Math" w:hAnsi="Cambria Math"/>
                  </w:rPr>
                  <m:t>log</m:t>
                </w:ins>
              </m:r>
            </m:fName>
            <m:e>
              <m:d>
                <m:dPr>
                  <m:ctrlPr>
                    <w:ins w:id="127" w:author="Robbie Parks" w:date="2019-11-06T17:27:00Z">
                      <w:rPr>
                        <w:rFonts w:ascii="Cambria Math" w:hAnsi="Cambria Math"/>
                        <w:i/>
                      </w:rPr>
                    </w:ins>
                  </m:ctrlPr>
                </m:dPr>
                <m:e>
                  <m:sSub>
                    <m:sSubPr>
                      <m:ctrlPr>
                        <w:ins w:id="128" w:author="Robbie Parks" w:date="2019-11-06T17:27:00Z">
                          <w:rPr>
                            <w:rFonts w:ascii="Cambria Math" w:hAnsi="Cambria Math"/>
                            <w:i/>
                          </w:rPr>
                        </w:ins>
                      </m:ctrlPr>
                    </m:sSubPr>
                    <m:e>
                      <m:r>
                        <w:ins w:id="129" w:author="Robbie Parks" w:date="2019-11-06T17:27:00Z">
                          <w:rPr>
                            <w:rFonts w:ascii="Cambria Math" w:hAnsi="Cambria Math"/>
                          </w:rPr>
                          <m:t>death rate</m:t>
                        </w:ins>
                      </m:r>
                    </m:e>
                    <m:sub>
                      <m:r>
                        <w:ins w:id="130" w:author="Robbie Parks" w:date="2019-11-06T17:27:00Z">
                          <w:rPr>
                            <w:rFonts w:ascii="Cambria Math" w:hAnsi="Cambria Math"/>
                          </w:rPr>
                          <m:t>state-time</m:t>
                        </w:ins>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6C61D434"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del w:id="131" w:author="Robbie Parks" w:date="2019-11-06T17:27:00Z">
        <w:r w:rsidRPr="00E85AFA">
          <w:fldChar w:fldCharType="begin" w:fldLock="1"/>
        </w:r>
        <w:r w:rsidR="006276CA">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delInstrText>
        </w:r>
        <w:r w:rsidRPr="00E85AFA">
          <w:fldChar w:fldCharType="separate"/>
        </w:r>
        <w:r w:rsidR="00EF4FC9" w:rsidRPr="00E85AFA">
          <w:rPr>
            <w:noProof/>
            <w:vertAlign w:val="superscript"/>
          </w:rPr>
          <w:delText>10</w:delText>
        </w:r>
        <w:r w:rsidRPr="00E85AFA">
          <w:fldChar w:fldCharType="end"/>
        </w:r>
      </w:del>
      <w:ins w:id="132" w:author="Robbie Parks" w:date="2019-11-06T17:27:00Z">
        <w:r w:rsidRPr="00E85AFA">
          <w:fldChar w:fldCharType="begin" w:fldLock="1"/>
        </w:r>
        <w:r w:rsidR="00EF1DA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14&lt;/sup&gt;","plainTextFormattedCitation":"14","previouslyFormattedCitation":"&lt;sup&gt;14&lt;/sup&gt;"},"properties":{"noteIndex":0},"schema":"https://github.com/citation-style-language/schema/raw/master/csl-citation.json"}</w:instrText>
        </w:r>
        <w:r w:rsidRPr="00E85AFA">
          <w:fldChar w:fldCharType="separate"/>
        </w:r>
        <w:r w:rsidR="00EF1DA9" w:rsidRPr="00EF1DA9">
          <w:rPr>
            <w:noProof/>
            <w:vertAlign w:val="superscript"/>
          </w:rPr>
          <w:t>14</w:t>
        </w:r>
        <w:r w:rsidRPr="00E85AFA">
          <w:fldChar w:fldCharType="end"/>
        </w:r>
      </w:ins>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del w:id="133" w:author="Robbie Parks" w:date="2019-11-06T17:27:00Z">
        <w:r w:rsidRPr="00E85AFA">
          <w:fldChar w:fldCharType="begin" w:fldLock="1"/>
        </w:r>
        <w:r w:rsidR="00924924">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delInstrText>
        </w:r>
        <w:r w:rsidRPr="00E85AFA">
          <w:fldChar w:fldCharType="separate"/>
        </w:r>
        <w:r w:rsidR="00AA656B" w:rsidRPr="00AA656B">
          <w:rPr>
            <w:noProof/>
            <w:vertAlign w:val="superscript"/>
          </w:rPr>
          <w:delText>41</w:delText>
        </w:r>
        <w:r w:rsidRPr="00E85AFA">
          <w:fldChar w:fldCharType="end"/>
        </w:r>
      </w:del>
      <w:ins w:id="134" w:author="Robbie Parks" w:date="2019-11-06T17:27:00Z">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ins>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594E5FEA"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del w:id="135" w:author="Robbie Parks" w:date="2019-11-06T17:27:00Z">
        <w:r w:rsidR="00D03F64">
          <w:fldChar w:fldCharType="begin" w:fldLock="1"/>
        </w:r>
        <w:r w:rsidR="00924924">
          <w:del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42&lt;/sup&gt;","plainTextFormattedCitation":"42","previouslyFormattedCitation":"&lt;sup&gt;42&lt;/sup&gt;"},"properties":{"noteIndex":0},"schema":"https://github.com/citation-style-language/schema/raw/master/csl-citation.json"}</w:delInstrText>
        </w:r>
        <w:r w:rsidR="00D03F64">
          <w:fldChar w:fldCharType="separate"/>
        </w:r>
        <w:r w:rsidR="00AA656B" w:rsidRPr="00AA656B">
          <w:rPr>
            <w:noProof/>
            <w:vertAlign w:val="superscript"/>
          </w:rPr>
          <w:delText>42</w:delText>
        </w:r>
        <w:r w:rsidR="00D03F64">
          <w:fldChar w:fldCharType="end"/>
        </w:r>
      </w:del>
      <w:ins w:id="136" w:author="Robbie Parks" w:date="2019-11-06T17:27:00Z">
        <w:r w:rsidR="00D03F64">
          <w:fldChar w:fldCharType="begin" w:fldLock="1"/>
        </w:r>
        <w:r w:rsidR="00EF1DA9">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44&lt;/sup&gt;","plainTextFormattedCitation":"44","previouslyFormattedCitation":"&lt;sup&gt;44&lt;/sup&gt;"},"properties":{"noteIndex":0},"schema":"https://github.com/citation-style-language/schema/raw/master/csl-citation.json"}</w:instrText>
        </w:r>
        <w:r w:rsidR="00D03F64">
          <w:fldChar w:fldCharType="separate"/>
        </w:r>
        <w:r w:rsidR="00EF1DA9" w:rsidRPr="00EF1DA9">
          <w:rPr>
            <w:noProof/>
            <w:vertAlign w:val="superscript"/>
          </w:rPr>
          <w:t>44</w:t>
        </w:r>
        <w:r w:rsidR="00D03F64">
          <w:fldChar w:fldCharType="end"/>
        </w:r>
      </w:ins>
      <w:r w:rsidR="00DB7278">
        <w:t xml:space="preserve"> which</w:t>
      </w:r>
      <w:r w:rsidR="00D110D7">
        <w:t xml:space="preserve"> includes </w:t>
      </w:r>
      <w:r w:rsidR="00D110D7" w:rsidRPr="00D110D7">
        <w:t>both</w:t>
      </w:r>
      <w:r w:rsidR="00D110D7">
        <w:t xml:space="preserve"> </w:t>
      </w:r>
      <w:r w:rsidR="00D110D7" w:rsidRPr="00D110D7">
        <w:t>spatially-structured random effects with 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w:t>
      </w:r>
      <w:r w:rsidR="008F177F" w:rsidRPr="008F177F">
        <w:lastRenderedPageBreak/>
        <w:t xml:space="preserve">month interactions were modelled as </w:t>
      </w:r>
      <w:r w:rsidR="00D44487">
        <w:t>IID</w:t>
      </w:r>
      <w:r w:rsidR="008F177F" w:rsidRPr="008F177F">
        <w:t xml:space="preserve"> and therefore were of Type I space-time interactions.</w:t>
      </w:r>
      <w:del w:id="137" w:author="Robbie Parks" w:date="2019-11-06T17:27:00Z">
        <w:r w:rsidR="008A2682">
          <w:rPr>
            <w:rStyle w:val="FootnoteReference"/>
          </w:rPr>
          <w:fldChar w:fldCharType="begin" w:fldLock="1"/>
        </w:r>
        <w:r w:rsidR="00924924">
          <w:del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43&lt;/sup&gt;","plainTextFormattedCitation":"43","previouslyFormattedCitation":"&lt;sup&gt;43&lt;/sup&gt;"},"properties":{"noteIndex":0},"schema":"https://github.com/citation-style-language/schema/raw/master/csl-citation.json"}</w:delInstrText>
        </w:r>
        <w:r w:rsidR="008A2682">
          <w:rPr>
            <w:rStyle w:val="FootnoteReference"/>
          </w:rPr>
          <w:fldChar w:fldCharType="separate"/>
        </w:r>
        <w:r w:rsidR="00AA656B" w:rsidRPr="00AA656B">
          <w:rPr>
            <w:noProof/>
            <w:vertAlign w:val="superscript"/>
          </w:rPr>
          <w:delText>43</w:delText>
        </w:r>
        <w:r w:rsidR="008A2682">
          <w:rPr>
            <w:rStyle w:val="FootnoteReference"/>
          </w:rPr>
          <w:fldChar w:fldCharType="end"/>
        </w:r>
      </w:del>
      <w:ins w:id="138" w:author="Robbie Parks" w:date="2019-11-06T17:27:00Z">
        <w:r w:rsidR="008A2682">
          <w:rPr>
            <w:rStyle w:val="FootnoteReference"/>
          </w:rPr>
          <w:fldChar w:fldCharType="begin" w:fldLock="1"/>
        </w:r>
        <w:r w:rsidR="00EF1DA9">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45&lt;/sup&gt;","plainTextFormattedCitation":"45","previouslyFormattedCitation":"&lt;sup&gt;45&lt;/sup&gt;"},"properties":{"noteIndex":0},"schema":"https://github.com/citation-style-language/schema/raw/master/csl-citation.json"}</w:instrText>
        </w:r>
        <w:r w:rsidR="008A2682">
          <w:rPr>
            <w:rStyle w:val="FootnoteReference"/>
          </w:rPr>
          <w:fldChar w:fldCharType="separate"/>
        </w:r>
        <w:r w:rsidR="00EF1DA9" w:rsidRPr="00EF1DA9">
          <w:rPr>
            <w:noProof/>
            <w:vertAlign w:val="superscript"/>
          </w:rPr>
          <w:t>45</w:t>
        </w:r>
        <w:r w:rsidR="008A2682">
          <w:rPr>
            <w:rStyle w:val="FootnoteReference"/>
          </w:rPr>
          <w:fldChar w:fldCharType="end"/>
        </w:r>
      </w:ins>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del w:id="139" w:author="Robbie Parks" w:date="2019-11-06T17:27:00Z">
        <w:r w:rsidRPr="00E85AFA">
          <w:fldChar w:fldCharType="begin" w:fldLock="1"/>
        </w:r>
        <w:r w:rsidR="00924924">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delInstrText>
        </w:r>
        <w:r w:rsidRPr="00E85AFA">
          <w:fldChar w:fldCharType="separate"/>
        </w:r>
        <w:r w:rsidR="00AA656B" w:rsidRPr="00AA656B">
          <w:rPr>
            <w:noProof/>
            <w:vertAlign w:val="superscript"/>
          </w:rPr>
          <w:delText>41</w:delText>
        </w:r>
        <w:r w:rsidRPr="00E85AFA">
          <w:fldChar w:fldCharType="end"/>
        </w:r>
      </w:del>
      <w:ins w:id="140" w:author="Robbie Parks" w:date="2019-11-06T17:27:00Z">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ins>
      <w:r w:rsidR="00EA3B93" w:rsidRPr="00EA3B93">
        <w:t xml:space="preserve"> </w:t>
      </w:r>
      <w:r w:rsidR="00EA3B93">
        <w:t xml:space="preserve">In order to ensure identifiability each set of random walk terms or </w:t>
      </w:r>
      <w:r w:rsidR="0058786F">
        <w:t>state</w:t>
      </w:r>
      <w:r w:rsidR="00EA3B93">
        <w:t xml:space="preserve"> random effects was constrained to sum to zero.</w:t>
      </w:r>
    </w:p>
    <w:p w14:paraId="1BDFD325" w14:textId="77777777" w:rsidR="008E42C2" w:rsidRPr="00E85AFA" w:rsidRDefault="008E42C2" w:rsidP="008E42C2">
      <w:pPr>
        <w:spacing w:line="480" w:lineRule="auto"/>
        <w:jc w:val="both"/>
      </w:pPr>
    </w:p>
    <w:p w14:paraId="056D49E9" w14:textId="2EC2888B"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del w:id="141" w:author="Robbie Parks" w:date="2019-11-06T17:27:00Z">
        <w:r w:rsidR="00044F79">
          <w:fldChar w:fldCharType="begin" w:fldLock="1"/>
        </w:r>
        <w:r w:rsidR="00924924">
          <w:del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44,45&lt;/sup&gt;","plainTextFormattedCitation":"44,45","previouslyFormattedCitation":"&lt;sup&gt;44,45&lt;/sup&gt;"},"properties":{"noteIndex":0},"schema":"https://github.com/citation-style-language/schema/raw/master/csl-citation.json"}</w:delInstrText>
        </w:r>
        <w:r w:rsidR="00044F79">
          <w:fldChar w:fldCharType="separate"/>
        </w:r>
        <w:r w:rsidR="00AA656B" w:rsidRPr="00AA656B">
          <w:rPr>
            <w:noProof/>
            <w:vertAlign w:val="superscript"/>
          </w:rPr>
          <w:delText>44,45</w:delText>
        </w:r>
        <w:r w:rsidR="00044F79">
          <w:fldChar w:fldCharType="end"/>
        </w:r>
      </w:del>
      <w:ins w:id="142" w:author="Robbie Parks" w:date="2019-11-06T17:27:00Z">
        <w:r w:rsidR="00044F79">
          <w:fldChar w:fldCharType="begin" w:fldLock="1"/>
        </w:r>
        <w:r w:rsidR="00EF1DA9">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46,47&lt;/sup&gt;","plainTextFormattedCitation":"46,47","previouslyFormattedCitation":"&lt;sup&gt;46,47&lt;/sup&gt;"},"properties":{"noteIndex":0},"schema":"https://github.com/citation-style-language/schema/raw/master/csl-citation.json"}</w:instrText>
        </w:r>
        <w:r w:rsidR="00044F79">
          <w:fldChar w:fldCharType="separate"/>
        </w:r>
        <w:r w:rsidR="00EF1DA9" w:rsidRPr="00EF1DA9">
          <w:rPr>
            <w:noProof/>
            <w:vertAlign w:val="superscript"/>
          </w:rPr>
          <w:t>46,47</w:t>
        </w:r>
        <w:r w:rsidR="00044F79">
          <w:fldChar w:fldCharType="end"/>
        </w:r>
      </w:ins>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4F6F54">
        <w:rPr>
          <w:vertAlign w:val="superscript"/>
        </w:rPr>
        <w:t>2</w:t>
      </w:r>
      <w:r w:rsidR="003B5C48" w:rsidRPr="003B5C48">
        <w:t xml:space="preserve">). These were modelled as </w:t>
      </w:r>
      <w:proofErr w:type="gramStart"/>
      <w:r w:rsidR="003B5C48" w:rsidRPr="003B5C48">
        <w:t>logGamma(</w:t>
      </w:r>
      <w:proofErr w:type="gramEnd"/>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 we used</w:t>
      </w:r>
      <w:r w:rsidR="009D3FF7" w:rsidRPr="009D3FF7">
        <w:rPr>
          <w:i/>
        </w:rPr>
        <w:t xml:space="preserve"> </w:t>
      </w:r>
      <w:proofErr w:type="gramStart"/>
      <w:r w:rsidR="009D3FF7" w:rsidRPr="00E85AFA">
        <w:rPr>
          <w:i/>
        </w:rPr>
        <w:t>N</w:t>
      </w:r>
      <w:r w:rsidR="003B5C48" w:rsidRPr="003B5C48">
        <w:t>(</w:t>
      </w:r>
      <w:proofErr w:type="gramEnd"/>
      <w:r w:rsidR="003B5C48" w:rsidRPr="003B5C48">
        <w:t>0, 1000)</w:t>
      </w:r>
      <w:r w:rsidR="001E6D83">
        <w:t xml:space="preserve"> and for the common intercept a flat prior</w:t>
      </w:r>
      <w:r w:rsidR="003B5C48" w:rsidRPr="003B5C48">
        <w:t>.</w:t>
      </w:r>
    </w:p>
    <w:p w14:paraId="103EDA1D" w14:textId="77777777" w:rsidR="00A33676" w:rsidRPr="00E85AFA" w:rsidRDefault="00A33676" w:rsidP="008E42C2">
      <w:pPr>
        <w:spacing w:line="480" w:lineRule="auto"/>
        <w:jc w:val="both"/>
      </w:pPr>
    </w:p>
    <w:p w14:paraId="2264A478" w14:textId="5F62ED03"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 xml:space="preserve">es in these factors </w:t>
      </w:r>
      <w:r w:rsidR="005A0E31">
        <w:lastRenderedPageBreak/>
        <w:t>over time.</w:t>
      </w:r>
      <w:r w:rsidR="00B4203C">
        <w:rPr>
          <w:rStyle w:val="FootnoteReference"/>
          <w:rFonts w:cs="Calibri"/>
        </w:rPr>
        <w:fldChar w:fldCharType="begin" w:fldLock="1"/>
      </w:r>
      <w:r w:rsidR="00EF1DA9">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w:instrText>
      </w:r>
      <w:del w:id="143" w:author="Robbie Parks" w:date="2019-11-06T17:27:00Z">
        <w:r w:rsidR="00924924">
          <w:rPr>
            <w:rFonts w:cs="Calibri"/>
          </w:rPr>
          <w:delInstrText>44</w:delInstrText>
        </w:r>
      </w:del>
      <w:ins w:id="144" w:author="Robbie Parks" w:date="2019-11-06T17:27:00Z">
        <w:r w:rsidR="00EF1DA9">
          <w:rPr>
            <w:rFonts w:cs="Calibri"/>
          </w:rPr>
          <w:instrText>46</w:instrText>
        </w:r>
      </w:ins>
      <w:r w:rsidR="00EF1DA9">
        <w:rPr>
          <w:rFonts w:cs="Calibri"/>
        </w:rPr>
        <w:instrText>&lt;/sup&gt;","plainTextFormattedCitation":"</w:instrText>
      </w:r>
      <w:del w:id="145" w:author="Robbie Parks" w:date="2019-11-06T17:27:00Z">
        <w:r w:rsidR="00924924">
          <w:rPr>
            <w:rFonts w:cs="Calibri"/>
          </w:rPr>
          <w:delInstrText>44</w:delInstrText>
        </w:r>
      </w:del>
      <w:ins w:id="146" w:author="Robbie Parks" w:date="2019-11-06T17:27:00Z">
        <w:r w:rsidR="00EF1DA9">
          <w:rPr>
            <w:rFonts w:cs="Calibri"/>
          </w:rPr>
          <w:instrText>46</w:instrText>
        </w:r>
      </w:ins>
      <w:r w:rsidR="00EF1DA9">
        <w:rPr>
          <w:rFonts w:cs="Calibri"/>
        </w:rPr>
        <w:instrText>","previouslyFormattedCitation":"&lt;sup&gt;</w:instrText>
      </w:r>
      <w:del w:id="147" w:author="Robbie Parks" w:date="2019-11-06T17:27:00Z">
        <w:r w:rsidR="00924924">
          <w:rPr>
            <w:rFonts w:cs="Calibri"/>
          </w:rPr>
          <w:delInstrText>44</w:delInstrText>
        </w:r>
      </w:del>
      <w:ins w:id="148" w:author="Robbie Parks" w:date="2019-11-06T17:27:00Z">
        <w:r w:rsidR="00EF1DA9">
          <w:rPr>
            <w:rFonts w:cs="Calibri"/>
          </w:rPr>
          <w:instrText>46</w:instrText>
        </w:r>
      </w:ins>
      <w:r w:rsidR="00EF1DA9">
        <w:rPr>
          <w:rFonts w:cs="Calibri"/>
        </w:rPr>
        <w:instrText>&lt;/sup&gt;"},"properties":{"noteIndex":0},"schema":"https://github.com/citation-style-language/schema/raw/master/csl-citation.json"}</w:instrText>
      </w:r>
      <w:r w:rsidR="00B4203C">
        <w:rPr>
          <w:rStyle w:val="FootnoteReference"/>
          <w:rFonts w:cs="Calibri"/>
        </w:rPr>
        <w:fldChar w:fldCharType="separate"/>
      </w:r>
      <w:del w:id="149" w:author="Robbie Parks" w:date="2019-11-06T17:27:00Z">
        <w:r w:rsidR="00AA656B" w:rsidRPr="00AA656B">
          <w:rPr>
            <w:rFonts w:cs="Calibri"/>
            <w:noProof/>
            <w:vertAlign w:val="superscript"/>
          </w:rPr>
          <w:delText>44</w:delText>
        </w:r>
      </w:del>
      <w:ins w:id="150" w:author="Robbie Parks" w:date="2019-11-06T17:27:00Z">
        <w:r w:rsidR="00EF1DA9" w:rsidRPr="00EF1DA9">
          <w:rPr>
            <w:rFonts w:cs="Calibri"/>
            <w:noProof/>
            <w:vertAlign w:val="superscript"/>
          </w:rPr>
          <w:t>46</w:t>
        </w:r>
      </w:ins>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712B68A0"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del w:id="151" w:author="Robbie Parks" w:date="2019-11-06T17:27:00Z">
        <w:r w:rsidRPr="00E85AFA">
          <w:fldChar w:fldCharType="begin" w:fldLock="1"/>
        </w:r>
        <w:r w:rsidR="00924924">
          <w:del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46&lt;/sup&gt;","plainTextFormattedCitation":"46","previouslyFormattedCitation":"&lt;sup&gt;46&lt;/sup&gt;"},"properties":{"noteIndex":0},"schema":"https://github.com/citation-style-language/schema/raw/master/csl-citation.json"}</w:delInstrText>
        </w:r>
        <w:r w:rsidRPr="00E85AFA">
          <w:fldChar w:fldCharType="separate"/>
        </w:r>
        <w:r w:rsidR="00AA656B" w:rsidRPr="00AA656B">
          <w:rPr>
            <w:noProof/>
            <w:vertAlign w:val="superscript"/>
          </w:rPr>
          <w:delText>46</w:delText>
        </w:r>
        <w:r w:rsidRPr="00E85AFA">
          <w:fldChar w:fldCharType="end"/>
        </w:r>
      </w:del>
      <w:ins w:id="152" w:author="Robbie Parks" w:date="2019-11-06T17:27:00Z">
        <w:r w:rsidRPr="00E85AFA">
          <w:fldChar w:fldCharType="begin" w:fldLock="1"/>
        </w:r>
        <w:r w:rsidR="00EF1DA9">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48&lt;/sup&gt;","plainTextFormattedCitation":"48","previouslyFormattedCitation":"&lt;sup&gt;48&lt;/sup&gt;"},"properties":{"noteIndex":0},"schema":"https://github.com/citation-style-language/schema/raw/master/csl-citation.json"}</w:instrText>
        </w:r>
        <w:r w:rsidRPr="00E85AFA">
          <w:fldChar w:fldCharType="separate"/>
        </w:r>
        <w:r w:rsidR="00EF1DA9" w:rsidRPr="00EF1DA9">
          <w:rPr>
            <w:noProof/>
            <w:vertAlign w:val="superscript"/>
          </w:rPr>
          <w:t>48</w:t>
        </w:r>
        <w:r w:rsidRPr="00E85AFA">
          <w:fldChar w:fldCharType="end"/>
        </w:r>
      </w:ins>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1593304B"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del w:id="153" w:author="Robbie Parks" w:date="2019-11-06T17:27:00Z">
        <w:r w:rsidR="00206140" w:rsidRPr="00E85AFA">
          <w:rPr>
            <w:color w:val="000000" w:themeColor="text1"/>
          </w:rPr>
          <w:delText>,</w:delText>
        </w:r>
      </w:del>
      <w:ins w:id="154" w:author="Robbie Parks" w:date="2019-11-06T17:27:00Z">
        <w:r w:rsidR="000F2941">
          <w:rPr>
            <w:color w:val="000000" w:themeColor="text1"/>
          </w:rPr>
          <w:t xml:space="preserve"> </w:t>
        </w:r>
        <w:r w:rsidR="000F2941">
          <w:rPr>
            <w:rStyle w:val="apple-style-span"/>
            <w:color w:val="000000" w:themeColor="text1"/>
          </w:rPr>
          <w:t xml:space="preserve">(Figure 1 and Extended Data Table </w:t>
        </w:r>
        <w:r w:rsidR="00B44799">
          <w:rPr>
            <w:rStyle w:val="apple-style-span"/>
            <w:color w:val="000000" w:themeColor="text1"/>
          </w:rPr>
          <w:t>2</w:t>
        </w:r>
        <w:r w:rsidR="000F2941">
          <w:rPr>
            <w:rStyle w:val="apple-style-span"/>
            <w:color w:val="000000" w:themeColor="text1"/>
          </w:rPr>
          <w:t>)</w:t>
        </w:r>
        <w:r w:rsidR="00206140" w:rsidRPr="00E85AFA">
          <w:rPr>
            <w:color w:val="000000" w:themeColor="text1"/>
          </w:rPr>
          <w:t>,</w:t>
        </w:r>
      </w:ins>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del w:id="155" w:author="Robbie Parks" w:date="2019-11-06T17:27:00Z">
        <w:r w:rsidR="00F24A27" w:rsidRPr="00E85AFA">
          <w:rPr>
            <w:color w:val="000000" w:themeColor="text1"/>
          </w:rPr>
          <w:delText>2</w:delText>
        </w:r>
      </w:del>
      <w:ins w:id="156" w:author="Robbie Parks" w:date="2019-11-06T17:27:00Z">
        <w:r w:rsidR="00556438">
          <w:rPr>
            <w:color w:val="000000" w:themeColor="text1"/>
          </w:rPr>
          <w:t>1.5</w:t>
        </w:r>
      </w:ins>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del w:id="157" w:author="Robbie Parks" w:date="2019-11-06T17:27:00Z">
        <w:r w:rsidR="004D4929" w:rsidRPr="00E85AFA">
          <w:rPr>
            <w:color w:val="000000" w:themeColor="text1"/>
          </w:rPr>
          <w:fldChar w:fldCharType="begin" w:fldLock="1"/>
        </w:r>
        <w:r w:rsidR="00924924">
          <w:rPr>
            <w:color w:val="000000" w:themeColor="text1"/>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47&lt;/sup&gt;","plainTextFormattedCitation":"47","previouslyFormattedCitation":"&lt;sup&gt;47&lt;/sup&gt;"},"properties":{"noteIndex":0},"schema":"https://github.com/citation-style-language/schema/raw/master/csl-citation.json"}</w:delInstrText>
        </w:r>
        <w:r w:rsidR="004D4929" w:rsidRPr="00E85AFA">
          <w:rPr>
            <w:color w:val="000000" w:themeColor="text1"/>
          </w:rPr>
          <w:fldChar w:fldCharType="separate"/>
        </w:r>
        <w:r w:rsidR="00AA656B" w:rsidRPr="00AA656B">
          <w:rPr>
            <w:noProof/>
            <w:color w:val="000000" w:themeColor="text1"/>
            <w:vertAlign w:val="superscript"/>
          </w:rPr>
          <w:delText>47</w:delText>
        </w:r>
        <w:r w:rsidR="004D4929" w:rsidRPr="00E85AFA">
          <w:rPr>
            <w:color w:val="000000" w:themeColor="text1"/>
          </w:rPr>
          <w:fldChar w:fldCharType="end"/>
        </w:r>
        <w:r w:rsidR="004D4929" w:rsidRPr="00E85AFA">
          <w:rPr>
            <w:color w:val="000000" w:themeColor="text1"/>
          </w:rPr>
          <w:delText xml:space="preserve"> </w:delText>
        </w:r>
        <w:r w:rsidR="005A0E31" w:rsidRPr="00E85AFA">
          <w:rPr>
            <w:color w:val="000000" w:themeColor="text1"/>
          </w:rPr>
          <w:delText xml:space="preserve"> +2</w:delText>
        </w:r>
        <w:r w:rsidR="005A0E31" w:rsidRPr="00E85AFA">
          <w:rPr>
            <w:rFonts w:eastAsia="Times New Roman"/>
            <w:bCs/>
            <w:color w:val="222222"/>
            <w:shd w:val="clear" w:color="auto" w:fill="FFFFFF"/>
          </w:rPr>
          <w:delText>°</w:delText>
        </w:r>
        <w:r w:rsidR="005A0E31" w:rsidRPr="00E85AFA">
          <w:rPr>
            <w:color w:val="000000" w:themeColor="text1"/>
          </w:rPr>
          <w:delText xml:space="preserve">C </w:delText>
        </w:r>
        <w:r w:rsidR="005A0E31">
          <w:rPr>
            <w:color w:val="000000" w:themeColor="text1"/>
          </w:rPr>
          <w:delText xml:space="preserve">is also </w:delText>
        </w:r>
        <w:r w:rsidR="004D4929" w:rsidRPr="00E85AFA">
          <w:rPr>
            <w:color w:val="000000" w:themeColor="text1"/>
          </w:rPr>
          <w:delText xml:space="preserve">within the range of anomaly size experienced by some states (Figure </w:delText>
        </w:r>
        <w:r w:rsidR="00044B4C">
          <w:rPr>
            <w:color w:val="000000" w:themeColor="text1"/>
          </w:rPr>
          <w:delText>3</w:delText>
        </w:r>
        <w:r w:rsidR="004D4929" w:rsidRPr="00E85AFA">
          <w:rPr>
            <w:color w:val="000000" w:themeColor="text1"/>
          </w:rPr>
          <w:delText>).</w:delText>
        </w:r>
        <w:r w:rsidR="004D4929" w:rsidRPr="00E85AFA">
          <w:delText xml:space="preserve"> </w:delText>
        </w:r>
        <w:r w:rsidR="004D4929" w:rsidRPr="00E85AFA">
          <w:rPr>
            <w:color w:val="000000" w:themeColor="text1"/>
          </w:rPr>
          <w:delText>For this calculation</w:delText>
        </w:r>
      </w:del>
      <w:ins w:id="158" w:author="Robbie Parks" w:date="2019-11-06T17:27:00Z">
        <w:r w:rsidR="004D4929" w:rsidRPr="00E85AFA">
          <w:rPr>
            <w:color w:val="000000" w:themeColor="text1"/>
          </w:rPr>
          <w:fldChar w:fldCharType="begin" w:fldLock="1"/>
        </w:r>
        <w:r w:rsidR="007A6258">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makers","type":"report"},"uris":["http://www.mendeley.com/documents/?uuid=4c69fe2c-284f-45c2-bc1a-ae18b2694112"]},{"id":"ITEM-2","itemData":{"author":[{"dropping-particle":"","family":"United Nations","given":"","non-dropping-particle":"","parse-names":false,"suffix":""}],"id":"ITEM-2","issued":{"date-parts":[["2015"]]},"title":"Paris Agreement","type":"report"},"uris":["http://www.mendeley.com/documents/?uuid=21272458-832f-4d59-b3a1-8877db08f4b3"]}],"mendeley":{"formattedCitation":"&lt;sup&gt;2,49&lt;/sup&gt;","plainTextFormattedCitation":"2,49","previouslyFormattedCitation":"&lt;sup&gt;49&lt;/sup&gt;"},"properties":{"noteIndex":0},"schema":"https://github.com/citation-style-language/schema/raw/master/csl-citation.json"}</w:instrText>
        </w:r>
        <w:r w:rsidR="004D4929" w:rsidRPr="00E85AFA">
          <w:rPr>
            <w:color w:val="000000" w:themeColor="text1"/>
          </w:rPr>
          <w:fldChar w:fldCharType="separate"/>
        </w:r>
        <w:r w:rsidR="007A6258" w:rsidRPr="007A6258">
          <w:rPr>
            <w:noProof/>
            <w:color w:val="000000" w:themeColor="text1"/>
            <w:vertAlign w:val="superscript"/>
          </w:rPr>
          <w:t>2,49</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w:t>
        </w:r>
        <w:r w:rsidR="00556438">
          <w:rPr>
            <w:color w:val="000000" w:themeColor="text1"/>
          </w:rPr>
          <w:t>1.5</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within the range of anomaly size experienced by some states (</w:t>
        </w:r>
        <w:r w:rsidR="004B1D1E">
          <w:rPr>
            <w:color w:val="000000" w:themeColor="text1"/>
          </w:rPr>
          <w:t xml:space="preserve">Extended Data </w:t>
        </w:r>
        <w:r w:rsidR="004D4929" w:rsidRPr="00E85AFA">
          <w:rPr>
            <w:color w:val="000000" w:themeColor="text1"/>
          </w:rPr>
          <w:t xml:space="preserve">Figure </w:t>
        </w:r>
        <w:r w:rsidR="000C6E2D">
          <w:rPr>
            <w:color w:val="000000" w:themeColor="text1"/>
          </w:rPr>
          <w:t>2</w:t>
        </w:r>
        <w:r w:rsidR="004D4929" w:rsidRPr="00E85AFA">
          <w:rPr>
            <w:color w:val="000000" w:themeColor="text1"/>
          </w:rPr>
          <w:t>).</w:t>
        </w:r>
        <w:r w:rsidR="004D4929" w:rsidRPr="00E85AFA">
          <w:t xml:space="preserve"> </w:t>
        </w:r>
        <w:r w:rsidR="00D6386C">
          <w:rPr>
            <w:color w:val="000000" w:themeColor="text1"/>
          </w:rPr>
          <w:t xml:space="preserve">We did similar calculations for </w:t>
        </w:r>
        <w:r w:rsidR="00D6386C" w:rsidRPr="00E85AFA">
          <w:rPr>
            <w:color w:val="000000" w:themeColor="text1"/>
          </w:rPr>
          <w:t>+</w:t>
        </w:r>
        <w:r w:rsidR="00D6386C">
          <w:rPr>
            <w:color w:val="000000" w:themeColor="text1"/>
          </w:rPr>
          <w:t>2</w:t>
        </w:r>
        <w:r w:rsidR="00D6386C" w:rsidRPr="00E85AFA">
          <w:rPr>
            <w:rFonts w:eastAsia="Times New Roman"/>
            <w:bCs/>
            <w:color w:val="222222"/>
            <w:shd w:val="clear" w:color="auto" w:fill="FFFFFF"/>
          </w:rPr>
          <w:t>°</w:t>
        </w:r>
        <w:r w:rsidR="00D6386C" w:rsidRPr="00E85AFA">
          <w:rPr>
            <w:color w:val="000000" w:themeColor="text1"/>
          </w:rPr>
          <w:t>C</w:t>
        </w:r>
        <w:r w:rsidR="00D6386C">
          <w:rPr>
            <w:color w:val="000000" w:themeColor="text1"/>
          </w:rPr>
          <w:t>, which is the upper bound of the Paris Climate Agreement, and present these as Extended Data.</w:t>
        </w:r>
        <w:r w:rsidR="00D6386C" w:rsidRPr="00E85AFA">
          <w:rPr>
            <w:color w:val="000000" w:themeColor="text1"/>
          </w:rPr>
          <w:t xml:space="preserve"> </w:t>
        </w:r>
        <w:r w:rsidR="004D4929" w:rsidRPr="00E85AFA">
          <w:rPr>
            <w:color w:val="000000" w:themeColor="text1"/>
          </w:rPr>
          <w:t>For th</w:t>
        </w:r>
        <w:r w:rsidR="00D6386C">
          <w:rPr>
            <w:color w:val="000000" w:themeColor="text1"/>
          </w:rPr>
          <w:t>ese</w:t>
        </w:r>
        <w:r w:rsidR="004D4929" w:rsidRPr="00E85AFA">
          <w:rPr>
            <w:color w:val="000000" w:themeColor="text1"/>
          </w:rPr>
          <w:t xml:space="preserve"> calculation</w:t>
        </w:r>
        <w:r w:rsidR="00D6386C">
          <w:rPr>
            <w:color w:val="000000" w:themeColor="text1"/>
          </w:rPr>
          <w:t>s</w:t>
        </w:r>
      </w:ins>
      <w:r w:rsidR="004D4929" w:rsidRPr="00E85AFA">
        <w:rPr>
          <w:color w:val="000000" w:themeColor="text1"/>
        </w:rPr>
        <w:t>,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lastRenderedPageBreak/>
        <w:t>Sensitivity analyses</w:t>
      </w:r>
    </w:p>
    <w:p w14:paraId="622D8BB6" w14:textId="4AB06538" w:rsidR="003D1FD6" w:rsidRPr="00E85AFA" w:rsidRDefault="003D1FD6" w:rsidP="003D1FD6">
      <w:pPr>
        <w:spacing w:line="480" w:lineRule="auto"/>
        <w:jc w:val="both"/>
      </w:pPr>
      <w:r w:rsidRPr="00E85AFA">
        <w:t>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w:t>
      </w:r>
      <w:del w:id="159" w:author="Robbie Parks" w:date="2019-11-06T17:27:00Z">
        <w:r w:rsidR="00546958" w:rsidRPr="00546958">
          <w:delText>Supplementary</w:delText>
        </w:r>
      </w:del>
      <w:ins w:id="160" w:author="Robbie Parks" w:date="2019-11-06T17:27:00Z">
        <w:r w:rsidR="00525FAD">
          <w:t>Extended Data</w:t>
        </w:r>
      </w:ins>
      <w:r w:rsidR="00525FAD" w:rsidRPr="00546958">
        <w:t xml:space="preserve"> </w:t>
      </w:r>
      <w:r w:rsidR="00546958" w:rsidRPr="00546958">
        <w:t>Table 3</w:t>
      </w:r>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2DC8CEEC" w14:textId="6F878194" w:rsidR="00773475" w:rsidRPr="00E85AFA"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r w:rsidR="003D1FD6" w:rsidRPr="00E85AFA">
        <w:t>:</w:t>
      </w:r>
    </w:p>
    <w:p w14:paraId="6C27E31E" w14:textId="77777777" w:rsidR="00773475" w:rsidRPr="00E85AFA" w:rsidRDefault="00773475" w:rsidP="008E42C2">
      <w:pPr>
        <w:spacing w:line="480" w:lineRule="auto"/>
        <w:jc w:val="both"/>
        <w:rPr>
          <w:del w:id="161" w:author="Robbie Parks" w:date="2019-11-06T17:27:00Z"/>
        </w:rPr>
      </w:pPr>
    </w:p>
    <w:p w14:paraId="59525C92" w14:textId="56026263"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color w:val="000000" w:themeColor="text1"/>
          <w:sz w:val="24"/>
        </w:rPr>
        <w:t>temperature anomaly calculated based on</w:t>
      </w:r>
      <w:r w:rsidRPr="00D01273" w:rsidDel="00F36612">
        <w:rPr>
          <w:rFonts w:ascii="Times New Roman" w:hAnsi="Times New Roman"/>
          <w:color w:val="000000" w:themeColor="text1"/>
          <w:sz w:val="24"/>
        </w:rPr>
        <w:t xml:space="preserve"> </w:t>
      </w:r>
      <w:r w:rsidRPr="00D01273">
        <w:rPr>
          <w:rFonts w:ascii="Times New Roman" w:hAnsi="Times New Roman"/>
          <w:color w:val="000000" w:themeColor="text1"/>
          <w:sz w:val="24"/>
        </w:rPr>
        <w:t>90</w:t>
      </w:r>
      <w:r w:rsidRPr="00D01273">
        <w:rPr>
          <w:rFonts w:ascii="Times New Roman" w:hAnsi="Times New Roman"/>
          <w:color w:val="000000" w:themeColor="text1"/>
          <w:sz w:val="24"/>
          <w:vertAlign w:val="superscript"/>
        </w:rPr>
        <w:t>th</w:t>
      </w:r>
      <w:r w:rsidRPr="00D01273">
        <w:rPr>
          <w:rFonts w:ascii="Times New Roman" w:hAnsi="Times New Roman"/>
          <w:color w:val="000000" w:themeColor="text1"/>
          <w:sz w:val="24"/>
        </w:rPr>
        <w:t xml:space="preserve"> percentile (°C) of daily mean temperatures within a month, compared to </w:t>
      </w:r>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r w:rsidR="003E25A6" w:rsidRPr="00D01273">
        <w:rPr>
          <w:rFonts w:ascii="Times New Roman" w:hAnsi="Times New Roman"/>
          <w:color w:val="000000" w:themeColor="text1"/>
          <w:sz w:val="24"/>
        </w:rPr>
        <w:t xml:space="preserve"> of</w:t>
      </w:r>
      <w:r w:rsidRPr="00D01273">
        <w:rPr>
          <w:rFonts w:ascii="Times New Roman" w:hAnsi="Times New Roman"/>
          <w:color w:val="000000" w:themeColor="text1"/>
          <w:sz w:val="24"/>
        </w:rPr>
        <w:t xml:space="preserve"> 90</w:t>
      </w:r>
      <w:r w:rsidRPr="00D01273">
        <w:rPr>
          <w:rFonts w:ascii="Times New Roman" w:hAnsi="Times New Roman"/>
          <w:color w:val="000000" w:themeColor="text1"/>
          <w:sz w:val="24"/>
          <w:vertAlign w:val="superscript"/>
        </w:rPr>
        <w:t>th</w:t>
      </w:r>
      <w:r w:rsidRPr="00D01273">
        <w:rPr>
          <w:rFonts w:ascii="Times New Roman" w:hAnsi="Times New Roman"/>
          <w:color w:val="000000" w:themeColor="text1"/>
          <w:sz w:val="24"/>
        </w:rPr>
        <w:t xml:space="preserve"> </w:t>
      </w:r>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r w:rsidRPr="00D01273">
        <w:rPr>
          <w:rFonts w:ascii="Times New Roman" w:hAnsi="Times New Roman"/>
          <w:color w:val="000000" w:themeColor="text1"/>
          <w:sz w:val="24"/>
        </w:rPr>
        <w:t xml:space="preserve"> for each state and month </w:t>
      </w:r>
    </w:p>
    <w:p w14:paraId="47B624EE" w14:textId="34854EE6"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sz w:val="24"/>
        </w:rPr>
        <w:t>number of days in a month above the long-term 90</w:t>
      </w:r>
      <w:r w:rsidRPr="00D01273">
        <w:rPr>
          <w:rFonts w:ascii="Times New Roman" w:hAnsi="Times New Roman"/>
          <w:sz w:val="24"/>
          <w:vertAlign w:val="superscript"/>
        </w:rPr>
        <w:t>th</w:t>
      </w:r>
      <w:r w:rsidRPr="00D01273">
        <w:rPr>
          <w:rFonts w:ascii="Times New Roman" w:hAnsi="Times New Roman"/>
          <w:sz w:val="24"/>
        </w:rPr>
        <w:t xml:space="preserve"> percentile of </w:t>
      </w:r>
      <w:r w:rsidR="00144923">
        <w:rPr>
          <w:rFonts w:ascii="Times New Roman" w:hAnsi="Times New Roman"/>
          <w:sz w:val="24"/>
          <w:szCs w:val="24"/>
        </w:rPr>
        <w:t>average</w:t>
      </w:r>
      <w:r w:rsidRPr="00D01273">
        <w:rPr>
          <w:rFonts w:ascii="Times New Roman" w:hAnsi="Times New Roman"/>
          <w:sz w:val="24"/>
        </w:rPr>
        <w:t xml:space="preserve"> temperature </w:t>
      </w:r>
      <w:r w:rsidRPr="00D01273">
        <w:rPr>
          <w:rFonts w:ascii="Times New Roman" w:hAnsi="Times New Roman"/>
          <w:color w:val="000000" w:themeColor="text1"/>
          <w:sz w:val="24"/>
        </w:rPr>
        <w:t>for each state and month</w:t>
      </w:r>
      <w:r w:rsidRPr="00D01273">
        <w:rPr>
          <w:rFonts w:ascii="Times New Roman" w:hAnsi="Times New Roman"/>
          <w:sz w:val="24"/>
        </w:rPr>
        <w:t xml:space="preserve"> (adjusted for length of month)</w:t>
      </w:r>
    </w:p>
    <w:p w14:paraId="31B39AC6" w14:textId="7930ACB6"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sz w:val="24"/>
        </w:rPr>
        <w:t>number of 3+ day episodes above the long-term 90</w:t>
      </w:r>
      <w:r w:rsidRPr="00D01273">
        <w:rPr>
          <w:rFonts w:ascii="Times New Roman" w:hAnsi="Times New Roman"/>
          <w:sz w:val="24"/>
          <w:vertAlign w:val="superscript"/>
        </w:rPr>
        <w:t>th</w:t>
      </w:r>
      <w:r w:rsidRPr="00D01273">
        <w:rPr>
          <w:rFonts w:ascii="Times New Roman" w:hAnsi="Times New Roman"/>
          <w:sz w:val="24"/>
        </w:rPr>
        <w:t xml:space="preserve"> percentile of </w:t>
      </w:r>
      <w:r w:rsidR="00144923">
        <w:rPr>
          <w:rFonts w:ascii="Times New Roman" w:hAnsi="Times New Roman"/>
          <w:sz w:val="24"/>
          <w:szCs w:val="24"/>
        </w:rPr>
        <w:t>average</w:t>
      </w:r>
      <w:r w:rsidRPr="00D01273">
        <w:rPr>
          <w:rFonts w:ascii="Times New Roman" w:hAnsi="Times New Roman"/>
          <w:sz w:val="24"/>
        </w:rPr>
        <w:t xml:space="preserve"> temperature </w:t>
      </w:r>
      <w:r w:rsidRPr="00D01273">
        <w:rPr>
          <w:rFonts w:ascii="Times New Roman" w:hAnsi="Times New Roman"/>
          <w:color w:val="000000" w:themeColor="text1"/>
          <w:sz w:val="24"/>
        </w:rPr>
        <w:t>for each state and month</w:t>
      </w:r>
      <w:r w:rsidRPr="00D01273">
        <w:rPr>
          <w:rFonts w:ascii="Times New Roman" w:hAnsi="Times New Roman"/>
          <w:sz w:val="24"/>
        </w:rPr>
        <w:t xml:space="preserve"> (adjusted for length of month)</w:t>
      </w:r>
    </w:p>
    <w:p w14:paraId="57F4AD6B" w14:textId="77777777" w:rsidR="008E42C2" w:rsidRPr="00E85AFA" w:rsidRDefault="008E42C2" w:rsidP="008E42C2">
      <w:pPr>
        <w:spacing w:line="480" w:lineRule="auto"/>
        <w:jc w:val="both"/>
      </w:pPr>
    </w:p>
    <w:p w14:paraId="73237CCB" w14:textId="5140E491" w:rsidR="004A6522" w:rsidRDefault="003D1FD6" w:rsidP="008E42C2">
      <w:pPr>
        <w:spacing w:line="480" w:lineRule="auto"/>
        <w:jc w:val="both"/>
      </w:pPr>
      <w:r w:rsidRPr="00E85AFA">
        <w:t>The correlations among these variables and anomaly based on mean were between 0.60 and 0.89 (</w:t>
      </w:r>
      <w:del w:id="162" w:author="Robbie Parks" w:date="2019-11-06T17:27:00Z">
        <w:r w:rsidR="00D26AC1">
          <w:delText>Supplementary</w:delText>
        </w:r>
      </w:del>
      <w:ins w:id="163" w:author="Robbie Parks" w:date="2019-11-06T17:27:00Z">
        <w:r w:rsidR="00796EEF" w:rsidRPr="00796EEF">
          <w:t>Extended Data</w:t>
        </w:r>
      </w:ins>
      <w:r w:rsidR="00796EEF" w:rsidRPr="00796EEF">
        <w:t xml:space="preserve"> Table </w:t>
      </w:r>
      <w:r w:rsidR="00796EEF">
        <w:t>4</w:t>
      </w:r>
      <w:r w:rsidRPr="00E85AFA">
        <w:t xml:space="preserve">). The estimated rate ratios of temperature anomaly based on daily means (i.e., the anomaly measure used in the main analysis) were robust to the addition of alternative measures of anomaly, while the coefficients of the additional measures </w:t>
      </w:r>
      <w:r w:rsidRPr="00E85AFA">
        <w:lastRenderedPageBreak/>
        <w:t>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20E01FCA" w:rsidR="00DD4894" w:rsidRPr="00E85AFA" w:rsidRDefault="00DD4894" w:rsidP="00032A53">
      <w:pPr>
        <w:spacing w:line="480" w:lineRule="auto"/>
        <w:jc w:val="both"/>
      </w:pPr>
      <w:r w:rsidRPr="005F78C0">
        <w:t>While there are no previous studies of how deviations of monthly temperature from lon</w:t>
      </w:r>
      <w:r w:rsidRPr="001528CC">
        <w:t xml:space="preserve">g-term </w:t>
      </w:r>
      <w:r w:rsidR="00144923" w:rsidRPr="00FE772E">
        <w:t>average</w:t>
      </w:r>
      <w:r w:rsidRPr="00853C6B">
        <w:t xml:space="preserve"> are associated with injury mortality, our results are broadly in agreement with those that have </w:t>
      </w:r>
      <w:r w:rsidR="0075565E" w:rsidRPr="007C3021">
        <w:t>analysed</w:t>
      </w:r>
      <w:r w:rsidRPr="007C3021">
        <w:t xml:space="preserve"> associations with absolute temperature and for specific injury types. A study of suicide in US counties over 37 years (1968-2004) estimated that </w:t>
      </w:r>
      <w:r w:rsidRPr="007C3021">
        <w:rPr>
          <w:rFonts w:eastAsia="Times New Roman"/>
          <w:bCs/>
          <w:color w:val="222222"/>
          <w:shd w:val="clear" w:color="auto" w:fill="FFFFFF"/>
        </w:rPr>
        <w:t>1</w:t>
      </w:r>
      <w:r w:rsidRPr="007C3021">
        <w:rPr>
          <w:bCs/>
          <w:color w:val="000000" w:themeColor="text1"/>
        </w:rPr>
        <w:t>°C higher monthly temperature would lead to a 0.7% rise in suicides</w:t>
      </w:r>
      <w:r w:rsidR="00B0308E" w:rsidRPr="007C3021">
        <w:rPr>
          <w:bCs/>
          <w:color w:val="000000" w:themeColor="text1"/>
        </w:rPr>
        <w:t>,</w:t>
      </w:r>
      <w:del w:id="164" w:author="Robbie Parks" w:date="2019-11-06T17:27:00Z">
        <w:r w:rsidRPr="00E85AFA">
          <w:rPr>
            <w:bCs/>
            <w:color w:val="000000" w:themeColor="text1"/>
          </w:rPr>
          <w:fldChar w:fldCharType="begin" w:fldLock="1"/>
        </w:r>
        <w:r w:rsidR="004321B4" w:rsidRPr="00E85AFA">
          <w:rPr>
            <w:bCs/>
            <w:color w:val="000000" w:themeColor="text1"/>
          </w:rPr>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delInstrText>
        </w:r>
        <w:r w:rsidRPr="00E85AFA">
          <w:rPr>
            <w:bCs/>
            <w:color w:val="000000" w:themeColor="text1"/>
          </w:rPr>
          <w:fldChar w:fldCharType="separate"/>
        </w:r>
        <w:r w:rsidR="00535DCA" w:rsidRPr="00E85AFA">
          <w:rPr>
            <w:bCs/>
            <w:noProof/>
            <w:color w:val="000000" w:themeColor="text1"/>
            <w:vertAlign w:val="superscript"/>
          </w:rPr>
          <w:delText>7</w:delText>
        </w:r>
        <w:r w:rsidRPr="00E85AFA">
          <w:rPr>
            <w:bCs/>
            <w:color w:val="000000" w:themeColor="text1"/>
          </w:rPr>
          <w:fldChar w:fldCharType="end"/>
        </w:r>
      </w:del>
      <w:ins w:id="165" w:author="Robbie Parks" w:date="2019-11-06T17:27:00Z">
        <w:r w:rsidRPr="001528CC">
          <w:rPr>
            <w:bCs/>
            <w:color w:val="000000" w:themeColor="text1"/>
          </w:rPr>
          <w:fldChar w:fldCharType="begin" w:fldLock="1"/>
        </w:r>
        <w:r w:rsidR="00EF1DA9">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9&lt;/sup&gt;","plainTextFormattedCitation":"9","previouslyFormattedCitation":"&lt;sup&gt;9&lt;/sup&gt;"},"properties":{"noteIndex":0},"schema":"https://github.com/citation-style-language/schema/raw/master/csl-citation.json"}</w:instrText>
        </w:r>
        <w:r w:rsidRPr="001528CC">
          <w:rPr>
            <w:bCs/>
            <w:color w:val="000000" w:themeColor="text1"/>
          </w:rPr>
          <w:fldChar w:fldCharType="separate"/>
        </w:r>
        <w:r w:rsidR="00EF1DA9" w:rsidRPr="00EF1DA9">
          <w:rPr>
            <w:bCs/>
            <w:noProof/>
            <w:color w:val="000000" w:themeColor="text1"/>
            <w:vertAlign w:val="superscript"/>
          </w:rPr>
          <w:t>9</w:t>
        </w:r>
        <w:r w:rsidRPr="001528CC">
          <w:rPr>
            <w:bCs/>
            <w:color w:val="000000" w:themeColor="text1"/>
          </w:rPr>
          <w:fldChar w:fldCharType="end"/>
        </w:r>
      </w:ins>
      <w:r w:rsidRPr="005F78C0">
        <w:rPr>
          <w:bCs/>
          <w:color w:val="000000" w:themeColor="text1"/>
        </w:rPr>
        <w:t xml:space="preserve"> compared </w:t>
      </w:r>
      <w:r w:rsidRPr="001528CC">
        <w:rPr>
          <w:bCs/>
          <w:color w:val="000000" w:themeColor="text1"/>
        </w:rPr>
        <w:t>to our findings of 0.</w:t>
      </w:r>
      <w:del w:id="166" w:author="Robbie Parks" w:date="2019-11-06T17:27:00Z">
        <w:r w:rsidR="0078686A">
          <w:rPr>
            <w:bCs/>
            <w:color w:val="000000" w:themeColor="text1"/>
          </w:rPr>
          <w:delText>9</w:delText>
        </w:r>
        <w:r w:rsidRPr="00E85AFA">
          <w:rPr>
            <w:bCs/>
            <w:color w:val="000000" w:themeColor="text1"/>
          </w:rPr>
          <w:delText>-</w:delText>
        </w:r>
        <w:r w:rsidR="0078686A">
          <w:rPr>
            <w:bCs/>
            <w:color w:val="000000" w:themeColor="text1"/>
          </w:rPr>
          <w:delText>2</w:delText>
        </w:r>
      </w:del>
      <w:ins w:id="167" w:author="Robbie Parks" w:date="2019-11-06T17:27:00Z">
        <w:r w:rsidR="009239C0" w:rsidRPr="00E1512E">
          <w:rPr>
            <w:bCs/>
            <w:color w:val="000000" w:themeColor="text1"/>
          </w:rPr>
          <w:t>7</w:t>
        </w:r>
        <w:r w:rsidRPr="001528CC">
          <w:rPr>
            <w:bCs/>
            <w:color w:val="000000" w:themeColor="text1"/>
          </w:rPr>
          <w:t>-</w:t>
        </w:r>
        <w:r w:rsidR="009239C0" w:rsidRPr="00E1512E">
          <w:rPr>
            <w:bCs/>
            <w:color w:val="000000" w:themeColor="text1"/>
          </w:rPr>
          <w:t>1</w:t>
        </w:r>
        <w:r w:rsidR="00D8156C">
          <w:rPr>
            <w:bCs/>
            <w:color w:val="000000" w:themeColor="text1"/>
          </w:rPr>
          <w:t>.</w:t>
        </w:r>
        <w:r w:rsidR="009239C0" w:rsidRPr="00E1512E">
          <w:rPr>
            <w:bCs/>
            <w:color w:val="000000" w:themeColor="text1"/>
          </w:rPr>
          <w:t>5</w:t>
        </w:r>
      </w:ins>
      <w:r w:rsidRPr="001528CC">
        <w:rPr>
          <w:bCs/>
          <w:color w:val="000000" w:themeColor="text1"/>
        </w:rPr>
        <w:t>% in males and 0.</w:t>
      </w:r>
      <w:del w:id="168" w:author="Robbie Parks" w:date="2019-11-06T17:27:00Z">
        <w:r w:rsidR="003F2BCD">
          <w:rPr>
            <w:bCs/>
            <w:color w:val="000000" w:themeColor="text1"/>
          </w:rPr>
          <w:delText>6</w:delText>
        </w:r>
        <w:r w:rsidRPr="00E85AFA">
          <w:rPr>
            <w:bCs/>
            <w:color w:val="000000" w:themeColor="text1"/>
          </w:rPr>
          <w:delText>-</w:delText>
        </w:r>
        <w:r w:rsidR="003F2BCD">
          <w:rPr>
            <w:bCs/>
            <w:color w:val="000000" w:themeColor="text1"/>
          </w:rPr>
          <w:delText>3</w:delText>
        </w:r>
      </w:del>
      <w:ins w:id="169" w:author="Robbie Parks" w:date="2019-11-06T17:27:00Z">
        <w:r w:rsidR="009239C0" w:rsidRPr="00E1512E">
          <w:rPr>
            <w:bCs/>
            <w:color w:val="000000" w:themeColor="text1"/>
          </w:rPr>
          <w:t>5</w:t>
        </w:r>
        <w:r w:rsidRPr="001528CC">
          <w:rPr>
            <w:bCs/>
            <w:color w:val="000000" w:themeColor="text1"/>
          </w:rPr>
          <w:t>-</w:t>
        </w:r>
        <w:r w:rsidR="002A5FC4" w:rsidRPr="00E1512E">
          <w:rPr>
            <w:bCs/>
            <w:color w:val="000000" w:themeColor="text1"/>
          </w:rPr>
          <w:t>2</w:t>
        </w:r>
      </w:ins>
      <w:r w:rsidRPr="001528CC">
        <w:rPr>
          <w:bCs/>
          <w:color w:val="000000" w:themeColor="text1"/>
        </w:rPr>
        <w:t>.</w:t>
      </w:r>
      <w:r w:rsidR="003F2BCD" w:rsidRPr="005D185E">
        <w:rPr>
          <w:bCs/>
          <w:color w:val="000000" w:themeColor="text1"/>
        </w:rPr>
        <w:t>9</w:t>
      </w:r>
      <w:r w:rsidRPr="005D185E">
        <w:rPr>
          <w:bCs/>
          <w:color w:val="000000" w:themeColor="text1"/>
        </w:rPr>
        <w:t>% in females in different ages</w:t>
      </w:r>
      <w:r w:rsidR="0078686A" w:rsidRPr="005D185E">
        <w:rPr>
          <w:bCs/>
          <w:color w:val="000000" w:themeColor="text1"/>
        </w:rPr>
        <w:t xml:space="preserve"> </w:t>
      </w:r>
      <w:r w:rsidR="0089219B" w:rsidRPr="005D185E">
        <w:t xml:space="preserve">for a </w:t>
      </w:r>
      <w:r w:rsidR="0089219B" w:rsidRPr="005D185E">
        <w:rPr>
          <w:color w:val="000000" w:themeColor="text1"/>
        </w:rPr>
        <w:t>+</w:t>
      </w:r>
      <w:del w:id="170" w:author="Robbie Parks" w:date="2019-11-06T17:27:00Z">
        <w:r w:rsidR="0089219B" w:rsidRPr="00E85AFA">
          <w:rPr>
            <w:color w:val="000000" w:themeColor="text1"/>
          </w:rPr>
          <w:delText>2</w:delText>
        </w:r>
      </w:del>
      <w:ins w:id="171" w:author="Robbie Parks" w:date="2019-11-06T17:27:00Z">
        <w:r w:rsidR="00556438" w:rsidRPr="006E68E1">
          <w:rPr>
            <w:color w:val="000000" w:themeColor="text1"/>
          </w:rPr>
          <w:t>1</w:t>
        </w:r>
        <w:r w:rsidR="00556438" w:rsidRPr="00FE772E">
          <w:rPr>
            <w:color w:val="000000" w:themeColor="text1"/>
          </w:rPr>
          <w:t>.5</w:t>
        </w:r>
      </w:ins>
      <w:r w:rsidR="0089219B" w:rsidRPr="00853C6B">
        <w:rPr>
          <w:rFonts w:eastAsia="Times New Roman"/>
          <w:bCs/>
          <w:color w:val="222222"/>
          <w:shd w:val="clear" w:color="auto" w:fill="FFFFFF"/>
        </w:rPr>
        <w:t>°</w:t>
      </w:r>
      <w:r w:rsidR="0089219B" w:rsidRPr="00991104">
        <w:rPr>
          <w:color w:val="000000" w:themeColor="text1"/>
        </w:rPr>
        <w:t>C</w:t>
      </w:r>
      <w:r w:rsidR="0089219B" w:rsidRPr="005A65FA">
        <w:rPr>
          <w:color w:val="000000" w:themeColor="text1"/>
        </w:rPr>
        <w:t xml:space="preserve"> anomaly</w:t>
      </w:r>
      <w:r w:rsidRPr="007C3021">
        <w:rPr>
          <w:bCs/>
          <w:color w:val="000000" w:themeColor="text1"/>
        </w:rPr>
        <w:t>.</w:t>
      </w:r>
      <w:r w:rsidR="00806310" w:rsidRPr="007C3021">
        <w:rPr>
          <w:bCs/>
          <w:color w:val="000000" w:themeColor="text1"/>
        </w:rPr>
        <w:t xml:space="preserve"> A cross-sectional analysis in 100 US counties</w:t>
      </w:r>
      <w:r w:rsidR="00BC396A" w:rsidRPr="007C3021">
        <w:rPr>
          <w:bCs/>
          <w:color w:val="000000" w:themeColor="text1"/>
        </w:rPr>
        <w:t xml:space="preserve"> found that a </w:t>
      </w:r>
      <w:r w:rsidR="00BC396A" w:rsidRPr="007C3021">
        <w:rPr>
          <w:rFonts w:eastAsia="Times New Roman"/>
          <w:bCs/>
          <w:color w:val="222222"/>
          <w:shd w:val="clear" w:color="auto" w:fill="FFFFFF"/>
        </w:rPr>
        <w:t>1</w:t>
      </w:r>
      <w:r w:rsidR="00BC396A" w:rsidRPr="007C3021">
        <w:rPr>
          <w:bCs/>
          <w:color w:val="000000" w:themeColor="text1"/>
        </w:rPr>
        <w:t xml:space="preserve">°C higher temperature would lead to a </w:t>
      </w:r>
      <w:r w:rsidR="00341847" w:rsidRPr="007C3021">
        <w:rPr>
          <w:bCs/>
          <w:color w:val="000000" w:themeColor="text1"/>
        </w:rPr>
        <w:t>1.3</w:t>
      </w:r>
      <w:r w:rsidR="00BC396A" w:rsidRPr="007C3021">
        <w:rPr>
          <w:bCs/>
          <w:color w:val="000000" w:themeColor="text1"/>
        </w:rPr>
        <w:t xml:space="preserve">% increase in death rates from road traffic </w:t>
      </w:r>
      <w:r w:rsidR="00BC396A" w:rsidRPr="00B513F5">
        <w:rPr>
          <w:bCs/>
          <w:color w:val="000000" w:themeColor="text1"/>
        </w:rPr>
        <w:t>injuries,</w:t>
      </w:r>
      <w:del w:id="172" w:author="Robbie Parks" w:date="2019-11-06T17:27:00Z">
        <w:r w:rsidR="009A4E38">
          <w:rPr>
            <w:rStyle w:val="FootnoteReference"/>
            <w:bCs/>
            <w:color w:val="000000" w:themeColor="text1"/>
          </w:rPr>
          <w:fldChar w:fldCharType="begin" w:fldLock="1"/>
        </w:r>
        <w:r w:rsidR="009A4E38">
          <w:rPr>
            <w:bCs/>
            <w:color w:val="000000" w:themeColor="text1"/>
          </w:rPr>
          <w:del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21&lt;/sup&gt;","plainTextFormattedCitation":"21"},"properties":{"noteIndex":0},"schema":"https://github.com/citation-style-language/schema/raw/master/csl-citation.json"}</w:delInstrText>
        </w:r>
        <w:r w:rsidR="009A4E38">
          <w:rPr>
            <w:rStyle w:val="FootnoteReference"/>
            <w:bCs/>
            <w:color w:val="000000" w:themeColor="text1"/>
          </w:rPr>
          <w:fldChar w:fldCharType="separate"/>
        </w:r>
        <w:r w:rsidR="009A4E38" w:rsidRPr="00924924">
          <w:rPr>
            <w:bCs/>
            <w:noProof/>
            <w:color w:val="000000" w:themeColor="text1"/>
            <w:vertAlign w:val="superscript"/>
          </w:rPr>
          <w:delText>21</w:delText>
        </w:r>
        <w:r w:rsidR="009A4E38">
          <w:rPr>
            <w:rStyle w:val="FootnoteReference"/>
            <w:bCs/>
            <w:color w:val="000000" w:themeColor="text1"/>
          </w:rPr>
          <w:fldChar w:fldCharType="end"/>
        </w:r>
      </w:del>
      <w:ins w:id="173" w:author="Robbie Parks" w:date="2019-11-06T17:27:00Z">
        <w:r w:rsidR="009A4E38" w:rsidRPr="001528CC">
          <w:rPr>
            <w:rStyle w:val="FootnoteReference"/>
            <w:bCs/>
            <w:color w:val="000000" w:themeColor="text1"/>
          </w:rPr>
          <w:fldChar w:fldCharType="begin" w:fldLock="1"/>
        </w:r>
        <w:r w:rsidR="00EF1DA9">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24&lt;/sup&gt;","plainTextFormattedCitation":"24","previouslyFormattedCitation":"&lt;sup&gt;24&lt;/sup&gt;"},"properties":{"noteIndex":0},"schema":"https://github.com/citation-style-language/schema/raw/master/csl-citation.json"}</w:instrText>
        </w:r>
        <w:r w:rsidR="009A4E38" w:rsidRPr="001528CC">
          <w:rPr>
            <w:rStyle w:val="FootnoteReference"/>
            <w:bCs/>
            <w:color w:val="000000" w:themeColor="text1"/>
          </w:rPr>
          <w:fldChar w:fldCharType="separate"/>
        </w:r>
        <w:r w:rsidR="00EF1DA9" w:rsidRPr="00EF1DA9">
          <w:rPr>
            <w:bCs/>
            <w:noProof/>
            <w:color w:val="000000" w:themeColor="text1"/>
            <w:vertAlign w:val="superscript"/>
          </w:rPr>
          <w:t>24</w:t>
        </w:r>
        <w:r w:rsidR="009A4E38" w:rsidRPr="001528CC">
          <w:rPr>
            <w:rStyle w:val="FootnoteReference"/>
            <w:bCs/>
            <w:color w:val="000000" w:themeColor="text1"/>
          </w:rPr>
          <w:fldChar w:fldCharType="end"/>
        </w:r>
      </w:ins>
      <w:r w:rsidR="00BC396A" w:rsidRPr="005F78C0">
        <w:rPr>
          <w:bCs/>
          <w:color w:val="000000" w:themeColor="text1"/>
        </w:rPr>
        <w:t xml:space="preserve"> compared to our finding of </w:t>
      </w:r>
      <w:r w:rsidR="002A239B" w:rsidRPr="001528CC">
        <w:rPr>
          <w:bCs/>
          <w:color w:val="000000" w:themeColor="text1"/>
        </w:rPr>
        <w:t>0.</w:t>
      </w:r>
      <w:del w:id="174" w:author="Robbie Parks" w:date="2019-11-06T17:27:00Z">
        <w:r w:rsidR="002A239B">
          <w:rPr>
            <w:bCs/>
            <w:color w:val="000000" w:themeColor="text1"/>
          </w:rPr>
          <w:delText>8-4</w:delText>
        </w:r>
      </w:del>
      <w:ins w:id="175" w:author="Robbie Parks" w:date="2019-11-06T17:27:00Z">
        <w:r w:rsidR="00DF1779" w:rsidRPr="00E1512E">
          <w:rPr>
            <w:bCs/>
            <w:color w:val="000000" w:themeColor="text1"/>
          </w:rPr>
          <w:t>6</w:t>
        </w:r>
        <w:r w:rsidR="002A239B" w:rsidRPr="001528CC">
          <w:rPr>
            <w:bCs/>
            <w:color w:val="000000" w:themeColor="text1"/>
          </w:rPr>
          <w:t>-</w:t>
        </w:r>
        <w:r w:rsidR="00DF1779" w:rsidRPr="00E1512E">
          <w:rPr>
            <w:bCs/>
            <w:color w:val="000000" w:themeColor="text1"/>
          </w:rPr>
          <w:t>3</w:t>
        </w:r>
      </w:ins>
      <w:r w:rsidR="002A239B" w:rsidRPr="001528CC">
        <w:rPr>
          <w:bCs/>
          <w:color w:val="000000" w:themeColor="text1"/>
        </w:rPr>
        <w:t>.1</w:t>
      </w:r>
      <w:r w:rsidR="00BC396A" w:rsidRPr="005D185E">
        <w:rPr>
          <w:bCs/>
          <w:color w:val="000000" w:themeColor="text1"/>
        </w:rPr>
        <w:t xml:space="preserve">% in males and </w:t>
      </w:r>
      <w:r w:rsidR="002A239B" w:rsidRPr="005D185E">
        <w:rPr>
          <w:bCs/>
          <w:color w:val="000000" w:themeColor="text1"/>
        </w:rPr>
        <w:t>0.</w:t>
      </w:r>
      <w:del w:id="176" w:author="Robbie Parks" w:date="2019-11-06T17:27:00Z">
        <w:r w:rsidR="002A239B">
          <w:rPr>
            <w:bCs/>
            <w:color w:val="000000" w:themeColor="text1"/>
          </w:rPr>
          <w:delText>6</w:delText>
        </w:r>
      </w:del>
      <w:ins w:id="177" w:author="Robbie Parks" w:date="2019-11-06T17:27:00Z">
        <w:r w:rsidR="005F78C0" w:rsidRPr="00E1512E">
          <w:rPr>
            <w:bCs/>
            <w:color w:val="000000" w:themeColor="text1"/>
          </w:rPr>
          <w:t>5</w:t>
        </w:r>
      </w:ins>
      <w:r w:rsidR="002A239B" w:rsidRPr="001528CC">
        <w:rPr>
          <w:bCs/>
          <w:color w:val="000000" w:themeColor="text1"/>
        </w:rPr>
        <w:t>-2.</w:t>
      </w:r>
      <w:del w:id="178" w:author="Robbie Parks" w:date="2019-11-06T17:27:00Z">
        <w:r w:rsidR="002A239B">
          <w:rPr>
            <w:bCs/>
            <w:color w:val="000000" w:themeColor="text1"/>
          </w:rPr>
          <w:delText>7</w:delText>
        </w:r>
      </w:del>
      <w:ins w:id="179" w:author="Robbie Parks" w:date="2019-11-06T17:27:00Z">
        <w:r w:rsidR="005F78C0" w:rsidRPr="00E1512E">
          <w:rPr>
            <w:bCs/>
            <w:color w:val="000000" w:themeColor="text1"/>
          </w:rPr>
          <w:t>0</w:t>
        </w:r>
      </w:ins>
      <w:r w:rsidR="00BC396A" w:rsidRPr="001528CC">
        <w:rPr>
          <w:bCs/>
          <w:color w:val="000000" w:themeColor="text1"/>
        </w:rPr>
        <w:t>% in females</w:t>
      </w:r>
      <w:r w:rsidR="00670D84" w:rsidRPr="005D185E">
        <w:rPr>
          <w:bCs/>
          <w:color w:val="000000" w:themeColor="text1"/>
        </w:rPr>
        <w:t xml:space="preserve"> </w:t>
      </w:r>
      <w:r w:rsidR="0089219B" w:rsidRPr="005D185E">
        <w:t xml:space="preserve">for a </w:t>
      </w:r>
      <w:r w:rsidR="0089219B" w:rsidRPr="005D185E">
        <w:rPr>
          <w:color w:val="000000" w:themeColor="text1"/>
        </w:rPr>
        <w:t>+</w:t>
      </w:r>
      <w:del w:id="180" w:author="Robbie Parks" w:date="2019-11-06T17:27:00Z">
        <w:r w:rsidR="0089219B" w:rsidRPr="00E85AFA">
          <w:rPr>
            <w:color w:val="000000" w:themeColor="text1"/>
          </w:rPr>
          <w:delText>2</w:delText>
        </w:r>
      </w:del>
      <w:ins w:id="181" w:author="Robbie Parks" w:date="2019-11-06T17:27:00Z">
        <w:r w:rsidR="00556438" w:rsidRPr="005D185E">
          <w:rPr>
            <w:color w:val="000000" w:themeColor="text1"/>
          </w:rPr>
          <w:t>1.</w:t>
        </w:r>
        <w:r w:rsidR="00556438" w:rsidRPr="006E68E1">
          <w:rPr>
            <w:color w:val="000000" w:themeColor="text1"/>
          </w:rPr>
          <w:t>5</w:t>
        </w:r>
      </w:ins>
      <w:r w:rsidR="0089219B" w:rsidRPr="00FE772E">
        <w:rPr>
          <w:rFonts w:eastAsia="Times New Roman"/>
          <w:bCs/>
          <w:color w:val="222222"/>
          <w:shd w:val="clear" w:color="auto" w:fill="FFFFFF"/>
        </w:rPr>
        <w:t>°</w:t>
      </w:r>
      <w:r w:rsidR="0089219B" w:rsidRPr="00853C6B">
        <w:rPr>
          <w:color w:val="000000" w:themeColor="text1"/>
        </w:rPr>
        <w:t>C anomaly</w:t>
      </w:r>
      <w:r w:rsidR="00BC396A" w:rsidRPr="00991104">
        <w:rPr>
          <w:bCs/>
          <w:color w:val="000000" w:themeColor="text1"/>
        </w:rPr>
        <w:t>.</w:t>
      </w:r>
      <w:r w:rsidRPr="005A65FA">
        <w:rPr>
          <w:bCs/>
          <w:color w:val="000000" w:themeColor="text1"/>
        </w:rPr>
        <w:t xml:space="preserve"> </w:t>
      </w:r>
      <w:r w:rsidRPr="007C3021">
        <w:t>In a study of six French heatwaves during 1971-2003, mortality from unintentional injuries rose by up to 4% during a heatwave period compared to a non-heatwave baseline</w:t>
      </w:r>
      <w:r w:rsidR="00B0308E" w:rsidRPr="007C3021">
        <w:t>.</w:t>
      </w:r>
      <w:del w:id="182" w:author="Robbie Parks" w:date="2019-11-06T17:27:00Z">
        <w:r w:rsidRPr="00E85AFA">
          <w:fldChar w:fldCharType="begin" w:fldLock="1"/>
        </w:r>
        <w:r w:rsidR="004321B4" w:rsidRPr="00E85AFA">
          <w:del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delInstrText>
        </w:r>
        <w:r w:rsidRPr="00E85AFA">
          <w:fldChar w:fldCharType="separate"/>
        </w:r>
        <w:r w:rsidR="00535DCA" w:rsidRPr="00E85AFA">
          <w:rPr>
            <w:noProof/>
            <w:vertAlign w:val="superscript"/>
          </w:rPr>
          <w:delText>8</w:delText>
        </w:r>
        <w:r w:rsidRPr="00E85AFA">
          <w:fldChar w:fldCharType="end"/>
        </w:r>
      </w:del>
      <w:ins w:id="183" w:author="Robbie Parks" w:date="2019-11-06T17:27:00Z">
        <w:r w:rsidRPr="001528CC">
          <w:fldChar w:fldCharType="begin" w:fldLock="1"/>
        </w:r>
        <w:r w:rsidR="00EF1DA9">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10&lt;/sup&gt;","plainTextFormattedCitation":"10","previouslyFormattedCitation":"&lt;sup&gt;10&lt;/sup&gt;"},"properties":{"noteIndex":0},"schema":"https://github.com/citation-style-language/schema/raw/master/csl-citation.json"}</w:instrText>
        </w:r>
        <w:r w:rsidRPr="001528CC">
          <w:fldChar w:fldCharType="separate"/>
        </w:r>
        <w:r w:rsidR="00EF1DA9" w:rsidRPr="00EF1DA9">
          <w:rPr>
            <w:noProof/>
            <w:vertAlign w:val="superscript"/>
          </w:rPr>
          <w:t>10</w:t>
        </w:r>
        <w:r w:rsidRPr="001528CC">
          <w:fldChar w:fldCharType="end"/>
        </w:r>
      </w:ins>
      <w:r w:rsidRPr="005F78C0">
        <w:t xml:space="preserve"> A study of daily mortality from all injuri</w:t>
      </w:r>
      <w:r w:rsidRPr="001528CC">
        <w:t>es from Estonia found a 1.24% increase in mortality when daily maximum temperature went from the 75</w:t>
      </w:r>
      <w:r w:rsidRPr="00FE772E">
        <w:rPr>
          <w:vertAlign w:val="superscript"/>
        </w:rPr>
        <w:t>th</w:t>
      </w:r>
      <w:r w:rsidRPr="00853C6B">
        <w:t xml:space="preserve"> to 99</w:t>
      </w:r>
      <w:r w:rsidRPr="00853C6B">
        <w:rPr>
          <w:vertAlign w:val="superscript"/>
        </w:rPr>
        <w:t>th</w:t>
      </w:r>
      <w:r w:rsidRPr="00991104">
        <w:t xml:space="preserve"> p</w:t>
      </w:r>
      <w:r w:rsidRPr="005A65FA">
        <w:t>ercentile of long-term distribution</w:t>
      </w:r>
      <w:r w:rsidR="00B0308E" w:rsidRPr="007C3021">
        <w:t>.</w:t>
      </w:r>
      <w:r w:rsidRPr="001528CC">
        <w:fldChar w:fldCharType="begin" w:fldLock="1"/>
      </w:r>
      <w:r w:rsidR="00EF1DA9">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w:instrText>
      </w:r>
      <w:del w:id="184" w:author="Robbie Parks" w:date="2019-11-06T17:27:00Z">
        <w:r w:rsidR="004321B4" w:rsidRPr="00E85AFA">
          <w:delInstrText>9</w:delInstrText>
        </w:r>
      </w:del>
      <w:ins w:id="185" w:author="Robbie Parks" w:date="2019-11-06T17:27:00Z">
        <w:r w:rsidR="00EF1DA9">
          <w:instrText>11</w:instrText>
        </w:r>
      </w:ins>
      <w:r w:rsidR="00EF1DA9">
        <w:instrText>&lt;/sup&gt;","plainTextFormattedCitation":"</w:instrText>
      </w:r>
      <w:del w:id="186" w:author="Robbie Parks" w:date="2019-11-06T17:27:00Z">
        <w:r w:rsidR="004321B4" w:rsidRPr="00E85AFA">
          <w:delInstrText>9</w:delInstrText>
        </w:r>
      </w:del>
      <w:ins w:id="187" w:author="Robbie Parks" w:date="2019-11-06T17:27:00Z">
        <w:r w:rsidR="00EF1DA9">
          <w:instrText>11</w:instrText>
        </w:r>
      </w:ins>
      <w:r w:rsidR="00EF1DA9">
        <w:instrText>","previouslyFormattedCitation":"&lt;sup&gt;</w:instrText>
      </w:r>
      <w:del w:id="188" w:author="Robbie Parks" w:date="2019-11-06T17:27:00Z">
        <w:r w:rsidR="004321B4" w:rsidRPr="00E85AFA">
          <w:delInstrText>9</w:delInstrText>
        </w:r>
      </w:del>
      <w:ins w:id="189" w:author="Robbie Parks" w:date="2019-11-06T17:27:00Z">
        <w:r w:rsidR="00EF1DA9">
          <w:instrText>11</w:instrText>
        </w:r>
      </w:ins>
      <w:r w:rsidR="00EF1DA9">
        <w:instrText>&lt;/sup&gt;"},"properties":{"noteIndex":0},"schema":"https://github.com/citation-style-language/schema/raw/master/csl-citation.json"}</w:instrText>
      </w:r>
      <w:r w:rsidRPr="001528CC">
        <w:fldChar w:fldCharType="separate"/>
      </w:r>
      <w:del w:id="190" w:author="Robbie Parks" w:date="2019-11-06T17:27:00Z">
        <w:r w:rsidR="00535DCA" w:rsidRPr="00E85AFA">
          <w:rPr>
            <w:noProof/>
            <w:vertAlign w:val="superscript"/>
          </w:rPr>
          <w:delText>9</w:delText>
        </w:r>
      </w:del>
      <w:ins w:id="191" w:author="Robbie Parks" w:date="2019-11-06T17:27:00Z">
        <w:r w:rsidR="00EF1DA9" w:rsidRPr="00EF1DA9">
          <w:rPr>
            <w:noProof/>
            <w:vertAlign w:val="superscript"/>
          </w:rPr>
          <w:t>11</w:t>
        </w:r>
      </w:ins>
      <w:r w:rsidRPr="001528CC">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7DA2F485" w14:textId="4D797551" w:rsidR="00853C6B" w:rsidRPr="00853C6B" w:rsidRDefault="0065196B" w:rsidP="0099110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(ERA</w:t>
      </w:r>
      <w:r w:rsidR="00DA04AC">
        <w:t>5</w:t>
      </w:r>
      <w:r w:rsidR="002F7403" w:rsidRPr="00E85AFA">
        <w:t>)</w:t>
      </w:r>
      <w:r w:rsidRPr="00E85AFA">
        <w:t xml:space="preserve">, and </w:t>
      </w:r>
      <w:r w:rsidRPr="00E85AFA">
        <w:lastRenderedPageBreak/>
        <w:t>developed a bespoke Bayesian spatio-temporal model. A limitation of our study is that, like all observation studies, we cannot rule out confounding of results due to other factors</w:t>
      </w:r>
      <w:r w:rsidR="00782A52" w:rsidRPr="00E85AFA">
        <w:t>. As described above, our statistical model by design adjusts for factor</w:t>
      </w:r>
      <w:r w:rsidR="00AA4EF6">
        <w:t>s</w:t>
      </w:r>
      <w:r w:rsidR="00782A52" w:rsidRPr="00E85AFA">
        <w:t xml:space="preserve"> related to month</w:t>
      </w:r>
      <w:r w:rsidR="00AA4EF6">
        <w:t>,</w:t>
      </w:r>
      <w:r w:rsidR="00782A52" w:rsidRPr="00E85AFA">
        <w:t xml:space="preserve"> state</w:t>
      </w:r>
      <w:r w:rsidR="00AA4EF6">
        <w:t xml:space="preserve"> and state-month</w:t>
      </w:r>
      <w:r w:rsidR="00782A52" w:rsidRPr="00E85AFA">
        <w:t xml:space="preserve"> that </w:t>
      </w:r>
      <w:r w:rsidR="00AA4EF6">
        <w:t>are</w:t>
      </w:r>
      <w:r w:rsidR="00782A52" w:rsidRPr="00E85AFA">
        <w:t xml:space="preserve"> either invariant over time or that </w:t>
      </w:r>
      <w:r w:rsidR="00AA4EF6">
        <w:t>change</w:t>
      </w:r>
      <w:r w:rsidR="00782A52" w:rsidRPr="00E85AFA">
        <w:t xml:space="preserve"> linearly.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r w:rsidR="00FE0F4E" w:rsidRPr="00E85AFA">
        <w:t xml:space="preserve"> </w:t>
      </w:r>
      <w:ins w:id="192" w:author="Robbie Parks" w:date="2019-11-06T17:27:00Z">
        <w:r w:rsidR="000F2941">
          <w:t xml:space="preserve">We analysed the associations between anomalous temperature and injury mortality at the state level because </w:t>
        </w:r>
        <w:r w:rsidR="00454A7D">
          <w:t>the small number of events and computational demands made county-level analyses</w:t>
        </w:r>
        <w:r w:rsidR="00FC02E7">
          <w:t xml:space="preserve"> </w:t>
        </w:r>
        <w:r w:rsidR="00B44799">
          <w:t>unfeasible</w:t>
        </w:r>
        <w:r w:rsidR="00454A7D">
          <w:t>. Analyses at finer spatial resolution</w:t>
        </w:r>
        <w:r w:rsidR="00491E98">
          <w:t>, such as county or district,</w:t>
        </w:r>
        <w:r w:rsidR="00075CB2">
          <w:fldChar w:fldCharType="begin" w:fldLock="1"/>
        </w:r>
        <w:r w:rsidR="00EF1DA9">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50&lt;/sup&gt;","plainTextFormattedCitation":"50","previouslyFormattedCitation":"&lt;sup&gt;50&lt;/sup&gt;"},"properties":{"noteIndex":0},"schema":"https://github.com/citation-style-language/schema/raw/master/csl-citation.json"}</w:instrText>
        </w:r>
        <w:r w:rsidR="00075CB2">
          <w:fldChar w:fldCharType="separate"/>
        </w:r>
        <w:r w:rsidR="00EF1DA9" w:rsidRPr="00EF1DA9">
          <w:rPr>
            <w:noProof/>
            <w:vertAlign w:val="superscript"/>
          </w:rPr>
          <w:t>50</w:t>
        </w:r>
        <w:r w:rsidR="00075CB2">
          <w:fldChar w:fldCharType="end"/>
        </w:r>
        <w:r w:rsidR="00454A7D">
          <w:t xml:space="preserve"> would be ideal be</w:t>
        </w:r>
        <w:bookmarkStart w:id="193" w:name="_GoBack"/>
        <w:bookmarkEnd w:id="193"/>
        <w:r w:rsidR="00454A7D">
          <w:t>cause the impacts of anomalously warm and cold temperature on deaths from injuries may depend on socioeconomic (e.g., poverty</w:t>
        </w:r>
        <w:r w:rsidR="009602CE">
          <w:t>;</w:t>
        </w:r>
        <w:r w:rsidR="00454A7D">
          <w:t xml:space="preserve"> social </w:t>
        </w:r>
        <w:r w:rsidR="00255B55">
          <w:t>connectivity</w:t>
        </w:r>
        <w:r w:rsidR="00454A7D">
          <w:t xml:space="preserve"> </w:t>
        </w:r>
        <w:r w:rsidR="009602CE">
          <w:t>and cohesion;</w:t>
        </w:r>
        <w:r w:rsidR="00454A7D">
          <w:t xml:space="preserve"> availability of guns), environmental (e.g., availability of swimming pools</w:t>
        </w:r>
        <w:r w:rsidR="009602CE">
          <w:t>;</w:t>
        </w:r>
        <w:r w:rsidR="00454A7D">
          <w:t xml:space="preserve"> distance to </w:t>
        </w:r>
        <w:r w:rsidR="001528CC">
          <w:t>bodies of water</w:t>
        </w:r>
        <w:r w:rsidR="00454A7D">
          <w:t xml:space="preserve">), infrastructure (e.g., </w:t>
        </w:r>
        <w:r w:rsidR="009602CE">
          <w:t>quality and safety of roads; public transportation options), and health and social services (e.g., counselling and mental health services; emergency response).</w:t>
        </w:r>
        <w:r w:rsidR="00853C6B">
          <w:t xml:space="preserve"> </w:t>
        </w:r>
        <w:r w:rsidR="00A56A47">
          <w:t>We used categories of injuries that are relevant for public health purposes and for designing and implementing interventions. It may be possible to further split each category. For example,</w:t>
        </w:r>
        <w:r w:rsidR="00A56A47" w:rsidDel="00D6386C">
          <w:t xml:space="preserve"> 92% of all transport injuries in males and 96% in females</w:t>
        </w:r>
        <w:r w:rsidR="00A56A47">
          <w:t xml:space="preserve"> are from</w:t>
        </w:r>
        <w:r w:rsidR="00A56A47" w:rsidDel="00D6386C">
          <w:t xml:space="preserve"> road traffic injuries</w:t>
        </w:r>
        <w:r w:rsidR="00A56A47">
          <w:t>, with the remainder being classified as other transport injuries</w:t>
        </w:r>
        <w:r w:rsidR="00A56A47" w:rsidDel="00D6386C">
          <w:t xml:space="preserve"> (Extended Data Figure 5). </w:t>
        </w:r>
        <w:r w:rsidR="00A56A47">
          <w:t xml:space="preserve">Similarly, suicides can be classified based on the means of suicide. To the extent that these sub-categories are relevant for interventions, they can be separately analysed in future studies. </w:t>
        </w:r>
        <w:r w:rsidR="00A56A47" w:rsidDel="00D6386C">
          <w:t xml:space="preserve">Finally, </w:t>
        </w:r>
        <w:r w:rsidR="007A6258">
          <w:t>a</w:t>
        </w:r>
        <w:r w:rsidR="00853C6B" w:rsidRPr="00853C6B">
          <w:t xml:space="preserve">s with any Bayesian </w:t>
        </w:r>
        <w:r w:rsidR="00A56A47">
          <w:t>model</w:t>
        </w:r>
        <w:r w:rsidR="00853C6B">
          <w:t>,</w:t>
        </w:r>
        <w:r w:rsidR="00853C6B" w:rsidRPr="00853C6B">
          <w:t xml:space="preserve"> choices of prior distributions</w:t>
        </w:r>
        <w:r w:rsidR="004750C2">
          <w:t xml:space="preserve"> and hyper-</w:t>
        </w:r>
        <w:r w:rsidR="006A618D">
          <w:t>parameters</w:t>
        </w:r>
        <w:r w:rsidR="00853C6B" w:rsidRPr="00853C6B">
          <w:t xml:space="preserve"> are necessary</w:t>
        </w:r>
        <w:r w:rsidR="002124C8">
          <w:t>.</w:t>
        </w:r>
        <w:r w:rsidR="00853C6B" w:rsidRPr="00853C6B">
          <w:t xml:space="preserve"> </w:t>
        </w:r>
        <w:r w:rsidR="002124C8">
          <w:t>T</w:t>
        </w:r>
        <w:r w:rsidR="00853C6B" w:rsidRPr="00853C6B">
          <w:t xml:space="preserve">here are alternatives to </w:t>
        </w:r>
        <w:r w:rsidR="006A618D">
          <w:t xml:space="preserve">the </w:t>
        </w:r>
        <w:r w:rsidR="00F8765B">
          <w:t>priors</w:t>
        </w:r>
        <w:r w:rsidR="00853C6B" w:rsidRPr="00853C6B">
          <w:t xml:space="preserve"> we use</w:t>
        </w:r>
        <w:r w:rsidR="00EC3601">
          <w:t>d</w:t>
        </w:r>
        <w:r w:rsidR="004750C2">
          <w:t xml:space="preserve">. For example, our weakly informative gamma priors could have been replaced with </w:t>
        </w:r>
        <w:r w:rsidR="0023369B">
          <w:t>penalised complexity</w:t>
        </w:r>
        <w:r w:rsidR="00853C6B" w:rsidRPr="00853C6B">
          <w:t xml:space="preserve"> priors</w:t>
        </w:r>
        <w:r w:rsidR="007C3021">
          <w:rPr>
            <w:rStyle w:val="FootnoteReference"/>
          </w:rPr>
          <w:fldChar w:fldCharType="begin" w:fldLock="1"/>
        </w:r>
        <w:r w:rsidR="00EF1DA9">
          <w:instrText>ADDIN CSL_CITATION {"citationItems":[{"id":"ITEM-1","itemData":{"DOI":"10.1214/16-STS576","ISSN":"08834237","abstract":"In this paper, we introduce a new concept for constructing prior distributions. We exploit the natural nested structure inherent to many model components, which defines the model component to be a flexible extension of a base model. Proper priors are defined to penalise the complexity induced by deviating from the simpler base model and are formulated after the input of a user-defined scaling parameter for that model component, both in the univariate and the multivariate case. These priors are invariant to reparameterisations, have a natural connection to Jeffreys' priors, are designed to support Occam's razor and seem to have excellent robustness properties, all which are highly desirable and allow us to use this approach to define default prior distributions. Through examples and theoretical results, we demonstrate the appropriateness of this approach and how it can be applied in various situations.","author":[{"dropping-particle":"","family":"Simpson","given":"Daniel","non-dropping-particle":"","parse-names":false,"suffix":""},{"dropping-particle":"","family":"Rue","given":"Håvard","non-dropping-particle":"","parse-names":false,"suffix":""},{"dropping-particle":"","family":"Riebler","given":"Andrea","non-dropping-particle":"","parse-names":false,"suffix":""},{"dropping-particle":"","family":"Martins","given":"Thiago G.","non-dropping-particle":"","parse-names":false,"suffix":""},{"dropping-particle":"","family":"Sørbye","given":"Sigrunn H.","non-dropping-particle":"","parse-names":false,"suffix":""}],"container-title":"Statistical Science","id":"ITEM-1","issued":{"date-parts":[["2017"]]},"title":"Penalising model component complexity: a principled, practical approach to constructing priors","type":"article-journal"},"uris":["http://www.mendeley.com/documents/?uuid=2b0ca239-a7ce-4a72-951f-5707c304d00f"]}],"mendeley":{"formattedCitation":"&lt;sup&gt;51&lt;/sup&gt;","plainTextFormattedCitation":"51","previouslyFormattedCitation":"&lt;sup&gt;51&lt;/sup&gt;"},"properties":{"noteIndex":0},"schema":"https://github.com/citation-style-language/schema/raw/master/csl-citation.json"}</w:instrText>
        </w:r>
        <w:r w:rsidR="007C3021">
          <w:rPr>
            <w:rStyle w:val="FootnoteReference"/>
          </w:rPr>
          <w:fldChar w:fldCharType="separate"/>
        </w:r>
        <w:r w:rsidR="00EF1DA9" w:rsidRPr="00EF1DA9">
          <w:rPr>
            <w:noProof/>
            <w:vertAlign w:val="superscript"/>
          </w:rPr>
          <w:t>51</w:t>
        </w:r>
        <w:r w:rsidR="007C3021">
          <w:rPr>
            <w:rStyle w:val="FootnoteReference"/>
          </w:rPr>
          <w:fldChar w:fldCharType="end"/>
        </w:r>
        <w:r w:rsidR="00853C6B">
          <w:t xml:space="preserve"> </w:t>
        </w:r>
        <w:r w:rsidR="004750C2">
          <w:t xml:space="preserve">or uniform priors on the standard </w:t>
        </w:r>
        <w:r w:rsidR="004750C2">
          <w:lastRenderedPageBreak/>
          <w:t>deviation scale.</w:t>
        </w:r>
        <w:r w:rsidR="00237104">
          <w:fldChar w:fldCharType="begin" w:fldLock="1"/>
        </w:r>
        <w:r w:rsidR="00EF1DA9">
          <w:instrText>ADDIN CSL_CITATION {"citationItems":[{"id":"ITEM-1","itemData":{"DOI":"10.1214/06-BA117A","ISBN":"9781139460934","ISSN":"19360975","abstract":"Various noninformative prior distributions have been suggested for scale parameters in hierarchical models. We construct a new folded-noncentral-t family of conditionally conjugate priors for hierarchical standard deviation pa- rameters, and then consider noninformative and weakly informative priors in this family. We use an example to illustrate serious problems with the inverse-gamma family of “noninformative” prior distributions. We suggest instead to use a uni- form prior on the hierarchical standard deviation, using the half-t family when the number of groups is small and in other settings where a weakly informative prior is desired. We also illustrate the use of the half-t family for hierarchical modeling of multiple variance parameters such as arise in the analysis of variance.","author":[{"dropping-particle":"","family":"Gelman","given":"Andrew","non-dropping-particle":"","parse-names":false,"suffix":""}],"container-title":"Bayesian Analysis","id":"ITEM-1","issued":{"date-parts":[["2006"]]},"title":"Prior distribution for variance parameters in hierarchical models","type":"article-journal"},"uris":["http://www.mendeley.com/documents/?uuid=60ae081a-69d2-4825-8913-231a92322449"]}],"mendeley":{"formattedCitation":"&lt;sup&gt;52&lt;/sup&gt;","plainTextFormattedCitation":"52","previouslyFormattedCitation":"&lt;sup&gt;52&lt;/sup&gt;"},"properties":{"noteIndex":0},"schema":"https://github.com/citation-style-language/schema/raw/master/csl-citation.json"}</w:instrText>
        </w:r>
        <w:r w:rsidR="00237104">
          <w:fldChar w:fldCharType="separate"/>
        </w:r>
        <w:r w:rsidR="00EF1DA9" w:rsidRPr="00EF1DA9">
          <w:rPr>
            <w:noProof/>
            <w:vertAlign w:val="superscript"/>
          </w:rPr>
          <w:t>52</w:t>
        </w:r>
        <w:r w:rsidR="00237104">
          <w:fldChar w:fldCharType="end"/>
        </w:r>
        <w:r w:rsidR="004750C2">
          <w:t xml:space="preserve"> We tested a limited number of alternatives and found that our results were robust to such specifications. </w:t>
        </w:r>
      </w:ins>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09210D67" w:rsidR="00213027" w:rsidRPr="00D01273" w:rsidRDefault="009E7BA2" w:rsidP="00F44657">
      <w:pPr>
        <w:spacing w:line="480" w:lineRule="auto"/>
        <w:jc w:val="both"/>
        <w:rPr>
          <w:highlight w:val="yellow"/>
        </w:rPr>
      </w:pPr>
      <w:r w:rsidRPr="00E85AFA">
        <w:t>ERA</w:t>
      </w:r>
      <w:r w:rsidR="00B20F8F">
        <w:t>5</w:t>
      </w:r>
      <w:r w:rsidR="0071790D" w:rsidRPr="00D01273">
        <w:t xml:space="preserve"> </w:t>
      </w:r>
      <w:r w:rsidRPr="00D01273">
        <w:t>temperature</w:t>
      </w:r>
      <w:r w:rsidR="00F44657" w:rsidRPr="00D01273">
        <w:t xml:space="preserve"> data are downloadable from </w:t>
      </w:r>
      <w:hyperlink r:id="rId12"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D01273">
        <w:t xml:space="preserve"> statistics files with geographical information </w:t>
      </w:r>
      <w:r w:rsidR="00DE36CF" w:rsidRPr="00E85AFA">
        <w:t>can be requested through</w:t>
      </w:r>
      <w:r w:rsidR="00F44657" w:rsidRPr="00D01273">
        <w:t xml:space="preserve"> submission of a proposal to NCHS (</w:t>
      </w:r>
      <w:hyperlink r:id="rId13" w:history="1">
        <w:r w:rsidR="001F3CF5" w:rsidRPr="00D01273">
          <w:rPr>
            <w:rStyle w:val="Hyperlink"/>
          </w:rPr>
          <w:t>https://www.cdc.gov/nchs/nvss/nvss-restricted-data.htm</w:t>
        </w:r>
      </w:hyperlink>
      <w:r w:rsidR="00F44657" w:rsidRPr="00D01273">
        <w:t>).</w:t>
      </w:r>
    </w:p>
    <w:p w14:paraId="1366BEB3" w14:textId="77777777" w:rsidR="001F3CF5" w:rsidRPr="00D01273"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4"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13043A6" w14:textId="77777777" w:rsidR="00213027" w:rsidRPr="00E85AFA" w:rsidRDefault="00213027" w:rsidP="00213027">
      <w:pPr>
        <w:pStyle w:val="Acknowledgement"/>
        <w:spacing w:before="0" w:line="480" w:lineRule="auto"/>
        <w:jc w:val="both"/>
        <w:rPr>
          <w:del w:id="194" w:author="Robbie Parks" w:date="2019-11-06T17:27:00Z"/>
          <w:b/>
          <w:lang w:val="en-GB"/>
        </w:rPr>
      </w:pPr>
      <w:del w:id="195" w:author="Robbie Parks" w:date="2019-11-06T17:27:00Z">
        <w:r w:rsidRPr="00E85AFA">
          <w:rPr>
            <w:b/>
            <w:lang w:val="en-GB"/>
          </w:rPr>
          <w:delText>Supplementary information</w:delText>
        </w:r>
      </w:del>
    </w:p>
    <w:p w14:paraId="571CA97A" w14:textId="3D0FDC03" w:rsidR="00213027" w:rsidRPr="00E85AFA" w:rsidRDefault="00495533" w:rsidP="00213027">
      <w:pPr>
        <w:pStyle w:val="Acknowledgement"/>
        <w:spacing w:before="0" w:line="480" w:lineRule="auto"/>
        <w:jc w:val="both"/>
        <w:rPr>
          <w:ins w:id="196" w:author="Robbie Parks" w:date="2019-11-06T17:27:00Z"/>
          <w:b/>
          <w:lang w:val="en-GB"/>
        </w:rPr>
      </w:pPr>
      <w:ins w:id="197" w:author="Robbie Parks" w:date="2019-11-06T17:27:00Z">
        <w:r>
          <w:rPr>
            <w:b/>
            <w:lang w:val="en-GB"/>
          </w:rPr>
          <w:t>Extended Data</w:t>
        </w:r>
      </w:ins>
    </w:p>
    <w:p w14:paraId="019E8810" w14:textId="680C1DF2"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w:t>
      </w:r>
      <w:del w:id="198" w:author="Robbie Parks" w:date="2019-11-06T17:27:00Z">
        <w:r w:rsidRPr="00E85AFA">
          <w:rPr>
            <w:rFonts w:cs="Times New Roman"/>
            <w:b w:val="0"/>
            <w:sz w:val="24"/>
            <w:szCs w:val="24"/>
          </w:rPr>
          <w:delText>Supplementary</w:delText>
        </w:r>
      </w:del>
      <w:ins w:id="199" w:author="Robbie Parks" w:date="2019-11-06T17:27:00Z">
        <w:r w:rsidR="00BC11A4">
          <w:rPr>
            <w:rFonts w:cs="Times New Roman"/>
            <w:b w:val="0"/>
            <w:sz w:val="24"/>
            <w:szCs w:val="24"/>
          </w:rPr>
          <w:t>Extended Data</w:t>
        </w:r>
      </w:ins>
      <w:r w:rsidR="00BC11A4" w:rsidRPr="00E85AFA">
        <w:rPr>
          <w:rFonts w:cs="Times New Roman"/>
          <w:b w:val="0"/>
          <w:sz w:val="24"/>
          <w:szCs w:val="24"/>
        </w:rPr>
        <w:t xml:space="preserve">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w:t>
      </w:r>
      <w:del w:id="200" w:author="Robbie Parks" w:date="2019-11-06T17:27:00Z">
        <w:r w:rsidRPr="00E85AFA">
          <w:rPr>
            <w:rFonts w:cs="Times New Roman"/>
            <w:b w:val="0"/>
            <w:sz w:val="24"/>
            <w:szCs w:val="24"/>
          </w:rPr>
          <w:delText>Supplementary</w:delText>
        </w:r>
      </w:del>
      <w:ins w:id="201" w:author="Robbie Parks" w:date="2019-11-06T17:27:00Z">
        <w:r w:rsidR="00BC11A4">
          <w:rPr>
            <w:rFonts w:cs="Times New Roman"/>
            <w:b w:val="0"/>
            <w:sz w:val="24"/>
            <w:szCs w:val="24"/>
          </w:rPr>
          <w:t>Extended Data</w:t>
        </w:r>
        <w:r w:rsidR="00BC11A4" w:rsidRPr="00E85AFA">
          <w:rPr>
            <w:rFonts w:cs="Times New Roman"/>
            <w:b w:val="0"/>
            <w:sz w:val="24"/>
            <w:szCs w:val="24"/>
          </w:rPr>
          <w:t xml:space="preserve"> Figure </w:t>
        </w:r>
        <w:r w:rsidR="00BC11A4">
          <w:rPr>
            <w:rFonts w:cs="Times New Roman"/>
            <w:b w:val="0"/>
            <w:sz w:val="24"/>
            <w:szCs w:val="24"/>
          </w:rPr>
          <w:t>2, Extended Data</w:t>
        </w:r>
        <w:r w:rsidR="00BC11A4" w:rsidRPr="00E85AFA">
          <w:rPr>
            <w:rFonts w:cs="Times New Roman"/>
            <w:b w:val="0"/>
            <w:sz w:val="24"/>
            <w:szCs w:val="24"/>
          </w:rPr>
          <w:t xml:space="preserve"> Figure </w:t>
        </w:r>
        <w:r w:rsidR="00BC11A4">
          <w:rPr>
            <w:rFonts w:cs="Times New Roman"/>
            <w:b w:val="0"/>
            <w:sz w:val="24"/>
            <w:szCs w:val="24"/>
          </w:rPr>
          <w:t>3, Extended Data</w:t>
        </w:r>
        <w:r w:rsidR="00BC11A4" w:rsidRPr="00E85AFA">
          <w:rPr>
            <w:rFonts w:cs="Times New Roman"/>
            <w:b w:val="0"/>
            <w:sz w:val="24"/>
            <w:szCs w:val="24"/>
          </w:rPr>
          <w:t xml:space="preserve"> Figure </w:t>
        </w:r>
        <w:r w:rsidR="00BC11A4">
          <w:rPr>
            <w:rFonts w:cs="Times New Roman"/>
            <w:b w:val="0"/>
            <w:sz w:val="24"/>
            <w:szCs w:val="24"/>
          </w:rPr>
          <w:t xml:space="preserve">4, </w:t>
        </w:r>
        <w:r w:rsidR="005D185E">
          <w:rPr>
            <w:rFonts w:cs="Times New Roman"/>
            <w:b w:val="0"/>
            <w:sz w:val="24"/>
            <w:szCs w:val="24"/>
          </w:rPr>
          <w:t>Extended Data</w:t>
        </w:r>
        <w:r w:rsidR="005D185E" w:rsidRPr="00E85AFA">
          <w:rPr>
            <w:rFonts w:cs="Times New Roman"/>
            <w:b w:val="0"/>
            <w:sz w:val="24"/>
            <w:szCs w:val="24"/>
          </w:rPr>
          <w:t xml:space="preserve"> Figure </w:t>
        </w:r>
        <w:r w:rsidR="005D185E">
          <w:rPr>
            <w:rFonts w:cs="Times New Roman"/>
            <w:b w:val="0"/>
            <w:sz w:val="24"/>
            <w:szCs w:val="24"/>
          </w:rPr>
          <w:t xml:space="preserve">5, </w:t>
        </w:r>
        <w:r w:rsidR="00BC11A4">
          <w:rPr>
            <w:rFonts w:cs="Times New Roman"/>
            <w:b w:val="0"/>
            <w:sz w:val="24"/>
            <w:szCs w:val="24"/>
          </w:rPr>
          <w:t>Extended Data</w:t>
        </w:r>
      </w:ins>
      <w:r w:rsidR="00BC11A4" w:rsidRPr="00E85AFA">
        <w:rPr>
          <w:rFonts w:cs="Times New Roman"/>
          <w:b w:val="0"/>
          <w:sz w:val="24"/>
          <w:szCs w:val="24"/>
        </w:rPr>
        <w:t xml:space="preserve">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 xml:space="preserve">1, </w:t>
      </w:r>
      <w:del w:id="202" w:author="Robbie Parks" w:date="2019-11-06T17:27:00Z">
        <w:r w:rsidR="00971FE4" w:rsidRPr="00E85AFA">
          <w:rPr>
            <w:rFonts w:cs="Times New Roman"/>
            <w:b w:val="0"/>
            <w:sz w:val="24"/>
            <w:szCs w:val="24"/>
          </w:rPr>
          <w:delText>Supplementary</w:delText>
        </w:r>
      </w:del>
      <w:ins w:id="203" w:author="Robbie Parks" w:date="2019-11-06T17:27:00Z">
        <w:r w:rsidR="00BC11A4">
          <w:rPr>
            <w:rFonts w:cs="Times New Roman"/>
            <w:b w:val="0"/>
            <w:sz w:val="24"/>
            <w:szCs w:val="24"/>
          </w:rPr>
          <w:t>Extended Data</w:t>
        </w:r>
      </w:ins>
      <w:r w:rsidR="00BC11A4" w:rsidRPr="00E85AFA">
        <w:rPr>
          <w:rFonts w:cs="Times New Roman"/>
          <w:b w:val="0"/>
          <w:sz w:val="24"/>
          <w:szCs w:val="24"/>
        </w:rPr>
        <w:t xml:space="preserve"> </w:t>
      </w:r>
      <w:r w:rsidR="00971FE4" w:rsidRPr="00E85AFA">
        <w:rPr>
          <w:rFonts w:cs="Times New Roman"/>
          <w:b w:val="0"/>
          <w:sz w:val="24"/>
          <w:szCs w:val="24"/>
        </w:rPr>
        <w:t>Table 2</w:t>
      </w:r>
      <w:r w:rsidR="00AB36A3">
        <w:rPr>
          <w:rFonts w:cs="Times New Roman"/>
          <w:b w:val="0"/>
          <w:sz w:val="24"/>
          <w:szCs w:val="24"/>
        </w:rPr>
        <w:t xml:space="preserve">, </w:t>
      </w:r>
      <w:del w:id="204" w:author="Robbie Parks" w:date="2019-11-06T17:27:00Z">
        <w:r w:rsidR="00971FE4" w:rsidRPr="00E85AFA">
          <w:rPr>
            <w:rFonts w:cs="Times New Roman"/>
            <w:b w:val="0"/>
            <w:sz w:val="24"/>
            <w:szCs w:val="24"/>
          </w:rPr>
          <w:delText>Supplementary</w:delText>
        </w:r>
      </w:del>
      <w:ins w:id="205" w:author="Robbie Parks" w:date="2019-11-06T17:27:00Z">
        <w:r w:rsidR="00BC11A4">
          <w:rPr>
            <w:rFonts w:cs="Times New Roman"/>
            <w:b w:val="0"/>
            <w:sz w:val="24"/>
            <w:szCs w:val="24"/>
          </w:rPr>
          <w:t>Extended Data</w:t>
        </w:r>
      </w:ins>
      <w:r w:rsidR="00BC11A4" w:rsidRPr="00E85AFA">
        <w:rPr>
          <w:rFonts w:cs="Times New Roman"/>
          <w:b w:val="0"/>
          <w:sz w:val="24"/>
          <w:szCs w:val="24"/>
        </w:rPr>
        <w:t xml:space="preserve"> </w:t>
      </w:r>
      <w:r w:rsidR="00971FE4" w:rsidRPr="00E85AFA">
        <w:rPr>
          <w:rFonts w:cs="Times New Roman"/>
          <w:b w:val="0"/>
          <w:sz w:val="24"/>
          <w:szCs w:val="24"/>
        </w:rPr>
        <w:t>Table 3</w:t>
      </w:r>
      <w:r w:rsidR="00AB36A3">
        <w:rPr>
          <w:rFonts w:cs="Times New Roman"/>
          <w:b w:val="0"/>
          <w:sz w:val="24"/>
          <w:szCs w:val="24"/>
        </w:rPr>
        <w:t xml:space="preserve"> and </w:t>
      </w:r>
      <w:del w:id="206" w:author="Robbie Parks" w:date="2019-11-06T17:27:00Z">
        <w:r w:rsidR="00AB36A3">
          <w:rPr>
            <w:rFonts w:cs="Times New Roman"/>
            <w:b w:val="0"/>
            <w:sz w:val="24"/>
            <w:szCs w:val="24"/>
          </w:rPr>
          <w:delText>Supplementary</w:delText>
        </w:r>
      </w:del>
      <w:ins w:id="207" w:author="Robbie Parks" w:date="2019-11-06T17:27:00Z">
        <w:r w:rsidR="00BC11A4">
          <w:rPr>
            <w:rFonts w:cs="Times New Roman"/>
            <w:b w:val="0"/>
            <w:sz w:val="24"/>
            <w:szCs w:val="24"/>
          </w:rPr>
          <w:t>Extended Data</w:t>
        </w:r>
      </w:ins>
      <w:r w:rsidR="00BC11A4" w:rsidRPr="00E85AFA">
        <w:rPr>
          <w:rFonts w:cs="Times New Roman"/>
          <w:b w:val="0"/>
          <w:sz w:val="24"/>
          <w:szCs w:val="24"/>
        </w:rPr>
        <w:t xml:space="preserve"> </w:t>
      </w:r>
      <w:r w:rsidR="00AB36A3">
        <w:rPr>
          <w:rFonts w:cs="Times New Roman"/>
          <w:b w:val="0"/>
          <w:sz w:val="24"/>
          <w:szCs w:val="24"/>
        </w:rPr>
        <w:t>Table 4</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33E5B0CB"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w:t>
      </w:r>
      <w:r w:rsidR="00763A20">
        <w:t xml:space="preserve">, </w:t>
      </w:r>
      <w:r w:rsidR="00763A20" w:rsidRPr="00763A20">
        <w:t xml:space="preserve">as part of the Center for Clean Air Climate Solution (CACES) (assistance agreement </w:t>
      </w:r>
      <w:r w:rsidR="00763A20" w:rsidRPr="00763A20">
        <w:lastRenderedPageBreak/>
        <w:t>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w:t>
      </w:r>
      <w:proofErr w:type="spellStart"/>
      <w:r w:rsidR="00AA4EF6">
        <w:t>Blangiardo</w:t>
      </w:r>
      <w:proofErr w:type="spellEnd"/>
      <w:ins w:id="208" w:author="Robbie Parks" w:date="2019-11-06T17:27:00Z">
        <w:r w:rsidR="00BB0DFC">
          <w:t xml:space="preserve">, </w:t>
        </w:r>
        <w:r w:rsidR="004750C2">
          <w:t>Seth Flaxman</w:t>
        </w:r>
      </w:ins>
      <w:r w:rsidR="004750C2">
        <w:t xml:space="preserve"> and </w:t>
      </w:r>
      <w:r w:rsidR="00AA4EF6">
        <w:t xml:space="preserve">Christopher </w:t>
      </w:r>
      <w:proofErr w:type="spellStart"/>
      <w:r w:rsidR="00AA4EF6">
        <w:t>Paciorek</w:t>
      </w:r>
      <w:proofErr w:type="spellEnd"/>
      <w:r w:rsidR="00514D50">
        <w:t xml:space="preserve"> </w:t>
      </w:r>
      <w:r w:rsidR="00AA4EF6">
        <w:t xml:space="preserve">for discussions on statistical model, and Kavi Bhalla, </w:t>
      </w:r>
      <w:del w:id="209" w:author="Robbie Parks" w:date="2019-11-06T17:27:00Z">
        <w:r w:rsidR="00AA4EF6">
          <w:delText xml:space="preserve">Andy Haines, </w:delText>
        </w:r>
      </w:del>
      <w:r w:rsidR="00AA4EF6">
        <w:t xml:space="preserve">Howie </w:t>
      </w:r>
      <w:proofErr w:type="spellStart"/>
      <w:r w:rsidR="00AA4EF6">
        <w:t>Frumkin</w:t>
      </w:r>
      <w:proofErr w:type="spellEnd"/>
      <w:ins w:id="210" w:author="Robbie Parks" w:date="2019-11-06T17:27:00Z">
        <w:r w:rsidR="00066D53">
          <w:t>, Andy Haines</w:t>
        </w:r>
      </w:ins>
      <w:r w:rsidR="00AA4EF6">
        <w:t xml:space="preserve"> and </w:t>
      </w:r>
      <w:proofErr w:type="spellStart"/>
      <w:r w:rsidR="00AA4EF6">
        <w:t>Tord</w:t>
      </w:r>
      <w:proofErr w:type="spellEnd"/>
      <w:r w:rsidR="00AA4EF6">
        <w:t xml:space="preserve"> </w:t>
      </w:r>
      <w:proofErr w:type="spellStart"/>
      <w:r w:rsidR="00AA4EF6">
        <w:t>K</w:t>
      </w:r>
      <w:r w:rsidR="00AA4EF6" w:rsidRPr="00AA4EF6">
        <w:t>jellstrom</w:t>
      </w:r>
      <w:proofErr w:type="spellEnd"/>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3322F9D3" w:rsidR="00DB3225" w:rsidRPr="00E85AFA" w:rsidRDefault="00DB3225" w:rsidP="00DB3225">
      <w:pPr>
        <w:spacing w:line="480" w:lineRule="auto"/>
        <w:jc w:val="both"/>
      </w:pPr>
      <w:r w:rsidRPr="00E85AFA">
        <w:t>All authors contributed to study concept and interpretation of results. RP, GD and ME collated and organi</w:t>
      </w:r>
      <w:r w:rsidR="0075565E" w:rsidRPr="00E85AFA">
        <w:t>s</w:t>
      </w:r>
      <w:r w:rsidRPr="00E85AFA">
        <w:t xml:space="preserve">ed </w:t>
      </w:r>
      <w:r w:rsidR="00874A98">
        <w:t xml:space="preserve">temperature and </w:t>
      </w:r>
      <w:r w:rsidRPr="00E85AFA">
        <w:t xml:space="preserve">mortality files. </w:t>
      </w:r>
      <w:r w:rsidR="00AA4EF6">
        <w:t xml:space="preserve">RP, JEB, VK and ME developed statistical model, which was implemented by RP, JEB and VK.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5FD6DC1B"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50C6EA73"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0DBC3A75" w14:textId="77777777" w:rsidR="000150FE" w:rsidRPr="00D01273" w:rsidRDefault="00DD4894" w:rsidP="000150FE">
      <w:pPr>
        <w:spacing w:line="480" w:lineRule="auto"/>
        <w:jc w:val="both"/>
        <w:rPr>
          <w:del w:id="211" w:author="Robbie Parks" w:date="2019-11-06T17:27:00Z"/>
          <w:b/>
          <w:color w:val="000000" w:themeColor="text1"/>
        </w:rPr>
      </w:pPr>
      <w:r w:rsidRPr="00E85AFA">
        <w:rPr>
          <w:b/>
          <w:color w:val="000000" w:themeColor="text1"/>
        </w:rPr>
        <w:lastRenderedPageBreak/>
        <w:t xml:space="preserve">Figure </w:t>
      </w:r>
      <w:r w:rsidR="00040AE0">
        <w:rPr>
          <w:b/>
          <w:color w:val="000000" w:themeColor="text1"/>
        </w:rPr>
        <w:t>3</w:t>
      </w:r>
      <w:r w:rsidRPr="00E85AFA">
        <w:rPr>
          <w:b/>
          <w:color w:val="000000" w:themeColor="text1"/>
        </w:rPr>
        <w:t>.</w:t>
      </w:r>
      <w:r w:rsidRPr="00F26829">
        <w:rPr>
          <w:color w:val="000000" w:themeColor="text1"/>
          <w:rPrChange w:id="212" w:author="Robbie Parks" w:date="2019-11-06T17:27:00Z">
            <w:rPr>
              <w:b/>
              <w:color w:val="000000" w:themeColor="text1"/>
            </w:rPr>
          </w:rPrChange>
        </w:rPr>
        <w:t xml:space="preserve"> </w:t>
      </w:r>
      <w:del w:id="213" w:author="Robbie Parks" w:date="2019-11-06T17:27:00Z">
        <w:r w:rsidR="00E51470" w:rsidRPr="00E85AFA">
          <w:rPr>
            <w:color w:val="000000" w:themeColor="text1"/>
          </w:rPr>
          <w:delText>Average size of temperature anomaly (</w:delText>
        </w:r>
        <w:r w:rsidR="00E51470" w:rsidRPr="00E85AFA">
          <w:rPr>
            <w:bCs/>
            <w:color w:val="000000" w:themeColor="text1"/>
          </w:rPr>
          <w:delText>°C)</w:delText>
        </w:r>
        <w:r w:rsidR="00E51470" w:rsidRPr="00E85AFA">
          <w:rPr>
            <w:color w:val="000000" w:themeColor="text1"/>
          </w:rPr>
          <w:delText xml:space="preserve"> from 1980 to 201</w:delText>
        </w:r>
        <w:r w:rsidR="00300228" w:rsidRPr="00E85AFA">
          <w:rPr>
            <w:color w:val="000000" w:themeColor="text1"/>
          </w:rPr>
          <w:delText>7</w:delText>
        </w:r>
        <w:r w:rsidR="00E51470" w:rsidRPr="00E85AFA">
          <w:rPr>
            <w:color w:val="000000" w:themeColor="text1"/>
          </w:rPr>
          <w:delText>, by state and month. The value for each state and month is the mean of the absolute size of anomaly, be it cold or warm, and hence gives an indication of the scale of anomalies around the local</w:delText>
        </w:r>
        <w:r w:rsidR="004A283B" w:rsidRPr="00E85AFA">
          <w:rPr>
            <w:color w:val="000000" w:themeColor="text1"/>
          </w:rPr>
          <w:delText xml:space="preserve"> </w:delText>
        </w:r>
        <w:r w:rsidR="00144923">
          <w:rPr>
            <w:color w:val="000000" w:themeColor="text1"/>
          </w:rPr>
          <w:delText>average</w:delText>
        </w:r>
        <w:r w:rsidR="00E51470" w:rsidRPr="00E85AFA">
          <w:rPr>
            <w:color w:val="000000" w:themeColor="text1"/>
          </w:rPr>
          <w:delText xml:space="preserve"> temperatures.</w:delText>
        </w:r>
        <w:r w:rsidR="000150FE">
          <w:rPr>
            <w:b/>
            <w:color w:val="000000" w:themeColor="text1"/>
          </w:rPr>
          <w:br w:type="page"/>
        </w:r>
      </w:del>
    </w:p>
    <w:p w14:paraId="13CB8F03" w14:textId="7AF54089" w:rsidR="006C199F" w:rsidRPr="001768A6" w:rsidRDefault="000150FE" w:rsidP="006C199F">
      <w:pPr>
        <w:spacing w:line="480" w:lineRule="auto"/>
        <w:jc w:val="both"/>
        <w:rPr>
          <w:color w:val="000000" w:themeColor="text1"/>
        </w:rPr>
      </w:pPr>
      <w:del w:id="214" w:author="Robbie Parks" w:date="2019-11-06T17:27:00Z">
        <w:r w:rsidRPr="00E85AFA">
          <w:rPr>
            <w:rStyle w:val="CommentReference"/>
            <w:rFonts w:asciiTheme="minorHAnsi" w:hAnsiTheme="minorHAnsi" w:cstheme="minorBidi"/>
            <w:lang w:eastAsia="en-US"/>
          </w:rPr>
          <w:lastRenderedPageBreak/>
          <w:delText xml:space="preserve"> </w:delText>
        </w:r>
        <w:r w:rsidR="00DD4894" w:rsidRPr="00E85AFA">
          <w:rPr>
            <w:b/>
            <w:color w:val="000000" w:themeColor="text1"/>
          </w:rPr>
          <w:delText xml:space="preserve">Figure </w:delText>
        </w:r>
        <w:r w:rsidR="00026F56">
          <w:rPr>
            <w:b/>
            <w:color w:val="000000" w:themeColor="text1"/>
          </w:rPr>
          <w:delText>4</w:delText>
        </w:r>
        <w:r w:rsidR="00DD4894" w:rsidRPr="00E85AFA">
          <w:rPr>
            <w:b/>
            <w:color w:val="000000" w:themeColor="text1"/>
          </w:rPr>
          <w:delText>.</w:delText>
        </w:r>
        <w:r w:rsidR="00DD4894" w:rsidRPr="00E85AFA">
          <w:rPr>
            <w:color w:val="000000" w:themeColor="text1"/>
          </w:rPr>
          <w:delText xml:space="preserve"> </w:delText>
        </w:r>
      </w:del>
      <w:r w:rsidR="00DD4894" w:rsidRPr="00E85AFA">
        <w:rPr>
          <w:color w:val="000000" w:themeColor="text1"/>
        </w:rPr>
        <w:t>Additional annual injury deaths for the 201</w:t>
      </w:r>
      <w:r w:rsidR="007212C0" w:rsidRPr="00E85AFA">
        <w:rPr>
          <w:color w:val="000000" w:themeColor="text1"/>
        </w:rPr>
        <w:t>7</w:t>
      </w:r>
      <w:r w:rsidR="00DD4894" w:rsidRPr="00E85AFA">
        <w:rPr>
          <w:color w:val="000000" w:themeColor="text1"/>
        </w:rPr>
        <w:t xml:space="preserve"> US population in year in which each month was +</w:t>
      </w:r>
      <w:del w:id="215" w:author="Robbie Parks" w:date="2019-11-06T17:27:00Z">
        <w:r w:rsidR="00F24A27" w:rsidRPr="00E85AFA">
          <w:rPr>
            <w:rFonts w:eastAsia="Times New Roman"/>
            <w:bCs/>
            <w:color w:val="222222"/>
            <w:shd w:val="clear" w:color="auto" w:fill="FFFFFF"/>
          </w:rPr>
          <w:delText>2</w:delText>
        </w:r>
      </w:del>
      <w:ins w:id="216" w:author="Robbie Parks" w:date="2019-11-06T17:27:00Z">
        <w:r w:rsidR="00CE738A">
          <w:rPr>
            <w:rFonts w:eastAsia="Times New Roman"/>
            <w:bCs/>
            <w:color w:val="222222"/>
            <w:shd w:val="clear" w:color="auto" w:fill="FFFFFF"/>
          </w:rPr>
          <w:t>1.5</w:t>
        </w:r>
      </w:ins>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00DD4894"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ins w:id="217" w:author="Robbie Parks" w:date="2019-11-06T17:27:00Z">
        <w:r w:rsidR="00CE738A">
          <w:rPr>
            <w:color w:val="000000" w:themeColor="text1"/>
          </w:rPr>
          <w:t xml:space="preserve"> See Extended </w:t>
        </w:r>
        <w:r w:rsidR="00476788">
          <w:rPr>
            <w:color w:val="000000" w:themeColor="text1"/>
          </w:rPr>
          <w:t xml:space="preserve">Data </w:t>
        </w:r>
        <w:r w:rsidR="00CE738A">
          <w:rPr>
            <w:color w:val="000000" w:themeColor="text1"/>
          </w:rPr>
          <w:t xml:space="preserve">Figure </w:t>
        </w:r>
        <w:r w:rsidR="00476788">
          <w:rPr>
            <w:color w:val="000000" w:themeColor="text1"/>
          </w:rPr>
          <w:t>3</w:t>
        </w:r>
        <w:r w:rsidR="00CE738A">
          <w:rPr>
            <w:color w:val="000000" w:themeColor="text1"/>
          </w:rPr>
          <w:t xml:space="preserve"> for results for </w:t>
        </w:r>
        <w:r w:rsidR="002768FB">
          <w:rPr>
            <w:color w:val="000000" w:themeColor="text1"/>
          </w:rPr>
          <w:t xml:space="preserve">scenario of </w:t>
        </w:r>
        <w:r w:rsidR="00CE738A">
          <w:rPr>
            <w:bCs/>
          </w:rPr>
          <w:t>2</w:t>
        </w:r>
        <w:r w:rsidR="00CE738A" w:rsidRPr="003E64A4">
          <w:rPr>
            <w:bCs/>
          </w:rPr>
          <w:t>°C</w:t>
        </w:r>
        <w:r w:rsidR="002768FB">
          <w:rPr>
            <w:bCs/>
          </w:rPr>
          <w:t xml:space="preserve"> warmer.</w:t>
        </w:r>
        <w:r w:rsidR="00CE738A">
          <w:rPr>
            <w:noProof/>
          </w:rPr>
          <w:t xml:space="preserve"> </w:t>
        </w:r>
      </w:ins>
      <w:r w:rsidR="006C199F">
        <w:rPr>
          <w:noProof/>
        </w:rPr>
        <w:br w:type="page"/>
      </w:r>
    </w:p>
    <w:p w14:paraId="45888C81" w14:textId="2FE195AA" w:rsidR="00E51470" w:rsidRPr="009F1529" w:rsidRDefault="003E64A4" w:rsidP="004B68B4">
      <w:pPr>
        <w:spacing w:line="480" w:lineRule="auto"/>
        <w:jc w:val="both"/>
        <w:rPr>
          <w:bCs/>
        </w:rPr>
      </w:pPr>
      <w:r w:rsidRPr="003E64A4">
        <w:rPr>
          <w:b/>
          <w:bCs/>
        </w:rPr>
        <w:lastRenderedPageBreak/>
        <w:t xml:space="preserve">Figure </w:t>
      </w:r>
      <w:del w:id="218" w:author="Robbie Parks" w:date="2019-11-06T17:27:00Z">
        <w:r>
          <w:rPr>
            <w:b/>
            <w:bCs/>
          </w:rPr>
          <w:delText>5</w:delText>
        </w:r>
      </w:del>
      <w:ins w:id="219" w:author="Robbie Parks" w:date="2019-11-06T17:27:00Z">
        <w:r w:rsidR="00D16DC8">
          <w:rPr>
            <w:b/>
            <w:bCs/>
          </w:rPr>
          <w:t>4</w:t>
        </w:r>
      </w:ins>
      <w:r w:rsidRPr="003E64A4">
        <w:rPr>
          <w:b/>
          <w:bCs/>
        </w:rPr>
        <w:t xml:space="preserve">. </w:t>
      </w:r>
      <w:r w:rsidRPr="003E64A4">
        <w:rPr>
          <w:bCs/>
        </w:rPr>
        <w:t xml:space="preserve">Percent change in death rates in year in which each month was </w:t>
      </w:r>
      <w:r w:rsidR="009F1529">
        <w:rPr>
          <w:bCs/>
        </w:rPr>
        <w:t>+</w:t>
      </w:r>
      <w:del w:id="220" w:author="Robbie Parks" w:date="2019-11-06T17:27:00Z">
        <w:r w:rsidR="00C47280">
          <w:rPr>
            <w:bCs/>
          </w:rPr>
          <w:delText>2</w:delText>
        </w:r>
      </w:del>
      <w:ins w:id="221" w:author="Robbie Parks" w:date="2019-11-06T17:27:00Z">
        <w:r w:rsidR="00CE738A">
          <w:rPr>
            <w:bCs/>
          </w:rPr>
          <w:t>1.5</w:t>
        </w:r>
      </w:ins>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del w:id="222" w:author="Robbie Parks" w:date="2019-11-06T17:27:00Z">
        <w:r w:rsidR="00E51470" w:rsidRPr="00E85AFA">
          <w:br w:type="page"/>
        </w:r>
      </w:del>
      <w:ins w:id="223" w:author="Robbie Parks" w:date="2019-11-06T17:27:00Z">
        <w:r w:rsidR="00CE738A">
          <w:rPr>
            <w:bCs/>
          </w:rPr>
          <w:lastRenderedPageBreak/>
          <w:t xml:space="preserve"> </w:t>
        </w:r>
        <w:r w:rsidR="00CE738A">
          <w:rPr>
            <w:color w:val="000000" w:themeColor="text1"/>
          </w:rPr>
          <w:t xml:space="preserve">See Extended </w:t>
        </w:r>
        <w:r w:rsidR="005D185E">
          <w:rPr>
            <w:color w:val="000000" w:themeColor="text1"/>
          </w:rPr>
          <w:t xml:space="preserve">Data </w:t>
        </w:r>
        <w:r w:rsidR="00CE738A">
          <w:rPr>
            <w:color w:val="000000" w:themeColor="text1"/>
          </w:rPr>
          <w:t xml:space="preserve">Figure </w:t>
        </w:r>
        <w:r w:rsidR="006E68E1">
          <w:rPr>
            <w:color w:val="000000" w:themeColor="text1"/>
          </w:rPr>
          <w:t>4</w:t>
        </w:r>
        <w:r w:rsidR="00CE738A">
          <w:rPr>
            <w:color w:val="000000" w:themeColor="text1"/>
          </w:rPr>
          <w:t xml:space="preserve"> </w:t>
        </w:r>
        <w:r w:rsidR="002768FB">
          <w:rPr>
            <w:color w:val="000000" w:themeColor="text1"/>
          </w:rPr>
          <w:t xml:space="preserve">for scenario of </w:t>
        </w:r>
        <w:r w:rsidR="002768FB">
          <w:rPr>
            <w:bCs/>
          </w:rPr>
          <w:t>2</w:t>
        </w:r>
        <w:r w:rsidR="002768FB" w:rsidRPr="003E64A4">
          <w:rPr>
            <w:bCs/>
          </w:rPr>
          <w:t>°C</w:t>
        </w:r>
        <w:r w:rsidR="002768FB">
          <w:rPr>
            <w:bCs/>
          </w:rPr>
          <w:t xml:space="preserve"> warmer.</w:t>
        </w:r>
        <w:r w:rsidR="00E51470" w:rsidRPr="00E85AFA">
          <w:br w:type="page"/>
        </w:r>
      </w:ins>
    </w:p>
    <w:p w14:paraId="09D3B082" w14:textId="184C6342" w:rsidR="00A620DD" w:rsidRPr="00E85AFA" w:rsidRDefault="00A620DD" w:rsidP="00A620DD">
      <w:pPr>
        <w:spacing w:line="480" w:lineRule="auto"/>
        <w:jc w:val="both"/>
        <w:rPr>
          <w:b/>
        </w:rPr>
      </w:pPr>
      <w:r w:rsidRPr="00E85AFA">
        <w:rPr>
          <w:b/>
        </w:rPr>
        <w:lastRenderedPageBreak/>
        <w:t>References</w:t>
      </w:r>
    </w:p>
    <w:p w14:paraId="50560A19" w14:textId="7C3757D2" w:rsidR="007A6258" w:rsidRPr="007A6258" w:rsidRDefault="00A620DD" w:rsidP="007A6258">
      <w:pPr>
        <w:widowControl w:val="0"/>
        <w:autoSpaceDE w:val="0"/>
        <w:autoSpaceDN w:val="0"/>
        <w:adjustRightInd w:val="0"/>
        <w:ind w:left="640" w:hanging="640"/>
        <w:rPr>
          <w:ins w:id="224" w:author="Robbie Parks" w:date="2019-11-06T17:27:00Z"/>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del w:id="225" w:author="Robbie Parks" w:date="2019-11-06T17:27:00Z">
        <w:r w:rsidR="00924924" w:rsidRPr="00924924">
          <w:rPr>
            <w:noProof/>
            <w:lang w:val="en-US"/>
          </w:rPr>
          <w:delText>1</w:delText>
        </w:r>
      </w:del>
      <w:ins w:id="226" w:author="Robbie Parks" w:date="2019-11-06T17:27:00Z">
        <w:r w:rsidR="007A6258" w:rsidRPr="007A6258">
          <w:rPr>
            <w:noProof/>
            <w:lang w:val="en-US"/>
          </w:rPr>
          <w:t>1.</w:t>
        </w:r>
        <w:r w:rsidR="007A6258" w:rsidRPr="007A6258">
          <w:rPr>
            <w:noProof/>
            <w:lang w:val="en-US"/>
          </w:rPr>
          <w:tab/>
          <w:t xml:space="preserve">IPCC. </w:t>
        </w:r>
        <w:r w:rsidR="007A6258" w:rsidRPr="007A6258">
          <w:rPr>
            <w:i/>
            <w:iCs/>
            <w:noProof/>
            <w:lang w:val="en-US"/>
          </w:rPr>
          <w:t>Climate change 2013: the physical science basis. Working group I contribution to the fifth assessment report of the intergovernmental panel on climate change</w:t>
        </w:r>
        <w:r w:rsidR="007A6258" w:rsidRPr="007A6258">
          <w:rPr>
            <w:noProof/>
            <w:lang w:val="en-US"/>
          </w:rPr>
          <w:t>. (Cambridge, UK and New York, USA: Cambridge University Press, 2013).</w:t>
        </w:r>
      </w:ins>
    </w:p>
    <w:p w14:paraId="0FCE306F" w14:textId="77777777" w:rsidR="007A6258" w:rsidRPr="007A6258" w:rsidRDefault="007A6258" w:rsidP="007A6258">
      <w:pPr>
        <w:widowControl w:val="0"/>
        <w:autoSpaceDE w:val="0"/>
        <w:autoSpaceDN w:val="0"/>
        <w:adjustRightInd w:val="0"/>
        <w:ind w:left="640" w:hanging="640"/>
        <w:rPr>
          <w:ins w:id="227" w:author="Robbie Parks" w:date="2019-11-06T17:27:00Z"/>
          <w:noProof/>
          <w:lang w:val="en-US"/>
        </w:rPr>
      </w:pPr>
      <w:ins w:id="228" w:author="Robbie Parks" w:date="2019-11-06T17:27:00Z">
        <w:r w:rsidRPr="007A6258">
          <w:rPr>
            <w:noProof/>
            <w:lang w:val="en-US"/>
          </w:rPr>
          <w:t>2.</w:t>
        </w:r>
        <w:r w:rsidRPr="007A6258">
          <w:rPr>
            <w:noProof/>
            <w:lang w:val="en-US"/>
          </w:rPr>
          <w:tab/>
          <w:t xml:space="preserve">United Nations. </w:t>
        </w:r>
        <w:r w:rsidRPr="007A6258">
          <w:rPr>
            <w:i/>
            <w:iCs/>
            <w:noProof/>
            <w:lang w:val="en-US"/>
          </w:rPr>
          <w:t>Paris Agreement</w:t>
        </w:r>
        <w:r w:rsidRPr="007A6258">
          <w:rPr>
            <w:noProof/>
            <w:lang w:val="en-US"/>
          </w:rPr>
          <w:t>. (2015).</w:t>
        </w:r>
      </w:ins>
    </w:p>
    <w:p w14:paraId="7424D382" w14:textId="77777777" w:rsidR="007A6258" w:rsidRPr="007A6258" w:rsidRDefault="007A6258" w:rsidP="007A6258">
      <w:pPr>
        <w:widowControl w:val="0"/>
        <w:autoSpaceDE w:val="0"/>
        <w:autoSpaceDN w:val="0"/>
        <w:adjustRightInd w:val="0"/>
        <w:ind w:left="640" w:hanging="640"/>
        <w:rPr>
          <w:noProof/>
          <w:lang w:val="en-US"/>
        </w:rPr>
      </w:pPr>
      <w:ins w:id="229" w:author="Robbie Parks" w:date="2019-11-06T17:27:00Z">
        <w:r w:rsidRPr="007A6258">
          <w:rPr>
            <w:noProof/>
            <w:lang w:val="en-US"/>
          </w:rPr>
          <w:t>3</w:t>
        </w:r>
      </w:ins>
      <w:r w:rsidRPr="007A6258">
        <w:rPr>
          <w:noProof/>
          <w:lang w:val="en-US"/>
        </w:rPr>
        <w:t>.</w:t>
      </w:r>
      <w:r w:rsidRPr="007A6258">
        <w:rPr>
          <w:noProof/>
          <w:lang w:val="en-US"/>
        </w:rPr>
        <w:tab/>
        <w:t xml:space="preserve">McMichael, A. J., Woodruff, R. E. &amp; Hales, S. Climate change and human health: present and future risks. </w:t>
      </w:r>
      <w:r w:rsidRPr="007A6258">
        <w:rPr>
          <w:i/>
          <w:iCs/>
          <w:noProof/>
          <w:lang w:val="en-US"/>
        </w:rPr>
        <w:t>Lancet</w:t>
      </w:r>
      <w:r w:rsidRPr="007A6258">
        <w:rPr>
          <w:noProof/>
          <w:lang w:val="en-US"/>
        </w:rPr>
        <w:t xml:space="preserve"> (2006). doi:10.1016/S0140-6736(06)68079-3</w:t>
      </w:r>
    </w:p>
    <w:p w14:paraId="43D3237A" w14:textId="723114EA" w:rsidR="007A6258" w:rsidRPr="007A6258" w:rsidRDefault="00924924" w:rsidP="007A6258">
      <w:pPr>
        <w:widowControl w:val="0"/>
        <w:autoSpaceDE w:val="0"/>
        <w:autoSpaceDN w:val="0"/>
        <w:adjustRightInd w:val="0"/>
        <w:ind w:left="640" w:hanging="640"/>
        <w:rPr>
          <w:noProof/>
          <w:lang w:val="en-US"/>
        </w:rPr>
      </w:pPr>
      <w:del w:id="230" w:author="Robbie Parks" w:date="2019-11-06T17:27:00Z">
        <w:r w:rsidRPr="00924924">
          <w:rPr>
            <w:noProof/>
            <w:lang w:val="en-US"/>
          </w:rPr>
          <w:delText>2</w:delText>
        </w:r>
      </w:del>
      <w:ins w:id="231" w:author="Robbie Parks" w:date="2019-11-06T17:27:00Z">
        <w:r w:rsidR="007A6258" w:rsidRPr="007A6258">
          <w:rPr>
            <w:noProof/>
            <w:lang w:val="en-US"/>
          </w:rPr>
          <w:t>4</w:t>
        </w:r>
      </w:ins>
      <w:r w:rsidR="007A6258" w:rsidRPr="007A6258">
        <w:rPr>
          <w:noProof/>
          <w:lang w:val="en-US"/>
        </w:rPr>
        <w:t>.</w:t>
      </w:r>
      <w:r w:rsidR="007A6258" w:rsidRPr="007A6258">
        <w:rPr>
          <w:noProof/>
          <w:lang w:val="en-US"/>
        </w:rPr>
        <w:tab/>
        <w:t xml:space="preserve">Smith, K. R. </w:t>
      </w:r>
      <w:r w:rsidR="007A6258" w:rsidRPr="007A6258">
        <w:rPr>
          <w:i/>
          <w:iCs/>
          <w:noProof/>
          <w:lang w:val="en-US"/>
        </w:rPr>
        <w:t>et al.</w:t>
      </w:r>
      <w:r w:rsidR="007A6258" w:rsidRPr="007A6258">
        <w:rPr>
          <w:noProof/>
          <w:lang w:val="en-US"/>
        </w:rPr>
        <w:t xml:space="preserve"> Human health: impacts, adaptation, and co-benefits. in </w:t>
      </w:r>
      <w:r w:rsidR="007A6258" w:rsidRPr="007A6258">
        <w:rPr>
          <w:i/>
          <w:iCs/>
          <w:noProof/>
          <w:lang w:val="en-US"/>
        </w:rPr>
        <w:t>Climate Change 2014 Impacts, Adaptation and Vulnerability: Part A: Global and Sectoral Aspects</w:t>
      </w:r>
      <w:r w:rsidR="007A6258" w:rsidRPr="007A6258">
        <w:rPr>
          <w:noProof/>
          <w:lang w:val="en-US"/>
        </w:rPr>
        <w:t xml:space="preserve"> (2015). doi:10.1017/CBO9781107415379.016</w:t>
      </w:r>
    </w:p>
    <w:p w14:paraId="1604E5E6" w14:textId="5FFC3823" w:rsidR="007A6258" w:rsidRPr="007A6258" w:rsidRDefault="00924924" w:rsidP="007A6258">
      <w:pPr>
        <w:widowControl w:val="0"/>
        <w:autoSpaceDE w:val="0"/>
        <w:autoSpaceDN w:val="0"/>
        <w:adjustRightInd w:val="0"/>
        <w:ind w:left="640" w:hanging="640"/>
        <w:rPr>
          <w:noProof/>
          <w:lang w:val="en-US"/>
        </w:rPr>
      </w:pPr>
      <w:del w:id="232" w:author="Robbie Parks" w:date="2019-11-06T17:27:00Z">
        <w:r w:rsidRPr="00924924">
          <w:rPr>
            <w:noProof/>
            <w:lang w:val="en-US"/>
          </w:rPr>
          <w:delText>3</w:delText>
        </w:r>
      </w:del>
      <w:ins w:id="233" w:author="Robbie Parks" w:date="2019-11-06T17:27:00Z">
        <w:r w:rsidR="007A6258" w:rsidRPr="007A6258">
          <w:rPr>
            <w:noProof/>
            <w:lang w:val="en-US"/>
          </w:rPr>
          <w:t>5</w:t>
        </w:r>
      </w:ins>
      <w:r w:rsidR="007A6258" w:rsidRPr="007A6258">
        <w:rPr>
          <w:noProof/>
          <w:lang w:val="en-US"/>
        </w:rPr>
        <w:t>.</w:t>
      </w:r>
      <w:r w:rsidR="007A6258" w:rsidRPr="007A6258">
        <w:rPr>
          <w:noProof/>
          <w:lang w:val="en-US"/>
        </w:rPr>
        <w:tab/>
        <w:t xml:space="preserve">Haines, A. &amp; Ebi, K. The imperative for climate action to protect health. </w:t>
      </w:r>
      <w:r w:rsidR="007A6258" w:rsidRPr="007A6258">
        <w:rPr>
          <w:i/>
          <w:iCs/>
          <w:noProof/>
          <w:lang w:val="en-US"/>
        </w:rPr>
        <w:t>N. Engl. J. Med.</w:t>
      </w:r>
      <w:r w:rsidR="007A6258" w:rsidRPr="007A6258">
        <w:rPr>
          <w:noProof/>
          <w:lang w:val="en-US"/>
        </w:rPr>
        <w:t xml:space="preserve"> 263–273 (2019).</w:t>
      </w:r>
    </w:p>
    <w:p w14:paraId="54F47594" w14:textId="6A027C8A" w:rsidR="007A6258" w:rsidRPr="007A6258" w:rsidRDefault="00924924" w:rsidP="007A6258">
      <w:pPr>
        <w:widowControl w:val="0"/>
        <w:autoSpaceDE w:val="0"/>
        <w:autoSpaceDN w:val="0"/>
        <w:adjustRightInd w:val="0"/>
        <w:ind w:left="640" w:hanging="640"/>
        <w:rPr>
          <w:noProof/>
          <w:lang w:val="en-US"/>
        </w:rPr>
      </w:pPr>
      <w:del w:id="234" w:author="Robbie Parks" w:date="2019-11-06T17:27:00Z">
        <w:r w:rsidRPr="00924924">
          <w:rPr>
            <w:noProof/>
            <w:lang w:val="en-US"/>
          </w:rPr>
          <w:delText>4</w:delText>
        </w:r>
      </w:del>
      <w:ins w:id="235" w:author="Robbie Parks" w:date="2019-11-06T17:27:00Z">
        <w:r w:rsidR="007A6258" w:rsidRPr="007A6258">
          <w:rPr>
            <w:noProof/>
            <w:lang w:val="en-US"/>
          </w:rPr>
          <w:t>6</w:t>
        </w:r>
      </w:ins>
      <w:r w:rsidR="007A6258" w:rsidRPr="007A6258">
        <w:rPr>
          <w:noProof/>
          <w:lang w:val="en-US"/>
        </w:rPr>
        <w:t>.</w:t>
      </w:r>
      <w:r w:rsidR="007A6258" w:rsidRPr="007A6258">
        <w:rPr>
          <w:noProof/>
          <w:lang w:val="en-US"/>
        </w:rPr>
        <w:tab/>
        <w:t xml:space="preserve">Watts, N. </w:t>
      </w:r>
      <w:r w:rsidR="007A6258" w:rsidRPr="007A6258">
        <w:rPr>
          <w:i/>
          <w:iCs/>
          <w:noProof/>
          <w:lang w:val="en-US"/>
        </w:rPr>
        <w:t>et al.</w:t>
      </w:r>
      <w:r w:rsidR="007A6258" w:rsidRPr="007A6258">
        <w:rPr>
          <w:noProof/>
          <w:lang w:val="en-US"/>
        </w:rPr>
        <w:t xml:space="preserve"> The 2018 report of the Lancet Countdown on health and climate change: shaping health of nations for centuries to come. </w:t>
      </w:r>
      <w:r w:rsidR="007A6258" w:rsidRPr="007A6258">
        <w:rPr>
          <w:i/>
          <w:iCs/>
          <w:noProof/>
          <w:lang w:val="en-US"/>
        </w:rPr>
        <w:t>Lancet</w:t>
      </w:r>
      <w:r w:rsidR="007A6258" w:rsidRPr="007A6258">
        <w:rPr>
          <w:noProof/>
          <w:lang w:val="en-US"/>
        </w:rPr>
        <w:t xml:space="preserve"> </w:t>
      </w:r>
      <w:r w:rsidR="007A6258" w:rsidRPr="007A6258">
        <w:rPr>
          <w:b/>
          <w:bCs/>
          <w:noProof/>
          <w:lang w:val="en-US"/>
        </w:rPr>
        <w:t>6736</w:t>
      </w:r>
      <w:r w:rsidR="007A6258" w:rsidRPr="007A6258">
        <w:rPr>
          <w:noProof/>
          <w:lang w:val="en-US"/>
        </w:rPr>
        <w:t>, 1–4 (2018).</w:t>
      </w:r>
    </w:p>
    <w:p w14:paraId="414FA47A" w14:textId="7C70B490" w:rsidR="007A6258" w:rsidRPr="007A6258" w:rsidRDefault="00924924" w:rsidP="007A6258">
      <w:pPr>
        <w:widowControl w:val="0"/>
        <w:autoSpaceDE w:val="0"/>
        <w:autoSpaceDN w:val="0"/>
        <w:adjustRightInd w:val="0"/>
        <w:ind w:left="640" w:hanging="640"/>
        <w:rPr>
          <w:noProof/>
          <w:lang w:val="en-US"/>
        </w:rPr>
      </w:pPr>
      <w:del w:id="236" w:author="Robbie Parks" w:date="2019-11-06T17:27:00Z">
        <w:r w:rsidRPr="00924924">
          <w:rPr>
            <w:noProof/>
            <w:lang w:val="en-US"/>
          </w:rPr>
          <w:delText>5</w:delText>
        </w:r>
      </w:del>
      <w:ins w:id="237" w:author="Robbie Parks" w:date="2019-11-06T17:27:00Z">
        <w:r w:rsidR="007A6258" w:rsidRPr="007A6258">
          <w:rPr>
            <w:noProof/>
            <w:lang w:val="en-US"/>
          </w:rPr>
          <w:t>7</w:t>
        </w:r>
      </w:ins>
      <w:r w:rsidR="007A6258" w:rsidRPr="007A6258">
        <w:rPr>
          <w:noProof/>
          <w:lang w:val="en-US"/>
        </w:rPr>
        <w:t>.</w:t>
      </w:r>
      <w:r w:rsidR="007A6258" w:rsidRPr="007A6258">
        <w:rPr>
          <w:noProof/>
          <w:lang w:val="en-US"/>
        </w:rPr>
        <w:tab/>
        <w:t xml:space="preserve">Huang, C. </w:t>
      </w:r>
      <w:r w:rsidR="007A6258" w:rsidRPr="007A6258">
        <w:rPr>
          <w:i/>
          <w:iCs/>
          <w:noProof/>
          <w:lang w:val="en-US"/>
        </w:rPr>
        <w:t>et al.</w:t>
      </w:r>
      <w:r w:rsidR="007A6258" w:rsidRPr="007A6258">
        <w:rPr>
          <w:noProof/>
          <w:lang w:val="en-US"/>
        </w:rPr>
        <w:t xml:space="preserve"> Projecting future heat-related mortality under climate change scenarios: a systematic review. </w:t>
      </w:r>
      <w:r w:rsidR="007A6258" w:rsidRPr="007A6258">
        <w:rPr>
          <w:i/>
          <w:iCs/>
          <w:noProof/>
          <w:lang w:val="en-US"/>
        </w:rPr>
        <w:t>Environ. Health Perspect.</w:t>
      </w:r>
      <w:r w:rsidR="007A6258" w:rsidRPr="007A6258">
        <w:rPr>
          <w:noProof/>
          <w:lang w:val="en-US"/>
        </w:rPr>
        <w:t xml:space="preserve"> (2011). doi:10.1289/ehp.1103456</w:t>
      </w:r>
    </w:p>
    <w:p w14:paraId="2765C3DF" w14:textId="0ACBF0E0" w:rsidR="007A6258" w:rsidRPr="007A6258" w:rsidRDefault="00924924" w:rsidP="007A6258">
      <w:pPr>
        <w:widowControl w:val="0"/>
        <w:autoSpaceDE w:val="0"/>
        <w:autoSpaceDN w:val="0"/>
        <w:adjustRightInd w:val="0"/>
        <w:ind w:left="640" w:hanging="640"/>
        <w:rPr>
          <w:noProof/>
          <w:lang w:val="en-US"/>
        </w:rPr>
      </w:pPr>
      <w:del w:id="238" w:author="Robbie Parks" w:date="2019-11-06T17:27:00Z">
        <w:r w:rsidRPr="00924924">
          <w:rPr>
            <w:noProof/>
            <w:lang w:val="en-US"/>
          </w:rPr>
          <w:delText>6</w:delText>
        </w:r>
      </w:del>
      <w:ins w:id="239" w:author="Robbie Parks" w:date="2019-11-06T17:27:00Z">
        <w:r w:rsidR="007A6258" w:rsidRPr="007A6258">
          <w:rPr>
            <w:noProof/>
            <w:lang w:val="en-US"/>
          </w:rPr>
          <w:t>8</w:t>
        </w:r>
      </w:ins>
      <w:r w:rsidR="007A6258" w:rsidRPr="007A6258">
        <w:rPr>
          <w:noProof/>
          <w:lang w:val="en-US"/>
        </w:rPr>
        <w:t>.</w:t>
      </w:r>
      <w:r w:rsidR="007A6258" w:rsidRPr="007A6258">
        <w:rPr>
          <w:noProof/>
          <w:lang w:val="en-US"/>
        </w:rPr>
        <w:tab/>
        <w:t xml:space="preserve">Gasparrini, A. </w:t>
      </w:r>
      <w:r w:rsidR="007A6258" w:rsidRPr="007A6258">
        <w:rPr>
          <w:i/>
          <w:iCs/>
          <w:noProof/>
          <w:lang w:val="en-US"/>
        </w:rPr>
        <w:t>et al.</w:t>
      </w:r>
      <w:r w:rsidR="007A6258" w:rsidRPr="007A6258">
        <w:rPr>
          <w:noProof/>
          <w:lang w:val="en-US"/>
        </w:rPr>
        <w:t xml:space="preserve"> Projections of temperature-related excess mortality under climate change scenarios. </w:t>
      </w:r>
      <w:r w:rsidR="007A6258" w:rsidRPr="007A6258">
        <w:rPr>
          <w:i/>
          <w:iCs/>
          <w:noProof/>
          <w:lang w:val="en-US"/>
        </w:rPr>
        <w:t>Lancet Planet. Heal.</w:t>
      </w:r>
      <w:r w:rsidR="007A6258" w:rsidRPr="007A6258">
        <w:rPr>
          <w:noProof/>
          <w:lang w:val="en-US"/>
        </w:rPr>
        <w:t xml:space="preserve"> (2017). doi:10.1016/S2542-5196(17)30156-0</w:t>
      </w:r>
    </w:p>
    <w:p w14:paraId="06181CE7" w14:textId="4CE47EE4" w:rsidR="007A6258" w:rsidRPr="007A6258" w:rsidRDefault="00924924" w:rsidP="007A6258">
      <w:pPr>
        <w:widowControl w:val="0"/>
        <w:autoSpaceDE w:val="0"/>
        <w:autoSpaceDN w:val="0"/>
        <w:adjustRightInd w:val="0"/>
        <w:ind w:left="640" w:hanging="640"/>
        <w:rPr>
          <w:noProof/>
          <w:lang w:val="en-US"/>
        </w:rPr>
      </w:pPr>
      <w:del w:id="240" w:author="Robbie Parks" w:date="2019-11-06T17:27:00Z">
        <w:r w:rsidRPr="00924924">
          <w:rPr>
            <w:noProof/>
            <w:lang w:val="en-US"/>
          </w:rPr>
          <w:delText>7</w:delText>
        </w:r>
      </w:del>
      <w:ins w:id="241" w:author="Robbie Parks" w:date="2019-11-06T17:27:00Z">
        <w:r w:rsidR="007A6258" w:rsidRPr="007A6258">
          <w:rPr>
            <w:noProof/>
            <w:lang w:val="en-US"/>
          </w:rPr>
          <w:t>9</w:t>
        </w:r>
      </w:ins>
      <w:r w:rsidR="007A6258" w:rsidRPr="007A6258">
        <w:rPr>
          <w:noProof/>
          <w:lang w:val="en-US"/>
        </w:rPr>
        <w:t>.</w:t>
      </w:r>
      <w:r w:rsidR="007A6258" w:rsidRPr="007A6258">
        <w:rPr>
          <w:noProof/>
          <w:lang w:val="en-US"/>
        </w:rPr>
        <w:tab/>
        <w:t xml:space="preserve">Burke, M. </w:t>
      </w:r>
      <w:r w:rsidR="007A6258" w:rsidRPr="007A6258">
        <w:rPr>
          <w:i/>
          <w:iCs/>
          <w:noProof/>
          <w:lang w:val="en-US"/>
        </w:rPr>
        <w:t>et al.</w:t>
      </w:r>
      <w:r w:rsidR="007A6258" w:rsidRPr="007A6258">
        <w:rPr>
          <w:noProof/>
          <w:lang w:val="en-US"/>
        </w:rPr>
        <w:t xml:space="preserve"> Higher temperatures increase suicide rates in the United States and Mexico. </w:t>
      </w:r>
      <w:r w:rsidR="007A6258" w:rsidRPr="007A6258">
        <w:rPr>
          <w:i/>
          <w:iCs/>
          <w:noProof/>
          <w:lang w:val="en-US"/>
        </w:rPr>
        <w:t>Nat. Clim. Chang.</w:t>
      </w:r>
      <w:r w:rsidR="007A6258" w:rsidRPr="007A6258">
        <w:rPr>
          <w:noProof/>
          <w:lang w:val="en-US"/>
        </w:rPr>
        <w:t xml:space="preserve"> (2018). doi:10.1038/s41558-018-0222-x</w:t>
      </w:r>
    </w:p>
    <w:p w14:paraId="66198A0E" w14:textId="74E4CF89" w:rsidR="007A6258" w:rsidRPr="007A6258" w:rsidRDefault="00924924" w:rsidP="007A6258">
      <w:pPr>
        <w:widowControl w:val="0"/>
        <w:autoSpaceDE w:val="0"/>
        <w:autoSpaceDN w:val="0"/>
        <w:adjustRightInd w:val="0"/>
        <w:ind w:left="640" w:hanging="640"/>
        <w:rPr>
          <w:noProof/>
          <w:lang w:val="en-US"/>
        </w:rPr>
      </w:pPr>
      <w:del w:id="242" w:author="Robbie Parks" w:date="2019-11-06T17:27:00Z">
        <w:r w:rsidRPr="00924924">
          <w:rPr>
            <w:noProof/>
            <w:lang w:val="en-US"/>
          </w:rPr>
          <w:delText>8</w:delText>
        </w:r>
      </w:del>
      <w:ins w:id="243" w:author="Robbie Parks" w:date="2019-11-06T17:27:00Z">
        <w:r w:rsidR="007A6258" w:rsidRPr="007A6258">
          <w:rPr>
            <w:noProof/>
            <w:lang w:val="en-US"/>
          </w:rPr>
          <w:t>10</w:t>
        </w:r>
      </w:ins>
      <w:r w:rsidR="007A6258" w:rsidRPr="007A6258">
        <w:rPr>
          <w:noProof/>
          <w:lang w:val="en-US"/>
        </w:rPr>
        <w:t>.</w:t>
      </w:r>
      <w:r w:rsidR="007A6258" w:rsidRPr="007A6258">
        <w:rPr>
          <w:noProof/>
          <w:lang w:val="en-US"/>
        </w:rPr>
        <w:tab/>
        <w:t xml:space="preserve">Rey, G. </w:t>
      </w:r>
      <w:r w:rsidR="007A6258" w:rsidRPr="007A6258">
        <w:rPr>
          <w:i/>
          <w:iCs/>
          <w:noProof/>
          <w:lang w:val="en-US"/>
        </w:rPr>
        <w:t>et al.</w:t>
      </w:r>
      <w:r w:rsidR="007A6258" w:rsidRPr="007A6258">
        <w:rPr>
          <w:noProof/>
          <w:lang w:val="en-US"/>
        </w:rPr>
        <w:t xml:space="preserve"> The impact of major heat waves on all-cause and cause-specific mortality in France from 1971 to 2003. </w:t>
      </w:r>
      <w:r w:rsidR="007A6258" w:rsidRPr="007A6258">
        <w:rPr>
          <w:i/>
          <w:iCs/>
          <w:noProof/>
          <w:lang w:val="en-US"/>
        </w:rPr>
        <w:t>Int. Arch. Occup. Environ. Health</w:t>
      </w:r>
      <w:r w:rsidR="007A6258" w:rsidRPr="007A6258">
        <w:rPr>
          <w:noProof/>
          <w:lang w:val="en-US"/>
        </w:rPr>
        <w:t xml:space="preserve"> (2007). doi:10.1007/s00420-007-0173-4</w:t>
      </w:r>
    </w:p>
    <w:p w14:paraId="7CD22781" w14:textId="08FAAB64" w:rsidR="007A6258" w:rsidRPr="007A6258" w:rsidRDefault="00924924" w:rsidP="007A6258">
      <w:pPr>
        <w:widowControl w:val="0"/>
        <w:autoSpaceDE w:val="0"/>
        <w:autoSpaceDN w:val="0"/>
        <w:adjustRightInd w:val="0"/>
        <w:ind w:left="640" w:hanging="640"/>
        <w:rPr>
          <w:noProof/>
          <w:lang w:val="en-US"/>
        </w:rPr>
      </w:pPr>
      <w:del w:id="244" w:author="Robbie Parks" w:date="2019-11-06T17:27:00Z">
        <w:r w:rsidRPr="00924924">
          <w:rPr>
            <w:noProof/>
            <w:lang w:val="en-US"/>
          </w:rPr>
          <w:delText>9</w:delText>
        </w:r>
      </w:del>
      <w:ins w:id="245" w:author="Robbie Parks" w:date="2019-11-06T17:27:00Z">
        <w:r w:rsidR="007A6258" w:rsidRPr="007A6258">
          <w:rPr>
            <w:noProof/>
            <w:lang w:val="en-US"/>
          </w:rPr>
          <w:t>11</w:t>
        </w:r>
      </w:ins>
      <w:r w:rsidR="007A6258" w:rsidRPr="007A6258">
        <w:rPr>
          <w:noProof/>
          <w:lang w:val="en-US"/>
        </w:rPr>
        <w:t>.</w:t>
      </w:r>
      <w:r w:rsidR="007A6258" w:rsidRPr="007A6258">
        <w:rPr>
          <w:noProof/>
          <w:lang w:val="en-US"/>
        </w:rPr>
        <w:tab/>
        <w:t xml:space="preserve">Orru, H. &amp; Åström, D. O. Increases in external cause mortality due to high and low temperatures: evidence from northeastern Europe. </w:t>
      </w:r>
      <w:r w:rsidR="007A6258" w:rsidRPr="007A6258">
        <w:rPr>
          <w:i/>
          <w:iCs/>
          <w:noProof/>
          <w:lang w:val="en-US"/>
        </w:rPr>
        <w:t>Int. J. Biometeorol.</w:t>
      </w:r>
      <w:r w:rsidR="007A6258" w:rsidRPr="007A6258">
        <w:rPr>
          <w:noProof/>
          <w:lang w:val="en-US"/>
        </w:rPr>
        <w:t xml:space="preserve"> (2017). doi:10.1007/s00484-016-1270-4</w:t>
      </w:r>
    </w:p>
    <w:p w14:paraId="254279B3" w14:textId="77777777" w:rsidR="007A6258" w:rsidRPr="007A6258" w:rsidRDefault="007A6258" w:rsidP="007A6258">
      <w:pPr>
        <w:widowControl w:val="0"/>
        <w:autoSpaceDE w:val="0"/>
        <w:autoSpaceDN w:val="0"/>
        <w:adjustRightInd w:val="0"/>
        <w:ind w:left="640" w:hanging="640"/>
        <w:rPr>
          <w:moveTo w:id="246" w:author="Robbie Parks" w:date="2019-11-06T17:27:00Z"/>
          <w:noProof/>
          <w:lang w:val="en-US"/>
        </w:rPr>
      </w:pPr>
      <w:ins w:id="247" w:author="Robbie Parks" w:date="2019-11-06T17:27:00Z">
        <w:r w:rsidRPr="007A6258">
          <w:rPr>
            <w:noProof/>
            <w:lang w:val="en-US"/>
          </w:rPr>
          <w:t>12.</w:t>
        </w:r>
      </w:ins>
      <w:moveToRangeStart w:id="248" w:author="Robbie Parks" w:date="2019-11-06T17:27:00Z" w:name="move23953687"/>
      <w:moveTo w:id="249" w:author="Robbie Parks" w:date="2019-11-06T17:27:00Z">
        <w:r w:rsidRPr="007A6258">
          <w:rPr>
            <w:noProof/>
            <w:lang w:val="en-US"/>
          </w:rPr>
          <w:tab/>
          <w:t xml:space="preserve">Robertson, L. S. Reversal of the road death trend in the U.S. in 2015–2016: An examination of the climate and economic hypotheses. </w:t>
        </w:r>
        <w:r w:rsidRPr="007A6258">
          <w:rPr>
            <w:i/>
            <w:iCs/>
            <w:noProof/>
            <w:lang w:val="en-US"/>
          </w:rPr>
          <w:t>J. Transp. Heal.</w:t>
        </w:r>
        <w:r w:rsidRPr="007A6258">
          <w:rPr>
            <w:noProof/>
            <w:lang w:val="en-US"/>
          </w:rPr>
          <w:t xml:space="preserve"> (2018). doi:10.1016/j.jth.2018.04.005</w:t>
        </w:r>
      </w:moveTo>
    </w:p>
    <w:moveToRangeEnd w:id="248"/>
    <w:p w14:paraId="024388FF" w14:textId="77777777" w:rsidR="007A6258" w:rsidRPr="007A6258" w:rsidRDefault="007A6258" w:rsidP="007A6258">
      <w:pPr>
        <w:widowControl w:val="0"/>
        <w:autoSpaceDE w:val="0"/>
        <w:autoSpaceDN w:val="0"/>
        <w:adjustRightInd w:val="0"/>
        <w:ind w:left="640" w:hanging="640"/>
        <w:rPr>
          <w:moveTo w:id="250" w:author="Robbie Parks" w:date="2019-11-06T17:27:00Z"/>
          <w:noProof/>
          <w:lang w:val="en-US"/>
        </w:rPr>
      </w:pPr>
      <w:ins w:id="251" w:author="Robbie Parks" w:date="2019-11-06T17:27:00Z">
        <w:r w:rsidRPr="007A6258">
          <w:rPr>
            <w:noProof/>
            <w:lang w:val="en-US"/>
          </w:rPr>
          <w:t>13.</w:t>
        </w:r>
      </w:ins>
      <w:moveToRangeStart w:id="252" w:author="Robbie Parks" w:date="2019-11-06T17:27:00Z" w:name="move23953688"/>
      <w:moveTo w:id="253" w:author="Robbie Parks" w:date="2019-11-06T17:27:00Z">
        <w:r w:rsidRPr="007A6258">
          <w:rPr>
            <w:noProof/>
            <w:lang w:val="en-US"/>
          </w:rPr>
          <w:tab/>
          <w:t xml:space="preserve">Opinium. Brits drink more alcohol in warmer weather. </w:t>
        </w:r>
        <w:r w:rsidRPr="007A6258">
          <w:rPr>
            <w:i/>
            <w:iCs/>
            <w:noProof/>
            <w:lang w:val="en-US"/>
          </w:rPr>
          <w:t>Opinium.co.uk</w:t>
        </w:r>
        <w:r w:rsidRPr="007A6258">
          <w:rPr>
            <w:noProof/>
            <w:lang w:val="en-US"/>
          </w:rPr>
          <w:t xml:space="preserve"> (2018). Available at: https://www.opinium.co.uk/brits-drink-more-alcohol-in-warmer-weather/. (Accessed: 10th January 2019)</w:t>
        </w:r>
      </w:moveTo>
    </w:p>
    <w:moveToRangeEnd w:id="252"/>
    <w:p w14:paraId="73EB3E41" w14:textId="138DCF1B" w:rsidR="007A6258" w:rsidRPr="007A6258" w:rsidRDefault="00924924" w:rsidP="007A6258">
      <w:pPr>
        <w:widowControl w:val="0"/>
        <w:autoSpaceDE w:val="0"/>
        <w:autoSpaceDN w:val="0"/>
        <w:adjustRightInd w:val="0"/>
        <w:ind w:left="640" w:hanging="640"/>
        <w:rPr>
          <w:noProof/>
          <w:lang w:val="en-US"/>
        </w:rPr>
      </w:pPr>
      <w:del w:id="254" w:author="Robbie Parks" w:date="2019-11-06T17:27:00Z">
        <w:r w:rsidRPr="00924924">
          <w:rPr>
            <w:noProof/>
            <w:lang w:val="en-US"/>
          </w:rPr>
          <w:delText>10</w:delText>
        </w:r>
      </w:del>
      <w:ins w:id="255" w:author="Robbie Parks" w:date="2019-11-06T17:27:00Z">
        <w:r w:rsidR="007A6258" w:rsidRPr="007A6258">
          <w:rPr>
            <w:noProof/>
            <w:lang w:val="en-US"/>
          </w:rPr>
          <w:t>14</w:t>
        </w:r>
      </w:ins>
      <w:r w:rsidR="007A6258" w:rsidRPr="007A6258">
        <w:rPr>
          <w:noProof/>
          <w:lang w:val="en-US"/>
        </w:rPr>
        <w:t>.</w:t>
      </w:r>
      <w:r w:rsidR="007A6258" w:rsidRPr="007A6258">
        <w:rPr>
          <w:noProof/>
          <w:lang w:val="en-US"/>
        </w:rPr>
        <w:tab/>
        <w:t xml:space="preserve">Parks, R. M., Bennett, J. E., Foreman, K. J., Toumi, R. &amp; Ezzati, M. National and regional seasonal dynamics of all-cause and cause-specific mortality in the USA from 1980 to 2016. </w:t>
      </w:r>
      <w:r w:rsidR="007A6258" w:rsidRPr="007A6258">
        <w:rPr>
          <w:i/>
          <w:iCs/>
          <w:noProof/>
          <w:lang w:val="en-US"/>
        </w:rPr>
        <w:t>Elife</w:t>
      </w:r>
      <w:r w:rsidR="007A6258" w:rsidRPr="007A6258">
        <w:rPr>
          <w:noProof/>
          <w:lang w:val="en-US"/>
        </w:rPr>
        <w:t xml:space="preserve"> </w:t>
      </w:r>
      <w:r w:rsidR="007A6258" w:rsidRPr="007A6258">
        <w:rPr>
          <w:b/>
          <w:bCs/>
          <w:noProof/>
          <w:lang w:val="en-US"/>
        </w:rPr>
        <w:t>7</w:t>
      </w:r>
      <w:r w:rsidR="007A6258" w:rsidRPr="007A6258">
        <w:rPr>
          <w:noProof/>
          <w:lang w:val="en-US"/>
        </w:rPr>
        <w:t>, (2018).</w:t>
      </w:r>
    </w:p>
    <w:p w14:paraId="22C0367C" w14:textId="424F05FE" w:rsidR="007A6258" w:rsidRPr="007A6258" w:rsidRDefault="00924924" w:rsidP="007A6258">
      <w:pPr>
        <w:widowControl w:val="0"/>
        <w:autoSpaceDE w:val="0"/>
        <w:autoSpaceDN w:val="0"/>
        <w:adjustRightInd w:val="0"/>
        <w:ind w:left="640" w:hanging="640"/>
        <w:rPr>
          <w:noProof/>
          <w:lang w:val="en-US"/>
        </w:rPr>
      </w:pPr>
      <w:del w:id="256" w:author="Robbie Parks" w:date="2019-11-06T17:27:00Z">
        <w:r w:rsidRPr="00924924">
          <w:rPr>
            <w:noProof/>
            <w:lang w:val="en-US"/>
          </w:rPr>
          <w:delText>11</w:delText>
        </w:r>
      </w:del>
      <w:ins w:id="257" w:author="Robbie Parks" w:date="2019-11-06T17:27:00Z">
        <w:r w:rsidR="007A6258" w:rsidRPr="007A6258">
          <w:rPr>
            <w:noProof/>
            <w:lang w:val="en-US"/>
          </w:rPr>
          <w:t>15</w:t>
        </w:r>
      </w:ins>
      <w:r w:rsidR="007A6258" w:rsidRPr="007A6258">
        <w:rPr>
          <w:noProof/>
          <w:lang w:val="en-US"/>
        </w:rPr>
        <w:t>.</w:t>
      </w:r>
      <w:r w:rsidR="007A6258" w:rsidRPr="007A6258">
        <w:rPr>
          <w:noProof/>
          <w:lang w:val="en-US"/>
        </w:rPr>
        <w:tab/>
        <w:t xml:space="preserve">Rau, R. Seasonality in human mortality. A demographic approach. </w:t>
      </w:r>
      <w:r w:rsidR="007A6258" w:rsidRPr="007A6258">
        <w:rPr>
          <w:i/>
          <w:iCs/>
          <w:noProof/>
          <w:lang w:val="en-US"/>
        </w:rPr>
        <w:t>Wirtschafts- und Sozialwissenschaftlichen Fak.</w:t>
      </w:r>
      <w:r w:rsidR="007A6258" w:rsidRPr="007A6258">
        <w:rPr>
          <w:noProof/>
          <w:lang w:val="en-US"/>
        </w:rPr>
        <w:t xml:space="preserve"> </w:t>
      </w:r>
      <w:r w:rsidR="007A6258" w:rsidRPr="007A6258">
        <w:rPr>
          <w:b/>
          <w:bCs/>
          <w:noProof/>
          <w:lang w:val="en-US"/>
        </w:rPr>
        <w:t>PhD</w:t>
      </w:r>
      <w:r w:rsidR="007A6258" w:rsidRPr="007A6258">
        <w:rPr>
          <w:noProof/>
          <w:lang w:val="en-US"/>
        </w:rPr>
        <w:t>, 361 (2004).</w:t>
      </w:r>
    </w:p>
    <w:p w14:paraId="42F6E89F" w14:textId="6CA5AA2D" w:rsidR="007A6258" w:rsidRPr="007A6258" w:rsidRDefault="00924924" w:rsidP="007A6258">
      <w:pPr>
        <w:widowControl w:val="0"/>
        <w:autoSpaceDE w:val="0"/>
        <w:autoSpaceDN w:val="0"/>
        <w:adjustRightInd w:val="0"/>
        <w:ind w:left="640" w:hanging="640"/>
        <w:rPr>
          <w:noProof/>
          <w:lang w:val="en-US"/>
        </w:rPr>
      </w:pPr>
      <w:del w:id="258" w:author="Robbie Parks" w:date="2019-11-06T17:27:00Z">
        <w:r w:rsidRPr="00924924">
          <w:rPr>
            <w:noProof/>
            <w:lang w:val="en-US"/>
          </w:rPr>
          <w:delText>12</w:delText>
        </w:r>
      </w:del>
      <w:ins w:id="259" w:author="Robbie Parks" w:date="2019-11-06T17:27:00Z">
        <w:r w:rsidR="007A6258" w:rsidRPr="007A6258">
          <w:rPr>
            <w:noProof/>
            <w:lang w:val="en-US"/>
          </w:rPr>
          <w:t>16</w:t>
        </w:r>
      </w:ins>
      <w:r w:rsidR="007A6258" w:rsidRPr="007A6258">
        <w:rPr>
          <w:noProof/>
          <w:lang w:val="en-US"/>
        </w:rPr>
        <w:t>.</w:t>
      </w:r>
      <w:r w:rsidR="007A6258" w:rsidRPr="007A6258">
        <w:rPr>
          <w:noProof/>
          <w:lang w:val="en-US"/>
        </w:rPr>
        <w:tab/>
        <w:t xml:space="preserve">Datla, S., Sahu, P., Roh, H.-J. &amp; Sharma, S. A comprehensive analysis of the association of highway traffic with winter weather conditions. </w:t>
      </w:r>
      <w:r w:rsidR="007A6258" w:rsidRPr="007A6258">
        <w:rPr>
          <w:i/>
          <w:iCs/>
          <w:noProof/>
          <w:lang w:val="en-US"/>
        </w:rPr>
        <w:t>Procedia - Soc. Behav. Sci.</w:t>
      </w:r>
      <w:r w:rsidR="007A6258" w:rsidRPr="007A6258">
        <w:rPr>
          <w:noProof/>
          <w:lang w:val="en-US"/>
        </w:rPr>
        <w:t xml:space="preserve"> (2013). doi:10.1016/j.sbspro.2013.11.143</w:t>
      </w:r>
    </w:p>
    <w:p w14:paraId="1546F0BC" w14:textId="2A7E7670" w:rsidR="007A6258" w:rsidRPr="007A6258" w:rsidRDefault="00924924" w:rsidP="007A6258">
      <w:pPr>
        <w:widowControl w:val="0"/>
        <w:autoSpaceDE w:val="0"/>
        <w:autoSpaceDN w:val="0"/>
        <w:adjustRightInd w:val="0"/>
        <w:ind w:left="640" w:hanging="640"/>
        <w:rPr>
          <w:noProof/>
          <w:lang w:val="en-US"/>
        </w:rPr>
      </w:pPr>
      <w:del w:id="260" w:author="Robbie Parks" w:date="2019-11-06T17:27:00Z">
        <w:r w:rsidRPr="00924924">
          <w:rPr>
            <w:noProof/>
            <w:lang w:val="en-US"/>
          </w:rPr>
          <w:delText>13</w:delText>
        </w:r>
      </w:del>
      <w:ins w:id="261" w:author="Robbie Parks" w:date="2019-11-06T17:27:00Z">
        <w:r w:rsidR="007A6258" w:rsidRPr="007A6258">
          <w:rPr>
            <w:noProof/>
            <w:lang w:val="en-US"/>
          </w:rPr>
          <w:t>17</w:t>
        </w:r>
      </w:ins>
      <w:r w:rsidR="007A6258" w:rsidRPr="007A6258">
        <w:rPr>
          <w:noProof/>
          <w:lang w:val="en-US"/>
        </w:rPr>
        <w:t>.</w:t>
      </w:r>
      <w:r w:rsidR="007A6258" w:rsidRPr="007A6258">
        <w:rPr>
          <w:noProof/>
          <w:lang w:val="en-US"/>
        </w:rPr>
        <w:tab/>
        <w:t xml:space="preserve">Roh, H.-J., Sahu, P. K., Sharma, S., Datla, S. &amp; Mehran, B. Statistical investigations of snowfall and temperature interaction with passenger car and truck traffic on primary highways in Canada. </w:t>
      </w:r>
      <w:r w:rsidR="007A6258" w:rsidRPr="007A6258">
        <w:rPr>
          <w:i/>
          <w:iCs/>
          <w:noProof/>
          <w:lang w:val="en-US"/>
        </w:rPr>
        <w:t>J. Cold Reg. Eng.</w:t>
      </w:r>
      <w:r w:rsidR="007A6258" w:rsidRPr="007A6258">
        <w:rPr>
          <w:noProof/>
          <w:lang w:val="en-US"/>
        </w:rPr>
        <w:t xml:space="preserve"> (2016). doi:10.1061/(ASCE)CR.1943-5495.0000099</w:t>
      </w:r>
    </w:p>
    <w:p w14:paraId="5D8E0F06" w14:textId="5092645A" w:rsidR="007A6258" w:rsidRPr="007A6258" w:rsidRDefault="00924924" w:rsidP="007A6258">
      <w:pPr>
        <w:widowControl w:val="0"/>
        <w:autoSpaceDE w:val="0"/>
        <w:autoSpaceDN w:val="0"/>
        <w:adjustRightInd w:val="0"/>
        <w:ind w:left="640" w:hanging="640"/>
        <w:rPr>
          <w:noProof/>
          <w:lang w:val="en-US"/>
        </w:rPr>
      </w:pPr>
      <w:del w:id="262" w:author="Robbie Parks" w:date="2019-11-06T17:27:00Z">
        <w:r w:rsidRPr="00924924">
          <w:rPr>
            <w:noProof/>
            <w:lang w:val="en-US"/>
          </w:rPr>
          <w:delText>14</w:delText>
        </w:r>
      </w:del>
      <w:ins w:id="263" w:author="Robbie Parks" w:date="2019-11-06T17:27:00Z">
        <w:r w:rsidR="007A6258" w:rsidRPr="007A6258">
          <w:rPr>
            <w:noProof/>
            <w:lang w:val="en-US"/>
          </w:rPr>
          <w:t>18</w:t>
        </w:r>
      </w:ins>
      <w:r w:rsidR="007A6258" w:rsidRPr="007A6258">
        <w:rPr>
          <w:noProof/>
          <w:lang w:val="en-US"/>
        </w:rPr>
        <w:t>.</w:t>
      </w:r>
      <w:r w:rsidR="007A6258" w:rsidRPr="007A6258">
        <w:rPr>
          <w:noProof/>
          <w:lang w:val="en-US"/>
        </w:rPr>
        <w:tab/>
        <w:t xml:space="preserve">Roh, H.-J., Datla, S. &amp; Sharma, S. Effect of snow, temperature and their interaction on highway truck traffic. </w:t>
      </w:r>
      <w:r w:rsidR="007A6258" w:rsidRPr="007A6258">
        <w:rPr>
          <w:i/>
          <w:iCs/>
          <w:noProof/>
          <w:lang w:val="en-US"/>
        </w:rPr>
        <w:t>J. Transp. Techn.</w:t>
      </w:r>
      <w:r w:rsidR="007A6258" w:rsidRPr="007A6258">
        <w:rPr>
          <w:noProof/>
          <w:lang w:val="en-US"/>
        </w:rPr>
        <w:t xml:space="preserve"> (2013). doi:10.4236/jtts.2013.31003</w:t>
      </w:r>
    </w:p>
    <w:p w14:paraId="2DE331E5" w14:textId="1B20BD58" w:rsidR="007A6258" w:rsidRPr="007A6258" w:rsidRDefault="00924924" w:rsidP="007A6258">
      <w:pPr>
        <w:widowControl w:val="0"/>
        <w:autoSpaceDE w:val="0"/>
        <w:autoSpaceDN w:val="0"/>
        <w:adjustRightInd w:val="0"/>
        <w:ind w:left="640" w:hanging="640"/>
        <w:rPr>
          <w:noProof/>
          <w:lang w:val="en-US"/>
        </w:rPr>
      </w:pPr>
      <w:del w:id="264" w:author="Robbie Parks" w:date="2019-11-06T17:27:00Z">
        <w:r w:rsidRPr="00924924">
          <w:rPr>
            <w:noProof/>
            <w:lang w:val="en-US"/>
          </w:rPr>
          <w:delText>15</w:delText>
        </w:r>
      </w:del>
      <w:ins w:id="265" w:author="Robbie Parks" w:date="2019-11-06T17:27:00Z">
        <w:r w:rsidR="007A6258" w:rsidRPr="007A6258">
          <w:rPr>
            <w:noProof/>
            <w:lang w:val="en-US"/>
          </w:rPr>
          <w:t>19</w:t>
        </w:r>
      </w:ins>
      <w:r w:rsidR="007A6258" w:rsidRPr="007A6258">
        <w:rPr>
          <w:noProof/>
          <w:lang w:val="en-US"/>
        </w:rPr>
        <w:t>.</w:t>
      </w:r>
      <w:r w:rsidR="007A6258" w:rsidRPr="007A6258">
        <w:rPr>
          <w:noProof/>
          <w:lang w:val="en-US"/>
        </w:rPr>
        <w:tab/>
        <w:t xml:space="preserve">Roh, H. J., Sharma, S. &amp; Sahu, P. K. Modeling snow and cold effects for classified highway traffic volumes. </w:t>
      </w:r>
      <w:r w:rsidR="007A6258" w:rsidRPr="007A6258">
        <w:rPr>
          <w:i/>
          <w:iCs/>
          <w:noProof/>
          <w:lang w:val="en-US"/>
        </w:rPr>
        <w:t>KSCE J. Civ. Eng.</w:t>
      </w:r>
      <w:r w:rsidR="007A6258" w:rsidRPr="007A6258">
        <w:rPr>
          <w:noProof/>
          <w:lang w:val="en-US"/>
        </w:rPr>
        <w:t xml:space="preserve"> (2016). doi:10.1007/s12205-015-0236-0</w:t>
      </w:r>
    </w:p>
    <w:p w14:paraId="7FFDFA6D" w14:textId="520C9AFB" w:rsidR="007A6258" w:rsidRPr="007A6258" w:rsidRDefault="00924924" w:rsidP="007A6258">
      <w:pPr>
        <w:widowControl w:val="0"/>
        <w:autoSpaceDE w:val="0"/>
        <w:autoSpaceDN w:val="0"/>
        <w:adjustRightInd w:val="0"/>
        <w:ind w:left="640" w:hanging="640"/>
        <w:rPr>
          <w:noProof/>
          <w:lang w:val="en-US"/>
        </w:rPr>
      </w:pPr>
      <w:del w:id="266" w:author="Robbie Parks" w:date="2019-11-06T17:27:00Z">
        <w:r w:rsidRPr="00924924">
          <w:rPr>
            <w:noProof/>
            <w:lang w:val="en-US"/>
          </w:rPr>
          <w:lastRenderedPageBreak/>
          <w:delText>16</w:delText>
        </w:r>
      </w:del>
      <w:ins w:id="267" w:author="Robbie Parks" w:date="2019-11-06T17:27:00Z">
        <w:r w:rsidR="007A6258" w:rsidRPr="007A6258">
          <w:rPr>
            <w:noProof/>
            <w:lang w:val="en-US"/>
          </w:rPr>
          <w:t>20</w:t>
        </w:r>
      </w:ins>
      <w:r w:rsidR="007A6258" w:rsidRPr="007A6258">
        <w:rPr>
          <w:noProof/>
          <w:lang w:val="en-US"/>
        </w:rPr>
        <w:t>.</w:t>
      </w:r>
      <w:r w:rsidR="007A6258" w:rsidRPr="007A6258">
        <w:rPr>
          <w:noProof/>
          <w:lang w:val="en-US"/>
        </w:rPr>
        <w:tab/>
        <w:t xml:space="preserve">Daanen, H. A. M., Van De Vliert, E. &amp; Huang, X. Driving performance in cold, warm, and thermoneutral environments. </w:t>
      </w:r>
      <w:r w:rsidR="007A6258" w:rsidRPr="007A6258">
        <w:rPr>
          <w:i/>
          <w:iCs/>
          <w:noProof/>
          <w:lang w:val="en-US"/>
        </w:rPr>
        <w:t>Appl. Ergon.</w:t>
      </w:r>
      <w:r w:rsidR="007A6258" w:rsidRPr="007A6258">
        <w:rPr>
          <w:noProof/>
          <w:lang w:val="en-US"/>
        </w:rPr>
        <w:t xml:space="preserve"> (2003). doi:10.1016/S0003-6870(03)00055-3</w:t>
      </w:r>
    </w:p>
    <w:p w14:paraId="4D7D1870" w14:textId="48A269FF" w:rsidR="007A6258" w:rsidRPr="007A6258" w:rsidRDefault="00924924" w:rsidP="007A6258">
      <w:pPr>
        <w:widowControl w:val="0"/>
        <w:autoSpaceDE w:val="0"/>
        <w:autoSpaceDN w:val="0"/>
        <w:adjustRightInd w:val="0"/>
        <w:ind w:left="640" w:hanging="640"/>
        <w:rPr>
          <w:noProof/>
          <w:lang w:val="en-US"/>
        </w:rPr>
      </w:pPr>
      <w:del w:id="268" w:author="Robbie Parks" w:date="2019-11-06T17:27:00Z">
        <w:r w:rsidRPr="00924924">
          <w:rPr>
            <w:noProof/>
            <w:lang w:val="en-US"/>
          </w:rPr>
          <w:delText>17</w:delText>
        </w:r>
      </w:del>
      <w:ins w:id="269" w:author="Robbie Parks" w:date="2019-11-06T17:27:00Z">
        <w:r w:rsidR="007A6258" w:rsidRPr="007A6258">
          <w:rPr>
            <w:noProof/>
            <w:lang w:val="en-US"/>
          </w:rPr>
          <w:t>21</w:t>
        </w:r>
      </w:ins>
      <w:r w:rsidR="007A6258" w:rsidRPr="007A6258">
        <w:rPr>
          <w:noProof/>
          <w:lang w:val="en-US"/>
        </w:rPr>
        <w:t>.</w:t>
      </w:r>
      <w:r w:rsidR="007A6258" w:rsidRPr="007A6258">
        <w:rPr>
          <w:noProof/>
          <w:lang w:val="en-US"/>
        </w:rPr>
        <w:tab/>
        <w:t xml:space="preserve">Zlatoper, T. J. Determinants of motor vehicle deaths in the United States: a cross-sectional analysis. </w:t>
      </w:r>
      <w:r w:rsidR="007A6258" w:rsidRPr="007A6258">
        <w:rPr>
          <w:i/>
          <w:iCs/>
          <w:noProof/>
          <w:lang w:val="en-US"/>
        </w:rPr>
        <w:t>Accid. Anal. Prev.</w:t>
      </w:r>
      <w:r w:rsidR="007A6258" w:rsidRPr="007A6258">
        <w:rPr>
          <w:noProof/>
          <w:lang w:val="en-US"/>
        </w:rPr>
        <w:t xml:space="preserve"> (1991). doi:10.1016/0001-4575(91)90062-A</w:t>
      </w:r>
    </w:p>
    <w:p w14:paraId="531F6FCE" w14:textId="19C93B2C" w:rsidR="007A6258" w:rsidRPr="007A6258" w:rsidRDefault="00924924" w:rsidP="007A6258">
      <w:pPr>
        <w:widowControl w:val="0"/>
        <w:autoSpaceDE w:val="0"/>
        <w:autoSpaceDN w:val="0"/>
        <w:adjustRightInd w:val="0"/>
        <w:ind w:left="640" w:hanging="640"/>
        <w:rPr>
          <w:noProof/>
          <w:lang w:val="en-US"/>
        </w:rPr>
      </w:pPr>
      <w:del w:id="270" w:author="Robbie Parks" w:date="2019-11-06T17:27:00Z">
        <w:r w:rsidRPr="00924924">
          <w:rPr>
            <w:noProof/>
            <w:lang w:val="en-US"/>
          </w:rPr>
          <w:delText>18</w:delText>
        </w:r>
      </w:del>
      <w:ins w:id="271" w:author="Robbie Parks" w:date="2019-11-06T17:27:00Z">
        <w:r w:rsidR="007A6258" w:rsidRPr="007A6258">
          <w:rPr>
            <w:noProof/>
            <w:lang w:val="en-US"/>
          </w:rPr>
          <w:t>22</w:t>
        </w:r>
      </w:ins>
      <w:r w:rsidR="007A6258" w:rsidRPr="007A6258">
        <w:rPr>
          <w:noProof/>
          <w:lang w:val="en-US"/>
        </w:rPr>
        <w:t>.</w:t>
      </w:r>
      <w:r w:rsidR="007A6258" w:rsidRPr="007A6258">
        <w:rPr>
          <w:noProof/>
          <w:lang w:val="en-US"/>
        </w:rPr>
        <w:tab/>
        <w:t xml:space="preserve">Mackie, R. R. &amp; Hanlon, J. F. . O. A study of the combined effects of extented driving and heat stress on driver arousal and performance. in </w:t>
      </w:r>
      <w:r w:rsidR="007A6258" w:rsidRPr="007A6258">
        <w:rPr>
          <w:i/>
          <w:iCs/>
          <w:noProof/>
          <w:lang w:val="en-US"/>
        </w:rPr>
        <w:t>Symposium on relationships among theory, physiological correlates, and operational performance</w:t>
      </w:r>
      <w:r w:rsidR="007A6258" w:rsidRPr="007A6258">
        <w:rPr>
          <w:noProof/>
          <w:lang w:val="en-US"/>
        </w:rPr>
        <w:t xml:space="preserve"> (1976). doi:10.1007/978-1-4684-2529-1_25</w:t>
      </w:r>
    </w:p>
    <w:p w14:paraId="781119FC" w14:textId="57EFD12A" w:rsidR="007A6258" w:rsidRPr="007A6258" w:rsidRDefault="00924924" w:rsidP="007A6258">
      <w:pPr>
        <w:widowControl w:val="0"/>
        <w:autoSpaceDE w:val="0"/>
        <w:autoSpaceDN w:val="0"/>
        <w:adjustRightInd w:val="0"/>
        <w:ind w:left="640" w:hanging="640"/>
        <w:rPr>
          <w:noProof/>
          <w:lang w:val="en-US"/>
        </w:rPr>
      </w:pPr>
      <w:del w:id="272" w:author="Robbie Parks" w:date="2019-11-06T17:27:00Z">
        <w:r w:rsidRPr="00924924">
          <w:rPr>
            <w:noProof/>
            <w:lang w:val="en-US"/>
          </w:rPr>
          <w:delText>19</w:delText>
        </w:r>
      </w:del>
      <w:ins w:id="273" w:author="Robbie Parks" w:date="2019-11-06T17:27:00Z">
        <w:r w:rsidR="007A6258" w:rsidRPr="007A6258">
          <w:rPr>
            <w:noProof/>
            <w:lang w:val="en-US"/>
          </w:rPr>
          <w:t>23</w:t>
        </w:r>
      </w:ins>
      <w:r w:rsidR="007A6258" w:rsidRPr="007A6258">
        <w:rPr>
          <w:noProof/>
          <w:lang w:val="en-US"/>
        </w:rPr>
        <w:t>.</w:t>
      </w:r>
      <w:r w:rsidR="007A6258" w:rsidRPr="007A6258">
        <w:rPr>
          <w:noProof/>
          <w:lang w:val="en-US"/>
        </w:rPr>
        <w:tab/>
        <w:t xml:space="preserve">Wyon, D. P., Wyon, I. &amp; Norin, F. Effects of moderate heat stress on driver vigilance in a moving vehicle. </w:t>
      </w:r>
      <w:r w:rsidR="007A6258" w:rsidRPr="007A6258">
        <w:rPr>
          <w:i/>
          <w:iCs/>
          <w:noProof/>
          <w:lang w:val="en-US"/>
        </w:rPr>
        <w:t>Ergonomics</w:t>
      </w:r>
      <w:r w:rsidR="007A6258" w:rsidRPr="007A6258">
        <w:rPr>
          <w:noProof/>
          <w:lang w:val="en-US"/>
        </w:rPr>
        <w:t xml:space="preserve"> (1996). doi:10.1080/00140139608964434</w:t>
      </w:r>
    </w:p>
    <w:p w14:paraId="4F186665" w14:textId="77777777" w:rsidR="007A6258" w:rsidRPr="007A6258" w:rsidRDefault="00924924" w:rsidP="007A6258">
      <w:pPr>
        <w:widowControl w:val="0"/>
        <w:autoSpaceDE w:val="0"/>
        <w:autoSpaceDN w:val="0"/>
        <w:adjustRightInd w:val="0"/>
        <w:ind w:left="640" w:hanging="640"/>
        <w:rPr>
          <w:moveFrom w:id="274" w:author="Robbie Parks" w:date="2019-11-06T17:27:00Z"/>
          <w:noProof/>
          <w:lang w:val="en-US"/>
        </w:rPr>
      </w:pPr>
      <w:del w:id="275" w:author="Robbie Parks" w:date="2019-11-06T17:27:00Z">
        <w:r w:rsidRPr="00924924">
          <w:rPr>
            <w:noProof/>
            <w:lang w:val="en-US"/>
          </w:rPr>
          <w:delText>20.</w:delText>
        </w:r>
      </w:del>
      <w:moveFromRangeStart w:id="276" w:author="Robbie Parks" w:date="2019-11-06T17:27:00Z" w:name="move23953687"/>
      <w:moveFrom w:id="277" w:author="Robbie Parks" w:date="2019-11-06T17:27:00Z">
        <w:r w:rsidR="007A6258" w:rsidRPr="007A6258">
          <w:rPr>
            <w:noProof/>
            <w:lang w:val="en-US"/>
          </w:rPr>
          <w:tab/>
          <w:t xml:space="preserve">Robertson, L. S. Reversal of the road death trend in the U.S. in 2015–2016: An examination of the climate and economic hypotheses. </w:t>
        </w:r>
        <w:r w:rsidR="007A6258" w:rsidRPr="007A6258">
          <w:rPr>
            <w:i/>
            <w:iCs/>
            <w:noProof/>
            <w:lang w:val="en-US"/>
          </w:rPr>
          <w:t>J. Transp. Heal.</w:t>
        </w:r>
        <w:r w:rsidR="007A6258" w:rsidRPr="007A6258">
          <w:rPr>
            <w:noProof/>
            <w:lang w:val="en-US"/>
          </w:rPr>
          <w:t xml:space="preserve"> (2018). doi:10.1016/j.jth.2018.04.005</w:t>
        </w:r>
      </w:moveFrom>
    </w:p>
    <w:moveFromRangeEnd w:id="276"/>
    <w:p w14:paraId="431EC4D2" w14:textId="761CFD57" w:rsidR="007A6258" w:rsidRPr="007A6258" w:rsidRDefault="00924924" w:rsidP="007A6258">
      <w:pPr>
        <w:widowControl w:val="0"/>
        <w:autoSpaceDE w:val="0"/>
        <w:autoSpaceDN w:val="0"/>
        <w:adjustRightInd w:val="0"/>
        <w:ind w:left="640" w:hanging="640"/>
        <w:rPr>
          <w:noProof/>
          <w:lang w:val="en-US"/>
        </w:rPr>
      </w:pPr>
      <w:del w:id="278" w:author="Robbie Parks" w:date="2019-11-06T17:27:00Z">
        <w:r w:rsidRPr="00924924">
          <w:rPr>
            <w:noProof/>
            <w:lang w:val="en-US"/>
          </w:rPr>
          <w:delText>21</w:delText>
        </w:r>
      </w:del>
      <w:ins w:id="279" w:author="Robbie Parks" w:date="2019-11-06T17:27:00Z">
        <w:r w:rsidR="007A6258" w:rsidRPr="007A6258">
          <w:rPr>
            <w:noProof/>
            <w:lang w:val="en-US"/>
          </w:rPr>
          <w:t>24</w:t>
        </w:r>
      </w:ins>
      <w:r w:rsidR="007A6258" w:rsidRPr="007A6258">
        <w:rPr>
          <w:noProof/>
          <w:lang w:val="en-US"/>
        </w:rPr>
        <w:t>.</w:t>
      </w:r>
      <w:r w:rsidR="007A6258" w:rsidRPr="007A6258">
        <w:rPr>
          <w:noProof/>
          <w:lang w:val="en-US"/>
        </w:rPr>
        <w:tab/>
        <w:t xml:space="preserve">Robertson, L. Climate change, weather and road deaths. </w:t>
      </w:r>
      <w:r w:rsidR="007A6258" w:rsidRPr="007A6258">
        <w:rPr>
          <w:i/>
          <w:iCs/>
          <w:noProof/>
          <w:lang w:val="en-US"/>
        </w:rPr>
        <w:t>Inj. Prev.</w:t>
      </w:r>
      <w:r w:rsidR="007A6258" w:rsidRPr="007A6258">
        <w:rPr>
          <w:noProof/>
          <w:lang w:val="en-US"/>
        </w:rPr>
        <w:t xml:space="preserve"> (2018). doi:10.1136/injuryprev-2017-042419</w:t>
      </w:r>
    </w:p>
    <w:p w14:paraId="36776D0D" w14:textId="77777777" w:rsidR="007A6258" w:rsidRPr="007A6258" w:rsidRDefault="00924924" w:rsidP="007A6258">
      <w:pPr>
        <w:widowControl w:val="0"/>
        <w:autoSpaceDE w:val="0"/>
        <w:autoSpaceDN w:val="0"/>
        <w:adjustRightInd w:val="0"/>
        <w:ind w:left="640" w:hanging="640"/>
        <w:rPr>
          <w:moveFrom w:id="280" w:author="Robbie Parks" w:date="2019-11-06T17:27:00Z"/>
          <w:noProof/>
          <w:lang w:val="en-US"/>
        </w:rPr>
      </w:pPr>
      <w:del w:id="281" w:author="Robbie Parks" w:date="2019-11-06T17:27:00Z">
        <w:r w:rsidRPr="00924924">
          <w:rPr>
            <w:noProof/>
            <w:lang w:val="en-US"/>
          </w:rPr>
          <w:delText>22.</w:delText>
        </w:r>
      </w:del>
      <w:moveFromRangeStart w:id="282" w:author="Robbie Parks" w:date="2019-11-06T17:27:00Z" w:name="move23953688"/>
      <w:moveFrom w:id="283" w:author="Robbie Parks" w:date="2019-11-06T17:27:00Z">
        <w:r w:rsidR="007A6258" w:rsidRPr="007A6258">
          <w:rPr>
            <w:noProof/>
            <w:lang w:val="en-US"/>
          </w:rPr>
          <w:tab/>
          <w:t xml:space="preserve">Opinium. Brits drink more alcohol in warmer weather. </w:t>
        </w:r>
        <w:r w:rsidR="007A6258" w:rsidRPr="007A6258">
          <w:rPr>
            <w:i/>
            <w:iCs/>
            <w:noProof/>
            <w:lang w:val="en-US"/>
          </w:rPr>
          <w:t>Opinium.co.uk</w:t>
        </w:r>
        <w:r w:rsidR="007A6258" w:rsidRPr="007A6258">
          <w:rPr>
            <w:noProof/>
            <w:lang w:val="en-US"/>
          </w:rPr>
          <w:t xml:space="preserve"> (2018). Available at: https://www.opinium.co.uk/brits-drink-more-alcohol-in-warmer-weather/. (Accessed: 10th January 2019)</w:t>
        </w:r>
      </w:moveFrom>
    </w:p>
    <w:moveFromRangeEnd w:id="282"/>
    <w:p w14:paraId="0E7171E7" w14:textId="1E9F4C50" w:rsidR="007A6258" w:rsidRPr="007A6258" w:rsidRDefault="00924924" w:rsidP="007A6258">
      <w:pPr>
        <w:widowControl w:val="0"/>
        <w:autoSpaceDE w:val="0"/>
        <w:autoSpaceDN w:val="0"/>
        <w:adjustRightInd w:val="0"/>
        <w:ind w:left="640" w:hanging="640"/>
        <w:rPr>
          <w:noProof/>
          <w:lang w:val="en-US"/>
        </w:rPr>
      </w:pPr>
      <w:del w:id="284" w:author="Robbie Parks" w:date="2019-11-06T17:27:00Z">
        <w:r w:rsidRPr="00924924">
          <w:rPr>
            <w:noProof/>
            <w:lang w:val="en-US"/>
          </w:rPr>
          <w:delText>23</w:delText>
        </w:r>
      </w:del>
      <w:ins w:id="285" w:author="Robbie Parks" w:date="2019-11-06T17:27:00Z">
        <w:r w:rsidR="007A6258" w:rsidRPr="007A6258">
          <w:rPr>
            <w:noProof/>
            <w:lang w:val="en-US"/>
          </w:rPr>
          <w:t>25</w:t>
        </w:r>
      </w:ins>
      <w:r w:rsidR="007A6258" w:rsidRPr="007A6258">
        <w:rPr>
          <w:noProof/>
          <w:lang w:val="en-US"/>
        </w:rPr>
        <w:t>.</w:t>
      </w:r>
      <w:r w:rsidR="007A6258" w:rsidRPr="007A6258">
        <w:rPr>
          <w:noProof/>
          <w:lang w:val="en-US"/>
        </w:rPr>
        <w:tab/>
        <w:t xml:space="preserve">Anderson, C. A. Temperature and aggression: ubiquitous effects of heat on occurrence of human violence. </w:t>
      </w:r>
      <w:r w:rsidR="007A6258" w:rsidRPr="007A6258">
        <w:rPr>
          <w:i/>
          <w:iCs/>
          <w:noProof/>
          <w:lang w:val="en-US"/>
        </w:rPr>
        <w:t>Psychol. Bull.</w:t>
      </w:r>
      <w:r w:rsidR="007A6258" w:rsidRPr="007A6258">
        <w:rPr>
          <w:noProof/>
          <w:lang w:val="en-US"/>
        </w:rPr>
        <w:t xml:space="preserve"> (1989). doi:10.1037/0033-2909.106.1.74</w:t>
      </w:r>
    </w:p>
    <w:p w14:paraId="312B5494" w14:textId="603F6291" w:rsidR="007A6258" w:rsidRPr="007A6258" w:rsidRDefault="00924924" w:rsidP="007A6258">
      <w:pPr>
        <w:widowControl w:val="0"/>
        <w:autoSpaceDE w:val="0"/>
        <w:autoSpaceDN w:val="0"/>
        <w:adjustRightInd w:val="0"/>
        <w:ind w:left="640" w:hanging="640"/>
        <w:rPr>
          <w:noProof/>
          <w:lang w:val="en-US"/>
        </w:rPr>
      </w:pPr>
      <w:del w:id="286" w:author="Robbie Parks" w:date="2019-11-06T17:27:00Z">
        <w:r w:rsidRPr="00924924">
          <w:rPr>
            <w:noProof/>
            <w:lang w:val="en-US"/>
          </w:rPr>
          <w:delText>24</w:delText>
        </w:r>
      </w:del>
      <w:ins w:id="287" w:author="Robbie Parks" w:date="2019-11-06T17:27:00Z">
        <w:r w:rsidR="007A6258" w:rsidRPr="007A6258">
          <w:rPr>
            <w:noProof/>
            <w:lang w:val="en-US"/>
          </w:rPr>
          <w:t>26</w:t>
        </w:r>
      </w:ins>
      <w:r w:rsidR="007A6258" w:rsidRPr="007A6258">
        <w:rPr>
          <w:noProof/>
          <w:lang w:val="en-US"/>
        </w:rPr>
        <w:t>.</w:t>
      </w:r>
      <w:r w:rsidR="007A6258" w:rsidRPr="007A6258">
        <w:rPr>
          <w:noProof/>
          <w:lang w:val="en-US"/>
        </w:rPr>
        <w:tab/>
        <w:t xml:space="preserve">Baron, R. A. &amp; Bell, P. A. Aggression and heat: the influence of ambient temperature, negative affect, and a cooling drink on physical aggression. </w:t>
      </w:r>
      <w:r w:rsidR="007A6258" w:rsidRPr="007A6258">
        <w:rPr>
          <w:i/>
          <w:iCs/>
          <w:noProof/>
          <w:lang w:val="en-US"/>
        </w:rPr>
        <w:t>J. Pers. Soc. Psychol.</w:t>
      </w:r>
      <w:r w:rsidR="007A6258" w:rsidRPr="007A6258">
        <w:rPr>
          <w:noProof/>
          <w:lang w:val="en-US"/>
        </w:rPr>
        <w:t xml:space="preserve"> (1976). doi:10.1037/0022-3514.33.3.245</w:t>
      </w:r>
    </w:p>
    <w:p w14:paraId="66588B4E" w14:textId="7AB535C8" w:rsidR="007A6258" w:rsidRPr="007A6258" w:rsidRDefault="00924924" w:rsidP="007A6258">
      <w:pPr>
        <w:widowControl w:val="0"/>
        <w:autoSpaceDE w:val="0"/>
        <w:autoSpaceDN w:val="0"/>
        <w:adjustRightInd w:val="0"/>
        <w:ind w:left="640" w:hanging="640"/>
        <w:rPr>
          <w:noProof/>
          <w:lang w:val="en-US"/>
        </w:rPr>
      </w:pPr>
      <w:del w:id="288" w:author="Robbie Parks" w:date="2019-11-06T17:27:00Z">
        <w:r w:rsidRPr="00924924">
          <w:rPr>
            <w:noProof/>
            <w:lang w:val="en-US"/>
          </w:rPr>
          <w:delText>25</w:delText>
        </w:r>
      </w:del>
      <w:ins w:id="289" w:author="Robbie Parks" w:date="2019-11-06T17:27:00Z">
        <w:r w:rsidR="007A6258" w:rsidRPr="007A6258">
          <w:rPr>
            <w:noProof/>
            <w:lang w:val="en-US"/>
          </w:rPr>
          <w:t>27</w:t>
        </w:r>
      </w:ins>
      <w:r w:rsidR="007A6258" w:rsidRPr="007A6258">
        <w:rPr>
          <w:noProof/>
          <w:lang w:val="en-US"/>
        </w:rPr>
        <w:t>.</w:t>
      </w:r>
      <w:r w:rsidR="007A6258" w:rsidRPr="007A6258">
        <w:rPr>
          <w:noProof/>
          <w:lang w:val="en-US"/>
        </w:rPr>
        <w:tab/>
        <w:t xml:space="preserve">Talaei, A., Hedjazi, A., Rezaei Ardani, A., Fayyazi Bordbar, M. R. &amp; Talaei, A. The relationship between meteorological conditions and homicide, suicide, rage, and psychiatric hospitalization. </w:t>
      </w:r>
      <w:r w:rsidR="007A6258" w:rsidRPr="007A6258">
        <w:rPr>
          <w:i/>
          <w:iCs/>
          <w:noProof/>
          <w:lang w:val="en-US"/>
        </w:rPr>
        <w:t>J. Forensic Sci.</w:t>
      </w:r>
      <w:r w:rsidR="007A6258" w:rsidRPr="007A6258">
        <w:rPr>
          <w:noProof/>
          <w:lang w:val="en-US"/>
        </w:rPr>
        <w:t xml:space="preserve"> (2014). doi:10.1111/1556-4029.12471</w:t>
      </w:r>
    </w:p>
    <w:p w14:paraId="6DE50B7F" w14:textId="14DD2315" w:rsidR="007A6258" w:rsidRPr="007A6258" w:rsidRDefault="00924924" w:rsidP="007A6258">
      <w:pPr>
        <w:widowControl w:val="0"/>
        <w:autoSpaceDE w:val="0"/>
        <w:autoSpaceDN w:val="0"/>
        <w:adjustRightInd w:val="0"/>
        <w:ind w:left="640" w:hanging="640"/>
        <w:rPr>
          <w:noProof/>
          <w:lang w:val="en-US"/>
        </w:rPr>
      </w:pPr>
      <w:del w:id="290" w:author="Robbie Parks" w:date="2019-11-06T17:27:00Z">
        <w:r w:rsidRPr="00924924">
          <w:rPr>
            <w:noProof/>
            <w:lang w:val="en-US"/>
          </w:rPr>
          <w:delText>26</w:delText>
        </w:r>
      </w:del>
      <w:ins w:id="291" w:author="Robbie Parks" w:date="2019-11-06T17:27:00Z">
        <w:r w:rsidR="007A6258" w:rsidRPr="007A6258">
          <w:rPr>
            <w:noProof/>
            <w:lang w:val="en-US"/>
          </w:rPr>
          <w:t>28</w:t>
        </w:r>
      </w:ins>
      <w:r w:rsidR="007A6258" w:rsidRPr="007A6258">
        <w:rPr>
          <w:noProof/>
          <w:lang w:val="en-US"/>
        </w:rPr>
        <w:t>.</w:t>
      </w:r>
      <w:r w:rsidR="007A6258" w:rsidRPr="007A6258">
        <w:rPr>
          <w:noProof/>
          <w:lang w:val="en-US"/>
        </w:rPr>
        <w:tab/>
        <w:t xml:space="preserve">Xu, J. Unintentional drowning deaths in the United States, 1999-2010. </w:t>
      </w:r>
      <w:r w:rsidR="007A6258" w:rsidRPr="007A6258">
        <w:rPr>
          <w:i/>
          <w:iCs/>
          <w:noProof/>
          <w:lang w:val="en-US"/>
        </w:rPr>
        <w:t>NCHS Data Brief</w:t>
      </w:r>
      <w:r w:rsidR="007A6258" w:rsidRPr="007A6258">
        <w:rPr>
          <w:noProof/>
          <w:lang w:val="en-US"/>
        </w:rPr>
        <w:t xml:space="preserve"> (2014).</w:t>
      </w:r>
    </w:p>
    <w:p w14:paraId="06F6F104" w14:textId="0297A5FD" w:rsidR="007A6258" w:rsidRPr="007A6258" w:rsidRDefault="00924924" w:rsidP="007A6258">
      <w:pPr>
        <w:widowControl w:val="0"/>
        <w:autoSpaceDE w:val="0"/>
        <w:autoSpaceDN w:val="0"/>
        <w:adjustRightInd w:val="0"/>
        <w:ind w:left="640" w:hanging="640"/>
        <w:rPr>
          <w:noProof/>
          <w:lang w:val="en-US"/>
        </w:rPr>
      </w:pPr>
      <w:del w:id="292" w:author="Robbie Parks" w:date="2019-11-06T17:27:00Z">
        <w:r w:rsidRPr="00924924">
          <w:rPr>
            <w:noProof/>
            <w:lang w:val="en-US"/>
          </w:rPr>
          <w:delText>27</w:delText>
        </w:r>
      </w:del>
      <w:ins w:id="293" w:author="Robbie Parks" w:date="2019-11-06T17:27:00Z">
        <w:r w:rsidR="007A6258" w:rsidRPr="007A6258">
          <w:rPr>
            <w:noProof/>
            <w:lang w:val="en-US"/>
          </w:rPr>
          <w:t>29</w:t>
        </w:r>
      </w:ins>
      <w:r w:rsidR="007A6258" w:rsidRPr="007A6258">
        <w:rPr>
          <w:noProof/>
          <w:lang w:val="en-US"/>
        </w:rPr>
        <w:t>.</w:t>
      </w:r>
      <w:r w:rsidR="007A6258" w:rsidRPr="007A6258">
        <w:rPr>
          <w:noProof/>
          <w:lang w:val="en-US"/>
        </w:rPr>
        <w:tab/>
        <w:t xml:space="preserve">Ambrose, A. F., Paul, G. &amp; Hausdorff, J. M. Risk factors for falls among older adults: a review of the literature. </w:t>
      </w:r>
      <w:r w:rsidR="007A6258" w:rsidRPr="007A6258">
        <w:rPr>
          <w:i/>
          <w:iCs/>
          <w:noProof/>
          <w:lang w:val="en-US"/>
        </w:rPr>
        <w:t>Maturitas</w:t>
      </w:r>
      <w:r w:rsidR="007A6258" w:rsidRPr="007A6258">
        <w:rPr>
          <w:noProof/>
          <w:lang w:val="en-US"/>
        </w:rPr>
        <w:t xml:space="preserve"> (2013). doi:10.1016/j.maturitas.2013.02.009</w:t>
      </w:r>
    </w:p>
    <w:p w14:paraId="4A88CCE4" w14:textId="0EC787B8" w:rsidR="007A6258" w:rsidRPr="007A6258" w:rsidRDefault="00924924" w:rsidP="007A6258">
      <w:pPr>
        <w:widowControl w:val="0"/>
        <w:autoSpaceDE w:val="0"/>
        <w:autoSpaceDN w:val="0"/>
        <w:adjustRightInd w:val="0"/>
        <w:ind w:left="640" w:hanging="640"/>
        <w:rPr>
          <w:noProof/>
          <w:lang w:val="en-US"/>
        </w:rPr>
      </w:pPr>
      <w:del w:id="294" w:author="Robbie Parks" w:date="2019-11-06T17:27:00Z">
        <w:r w:rsidRPr="00924924">
          <w:rPr>
            <w:noProof/>
            <w:lang w:val="en-US"/>
          </w:rPr>
          <w:delText>28</w:delText>
        </w:r>
      </w:del>
      <w:ins w:id="295" w:author="Robbie Parks" w:date="2019-11-06T17:27:00Z">
        <w:r w:rsidR="007A6258" w:rsidRPr="007A6258">
          <w:rPr>
            <w:noProof/>
            <w:lang w:val="en-US"/>
          </w:rPr>
          <w:t>30</w:t>
        </w:r>
      </w:ins>
      <w:r w:rsidR="007A6258" w:rsidRPr="007A6258">
        <w:rPr>
          <w:noProof/>
          <w:lang w:val="en-US"/>
        </w:rPr>
        <w:t>.</w:t>
      </w:r>
      <w:r w:rsidR="007A6258" w:rsidRPr="007A6258">
        <w:rPr>
          <w:noProof/>
          <w:lang w:val="en-US"/>
        </w:rPr>
        <w:tab/>
        <w:t xml:space="preserve">Bobb, J. F. </w:t>
      </w:r>
      <w:r w:rsidR="007A6258" w:rsidRPr="007A6258">
        <w:rPr>
          <w:i/>
          <w:iCs/>
          <w:noProof/>
          <w:lang w:val="en-US"/>
        </w:rPr>
        <w:t>et al.</w:t>
      </w:r>
      <w:r w:rsidR="007A6258" w:rsidRPr="007A6258">
        <w:rPr>
          <w:noProof/>
          <w:lang w:val="en-US"/>
        </w:rPr>
        <w:t xml:space="preserve"> Time-course of cause-specific hospital admissions during snowstorms: an analysis of electronic medical records from major hospitals in Boston, Massachusetts. </w:t>
      </w:r>
      <w:r w:rsidR="007A6258" w:rsidRPr="007A6258">
        <w:rPr>
          <w:i/>
          <w:iCs/>
          <w:noProof/>
          <w:lang w:val="en-US"/>
        </w:rPr>
        <w:t>Am. J. Epidemiol.</w:t>
      </w:r>
      <w:r w:rsidR="007A6258" w:rsidRPr="007A6258">
        <w:rPr>
          <w:noProof/>
          <w:lang w:val="en-US"/>
        </w:rPr>
        <w:t xml:space="preserve"> </w:t>
      </w:r>
      <w:r w:rsidR="007A6258" w:rsidRPr="007A6258">
        <w:rPr>
          <w:b/>
          <w:bCs/>
          <w:noProof/>
          <w:lang w:val="en-US"/>
        </w:rPr>
        <w:t>185</w:t>
      </w:r>
      <w:r w:rsidR="007A6258" w:rsidRPr="007A6258">
        <w:rPr>
          <w:noProof/>
          <w:lang w:val="en-US"/>
        </w:rPr>
        <w:t>, 283–294 (2017).</w:t>
      </w:r>
    </w:p>
    <w:p w14:paraId="7D2927A2" w14:textId="17AE6927" w:rsidR="007A6258" w:rsidRPr="007A6258" w:rsidRDefault="00924924" w:rsidP="007A6258">
      <w:pPr>
        <w:widowControl w:val="0"/>
        <w:autoSpaceDE w:val="0"/>
        <w:autoSpaceDN w:val="0"/>
        <w:adjustRightInd w:val="0"/>
        <w:ind w:left="640" w:hanging="640"/>
        <w:rPr>
          <w:noProof/>
          <w:lang w:val="en-US"/>
        </w:rPr>
      </w:pPr>
      <w:del w:id="296" w:author="Robbie Parks" w:date="2019-11-06T17:27:00Z">
        <w:r w:rsidRPr="00924924">
          <w:rPr>
            <w:noProof/>
            <w:lang w:val="en-US"/>
          </w:rPr>
          <w:delText>29</w:delText>
        </w:r>
      </w:del>
      <w:ins w:id="297" w:author="Robbie Parks" w:date="2019-11-06T17:27:00Z">
        <w:r w:rsidR="007A6258" w:rsidRPr="007A6258">
          <w:rPr>
            <w:noProof/>
            <w:lang w:val="en-US"/>
          </w:rPr>
          <w:t>31</w:t>
        </w:r>
      </w:ins>
      <w:r w:rsidR="007A6258" w:rsidRPr="007A6258">
        <w:rPr>
          <w:noProof/>
          <w:lang w:val="en-US"/>
        </w:rPr>
        <w:t>.</w:t>
      </w:r>
      <w:r w:rsidR="007A6258" w:rsidRPr="007A6258">
        <w:rPr>
          <w:noProof/>
          <w:lang w:val="en-US"/>
        </w:rPr>
        <w:tab/>
        <w:t xml:space="preserve">Kelsey, J. L. </w:t>
      </w:r>
      <w:r w:rsidR="007A6258" w:rsidRPr="007A6258">
        <w:rPr>
          <w:i/>
          <w:iCs/>
          <w:noProof/>
          <w:lang w:val="en-US"/>
        </w:rPr>
        <w:t>et al.</w:t>
      </w:r>
      <w:r w:rsidR="007A6258" w:rsidRPr="007A6258">
        <w:rPr>
          <w:noProof/>
          <w:lang w:val="en-US"/>
        </w:rPr>
        <w:t xml:space="preserve"> Indoor and outdoor falls in older adults are different: the maintenance of balance, independent living, intellect, and zest in the elderly of Boston study. </w:t>
      </w:r>
      <w:r w:rsidR="007A6258" w:rsidRPr="007A6258">
        <w:rPr>
          <w:i/>
          <w:iCs/>
          <w:noProof/>
          <w:lang w:val="en-US"/>
        </w:rPr>
        <w:t>J. Am. Geriatr. Soc.</w:t>
      </w:r>
      <w:r w:rsidR="007A6258" w:rsidRPr="007A6258">
        <w:rPr>
          <w:noProof/>
          <w:lang w:val="en-US"/>
        </w:rPr>
        <w:t xml:space="preserve"> (2010). doi:10.1111/j.1532-5415.2010.03062.x</w:t>
      </w:r>
    </w:p>
    <w:p w14:paraId="2EE265C4" w14:textId="1904B657" w:rsidR="007A6258" w:rsidRPr="007A6258" w:rsidRDefault="00924924" w:rsidP="007A6258">
      <w:pPr>
        <w:widowControl w:val="0"/>
        <w:autoSpaceDE w:val="0"/>
        <w:autoSpaceDN w:val="0"/>
        <w:adjustRightInd w:val="0"/>
        <w:ind w:left="640" w:hanging="640"/>
        <w:rPr>
          <w:noProof/>
          <w:lang w:val="en-US"/>
        </w:rPr>
      </w:pPr>
      <w:del w:id="298" w:author="Robbie Parks" w:date="2019-11-06T17:27:00Z">
        <w:r w:rsidRPr="00924924">
          <w:rPr>
            <w:noProof/>
            <w:lang w:val="en-US"/>
          </w:rPr>
          <w:delText>30</w:delText>
        </w:r>
      </w:del>
      <w:ins w:id="299" w:author="Robbie Parks" w:date="2019-11-06T17:27:00Z">
        <w:r w:rsidR="007A6258" w:rsidRPr="007A6258">
          <w:rPr>
            <w:noProof/>
            <w:lang w:val="en-US"/>
          </w:rPr>
          <w:t>32</w:t>
        </w:r>
      </w:ins>
      <w:r w:rsidR="007A6258" w:rsidRPr="007A6258">
        <w:rPr>
          <w:noProof/>
          <w:lang w:val="en-US"/>
        </w:rPr>
        <w:t>.</w:t>
      </w:r>
      <w:r w:rsidR="007A6258" w:rsidRPr="007A6258">
        <w:rPr>
          <w:noProof/>
          <w:lang w:val="en-US"/>
        </w:rPr>
        <w:tab/>
        <w:t xml:space="preserve">Voas, R. B., Torres, P., Romano, E. &amp; Lacey, J. H. Alcohol-related risk of driver fatalities: an update using 2007 data. </w:t>
      </w:r>
      <w:r w:rsidR="007A6258" w:rsidRPr="007A6258">
        <w:rPr>
          <w:i/>
          <w:iCs/>
          <w:noProof/>
          <w:lang w:val="en-US"/>
        </w:rPr>
        <w:t>J. Stud. Alcohol Drugs</w:t>
      </w:r>
      <w:r w:rsidR="007A6258" w:rsidRPr="007A6258">
        <w:rPr>
          <w:noProof/>
          <w:lang w:val="en-US"/>
        </w:rPr>
        <w:t xml:space="preserve"> (2012). doi:10.15288/jsad.2012.73.341</w:t>
      </w:r>
    </w:p>
    <w:p w14:paraId="3E66EA0B" w14:textId="64D3F1C8" w:rsidR="007A6258" w:rsidRPr="007A6258" w:rsidRDefault="00924924" w:rsidP="007A6258">
      <w:pPr>
        <w:widowControl w:val="0"/>
        <w:autoSpaceDE w:val="0"/>
        <w:autoSpaceDN w:val="0"/>
        <w:adjustRightInd w:val="0"/>
        <w:ind w:left="640" w:hanging="640"/>
        <w:rPr>
          <w:noProof/>
          <w:lang w:val="en-US"/>
        </w:rPr>
      </w:pPr>
      <w:del w:id="300" w:author="Robbie Parks" w:date="2019-11-06T17:27:00Z">
        <w:r w:rsidRPr="00924924">
          <w:rPr>
            <w:noProof/>
            <w:lang w:val="en-US"/>
          </w:rPr>
          <w:delText>31</w:delText>
        </w:r>
      </w:del>
      <w:ins w:id="301" w:author="Robbie Parks" w:date="2019-11-06T17:27:00Z">
        <w:r w:rsidR="007A6258" w:rsidRPr="007A6258">
          <w:rPr>
            <w:noProof/>
            <w:lang w:val="en-US"/>
          </w:rPr>
          <w:t>33</w:t>
        </w:r>
      </w:ins>
      <w:r w:rsidR="007A6258" w:rsidRPr="007A6258">
        <w:rPr>
          <w:noProof/>
          <w:lang w:val="en-US"/>
        </w:rPr>
        <w:t>.</w:t>
      </w:r>
      <w:r w:rsidR="007A6258" w:rsidRPr="007A6258">
        <w:rPr>
          <w:noProof/>
          <w:lang w:val="en-US"/>
        </w:rPr>
        <w:tab/>
        <w:t xml:space="preserve">Graff Zivin, J. &amp; Neidell, M. Temperature and the allocation of time: implications for climate change. </w:t>
      </w:r>
      <w:r w:rsidR="007A6258" w:rsidRPr="007A6258">
        <w:rPr>
          <w:i/>
          <w:iCs/>
          <w:noProof/>
          <w:lang w:val="en-US"/>
        </w:rPr>
        <w:t>J. Labor Econ.</w:t>
      </w:r>
      <w:r w:rsidR="007A6258" w:rsidRPr="007A6258">
        <w:rPr>
          <w:noProof/>
          <w:lang w:val="en-US"/>
        </w:rPr>
        <w:t xml:space="preserve"> (2014). doi:10.1086/671766</w:t>
      </w:r>
    </w:p>
    <w:p w14:paraId="0D2D79AC" w14:textId="31EF7F1E" w:rsidR="007A6258" w:rsidRPr="007A6258" w:rsidRDefault="00924924" w:rsidP="007A6258">
      <w:pPr>
        <w:widowControl w:val="0"/>
        <w:autoSpaceDE w:val="0"/>
        <w:autoSpaceDN w:val="0"/>
        <w:adjustRightInd w:val="0"/>
        <w:ind w:left="640" w:hanging="640"/>
        <w:rPr>
          <w:noProof/>
          <w:lang w:val="en-US"/>
        </w:rPr>
      </w:pPr>
      <w:del w:id="302" w:author="Robbie Parks" w:date="2019-11-06T17:27:00Z">
        <w:r w:rsidRPr="00924924">
          <w:rPr>
            <w:noProof/>
            <w:lang w:val="en-US"/>
          </w:rPr>
          <w:delText>32</w:delText>
        </w:r>
      </w:del>
      <w:ins w:id="303" w:author="Robbie Parks" w:date="2019-11-06T17:27:00Z">
        <w:r w:rsidR="007A6258" w:rsidRPr="007A6258">
          <w:rPr>
            <w:noProof/>
            <w:lang w:val="en-US"/>
          </w:rPr>
          <w:t>34</w:t>
        </w:r>
      </w:ins>
      <w:r w:rsidR="007A6258" w:rsidRPr="007A6258">
        <w:rPr>
          <w:noProof/>
          <w:lang w:val="en-US"/>
        </w:rPr>
        <w:t>.</w:t>
      </w:r>
      <w:r w:rsidR="007A6258" w:rsidRPr="007A6258">
        <w:rPr>
          <w:noProof/>
          <w:lang w:val="en-US"/>
        </w:rPr>
        <w:tab/>
        <w:t xml:space="preserve">Glaeser, E. L., Sacerdote, B. &amp; Scheinkman, J. A. Crime and social interactions. </w:t>
      </w:r>
      <w:r w:rsidR="007A6258" w:rsidRPr="007A6258">
        <w:rPr>
          <w:i/>
          <w:iCs/>
          <w:noProof/>
          <w:lang w:val="en-US"/>
        </w:rPr>
        <w:t>Q. J. Econ.</w:t>
      </w:r>
      <w:r w:rsidR="007A6258" w:rsidRPr="007A6258">
        <w:rPr>
          <w:noProof/>
          <w:lang w:val="en-US"/>
        </w:rPr>
        <w:t xml:space="preserve"> (1996). doi:10.2307/2946686</w:t>
      </w:r>
    </w:p>
    <w:p w14:paraId="24A16E83" w14:textId="4BEC663C" w:rsidR="007A6258" w:rsidRPr="007A6258" w:rsidRDefault="00924924" w:rsidP="007A6258">
      <w:pPr>
        <w:widowControl w:val="0"/>
        <w:autoSpaceDE w:val="0"/>
        <w:autoSpaceDN w:val="0"/>
        <w:adjustRightInd w:val="0"/>
        <w:ind w:left="640" w:hanging="640"/>
        <w:rPr>
          <w:noProof/>
          <w:lang w:val="en-US"/>
        </w:rPr>
      </w:pPr>
      <w:del w:id="304" w:author="Robbie Parks" w:date="2019-11-06T17:27:00Z">
        <w:r w:rsidRPr="00924924">
          <w:rPr>
            <w:noProof/>
            <w:lang w:val="en-US"/>
          </w:rPr>
          <w:delText>33</w:delText>
        </w:r>
      </w:del>
      <w:ins w:id="305" w:author="Robbie Parks" w:date="2019-11-06T17:27:00Z">
        <w:r w:rsidR="007A6258" w:rsidRPr="007A6258">
          <w:rPr>
            <w:noProof/>
            <w:lang w:val="en-US"/>
          </w:rPr>
          <w:t>35</w:t>
        </w:r>
      </w:ins>
      <w:r w:rsidR="007A6258" w:rsidRPr="007A6258">
        <w:rPr>
          <w:noProof/>
          <w:lang w:val="en-US"/>
        </w:rPr>
        <w:t>.</w:t>
      </w:r>
      <w:r w:rsidR="007A6258" w:rsidRPr="007A6258">
        <w:rPr>
          <w:noProof/>
          <w:lang w:val="en-US"/>
        </w:rPr>
        <w:tab/>
        <w:t xml:space="preserve">Rotton, J. &amp; Cohn, E. G. Global warming and U.S. crime rates: an application of routine activity theory. </w:t>
      </w:r>
      <w:r w:rsidR="007A6258" w:rsidRPr="007A6258">
        <w:rPr>
          <w:i/>
          <w:iCs/>
          <w:noProof/>
          <w:lang w:val="en-US"/>
        </w:rPr>
        <w:t>Environ. Behav.</w:t>
      </w:r>
      <w:r w:rsidR="007A6258" w:rsidRPr="007A6258">
        <w:rPr>
          <w:noProof/>
          <w:lang w:val="en-US"/>
        </w:rPr>
        <w:t xml:space="preserve"> (2003). doi:10.1177/0013916503255565</w:t>
      </w:r>
    </w:p>
    <w:p w14:paraId="601965D0" w14:textId="471AD873" w:rsidR="007A6258" w:rsidRPr="007A6258" w:rsidRDefault="00924924" w:rsidP="007A6258">
      <w:pPr>
        <w:widowControl w:val="0"/>
        <w:autoSpaceDE w:val="0"/>
        <w:autoSpaceDN w:val="0"/>
        <w:adjustRightInd w:val="0"/>
        <w:ind w:left="640" w:hanging="640"/>
        <w:rPr>
          <w:noProof/>
          <w:lang w:val="en-US"/>
        </w:rPr>
      </w:pPr>
      <w:del w:id="306" w:author="Robbie Parks" w:date="2019-11-06T17:27:00Z">
        <w:r w:rsidRPr="00924924">
          <w:rPr>
            <w:noProof/>
            <w:lang w:val="en-US"/>
          </w:rPr>
          <w:delText>34</w:delText>
        </w:r>
      </w:del>
      <w:ins w:id="307" w:author="Robbie Parks" w:date="2019-11-06T17:27:00Z">
        <w:r w:rsidR="007A6258" w:rsidRPr="007A6258">
          <w:rPr>
            <w:noProof/>
            <w:lang w:val="en-US"/>
          </w:rPr>
          <w:t>36</w:t>
        </w:r>
      </w:ins>
      <w:r w:rsidR="007A6258" w:rsidRPr="007A6258">
        <w:rPr>
          <w:noProof/>
          <w:lang w:val="en-US"/>
        </w:rPr>
        <w:t>.</w:t>
      </w:r>
      <w:r w:rsidR="007A6258" w:rsidRPr="007A6258">
        <w:rPr>
          <w:noProof/>
          <w:lang w:val="en-US"/>
        </w:rPr>
        <w:tab/>
        <w:t xml:space="preserve">Mach, K. J. </w:t>
      </w:r>
      <w:r w:rsidR="007A6258" w:rsidRPr="007A6258">
        <w:rPr>
          <w:i/>
          <w:iCs/>
          <w:noProof/>
          <w:lang w:val="en-US"/>
        </w:rPr>
        <w:t>et al.</w:t>
      </w:r>
      <w:r w:rsidR="007A6258" w:rsidRPr="007A6258">
        <w:rPr>
          <w:noProof/>
          <w:lang w:val="en-US"/>
        </w:rPr>
        <w:t xml:space="preserve"> Climate as a risk factor for armed conflict. </w:t>
      </w:r>
      <w:r w:rsidR="007A6258" w:rsidRPr="007A6258">
        <w:rPr>
          <w:i/>
          <w:iCs/>
          <w:noProof/>
          <w:lang w:val="en-US"/>
        </w:rPr>
        <w:t>Nature</w:t>
      </w:r>
      <w:r w:rsidR="007A6258" w:rsidRPr="007A6258">
        <w:rPr>
          <w:noProof/>
          <w:lang w:val="en-US"/>
        </w:rPr>
        <w:t xml:space="preserve"> (2019). doi:10.1038/s41586-019-1300-6</w:t>
      </w:r>
    </w:p>
    <w:p w14:paraId="4963CEAE" w14:textId="6BEE86A5" w:rsidR="007A6258" w:rsidRDefault="00924924" w:rsidP="007A6258">
      <w:pPr>
        <w:widowControl w:val="0"/>
        <w:autoSpaceDE w:val="0"/>
        <w:autoSpaceDN w:val="0"/>
        <w:adjustRightInd w:val="0"/>
        <w:ind w:left="640" w:hanging="640"/>
        <w:rPr>
          <w:noProof/>
          <w:lang w:val="en-US"/>
        </w:rPr>
      </w:pPr>
      <w:del w:id="308" w:author="Robbie Parks" w:date="2019-11-06T17:27:00Z">
        <w:r w:rsidRPr="00924924">
          <w:rPr>
            <w:noProof/>
            <w:lang w:val="en-US"/>
          </w:rPr>
          <w:delText>35</w:delText>
        </w:r>
      </w:del>
      <w:ins w:id="309" w:author="Robbie Parks" w:date="2019-11-06T17:27:00Z">
        <w:r w:rsidR="007A6258" w:rsidRPr="007A6258">
          <w:rPr>
            <w:noProof/>
            <w:lang w:val="en-US"/>
          </w:rPr>
          <w:t>37</w:t>
        </w:r>
      </w:ins>
      <w:r w:rsidR="007A6258" w:rsidRPr="007A6258">
        <w:rPr>
          <w:noProof/>
          <w:lang w:val="en-US"/>
        </w:rPr>
        <w:t>.</w:t>
      </w:r>
      <w:r w:rsidR="007A6258" w:rsidRPr="007A6258">
        <w:rPr>
          <w:noProof/>
          <w:lang w:val="en-US"/>
        </w:rPr>
        <w:tab/>
        <w:t xml:space="preserve">Majeed, H. &amp; Lee, J. The impact of climate change on youth depression and mental health. </w:t>
      </w:r>
      <w:r w:rsidR="007A6258" w:rsidRPr="007A6258">
        <w:rPr>
          <w:i/>
          <w:iCs/>
          <w:noProof/>
          <w:lang w:val="en-US"/>
        </w:rPr>
        <w:t>Lancet Planet. Heal.</w:t>
      </w:r>
      <w:r w:rsidR="007A6258" w:rsidRPr="007A6258">
        <w:rPr>
          <w:noProof/>
          <w:lang w:val="en-US"/>
        </w:rPr>
        <w:t xml:space="preserve"> </w:t>
      </w:r>
      <w:r w:rsidR="007A6258" w:rsidRPr="007A6258">
        <w:rPr>
          <w:b/>
          <w:bCs/>
          <w:noProof/>
          <w:lang w:val="en-US"/>
        </w:rPr>
        <w:t>1</w:t>
      </w:r>
      <w:r w:rsidR="007A6258" w:rsidRPr="007A6258">
        <w:rPr>
          <w:noProof/>
          <w:lang w:val="en-US"/>
        </w:rPr>
        <w:t>, e94–e95 (2017).</w:t>
      </w:r>
    </w:p>
    <w:p w14:paraId="34CC9191" w14:textId="38B06419" w:rsidR="006427AA" w:rsidRDefault="00924924" w:rsidP="007A6258">
      <w:pPr>
        <w:widowControl w:val="0"/>
        <w:autoSpaceDE w:val="0"/>
        <w:autoSpaceDN w:val="0"/>
        <w:adjustRightInd w:val="0"/>
        <w:ind w:left="640" w:hanging="640"/>
        <w:rPr>
          <w:ins w:id="310" w:author="Robbie Parks" w:date="2019-11-06T17:27:00Z"/>
          <w:noProof/>
          <w:lang w:val="en-US"/>
        </w:rPr>
      </w:pPr>
      <w:del w:id="311" w:author="Robbie Parks" w:date="2019-11-06T17:27:00Z">
        <w:r w:rsidRPr="00924924">
          <w:rPr>
            <w:noProof/>
            <w:lang w:val="en-US"/>
          </w:rPr>
          <w:lastRenderedPageBreak/>
          <w:delText>36</w:delText>
        </w:r>
      </w:del>
    </w:p>
    <w:p w14:paraId="0BD20F21" w14:textId="6477FDDE" w:rsidR="006427AA" w:rsidRDefault="006427AA" w:rsidP="007A6258">
      <w:pPr>
        <w:widowControl w:val="0"/>
        <w:autoSpaceDE w:val="0"/>
        <w:autoSpaceDN w:val="0"/>
        <w:adjustRightInd w:val="0"/>
        <w:ind w:left="640" w:hanging="640"/>
        <w:rPr>
          <w:ins w:id="312" w:author="Robbie Parks" w:date="2019-11-06T17:27:00Z"/>
          <w:noProof/>
          <w:lang w:val="en-US"/>
        </w:rPr>
      </w:pPr>
    </w:p>
    <w:p w14:paraId="7B55E20D" w14:textId="37ECB4C0" w:rsidR="006427AA" w:rsidRDefault="006427AA" w:rsidP="007A6258">
      <w:pPr>
        <w:widowControl w:val="0"/>
        <w:autoSpaceDE w:val="0"/>
        <w:autoSpaceDN w:val="0"/>
        <w:adjustRightInd w:val="0"/>
        <w:ind w:left="640" w:hanging="640"/>
        <w:rPr>
          <w:ins w:id="313" w:author="Robbie Parks" w:date="2019-11-06T17:27:00Z"/>
          <w:noProof/>
          <w:lang w:val="en-US"/>
        </w:rPr>
      </w:pPr>
    </w:p>
    <w:p w14:paraId="0EDEF26F" w14:textId="6B7C05AF" w:rsidR="006427AA" w:rsidRDefault="006427AA" w:rsidP="007A6258">
      <w:pPr>
        <w:widowControl w:val="0"/>
        <w:autoSpaceDE w:val="0"/>
        <w:autoSpaceDN w:val="0"/>
        <w:adjustRightInd w:val="0"/>
        <w:ind w:left="640" w:hanging="640"/>
        <w:rPr>
          <w:ins w:id="314" w:author="Robbie Parks" w:date="2019-11-06T17:27:00Z"/>
          <w:noProof/>
          <w:lang w:val="en-US"/>
        </w:rPr>
      </w:pPr>
    </w:p>
    <w:p w14:paraId="0FF2E89D" w14:textId="035C2F40" w:rsidR="006427AA" w:rsidRDefault="006427AA" w:rsidP="007A6258">
      <w:pPr>
        <w:widowControl w:val="0"/>
        <w:autoSpaceDE w:val="0"/>
        <w:autoSpaceDN w:val="0"/>
        <w:adjustRightInd w:val="0"/>
        <w:ind w:left="640" w:hanging="640"/>
        <w:rPr>
          <w:ins w:id="315" w:author="Robbie Parks" w:date="2019-11-06T17:27:00Z"/>
          <w:noProof/>
          <w:lang w:val="en-US"/>
        </w:rPr>
      </w:pPr>
    </w:p>
    <w:p w14:paraId="028D5137" w14:textId="0FD5BA16" w:rsidR="006427AA" w:rsidRDefault="006427AA" w:rsidP="007A6258">
      <w:pPr>
        <w:widowControl w:val="0"/>
        <w:autoSpaceDE w:val="0"/>
        <w:autoSpaceDN w:val="0"/>
        <w:adjustRightInd w:val="0"/>
        <w:ind w:left="640" w:hanging="640"/>
        <w:rPr>
          <w:ins w:id="316" w:author="Robbie Parks" w:date="2019-11-06T17:27:00Z"/>
          <w:noProof/>
          <w:lang w:val="en-US"/>
        </w:rPr>
      </w:pPr>
    </w:p>
    <w:p w14:paraId="6432635A" w14:textId="77777777" w:rsidR="003650D7" w:rsidRDefault="006427AA" w:rsidP="007A6258">
      <w:pPr>
        <w:widowControl w:val="0"/>
        <w:autoSpaceDE w:val="0"/>
        <w:autoSpaceDN w:val="0"/>
        <w:adjustRightInd w:val="0"/>
        <w:ind w:left="640" w:hanging="640"/>
        <w:rPr>
          <w:ins w:id="317" w:author="Robbie Parks" w:date="2019-11-06T17:27:00Z"/>
          <w:b/>
          <w:noProof/>
          <w:lang w:val="en-US"/>
        </w:rPr>
      </w:pPr>
      <w:ins w:id="318" w:author="Robbie Parks" w:date="2019-11-06T17:27:00Z">
        <w:r>
          <w:rPr>
            <w:b/>
            <w:noProof/>
            <w:lang w:val="en-US"/>
          </w:rPr>
          <w:t>Methods</w:t>
        </w:r>
      </w:ins>
    </w:p>
    <w:p w14:paraId="15508F39" w14:textId="1FAA52AC" w:rsidR="006427AA" w:rsidRPr="006427AA" w:rsidRDefault="006427AA" w:rsidP="007A6258">
      <w:pPr>
        <w:widowControl w:val="0"/>
        <w:autoSpaceDE w:val="0"/>
        <w:autoSpaceDN w:val="0"/>
        <w:adjustRightInd w:val="0"/>
        <w:ind w:left="640" w:hanging="640"/>
        <w:rPr>
          <w:ins w:id="319" w:author="Robbie Parks" w:date="2019-11-06T17:27:00Z"/>
          <w:b/>
          <w:noProof/>
          <w:lang w:val="en-US"/>
        </w:rPr>
      </w:pPr>
      <w:ins w:id="320" w:author="Robbie Parks" w:date="2019-11-06T17:27:00Z">
        <w:r>
          <w:rPr>
            <w:b/>
            <w:noProof/>
            <w:lang w:val="en-US"/>
          </w:rPr>
          <w:t xml:space="preserve"> </w:t>
        </w:r>
      </w:ins>
    </w:p>
    <w:p w14:paraId="14FCB531" w14:textId="77777777" w:rsidR="007A6258" w:rsidRPr="007A6258" w:rsidRDefault="007A6258" w:rsidP="007A6258">
      <w:pPr>
        <w:widowControl w:val="0"/>
        <w:autoSpaceDE w:val="0"/>
        <w:autoSpaceDN w:val="0"/>
        <w:adjustRightInd w:val="0"/>
        <w:ind w:left="640" w:hanging="640"/>
        <w:rPr>
          <w:noProof/>
          <w:lang w:val="en-US"/>
        </w:rPr>
      </w:pPr>
      <w:ins w:id="321" w:author="Robbie Parks" w:date="2019-11-06T17:27:00Z">
        <w:r w:rsidRPr="007A6258">
          <w:rPr>
            <w:noProof/>
            <w:lang w:val="en-US"/>
          </w:rPr>
          <w:t>38</w:t>
        </w:r>
      </w:ins>
      <w:r w:rsidRPr="007A6258">
        <w:rPr>
          <w:noProof/>
          <w:lang w:val="en-US"/>
        </w:rPr>
        <w:t>.</w:t>
      </w:r>
      <w:r w:rsidRPr="007A6258">
        <w:rPr>
          <w:noProof/>
          <w:lang w:val="en-US"/>
        </w:rPr>
        <w:tab/>
        <w:t xml:space="preserve">European Centre for Medium-Range Weather Forecasts (ECMWF). ERA5. </w:t>
      </w:r>
      <w:r w:rsidRPr="007A6258">
        <w:rPr>
          <w:i/>
          <w:iCs/>
          <w:noProof/>
          <w:lang w:val="en-US"/>
        </w:rPr>
        <w:t>Reanalysis datasets</w:t>
      </w:r>
      <w:r w:rsidRPr="007A6258">
        <w:rPr>
          <w:noProof/>
          <w:lang w:val="en-US"/>
        </w:rPr>
        <w:t xml:space="preserve"> (2019).</w:t>
      </w:r>
    </w:p>
    <w:p w14:paraId="3DBFD352" w14:textId="61FCEC2C" w:rsidR="007A6258" w:rsidRPr="007A6258" w:rsidRDefault="00924924" w:rsidP="007A6258">
      <w:pPr>
        <w:widowControl w:val="0"/>
        <w:autoSpaceDE w:val="0"/>
        <w:autoSpaceDN w:val="0"/>
        <w:adjustRightInd w:val="0"/>
        <w:ind w:left="640" w:hanging="640"/>
        <w:rPr>
          <w:noProof/>
          <w:lang w:val="en-US"/>
        </w:rPr>
      </w:pPr>
      <w:del w:id="322" w:author="Robbie Parks" w:date="2019-11-06T17:27:00Z">
        <w:r w:rsidRPr="00924924">
          <w:rPr>
            <w:noProof/>
            <w:lang w:val="en-US"/>
          </w:rPr>
          <w:delText>37</w:delText>
        </w:r>
      </w:del>
      <w:ins w:id="323" w:author="Robbie Parks" w:date="2019-11-06T17:27:00Z">
        <w:r w:rsidR="007A6258" w:rsidRPr="007A6258">
          <w:rPr>
            <w:noProof/>
            <w:lang w:val="en-US"/>
          </w:rPr>
          <w:t>39</w:t>
        </w:r>
      </w:ins>
      <w:r w:rsidR="007A6258" w:rsidRPr="007A6258">
        <w:rPr>
          <w:noProof/>
          <w:lang w:val="en-US"/>
        </w:rPr>
        <w:t>.</w:t>
      </w:r>
      <w:r w:rsidR="007A6258" w:rsidRPr="007A6258">
        <w:rPr>
          <w:noProof/>
          <w:lang w:val="en-US"/>
        </w:rPr>
        <w:tab/>
        <w:t xml:space="preserve">Shi, L., Kloog, I., Zanobetti, A., Liu, P. &amp; Schwartz, J. D. Impacts of temperature and its variability on mortality in New England. </w:t>
      </w:r>
      <w:r w:rsidR="007A6258" w:rsidRPr="007A6258">
        <w:rPr>
          <w:i/>
          <w:iCs/>
          <w:noProof/>
          <w:lang w:val="en-US"/>
        </w:rPr>
        <w:t>Nat. Clim. Chang.</w:t>
      </w:r>
      <w:r w:rsidR="007A6258" w:rsidRPr="007A6258">
        <w:rPr>
          <w:noProof/>
          <w:lang w:val="en-US"/>
        </w:rPr>
        <w:t xml:space="preserve"> </w:t>
      </w:r>
      <w:r w:rsidR="007A6258" w:rsidRPr="007A6258">
        <w:rPr>
          <w:b/>
          <w:bCs/>
          <w:noProof/>
          <w:lang w:val="en-US"/>
        </w:rPr>
        <w:t>5</w:t>
      </w:r>
      <w:r w:rsidR="007A6258" w:rsidRPr="007A6258">
        <w:rPr>
          <w:noProof/>
          <w:lang w:val="en-US"/>
        </w:rPr>
        <w:t>, 988–991 (2015).</w:t>
      </w:r>
    </w:p>
    <w:p w14:paraId="031AC550" w14:textId="3EFD2CB3" w:rsidR="007A6258" w:rsidRPr="007A6258" w:rsidRDefault="00924924" w:rsidP="007A6258">
      <w:pPr>
        <w:widowControl w:val="0"/>
        <w:autoSpaceDE w:val="0"/>
        <w:autoSpaceDN w:val="0"/>
        <w:adjustRightInd w:val="0"/>
        <w:ind w:left="640" w:hanging="640"/>
        <w:rPr>
          <w:noProof/>
          <w:lang w:val="en-US"/>
        </w:rPr>
      </w:pPr>
      <w:del w:id="324" w:author="Robbie Parks" w:date="2019-11-06T17:27:00Z">
        <w:r w:rsidRPr="00924924">
          <w:rPr>
            <w:noProof/>
            <w:lang w:val="en-US"/>
          </w:rPr>
          <w:delText>38</w:delText>
        </w:r>
      </w:del>
      <w:ins w:id="325" w:author="Robbie Parks" w:date="2019-11-06T17:27:00Z">
        <w:r w:rsidR="007A6258" w:rsidRPr="007A6258">
          <w:rPr>
            <w:noProof/>
            <w:lang w:val="en-US"/>
          </w:rPr>
          <w:t>40</w:t>
        </w:r>
      </w:ins>
      <w:r w:rsidR="007A6258" w:rsidRPr="007A6258">
        <w:rPr>
          <w:noProof/>
          <w:lang w:val="en-US"/>
        </w:rPr>
        <w:t>.</w:t>
      </w:r>
      <w:r w:rsidR="007A6258" w:rsidRPr="007A6258">
        <w:rPr>
          <w:noProof/>
          <w:lang w:val="en-US"/>
        </w:rPr>
        <w:tab/>
        <w:t xml:space="preserve">Gasparrini, A. </w:t>
      </w:r>
      <w:r w:rsidR="007A6258" w:rsidRPr="007A6258">
        <w:rPr>
          <w:i/>
          <w:iCs/>
          <w:noProof/>
          <w:lang w:val="en-US"/>
        </w:rPr>
        <w:t>et al.</w:t>
      </w:r>
      <w:r w:rsidR="007A6258" w:rsidRPr="007A6258">
        <w:rPr>
          <w:noProof/>
          <w:lang w:val="en-US"/>
        </w:rPr>
        <w:t xml:space="preserve"> Mortality risk attributable to high and low ambient temperature: a multicountry observational study. </w:t>
      </w:r>
      <w:r w:rsidR="007A6258" w:rsidRPr="007A6258">
        <w:rPr>
          <w:i/>
          <w:iCs/>
          <w:noProof/>
          <w:lang w:val="en-US"/>
        </w:rPr>
        <w:t>Lancet</w:t>
      </w:r>
      <w:r w:rsidR="007A6258" w:rsidRPr="007A6258">
        <w:rPr>
          <w:noProof/>
          <w:lang w:val="en-US"/>
        </w:rPr>
        <w:t xml:space="preserve"> </w:t>
      </w:r>
      <w:r w:rsidR="007A6258" w:rsidRPr="007A6258">
        <w:rPr>
          <w:b/>
          <w:bCs/>
          <w:noProof/>
          <w:lang w:val="en-US"/>
        </w:rPr>
        <w:t>386</w:t>
      </w:r>
      <w:r w:rsidR="007A6258" w:rsidRPr="007A6258">
        <w:rPr>
          <w:noProof/>
          <w:lang w:val="en-US"/>
        </w:rPr>
        <w:t>, 369–375 (2015).</w:t>
      </w:r>
    </w:p>
    <w:p w14:paraId="35103D58" w14:textId="11A8AB44" w:rsidR="007A6258" w:rsidRPr="007A6258" w:rsidRDefault="00924924" w:rsidP="007A6258">
      <w:pPr>
        <w:widowControl w:val="0"/>
        <w:autoSpaceDE w:val="0"/>
        <w:autoSpaceDN w:val="0"/>
        <w:adjustRightInd w:val="0"/>
        <w:ind w:left="640" w:hanging="640"/>
        <w:rPr>
          <w:noProof/>
          <w:lang w:val="en-US"/>
        </w:rPr>
      </w:pPr>
      <w:del w:id="326" w:author="Robbie Parks" w:date="2019-11-06T17:27:00Z">
        <w:r w:rsidRPr="00924924">
          <w:rPr>
            <w:noProof/>
            <w:lang w:val="en-US"/>
          </w:rPr>
          <w:delText>39</w:delText>
        </w:r>
      </w:del>
      <w:ins w:id="327" w:author="Robbie Parks" w:date="2019-11-06T17:27:00Z">
        <w:r w:rsidR="007A6258" w:rsidRPr="007A6258">
          <w:rPr>
            <w:noProof/>
            <w:lang w:val="en-US"/>
          </w:rPr>
          <w:t>41</w:t>
        </w:r>
      </w:ins>
      <w:r w:rsidR="007A6258" w:rsidRPr="007A6258">
        <w:rPr>
          <w:noProof/>
          <w:lang w:val="en-US"/>
        </w:rPr>
        <w:t>.</w:t>
      </w:r>
      <w:r w:rsidR="007A6258" w:rsidRPr="007A6258">
        <w:rPr>
          <w:noProof/>
          <w:lang w:val="en-US"/>
        </w:rPr>
        <w:tab/>
        <w:t xml:space="preserve">Ye, X. </w:t>
      </w:r>
      <w:r w:rsidR="007A6258" w:rsidRPr="007A6258">
        <w:rPr>
          <w:i/>
          <w:iCs/>
          <w:noProof/>
          <w:lang w:val="en-US"/>
        </w:rPr>
        <w:t>et al.</w:t>
      </w:r>
      <w:r w:rsidR="007A6258" w:rsidRPr="007A6258">
        <w:rPr>
          <w:noProof/>
          <w:lang w:val="en-US"/>
        </w:rPr>
        <w:t xml:space="preserve"> Ambient temperature and morbidity: a review of epidemiological evidence. </w:t>
      </w:r>
      <w:r w:rsidR="007A6258" w:rsidRPr="007A6258">
        <w:rPr>
          <w:i/>
          <w:iCs/>
          <w:noProof/>
          <w:lang w:val="en-US"/>
        </w:rPr>
        <w:t>Environ. Health Perspect.</w:t>
      </w:r>
      <w:r w:rsidR="007A6258" w:rsidRPr="007A6258">
        <w:rPr>
          <w:noProof/>
          <w:lang w:val="en-US"/>
        </w:rPr>
        <w:t xml:space="preserve"> </w:t>
      </w:r>
      <w:r w:rsidR="007A6258" w:rsidRPr="007A6258">
        <w:rPr>
          <w:b/>
          <w:bCs/>
          <w:noProof/>
          <w:lang w:val="en-US"/>
        </w:rPr>
        <w:t>120</w:t>
      </w:r>
      <w:r w:rsidR="007A6258" w:rsidRPr="007A6258">
        <w:rPr>
          <w:noProof/>
          <w:lang w:val="en-US"/>
        </w:rPr>
        <w:t>, 19–28 (2012).</w:t>
      </w:r>
    </w:p>
    <w:p w14:paraId="4B0E240D" w14:textId="0EBF1A2F" w:rsidR="007A6258" w:rsidRPr="007A6258" w:rsidRDefault="00924924" w:rsidP="007A6258">
      <w:pPr>
        <w:widowControl w:val="0"/>
        <w:autoSpaceDE w:val="0"/>
        <w:autoSpaceDN w:val="0"/>
        <w:adjustRightInd w:val="0"/>
        <w:ind w:left="640" w:hanging="640"/>
        <w:rPr>
          <w:noProof/>
          <w:lang w:val="en-US"/>
        </w:rPr>
      </w:pPr>
      <w:del w:id="328" w:author="Robbie Parks" w:date="2019-11-06T17:27:00Z">
        <w:r w:rsidRPr="00924924">
          <w:rPr>
            <w:noProof/>
            <w:lang w:val="en-US"/>
          </w:rPr>
          <w:delText>40</w:delText>
        </w:r>
      </w:del>
      <w:ins w:id="329" w:author="Robbie Parks" w:date="2019-11-06T17:27:00Z">
        <w:r w:rsidR="007A6258" w:rsidRPr="007A6258">
          <w:rPr>
            <w:noProof/>
            <w:lang w:val="en-US"/>
          </w:rPr>
          <w:t>42</w:t>
        </w:r>
      </w:ins>
      <w:r w:rsidR="007A6258" w:rsidRPr="007A6258">
        <w:rPr>
          <w:noProof/>
          <w:lang w:val="en-US"/>
        </w:rPr>
        <w:t>.</w:t>
      </w:r>
      <w:r w:rsidR="007A6258" w:rsidRPr="007A6258">
        <w:rPr>
          <w:noProof/>
          <w:lang w:val="en-US"/>
        </w:rPr>
        <w:tab/>
        <w:t xml:space="preserve">Basu, R. High ambient temperature and mortality: a review of epidemiologic studies from 2001 to 2008. </w:t>
      </w:r>
      <w:r w:rsidR="007A6258" w:rsidRPr="007A6258">
        <w:rPr>
          <w:i/>
          <w:iCs/>
          <w:noProof/>
          <w:lang w:val="en-US"/>
        </w:rPr>
        <w:t>Environ. Heal. A Glob. Access Sci. Source</w:t>
      </w:r>
      <w:r w:rsidR="007A6258" w:rsidRPr="007A6258">
        <w:rPr>
          <w:noProof/>
          <w:lang w:val="en-US"/>
        </w:rPr>
        <w:t xml:space="preserve"> </w:t>
      </w:r>
      <w:r w:rsidR="007A6258" w:rsidRPr="007A6258">
        <w:rPr>
          <w:b/>
          <w:bCs/>
          <w:noProof/>
          <w:lang w:val="en-US"/>
        </w:rPr>
        <w:t>8</w:t>
      </w:r>
      <w:r w:rsidR="007A6258" w:rsidRPr="007A6258">
        <w:rPr>
          <w:noProof/>
          <w:lang w:val="en-US"/>
        </w:rPr>
        <w:t>, 40 (2009).</w:t>
      </w:r>
    </w:p>
    <w:p w14:paraId="7889D159" w14:textId="545C45AE" w:rsidR="007A6258" w:rsidRPr="007A6258" w:rsidRDefault="00924924" w:rsidP="007A6258">
      <w:pPr>
        <w:widowControl w:val="0"/>
        <w:autoSpaceDE w:val="0"/>
        <w:autoSpaceDN w:val="0"/>
        <w:adjustRightInd w:val="0"/>
        <w:ind w:left="640" w:hanging="640"/>
        <w:rPr>
          <w:noProof/>
          <w:lang w:val="en-US"/>
        </w:rPr>
      </w:pPr>
      <w:del w:id="330" w:author="Robbie Parks" w:date="2019-11-06T17:27:00Z">
        <w:r w:rsidRPr="00924924">
          <w:rPr>
            <w:noProof/>
            <w:lang w:val="en-US"/>
          </w:rPr>
          <w:delText>41</w:delText>
        </w:r>
      </w:del>
      <w:ins w:id="331" w:author="Robbie Parks" w:date="2019-11-06T17:27:00Z">
        <w:r w:rsidR="007A6258" w:rsidRPr="007A6258">
          <w:rPr>
            <w:noProof/>
            <w:lang w:val="en-US"/>
          </w:rPr>
          <w:t>43</w:t>
        </w:r>
      </w:ins>
      <w:r w:rsidR="007A6258" w:rsidRPr="007A6258">
        <w:rPr>
          <w:noProof/>
          <w:lang w:val="en-US"/>
        </w:rPr>
        <w:t>.</w:t>
      </w:r>
      <w:r w:rsidR="007A6258" w:rsidRPr="007A6258">
        <w:rPr>
          <w:noProof/>
          <w:lang w:val="en-US"/>
        </w:rPr>
        <w:tab/>
        <w:t xml:space="preserve">Rue, H. &amp; Held, L. </w:t>
      </w:r>
      <w:r w:rsidR="007A6258" w:rsidRPr="007A6258">
        <w:rPr>
          <w:i/>
          <w:iCs/>
          <w:noProof/>
          <w:lang w:val="en-US"/>
        </w:rPr>
        <w:t>Gaussian Markov random fields. Theory and applications</w:t>
      </w:r>
      <w:r w:rsidR="007A6258" w:rsidRPr="007A6258">
        <w:rPr>
          <w:noProof/>
          <w:lang w:val="en-US"/>
        </w:rPr>
        <w:t xml:space="preserve">. </w:t>
      </w:r>
      <w:r w:rsidR="007A6258" w:rsidRPr="007A6258">
        <w:rPr>
          <w:i/>
          <w:iCs/>
          <w:noProof/>
          <w:lang w:val="en-US"/>
        </w:rPr>
        <w:t>Chapman &amp; Hall</w:t>
      </w:r>
      <w:r w:rsidR="007A6258" w:rsidRPr="007A6258">
        <w:rPr>
          <w:noProof/>
          <w:lang w:val="en-US"/>
        </w:rPr>
        <w:t xml:space="preserve"> (2005). doi:10.1007/s00184-007-0162-3</w:t>
      </w:r>
    </w:p>
    <w:p w14:paraId="5A31403C" w14:textId="72E9FE6C" w:rsidR="007A6258" w:rsidRPr="007A6258" w:rsidRDefault="00924924" w:rsidP="007A6258">
      <w:pPr>
        <w:widowControl w:val="0"/>
        <w:autoSpaceDE w:val="0"/>
        <w:autoSpaceDN w:val="0"/>
        <w:adjustRightInd w:val="0"/>
        <w:ind w:left="640" w:hanging="640"/>
        <w:rPr>
          <w:noProof/>
          <w:lang w:val="en-US"/>
        </w:rPr>
      </w:pPr>
      <w:del w:id="332" w:author="Robbie Parks" w:date="2019-11-06T17:27:00Z">
        <w:r w:rsidRPr="00924924">
          <w:rPr>
            <w:noProof/>
            <w:lang w:val="en-US"/>
          </w:rPr>
          <w:delText>42</w:delText>
        </w:r>
      </w:del>
      <w:ins w:id="333" w:author="Robbie Parks" w:date="2019-11-06T17:27:00Z">
        <w:r w:rsidR="007A6258" w:rsidRPr="007A6258">
          <w:rPr>
            <w:noProof/>
            <w:lang w:val="en-US"/>
          </w:rPr>
          <w:t>44</w:t>
        </w:r>
      </w:ins>
      <w:r w:rsidR="007A6258" w:rsidRPr="007A6258">
        <w:rPr>
          <w:noProof/>
          <w:lang w:val="en-US"/>
        </w:rPr>
        <w:t>.</w:t>
      </w:r>
      <w:r w:rsidR="007A6258" w:rsidRPr="007A6258">
        <w:rPr>
          <w:noProof/>
          <w:lang w:val="en-US"/>
        </w:rPr>
        <w:tab/>
        <w:t xml:space="preserve">Besag, J., York, J. &amp; Mollié, A. Bayesian image restoration, with two applications in spatial statistics. </w:t>
      </w:r>
      <w:r w:rsidR="007A6258" w:rsidRPr="007A6258">
        <w:rPr>
          <w:i/>
          <w:iCs/>
          <w:noProof/>
          <w:lang w:val="en-US"/>
        </w:rPr>
        <w:t>Ann. Inst. Stat. Math.</w:t>
      </w:r>
      <w:r w:rsidR="007A6258" w:rsidRPr="007A6258">
        <w:rPr>
          <w:noProof/>
          <w:lang w:val="en-US"/>
        </w:rPr>
        <w:t xml:space="preserve"> (1991). doi:10.1007/BF00116466</w:t>
      </w:r>
    </w:p>
    <w:p w14:paraId="2E7A3635" w14:textId="15D269C0" w:rsidR="007A6258" w:rsidRPr="007A6258" w:rsidRDefault="00924924" w:rsidP="007A6258">
      <w:pPr>
        <w:widowControl w:val="0"/>
        <w:autoSpaceDE w:val="0"/>
        <w:autoSpaceDN w:val="0"/>
        <w:adjustRightInd w:val="0"/>
        <w:ind w:left="640" w:hanging="640"/>
        <w:rPr>
          <w:noProof/>
          <w:lang w:val="en-US"/>
        </w:rPr>
      </w:pPr>
      <w:del w:id="334" w:author="Robbie Parks" w:date="2019-11-06T17:27:00Z">
        <w:r w:rsidRPr="00924924">
          <w:rPr>
            <w:noProof/>
            <w:lang w:val="en-US"/>
          </w:rPr>
          <w:delText>43</w:delText>
        </w:r>
      </w:del>
      <w:ins w:id="335" w:author="Robbie Parks" w:date="2019-11-06T17:27:00Z">
        <w:r w:rsidR="007A6258" w:rsidRPr="007A6258">
          <w:rPr>
            <w:noProof/>
            <w:lang w:val="en-US"/>
          </w:rPr>
          <w:t>45</w:t>
        </w:r>
      </w:ins>
      <w:r w:rsidR="007A6258" w:rsidRPr="007A6258">
        <w:rPr>
          <w:noProof/>
          <w:lang w:val="en-US"/>
        </w:rPr>
        <w:t>.</w:t>
      </w:r>
      <w:r w:rsidR="007A6258" w:rsidRPr="007A6258">
        <w:rPr>
          <w:noProof/>
          <w:lang w:val="en-US"/>
        </w:rPr>
        <w:tab/>
        <w:t xml:space="preserve">Knorr-Held, L. Bayesian modelling of inseparable space-time variation in disease risk. in </w:t>
      </w:r>
      <w:r w:rsidR="007A6258" w:rsidRPr="007A6258">
        <w:rPr>
          <w:i/>
          <w:iCs/>
          <w:noProof/>
          <w:lang w:val="en-US"/>
        </w:rPr>
        <w:t>Statistics in Medicine</w:t>
      </w:r>
      <w:r w:rsidR="007A6258" w:rsidRPr="007A6258">
        <w:rPr>
          <w:noProof/>
          <w:lang w:val="en-US"/>
        </w:rPr>
        <w:t xml:space="preserve"> (2000). doi:10.1002/1097-0258(20000915/30)19:17/18&lt;2555::AID-SIM587&gt;3.0.CO;2-#</w:t>
      </w:r>
    </w:p>
    <w:p w14:paraId="217E6520" w14:textId="442FAF9C" w:rsidR="007A6258" w:rsidRPr="007A6258" w:rsidRDefault="00924924" w:rsidP="007A6258">
      <w:pPr>
        <w:widowControl w:val="0"/>
        <w:autoSpaceDE w:val="0"/>
        <w:autoSpaceDN w:val="0"/>
        <w:adjustRightInd w:val="0"/>
        <w:ind w:left="640" w:hanging="640"/>
        <w:rPr>
          <w:noProof/>
          <w:lang w:val="en-US"/>
        </w:rPr>
      </w:pPr>
      <w:del w:id="336" w:author="Robbie Parks" w:date="2019-11-06T17:27:00Z">
        <w:r w:rsidRPr="00924924">
          <w:rPr>
            <w:noProof/>
            <w:lang w:val="en-US"/>
          </w:rPr>
          <w:delText>44</w:delText>
        </w:r>
      </w:del>
      <w:ins w:id="337" w:author="Robbie Parks" w:date="2019-11-06T17:27:00Z">
        <w:r w:rsidR="007A6258" w:rsidRPr="007A6258">
          <w:rPr>
            <w:noProof/>
            <w:lang w:val="en-US"/>
          </w:rPr>
          <w:t>46</w:t>
        </w:r>
      </w:ins>
      <w:r w:rsidR="007A6258" w:rsidRPr="007A6258">
        <w:rPr>
          <w:noProof/>
          <w:lang w:val="en-US"/>
        </w:rPr>
        <w:t>.</w:t>
      </w:r>
      <w:r w:rsidR="007A6258" w:rsidRPr="007A6258">
        <w:rPr>
          <w:noProof/>
          <w:lang w:val="en-US"/>
        </w:rPr>
        <w:tab/>
        <w:t xml:space="preserve">Bennett, J. E. </w:t>
      </w:r>
      <w:r w:rsidR="007A6258" w:rsidRPr="007A6258">
        <w:rPr>
          <w:i/>
          <w:iCs/>
          <w:noProof/>
          <w:lang w:val="en-US"/>
        </w:rPr>
        <w:t>et al.</w:t>
      </w:r>
      <w:r w:rsidR="007A6258" w:rsidRPr="007A6258">
        <w:rPr>
          <w:noProof/>
          <w:lang w:val="en-US"/>
        </w:rPr>
        <w:t xml:space="preserve"> National and county life expectancy loss from particulate matter pollution in the USA. </w:t>
      </w:r>
      <w:r w:rsidR="007A6258" w:rsidRPr="007A6258">
        <w:rPr>
          <w:i/>
          <w:iCs/>
          <w:noProof/>
          <w:lang w:val="en-US"/>
        </w:rPr>
        <w:t>PLOS Med.</w:t>
      </w:r>
      <w:r w:rsidR="007A6258" w:rsidRPr="007A6258">
        <w:rPr>
          <w:noProof/>
          <w:lang w:val="en-US"/>
        </w:rPr>
        <w:t xml:space="preserve"> (2019).</w:t>
      </w:r>
    </w:p>
    <w:p w14:paraId="08FA3640" w14:textId="7470CABC" w:rsidR="007A6258" w:rsidRPr="007A6258" w:rsidRDefault="00924924" w:rsidP="007A6258">
      <w:pPr>
        <w:widowControl w:val="0"/>
        <w:autoSpaceDE w:val="0"/>
        <w:autoSpaceDN w:val="0"/>
        <w:adjustRightInd w:val="0"/>
        <w:ind w:left="640" w:hanging="640"/>
        <w:rPr>
          <w:noProof/>
          <w:lang w:val="en-US"/>
        </w:rPr>
      </w:pPr>
      <w:del w:id="338" w:author="Robbie Parks" w:date="2019-11-06T17:27:00Z">
        <w:r w:rsidRPr="00924924">
          <w:rPr>
            <w:noProof/>
            <w:lang w:val="en-US"/>
          </w:rPr>
          <w:delText>45</w:delText>
        </w:r>
      </w:del>
      <w:ins w:id="339" w:author="Robbie Parks" w:date="2019-11-06T17:27:00Z">
        <w:r w:rsidR="007A6258" w:rsidRPr="007A6258">
          <w:rPr>
            <w:noProof/>
            <w:lang w:val="en-US"/>
          </w:rPr>
          <w:t>47</w:t>
        </w:r>
      </w:ins>
      <w:r w:rsidR="007A6258" w:rsidRPr="007A6258">
        <w:rPr>
          <w:noProof/>
          <w:lang w:val="en-US"/>
        </w:rPr>
        <w:t>.</w:t>
      </w:r>
      <w:r w:rsidR="007A6258" w:rsidRPr="007A6258">
        <w:rPr>
          <w:noProof/>
          <w:lang w:val="en-US"/>
        </w:rPr>
        <w:tab/>
        <w:t xml:space="preserve">Kontis, V. </w:t>
      </w:r>
      <w:r w:rsidR="007A6258" w:rsidRPr="007A6258">
        <w:rPr>
          <w:i/>
          <w:iCs/>
          <w:noProof/>
          <w:lang w:val="en-US"/>
        </w:rPr>
        <w:t>et al.</w:t>
      </w:r>
      <w:r w:rsidR="007A6258" w:rsidRPr="007A6258">
        <w:rPr>
          <w:noProof/>
          <w:lang w:val="en-US"/>
        </w:rPr>
        <w:t xml:space="preserve"> Future life expectancy in 35 industrialised countries: projections with a Bayesian model ensemble. </w:t>
      </w:r>
      <w:r w:rsidR="007A6258" w:rsidRPr="007A6258">
        <w:rPr>
          <w:i/>
          <w:iCs/>
          <w:noProof/>
          <w:lang w:val="en-US"/>
        </w:rPr>
        <w:t>Lancet</w:t>
      </w:r>
      <w:r w:rsidR="007A6258" w:rsidRPr="007A6258">
        <w:rPr>
          <w:noProof/>
          <w:lang w:val="en-US"/>
        </w:rPr>
        <w:t xml:space="preserve"> (2017). doi:10.1016/S0140-6736(16)32381-9</w:t>
      </w:r>
    </w:p>
    <w:p w14:paraId="01FFDC84" w14:textId="261E910C" w:rsidR="007A6258" w:rsidRPr="007A6258" w:rsidRDefault="00924924" w:rsidP="007A6258">
      <w:pPr>
        <w:widowControl w:val="0"/>
        <w:autoSpaceDE w:val="0"/>
        <w:autoSpaceDN w:val="0"/>
        <w:adjustRightInd w:val="0"/>
        <w:ind w:left="640" w:hanging="640"/>
        <w:rPr>
          <w:noProof/>
          <w:lang w:val="en-US"/>
        </w:rPr>
      </w:pPr>
      <w:del w:id="340" w:author="Robbie Parks" w:date="2019-11-06T17:27:00Z">
        <w:r w:rsidRPr="00924924">
          <w:rPr>
            <w:noProof/>
            <w:lang w:val="en-US"/>
          </w:rPr>
          <w:delText>46</w:delText>
        </w:r>
      </w:del>
      <w:ins w:id="341" w:author="Robbie Parks" w:date="2019-11-06T17:27:00Z">
        <w:r w:rsidR="007A6258" w:rsidRPr="007A6258">
          <w:rPr>
            <w:noProof/>
            <w:lang w:val="en-US"/>
          </w:rPr>
          <w:t>48</w:t>
        </w:r>
      </w:ins>
      <w:r w:rsidR="007A6258" w:rsidRPr="007A6258">
        <w:rPr>
          <w:noProof/>
          <w:lang w:val="en-US"/>
        </w:rPr>
        <w:t>.</w:t>
      </w:r>
      <w:r w:rsidR="007A6258" w:rsidRPr="007A6258">
        <w:rPr>
          <w:noProof/>
          <w:lang w:val="en-US"/>
        </w:rPr>
        <w:tab/>
        <w:t xml:space="preserve">Rue, H., Martino, S. &amp; Chopin, N. Approximate Bayesian inference for latent Gaussian models by using integrated nested Laplace approximations. </w:t>
      </w:r>
      <w:r w:rsidR="007A6258" w:rsidRPr="007A6258">
        <w:rPr>
          <w:i/>
          <w:iCs/>
          <w:noProof/>
          <w:lang w:val="en-US"/>
        </w:rPr>
        <w:t>J. R. Stat. Soc. Ser. B Stat. Methodol.</w:t>
      </w:r>
      <w:r w:rsidR="007A6258" w:rsidRPr="007A6258">
        <w:rPr>
          <w:noProof/>
          <w:lang w:val="en-US"/>
        </w:rPr>
        <w:t xml:space="preserve"> (2009). doi:10.1111/j.1467-9868.2008.00700.x</w:t>
      </w:r>
    </w:p>
    <w:p w14:paraId="4FBB6E52" w14:textId="7DAF51D9" w:rsidR="007A6258" w:rsidRPr="007A6258" w:rsidRDefault="00924924" w:rsidP="007A6258">
      <w:pPr>
        <w:widowControl w:val="0"/>
        <w:autoSpaceDE w:val="0"/>
        <w:autoSpaceDN w:val="0"/>
        <w:adjustRightInd w:val="0"/>
        <w:ind w:left="640" w:hanging="640"/>
        <w:rPr>
          <w:lang w:val="en-US"/>
          <w:rPrChange w:id="342" w:author="Robbie Parks" w:date="2019-11-06T17:27:00Z">
            <w:rPr/>
          </w:rPrChange>
        </w:rPr>
      </w:pPr>
      <w:del w:id="343" w:author="Robbie Parks" w:date="2019-11-06T17:27:00Z">
        <w:r w:rsidRPr="00924924">
          <w:rPr>
            <w:noProof/>
            <w:lang w:val="en-US"/>
          </w:rPr>
          <w:delText>47</w:delText>
        </w:r>
      </w:del>
      <w:ins w:id="344" w:author="Robbie Parks" w:date="2019-11-06T17:27:00Z">
        <w:r w:rsidR="007A6258" w:rsidRPr="007A6258">
          <w:rPr>
            <w:noProof/>
            <w:lang w:val="en-US"/>
          </w:rPr>
          <w:t>49</w:t>
        </w:r>
      </w:ins>
      <w:r w:rsidR="007A6258" w:rsidRPr="007A6258">
        <w:rPr>
          <w:noProof/>
          <w:lang w:val="en-US"/>
        </w:rPr>
        <w:t>.</w:t>
      </w:r>
      <w:r w:rsidR="007A6258" w:rsidRPr="007A6258">
        <w:rPr>
          <w:noProof/>
          <w:lang w:val="en-US"/>
        </w:rPr>
        <w:tab/>
        <w:t xml:space="preserve">IPCC. </w:t>
      </w:r>
      <w:r w:rsidR="007A6258" w:rsidRPr="007A6258">
        <w:rPr>
          <w:i/>
          <w:iCs/>
          <w:noProof/>
          <w:lang w:val="en-US"/>
        </w:rPr>
        <w:t>IPCC special report on the impacts of global warming of 1.5 °C - Summary for policy makers</w:t>
      </w:r>
      <w:r w:rsidR="007A6258" w:rsidRPr="007A6258">
        <w:rPr>
          <w:noProof/>
          <w:lang w:val="en-US"/>
        </w:rPr>
        <w:t>. (2018).</w:t>
      </w:r>
    </w:p>
    <w:p w14:paraId="64842CBC" w14:textId="77777777" w:rsidR="007A6258" w:rsidRPr="007A6258" w:rsidRDefault="007A6258" w:rsidP="007A6258">
      <w:pPr>
        <w:widowControl w:val="0"/>
        <w:autoSpaceDE w:val="0"/>
        <w:autoSpaceDN w:val="0"/>
        <w:adjustRightInd w:val="0"/>
        <w:ind w:left="640" w:hanging="640"/>
        <w:rPr>
          <w:ins w:id="345" w:author="Robbie Parks" w:date="2019-11-06T17:27:00Z"/>
          <w:noProof/>
          <w:lang w:val="en-US"/>
        </w:rPr>
      </w:pPr>
      <w:ins w:id="346" w:author="Robbie Parks" w:date="2019-11-06T17:27:00Z">
        <w:r w:rsidRPr="007A6258">
          <w:rPr>
            <w:noProof/>
            <w:lang w:val="en-US"/>
          </w:rPr>
          <w:t>50.</w:t>
        </w:r>
        <w:r w:rsidRPr="007A6258">
          <w:rPr>
            <w:noProof/>
            <w:lang w:val="en-US"/>
          </w:rPr>
          <w:tab/>
          <w:t xml:space="preserve">Bennett, J. E., Blangiardo, M., Fecht, D., Elliott, P. &amp; Ezzati, M. Vulnerability to the mortality effects of warm temperature in the districts of England and Wales. </w:t>
        </w:r>
        <w:r w:rsidRPr="007A6258">
          <w:rPr>
            <w:i/>
            <w:iCs/>
            <w:noProof/>
            <w:lang w:val="en-US"/>
          </w:rPr>
          <w:t>Nat. Clim. Chang.</w:t>
        </w:r>
        <w:r w:rsidRPr="007A6258">
          <w:rPr>
            <w:noProof/>
            <w:lang w:val="en-US"/>
          </w:rPr>
          <w:t xml:space="preserve"> </w:t>
        </w:r>
        <w:r w:rsidRPr="007A6258">
          <w:rPr>
            <w:b/>
            <w:bCs/>
            <w:noProof/>
            <w:lang w:val="en-US"/>
          </w:rPr>
          <w:t>4</w:t>
        </w:r>
        <w:r w:rsidRPr="007A6258">
          <w:rPr>
            <w:noProof/>
            <w:lang w:val="en-US"/>
          </w:rPr>
          <w:t>, 269–273 (2014).</w:t>
        </w:r>
      </w:ins>
    </w:p>
    <w:p w14:paraId="3DB51D2F" w14:textId="77777777" w:rsidR="007A6258" w:rsidRPr="007A6258" w:rsidRDefault="007A6258" w:rsidP="007A6258">
      <w:pPr>
        <w:widowControl w:val="0"/>
        <w:autoSpaceDE w:val="0"/>
        <w:autoSpaceDN w:val="0"/>
        <w:adjustRightInd w:val="0"/>
        <w:ind w:left="640" w:hanging="640"/>
        <w:rPr>
          <w:ins w:id="347" w:author="Robbie Parks" w:date="2019-11-06T17:27:00Z"/>
          <w:noProof/>
          <w:lang w:val="en-US"/>
        </w:rPr>
      </w:pPr>
      <w:ins w:id="348" w:author="Robbie Parks" w:date="2019-11-06T17:27:00Z">
        <w:r w:rsidRPr="007A6258">
          <w:rPr>
            <w:noProof/>
            <w:lang w:val="en-US"/>
          </w:rPr>
          <w:t>51.</w:t>
        </w:r>
        <w:r w:rsidRPr="007A6258">
          <w:rPr>
            <w:noProof/>
            <w:lang w:val="en-US"/>
          </w:rPr>
          <w:tab/>
          <w:t xml:space="preserve">Simpson, D., Rue, H., Riebler, A., Martins, T. G. &amp; Sørbye, S. H. Penalising model component complexity: a principled, practical approach to constructing priors. </w:t>
        </w:r>
        <w:r w:rsidRPr="007A6258">
          <w:rPr>
            <w:i/>
            <w:iCs/>
            <w:noProof/>
            <w:lang w:val="en-US"/>
          </w:rPr>
          <w:t>Stat. Sci.</w:t>
        </w:r>
        <w:r w:rsidRPr="007A6258">
          <w:rPr>
            <w:noProof/>
            <w:lang w:val="en-US"/>
          </w:rPr>
          <w:t xml:space="preserve"> (2017). doi:10.1214/16-STS576</w:t>
        </w:r>
      </w:ins>
    </w:p>
    <w:p w14:paraId="682D7BB3" w14:textId="77777777" w:rsidR="007A6258" w:rsidRPr="007A6258" w:rsidRDefault="007A6258" w:rsidP="007A6258">
      <w:pPr>
        <w:widowControl w:val="0"/>
        <w:autoSpaceDE w:val="0"/>
        <w:autoSpaceDN w:val="0"/>
        <w:adjustRightInd w:val="0"/>
        <w:ind w:left="640" w:hanging="640"/>
        <w:rPr>
          <w:ins w:id="349" w:author="Robbie Parks" w:date="2019-11-06T17:27:00Z"/>
          <w:noProof/>
        </w:rPr>
      </w:pPr>
      <w:ins w:id="350" w:author="Robbie Parks" w:date="2019-11-06T17:27:00Z">
        <w:r w:rsidRPr="007A6258">
          <w:rPr>
            <w:noProof/>
            <w:lang w:val="en-US"/>
          </w:rPr>
          <w:t>52.</w:t>
        </w:r>
        <w:r w:rsidRPr="007A6258">
          <w:rPr>
            <w:noProof/>
            <w:lang w:val="en-US"/>
          </w:rPr>
          <w:tab/>
          <w:t xml:space="preserve">Gelman, A. Prior distribution for variance parameters in hierarchical models. </w:t>
        </w:r>
        <w:r w:rsidRPr="007A6258">
          <w:rPr>
            <w:i/>
            <w:iCs/>
            <w:noProof/>
            <w:lang w:val="en-US"/>
          </w:rPr>
          <w:t>Bayesian Anal.</w:t>
        </w:r>
        <w:r w:rsidRPr="007A6258">
          <w:rPr>
            <w:noProof/>
            <w:lang w:val="en-US"/>
          </w:rPr>
          <w:t xml:space="preserve"> (2006). doi:10.1214/06-BA117A</w:t>
        </w:r>
      </w:ins>
    </w:p>
    <w:p w14:paraId="0F6AA8A0" w14:textId="5DA0D0EB" w:rsidR="00C16BDD" w:rsidRPr="00E85AFA" w:rsidRDefault="00A620DD" w:rsidP="007A6258">
      <w:pPr>
        <w:widowControl w:val="0"/>
        <w:autoSpaceDE w:val="0"/>
        <w:autoSpaceDN w:val="0"/>
        <w:adjustRightInd w:val="0"/>
        <w:ind w:left="640" w:hanging="640"/>
      </w:pPr>
      <w:r w:rsidRPr="00E85AFA">
        <w:rPr>
          <w:b/>
        </w:rPr>
        <w:fldChar w:fldCharType="end"/>
      </w:r>
    </w:p>
    <w:sectPr w:rsidR="00C16BDD" w:rsidRPr="00E85AFA" w:rsidSect="00521731">
      <w:headerReference w:type="default" r:id="rId15"/>
      <w:footerReference w:type="even" r:id="rId16"/>
      <w:footerReference w:type="default" r:id="rId17"/>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3F65F1" w14:textId="77777777" w:rsidR="005C4ED0" w:rsidRDefault="005C4ED0">
      <w:r>
        <w:separator/>
      </w:r>
    </w:p>
  </w:endnote>
  <w:endnote w:type="continuationSeparator" w:id="0">
    <w:p w14:paraId="4742FD5F" w14:textId="77777777" w:rsidR="005C4ED0" w:rsidRDefault="005C4ED0">
      <w:r>
        <w:continuationSeparator/>
      </w:r>
    </w:p>
  </w:endnote>
  <w:endnote w:type="continuationNotice" w:id="1">
    <w:p w14:paraId="253AC9FF" w14:textId="77777777" w:rsidR="005C4ED0" w:rsidRDefault="005C4E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6A618D" w:rsidRDefault="006A618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6A618D" w:rsidRDefault="006A618D"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26436AAF" w:rsidR="006A618D" w:rsidRDefault="006A618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443267E5" w14:textId="77777777" w:rsidR="006A618D" w:rsidRDefault="006A618D"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4B8291" w14:textId="77777777" w:rsidR="005C4ED0" w:rsidRDefault="005C4ED0">
      <w:r>
        <w:separator/>
      </w:r>
    </w:p>
  </w:footnote>
  <w:footnote w:type="continuationSeparator" w:id="0">
    <w:p w14:paraId="7524C187" w14:textId="77777777" w:rsidR="005C4ED0" w:rsidRDefault="005C4ED0">
      <w:r>
        <w:continuationSeparator/>
      </w:r>
    </w:p>
  </w:footnote>
  <w:footnote w:type="continuationNotice" w:id="1">
    <w:p w14:paraId="7C1E8A6D" w14:textId="77777777" w:rsidR="005C4ED0" w:rsidRDefault="005C4ED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0314E3" w14:textId="77777777" w:rsidR="00C40C2F" w:rsidRDefault="00C40C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2A53"/>
    <w:rsid w:val="000330EC"/>
    <w:rsid w:val="00037343"/>
    <w:rsid w:val="00040AAF"/>
    <w:rsid w:val="00040AE0"/>
    <w:rsid w:val="00040DB9"/>
    <w:rsid w:val="00044869"/>
    <w:rsid w:val="00044B4C"/>
    <w:rsid w:val="00044F79"/>
    <w:rsid w:val="00045AA5"/>
    <w:rsid w:val="0005577D"/>
    <w:rsid w:val="000607DA"/>
    <w:rsid w:val="00063068"/>
    <w:rsid w:val="000643BD"/>
    <w:rsid w:val="0006486C"/>
    <w:rsid w:val="00064A53"/>
    <w:rsid w:val="0006696B"/>
    <w:rsid w:val="00066D53"/>
    <w:rsid w:val="00066F89"/>
    <w:rsid w:val="0007192B"/>
    <w:rsid w:val="000737EB"/>
    <w:rsid w:val="00073D01"/>
    <w:rsid w:val="00074BEB"/>
    <w:rsid w:val="00075CB2"/>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CF4"/>
    <w:rsid w:val="000A7C4B"/>
    <w:rsid w:val="000B2B0E"/>
    <w:rsid w:val="000B5BFF"/>
    <w:rsid w:val="000B7E00"/>
    <w:rsid w:val="000C0334"/>
    <w:rsid w:val="000C05BD"/>
    <w:rsid w:val="000C077B"/>
    <w:rsid w:val="000C2776"/>
    <w:rsid w:val="000C3D92"/>
    <w:rsid w:val="000C41A6"/>
    <w:rsid w:val="000C4ADA"/>
    <w:rsid w:val="000C53C0"/>
    <w:rsid w:val="000C563B"/>
    <w:rsid w:val="000C6911"/>
    <w:rsid w:val="000C6E2D"/>
    <w:rsid w:val="000D0771"/>
    <w:rsid w:val="000D39DD"/>
    <w:rsid w:val="000D4DF6"/>
    <w:rsid w:val="000D54C5"/>
    <w:rsid w:val="000E0829"/>
    <w:rsid w:val="000E258A"/>
    <w:rsid w:val="000E604A"/>
    <w:rsid w:val="000F2941"/>
    <w:rsid w:val="00100D87"/>
    <w:rsid w:val="00104DAC"/>
    <w:rsid w:val="0010551A"/>
    <w:rsid w:val="00106815"/>
    <w:rsid w:val="00110076"/>
    <w:rsid w:val="00111115"/>
    <w:rsid w:val="00112889"/>
    <w:rsid w:val="00112A57"/>
    <w:rsid w:val="001139FE"/>
    <w:rsid w:val="001153F2"/>
    <w:rsid w:val="00123774"/>
    <w:rsid w:val="001241AE"/>
    <w:rsid w:val="00125AD1"/>
    <w:rsid w:val="00127E88"/>
    <w:rsid w:val="00132544"/>
    <w:rsid w:val="00134649"/>
    <w:rsid w:val="001371DD"/>
    <w:rsid w:val="00140DB8"/>
    <w:rsid w:val="00141EE8"/>
    <w:rsid w:val="00141EF4"/>
    <w:rsid w:val="00144923"/>
    <w:rsid w:val="0014511F"/>
    <w:rsid w:val="00145575"/>
    <w:rsid w:val="001470B7"/>
    <w:rsid w:val="001508C3"/>
    <w:rsid w:val="00152198"/>
    <w:rsid w:val="001528CC"/>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24B7"/>
    <w:rsid w:val="001A3D0C"/>
    <w:rsid w:val="001A6289"/>
    <w:rsid w:val="001A752D"/>
    <w:rsid w:val="001A7F31"/>
    <w:rsid w:val="001B143B"/>
    <w:rsid w:val="001B180D"/>
    <w:rsid w:val="001B2697"/>
    <w:rsid w:val="001B2C85"/>
    <w:rsid w:val="001B559F"/>
    <w:rsid w:val="001C15E5"/>
    <w:rsid w:val="001C45B6"/>
    <w:rsid w:val="001C5928"/>
    <w:rsid w:val="001D2042"/>
    <w:rsid w:val="001D43B8"/>
    <w:rsid w:val="001D648D"/>
    <w:rsid w:val="001D66FE"/>
    <w:rsid w:val="001E1452"/>
    <w:rsid w:val="001E1DFD"/>
    <w:rsid w:val="001E3D7C"/>
    <w:rsid w:val="001E4E74"/>
    <w:rsid w:val="001E5B16"/>
    <w:rsid w:val="001E5C4D"/>
    <w:rsid w:val="001E6A53"/>
    <w:rsid w:val="001E6D83"/>
    <w:rsid w:val="001E7BDE"/>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15143"/>
    <w:rsid w:val="00223743"/>
    <w:rsid w:val="00223D2F"/>
    <w:rsid w:val="00223D7D"/>
    <w:rsid w:val="002261F1"/>
    <w:rsid w:val="00227AA5"/>
    <w:rsid w:val="00230266"/>
    <w:rsid w:val="002323F2"/>
    <w:rsid w:val="0023369B"/>
    <w:rsid w:val="00234EC1"/>
    <w:rsid w:val="002358D5"/>
    <w:rsid w:val="00237104"/>
    <w:rsid w:val="00241591"/>
    <w:rsid w:val="00241EB9"/>
    <w:rsid w:val="00246F79"/>
    <w:rsid w:val="00250041"/>
    <w:rsid w:val="00250FEF"/>
    <w:rsid w:val="002524AC"/>
    <w:rsid w:val="00252881"/>
    <w:rsid w:val="00255B55"/>
    <w:rsid w:val="00256322"/>
    <w:rsid w:val="002574F3"/>
    <w:rsid w:val="00257C57"/>
    <w:rsid w:val="00257D30"/>
    <w:rsid w:val="002634EF"/>
    <w:rsid w:val="0026389E"/>
    <w:rsid w:val="00265344"/>
    <w:rsid w:val="00267923"/>
    <w:rsid w:val="0027353C"/>
    <w:rsid w:val="002768FB"/>
    <w:rsid w:val="002769D0"/>
    <w:rsid w:val="00280784"/>
    <w:rsid w:val="0028169E"/>
    <w:rsid w:val="00282548"/>
    <w:rsid w:val="00283342"/>
    <w:rsid w:val="0028473A"/>
    <w:rsid w:val="002916B5"/>
    <w:rsid w:val="0029344A"/>
    <w:rsid w:val="00293473"/>
    <w:rsid w:val="002960A3"/>
    <w:rsid w:val="00296851"/>
    <w:rsid w:val="00296BD5"/>
    <w:rsid w:val="002A0B4C"/>
    <w:rsid w:val="002A2281"/>
    <w:rsid w:val="002A239B"/>
    <w:rsid w:val="002A5044"/>
    <w:rsid w:val="002A5FC4"/>
    <w:rsid w:val="002A6AFC"/>
    <w:rsid w:val="002A6C71"/>
    <w:rsid w:val="002B4DCB"/>
    <w:rsid w:val="002B642E"/>
    <w:rsid w:val="002C0E06"/>
    <w:rsid w:val="002C2EDC"/>
    <w:rsid w:val="002C3D90"/>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16CFB"/>
    <w:rsid w:val="00320FBF"/>
    <w:rsid w:val="003233E5"/>
    <w:rsid w:val="0032373A"/>
    <w:rsid w:val="00323B6E"/>
    <w:rsid w:val="003242D9"/>
    <w:rsid w:val="00324A84"/>
    <w:rsid w:val="00324F0F"/>
    <w:rsid w:val="00326ABE"/>
    <w:rsid w:val="003317ED"/>
    <w:rsid w:val="00331F1F"/>
    <w:rsid w:val="00334713"/>
    <w:rsid w:val="00341847"/>
    <w:rsid w:val="00352157"/>
    <w:rsid w:val="00353A64"/>
    <w:rsid w:val="003551A1"/>
    <w:rsid w:val="00363E6C"/>
    <w:rsid w:val="003650D7"/>
    <w:rsid w:val="00367BD4"/>
    <w:rsid w:val="00370294"/>
    <w:rsid w:val="00370E83"/>
    <w:rsid w:val="00371197"/>
    <w:rsid w:val="003730E2"/>
    <w:rsid w:val="00374D1C"/>
    <w:rsid w:val="00383783"/>
    <w:rsid w:val="00391483"/>
    <w:rsid w:val="00393366"/>
    <w:rsid w:val="003953FB"/>
    <w:rsid w:val="003B10FF"/>
    <w:rsid w:val="003B5431"/>
    <w:rsid w:val="003B5C48"/>
    <w:rsid w:val="003B67D2"/>
    <w:rsid w:val="003C6749"/>
    <w:rsid w:val="003C7CD7"/>
    <w:rsid w:val="003D014C"/>
    <w:rsid w:val="003D1FD6"/>
    <w:rsid w:val="003D3E4E"/>
    <w:rsid w:val="003D575B"/>
    <w:rsid w:val="003D77F4"/>
    <w:rsid w:val="003E17AC"/>
    <w:rsid w:val="003E25A6"/>
    <w:rsid w:val="003E64A4"/>
    <w:rsid w:val="003E6DF9"/>
    <w:rsid w:val="003F11C1"/>
    <w:rsid w:val="003F2BCD"/>
    <w:rsid w:val="003F52A5"/>
    <w:rsid w:val="00400606"/>
    <w:rsid w:val="004009CB"/>
    <w:rsid w:val="004114D9"/>
    <w:rsid w:val="004124B5"/>
    <w:rsid w:val="00412FCC"/>
    <w:rsid w:val="00413881"/>
    <w:rsid w:val="00413F8E"/>
    <w:rsid w:val="00422055"/>
    <w:rsid w:val="00425263"/>
    <w:rsid w:val="0042713A"/>
    <w:rsid w:val="004278EB"/>
    <w:rsid w:val="004314BA"/>
    <w:rsid w:val="00431D95"/>
    <w:rsid w:val="004321B4"/>
    <w:rsid w:val="00437D42"/>
    <w:rsid w:val="004409BD"/>
    <w:rsid w:val="00447303"/>
    <w:rsid w:val="00452EB3"/>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4863"/>
    <w:rsid w:val="00484E3B"/>
    <w:rsid w:val="004878EC"/>
    <w:rsid w:val="00490C94"/>
    <w:rsid w:val="00490CF2"/>
    <w:rsid w:val="00491E98"/>
    <w:rsid w:val="00492DAF"/>
    <w:rsid w:val="00494DA5"/>
    <w:rsid w:val="004951FD"/>
    <w:rsid w:val="00495533"/>
    <w:rsid w:val="004A205D"/>
    <w:rsid w:val="004A283B"/>
    <w:rsid w:val="004A520F"/>
    <w:rsid w:val="004A5287"/>
    <w:rsid w:val="004A6522"/>
    <w:rsid w:val="004A7B4A"/>
    <w:rsid w:val="004B1D1E"/>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7673"/>
    <w:rsid w:val="004E0997"/>
    <w:rsid w:val="004E30F3"/>
    <w:rsid w:val="004E6DA4"/>
    <w:rsid w:val="004F026B"/>
    <w:rsid w:val="004F1977"/>
    <w:rsid w:val="004F24A3"/>
    <w:rsid w:val="004F4209"/>
    <w:rsid w:val="004F54F9"/>
    <w:rsid w:val="004F617A"/>
    <w:rsid w:val="004F6BCD"/>
    <w:rsid w:val="004F6F54"/>
    <w:rsid w:val="004F761B"/>
    <w:rsid w:val="005034DA"/>
    <w:rsid w:val="005036D2"/>
    <w:rsid w:val="0050578C"/>
    <w:rsid w:val="00507C2F"/>
    <w:rsid w:val="00514D50"/>
    <w:rsid w:val="00516255"/>
    <w:rsid w:val="00521731"/>
    <w:rsid w:val="005246D6"/>
    <w:rsid w:val="00525FAD"/>
    <w:rsid w:val="00532348"/>
    <w:rsid w:val="00535DCA"/>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D60"/>
    <w:rsid w:val="00582337"/>
    <w:rsid w:val="005823BA"/>
    <w:rsid w:val="00584BE3"/>
    <w:rsid w:val="00587168"/>
    <w:rsid w:val="0058786F"/>
    <w:rsid w:val="0059053C"/>
    <w:rsid w:val="00591920"/>
    <w:rsid w:val="005922A2"/>
    <w:rsid w:val="00595961"/>
    <w:rsid w:val="00597846"/>
    <w:rsid w:val="00597A2E"/>
    <w:rsid w:val="005A0E31"/>
    <w:rsid w:val="005A15DC"/>
    <w:rsid w:val="005A38E3"/>
    <w:rsid w:val="005A512F"/>
    <w:rsid w:val="005A65FA"/>
    <w:rsid w:val="005B0038"/>
    <w:rsid w:val="005B15FA"/>
    <w:rsid w:val="005B5A50"/>
    <w:rsid w:val="005B70B6"/>
    <w:rsid w:val="005B7448"/>
    <w:rsid w:val="005B7925"/>
    <w:rsid w:val="005B7992"/>
    <w:rsid w:val="005C0334"/>
    <w:rsid w:val="005C12F7"/>
    <w:rsid w:val="005C2A42"/>
    <w:rsid w:val="005C2FC9"/>
    <w:rsid w:val="005C3355"/>
    <w:rsid w:val="005C4ED0"/>
    <w:rsid w:val="005C694B"/>
    <w:rsid w:val="005C7A27"/>
    <w:rsid w:val="005D185E"/>
    <w:rsid w:val="005D4C0F"/>
    <w:rsid w:val="005D53B0"/>
    <w:rsid w:val="005E0B16"/>
    <w:rsid w:val="005E282E"/>
    <w:rsid w:val="005E4E88"/>
    <w:rsid w:val="005E5A17"/>
    <w:rsid w:val="005E7880"/>
    <w:rsid w:val="005F00FD"/>
    <w:rsid w:val="005F026A"/>
    <w:rsid w:val="005F0332"/>
    <w:rsid w:val="005F6465"/>
    <w:rsid w:val="005F78C0"/>
    <w:rsid w:val="006024B8"/>
    <w:rsid w:val="00603AF5"/>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27AA"/>
    <w:rsid w:val="00644811"/>
    <w:rsid w:val="00644D09"/>
    <w:rsid w:val="0064666D"/>
    <w:rsid w:val="0065059D"/>
    <w:rsid w:val="00651499"/>
    <w:rsid w:val="0065196B"/>
    <w:rsid w:val="00653262"/>
    <w:rsid w:val="006612C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618D"/>
    <w:rsid w:val="006A72C2"/>
    <w:rsid w:val="006B0D2B"/>
    <w:rsid w:val="006B156A"/>
    <w:rsid w:val="006B1683"/>
    <w:rsid w:val="006B38BF"/>
    <w:rsid w:val="006B6319"/>
    <w:rsid w:val="006B6FC2"/>
    <w:rsid w:val="006C199F"/>
    <w:rsid w:val="006C1E89"/>
    <w:rsid w:val="006C25C5"/>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8F"/>
    <w:rsid w:val="0073023B"/>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2013"/>
    <w:rsid w:val="00773475"/>
    <w:rsid w:val="0077467D"/>
    <w:rsid w:val="007800F5"/>
    <w:rsid w:val="00782A52"/>
    <w:rsid w:val="00782AA7"/>
    <w:rsid w:val="00785ACC"/>
    <w:rsid w:val="0078686A"/>
    <w:rsid w:val="007870AF"/>
    <w:rsid w:val="00790EA3"/>
    <w:rsid w:val="00791CEB"/>
    <w:rsid w:val="00796EEF"/>
    <w:rsid w:val="007A1553"/>
    <w:rsid w:val="007A2315"/>
    <w:rsid w:val="007A575B"/>
    <w:rsid w:val="007A6258"/>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D5DF5"/>
    <w:rsid w:val="007E4368"/>
    <w:rsid w:val="007E5B66"/>
    <w:rsid w:val="007F24DA"/>
    <w:rsid w:val="007F57D1"/>
    <w:rsid w:val="007F58E8"/>
    <w:rsid w:val="007F5FFD"/>
    <w:rsid w:val="007F6047"/>
    <w:rsid w:val="00801CD8"/>
    <w:rsid w:val="00801D5E"/>
    <w:rsid w:val="00802549"/>
    <w:rsid w:val="00803C13"/>
    <w:rsid w:val="00803E3A"/>
    <w:rsid w:val="00806310"/>
    <w:rsid w:val="00810B18"/>
    <w:rsid w:val="0081116E"/>
    <w:rsid w:val="00811F9F"/>
    <w:rsid w:val="00814DAE"/>
    <w:rsid w:val="0081585C"/>
    <w:rsid w:val="00820276"/>
    <w:rsid w:val="00821281"/>
    <w:rsid w:val="008238F8"/>
    <w:rsid w:val="00823E13"/>
    <w:rsid w:val="008247A0"/>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60B34"/>
    <w:rsid w:val="00861AED"/>
    <w:rsid w:val="00861DBA"/>
    <w:rsid w:val="00867956"/>
    <w:rsid w:val="00867A0C"/>
    <w:rsid w:val="00870E85"/>
    <w:rsid w:val="008717EE"/>
    <w:rsid w:val="00872BE4"/>
    <w:rsid w:val="0087430B"/>
    <w:rsid w:val="00874A98"/>
    <w:rsid w:val="008813F2"/>
    <w:rsid w:val="008847C3"/>
    <w:rsid w:val="0088548E"/>
    <w:rsid w:val="0088578F"/>
    <w:rsid w:val="0089015A"/>
    <w:rsid w:val="00890F0D"/>
    <w:rsid w:val="0089187A"/>
    <w:rsid w:val="0089219B"/>
    <w:rsid w:val="008927DB"/>
    <w:rsid w:val="008A2682"/>
    <w:rsid w:val="008A31A1"/>
    <w:rsid w:val="008B092C"/>
    <w:rsid w:val="008B1803"/>
    <w:rsid w:val="008B2753"/>
    <w:rsid w:val="008B4167"/>
    <w:rsid w:val="008B4CDA"/>
    <w:rsid w:val="008B50B6"/>
    <w:rsid w:val="008B6D92"/>
    <w:rsid w:val="008C0807"/>
    <w:rsid w:val="008C1284"/>
    <w:rsid w:val="008C59DE"/>
    <w:rsid w:val="008C6ADE"/>
    <w:rsid w:val="008C723E"/>
    <w:rsid w:val="008D17E7"/>
    <w:rsid w:val="008D3D5D"/>
    <w:rsid w:val="008D44AA"/>
    <w:rsid w:val="008D49FF"/>
    <w:rsid w:val="008D5219"/>
    <w:rsid w:val="008D6334"/>
    <w:rsid w:val="008E26B6"/>
    <w:rsid w:val="008E42C2"/>
    <w:rsid w:val="008E66EB"/>
    <w:rsid w:val="008E6D79"/>
    <w:rsid w:val="008F177F"/>
    <w:rsid w:val="008F2D1C"/>
    <w:rsid w:val="008F56C5"/>
    <w:rsid w:val="008F6C41"/>
    <w:rsid w:val="00900550"/>
    <w:rsid w:val="00901608"/>
    <w:rsid w:val="0090211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276E7"/>
    <w:rsid w:val="00933E31"/>
    <w:rsid w:val="00937AE9"/>
    <w:rsid w:val="00937FD8"/>
    <w:rsid w:val="009461ED"/>
    <w:rsid w:val="0094745E"/>
    <w:rsid w:val="0095264B"/>
    <w:rsid w:val="00957CC4"/>
    <w:rsid w:val="009602CE"/>
    <w:rsid w:val="00963DF3"/>
    <w:rsid w:val="00965777"/>
    <w:rsid w:val="009678D3"/>
    <w:rsid w:val="00971FE4"/>
    <w:rsid w:val="00973F5B"/>
    <w:rsid w:val="0097570B"/>
    <w:rsid w:val="00977058"/>
    <w:rsid w:val="009771CB"/>
    <w:rsid w:val="00977586"/>
    <w:rsid w:val="00981B2C"/>
    <w:rsid w:val="0098425A"/>
    <w:rsid w:val="00984C48"/>
    <w:rsid w:val="00984FB4"/>
    <w:rsid w:val="00991104"/>
    <w:rsid w:val="00993246"/>
    <w:rsid w:val="009941A7"/>
    <w:rsid w:val="0099481A"/>
    <w:rsid w:val="00995D43"/>
    <w:rsid w:val="00995F53"/>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A26"/>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07CE9"/>
    <w:rsid w:val="00A15153"/>
    <w:rsid w:val="00A20069"/>
    <w:rsid w:val="00A223AA"/>
    <w:rsid w:val="00A2681D"/>
    <w:rsid w:val="00A3039C"/>
    <w:rsid w:val="00A32BE2"/>
    <w:rsid w:val="00A33676"/>
    <w:rsid w:val="00A35816"/>
    <w:rsid w:val="00A36234"/>
    <w:rsid w:val="00A36FD9"/>
    <w:rsid w:val="00A41088"/>
    <w:rsid w:val="00A427C1"/>
    <w:rsid w:val="00A442FC"/>
    <w:rsid w:val="00A502C2"/>
    <w:rsid w:val="00A51774"/>
    <w:rsid w:val="00A521CE"/>
    <w:rsid w:val="00A530B3"/>
    <w:rsid w:val="00A54C8A"/>
    <w:rsid w:val="00A56A47"/>
    <w:rsid w:val="00A620DD"/>
    <w:rsid w:val="00A626F5"/>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8AE"/>
    <w:rsid w:val="00AD3911"/>
    <w:rsid w:val="00AD4B78"/>
    <w:rsid w:val="00AD4FF6"/>
    <w:rsid w:val="00AE1180"/>
    <w:rsid w:val="00AE1681"/>
    <w:rsid w:val="00AE1F14"/>
    <w:rsid w:val="00AE4753"/>
    <w:rsid w:val="00AE7306"/>
    <w:rsid w:val="00AF1F5F"/>
    <w:rsid w:val="00AF43DE"/>
    <w:rsid w:val="00B00C8B"/>
    <w:rsid w:val="00B0308E"/>
    <w:rsid w:val="00B03876"/>
    <w:rsid w:val="00B0482F"/>
    <w:rsid w:val="00B05E64"/>
    <w:rsid w:val="00B06082"/>
    <w:rsid w:val="00B1048B"/>
    <w:rsid w:val="00B14F7C"/>
    <w:rsid w:val="00B16F19"/>
    <w:rsid w:val="00B16FA1"/>
    <w:rsid w:val="00B178F9"/>
    <w:rsid w:val="00B20D6E"/>
    <w:rsid w:val="00B20F8F"/>
    <w:rsid w:val="00B27D4F"/>
    <w:rsid w:val="00B32477"/>
    <w:rsid w:val="00B34BDE"/>
    <w:rsid w:val="00B3612C"/>
    <w:rsid w:val="00B4203C"/>
    <w:rsid w:val="00B423F3"/>
    <w:rsid w:val="00B42C99"/>
    <w:rsid w:val="00B44799"/>
    <w:rsid w:val="00B458C1"/>
    <w:rsid w:val="00B50482"/>
    <w:rsid w:val="00B513F5"/>
    <w:rsid w:val="00B52E63"/>
    <w:rsid w:val="00B534B3"/>
    <w:rsid w:val="00B56605"/>
    <w:rsid w:val="00B56CB1"/>
    <w:rsid w:val="00B57911"/>
    <w:rsid w:val="00B57AAA"/>
    <w:rsid w:val="00B63E30"/>
    <w:rsid w:val="00B66C01"/>
    <w:rsid w:val="00B7293C"/>
    <w:rsid w:val="00B73CB3"/>
    <w:rsid w:val="00B74A65"/>
    <w:rsid w:val="00B77DF4"/>
    <w:rsid w:val="00B8344F"/>
    <w:rsid w:val="00B8349F"/>
    <w:rsid w:val="00B90F8F"/>
    <w:rsid w:val="00B93C15"/>
    <w:rsid w:val="00BA2588"/>
    <w:rsid w:val="00BA28B7"/>
    <w:rsid w:val="00BA5EC7"/>
    <w:rsid w:val="00BA6417"/>
    <w:rsid w:val="00BB01F9"/>
    <w:rsid w:val="00BB0DFC"/>
    <w:rsid w:val="00BB3506"/>
    <w:rsid w:val="00BB5ECD"/>
    <w:rsid w:val="00BB74F7"/>
    <w:rsid w:val="00BB7813"/>
    <w:rsid w:val="00BB7D33"/>
    <w:rsid w:val="00BC0876"/>
    <w:rsid w:val="00BC11A4"/>
    <w:rsid w:val="00BC27D1"/>
    <w:rsid w:val="00BC396A"/>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3578F"/>
    <w:rsid w:val="00C37E8C"/>
    <w:rsid w:val="00C40C2F"/>
    <w:rsid w:val="00C41AFE"/>
    <w:rsid w:val="00C41D2A"/>
    <w:rsid w:val="00C41EC4"/>
    <w:rsid w:val="00C425A2"/>
    <w:rsid w:val="00C443FF"/>
    <w:rsid w:val="00C45D42"/>
    <w:rsid w:val="00C46C2F"/>
    <w:rsid w:val="00C47280"/>
    <w:rsid w:val="00C50E0E"/>
    <w:rsid w:val="00C50FB9"/>
    <w:rsid w:val="00C60D3C"/>
    <w:rsid w:val="00C6277D"/>
    <w:rsid w:val="00C6297D"/>
    <w:rsid w:val="00C64C08"/>
    <w:rsid w:val="00C7115E"/>
    <w:rsid w:val="00C7165E"/>
    <w:rsid w:val="00C720F4"/>
    <w:rsid w:val="00C72E90"/>
    <w:rsid w:val="00C731BA"/>
    <w:rsid w:val="00C73D02"/>
    <w:rsid w:val="00C74B07"/>
    <w:rsid w:val="00C775D5"/>
    <w:rsid w:val="00C822C2"/>
    <w:rsid w:val="00C832E3"/>
    <w:rsid w:val="00C854D6"/>
    <w:rsid w:val="00C8635F"/>
    <w:rsid w:val="00C864BA"/>
    <w:rsid w:val="00C91F6C"/>
    <w:rsid w:val="00C94AF9"/>
    <w:rsid w:val="00C94C31"/>
    <w:rsid w:val="00C976A4"/>
    <w:rsid w:val="00CA28D9"/>
    <w:rsid w:val="00CB1C77"/>
    <w:rsid w:val="00CB6158"/>
    <w:rsid w:val="00CC1155"/>
    <w:rsid w:val="00CC3393"/>
    <w:rsid w:val="00CC7AAE"/>
    <w:rsid w:val="00CD1094"/>
    <w:rsid w:val="00CD4D45"/>
    <w:rsid w:val="00CD636A"/>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977"/>
    <w:rsid w:val="00D03F64"/>
    <w:rsid w:val="00D0645C"/>
    <w:rsid w:val="00D077B9"/>
    <w:rsid w:val="00D07F9F"/>
    <w:rsid w:val="00D103E1"/>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386C"/>
    <w:rsid w:val="00D6524A"/>
    <w:rsid w:val="00D65FA3"/>
    <w:rsid w:val="00D7144B"/>
    <w:rsid w:val="00D72DCF"/>
    <w:rsid w:val="00D73305"/>
    <w:rsid w:val="00D80D6E"/>
    <w:rsid w:val="00D80EC0"/>
    <w:rsid w:val="00D814E1"/>
    <w:rsid w:val="00D8156C"/>
    <w:rsid w:val="00D83CCD"/>
    <w:rsid w:val="00D8492E"/>
    <w:rsid w:val="00D85D38"/>
    <w:rsid w:val="00D86244"/>
    <w:rsid w:val="00D86D18"/>
    <w:rsid w:val="00D91594"/>
    <w:rsid w:val="00D965F8"/>
    <w:rsid w:val="00DA04AC"/>
    <w:rsid w:val="00DA13D7"/>
    <w:rsid w:val="00DA3EFF"/>
    <w:rsid w:val="00DA7754"/>
    <w:rsid w:val="00DB01A5"/>
    <w:rsid w:val="00DB2BE0"/>
    <w:rsid w:val="00DB2CBB"/>
    <w:rsid w:val="00DB2ED8"/>
    <w:rsid w:val="00DB3144"/>
    <w:rsid w:val="00DB3225"/>
    <w:rsid w:val="00DB3899"/>
    <w:rsid w:val="00DB5268"/>
    <w:rsid w:val="00DB7278"/>
    <w:rsid w:val="00DC0A97"/>
    <w:rsid w:val="00DC340F"/>
    <w:rsid w:val="00DC6C37"/>
    <w:rsid w:val="00DC71BA"/>
    <w:rsid w:val="00DD09BF"/>
    <w:rsid w:val="00DD2DDF"/>
    <w:rsid w:val="00DD4894"/>
    <w:rsid w:val="00DD53E8"/>
    <w:rsid w:val="00DD6966"/>
    <w:rsid w:val="00DD7DBB"/>
    <w:rsid w:val="00DE19D0"/>
    <w:rsid w:val="00DE2268"/>
    <w:rsid w:val="00DE26FC"/>
    <w:rsid w:val="00DE36CF"/>
    <w:rsid w:val="00DF1779"/>
    <w:rsid w:val="00DF1ED9"/>
    <w:rsid w:val="00DF2417"/>
    <w:rsid w:val="00DF6AC4"/>
    <w:rsid w:val="00DF6C3A"/>
    <w:rsid w:val="00DF7903"/>
    <w:rsid w:val="00DF7FDE"/>
    <w:rsid w:val="00E018C1"/>
    <w:rsid w:val="00E02380"/>
    <w:rsid w:val="00E02878"/>
    <w:rsid w:val="00E07E92"/>
    <w:rsid w:val="00E10DBB"/>
    <w:rsid w:val="00E141B5"/>
    <w:rsid w:val="00E14F26"/>
    <w:rsid w:val="00E1512E"/>
    <w:rsid w:val="00E15CE2"/>
    <w:rsid w:val="00E16E49"/>
    <w:rsid w:val="00E2087F"/>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3820"/>
    <w:rsid w:val="00E5418A"/>
    <w:rsid w:val="00E605FC"/>
    <w:rsid w:val="00E66D76"/>
    <w:rsid w:val="00E72AD6"/>
    <w:rsid w:val="00E752EE"/>
    <w:rsid w:val="00E760AC"/>
    <w:rsid w:val="00E76D48"/>
    <w:rsid w:val="00E77CF3"/>
    <w:rsid w:val="00E77DBA"/>
    <w:rsid w:val="00E8171C"/>
    <w:rsid w:val="00E82052"/>
    <w:rsid w:val="00E82A06"/>
    <w:rsid w:val="00E82E03"/>
    <w:rsid w:val="00E82FFA"/>
    <w:rsid w:val="00E83B75"/>
    <w:rsid w:val="00E8517B"/>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D2C27"/>
    <w:rsid w:val="00EE09D3"/>
    <w:rsid w:val="00EE5907"/>
    <w:rsid w:val="00EE59A1"/>
    <w:rsid w:val="00EE6FBE"/>
    <w:rsid w:val="00EF0C12"/>
    <w:rsid w:val="00EF1DA9"/>
    <w:rsid w:val="00EF32C7"/>
    <w:rsid w:val="00EF4751"/>
    <w:rsid w:val="00EF4FC9"/>
    <w:rsid w:val="00F0193A"/>
    <w:rsid w:val="00F02882"/>
    <w:rsid w:val="00F04592"/>
    <w:rsid w:val="00F07509"/>
    <w:rsid w:val="00F10B95"/>
    <w:rsid w:val="00F13C7A"/>
    <w:rsid w:val="00F1568D"/>
    <w:rsid w:val="00F1584A"/>
    <w:rsid w:val="00F16895"/>
    <w:rsid w:val="00F16DFE"/>
    <w:rsid w:val="00F1708B"/>
    <w:rsid w:val="00F24A27"/>
    <w:rsid w:val="00F24F6F"/>
    <w:rsid w:val="00F26829"/>
    <w:rsid w:val="00F3092E"/>
    <w:rsid w:val="00F30985"/>
    <w:rsid w:val="00F3180B"/>
    <w:rsid w:val="00F33875"/>
    <w:rsid w:val="00F347A0"/>
    <w:rsid w:val="00F36612"/>
    <w:rsid w:val="00F40163"/>
    <w:rsid w:val="00F4164E"/>
    <w:rsid w:val="00F438A8"/>
    <w:rsid w:val="00F43D0A"/>
    <w:rsid w:val="00F44657"/>
    <w:rsid w:val="00F45FFD"/>
    <w:rsid w:val="00F50520"/>
    <w:rsid w:val="00F505DA"/>
    <w:rsid w:val="00F5152F"/>
    <w:rsid w:val="00F52C65"/>
    <w:rsid w:val="00F5453F"/>
    <w:rsid w:val="00F55AC7"/>
    <w:rsid w:val="00F57C38"/>
    <w:rsid w:val="00F604E7"/>
    <w:rsid w:val="00F63739"/>
    <w:rsid w:val="00F6659E"/>
    <w:rsid w:val="00F70015"/>
    <w:rsid w:val="00F710EF"/>
    <w:rsid w:val="00F712EE"/>
    <w:rsid w:val="00F729F4"/>
    <w:rsid w:val="00F72C44"/>
    <w:rsid w:val="00F742F2"/>
    <w:rsid w:val="00F75E41"/>
    <w:rsid w:val="00F80845"/>
    <w:rsid w:val="00F81F2D"/>
    <w:rsid w:val="00F82744"/>
    <w:rsid w:val="00F83E8E"/>
    <w:rsid w:val="00F8443D"/>
    <w:rsid w:val="00F8508E"/>
    <w:rsid w:val="00F8765B"/>
    <w:rsid w:val="00F91A81"/>
    <w:rsid w:val="00F92695"/>
    <w:rsid w:val="00F95910"/>
    <w:rsid w:val="00F95D03"/>
    <w:rsid w:val="00FA0B4C"/>
    <w:rsid w:val="00FA0C31"/>
    <w:rsid w:val="00FA29A5"/>
    <w:rsid w:val="00FA2DA0"/>
    <w:rsid w:val="00FA34CC"/>
    <w:rsid w:val="00FA36C8"/>
    <w:rsid w:val="00FA4114"/>
    <w:rsid w:val="00FA429F"/>
    <w:rsid w:val="00FA56FE"/>
    <w:rsid w:val="00FA7186"/>
    <w:rsid w:val="00FB0553"/>
    <w:rsid w:val="00FB0E1F"/>
    <w:rsid w:val="00FB2929"/>
    <w:rsid w:val="00FC02E7"/>
    <w:rsid w:val="00FC3A57"/>
    <w:rsid w:val="00FD048A"/>
    <w:rsid w:val="00FD223B"/>
    <w:rsid w:val="00FD31F8"/>
    <w:rsid w:val="00FD7797"/>
    <w:rsid w:val="00FE0F4E"/>
    <w:rsid w:val="00FE42E8"/>
    <w:rsid w:val="00FE43A4"/>
    <w:rsid w:val="00FE52BE"/>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nvss-restricted-data.ht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mwf.int/en/forecasts/datasets/reanalysis-datasets/era5"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cdc.gov/nchs/nvss/bridged_race.htm" TargetMode="Externa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www.globalenvhealth.org/code-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19E3A-8DE3-9E45-B9AA-B1F678484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28</Pages>
  <Words>60916</Words>
  <Characters>347223</Characters>
  <Application>Microsoft Office Word</Application>
  <DocSecurity>0</DocSecurity>
  <Lines>2893</Lines>
  <Paragraphs>814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cp:revision>
  <cp:lastPrinted>2019-04-24T23:05:00Z</cp:lastPrinted>
  <dcterms:created xsi:type="dcterms:W3CDTF">2019-11-06T12:18:00Z</dcterms:created>
  <dcterms:modified xsi:type="dcterms:W3CDTF">2019-11-06T17:28:00Z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