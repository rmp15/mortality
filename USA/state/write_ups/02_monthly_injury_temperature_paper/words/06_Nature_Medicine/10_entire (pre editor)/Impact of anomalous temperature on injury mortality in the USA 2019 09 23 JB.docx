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CDD69B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CCDFE9"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commentRangeStart w:id="0"/>
      <w:r w:rsidRPr="00E85AFA">
        <w:rPr>
          <w:rFonts w:eastAsia="Times New Roman"/>
          <w:b/>
        </w:rPr>
        <w:t xml:space="preserve">norms </w:t>
      </w:r>
      <w:commentRangeEnd w:id="0"/>
      <w:r w:rsidR="00937FD8">
        <w:rPr>
          <w:rStyle w:val="CommentReference"/>
          <w:rFonts w:asciiTheme="minorHAnsi" w:hAnsiTheme="minorHAnsi" w:cstheme="minorBidi"/>
          <w:lang w:eastAsia="en-US"/>
        </w:rPr>
        <w:commentReference w:id="0"/>
      </w:r>
      <w:r w:rsidR="00E2287D" w:rsidRPr="00E85AFA">
        <w:rPr>
          <w:rFonts w:eastAsia="Times New Roman"/>
          <w:b/>
        </w:rPr>
        <w:t xml:space="preserve">affect human </w:t>
      </w:r>
      <w:proofErr w:type="gramStart"/>
      <w:r w:rsidR="00E2287D" w:rsidRPr="00E85AFA">
        <w:rPr>
          <w:rFonts w:eastAsia="Times New Roman"/>
          <w:b/>
        </w:rPr>
        <w:t>health</w:t>
      </w:r>
      <w:r w:rsidR="004C3F33" w:rsidRPr="00E85AFA">
        <w:rPr>
          <w:rFonts w:eastAsia="Times New Roman"/>
          <w:b/>
        </w:rPr>
        <w:t>, and</w:t>
      </w:r>
      <w:proofErr w:type="gramEnd"/>
      <w:r w:rsidR="004C3F33" w:rsidRPr="00E85AFA">
        <w:rPr>
          <w:rFonts w:eastAsia="Times New Roman"/>
          <w:b/>
        </w:rPr>
        <w:t xml:space="preserve">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w:t>
      </w:r>
      <w:proofErr w:type="spellStart"/>
      <w:r w:rsidRPr="00E85AFA">
        <w:rPr>
          <w:rFonts w:eastAsia="Times New Roman"/>
          <w:b/>
        </w:rPr>
        <w:t>spatio</w:t>
      </w:r>
      <w:proofErr w:type="spellEnd"/>
      <w:r w:rsidRPr="00E85AFA">
        <w:rPr>
          <w:rFonts w:eastAsia="Times New Roman"/>
          <w:b/>
        </w:rPr>
        <w:t xml:space="preserve">-temporal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54F60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7545C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671093">
        <w:rPr>
          <w:color w:val="000000" w:themeColor="text1"/>
        </w:rPr>
        <w:t>XX</w:t>
      </w:r>
      <w:r w:rsidR="007433BB" w:rsidRPr="00E85AFA">
        <w:rPr>
          <w:color w:val="000000" w:themeColor="text1"/>
        </w:rPr>
        <w:t xml:space="preserve"> boys and men and </w:t>
      </w:r>
      <w:r w:rsidR="00671093">
        <w:rPr>
          <w:color w:val="000000" w:themeColor="text1"/>
        </w:rPr>
        <w:t>XX</w:t>
      </w:r>
      <w:r w:rsidR="007433BB" w:rsidRPr="00E85AFA">
        <w:rPr>
          <w:color w:val="000000" w:themeColor="text1"/>
        </w:rPr>
        <w:t xml:space="preserve"> girls and women died from an injury in the contiguous USA, accounting for </w:t>
      </w:r>
      <w:r w:rsidR="00671093">
        <w:rPr>
          <w:color w:val="000000" w:themeColor="text1"/>
        </w:rPr>
        <w:t>X.X</w:t>
      </w:r>
      <w:r w:rsidR="007433BB" w:rsidRPr="00E85AFA">
        <w:rPr>
          <w:color w:val="000000" w:themeColor="text1"/>
        </w:rPr>
        <w:t xml:space="preserve">% and </w:t>
      </w:r>
      <w:r w:rsidR="00671093">
        <w:rPr>
          <w:color w:val="000000" w:themeColor="text1"/>
        </w:rPr>
        <w:t>X.X</w:t>
      </w:r>
      <w:r w:rsidR="007433BB" w:rsidRPr="00E85AFA">
        <w:rPr>
          <w:color w:val="000000" w:themeColor="text1"/>
        </w:rPr>
        <w:t xml:space="preserve">% of all male and female deaths respectively.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and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of female injury deaths were in those aged 15 years and older, and over half (</w:t>
      </w:r>
      <w:r w:rsidR="00671093">
        <w:rPr>
          <w:color w:val="000000" w:themeColor="text1"/>
        </w:rPr>
        <w:t>XX</w:t>
      </w:r>
      <w:r w:rsidR="007433BB" w:rsidRPr="00E85AFA">
        <w:rPr>
          <w:color w:val="000000" w:themeColor="text1"/>
        </w:rPr>
        <w:t>.</w:t>
      </w:r>
      <w:r w:rsidR="00671093">
        <w:rPr>
          <w:color w:val="000000" w:themeColor="text1"/>
        </w:rPr>
        <w:t>X</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3BF923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of injury deaths in males and </w:t>
      </w:r>
      <w:r w:rsidR="00963DF3">
        <w:rPr>
          <w:color w:val="000000" w:themeColor="text1"/>
        </w:rPr>
        <w:t>XX</w:t>
      </w:r>
      <w:r w:rsidRPr="00E85AFA">
        <w:rPr>
          <w:color w:val="000000" w:themeColor="text1"/>
        </w:rPr>
        <w:t>.</w:t>
      </w:r>
      <w:r w:rsidR="00963DF3">
        <w:rPr>
          <w:color w:val="000000" w:themeColor="text1"/>
        </w:rPr>
        <w:t>X</w:t>
      </w:r>
      <w:r w:rsidRPr="00E85AFA">
        <w:rPr>
          <w:color w:val="000000" w:themeColor="text1"/>
        </w:rPr>
        <w:t xml:space="preserve">% in females. The remainder were from a heterogeneous group of “other unintentional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316CBF8D"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41C1372D"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E85AFA">
        <w:rPr>
          <w:color w:val="000000" w:themeColor="text1"/>
        </w:rPr>
        <w:t xml:space="preserve"> 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302F12">
        <w:rPr>
          <w:color w:val="000000" w:themeColor="text1"/>
        </w:rPr>
        <w:t>X</w:t>
      </w:r>
      <w:r w:rsidR="007433BB" w:rsidRPr="00E85AFA">
        <w:rPr>
          <w:bCs/>
          <w:color w:val="000000" w:themeColor="text1"/>
        </w:rPr>
        <w:t>°C</w:t>
      </w:r>
      <w:r w:rsidR="007433BB" w:rsidRPr="00E85AFA">
        <w:rPr>
          <w:color w:val="000000" w:themeColor="text1"/>
        </w:rPr>
        <w:t xml:space="preserve"> for Florida in September, to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302F12">
        <w:rPr>
          <w:color w:val="000000" w:themeColor="text1"/>
        </w:rPr>
        <w:t>X</w:t>
      </w:r>
      <w:r w:rsidR="007433BB" w:rsidRPr="00E85AFA">
        <w:rPr>
          <w:color w:val="000000" w:themeColor="text1"/>
        </w:rPr>
        <w:t>.</w:t>
      </w:r>
      <w:r w:rsidR="00302F12">
        <w:rPr>
          <w:color w:val="000000" w:themeColor="text1"/>
        </w:rPr>
        <w:t>X</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55BC78C" w:rsidR="007433BB" w:rsidRPr="00E85AFA" w:rsidRDefault="00AD4FF6" w:rsidP="002E5F11">
      <w:pPr>
        <w:spacing w:line="480" w:lineRule="auto"/>
        <w:jc w:val="both"/>
      </w:pPr>
      <w:r w:rsidRPr="00E85AFA">
        <w:rPr>
          <w:color w:val="000000" w:themeColor="text1"/>
        </w:rPr>
        <w:t xml:space="preserve">We analysed the association of monthly injury death rates with anomalous temperature using a Bayesian </w:t>
      </w:r>
      <w:proofErr w:type="spellStart"/>
      <w:r w:rsidRPr="00E85AFA">
        <w:rPr>
          <w:color w:val="000000" w:themeColor="text1"/>
        </w:rPr>
        <w:t>spatio</w:t>
      </w:r>
      <w:proofErr w:type="spellEnd"/>
      <w:r w:rsidRPr="00E85AFA">
        <w:rPr>
          <w:color w:val="000000" w:themeColor="text1"/>
        </w:rPr>
        <w:t>-temporal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w:t>
      </w:r>
      <w:r w:rsidR="007433BB" w:rsidRPr="00E85AFA">
        <w:rPr>
          <w:color w:val="000000" w:themeColor="text1"/>
        </w:rPr>
        <w:lastRenderedPageBreak/>
        <w:t xml:space="preserve">month in each state </w:t>
      </w:r>
      <w:del w:id="1" w:author="Bennett, James E" w:date="2019-09-25T13:14:00Z">
        <w:r w:rsidR="007433BB" w:rsidRPr="00E85AFA" w:rsidDel="009E4104">
          <w:rPr>
            <w:color w:val="000000" w:themeColor="text1"/>
          </w:rPr>
          <w:delText xml:space="preserve">were </w:delText>
        </w:r>
      </w:del>
      <w:ins w:id="2" w:author="Bennett, James E" w:date="2019-09-25T13:14:00Z">
        <w:r w:rsidR="009E4104">
          <w:rPr>
            <w:color w:val="000000" w:themeColor="text1"/>
          </w:rPr>
          <w:t>was</w:t>
        </w:r>
        <w:r w:rsidR="009E4104" w:rsidRPr="00E85AFA">
          <w:rPr>
            <w:color w:val="000000" w:themeColor="text1"/>
          </w:rPr>
          <w:t xml:space="preserve"> </w:t>
        </w:r>
      </w:ins>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E13B2A5"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39A28803"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ins w:id="3" w:author="Bennett, James E" w:date="2019-09-25T13:18:00Z">
        <w:r w:rsidR="009E4104">
          <w:t>.</w:t>
        </w:r>
      </w:ins>
      <w:del w:id="4" w:author="Bennett, James E" w:date="2019-09-25T13:18:00Z">
        <w:r w:rsidR="00367BD4" w:rsidRPr="00E85AFA" w:rsidDel="009E4104">
          <w:delText>;</w:delText>
        </w:r>
      </w:del>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2253B4A4"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66E96B17"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77777777" w:rsidR="000C3D92" w:rsidRPr="00E85AFA" w:rsidRDefault="000C3D92" w:rsidP="00D21020">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07C971A"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w:t>
      </w:r>
      <w:proofErr w:type="spellStart"/>
      <w:r w:rsidRPr="00E85AFA">
        <w:rPr>
          <w:rStyle w:val="apple-style-span"/>
          <w:color w:val="000000" w:themeColor="text1"/>
        </w:rPr>
        <w:t>Center</w:t>
      </w:r>
      <w:proofErr w:type="spellEnd"/>
      <w:r w:rsidRPr="00E85AFA">
        <w:rPr>
          <w:rStyle w:val="apple-style-span"/>
          <w:color w:val="000000" w:themeColor="text1"/>
        </w:rPr>
        <w:t xml:space="preserve">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2456516A"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w:t>
      </w:r>
      <w:r w:rsidRPr="00E85AFA">
        <w:rPr>
          <w:rStyle w:val="apple-style-span"/>
          <w:color w:val="000000" w:themeColor="text1"/>
        </w:rPr>
        <w:lastRenderedPageBreak/>
        <w:t>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78ECDE20"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p>
    <w:p w14:paraId="74C799D5" w14:textId="77777777" w:rsidR="00AC1978"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6EBDE0BC" w:rsidR="00D21020" w:rsidRPr="00E85AFA"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w:t>
      </w:r>
      <w:del w:id="5" w:author="Bennett, James E" w:date="2019-09-25T13:25:00Z">
        <w:r w:rsidRPr="00E85AFA" w:rsidDel="00F729F4">
          <w:rPr>
            <w:color w:val="000000" w:themeColor="text1"/>
          </w:rPr>
          <w:delText xml:space="preserve">typically </w:delText>
        </w:r>
      </w:del>
      <w:r w:rsidRPr="00E85AFA">
        <w:rPr>
          <w:color w:val="000000" w:themeColor="text1"/>
        </w:rPr>
        <w:t xml:space="preserve">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norms,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w:t>
      </w:r>
      <w:proofErr w:type="spellStart"/>
      <w:r w:rsidRPr="00E85AFA">
        <w:rPr>
          <w:color w:val="000000" w:themeColor="text1"/>
        </w:rPr>
        <w:t>spatio</w:t>
      </w:r>
      <w:proofErr w:type="spellEnd"/>
      <w:r w:rsidRPr="00E85AFA">
        <w:rPr>
          <w:color w:val="000000" w:themeColor="text1"/>
        </w:rPr>
        <w:t xml:space="preserve">-temporal model. </w:t>
      </w:r>
      <w:r w:rsidR="00C832E3" w:rsidRPr="00E85AFA">
        <w:t>We modelled the number of deaths in each year as following a Poisson distribution:</w:t>
      </w:r>
    </w:p>
    <w:p w14:paraId="64AD2683" w14:textId="77777777" w:rsidR="00C832E3" w:rsidRPr="00E85AFA" w:rsidRDefault="000B7E00"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74B4E30C" w:rsidR="00C832E3" w:rsidRPr="00E85AFA" w:rsidRDefault="000B7E00"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w:commentRangeStart w:id="6"/>
        <m:oMath>
          <m:sSub>
            <m:sSubPr>
              <m:ctrlPr>
                <w:rPr>
                  <w:rFonts w:ascii="Cambria Math" w:hAnsi="Cambria Math"/>
                  <w:i/>
                </w:rPr>
              </m:ctrlPr>
            </m:sSubPr>
            <m:e>
              <m:r>
                <w:rPr>
                  <w:rFonts w:ascii="Cambria Math" w:hAnsi="Cambria Math"/>
                </w:rPr>
                <m:t>ζ</m:t>
              </m:r>
            </m:e>
            <m:sub>
              <m:r>
                <w:rPr>
                  <w:rFonts w:ascii="Cambria Math" w:hAnsi="Cambria Math"/>
                </w:rPr>
                <m:t>state-month</m:t>
              </m:r>
            </m:sub>
          </m:sSub>
          <m:r>
            <w:ins w:id="7" w:author="Bennett, James E" w:date="2019-09-25T13:32:00Z">
              <w:rPr>
                <w:rFonts w:ascii="Cambria Math" w:hAnsi="Cambria Math"/>
              </w:rPr>
              <m:t>+</m:t>
            </w:ins>
          </m:r>
          <m:sSub>
            <m:sSubPr>
              <m:ctrlPr>
                <w:ins w:id="8" w:author="Bennett, James E" w:date="2019-09-25T13:32:00Z">
                  <w:rPr>
                    <w:rFonts w:ascii="Cambria Math" w:hAnsi="Cambria Math"/>
                    <w:i/>
                  </w:rPr>
                </w:ins>
              </m:ctrlPr>
            </m:sSubPr>
            <m:e>
              <m:r>
                <w:ins w:id="9" w:author="Bennett, James E" w:date="2019-09-25T13:33:00Z">
                  <w:rPr>
                    <w:rFonts w:ascii="Cambria Math" w:hAnsi="Cambria Math"/>
                  </w:rPr>
                  <m:t>ψ</m:t>
                </w:ins>
              </m:r>
            </m:e>
            <m:sub>
              <m:r>
                <w:ins w:id="10" w:author="Bennett, James E" w:date="2019-09-25T13:32:00Z">
                  <w:rPr>
                    <w:rFonts w:ascii="Cambria Math" w:hAnsi="Cambria Math"/>
                  </w:rPr>
                  <m:t>state-month</m:t>
                </w:ins>
              </m:r>
            </m:sub>
          </m:sSub>
          <m:r>
            <w:ins w:id="11" w:author="Bennett, James E" w:date="2019-09-25T13:33:00Z">
              <w:rPr>
                <w:rFonts w:ascii="Cambria Math" w:hAnsi="Cambria Math"/>
              </w:rPr>
              <m:t xml:space="preserve"> .time</m:t>
            </w:ins>
          </m:r>
          <m:r>
            <w:rPr>
              <w:rFonts w:ascii="Cambria Math" w:hAnsi="Cambria Math"/>
            </w:rPr>
            <m:t xml:space="preserve">+ </m:t>
          </m:r>
          <w:commentRangeEnd w:id="6"/>
          <m:r>
            <m:rPr>
              <m:sty m:val="p"/>
            </m:rPr>
            <w:rPr>
              <w:rStyle w:val="CommentReference"/>
              <w:rFonts w:asciiTheme="minorHAnsi" w:hAnsiTheme="minorHAnsi" w:cstheme="minorBidi"/>
              <w:lang w:eastAsia="en-US"/>
            </w:rPr>
            <w:commentReference w:id="6"/>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1EEAC763"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w:t>
      </w:r>
      <w:del w:id="12" w:author="Bennett, James E" w:date="2019-09-25T14:25:00Z">
        <w:r w:rsidRPr="00E85AFA" w:rsidDel="000B7E00">
          <w:rPr>
            <w:rFonts w:eastAsiaTheme="minorEastAsia"/>
          </w:rPr>
          <w:delText xml:space="preserve">time </w:delText>
        </w:r>
      </w:del>
      <w:r w:rsidRPr="00E85AFA">
        <w:rPr>
          <w:rFonts w:eastAsiaTheme="minorEastAsia"/>
        </w:rPr>
        <w:t>slope</w:t>
      </w:r>
      <w:ins w:id="13" w:author="Bennett, James E" w:date="2019-09-25T14:25:00Z">
        <w:r w:rsidR="000B7E00">
          <w:rPr>
            <w:rFonts w:eastAsiaTheme="minorEastAsia"/>
          </w:rPr>
          <w:t xml:space="preserve"> with overall time</w:t>
        </w:r>
      </w:ins>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w:t>
      </w:r>
      <w:del w:id="14" w:author="Bennett, James E" w:date="2019-09-25T14:25:00Z">
        <w:r w:rsidRPr="00E85AFA" w:rsidDel="000B7E00">
          <w:rPr>
            <w:rFonts w:eastAsiaTheme="minorEastAsia"/>
          </w:rPr>
          <w:delText xml:space="preserve">time </w:delText>
        </w:r>
      </w:del>
      <w:r w:rsidRPr="00E85AFA">
        <w:rPr>
          <w:rFonts w:eastAsiaTheme="minorEastAsia"/>
        </w:rPr>
        <w:t>slope</w:t>
      </w:r>
      <w:ins w:id="15" w:author="Bennett, James E" w:date="2019-09-25T14:25:00Z">
        <w:r w:rsidR="000B7E00">
          <w:rPr>
            <w:rFonts w:eastAsiaTheme="minorEastAsia"/>
          </w:rPr>
          <w:t xml:space="preserve"> with overall time</w:t>
        </w:r>
      </w:ins>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w:t>
      </w:r>
      <w:r w:rsidRPr="00E85AFA">
        <w:lastRenderedPageBreak/>
        <w:t xml:space="preserve">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6561796" w:rsidR="00C832E3" w:rsidRPr="00E85AFA" w:rsidRDefault="00C832E3" w:rsidP="00DB7278">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 xml:space="preserve">-specific </w:t>
      </w:r>
      <w:del w:id="16" w:author="Bennett, James E" w:date="2019-09-25T14:25:00Z">
        <w:r w:rsidRPr="00E85AFA" w:rsidDel="00F91A81">
          <w:rPr>
            <w:rFonts w:eastAsiaTheme="minorEastAsia"/>
          </w:rPr>
          <w:delText xml:space="preserve">time </w:delText>
        </w:r>
      </w:del>
      <w:r w:rsidRPr="00E85AFA">
        <w:rPr>
          <w:rFonts w:eastAsiaTheme="minorEastAsia"/>
        </w:rPr>
        <w:t>slope</w:t>
      </w:r>
      <w:ins w:id="17" w:author="Bennett, James E" w:date="2019-09-25T14:25:00Z">
        <w:r w:rsidR="00F91A81">
          <w:rPr>
            <w:rFonts w:eastAsiaTheme="minorEastAsia"/>
          </w:rPr>
          <w:t xml:space="preserve"> with o</w:t>
        </w:r>
      </w:ins>
      <w:ins w:id="18" w:author="Bennett, James E" w:date="2019-09-25T14:26:00Z">
        <w:r w:rsidR="00F91A81">
          <w:rPr>
            <w:rFonts w:eastAsiaTheme="minorEastAsia"/>
          </w:rPr>
          <w:t>verall time</w:t>
        </w:r>
      </w:ins>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 xml:space="preserve">the </w:t>
      </w:r>
      <w:proofErr w:type="spellStart"/>
      <w:r w:rsidR="00DB7278">
        <w:t>Besag</w:t>
      </w:r>
      <w:proofErr w:type="spellEnd"/>
      <w:r w:rsidR="00DB7278">
        <w:t>, York, and Mollie (BYM) spatial model,</w:t>
      </w:r>
      <w:r w:rsidR="00D03F64">
        <w:fldChar w:fldCharType="begin" w:fldLock="1"/>
      </w:r>
      <w:r w:rsidR="00D03F6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both</w:t>
      </w:r>
      <w:del w:id="19" w:author="Bennett, James E" w:date="2019-09-25T13:36:00Z">
        <w:r w:rsidR="00D110D7" w:rsidRPr="00D110D7" w:rsidDel="004314BA">
          <w:delText xml:space="preserve"> </w:delText>
        </w:r>
        <w:r w:rsidR="00D110D7" w:rsidDel="004314BA">
          <w:delText>a</w:delText>
        </w:r>
      </w:del>
      <w:r w:rsidR="00D110D7">
        <w:t xml:space="preserve"> </w:t>
      </w:r>
      <w:r w:rsidR="00D110D7" w:rsidRPr="00D110D7">
        <w:t>spatially-structured random effects with a</w:t>
      </w:r>
      <w:ins w:id="20" w:author="Bennett, James E" w:date="2019-09-25T14:12:00Z">
        <w:r w:rsidR="00466B07">
          <w:t>n intrinsic</w:t>
        </w:r>
      </w:ins>
      <w:r w:rsidR="00D110D7" w:rsidRPr="00D110D7">
        <w:t xml:space="preserve"> </w:t>
      </w:r>
      <w:r w:rsidR="00D110D7" w:rsidRPr="00E85AFA">
        <w:t>Conditional Autoregressive (</w:t>
      </w:r>
      <w:ins w:id="21" w:author="Bennett, James E" w:date="2019-09-25T15:18:00Z">
        <w:r w:rsidR="005C2FC9">
          <w:t>I</w:t>
        </w:r>
      </w:ins>
      <w:r w:rsidR="00D110D7" w:rsidRPr="00E85AFA">
        <w:t xml:space="preserve">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ins w:id="22" w:author="Bennett, James E" w:date="2019-09-25T14:16:00Z">
        <w:r w:rsidR="00A822FD">
          <w:rPr>
            <w:rFonts w:eastAsiaTheme="minorEastAsia"/>
          </w:rPr>
          <w:t xml:space="preserve"> and</w:t>
        </w:r>
      </w:ins>
      <w:ins w:id="23" w:author="Bennett, James E" w:date="2019-09-25T14:15:00Z">
        <w:r w:rsidR="00A822FD">
          <w:rPr>
            <w:rFonts w:eastAsiaTheme="minorEastAsia"/>
          </w:rPr>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ins>
      <w:r w:rsidRPr="00E85AFA">
        <w:rPr>
          <w:rFonts w:eastAsiaTheme="minorEastAsia"/>
        </w:rPr>
        <w:t>)</w:t>
      </w:r>
      <w:r w:rsidRPr="00E85AFA">
        <w:t xml:space="preserve">, to allow variation in mortality levels and trends in a particular state for different months and vice-versa. </w:t>
      </w:r>
      <w:ins w:id="24" w:author="Bennett, James E" w:date="2019-09-25T15:26:00Z">
        <w:r w:rsidR="008F177F" w:rsidRPr="008F177F">
          <w:t>The</w:t>
        </w:r>
        <w:r w:rsidR="008F177F">
          <w:t>se</w:t>
        </w:r>
        <w:r w:rsidR="008F177F" w:rsidRPr="008F177F">
          <w:t xml:space="preserve"> state-month interactions were modelled as independent and identically distributed and therefore were of Type I space-time </w:t>
        </w:r>
        <w:commentRangeStart w:id="25"/>
        <w:r w:rsidR="008F177F" w:rsidRPr="008F177F">
          <w:t>interactions</w:t>
        </w:r>
        <w:commentRangeEnd w:id="25"/>
        <w:r w:rsidR="008F177F">
          <w:rPr>
            <w:rStyle w:val="CommentReference"/>
            <w:rFonts w:asciiTheme="minorHAnsi" w:hAnsiTheme="minorHAnsi" w:cstheme="minorBidi"/>
            <w:lang w:eastAsia="en-US"/>
          </w:rPr>
          <w:commentReference w:id="25"/>
        </w:r>
        <w:r w:rsidR="008F177F" w:rsidRPr="008F177F">
          <w:t>.</w:t>
        </w:r>
        <w:r w:rsidR="008F177F">
          <w:t xml:space="preserve"> </w:t>
        </w:r>
      </w:ins>
      <w:r w:rsidRPr="00E85AFA">
        <w:t xml:space="preserve">Non-linear change over </w:t>
      </w:r>
      <w:ins w:id="26" w:author="Bennett, James E" w:date="2019-09-25T14:18:00Z">
        <w:r w:rsidR="00BF2F16">
          <w:t xml:space="preserve">overall </w:t>
        </w:r>
      </w:ins>
      <w:r w:rsidRPr="00E85AFA">
        <w:t>time</w:t>
      </w:r>
      <w:ins w:id="27" w:author="Bennett, James E" w:date="2019-09-25T14:18:00Z">
        <w:r w:rsidR="00BF2F16">
          <w:t xml:space="preserve"> (in months)</w:t>
        </w:r>
      </w:ins>
      <w:r w:rsidRPr="00E85AFA">
        <w:t xml:space="preserv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p>
    <w:p w14:paraId="1BDFD325" w14:textId="77777777" w:rsidR="008E42C2" w:rsidRPr="00E85AFA" w:rsidRDefault="008E42C2" w:rsidP="008E42C2">
      <w:pPr>
        <w:spacing w:line="480" w:lineRule="auto"/>
        <w:jc w:val="both"/>
      </w:pPr>
    </w:p>
    <w:p w14:paraId="056D49E9" w14:textId="38DD457F"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28" w:author="Bennett, James E" w:date="2019-09-25T15:14: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w:t>
      </w:r>
      <w:r w:rsidRPr="00E85AFA">
        <w:lastRenderedPageBreak/>
        <w:t xml:space="preserve">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9" w:author="Bennett, James E" w:date="2019-09-25T15:17:00Z">
        <w:r w:rsidR="00257C57">
          <w:t xml:space="preserve">In order to ensure identifiability </w:t>
        </w:r>
      </w:ins>
      <w:proofErr w:type="gramStart"/>
      <w:ins w:id="30" w:author="Bennett, James E" w:date="2019-09-25T15:18:00Z">
        <w:r w:rsidR="00257C57">
          <w:t>each</w:t>
        </w:r>
        <w:proofErr w:type="gramEnd"/>
        <w:r w:rsidR="00257C57">
          <w:t xml:space="preserve"> set of</w:t>
        </w:r>
      </w:ins>
      <w:ins w:id="31" w:author="Bennett, James E" w:date="2019-09-25T15:16:00Z">
        <w:r w:rsidR="00257C57">
          <w:t xml:space="preserve"> random walk terms </w:t>
        </w:r>
      </w:ins>
      <w:ins w:id="32" w:author="Bennett, James E" w:date="2019-09-25T15:18:00Z">
        <w:r w:rsidR="00257C57">
          <w:t>or</w:t>
        </w:r>
      </w:ins>
      <w:ins w:id="33" w:author="Bennett, James E" w:date="2019-09-25T15:16:00Z">
        <w:r w:rsidR="00257C57">
          <w:t xml:space="preserve"> ICAR random effects </w:t>
        </w:r>
      </w:ins>
      <w:ins w:id="34" w:author="Bennett, James E" w:date="2019-09-25T15:17:00Z">
        <w:r w:rsidR="00257C57">
          <w:t>w</w:t>
        </w:r>
      </w:ins>
      <w:ins w:id="35" w:author="Bennett, James E" w:date="2019-09-25T15:18:00Z">
        <w:r w:rsidR="00257C57">
          <w:t>as</w:t>
        </w:r>
      </w:ins>
      <w:ins w:id="36" w:author="Bennett, James E" w:date="2019-09-25T15:17:00Z">
        <w:r w:rsidR="00257C57">
          <w:t xml:space="preserve"> constrained to sum to zero.</w:t>
        </w:r>
      </w:ins>
      <w:ins w:id="37" w:author="Bennett, James E" w:date="2019-09-25T15:28:00Z">
        <w:r w:rsidR="003B5C48">
          <w:t xml:space="preserve"> </w:t>
        </w:r>
        <w:r w:rsidR="003B5C48" w:rsidRPr="003B5C48">
          <w:t xml:space="preserve">We used weakly informative priors so that parameter estimation was driven by the data. As in previous </w:t>
        </w:r>
        <w:commentRangeStart w:id="38"/>
        <w:r w:rsidR="003B5C48" w:rsidRPr="003B5C48">
          <w:t>analyses</w:t>
        </w:r>
      </w:ins>
      <w:commentRangeEnd w:id="38"/>
      <w:ins w:id="39" w:author="Bennett, James E" w:date="2019-09-25T15:29:00Z">
        <w:r w:rsidR="003B5C48">
          <w:rPr>
            <w:rStyle w:val="CommentReference"/>
            <w:rFonts w:asciiTheme="minorHAnsi" w:hAnsiTheme="minorHAnsi" w:cstheme="minorBidi"/>
            <w:lang w:eastAsia="en-US"/>
          </w:rPr>
          <w:commentReference w:id="38"/>
        </w:r>
      </w:ins>
      <w:ins w:id="40" w:author="Bennett, James E" w:date="2019-09-25T15:28:00Z">
        <w:r w:rsidR="003B5C48" w:rsidRPr="003B5C48">
          <w:t>,</w:t>
        </w:r>
      </w:ins>
      <w:ins w:id="41" w:author="Bennett, James E" w:date="2019-09-25T15:29:00Z">
        <w:r w:rsidR="003B5C48">
          <w:t xml:space="preserve"> </w:t>
        </w:r>
        <w:r w:rsidR="003B5C48" w:rsidRPr="003B5C48">
          <w:t>hyper-priors were defined on the logarithm of the precisions of the random effects, in other words on log (1/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ins>
      <w:ins w:id="42" w:author="Bennett, James E" w:date="2019-09-25T15:30:00Z">
        <w:r w:rsidR="003B5C48">
          <w:rPr>
            <w:rFonts w:ascii="Cambria Math" w:hAnsi="Cambria Math" w:cs="Cambria Math"/>
          </w:rPr>
          <w:t>𝜹</w:t>
        </w:r>
      </w:ins>
      <w:ins w:id="43" w:author="Bennett, James E" w:date="2019-09-25T15:29:00Z">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ins>
      <w:ins w:id="44" w:author="Bennett, James E" w:date="2019-09-25T15:30:00Z">
        <w:r w:rsidR="003B5C48">
          <w:rPr>
            <w:rFonts w:ascii="Cambria Math" w:hAnsi="Cambria Math" w:cs="Cambria Math"/>
          </w:rPr>
          <w:t>𝜹</w:t>
        </w:r>
      </w:ins>
      <w:ins w:id="45" w:author="Bennett, James E" w:date="2019-09-25T15:29:00Z">
        <w:r w:rsidR="003B5C48" w:rsidRPr="003B5C48">
          <w:t xml:space="preserve"> = 0.001. The same hyper-priors were used for all precision parameters of the random effects in the model. For the common slopes and intercepts, we used </w:t>
        </w:r>
        <w:proofErr w:type="gramStart"/>
        <w:r w:rsidR="003B5C48" w:rsidRPr="003B5C48">
          <w:rPr>
            <w:rFonts w:ascii="Cambria Math" w:hAnsi="Cambria Math" w:cs="Cambria Math"/>
          </w:rPr>
          <w:t>𝒩</w:t>
        </w:r>
        <w:r w:rsidR="003B5C48" w:rsidRPr="003B5C48">
          <w:t>(</w:t>
        </w:r>
        <w:proofErr w:type="gramEnd"/>
        <w:r w:rsidR="003B5C48" w:rsidRPr="003B5C48">
          <w:t>0, 1000).</w:t>
        </w:r>
      </w:ins>
    </w:p>
    <w:p w14:paraId="103EDA1D" w14:textId="77777777" w:rsidR="00A33676" w:rsidRPr="00E85AFA" w:rsidRDefault="00A33676" w:rsidP="008E42C2">
      <w:pPr>
        <w:spacing w:line="480" w:lineRule="auto"/>
        <w:jc w:val="both"/>
      </w:pPr>
      <w:bookmarkStart w:id="46" w:name="_GoBack"/>
      <w:bookmarkEnd w:id="46"/>
    </w:p>
    <w:p w14:paraId="2264A478" w14:textId="7A260A8B"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w:t>
      </w:r>
      <w:del w:id="47" w:author="Bennett, James E" w:date="2019-09-25T14:34:00Z">
        <w:r w:rsidR="00331F1F" w:rsidRPr="009C2E1F" w:rsidDel="00171833">
          <w:rPr>
            <w:rFonts w:cs="Calibri"/>
          </w:rPr>
          <w:delText xml:space="preserve"> </w:delText>
        </w:r>
      </w:del>
      <m:oMath>
        <m:sSub>
          <m:sSubPr>
            <m:ctrlPr>
              <w:ins w:id="48" w:author="Bennett, James E" w:date="2019-09-25T14:34:00Z">
                <w:rPr>
                  <w:rFonts w:ascii="Cambria Math" w:hAnsi="Cambria Math"/>
                  <w:i/>
                </w:rPr>
              </w:ins>
            </m:ctrlPr>
          </m:sSubPr>
          <m:e>
            <m:r>
              <w:ins w:id="49" w:author="Bennett, James E" w:date="2019-09-25T14:34:00Z">
                <w:rPr>
                  <w:rFonts w:ascii="Cambria Math" w:hAnsi="Cambria Math"/>
                </w:rPr>
                <m:t>ζ</m:t>
              </w:ins>
            </m:r>
          </m:e>
          <m:sub>
            <m:r>
              <w:ins w:id="50" w:author="Bennett, James E" w:date="2019-09-25T14:34:00Z">
                <w:rPr>
                  <w:rFonts w:ascii="Cambria Math" w:hAnsi="Cambria Math"/>
                </w:rPr>
                <m:t>state-month</m:t>
              </w:ins>
            </m:r>
          </m:sub>
        </m:sSub>
        <m:sSub>
          <m:sSubPr>
            <m:ctrlPr>
              <w:del w:id="51" w:author="Bennett, James E" w:date="2019-09-25T14:34:00Z">
                <w:rPr>
                  <w:rFonts w:ascii="Cambria Math" w:hAnsi="Cambria Math" w:cs="Calibri"/>
                  <w:i/>
                </w:rPr>
              </w:del>
            </m:ctrlPr>
          </m:sSubPr>
          <m:e>
            <m:r>
              <w:del w:id="52" w:author="Bennett, James E" w:date="2019-09-25T14:34:00Z">
                <w:rPr>
                  <w:rFonts w:ascii="Cambria Math" w:hAnsi="Cambria Math" w:cs="Calibri"/>
                </w:rPr>
                <m:t>α</m:t>
              </w:del>
            </m:r>
          </m:e>
          <m:sub>
            <m:r>
              <w:del w:id="53" w:author="Bennett, James E" w:date="2019-09-25T14:34:00Z">
                <w:rPr>
                  <w:rFonts w:ascii="Cambria Math" w:hAnsi="Cambria Math" w:cs="Calibri"/>
                </w:rPr>
                <m:t>state-month</m:t>
              </w:del>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w:bookmarkStart w:id="54" w:name="_Hlk20317222"/>
      <m:oMath>
        <m:sSub>
          <m:sSubPr>
            <m:ctrlPr>
              <w:ins w:id="55" w:author="Bennett, James E" w:date="2019-09-25T14:34:00Z">
                <w:rPr>
                  <w:rFonts w:ascii="Cambria Math" w:hAnsi="Cambria Math"/>
                  <w:i/>
                </w:rPr>
              </w:ins>
            </m:ctrlPr>
          </m:sSubPr>
          <m:e>
            <m:r>
              <w:ins w:id="56" w:author="Bennett, James E" w:date="2019-09-25T14:34:00Z">
                <w:rPr>
                  <w:rFonts w:ascii="Cambria Math" w:hAnsi="Cambria Math"/>
                </w:rPr>
                <m:t>ψ</m:t>
              </w:ins>
            </m:r>
          </m:e>
          <m:sub>
            <m:r>
              <w:ins w:id="57" w:author="Bennett, James E" w:date="2019-09-25T14:34:00Z">
                <w:rPr>
                  <w:rFonts w:ascii="Cambria Math" w:hAnsi="Cambria Math"/>
                </w:rPr>
                <m:t>state-month</m:t>
              </w:ins>
            </m:r>
          </m:sub>
        </m:sSub>
        <w:bookmarkEnd w:id="54"/>
        <m:sSub>
          <m:sSubPr>
            <m:ctrlPr>
              <w:del w:id="58" w:author="Bennett, James E" w:date="2019-09-25T14:34:00Z">
                <w:rPr>
                  <w:rFonts w:ascii="Cambria Math" w:hAnsi="Cambria Math" w:cs="Calibri"/>
                  <w:i/>
                </w:rPr>
              </w:del>
            </m:ctrlPr>
          </m:sSubPr>
          <m:e>
            <m:r>
              <w:del w:id="59" w:author="Bennett, James E" w:date="2019-09-25T14:34:00Z">
                <w:rPr>
                  <w:rFonts w:ascii="Cambria Math" w:hAnsi="Cambria Math" w:cs="Calibri"/>
                </w:rPr>
                <m:t>β</m:t>
              </w:del>
            </m:r>
          </m:e>
          <m:sub>
            <m:r>
              <w:del w:id="60" w:author="Bennett, James E" w:date="2019-09-25T14:34:00Z">
                <w:rPr>
                  <w:rFonts w:ascii="Cambria Math" w:hAnsi="Cambria Math" w:cs="Calibri"/>
                </w:rPr>
                <m:t>state-month</m:t>
              </w:del>
            </m:r>
          </m:sub>
        </m:sSub>
      </m:oMath>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w:t>
      </w:r>
      <w:del w:id="61" w:author="Bennett, James E" w:date="2019-09-25T14:48:00Z">
        <w:r w:rsidR="00331F1F" w:rsidRPr="009C2E1F" w:rsidDel="00743740">
          <w:rPr>
            <w:rFonts w:cs="Calibri"/>
          </w:rPr>
          <w:delText>the same</w:delText>
        </w:r>
      </w:del>
      <w:ins w:id="62" w:author="Bennett, James E" w:date="2019-09-25T14:48:00Z">
        <w:r w:rsidR="00743740">
          <w:rPr>
            <w:rFonts w:cs="Calibri"/>
          </w:rPr>
          <w:t>similar</w:t>
        </w:r>
      </w:ins>
      <w:r w:rsidR="00331F1F" w:rsidRPr="009C2E1F">
        <w:rPr>
          <w:rFonts w:cs="Calibri"/>
        </w:rPr>
        <w:t xml:space="preserve"> state-month variability as anomalous temperature.</w:t>
      </w:r>
    </w:p>
    <w:p w14:paraId="778A8EBC" w14:textId="77777777" w:rsidR="00A33676" w:rsidRPr="00E85AFA" w:rsidRDefault="00A33676" w:rsidP="008E42C2">
      <w:pPr>
        <w:spacing w:line="480" w:lineRule="auto"/>
        <w:jc w:val="both"/>
      </w:pPr>
    </w:p>
    <w:p w14:paraId="3F6883CA" w14:textId="19175CC2"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C2E1F">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sidRPr="00E85AFA">
        <w:fldChar w:fldCharType="separate"/>
      </w:r>
      <w:r w:rsidR="009C2E1F" w:rsidRPr="009C2E1F">
        <w:rPr>
          <w:noProof/>
          <w:vertAlign w:val="superscript"/>
        </w:rPr>
        <w:t>42</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11CFD36" w:rsidR="00D21020" w:rsidRPr="00E85AFA" w:rsidRDefault="00422055" w:rsidP="007433BB">
      <w:pPr>
        <w:spacing w:line="480" w:lineRule="auto"/>
        <w:jc w:val="both"/>
        <w:outlineLvl w:val="0"/>
        <w:rPr>
          <w:color w:val="000000" w:themeColor="text1"/>
        </w:rPr>
      </w:pPr>
      <w:r w:rsidRPr="00E85AFA">
        <w:rPr>
          <w:color w:val="000000" w:themeColor="text1"/>
        </w:rPr>
        <w:lastRenderedPageBreak/>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10,11,43&lt;/sup&gt;","plainTextFormattedCitation":"10,11,43","previouslyFormattedCitation":"&lt;sup&gt;10,11,43&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10,11,43</w:t>
      </w:r>
      <w:r w:rsidRPr="00E85AFA">
        <w:rPr>
          <w:color w:val="000000" w:themeColor="text1"/>
        </w:rPr>
        <w:fldChar w:fldCharType="end"/>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C above its long-term norm</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9C2E1F">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44&lt;/sup&gt;","plainTextFormattedCitation":"44","previouslyFormattedCitation":"&lt;sup&gt;44&lt;/sup&gt;"},"properties":{"noteIndex":0},"schema":"https://github.com/citation-style-language/schema/raw/master/csl-citation.json"}</w:instrText>
      </w:r>
      <w:r w:rsidR="004D4929" w:rsidRPr="00E85AFA">
        <w:rPr>
          <w:color w:val="000000" w:themeColor="text1"/>
        </w:rPr>
        <w:fldChar w:fldCharType="separate"/>
      </w:r>
      <w:r w:rsidR="009C2E1F" w:rsidRPr="009C2E1F">
        <w:rPr>
          <w:noProof/>
          <w:color w:val="000000" w:themeColor="text1"/>
          <w:vertAlign w:val="superscript"/>
        </w:rPr>
        <w:t>44</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024CFD63" w:rsidR="003D1FD6"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59525C92" w14:textId="339990A0"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C35583">
        <w:rPr>
          <w:rFonts w:ascii="Times New Roman" w:hAnsi="Times New Roman"/>
          <w:color w:val="000000" w:themeColor="text1"/>
          <w:sz w:val="24"/>
          <w:szCs w:val="24"/>
        </w:rPr>
        <w:t>temperature anomaly calculated based on</w:t>
      </w:r>
      <w:r w:rsidRPr="00C35583" w:rsidDel="00F36612">
        <w:rPr>
          <w:rFonts w:ascii="Times New Roman" w:hAnsi="Times New Roman"/>
          <w:color w:val="000000" w:themeColor="text1"/>
          <w:sz w:val="24"/>
          <w:szCs w:val="24"/>
        </w:rPr>
        <w:t xml:space="preserve"> </w:t>
      </w:r>
      <w:r w:rsidRPr="00C35583">
        <w:rPr>
          <w:rFonts w:ascii="Times New Roman" w:hAnsi="Times New Roman"/>
          <w:color w:val="000000" w:themeColor="text1"/>
          <w:sz w:val="24"/>
          <w:szCs w:val="24"/>
        </w:rPr>
        <w:t>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 (°C) of daily mean temperatures within a month, compared to </w:t>
      </w:r>
      <w:ins w:id="63" w:author="Bennett, James E" w:date="2019-09-25T14:40:00Z">
        <w:r w:rsidR="00700308">
          <w:rPr>
            <w:rFonts w:ascii="Times New Roman" w:hAnsi="Times New Roman"/>
            <w:color w:val="000000" w:themeColor="text1"/>
            <w:sz w:val="24"/>
            <w:szCs w:val="24"/>
          </w:rPr>
          <w:t xml:space="preserve">the </w:t>
        </w:r>
      </w:ins>
      <w:r w:rsidR="003E25A6" w:rsidRPr="00E85AFA">
        <w:rPr>
          <w:rFonts w:ascii="Times New Roman" w:hAnsi="Times New Roman"/>
          <w:color w:val="000000" w:themeColor="text1"/>
          <w:sz w:val="24"/>
          <w:szCs w:val="24"/>
        </w:rPr>
        <w:t>average of</w:t>
      </w:r>
      <w:r w:rsidRPr="00C35583">
        <w:rPr>
          <w:rFonts w:ascii="Times New Roman" w:hAnsi="Times New Roman"/>
          <w:color w:val="000000" w:themeColor="text1"/>
          <w:sz w:val="24"/>
          <w:szCs w:val="24"/>
        </w:rPr>
        <w:t xml:space="preserve"> 90</w:t>
      </w:r>
      <w:r w:rsidRPr="00C35583">
        <w:rPr>
          <w:rFonts w:ascii="Times New Roman" w:hAnsi="Times New Roman"/>
          <w:color w:val="000000" w:themeColor="text1"/>
          <w:sz w:val="24"/>
          <w:szCs w:val="24"/>
          <w:vertAlign w:val="superscript"/>
        </w:rPr>
        <w:t>th</w:t>
      </w:r>
      <w:r w:rsidRPr="00C35583">
        <w:rPr>
          <w:rFonts w:ascii="Times New Roman" w:hAnsi="Times New Roman"/>
          <w:color w:val="000000" w:themeColor="text1"/>
          <w:sz w:val="24"/>
          <w:szCs w:val="24"/>
        </w:rPr>
        <w:t xml:space="preserve"> percentile</w:t>
      </w:r>
      <w:r w:rsidR="003E25A6" w:rsidRPr="00E85AFA">
        <w:rPr>
          <w:rFonts w:ascii="Times New Roman" w:hAnsi="Times New Roman"/>
          <w:color w:val="000000" w:themeColor="text1"/>
          <w:sz w:val="24"/>
          <w:szCs w:val="24"/>
        </w:rPr>
        <w:t>s</w:t>
      </w:r>
      <w:r w:rsidRPr="000C41A6">
        <w:rPr>
          <w:rFonts w:ascii="Times New Roman" w:hAnsi="Times New Roman"/>
          <w:color w:val="000000" w:themeColor="text1"/>
          <w:sz w:val="24"/>
          <w:szCs w:val="24"/>
        </w:rPr>
        <w:t xml:space="preserve"> for each state and month </w:t>
      </w:r>
    </w:p>
    <w:p w14:paraId="47B624EE"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lastRenderedPageBreak/>
        <w:t>number of days in a month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31B39AC6" w14:textId="77777777"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
      </w:pPr>
      <w:r w:rsidRPr="000C41A6">
        <w:rPr>
          <w:rFonts w:ascii="Times New Roman" w:hAnsi="Times New Roman"/>
          <w:sz w:val="24"/>
          <w:szCs w:val="24"/>
        </w:rPr>
        <w:t>number of 3+ day episodes above the long-term 90</w:t>
      </w:r>
      <w:r w:rsidRPr="000C41A6">
        <w:rPr>
          <w:rFonts w:ascii="Times New Roman" w:hAnsi="Times New Roman"/>
          <w:sz w:val="24"/>
          <w:szCs w:val="24"/>
          <w:vertAlign w:val="superscript"/>
        </w:rPr>
        <w:t>th</w:t>
      </w:r>
      <w:r w:rsidRPr="000C41A6">
        <w:rPr>
          <w:rFonts w:ascii="Times New Roman" w:hAnsi="Times New Roman"/>
          <w:sz w:val="24"/>
          <w:szCs w:val="24"/>
        </w:rPr>
        <w:t xml:space="preserve"> percentile of norm temperature </w:t>
      </w:r>
      <w:r w:rsidRPr="000C41A6">
        <w:rPr>
          <w:rFonts w:ascii="Times New Roman" w:hAnsi="Times New Roman"/>
          <w:color w:val="000000" w:themeColor="text1"/>
          <w:sz w:val="24"/>
          <w:szCs w:val="24"/>
        </w:rPr>
        <w:t>for each state and month</w:t>
      </w:r>
      <w:r w:rsidRPr="000C41A6">
        <w:rPr>
          <w:rFonts w:ascii="Times New Roman" w:hAnsi="Times New Roman"/>
          <w:sz w:val="24"/>
          <w:szCs w:val="24"/>
        </w:rPr>
        <w:t xml:space="preserve"> (adjusted for length of month)</w:t>
      </w:r>
    </w:p>
    <w:p w14:paraId="57F4AD6B" w14:textId="77777777" w:rsidR="008E42C2" w:rsidRPr="00E85AFA" w:rsidRDefault="008E42C2" w:rsidP="008E42C2">
      <w:pPr>
        <w:spacing w:line="480" w:lineRule="auto"/>
        <w:jc w:val="both"/>
      </w:pPr>
    </w:p>
    <w:p w14:paraId="73237CCB" w14:textId="60B5855E" w:rsidR="004A6522" w:rsidRPr="00E85AFA" w:rsidRDefault="003D1FD6" w:rsidP="008E42C2">
      <w:pPr>
        <w:spacing w:line="480" w:lineRule="auto"/>
        <w:jc w:val="both"/>
      </w:pPr>
      <w:r w:rsidRPr="00E85AFA">
        <w:t>The correlations among these variables and anomaly based on mean were between 0.60 and 0.89 (</w:t>
      </w:r>
      <w:r w:rsidR="00D26AC1">
        <w:t>Supplementary Table 3</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39E388E4" w:rsidR="00DD4894" w:rsidRPr="00E85AFA" w:rsidRDefault="00DD4894" w:rsidP="00032A53">
      <w:pPr>
        <w:spacing w:line="480" w:lineRule="auto"/>
        <w:jc w:val="both"/>
      </w:pPr>
      <w:r w:rsidRPr="00E85AFA">
        <w:t xml:space="preserve">While there are no previous studies of how deviations of monthly temperature from long-term norm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42D8699"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xml:space="preserve">, and developed a bespoke Bayesian </w:t>
      </w:r>
      <w:proofErr w:type="spellStart"/>
      <w:r w:rsidRPr="00E85AFA">
        <w:t>spatio</w:t>
      </w:r>
      <w:proofErr w:type="spellEnd"/>
      <w:r w:rsidRPr="00E85AFA">
        <w:t>-temporal model. A limitation of our study is that, like all observation studies, we cannot rule out confounding of results due to other factors</w:t>
      </w:r>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28870300" w:rsidR="00213027" w:rsidRPr="009C2E1F" w:rsidRDefault="009E7BA2" w:rsidP="00F44657">
      <w:pPr>
        <w:spacing w:line="480" w:lineRule="auto"/>
        <w:jc w:val="both"/>
        <w:rPr>
          <w:highlight w:val="yellow"/>
        </w:rPr>
      </w:pPr>
      <w:r w:rsidRPr="00E85AFA">
        <w:t>ERA</w:t>
      </w:r>
      <w:r w:rsidR="00B20F8F">
        <w:t>5</w:t>
      </w:r>
      <w:r w:rsidR="0071790D" w:rsidRPr="00E85AFA">
        <w:t xml:space="preserve"> </w:t>
      </w:r>
      <w:r w:rsidRPr="00E85AFA">
        <w:t>temperature</w:t>
      </w:r>
      <w:r w:rsidR="00F44657" w:rsidRPr="00E85AFA">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 xml:space="preserve">ital statistics files with geographical information </w:t>
      </w:r>
      <w:r w:rsidR="00DE36CF" w:rsidRPr="00E85AFA">
        <w:t>can be requested through</w:t>
      </w:r>
      <w:r w:rsidR="00F44657" w:rsidRPr="00E85AFA">
        <w:t xml:space="preserve"> submission of a proposal to NCHS (</w:t>
      </w:r>
      <w:hyperlink r:id="rId16" w:history="1">
        <w:r w:rsidR="001F3CF5" w:rsidRPr="00E85AFA">
          <w:rPr>
            <w:rStyle w:val="Hyperlink"/>
          </w:rPr>
          <w:t>https://www.cdc.gov/nchs/nvss/nvss-restricted-data.htm</w:t>
        </w:r>
      </w:hyperlink>
      <w:r w:rsidR="00F44657" w:rsidRPr="00E85AFA">
        <w:t>).</w:t>
      </w:r>
    </w:p>
    <w:p w14:paraId="1366BEB3" w14:textId="77777777" w:rsidR="001F3CF5" w:rsidRPr="00E85AFA"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59479FC8"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Pr="00E85AFA">
        <w:rPr>
          <w:rFonts w:cs="Times New Roman"/>
          <w:b w:val="0"/>
          <w:sz w:val="24"/>
          <w:szCs w:val="24"/>
        </w:rPr>
        <w:t>,</w:t>
      </w:r>
      <w:r w:rsidR="000164A3">
        <w:rPr>
          <w:rFonts w:cs="Times New Roman"/>
          <w:b w:val="0"/>
          <w:sz w:val="24"/>
          <w:szCs w:val="24"/>
        </w:rPr>
        <w:t xml:space="preserve"> </w:t>
      </w:r>
      <w:r w:rsidR="000164A3" w:rsidRPr="00E85AFA">
        <w:rPr>
          <w:rFonts w:cs="Times New Roman"/>
          <w:b w:val="0"/>
          <w:sz w:val="24"/>
          <w:szCs w:val="24"/>
        </w:rPr>
        <w:t xml:space="preserve">Supplementary Figure </w:t>
      </w:r>
      <w:r w:rsidR="000164A3">
        <w:rPr>
          <w:rFonts w:cs="Times New Roman"/>
          <w:b w:val="0"/>
          <w:sz w:val="24"/>
          <w:szCs w:val="24"/>
        </w:rPr>
        <w:t>2,</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Pr="00E85AFA">
        <w:rPr>
          <w:rFonts w:cs="Times New Roman"/>
          <w:b w:val="0"/>
          <w:sz w:val="24"/>
          <w:szCs w:val="24"/>
        </w:rPr>
        <w:t xml:space="preserve"> and </w:t>
      </w:r>
      <w:r w:rsidR="00971FE4" w:rsidRPr="00E85AFA">
        <w:rPr>
          <w:rFonts w:cs="Times New Roman"/>
          <w:b w:val="0"/>
          <w:sz w:val="24"/>
          <w:szCs w:val="24"/>
        </w:rPr>
        <w:t>Supplementary Table 3</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 xml:space="preserve">Robbie Parks is supported by a </w:t>
      </w:r>
      <w:proofErr w:type="spellStart"/>
      <w:r w:rsidRPr="00E85AFA">
        <w:t>Wellcome</w:t>
      </w:r>
      <w:proofErr w:type="spellEnd"/>
      <w:r w:rsidRPr="00E85AFA">
        <w:t xml:space="preserve"> Trust ISSF Studentship. The development of statistical methods is supported by grants from the </w:t>
      </w:r>
      <w:proofErr w:type="spellStart"/>
      <w:r w:rsidRPr="00E85AFA">
        <w:t>Wellcome</w:t>
      </w:r>
      <w:proofErr w:type="spellEnd"/>
      <w:r w:rsidRPr="00E85AFA">
        <w:t xml:space="preserv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7DA4382E"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5584535"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394E9CB" w:rsidR="000150FE"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norm</w:t>
      </w:r>
      <w:r w:rsidRPr="00E85AFA">
        <w:rPr>
          <w:color w:val="000000" w:themeColor="text1"/>
        </w:rPr>
        <w:t xml:space="preserve"> temperatures.</w:t>
      </w:r>
      <w:r w:rsidR="000150FE">
        <w:rPr>
          <w:b/>
          <w:color w:val="000000" w:themeColor="text1"/>
        </w:rPr>
        <w:br w:type="page"/>
      </w:r>
    </w:p>
    <w:p w14:paraId="13CB8F03" w14:textId="17F7E1DE"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64" w:author="Bennett, James E" w:date="2019-09-25T14:49:00Z">
        <w:r w:rsidR="00DD4894" w:rsidRPr="00E85AFA" w:rsidDel="008813F2">
          <w:rPr>
            <w:color w:val="000000" w:themeColor="text1"/>
          </w:rPr>
          <w:delText xml:space="preserve">2009 </w:delText>
        </w:r>
      </w:del>
      <w:ins w:id="65" w:author="Bennett, James E" w:date="2019-09-25T14:49:00Z">
        <w:r w:rsidR="008813F2">
          <w:rPr>
            <w:color w:val="000000" w:themeColor="text1"/>
          </w:rPr>
          <w:t>20</w:t>
        </w:r>
      </w:ins>
      <w:ins w:id="66" w:author="Bennett, James E" w:date="2019-09-25T14:50:00Z">
        <w:r w:rsidR="008813F2">
          <w:rPr>
            <w:color w:val="000000" w:themeColor="text1"/>
          </w:rPr>
          <w:t>17</w:t>
        </w:r>
      </w:ins>
      <w:ins w:id="67" w:author="Bennett, James E" w:date="2019-09-25T14:49:00Z">
        <w:r w:rsidR="008813F2" w:rsidRPr="00E85AFA">
          <w:rPr>
            <w:color w:val="000000" w:themeColor="text1"/>
          </w:rPr>
          <w:t xml:space="preserve"> </w:t>
        </w:r>
      </w:ins>
      <w:ins w:id="68" w:author="Bennett, James E" w:date="2019-09-25T14:50:00Z">
        <w:r w:rsidR="008813F2">
          <w:rPr>
            <w:color w:val="000000" w:themeColor="text1"/>
          </w:rPr>
          <w:t>average</w:t>
        </w:r>
      </w:ins>
      <w:del w:id="69" w:author="Bennett, James E" w:date="2019-09-25T14:50:00Z">
        <w:r w:rsidR="00DD4894" w:rsidRPr="00E85AFA" w:rsidDel="008813F2">
          <w:rPr>
            <w:color w:val="000000" w:themeColor="text1"/>
          </w:rPr>
          <w:delText>norm</w:delText>
        </w:r>
      </w:del>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17DB0B19" w14:textId="77777777" w:rsidR="00E3371A" w:rsidRDefault="003E64A4" w:rsidP="003E64A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+1°C compared with 1980-2009 norm temperatures by type of injury, sex and </w:t>
      </w:r>
      <w:r w:rsidR="00021F45">
        <w:rPr>
          <w:bCs/>
        </w:rPr>
        <w:t xml:space="preserve">(A) </w:t>
      </w:r>
      <w:r w:rsidRPr="003E64A4">
        <w:rPr>
          <w:bCs/>
        </w:rPr>
        <w:t>age group</w:t>
      </w:r>
      <w:r w:rsidR="00E3371A">
        <w:rPr>
          <w:bCs/>
        </w:rPr>
        <w:t xml:space="preserve"> or (B) month</w:t>
      </w:r>
      <w:r w:rsidRPr="003E64A4">
        <w:rPr>
          <w:bCs/>
        </w:rPr>
        <w:t>.</w:t>
      </w:r>
    </w:p>
    <w:p w14:paraId="435BD362" w14:textId="77777777" w:rsidR="00E3371A" w:rsidRDefault="00E3371A" w:rsidP="003E64A4">
      <w:pPr>
        <w:spacing w:line="480" w:lineRule="auto"/>
        <w:jc w:val="both"/>
        <w:rPr>
          <w:bCs/>
        </w:rPr>
      </w:pPr>
    </w:p>
    <w:p w14:paraId="45888C81" w14:textId="134658DE" w:rsidR="00E51470" w:rsidRPr="003E64A4" w:rsidRDefault="00E51470" w:rsidP="004B68B4">
      <w:pPr>
        <w:spacing w:line="480" w:lineRule="auto"/>
        <w:jc w:val="both"/>
        <w:rPr>
          <w:b/>
          <w:bCs/>
        </w:rPr>
      </w:pPr>
      <w:r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24D5FBC3" w14:textId="0CC1EA98" w:rsidR="00D03F64" w:rsidRPr="00D03F64" w:rsidRDefault="00A620DD" w:rsidP="00D03F6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D03F64" w:rsidRPr="00D03F64">
        <w:rPr>
          <w:noProof/>
          <w:lang w:val="en-US"/>
        </w:rPr>
        <w:t>1.</w:t>
      </w:r>
      <w:r w:rsidR="00D03F64" w:rsidRPr="00D03F64">
        <w:rPr>
          <w:noProof/>
          <w:lang w:val="en-US"/>
        </w:rPr>
        <w:tab/>
        <w:t xml:space="preserve">McMichael, A. J., Woodruff, R. E. &amp; Hales, S. Climate change and human health: present and future risks. </w:t>
      </w:r>
      <w:r w:rsidR="00D03F64" w:rsidRPr="00D03F64">
        <w:rPr>
          <w:i/>
          <w:iCs/>
          <w:noProof/>
          <w:lang w:val="en-US"/>
        </w:rPr>
        <w:t>Lancet</w:t>
      </w:r>
      <w:r w:rsidR="00D03F64" w:rsidRPr="00D03F64">
        <w:rPr>
          <w:noProof/>
          <w:lang w:val="en-US"/>
        </w:rPr>
        <w:t xml:space="preserve"> (2006). doi:10.1016/S0140-6736(06)68079-3</w:t>
      </w:r>
    </w:p>
    <w:p w14:paraId="4028296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w:t>
      </w:r>
      <w:r w:rsidRPr="00D03F64">
        <w:rPr>
          <w:noProof/>
          <w:lang w:val="en-US"/>
        </w:rPr>
        <w:tab/>
        <w:t xml:space="preserve">Smith, K. R. </w:t>
      </w:r>
      <w:r w:rsidRPr="00D03F64">
        <w:rPr>
          <w:i/>
          <w:iCs/>
          <w:noProof/>
          <w:lang w:val="en-US"/>
        </w:rPr>
        <w:t>et al.</w:t>
      </w:r>
      <w:r w:rsidRPr="00D03F64">
        <w:rPr>
          <w:noProof/>
          <w:lang w:val="en-US"/>
        </w:rPr>
        <w:t xml:space="preserve"> Human health: impacts, adaptation, and co-benefits. in </w:t>
      </w:r>
      <w:r w:rsidRPr="00D03F64">
        <w:rPr>
          <w:i/>
          <w:iCs/>
          <w:noProof/>
          <w:lang w:val="en-US"/>
        </w:rPr>
        <w:t>Climate Change 2014 Impacts, Adaptation and Vulnerability: Part A: Global and Sectoral Aspects</w:t>
      </w:r>
      <w:r w:rsidRPr="00D03F64">
        <w:rPr>
          <w:noProof/>
          <w:lang w:val="en-US"/>
        </w:rPr>
        <w:t xml:space="preserve"> (2015). doi:10.1017/CBO9781107415379.016</w:t>
      </w:r>
    </w:p>
    <w:p w14:paraId="5FC92B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w:t>
      </w:r>
      <w:r w:rsidRPr="00D03F64">
        <w:rPr>
          <w:noProof/>
          <w:lang w:val="en-US"/>
        </w:rPr>
        <w:tab/>
        <w:t xml:space="preserve">Haines, A. &amp; Ebi, K. The imperative for climate action to protect health. </w:t>
      </w:r>
      <w:r w:rsidRPr="00D03F64">
        <w:rPr>
          <w:i/>
          <w:iCs/>
          <w:noProof/>
          <w:lang w:val="en-US"/>
        </w:rPr>
        <w:t>N. Engl. J. Med.</w:t>
      </w:r>
      <w:r w:rsidRPr="00D03F64">
        <w:rPr>
          <w:noProof/>
          <w:lang w:val="en-US"/>
        </w:rPr>
        <w:t xml:space="preserve"> 263–273 (2019).</w:t>
      </w:r>
    </w:p>
    <w:p w14:paraId="43A18F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w:t>
      </w:r>
      <w:r w:rsidRPr="00D03F64">
        <w:rPr>
          <w:noProof/>
          <w:lang w:val="en-US"/>
        </w:rPr>
        <w:tab/>
        <w:t xml:space="preserve">Watts, N. </w:t>
      </w:r>
      <w:r w:rsidRPr="00D03F64">
        <w:rPr>
          <w:i/>
          <w:iCs/>
          <w:noProof/>
          <w:lang w:val="en-US"/>
        </w:rPr>
        <w:t>et al.</w:t>
      </w:r>
      <w:r w:rsidRPr="00D03F64">
        <w:rPr>
          <w:noProof/>
          <w:lang w:val="en-US"/>
        </w:rPr>
        <w:t xml:space="preserve"> The 2018 report of the Lancet Countdown on health and climate change: shaping health of nations for centuries to come. </w:t>
      </w:r>
      <w:r w:rsidRPr="00D03F64">
        <w:rPr>
          <w:i/>
          <w:iCs/>
          <w:noProof/>
          <w:lang w:val="en-US"/>
        </w:rPr>
        <w:t>Lancet</w:t>
      </w:r>
      <w:r w:rsidRPr="00D03F64">
        <w:rPr>
          <w:noProof/>
          <w:lang w:val="en-US"/>
        </w:rPr>
        <w:t xml:space="preserve"> </w:t>
      </w:r>
      <w:r w:rsidRPr="00D03F64">
        <w:rPr>
          <w:b/>
          <w:bCs/>
          <w:noProof/>
          <w:lang w:val="en-US"/>
        </w:rPr>
        <w:t>6736</w:t>
      </w:r>
      <w:r w:rsidRPr="00D03F64">
        <w:rPr>
          <w:noProof/>
          <w:lang w:val="en-US"/>
        </w:rPr>
        <w:t>, 1–4 (2018).</w:t>
      </w:r>
    </w:p>
    <w:p w14:paraId="281AF24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5.</w:t>
      </w:r>
      <w:r w:rsidRPr="00D03F64">
        <w:rPr>
          <w:noProof/>
          <w:lang w:val="en-US"/>
        </w:rPr>
        <w:tab/>
        <w:t xml:space="preserve">Huang, C. </w:t>
      </w:r>
      <w:r w:rsidRPr="00D03F64">
        <w:rPr>
          <w:i/>
          <w:iCs/>
          <w:noProof/>
          <w:lang w:val="en-US"/>
        </w:rPr>
        <w:t>et al.</w:t>
      </w:r>
      <w:r w:rsidRPr="00D03F64">
        <w:rPr>
          <w:noProof/>
          <w:lang w:val="en-US"/>
        </w:rPr>
        <w:t xml:space="preserve"> Projecting future heat-related mortality under climate change scenarios: a systematic review. </w:t>
      </w:r>
      <w:r w:rsidRPr="00D03F64">
        <w:rPr>
          <w:i/>
          <w:iCs/>
          <w:noProof/>
          <w:lang w:val="en-US"/>
        </w:rPr>
        <w:t>Environ. Health Perspect.</w:t>
      </w:r>
      <w:r w:rsidRPr="00D03F64">
        <w:rPr>
          <w:noProof/>
          <w:lang w:val="en-US"/>
        </w:rPr>
        <w:t xml:space="preserve"> (2011). doi:10.1289/ehp.1103456</w:t>
      </w:r>
    </w:p>
    <w:p w14:paraId="2CCE5C3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6.</w:t>
      </w:r>
      <w:r w:rsidRPr="00D03F64">
        <w:rPr>
          <w:noProof/>
          <w:lang w:val="en-US"/>
        </w:rPr>
        <w:tab/>
        <w:t xml:space="preserve">Gasparrini, A. </w:t>
      </w:r>
      <w:r w:rsidRPr="00D03F64">
        <w:rPr>
          <w:i/>
          <w:iCs/>
          <w:noProof/>
          <w:lang w:val="en-US"/>
        </w:rPr>
        <w:t>et al.</w:t>
      </w:r>
      <w:r w:rsidRPr="00D03F64">
        <w:rPr>
          <w:noProof/>
          <w:lang w:val="en-US"/>
        </w:rPr>
        <w:t xml:space="preserve"> Projections of temperature-related excess mortality under climate change scenarios. </w:t>
      </w:r>
      <w:r w:rsidRPr="00D03F64">
        <w:rPr>
          <w:i/>
          <w:iCs/>
          <w:noProof/>
          <w:lang w:val="en-US"/>
        </w:rPr>
        <w:t>Lancet Planet. Heal.</w:t>
      </w:r>
      <w:r w:rsidRPr="00D03F64">
        <w:rPr>
          <w:noProof/>
          <w:lang w:val="en-US"/>
        </w:rPr>
        <w:t xml:space="preserve"> (2017). doi:10.1016/S2542-5196(17)30156-0</w:t>
      </w:r>
    </w:p>
    <w:p w14:paraId="03B3DD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7.</w:t>
      </w:r>
      <w:r w:rsidRPr="00D03F64">
        <w:rPr>
          <w:noProof/>
          <w:lang w:val="en-US"/>
        </w:rPr>
        <w:tab/>
        <w:t xml:space="preserve">Burke, M. </w:t>
      </w:r>
      <w:r w:rsidRPr="00D03F64">
        <w:rPr>
          <w:i/>
          <w:iCs/>
          <w:noProof/>
          <w:lang w:val="en-US"/>
        </w:rPr>
        <w:t>et al.</w:t>
      </w:r>
      <w:r w:rsidRPr="00D03F64">
        <w:rPr>
          <w:noProof/>
          <w:lang w:val="en-US"/>
        </w:rPr>
        <w:t xml:space="preserve"> Higher temperatures increase suicide rates in the United States and Mexico. </w:t>
      </w:r>
      <w:r w:rsidRPr="00D03F64">
        <w:rPr>
          <w:i/>
          <w:iCs/>
          <w:noProof/>
          <w:lang w:val="en-US"/>
        </w:rPr>
        <w:t>Nat. Clim. Chang.</w:t>
      </w:r>
      <w:r w:rsidRPr="00D03F64">
        <w:rPr>
          <w:noProof/>
          <w:lang w:val="en-US"/>
        </w:rPr>
        <w:t xml:space="preserve"> (2018). doi:10.1038/s41558-018-0222-x</w:t>
      </w:r>
    </w:p>
    <w:p w14:paraId="2641A0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8.</w:t>
      </w:r>
      <w:r w:rsidRPr="00D03F64">
        <w:rPr>
          <w:noProof/>
          <w:lang w:val="en-US"/>
        </w:rPr>
        <w:tab/>
        <w:t xml:space="preserve">Rey, G. </w:t>
      </w:r>
      <w:r w:rsidRPr="00D03F64">
        <w:rPr>
          <w:i/>
          <w:iCs/>
          <w:noProof/>
          <w:lang w:val="en-US"/>
        </w:rPr>
        <w:t>et al.</w:t>
      </w:r>
      <w:r w:rsidRPr="00D03F64">
        <w:rPr>
          <w:noProof/>
          <w:lang w:val="en-US"/>
        </w:rPr>
        <w:t xml:space="preserve"> The impact of major heat waves on all-cause and cause-specific mortality in France from 1971 to 2003. </w:t>
      </w:r>
      <w:r w:rsidRPr="00D03F64">
        <w:rPr>
          <w:i/>
          <w:iCs/>
          <w:noProof/>
          <w:lang w:val="en-US"/>
        </w:rPr>
        <w:t>Int. Arch. Occup. Environ. Health</w:t>
      </w:r>
      <w:r w:rsidRPr="00D03F64">
        <w:rPr>
          <w:noProof/>
          <w:lang w:val="en-US"/>
        </w:rPr>
        <w:t xml:space="preserve"> (2007). doi:10.1007/s00420-007-0173-4</w:t>
      </w:r>
    </w:p>
    <w:p w14:paraId="3EAB679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9.</w:t>
      </w:r>
      <w:r w:rsidRPr="00D03F64">
        <w:rPr>
          <w:noProof/>
          <w:lang w:val="en-US"/>
        </w:rPr>
        <w:tab/>
        <w:t xml:space="preserve">Orru, H. &amp; Åström, D. O. Increases in external cause mortality due to high and low temperatures: evidence from northeastern Europe. </w:t>
      </w:r>
      <w:r w:rsidRPr="00D03F64">
        <w:rPr>
          <w:i/>
          <w:iCs/>
          <w:noProof/>
          <w:lang w:val="en-US"/>
        </w:rPr>
        <w:t>Int. J. Biometeorol.</w:t>
      </w:r>
      <w:r w:rsidRPr="00D03F64">
        <w:rPr>
          <w:noProof/>
          <w:lang w:val="en-US"/>
        </w:rPr>
        <w:t xml:space="preserve"> (2017). doi:10.1007/s00484-016-1270-4</w:t>
      </w:r>
    </w:p>
    <w:p w14:paraId="50B20C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10.</w:t>
      </w:r>
      <w:r w:rsidRPr="00D03F64">
        <w:rPr>
          <w:noProof/>
          <w:lang w:val="en-US"/>
        </w:rPr>
        <w:tab/>
        <w:t xml:space="preserve">Parks, R. M., Bennett, J. E., Foreman, K. J., Toumi, R. &amp; Ezzati, M. National and regional seasonal dynamics of all-cause and cause-specific mortality in the USA from 1980 to 2016. </w:t>
      </w:r>
      <w:r w:rsidRPr="00D03F64">
        <w:rPr>
          <w:i/>
          <w:iCs/>
          <w:noProof/>
          <w:lang w:val="en-US"/>
        </w:rPr>
        <w:t>Elife</w:t>
      </w:r>
      <w:r w:rsidRPr="00D03F64">
        <w:rPr>
          <w:noProof/>
          <w:lang w:val="en-US"/>
        </w:rPr>
        <w:t xml:space="preserve"> </w:t>
      </w:r>
      <w:r w:rsidRPr="00D03F64">
        <w:rPr>
          <w:b/>
          <w:bCs/>
          <w:noProof/>
          <w:lang w:val="en-US"/>
        </w:rPr>
        <w:t>7</w:t>
      </w:r>
      <w:r w:rsidRPr="00D03F64">
        <w:rPr>
          <w:noProof/>
          <w:lang w:val="en-US"/>
        </w:rPr>
        <w:t>, (2018).</w:t>
      </w:r>
    </w:p>
    <w:p w14:paraId="5990EC9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11.</w:t>
      </w:r>
      <w:r w:rsidRPr="00D03F64">
        <w:rPr>
          <w:noProof/>
          <w:lang w:val="en-US"/>
        </w:rPr>
        <w:tab/>
        <w:t xml:space="preserve">Rau, R. Seasonality in human mortality. A demographic approach. </w:t>
      </w:r>
      <w:r w:rsidRPr="00D03F64">
        <w:rPr>
          <w:i/>
          <w:iCs/>
          <w:noProof/>
          <w:lang w:val="en-US"/>
        </w:rPr>
        <w:t>Wirtschafts- und Sozialwissenschaftlichen Fak.</w:t>
      </w:r>
      <w:r w:rsidRPr="00D03F64">
        <w:rPr>
          <w:noProof/>
          <w:lang w:val="en-US"/>
        </w:rPr>
        <w:t xml:space="preserve"> </w:t>
      </w:r>
      <w:r w:rsidRPr="00D03F64">
        <w:rPr>
          <w:b/>
          <w:bCs/>
          <w:noProof/>
          <w:lang w:val="en-US"/>
        </w:rPr>
        <w:t>PhD</w:t>
      </w:r>
      <w:r w:rsidRPr="00D03F64">
        <w:rPr>
          <w:noProof/>
          <w:lang w:val="en-US"/>
        </w:rPr>
        <w:t>, 361 (2004).</w:t>
      </w:r>
    </w:p>
    <w:p w14:paraId="27D1BF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12.</w:t>
      </w:r>
      <w:r w:rsidRPr="00D03F64">
        <w:rPr>
          <w:noProof/>
          <w:lang w:val="en-US"/>
        </w:rPr>
        <w:tab/>
        <w:t xml:space="preserve">Datla, S., Sahu, P., Roh, H.-J. &amp; Sharma, S. A comprehensive analysis of the association of highway traffic with winter weather conditions. </w:t>
      </w:r>
      <w:r w:rsidRPr="00D03F64">
        <w:rPr>
          <w:i/>
          <w:iCs/>
          <w:noProof/>
          <w:lang w:val="en-US"/>
        </w:rPr>
        <w:t>Procedia - Soc. Behav. Sci.</w:t>
      </w:r>
      <w:r w:rsidRPr="00D03F64">
        <w:rPr>
          <w:noProof/>
          <w:lang w:val="en-US"/>
        </w:rPr>
        <w:t xml:space="preserve"> (2013). doi:10.1016/j.sbspro.2013.11.143</w:t>
      </w:r>
    </w:p>
    <w:p w14:paraId="34A170B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13.</w:t>
      </w:r>
      <w:r w:rsidRPr="00D03F64">
        <w:rPr>
          <w:noProof/>
          <w:lang w:val="en-US"/>
        </w:rPr>
        <w:tab/>
        <w:t xml:space="preserve">Roh, H.-J., Sahu, P. K., Sharma, S., Datla, S. &amp; Mehran, B. Statistical investigations of snowfall and temperature interaction with passenger car and truck traffic on primary highways in Canada. </w:t>
      </w:r>
      <w:r w:rsidRPr="00D03F64">
        <w:rPr>
          <w:i/>
          <w:iCs/>
          <w:noProof/>
          <w:lang w:val="en-US"/>
        </w:rPr>
        <w:t>J. Cold Reg. Eng.</w:t>
      </w:r>
      <w:r w:rsidRPr="00D03F64">
        <w:rPr>
          <w:noProof/>
          <w:lang w:val="en-US"/>
        </w:rPr>
        <w:t xml:space="preserve"> (2016). doi:10.1061/(ASCE)CR.1943-5495.0000099</w:t>
      </w:r>
    </w:p>
    <w:p w14:paraId="306D8D6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14.</w:t>
      </w:r>
      <w:r w:rsidRPr="00D03F64">
        <w:rPr>
          <w:noProof/>
          <w:lang w:val="en-US"/>
        </w:rPr>
        <w:tab/>
        <w:t xml:space="preserve">Roh, H.-J., Datla, S. &amp; Sharma, S. Effect of snow, temperature and their interaction on highway truck traffic. </w:t>
      </w:r>
      <w:r w:rsidRPr="00D03F64">
        <w:rPr>
          <w:i/>
          <w:iCs/>
          <w:noProof/>
          <w:lang w:val="en-US"/>
        </w:rPr>
        <w:t>J. Transp. Techn.</w:t>
      </w:r>
      <w:r w:rsidRPr="00D03F64">
        <w:rPr>
          <w:noProof/>
          <w:lang w:val="en-US"/>
        </w:rPr>
        <w:t xml:space="preserve"> (2013). doi:10.4236/jtts.2013.31003</w:t>
      </w:r>
    </w:p>
    <w:p w14:paraId="75D72E8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15.</w:t>
      </w:r>
      <w:r w:rsidRPr="00D03F64">
        <w:rPr>
          <w:noProof/>
          <w:lang w:val="en-US"/>
        </w:rPr>
        <w:tab/>
        <w:t xml:space="preserve">Roh, H. J., Sharma, S. &amp; Sahu, P. K. Modeling snow and cold effects for classified highway traffic volumes. </w:t>
      </w:r>
      <w:r w:rsidRPr="00D03F64">
        <w:rPr>
          <w:i/>
          <w:iCs/>
          <w:noProof/>
          <w:lang w:val="en-US"/>
        </w:rPr>
        <w:t>KSCE J. Civ. Eng.</w:t>
      </w:r>
      <w:r w:rsidRPr="00D03F64">
        <w:rPr>
          <w:noProof/>
          <w:lang w:val="en-US"/>
        </w:rPr>
        <w:t xml:space="preserve"> (2016). doi:10.1007/s12205-015-0236-0</w:t>
      </w:r>
    </w:p>
    <w:p w14:paraId="5B20665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16.</w:t>
      </w:r>
      <w:r w:rsidRPr="00D03F64">
        <w:rPr>
          <w:noProof/>
          <w:lang w:val="en-US"/>
        </w:rPr>
        <w:tab/>
        <w:t xml:space="preserve">Daanen, H. A. M., Van De Vliert, E. &amp; Huang, X. Driving performance in cold, warm, and thermoneutral environments. </w:t>
      </w:r>
      <w:r w:rsidRPr="00D03F64">
        <w:rPr>
          <w:i/>
          <w:iCs/>
          <w:noProof/>
          <w:lang w:val="en-US"/>
        </w:rPr>
        <w:t>Appl. Ergon.</w:t>
      </w:r>
      <w:r w:rsidRPr="00D03F64">
        <w:rPr>
          <w:noProof/>
          <w:lang w:val="en-US"/>
        </w:rPr>
        <w:t xml:space="preserve"> (2003). doi:10.1016/S0003-6870(03)00055-3</w:t>
      </w:r>
    </w:p>
    <w:p w14:paraId="05027F6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17.</w:t>
      </w:r>
      <w:r w:rsidRPr="00D03F64">
        <w:rPr>
          <w:noProof/>
          <w:lang w:val="en-US"/>
        </w:rPr>
        <w:tab/>
        <w:t xml:space="preserve">Zlatoper, T. J. Determinants of motor vehicle deaths in the United States: a cross-sectional analysis. </w:t>
      </w:r>
      <w:r w:rsidRPr="00D03F64">
        <w:rPr>
          <w:i/>
          <w:iCs/>
          <w:noProof/>
          <w:lang w:val="en-US"/>
        </w:rPr>
        <w:t>Accid. Anal. Prev.</w:t>
      </w:r>
      <w:r w:rsidRPr="00D03F64">
        <w:rPr>
          <w:noProof/>
          <w:lang w:val="en-US"/>
        </w:rPr>
        <w:t xml:space="preserve"> (1991). doi:10.1016/0001-4575(91)90062-A</w:t>
      </w:r>
    </w:p>
    <w:p w14:paraId="4BDE78E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18.</w:t>
      </w:r>
      <w:r w:rsidRPr="00D03F64">
        <w:rPr>
          <w:noProof/>
          <w:lang w:val="en-US"/>
        </w:rPr>
        <w:tab/>
        <w:t xml:space="preserve">Mackie, R. R. &amp; Hanlon, J. F. . O. A study of the combined effects of extented driving and heat stress on driver arousal and performance. in </w:t>
      </w:r>
      <w:r w:rsidRPr="00D03F64">
        <w:rPr>
          <w:i/>
          <w:iCs/>
          <w:noProof/>
          <w:lang w:val="en-US"/>
        </w:rPr>
        <w:t>Symposium on relationships among theory, physiological correlates, and operational performance</w:t>
      </w:r>
      <w:r w:rsidRPr="00D03F64">
        <w:rPr>
          <w:noProof/>
          <w:lang w:val="en-US"/>
        </w:rPr>
        <w:t xml:space="preserve"> (1976). doi:10.1007/978-1-4684-2529-1_25</w:t>
      </w:r>
    </w:p>
    <w:p w14:paraId="30D1BBC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19.</w:t>
      </w:r>
      <w:r w:rsidRPr="00D03F64">
        <w:rPr>
          <w:noProof/>
          <w:lang w:val="en-US"/>
        </w:rPr>
        <w:tab/>
        <w:t xml:space="preserve">Wyon, D. P., Wyon, I. &amp; Norin, F. Effects of moderate heat stress on driver vigilance </w:t>
      </w:r>
      <w:r w:rsidRPr="00D03F64">
        <w:rPr>
          <w:noProof/>
          <w:lang w:val="en-US"/>
        </w:rPr>
        <w:lastRenderedPageBreak/>
        <w:t xml:space="preserve">in a moving vehicle. </w:t>
      </w:r>
      <w:r w:rsidRPr="00D03F64">
        <w:rPr>
          <w:i/>
          <w:iCs/>
          <w:noProof/>
          <w:lang w:val="en-US"/>
        </w:rPr>
        <w:t>Ergonomics</w:t>
      </w:r>
      <w:r w:rsidRPr="00D03F64">
        <w:rPr>
          <w:noProof/>
          <w:lang w:val="en-US"/>
        </w:rPr>
        <w:t xml:space="preserve"> (1996). doi:10.1080/00140139608964434</w:t>
      </w:r>
    </w:p>
    <w:p w14:paraId="791E2E37"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20.</w:t>
      </w:r>
      <w:r w:rsidRPr="00D03F64">
        <w:rPr>
          <w:noProof/>
          <w:lang w:val="en-US"/>
        </w:rPr>
        <w:tab/>
        <w:t xml:space="preserve">Robertson, L. S. Reversal of the road death trend in the U.S. in 2015–2016: An examination of the climate and economic hypotheses. </w:t>
      </w:r>
      <w:r w:rsidRPr="00D03F64">
        <w:rPr>
          <w:i/>
          <w:iCs/>
          <w:noProof/>
          <w:lang w:val="en-US"/>
        </w:rPr>
        <w:t>J. Transp. Heal.</w:t>
      </w:r>
      <w:r w:rsidRPr="00D03F64">
        <w:rPr>
          <w:noProof/>
          <w:lang w:val="en-US"/>
        </w:rPr>
        <w:t xml:space="preserve"> (2018). doi:10.1016/j.jth.2018.04.005</w:t>
      </w:r>
    </w:p>
    <w:p w14:paraId="15DFDB29"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21.</w:t>
      </w:r>
      <w:r w:rsidRPr="00D03F64">
        <w:rPr>
          <w:noProof/>
          <w:lang w:val="en-US"/>
        </w:rPr>
        <w:tab/>
        <w:t xml:space="preserve">Robertson, L. Climate change, weather and road deaths. </w:t>
      </w:r>
      <w:r w:rsidRPr="00D03F64">
        <w:rPr>
          <w:i/>
          <w:iCs/>
          <w:noProof/>
          <w:lang w:val="en-US"/>
        </w:rPr>
        <w:t>Inj. Prev.</w:t>
      </w:r>
      <w:r w:rsidRPr="00D03F64">
        <w:rPr>
          <w:noProof/>
          <w:lang w:val="en-US"/>
        </w:rPr>
        <w:t xml:space="preserve"> (2018). doi:10.1136/injuryprev-2017-042419</w:t>
      </w:r>
    </w:p>
    <w:p w14:paraId="47E76C04"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22.</w:t>
      </w:r>
      <w:r w:rsidRPr="00D03F64">
        <w:rPr>
          <w:noProof/>
          <w:lang w:val="en-US"/>
        </w:rPr>
        <w:tab/>
        <w:t xml:space="preserve">Opinium. Brits drink more alcohol in warmer weather. </w:t>
      </w:r>
      <w:r w:rsidRPr="00D03F64">
        <w:rPr>
          <w:i/>
          <w:iCs/>
          <w:noProof/>
          <w:lang w:val="en-US"/>
        </w:rPr>
        <w:t>Opinium.co.uk</w:t>
      </w:r>
      <w:r w:rsidRPr="00D03F64">
        <w:rPr>
          <w:noProof/>
          <w:lang w:val="en-US"/>
        </w:rPr>
        <w:t xml:space="preserve"> (2018). Available at: https://www.opinium.co.uk/brits-drink-more-alcohol-in-warmer-weather/. (Accessed: 10th January 2019)</w:t>
      </w:r>
    </w:p>
    <w:p w14:paraId="1427B12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23.</w:t>
      </w:r>
      <w:r w:rsidRPr="00D03F64">
        <w:rPr>
          <w:noProof/>
          <w:lang w:val="en-US"/>
        </w:rPr>
        <w:tab/>
        <w:t xml:space="preserve">Anderson, C. A. Temperature and aggression: ubiquitous effects of heat on occurrence of human violence. </w:t>
      </w:r>
      <w:r w:rsidRPr="00D03F64">
        <w:rPr>
          <w:i/>
          <w:iCs/>
          <w:noProof/>
          <w:lang w:val="en-US"/>
        </w:rPr>
        <w:t>Psychol. Bull.</w:t>
      </w:r>
      <w:r w:rsidRPr="00D03F64">
        <w:rPr>
          <w:noProof/>
          <w:lang w:val="en-US"/>
        </w:rPr>
        <w:t xml:space="preserve"> (1989). doi:10.1037/0033-2909.106.1.74</w:t>
      </w:r>
    </w:p>
    <w:p w14:paraId="51C47EA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24.</w:t>
      </w:r>
      <w:r w:rsidRPr="00D03F64">
        <w:rPr>
          <w:noProof/>
          <w:lang w:val="en-US"/>
        </w:rPr>
        <w:tab/>
        <w:t xml:space="preserve">Baron, R. A. &amp; Bell, P. A. Aggression and heat: the influence of ambient temperature, negative affect, and a cooling drink on physical aggression. </w:t>
      </w:r>
      <w:r w:rsidRPr="00D03F64">
        <w:rPr>
          <w:i/>
          <w:iCs/>
          <w:noProof/>
          <w:lang w:val="en-US"/>
        </w:rPr>
        <w:t>J. Pers. Soc. Psychol.</w:t>
      </w:r>
      <w:r w:rsidRPr="00D03F64">
        <w:rPr>
          <w:noProof/>
          <w:lang w:val="en-US"/>
        </w:rPr>
        <w:t xml:space="preserve"> (1976). doi:10.1037/0022-3514.33.3.245</w:t>
      </w:r>
    </w:p>
    <w:p w14:paraId="7A3CE50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25.</w:t>
      </w:r>
      <w:r w:rsidRPr="00D03F64">
        <w:rPr>
          <w:noProof/>
          <w:lang w:val="en-US"/>
        </w:rPr>
        <w:tab/>
        <w:t xml:space="preserve">Talaei, A., Hedjazi, A., Rezaei Ardani, A., Fayyazi Bordbar, M. R. &amp; Talaei, A. The relationship between meteorological conditions and homicide, suicide, rage, and psychiatric hospitalization. </w:t>
      </w:r>
      <w:r w:rsidRPr="00D03F64">
        <w:rPr>
          <w:i/>
          <w:iCs/>
          <w:noProof/>
          <w:lang w:val="en-US"/>
        </w:rPr>
        <w:t>J. Forensic Sci.</w:t>
      </w:r>
      <w:r w:rsidRPr="00D03F64">
        <w:rPr>
          <w:noProof/>
          <w:lang w:val="en-US"/>
        </w:rPr>
        <w:t xml:space="preserve"> (2014). doi:10.1111/1556-4029.12471</w:t>
      </w:r>
    </w:p>
    <w:p w14:paraId="0D2B152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26.</w:t>
      </w:r>
      <w:r w:rsidRPr="00D03F64">
        <w:rPr>
          <w:noProof/>
          <w:lang w:val="en-US"/>
        </w:rPr>
        <w:tab/>
        <w:t xml:space="preserve">Xu, J. Unintentional drowning deaths in the United States, 1999-2010. </w:t>
      </w:r>
      <w:r w:rsidRPr="00D03F64">
        <w:rPr>
          <w:i/>
          <w:iCs/>
          <w:noProof/>
          <w:lang w:val="en-US"/>
        </w:rPr>
        <w:t>NCHS Data Brief</w:t>
      </w:r>
      <w:r w:rsidRPr="00D03F64">
        <w:rPr>
          <w:noProof/>
          <w:lang w:val="en-US"/>
        </w:rPr>
        <w:t xml:space="preserve"> (2014).</w:t>
      </w:r>
    </w:p>
    <w:p w14:paraId="48D6A03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27.</w:t>
      </w:r>
      <w:r w:rsidRPr="00D03F64">
        <w:rPr>
          <w:noProof/>
          <w:lang w:val="en-US"/>
        </w:rPr>
        <w:tab/>
        <w:t xml:space="preserve">Ambrose, A. F., Paul, G. &amp; Hausdorff, J. M. Risk factors for falls among older adults: a review of the literature. </w:t>
      </w:r>
      <w:r w:rsidRPr="00D03F64">
        <w:rPr>
          <w:i/>
          <w:iCs/>
          <w:noProof/>
          <w:lang w:val="en-US"/>
        </w:rPr>
        <w:t>Maturitas</w:t>
      </w:r>
      <w:r w:rsidRPr="00D03F64">
        <w:rPr>
          <w:noProof/>
          <w:lang w:val="en-US"/>
        </w:rPr>
        <w:t xml:space="preserve"> (2013). doi:10.1016/j.maturitas.2013.02.009</w:t>
      </w:r>
    </w:p>
    <w:p w14:paraId="6CCDB9F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28.</w:t>
      </w:r>
      <w:r w:rsidRPr="00D03F64">
        <w:rPr>
          <w:noProof/>
          <w:lang w:val="en-US"/>
        </w:rPr>
        <w:tab/>
        <w:t xml:space="preserve">Bobb, J. F. </w:t>
      </w:r>
      <w:r w:rsidRPr="00D03F64">
        <w:rPr>
          <w:i/>
          <w:iCs/>
          <w:noProof/>
          <w:lang w:val="en-US"/>
        </w:rPr>
        <w:t>et al.</w:t>
      </w:r>
      <w:r w:rsidRPr="00D03F64">
        <w:rPr>
          <w:noProof/>
          <w:lang w:val="en-US"/>
        </w:rPr>
        <w:t xml:space="preserve"> Time-course of cause-specific hospital admissions during snowstorms: an analysis of electronic medical records from major hospitals in Boston, Massachusetts. </w:t>
      </w:r>
      <w:r w:rsidRPr="00D03F64">
        <w:rPr>
          <w:i/>
          <w:iCs/>
          <w:noProof/>
          <w:lang w:val="en-US"/>
        </w:rPr>
        <w:t>Am. J. Epidemiol.</w:t>
      </w:r>
      <w:r w:rsidRPr="00D03F64">
        <w:rPr>
          <w:noProof/>
          <w:lang w:val="en-US"/>
        </w:rPr>
        <w:t xml:space="preserve"> </w:t>
      </w:r>
      <w:r w:rsidRPr="00D03F64">
        <w:rPr>
          <w:b/>
          <w:bCs/>
          <w:noProof/>
          <w:lang w:val="en-US"/>
        </w:rPr>
        <w:t>185</w:t>
      </w:r>
      <w:r w:rsidRPr="00D03F64">
        <w:rPr>
          <w:noProof/>
          <w:lang w:val="en-US"/>
        </w:rPr>
        <w:t>, 283–294 (2017).</w:t>
      </w:r>
    </w:p>
    <w:p w14:paraId="2B644453"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29.</w:t>
      </w:r>
      <w:r w:rsidRPr="00D03F64">
        <w:rPr>
          <w:noProof/>
          <w:lang w:val="en-US"/>
        </w:rPr>
        <w:tab/>
        <w:t xml:space="preserve">Kelsey, J. L. </w:t>
      </w:r>
      <w:r w:rsidRPr="00D03F64">
        <w:rPr>
          <w:i/>
          <w:iCs/>
          <w:noProof/>
          <w:lang w:val="en-US"/>
        </w:rPr>
        <w:t>et al.</w:t>
      </w:r>
      <w:r w:rsidRPr="00D03F64">
        <w:rPr>
          <w:noProof/>
          <w:lang w:val="en-US"/>
        </w:rPr>
        <w:t xml:space="preserve"> Indoor and outdoor falls in older adults are different: the maintenance of balance, independent living, intellect, and zest in the elderly of Boston study. </w:t>
      </w:r>
      <w:r w:rsidRPr="00D03F64">
        <w:rPr>
          <w:i/>
          <w:iCs/>
          <w:noProof/>
          <w:lang w:val="en-US"/>
        </w:rPr>
        <w:t>J. Am. Geriatr. Soc.</w:t>
      </w:r>
      <w:r w:rsidRPr="00D03F64">
        <w:rPr>
          <w:noProof/>
          <w:lang w:val="en-US"/>
        </w:rPr>
        <w:t xml:space="preserve"> (2010). doi:10.1111/j.1532-5415.2010.03062.x</w:t>
      </w:r>
    </w:p>
    <w:p w14:paraId="409DE6EA"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30.</w:t>
      </w:r>
      <w:r w:rsidRPr="00D03F64">
        <w:rPr>
          <w:noProof/>
          <w:lang w:val="en-US"/>
        </w:rPr>
        <w:tab/>
        <w:t xml:space="preserve">Voas, R. B., Torres, P., Romano, E. &amp; Lacey, J. H. Alcohol-related risk of driver fatalities: an update using 2007 data. </w:t>
      </w:r>
      <w:r w:rsidRPr="00D03F64">
        <w:rPr>
          <w:i/>
          <w:iCs/>
          <w:noProof/>
          <w:lang w:val="en-US"/>
        </w:rPr>
        <w:t>J. Stud. Alcohol Drugs</w:t>
      </w:r>
      <w:r w:rsidRPr="00D03F64">
        <w:rPr>
          <w:noProof/>
          <w:lang w:val="en-US"/>
        </w:rPr>
        <w:t xml:space="preserve"> (2012). doi:10.15288/jsad.2012.73.341</w:t>
      </w:r>
    </w:p>
    <w:p w14:paraId="04B072C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31.</w:t>
      </w:r>
      <w:r w:rsidRPr="00D03F64">
        <w:rPr>
          <w:noProof/>
          <w:lang w:val="en-US"/>
        </w:rPr>
        <w:tab/>
        <w:t xml:space="preserve">Graff Zivin, J. &amp; Neidell, M. Temperature and the allocation of time: implications for climate change. </w:t>
      </w:r>
      <w:r w:rsidRPr="00D03F64">
        <w:rPr>
          <w:i/>
          <w:iCs/>
          <w:noProof/>
          <w:lang w:val="en-US"/>
        </w:rPr>
        <w:t>J. Labor Econ.</w:t>
      </w:r>
      <w:r w:rsidRPr="00D03F64">
        <w:rPr>
          <w:noProof/>
          <w:lang w:val="en-US"/>
        </w:rPr>
        <w:t xml:space="preserve"> (2014). doi:10.1086/671766</w:t>
      </w:r>
    </w:p>
    <w:p w14:paraId="003018F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32.</w:t>
      </w:r>
      <w:r w:rsidRPr="00D03F64">
        <w:rPr>
          <w:noProof/>
          <w:lang w:val="en-US"/>
        </w:rPr>
        <w:tab/>
        <w:t xml:space="preserve">Glaeser, E. L., Sacerdote, B. &amp; Scheinkman, J. A. Crime and social interactions. </w:t>
      </w:r>
      <w:r w:rsidRPr="00D03F64">
        <w:rPr>
          <w:i/>
          <w:iCs/>
          <w:noProof/>
          <w:lang w:val="en-US"/>
        </w:rPr>
        <w:t>Q. J. Econ.</w:t>
      </w:r>
      <w:r w:rsidRPr="00D03F64">
        <w:rPr>
          <w:noProof/>
          <w:lang w:val="en-US"/>
        </w:rPr>
        <w:t xml:space="preserve"> (1996). doi:10.2307/2946686</w:t>
      </w:r>
    </w:p>
    <w:p w14:paraId="503B231C"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33.</w:t>
      </w:r>
      <w:r w:rsidRPr="00D03F64">
        <w:rPr>
          <w:noProof/>
          <w:lang w:val="en-US"/>
        </w:rPr>
        <w:tab/>
        <w:t xml:space="preserve">Rotton, J. &amp; Cohn, E. G. Global warming and U.S. crime rates: an application of routine activity theory. </w:t>
      </w:r>
      <w:r w:rsidRPr="00D03F64">
        <w:rPr>
          <w:i/>
          <w:iCs/>
          <w:noProof/>
          <w:lang w:val="en-US"/>
        </w:rPr>
        <w:t>Environ. Behav.</w:t>
      </w:r>
      <w:r w:rsidRPr="00D03F64">
        <w:rPr>
          <w:noProof/>
          <w:lang w:val="en-US"/>
        </w:rPr>
        <w:t xml:space="preserve"> (2003). doi:10.1177/0013916503255565</w:t>
      </w:r>
    </w:p>
    <w:p w14:paraId="07BEBF6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34.</w:t>
      </w:r>
      <w:r w:rsidRPr="00D03F64">
        <w:rPr>
          <w:noProof/>
          <w:lang w:val="en-US"/>
        </w:rPr>
        <w:tab/>
        <w:t xml:space="preserve">Majeed, H. &amp; Lee, J. The impact of climate change on youth depression and mental health. </w:t>
      </w:r>
      <w:r w:rsidRPr="00D03F64">
        <w:rPr>
          <w:i/>
          <w:iCs/>
          <w:noProof/>
          <w:lang w:val="en-US"/>
        </w:rPr>
        <w:t>Lancet Planet. Heal.</w:t>
      </w:r>
      <w:r w:rsidRPr="00D03F64">
        <w:rPr>
          <w:noProof/>
          <w:lang w:val="en-US"/>
        </w:rPr>
        <w:t xml:space="preserve"> </w:t>
      </w:r>
      <w:r w:rsidRPr="00D03F64">
        <w:rPr>
          <w:b/>
          <w:bCs/>
          <w:noProof/>
          <w:lang w:val="en-US"/>
        </w:rPr>
        <w:t>1</w:t>
      </w:r>
      <w:r w:rsidRPr="00D03F64">
        <w:rPr>
          <w:noProof/>
          <w:lang w:val="en-US"/>
        </w:rPr>
        <w:t>, e94–e95 (2017).</w:t>
      </w:r>
    </w:p>
    <w:p w14:paraId="3BC2305B"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35.</w:t>
      </w:r>
      <w:r w:rsidRPr="00D03F64">
        <w:rPr>
          <w:noProof/>
          <w:lang w:val="en-US"/>
        </w:rPr>
        <w:tab/>
        <w:t xml:space="preserve">European Centre for Medium-Range Weather Forecasts (ECMWF). ERA5. </w:t>
      </w:r>
      <w:r w:rsidRPr="00D03F64">
        <w:rPr>
          <w:i/>
          <w:iCs/>
          <w:noProof/>
          <w:lang w:val="en-US"/>
        </w:rPr>
        <w:t>Reanalysis datasets</w:t>
      </w:r>
      <w:r w:rsidRPr="00D03F64">
        <w:rPr>
          <w:noProof/>
          <w:lang w:val="en-US"/>
        </w:rPr>
        <w:t xml:space="preserve"> (2019).</w:t>
      </w:r>
    </w:p>
    <w:p w14:paraId="23C5EDA6"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36.</w:t>
      </w:r>
      <w:r w:rsidRPr="00D03F64">
        <w:rPr>
          <w:noProof/>
          <w:lang w:val="en-US"/>
        </w:rPr>
        <w:tab/>
        <w:t xml:space="preserve">Shi, L., Kloog, I., Zanobetti, A., Liu, P. &amp; Schwartz, J. D. Impacts of temperature and its variability on mortality in New England. </w:t>
      </w:r>
      <w:r w:rsidRPr="00D03F64">
        <w:rPr>
          <w:i/>
          <w:iCs/>
          <w:noProof/>
          <w:lang w:val="en-US"/>
        </w:rPr>
        <w:t>Nat. Clim. Chang.</w:t>
      </w:r>
      <w:r w:rsidRPr="00D03F64">
        <w:rPr>
          <w:noProof/>
          <w:lang w:val="en-US"/>
        </w:rPr>
        <w:t xml:space="preserve"> </w:t>
      </w:r>
      <w:r w:rsidRPr="00D03F64">
        <w:rPr>
          <w:b/>
          <w:bCs/>
          <w:noProof/>
          <w:lang w:val="en-US"/>
        </w:rPr>
        <w:t>5</w:t>
      </w:r>
      <w:r w:rsidRPr="00D03F64">
        <w:rPr>
          <w:noProof/>
          <w:lang w:val="en-US"/>
        </w:rPr>
        <w:t>, 988–991 (2015).</w:t>
      </w:r>
    </w:p>
    <w:p w14:paraId="7B3AC3EE"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37.</w:t>
      </w:r>
      <w:r w:rsidRPr="00D03F64">
        <w:rPr>
          <w:noProof/>
          <w:lang w:val="en-US"/>
        </w:rPr>
        <w:tab/>
        <w:t xml:space="preserve">Gasparrini, A. </w:t>
      </w:r>
      <w:r w:rsidRPr="00D03F64">
        <w:rPr>
          <w:i/>
          <w:iCs/>
          <w:noProof/>
          <w:lang w:val="en-US"/>
        </w:rPr>
        <w:t>et al.</w:t>
      </w:r>
      <w:r w:rsidRPr="00D03F64">
        <w:rPr>
          <w:noProof/>
          <w:lang w:val="en-US"/>
        </w:rPr>
        <w:t xml:space="preserve"> Mortality risk attributable to high and low ambient temperature: a multicountry observational study. </w:t>
      </w:r>
      <w:r w:rsidRPr="00D03F64">
        <w:rPr>
          <w:i/>
          <w:iCs/>
          <w:noProof/>
          <w:lang w:val="en-US"/>
        </w:rPr>
        <w:t>Lancet</w:t>
      </w:r>
      <w:r w:rsidRPr="00D03F64">
        <w:rPr>
          <w:noProof/>
          <w:lang w:val="en-US"/>
        </w:rPr>
        <w:t xml:space="preserve"> </w:t>
      </w:r>
      <w:r w:rsidRPr="00D03F64">
        <w:rPr>
          <w:b/>
          <w:bCs/>
          <w:noProof/>
          <w:lang w:val="en-US"/>
        </w:rPr>
        <w:t>386</w:t>
      </w:r>
      <w:r w:rsidRPr="00D03F64">
        <w:rPr>
          <w:noProof/>
          <w:lang w:val="en-US"/>
        </w:rPr>
        <w:t>, 369–375 (2015).</w:t>
      </w:r>
    </w:p>
    <w:p w14:paraId="187B7E5F"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38.</w:t>
      </w:r>
      <w:r w:rsidRPr="00D03F64">
        <w:rPr>
          <w:noProof/>
          <w:lang w:val="en-US"/>
        </w:rPr>
        <w:tab/>
        <w:t xml:space="preserve">Ye, X. </w:t>
      </w:r>
      <w:r w:rsidRPr="00D03F64">
        <w:rPr>
          <w:i/>
          <w:iCs/>
          <w:noProof/>
          <w:lang w:val="en-US"/>
        </w:rPr>
        <w:t>et al.</w:t>
      </w:r>
      <w:r w:rsidRPr="00D03F64">
        <w:rPr>
          <w:noProof/>
          <w:lang w:val="en-US"/>
        </w:rPr>
        <w:t xml:space="preserve"> Ambient temperature and morbidity: a review of epidemiological evidence. </w:t>
      </w:r>
      <w:r w:rsidRPr="00D03F64">
        <w:rPr>
          <w:i/>
          <w:iCs/>
          <w:noProof/>
          <w:lang w:val="en-US"/>
        </w:rPr>
        <w:t>Environ. Health Perspect.</w:t>
      </w:r>
      <w:r w:rsidRPr="00D03F64">
        <w:rPr>
          <w:noProof/>
          <w:lang w:val="en-US"/>
        </w:rPr>
        <w:t xml:space="preserve"> </w:t>
      </w:r>
      <w:r w:rsidRPr="00D03F64">
        <w:rPr>
          <w:b/>
          <w:bCs/>
          <w:noProof/>
          <w:lang w:val="en-US"/>
        </w:rPr>
        <w:t>120</w:t>
      </w:r>
      <w:r w:rsidRPr="00D03F64">
        <w:rPr>
          <w:noProof/>
          <w:lang w:val="en-US"/>
        </w:rPr>
        <w:t>, 19–28 (2012).</w:t>
      </w:r>
    </w:p>
    <w:p w14:paraId="54ABAE32"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39.</w:t>
      </w:r>
      <w:r w:rsidRPr="00D03F64">
        <w:rPr>
          <w:noProof/>
          <w:lang w:val="en-US"/>
        </w:rPr>
        <w:tab/>
        <w:t xml:space="preserve">Basu, R. High ambient temperature and mortality: a review of epidemiologic studies from 2001 to 2008. </w:t>
      </w:r>
      <w:r w:rsidRPr="00D03F64">
        <w:rPr>
          <w:i/>
          <w:iCs/>
          <w:noProof/>
          <w:lang w:val="en-US"/>
        </w:rPr>
        <w:t>Environ. Heal. A Glob. Access Sci. Source</w:t>
      </w:r>
      <w:r w:rsidRPr="00D03F64">
        <w:rPr>
          <w:noProof/>
          <w:lang w:val="en-US"/>
        </w:rPr>
        <w:t xml:space="preserve"> </w:t>
      </w:r>
      <w:r w:rsidRPr="00D03F64">
        <w:rPr>
          <w:b/>
          <w:bCs/>
          <w:noProof/>
          <w:lang w:val="en-US"/>
        </w:rPr>
        <w:t>8</w:t>
      </w:r>
      <w:r w:rsidRPr="00D03F64">
        <w:rPr>
          <w:noProof/>
          <w:lang w:val="en-US"/>
        </w:rPr>
        <w:t>, 40 (2009).</w:t>
      </w:r>
    </w:p>
    <w:p w14:paraId="59468A08"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40.</w:t>
      </w:r>
      <w:r w:rsidRPr="00D03F64">
        <w:rPr>
          <w:noProof/>
          <w:lang w:val="en-US"/>
        </w:rPr>
        <w:tab/>
        <w:t xml:space="preserve">Rue, H. &amp; Held, L. </w:t>
      </w:r>
      <w:r w:rsidRPr="00D03F64">
        <w:rPr>
          <w:i/>
          <w:iCs/>
          <w:noProof/>
          <w:lang w:val="en-US"/>
        </w:rPr>
        <w:t>Gaussian Markov random fields. Theory and applications</w:t>
      </w:r>
      <w:r w:rsidRPr="00D03F64">
        <w:rPr>
          <w:noProof/>
          <w:lang w:val="en-US"/>
        </w:rPr>
        <w:t xml:space="preserve">. </w:t>
      </w:r>
      <w:r w:rsidRPr="00D03F64">
        <w:rPr>
          <w:i/>
          <w:iCs/>
          <w:noProof/>
          <w:lang w:val="en-US"/>
        </w:rPr>
        <w:t>Chapman &amp; Hall</w:t>
      </w:r>
      <w:r w:rsidRPr="00D03F64">
        <w:rPr>
          <w:noProof/>
          <w:lang w:val="en-US"/>
        </w:rPr>
        <w:t xml:space="preserve"> (2005). doi:10.1007/s00184-007-0162-3</w:t>
      </w:r>
    </w:p>
    <w:p w14:paraId="022A34E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lastRenderedPageBreak/>
        <w:t>41.</w:t>
      </w:r>
      <w:r w:rsidRPr="00D03F64">
        <w:rPr>
          <w:noProof/>
          <w:lang w:val="en-US"/>
        </w:rPr>
        <w:tab/>
        <w:t xml:space="preserve">Besag, J., York, J. &amp; Mollié, A. Bayesian image restoration, with two applications in spatial statistics. </w:t>
      </w:r>
      <w:r w:rsidRPr="00D03F64">
        <w:rPr>
          <w:i/>
          <w:iCs/>
          <w:noProof/>
          <w:lang w:val="en-US"/>
        </w:rPr>
        <w:t>Ann. Inst. Stat. Math.</w:t>
      </w:r>
      <w:r w:rsidRPr="00D03F64">
        <w:rPr>
          <w:noProof/>
          <w:lang w:val="en-US"/>
        </w:rPr>
        <w:t xml:space="preserve"> (1991). doi:10.1007/BF00116466</w:t>
      </w:r>
    </w:p>
    <w:p w14:paraId="283BDC75"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42.</w:t>
      </w:r>
      <w:r w:rsidRPr="00D03F64">
        <w:rPr>
          <w:noProof/>
          <w:lang w:val="en-US"/>
        </w:rPr>
        <w:tab/>
        <w:t xml:space="preserve">Rue, H., Martino, S. &amp; Chopin, N. Approximate Bayesian inference for latent Gaussian models by using integrated nested Laplace approximations. </w:t>
      </w:r>
      <w:r w:rsidRPr="00D03F64">
        <w:rPr>
          <w:i/>
          <w:iCs/>
          <w:noProof/>
          <w:lang w:val="en-US"/>
        </w:rPr>
        <w:t>J. R. Stat. Soc. Ser. B Stat. Methodol.</w:t>
      </w:r>
      <w:r w:rsidRPr="00D03F64">
        <w:rPr>
          <w:noProof/>
          <w:lang w:val="en-US"/>
        </w:rPr>
        <w:t xml:space="preserve"> (2009). doi:10.1111/j.1467-9868.2008.00700.x</w:t>
      </w:r>
    </w:p>
    <w:p w14:paraId="1B852EE1" w14:textId="77777777" w:rsidR="00D03F64" w:rsidRPr="00D03F64" w:rsidRDefault="00D03F64" w:rsidP="00D03F64">
      <w:pPr>
        <w:widowControl w:val="0"/>
        <w:autoSpaceDE w:val="0"/>
        <w:autoSpaceDN w:val="0"/>
        <w:adjustRightInd w:val="0"/>
        <w:ind w:left="640" w:hanging="640"/>
        <w:rPr>
          <w:noProof/>
          <w:lang w:val="en-US"/>
        </w:rPr>
      </w:pPr>
      <w:r w:rsidRPr="00D03F64">
        <w:rPr>
          <w:noProof/>
          <w:lang w:val="en-US"/>
        </w:rPr>
        <w:t>43.</w:t>
      </w:r>
      <w:r w:rsidRPr="00D03F64">
        <w:rPr>
          <w:noProof/>
          <w:lang w:val="en-US"/>
        </w:rPr>
        <w:tab/>
        <w:t xml:space="preserve">Lozano, R. </w:t>
      </w:r>
      <w:r w:rsidRPr="00D03F64">
        <w:rPr>
          <w:i/>
          <w:iCs/>
          <w:noProof/>
          <w:lang w:val="en-US"/>
        </w:rPr>
        <w:t>et al.</w:t>
      </w:r>
      <w:r w:rsidRPr="00D03F64">
        <w:rPr>
          <w:noProof/>
          <w:lang w:val="en-US"/>
        </w:rPr>
        <w:t xml:space="preserve"> Global and regional mortality from 235 causes of death for 20 age groups in 1990 and 2010: a systematic analysis for the Global Burden of Disease Study 2010. </w:t>
      </w:r>
      <w:r w:rsidRPr="00D03F64">
        <w:rPr>
          <w:i/>
          <w:iCs/>
          <w:noProof/>
          <w:lang w:val="en-US"/>
        </w:rPr>
        <w:t>Lancet</w:t>
      </w:r>
      <w:r w:rsidRPr="00D03F64">
        <w:rPr>
          <w:noProof/>
          <w:lang w:val="en-US"/>
        </w:rPr>
        <w:t xml:space="preserve"> (2012). doi:10.1016/S0140-6736(12)61728-0</w:t>
      </w:r>
    </w:p>
    <w:p w14:paraId="5F6424F5" w14:textId="77777777" w:rsidR="00D03F64" w:rsidRPr="00D03F64" w:rsidRDefault="00D03F64" w:rsidP="00D03F64">
      <w:pPr>
        <w:widowControl w:val="0"/>
        <w:autoSpaceDE w:val="0"/>
        <w:autoSpaceDN w:val="0"/>
        <w:adjustRightInd w:val="0"/>
        <w:ind w:left="640" w:hanging="640"/>
        <w:rPr>
          <w:noProof/>
        </w:rPr>
      </w:pPr>
      <w:r w:rsidRPr="00D03F64">
        <w:rPr>
          <w:noProof/>
          <w:lang w:val="en-US"/>
        </w:rPr>
        <w:t>44.</w:t>
      </w:r>
      <w:r w:rsidRPr="00D03F64">
        <w:rPr>
          <w:noProof/>
          <w:lang w:val="en-US"/>
        </w:rPr>
        <w:tab/>
        <w:t xml:space="preserve">IPCC. </w:t>
      </w:r>
      <w:r w:rsidRPr="00D03F64">
        <w:rPr>
          <w:i/>
          <w:iCs/>
          <w:noProof/>
          <w:lang w:val="en-US"/>
        </w:rPr>
        <w:t>IPCC special report on the impacts of global warming of 1.5 °C - Summary for policy makers</w:t>
      </w:r>
      <w:r w:rsidRPr="00D03F64">
        <w:rPr>
          <w:noProof/>
          <w:lang w:val="en-US"/>
        </w:rPr>
        <w:t>. (2018).</w:t>
      </w:r>
    </w:p>
    <w:p w14:paraId="0F6AA8A0" w14:textId="11FDC986" w:rsidR="00C16BDD" w:rsidRPr="00E85AFA" w:rsidRDefault="00A620DD" w:rsidP="00D03F64">
      <w:pPr>
        <w:widowControl w:val="0"/>
        <w:autoSpaceDE w:val="0"/>
        <w:autoSpaceDN w:val="0"/>
        <w:adjustRightInd w:val="0"/>
        <w:ind w:left="640" w:hanging="640"/>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ennett, James E" w:date="2019-09-25T13:28:00Z" w:initials="BJE">
    <w:p w14:paraId="3A1A70F8" w14:textId="77777777" w:rsidR="000B7E00" w:rsidRDefault="000B7E00">
      <w:pPr>
        <w:pStyle w:val="CommentText"/>
      </w:pPr>
      <w:r>
        <w:rPr>
          <w:rStyle w:val="CommentReference"/>
        </w:rPr>
        <w:annotationRef/>
      </w:r>
      <w:r>
        <w:t>Should we do a global replace of “average” instead of “norm</w:t>
      </w:r>
      <w:proofErr w:type="gramStart"/>
      <w:r>
        <w:t>” ?</w:t>
      </w:r>
      <w:proofErr w:type="gramEnd"/>
    </w:p>
    <w:p w14:paraId="5DCC8B58" w14:textId="5404F0E2" w:rsidR="000B7E00" w:rsidRDefault="000B7E00">
      <w:pPr>
        <w:pStyle w:val="CommentText"/>
      </w:pPr>
      <w:r>
        <w:t>We have replaced a lot but not all.</w:t>
      </w:r>
    </w:p>
  </w:comment>
  <w:comment w:id="6" w:author="Bennett, James E" w:date="2019-09-25T13:34:00Z" w:initials="BJE">
    <w:p w14:paraId="0751CC0E" w14:textId="525FBBD4" w:rsidR="000B7E00" w:rsidRDefault="000B7E00">
      <w:pPr>
        <w:pStyle w:val="CommentText"/>
      </w:pPr>
      <w:r>
        <w:rPr>
          <w:rStyle w:val="CommentReference"/>
        </w:rPr>
        <w:annotationRef/>
      </w:r>
      <w:r>
        <w:t>I managed this when I emailed Chris but somehow cannot get the alignment right now. It might be that just accepting it works?</w:t>
      </w:r>
    </w:p>
  </w:comment>
  <w:comment w:id="25" w:author="Bennett, James E" w:date="2019-09-25T15:26:00Z" w:initials="BJE">
    <w:p w14:paraId="56810ACF" w14:textId="175DCBC1" w:rsidR="008F177F" w:rsidRDefault="008F177F">
      <w:pPr>
        <w:pStyle w:val="CommentText"/>
      </w:pPr>
      <w:r>
        <w:rPr>
          <w:rStyle w:val="CommentReference"/>
        </w:rPr>
        <w:annotationRef/>
      </w:r>
      <w:r>
        <w:t xml:space="preserve">Same </w:t>
      </w:r>
      <w:proofErr w:type="spellStart"/>
      <w:r>
        <w:t>knorheld</w:t>
      </w:r>
      <w:proofErr w:type="spellEnd"/>
      <w:r>
        <w:t xml:space="preserve"> ref [33] as in responses</w:t>
      </w:r>
    </w:p>
  </w:comment>
  <w:comment w:id="38" w:author="Bennett, James E" w:date="2019-09-25T15:29:00Z" w:initials="BJE">
    <w:p w14:paraId="6CDC66C0" w14:textId="46BD9D0F" w:rsidR="003B5C48" w:rsidRDefault="003B5C48">
      <w:pPr>
        <w:pStyle w:val="CommentText"/>
      </w:pPr>
      <w:r>
        <w:rPr>
          <w:rStyle w:val="CommentReference"/>
        </w:rPr>
        <w:annotationRef/>
      </w:r>
      <w:r>
        <w:t>Same refs 24, 34 as in responses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CC8B58" w15:done="0"/>
  <w15:commentEx w15:paraId="0751CC0E" w15:done="0"/>
  <w15:commentEx w15:paraId="56810ACF" w15:done="0"/>
  <w15:commentEx w15:paraId="6CDC66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CC8B58" w16cid:durableId="2135E9EC"/>
  <w16cid:commentId w16cid:paraId="0751CC0E" w16cid:durableId="2135EB4F"/>
  <w16cid:commentId w16cid:paraId="56810ACF" w16cid:durableId="213605B8"/>
  <w16cid:commentId w16cid:paraId="6CDC66C0" w16cid:durableId="213606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1C740" w14:textId="77777777" w:rsidR="000B7E00" w:rsidRDefault="000B7E00">
      <w:r>
        <w:separator/>
      </w:r>
    </w:p>
  </w:endnote>
  <w:endnote w:type="continuationSeparator" w:id="0">
    <w:p w14:paraId="1C112C98" w14:textId="77777777" w:rsidR="000B7E00" w:rsidRDefault="000B7E00">
      <w:r>
        <w:continuationSeparator/>
      </w:r>
    </w:p>
  </w:endnote>
  <w:endnote w:type="continuationNotice" w:id="1">
    <w:p w14:paraId="494EB79B" w14:textId="77777777" w:rsidR="000B7E00" w:rsidRDefault="000B7E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B7E00" w:rsidRDefault="000B7E00"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443267E5" w14:textId="77777777" w:rsidR="000B7E00" w:rsidRDefault="000B7E00"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0C639B" w14:textId="77777777" w:rsidR="000B7E00" w:rsidRDefault="000B7E00">
      <w:r>
        <w:separator/>
      </w:r>
    </w:p>
  </w:footnote>
  <w:footnote w:type="continuationSeparator" w:id="0">
    <w:p w14:paraId="2F982947" w14:textId="77777777" w:rsidR="000B7E00" w:rsidRDefault="000B7E00">
      <w:r>
        <w:continuationSeparator/>
      </w:r>
    </w:p>
  </w:footnote>
  <w:footnote w:type="continuationNotice" w:id="1">
    <w:p w14:paraId="36752683" w14:textId="77777777" w:rsidR="000B7E00" w:rsidRDefault="000B7E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5577D"/>
    <w:rsid w:val="000607DA"/>
    <w:rsid w:val="00063068"/>
    <w:rsid w:val="0006486C"/>
    <w:rsid w:val="00064A53"/>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4BA"/>
    <w:rsid w:val="00431D95"/>
    <w:rsid w:val="004321B4"/>
    <w:rsid w:val="00437D42"/>
    <w:rsid w:val="004409BD"/>
    <w:rsid w:val="00447303"/>
    <w:rsid w:val="0045634B"/>
    <w:rsid w:val="00460727"/>
    <w:rsid w:val="00460D94"/>
    <w:rsid w:val="004630FC"/>
    <w:rsid w:val="004636EF"/>
    <w:rsid w:val="00466B07"/>
    <w:rsid w:val="004702C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1920"/>
    <w:rsid w:val="005922A2"/>
    <w:rsid w:val="00597846"/>
    <w:rsid w:val="00597A2E"/>
    <w:rsid w:val="005A15DC"/>
    <w:rsid w:val="005A38E3"/>
    <w:rsid w:val="005A512F"/>
    <w:rsid w:val="005B0038"/>
    <w:rsid w:val="005B15FA"/>
    <w:rsid w:val="005B5A50"/>
    <w:rsid w:val="005B70B6"/>
    <w:rsid w:val="005B7448"/>
    <w:rsid w:val="005B7992"/>
    <w:rsid w:val="005C0334"/>
    <w:rsid w:val="005C2A42"/>
    <w:rsid w:val="005C2FC9"/>
    <w:rsid w:val="005C3355"/>
    <w:rsid w:val="005C694B"/>
    <w:rsid w:val="005D4C0F"/>
    <w:rsid w:val="005D53B0"/>
    <w:rsid w:val="005E282E"/>
    <w:rsid w:val="005E4E88"/>
    <w:rsid w:val="005E7880"/>
    <w:rsid w:val="005F026A"/>
    <w:rsid w:val="005F0332"/>
    <w:rsid w:val="006024B8"/>
    <w:rsid w:val="00604BCE"/>
    <w:rsid w:val="00607238"/>
    <w:rsid w:val="00607AE4"/>
    <w:rsid w:val="006114C7"/>
    <w:rsid w:val="00613BCB"/>
    <w:rsid w:val="00613C0C"/>
    <w:rsid w:val="00614789"/>
    <w:rsid w:val="006151D9"/>
    <w:rsid w:val="006174C6"/>
    <w:rsid w:val="006237BA"/>
    <w:rsid w:val="00624F5B"/>
    <w:rsid w:val="006276CA"/>
    <w:rsid w:val="0063135F"/>
    <w:rsid w:val="00632616"/>
    <w:rsid w:val="00635FC7"/>
    <w:rsid w:val="00636798"/>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99F"/>
    <w:rsid w:val="006C1E89"/>
    <w:rsid w:val="006C2A1F"/>
    <w:rsid w:val="006C3BDB"/>
    <w:rsid w:val="006C63BE"/>
    <w:rsid w:val="006C6402"/>
    <w:rsid w:val="006D0AAD"/>
    <w:rsid w:val="006D0C0A"/>
    <w:rsid w:val="006D1D0F"/>
    <w:rsid w:val="006D3250"/>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5CFE"/>
    <w:rsid w:val="0071790D"/>
    <w:rsid w:val="00720887"/>
    <w:rsid w:val="007212C0"/>
    <w:rsid w:val="0072153E"/>
    <w:rsid w:val="007237BD"/>
    <w:rsid w:val="0072798F"/>
    <w:rsid w:val="007433BB"/>
    <w:rsid w:val="00743740"/>
    <w:rsid w:val="0075249E"/>
    <w:rsid w:val="0075346B"/>
    <w:rsid w:val="00754CAD"/>
    <w:rsid w:val="007551F1"/>
    <w:rsid w:val="0075565E"/>
    <w:rsid w:val="00756CB3"/>
    <w:rsid w:val="007617BF"/>
    <w:rsid w:val="00761993"/>
    <w:rsid w:val="00761FCD"/>
    <w:rsid w:val="00762E4D"/>
    <w:rsid w:val="00772013"/>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13F2"/>
    <w:rsid w:val="0088548E"/>
    <w:rsid w:val="0088578F"/>
    <w:rsid w:val="008927DB"/>
    <w:rsid w:val="008A31A1"/>
    <w:rsid w:val="008B092C"/>
    <w:rsid w:val="008B1803"/>
    <w:rsid w:val="008B4CDA"/>
    <w:rsid w:val="008B6D92"/>
    <w:rsid w:val="008C0807"/>
    <w:rsid w:val="008C59DE"/>
    <w:rsid w:val="008C723E"/>
    <w:rsid w:val="008D17E7"/>
    <w:rsid w:val="008D44AA"/>
    <w:rsid w:val="008D49FF"/>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104"/>
    <w:rsid w:val="009E4AAC"/>
    <w:rsid w:val="009E6662"/>
    <w:rsid w:val="009E7BA2"/>
    <w:rsid w:val="009F1115"/>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1978"/>
    <w:rsid w:val="00AC2C11"/>
    <w:rsid w:val="00AC3F56"/>
    <w:rsid w:val="00AC5ED7"/>
    <w:rsid w:val="00AC771A"/>
    <w:rsid w:val="00AD1556"/>
    <w:rsid w:val="00AD4FF6"/>
    <w:rsid w:val="00AE1180"/>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6244"/>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42F2"/>
    <w:rsid w:val="00F81F2D"/>
    <w:rsid w:val="00F82744"/>
    <w:rsid w:val="00F83E8E"/>
    <w:rsid w:val="00F8508E"/>
    <w:rsid w:val="00F91A81"/>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2692C-E14A-4299-B9E6-07886A4EE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23</Pages>
  <Words>34273</Words>
  <Characters>195358</Characters>
  <Application>Microsoft Office Word</Application>
  <DocSecurity>0</DocSecurity>
  <Lines>1627</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Bennett, James E</cp:lastModifiedBy>
  <cp:revision>24</cp:revision>
  <cp:lastPrinted>2019-04-24T23:05:00Z</cp:lastPrinted>
  <dcterms:created xsi:type="dcterms:W3CDTF">2019-09-25T12:14:00Z</dcterms:created>
  <dcterms:modified xsi:type="dcterms:W3CDTF">2019-09-25T14:31:00Z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