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11E4FF9" w14:textId="345C3F7C" w:rsidR="00BA6417" w:rsidRPr="00E85AFA" w:rsidRDefault="00E5418A" w:rsidP="00613BCB">
      <w:pPr>
        <w:spacing w:line="480" w:lineRule="auto"/>
        <w:jc w:val="both"/>
        <w:outlineLvl w:val="0"/>
        <w:rPr>
          <w:b/>
          <w:color w:val="000000" w:themeColor="text1"/>
        </w:rPr>
      </w:pPr>
      <w:bookmarkStart w:id="0" w:name="_GoBack"/>
      <w:bookmarkEnd w:id="0"/>
      <w:r w:rsidRPr="00E85AFA">
        <w:rPr>
          <w:b/>
          <w:color w:val="000000" w:themeColor="text1"/>
        </w:rPr>
        <w:t>Anomalous</w:t>
      </w:r>
      <w:r w:rsidR="008D17E7" w:rsidRPr="00E85AFA">
        <w:rPr>
          <w:b/>
          <w:color w:val="000000" w:themeColor="text1"/>
        </w:rPr>
        <w:t>ly</w:t>
      </w:r>
      <w:r w:rsidRPr="00E85AFA">
        <w:rPr>
          <w:b/>
          <w:color w:val="000000" w:themeColor="text1"/>
        </w:rPr>
        <w:t xml:space="preserve"> </w:t>
      </w:r>
      <w:r w:rsidR="008D17E7" w:rsidRPr="00E85AFA">
        <w:rPr>
          <w:b/>
          <w:color w:val="000000" w:themeColor="text1"/>
        </w:rPr>
        <w:t xml:space="preserve">warm </w:t>
      </w:r>
      <w:r w:rsidRPr="00E85AFA">
        <w:rPr>
          <w:b/>
          <w:color w:val="000000" w:themeColor="text1"/>
        </w:rPr>
        <w:t>temperature</w:t>
      </w:r>
      <w:r w:rsidR="008D17E7" w:rsidRPr="00E85AFA">
        <w:rPr>
          <w:b/>
          <w:color w:val="000000" w:themeColor="text1"/>
        </w:rPr>
        <w:t>s are associated with increased</w:t>
      </w:r>
      <w:r w:rsidRPr="00E85AFA">
        <w:rPr>
          <w:b/>
          <w:color w:val="000000" w:themeColor="text1"/>
        </w:rPr>
        <w:t xml:space="preserve"> injury </w:t>
      </w:r>
      <w:r w:rsidR="008D17E7" w:rsidRPr="00E85AFA">
        <w:rPr>
          <w:b/>
          <w:color w:val="000000" w:themeColor="text1"/>
        </w:rPr>
        <w:t>deaths</w:t>
      </w:r>
      <w:r w:rsidRPr="00E85AFA">
        <w:rPr>
          <w:b/>
          <w:color w:val="000000" w:themeColor="text1"/>
        </w:rPr>
        <w:t xml:space="preserve"> </w:t>
      </w:r>
    </w:p>
    <w:p w14:paraId="253C0EA6" w14:textId="77777777" w:rsidR="00DD09BF" w:rsidRPr="00E85AFA" w:rsidRDefault="00DD09BF" w:rsidP="00613BCB">
      <w:pPr>
        <w:spacing w:line="480" w:lineRule="auto"/>
        <w:jc w:val="both"/>
        <w:outlineLvl w:val="0"/>
        <w:rPr>
          <w:b/>
          <w:color w:val="000000" w:themeColor="text1"/>
        </w:rPr>
      </w:pPr>
    </w:p>
    <w:p w14:paraId="7AE59AB1" w14:textId="0304CB38" w:rsidR="00613BCB" w:rsidRPr="00E85AFA" w:rsidRDefault="00613BCB" w:rsidP="00613BCB">
      <w:pPr>
        <w:spacing w:line="480" w:lineRule="auto"/>
        <w:jc w:val="both"/>
        <w:outlineLvl w:val="0"/>
        <w:rPr>
          <w:color w:val="000000" w:themeColor="text1"/>
          <w:vertAlign w:val="superscript"/>
        </w:rPr>
      </w:pPr>
      <w:r w:rsidRPr="00E85AFA">
        <w:rPr>
          <w:color w:val="000000" w:themeColor="text1"/>
        </w:rPr>
        <w:t>Robbie M Parks</w:t>
      </w:r>
      <w:r w:rsidRPr="00E85AFA">
        <w:rPr>
          <w:color w:val="000000" w:themeColor="text1"/>
          <w:vertAlign w:val="superscript"/>
        </w:rPr>
        <w:t>1,2</w:t>
      </w:r>
      <w:r w:rsidRPr="00E85AFA">
        <w:rPr>
          <w:color w:val="000000" w:themeColor="text1"/>
        </w:rPr>
        <w:t>, James E Bennett</w:t>
      </w:r>
      <w:r w:rsidRPr="00E85AFA">
        <w:rPr>
          <w:color w:val="000000" w:themeColor="text1"/>
          <w:vertAlign w:val="superscript"/>
        </w:rPr>
        <w:t>1,2</w:t>
      </w:r>
      <w:r w:rsidR="00391483">
        <w:rPr>
          <w:color w:val="000000" w:themeColor="text1"/>
          <w:vertAlign w:val="superscript"/>
          <w:rPrChange w:id="1" w:author="Robbie Parks" w:date="2019-11-07T09:11:00Z">
            <w:rPr>
              <w:color w:val="000000" w:themeColor="text1"/>
            </w:rPr>
          </w:rPrChange>
        </w:rPr>
        <w:t>,</w:t>
      </w:r>
      <w:ins w:id="2" w:author="Robbie Parks" w:date="2019-11-07T09:11:00Z">
        <w:r w:rsidR="00391483">
          <w:rPr>
            <w:color w:val="000000" w:themeColor="text1"/>
            <w:vertAlign w:val="superscript"/>
          </w:rPr>
          <w:t>3</w:t>
        </w:r>
        <w:r w:rsidRPr="00E85AFA">
          <w:rPr>
            <w:color w:val="000000" w:themeColor="text1"/>
          </w:rPr>
          <w:t>,</w:t>
        </w:r>
      </w:ins>
      <w:r w:rsidRPr="00E85AFA">
        <w:rPr>
          <w:color w:val="000000" w:themeColor="text1"/>
        </w:rPr>
        <w:t xml:space="preserve"> Helen Tamura-Wicks</w:t>
      </w:r>
      <w:r w:rsidRPr="00E85AFA">
        <w:rPr>
          <w:color w:val="000000" w:themeColor="text1"/>
          <w:vertAlign w:val="superscript"/>
        </w:rPr>
        <w:t>1,2</w:t>
      </w:r>
      <w:r w:rsidRPr="00E85AFA">
        <w:rPr>
          <w:color w:val="000000" w:themeColor="text1"/>
        </w:rPr>
        <w:t>, Vasilis Kontis</w:t>
      </w:r>
      <w:r w:rsidRPr="00E85AFA">
        <w:rPr>
          <w:color w:val="000000" w:themeColor="text1"/>
          <w:vertAlign w:val="superscript"/>
        </w:rPr>
        <w:t>1,2</w:t>
      </w:r>
      <w:r w:rsidRPr="00E85AFA">
        <w:rPr>
          <w:color w:val="000000" w:themeColor="text1"/>
        </w:rPr>
        <w:t xml:space="preserve">, Ralf </w:t>
      </w:r>
      <w:del w:id="3" w:author="Robbie Parks" w:date="2019-11-07T09:11:00Z">
        <w:r w:rsidRPr="00E85AFA">
          <w:rPr>
            <w:color w:val="000000" w:themeColor="text1"/>
          </w:rPr>
          <w:delText>Toumi</w:delText>
        </w:r>
        <w:r w:rsidRPr="00E85AFA">
          <w:rPr>
            <w:color w:val="000000" w:themeColor="text1"/>
            <w:vertAlign w:val="superscript"/>
          </w:rPr>
          <w:delText>3</w:delText>
        </w:r>
      </w:del>
      <w:ins w:id="4" w:author="Robbie Parks" w:date="2019-11-07T09:11:00Z">
        <w:r w:rsidRPr="00E85AFA">
          <w:rPr>
            <w:color w:val="000000" w:themeColor="text1"/>
          </w:rPr>
          <w:t>Toumi</w:t>
        </w:r>
        <w:r w:rsidR="00250FEF">
          <w:rPr>
            <w:color w:val="000000" w:themeColor="text1"/>
            <w:vertAlign w:val="superscript"/>
          </w:rPr>
          <w:t>4</w:t>
        </w:r>
      </w:ins>
      <w:r w:rsidRPr="00E85AFA">
        <w:rPr>
          <w:color w:val="000000" w:themeColor="text1"/>
        </w:rPr>
        <w:t xml:space="preserve">, Goodarz </w:t>
      </w:r>
      <w:del w:id="5" w:author="Robbie Parks" w:date="2019-11-07T09:11:00Z">
        <w:r w:rsidRPr="00E85AFA">
          <w:rPr>
            <w:color w:val="000000" w:themeColor="text1"/>
          </w:rPr>
          <w:delText>Danaei</w:delText>
        </w:r>
        <w:r w:rsidRPr="00E85AFA">
          <w:rPr>
            <w:color w:val="000000" w:themeColor="text1"/>
            <w:vertAlign w:val="superscript"/>
          </w:rPr>
          <w:delText>4</w:delText>
        </w:r>
      </w:del>
      <w:ins w:id="6" w:author="Robbie Parks" w:date="2019-11-07T09:11:00Z">
        <w:r w:rsidRPr="00E85AFA">
          <w:rPr>
            <w:color w:val="000000" w:themeColor="text1"/>
          </w:rPr>
          <w:t>Danaei</w:t>
        </w:r>
        <w:r w:rsidR="00250FEF">
          <w:rPr>
            <w:color w:val="000000" w:themeColor="text1"/>
            <w:vertAlign w:val="superscript"/>
          </w:rPr>
          <w:t>5</w:t>
        </w:r>
      </w:ins>
      <w:r w:rsidR="00E82E03" w:rsidRPr="00E85AFA">
        <w:rPr>
          <w:color w:val="000000" w:themeColor="text1"/>
        </w:rPr>
        <w:t>,</w:t>
      </w:r>
      <w:r w:rsidR="00A77C36" w:rsidRPr="00E85AFA">
        <w:rPr>
          <w:color w:val="000000" w:themeColor="text1"/>
        </w:rPr>
        <w:t xml:space="preserve"> </w:t>
      </w:r>
      <w:r w:rsidRPr="00E85AFA">
        <w:rPr>
          <w:color w:val="000000" w:themeColor="text1"/>
        </w:rPr>
        <w:t>Majid Ezzati</w:t>
      </w:r>
      <w:r w:rsidRPr="00E85AFA">
        <w:rPr>
          <w:color w:val="000000" w:themeColor="text1"/>
          <w:vertAlign w:val="superscript"/>
        </w:rPr>
        <w:t>1,2,</w:t>
      </w:r>
      <w:del w:id="7" w:author="Robbie Parks" w:date="2019-11-07T09:11:00Z">
        <w:r w:rsidRPr="00E85AFA">
          <w:rPr>
            <w:color w:val="000000" w:themeColor="text1"/>
            <w:vertAlign w:val="superscript"/>
          </w:rPr>
          <w:delText>5</w:delText>
        </w:r>
      </w:del>
      <w:ins w:id="8" w:author="Robbie Parks" w:date="2019-11-07T09:11:00Z">
        <w:r w:rsidR="00391483">
          <w:rPr>
            <w:color w:val="000000" w:themeColor="text1"/>
            <w:vertAlign w:val="superscript"/>
          </w:rPr>
          <w:t>3,</w:t>
        </w:r>
        <w:r w:rsidR="00250FEF">
          <w:rPr>
            <w:color w:val="000000" w:themeColor="text1"/>
            <w:vertAlign w:val="superscript"/>
          </w:rPr>
          <w:t>6</w:t>
        </w:r>
      </w:ins>
      <w:r w:rsidRPr="00E85AFA">
        <w:rPr>
          <w:color w:val="000000" w:themeColor="text1"/>
          <w:vertAlign w:val="superscript"/>
        </w:rPr>
        <w:t>*</w:t>
      </w:r>
    </w:p>
    <w:p w14:paraId="34F2BDE8" w14:textId="77777777" w:rsidR="00DD09BF" w:rsidRPr="00E85AFA" w:rsidRDefault="00DD09BF" w:rsidP="00613BCB">
      <w:pPr>
        <w:spacing w:line="480" w:lineRule="auto"/>
        <w:jc w:val="both"/>
        <w:outlineLvl w:val="0"/>
        <w:rPr>
          <w:color w:val="000000" w:themeColor="text1"/>
        </w:rPr>
      </w:pPr>
    </w:p>
    <w:p w14:paraId="556C6791" w14:textId="77777777" w:rsidR="00613BCB" w:rsidRPr="00E85AFA" w:rsidRDefault="00613BCB" w:rsidP="00613BCB">
      <w:pPr>
        <w:spacing w:line="480" w:lineRule="auto"/>
        <w:jc w:val="both"/>
        <w:rPr>
          <w:color w:val="000000" w:themeColor="text1"/>
        </w:rPr>
      </w:pPr>
      <w:r w:rsidRPr="00E85AFA">
        <w:rPr>
          <w:color w:val="000000" w:themeColor="text1"/>
          <w:vertAlign w:val="superscript"/>
        </w:rPr>
        <w:t>1</w:t>
      </w:r>
      <w:r w:rsidRPr="00E85AFA">
        <w:rPr>
          <w:color w:val="000000" w:themeColor="text1"/>
        </w:rPr>
        <w:t>MRC-PHE Centre for Environment and Health, Imperial College London, London, United Kingdom</w:t>
      </w:r>
    </w:p>
    <w:p w14:paraId="3ACE1BD7" w14:textId="4146C4EB" w:rsidR="00613BCB" w:rsidRDefault="00613BCB" w:rsidP="00613BCB">
      <w:pPr>
        <w:spacing w:line="480" w:lineRule="auto"/>
        <w:jc w:val="both"/>
        <w:rPr>
          <w:color w:val="000000" w:themeColor="text1"/>
        </w:rPr>
      </w:pPr>
      <w:r w:rsidRPr="00E85AFA">
        <w:rPr>
          <w:color w:val="000000" w:themeColor="text1"/>
          <w:vertAlign w:val="superscript"/>
        </w:rPr>
        <w:t>2</w:t>
      </w:r>
      <w:r w:rsidRPr="00E85AFA">
        <w:rPr>
          <w:color w:val="000000" w:themeColor="text1"/>
        </w:rPr>
        <w:t>Department of Epidemiology and Biostatistics, School of Public Health, Imperial College London, London, United Kingdom</w:t>
      </w:r>
    </w:p>
    <w:p w14:paraId="52FD54CB" w14:textId="69F4D744" w:rsidR="00391483" w:rsidRPr="00E85AFA" w:rsidRDefault="00613BCB" w:rsidP="00613BCB">
      <w:pPr>
        <w:spacing w:line="480" w:lineRule="auto"/>
        <w:jc w:val="both"/>
        <w:rPr>
          <w:ins w:id="9" w:author="Robbie Parks" w:date="2019-11-07T09:11:00Z"/>
          <w:color w:val="000000" w:themeColor="text1"/>
        </w:rPr>
      </w:pPr>
      <w:del w:id="10" w:author="Robbie Parks" w:date="2019-11-07T09:11:00Z">
        <w:r w:rsidRPr="00E85AFA">
          <w:rPr>
            <w:color w:val="000000" w:themeColor="text1"/>
            <w:vertAlign w:val="superscript"/>
          </w:rPr>
          <w:delText>3</w:delText>
        </w:r>
        <w:r w:rsidRPr="00E85AFA">
          <w:rPr>
            <w:color w:val="000000" w:themeColor="text1"/>
          </w:rPr>
          <w:delText>Space</w:delText>
        </w:r>
      </w:del>
      <w:ins w:id="11" w:author="Robbie Parks" w:date="2019-11-07T09:11:00Z">
        <w:r w:rsidR="00391483">
          <w:rPr>
            <w:color w:val="000000" w:themeColor="text1"/>
            <w:vertAlign w:val="superscript"/>
          </w:rPr>
          <w:t>3</w:t>
        </w:r>
        <w:r w:rsidR="00391483" w:rsidRPr="00324F0F">
          <w:t>Abdul Latif Jameel Institute for Disease and Emergency Analytics</w:t>
        </w:r>
        <w:r w:rsidR="00595961">
          <w:t xml:space="preserve">, </w:t>
        </w:r>
        <w:r w:rsidR="00595961" w:rsidRPr="00E85AFA">
          <w:rPr>
            <w:color w:val="000000" w:themeColor="text1"/>
          </w:rPr>
          <w:t>Imperial College London, London, United Kingdom</w:t>
        </w:r>
      </w:ins>
    </w:p>
    <w:p w14:paraId="100ECBBE" w14:textId="4C3CC46C" w:rsidR="00613BCB" w:rsidRPr="00E85AFA" w:rsidRDefault="00250FEF" w:rsidP="00613BCB">
      <w:pPr>
        <w:spacing w:line="480" w:lineRule="auto"/>
        <w:jc w:val="both"/>
        <w:rPr>
          <w:color w:val="000000" w:themeColor="text1"/>
        </w:rPr>
      </w:pPr>
      <w:ins w:id="12" w:author="Robbie Parks" w:date="2019-11-07T09:11:00Z">
        <w:r>
          <w:rPr>
            <w:color w:val="000000" w:themeColor="text1"/>
            <w:vertAlign w:val="superscript"/>
          </w:rPr>
          <w:t>4</w:t>
        </w:r>
        <w:r w:rsidR="00613BCB" w:rsidRPr="00E85AFA">
          <w:rPr>
            <w:color w:val="000000" w:themeColor="text1"/>
          </w:rPr>
          <w:t>Space</w:t>
        </w:r>
      </w:ins>
      <w:r w:rsidR="00613BCB" w:rsidRPr="00E85AFA">
        <w:rPr>
          <w:color w:val="000000" w:themeColor="text1"/>
        </w:rPr>
        <w:t xml:space="preserve"> and Atmospheric Physics, Imperial College London, London, United Kingdom</w:t>
      </w:r>
    </w:p>
    <w:p w14:paraId="22AAFA30" w14:textId="70F3472F" w:rsidR="00613BCB" w:rsidRPr="00E85AFA" w:rsidRDefault="00613BCB" w:rsidP="00613BCB">
      <w:pPr>
        <w:spacing w:line="480" w:lineRule="auto"/>
        <w:jc w:val="both"/>
        <w:rPr>
          <w:color w:val="000000" w:themeColor="text1"/>
        </w:rPr>
      </w:pPr>
      <w:del w:id="13" w:author="Robbie Parks" w:date="2019-11-07T09:11:00Z">
        <w:r w:rsidRPr="00E85AFA">
          <w:rPr>
            <w:color w:val="000000" w:themeColor="text1"/>
            <w:vertAlign w:val="superscript"/>
          </w:rPr>
          <w:delText>4</w:delText>
        </w:r>
        <w:r w:rsidRPr="00E85AFA">
          <w:rPr>
            <w:color w:val="000000" w:themeColor="text1"/>
          </w:rPr>
          <w:delText>Harvard</w:delText>
        </w:r>
      </w:del>
      <w:ins w:id="14" w:author="Robbie Parks" w:date="2019-11-07T09:11:00Z">
        <w:r w:rsidR="00250FEF">
          <w:rPr>
            <w:color w:val="000000" w:themeColor="text1"/>
            <w:vertAlign w:val="superscript"/>
          </w:rPr>
          <w:t>5</w:t>
        </w:r>
        <w:r w:rsidRPr="00E85AFA">
          <w:rPr>
            <w:color w:val="000000" w:themeColor="text1"/>
          </w:rPr>
          <w:t>Harvard</w:t>
        </w:r>
      </w:ins>
      <w:r w:rsidRPr="00E85AFA">
        <w:rPr>
          <w:color w:val="000000" w:themeColor="text1"/>
        </w:rPr>
        <w:t xml:space="preserve"> T.H. Chan School of Public Health, Boston, Massachusetts, USA</w:t>
      </w:r>
    </w:p>
    <w:p w14:paraId="144CC5D4" w14:textId="3FFED41B" w:rsidR="00613BCB" w:rsidRPr="00E85AFA" w:rsidRDefault="00613BCB" w:rsidP="00613BCB">
      <w:pPr>
        <w:spacing w:line="480" w:lineRule="auto"/>
        <w:jc w:val="both"/>
        <w:rPr>
          <w:color w:val="000000" w:themeColor="text1"/>
        </w:rPr>
      </w:pPr>
      <w:del w:id="15" w:author="Robbie Parks" w:date="2019-11-07T09:11:00Z">
        <w:r w:rsidRPr="00E85AFA">
          <w:rPr>
            <w:color w:val="000000" w:themeColor="text1"/>
            <w:vertAlign w:val="superscript"/>
          </w:rPr>
          <w:delText>5</w:delText>
        </w:r>
        <w:r w:rsidRPr="00E85AFA">
          <w:rPr>
            <w:color w:val="000000" w:themeColor="text1"/>
          </w:rPr>
          <w:delText>WHO</w:delText>
        </w:r>
      </w:del>
      <w:ins w:id="16" w:author="Robbie Parks" w:date="2019-11-07T09:11:00Z">
        <w:r w:rsidR="00250FEF">
          <w:rPr>
            <w:color w:val="000000" w:themeColor="text1"/>
            <w:vertAlign w:val="superscript"/>
          </w:rPr>
          <w:t>6</w:t>
        </w:r>
        <w:r w:rsidRPr="00E85AFA">
          <w:rPr>
            <w:color w:val="000000" w:themeColor="text1"/>
          </w:rPr>
          <w:t>WHO</w:t>
        </w:r>
      </w:ins>
      <w:r w:rsidRPr="00E85AFA">
        <w:rPr>
          <w:color w:val="000000" w:themeColor="text1"/>
        </w:rPr>
        <w:t xml:space="preserve"> Collaborating Centre on NCD Surveillance and Epidemiology, Imperial College London, London, United Kingdom</w:t>
      </w:r>
    </w:p>
    <w:p w14:paraId="604E06F1" w14:textId="77777777" w:rsidR="00613BCB" w:rsidRPr="00E85AFA" w:rsidRDefault="00613BCB" w:rsidP="00613BCB">
      <w:pPr>
        <w:spacing w:line="480" w:lineRule="auto"/>
        <w:jc w:val="both"/>
        <w:rPr>
          <w:color w:val="000000" w:themeColor="text1"/>
        </w:rPr>
      </w:pPr>
    </w:p>
    <w:p w14:paraId="74FC1802" w14:textId="1FE84370" w:rsidR="00E02878" w:rsidRPr="00E85AFA" w:rsidRDefault="00DD09BF" w:rsidP="00DD09BF">
      <w:pPr>
        <w:pStyle w:val="Paragraph"/>
        <w:spacing w:before="0" w:line="480" w:lineRule="auto"/>
        <w:ind w:firstLine="0"/>
        <w:jc w:val="both"/>
        <w:rPr>
          <w:lang w:val="en-GB"/>
        </w:rPr>
      </w:pPr>
      <w:r w:rsidRPr="00E85AFA">
        <w:rPr>
          <w:lang w:val="en-GB"/>
        </w:rPr>
        <w:t xml:space="preserve">* Correspondence to: </w:t>
      </w:r>
      <w:hyperlink r:id="rId8" w:history="1">
        <w:r w:rsidR="00F45FFD" w:rsidRPr="00E85AFA">
          <w:rPr>
            <w:rStyle w:val="Hyperlink"/>
            <w:lang w:val="en-GB"/>
          </w:rPr>
          <w:t>majid.ezzati@imperial.ac.uk</w:t>
        </w:r>
      </w:hyperlink>
      <w:r w:rsidR="00E02878" w:rsidRPr="00E85AFA">
        <w:rPr>
          <w:b/>
          <w:lang w:val="en-GB"/>
        </w:rPr>
        <w:br w:type="page"/>
      </w:r>
    </w:p>
    <w:p w14:paraId="36931E7C" w14:textId="6E6BD067" w:rsidR="00566F6F" w:rsidRPr="00E85AFA" w:rsidRDefault="00566F6F" w:rsidP="004C3F33">
      <w:pPr>
        <w:spacing w:line="480" w:lineRule="auto"/>
        <w:jc w:val="both"/>
        <w:rPr>
          <w:rFonts w:eastAsia="Times New Roman"/>
          <w:b/>
        </w:rPr>
      </w:pPr>
      <w:r w:rsidRPr="00E85AFA">
        <w:rPr>
          <w:rFonts w:eastAsia="Times New Roman"/>
          <w:b/>
        </w:rPr>
        <w:lastRenderedPageBreak/>
        <w:t xml:space="preserve">Temperatures which deviate from long-term </w:t>
      </w:r>
      <w:r w:rsidR="00E2287D" w:rsidRPr="00E85AFA">
        <w:rPr>
          <w:rFonts w:eastAsia="Times New Roman"/>
          <w:b/>
        </w:rPr>
        <w:t xml:space="preserve">local </w:t>
      </w:r>
      <w:r w:rsidR="00995D43">
        <w:rPr>
          <w:rFonts w:eastAsia="Times New Roman"/>
          <w:b/>
        </w:rPr>
        <w:t>norm</w:t>
      </w:r>
      <w:r w:rsidRPr="00E85AFA">
        <w:rPr>
          <w:rFonts w:eastAsia="Times New Roman"/>
          <w:b/>
        </w:rPr>
        <w:t xml:space="preserve"> </w:t>
      </w:r>
      <w:r w:rsidR="00E2287D" w:rsidRPr="00E85AFA">
        <w:rPr>
          <w:rFonts w:eastAsia="Times New Roman"/>
          <w:b/>
        </w:rPr>
        <w:t>affect human health</w:t>
      </w:r>
      <w:r w:rsidR="004C3F33" w:rsidRPr="00E85AFA">
        <w:rPr>
          <w:rFonts w:eastAsia="Times New Roman"/>
          <w:b/>
        </w:rPr>
        <w:t xml:space="preserve">, and </w:t>
      </w:r>
      <w:r w:rsidR="00E2287D" w:rsidRPr="00E85AFA">
        <w:rPr>
          <w:rFonts w:eastAsia="Times New Roman"/>
          <w:b/>
        </w:rPr>
        <w:t xml:space="preserve">are projected to </w:t>
      </w:r>
      <w:r w:rsidR="004C3F33" w:rsidRPr="00E85AFA">
        <w:rPr>
          <w:rFonts w:eastAsia="Times New Roman"/>
          <w:b/>
        </w:rPr>
        <w:t>become more frequent as the global climate changes</w:t>
      </w:r>
      <w:del w:id="17" w:author="Robbie Parks" w:date="2019-11-07T09:11:00Z">
        <w:r w:rsidRPr="00E85AFA">
          <w:rPr>
            <w:rFonts w:eastAsia="Times New Roman"/>
            <w:b/>
          </w:rPr>
          <w:delText>. There is limited data on how such deviations affect deaths from different injuries</w:delText>
        </w:r>
        <w:r w:rsidR="007F6047" w:rsidRPr="00E85AFA">
          <w:rPr>
            <w:rFonts w:eastAsia="Times New Roman"/>
            <w:b/>
          </w:rPr>
          <w:delText>.</w:delText>
        </w:r>
        <w:r w:rsidR="004C3F33" w:rsidRPr="00E85AFA">
          <w:rPr>
            <w:rFonts w:eastAsia="Times New Roman"/>
            <w:b/>
          </w:rPr>
          <w:delText xml:space="preserve"> Here, we</w:delText>
        </w:r>
        <w:r w:rsidRPr="00E85AFA">
          <w:rPr>
            <w:rFonts w:eastAsia="Times New Roman"/>
            <w:b/>
          </w:rPr>
          <w:delText xml:space="preserve"> used data on mortality and temperature over a </w:delText>
        </w:r>
        <w:r w:rsidR="00C425A2" w:rsidRPr="00E85AFA">
          <w:rPr>
            <w:rFonts w:eastAsia="Times New Roman"/>
            <w:b/>
          </w:rPr>
          <w:delText>38</w:delText>
        </w:r>
        <w:r w:rsidRPr="00E85AFA">
          <w:rPr>
            <w:rFonts w:eastAsia="Times New Roman"/>
            <w:b/>
          </w:rPr>
          <w:delText>-year period</w:delText>
        </w:r>
      </w:del>
      <w:ins w:id="18" w:author="Robbie Parks" w:date="2019-11-07T09:11:00Z">
        <w:r w:rsidRPr="00E85AFA">
          <w:rPr>
            <w:rFonts w:eastAsia="Times New Roman"/>
            <w:b/>
          </w:rPr>
          <w:t>.</w:t>
        </w:r>
        <w:r w:rsidR="00E53820">
          <w:rPr>
            <w:rFonts w:eastAsia="Times New Roman"/>
            <w:b/>
          </w:rPr>
          <w:fldChar w:fldCharType="begin" w:fldLock="1"/>
        </w:r>
        <w:r w:rsidR="00E53820">
          <w:rPr>
            <w:rFonts w:eastAsia="Times New Roman"/>
            <w:b/>
          </w:rPr>
          <w:instrText>ADDIN CSL_CITATION {"citationItems":[{"id":"ITEM-1","itemData":{"author":[{"dropping-particle":"","family":"IPCC","given":"","non-dropping-particle":"","parse-names":false,"suffix":""}],"id":"ITEM-1","issued":{"date-parts":[["2013"]]},"publisher":"Cambridge, UK and New York, USA: Cambridge University Press","title":"Climate change 2013: the physical science basis. Working group I contribution to the fifth assessment report of the intergovernmental panel on climate change","type":"book"},"uris":["http://www.mendeley.com/documents/?uuid=8f49e72e-3f20-49ed-a842-c8be37379826"]}],"mendeley":{"formattedCitation":"&lt;sup&gt;1&lt;/sup&gt;","plainTextFormattedCitation":"1","previouslyFormattedCitation":"&lt;sup&gt;1&lt;/sup&gt;"},"properties":{"noteIndex":0},"schema":"https://github.com/citation-style-language/schema/raw/master/csl-citation.json"}</w:instrText>
        </w:r>
        <w:r w:rsidR="00E53820">
          <w:rPr>
            <w:rFonts w:eastAsia="Times New Roman"/>
            <w:b/>
          </w:rPr>
          <w:fldChar w:fldCharType="separate"/>
        </w:r>
        <w:r w:rsidR="00E53820" w:rsidRPr="00E53820">
          <w:rPr>
            <w:rFonts w:eastAsia="Times New Roman"/>
            <w:noProof/>
            <w:vertAlign w:val="superscript"/>
          </w:rPr>
          <w:t>1</w:t>
        </w:r>
        <w:r w:rsidR="00E53820">
          <w:rPr>
            <w:rFonts w:eastAsia="Times New Roman"/>
            <w:b/>
          </w:rPr>
          <w:fldChar w:fldCharType="end"/>
        </w:r>
        <w:r w:rsidRPr="00E85AFA">
          <w:rPr>
            <w:rFonts w:eastAsia="Times New Roman"/>
            <w:b/>
          </w:rPr>
          <w:t xml:space="preserve"> There is limited data on how such </w:t>
        </w:r>
        <w:r w:rsidR="00EF4751">
          <w:rPr>
            <w:rFonts w:eastAsia="Times New Roman"/>
            <w:b/>
          </w:rPr>
          <w:t>anomalies</w:t>
        </w:r>
        <w:r w:rsidR="00EF4751" w:rsidRPr="00E85AFA">
          <w:rPr>
            <w:rFonts w:eastAsia="Times New Roman"/>
            <w:b/>
          </w:rPr>
          <w:t xml:space="preserve"> </w:t>
        </w:r>
        <w:r w:rsidRPr="00E85AFA">
          <w:rPr>
            <w:rFonts w:eastAsia="Times New Roman"/>
            <w:b/>
          </w:rPr>
          <w:t>affect deaths from injuries</w:t>
        </w:r>
        <w:r w:rsidR="007F6047" w:rsidRPr="00E85AFA">
          <w:rPr>
            <w:rFonts w:eastAsia="Times New Roman"/>
            <w:b/>
          </w:rPr>
          <w:t>.</w:t>
        </w:r>
        <w:r w:rsidR="004C3F33" w:rsidRPr="00E85AFA">
          <w:rPr>
            <w:rFonts w:eastAsia="Times New Roman"/>
            <w:b/>
          </w:rPr>
          <w:t xml:space="preserve"> Here, we</w:t>
        </w:r>
        <w:r w:rsidRPr="00E85AFA">
          <w:rPr>
            <w:rFonts w:eastAsia="Times New Roman"/>
            <w:b/>
          </w:rPr>
          <w:t xml:space="preserve"> used data on mortality and temperature over </w:t>
        </w:r>
        <w:r w:rsidR="00EF4751">
          <w:rPr>
            <w:rFonts w:eastAsia="Times New Roman"/>
            <w:b/>
          </w:rPr>
          <w:t>38 years</w:t>
        </w:r>
      </w:ins>
      <w:r w:rsidRPr="00E85AFA">
        <w:rPr>
          <w:rFonts w:eastAsia="Times New Roman"/>
          <w:b/>
        </w:rPr>
        <w:t xml:space="preserve"> (1980-201</w:t>
      </w:r>
      <w:r w:rsidR="00C425A2" w:rsidRPr="00E85AFA">
        <w:rPr>
          <w:rFonts w:eastAsia="Times New Roman"/>
          <w:b/>
        </w:rPr>
        <w:t>7</w:t>
      </w:r>
      <w:r w:rsidRPr="00E85AFA">
        <w:rPr>
          <w:rFonts w:eastAsia="Times New Roman"/>
          <w:b/>
        </w:rPr>
        <w:t xml:space="preserve">) in the entire contiguous USA and formulated a Bayesian spatio-temporal model to </w:t>
      </w:r>
      <w:r w:rsidR="00607238" w:rsidRPr="00E85AFA">
        <w:rPr>
          <w:rFonts w:eastAsia="Times New Roman"/>
          <w:b/>
        </w:rPr>
        <w:t>quantify</w:t>
      </w:r>
      <w:r w:rsidRPr="00E85AFA">
        <w:rPr>
          <w:rFonts w:eastAsia="Times New Roman"/>
          <w:b/>
        </w:rPr>
        <w:t xml:space="preserve"> how anomalous temperatures, defined as deviations</w:t>
      </w:r>
      <w:r w:rsidR="005E282E" w:rsidRPr="00E85AFA">
        <w:rPr>
          <w:rFonts w:eastAsia="Times New Roman"/>
          <w:b/>
        </w:rPr>
        <w:t xml:space="preserve"> of monthly temperature</w:t>
      </w:r>
      <w:r w:rsidRPr="00E85AFA">
        <w:rPr>
          <w:rFonts w:eastAsia="Times New Roman"/>
          <w:b/>
        </w:rPr>
        <w:t xml:space="preserve"> from the</w:t>
      </w:r>
      <w:r w:rsidR="005E282E" w:rsidRPr="00E85AFA">
        <w:rPr>
          <w:b/>
        </w:rPr>
        <w:t xml:space="preserve"> local </w:t>
      </w:r>
      <w:r w:rsidR="005E282E" w:rsidRPr="00E85AFA">
        <w:rPr>
          <w:rFonts w:eastAsia="Times New Roman"/>
          <w:b/>
        </w:rPr>
        <w:t xml:space="preserve">average monthly temperature over </w:t>
      </w:r>
      <w:r w:rsidR="00867A0C" w:rsidRPr="00E85AFA">
        <w:rPr>
          <w:rFonts w:eastAsia="Times New Roman"/>
          <w:b/>
        </w:rPr>
        <w:t>the entire analysis period</w:t>
      </w:r>
      <w:r w:rsidRPr="00E85AFA">
        <w:rPr>
          <w:rFonts w:eastAsia="Times New Roman"/>
          <w:b/>
        </w:rPr>
        <w:t xml:space="preserve">, affect deaths from </w:t>
      </w:r>
      <w:del w:id="19" w:author="Robbie Parks" w:date="2019-11-07T09:11:00Z">
        <w:r w:rsidRPr="00E85AFA">
          <w:rPr>
            <w:rFonts w:eastAsia="Times New Roman"/>
            <w:b/>
          </w:rPr>
          <w:delText xml:space="preserve">different </w:delText>
        </w:r>
      </w:del>
      <w:r w:rsidR="00F50520" w:rsidRPr="00E85AFA">
        <w:rPr>
          <w:rFonts w:eastAsia="Times New Roman"/>
          <w:b/>
        </w:rPr>
        <w:t>un</w:t>
      </w:r>
      <w:r w:rsidRPr="00E85AFA">
        <w:rPr>
          <w:rFonts w:eastAsia="Times New Roman"/>
          <w:b/>
        </w:rPr>
        <w:t xml:space="preserve">intentional (transport, falls and drownings) and intentional (assault and </w:t>
      </w:r>
      <w:r w:rsidR="00702E3C" w:rsidRPr="00E85AFA">
        <w:rPr>
          <w:rFonts w:eastAsia="Times New Roman"/>
          <w:b/>
        </w:rPr>
        <w:t>suicide</w:t>
      </w:r>
      <w:r w:rsidRPr="00E85AFA">
        <w:rPr>
          <w:rFonts w:eastAsia="Times New Roman"/>
          <w:b/>
        </w:rPr>
        <w:t>) injuries</w:t>
      </w:r>
      <w:r w:rsidR="00607238" w:rsidRPr="00E85AFA">
        <w:rPr>
          <w:rFonts w:eastAsia="Times New Roman"/>
          <w:b/>
        </w:rPr>
        <w:t>,</w:t>
      </w:r>
      <w:r w:rsidRPr="00E85AFA">
        <w:rPr>
          <w:rFonts w:eastAsia="Times New Roman"/>
          <w:b/>
        </w:rPr>
        <w:t xml:space="preserve"> by age group and sex. We found that a </w:t>
      </w:r>
      <w:del w:id="20" w:author="Robbie Parks" w:date="2019-11-07T09:11:00Z">
        <w:r w:rsidR="00F24A27" w:rsidRPr="00E85AFA">
          <w:rPr>
            <w:rFonts w:eastAsia="Times New Roman"/>
            <w:b/>
          </w:rPr>
          <w:delText>2</w:delText>
        </w:r>
        <w:r w:rsidRPr="00E85AFA">
          <w:rPr>
            <w:rFonts w:eastAsia="Times New Roman"/>
            <w:b/>
          </w:rPr>
          <w:delText xml:space="preserve">°C anomalously warm year would be associated with an estimated </w:delText>
        </w:r>
        <w:r w:rsidR="005E0B16">
          <w:rPr>
            <w:rFonts w:eastAsia="Times New Roman"/>
            <w:b/>
          </w:rPr>
          <w:delText>2,135</w:delText>
        </w:r>
        <w:r w:rsidRPr="00E85AFA">
          <w:rPr>
            <w:rFonts w:eastAsia="Times New Roman"/>
            <w:b/>
          </w:rPr>
          <w:delText xml:space="preserve"> (95% credible interval </w:delText>
        </w:r>
        <w:r w:rsidR="005E0B16">
          <w:rPr>
            <w:rFonts w:eastAsia="Times New Roman"/>
            <w:b/>
          </w:rPr>
          <w:delText>1,906</w:delText>
        </w:r>
        <w:r w:rsidRPr="00E85AFA">
          <w:rPr>
            <w:rFonts w:eastAsia="Times New Roman"/>
            <w:b/>
          </w:rPr>
          <w:delText>-</w:delText>
        </w:r>
        <w:r w:rsidR="005E0B16">
          <w:rPr>
            <w:rFonts w:eastAsia="Times New Roman"/>
            <w:b/>
          </w:rPr>
          <w:delText>2,368</w:delText>
        </w:r>
      </w:del>
      <w:ins w:id="21" w:author="Robbie Parks" w:date="2019-11-07T09:11:00Z">
        <w:r w:rsidR="0002698C">
          <w:rPr>
            <w:rFonts w:eastAsia="Times New Roman"/>
            <w:b/>
          </w:rPr>
          <w:t>1.5</w:t>
        </w:r>
        <w:r w:rsidRPr="00E85AFA">
          <w:rPr>
            <w:rFonts w:eastAsia="Times New Roman"/>
            <w:b/>
          </w:rPr>
          <w:t>°C anomalously warm year</w:t>
        </w:r>
        <w:r w:rsidR="0002698C">
          <w:rPr>
            <w:rFonts w:eastAsia="Times New Roman"/>
            <w:b/>
          </w:rPr>
          <w:t xml:space="preserve">, as envisioned </w:t>
        </w:r>
        <w:r w:rsidR="0002698C" w:rsidRPr="0002698C">
          <w:rPr>
            <w:rFonts w:eastAsia="Times New Roman"/>
            <w:b/>
          </w:rPr>
          <w:t>under the Paris Climate Agreement</w:t>
        </w:r>
        <w:r w:rsidR="0002698C">
          <w:rPr>
            <w:rFonts w:eastAsia="Times New Roman"/>
            <w:b/>
          </w:rPr>
          <w:t>,</w:t>
        </w:r>
        <w:r w:rsidR="00EF1DA9">
          <w:rPr>
            <w:rFonts w:eastAsia="Times New Roman"/>
            <w:b/>
          </w:rPr>
          <w:fldChar w:fldCharType="begin" w:fldLock="1"/>
        </w:r>
        <w:r w:rsidR="009B1DA1">
          <w:rPr>
            <w:rFonts w:eastAsia="Times New Roman"/>
            <w:b/>
          </w:rPr>
          <w:instrText>ADDIN CSL_CITATION {"citationItems":[{"id":"ITEM-1","itemData":{"author":[{"dropping-particle":"","family":"United Nations","given":"","non-dropping-particle":"","parse-names":false,"suffix":""}],"id":"ITEM-1","issued":{"date-parts":[["2015"]]},"title":"Paris Agreement","type":"report"},"uris":["http://www.mendeley.com/documents/?uuid=21272458-832f-4d59-b3a1-8877db08f4b3"]}],"mendeley":{"formattedCitation":"&lt;sup&gt;2&lt;/sup&gt;","plainTextFormattedCitation":"2","previouslyFormattedCitation":"&lt;sup&gt;2&lt;/sup&gt;"},"properties":{"noteIndex":0},"schema":"https://github.com/citation-style-language/schema/raw/master/csl-citation.json"}</w:instrText>
        </w:r>
        <w:r w:rsidR="00EF1DA9">
          <w:rPr>
            <w:rFonts w:eastAsia="Times New Roman"/>
            <w:b/>
          </w:rPr>
          <w:fldChar w:fldCharType="separate"/>
        </w:r>
        <w:r w:rsidR="00EF1DA9" w:rsidRPr="00EF1DA9">
          <w:rPr>
            <w:rFonts w:eastAsia="Times New Roman"/>
            <w:noProof/>
            <w:vertAlign w:val="superscript"/>
          </w:rPr>
          <w:t>2</w:t>
        </w:r>
        <w:r w:rsidR="00EF1DA9">
          <w:rPr>
            <w:rFonts w:eastAsia="Times New Roman"/>
            <w:b/>
          </w:rPr>
          <w:fldChar w:fldCharType="end"/>
        </w:r>
        <w:r w:rsidRPr="00E85AFA">
          <w:rPr>
            <w:rFonts w:eastAsia="Times New Roman"/>
            <w:b/>
          </w:rPr>
          <w:t xml:space="preserve"> would be associated with an estimated</w:t>
        </w:r>
        <w:r w:rsidR="00490C94">
          <w:rPr>
            <w:rFonts w:eastAsia="Times New Roman"/>
            <w:b/>
          </w:rPr>
          <w:t xml:space="preserve"> 1,601</w:t>
        </w:r>
        <w:r w:rsidRPr="00E85AFA">
          <w:rPr>
            <w:rFonts w:eastAsia="Times New Roman"/>
            <w:b/>
          </w:rPr>
          <w:t xml:space="preserve"> (95% credible interval </w:t>
        </w:r>
        <w:r w:rsidR="005E0B16">
          <w:rPr>
            <w:rFonts w:eastAsia="Times New Roman"/>
            <w:b/>
          </w:rPr>
          <w:t>1,</w:t>
        </w:r>
        <w:r w:rsidR="00490C94">
          <w:rPr>
            <w:rFonts w:eastAsia="Times New Roman"/>
            <w:b/>
          </w:rPr>
          <w:t>430</w:t>
        </w:r>
        <w:r w:rsidRPr="00E85AFA">
          <w:rPr>
            <w:rFonts w:eastAsia="Times New Roman"/>
            <w:b/>
          </w:rPr>
          <w:t>-</w:t>
        </w:r>
        <w:r w:rsidR="00490C94">
          <w:rPr>
            <w:rFonts w:eastAsia="Times New Roman"/>
            <w:b/>
          </w:rPr>
          <w:t>1</w:t>
        </w:r>
        <w:r w:rsidR="005E0B16">
          <w:rPr>
            <w:rFonts w:eastAsia="Times New Roman"/>
            <w:b/>
          </w:rPr>
          <w:t>,</w:t>
        </w:r>
        <w:r w:rsidR="00490C94">
          <w:rPr>
            <w:rFonts w:eastAsia="Times New Roman"/>
            <w:b/>
          </w:rPr>
          <w:t>776</w:t>
        </w:r>
      </w:ins>
      <w:r w:rsidRPr="00E85AFA">
        <w:rPr>
          <w:rFonts w:eastAsia="Times New Roman"/>
          <w:b/>
        </w:rPr>
        <w:t xml:space="preserve">) additional injury deaths in the contiguous USA. </w:t>
      </w:r>
      <w:r w:rsidR="00EE09D3">
        <w:rPr>
          <w:rFonts w:eastAsia="Times New Roman"/>
          <w:b/>
        </w:rPr>
        <w:t>84</w:t>
      </w:r>
      <w:r w:rsidRPr="00E85AFA">
        <w:rPr>
          <w:rFonts w:eastAsia="Times New Roman"/>
          <w:b/>
        </w:rPr>
        <w:t xml:space="preserve">% of </w:t>
      </w:r>
      <w:r w:rsidR="00607238" w:rsidRPr="00E85AFA">
        <w:rPr>
          <w:rFonts w:eastAsia="Times New Roman"/>
          <w:b/>
        </w:rPr>
        <w:t xml:space="preserve">these additional </w:t>
      </w:r>
      <w:r w:rsidRPr="00E85AFA">
        <w:rPr>
          <w:rFonts w:eastAsia="Times New Roman"/>
          <w:b/>
        </w:rPr>
        <w:t xml:space="preserve">deaths would occur in males, </w:t>
      </w:r>
      <w:del w:id="22" w:author="Robbie Parks" w:date="2019-11-07T09:11:00Z">
        <w:r w:rsidRPr="00E85AFA">
          <w:rPr>
            <w:rFonts w:eastAsia="Times New Roman"/>
            <w:b/>
          </w:rPr>
          <w:delText xml:space="preserve">concentrated </w:delText>
        </w:r>
      </w:del>
      <w:r w:rsidRPr="00E85AFA">
        <w:rPr>
          <w:rFonts w:eastAsia="Times New Roman"/>
          <w:b/>
        </w:rPr>
        <w:t xml:space="preserve">mostly in adolescent to middle ages. These deaths would comprise of increases in </w:t>
      </w:r>
      <w:r w:rsidR="006A25F3" w:rsidRPr="00E85AFA">
        <w:rPr>
          <w:rFonts w:eastAsia="Times New Roman"/>
          <w:b/>
        </w:rPr>
        <w:t xml:space="preserve">deaths from </w:t>
      </w:r>
      <w:r w:rsidRPr="00E85AFA">
        <w:rPr>
          <w:rFonts w:eastAsia="Times New Roman"/>
          <w:b/>
        </w:rPr>
        <w:t>drowning</w:t>
      </w:r>
      <w:r w:rsidR="006A25F3" w:rsidRPr="00E85AFA">
        <w:rPr>
          <w:rFonts w:eastAsia="Times New Roman"/>
          <w:b/>
        </w:rPr>
        <w:t>s</w:t>
      </w:r>
      <w:r w:rsidRPr="00E85AFA">
        <w:rPr>
          <w:rFonts w:eastAsia="Times New Roman"/>
          <w:b/>
        </w:rPr>
        <w:t xml:space="preserve">, transport, assault and </w:t>
      </w:r>
      <w:r w:rsidR="00702E3C" w:rsidRPr="00E85AFA">
        <w:rPr>
          <w:rFonts w:eastAsia="Times New Roman"/>
          <w:b/>
        </w:rPr>
        <w:t>suicide</w:t>
      </w:r>
      <w:r w:rsidRPr="00E85AFA">
        <w:rPr>
          <w:rFonts w:eastAsia="Times New Roman"/>
          <w:b/>
        </w:rPr>
        <w:t xml:space="preserve">, offset partly by </w:t>
      </w:r>
      <w:del w:id="23" w:author="Robbie Parks" w:date="2019-11-07T09:11:00Z">
        <w:r w:rsidRPr="00E85AFA">
          <w:rPr>
            <w:rFonts w:eastAsia="Times New Roman"/>
            <w:b/>
          </w:rPr>
          <w:delText>an overall</w:delText>
        </w:r>
      </w:del>
      <w:ins w:id="24" w:author="Robbie Parks" w:date="2019-11-07T09:11:00Z">
        <w:r w:rsidR="000643BD">
          <w:rPr>
            <w:rFonts w:eastAsia="Times New Roman"/>
            <w:b/>
          </w:rPr>
          <w:t>a</w:t>
        </w:r>
      </w:ins>
      <w:r w:rsidRPr="00E85AFA">
        <w:rPr>
          <w:rFonts w:eastAsia="Times New Roman"/>
          <w:b/>
        </w:rPr>
        <w:t xml:space="preserve"> decline in deaths from falls in older ages. The findings demonstrate the need for targeted</w:t>
      </w:r>
      <w:del w:id="25" w:author="Robbie Parks" w:date="2019-11-07T09:11:00Z">
        <w:r w:rsidRPr="00E85AFA">
          <w:rPr>
            <w:rFonts w:eastAsia="Times New Roman"/>
            <w:b/>
          </w:rPr>
          <w:delText xml:space="preserve"> public health</w:delText>
        </w:r>
      </w:del>
      <w:r w:rsidRPr="00E85AFA">
        <w:rPr>
          <w:rFonts w:eastAsia="Times New Roman"/>
          <w:b/>
        </w:rPr>
        <w:t xml:space="preserve"> interventions against injuries during periods of anomalously high temperatures, especially as these episodes increase with global climate change.</w:t>
      </w:r>
    </w:p>
    <w:p w14:paraId="6EE3811E" w14:textId="24913F52" w:rsidR="0065196B" w:rsidRPr="00E85AFA" w:rsidRDefault="0065196B" w:rsidP="0065196B">
      <w:pPr>
        <w:spacing w:line="480" w:lineRule="auto"/>
        <w:jc w:val="both"/>
        <w:rPr>
          <w:color w:val="000000" w:themeColor="text1"/>
        </w:rPr>
      </w:pPr>
    </w:p>
    <w:p w14:paraId="2E5DFF8D" w14:textId="3926E3F9" w:rsidR="0065196B" w:rsidRPr="00E85AFA" w:rsidRDefault="00AB531F" w:rsidP="004C3F33">
      <w:pPr>
        <w:spacing w:line="480" w:lineRule="auto"/>
        <w:jc w:val="both"/>
        <w:rPr>
          <w:color w:val="000000" w:themeColor="text1"/>
        </w:rPr>
      </w:pPr>
      <w:r w:rsidRPr="00E85AFA">
        <w:rPr>
          <w:color w:val="000000" w:themeColor="text1"/>
        </w:rPr>
        <w:t>A</w:t>
      </w:r>
      <w:r w:rsidR="00E2287D" w:rsidRPr="00E85AFA">
        <w:rPr>
          <w:color w:val="000000" w:themeColor="text1"/>
        </w:rPr>
        <w:t xml:space="preserve">nomalously warm and cold weather </w:t>
      </w:r>
      <w:r w:rsidRPr="00E85AFA">
        <w:rPr>
          <w:color w:val="000000" w:themeColor="text1"/>
        </w:rPr>
        <w:t xml:space="preserve">events </w:t>
      </w:r>
      <w:r w:rsidR="00E2287D" w:rsidRPr="00E85AFA">
        <w:rPr>
          <w:color w:val="000000" w:themeColor="text1"/>
        </w:rPr>
        <w:t xml:space="preserve">are an important public health concern in today’s world, and </w:t>
      </w:r>
      <w:r w:rsidR="0065196B" w:rsidRPr="00E85AFA">
        <w:rPr>
          <w:color w:val="000000" w:themeColor="text1"/>
        </w:rPr>
        <w:t xml:space="preserve">one of the key drivers for </w:t>
      </w:r>
      <w:r w:rsidR="00E2287D" w:rsidRPr="00E85AFA">
        <w:rPr>
          <w:color w:val="000000" w:themeColor="text1"/>
        </w:rPr>
        <w:t>seeking</w:t>
      </w:r>
      <w:r w:rsidR="0065196B" w:rsidRPr="00E85AFA">
        <w:rPr>
          <w:color w:val="000000" w:themeColor="text1"/>
        </w:rPr>
        <w:t xml:space="preserve"> adaptation measures</w:t>
      </w:r>
      <w:r w:rsidR="00E2287D" w:rsidRPr="00E85AFA">
        <w:rPr>
          <w:color w:val="000000" w:themeColor="text1"/>
        </w:rPr>
        <w:t xml:space="preserve"> against anthropogenic climate change</w:t>
      </w:r>
      <w:r w:rsidR="00494DA5" w:rsidRPr="00E85AFA">
        <w:rPr>
          <w:color w:val="000000" w:themeColor="text1"/>
        </w:rPr>
        <w:t>.</w:t>
      </w:r>
      <w:del w:id="26" w:author="Robbie Parks" w:date="2019-11-07T09:11:00Z">
        <w:r w:rsidR="00CD4D45" w:rsidRPr="00E85AFA">
          <w:rPr>
            <w:rFonts w:eastAsia="Times New Roman"/>
            <w:b/>
          </w:rPr>
          <w:fldChar w:fldCharType="begin" w:fldLock="1"/>
        </w:r>
        <w:r w:rsidR="00112889" w:rsidRPr="00E85AFA">
          <w:rPr>
            <w:rFonts w:eastAsia="Times New Roman"/>
            <w:b/>
          </w:rPr>
          <w:delInstrText>ADDIN CSL_CITATION {"citationItems":[{"id":"ITEM-1","itemData":{"DOI":"10.1016/S0140-6736(06)68079-3","ISBN":"0140-6736","ISSN":"01406736","PMID":"16530580","abstract":"There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E.","non-dropping-particle":"","parse-names":false,"suffix":""},{"dropping-particle":"","family":"Hales","given":"Simon","non-dropping-particle":"","parse-names":false,"suffix":""}],"container-title":"Lancet","id":"ITEM-1","issued":{"date-parts":[["2006"]]},"title":"Climate change and human health: present and future risks","type":"article-journal"},"uris":["http://www.mendeley.com/documents/?uuid=db220ea3-8c20-4247-b85f-e54971ec4d40"]},{"id":"ITEM-2","itemData":{"DOI":"10.1017/CBO9781107415379.016","ISBN":"9781107415379","ISSN":"0008-4301","PMID":"1619","abstract":"The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Aspects","id":"ITEM-2","issued":{"date-parts":[["2015"]]},"title":"Human health: impacts, adaptation, and co-benefits","type":"chapter"},"uris":["http://www.mendeley.com/documents/?uuid=f7160aa0-320f-4b17-b8b6-07a4cdb17b58"]},{"id":"ITEM-3","itemData":{"author":[{"dropping-particle":"","family":"Haines","given":"Andy","non-dropping-particle":"","parse-names":false,"suffix":""},{"dropping-particle":"","family":"Ebi","given":"Kristie","non-dropping-particle":"","parse-names":false,"suffix":""}],"container-title":"New England Journal of Medicine","id":"ITEM-3","issue":"380","issued":{"date-parts":[["2019"]]},"page":"263-273","title":"The imperative for climate action to protect health","type":"article-journal"},"uris":["http://www.mendeley.com/documents/?uuid=d1781b2a-d32d-4aba-aa1c-f5137dde0682"]}],"mendeley":{"formattedCitation":"&lt;sup&gt;1–3&lt;/sup&gt;","plainTextFormattedCitation":"1–3","previouslyFormattedCitation":"&lt;sup&gt;1–3&lt;/sup&gt;"},"properties":{"noteIndex":0},"schema":"https://github.com/citation-style-language/schema/raw/master/csl-citation.json"}</w:delInstrText>
        </w:r>
        <w:r w:rsidR="00CD4D45" w:rsidRPr="00E85AFA">
          <w:rPr>
            <w:rFonts w:eastAsia="Times New Roman"/>
            <w:b/>
          </w:rPr>
          <w:fldChar w:fldCharType="separate"/>
        </w:r>
        <w:r w:rsidR="00535DCA" w:rsidRPr="00E85AFA">
          <w:rPr>
            <w:rFonts w:eastAsia="Times New Roman"/>
            <w:noProof/>
            <w:vertAlign w:val="superscript"/>
          </w:rPr>
          <w:delText>1–3</w:delText>
        </w:r>
        <w:r w:rsidR="00CD4D45" w:rsidRPr="00E85AFA">
          <w:rPr>
            <w:rFonts w:eastAsia="Times New Roman"/>
            <w:b/>
          </w:rPr>
          <w:fldChar w:fldCharType="end"/>
        </w:r>
        <w:r w:rsidR="0065196B" w:rsidRPr="00E85AFA">
          <w:rPr>
            <w:color w:val="000000" w:themeColor="text1"/>
          </w:rPr>
          <w:delText xml:space="preserve"> Current assessments of the health effects of </w:delText>
        </w:r>
        <w:r w:rsidR="00E2287D" w:rsidRPr="00E85AFA">
          <w:rPr>
            <w:color w:val="000000" w:themeColor="text1"/>
          </w:rPr>
          <w:delText xml:space="preserve">weather and climate, and by extension of global </w:delText>
        </w:r>
        <w:r w:rsidR="0065196B" w:rsidRPr="00E85AFA">
          <w:rPr>
            <w:color w:val="000000" w:themeColor="text1"/>
          </w:rPr>
          <w:delText>climate change</w:delText>
        </w:r>
        <w:r w:rsidR="00E2287D" w:rsidRPr="00E85AFA">
          <w:rPr>
            <w:color w:val="000000" w:themeColor="text1"/>
          </w:rPr>
          <w:delText>,</w:delText>
        </w:r>
        <w:r w:rsidR="0065196B" w:rsidRPr="00E85AFA">
          <w:rPr>
            <w:color w:val="000000" w:themeColor="text1"/>
          </w:rPr>
          <w:delText xml:space="preserve"> largely focus on parasitic and infectious diseases and </w:delText>
        </w:r>
        <w:r w:rsidR="0065196B" w:rsidRPr="00E85AFA">
          <w:rPr>
            <w:color w:val="000000" w:themeColor="text1"/>
          </w:rPr>
          <w:lastRenderedPageBreak/>
          <w:delText>cardiorespiratory and other chronic diseases</w:delText>
        </w:r>
        <w:r w:rsidR="00494DA5" w:rsidRPr="00E85AFA">
          <w:rPr>
            <w:color w:val="000000" w:themeColor="text1"/>
          </w:rPr>
          <w:delText>.</w:delText>
        </w:r>
        <w:r w:rsidR="0065196B" w:rsidRPr="00E85AFA">
          <w:rPr>
            <w:color w:val="000000" w:themeColor="text1"/>
          </w:rPr>
          <w:fldChar w:fldCharType="begin" w:fldLock="1"/>
        </w:r>
        <w:r w:rsidR="00112889" w:rsidRPr="00E85AFA">
          <w:rPr>
            <w:color w:val="000000" w:themeColor="text1"/>
          </w:rPr>
          <w:del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risks","type":"article-journal"},"uris":["http://www.mendeley.com/documents/?uuid=db220ea3-8c20-4247-b85f-e54971ec4d40"]},{"id":"ITEM-3","itemData":{"DOI":"10.1289/ehp.1103456","ISBN":"00916765","ISSN":"15529924","PMID":"21816703","abstract":"Background: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review","type":"article-journal"},"uris":["http://www.mendeley.com/documents/?uuid=22803ac6-d682-4d01-9fa4-639cdbe6c118"]},{"id":"ITEM-4","itemData":{"DOI":"10.1016/S2542-5196(17)30156-0","ISBN":"2542-5196","ISSN":"25425196","PMID":"29276803","abstract":"Background: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id":"ITEM-6","itemData":{"author":[{"dropping-particle":"","family":"Haines","given":"Andy","non-dropping-particle":"","parse-names":false,"suffix":""},{"dropping-particle":"","family":"Ebi","given":"Kristie","non-dropping-particle":"","parse-names":false,"suffix":""}],"container-title":"New England Journal of Medicine","id":"ITEM-6","issue":"380","issued":{"date-parts":[["2019"]]},"page":"263-273","title":"The imperative for climate action to protect health","type":"article-journal"},"uris":["http://www.mendeley.com/documents/?uuid=d1781b2a-d32d-4aba-aa1c-f5137dde0682"]}],"mendeley":{"formattedCitation":"&lt;sup&gt;1–6&lt;/sup&gt;","plainTextFormattedCitation":"1–6","previouslyFormattedCitation":"&lt;sup&gt;1–6&lt;/sup&gt;"},"properties":{"noteIndex":0},"schema":"https://github.com/citation-style-language/schema/raw/master/csl-citation.json"}</w:delInstrText>
        </w:r>
        <w:r w:rsidR="0065196B" w:rsidRPr="00E85AFA">
          <w:rPr>
            <w:color w:val="000000" w:themeColor="text1"/>
          </w:rPr>
          <w:fldChar w:fldCharType="separate"/>
        </w:r>
        <w:r w:rsidR="00535DCA" w:rsidRPr="00E85AFA">
          <w:rPr>
            <w:noProof/>
            <w:color w:val="000000" w:themeColor="text1"/>
            <w:vertAlign w:val="superscript"/>
          </w:rPr>
          <w:delText>1–6</w:delText>
        </w:r>
        <w:r w:rsidR="0065196B" w:rsidRPr="00E85AFA">
          <w:rPr>
            <w:color w:val="000000" w:themeColor="text1"/>
          </w:rPr>
          <w:fldChar w:fldCharType="end"/>
        </w:r>
        <w:r w:rsidR="0065196B" w:rsidRPr="00E85AFA">
          <w:rPr>
            <w:color w:val="000000" w:themeColor="text1"/>
          </w:rPr>
          <w:delText xml:space="preserve"> Less research has been conducted on injuries</w:delText>
        </w:r>
        <w:r w:rsidR="00494DA5" w:rsidRPr="00E85AFA">
          <w:rPr>
            <w:color w:val="000000" w:themeColor="text1"/>
          </w:rPr>
          <w:delText>,</w:delText>
        </w:r>
        <w:r w:rsidR="0065196B" w:rsidRPr="00E85AFA">
          <w:rPr>
            <w:color w:val="000000" w:themeColor="text1"/>
          </w:rPr>
          <w:fldChar w:fldCharType="begin" w:fldLock="1"/>
        </w:r>
        <w:r w:rsidR="004321B4" w:rsidRPr="00E85AFA">
          <w:rPr>
            <w:color w:val="000000" w:themeColor="text1"/>
          </w:rPr>
          <w:del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Health","id":"ITEM-2","issued":{"date-parts":[["2007"]]},"title":"The impact of major heat waves on all-cause and cause-specific mortality in France from 1971 to 2003","type":"article-journal"},"uris":["http://www.mendeley.com/documents/?uuid=f08b8300-dd86-4397-bc7e-ce4846cba185"]},{"id":"ITEM-3","itemData":{"DOI":"10.1007/s00484-016-1270-4","ISSN":"00207128","PMID":"27858164","abstract":"©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mendeley":{"formattedCitation":"&lt;sup&gt;7–9&lt;/sup&gt;","plainTextFormattedCitation":"7–9","previouslyFormattedCitation":"&lt;sup&gt;7–9&lt;/sup&gt;"},"properties":{"noteIndex":0},"schema":"https://github.com/citation-style-language/schema/raw/master/csl-citation.json"}</w:delInstrText>
        </w:r>
        <w:r w:rsidR="0065196B" w:rsidRPr="00E85AFA">
          <w:rPr>
            <w:color w:val="000000" w:themeColor="text1"/>
          </w:rPr>
          <w:fldChar w:fldCharType="separate"/>
        </w:r>
        <w:r w:rsidR="00535DCA" w:rsidRPr="00E85AFA">
          <w:rPr>
            <w:noProof/>
            <w:color w:val="000000" w:themeColor="text1"/>
            <w:vertAlign w:val="superscript"/>
          </w:rPr>
          <w:delText>7–9</w:delText>
        </w:r>
        <w:r w:rsidR="0065196B" w:rsidRPr="00E85AFA">
          <w:rPr>
            <w:color w:val="000000" w:themeColor="text1"/>
          </w:rPr>
          <w:fldChar w:fldCharType="end"/>
        </w:r>
        <w:r w:rsidR="0065196B" w:rsidRPr="00E85AFA">
          <w:delText xml:space="preserve"> </w:delText>
        </w:r>
        <w:r w:rsidR="0065196B" w:rsidRPr="00E85AFA">
          <w:rPr>
            <w:color w:val="000000" w:themeColor="text1"/>
          </w:rPr>
          <w:delText>especially in a consistent way across injury types and demographic subgroups of the population</w:delText>
        </w:r>
        <w:r w:rsidR="006C6402" w:rsidRPr="00E85AFA">
          <w:rPr>
            <w:color w:val="000000" w:themeColor="text1"/>
          </w:rPr>
          <w:delText>. There are two reasons to investigate a potential role for temperature</w:delText>
        </w:r>
        <w:r w:rsidR="00E8517B">
          <w:rPr>
            <w:color w:val="000000" w:themeColor="text1"/>
          </w:rPr>
          <w:delText xml:space="preserve"> anomalies</w:delText>
        </w:r>
        <w:r w:rsidR="006C6402" w:rsidRPr="00E85AFA">
          <w:rPr>
            <w:color w:val="000000" w:themeColor="text1"/>
          </w:rPr>
          <w:delText xml:space="preserve"> on injury mortality: First</w:delText>
        </w:r>
        <w:r w:rsidR="0065196B" w:rsidRPr="00E85AFA">
          <w:rPr>
            <w:color w:val="000000" w:themeColor="text1"/>
          </w:rPr>
          <w:delText xml:space="preserve"> death rates from injuries vary seasonally</w:delText>
        </w:r>
        <w:r w:rsidR="00D814E1">
          <w:rPr>
            <w:color w:val="000000" w:themeColor="text1"/>
          </w:rPr>
          <w:delText xml:space="preserve"> and the seasonality varies by age group</w:delText>
        </w:r>
        <w:r w:rsidR="00494DA5" w:rsidRPr="00E85AFA">
          <w:rPr>
            <w:color w:val="000000" w:themeColor="text1"/>
          </w:rPr>
          <w:delText>,</w:delText>
        </w:r>
        <w:r w:rsidR="0065196B" w:rsidRPr="00E85AFA">
          <w:rPr>
            <w:color w:val="000000" w:themeColor="text1"/>
          </w:rPr>
          <w:fldChar w:fldCharType="begin" w:fldLock="1"/>
        </w:r>
        <w:r w:rsidR="004321B4" w:rsidRPr="00E85AFA">
          <w:rPr>
            <w:color w:val="000000" w:themeColor="text1"/>
          </w:rPr>
          <w:del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lt;sup&gt;10,11&lt;/sup&gt;","plainTextFormattedCitation":"10,11","previouslyFormattedCitation":"&lt;sup&gt;10,11&lt;/sup&gt;"},"properties":{"noteIndex":0},"schema":"https://github.com/citation-style-language/schema/raw/master/csl-citation.json"}</w:delInstrText>
        </w:r>
        <w:r w:rsidR="0065196B" w:rsidRPr="00E85AFA">
          <w:rPr>
            <w:color w:val="000000" w:themeColor="text1"/>
          </w:rPr>
          <w:fldChar w:fldCharType="separate"/>
        </w:r>
        <w:r w:rsidR="00535DCA" w:rsidRPr="00E85AFA">
          <w:rPr>
            <w:noProof/>
            <w:color w:val="000000" w:themeColor="text1"/>
            <w:vertAlign w:val="superscript"/>
          </w:rPr>
          <w:delText>10,11</w:delText>
        </w:r>
        <w:r w:rsidR="0065196B" w:rsidRPr="00E85AFA">
          <w:rPr>
            <w:color w:val="000000" w:themeColor="text1"/>
          </w:rPr>
          <w:fldChar w:fldCharType="end"/>
        </w:r>
        <w:r w:rsidR="0065196B" w:rsidRPr="00E85AFA">
          <w:rPr>
            <w:color w:val="000000" w:themeColor="text1"/>
          </w:rPr>
          <w:delText xml:space="preserve"> which </w:delText>
        </w:r>
        <w:r w:rsidR="006C6402" w:rsidRPr="00E85AFA">
          <w:rPr>
            <w:color w:val="000000" w:themeColor="text1"/>
          </w:rPr>
          <w:delText xml:space="preserve">motivates </w:delText>
        </w:r>
        <w:r w:rsidR="00867A0C" w:rsidRPr="00E85AFA">
          <w:rPr>
            <w:color w:val="000000" w:themeColor="text1"/>
          </w:rPr>
          <w:delText>investigating</w:delText>
        </w:r>
        <w:r w:rsidR="006C6402" w:rsidRPr="00E85AFA">
          <w:rPr>
            <w:color w:val="000000" w:themeColor="text1"/>
          </w:rPr>
          <w:delText xml:space="preserve"> whether </w:delText>
        </w:r>
        <w:r w:rsidR="0065196B" w:rsidRPr="00E85AFA">
          <w:rPr>
            <w:color w:val="000000" w:themeColor="text1"/>
          </w:rPr>
          <w:delText xml:space="preserve">temperature may play a role in their pathogenesis. </w:delText>
        </w:r>
        <w:r w:rsidR="006C6402" w:rsidRPr="00E85AFA">
          <w:rPr>
            <w:color w:val="000000" w:themeColor="text1"/>
          </w:rPr>
          <w:delText>Second, there are plausible behavioural and physiological pathways for a relationship between temperature and injury</w:delText>
        </w:r>
        <w:r w:rsidR="00A93A5A" w:rsidRPr="00E85AFA">
          <w:rPr>
            <w:color w:val="000000" w:themeColor="text1"/>
          </w:rPr>
          <w:delText xml:space="preserve"> – for example changes i</w:delText>
        </w:r>
        <w:r w:rsidR="008A31A1">
          <w:rPr>
            <w:color w:val="000000" w:themeColor="text1"/>
          </w:rPr>
          <w:delText>n driving patterns</w:delText>
        </w:r>
        <w:r w:rsidR="006276CA">
          <w:rPr>
            <w:color w:val="000000" w:themeColor="text1"/>
          </w:rPr>
          <w:delText xml:space="preserve"> </w:delText>
        </w:r>
        <w:r w:rsidR="0098425A">
          <w:rPr>
            <w:color w:val="000000" w:themeColor="text1"/>
          </w:rPr>
          <w:delText>and performance,</w:delText>
        </w:r>
        <w:r w:rsidR="006276CA">
          <w:fldChar w:fldCharType="begin" w:fldLock="1"/>
        </w:r>
        <w:r w:rsidR="005E4E88">
          <w:del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volumes","type":"article-journal"},"uris":["http://www.mendeley.com/documents/?uuid=36c36c60-8d3c-4b43-b6bb-1952364e30c8"]},{"id":"ITEM-5","itemData":{"DOI":"10.1016/S0003-6870(03)00055-3","ISBN":"0014-0139","ISSN":"00036870","PMID":"14559420","abstract":"Driving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Ergonomics","id":"ITEM-5","issued":{"date-parts":[["2003"]]},"title":"Driving performance in cold, warm, and thermoneutral environments","type":"article-journal"},"uris":["http://www.mendeley.com/documents/?uuid=6d9ecd3a-1737-4e7e-9abd-244979a6f6ea"]},{"id":"ITEM-6","itemData":{"DOI":"10.1016/0001-4575(91)90062-A","ISSN":"00014575","abstract":"This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Prevention","id":"ITEM-6","issued":{"date-parts":[["1991"]]},"title":"Determinants of motor vehicle deaths in the United States: a cross-sectional analysis","type":"article-journal"},"uris":["http://www.mendeley.com/documents/?uuid=5fedc51a-2c57-4c2d-ac9f-c4d3a8ab57c5"]},{"id":"ITEM-7","itemData":{"DOI":"10.1007/978-1-4684-2529-1_25","ISBN":"978-1-4684-2529-1","abstract":"An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performance","id":"ITEM-7","issued":{"date-parts":[["1976"]]},"title":"A study of the combined effects of extented driving and heat stress on driver arousal and performance","type":"paper-conference"},"uris":["http://www.mendeley.com/documents/?uuid=c73b7cb9-1f00-4f12-8588-9f7eec72b40c"]},{"id":"ITEM-8","itemData":{"DOI":"10.1080/00140139608964434","ISBN":"0014-0139","ISSN":"13665847","PMID":"8851073","abstract":"A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-8","issued":{"date-parts":[["1996"]]},"title":"Effects of moderate heat stress on driver vigilance in a moving vehicle","type":"article-journal"},"uris":["http://www.mendeley.com/documents/?uuid=7c54f5bd-9900-4c23-8615-e3b38ea96a3c"]},{"id":"ITEM-9","itemData":{"DOI":"10.1016/j.jth.2018.04.005","ISSN":"22141405","abstract":"Previous research attributed the reversal in the trend of road death rates in the U.S. during 2015 primarily to increase in road use related to higher temperature but another study said it was due to reduced unemployment. Road deaths increased again during 2016 extending the reversal. This study examines the association of road deaths per population among the 48 contiguous U.S. states to average annual temperature, precipitation, unemployment, insurance cost, gasoline prices, registered vehicles per population, mix of types of vehicles and median age of the population using logistic regression. Least squares regression is used to examine the association of miles traveled per vehicle to average annual temperatures, unemployment, insurance costs and gasoline prices. The association of national unemployment trend and road death trend is examined using least squares regression. Per population, road deaths are more frequent where average monthly temperatures are higher consistently from year to year. Predictions of road deaths using only national trends in unemployment and vehicle miles traveled are unreliable. The association of unemployment with road deaths per population among U.S. states is different in recessions than when the economy has largely recovered. When unemployment is declining, road deaths are reduced, other thing being equal, likely due in part to increased sales of new vehicles with improved safety technology as prosperity increases. Miles driven per vehicle among U.S. states are higher in warmer states but are unrelated to unemployment, insurance costs, and gasoline prices. Teenaged licensure declines as insurance costs, gasoline prices and unemployment increases in selected years. The increase in deaths during 2015–2016 was mainly related to warming temperatures, lower gasoline prices and increased use of trucks as a percent of registered vehicles, not reduced unemployment.","author":[{"dropping-particle":"","family":"Robertson","given":"Leon S.","non-dropping-particle":"","parse-names":false,"suffix":""}],"container-title":"Journal of Transport and Health","id":"ITEM-9","issued":{"date-parts":[["2018"]]},"title":"Reversal of the road death trend in the U.S. in 2015–2016: An examination of the climate and economic hypotheses","type":"article-journal"},"uris":["http://www.mendeley.com/documents/?uuid=8ad5ba28-1117-4ecd-a049-7909319349c5"]},{"id":"ITEM-10","itemData":{"DOI":"10.1136/injuryprev-2017-042419","ISSN":"14755785","abstract":"In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Prevention","id":"ITEM-10","issued":{"date-parts":[["2018"]]},"title":"Climate change, weather and road deaths","type":"article-journal"},"uris":["http://www.mendeley.com/documents/?uuid=2805dd90-a6e0-4ea1-ad7e-03291693f0d1"]}],"mendeley":{"formattedCitation":"&lt;sup&gt;12–21&lt;/sup&gt;","plainTextFormattedCitation":"12–21","previouslyFormattedCitation":"&lt;sup&gt;12–21&lt;/sup&gt;"},"properties":{"noteIndex":0},"schema":"https://github.com/citation-style-language/schema/raw/master/csl-citation.json"}</w:delInstrText>
        </w:r>
        <w:r w:rsidR="006276CA">
          <w:fldChar w:fldCharType="separate"/>
        </w:r>
        <w:r w:rsidR="009C1C41" w:rsidRPr="009C1C41">
          <w:rPr>
            <w:noProof/>
            <w:vertAlign w:val="superscript"/>
          </w:rPr>
          <w:delText>12–21</w:delText>
        </w:r>
        <w:r w:rsidR="006276CA">
          <w:fldChar w:fldCharType="end"/>
        </w:r>
        <w:r w:rsidR="0098425A">
          <w:delText xml:space="preserve"> </w:delText>
        </w:r>
        <w:r w:rsidR="008A31A1">
          <w:rPr>
            <w:color w:val="000000" w:themeColor="text1"/>
          </w:rPr>
          <w:delText>alcohol drinking,</w:delText>
        </w:r>
        <w:r w:rsidR="0098425A" w:rsidRPr="00E85AFA">
          <w:fldChar w:fldCharType="begin" w:fldLock="1"/>
        </w:r>
        <w:r w:rsidR="005E4E88">
          <w:del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22&lt;/sup&gt;","plainTextFormattedCitation":"22","previouslyFormattedCitation":"&lt;sup&gt;22&lt;/sup&gt;"},"properties":{"noteIndex":0},"schema":"https://github.com/citation-style-language/schema/raw/master/csl-citation.json"}</w:delInstrText>
        </w:r>
        <w:r w:rsidR="0098425A" w:rsidRPr="00E85AFA">
          <w:fldChar w:fldCharType="separate"/>
        </w:r>
        <w:r w:rsidR="009C1C41" w:rsidRPr="009C1C41">
          <w:rPr>
            <w:noProof/>
            <w:vertAlign w:val="superscript"/>
          </w:rPr>
          <w:delText>22</w:delText>
        </w:r>
        <w:r w:rsidR="0098425A" w:rsidRPr="00E85AFA">
          <w:fldChar w:fldCharType="end"/>
        </w:r>
        <w:r w:rsidR="008A31A1">
          <w:rPr>
            <w:color w:val="000000" w:themeColor="text1"/>
          </w:rPr>
          <w:delText xml:space="preserve"> </w:delText>
        </w:r>
        <w:r w:rsidR="009C2E1F">
          <w:rPr>
            <w:color w:val="000000" w:themeColor="text1"/>
          </w:rPr>
          <w:delText xml:space="preserve">and </w:delText>
        </w:r>
        <w:r w:rsidR="006276CA">
          <w:rPr>
            <w:color w:val="000000" w:themeColor="text1"/>
          </w:rPr>
          <w:delText>levels of anger</w:delText>
        </w:r>
        <w:r w:rsidR="006276CA" w:rsidRPr="00E85AFA">
          <w:fldChar w:fldCharType="begin" w:fldLock="1"/>
        </w:r>
        <w:r w:rsidR="009C2E1F">
          <w:del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aggression","type":"article-journal"},"uris":["http://www.mendeley.com/documents/?uuid=194c6594-6bed-45b8-b5f3-45ceaa11dc7d"]},{"id":"ITEM-3","itemData":{"DOI":"10.1111/1556-4029.12471","ISSN":"15564029","abstract":"This study focuses on the relationship between the incidence of homicide, rage, suicide, and psychiatric hospitalization as violent behaviors with temperature, humidity, and air pressure as specific meteorological variables in the city of Mashhad, in the northeast of Iran. The data were obtained from Iran Meteorological Organization, official registry of Legal Medicine Organization and the local psychiatric hospital, March 2009 to Feb 2010 daily and were analyzed with SPSS-14 using Pearson correlation coefficient, ANOVA, and post hoc analysis tests. The rates of rage and psychiatric admission had a significant relationship with the daily mean air temperature, minimum relative humidity, maximum relative humidity, minimum daily pressure, and maximum daily air pressure (p &lt; 0.0001). There was no significant correlation between homicide and suicide rates with any meteorological variables (p &gt; 0.05). We concluded that, the possibility of nonfatal violence and psychiatric hospitalization would increase in hot and arid weather with low air pressure. ? 2014 American Academy of Forensic Sciences.","author":[{"dropping-particle":"","family":"Talaei","given":"Ali","non-dropping-particle":"","parse-names":false,"suffix":""},{"dropping-particle":"","family":"Hedjazi","given":"Arya","non-dropping-particle":"","parse-names":false,"suffix":""},{"dropping-particle":"","family":"Rezaei Ardani","given":"Amir","non-dropping-particle":"","parse-names":false,"suffix":""},{"dropping-particle":"","family":"Fayyazi Bordbar","given":"Mohammad Reza","non-dropping-particle":"","parse-names":false,"suffix":""},{"dropping-particle":"","family":"Talaei","given":"Andisheh","non-dropping-particle":"","parse-names":false,"suffix":""}],"container-title":"Journal of Forensic Sciences","id":"ITEM-3","issued":{"date-parts":[["2014"]]},"title":"The relationship between meteorological conditions and homicide, suicide, rage, and psychiatric hospitalization","type":"article-journal"},"uris":["http://www.mendeley.com/documents/?uuid=b2d67578-1636-4d01-8db5-619c88d0b015"]}],"mendeley":{"formattedCitation":"&lt;sup&gt;23–25&lt;/sup&gt;","plainTextFormattedCitation":"23–25","previouslyFormattedCitation":"&lt;sup&gt;23–25&lt;/sup&gt;"},"properties":{"noteIndex":0},"schema":"https://github.com/citation-style-language/schema/raw/master/csl-citation.json"}</w:delInstrText>
        </w:r>
        <w:r w:rsidR="006276CA" w:rsidRPr="00E85AFA">
          <w:fldChar w:fldCharType="separate"/>
        </w:r>
        <w:r w:rsidR="009C2E1F" w:rsidRPr="009C2E1F">
          <w:rPr>
            <w:noProof/>
            <w:vertAlign w:val="superscript"/>
          </w:rPr>
          <w:delText>23–25</w:delText>
        </w:r>
        <w:r w:rsidR="006276CA" w:rsidRPr="00E85AFA">
          <w:fldChar w:fldCharType="end"/>
        </w:r>
        <w:r w:rsidR="009C2E1F">
          <w:rPr>
            <w:color w:val="000000" w:themeColor="text1"/>
          </w:rPr>
          <w:delText xml:space="preserve"> </w:delText>
        </w:r>
        <w:r w:rsidR="00A93A5A" w:rsidRPr="00E85AFA">
          <w:rPr>
            <w:color w:val="000000" w:themeColor="text1"/>
          </w:rPr>
          <w:delText>–</w:delText>
        </w:r>
        <w:r w:rsidR="006C6402" w:rsidRPr="00E85AFA">
          <w:rPr>
            <w:color w:val="000000" w:themeColor="text1"/>
          </w:rPr>
          <w:delText xml:space="preserve"> which motivates testing whether injury deaths are affected by temperature anomalies. </w:delText>
        </w:r>
        <w:r w:rsidR="0065196B" w:rsidRPr="00E85AFA">
          <w:rPr>
            <w:color w:val="000000" w:themeColor="text1"/>
          </w:rPr>
          <w:delText xml:space="preserve">Our aim was to evaluate how deaths from various injuries </w:delText>
        </w:r>
        <w:r w:rsidR="002358D5" w:rsidRPr="00E85AFA">
          <w:rPr>
            <w:color w:val="000000" w:themeColor="text1"/>
          </w:rPr>
          <w:delText xml:space="preserve">in the USA </w:delText>
        </w:r>
        <w:r w:rsidR="0065196B" w:rsidRPr="00E85AFA">
          <w:rPr>
            <w:color w:val="000000" w:themeColor="text1"/>
          </w:rPr>
          <w:delText>may be affected by</w:delText>
        </w:r>
        <w:r w:rsidR="00E2287D" w:rsidRPr="00E85AFA">
          <w:rPr>
            <w:color w:val="000000" w:themeColor="text1"/>
          </w:rPr>
          <w:delText xml:space="preserve"> anomalously warm and temperatures that occur today and </w:delText>
        </w:r>
        <w:r w:rsidR="00705D2B" w:rsidRPr="00E85AFA">
          <w:rPr>
            <w:color w:val="000000" w:themeColor="text1"/>
          </w:rPr>
          <w:delText>are expected to</w:delText>
        </w:r>
        <w:r w:rsidR="00E2287D" w:rsidRPr="00E85AFA">
          <w:rPr>
            <w:color w:val="000000" w:themeColor="text1"/>
          </w:rPr>
          <w:delText xml:space="preserve"> become increasingly common</w:delText>
        </w:r>
        <w:r w:rsidR="0065196B" w:rsidRPr="00E85AFA">
          <w:rPr>
            <w:color w:val="000000" w:themeColor="text1"/>
          </w:rPr>
          <w:delText xml:space="preserve"> as a result of global climate change.</w:delText>
        </w:r>
      </w:del>
      <w:ins w:id="27" w:author="Robbie Parks" w:date="2019-11-07T09:11:00Z">
        <w:r w:rsidR="00CD4D45" w:rsidRPr="00E85AFA">
          <w:rPr>
            <w:rFonts w:eastAsia="Times New Roman"/>
            <w:b/>
          </w:rPr>
          <w:fldChar w:fldCharType="begin" w:fldLock="1"/>
        </w:r>
        <w:r w:rsidR="00EF1DA9">
          <w:rPr>
            <w:rFonts w:eastAsia="Times New Roman"/>
            <w:b/>
          </w:rPr>
          <w:instrText>ADDIN CSL_CITATION {"citationItems":[{"id":"ITEM-1","itemData":{"DOI":"10.1016/S0140-6736(06)68079-3","ISBN":"0140-6736","ISSN":"01406736","PMID":"16530580","abstract":"There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E.","non-dropping-particle":"","parse-names":false,"suffix":""},{"dropping-particle":"","family":"Hales","given":"Simon","non-dropping-particle":"","parse-names":false,"suffix":""}],"container-title":"Lancet","id":"ITEM-1","issued":{"date-parts":[["2006"]]},"title":"Climate change and human health: present and future risks","type":"article-journal"},"uris":["http://www.mendeley.com/documents/?uuid=db220ea3-8c20-4247-b85f-e54971ec4d40"]},{"id":"ITEM-2","itemData":{"DOI":"10.1017/CBO9781107415379.016","ISBN":"9781107415379","ISSN":"0008-4301","PMID":"1619","abstract":"The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Aspects","id":"ITEM-2","issued":{"date-parts":[["2015"]]},"title":"Human health: impacts, adaptation, and co-benefits","type":"chapter"},"uris":["http://www.mendeley.com/documents/?uuid=f7160aa0-320f-4b17-b8b6-07a4cdb17b58"]},{"id":"ITEM-3","itemData":{"author":[{"dropping-particle":"","family":"Haines","given":"Andy","non-dropping-particle":"","parse-names":false,"suffix":""},{"dropping-particle":"","family":"Ebi","given":"Kristie","non-dropping-particle":"","parse-names":false,"suffix":""}],"container-title":"New England Journal of Medicine","id":"ITEM-3","issue":"380","issued":{"date-parts":[["2019"]]},"page":"263-273","title":"The imperative for climate action to protect health","type":"article-journal"},"uris":["http://www.mendeley.com/documents/?uuid=d1781b2a-d32d-4aba-aa1c-f5137dde0682"]}],"mendeley":{"formattedCitation":"&lt;sup&gt;3–5&lt;/sup&gt;","plainTextFormattedCitation":"3–5","previouslyFormattedCitation":"&lt;sup&gt;3–5&lt;/sup&gt;"},"properties":{"noteIndex":0},"schema":"https://github.com/citation-style-language/schema/raw/master/csl-citation.json"}</w:instrText>
        </w:r>
        <w:r w:rsidR="00CD4D45" w:rsidRPr="00E85AFA">
          <w:rPr>
            <w:rFonts w:eastAsia="Times New Roman"/>
            <w:b/>
          </w:rPr>
          <w:fldChar w:fldCharType="separate"/>
        </w:r>
        <w:r w:rsidR="00EF1DA9" w:rsidRPr="00EF1DA9">
          <w:rPr>
            <w:rFonts w:eastAsia="Times New Roman"/>
            <w:noProof/>
            <w:vertAlign w:val="superscript"/>
          </w:rPr>
          <w:t>3–5</w:t>
        </w:r>
        <w:r w:rsidR="00CD4D45" w:rsidRPr="00E85AFA">
          <w:rPr>
            <w:rFonts w:eastAsia="Times New Roman"/>
            <w:b/>
          </w:rPr>
          <w:fldChar w:fldCharType="end"/>
        </w:r>
        <w:r w:rsidR="0065196B" w:rsidRPr="00E85AFA">
          <w:rPr>
            <w:color w:val="000000" w:themeColor="text1"/>
          </w:rPr>
          <w:t xml:space="preserve"> Current assessments of the health effects of </w:t>
        </w:r>
        <w:r w:rsidR="00E2287D" w:rsidRPr="00E85AFA">
          <w:rPr>
            <w:color w:val="000000" w:themeColor="text1"/>
          </w:rPr>
          <w:t xml:space="preserve">weather and climate, and by extension of global </w:t>
        </w:r>
        <w:r w:rsidR="0065196B" w:rsidRPr="00E85AFA">
          <w:rPr>
            <w:color w:val="000000" w:themeColor="text1"/>
          </w:rPr>
          <w:t>climate change</w:t>
        </w:r>
        <w:r w:rsidR="00E2287D" w:rsidRPr="00E85AFA">
          <w:rPr>
            <w:color w:val="000000" w:themeColor="text1"/>
          </w:rPr>
          <w:t>,</w:t>
        </w:r>
        <w:r w:rsidR="0065196B" w:rsidRPr="00E85AFA">
          <w:rPr>
            <w:color w:val="000000" w:themeColor="text1"/>
          </w:rPr>
          <w:t xml:space="preserve"> largely focus on parasitic and infectious diseases and cardiorespiratory and other chronic diseases</w:t>
        </w:r>
        <w:r w:rsidR="00494DA5" w:rsidRPr="00E85AFA">
          <w:rPr>
            <w:color w:val="000000" w:themeColor="text1"/>
          </w:rPr>
          <w:t>.</w:t>
        </w:r>
        <w:r w:rsidR="0065196B" w:rsidRPr="00E85AFA">
          <w:rPr>
            <w:color w:val="000000" w:themeColor="text1"/>
          </w:rPr>
          <w:fldChar w:fldCharType="begin" w:fldLock="1"/>
        </w:r>
        <w:r w:rsidR="00EF1DA9">
          <w:rPr>
            <w:color w:val="000000" w:themeColor="text1"/>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risks","type":"article-journal"},"uris":["http://www.mendeley.com/documents/?uuid=db220ea3-8c20-4247-b85f-e54971ec4d40"]},{"id":"ITEM-3","itemData":{"DOI":"10.1289/ehp.1103456","ISBN":"00916765","ISSN":"15529924","PMID":"21816703","abstract":"Background: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review","type":"article-journal"},"uris":["http://www.mendeley.com/documents/?uuid=22803ac6-d682-4d01-9fa4-639cdbe6c118"]},{"id":"ITEM-4","itemData":{"DOI":"10.1016/S2542-5196(17)30156-0","ISBN":"2542-5196","ISSN":"25425196","PMID":"29276803","abstract":"Background: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id":"ITEM-6","itemData":{"author":[{"dropping-particle":"","family":"Haines","given":"Andy","non-dropping-particle":"","parse-names":false,"suffix":""},{"dropping-particle":"","family":"Ebi","given":"Kristie","non-dropping-particle":"","parse-names":false,"suffix":""}],"container-title":"New England Journal of Medicine","id":"ITEM-6","issue":"380","issued":{"date-parts":[["2019"]]},"page":"263-273","title":"The imperative for climate action to protect health","type":"article-journal"},"uris":["http://www.mendeley.com/documents/?uuid=d1781b2a-d32d-4aba-aa1c-f5137dde0682"]}],"mendeley":{"formattedCitation":"&lt;sup&gt;3–8&lt;/sup&gt;","plainTextFormattedCitation":"3–8","previouslyFormattedCitation":"&lt;sup&gt;3–8&lt;/sup&gt;"},"properties":{"noteIndex":0},"schema":"https://github.com/citation-style-language/schema/raw/master/csl-citation.json"}</w:instrText>
        </w:r>
        <w:r w:rsidR="0065196B" w:rsidRPr="00E85AFA">
          <w:rPr>
            <w:color w:val="000000" w:themeColor="text1"/>
          </w:rPr>
          <w:fldChar w:fldCharType="separate"/>
        </w:r>
        <w:r w:rsidR="00EF1DA9" w:rsidRPr="00EF1DA9">
          <w:rPr>
            <w:noProof/>
            <w:color w:val="000000" w:themeColor="text1"/>
            <w:vertAlign w:val="superscript"/>
          </w:rPr>
          <w:t>3–8</w:t>
        </w:r>
        <w:r w:rsidR="0065196B" w:rsidRPr="00E85AFA">
          <w:rPr>
            <w:color w:val="000000" w:themeColor="text1"/>
          </w:rPr>
          <w:fldChar w:fldCharType="end"/>
        </w:r>
        <w:r w:rsidR="0065196B" w:rsidRPr="00E85AFA">
          <w:rPr>
            <w:color w:val="000000" w:themeColor="text1"/>
          </w:rPr>
          <w:t xml:space="preserve"> Less research has been conducted on injuries</w:t>
        </w:r>
        <w:r w:rsidR="00494DA5" w:rsidRPr="00E85AFA">
          <w:rPr>
            <w:color w:val="000000" w:themeColor="text1"/>
          </w:rPr>
          <w:t>,</w:t>
        </w:r>
        <w:r w:rsidR="0065196B" w:rsidRPr="00E85AFA">
          <w:rPr>
            <w:color w:val="000000" w:themeColor="text1"/>
          </w:rPr>
          <w:fldChar w:fldCharType="begin" w:fldLock="1"/>
        </w:r>
        <w:r w:rsidR="00EF1DA9">
          <w:rPr>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Health","id":"ITEM-2","issued":{"date-parts":[["2007"]]},"title":"The impact of major heat waves on all-cause and cause-specific mortality in France from 1971 to 2003","type":"article-journal"},"uris":["http://www.mendeley.com/documents/?uuid=f08b8300-dd86-4397-bc7e-ce4846cba185"]},{"id":"ITEM-3","itemData":{"DOI":"10.1007/s00484-016-1270-4","ISSN":"00207128","PMID":"27858164","abstract":"©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Europe","type":"article-journal"},"uris":["http://www.mendeley.com/documents/?uuid=66c9f845-c818-4c8c-9d9c-20b3ea085139"]},{"id":"ITEM-4","itemData":{"DOI":"10.1016/j.jth.2018.04.005","ISSN":"22141405","abstract":"Previous research attributed the reversal in the trend of road death rates in the U.S. during 2015 primarily to increase in road use related to higher temperature but another study said it was due to reduced unemployment. Road deaths increased again during 2016 extending the reversal. This study examines the association of road deaths per population among the 48 contiguous U.S. states to average annual temperature, precipitation, unemployment, insurance cost, gasoline prices, registered vehicles per population, mix of types of vehicles and median age of the population using logistic regression. Least squares regression is used to examine the association of miles traveled per vehicle to average annual temperatures, unemployment, insurance costs and gasoline prices. The association of national unemployment trend and road death trend is examined using least squares regression. Per population, road deaths are more frequent where average monthly temperatures are higher consistently from year to year. Predictions of road deaths using only national trends in unemployment and vehicle miles traveled are unreliable. The association of unemployment with road deaths per population among U.S. states is different in recessions than when the economy has largely recovered. When unemployment is declining, road deaths are reduced, other thing being equal, likely due in part to increased sales of new vehicles with improved safety technology as prosperity increases. Miles driven per vehicle among U.S. states are higher in warmer states but are unrelated to unemployment, insurance costs, and gasoline prices. Teenaged licensure declines as insurance costs, gasoline prices and unemployment increases in selected years. The increase in deaths during 2015–2016 was mainly related to warming temperatures, lower gasoline prices and increased use of trucks as a percent of registered vehicles, not reduced unemployment.","author":[{"dropping-particle":"","family":"Robertson","given":"Leon S.","non-dropping-particle":"","parse-names":false,"suffix":""}],"container-title":"Journal of Transport and Health","id":"ITEM-4","issued":{"date-parts":[["2018"]]},"title":"Reversal of the road death trend in the U.S. in 2015–2016: An examination of the climate and economic hypotheses","type":"article-journal"},"uris":["http://www.mendeley.com/documents/?uuid=8ad5ba28-1117-4ecd-a049-7909319349c5"]},{"id":"ITEM-5","itemData":{"URL":"https://www.opinium.co.uk/brits-drink-more-alcohol-in-warmer-weather/","accessed":{"date-parts":[["2019","1","10"]]},"author":[{"dropping-particle":"","family":"Opinium","given":"","non-dropping-particle":"","parse-names":false,"suffix":""}],"container-title":"Opinium.co.uk","id":"ITEM-5","issued":{"date-parts":[["2018"]]},"title":"Brits drink more alcohol in warmer weather","type":"webpage"},"uris":["http://www.mendeley.com/documents/?uuid=dda94c57-36d7-4273-89b9-81ce115ecbc6"]}],"mendeley":{"formattedCitation":"&lt;sup&gt;9–13&lt;/sup&gt;","plainTextFormattedCitation":"9–13","previouslyFormattedCitation":"&lt;sup&gt;9–13&lt;/sup&gt;"},"properties":{"noteIndex":0},"schema":"https://github.com/citation-style-language/schema/raw/master/csl-citation.json"}</w:instrText>
        </w:r>
        <w:r w:rsidR="0065196B" w:rsidRPr="00E85AFA">
          <w:rPr>
            <w:color w:val="000000" w:themeColor="text1"/>
          </w:rPr>
          <w:fldChar w:fldCharType="separate"/>
        </w:r>
        <w:r w:rsidR="00EF1DA9" w:rsidRPr="00EF1DA9">
          <w:rPr>
            <w:noProof/>
            <w:color w:val="000000" w:themeColor="text1"/>
            <w:vertAlign w:val="superscript"/>
          </w:rPr>
          <w:t>9–13</w:t>
        </w:r>
        <w:r w:rsidR="0065196B" w:rsidRPr="00E85AFA">
          <w:rPr>
            <w:color w:val="000000" w:themeColor="text1"/>
          </w:rPr>
          <w:fldChar w:fldCharType="end"/>
        </w:r>
        <w:r w:rsidR="0065196B" w:rsidRPr="00E85AFA">
          <w:t xml:space="preserve"> </w:t>
        </w:r>
        <w:r w:rsidR="0065196B" w:rsidRPr="00E85AFA">
          <w:rPr>
            <w:color w:val="000000" w:themeColor="text1"/>
          </w:rPr>
          <w:t>especially in a consistent way across injury types and demographic subgroups of the population</w:t>
        </w:r>
        <w:r w:rsidR="006C6402" w:rsidRPr="00E85AFA">
          <w:rPr>
            <w:color w:val="000000" w:themeColor="text1"/>
          </w:rPr>
          <w:t>. There are two reasons to investigate a potential role for temperature</w:t>
        </w:r>
        <w:r w:rsidR="00E8517B">
          <w:rPr>
            <w:color w:val="000000" w:themeColor="text1"/>
          </w:rPr>
          <w:t xml:space="preserve"> anomalies</w:t>
        </w:r>
        <w:r w:rsidR="006C6402" w:rsidRPr="00E85AFA">
          <w:rPr>
            <w:color w:val="000000" w:themeColor="text1"/>
          </w:rPr>
          <w:t xml:space="preserve"> on injury mortality: First</w:t>
        </w:r>
        <w:r w:rsidR="0065196B" w:rsidRPr="00E85AFA">
          <w:rPr>
            <w:color w:val="000000" w:themeColor="text1"/>
          </w:rPr>
          <w:t xml:space="preserve"> death rates from injuries vary seasonally</w:t>
        </w:r>
        <w:r w:rsidR="00D814E1">
          <w:rPr>
            <w:color w:val="000000" w:themeColor="text1"/>
          </w:rPr>
          <w:t xml:space="preserve"> and the seasonality varies by age group</w:t>
        </w:r>
        <w:r w:rsidR="00494DA5" w:rsidRPr="00E85AFA">
          <w:rPr>
            <w:color w:val="000000" w:themeColor="text1"/>
          </w:rPr>
          <w:t>,</w:t>
        </w:r>
        <w:r w:rsidR="0065196B" w:rsidRPr="00E85AFA">
          <w:rPr>
            <w:color w:val="000000" w:themeColor="text1"/>
          </w:rPr>
          <w:fldChar w:fldCharType="begin" w:fldLock="1"/>
        </w:r>
        <w:r w:rsidR="00EF1DA9">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lt;sup&gt;14,15&lt;/sup&gt;","plainTextFormattedCitation":"14,15","previouslyFormattedCitation":"&lt;sup&gt;14,15&lt;/sup&gt;"},"properties":{"noteIndex":0},"schema":"https://github.com/citation-style-language/schema/raw/master/csl-citation.json"}</w:instrText>
        </w:r>
        <w:r w:rsidR="0065196B" w:rsidRPr="00E85AFA">
          <w:rPr>
            <w:color w:val="000000" w:themeColor="text1"/>
          </w:rPr>
          <w:fldChar w:fldCharType="separate"/>
        </w:r>
        <w:r w:rsidR="00EF1DA9" w:rsidRPr="00EF1DA9">
          <w:rPr>
            <w:noProof/>
            <w:color w:val="000000" w:themeColor="text1"/>
            <w:vertAlign w:val="superscript"/>
          </w:rPr>
          <w:t>14,15</w:t>
        </w:r>
        <w:r w:rsidR="0065196B" w:rsidRPr="00E85AFA">
          <w:rPr>
            <w:color w:val="000000" w:themeColor="text1"/>
          </w:rPr>
          <w:fldChar w:fldCharType="end"/>
        </w:r>
        <w:r w:rsidR="0065196B" w:rsidRPr="00E85AFA">
          <w:rPr>
            <w:color w:val="000000" w:themeColor="text1"/>
          </w:rPr>
          <w:t xml:space="preserve"> which </w:t>
        </w:r>
        <w:r w:rsidR="006C6402" w:rsidRPr="00E85AFA">
          <w:rPr>
            <w:color w:val="000000" w:themeColor="text1"/>
          </w:rPr>
          <w:t xml:space="preserve">motivates </w:t>
        </w:r>
        <w:r w:rsidR="00867A0C" w:rsidRPr="00E85AFA">
          <w:rPr>
            <w:color w:val="000000" w:themeColor="text1"/>
          </w:rPr>
          <w:t>investigating</w:t>
        </w:r>
        <w:r w:rsidR="006C6402" w:rsidRPr="00E85AFA">
          <w:rPr>
            <w:color w:val="000000" w:themeColor="text1"/>
          </w:rPr>
          <w:t xml:space="preserve"> whether </w:t>
        </w:r>
        <w:r w:rsidR="0065196B" w:rsidRPr="00E85AFA">
          <w:rPr>
            <w:color w:val="000000" w:themeColor="text1"/>
          </w:rPr>
          <w:t xml:space="preserve">temperature may play a role in their pathogenesis. </w:t>
        </w:r>
        <w:r w:rsidR="006C6402" w:rsidRPr="00E85AFA">
          <w:rPr>
            <w:color w:val="000000" w:themeColor="text1"/>
          </w:rPr>
          <w:t>Second, there are plausible behavioural and physiological pathways for a relationship between temperature and injury</w:t>
        </w:r>
        <w:r w:rsidR="00A93A5A" w:rsidRPr="00E85AFA">
          <w:rPr>
            <w:color w:val="000000" w:themeColor="text1"/>
          </w:rPr>
          <w:t xml:space="preserve"> – for example changes i</w:t>
        </w:r>
        <w:r w:rsidR="008A31A1">
          <w:rPr>
            <w:color w:val="000000" w:themeColor="text1"/>
          </w:rPr>
          <w:t>n driving patterns</w:t>
        </w:r>
        <w:r w:rsidR="006276CA">
          <w:rPr>
            <w:color w:val="000000" w:themeColor="text1"/>
          </w:rPr>
          <w:t xml:space="preserve"> </w:t>
        </w:r>
        <w:r w:rsidR="0098425A">
          <w:rPr>
            <w:color w:val="000000" w:themeColor="text1"/>
          </w:rPr>
          <w:t>and performance,</w:t>
        </w:r>
        <w:r w:rsidR="006276CA">
          <w:fldChar w:fldCharType="begin" w:fldLock="1"/>
        </w:r>
        <w:r w:rsidR="00EF1DA9">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volumes","type":"article-journal"},"uris":["http://www.mendeley.com/documents/?uuid=36c36c60-8d3c-4b43-b6bb-1952364e30c8"]},{"id":"ITEM-5","itemData":{"DOI":"10.1016/S0003-6870(03)00055-3","ISBN":"0014-0139","ISSN":"00036870","PMID":"14559420","abstract":"Driving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Ergonomics","id":"ITEM-5","issued":{"date-parts":[["2003"]]},"title":"Driving performance in cold, warm, and thermoneutral environments","type":"article-journal"},"uris":["http://www.mendeley.com/documents/?uuid=6d9ecd3a-1737-4e7e-9abd-244979a6f6ea"]},{"id":"ITEM-6","itemData":{"DOI":"10.1016/0001-4575(91)90062-A","ISSN":"00014575","abstract":"This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Prevention","id":"ITEM-6","issued":{"date-parts":[["1991"]]},"title":"Determinants of motor vehicle deaths in the United States: a cross-sectional analysis","type":"article-journal"},"uris":["http://www.mendeley.com/documents/?uuid=5fedc51a-2c57-4c2d-ac9f-c4d3a8ab57c5"]},{"id":"ITEM-7","itemData":{"DOI":"10.1007/978-1-4684-2529-1_25","ISBN":"978-1-4684-2529-1","abstract":"An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performance","id":"ITEM-7","issued":{"date-parts":[["1976"]]},"title":"A study of the combined effects of extented driving and heat stress on driver arousal and performance","type":"paper-conference"},"uris":["http://www.mendeley.com/documents/?uuid=c73b7cb9-1f00-4f12-8588-9f7eec72b40c"]},{"id":"ITEM-8","itemData":{"DOI":"10.1080/00140139608964434","ISBN":"0014-0139","ISSN":"13665847","PMID":"8851073","abstract":"A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-8","issued":{"date-parts":[["1996"]]},"title":"Effects of moderate heat stress on driver vigilance in a moving vehicle","type":"article-journal"},"uris":["http://www.mendeley.com/documents/?uuid=7c54f5bd-9900-4c23-8615-e3b38ea96a3c"]},{"id":"ITEM-9","itemData":{"DOI":"10.1016/j.jth.2018.04.005","ISSN":"22141405","abstract":"Previous research attributed the reversal in the trend of road death rates in the U.S. during 2015 primarily to increase in road use related to higher temperature but another study said it was due to reduced unemployment. Road deaths increased again during 2016 extending the reversal. This study examines the association of road deaths per population among the 48 contiguous U.S. states to average annual temperature, precipitation, unemployment, insurance cost, gasoline prices, registered vehicles per population, mix of types of vehicles and median age of the population using logistic regression. Least squares regression is used to examine the association of miles traveled per vehicle to average annual temperatures, unemployment, insurance costs and gasoline prices. The association of national unemployment trend and road death trend is examined using least squares regression. Per population, road deaths are more frequent where average monthly temperatures are higher consistently from year to year. Predictions of road deaths using only national trends in unemployment and vehicle miles traveled are unreliable. The association of unemployment with road deaths per population among U.S. states is different in recessions than when the economy has largely recovered. When unemployment is declining, road deaths are reduced, other thing being equal, likely due in part to increased sales of new vehicles with improved safety technology as prosperity increases. Miles driven per vehicle among U.S. states are higher in warmer states but are unrelated to unemployment, insurance costs, and gasoline prices. Teenaged licensure declines as insurance costs, gasoline prices and unemployment increases in selected years. The increase in deaths during 2015–2016 was mainly related to warming temperatures, lower gasoline prices and increased use of trucks as a percent of registered vehicles, not reduced unemployment.","author":[{"dropping-particle":"","family":"Robertson","given":"Leon S.","non-dropping-particle":"","parse-names":false,"suffix":""}],"container-title":"Journal of Transport and Health","id":"ITEM-9","issued":{"date-parts":[["2018"]]},"title":"Reversal of the road death trend in the U.S. in 2015–2016: An examination of the climate and economic hypotheses","type":"article-journal"},"uris":["http://www.mendeley.com/documents/?uuid=8ad5ba28-1117-4ecd-a049-7909319349c5"]},{"id":"ITEM-10","itemData":{"DOI":"10.1136/injuryprev-2017-042419","ISSN":"14755785","abstract":"In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Prevention","id":"ITEM-10","issued":{"date-parts":[["2018"]]},"title":"Climate change, weather and road deaths","type":"article-journal"},"uris":["http://www.mendeley.com/documents/?uuid=2805dd90-a6e0-4ea1-ad7e-03291693f0d1"]}],"mendeley":{"formattedCitation":"&lt;sup&gt;12,16–24&lt;/sup&gt;","plainTextFormattedCitation":"12,16–24","previouslyFormattedCitation":"&lt;sup&gt;12,16–24&lt;/sup&gt;"},"properties":{"noteIndex":0},"schema":"https://github.com/citation-style-language/schema/raw/master/csl-citation.json"}</w:instrText>
        </w:r>
        <w:r w:rsidR="006276CA">
          <w:fldChar w:fldCharType="separate"/>
        </w:r>
        <w:r w:rsidR="00EF1DA9" w:rsidRPr="00EF1DA9">
          <w:rPr>
            <w:noProof/>
            <w:vertAlign w:val="superscript"/>
          </w:rPr>
          <w:t>12,16–24</w:t>
        </w:r>
        <w:r w:rsidR="006276CA">
          <w:fldChar w:fldCharType="end"/>
        </w:r>
        <w:r w:rsidR="0098425A">
          <w:t xml:space="preserve"> </w:t>
        </w:r>
        <w:r w:rsidR="008A31A1">
          <w:rPr>
            <w:color w:val="000000" w:themeColor="text1"/>
          </w:rPr>
          <w:t>alcohol drinking,</w:t>
        </w:r>
        <w:r w:rsidR="0098425A" w:rsidRPr="00E85AFA">
          <w:fldChar w:fldCharType="begin" w:fldLock="1"/>
        </w:r>
        <w:r w:rsidR="00EF1DA9">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13&lt;/sup&gt;","plainTextFormattedCitation":"13","previouslyFormattedCitation":"&lt;sup&gt;13&lt;/sup&gt;"},"properties":{"noteIndex":0},"schema":"https://github.com/citation-style-language/schema/raw/master/csl-citation.json"}</w:instrText>
        </w:r>
        <w:r w:rsidR="0098425A" w:rsidRPr="00E85AFA">
          <w:fldChar w:fldCharType="separate"/>
        </w:r>
        <w:r w:rsidR="00EF1DA9" w:rsidRPr="00EF1DA9">
          <w:rPr>
            <w:noProof/>
            <w:vertAlign w:val="superscript"/>
          </w:rPr>
          <w:t>13</w:t>
        </w:r>
        <w:r w:rsidR="0098425A" w:rsidRPr="00E85AFA">
          <w:fldChar w:fldCharType="end"/>
        </w:r>
        <w:r w:rsidR="008A31A1">
          <w:rPr>
            <w:color w:val="000000" w:themeColor="text1"/>
          </w:rPr>
          <w:t xml:space="preserve"> </w:t>
        </w:r>
        <w:r w:rsidR="009C2E1F">
          <w:rPr>
            <w:color w:val="000000" w:themeColor="text1"/>
          </w:rPr>
          <w:t xml:space="preserve">and </w:t>
        </w:r>
        <w:r w:rsidR="006276CA">
          <w:rPr>
            <w:color w:val="000000" w:themeColor="text1"/>
          </w:rPr>
          <w:t>levels of anger</w:t>
        </w:r>
        <w:r w:rsidR="006276CA" w:rsidRPr="00E85AFA">
          <w:fldChar w:fldCharType="begin" w:fldLock="1"/>
        </w:r>
        <w:r w:rsidR="00EF1DA9">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aggression","type":"article-journal"},"uris":["http://www.mendeley.com/documents/?uuid=194c6594-6bed-45b8-b5f3-45ceaa11dc7d"]},{"id":"ITEM-3","itemData":{"DOI":"10.1111/1556-4029.12471","ISSN":"15564029","abstract":"This study focuses on the relationship between the incidence of homicide, rage, suicide, and psychiatric hospitalization as violent behaviors with temperature, humidity, and air pressure as specific meteorological variables in the city of Mashhad, in the northeast of Iran. The data were obtained from Iran Meteorological Organization, official registry of Legal Medicine Organization and the local psychiatric hospital, March 2009 to Feb 2010 daily and were analyzed with SPSS-14 using Pearson correlation coefficient, ANOVA, and post hoc analysis tests. The rates of rage and psychiatric admission had a significant relationship with the daily mean air temperature, minimum relative humidity, maximum relative humidity, minimum daily pressure, and maximum daily air pressure (p &lt; 0.0001). There was no significant correlation between homicide and suicide rates with any meteorological variables (p &gt; 0.05). We concluded that, the possibility of nonfatal violence and psychiatric hospitalization would increase in hot and arid weather with low air pressure. ? 2014 American Academy of Forensic Sciences.","author":[{"dropping-particle":"","family":"Talaei","given":"Ali","non-dropping-particle":"","parse-names":false,"suffix":""},{"dropping-particle":"","family":"Hedjazi","given":"Arya","non-dropping-particle":"","parse-names":false,"suffix":""},{"dropping-particle":"","family":"Rezaei Ardani","given":"Amir","non-dropping-particle":"","parse-names":false,"suffix":""},{"dropping-particle":"","family":"Fayyazi Bordbar","given":"Mohammad Reza","non-dropping-particle":"","parse-names":false,"suffix":""},{"dropping-particle":"","family":"Talaei","given":"Andisheh","non-dropping-particle":"","parse-names":false,"suffix":""}],"container-title":"Journal of Forensic Sciences","id":"ITEM-3","issued":{"date-parts":[["2014"]]},"title":"The relationship between meteorological conditions and homicide, suicide, rage, and psychiatric hospitalization","type":"article-journal"},"uris":["http://www.mendeley.com/documents/?uuid=b2d67578-1636-4d01-8db5-619c88d0b015"]}],"mendeley":{"formattedCitation":"&lt;sup&gt;25–27&lt;/sup&gt;","plainTextFormattedCitation":"25–27","previouslyFormattedCitation":"&lt;sup&gt;25–27&lt;/sup&gt;"},"properties":{"noteIndex":0},"schema":"https://github.com/citation-style-language/schema/raw/master/csl-citation.json"}</w:instrText>
        </w:r>
        <w:r w:rsidR="006276CA" w:rsidRPr="00E85AFA">
          <w:fldChar w:fldCharType="separate"/>
        </w:r>
        <w:r w:rsidR="00EF1DA9" w:rsidRPr="00EF1DA9">
          <w:rPr>
            <w:noProof/>
            <w:vertAlign w:val="superscript"/>
          </w:rPr>
          <w:t>25–27</w:t>
        </w:r>
        <w:r w:rsidR="006276CA" w:rsidRPr="00E85AFA">
          <w:fldChar w:fldCharType="end"/>
        </w:r>
        <w:r w:rsidR="009C2E1F">
          <w:rPr>
            <w:color w:val="000000" w:themeColor="text1"/>
          </w:rPr>
          <w:t xml:space="preserve"> </w:t>
        </w:r>
        <w:r w:rsidR="00A93A5A" w:rsidRPr="00E85AFA">
          <w:rPr>
            <w:color w:val="000000" w:themeColor="text1"/>
          </w:rPr>
          <w:t>–</w:t>
        </w:r>
        <w:r w:rsidR="006C6402" w:rsidRPr="00E85AFA">
          <w:rPr>
            <w:color w:val="000000" w:themeColor="text1"/>
          </w:rPr>
          <w:t xml:space="preserve"> which motivates testing whether injury deaths are affected by temperature anomalies. </w:t>
        </w:r>
        <w:r w:rsidR="0065196B" w:rsidRPr="00E85AFA">
          <w:rPr>
            <w:color w:val="000000" w:themeColor="text1"/>
          </w:rPr>
          <w:t xml:space="preserve">Our aim was to evaluate how deaths from various injuries </w:t>
        </w:r>
        <w:r w:rsidR="002358D5" w:rsidRPr="00E85AFA">
          <w:rPr>
            <w:color w:val="000000" w:themeColor="text1"/>
          </w:rPr>
          <w:t xml:space="preserve">in the USA </w:t>
        </w:r>
        <w:r w:rsidR="0065196B" w:rsidRPr="00E85AFA">
          <w:rPr>
            <w:color w:val="000000" w:themeColor="text1"/>
          </w:rPr>
          <w:t>may be affected by</w:t>
        </w:r>
        <w:r w:rsidR="00E2287D" w:rsidRPr="00E85AFA">
          <w:rPr>
            <w:color w:val="000000" w:themeColor="text1"/>
          </w:rPr>
          <w:t xml:space="preserve"> anomalously warm and temperatures that occur today and </w:t>
        </w:r>
        <w:r w:rsidR="00705D2B" w:rsidRPr="00E85AFA">
          <w:rPr>
            <w:color w:val="000000" w:themeColor="text1"/>
          </w:rPr>
          <w:t>are expected to</w:t>
        </w:r>
        <w:r w:rsidR="00E2287D" w:rsidRPr="00E85AFA">
          <w:rPr>
            <w:color w:val="000000" w:themeColor="text1"/>
          </w:rPr>
          <w:t xml:space="preserve"> become increasingly common</w:t>
        </w:r>
        <w:r w:rsidR="0065196B" w:rsidRPr="00E85AFA">
          <w:rPr>
            <w:color w:val="000000" w:themeColor="text1"/>
          </w:rPr>
          <w:t xml:space="preserve"> as a result of global climate change</w:t>
        </w:r>
        <w:r w:rsidR="00E53820">
          <w:rPr>
            <w:color w:val="000000" w:themeColor="text1"/>
          </w:rPr>
          <w:t>.</w:t>
        </w:r>
        <w:r w:rsidR="00E53820">
          <w:rPr>
            <w:color w:val="000000" w:themeColor="text1"/>
          </w:rPr>
          <w:fldChar w:fldCharType="begin" w:fldLock="1"/>
        </w:r>
        <w:r w:rsidR="00075CB2">
          <w:rPr>
            <w:color w:val="000000" w:themeColor="text1"/>
          </w:rPr>
          <w:instrText>ADDIN CSL_CITATION {"citationItems":[{"id":"ITEM-1","itemData":{"author":[{"dropping-particle":"","family":"IPCC","given":"","non-dropping-particle":"","parse-names":false,"suffix":""}],"id":"ITEM-1","issued":{"date-parts":[["2013"]]},"publisher":"Cambridge, UK and New York, USA: Cambridge University Press","title":"Climate change 2013: the physical science basis. Working group I contribution to the fifth assessment report of the intergovernmental panel on climate change","type":"book"},"uris":["http://www.mendeley.com/documents/?uuid=8f49e72e-3f20-49ed-a842-c8be37379826"]}],"mendeley":{"formattedCitation":"&lt;sup&gt;1&lt;/sup&gt;","plainTextFormattedCitation":"1","previouslyFormattedCitation":"&lt;sup&gt;1&lt;/sup&gt;"},"properties":{"noteIndex":0},"schema":"https://github.com/citation-style-language/schema/raw/master/csl-citation.json"}</w:instrText>
        </w:r>
        <w:r w:rsidR="00E53820">
          <w:rPr>
            <w:color w:val="000000" w:themeColor="text1"/>
          </w:rPr>
          <w:fldChar w:fldCharType="separate"/>
        </w:r>
        <w:r w:rsidR="00E53820" w:rsidRPr="00E53820">
          <w:rPr>
            <w:noProof/>
            <w:color w:val="000000" w:themeColor="text1"/>
            <w:vertAlign w:val="superscript"/>
          </w:rPr>
          <w:t>1</w:t>
        </w:r>
        <w:r w:rsidR="00E53820">
          <w:rPr>
            <w:color w:val="000000" w:themeColor="text1"/>
          </w:rPr>
          <w:fldChar w:fldCharType="end"/>
        </w:r>
      </w:ins>
    </w:p>
    <w:p w14:paraId="04ECE5B7" w14:textId="4F7F874F" w:rsidR="007433BB" w:rsidRPr="00E85AFA" w:rsidRDefault="007433BB" w:rsidP="004C3F33">
      <w:pPr>
        <w:spacing w:line="480" w:lineRule="auto"/>
        <w:jc w:val="both"/>
        <w:rPr>
          <w:color w:val="000000" w:themeColor="text1"/>
        </w:rPr>
      </w:pPr>
    </w:p>
    <w:p w14:paraId="5A8040E6" w14:textId="764619C8" w:rsidR="007433BB" w:rsidRPr="00E85AFA" w:rsidRDefault="00705D2B" w:rsidP="007433BB">
      <w:pPr>
        <w:spacing w:line="480" w:lineRule="auto"/>
        <w:jc w:val="both"/>
        <w:rPr>
          <w:color w:val="000000" w:themeColor="text1"/>
        </w:rPr>
      </w:pPr>
      <w:r w:rsidRPr="00E85AFA">
        <w:rPr>
          <w:color w:val="000000" w:themeColor="text1"/>
        </w:rPr>
        <w:lastRenderedPageBreak/>
        <w:t>We used vital registration data on all injury deaths in the contiguous USA</w:t>
      </w:r>
      <w:r w:rsidRPr="00E85AFA">
        <w:t xml:space="preserve"> </w:t>
      </w:r>
      <w:r w:rsidRPr="00E85AFA">
        <w:rPr>
          <w:color w:val="000000" w:themeColor="text1"/>
        </w:rPr>
        <w:t>(i.e., excluding Alaska and Hawaii) from 1980 to 201</w:t>
      </w:r>
      <w:r w:rsidR="00791CEB" w:rsidRPr="00E85AFA">
        <w:rPr>
          <w:color w:val="000000" w:themeColor="text1"/>
        </w:rPr>
        <w:t>7</w:t>
      </w:r>
      <w:r w:rsidRPr="00E85AFA">
        <w:rPr>
          <w:color w:val="000000" w:themeColor="text1"/>
        </w:rPr>
        <w:t xml:space="preserve">, with information on sex, age at death, underlying cause of death and county and state of residence. </w:t>
      </w:r>
      <w:r w:rsidR="007433BB" w:rsidRPr="00E85AFA">
        <w:rPr>
          <w:color w:val="000000" w:themeColor="text1"/>
        </w:rPr>
        <w:t>From 1980 to 201</w:t>
      </w:r>
      <w:r w:rsidR="00791CEB" w:rsidRPr="00E85AFA">
        <w:rPr>
          <w:color w:val="000000" w:themeColor="text1"/>
        </w:rPr>
        <w:t>7</w:t>
      </w:r>
      <w:r w:rsidR="007433BB" w:rsidRPr="00E85AFA">
        <w:rPr>
          <w:color w:val="000000" w:themeColor="text1"/>
        </w:rPr>
        <w:t xml:space="preserve">, </w:t>
      </w:r>
      <w:r w:rsidR="005C12F7" w:rsidRPr="00D01273">
        <w:rPr>
          <w:color w:val="000000" w:themeColor="text1"/>
          <w:lang w:val="en-US"/>
        </w:rPr>
        <w:t>4,</w:t>
      </w:r>
      <w:r w:rsidR="005C12F7" w:rsidRPr="001B3685">
        <w:rPr>
          <w:color w:val="000000" w:themeColor="text1"/>
          <w:lang w:val="en-US"/>
        </w:rPr>
        <w:t>145</w:t>
      </w:r>
      <w:r w:rsidR="005C12F7">
        <w:rPr>
          <w:color w:val="000000" w:themeColor="text1"/>
          <w:lang w:val="en-US"/>
        </w:rPr>
        <w:t>,</w:t>
      </w:r>
      <w:r w:rsidR="005C12F7" w:rsidRPr="001B3685">
        <w:rPr>
          <w:color w:val="000000" w:themeColor="text1"/>
          <w:lang w:val="en-US"/>
        </w:rPr>
        <w:t>963</w:t>
      </w:r>
      <w:r w:rsidR="005C12F7" w:rsidRPr="001B3685">
        <w:rPr>
          <w:color w:val="000000" w:themeColor="text1"/>
        </w:rPr>
        <w:t xml:space="preserve"> </w:t>
      </w:r>
      <w:r w:rsidR="007433BB" w:rsidRPr="00E85AFA">
        <w:rPr>
          <w:color w:val="000000" w:themeColor="text1"/>
        </w:rPr>
        <w:t xml:space="preserve">boys and men and </w:t>
      </w:r>
      <w:r w:rsidR="005C12F7" w:rsidRPr="00D01273">
        <w:rPr>
          <w:color w:val="000000" w:themeColor="text1"/>
          <w:lang w:val="en-US"/>
        </w:rPr>
        <w:t>1,</w:t>
      </w:r>
      <w:r w:rsidR="005C12F7" w:rsidRPr="001B3685">
        <w:rPr>
          <w:color w:val="000000" w:themeColor="text1"/>
          <w:lang w:val="en-US"/>
        </w:rPr>
        <w:t>825</w:t>
      </w:r>
      <w:r w:rsidR="005C12F7">
        <w:rPr>
          <w:color w:val="000000" w:themeColor="text1"/>
          <w:lang w:val="en-US"/>
        </w:rPr>
        <w:t>,</w:t>
      </w:r>
      <w:r w:rsidR="005C12F7" w:rsidRPr="001B3685">
        <w:rPr>
          <w:color w:val="000000" w:themeColor="text1"/>
          <w:lang w:val="en-US"/>
        </w:rPr>
        <w:t>817</w:t>
      </w:r>
      <w:r w:rsidR="005C12F7" w:rsidRPr="001B3685">
        <w:rPr>
          <w:color w:val="000000" w:themeColor="text1"/>
        </w:rPr>
        <w:t xml:space="preserve"> </w:t>
      </w:r>
      <w:r w:rsidR="007433BB" w:rsidRPr="00E85AFA">
        <w:rPr>
          <w:color w:val="000000" w:themeColor="text1"/>
        </w:rPr>
        <w:t xml:space="preserve">girls and women died from an injury in the contiguous USA, accounting for </w:t>
      </w:r>
      <w:r w:rsidR="005C12F7">
        <w:rPr>
          <w:color w:val="000000" w:themeColor="text1"/>
        </w:rPr>
        <w:t>9.3</w:t>
      </w:r>
      <w:r w:rsidR="007433BB" w:rsidRPr="00E85AFA">
        <w:rPr>
          <w:color w:val="000000" w:themeColor="text1"/>
        </w:rPr>
        <w:t xml:space="preserve">% and </w:t>
      </w:r>
      <w:r w:rsidR="005C12F7">
        <w:rPr>
          <w:color w:val="000000" w:themeColor="text1"/>
        </w:rPr>
        <w:t>4.2</w:t>
      </w:r>
      <w:r w:rsidR="007433BB" w:rsidRPr="00E85AFA">
        <w:rPr>
          <w:color w:val="000000" w:themeColor="text1"/>
        </w:rPr>
        <w:t xml:space="preserve">% of all male and female deaths respectively. </w:t>
      </w:r>
      <w:r w:rsidR="005C12F7">
        <w:rPr>
          <w:color w:val="000000" w:themeColor="text1"/>
        </w:rPr>
        <w:t>95.7</w:t>
      </w:r>
      <w:r w:rsidR="007433BB" w:rsidRPr="00E85AFA">
        <w:rPr>
          <w:color w:val="000000" w:themeColor="text1"/>
        </w:rPr>
        <w:t xml:space="preserve">% of male injury deaths and </w:t>
      </w:r>
      <w:r w:rsidR="005C12F7">
        <w:rPr>
          <w:color w:val="000000" w:themeColor="text1"/>
        </w:rPr>
        <w:t>94</w:t>
      </w:r>
      <w:r w:rsidR="007433BB" w:rsidRPr="00E85AFA">
        <w:rPr>
          <w:color w:val="000000" w:themeColor="text1"/>
        </w:rPr>
        <w:t>% of female injury deaths were in those aged 15 years and older, and over half (</w:t>
      </w:r>
      <w:r w:rsidR="005C12F7">
        <w:rPr>
          <w:color w:val="000000" w:themeColor="text1"/>
        </w:rPr>
        <w:t>52</w:t>
      </w:r>
      <w:r w:rsidR="005C12F7" w:rsidRPr="00E85AFA">
        <w:rPr>
          <w:color w:val="000000" w:themeColor="text1"/>
        </w:rPr>
        <w:t>.</w:t>
      </w:r>
      <w:r w:rsidR="005C12F7">
        <w:rPr>
          <w:color w:val="000000" w:themeColor="text1"/>
        </w:rPr>
        <w:t>3</w:t>
      </w:r>
      <w:r w:rsidR="007433BB" w:rsidRPr="00E85AFA">
        <w:rPr>
          <w:color w:val="000000" w:themeColor="text1"/>
        </w:rPr>
        <w:t xml:space="preserve">%) of male injury deaths were in those aged 15-44 years (Figure </w:t>
      </w:r>
      <w:r w:rsidRPr="00E85AFA">
        <w:rPr>
          <w:color w:val="000000" w:themeColor="text1"/>
        </w:rPr>
        <w:t>1</w:t>
      </w:r>
      <w:r w:rsidR="007433BB" w:rsidRPr="00E85AFA">
        <w:rPr>
          <w:color w:val="000000" w:themeColor="text1"/>
        </w:rPr>
        <w:t>). In contrast with males, there was less of an age gradient in females after 15 years of age.</w:t>
      </w:r>
    </w:p>
    <w:p w14:paraId="4A0573B8" w14:textId="77777777" w:rsidR="00705D2B" w:rsidRPr="00E85AFA" w:rsidRDefault="00705D2B" w:rsidP="007433BB">
      <w:pPr>
        <w:spacing w:line="480" w:lineRule="auto"/>
        <w:jc w:val="both"/>
        <w:rPr>
          <w:color w:val="000000" w:themeColor="text1"/>
        </w:rPr>
      </w:pPr>
    </w:p>
    <w:p w14:paraId="0546A507" w14:textId="2404984F" w:rsidR="007433BB" w:rsidRPr="00E85AFA" w:rsidRDefault="007433BB" w:rsidP="00705D2B">
      <w:pPr>
        <w:spacing w:line="480" w:lineRule="auto"/>
        <w:jc w:val="both"/>
      </w:pPr>
      <w:r w:rsidRPr="00E85AFA">
        <w:rPr>
          <w:color w:val="000000" w:themeColor="text1"/>
        </w:rPr>
        <w:t xml:space="preserve">Injuries from transport, falls, drownings, assault, and suicide accounted for </w:t>
      </w:r>
      <w:r w:rsidR="00D8492E">
        <w:rPr>
          <w:color w:val="000000" w:themeColor="text1"/>
        </w:rPr>
        <w:t>78</w:t>
      </w:r>
      <w:r w:rsidRPr="00E85AFA">
        <w:rPr>
          <w:color w:val="000000" w:themeColor="text1"/>
        </w:rPr>
        <w:t>.</w:t>
      </w:r>
      <w:r w:rsidR="00D8492E">
        <w:rPr>
          <w:color w:val="000000" w:themeColor="text1"/>
        </w:rPr>
        <w:t>6</w:t>
      </w:r>
      <w:r w:rsidRPr="00E85AFA">
        <w:rPr>
          <w:color w:val="000000" w:themeColor="text1"/>
        </w:rPr>
        <w:t xml:space="preserve">% of injury deaths in males and </w:t>
      </w:r>
      <w:r w:rsidR="001862B0">
        <w:rPr>
          <w:color w:val="000000" w:themeColor="text1"/>
        </w:rPr>
        <w:t>71</w:t>
      </w:r>
      <w:r w:rsidRPr="00E85AFA">
        <w:rPr>
          <w:color w:val="000000" w:themeColor="text1"/>
        </w:rPr>
        <w:t>.</w:t>
      </w:r>
      <w:r w:rsidR="001862B0">
        <w:rPr>
          <w:color w:val="000000" w:themeColor="text1"/>
        </w:rPr>
        <w:t>8</w:t>
      </w:r>
      <w:r w:rsidRPr="00E85AFA">
        <w:rPr>
          <w:color w:val="000000" w:themeColor="text1"/>
        </w:rPr>
        <w:t xml:space="preserve">% in females. The remainder were from a heterogeneous group of “other injuries” (Figure </w:t>
      </w:r>
      <w:r w:rsidR="00705D2B" w:rsidRPr="00E85AFA">
        <w:rPr>
          <w:color w:val="000000" w:themeColor="text1"/>
        </w:rPr>
        <w:t>1</w:t>
      </w:r>
      <w:r w:rsidRPr="00E85AFA">
        <w:rPr>
          <w:color w:val="000000" w:themeColor="text1"/>
        </w:rPr>
        <w:t xml:space="preserve">), within which </w:t>
      </w:r>
      <w:r w:rsidRPr="00E85AFA">
        <w:t xml:space="preserve">the </w:t>
      </w:r>
      <w:r w:rsidR="00D814E1">
        <w:t>composition</w:t>
      </w:r>
      <w:r w:rsidR="00D814E1" w:rsidRPr="00E85AFA">
        <w:t xml:space="preserve"> </w:t>
      </w:r>
      <w:r w:rsidRPr="00E85AFA">
        <w:t xml:space="preserve">of </w:t>
      </w:r>
      <w:r w:rsidR="00D814E1" w:rsidRPr="00E85AFA">
        <w:t>injur</w:t>
      </w:r>
      <w:r w:rsidR="00D814E1">
        <w:t>ies</w:t>
      </w:r>
      <w:r w:rsidR="00D814E1" w:rsidRPr="00E85AFA">
        <w:t xml:space="preserve"> </w:t>
      </w:r>
      <w:r w:rsidRPr="00E85AFA">
        <w:t>that led to death varied by sex and age group. Transport was the leading injury cause of death in women younger than 75 years and men younger than 35 years. Between 35 and 74 years of age, more men died of suicide than any other injury. Above 75 years of age, falls were the largest cause of death in both men and women.</w:t>
      </w:r>
      <w:del w:id="28" w:author="Robbie Parks" w:date="2019-11-07T09:11:00Z">
        <w:r w:rsidRPr="00E85AFA">
          <w:delText xml:space="preserve">  </w:delText>
        </w:r>
      </w:del>
    </w:p>
    <w:p w14:paraId="0DB3C8A7" w14:textId="77777777" w:rsidR="00705D2B" w:rsidRPr="00E85AFA" w:rsidRDefault="00705D2B" w:rsidP="00705D2B">
      <w:pPr>
        <w:spacing w:line="480" w:lineRule="auto"/>
        <w:jc w:val="both"/>
      </w:pPr>
    </w:p>
    <w:p w14:paraId="0235BF7C" w14:textId="5675C680" w:rsidR="007433BB" w:rsidRPr="00E85AFA" w:rsidRDefault="007433BB" w:rsidP="00705D2B">
      <w:pPr>
        <w:spacing w:line="480" w:lineRule="auto"/>
        <w:jc w:val="both"/>
      </w:pPr>
      <w:r w:rsidRPr="00E85AFA">
        <w:t>There was a decline in age-standardi</w:t>
      </w:r>
      <w:r w:rsidR="0075565E" w:rsidRPr="00E85AFA">
        <w:t>s</w:t>
      </w:r>
      <w:r w:rsidRPr="00E85AFA">
        <w:t>ed death rates of three out of five major injuries (transport, drownings and assault) from 1980 to 201</w:t>
      </w:r>
      <w:r w:rsidR="005E7880" w:rsidRPr="00E85AFA">
        <w:t>7</w:t>
      </w:r>
      <w:r w:rsidRPr="00E85AFA">
        <w:t xml:space="preserve">, although assault deaths have </w:t>
      </w:r>
      <w:r w:rsidR="00D814E1">
        <w:t>more</w:t>
      </w:r>
      <w:r w:rsidRPr="00E85AFA">
        <w:t xml:space="preserve"> recent</w:t>
      </w:r>
      <w:r w:rsidR="00D814E1">
        <w:t>ly</w:t>
      </w:r>
      <w:r w:rsidRPr="00E85AFA">
        <w:t xml:space="preserve"> </w:t>
      </w:r>
      <w:r w:rsidR="00D814E1">
        <w:t>(</w:t>
      </w:r>
      <w:r w:rsidRPr="00E85AFA">
        <w:t>since 2014</w:t>
      </w:r>
      <w:r w:rsidR="00D814E1">
        <w:t xml:space="preserve">) </w:t>
      </w:r>
      <w:r w:rsidR="00D814E1" w:rsidRPr="00E85AFA">
        <w:t>increase</w:t>
      </w:r>
      <w:r w:rsidR="00D814E1">
        <w:t>d</w:t>
      </w:r>
      <w:r w:rsidRPr="00E85AFA">
        <w:t xml:space="preserve"> (Figure </w:t>
      </w:r>
      <w:r w:rsidR="00705D2B" w:rsidRPr="00E85AFA">
        <w:t>2</w:t>
      </w:r>
      <w:r w:rsidRPr="00E85AFA">
        <w:t>). In contrast, age-standardi</w:t>
      </w:r>
      <w:r w:rsidR="0075565E" w:rsidRPr="00E85AFA">
        <w:t>s</w:t>
      </w:r>
      <w:r w:rsidRPr="00E85AFA">
        <w:t>ed death rates from falls increased over time while those from suicide initially decreased followed by an increase to surpass 1980 levels. The largest overall decline over time was for transport deaths in both sexes and for deaths from drownings in men, which declined by over 50% from 1980 to 201</w:t>
      </w:r>
      <w:r w:rsidR="005E7880" w:rsidRPr="00E85AFA">
        <w:t>7</w:t>
      </w:r>
      <w:r w:rsidRPr="00E85AFA">
        <w:t>. Age-standardi</w:t>
      </w:r>
      <w:r w:rsidR="0075565E" w:rsidRPr="00E85AFA">
        <w:t>s</w:t>
      </w:r>
      <w:r w:rsidRPr="00E85AFA">
        <w:t>ed death rates for transport injuries and drownings peaked in summer months but deaths from other major injuries did not have clear seasonal patterns.</w:t>
      </w:r>
    </w:p>
    <w:p w14:paraId="2728A83B" w14:textId="77777777" w:rsidR="00705D2B" w:rsidRPr="00E85AFA" w:rsidRDefault="00705D2B" w:rsidP="00705D2B">
      <w:pPr>
        <w:spacing w:line="480" w:lineRule="auto"/>
        <w:jc w:val="both"/>
      </w:pPr>
    </w:p>
    <w:p w14:paraId="62FFA587" w14:textId="1E2629C1" w:rsidR="007433BB" w:rsidRPr="00E85AFA" w:rsidRDefault="002E5F11" w:rsidP="00705D2B">
      <w:pPr>
        <w:spacing w:line="480" w:lineRule="auto"/>
        <w:jc w:val="both"/>
      </w:pPr>
      <w:r w:rsidRPr="00E85AFA">
        <w:rPr>
          <w:color w:val="000000" w:themeColor="text1"/>
        </w:rPr>
        <w:t xml:space="preserve">We defined a measure of anomalous temperature for each </w:t>
      </w:r>
      <w:r w:rsidR="001508C3" w:rsidRPr="00E85AFA">
        <w:rPr>
          <w:color w:val="000000" w:themeColor="text1"/>
        </w:rPr>
        <w:t>county</w:t>
      </w:r>
      <w:r w:rsidRPr="00E85AFA">
        <w:rPr>
          <w:color w:val="000000" w:themeColor="text1"/>
        </w:rPr>
        <w:t xml:space="preserve"> and month</w:t>
      </w:r>
      <w:r w:rsidR="005E282E" w:rsidRPr="00E85AFA">
        <w:rPr>
          <w:color w:val="000000" w:themeColor="text1"/>
        </w:rPr>
        <w:t xml:space="preserve">, which represents the deviation from the </w:t>
      </w:r>
      <w:r w:rsidR="00021F45">
        <w:rPr>
          <w:color w:val="000000" w:themeColor="text1"/>
        </w:rPr>
        <w:t xml:space="preserve">county’s </w:t>
      </w:r>
      <w:r w:rsidR="005E282E" w:rsidRPr="00E85AFA">
        <w:rPr>
          <w:color w:val="000000" w:themeColor="text1"/>
        </w:rPr>
        <w:t xml:space="preserve">average </w:t>
      </w:r>
      <w:r w:rsidRPr="00E85AFA">
        <w:t>temperature in that month</w:t>
      </w:r>
      <w:r w:rsidR="005E282E" w:rsidRPr="00D01273">
        <w:rPr>
          <w:color w:val="000000" w:themeColor="text1"/>
        </w:rPr>
        <w:t xml:space="preserve"> </w:t>
      </w:r>
      <w:r w:rsidR="005E282E" w:rsidRPr="00E85AFA">
        <w:rPr>
          <w:color w:val="000000" w:themeColor="text1"/>
        </w:rPr>
        <w:t xml:space="preserve">over </w:t>
      </w:r>
      <w:r w:rsidR="00867A0C" w:rsidRPr="00E85AFA">
        <w:rPr>
          <w:color w:val="000000" w:themeColor="text1"/>
        </w:rPr>
        <w:t>the entire analysis period</w:t>
      </w:r>
      <w:r w:rsidRPr="00E85AFA">
        <w:t xml:space="preserve"> (</w:t>
      </w:r>
      <w:del w:id="29" w:author="Robbie Parks" w:date="2019-11-07T09:11:00Z">
        <w:r w:rsidR="00FA2DA0">
          <w:delText>Supplementary</w:delText>
        </w:r>
      </w:del>
      <w:ins w:id="30" w:author="Robbie Parks" w:date="2019-11-07T09:11:00Z">
        <w:r w:rsidR="00D21C12">
          <w:t>Extended Data</w:t>
        </w:r>
      </w:ins>
      <w:r w:rsidR="00D21C12">
        <w:t xml:space="preserve"> Figure </w:t>
      </w:r>
      <w:r w:rsidR="008270A4">
        <w:t>1</w:t>
      </w:r>
      <w:r w:rsidRPr="00E85AFA">
        <w:t>)</w:t>
      </w:r>
      <w:r w:rsidRPr="00E85AFA">
        <w:rPr>
          <w:color w:val="000000" w:themeColor="text1"/>
        </w:rPr>
        <w:t xml:space="preserve">. </w:t>
      </w:r>
      <w:r w:rsidR="005E282E" w:rsidRPr="00E85AFA">
        <w:rPr>
          <w:color w:val="000000" w:themeColor="text1"/>
        </w:rPr>
        <w:t xml:space="preserve">County-level anomalies were aggregated to state level with use of population weights. </w:t>
      </w:r>
      <w:r w:rsidR="007433BB" w:rsidRPr="00E85AFA">
        <w:rPr>
          <w:color w:val="000000" w:themeColor="text1"/>
        </w:rPr>
        <w:t>Average size of anomaly over the study period (1980-201</w:t>
      </w:r>
      <w:r w:rsidR="005E7880" w:rsidRPr="00E85AFA">
        <w:rPr>
          <w:color w:val="000000" w:themeColor="text1"/>
        </w:rPr>
        <w:t>7</w:t>
      </w:r>
      <w:r w:rsidR="007433BB" w:rsidRPr="00E85AFA">
        <w:rPr>
          <w:color w:val="000000" w:themeColor="text1"/>
        </w:rPr>
        <w:t xml:space="preserve">), a measure of how variable temperatures are around their state-month long-term </w:t>
      </w:r>
      <w:r w:rsidR="005E282E" w:rsidRPr="00E85AFA">
        <w:rPr>
          <w:color w:val="000000" w:themeColor="text1"/>
        </w:rPr>
        <w:t>average</w:t>
      </w:r>
      <w:r w:rsidR="007433BB" w:rsidRPr="00E85AFA">
        <w:rPr>
          <w:color w:val="000000" w:themeColor="text1"/>
        </w:rPr>
        <w:t>, ranged from 0.</w:t>
      </w:r>
      <w:r w:rsidR="00FE42E8">
        <w:rPr>
          <w:color w:val="000000" w:themeColor="text1"/>
        </w:rPr>
        <w:t>4</w:t>
      </w:r>
      <w:r w:rsidR="007433BB" w:rsidRPr="00E85AFA">
        <w:rPr>
          <w:bCs/>
          <w:color w:val="000000" w:themeColor="text1"/>
        </w:rPr>
        <w:t>°C</w:t>
      </w:r>
      <w:r w:rsidR="007433BB" w:rsidRPr="00E85AFA">
        <w:rPr>
          <w:color w:val="000000" w:themeColor="text1"/>
        </w:rPr>
        <w:t xml:space="preserve"> for Florida in September, to </w:t>
      </w:r>
      <w:r w:rsidR="007565E7">
        <w:rPr>
          <w:color w:val="000000" w:themeColor="text1"/>
        </w:rPr>
        <w:t>3.4</w:t>
      </w:r>
      <w:r w:rsidR="007433BB" w:rsidRPr="00E85AFA">
        <w:rPr>
          <w:bCs/>
          <w:color w:val="000000" w:themeColor="text1"/>
        </w:rPr>
        <w:t>°C</w:t>
      </w:r>
      <w:r w:rsidR="007433BB" w:rsidRPr="00E85AFA">
        <w:rPr>
          <w:color w:val="000000" w:themeColor="text1"/>
        </w:rPr>
        <w:t xml:space="preserve"> for North Dakota in February (</w:t>
      </w:r>
      <w:ins w:id="31" w:author="Robbie Parks" w:date="2019-11-07T09:11:00Z">
        <w:r w:rsidR="000828BE">
          <w:rPr>
            <w:color w:val="000000" w:themeColor="text1"/>
          </w:rPr>
          <w:t xml:space="preserve">Extended Data </w:t>
        </w:r>
      </w:ins>
      <w:r w:rsidR="000828BE">
        <w:rPr>
          <w:color w:val="000000" w:themeColor="text1"/>
        </w:rPr>
        <w:t xml:space="preserve">Figure </w:t>
      </w:r>
      <w:del w:id="32" w:author="Robbie Parks" w:date="2019-11-07T09:11:00Z">
        <w:r w:rsidR="006114C7">
          <w:rPr>
            <w:color w:val="000000" w:themeColor="text1"/>
          </w:rPr>
          <w:delText>3</w:delText>
        </w:r>
      </w:del>
      <w:ins w:id="33" w:author="Robbie Parks" w:date="2019-11-07T09:11:00Z">
        <w:r w:rsidR="000828BE">
          <w:rPr>
            <w:color w:val="000000" w:themeColor="text1"/>
          </w:rPr>
          <w:t>2</w:t>
        </w:r>
      </w:ins>
      <w:r w:rsidR="007433BB" w:rsidRPr="00E85AFA">
        <w:rPr>
          <w:color w:val="000000" w:themeColor="text1"/>
        </w:rPr>
        <w:t xml:space="preserve">). The average size of anomaly had a median value of </w:t>
      </w:r>
      <w:r w:rsidR="00A72B90">
        <w:rPr>
          <w:color w:val="000000" w:themeColor="text1"/>
        </w:rPr>
        <w:t>1</w:t>
      </w:r>
      <w:r w:rsidR="007433BB" w:rsidRPr="00E85AFA">
        <w:rPr>
          <w:color w:val="000000" w:themeColor="text1"/>
        </w:rPr>
        <w:t>.</w:t>
      </w:r>
      <w:r w:rsidR="00A72B90">
        <w:rPr>
          <w:color w:val="000000" w:themeColor="text1"/>
        </w:rPr>
        <w:t>2</w:t>
      </w:r>
      <w:r w:rsidR="007433BB" w:rsidRPr="00E85AFA">
        <w:rPr>
          <w:bCs/>
          <w:color w:val="000000" w:themeColor="text1"/>
        </w:rPr>
        <w:t>°C across all states and months (</w:t>
      </w:r>
      <w:ins w:id="34" w:author="Robbie Parks" w:date="2019-11-07T09:11:00Z">
        <w:r w:rsidR="00210FEB">
          <w:rPr>
            <w:color w:val="000000" w:themeColor="text1"/>
          </w:rPr>
          <w:t xml:space="preserve">Extended Data </w:t>
        </w:r>
      </w:ins>
      <w:r w:rsidR="00210FEB">
        <w:rPr>
          <w:color w:val="000000" w:themeColor="text1"/>
        </w:rPr>
        <w:t xml:space="preserve">Figure </w:t>
      </w:r>
      <w:del w:id="35" w:author="Robbie Parks" w:date="2019-11-07T09:11:00Z">
        <w:r w:rsidR="006114C7">
          <w:rPr>
            <w:bCs/>
            <w:color w:val="000000" w:themeColor="text1"/>
          </w:rPr>
          <w:delText>3</w:delText>
        </w:r>
      </w:del>
      <w:ins w:id="36" w:author="Robbie Parks" w:date="2019-11-07T09:11:00Z">
        <w:r w:rsidR="00210FEB">
          <w:rPr>
            <w:color w:val="000000" w:themeColor="text1"/>
          </w:rPr>
          <w:t>2</w:t>
        </w:r>
      </w:ins>
      <w:r w:rsidR="007433BB" w:rsidRPr="00E85AFA">
        <w:rPr>
          <w:bCs/>
          <w:color w:val="000000" w:themeColor="text1"/>
        </w:rPr>
        <w:t>)</w:t>
      </w:r>
      <w:r w:rsidR="007433BB" w:rsidRPr="00E85AFA">
        <w:rPr>
          <w:color w:val="000000" w:themeColor="text1"/>
        </w:rPr>
        <w:t>. Temperature anomalies were largest in January and December and smallest in August and September. They were larger in northern and central states than in southern and coastal ones.</w:t>
      </w:r>
    </w:p>
    <w:p w14:paraId="7003C71E" w14:textId="77777777" w:rsidR="002E5F11" w:rsidRPr="00E85AFA" w:rsidRDefault="002E5F11" w:rsidP="002E5F11">
      <w:pPr>
        <w:spacing w:line="480" w:lineRule="auto"/>
        <w:jc w:val="both"/>
      </w:pPr>
    </w:p>
    <w:p w14:paraId="4984BF13" w14:textId="08625DBD" w:rsidR="0089187A" w:rsidRDefault="00AD4FF6" w:rsidP="002E5F11">
      <w:pPr>
        <w:spacing w:line="480" w:lineRule="auto"/>
        <w:jc w:val="both"/>
        <w:rPr>
          <w:ins w:id="37" w:author="Robbie Parks" w:date="2019-11-07T09:11:00Z"/>
        </w:rPr>
      </w:pPr>
      <w:r w:rsidRPr="00E85AFA">
        <w:rPr>
          <w:color w:val="000000" w:themeColor="text1"/>
        </w:rPr>
        <w:t>We analysed the association of monthly injury death rates with anomalous temperature using a Bayesian spatio-temporal model</w:t>
      </w:r>
      <w:r w:rsidR="00367BD4" w:rsidRPr="00E85AFA">
        <w:rPr>
          <w:color w:val="000000" w:themeColor="text1"/>
        </w:rPr>
        <w:t>, described in detail in Methods</w:t>
      </w:r>
      <w:r w:rsidRPr="00E85AFA">
        <w:rPr>
          <w:color w:val="000000" w:themeColor="text1"/>
        </w:rPr>
        <w:t>. We used the resultant risk estimates and the age-sex-specific death rates from each injury in 201</w:t>
      </w:r>
      <w:r w:rsidR="005E7880" w:rsidRPr="00E85AFA">
        <w:rPr>
          <w:color w:val="000000" w:themeColor="text1"/>
        </w:rPr>
        <w:t>7</w:t>
      </w:r>
      <w:r w:rsidRPr="00E85AFA">
        <w:rPr>
          <w:color w:val="000000" w:themeColor="text1"/>
        </w:rPr>
        <w:t xml:space="preserve">, to </w:t>
      </w:r>
      <w:r w:rsidR="00212747" w:rsidRPr="00E85AFA">
        <w:rPr>
          <w:color w:val="000000" w:themeColor="text1"/>
        </w:rPr>
        <w:t xml:space="preserve">estimate </w:t>
      </w:r>
      <w:r w:rsidRPr="00E85AFA">
        <w:rPr>
          <w:color w:val="000000" w:themeColor="text1"/>
        </w:rPr>
        <w:t xml:space="preserve">additional deaths if each month in each state were </w:t>
      </w:r>
      <w:r w:rsidR="0089187A" w:rsidRPr="00E85AFA">
        <w:rPr>
          <w:color w:val="000000" w:themeColor="text1"/>
        </w:rPr>
        <w:t>+</w:t>
      </w:r>
      <w:del w:id="38" w:author="Robbie Parks" w:date="2019-11-07T09:11:00Z">
        <w:r w:rsidR="00F24A27" w:rsidRPr="00E85AFA">
          <w:rPr>
            <w:color w:val="000000" w:themeColor="text1"/>
          </w:rPr>
          <w:delText>2</w:delText>
        </w:r>
      </w:del>
      <w:ins w:id="39" w:author="Robbie Parks" w:date="2019-11-07T09:11:00Z">
        <w:r w:rsidR="0089187A">
          <w:rPr>
            <w:color w:val="000000" w:themeColor="text1"/>
          </w:rPr>
          <w:t>1.5</w:t>
        </w:r>
      </w:ins>
      <w:r w:rsidR="0089187A" w:rsidRPr="00E85AFA">
        <w:rPr>
          <w:rFonts w:eastAsia="Times New Roman"/>
          <w:bCs/>
          <w:color w:val="222222"/>
          <w:shd w:val="clear" w:color="auto" w:fill="FFFFFF"/>
        </w:rPr>
        <w:t>°</w:t>
      </w:r>
      <w:r w:rsidR="0089187A" w:rsidRPr="00E85AFA">
        <w:rPr>
          <w:color w:val="000000" w:themeColor="text1"/>
        </w:rPr>
        <w:t xml:space="preserve">C </w:t>
      </w:r>
      <w:r w:rsidRPr="00E85AFA">
        <w:rPr>
          <w:color w:val="000000" w:themeColor="text1"/>
        </w:rPr>
        <w:t xml:space="preserve">above its long-term </w:t>
      </w:r>
      <w:r w:rsidR="00144923">
        <w:rPr>
          <w:color w:val="000000" w:themeColor="text1"/>
        </w:rPr>
        <w:t>average</w:t>
      </w:r>
      <w:del w:id="40" w:author="Robbie Parks" w:date="2019-11-07T09:11:00Z">
        <w:r w:rsidR="00E8517B">
          <w:rPr>
            <w:color w:val="000000" w:themeColor="text1"/>
          </w:rPr>
          <w:delText>, consistent with</w:delText>
        </w:r>
      </w:del>
      <w:ins w:id="41" w:author="Robbie Parks" w:date="2019-11-07T09:11:00Z">
        <w:r w:rsidR="0089187A">
          <w:rPr>
            <w:color w:val="000000" w:themeColor="text1"/>
          </w:rPr>
          <w:t xml:space="preserve"> as envisioned under</w:t>
        </w:r>
        <w:r w:rsidR="00E8517B">
          <w:rPr>
            <w:color w:val="000000" w:themeColor="text1"/>
          </w:rPr>
          <w:t xml:space="preserve"> the Paris Climate Agreement</w:t>
        </w:r>
        <w:r w:rsidRPr="00E85AFA">
          <w:rPr>
            <w:color w:val="000000" w:themeColor="text1"/>
          </w:rPr>
          <w:t>.</w:t>
        </w:r>
        <w:r w:rsidR="0073023B">
          <w:rPr>
            <w:color w:val="000000" w:themeColor="text1"/>
          </w:rPr>
          <w:t xml:space="preserve"> We present additional results, based on a </w:t>
        </w:r>
        <w:r w:rsidR="0073023B" w:rsidRPr="00E85AFA">
          <w:rPr>
            <w:color w:val="000000" w:themeColor="text1"/>
          </w:rPr>
          <w:t>+</w:t>
        </w:r>
        <w:r w:rsidR="0073023B">
          <w:rPr>
            <w:color w:val="000000" w:themeColor="text1"/>
          </w:rPr>
          <w:t>2</w:t>
        </w:r>
        <w:r w:rsidR="0073023B" w:rsidRPr="00E85AFA">
          <w:rPr>
            <w:rFonts w:eastAsia="Times New Roman"/>
            <w:bCs/>
            <w:color w:val="222222"/>
            <w:shd w:val="clear" w:color="auto" w:fill="FFFFFF"/>
          </w:rPr>
          <w:t>°</w:t>
        </w:r>
        <w:r w:rsidR="0073023B" w:rsidRPr="00E85AFA">
          <w:rPr>
            <w:color w:val="000000" w:themeColor="text1"/>
          </w:rPr>
          <w:t>C</w:t>
        </w:r>
        <w:r w:rsidR="0073023B">
          <w:rPr>
            <w:color w:val="000000" w:themeColor="text1"/>
          </w:rPr>
          <w:t>, which is</w:t>
        </w:r>
      </w:ins>
      <w:r w:rsidR="0073023B">
        <w:rPr>
          <w:color w:val="000000" w:themeColor="text1"/>
        </w:rPr>
        <w:t xml:space="preserve"> the upper bound of the Paris Climate Agreement</w:t>
      </w:r>
      <w:del w:id="42" w:author="Robbie Parks" w:date="2019-11-07T09:11:00Z">
        <w:r w:rsidRPr="00E85AFA">
          <w:rPr>
            <w:color w:val="000000" w:themeColor="text1"/>
          </w:rPr>
          <w:delText>.</w:delText>
        </w:r>
      </w:del>
      <w:ins w:id="43" w:author="Robbie Parks" w:date="2019-11-07T09:11:00Z">
        <w:r w:rsidR="0073023B">
          <w:rPr>
            <w:color w:val="000000" w:themeColor="text1"/>
          </w:rPr>
          <w:t xml:space="preserve"> as Extended Data</w:t>
        </w:r>
        <w:r w:rsidR="00F1568D">
          <w:rPr>
            <w:color w:val="000000" w:themeColor="text1"/>
          </w:rPr>
          <w:t>.</w:t>
        </w:r>
      </w:ins>
      <w:r w:rsidRPr="00E85AFA">
        <w:rPr>
          <w:color w:val="000000" w:themeColor="text1"/>
        </w:rPr>
        <w:t xml:space="preserve"> Based on this analysis, </w:t>
      </w:r>
      <w:del w:id="44" w:author="Robbie Parks" w:date="2019-11-07T09:11:00Z">
        <w:r w:rsidRPr="00E85AFA">
          <w:rPr>
            <w:color w:val="000000" w:themeColor="text1"/>
          </w:rPr>
          <w:delText>w</w:delText>
        </w:r>
        <w:r w:rsidR="007433BB" w:rsidRPr="00E85AFA">
          <w:delText xml:space="preserve">e estimated that </w:delText>
        </w:r>
      </w:del>
      <w:r w:rsidR="007433BB" w:rsidRPr="00E85AFA">
        <w:t xml:space="preserve">there would be an estimated </w:t>
      </w:r>
      <w:ins w:id="45" w:author="Robbie Parks" w:date="2019-11-07T09:11:00Z">
        <w:r w:rsidR="002043D3">
          <w:t>1,601</w:t>
        </w:r>
        <w:r w:rsidR="0089187A" w:rsidRPr="00644D09">
          <w:t xml:space="preserve"> </w:t>
        </w:r>
        <w:r w:rsidR="0089187A" w:rsidRPr="00E85AFA">
          <w:t xml:space="preserve">(95% credible interval </w:t>
        </w:r>
        <w:r w:rsidR="00DD7DBB">
          <w:t>1,430</w:t>
        </w:r>
        <w:r w:rsidR="0089187A" w:rsidRPr="00644D09">
          <w:t>-</w:t>
        </w:r>
        <w:r w:rsidR="00DD7DBB">
          <w:t>1,776</w:t>
        </w:r>
        <w:r w:rsidR="0089187A" w:rsidRPr="00E85AFA">
          <w:t xml:space="preserve">) excess injury deaths, equivalent to </w:t>
        </w:r>
        <w:r w:rsidR="00C37E8C">
          <w:t>0.75</w:t>
        </w:r>
        <w:r w:rsidR="0089187A" w:rsidRPr="00E85AFA">
          <w:t>% of all injury deaths in 2017,</w:t>
        </w:r>
        <w:r w:rsidR="0089187A" w:rsidRPr="00E85AFA">
          <w:rPr>
            <w:color w:val="000000" w:themeColor="text1"/>
          </w:rPr>
          <w:t xml:space="preserve"> in </w:t>
        </w:r>
        <w:r w:rsidR="0089187A">
          <w:rPr>
            <w:color w:val="000000" w:themeColor="text1"/>
          </w:rPr>
          <w:t>a</w:t>
        </w:r>
        <w:r w:rsidR="0089187A" w:rsidRPr="00E85AFA">
          <w:rPr>
            <w:color w:val="000000" w:themeColor="text1"/>
          </w:rPr>
          <w:t xml:space="preserve"> year in which each month in each state </w:t>
        </w:r>
        <w:r w:rsidR="0089187A">
          <w:rPr>
            <w:color w:val="000000" w:themeColor="text1"/>
          </w:rPr>
          <w:t>was</w:t>
        </w:r>
        <w:r w:rsidR="0089187A" w:rsidRPr="00E85AFA">
          <w:rPr>
            <w:color w:val="000000" w:themeColor="text1"/>
          </w:rPr>
          <w:t xml:space="preserve"> +</w:t>
        </w:r>
        <w:r w:rsidR="0089187A">
          <w:rPr>
            <w:color w:val="000000" w:themeColor="text1"/>
          </w:rPr>
          <w:t>1.5</w:t>
        </w:r>
        <w:r w:rsidR="0089187A" w:rsidRPr="00E85AFA">
          <w:rPr>
            <w:rFonts w:eastAsia="Times New Roman"/>
            <w:bCs/>
            <w:color w:val="222222"/>
            <w:shd w:val="clear" w:color="auto" w:fill="FFFFFF"/>
          </w:rPr>
          <w:t>°</w:t>
        </w:r>
        <w:r w:rsidR="0089187A" w:rsidRPr="00E85AFA">
          <w:rPr>
            <w:color w:val="000000" w:themeColor="text1"/>
          </w:rPr>
          <w:t>C warmer than its long-term average</w:t>
        </w:r>
        <w:r w:rsidR="009C5C77">
          <w:rPr>
            <w:color w:val="000000" w:themeColor="text1"/>
          </w:rPr>
          <w:t xml:space="preserve"> (Figure 3)</w:t>
        </w:r>
        <w:r w:rsidR="0089187A">
          <w:rPr>
            <w:color w:val="000000" w:themeColor="text1"/>
          </w:rPr>
          <w:t xml:space="preserve">. The number of excess </w:t>
        </w:r>
        <w:r w:rsidR="0089187A" w:rsidRPr="00E85AFA">
          <w:t>injury</w:t>
        </w:r>
        <w:r w:rsidR="0089187A">
          <w:rPr>
            <w:color w:val="000000" w:themeColor="text1"/>
          </w:rPr>
          <w:t xml:space="preserve"> deaths would increase to</w:t>
        </w:r>
        <w:r w:rsidR="0089187A" w:rsidRPr="00644D09">
          <w:t xml:space="preserve"> </w:t>
        </w:r>
      </w:ins>
      <w:r w:rsidR="00644D09" w:rsidRPr="00644D09">
        <w:t>2,135</w:t>
      </w:r>
      <w:r w:rsidR="007433BB" w:rsidRPr="00644D09">
        <w:t xml:space="preserve"> </w:t>
      </w:r>
      <w:r w:rsidR="007433BB" w:rsidRPr="00E85AFA">
        <w:t xml:space="preserve">(95% credible interval </w:t>
      </w:r>
      <w:r w:rsidR="00644D09" w:rsidRPr="00644D09">
        <w:t>1,906-2,368</w:t>
      </w:r>
      <w:del w:id="46" w:author="Robbie Parks" w:date="2019-11-07T09:11:00Z">
        <w:r w:rsidR="007433BB" w:rsidRPr="00E85AFA">
          <w:delText>) excess injury deaths,</w:delText>
        </w:r>
      </w:del>
      <w:ins w:id="47" w:author="Robbie Parks" w:date="2019-11-07T09:11:00Z">
        <w:r w:rsidR="007433BB" w:rsidRPr="00E85AFA">
          <w:t>),</w:t>
        </w:r>
      </w:ins>
      <w:r w:rsidR="007433BB" w:rsidRPr="00E85AFA">
        <w:t xml:space="preserve"> equivalent to </w:t>
      </w:r>
      <w:r w:rsidR="008238F8">
        <w:t>1</w:t>
      </w:r>
      <w:r w:rsidR="007433BB" w:rsidRPr="00E85AFA">
        <w:t>.</w:t>
      </w:r>
      <w:r w:rsidR="008238F8">
        <w:t>0</w:t>
      </w:r>
      <w:r w:rsidR="007433BB" w:rsidRPr="00E85AFA">
        <w:t>% of all injury deaths in 201</w:t>
      </w:r>
      <w:r w:rsidR="005E7880" w:rsidRPr="00E85AFA">
        <w:t>7</w:t>
      </w:r>
      <w:r w:rsidR="007433BB" w:rsidRPr="00E85AFA">
        <w:t>,</w:t>
      </w:r>
      <w:r w:rsidR="007433BB" w:rsidRPr="00E85AFA">
        <w:rPr>
          <w:color w:val="000000" w:themeColor="text1"/>
        </w:rPr>
        <w:t xml:space="preserve"> in each year in which each month in each state </w:t>
      </w:r>
      <w:r w:rsidR="009E4104">
        <w:rPr>
          <w:color w:val="000000" w:themeColor="text1"/>
        </w:rPr>
        <w:t>was</w:t>
      </w:r>
      <w:r w:rsidR="009E4104" w:rsidRPr="00E85AFA">
        <w:rPr>
          <w:color w:val="000000" w:themeColor="text1"/>
        </w:rPr>
        <w:t xml:space="preserve"> </w:t>
      </w:r>
      <w:r w:rsidR="007433BB" w:rsidRPr="00E85AFA">
        <w:rPr>
          <w:color w:val="000000" w:themeColor="text1"/>
        </w:rPr>
        <w:t>+</w:t>
      </w:r>
      <w:r w:rsidR="00F24A27" w:rsidRPr="00E85AFA">
        <w:rPr>
          <w:color w:val="000000" w:themeColor="text1"/>
        </w:rPr>
        <w:t>2</w:t>
      </w:r>
      <w:r w:rsidR="007433BB" w:rsidRPr="00E85AFA">
        <w:rPr>
          <w:rFonts w:eastAsia="Times New Roman"/>
          <w:bCs/>
          <w:color w:val="222222"/>
          <w:shd w:val="clear" w:color="auto" w:fill="FFFFFF"/>
        </w:rPr>
        <w:t>°</w:t>
      </w:r>
      <w:r w:rsidR="007433BB" w:rsidRPr="00E85AFA">
        <w:rPr>
          <w:color w:val="000000" w:themeColor="text1"/>
        </w:rPr>
        <w:t xml:space="preserve">C </w:t>
      </w:r>
      <w:r w:rsidR="00367BD4" w:rsidRPr="00E85AFA">
        <w:rPr>
          <w:color w:val="000000" w:themeColor="text1"/>
        </w:rPr>
        <w:t xml:space="preserve">warmer than </w:t>
      </w:r>
      <w:r w:rsidR="007433BB" w:rsidRPr="00E85AFA">
        <w:rPr>
          <w:color w:val="000000" w:themeColor="text1"/>
        </w:rPr>
        <w:t xml:space="preserve">its long-term </w:t>
      </w:r>
      <w:r w:rsidR="00367BD4" w:rsidRPr="00E85AFA">
        <w:rPr>
          <w:color w:val="000000" w:themeColor="text1"/>
        </w:rPr>
        <w:t>average</w:t>
      </w:r>
      <w:r w:rsidR="00CE7C22">
        <w:t xml:space="preserve"> </w:t>
      </w:r>
      <w:r w:rsidR="007433BB" w:rsidRPr="00E85AFA">
        <w:t>(</w:t>
      </w:r>
      <w:ins w:id="48" w:author="Robbie Parks" w:date="2019-11-07T09:11:00Z">
        <w:r w:rsidR="00CE7C22">
          <w:t xml:space="preserve">Extended Data </w:t>
        </w:r>
      </w:ins>
      <w:r w:rsidR="00CE7C22">
        <w:t xml:space="preserve">Figure </w:t>
      </w:r>
      <w:del w:id="49" w:author="Robbie Parks" w:date="2019-11-07T09:11:00Z">
        <w:r w:rsidR="009C39F3">
          <w:delText>4</w:delText>
        </w:r>
        <w:r w:rsidR="007433BB" w:rsidRPr="00E85AFA">
          <w:delText xml:space="preserve">). </w:delText>
        </w:r>
      </w:del>
      <w:ins w:id="50" w:author="Robbie Parks" w:date="2019-11-07T09:11:00Z">
        <w:r w:rsidR="00CE7C22">
          <w:t>3)</w:t>
        </w:r>
        <w:r w:rsidR="007433BB" w:rsidRPr="00E85AFA">
          <w:t xml:space="preserve">. </w:t>
        </w:r>
      </w:ins>
    </w:p>
    <w:p w14:paraId="25FB8F62" w14:textId="77777777" w:rsidR="0089187A" w:rsidRDefault="0089187A" w:rsidP="002E5F11">
      <w:pPr>
        <w:spacing w:line="480" w:lineRule="auto"/>
        <w:jc w:val="both"/>
        <w:rPr>
          <w:ins w:id="51" w:author="Robbie Parks" w:date="2019-11-07T09:11:00Z"/>
        </w:rPr>
      </w:pPr>
    </w:p>
    <w:p w14:paraId="047E0FB4" w14:textId="438EE83E" w:rsidR="007433BB" w:rsidRPr="00E85AFA" w:rsidRDefault="007433BB" w:rsidP="002E5F11">
      <w:pPr>
        <w:spacing w:line="480" w:lineRule="auto"/>
        <w:jc w:val="both"/>
      </w:pPr>
      <w:r w:rsidRPr="00E85AFA">
        <w:lastRenderedPageBreak/>
        <w:t xml:space="preserve">Deaths from drowning, transport, assault and suicide would increase, partly offset by a decline in deaths from falls in middle and older ages and in winter months (Figure </w:t>
      </w:r>
      <w:del w:id="52" w:author="Robbie Parks" w:date="2019-11-07T09:11:00Z">
        <w:r w:rsidR="009C39F3">
          <w:delText>4</w:delText>
        </w:r>
      </w:del>
      <w:ins w:id="53" w:author="Robbie Parks" w:date="2019-11-07T09:11:00Z">
        <w:r w:rsidR="00040AE0">
          <w:t>3</w:t>
        </w:r>
      </w:ins>
      <w:r w:rsidRPr="00E85AFA">
        <w:t>). Most excess deaths would be from transport injuries (</w:t>
      </w:r>
      <w:del w:id="54" w:author="Robbie Parks" w:date="2019-11-07T09:11:00Z">
        <w:r w:rsidR="00280784">
          <w:delText>985</w:delText>
        </w:r>
        <w:r w:rsidR="00A3039C">
          <w:delText xml:space="preserve">; </w:delText>
        </w:r>
        <w:r w:rsidR="00C25EE4">
          <w:delText>866</w:delText>
        </w:r>
        <w:r w:rsidR="006F071D">
          <w:delText>-</w:delText>
        </w:r>
      </w:del>
      <w:ins w:id="55" w:author="Robbie Parks" w:date="2019-11-07T09:11:00Z">
        <w:r w:rsidR="00BA2588">
          <w:t>739</w:t>
        </w:r>
        <w:r w:rsidR="00A3039C">
          <w:t xml:space="preserve">; </w:t>
        </w:r>
        <w:r w:rsidR="00BA2588">
          <w:t>650</w:t>
        </w:r>
        <w:r w:rsidR="006F071D">
          <w:t>-</w:t>
        </w:r>
        <w:r w:rsidR="00BA2588">
          <w:t>814</w:t>
        </w:r>
        <w:r w:rsidR="0089187A">
          <w:t xml:space="preserve"> in the </w:t>
        </w:r>
        <w:r w:rsidR="0089187A" w:rsidRPr="00E85AFA">
          <w:rPr>
            <w:color w:val="000000" w:themeColor="text1"/>
          </w:rPr>
          <w:t>+</w:t>
        </w:r>
      </w:ins>
      <w:r w:rsidR="0089187A" w:rsidRPr="00F26829">
        <w:rPr>
          <w:color w:val="000000" w:themeColor="text1"/>
          <w:rPrChange w:id="56" w:author="Robbie Parks" w:date="2019-11-07T09:11:00Z">
            <w:rPr/>
          </w:rPrChange>
        </w:rPr>
        <w:t>1</w:t>
      </w:r>
      <w:del w:id="57" w:author="Robbie Parks" w:date="2019-11-07T09:11:00Z">
        <w:r w:rsidR="00C25EE4">
          <w:delText>,085</w:delText>
        </w:r>
      </w:del>
      <w:ins w:id="58" w:author="Robbie Parks" w:date="2019-11-07T09:11:00Z">
        <w:r w:rsidR="0089187A">
          <w:rPr>
            <w:color w:val="000000" w:themeColor="text1"/>
          </w:rPr>
          <w:t>.5</w:t>
        </w:r>
        <w:r w:rsidR="0089187A" w:rsidRPr="00E85AFA">
          <w:rPr>
            <w:rFonts w:eastAsia="Times New Roman"/>
            <w:bCs/>
            <w:color w:val="222222"/>
            <w:shd w:val="clear" w:color="auto" w:fill="FFFFFF"/>
          </w:rPr>
          <w:t>°</w:t>
        </w:r>
        <w:r w:rsidR="0089187A" w:rsidRPr="00E85AFA">
          <w:rPr>
            <w:color w:val="000000" w:themeColor="text1"/>
          </w:rPr>
          <w:t>C warmer</w:t>
        </w:r>
        <w:r w:rsidR="0089187A">
          <w:rPr>
            <w:color w:val="000000" w:themeColor="text1"/>
          </w:rPr>
          <w:t xml:space="preserve"> scenario</w:t>
        </w:r>
      </w:ins>
      <w:r w:rsidRPr="00E85AFA">
        <w:t xml:space="preserve">) followed </w:t>
      </w:r>
      <w:r w:rsidR="006F071D">
        <w:t xml:space="preserve">closely </w:t>
      </w:r>
      <w:r w:rsidRPr="00E85AFA">
        <w:t>by suicide (</w:t>
      </w:r>
      <w:del w:id="59" w:author="Robbie Parks" w:date="2019-11-07T09:11:00Z">
        <w:r w:rsidR="00280784">
          <w:delText>720</w:delText>
        </w:r>
        <w:r w:rsidR="00A3039C">
          <w:delText>; 593</w:delText>
        </w:r>
        <w:r w:rsidR="006F071D">
          <w:delText>-</w:delText>
        </w:r>
        <w:r w:rsidR="00A3039C">
          <w:delText>841</w:delText>
        </w:r>
      </w:del>
      <w:ins w:id="60" w:author="Robbie Parks" w:date="2019-11-07T09:11:00Z">
        <w:r w:rsidR="00296851">
          <w:t>540</w:t>
        </w:r>
        <w:r w:rsidR="00A3039C">
          <w:t xml:space="preserve">; </w:t>
        </w:r>
        <w:r w:rsidR="00296851">
          <w:t>445</w:t>
        </w:r>
        <w:r w:rsidR="006F071D">
          <w:t>-</w:t>
        </w:r>
        <w:r w:rsidR="00296851">
          <w:t>631</w:t>
        </w:r>
      </w:ins>
      <w:r w:rsidRPr="00E85AFA">
        <w:t xml:space="preserve">). </w:t>
      </w:r>
      <w:r w:rsidR="00280784">
        <w:t>84</w:t>
      </w:r>
      <w:r w:rsidRPr="00E85AFA">
        <w:t xml:space="preserve">% of the excess deaths would occur in males and </w:t>
      </w:r>
      <w:r w:rsidR="00280784">
        <w:t>16</w:t>
      </w:r>
      <w:r w:rsidRPr="00E85AFA">
        <w:t xml:space="preserve">% in females. </w:t>
      </w:r>
      <w:r w:rsidR="00280784">
        <w:t>92</w:t>
      </w:r>
      <w:r w:rsidRPr="00E85AFA">
        <w:t xml:space="preserve">% of all male excess deaths would occur in those aged 15-64 years, who have higher rates of deaths from transport </w:t>
      </w:r>
      <w:r w:rsidR="00BF4FCA">
        <w:t>and suicide</w:t>
      </w:r>
      <w:r w:rsidRPr="00E85AFA">
        <w:t xml:space="preserve">. In those aged 85 years and older, there would be an estimated decline in injury deaths, because deaths from falls are expected to decline in a warmer year. </w:t>
      </w:r>
    </w:p>
    <w:p w14:paraId="4B963084" w14:textId="77777777" w:rsidR="002E5F11" w:rsidRPr="00E85AFA" w:rsidRDefault="002E5F11" w:rsidP="002E5F11">
      <w:pPr>
        <w:spacing w:line="480" w:lineRule="auto"/>
        <w:jc w:val="both"/>
      </w:pPr>
    </w:p>
    <w:p w14:paraId="732D26D5" w14:textId="259833F5" w:rsidR="007433BB" w:rsidRPr="00E85AFA" w:rsidRDefault="007433BB" w:rsidP="002E5F11">
      <w:pPr>
        <w:spacing w:line="480" w:lineRule="auto"/>
        <w:jc w:val="both"/>
      </w:pPr>
      <w:r w:rsidRPr="00E85AFA">
        <w:t xml:space="preserve">Proportionally, deaths from drownings are </w:t>
      </w:r>
      <w:r w:rsidR="00212747" w:rsidRPr="00E85AFA">
        <w:t xml:space="preserve">estimated </w:t>
      </w:r>
      <w:r w:rsidRPr="00E85AFA">
        <w:t xml:space="preserve">to increase more than those of other injury types, by as much </w:t>
      </w:r>
      <w:del w:id="61" w:author="Robbie Parks" w:date="2019-11-07T09:11:00Z">
        <w:r w:rsidR="00DB2ED8">
          <w:delText>18</w:delText>
        </w:r>
        <w:r w:rsidRPr="00E85AFA">
          <w:delText>.</w:delText>
        </w:r>
        <w:r w:rsidR="00DB2ED8">
          <w:delText>3</w:delText>
        </w:r>
        <w:r w:rsidRPr="00E85AFA">
          <w:delText>% (</w:delText>
        </w:r>
        <w:r w:rsidR="00DB2ED8">
          <w:delText>16.6</w:delText>
        </w:r>
        <w:r w:rsidRPr="00E85AFA">
          <w:delText xml:space="preserve">, </w:delText>
        </w:r>
        <w:r w:rsidR="00DB2ED8">
          <w:delText>20</w:delText>
        </w:r>
      </w:del>
      <w:ins w:id="62" w:author="Robbie Parks" w:date="2019-11-07T09:11:00Z">
        <w:r w:rsidR="00DB2ED8">
          <w:t>1</w:t>
        </w:r>
        <w:r w:rsidR="00BC0876">
          <w:t>3</w:t>
        </w:r>
        <w:r w:rsidRPr="00E85AFA">
          <w:t>.</w:t>
        </w:r>
        <w:r w:rsidR="00BC0876">
          <w:t>7</w:t>
        </w:r>
        <w:r w:rsidRPr="00E85AFA">
          <w:t>% (</w:t>
        </w:r>
        <w:r w:rsidR="00BC0876">
          <w:t>12</w:t>
        </w:r>
        <w:r w:rsidR="00DB2ED8">
          <w:t>.</w:t>
        </w:r>
        <w:r w:rsidR="00BC0876">
          <w:t>5</w:t>
        </w:r>
        <w:r w:rsidRPr="00E85AFA">
          <w:t xml:space="preserve">, </w:t>
        </w:r>
        <w:r w:rsidR="008847C3">
          <w:t>15</w:t>
        </w:r>
      </w:ins>
      <w:r w:rsidR="00DB2ED8">
        <w:t>.2</w:t>
      </w:r>
      <w:r w:rsidRPr="00E85AFA">
        <w:t>)</w:t>
      </w:r>
      <w:r w:rsidR="006F071D">
        <w:t xml:space="preserve"> for a </w:t>
      </w:r>
      <w:r w:rsidR="006F071D" w:rsidRPr="00E85AFA">
        <w:rPr>
          <w:color w:val="000000" w:themeColor="text1"/>
        </w:rPr>
        <w:t>+</w:t>
      </w:r>
      <w:del w:id="63" w:author="Robbie Parks" w:date="2019-11-07T09:11:00Z">
        <w:r w:rsidR="006F071D" w:rsidRPr="00E85AFA">
          <w:rPr>
            <w:color w:val="000000" w:themeColor="text1"/>
          </w:rPr>
          <w:delText>2</w:delText>
        </w:r>
      </w:del>
      <w:ins w:id="64" w:author="Robbie Parks" w:date="2019-11-07T09:11:00Z">
        <w:r w:rsidR="00556438">
          <w:rPr>
            <w:color w:val="000000" w:themeColor="text1"/>
          </w:rPr>
          <w:t>1.5</w:t>
        </w:r>
      </w:ins>
      <w:r w:rsidR="006F071D" w:rsidRPr="00E85AFA">
        <w:rPr>
          <w:rFonts w:eastAsia="Times New Roman"/>
          <w:bCs/>
          <w:color w:val="222222"/>
          <w:shd w:val="clear" w:color="auto" w:fill="FFFFFF"/>
        </w:rPr>
        <w:t>°</w:t>
      </w:r>
      <w:r w:rsidR="006F071D" w:rsidRPr="00E85AFA">
        <w:rPr>
          <w:color w:val="000000" w:themeColor="text1"/>
        </w:rPr>
        <w:t>C</w:t>
      </w:r>
      <w:r w:rsidR="006F071D">
        <w:rPr>
          <w:color w:val="000000" w:themeColor="text1"/>
        </w:rPr>
        <w:t xml:space="preserve"> anomaly</w:t>
      </w:r>
      <w:r w:rsidRPr="00E85AFA">
        <w:t xml:space="preserve"> in men aged 15-24 years (</w:t>
      </w:r>
      <w:r w:rsidR="00EF4FC9" w:rsidRPr="00E85AFA">
        <w:t xml:space="preserve">Figure </w:t>
      </w:r>
      <w:del w:id="65" w:author="Robbie Parks" w:date="2019-11-07T09:11:00Z">
        <w:r w:rsidR="009C39F3">
          <w:delText>5</w:delText>
        </w:r>
      </w:del>
      <w:ins w:id="66" w:author="Robbie Parks" w:date="2019-11-07T09:11:00Z">
        <w:r w:rsidR="00D16DC8">
          <w:t>4</w:t>
        </w:r>
      </w:ins>
      <w:r w:rsidRPr="00E85AFA">
        <w:t>)</w:t>
      </w:r>
      <w:r w:rsidR="00367BD4" w:rsidRPr="00E85AFA">
        <w:t>.</w:t>
      </w:r>
      <w:r w:rsidRPr="00E85AFA">
        <w:t xml:space="preserve"> </w:t>
      </w:r>
      <w:r w:rsidR="00367BD4" w:rsidRPr="00E85AFA">
        <w:t>T</w:t>
      </w:r>
      <w:r w:rsidRPr="00E85AFA">
        <w:t xml:space="preserve">he smallest proportional increase was that of assault and suicide (less than </w:t>
      </w:r>
      <w:del w:id="67" w:author="Robbie Parks" w:date="2019-11-07T09:11:00Z">
        <w:r w:rsidR="006864D8">
          <w:delText>4</w:delText>
        </w:r>
      </w:del>
      <w:ins w:id="68" w:author="Robbie Parks" w:date="2019-11-07T09:11:00Z">
        <w:r w:rsidR="008847C3">
          <w:t>3</w:t>
        </w:r>
      </w:ins>
      <w:r w:rsidRPr="00E85AFA">
        <w:t xml:space="preserve">% in all age and sex groups). There was a larger percent increase in transport deaths for males than for females, especially in young and middle-ages (e.g., </w:t>
      </w:r>
      <w:r w:rsidR="00B93C15">
        <w:rPr>
          <w:rFonts w:eastAsia="Times New Roman"/>
          <w:color w:val="000000"/>
        </w:rPr>
        <w:t>2</w:t>
      </w:r>
      <w:r w:rsidRPr="00E85AFA">
        <w:rPr>
          <w:rFonts w:eastAsia="Times New Roman"/>
          <w:color w:val="000000"/>
        </w:rPr>
        <w:t>.</w:t>
      </w:r>
      <w:del w:id="69" w:author="Robbie Parks" w:date="2019-11-07T09:11:00Z">
        <w:r w:rsidR="00B93C15">
          <w:rPr>
            <w:rFonts w:eastAsia="Times New Roman"/>
            <w:color w:val="000000"/>
          </w:rPr>
          <w:delText>7</w:delText>
        </w:r>
        <w:r w:rsidRPr="00E85AFA">
          <w:rPr>
            <w:rFonts w:eastAsia="Times New Roman"/>
            <w:color w:val="000000"/>
          </w:rPr>
          <w:delText>% (</w:delText>
        </w:r>
      </w:del>
      <w:ins w:id="70" w:author="Robbie Parks" w:date="2019-11-07T09:11:00Z">
        <w:r w:rsidR="001B2C85">
          <w:rPr>
            <w:rFonts w:eastAsia="Times New Roman"/>
            <w:color w:val="000000"/>
          </w:rPr>
          <w:t>0</w:t>
        </w:r>
        <w:r w:rsidRPr="00E85AFA">
          <w:rPr>
            <w:rFonts w:eastAsia="Times New Roman"/>
            <w:color w:val="000000"/>
          </w:rPr>
          <w:t>% (</w:t>
        </w:r>
        <w:r w:rsidR="001B2C85">
          <w:rPr>
            <w:rFonts w:eastAsia="Times New Roman"/>
            <w:color w:val="000000"/>
          </w:rPr>
          <w:t>1</w:t>
        </w:r>
        <w:r w:rsidRPr="00E85AFA">
          <w:rPr>
            <w:rFonts w:eastAsia="Times New Roman"/>
            <w:color w:val="000000"/>
          </w:rPr>
          <w:t>.</w:t>
        </w:r>
        <w:r w:rsidR="001B2C85">
          <w:rPr>
            <w:rFonts w:eastAsia="Times New Roman"/>
            <w:color w:val="000000"/>
          </w:rPr>
          <w:t>6</w:t>
        </w:r>
        <w:r w:rsidRPr="00E85AFA">
          <w:rPr>
            <w:rFonts w:eastAsia="Times New Roman"/>
            <w:color w:val="000000"/>
          </w:rPr>
          <w:t xml:space="preserve">, </w:t>
        </w:r>
      </w:ins>
      <w:r w:rsidR="001B2C85">
        <w:rPr>
          <w:rFonts w:eastAsia="Times New Roman"/>
          <w:color w:val="000000"/>
        </w:rPr>
        <w:t>2</w:t>
      </w:r>
      <w:r w:rsidRPr="00E85AFA">
        <w:rPr>
          <w:rFonts w:eastAsia="Times New Roman"/>
          <w:color w:val="000000"/>
        </w:rPr>
        <w:t>.</w:t>
      </w:r>
      <w:del w:id="71" w:author="Robbie Parks" w:date="2019-11-07T09:11:00Z">
        <w:r w:rsidR="00B93C15">
          <w:rPr>
            <w:rFonts w:eastAsia="Times New Roman"/>
            <w:color w:val="000000"/>
          </w:rPr>
          <w:delText>1</w:delText>
        </w:r>
        <w:r w:rsidRPr="00E85AFA">
          <w:rPr>
            <w:rFonts w:eastAsia="Times New Roman"/>
            <w:color w:val="000000"/>
          </w:rPr>
          <w:delText xml:space="preserve">, </w:delText>
        </w:r>
        <w:r w:rsidR="00B93C15">
          <w:rPr>
            <w:rFonts w:eastAsia="Times New Roman"/>
            <w:color w:val="000000"/>
          </w:rPr>
          <w:delText>3</w:delText>
        </w:r>
        <w:r w:rsidRPr="00E85AFA">
          <w:rPr>
            <w:rFonts w:eastAsia="Times New Roman"/>
            <w:color w:val="000000"/>
          </w:rPr>
          <w:delText>.</w:delText>
        </w:r>
        <w:r w:rsidR="00B93C15">
          <w:rPr>
            <w:rFonts w:eastAsia="Times New Roman"/>
            <w:color w:val="000000"/>
          </w:rPr>
          <w:delText>4</w:delText>
        </w:r>
      </w:del>
      <w:ins w:id="72" w:author="Robbie Parks" w:date="2019-11-07T09:11:00Z">
        <w:r w:rsidR="001B2C85">
          <w:rPr>
            <w:rFonts w:eastAsia="Times New Roman"/>
            <w:color w:val="000000"/>
          </w:rPr>
          <w:t>6</w:t>
        </w:r>
      </w:ins>
      <w:r w:rsidRPr="00E85AFA">
        <w:rPr>
          <w:rFonts w:eastAsia="Times New Roman"/>
          <w:color w:val="000000"/>
        </w:rPr>
        <w:t>)</w:t>
      </w:r>
      <w:r w:rsidRPr="00E85AFA">
        <w:t xml:space="preserve"> for 25-34 year old men versus </w:t>
      </w:r>
      <w:r w:rsidR="00B93C15">
        <w:t>0</w:t>
      </w:r>
      <w:r w:rsidRPr="00E85AFA">
        <w:t>.</w:t>
      </w:r>
      <w:del w:id="73" w:author="Robbie Parks" w:date="2019-11-07T09:11:00Z">
        <w:r w:rsidR="00B93C15">
          <w:delText>7</w:delText>
        </w:r>
      </w:del>
      <w:ins w:id="74" w:author="Robbie Parks" w:date="2019-11-07T09:11:00Z">
        <w:r w:rsidR="001B2C85">
          <w:t>5</w:t>
        </w:r>
      </w:ins>
      <w:r w:rsidRPr="00E85AFA">
        <w:t>% (</w:t>
      </w:r>
      <w:r w:rsidR="00EE6FBE" w:rsidRPr="00E85AFA">
        <w:t>-</w:t>
      </w:r>
      <w:r w:rsidR="00B93C15">
        <w:t>0</w:t>
      </w:r>
      <w:r w:rsidRPr="00E85AFA">
        <w:t>.</w:t>
      </w:r>
      <w:del w:id="75" w:author="Robbie Parks" w:date="2019-11-07T09:11:00Z">
        <w:r w:rsidR="00B93C15">
          <w:delText>4</w:delText>
        </w:r>
      </w:del>
      <w:ins w:id="76" w:author="Robbie Parks" w:date="2019-11-07T09:11:00Z">
        <w:r w:rsidR="00C41D2A">
          <w:t>3</w:t>
        </w:r>
      </w:ins>
      <w:r w:rsidRPr="00E85AFA">
        <w:t xml:space="preserve">, </w:t>
      </w:r>
      <w:r w:rsidR="00B93C15">
        <w:t>1</w:t>
      </w:r>
      <w:r w:rsidRPr="00E85AFA">
        <w:t>.</w:t>
      </w:r>
      <w:del w:id="77" w:author="Robbie Parks" w:date="2019-11-07T09:11:00Z">
        <w:r w:rsidR="00B93C15">
          <w:delText>9</w:delText>
        </w:r>
      </w:del>
      <w:ins w:id="78" w:author="Robbie Parks" w:date="2019-11-07T09:11:00Z">
        <w:r w:rsidR="00C41D2A">
          <w:t>4</w:t>
        </w:r>
      </w:ins>
      <w:r w:rsidRPr="00E85AFA">
        <w:t>) for women of the same age) (</w:t>
      </w:r>
      <w:r w:rsidR="009C39F3" w:rsidRPr="00E85AFA">
        <w:t xml:space="preserve">Figure </w:t>
      </w:r>
      <w:del w:id="79" w:author="Robbie Parks" w:date="2019-11-07T09:11:00Z">
        <w:r w:rsidR="009C39F3">
          <w:delText>5</w:delText>
        </w:r>
      </w:del>
      <w:ins w:id="80" w:author="Robbie Parks" w:date="2019-11-07T09:11:00Z">
        <w:r w:rsidR="00D16DC8">
          <w:t>4</w:t>
        </w:r>
      </w:ins>
      <w:r w:rsidRPr="00E85AFA">
        <w:t>).</w:t>
      </w:r>
    </w:p>
    <w:p w14:paraId="5B0E0243" w14:textId="77777777" w:rsidR="00370E83" w:rsidRPr="00E85AFA" w:rsidRDefault="00370E83" w:rsidP="00370E83">
      <w:pPr>
        <w:spacing w:line="480" w:lineRule="auto"/>
        <w:jc w:val="both"/>
        <w:rPr>
          <w:del w:id="81" w:author="Robbie Parks" w:date="2019-11-07T09:11:00Z"/>
          <w:color w:val="000000" w:themeColor="text1"/>
        </w:rPr>
      </w:pPr>
    </w:p>
    <w:p w14:paraId="4379B063" w14:textId="77777777" w:rsidR="00F82744" w:rsidRPr="00E85AFA" w:rsidRDefault="00F82744" w:rsidP="00F82744">
      <w:pPr>
        <w:spacing w:line="480" w:lineRule="auto"/>
        <w:jc w:val="both"/>
        <w:rPr>
          <w:del w:id="82" w:author="Robbie Parks" w:date="2019-11-07T09:11:00Z"/>
        </w:rPr>
      </w:pPr>
      <w:del w:id="83" w:author="Robbie Parks" w:date="2019-11-07T09:11:00Z">
        <w:r w:rsidRPr="00E85AFA">
          <w:delText>That anomalously warm temperature influences deaths from drowning, although not previously quantified, is highly plausible because swimming is likely to be more common when temperature is higher. The higher relative and absolute impacts on men compared with women may reflect differences in</w:delText>
        </w:r>
        <w:r w:rsidR="009461ED" w:rsidRPr="00E85AFA">
          <w:delText xml:space="preserve"> their</w:delText>
        </w:r>
        <w:r w:rsidRPr="00E85AFA">
          <w:delText xml:space="preserve"> behavio</w:delText>
        </w:r>
        <w:r w:rsidR="00E85AFA">
          <w:delText>u</w:delText>
        </w:r>
        <w:r w:rsidRPr="00E85AFA">
          <w:delText>r</w:delText>
        </w:r>
        <w:r w:rsidR="009461ED" w:rsidRPr="00E85AFA">
          <w:delText>s</w:delText>
        </w:r>
        <w:r w:rsidRPr="00E85AFA">
          <w:delText xml:space="preserve">. For example, over half of swimming deaths for males occur in natural water, compared to about </w:delText>
        </w:r>
        <w:r w:rsidR="00367BD4" w:rsidRPr="00E85AFA">
          <w:delText xml:space="preserve">one </w:delText>
        </w:r>
        <w:r w:rsidRPr="00E85AFA">
          <w:delText>quarter for females</w:delText>
        </w:r>
        <w:r w:rsidR="009E4104">
          <w:delText>.</w:delText>
        </w:r>
        <w:r w:rsidRPr="00E85AFA">
          <w:fldChar w:fldCharType="begin" w:fldLock="1"/>
        </w:r>
        <w:r w:rsidR="00CB6158">
          <w:del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26&lt;/sup&gt;","plainTextFormattedCitation":"26","previouslyFormattedCitation":"&lt;sup&gt;26&lt;/sup&gt;"},"properties":{"noteIndex":0},"schema":"https://github.com/citation-style-language/schema/raw/master/csl-citation.json"}</w:delInstrText>
        </w:r>
        <w:r w:rsidRPr="00E85AFA">
          <w:fldChar w:fldCharType="separate"/>
        </w:r>
        <w:r w:rsidR="009C2E1F" w:rsidRPr="009C2E1F">
          <w:rPr>
            <w:noProof/>
            <w:vertAlign w:val="superscript"/>
          </w:rPr>
          <w:delText>26</w:delText>
        </w:r>
        <w:r w:rsidRPr="00E85AFA">
          <w:fldChar w:fldCharType="end"/>
        </w:r>
        <w:r w:rsidRPr="00E85AFA">
          <w:delText xml:space="preserve"> </w:delText>
        </w:r>
        <w:r w:rsidR="00367BD4" w:rsidRPr="00E85AFA">
          <w:delText>T</w:delText>
        </w:r>
        <w:r w:rsidRPr="00E85AFA">
          <w:delText>he former</w:delText>
        </w:r>
        <w:r w:rsidR="00367BD4" w:rsidRPr="00E85AFA">
          <w:delText xml:space="preserve"> may rise more</w:delText>
        </w:r>
        <w:r w:rsidRPr="00E85AFA">
          <w:delText xml:space="preserve"> in warmer weather. Similarly, deaths from falls</w:delText>
        </w:r>
        <w:r w:rsidR="00413F8E" w:rsidRPr="00E85AFA">
          <w:delText xml:space="preserve"> declined more</w:delText>
        </w:r>
        <w:r w:rsidRPr="00E85AFA">
          <w:delText xml:space="preserve"> in older ages because falls in </w:delText>
        </w:r>
        <w:r w:rsidR="00413F8E" w:rsidRPr="00E85AFA">
          <w:delText>the elderly</w:delText>
        </w:r>
        <w:r w:rsidRPr="00E85AFA">
          <w:delText xml:space="preserve"> are more likely to be due to slipping on ice than </w:delText>
        </w:r>
        <w:r w:rsidR="00413F8E" w:rsidRPr="00E85AFA">
          <w:delText xml:space="preserve">those in </w:delText>
        </w:r>
        <w:r w:rsidRPr="00E85AFA">
          <w:delText xml:space="preserve">younger </w:delText>
        </w:r>
        <w:r w:rsidR="00413F8E" w:rsidRPr="00E85AFA">
          <w:delText>people</w:delText>
        </w:r>
        <w:r w:rsidRPr="00E85AFA">
          <w:delText>.</w:delText>
        </w:r>
        <w:r w:rsidRPr="00E85AFA">
          <w:fldChar w:fldCharType="begin" w:fldLock="1"/>
        </w:r>
        <w:r w:rsidR="00CB6158">
          <w:del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literature","type":"article-journal"},"uris":["http://www.mendeley.com/documents/?uuid=af7c22cf-31d9-47de-875d-3940482c4d6e"]},{"id":"ITEM-2","itemData":{"DOI":"10.1093/aje/kww219","author":[{"dropping-particle":"","family":"Bobb","given":"Jennifer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Epidemiology","id":"ITEM-2","issue":"4","issued":{"date-parts":[["2017"]]},"page":"283-294","title":"Time-course of cause-specific hospital admissions during snowstorms: an analysis of electronic medical records from major hospitals in Boston, Massachusetts","type":"article-journal","volume":"185"},"uris":["http://www.mendeley.com/documents/?uuid=c57beeb9-12d7-4632-8750-af150c08e6fd"]},{"id":"ITEM-3","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Society","id":"ITEM-3","issued":{"date-parts":[["2010"]]},"title":"Indoor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27–29&lt;/sup&gt;","plainTextFormattedCitation":"27–29","previouslyFormattedCitation":"&lt;sup&gt;27–29&lt;/sup&gt;"},"properties":{"noteIndex":0},"schema":"https://github.com/citation-style-language/schema/raw/master/csl-citation.json"}</w:delInstrText>
        </w:r>
        <w:r w:rsidRPr="00E85AFA">
          <w:fldChar w:fldCharType="separate"/>
        </w:r>
        <w:r w:rsidR="009C2E1F" w:rsidRPr="009C2E1F">
          <w:rPr>
            <w:noProof/>
            <w:vertAlign w:val="superscript"/>
          </w:rPr>
          <w:delText>27–29</w:delText>
        </w:r>
        <w:r w:rsidRPr="00E85AFA">
          <w:fldChar w:fldCharType="end"/>
        </w:r>
      </w:del>
    </w:p>
    <w:p w14:paraId="2E709CF5" w14:textId="77777777" w:rsidR="00F82744" w:rsidRPr="00E85AFA" w:rsidRDefault="00F82744" w:rsidP="00F82744">
      <w:pPr>
        <w:spacing w:line="480" w:lineRule="auto"/>
        <w:jc w:val="both"/>
        <w:rPr>
          <w:del w:id="84" w:author="Robbie Parks" w:date="2019-11-07T09:11:00Z"/>
        </w:rPr>
      </w:pPr>
    </w:p>
    <w:p w14:paraId="3142386C" w14:textId="77777777" w:rsidR="00F82744" w:rsidRPr="00E85AFA" w:rsidRDefault="00F82744" w:rsidP="00F82744">
      <w:pPr>
        <w:spacing w:line="480" w:lineRule="auto"/>
        <w:jc w:val="both"/>
        <w:rPr>
          <w:del w:id="85" w:author="Robbie Parks" w:date="2019-11-07T09:11:00Z"/>
        </w:rPr>
      </w:pPr>
      <w:del w:id="86" w:author="Robbie Parks" w:date="2019-11-07T09:11:00Z">
        <w:r w:rsidRPr="00E85AFA">
          <w:lastRenderedPageBreak/>
          <w:delText>The pathways from anomalous temperature to transport injury are more varied.  Firstly, driving performance deteriorates at higher temperatures.</w:delText>
        </w:r>
        <w:r w:rsidRPr="00E85AFA">
          <w:fldChar w:fldCharType="begin" w:fldLock="1"/>
        </w:r>
        <w:r w:rsidR="00E44DE4" w:rsidRPr="00E85AFA">
          <w:del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lt;sup&gt;16–19&lt;/sup&gt;","plainTextFormattedCitation":"16–19","previouslyFormattedCitation":"&lt;sup&gt;16–19&lt;/sup&gt;"},"properties":{"noteIndex":0},"schema":"https://github.com/citation-style-language/schema/raw/master/csl-citation.json"}</w:delInstrText>
        </w:r>
        <w:r w:rsidRPr="00E85AFA">
          <w:fldChar w:fldCharType="separate"/>
        </w:r>
        <w:r w:rsidR="00112889" w:rsidRPr="00E85AFA">
          <w:rPr>
            <w:noProof/>
            <w:vertAlign w:val="superscript"/>
          </w:rPr>
          <w:delText>16–19</w:delText>
        </w:r>
        <w:r w:rsidRPr="00E85AFA">
          <w:fldChar w:fldCharType="end"/>
        </w:r>
        <w:r w:rsidRPr="00E85AFA">
          <w:delText xml:space="preserve"> Further, alcohol consumption increases </w:delText>
        </w:r>
        <w:r w:rsidR="00413F8E" w:rsidRPr="00E85AFA">
          <w:delText>in</w:delText>
        </w:r>
        <w:r w:rsidRPr="00E85AFA">
          <w:delText xml:space="preserve"> warm temperature</w:delText>
        </w:r>
        <w:r w:rsidR="00413F8E" w:rsidRPr="00E85AFA">
          <w:delText>s</w:delText>
        </w:r>
        <w:r w:rsidRPr="00E85AFA">
          <w:delText>,</w:delText>
        </w:r>
        <w:r w:rsidRPr="00E85AFA">
          <w:fldChar w:fldCharType="begin" w:fldLock="1"/>
        </w:r>
        <w:r w:rsidR="005E4E88">
          <w:del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22&lt;/sup&gt;","plainTextFormattedCitation":"22","previouslyFormattedCitation":"&lt;sup&gt;22&lt;/sup&gt;"},"properties":{"noteIndex":0},"schema":"https://github.com/citation-style-language/schema/raw/master/csl-citation.json"}</w:delInstrText>
        </w:r>
        <w:r w:rsidRPr="00E85AFA">
          <w:fldChar w:fldCharType="separate"/>
        </w:r>
        <w:r w:rsidR="009C1C41" w:rsidRPr="009C1C41">
          <w:rPr>
            <w:noProof/>
            <w:vertAlign w:val="superscript"/>
          </w:rPr>
          <w:delText>22</w:delText>
        </w:r>
        <w:r w:rsidRPr="00E85AFA">
          <w:fldChar w:fldCharType="end"/>
        </w:r>
        <w:r w:rsidRPr="00E85AFA">
          <w:delText xml:space="preserve"> </w:delText>
        </w:r>
        <w:r w:rsidR="00413F8E" w:rsidRPr="00E85AFA">
          <w:delText>which also provides an explanation for</w:delText>
        </w:r>
        <w:r w:rsidRPr="00E85AFA">
          <w:delText xml:space="preserve"> why teenagers, who are more likely than other age groups to crash while intoxicated,</w:delText>
        </w:r>
        <w:r w:rsidRPr="00E85AFA">
          <w:fldChar w:fldCharType="begin" w:fldLock="1"/>
        </w:r>
        <w:r w:rsidR="009C2E1F">
          <w:del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30&lt;/sup&gt;","plainTextFormattedCitation":"30","previouslyFormattedCitation":"&lt;sup&gt;30&lt;/sup&gt;"},"properties":{"noteIndex":0},"schema":"https://github.com/citation-style-language/schema/raw/master/csl-citation.json"}</w:delInstrText>
        </w:r>
        <w:r w:rsidRPr="00E85AFA">
          <w:fldChar w:fldCharType="separate"/>
        </w:r>
        <w:r w:rsidR="009C2E1F" w:rsidRPr="009C2E1F">
          <w:rPr>
            <w:noProof/>
            <w:vertAlign w:val="superscript"/>
          </w:rPr>
          <w:delText>30</w:delText>
        </w:r>
        <w:r w:rsidRPr="00E85AFA">
          <w:fldChar w:fldCharType="end"/>
        </w:r>
        <w:r w:rsidRPr="00E85AFA">
          <w:delText xml:space="preserve"> experience a larger proportional rise in deaths from transport when temperatures are anomalously warm</w:delText>
        </w:r>
        <w:r w:rsidR="00413F8E" w:rsidRPr="00E85AFA">
          <w:delText xml:space="preserve"> than older adults</w:delText>
        </w:r>
        <w:r w:rsidRPr="00E85AFA">
          <w:delText>. Lastly, warmer temperatures generally increase road traffic in North America;</w:delText>
        </w:r>
        <w:r w:rsidRPr="00E85AFA">
          <w:fldChar w:fldCharType="begin" w:fldLock="1"/>
        </w:r>
        <w:r w:rsidR="005741CE">
          <w:del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volumes","type":"article-journal"},"uris":["http://www.mendeley.com/documents/?uuid=36c36c60-8d3c-4b43-b6bb-1952364e30c8"]},{"id":"ITEM-5","itemData":{"DOI":"10.1136/injuryprev-2017-042419","ISSN":"14755785","abstract":"In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Prevention","id":"ITEM-5","issued":{"date-parts":[["2018"]]},"title":"Climate change, weather and road deaths","type":"article-journal"},"uris":["http://www.mendeley.com/documents/?uuid=2805dd90-a6e0-4ea1-ad7e-03291693f0d1"]},{"id":"ITEM-6","itemData":{"DOI":"10.1016/j.jth.2018.04.005","ISSN":"22141405","abstract":"Previous research attributed the reversal in the trend of road death rates in the U.S. during 2015 primarily to increase in road use related to higher temperature but another study said it was due to reduced unemployment. Road deaths increased again during 2016 extending the reversal. This study examines the association of road deaths per population among the 48 contiguous U.S. states to average annual temperature, precipitation, unemployment, insurance cost, gasoline prices, registered vehicles per population, mix of types of vehicles and median age of the population using logistic regression. Least squares regression is used to examine the association of miles traveled per vehicle to average annual temperatures, unemployment, insurance costs and gasoline prices. The association of national unemployment trend and road death trend is examined using least squares regression. Per population, road deaths are more frequent where average monthly temperatures are higher consistently from year to year. Predictions of road deaths using only national trends in unemployment and vehicle miles traveled are unreliable. The association of unemployment with road deaths per population among U.S. states is different in recessions than when the economy has largely recovered. When unemployment is declining, road deaths are reduced, other thing being equal, likely due in part to increased sales of new vehicles with improved safety technology as prosperity increases. Miles driven per vehicle among U.S. states are higher in warmer states but are unrelated to unemployment, insurance costs, and gasoline prices. Teenaged licensure declines as insurance costs, gasoline prices and unemployment increases in selected years. The increase in deaths during 2015–2016 was mainly related to warming temperatures, lower gasoline prices and increased use of trucks as a percent of registered vehicles, not reduced unemployment.","author":[{"dropping-particle":"","family":"Robertson","given":"Leon S.","non-dropping-particle":"","parse-names":false,"suffix":""}],"container-title":"Journal of Transport and Health","id":"ITEM-6","issued":{"date-parts":[["2018"]]},"title":"Reversal of the road death trend in the U.S. in 2015–2016: An examination of the climate and economic hypotheses","type":"article-journal"},"uris":["http://www.mendeley.com/documents/?uuid=8ad5ba28-1117-4ecd-a049-7909319349c5"]}],"mendeley":{"formattedCitation":"&lt;sup&gt;12–15,20,21&lt;/sup&gt;","plainTextFormattedCitation":"12–15,20,21","previouslyFormattedCitation":"&lt;sup&gt;12–15,20,21&lt;/sup&gt;"},"properties":{"noteIndex":0},"schema":"https://github.com/citation-style-language/schema/raw/master/csl-citation.json"}</w:delInstrText>
        </w:r>
        <w:r w:rsidRPr="00E85AFA">
          <w:fldChar w:fldCharType="separate"/>
        </w:r>
        <w:r w:rsidR="00CB6158" w:rsidRPr="00CB6158">
          <w:rPr>
            <w:noProof/>
            <w:vertAlign w:val="superscript"/>
          </w:rPr>
          <w:delText>12–15,20,21</w:delText>
        </w:r>
        <w:r w:rsidRPr="00E85AFA">
          <w:fldChar w:fldCharType="end"/>
        </w:r>
        <w:r w:rsidRPr="00E85AFA">
          <w:delText xml:space="preserve"> </w:delText>
        </w:r>
        <w:r w:rsidR="00413F8E" w:rsidRPr="00E85AFA">
          <w:delText xml:space="preserve">coupled with </w:delText>
        </w:r>
        <w:r w:rsidRPr="00E85AFA">
          <w:delText>more people outdoors in warmer weather,</w:delText>
        </w:r>
        <w:r w:rsidRPr="00E85AFA">
          <w:fldChar w:fldCharType="begin" w:fldLock="1"/>
        </w:r>
        <w:r w:rsidR="009C2E1F">
          <w:delInstrText>ADDIN CSL_CITATION {"citationItems":[{"id":"ITEM-1","itemData":{"DOI":"10.1086/671766","ISBN":"03190781","ISSN":"0734-306X","PMID":"9726847","abstract":"We estimate the impacts of temperature on time allocation by exploiting plausibly exogenous variation in temperature over time within counties. Temperature increases at the higher end of the distribution reduce hours worked in industries with high exposure to climate and reduce time allocated to outdoor leisure for the nonemployed, with this time reallocated to indoor leisure. At the lower end of the distribution, time allocated to labor is nonresponsive to temperature increases, but outdoor leisure increases while indoor leisure decreases as temperature warms. We also find suggestive evidence of short-run adaptation to higher temperatures through temporal substitutions and acclimatization. [PUBLICATION ABSTRACT] Reprinted by permission of the University of Chicago Press. © All rights reserved","author":[{"dropping-particle":"","family":"Graff Zivin","given":"Joshua","non-dropping-particle":"","parse-names":false,"suffix":""},{"dropping-particle":"","family":"Neidell","given":"Matthew","non-dropping-particle":"","parse-names":false,"suffix":""}],"container-title":"Journal of Labor Economics","id":"ITEM-1","issued":{"date-parts":[["2014"]]},"title":"Temperature and the allocation of time: implications for climate change","type":"article-journal"},"uris":["http://www.mendeley.com/documents/?uuid=e331d2f6-b09f-4d6f-a52e-51c0a2341df7"]}],"mendeley":{"formattedCitation":"&lt;sup&gt;31&lt;/sup&gt;","plainTextFormattedCitation":"31","previouslyFormattedCitation":"&lt;sup&gt;31&lt;/sup&gt;"},"properties":{"noteIndex":0},"schema":"https://github.com/citation-style-language/schema/raw/master/csl-citation.json"}</w:delInstrText>
        </w:r>
        <w:r w:rsidRPr="00E85AFA">
          <w:fldChar w:fldCharType="separate"/>
        </w:r>
        <w:r w:rsidR="009C2E1F" w:rsidRPr="009C2E1F">
          <w:rPr>
            <w:noProof/>
            <w:vertAlign w:val="superscript"/>
          </w:rPr>
          <w:delText>31</w:delText>
        </w:r>
        <w:r w:rsidRPr="00E85AFA">
          <w:fldChar w:fldCharType="end"/>
        </w:r>
        <w:r w:rsidRPr="00E85AFA">
          <w:delText xml:space="preserve"> this</w:delText>
        </w:r>
        <w:r w:rsidR="00413F8E" w:rsidRPr="00E85AFA">
          <w:delText xml:space="preserve"> increase</w:delText>
        </w:r>
        <w:r w:rsidRPr="00E85AFA">
          <w:delText xml:space="preserve"> could lead to more fatal collisions.</w:delText>
        </w:r>
      </w:del>
    </w:p>
    <w:p w14:paraId="547B63C5" w14:textId="77777777" w:rsidR="00F82744" w:rsidRPr="00E85AFA" w:rsidRDefault="00F82744" w:rsidP="00F82744">
      <w:pPr>
        <w:spacing w:line="480" w:lineRule="auto"/>
        <w:jc w:val="both"/>
        <w:rPr>
          <w:del w:id="87" w:author="Robbie Parks" w:date="2019-11-07T09:11:00Z"/>
        </w:rPr>
      </w:pPr>
    </w:p>
    <w:p w14:paraId="1CAF62EC" w14:textId="77777777" w:rsidR="00F82744" w:rsidRPr="00E85AFA" w:rsidRDefault="00F82744" w:rsidP="00F82744">
      <w:pPr>
        <w:spacing w:line="480" w:lineRule="auto"/>
        <w:jc w:val="both"/>
        <w:rPr>
          <w:del w:id="88" w:author="Robbie Parks" w:date="2019-11-07T09:11:00Z"/>
        </w:rPr>
      </w:pPr>
      <w:del w:id="89" w:author="Robbie Parks" w:date="2019-11-07T09:11:00Z">
        <w:r w:rsidRPr="00E85AFA">
          <w:delText>Pathways linking anomalously high temperatures and deaths from assault and suicide are less established. One hypothesis is that, more time spent outdoors in anomalously warmer temperatures leads to an increased number of face-to-face interactions, and hence arguments, confrontations, and ultimately assaults.</w:delText>
        </w:r>
        <w:r w:rsidRPr="00E85AFA">
          <w:fldChar w:fldCharType="begin" w:fldLock="1"/>
        </w:r>
        <w:r w:rsidR="009C2E1F">
          <w:del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lt;sup&gt;32,33&lt;/sup&gt;","plainTextFormattedCitation":"32,33","previouslyFormattedCitation":"&lt;sup&gt;32,33&lt;/sup&gt;"},"properties":{"noteIndex":0},"schema":"https://github.com/citation-style-language/schema/raw/master/csl-citation.json"}</w:delInstrText>
        </w:r>
        <w:r w:rsidRPr="00E85AFA">
          <w:fldChar w:fldCharType="separate"/>
        </w:r>
        <w:r w:rsidR="009C2E1F" w:rsidRPr="009C2E1F">
          <w:rPr>
            <w:noProof/>
            <w:vertAlign w:val="superscript"/>
          </w:rPr>
          <w:delText>32,33</w:delText>
        </w:r>
        <w:r w:rsidRPr="00E85AFA">
          <w:fldChar w:fldCharType="end"/>
        </w:r>
        <w:r w:rsidRPr="00E85AFA">
          <w:delText xml:space="preserve"> These effects could be compounded by the greater anger levels linked to higher temperatures.</w:delText>
        </w:r>
        <w:r w:rsidR="00756CB3" w:rsidRPr="00E85AFA">
          <w:fldChar w:fldCharType="begin" w:fldLock="1"/>
        </w:r>
        <w:r w:rsidR="00756CB3">
          <w:del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aggression","type":"article-journal"},"uris":["http://www.mendeley.com/documents/?uuid=194c6594-6bed-45b8-b5f3-45ceaa11dc7d"]},{"id":"ITEM-3","itemData":{"DOI":"10.1111/1556-4029.12471","ISSN":"15564029","abstract":"This study focuses on the relationship between the incidence of homicide, rage, suicide, and psychiatric hospitalization as violent behaviors with temperature, humidity, and air pressure as specific meteorological variables in the city of Mashhad, in the northeast of Iran. The data were obtained from Iran Meteorological Organization, official registry of Legal Medicine Organization and the local psychiatric hospital, March 2009 to Feb 2010 daily and were analyzed with SPSS-14 using Pearson correlation coefficient, ANOVA, and post hoc analysis tests. The rates of rage and psychiatric admission had a significant relationship with the daily mean air temperature, minimum relative humidity, maximum relative humidity, minimum daily pressure, and maximum daily air pressure (p &lt; 0.0001). There was no significant correlation between homicide and suicide rates with any meteorological variables (p &gt; 0.05). We concluded that, the possibility of nonfatal violence and psychiatric hospitalization would increase in hot and arid weather with low air pressure. ? 2014 American Academy of Forensic Sciences.","author":[{"dropping-particle":"","family":"Talaei","given":"Ali","non-dropping-particle":"","parse-names":false,"suffix":""},{"dropping-particle":"","family":"Hedjazi","given":"Arya","non-dropping-particle":"","parse-names":false,"suffix":""},{"dropping-particle":"","family":"Rezaei Ardani","given":"Amir","non-dropping-particle":"","parse-names":false,"suffix":""},{"dropping-particle":"","family":"Fayyazi Bordbar","given":"Mohammad Reza","non-dropping-particle":"","parse-names":false,"suffix":""},{"dropping-particle":"","family":"Talaei","given":"Andisheh","non-dropping-particle":"","parse-names":false,"suffix":""}],"container-title":"Journal of Forensic Sciences","id":"ITEM-3","issued":{"date-parts":[["2014"]]},"title":"The relationship between meteorological conditions and homicide, suicide, rage, and psychiatric hospitalization","type":"article-journal"},"uris":["http://www.mendeley.com/documents/?uuid=b2d67578-1636-4d01-8db5-619c88d0b015"]}],"mendeley":{"formattedCitation":"&lt;sup&gt;23–25&lt;/sup&gt;","plainTextFormattedCitation":"23–25","previouslyFormattedCitation":"&lt;sup&gt;23–25&lt;/sup&gt;"},"properties":{"noteIndex":0},"schema":"https://github.com/citation-style-language/schema/raw/master/csl-citation.json"}</w:delInstrText>
        </w:r>
        <w:r w:rsidR="00756CB3" w:rsidRPr="00E85AFA">
          <w:fldChar w:fldCharType="separate"/>
        </w:r>
        <w:r w:rsidR="00756CB3" w:rsidRPr="009C2E1F">
          <w:rPr>
            <w:noProof/>
            <w:vertAlign w:val="superscript"/>
          </w:rPr>
          <w:delText>23–25</w:delText>
        </w:r>
        <w:r w:rsidR="00756CB3" w:rsidRPr="00E85AFA">
          <w:fldChar w:fldCharType="end"/>
        </w:r>
        <w:r w:rsidRPr="00E85AFA">
          <w:delText xml:space="preserve"> </w:delText>
        </w:r>
        <w:r w:rsidR="001869DA">
          <w:delText>However, further research</w:delText>
        </w:r>
        <w:r w:rsidR="00C7115E">
          <w:delText xml:space="preserve"> on the association of</w:delText>
        </w:r>
        <w:r w:rsidR="001869DA">
          <w:delText xml:space="preserve"> </w:delText>
        </w:r>
        <w:r w:rsidR="00C7115E">
          <w:delText>temperature</w:delText>
        </w:r>
        <w:r w:rsidR="001869DA">
          <w:delText xml:space="preserve"> and assault</w:delText>
        </w:r>
        <w:r w:rsidR="00C7115E">
          <w:delText>, and the factors mediating it,</w:delText>
        </w:r>
        <w:r w:rsidR="001869DA">
          <w:delText xml:space="preserve"> is </w:delText>
        </w:r>
        <w:r w:rsidR="00C7115E">
          <w:delText>needed</w:delText>
        </w:r>
        <w:r w:rsidR="001869DA">
          <w:delText>.</w:delText>
        </w:r>
        <w:r w:rsidR="00AA656B">
          <w:fldChar w:fldCharType="begin" w:fldLock="1"/>
        </w:r>
        <w:r w:rsidR="00924924">
          <w:delInstrText>ADDIN CSL_CITATION {"citationItems":[{"id":"ITEM-1","itemData":{"DOI":"10.1038/s41586-019-1300-6","ISSN":"14764687","abstract":"Research findings on the relationship between climate and conflict are diverse and contested. Here we assess the current understanding of the relationship between climate and conflict, based on the structured judgments of experts from diverse disciplines. These experts agree that climate has affected organized armed conflict within countries. However, other drivers, such as low socioeconomic development and low capabilities of the state, are judged to be substantially more influential, and the mechanisms of climate–conflict linkages remain a key uncertainty. Intensifying climate change is estimated to increase future risks of conflict.","author":[{"dropping-particle":"","family":"Mach","given":"Katharine J.","non-dropping-particle":"","parse-names":false,"suffix":""},{"dropping-particle":"","family":"Kraan","given":"Caroline M.","non-dropping-particle":"","parse-names":false,"suffix":""},{"dropping-particle":"","family":"Adger","given":"W. Neil","non-dropping-particle":"","parse-names":false,"suffix":""},{"dropping-particle":"","family":"Buhaug","given":"Halvard","non-dropping-particle":"","parse-names":false,"suffix":""},{"dropping-particle":"","family":"Burke","given":"Marshall","non-dropping-particle":"","parse-names":false,"suffix":""},{"dropping-particle":"","family":"Fearon","given":"James D.","non-dropping-particle":"","parse-names":false,"suffix":""},{"dropping-particle":"","family":"Field","given":"Christopher B.","non-dropping-particle":"","parse-names":false,"suffix":""},{"dropping-particle":"","family":"Hendrix","given":"Cullen S.","non-dropping-particle":"","parse-names":false,"suffix":""},{"dropping-particle":"","family":"Maystadt","given":"Jean Francois","non-dropping-particle":"","parse-names":false,"suffix":""},{"dropping-particle":"","family":"O’Loughlin","given":"John","non-dropping-particle":"","parse-names":false,"suffix":""},{"dropping-particle":"","family":"Roessler","given":"Philip","non-dropping-particle":"","parse-names":false,"suffix":""},{"dropping-particle":"","family":"Scheffran","given":"Jürgen","non-dropping-particle":"","parse-names":false,"suffix":""},{"dropping-particle":"","family":"Schultz","given":"Kenneth A.","non-dropping-particle":"","parse-names":false,"suffix":""},{"dropping-particle":"","family":"Uexkull","given":"Nina","non-dropping-particle":"von","parse-names":false,"suffix":""}],"container-title":"Nature","id":"ITEM-1","issued":{"date-parts":[["2019"]]},"title":"Climate as a risk factor for armed conflict","type":"article-journal"},"uris":["http://www.mendeley.com/documents/?uuid=e115c8e0-498e-45f1-ab41-e782df117315"]}],"mendeley":{"formattedCitation":"&lt;sup&gt;34&lt;/sup&gt;","plainTextFormattedCitation":"34","previouslyFormattedCitation":"&lt;sup&gt;34&lt;/sup&gt;"},"properties":{"noteIndex":0},"schema":"https://github.com/citation-style-language/schema/raw/master/csl-citation.json"}</w:delInstrText>
        </w:r>
        <w:r w:rsidR="00AA656B">
          <w:fldChar w:fldCharType="separate"/>
        </w:r>
        <w:r w:rsidR="00AA656B" w:rsidRPr="00AA656B">
          <w:rPr>
            <w:noProof/>
            <w:vertAlign w:val="superscript"/>
          </w:rPr>
          <w:delText>34</w:delText>
        </w:r>
        <w:r w:rsidR="00AA656B">
          <w:fldChar w:fldCharType="end"/>
        </w:r>
        <w:r w:rsidR="001869DA">
          <w:delText xml:space="preserve"> </w:delText>
        </w:r>
        <w:r w:rsidRPr="00E85AFA">
          <w:delText xml:space="preserve">Regarding suicide, </w:delText>
        </w:r>
        <w:r w:rsidR="00413F8E" w:rsidRPr="00E85AFA">
          <w:delText>it has been hypothesi</w:delText>
        </w:r>
        <w:r w:rsidR="0075565E" w:rsidRPr="00E85AFA">
          <w:delText>s</w:delText>
        </w:r>
        <w:r w:rsidR="00413F8E" w:rsidRPr="00E85AFA">
          <w:delText xml:space="preserve">ed that </w:delText>
        </w:r>
        <w:r w:rsidRPr="00E85AFA">
          <w:delText xml:space="preserve">higher temperature </w:delText>
        </w:r>
        <w:r w:rsidR="00413F8E" w:rsidRPr="00E85AFA">
          <w:delText>is</w:delText>
        </w:r>
        <w:r w:rsidRPr="00E85AFA">
          <w:delText xml:space="preserve"> associated with higher levels of distress in younger people.</w:delText>
        </w:r>
        <w:r w:rsidRPr="00E85AFA">
          <w:fldChar w:fldCharType="begin" w:fldLock="1"/>
        </w:r>
        <w:r w:rsidR="00924924">
          <w:del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lt;sup&gt;35&lt;/sup&gt;","plainTextFormattedCitation":"35","previouslyFormattedCitation":"&lt;sup&gt;35&lt;/sup&gt;"},"properties":{"noteIndex":0},"schema":"https://github.com/citation-style-language/schema/raw/master/csl-citation.json"}</w:delInstrText>
        </w:r>
        <w:r w:rsidRPr="00E85AFA">
          <w:fldChar w:fldCharType="separate"/>
        </w:r>
        <w:r w:rsidR="00AA656B" w:rsidRPr="00AA656B">
          <w:rPr>
            <w:noProof/>
            <w:vertAlign w:val="superscript"/>
          </w:rPr>
          <w:delText>35</w:delText>
        </w:r>
        <w:r w:rsidRPr="00E85AFA">
          <w:fldChar w:fldCharType="end"/>
        </w:r>
        <w:r w:rsidRPr="00E85AFA">
          <w:delText xml:space="preserve"> Nonetheless, </w:delText>
        </w:r>
        <w:r w:rsidR="00BD64FD" w:rsidRPr="00E85AFA">
          <w:delText xml:space="preserve">the mechanisms for the </w:delText>
        </w:r>
        <w:r w:rsidRPr="00E85AFA">
          <w:delText>links between temperature and mental health requires further investigation,</w:delText>
        </w:r>
        <w:r w:rsidR="00E44DE4" w:rsidRPr="00E85AFA">
          <w:delText xml:space="preserve"> i</w:delText>
        </w:r>
        <w:r w:rsidRPr="00E85AFA">
          <w:delText>ncluding whether the relationship varies by age and sex, as indicated by our results.</w:delText>
        </w:r>
        <w:r w:rsidR="00BD64FD" w:rsidRPr="00E85AFA">
          <w:delText xml:space="preserve"> Future research should also investigate the extent to which the increased risk of injury death as a result of anomalous temperature depends on community characteristics such as poverty and deprivation, quality of roads and housing, emergency response, and social services.</w:delText>
        </w:r>
      </w:del>
    </w:p>
    <w:p w14:paraId="0F72AFDC" w14:textId="77777777" w:rsidR="00324A84" w:rsidRPr="00E85AFA" w:rsidRDefault="00324A84" w:rsidP="00F82744">
      <w:pPr>
        <w:spacing w:line="480" w:lineRule="auto"/>
        <w:jc w:val="both"/>
        <w:rPr>
          <w:del w:id="90" w:author="Robbie Parks" w:date="2019-11-07T09:11:00Z"/>
        </w:rPr>
      </w:pPr>
    </w:p>
    <w:p w14:paraId="052EE3E9" w14:textId="76A4E8F1" w:rsidR="00370E83" w:rsidRPr="00E85AFA" w:rsidRDefault="00370E83" w:rsidP="00370E83">
      <w:pPr>
        <w:spacing w:line="480" w:lineRule="auto"/>
        <w:jc w:val="both"/>
        <w:rPr>
          <w:ins w:id="91" w:author="Robbie Parks" w:date="2019-11-07T09:11:00Z"/>
          <w:color w:val="000000" w:themeColor="text1"/>
        </w:rPr>
      </w:pPr>
    </w:p>
    <w:p w14:paraId="184DC918" w14:textId="6AF7AE84" w:rsidR="00F82744" w:rsidRPr="00E85AFA" w:rsidRDefault="00F82744" w:rsidP="00F82744">
      <w:pPr>
        <w:spacing w:line="480" w:lineRule="auto"/>
        <w:jc w:val="both"/>
        <w:rPr>
          <w:ins w:id="92" w:author="Robbie Parks" w:date="2019-11-07T09:11:00Z"/>
        </w:rPr>
      </w:pPr>
      <w:ins w:id="93" w:author="Robbie Parks" w:date="2019-11-07T09:11:00Z">
        <w:r w:rsidRPr="00E85AFA">
          <w:t xml:space="preserve">That anomalously warm temperature influences deaths from drowning, although not previously quantified, is highly plausible because swimming is likely to be more common when </w:t>
        </w:r>
        <w:r w:rsidRPr="00E85AFA">
          <w:lastRenderedPageBreak/>
          <w:t>temperature is higher. The higher relative and absolute impacts on men compared with women may reflect differences in</w:t>
        </w:r>
        <w:r w:rsidR="009461ED" w:rsidRPr="00E85AFA">
          <w:t xml:space="preserve"> their</w:t>
        </w:r>
        <w:r w:rsidRPr="00E85AFA">
          <w:t xml:space="preserve"> behavio</w:t>
        </w:r>
        <w:r w:rsidR="00E85AFA">
          <w:t>u</w:t>
        </w:r>
        <w:r w:rsidRPr="00E85AFA">
          <w:t>r</w:t>
        </w:r>
        <w:r w:rsidR="009461ED" w:rsidRPr="00E85AFA">
          <w:t>s</w:t>
        </w:r>
        <w:r w:rsidRPr="00E85AFA">
          <w:t xml:space="preserve">. For example, over half of swimming deaths for males occur in natural water, compared to about </w:t>
        </w:r>
        <w:r w:rsidR="00367BD4" w:rsidRPr="00E85AFA">
          <w:t xml:space="preserve">one </w:t>
        </w:r>
        <w:r w:rsidRPr="00E85AFA">
          <w:t>quarter for females</w:t>
        </w:r>
        <w:r w:rsidR="009E4104">
          <w:t>.</w:t>
        </w:r>
        <w:r w:rsidRPr="00E85AFA">
          <w:fldChar w:fldCharType="begin" w:fldLock="1"/>
        </w:r>
        <w:r w:rsidR="00EF1DA9">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28&lt;/sup&gt;","plainTextFormattedCitation":"28","previouslyFormattedCitation":"&lt;sup&gt;28&lt;/sup&gt;"},"properties":{"noteIndex":0},"schema":"https://github.com/citation-style-language/schema/raw/master/csl-citation.json"}</w:instrText>
        </w:r>
        <w:r w:rsidRPr="00E85AFA">
          <w:fldChar w:fldCharType="separate"/>
        </w:r>
        <w:r w:rsidR="00EF1DA9" w:rsidRPr="00EF1DA9">
          <w:rPr>
            <w:noProof/>
            <w:vertAlign w:val="superscript"/>
          </w:rPr>
          <w:t>28</w:t>
        </w:r>
        <w:r w:rsidRPr="00E85AFA">
          <w:fldChar w:fldCharType="end"/>
        </w:r>
        <w:r w:rsidRPr="00E85AFA">
          <w:t xml:space="preserve"> </w:t>
        </w:r>
        <w:r w:rsidR="00367BD4" w:rsidRPr="00E85AFA">
          <w:t>T</w:t>
        </w:r>
        <w:r w:rsidRPr="00E85AFA">
          <w:t>he former</w:t>
        </w:r>
        <w:r w:rsidR="00367BD4" w:rsidRPr="00E85AFA">
          <w:t xml:space="preserve"> may rise more</w:t>
        </w:r>
        <w:r w:rsidRPr="00E85AFA">
          <w:t xml:space="preserve"> in warmer weather. Similarly, deaths from falls</w:t>
        </w:r>
        <w:r w:rsidR="00413F8E" w:rsidRPr="00E85AFA">
          <w:t xml:space="preserve"> declined more</w:t>
        </w:r>
        <w:r w:rsidRPr="00E85AFA">
          <w:t xml:space="preserve"> in older ages because falls in </w:t>
        </w:r>
        <w:r w:rsidR="00413F8E" w:rsidRPr="00E85AFA">
          <w:t>the elderly</w:t>
        </w:r>
        <w:r w:rsidRPr="00E85AFA">
          <w:t xml:space="preserve"> are more likely to be due to slipping on ice than </w:t>
        </w:r>
        <w:r w:rsidR="00413F8E" w:rsidRPr="00E85AFA">
          <w:t xml:space="preserve">those in </w:t>
        </w:r>
        <w:r w:rsidRPr="00E85AFA">
          <w:t xml:space="preserve">younger </w:t>
        </w:r>
        <w:r w:rsidR="00413F8E" w:rsidRPr="00E85AFA">
          <w:t>people</w:t>
        </w:r>
        <w:r w:rsidRPr="00E85AFA">
          <w:t>.</w:t>
        </w:r>
        <w:r w:rsidRPr="00E85AFA">
          <w:fldChar w:fldCharType="begin" w:fldLock="1"/>
        </w:r>
        <w:r w:rsidR="00EF1DA9">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literature","type":"article-journal"},"uris":["http://www.mendeley.com/documents/?uuid=af7c22cf-31d9-47de-875d-3940482c4d6e"]},{"id":"ITEM-2","itemData":{"DOI":"10.1093/aje/kww219","author":[{"dropping-particle":"","family":"Bobb","given":"Jennifer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Epidemiology","id":"ITEM-2","issue":"4","issued":{"date-parts":[["2017"]]},"page":"283-294","title":"Time-course of cause-specific hospital admissions during snowstorms: an analysis of electronic medical records from major hospitals in Boston, Massachusetts","type":"article-journal","volume":"185"},"uris":["http://www.mendeley.com/documents/?uuid=c57beeb9-12d7-4632-8750-af150c08e6fd"]},{"id":"ITEM-3","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Society","id":"ITEM-3","issued":{"date-parts":[["2010"]]},"title":"Indoor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29–31&lt;/sup&gt;","plainTextFormattedCitation":"29–31","previouslyFormattedCitation":"&lt;sup&gt;29–31&lt;/sup&gt;"},"properties":{"noteIndex":0},"schema":"https://github.com/citation-style-language/schema/raw/master/csl-citation.json"}</w:instrText>
        </w:r>
        <w:r w:rsidRPr="00E85AFA">
          <w:fldChar w:fldCharType="separate"/>
        </w:r>
        <w:r w:rsidR="00EF1DA9" w:rsidRPr="00EF1DA9">
          <w:rPr>
            <w:noProof/>
            <w:vertAlign w:val="superscript"/>
          </w:rPr>
          <w:t>29–31</w:t>
        </w:r>
        <w:r w:rsidRPr="00E85AFA">
          <w:fldChar w:fldCharType="end"/>
        </w:r>
      </w:ins>
    </w:p>
    <w:p w14:paraId="7B284C3F" w14:textId="77777777" w:rsidR="00F82744" w:rsidRPr="00E85AFA" w:rsidRDefault="00F82744" w:rsidP="00F82744">
      <w:pPr>
        <w:spacing w:line="480" w:lineRule="auto"/>
        <w:jc w:val="both"/>
        <w:rPr>
          <w:ins w:id="94" w:author="Robbie Parks" w:date="2019-11-07T09:11:00Z"/>
        </w:rPr>
      </w:pPr>
    </w:p>
    <w:p w14:paraId="5402055F" w14:textId="3DCE9130" w:rsidR="00F82744" w:rsidRPr="00E85AFA" w:rsidRDefault="00F82744" w:rsidP="00F82744">
      <w:pPr>
        <w:spacing w:line="480" w:lineRule="auto"/>
        <w:jc w:val="both"/>
        <w:rPr>
          <w:ins w:id="95" w:author="Robbie Parks" w:date="2019-11-07T09:11:00Z"/>
        </w:rPr>
      </w:pPr>
      <w:ins w:id="96" w:author="Robbie Parks" w:date="2019-11-07T09:11:00Z">
        <w:r w:rsidRPr="00E85AFA">
          <w:t>The pathways from anomalous temperature to transport injury are more varied. Firstly, driving performance deteriorates at higher temperatures.</w:t>
        </w:r>
        <w:r w:rsidRPr="00E85AFA">
          <w:fldChar w:fldCharType="begin" w:fldLock="1"/>
        </w:r>
        <w:r w:rsidR="00EF1DA9">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lt;sup&gt;20–23&lt;/sup&gt;","plainTextFormattedCitation":"20–23","previouslyFormattedCitation":"&lt;sup&gt;20–23&lt;/sup&gt;"},"properties":{"noteIndex":0},"schema":"https://github.com/citation-style-language/schema/raw/master/csl-citation.json"}</w:instrText>
        </w:r>
        <w:r w:rsidRPr="00E85AFA">
          <w:fldChar w:fldCharType="separate"/>
        </w:r>
        <w:r w:rsidR="00EF1DA9" w:rsidRPr="00EF1DA9">
          <w:rPr>
            <w:noProof/>
            <w:vertAlign w:val="superscript"/>
          </w:rPr>
          <w:t>20–23</w:t>
        </w:r>
        <w:r w:rsidRPr="00E85AFA">
          <w:fldChar w:fldCharType="end"/>
        </w:r>
        <w:r w:rsidRPr="00E85AFA">
          <w:t xml:space="preserve"> Further, alcohol consumption increases </w:t>
        </w:r>
        <w:r w:rsidR="00413F8E" w:rsidRPr="00E85AFA">
          <w:t>in</w:t>
        </w:r>
        <w:r w:rsidRPr="00E85AFA">
          <w:t xml:space="preserve"> warm temperature</w:t>
        </w:r>
        <w:r w:rsidR="00413F8E" w:rsidRPr="00E85AFA">
          <w:t>s</w:t>
        </w:r>
        <w:r w:rsidRPr="00E85AFA">
          <w:t>,</w:t>
        </w:r>
        <w:r w:rsidRPr="00E85AFA">
          <w:fldChar w:fldCharType="begin" w:fldLock="1"/>
        </w:r>
        <w:r w:rsidR="00EF1DA9">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13&lt;/sup&gt;","plainTextFormattedCitation":"13","previouslyFormattedCitation":"&lt;sup&gt;13&lt;/sup&gt;"},"properties":{"noteIndex":0},"schema":"https://github.com/citation-style-language/schema/raw/master/csl-citation.json"}</w:instrText>
        </w:r>
        <w:r w:rsidRPr="00E85AFA">
          <w:fldChar w:fldCharType="separate"/>
        </w:r>
        <w:r w:rsidR="00EF1DA9" w:rsidRPr="00EF1DA9">
          <w:rPr>
            <w:noProof/>
            <w:vertAlign w:val="superscript"/>
          </w:rPr>
          <w:t>13</w:t>
        </w:r>
        <w:r w:rsidRPr="00E85AFA">
          <w:fldChar w:fldCharType="end"/>
        </w:r>
        <w:r w:rsidRPr="00E85AFA">
          <w:t xml:space="preserve"> </w:t>
        </w:r>
        <w:r w:rsidR="00413F8E" w:rsidRPr="00E85AFA">
          <w:t>which also provides an explanation for</w:t>
        </w:r>
        <w:r w:rsidRPr="00E85AFA">
          <w:t xml:space="preserve"> why teenagers, who are more likely than other age groups to crash while intoxicated,</w:t>
        </w:r>
        <w:r w:rsidRPr="00E85AFA">
          <w:fldChar w:fldCharType="begin" w:fldLock="1"/>
        </w:r>
        <w:r w:rsidR="00EF1DA9">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32&lt;/sup&gt;","plainTextFormattedCitation":"32","previouslyFormattedCitation":"&lt;sup&gt;32&lt;/sup&gt;"},"properties":{"noteIndex":0},"schema":"https://github.com/citation-style-language/schema/raw/master/csl-citation.json"}</w:instrText>
        </w:r>
        <w:r w:rsidRPr="00E85AFA">
          <w:fldChar w:fldCharType="separate"/>
        </w:r>
        <w:r w:rsidR="00EF1DA9" w:rsidRPr="00EF1DA9">
          <w:rPr>
            <w:noProof/>
            <w:vertAlign w:val="superscript"/>
          </w:rPr>
          <w:t>32</w:t>
        </w:r>
        <w:r w:rsidRPr="00E85AFA">
          <w:fldChar w:fldCharType="end"/>
        </w:r>
        <w:r w:rsidRPr="00E85AFA">
          <w:t xml:space="preserve"> experience a larger proportional rise in deaths from transport when temperatures are anomalously warm</w:t>
        </w:r>
        <w:r w:rsidR="00413F8E" w:rsidRPr="00E85AFA">
          <w:t xml:space="preserve"> than older adults</w:t>
        </w:r>
        <w:r w:rsidRPr="00E85AFA">
          <w:t>. Lastly, warmer temperatures generally increase road traffic in North America;</w:t>
        </w:r>
        <w:r w:rsidRPr="00E85AFA">
          <w:fldChar w:fldCharType="begin" w:fldLock="1"/>
        </w:r>
        <w:r w:rsidR="00EF1DA9">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volumes","type":"article-journal"},"uris":["http://www.mendeley.com/documents/?uuid=36c36c60-8d3c-4b43-b6bb-1952364e30c8"]},{"id":"ITEM-5","itemData":{"DOI":"10.1136/injuryprev-2017-042419","ISSN":"14755785","abstract":"In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Prevention","id":"ITEM-5","issued":{"date-parts":[["2018"]]},"title":"Climate change, weather and road deaths","type":"article-journal"},"uris":["http://www.mendeley.com/documents/?uuid=2805dd90-a6e0-4ea1-ad7e-03291693f0d1"]},{"id":"ITEM-6","itemData":{"DOI":"10.1016/j.jth.2018.04.005","ISSN":"22141405","abstract":"Previous research attributed the reversal in the trend of road death rates in the U.S. during 2015 primarily to increase in road use related to higher temperature but another study said it was due to reduced unemployment. Road deaths increased again during 2016 extending the reversal. This study examines the association of road deaths per population among the 48 contiguous U.S. states to average annual temperature, precipitation, unemployment, insurance cost, gasoline prices, registered vehicles per population, mix of types of vehicles and median age of the population using logistic regression. Least squares regression is used to examine the association of miles traveled per vehicle to average annual temperatures, unemployment, insurance costs and gasoline prices. The association of national unemployment trend and road death trend is examined using least squares regression. Per population, road deaths are more frequent where average monthly temperatures are higher consistently from year to year. Predictions of road deaths using only national trends in unemployment and vehicle miles traveled are unreliable. The association of unemployment with road deaths per population among U.S. states is different in recessions than when the economy has largely recovered. When unemployment is declining, road deaths are reduced, other thing being equal, likely due in part to increased sales of new vehicles with improved safety technology as prosperity increases. Miles driven per vehicle among U.S. states are higher in warmer states but are unrelated to unemployment, insurance costs, and gasoline prices. Teenaged licensure declines as insurance costs, gasoline prices and unemployment increases in selected years. The increase in deaths during 2015–2016 was mainly related to warming temperatures, lower gasoline prices and increased use of trucks as a percent of registered vehicles, not reduced unemployment.","author":[{"dropping-particle":"","family":"Robertson","given":"Leon S.","non-dropping-particle":"","parse-names":false,"suffix":""}],"container-title":"Journal of Transport and Health","id":"ITEM-6","issued":{"date-parts":[["2018"]]},"title":"Reversal of the road death trend in the U.S. in 2015–2016: An examination of the climate and economic hypotheses","type":"article-journal"},"uris":["http://www.mendeley.com/documents/?uuid=8ad5ba28-1117-4ecd-a049-7909319349c5"]}],"mendeley":{"formattedCitation":"&lt;sup&gt;12,16–19,24&lt;/sup&gt;","plainTextFormattedCitation":"12,16–19,24","previouslyFormattedCitation":"&lt;sup&gt;12,16–19,24&lt;/sup&gt;"},"properties":{"noteIndex":0},"schema":"https://github.com/citation-style-language/schema/raw/master/csl-citation.json"}</w:instrText>
        </w:r>
        <w:r w:rsidRPr="00E85AFA">
          <w:fldChar w:fldCharType="separate"/>
        </w:r>
        <w:r w:rsidR="00EF1DA9" w:rsidRPr="00EF1DA9">
          <w:rPr>
            <w:noProof/>
            <w:vertAlign w:val="superscript"/>
          </w:rPr>
          <w:t>12,16–19,24</w:t>
        </w:r>
        <w:r w:rsidRPr="00E85AFA">
          <w:fldChar w:fldCharType="end"/>
        </w:r>
        <w:r w:rsidRPr="00E85AFA">
          <w:t xml:space="preserve"> </w:t>
        </w:r>
        <w:r w:rsidR="00413F8E" w:rsidRPr="00E85AFA">
          <w:t xml:space="preserve">coupled with </w:t>
        </w:r>
        <w:r w:rsidRPr="00E85AFA">
          <w:t>more people outdoors in warmer weather,</w:t>
        </w:r>
        <w:r w:rsidRPr="00E85AFA">
          <w:fldChar w:fldCharType="begin" w:fldLock="1"/>
        </w:r>
        <w:r w:rsidR="00EF1DA9">
          <w:instrText>ADDIN CSL_CITATION {"citationItems":[{"id":"ITEM-1","itemData":{"DOI":"10.1086/671766","ISBN":"03190781","ISSN":"0734-306X","PMID":"9726847","abstract":"We estimate the impacts of temperature on time allocation by exploiting plausibly exogenous variation in temperature over time within counties. Temperature increases at the higher end of the distribution reduce hours worked in industries with high exposure to climate and reduce time allocated to outdoor leisure for the nonemployed, with this time reallocated to indoor leisure. At the lower end of the distribution, time allocated to labor is nonresponsive to temperature increases, but outdoor leisure increases while indoor leisure decreases as temperature warms. We also find suggestive evidence of short-run adaptation to higher temperatures through temporal substitutions and acclimatization. [PUBLICATION ABSTRACT] Reprinted by permission of the University of Chicago Press. © All rights reserved","author":[{"dropping-particle":"","family":"Graff Zivin","given":"Joshua","non-dropping-particle":"","parse-names":false,"suffix":""},{"dropping-particle":"","family":"Neidell","given":"Matthew","non-dropping-particle":"","parse-names":false,"suffix":""}],"container-title":"Journal of Labor Economics","id":"ITEM-1","issued":{"date-parts":[["2014"]]},"title":"Temperature and the allocation of time: implications for climate change","type":"article-journal"},"uris":["http://www.mendeley.com/documents/?uuid=e331d2f6-b09f-4d6f-a52e-51c0a2341df7"]}],"mendeley":{"formattedCitation":"&lt;sup&gt;33&lt;/sup&gt;","plainTextFormattedCitation":"33","previouslyFormattedCitation":"&lt;sup&gt;33&lt;/sup&gt;"},"properties":{"noteIndex":0},"schema":"https://github.com/citation-style-language/schema/raw/master/csl-citation.json"}</w:instrText>
        </w:r>
        <w:r w:rsidRPr="00E85AFA">
          <w:fldChar w:fldCharType="separate"/>
        </w:r>
        <w:r w:rsidR="00EF1DA9" w:rsidRPr="00EF1DA9">
          <w:rPr>
            <w:noProof/>
            <w:vertAlign w:val="superscript"/>
          </w:rPr>
          <w:t>33</w:t>
        </w:r>
        <w:r w:rsidRPr="00E85AFA">
          <w:fldChar w:fldCharType="end"/>
        </w:r>
        <w:r w:rsidRPr="00E85AFA">
          <w:t xml:space="preserve"> this</w:t>
        </w:r>
        <w:r w:rsidR="00413F8E" w:rsidRPr="00E85AFA">
          <w:t xml:space="preserve"> increase</w:t>
        </w:r>
        <w:r w:rsidRPr="00E85AFA">
          <w:t xml:space="preserve"> could lead to more fatal collisions.</w:t>
        </w:r>
      </w:ins>
    </w:p>
    <w:p w14:paraId="6C94EA58" w14:textId="77777777" w:rsidR="00F82744" w:rsidRPr="00E85AFA" w:rsidRDefault="00F82744" w:rsidP="00F82744">
      <w:pPr>
        <w:spacing w:line="480" w:lineRule="auto"/>
        <w:jc w:val="both"/>
        <w:rPr>
          <w:ins w:id="97" w:author="Robbie Parks" w:date="2019-11-07T09:11:00Z"/>
        </w:rPr>
      </w:pPr>
    </w:p>
    <w:p w14:paraId="5C11ADAF" w14:textId="1689CA45" w:rsidR="0099481A" w:rsidRPr="00E85AFA" w:rsidRDefault="00F82744" w:rsidP="00F82744">
      <w:pPr>
        <w:spacing w:line="480" w:lineRule="auto"/>
        <w:jc w:val="both"/>
        <w:rPr>
          <w:ins w:id="98" w:author="Robbie Parks" w:date="2019-11-07T09:11:00Z"/>
        </w:rPr>
      </w:pPr>
      <w:ins w:id="99" w:author="Robbie Parks" w:date="2019-11-07T09:11:00Z">
        <w:r w:rsidRPr="00E85AFA">
          <w:t>Pathways linking anomalously high temperatures and deaths from assault and suicide are less established. One hypothesis is that, more time spent outdoors in anomalously warmer temperatures leads to an increased number of face-to-face interactions, and hence arguments, confrontations, and ultimately assaults.</w:t>
        </w:r>
        <w:r w:rsidRPr="00E85AFA">
          <w:fldChar w:fldCharType="begin" w:fldLock="1"/>
        </w:r>
        <w:r w:rsidR="00EF1DA9">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lt;sup&gt;34,35&lt;/sup&gt;","plainTextFormattedCitation":"34,35","previouslyFormattedCitation":"&lt;sup&gt;34,35&lt;/sup&gt;"},"properties":{"noteIndex":0},"schema":"https://github.com/citation-style-language/schema/raw/master/csl-citation.json"}</w:instrText>
        </w:r>
        <w:r w:rsidRPr="00E85AFA">
          <w:fldChar w:fldCharType="separate"/>
        </w:r>
        <w:r w:rsidR="00EF1DA9" w:rsidRPr="00EF1DA9">
          <w:rPr>
            <w:noProof/>
            <w:vertAlign w:val="superscript"/>
          </w:rPr>
          <w:t>34,35</w:t>
        </w:r>
        <w:r w:rsidRPr="00E85AFA">
          <w:fldChar w:fldCharType="end"/>
        </w:r>
        <w:r w:rsidRPr="00E85AFA">
          <w:t xml:space="preserve"> These effects could be compounded by the greater anger levels linked to higher temperatures.</w:t>
        </w:r>
        <w:r w:rsidR="00756CB3" w:rsidRPr="00E85AFA">
          <w:fldChar w:fldCharType="begin" w:fldLock="1"/>
        </w:r>
        <w:r w:rsidR="00EF1DA9">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aggression","type":"article-journal"},"uris":["http://www.mendeley.com/documents/?uuid=194c6594-6bed-45b8-b5f3-45ceaa11dc7d"]},{"id":"ITEM-3","itemData":{"DOI":"10.1111/1556-4029.12471","ISSN":"15564029","abstract":"This study focuses on the relationship between the incidence of homicide, rage, suicide, and psychiatric hospitalization as violent behaviors with temperature, humidity, and air pressure as specific meteorological variables in the city of Mashhad, in the northeast of Iran. The data were obtained from Iran Meteorological Organization, official registry of Legal Medicine Organization and the local psychiatric hospital, March 2009 to Feb 2010 daily and were analyzed with SPSS-14 using Pearson correlation coefficient, ANOVA, and post hoc analysis tests. The rates of rage and psychiatric admission had a significant relationship with the daily mean air temperature, minimum relative humidity, maximum relative humidity, minimum daily pressure, and maximum daily air pressure (p &lt; 0.0001). There was no significant correlation between homicide and suicide rates with any meteorological variables (p &gt; 0.05). We concluded that, the possibility of nonfatal violence and psychiatric hospitalization would increase in hot and arid weather with low air pressure. ? 2014 American Academy of Forensic Sciences.","author":[{"dropping-particle":"","family":"Talaei","given":"Ali","non-dropping-particle":"","parse-names":false,"suffix":""},{"dropping-particle":"","family":"Hedjazi","given":"Arya","non-dropping-particle":"","parse-names":false,"suffix":""},{"dropping-particle":"","family":"Rezaei Ardani","given":"Amir","non-dropping-particle":"","parse-names":false,"suffix":""},{"dropping-particle":"","family":"Fayyazi Bordbar","given":"Mohammad Reza","non-dropping-particle":"","parse-names":false,"suffix":""},{"dropping-particle":"","family":"Talaei","given":"Andisheh","non-dropping-particle":"","parse-names":false,"suffix":""}],"container-title":"Journal of Forensic Sciences","id":"ITEM-3","issued":{"date-parts":[["2014"]]},"title":"The relationship between meteorological conditions and homicide, suicide, rage, and psychiatric hospitalization","type":"article-journal"},"uris":["http://www.mendeley.com/documents/?uuid=b2d67578-1636-4d01-8db5-619c88d0b015"]}],"mendeley":{"formattedCitation":"&lt;sup&gt;25–27&lt;/sup&gt;","plainTextFormattedCitation":"25–27","previouslyFormattedCitation":"&lt;sup&gt;25–27&lt;/sup&gt;"},"properties":{"noteIndex":0},"schema":"https://github.com/citation-style-language/schema/raw/master/csl-citation.json"}</w:instrText>
        </w:r>
        <w:r w:rsidR="00756CB3" w:rsidRPr="00E85AFA">
          <w:fldChar w:fldCharType="separate"/>
        </w:r>
        <w:r w:rsidR="00EF1DA9" w:rsidRPr="00EF1DA9">
          <w:rPr>
            <w:noProof/>
            <w:vertAlign w:val="superscript"/>
          </w:rPr>
          <w:t>25–27</w:t>
        </w:r>
        <w:r w:rsidR="00756CB3" w:rsidRPr="00E85AFA">
          <w:fldChar w:fldCharType="end"/>
        </w:r>
        <w:r w:rsidRPr="00E85AFA">
          <w:t xml:space="preserve"> </w:t>
        </w:r>
        <w:r w:rsidR="001869DA">
          <w:t>However, further research</w:t>
        </w:r>
        <w:r w:rsidR="00C7115E">
          <w:t xml:space="preserve"> on the association of</w:t>
        </w:r>
        <w:r w:rsidR="001869DA">
          <w:t xml:space="preserve"> </w:t>
        </w:r>
        <w:r w:rsidR="00C7115E">
          <w:t>temperature</w:t>
        </w:r>
        <w:r w:rsidR="001869DA">
          <w:t xml:space="preserve"> and assault</w:t>
        </w:r>
        <w:r w:rsidR="00C7115E">
          <w:t>, and the factors mediating it,</w:t>
        </w:r>
        <w:r w:rsidR="001869DA">
          <w:t xml:space="preserve"> is </w:t>
        </w:r>
        <w:r w:rsidR="00C7115E">
          <w:t>needed</w:t>
        </w:r>
        <w:r w:rsidR="001869DA">
          <w:t>.</w:t>
        </w:r>
        <w:r w:rsidR="00AA656B">
          <w:fldChar w:fldCharType="begin" w:fldLock="1"/>
        </w:r>
        <w:r w:rsidR="00EF1DA9">
          <w:instrText>ADDIN CSL_CITATION {"citationItems":[{"id":"ITEM-1","itemData":{"DOI":"10.1038/s41586-019-1300-6","ISSN":"14764687","abstract":"Research findings on the relationship between climate and conflict are diverse and contested. Here we assess the current understanding of the relationship between climate and conflict, based on the structured judgments of experts from diverse disciplines. These experts agree that climate has affected organized armed conflict within countries. However, other drivers, such as low socioeconomic development and low capabilities of the state, are judged to be substantially more influential, and the mechanisms of climate–conflict linkages remain a key uncertainty. Intensifying climate change is estimated to increase future risks of conflict.","author":[{"dropping-particle":"","family":"Mach","given":"Katharine J.","non-dropping-particle":"","parse-names":false,"suffix":""},{"dropping-particle":"","family":"Kraan","given":"Caroline M.","non-dropping-particle":"","parse-names":false,"suffix":""},{"dropping-particle":"","family":"Adger","given":"W. Neil","non-dropping-particle":"","parse-names":false,"suffix":""},{"dropping-particle":"","family":"Buhaug","given":"Halvard","non-dropping-particle":"","parse-names":false,"suffix":""},{"dropping-particle":"","family":"Burke","given":"Marshall","non-dropping-particle":"","parse-names":false,"suffix":""},{"dropping-particle":"","family":"Fearon","given":"James D.","non-dropping-particle":"","parse-names":false,"suffix":""},{"dropping-particle":"","family":"Field","given":"Christopher B.","non-dropping-particle":"","parse-names":false,"suffix":""},{"dropping-particle":"","family":"Hendrix","given":"Cullen S.","non-dropping-particle":"","parse-names":false,"suffix":""},{"dropping-particle":"","family":"Maystadt","given":"Jean Francois","non-dropping-particle":"","parse-names":false,"suffix":""},{"dropping-particle":"","family":"O’Loughlin","given":"John","non-dropping-particle":"","parse-names":false,"suffix":""},{"dropping-particle":"","family":"Roessler","given":"Philip","non-dropping-particle":"","parse-names":false,"suffix":""},{"dropping-particle":"","family":"Scheffran","given":"Jürgen","non-dropping-particle":"","parse-names":false,"suffix":""},{"dropping-particle":"","family":"Schultz","given":"Kenneth A.","non-dropping-particle":"","parse-names":false,"suffix":""},{"dropping-particle":"","family":"Uexkull","given":"Nina","non-dropping-particle":"von","parse-names":false,"suffix":""}],"container-title":"Nature","id":"ITEM-1","issued":{"date-parts":[["2019"]]},"title":"Climate as a risk factor for armed conflict","type":"article-journal"},"uris":["http://www.mendeley.com/documents/?uuid=e115c8e0-498e-45f1-ab41-e782df117315"]}],"mendeley":{"formattedCitation":"&lt;sup&gt;36&lt;/sup&gt;","plainTextFormattedCitation":"36","previouslyFormattedCitation":"&lt;sup&gt;36&lt;/sup&gt;"},"properties":{"noteIndex":0},"schema":"https://github.com/citation-style-language/schema/raw/master/csl-citation.json"}</w:instrText>
        </w:r>
        <w:r w:rsidR="00AA656B">
          <w:fldChar w:fldCharType="separate"/>
        </w:r>
        <w:r w:rsidR="00EF1DA9" w:rsidRPr="00EF1DA9">
          <w:rPr>
            <w:noProof/>
            <w:vertAlign w:val="superscript"/>
          </w:rPr>
          <w:t>36</w:t>
        </w:r>
        <w:r w:rsidR="00AA656B">
          <w:fldChar w:fldCharType="end"/>
        </w:r>
        <w:r w:rsidR="001869DA">
          <w:t xml:space="preserve"> </w:t>
        </w:r>
        <w:r w:rsidRPr="00E85AFA">
          <w:t xml:space="preserve">Regarding suicide, </w:t>
        </w:r>
        <w:r w:rsidR="00413F8E" w:rsidRPr="00E85AFA">
          <w:t>it has been hypothesi</w:t>
        </w:r>
        <w:r w:rsidR="0075565E" w:rsidRPr="00E85AFA">
          <w:t>s</w:t>
        </w:r>
        <w:r w:rsidR="00413F8E" w:rsidRPr="00E85AFA">
          <w:t xml:space="preserve">ed that </w:t>
        </w:r>
        <w:r w:rsidRPr="00E85AFA">
          <w:t xml:space="preserve">higher temperature </w:t>
        </w:r>
        <w:r w:rsidR="00413F8E" w:rsidRPr="00E85AFA">
          <w:t>is</w:t>
        </w:r>
        <w:r w:rsidRPr="00E85AFA">
          <w:t xml:space="preserve"> associated with higher levels of distress in younger people.</w:t>
        </w:r>
        <w:r w:rsidRPr="00E85AFA">
          <w:fldChar w:fldCharType="begin" w:fldLock="1"/>
        </w:r>
        <w:r w:rsidR="00EF1DA9">
          <w: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lt;sup&gt;37&lt;/sup&gt;","plainTextFormattedCitation":"37","previouslyFormattedCitation":"&lt;sup&gt;37&lt;/sup&gt;"},"properties":{"noteIndex":0},"schema":"https://github.com/citation-style-language/schema/raw/master/csl-citation.json"}</w:instrText>
        </w:r>
        <w:r w:rsidRPr="00E85AFA">
          <w:fldChar w:fldCharType="separate"/>
        </w:r>
        <w:r w:rsidR="00EF1DA9" w:rsidRPr="00EF1DA9">
          <w:rPr>
            <w:noProof/>
            <w:vertAlign w:val="superscript"/>
          </w:rPr>
          <w:t>37</w:t>
        </w:r>
        <w:r w:rsidRPr="00E85AFA">
          <w:fldChar w:fldCharType="end"/>
        </w:r>
        <w:r w:rsidRPr="00E85AFA">
          <w:t xml:space="preserve"> Nonetheless, </w:t>
        </w:r>
        <w:r w:rsidR="00BD64FD" w:rsidRPr="00E85AFA">
          <w:t xml:space="preserve">the mechanisms for the </w:t>
        </w:r>
        <w:r w:rsidRPr="00E85AFA">
          <w:t>links between temperature and mental health requires further investigation,</w:t>
        </w:r>
        <w:r w:rsidR="00E44DE4" w:rsidRPr="00E85AFA">
          <w:t xml:space="preserve"> i</w:t>
        </w:r>
        <w:r w:rsidRPr="00E85AFA">
          <w:t>ncluding whether the relationship varies by age and sex, as indicated by our results.</w:t>
        </w:r>
        <w:r w:rsidR="00BD64FD" w:rsidRPr="00E85AFA">
          <w:t xml:space="preserve"> Future research should also investigate the extent to which the </w:t>
        </w:r>
        <w:r w:rsidR="00BD64FD" w:rsidRPr="00E85AFA">
          <w:lastRenderedPageBreak/>
          <w:t>increased risk of injury death as a result of anomalous temperature depends on community characteristics such as poverty and deprivation,</w:t>
        </w:r>
        <w:r w:rsidR="005E5A17" w:rsidRPr="005E5A17">
          <w:t xml:space="preserve"> </w:t>
        </w:r>
        <w:r w:rsidR="005E5A17" w:rsidRPr="0099481A">
          <w:t>social connectivity and cohesion</w:t>
        </w:r>
        <w:r w:rsidR="005E5A17">
          <w:t>,</w:t>
        </w:r>
        <w:r w:rsidR="00BD64FD" w:rsidRPr="00E85AFA">
          <w:t xml:space="preserve"> quality of roads and housing, </w:t>
        </w:r>
        <w:r w:rsidR="005E5A17">
          <w:t xml:space="preserve">public transportation options, </w:t>
        </w:r>
        <w:r w:rsidR="00BD64FD" w:rsidRPr="00E85AFA">
          <w:t>emergency response, and social services.</w:t>
        </w:r>
      </w:ins>
    </w:p>
    <w:p w14:paraId="2645EA01" w14:textId="64975A32" w:rsidR="00324A84" w:rsidRPr="00E85AFA" w:rsidRDefault="00324A84" w:rsidP="00F82744">
      <w:pPr>
        <w:spacing w:line="480" w:lineRule="auto"/>
        <w:jc w:val="both"/>
        <w:rPr>
          <w:ins w:id="100" w:author="Robbie Parks" w:date="2019-11-07T09:11:00Z"/>
        </w:rPr>
      </w:pPr>
    </w:p>
    <w:p w14:paraId="18D16AC9" w14:textId="1F9B7D7F" w:rsidR="00DE2407" w:rsidRPr="00DE2407" w:rsidRDefault="00324A84" w:rsidP="00DE2407">
      <w:pPr>
        <w:spacing w:line="480" w:lineRule="auto"/>
        <w:jc w:val="both"/>
      </w:pPr>
      <w:r w:rsidRPr="00E85AFA">
        <w:t>Our work highlights how deaths from injuries are currently susceptible to temperature anomalies and could also be modified by rising temperatures resulting from climate change, unless countered by social</w:t>
      </w:r>
      <w:r w:rsidR="007D5DF5">
        <w:t xml:space="preserve"> </w:t>
      </w:r>
      <w:ins w:id="101" w:author="Robbie Parks" w:date="2019-11-07T09:11:00Z">
        <w:r w:rsidR="005E5A17">
          <w:t>infrastructure</w:t>
        </w:r>
        <w:r w:rsidRPr="00E85AFA">
          <w:t xml:space="preserve"> </w:t>
        </w:r>
      </w:ins>
      <w:r w:rsidRPr="00E85AFA">
        <w:t xml:space="preserve">and health system interventions that mitigate these impacts. Though absolute impacts on mortality are modest, some groups, especially men in young to middle-ages, </w:t>
      </w:r>
      <w:del w:id="102" w:author="Robbie Parks" w:date="2019-11-07T09:11:00Z">
        <w:r w:rsidRPr="00E85AFA">
          <w:delText xml:space="preserve">will </w:delText>
        </w:r>
      </w:del>
      <w:r w:rsidRPr="00E85AFA">
        <w:t xml:space="preserve">experience larger impacts. Therefore, a combination of public health interventions that broadly target injuries in these groups – for example targeted messaging for younger males on the risks of transport injury and drowning – and those that trigger in relation to forecasted high temperature periods – for example </w:t>
      </w:r>
      <w:del w:id="103" w:author="Robbie Parks" w:date="2019-11-07T09:11:00Z">
        <w:r w:rsidRPr="00E85AFA">
          <w:delText>more</w:delText>
        </w:r>
      </w:del>
      <w:ins w:id="104" w:author="Robbie Parks" w:date="2019-11-07T09:11:00Z">
        <w:r w:rsidR="00E10DBB">
          <w:t>additional</w:t>
        </w:r>
      </w:ins>
      <w:r w:rsidR="00E10DBB" w:rsidRPr="00E85AFA">
        <w:t xml:space="preserve"> </w:t>
      </w:r>
      <w:r w:rsidRPr="00E85AFA">
        <w:t>targeted blood alcohol level checks – should be a public health priority.</w:t>
      </w:r>
      <w:r w:rsidR="00BD64FD" w:rsidRPr="00E85AFA">
        <w:t xml:space="preserve"> </w:t>
      </w:r>
      <w:ins w:id="105" w:author="Robbie Parks" w:date="2019-11-07T09:11:00Z">
        <w:r w:rsidR="00DE2407">
          <w:rPr>
            <w:b/>
            <w:color w:val="000000" w:themeColor="text1"/>
          </w:rPr>
          <w:br w:type="page"/>
        </w:r>
      </w:ins>
    </w:p>
    <w:p w14:paraId="2B2A303A" w14:textId="77777777" w:rsidR="000C3D92" w:rsidRPr="00E85AFA" w:rsidRDefault="000C3D92" w:rsidP="00D01273">
      <w:pPr>
        <w:spacing w:line="480" w:lineRule="auto"/>
        <w:jc w:val="both"/>
        <w:rPr>
          <w:del w:id="106" w:author="Robbie Parks" w:date="2019-11-07T09:11:00Z"/>
        </w:rPr>
      </w:pPr>
    </w:p>
    <w:p w14:paraId="5E35FA61" w14:textId="77777777" w:rsidR="00DE2407" w:rsidRPr="00E85AFA" w:rsidRDefault="00DE2407" w:rsidP="00DE2407">
      <w:pPr>
        <w:spacing w:line="480" w:lineRule="auto"/>
        <w:jc w:val="both"/>
        <w:rPr>
          <w:moveTo w:id="107" w:author="Robbie Parks" w:date="2019-11-07T09:11:00Z"/>
          <w:b/>
        </w:rPr>
      </w:pPr>
      <w:moveToRangeStart w:id="108" w:author="Robbie Parks" w:date="2019-11-07T09:11:00Z" w:name="move24010333"/>
      <w:moveTo w:id="109" w:author="Robbie Parks" w:date="2019-11-07T09:11:00Z">
        <w:r w:rsidRPr="00E85AFA">
          <w:rPr>
            <w:b/>
          </w:rPr>
          <w:t>References</w:t>
        </w:r>
      </w:moveTo>
    </w:p>
    <w:moveToRangeEnd w:id="108"/>
    <w:p w14:paraId="57D33A52" w14:textId="77777777" w:rsidR="00DE2407" w:rsidRPr="00DE2407" w:rsidRDefault="00DE2407" w:rsidP="00DE2407">
      <w:pPr>
        <w:widowControl w:val="0"/>
        <w:autoSpaceDE w:val="0"/>
        <w:autoSpaceDN w:val="0"/>
        <w:adjustRightInd w:val="0"/>
        <w:ind w:left="640" w:hanging="640"/>
        <w:rPr>
          <w:ins w:id="110" w:author="Robbie Parks" w:date="2019-11-07T09:11:00Z"/>
          <w:noProof/>
          <w:lang w:val="en-US"/>
        </w:rPr>
      </w:pPr>
      <w:ins w:id="111" w:author="Robbie Parks" w:date="2019-11-07T09:11:00Z">
        <w:r w:rsidRPr="00E85AFA">
          <w:rPr>
            <w:b/>
          </w:rPr>
          <w:fldChar w:fldCharType="begin" w:fldLock="1"/>
        </w:r>
        <w:r w:rsidRPr="00E85AFA">
          <w:rPr>
            <w:b/>
          </w:rPr>
          <w:instrText xml:space="preserve">ADDIN Mendeley Bibliography CSL_BIBLIOGRAPHY </w:instrText>
        </w:r>
        <w:r w:rsidRPr="00E85AFA">
          <w:rPr>
            <w:b/>
          </w:rPr>
          <w:fldChar w:fldCharType="separate"/>
        </w:r>
        <w:r w:rsidRPr="00DE2407">
          <w:rPr>
            <w:noProof/>
            <w:lang w:val="en-US"/>
          </w:rPr>
          <w:t>1.</w:t>
        </w:r>
        <w:r w:rsidRPr="00DE2407">
          <w:rPr>
            <w:noProof/>
            <w:lang w:val="en-US"/>
          </w:rPr>
          <w:tab/>
          <w:t xml:space="preserve">IPCC. </w:t>
        </w:r>
        <w:r w:rsidRPr="00DE2407">
          <w:rPr>
            <w:i/>
            <w:iCs/>
            <w:noProof/>
            <w:lang w:val="en-US"/>
          </w:rPr>
          <w:t>Climate change 2013: the physical science basis. Working group I contribution to the fifth assessment report of the intergovernmental panel on climate change</w:t>
        </w:r>
        <w:r w:rsidRPr="00DE2407">
          <w:rPr>
            <w:noProof/>
            <w:lang w:val="en-US"/>
          </w:rPr>
          <w:t>. (Cambridge, UK and New York, USA: Cambridge University Press, 2013).</w:t>
        </w:r>
      </w:ins>
    </w:p>
    <w:p w14:paraId="5D7148E2" w14:textId="77777777" w:rsidR="00DE2407" w:rsidRPr="00DE2407" w:rsidRDefault="00DE2407" w:rsidP="00DE2407">
      <w:pPr>
        <w:widowControl w:val="0"/>
        <w:autoSpaceDE w:val="0"/>
        <w:autoSpaceDN w:val="0"/>
        <w:adjustRightInd w:val="0"/>
        <w:ind w:left="640" w:hanging="640"/>
        <w:rPr>
          <w:ins w:id="112" w:author="Robbie Parks" w:date="2019-11-07T09:11:00Z"/>
          <w:noProof/>
          <w:lang w:val="en-US"/>
        </w:rPr>
      </w:pPr>
      <w:ins w:id="113" w:author="Robbie Parks" w:date="2019-11-07T09:11:00Z">
        <w:r w:rsidRPr="00DE2407">
          <w:rPr>
            <w:noProof/>
            <w:lang w:val="en-US"/>
          </w:rPr>
          <w:t>2.</w:t>
        </w:r>
        <w:r w:rsidRPr="00DE2407">
          <w:rPr>
            <w:noProof/>
            <w:lang w:val="en-US"/>
          </w:rPr>
          <w:tab/>
          <w:t xml:space="preserve">United Nations. </w:t>
        </w:r>
        <w:r w:rsidRPr="00DE2407">
          <w:rPr>
            <w:i/>
            <w:iCs/>
            <w:noProof/>
            <w:lang w:val="en-US"/>
          </w:rPr>
          <w:t>Paris Agreement</w:t>
        </w:r>
        <w:r w:rsidRPr="00DE2407">
          <w:rPr>
            <w:noProof/>
            <w:lang w:val="en-US"/>
          </w:rPr>
          <w:t>. (2015).</w:t>
        </w:r>
      </w:ins>
    </w:p>
    <w:p w14:paraId="5E05F1EC" w14:textId="77777777" w:rsidR="00DE2407" w:rsidRPr="00DE2407" w:rsidRDefault="00DE2407" w:rsidP="00DE2407">
      <w:pPr>
        <w:widowControl w:val="0"/>
        <w:autoSpaceDE w:val="0"/>
        <w:autoSpaceDN w:val="0"/>
        <w:adjustRightInd w:val="0"/>
        <w:ind w:left="640" w:hanging="640"/>
        <w:rPr>
          <w:ins w:id="114" w:author="Robbie Parks" w:date="2019-11-07T09:11:00Z"/>
          <w:noProof/>
          <w:lang w:val="en-US"/>
        </w:rPr>
      </w:pPr>
      <w:ins w:id="115" w:author="Robbie Parks" w:date="2019-11-07T09:11:00Z">
        <w:r w:rsidRPr="00DE2407">
          <w:rPr>
            <w:noProof/>
            <w:lang w:val="en-US"/>
          </w:rPr>
          <w:t>3.</w:t>
        </w:r>
        <w:r w:rsidRPr="00DE2407">
          <w:rPr>
            <w:noProof/>
            <w:lang w:val="en-US"/>
          </w:rPr>
          <w:tab/>
          <w:t xml:space="preserve">McMichael, A. J., Woodruff, R. E. &amp; Hales, S. Climate change and human health: present and future risks. </w:t>
        </w:r>
        <w:r w:rsidRPr="00DE2407">
          <w:rPr>
            <w:i/>
            <w:iCs/>
            <w:noProof/>
            <w:lang w:val="en-US"/>
          </w:rPr>
          <w:t>Lancet</w:t>
        </w:r>
        <w:r w:rsidRPr="00DE2407">
          <w:rPr>
            <w:noProof/>
            <w:lang w:val="en-US"/>
          </w:rPr>
          <w:t xml:space="preserve"> (2006). doi:10.1016/S0140-6736(06)68079-3</w:t>
        </w:r>
      </w:ins>
    </w:p>
    <w:p w14:paraId="251ED330" w14:textId="77777777" w:rsidR="00DE2407" w:rsidRPr="00DE2407" w:rsidRDefault="00DE2407" w:rsidP="00DE2407">
      <w:pPr>
        <w:widowControl w:val="0"/>
        <w:autoSpaceDE w:val="0"/>
        <w:autoSpaceDN w:val="0"/>
        <w:adjustRightInd w:val="0"/>
        <w:ind w:left="640" w:hanging="640"/>
        <w:rPr>
          <w:ins w:id="116" w:author="Robbie Parks" w:date="2019-11-07T09:11:00Z"/>
          <w:noProof/>
          <w:lang w:val="en-US"/>
        </w:rPr>
      </w:pPr>
      <w:ins w:id="117" w:author="Robbie Parks" w:date="2019-11-07T09:11:00Z">
        <w:r w:rsidRPr="00DE2407">
          <w:rPr>
            <w:noProof/>
            <w:lang w:val="en-US"/>
          </w:rPr>
          <w:t>4.</w:t>
        </w:r>
        <w:r w:rsidRPr="00DE2407">
          <w:rPr>
            <w:noProof/>
            <w:lang w:val="en-US"/>
          </w:rPr>
          <w:tab/>
          <w:t xml:space="preserve">Smith, K. R. </w:t>
        </w:r>
        <w:r w:rsidRPr="00DE2407">
          <w:rPr>
            <w:i/>
            <w:iCs/>
            <w:noProof/>
            <w:lang w:val="en-US"/>
          </w:rPr>
          <w:t>et al.</w:t>
        </w:r>
        <w:r w:rsidRPr="00DE2407">
          <w:rPr>
            <w:noProof/>
            <w:lang w:val="en-US"/>
          </w:rPr>
          <w:t xml:space="preserve"> Human health: impacts, adaptation, and co-benefits. in </w:t>
        </w:r>
        <w:r w:rsidRPr="00DE2407">
          <w:rPr>
            <w:i/>
            <w:iCs/>
            <w:noProof/>
            <w:lang w:val="en-US"/>
          </w:rPr>
          <w:t>Climate Change 2014 Impacts, Adaptation and Vulnerability: Part A: Global and Sectoral Aspects</w:t>
        </w:r>
        <w:r w:rsidRPr="00DE2407">
          <w:rPr>
            <w:noProof/>
            <w:lang w:val="en-US"/>
          </w:rPr>
          <w:t xml:space="preserve"> (2015). doi:10.1017/CBO9781107415379.016</w:t>
        </w:r>
      </w:ins>
    </w:p>
    <w:p w14:paraId="2A9893DB" w14:textId="77777777" w:rsidR="00DE2407" w:rsidRPr="00DE2407" w:rsidRDefault="00DE2407" w:rsidP="00DE2407">
      <w:pPr>
        <w:widowControl w:val="0"/>
        <w:autoSpaceDE w:val="0"/>
        <w:autoSpaceDN w:val="0"/>
        <w:adjustRightInd w:val="0"/>
        <w:ind w:left="640" w:hanging="640"/>
        <w:rPr>
          <w:ins w:id="118" w:author="Robbie Parks" w:date="2019-11-07T09:11:00Z"/>
          <w:noProof/>
          <w:lang w:val="en-US"/>
        </w:rPr>
      </w:pPr>
      <w:ins w:id="119" w:author="Robbie Parks" w:date="2019-11-07T09:11:00Z">
        <w:r w:rsidRPr="00DE2407">
          <w:rPr>
            <w:noProof/>
            <w:lang w:val="en-US"/>
          </w:rPr>
          <w:t>5.</w:t>
        </w:r>
        <w:r w:rsidRPr="00DE2407">
          <w:rPr>
            <w:noProof/>
            <w:lang w:val="en-US"/>
          </w:rPr>
          <w:tab/>
          <w:t xml:space="preserve">Haines, A. &amp; Ebi, K. The imperative for climate action to protect health. </w:t>
        </w:r>
        <w:r w:rsidRPr="00DE2407">
          <w:rPr>
            <w:i/>
            <w:iCs/>
            <w:noProof/>
            <w:lang w:val="en-US"/>
          </w:rPr>
          <w:t>N. Engl. J. Med.</w:t>
        </w:r>
        <w:r w:rsidRPr="00DE2407">
          <w:rPr>
            <w:noProof/>
            <w:lang w:val="en-US"/>
          </w:rPr>
          <w:t xml:space="preserve"> 263–273 (2019).</w:t>
        </w:r>
      </w:ins>
    </w:p>
    <w:p w14:paraId="3A6D13F9" w14:textId="77777777" w:rsidR="00DE2407" w:rsidRPr="00DE2407" w:rsidRDefault="00DE2407" w:rsidP="00DE2407">
      <w:pPr>
        <w:widowControl w:val="0"/>
        <w:autoSpaceDE w:val="0"/>
        <w:autoSpaceDN w:val="0"/>
        <w:adjustRightInd w:val="0"/>
        <w:ind w:left="640" w:hanging="640"/>
        <w:rPr>
          <w:ins w:id="120" w:author="Robbie Parks" w:date="2019-11-07T09:11:00Z"/>
          <w:noProof/>
          <w:lang w:val="en-US"/>
        </w:rPr>
      </w:pPr>
      <w:ins w:id="121" w:author="Robbie Parks" w:date="2019-11-07T09:11:00Z">
        <w:r w:rsidRPr="00DE2407">
          <w:rPr>
            <w:noProof/>
            <w:lang w:val="en-US"/>
          </w:rPr>
          <w:t>6.</w:t>
        </w:r>
        <w:r w:rsidRPr="00DE2407">
          <w:rPr>
            <w:noProof/>
            <w:lang w:val="en-US"/>
          </w:rPr>
          <w:tab/>
          <w:t xml:space="preserve">Watts, N. </w:t>
        </w:r>
        <w:r w:rsidRPr="00DE2407">
          <w:rPr>
            <w:i/>
            <w:iCs/>
            <w:noProof/>
            <w:lang w:val="en-US"/>
          </w:rPr>
          <w:t>et al.</w:t>
        </w:r>
        <w:r w:rsidRPr="00DE2407">
          <w:rPr>
            <w:noProof/>
            <w:lang w:val="en-US"/>
          </w:rPr>
          <w:t xml:space="preserve"> The 2018 report of the Lancet Countdown on health and climate change: shaping health of nations for centuries to come. </w:t>
        </w:r>
        <w:r w:rsidRPr="00DE2407">
          <w:rPr>
            <w:i/>
            <w:iCs/>
            <w:noProof/>
            <w:lang w:val="en-US"/>
          </w:rPr>
          <w:t>Lancet</w:t>
        </w:r>
        <w:r w:rsidRPr="00DE2407">
          <w:rPr>
            <w:noProof/>
            <w:lang w:val="en-US"/>
          </w:rPr>
          <w:t xml:space="preserve"> </w:t>
        </w:r>
        <w:r w:rsidRPr="00DE2407">
          <w:rPr>
            <w:b/>
            <w:bCs/>
            <w:noProof/>
            <w:lang w:val="en-US"/>
          </w:rPr>
          <w:t>6736</w:t>
        </w:r>
        <w:r w:rsidRPr="00DE2407">
          <w:rPr>
            <w:noProof/>
            <w:lang w:val="en-US"/>
          </w:rPr>
          <w:t>, 1–4 (2018).</w:t>
        </w:r>
      </w:ins>
    </w:p>
    <w:p w14:paraId="05A40204" w14:textId="77777777" w:rsidR="00DE2407" w:rsidRPr="00DE2407" w:rsidRDefault="00DE2407" w:rsidP="00DE2407">
      <w:pPr>
        <w:widowControl w:val="0"/>
        <w:autoSpaceDE w:val="0"/>
        <w:autoSpaceDN w:val="0"/>
        <w:adjustRightInd w:val="0"/>
        <w:ind w:left="640" w:hanging="640"/>
        <w:rPr>
          <w:ins w:id="122" w:author="Robbie Parks" w:date="2019-11-07T09:11:00Z"/>
          <w:noProof/>
          <w:lang w:val="en-US"/>
        </w:rPr>
      </w:pPr>
      <w:ins w:id="123" w:author="Robbie Parks" w:date="2019-11-07T09:11:00Z">
        <w:r w:rsidRPr="00DE2407">
          <w:rPr>
            <w:noProof/>
            <w:lang w:val="en-US"/>
          </w:rPr>
          <w:t>7.</w:t>
        </w:r>
        <w:r w:rsidRPr="00DE2407">
          <w:rPr>
            <w:noProof/>
            <w:lang w:val="en-US"/>
          </w:rPr>
          <w:tab/>
          <w:t xml:space="preserve">Huang, C. </w:t>
        </w:r>
        <w:r w:rsidRPr="00DE2407">
          <w:rPr>
            <w:i/>
            <w:iCs/>
            <w:noProof/>
            <w:lang w:val="en-US"/>
          </w:rPr>
          <w:t>et al.</w:t>
        </w:r>
        <w:r w:rsidRPr="00DE2407">
          <w:rPr>
            <w:noProof/>
            <w:lang w:val="en-US"/>
          </w:rPr>
          <w:t xml:space="preserve"> Projecting future heat-related mortality under climate change scenarios: a systematic review. </w:t>
        </w:r>
        <w:r w:rsidRPr="00DE2407">
          <w:rPr>
            <w:i/>
            <w:iCs/>
            <w:noProof/>
            <w:lang w:val="en-US"/>
          </w:rPr>
          <w:t>Environ. Health Perspect.</w:t>
        </w:r>
        <w:r w:rsidRPr="00DE2407">
          <w:rPr>
            <w:noProof/>
            <w:lang w:val="en-US"/>
          </w:rPr>
          <w:t xml:space="preserve"> (2011). doi:10.1289/ehp.1103456</w:t>
        </w:r>
      </w:ins>
    </w:p>
    <w:p w14:paraId="7FEDFCA9" w14:textId="77777777" w:rsidR="00DE2407" w:rsidRPr="00DE2407" w:rsidRDefault="00DE2407" w:rsidP="00DE2407">
      <w:pPr>
        <w:widowControl w:val="0"/>
        <w:autoSpaceDE w:val="0"/>
        <w:autoSpaceDN w:val="0"/>
        <w:adjustRightInd w:val="0"/>
        <w:ind w:left="640" w:hanging="640"/>
        <w:rPr>
          <w:ins w:id="124" w:author="Robbie Parks" w:date="2019-11-07T09:11:00Z"/>
          <w:noProof/>
          <w:lang w:val="en-US"/>
        </w:rPr>
      </w:pPr>
      <w:ins w:id="125" w:author="Robbie Parks" w:date="2019-11-07T09:11:00Z">
        <w:r w:rsidRPr="00DE2407">
          <w:rPr>
            <w:noProof/>
            <w:lang w:val="en-US"/>
          </w:rPr>
          <w:t>8.</w:t>
        </w:r>
        <w:r w:rsidRPr="00DE2407">
          <w:rPr>
            <w:noProof/>
            <w:lang w:val="en-US"/>
          </w:rPr>
          <w:tab/>
          <w:t xml:space="preserve">Gasparrini, A. </w:t>
        </w:r>
        <w:r w:rsidRPr="00DE2407">
          <w:rPr>
            <w:i/>
            <w:iCs/>
            <w:noProof/>
            <w:lang w:val="en-US"/>
          </w:rPr>
          <w:t>et al.</w:t>
        </w:r>
        <w:r w:rsidRPr="00DE2407">
          <w:rPr>
            <w:noProof/>
            <w:lang w:val="en-US"/>
          </w:rPr>
          <w:t xml:space="preserve"> Projections of temperature-related excess mortality under climate change scenarios. </w:t>
        </w:r>
        <w:r w:rsidRPr="00DE2407">
          <w:rPr>
            <w:i/>
            <w:iCs/>
            <w:noProof/>
            <w:lang w:val="en-US"/>
          </w:rPr>
          <w:t>Lancet Planet. Heal.</w:t>
        </w:r>
        <w:r w:rsidRPr="00DE2407">
          <w:rPr>
            <w:noProof/>
            <w:lang w:val="en-US"/>
          </w:rPr>
          <w:t xml:space="preserve"> (2017). doi:10.1016/S2542-5196(17)30156-0</w:t>
        </w:r>
      </w:ins>
    </w:p>
    <w:p w14:paraId="6802DBD9" w14:textId="77777777" w:rsidR="00DE2407" w:rsidRPr="00DE2407" w:rsidRDefault="00DE2407" w:rsidP="00DE2407">
      <w:pPr>
        <w:widowControl w:val="0"/>
        <w:autoSpaceDE w:val="0"/>
        <w:autoSpaceDN w:val="0"/>
        <w:adjustRightInd w:val="0"/>
        <w:ind w:left="640" w:hanging="640"/>
        <w:rPr>
          <w:ins w:id="126" w:author="Robbie Parks" w:date="2019-11-07T09:11:00Z"/>
          <w:noProof/>
          <w:lang w:val="en-US"/>
        </w:rPr>
      </w:pPr>
      <w:ins w:id="127" w:author="Robbie Parks" w:date="2019-11-07T09:11:00Z">
        <w:r w:rsidRPr="00DE2407">
          <w:rPr>
            <w:noProof/>
            <w:lang w:val="en-US"/>
          </w:rPr>
          <w:t>9.</w:t>
        </w:r>
        <w:r w:rsidRPr="00DE2407">
          <w:rPr>
            <w:noProof/>
            <w:lang w:val="en-US"/>
          </w:rPr>
          <w:tab/>
          <w:t xml:space="preserve">Burke, M. </w:t>
        </w:r>
        <w:r w:rsidRPr="00DE2407">
          <w:rPr>
            <w:i/>
            <w:iCs/>
            <w:noProof/>
            <w:lang w:val="en-US"/>
          </w:rPr>
          <w:t>et al.</w:t>
        </w:r>
        <w:r w:rsidRPr="00DE2407">
          <w:rPr>
            <w:noProof/>
            <w:lang w:val="en-US"/>
          </w:rPr>
          <w:t xml:space="preserve"> Higher temperatures increase suicide rates in the United States and Mexico. </w:t>
        </w:r>
        <w:r w:rsidRPr="00DE2407">
          <w:rPr>
            <w:i/>
            <w:iCs/>
            <w:noProof/>
            <w:lang w:val="en-US"/>
          </w:rPr>
          <w:t>Nat. Clim. Chang.</w:t>
        </w:r>
        <w:r w:rsidRPr="00DE2407">
          <w:rPr>
            <w:noProof/>
            <w:lang w:val="en-US"/>
          </w:rPr>
          <w:t xml:space="preserve"> (2018). doi:10.1038/s41558-018-0222-x</w:t>
        </w:r>
      </w:ins>
    </w:p>
    <w:p w14:paraId="50B908CB" w14:textId="77777777" w:rsidR="00DE2407" w:rsidRPr="00DE2407" w:rsidRDefault="00DE2407" w:rsidP="00DE2407">
      <w:pPr>
        <w:widowControl w:val="0"/>
        <w:autoSpaceDE w:val="0"/>
        <w:autoSpaceDN w:val="0"/>
        <w:adjustRightInd w:val="0"/>
        <w:ind w:left="640" w:hanging="640"/>
        <w:rPr>
          <w:ins w:id="128" w:author="Robbie Parks" w:date="2019-11-07T09:11:00Z"/>
          <w:noProof/>
          <w:lang w:val="en-US"/>
        </w:rPr>
      </w:pPr>
      <w:ins w:id="129" w:author="Robbie Parks" w:date="2019-11-07T09:11:00Z">
        <w:r w:rsidRPr="00DE2407">
          <w:rPr>
            <w:noProof/>
            <w:lang w:val="en-US"/>
          </w:rPr>
          <w:t>10.</w:t>
        </w:r>
        <w:r w:rsidRPr="00DE2407">
          <w:rPr>
            <w:noProof/>
            <w:lang w:val="en-US"/>
          </w:rPr>
          <w:tab/>
          <w:t xml:space="preserve">Rey, G. </w:t>
        </w:r>
        <w:r w:rsidRPr="00DE2407">
          <w:rPr>
            <w:i/>
            <w:iCs/>
            <w:noProof/>
            <w:lang w:val="en-US"/>
          </w:rPr>
          <w:t>et al.</w:t>
        </w:r>
        <w:r w:rsidRPr="00DE2407">
          <w:rPr>
            <w:noProof/>
            <w:lang w:val="en-US"/>
          </w:rPr>
          <w:t xml:space="preserve"> The impact of major heat waves on all-cause and cause-specific mortality in France from 1971 to 2003. </w:t>
        </w:r>
        <w:r w:rsidRPr="00DE2407">
          <w:rPr>
            <w:i/>
            <w:iCs/>
            <w:noProof/>
            <w:lang w:val="en-US"/>
          </w:rPr>
          <w:t>Int. Arch. Occup. Environ. Health</w:t>
        </w:r>
        <w:r w:rsidRPr="00DE2407">
          <w:rPr>
            <w:noProof/>
            <w:lang w:val="en-US"/>
          </w:rPr>
          <w:t xml:space="preserve"> (2007). doi:10.1007/s00420-007-0173-4</w:t>
        </w:r>
      </w:ins>
    </w:p>
    <w:p w14:paraId="65934257" w14:textId="77777777" w:rsidR="00DE2407" w:rsidRPr="00DE2407" w:rsidRDefault="00DE2407" w:rsidP="00DE2407">
      <w:pPr>
        <w:widowControl w:val="0"/>
        <w:autoSpaceDE w:val="0"/>
        <w:autoSpaceDN w:val="0"/>
        <w:adjustRightInd w:val="0"/>
        <w:ind w:left="640" w:hanging="640"/>
        <w:rPr>
          <w:ins w:id="130" w:author="Robbie Parks" w:date="2019-11-07T09:11:00Z"/>
          <w:noProof/>
          <w:lang w:val="en-US"/>
        </w:rPr>
      </w:pPr>
      <w:ins w:id="131" w:author="Robbie Parks" w:date="2019-11-07T09:11:00Z">
        <w:r w:rsidRPr="00DE2407">
          <w:rPr>
            <w:noProof/>
            <w:lang w:val="en-US"/>
          </w:rPr>
          <w:t>11.</w:t>
        </w:r>
        <w:r w:rsidRPr="00DE2407">
          <w:rPr>
            <w:noProof/>
            <w:lang w:val="en-US"/>
          </w:rPr>
          <w:tab/>
          <w:t xml:space="preserve">Orru, H. &amp; Åström, D. O. Increases in external cause mortality due to high and low temperatures: evidence from northeastern Europe. </w:t>
        </w:r>
        <w:r w:rsidRPr="00DE2407">
          <w:rPr>
            <w:i/>
            <w:iCs/>
            <w:noProof/>
            <w:lang w:val="en-US"/>
          </w:rPr>
          <w:t>Int. J. Biometeorol.</w:t>
        </w:r>
        <w:r w:rsidRPr="00DE2407">
          <w:rPr>
            <w:noProof/>
            <w:lang w:val="en-US"/>
          </w:rPr>
          <w:t xml:space="preserve"> (2017). doi:10.1007/s00484-016-1270-4</w:t>
        </w:r>
      </w:ins>
    </w:p>
    <w:p w14:paraId="5D64E157" w14:textId="77777777" w:rsidR="00DE2407" w:rsidRPr="00DE2407" w:rsidRDefault="00DE2407" w:rsidP="00DE2407">
      <w:pPr>
        <w:widowControl w:val="0"/>
        <w:autoSpaceDE w:val="0"/>
        <w:autoSpaceDN w:val="0"/>
        <w:adjustRightInd w:val="0"/>
        <w:ind w:left="640" w:hanging="640"/>
        <w:rPr>
          <w:ins w:id="132" w:author="Robbie Parks" w:date="2019-11-07T09:11:00Z"/>
          <w:noProof/>
          <w:lang w:val="en-US"/>
        </w:rPr>
      </w:pPr>
      <w:ins w:id="133" w:author="Robbie Parks" w:date="2019-11-07T09:11:00Z">
        <w:r w:rsidRPr="00DE2407">
          <w:rPr>
            <w:noProof/>
            <w:lang w:val="en-US"/>
          </w:rPr>
          <w:t>12.</w:t>
        </w:r>
        <w:r w:rsidRPr="00DE2407">
          <w:rPr>
            <w:noProof/>
            <w:lang w:val="en-US"/>
          </w:rPr>
          <w:tab/>
          <w:t xml:space="preserve">Robertson, L. S. Reversal of the road death trend in the U.S. in 2015–2016: An examination of the climate and economic hypotheses. </w:t>
        </w:r>
        <w:r w:rsidRPr="00DE2407">
          <w:rPr>
            <w:i/>
            <w:iCs/>
            <w:noProof/>
            <w:lang w:val="en-US"/>
          </w:rPr>
          <w:t>J. Transp. Heal.</w:t>
        </w:r>
        <w:r w:rsidRPr="00DE2407">
          <w:rPr>
            <w:noProof/>
            <w:lang w:val="en-US"/>
          </w:rPr>
          <w:t xml:space="preserve"> (2018). doi:10.1016/j.jth.2018.04.005</w:t>
        </w:r>
      </w:ins>
    </w:p>
    <w:p w14:paraId="0225A95D" w14:textId="77777777" w:rsidR="00DE2407" w:rsidRPr="00DE2407" w:rsidRDefault="00DE2407" w:rsidP="00DE2407">
      <w:pPr>
        <w:widowControl w:val="0"/>
        <w:autoSpaceDE w:val="0"/>
        <w:autoSpaceDN w:val="0"/>
        <w:adjustRightInd w:val="0"/>
        <w:ind w:left="640" w:hanging="640"/>
        <w:rPr>
          <w:ins w:id="134" w:author="Robbie Parks" w:date="2019-11-07T09:11:00Z"/>
          <w:noProof/>
          <w:lang w:val="en-US"/>
        </w:rPr>
      </w:pPr>
      <w:ins w:id="135" w:author="Robbie Parks" w:date="2019-11-07T09:11:00Z">
        <w:r w:rsidRPr="00DE2407">
          <w:rPr>
            <w:noProof/>
            <w:lang w:val="en-US"/>
          </w:rPr>
          <w:t>13.</w:t>
        </w:r>
        <w:r w:rsidRPr="00DE2407">
          <w:rPr>
            <w:noProof/>
            <w:lang w:val="en-US"/>
          </w:rPr>
          <w:tab/>
          <w:t xml:space="preserve">Opinium. Brits drink more alcohol in warmer weather. </w:t>
        </w:r>
        <w:r w:rsidRPr="00DE2407">
          <w:rPr>
            <w:i/>
            <w:iCs/>
            <w:noProof/>
            <w:lang w:val="en-US"/>
          </w:rPr>
          <w:t>Opinium.co.uk</w:t>
        </w:r>
        <w:r w:rsidRPr="00DE2407">
          <w:rPr>
            <w:noProof/>
            <w:lang w:val="en-US"/>
          </w:rPr>
          <w:t xml:space="preserve"> (2018). Available at: https://www.opinium.co.uk/brits-drink-more-alcohol-in-warmer-weather/. (Accessed: 10th January 2019)</w:t>
        </w:r>
      </w:ins>
    </w:p>
    <w:p w14:paraId="79DF17B1" w14:textId="77777777" w:rsidR="00DE2407" w:rsidRPr="00DE2407" w:rsidRDefault="00DE2407" w:rsidP="00DE2407">
      <w:pPr>
        <w:widowControl w:val="0"/>
        <w:autoSpaceDE w:val="0"/>
        <w:autoSpaceDN w:val="0"/>
        <w:adjustRightInd w:val="0"/>
        <w:ind w:left="640" w:hanging="640"/>
        <w:rPr>
          <w:ins w:id="136" w:author="Robbie Parks" w:date="2019-11-07T09:11:00Z"/>
          <w:noProof/>
          <w:lang w:val="en-US"/>
        </w:rPr>
      </w:pPr>
      <w:ins w:id="137" w:author="Robbie Parks" w:date="2019-11-07T09:11:00Z">
        <w:r w:rsidRPr="00DE2407">
          <w:rPr>
            <w:noProof/>
            <w:lang w:val="en-US"/>
          </w:rPr>
          <w:t>14.</w:t>
        </w:r>
        <w:r w:rsidRPr="00DE2407">
          <w:rPr>
            <w:noProof/>
            <w:lang w:val="en-US"/>
          </w:rPr>
          <w:tab/>
          <w:t xml:space="preserve">Parks, R. M., Bennett, J. E., Foreman, K. J., Toumi, R. &amp; Ezzati, M. National and regional seasonal dynamics of all-cause and cause-specific mortality in the USA from 1980 to 2016. </w:t>
        </w:r>
        <w:r w:rsidRPr="00DE2407">
          <w:rPr>
            <w:i/>
            <w:iCs/>
            <w:noProof/>
            <w:lang w:val="en-US"/>
          </w:rPr>
          <w:t>Elife</w:t>
        </w:r>
        <w:r w:rsidRPr="00DE2407">
          <w:rPr>
            <w:noProof/>
            <w:lang w:val="en-US"/>
          </w:rPr>
          <w:t xml:space="preserve"> </w:t>
        </w:r>
        <w:r w:rsidRPr="00DE2407">
          <w:rPr>
            <w:b/>
            <w:bCs/>
            <w:noProof/>
            <w:lang w:val="en-US"/>
          </w:rPr>
          <w:t>7</w:t>
        </w:r>
        <w:r w:rsidRPr="00DE2407">
          <w:rPr>
            <w:noProof/>
            <w:lang w:val="en-US"/>
          </w:rPr>
          <w:t>, (2018).</w:t>
        </w:r>
      </w:ins>
    </w:p>
    <w:p w14:paraId="7E9CE95F" w14:textId="77777777" w:rsidR="00DE2407" w:rsidRPr="00DE2407" w:rsidRDefault="00DE2407" w:rsidP="00DE2407">
      <w:pPr>
        <w:widowControl w:val="0"/>
        <w:autoSpaceDE w:val="0"/>
        <w:autoSpaceDN w:val="0"/>
        <w:adjustRightInd w:val="0"/>
        <w:ind w:left="640" w:hanging="640"/>
        <w:rPr>
          <w:ins w:id="138" w:author="Robbie Parks" w:date="2019-11-07T09:11:00Z"/>
          <w:noProof/>
          <w:lang w:val="en-US"/>
        </w:rPr>
      </w:pPr>
      <w:ins w:id="139" w:author="Robbie Parks" w:date="2019-11-07T09:11:00Z">
        <w:r w:rsidRPr="00DE2407">
          <w:rPr>
            <w:noProof/>
            <w:lang w:val="en-US"/>
          </w:rPr>
          <w:t>15.</w:t>
        </w:r>
        <w:r w:rsidRPr="00DE2407">
          <w:rPr>
            <w:noProof/>
            <w:lang w:val="en-US"/>
          </w:rPr>
          <w:tab/>
          <w:t xml:space="preserve">Rau, R. Seasonality in human mortality. A demographic approach. </w:t>
        </w:r>
        <w:r w:rsidRPr="00DE2407">
          <w:rPr>
            <w:i/>
            <w:iCs/>
            <w:noProof/>
            <w:lang w:val="en-US"/>
          </w:rPr>
          <w:t>Wirtschafts- und Sozialwissenschaftlichen Fak.</w:t>
        </w:r>
        <w:r w:rsidRPr="00DE2407">
          <w:rPr>
            <w:noProof/>
            <w:lang w:val="en-US"/>
          </w:rPr>
          <w:t xml:space="preserve"> </w:t>
        </w:r>
        <w:r w:rsidRPr="00DE2407">
          <w:rPr>
            <w:b/>
            <w:bCs/>
            <w:noProof/>
            <w:lang w:val="en-US"/>
          </w:rPr>
          <w:t>PhD</w:t>
        </w:r>
        <w:r w:rsidRPr="00DE2407">
          <w:rPr>
            <w:noProof/>
            <w:lang w:val="en-US"/>
          </w:rPr>
          <w:t>, 361 (2004).</w:t>
        </w:r>
      </w:ins>
    </w:p>
    <w:p w14:paraId="64B1CD08" w14:textId="77777777" w:rsidR="00DE2407" w:rsidRPr="00DE2407" w:rsidRDefault="00DE2407" w:rsidP="00DE2407">
      <w:pPr>
        <w:widowControl w:val="0"/>
        <w:autoSpaceDE w:val="0"/>
        <w:autoSpaceDN w:val="0"/>
        <w:adjustRightInd w:val="0"/>
        <w:ind w:left="640" w:hanging="640"/>
        <w:rPr>
          <w:ins w:id="140" w:author="Robbie Parks" w:date="2019-11-07T09:11:00Z"/>
          <w:noProof/>
          <w:lang w:val="en-US"/>
        </w:rPr>
      </w:pPr>
      <w:ins w:id="141" w:author="Robbie Parks" w:date="2019-11-07T09:11:00Z">
        <w:r w:rsidRPr="00DE2407">
          <w:rPr>
            <w:noProof/>
            <w:lang w:val="en-US"/>
          </w:rPr>
          <w:t>16.</w:t>
        </w:r>
        <w:r w:rsidRPr="00DE2407">
          <w:rPr>
            <w:noProof/>
            <w:lang w:val="en-US"/>
          </w:rPr>
          <w:tab/>
          <w:t xml:space="preserve">Datla, S., Sahu, P., Roh, H.-J. &amp; Sharma, S. A comprehensive analysis of the association of highway traffic with winter weather conditions. </w:t>
        </w:r>
        <w:r w:rsidRPr="00DE2407">
          <w:rPr>
            <w:i/>
            <w:iCs/>
            <w:noProof/>
            <w:lang w:val="en-US"/>
          </w:rPr>
          <w:t>Procedia - Soc. Behav. Sci.</w:t>
        </w:r>
        <w:r w:rsidRPr="00DE2407">
          <w:rPr>
            <w:noProof/>
            <w:lang w:val="en-US"/>
          </w:rPr>
          <w:t xml:space="preserve"> (2013). doi:10.1016/j.sbspro.2013.11.143</w:t>
        </w:r>
      </w:ins>
    </w:p>
    <w:p w14:paraId="14139EED" w14:textId="77777777" w:rsidR="00DE2407" w:rsidRPr="00DE2407" w:rsidRDefault="00DE2407" w:rsidP="00DE2407">
      <w:pPr>
        <w:widowControl w:val="0"/>
        <w:autoSpaceDE w:val="0"/>
        <w:autoSpaceDN w:val="0"/>
        <w:adjustRightInd w:val="0"/>
        <w:ind w:left="640" w:hanging="640"/>
        <w:rPr>
          <w:ins w:id="142" w:author="Robbie Parks" w:date="2019-11-07T09:11:00Z"/>
          <w:noProof/>
          <w:lang w:val="en-US"/>
        </w:rPr>
      </w:pPr>
      <w:ins w:id="143" w:author="Robbie Parks" w:date="2019-11-07T09:11:00Z">
        <w:r w:rsidRPr="00DE2407">
          <w:rPr>
            <w:noProof/>
            <w:lang w:val="en-US"/>
          </w:rPr>
          <w:t>17.</w:t>
        </w:r>
        <w:r w:rsidRPr="00DE2407">
          <w:rPr>
            <w:noProof/>
            <w:lang w:val="en-US"/>
          </w:rPr>
          <w:tab/>
          <w:t xml:space="preserve">Roh, H.-J., Sahu, P. K., Sharma, S., Datla, S. &amp; Mehran, B. Statistical investigations of snowfall and temperature interaction with passenger car and truck traffic on primary highways in Canada. </w:t>
        </w:r>
        <w:r w:rsidRPr="00DE2407">
          <w:rPr>
            <w:i/>
            <w:iCs/>
            <w:noProof/>
            <w:lang w:val="en-US"/>
          </w:rPr>
          <w:t>J. Cold Reg. Eng.</w:t>
        </w:r>
        <w:r w:rsidRPr="00DE2407">
          <w:rPr>
            <w:noProof/>
            <w:lang w:val="en-US"/>
          </w:rPr>
          <w:t xml:space="preserve"> (2016). doi:10.1061/(ASCE)CR.1943-5495.0000099</w:t>
        </w:r>
      </w:ins>
    </w:p>
    <w:p w14:paraId="4FC4969B" w14:textId="77777777" w:rsidR="00DE2407" w:rsidRPr="00DE2407" w:rsidRDefault="00DE2407" w:rsidP="00DE2407">
      <w:pPr>
        <w:widowControl w:val="0"/>
        <w:autoSpaceDE w:val="0"/>
        <w:autoSpaceDN w:val="0"/>
        <w:adjustRightInd w:val="0"/>
        <w:ind w:left="640" w:hanging="640"/>
        <w:rPr>
          <w:ins w:id="144" w:author="Robbie Parks" w:date="2019-11-07T09:11:00Z"/>
          <w:noProof/>
          <w:lang w:val="en-US"/>
        </w:rPr>
      </w:pPr>
      <w:ins w:id="145" w:author="Robbie Parks" w:date="2019-11-07T09:11:00Z">
        <w:r w:rsidRPr="00DE2407">
          <w:rPr>
            <w:noProof/>
            <w:lang w:val="en-US"/>
          </w:rPr>
          <w:t>18.</w:t>
        </w:r>
        <w:r w:rsidRPr="00DE2407">
          <w:rPr>
            <w:noProof/>
            <w:lang w:val="en-US"/>
          </w:rPr>
          <w:tab/>
          <w:t xml:space="preserve">Roh, H.-J., Datla, S. &amp; Sharma, S. Effect of snow, temperature and their interaction on highway truck traffic. </w:t>
        </w:r>
        <w:r w:rsidRPr="00DE2407">
          <w:rPr>
            <w:i/>
            <w:iCs/>
            <w:noProof/>
            <w:lang w:val="en-US"/>
          </w:rPr>
          <w:t>J. Transp. Techn.</w:t>
        </w:r>
        <w:r w:rsidRPr="00DE2407">
          <w:rPr>
            <w:noProof/>
            <w:lang w:val="en-US"/>
          </w:rPr>
          <w:t xml:space="preserve"> (2013). doi:10.4236/jtts.2013.31003</w:t>
        </w:r>
      </w:ins>
    </w:p>
    <w:p w14:paraId="43D28E1A" w14:textId="77777777" w:rsidR="00DE2407" w:rsidRPr="00DE2407" w:rsidRDefault="00DE2407" w:rsidP="00DE2407">
      <w:pPr>
        <w:widowControl w:val="0"/>
        <w:autoSpaceDE w:val="0"/>
        <w:autoSpaceDN w:val="0"/>
        <w:adjustRightInd w:val="0"/>
        <w:ind w:left="640" w:hanging="640"/>
        <w:rPr>
          <w:ins w:id="146" w:author="Robbie Parks" w:date="2019-11-07T09:11:00Z"/>
          <w:noProof/>
          <w:lang w:val="en-US"/>
        </w:rPr>
      </w:pPr>
      <w:ins w:id="147" w:author="Robbie Parks" w:date="2019-11-07T09:11:00Z">
        <w:r w:rsidRPr="00DE2407">
          <w:rPr>
            <w:noProof/>
            <w:lang w:val="en-US"/>
          </w:rPr>
          <w:lastRenderedPageBreak/>
          <w:t>19.</w:t>
        </w:r>
        <w:r w:rsidRPr="00DE2407">
          <w:rPr>
            <w:noProof/>
            <w:lang w:val="en-US"/>
          </w:rPr>
          <w:tab/>
          <w:t xml:space="preserve">Roh, H. J., Sharma, S. &amp; Sahu, P. K. Modeling snow and cold effects for classified highway traffic volumes. </w:t>
        </w:r>
        <w:r w:rsidRPr="00DE2407">
          <w:rPr>
            <w:i/>
            <w:iCs/>
            <w:noProof/>
            <w:lang w:val="en-US"/>
          </w:rPr>
          <w:t>KSCE J. Civ. Eng.</w:t>
        </w:r>
        <w:r w:rsidRPr="00DE2407">
          <w:rPr>
            <w:noProof/>
            <w:lang w:val="en-US"/>
          </w:rPr>
          <w:t xml:space="preserve"> (2016). doi:10.1007/s12205-015-0236-0</w:t>
        </w:r>
      </w:ins>
    </w:p>
    <w:p w14:paraId="7FA25475" w14:textId="77777777" w:rsidR="00DE2407" w:rsidRPr="00DE2407" w:rsidRDefault="00DE2407" w:rsidP="00DE2407">
      <w:pPr>
        <w:widowControl w:val="0"/>
        <w:autoSpaceDE w:val="0"/>
        <w:autoSpaceDN w:val="0"/>
        <w:adjustRightInd w:val="0"/>
        <w:ind w:left="640" w:hanging="640"/>
        <w:rPr>
          <w:ins w:id="148" w:author="Robbie Parks" w:date="2019-11-07T09:11:00Z"/>
          <w:noProof/>
          <w:lang w:val="en-US"/>
        </w:rPr>
      </w:pPr>
      <w:ins w:id="149" w:author="Robbie Parks" w:date="2019-11-07T09:11:00Z">
        <w:r w:rsidRPr="00DE2407">
          <w:rPr>
            <w:noProof/>
            <w:lang w:val="en-US"/>
          </w:rPr>
          <w:t>20.</w:t>
        </w:r>
        <w:r w:rsidRPr="00DE2407">
          <w:rPr>
            <w:noProof/>
            <w:lang w:val="en-US"/>
          </w:rPr>
          <w:tab/>
          <w:t xml:space="preserve">Daanen, H. A. M., Van De Vliert, E. &amp; Huang, X. Driving performance in cold, warm, and thermoneutral environments. </w:t>
        </w:r>
        <w:r w:rsidRPr="00DE2407">
          <w:rPr>
            <w:i/>
            <w:iCs/>
            <w:noProof/>
            <w:lang w:val="en-US"/>
          </w:rPr>
          <w:t>Appl. Ergon.</w:t>
        </w:r>
        <w:r w:rsidRPr="00DE2407">
          <w:rPr>
            <w:noProof/>
            <w:lang w:val="en-US"/>
          </w:rPr>
          <w:t xml:space="preserve"> (2003). doi:10.1016/S0003-6870(03)00055-3</w:t>
        </w:r>
      </w:ins>
    </w:p>
    <w:p w14:paraId="118F049E" w14:textId="77777777" w:rsidR="00DE2407" w:rsidRPr="00DE2407" w:rsidRDefault="00DE2407" w:rsidP="00DE2407">
      <w:pPr>
        <w:widowControl w:val="0"/>
        <w:autoSpaceDE w:val="0"/>
        <w:autoSpaceDN w:val="0"/>
        <w:adjustRightInd w:val="0"/>
        <w:ind w:left="640" w:hanging="640"/>
        <w:rPr>
          <w:ins w:id="150" w:author="Robbie Parks" w:date="2019-11-07T09:11:00Z"/>
          <w:noProof/>
          <w:lang w:val="en-US"/>
        </w:rPr>
      </w:pPr>
      <w:ins w:id="151" w:author="Robbie Parks" w:date="2019-11-07T09:11:00Z">
        <w:r w:rsidRPr="00DE2407">
          <w:rPr>
            <w:noProof/>
            <w:lang w:val="en-US"/>
          </w:rPr>
          <w:t>21.</w:t>
        </w:r>
        <w:r w:rsidRPr="00DE2407">
          <w:rPr>
            <w:noProof/>
            <w:lang w:val="en-US"/>
          </w:rPr>
          <w:tab/>
          <w:t xml:space="preserve">Zlatoper, T. J. Determinants of motor vehicle deaths in the United States: a cross-sectional analysis. </w:t>
        </w:r>
        <w:r w:rsidRPr="00DE2407">
          <w:rPr>
            <w:i/>
            <w:iCs/>
            <w:noProof/>
            <w:lang w:val="en-US"/>
          </w:rPr>
          <w:t>Accid. Anal. Prev.</w:t>
        </w:r>
        <w:r w:rsidRPr="00DE2407">
          <w:rPr>
            <w:noProof/>
            <w:lang w:val="en-US"/>
          </w:rPr>
          <w:t xml:space="preserve"> (1991). doi:10.1016/0001-4575(91)90062-A</w:t>
        </w:r>
      </w:ins>
    </w:p>
    <w:p w14:paraId="36B0DB78" w14:textId="77777777" w:rsidR="00DE2407" w:rsidRPr="00DE2407" w:rsidRDefault="00DE2407" w:rsidP="00DE2407">
      <w:pPr>
        <w:widowControl w:val="0"/>
        <w:autoSpaceDE w:val="0"/>
        <w:autoSpaceDN w:val="0"/>
        <w:adjustRightInd w:val="0"/>
        <w:ind w:left="640" w:hanging="640"/>
        <w:rPr>
          <w:ins w:id="152" w:author="Robbie Parks" w:date="2019-11-07T09:11:00Z"/>
          <w:noProof/>
          <w:lang w:val="en-US"/>
        </w:rPr>
      </w:pPr>
      <w:ins w:id="153" w:author="Robbie Parks" w:date="2019-11-07T09:11:00Z">
        <w:r w:rsidRPr="00DE2407">
          <w:rPr>
            <w:noProof/>
            <w:lang w:val="en-US"/>
          </w:rPr>
          <w:t>22.</w:t>
        </w:r>
        <w:r w:rsidRPr="00DE2407">
          <w:rPr>
            <w:noProof/>
            <w:lang w:val="en-US"/>
          </w:rPr>
          <w:tab/>
          <w:t xml:space="preserve">Mackie, R. R. &amp; Hanlon, J. F. . O. A study of the combined effects of extented driving and heat stress on driver arousal and performance. in </w:t>
        </w:r>
        <w:r w:rsidRPr="00DE2407">
          <w:rPr>
            <w:i/>
            <w:iCs/>
            <w:noProof/>
            <w:lang w:val="en-US"/>
          </w:rPr>
          <w:t>Symposium on relationships among theory, physiological correlates, and operational performance</w:t>
        </w:r>
        <w:r w:rsidRPr="00DE2407">
          <w:rPr>
            <w:noProof/>
            <w:lang w:val="en-US"/>
          </w:rPr>
          <w:t xml:space="preserve"> (1976). doi:10.1007/978-1-4684-2529-1_25</w:t>
        </w:r>
      </w:ins>
    </w:p>
    <w:p w14:paraId="39E05BAB" w14:textId="77777777" w:rsidR="00DE2407" w:rsidRPr="00DE2407" w:rsidRDefault="00DE2407" w:rsidP="00DE2407">
      <w:pPr>
        <w:widowControl w:val="0"/>
        <w:autoSpaceDE w:val="0"/>
        <w:autoSpaceDN w:val="0"/>
        <w:adjustRightInd w:val="0"/>
        <w:ind w:left="640" w:hanging="640"/>
        <w:rPr>
          <w:ins w:id="154" w:author="Robbie Parks" w:date="2019-11-07T09:11:00Z"/>
          <w:noProof/>
          <w:lang w:val="en-US"/>
        </w:rPr>
      </w:pPr>
      <w:ins w:id="155" w:author="Robbie Parks" w:date="2019-11-07T09:11:00Z">
        <w:r w:rsidRPr="00DE2407">
          <w:rPr>
            <w:noProof/>
            <w:lang w:val="en-US"/>
          </w:rPr>
          <w:t>23.</w:t>
        </w:r>
        <w:r w:rsidRPr="00DE2407">
          <w:rPr>
            <w:noProof/>
            <w:lang w:val="en-US"/>
          </w:rPr>
          <w:tab/>
          <w:t xml:space="preserve">Wyon, D. P., Wyon, I. &amp; Norin, F. Effects of moderate heat stress on driver vigilance in a moving vehicle. </w:t>
        </w:r>
        <w:r w:rsidRPr="00DE2407">
          <w:rPr>
            <w:i/>
            <w:iCs/>
            <w:noProof/>
            <w:lang w:val="en-US"/>
          </w:rPr>
          <w:t>Ergonomics</w:t>
        </w:r>
        <w:r w:rsidRPr="00DE2407">
          <w:rPr>
            <w:noProof/>
            <w:lang w:val="en-US"/>
          </w:rPr>
          <w:t xml:space="preserve"> (1996). doi:10.1080/00140139608964434</w:t>
        </w:r>
      </w:ins>
    </w:p>
    <w:p w14:paraId="6F297720" w14:textId="77777777" w:rsidR="00DE2407" w:rsidRPr="00DE2407" w:rsidRDefault="00DE2407" w:rsidP="00DE2407">
      <w:pPr>
        <w:widowControl w:val="0"/>
        <w:autoSpaceDE w:val="0"/>
        <w:autoSpaceDN w:val="0"/>
        <w:adjustRightInd w:val="0"/>
        <w:ind w:left="640" w:hanging="640"/>
        <w:rPr>
          <w:ins w:id="156" w:author="Robbie Parks" w:date="2019-11-07T09:11:00Z"/>
          <w:noProof/>
          <w:lang w:val="en-US"/>
        </w:rPr>
      </w:pPr>
      <w:ins w:id="157" w:author="Robbie Parks" w:date="2019-11-07T09:11:00Z">
        <w:r w:rsidRPr="00DE2407">
          <w:rPr>
            <w:noProof/>
            <w:lang w:val="en-US"/>
          </w:rPr>
          <w:t>24.</w:t>
        </w:r>
        <w:r w:rsidRPr="00DE2407">
          <w:rPr>
            <w:noProof/>
            <w:lang w:val="en-US"/>
          </w:rPr>
          <w:tab/>
          <w:t xml:space="preserve">Robertson, L. Climate change, weather and road deaths. </w:t>
        </w:r>
        <w:r w:rsidRPr="00DE2407">
          <w:rPr>
            <w:i/>
            <w:iCs/>
            <w:noProof/>
            <w:lang w:val="en-US"/>
          </w:rPr>
          <w:t>Inj. Prev.</w:t>
        </w:r>
        <w:r w:rsidRPr="00DE2407">
          <w:rPr>
            <w:noProof/>
            <w:lang w:val="en-US"/>
          </w:rPr>
          <w:t xml:space="preserve"> (2018). doi:10.1136/injuryprev-2017-042419</w:t>
        </w:r>
      </w:ins>
    </w:p>
    <w:p w14:paraId="24CBF5D2" w14:textId="77777777" w:rsidR="00DE2407" w:rsidRPr="00DE2407" w:rsidRDefault="00DE2407" w:rsidP="00DE2407">
      <w:pPr>
        <w:widowControl w:val="0"/>
        <w:autoSpaceDE w:val="0"/>
        <w:autoSpaceDN w:val="0"/>
        <w:adjustRightInd w:val="0"/>
        <w:ind w:left="640" w:hanging="640"/>
        <w:rPr>
          <w:ins w:id="158" w:author="Robbie Parks" w:date="2019-11-07T09:11:00Z"/>
          <w:noProof/>
          <w:lang w:val="en-US"/>
        </w:rPr>
      </w:pPr>
      <w:ins w:id="159" w:author="Robbie Parks" w:date="2019-11-07T09:11:00Z">
        <w:r w:rsidRPr="00DE2407">
          <w:rPr>
            <w:noProof/>
            <w:lang w:val="en-US"/>
          </w:rPr>
          <w:t>25.</w:t>
        </w:r>
        <w:r w:rsidRPr="00DE2407">
          <w:rPr>
            <w:noProof/>
            <w:lang w:val="en-US"/>
          </w:rPr>
          <w:tab/>
          <w:t xml:space="preserve">Anderson, C. A. Temperature and aggression: ubiquitous effects of heat on occurrence of human violence. </w:t>
        </w:r>
        <w:r w:rsidRPr="00DE2407">
          <w:rPr>
            <w:i/>
            <w:iCs/>
            <w:noProof/>
            <w:lang w:val="en-US"/>
          </w:rPr>
          <w:t>Psychol. Bull.</w:t>
        </w:r>
        <w:r w:rsidRPr="00DE2407">
          <w:rPr>
            <w:noProof/>
            <w:lang w:val="en-US"/>
          </w:rPr>
          <w:t xml:space="preserve"> (1989). doi:10.1037/0033-2909.106.1.74</w:t>
        </w:r>
      </w:ins>
    </w:p>
    <w:p w14:paraId="3FA2420B" w14:textId="77777777" w:rsidR="00DE2407" w:rsidRPr="00DE2407" w:rsidRDefault="00DE2407" w:rsidP="00DE2407">
      <w:pPr>
        <w:widowControl w:val="0"/>
        <w:autoSpaceDE w:val="0"/>
        <w:autoSpaceDN w:val="0"/>
        <w:adjustRightInd w:val="0"/>
        <w:ind w:left="640" w:hanging="640"/>
        <w:rPr>
          <w:ins w:id="160" w:author="Robbie Parks" w:date="2019-11-07T09:11:00Z"/>
          <w:noProof/>
          <w:lang w:val="en-US"/>
        </w:rPr>
      </w:pPr>
      <w:ins w:id="161" w:author="Robbie Parks" w:date="2019-11-07T09:11:00Z">
        <w:r w:rsidRPr="00DE2407">
          <w:rPr>
            <w:noProof/>
            <w:lang w:val="en-US"/>
          </w:rPr>
          <w:t>26.</w:t>
        </w:r>
        <w:r w:rsidRPr="00DE2407">
          <w:rPr>
            <w:noProof/>
            <w:lang w:val="en-US"/>
          </w:rPr>
          <w:tab/>
          <w:t xml:space="preserve">Baron, R. A. &amp; Bell, P. A. Aggression and heat: the influence of ambient temperature, negative affect, and a cooling drink on physical aggression. </w:t>
        </w:r>
        <w:r w:rsidRPr="00DE2407">
          <w:rPr>
            <w:i/>
            <w:iCs/>
            <w:noProof/>
            <w:lang w:val="en-US"/>
          </w:rPr>
          <w:t>J. Pers. Soc. Psychol.</w:t>
        </w:r>
        <w:r w:rsidRPr="00DE2407">
          <w:rPr>
            <w:noProof/>
            <w:lang w:val="en-US"/>
          </w:rPr>
          <w:t xml:space="preserve"> (1976). doi:10.1037/0022-3514.33.3.245</w:t>
        </w:r>
      </w:ins>
    </w:p>
    <w:p w14:paraId="4ECC8825" w14:textId="77777777" w:rsidR="00DE2407" w:rsidRPr="00DE2407" w:rsidRDefault="00DE2407" w:rsidP="00DE2407">
      <w:pPr>
        <w:widowControl w:val="0"/>
        <w:autoSpaceDE w:val="0"/>
        <w:autoSpaceDN w:val="0"/>
        <w:adjustRightInd w:val="0"/>
        <w:ind w:left="640" w:hanging="640"/>
        <w:rPr>
          <w:ins w:id="162" w:author="Robbie Parks" w:date="2019-11-07T09:11:00Z"/>
          <w:noProof/>
          <w:lang w:val="en-US"/>
        </w:rPr>
      </w:pPr>
      <w:ins w:id="163" w:author="Robbie Parks" w:date="2019-11-07T09:11:00Z">
        <w:r w:rsidRPr="00DE2407">
          <w:rPr>
            <w:noProof/>
            <w:lang w:val="en-US"/>
          </w:rPr>
          <w:t>27.</w:t>
        </w:r>
        <w:r w:rsidRPr="00DE2407">
          <w:rPr>
            <w:noProof/>
            <w:lang w:val="en-US"/>
          </w:rPr>
          <w:tab/>
          <w:t xml:space="preserve">Talaei, A., Hedjazi, A., Rezaei Ardani, A., Fayyazi Bordbar, M. R. &amp; Talaei, A. The relationship between meteorological conditions and homicide, suicide, rage, and psychiatric hospitalization. </w:t>
        </w:r>
        <w:r w:rsidRPr="00DE2407">
          <w:rPr>
            <w:i/>
            <w:iCs/>
            <w:noProof/>
            <w:lang w:val="en-US"/>
          </w:rPr>
          <w:t>J. Forensic Sci.</w:t>
        </w:r>
        <w:r w:rsidRPr="00DE2407">
          <w:rPr>
            <w:noProof/>
            <w:lang w:val="en-US"/>
          </w:rPr>
          <w:t xml:space="preserve"> (2014). doi:10.1111/1556-4029.12471</w:t>
        </w:r>
      </w:ins>
    </w:p>
    <w:p w14:paraId="178FDFB7" w14:textId="77777777" w:rsidR="00DE2407" w:rsidRPr="00DE2407" w:rsidRDefault="00DE2407" w:rsidP="00DE2407">
      <w:pPr>
        <w:widowControl w:val="0"/>
        <w:autoSpaceDE w:val="0"/>
        <w:autoSpaceDN w:val="0"/>
        <w:adjustRightInd w:val="0"/>
        <w:ind w:left="640" w:hanging="640"/>
        <w:rPr>
          <w:ins w:id="164" w:author="Robbie Parks" w:date="2019-11-07T09:11:00Z"/>
          <w:noProof/>
          <w:lang w:val="en-US"/>
        </w:rPr>
      </w:pPr>
      <w:ins w:id="165" w:author="Robbie Parks" w:date="2019-11-07T09:11:00Z">
        <w:r w:rsidRPr="00DE2407">
          <w:rPr>
            <w:noProof/>
            <w:lang w:val="en-US"/>
          </w:rPr>
          <w:t>28.</w:t>
        </w:r>
        <w:r w:rsidRPr="00DE2407">
          <w:rPr>
            <w:noProof/>
            <w:lang w:val="en-US"/>
          </w:rPr>
          <w:tab/>
          <w:t xml:space="preserve">Xu, J. Unintentional drowning deaths in the United States, 1999-2010. </w:t>
        </w:r>
        <w:r w:rsidRPr="00DE2407">
          <w:rPr>
            <w:i/>
            <w:iCs/>
            <w:noProof/>
            <w:lang w:val="en-US"/>
          </w:rPr>
          <w:t>NCHS Data Brief</w:t>
        </w:r>
        <w:r w:rsidRPr="00DE2407">
          <w:rPr>
            <w:noProof/>
            <w:lang w:val="en-US"/>
          </w:rPr>
          <w:t xml:space="preserve"> (2014).</w:t>
        </w:r>
      </w:ins>
    </w:p>
    <w:p w14:paraId="05863505" w14:textId="77777777" w:rsidR="00DE2407" w:rsidRPr="00DE2407" w:rsidRDefault="00DE2407" w:rsidP="00DE2407">
      <w:pPr>
        <w:widowControl w:val="0"/>
        <w:autoSpaceDE w:val="0"/>
        <w:autoSpaceDN w:val="0"/>
        <w:adjustRightInd w:val="0"/>
        <w:ind w:left="640" w:hanging="640"/>
        <w:rPr>
          <w:ins w:id="166" w:author="Robbie Parks" w:date="2019-11-07T09:11:00Z"/>
          <w:noProof/>
          <w:lang w:val="en-US"/>
        </w:rPr>
      </w:pPr>
      <w:ins w:id="167" w:author="Robbie Parks" w:date="2019-11-07T09:11:00Z">
        <w:r w:rsidRPr="00DE2407">
          <w:rPr>
            <w:noProof/>
            <w:lang w:val="en-US"/>
          </w:rPr>
          <w:t>29.</w:t>
        </w:r>
        <w:r w:rsidRPr="00DE2407">
          <w:rPr>
            <w:noProof/>
            <w:lang w:val="en-US"/>
          </w:rPr>
          <w:tab/>
          <w:t xml:space="preserve">Ambrose, A. F., Paul, G. &amp; Hausdorff, J. M. Risk factors for falls among older adults: a review of the literature. </w:t>
        </w:r>
        <w:r w:rsidRPr="00DE2407">
          <w:rPr>
            <w:i/>
            <w:iCs/>
            <w:noProof/>
            <w:lang w:val="en-US"/>
          </w:rPr>
          <w:t>Maturitas</w:t>
        </w:r>
        <w:r w:rsidRPr="00DE2407">
          <w:rPr>
            <w:noProof/>
            <w:lang w:val="en-US"/>
          </w:rPr>
          <w:t xml:space="preserve"> (2013). doi:10.1016/j.maturitas.2013.02.009</w:t>
        </w:r>
      </w:ins>
    </w:p>
    <w:p w14:paraId="08ACA383" w14:textId="77777777" w:rsidR="00DE2407" w:rsidRPr="00DE2407" w:rsidRDefault="00DE2407" w:rsidP="00DE2407">
      <w:pPr>
        <w:widowControl w:val="0"/>
        <w:autoSpaceDE w:val="0"/>
        <w:autoSpaceDN w:val="0"/>
        <w:adjustRightInd w:val="0"/>
        <w:ind w:left="640" w:hanging="640"/>
        <w:rPr>
          <w:ins w:id="168" w:author="Robbie Parks" w:date="2019-11-07T09:11:00Z"/>
          <w:noProof/>
          <w:lang w:val="en-US"/>
        </w:rPr>
      </w:pPr>
      <w:ins w:id="169" w:author="Robbie Parks" w:date="2019-11-07T09:11:00Z">
        <w:r w:rsidRPr="00DE2407">
          <w:rPr>
            <w:noProof/>
            <w:lang w:val="en-US"/>
          </w:rPr>
          <w:t>30.</w:t>
        </w:r>
        <w:r w:rsidRPr="00DE2407">
          <w:rPr>
            <w:noProof/>
            <w:lang w:val="en-US"/>
          </w:rPr>
          <w:tab/>
          <w:t xml:space="preserve">Bobb, J. F. </w:t>
        </w:r>
        <w:r w:rsidRPr="00DE2407">
          <w:rPr>
            <w:i/>
            <w:iCs/>
            <w:noProof/>
            <w:lang w:val="en-US"/>
          </w:rPr>
          <w:t>et al.</w:t>
        </w:r>
        <w:r w:rsidRPr="00DE2407">
          <w:rPr>
            <w:noProof/>
            <w:lang w:val="en-US"/>
          </w:rPr>
          <w:t xml:space="preserve"> Time-course of cause-specific hospital admissions during snowstorms: an analysis of electronic medical records from major hospitals in Boston, Massachusetts. </w:t>
        </w:r>
        <w:r w:rsidRPr="00DE2407">
          <w:rPr>
            <w:i/>
            <w:iCs/>
            <w:noProof/>
            <w:lang w:val="en-US"/>
          </w:rPr>
          <w:t>Am. J. Epidemiol.</w:t>
        </w:r>
        <w:r w:rsidRPr="00DE2407">
          <w:rPr>
            <w:noProof/>
            <w:lang w:val="en-US"/>
          </w:rPr>
          <w:t xml:space="preserve"> </w:t>
        </w:r>
        <w:r w:rsidRPr="00DE2407">
          <w:rPr>
            <w:b/>
            <w:bCs/>
            <w:noProof/>
            <w:lang w:val="en-US"/>
          </w:rPr>
          <w:t>185</w:t>
        </w:r>
        <w:r w:rsidRPr="00DE2407">
          <w:rPr>
            <w:noProof/>
            <w:lang w:val="en-US"/>
          </w:rPr>
          <w:t>, 283–294 (2017).</w:t>
        </w:r>
      </w:ins>
    </w:p>
    <w:p w14:paraId="62098FE3" w14:textId="77777777" w:rsidR="00DE2407" w:rsidRPr="00DE2407" w:rsidRDefault="00DE2407" w:rsidP="00DE2407">
      <w:pPr>
        <w:widowControl w:val="0"/>
        <w:autoSpaceDE w:val="0"/>
        <w:autoSpaceDN w:val="0"/>
        <w:adjustRightInd w:val="0"/>
        <w:ind w:left="640" w:hanging="640"/>
        <w:rPr>
          <w:ins w:id="170" w:author="Robbie Parks" w:date="2019-11-07T09:11:00Z"/>
          <w:noProof/>
          <w:lang w:val="en-US"/>
        </w:rPr>
      </w:pPr>
      <w:ins w:id="171" w:author="Robbie Parks" w:date="2019-11-07T09:11:00Z">
        <w:r w:rsidRPr="00DE2407">
          <w:rPr>
            <w:noProof/>
            <w:lang w:val="en-US"/>
          </w:rPr>
          <w:t>31.</w:t>
        </w:r>
        <w:r w:rsidRPr="00DE2407">
          <w:rPr>
            <w:noProof/>
            <w:lang w:val="en-US"/>
          </w:rPr>
          <w:tab/>
          <w:t xml:space="preserve">Kelsey, J. L. </w:t>
        </w:r>
        <w:r w:rsidRPr="00DE2407">
          <w:rPr>
            <w:i/>
            <w:iCs/>
            <w:noProof/>
            <w:lang w:val="en-US"/>
          </w:rPr>
          <w:t>et al.</w:t>
        </w:r>
        <w:r w:rsidRPr="00DE2407">
          <w:rPr>
            <w:noProof/>
            <w:lang w:val="en-US"/>
          </w:rPr>
          <w:t xml:space="preserve"> Indoor and outdoor falls in older adults are different: the maintenance of balance, independent living, intellect, and zest in the elderly of Boston study. </w:t>
        </w:r>
        <w:r w:rsidRPr="00DE2407">
          <w:rPr>
            <w:i/>
            <w:iCs/>
            <w:noProof/>
            <w:lang w:val="en-US"/>
          </w:rPr>
          <w:t>J. Am. Geriatr. Soc.</w:t>
        </w:r>
        <w:r w:rsidRPr="00DE2407">
          <w:rPr>
            <w:noProof/>
            <w:lang w:val="en-US"/>
          </w:rPr>
          <w:t xml:space="preserve"> (2010). doi:10.1111/j.1532-5415.2010.03062.x</w:t>
        </w:r>
      </w:ins>
    </w:p>
    <w:p w14:paraId="23E1D341" w14:textId="77777777" w:rsidR="00DE2407" w:rsidRPr="00DE2407" w:rsidRDefault="00DE2407" w:rsidP="00DE2407">
      <w:pPr>
        <w:widowControl w:val="0"/>
        <w:autoSpaceDE w:val="0"/>
        <w:autoSpaceDN w:val="0"/>
        <w:adjustRightInd w:val="0"/>
        <w:ind w:left="640" w:hanging="640"/>
        <w:rPr>
          <w:ins w:id="172" w:author="Robbie Parks" w:date="2019-11-07T09:11:00Z"/>
          <w:noProof/>
          <w:lang w:val="en-US"/>
        </w:rPr>
      </w:pPr>
      <w:ins w:id="173" w:author="Robbie Parks" w:date="2019-11-07T09:11:00Z">
        <w:r w:rsidRPr="00DE2407">
          <w:rPr>
            <w:noProof/>
            <w:lang w:val="en-US"/>
          </w:rPr>
          <w:t>32.</w:t>
        </w:r>
        <w:r w:rsidRPr="00DE2407">
          <w:rPr>
            <w:noProof/>
            <w:lang w:val="en-US"/>
          </w:rPr>
          <w:tab/>
          <w:t xml:space="preserve">Voas, R. B., Torres, P., Romano, E. &amp; Lacey, J. H. Alcohol-related risk of driver fatalities: an update using 2007 data. </w:t>
        </w:r>
        <w:r w:rsidRPr="00DE2407">
          <w:rPr>
            <w:i/>
            <w:iCs/>
            <w:noProof/>
            <w:lang w:val="en-US"/>
          </w:rPr>
          <w:t>J. Stud. Alcohol Drugs</w:t>
        </w:r>
        <w:r w:rsidRPr="00DE2407">
          <w:rPr>
            <w:noProof/>
            <w:lang w:val="en-US"/>
          </w:rPr>
          <w:t xml:space="preserve"> (2012). doi:10.15288/jsad.2012.73.341</w:t>
        </w:r>
      </w:ins>
    </w:p>
    <w:p w14:paraId="29722BA6" w14:textId="77777777" w:rsidR="00DE2407" w:rsidRPr="00DE2407" w:rsidRDefault="00DE2407" w:rsidP="00DE2407">
      <w:pPr>
        <w:widowControl w:val="0"/>
        <w:autoSpaceDE w:val="0"/>
        <w:autoSpaceDN w:val="0"/>
        <w:adjustRightInd w:val="0"/>
        <w:ind w:left="640" w:hanging="640"/>
        <w:rPr>
          <w:ins w:id="174" w:author="Robbie Parks" w:date="2019-11-07T09:11:00Z"/>
          <w:noProof/>
          <w:lang w:val="en-US"/>
        </w:rPr>
      </w:pPr>
      <w:ins w:id="175" w:author="Robbie Parks" w:date="2019-11-07T09:11:00Z">
        <w:r w:rsidRPr="00DE2407">
          <w:rPr>
            <w:noProof/>
            <w:lang w:val="en-US"/>
          </w:rPr>
          <w:t>33.</w:t>
        </w:r>
        <w:r w:rsidRPr="00DE2407">
          <w:rPr>
            <w:noProof/>
            <w:lang w:val="en-US"/>
          </w:rPr>
          <w:tab/>
          <w:t xml:space="preserve">Graff Zivin, J. &amp; Neidell, M. Temperature and the allocation of time: implications for climate change. </w:t>
        </w:r>
        <w:r w:rsidRPr="00DE2407">
          <w:rPr>
            <w:i/>
            <w:iCs/>
            <w:noProof/>
            <w:lang w:val="en-US"/>
          </w:rPr>
          <w:t>J. Labor Econ.</w:t>
        </w:r>
        <w:r w:rsidRPr="00DE2407">
          <w:rPr>
            <w:noProof/>
            <w:lang w:val="en-US"/>
          </w:rPr>
          <w:t xml:space="preserve"> (2014). doi:10.1086/671766</w:t>
        </w:r>
      </w:ins>
    </w:p>
    <w:p w14:paraId="1C013A47" w14:textId="77777777" w:rsidR="00DE2407" w:rsidRPr="00DE2407" w:rsidRDefault="00DE2407" w:rsidP="00DE2407">
      <w:pPr>
        <w:widowControl w:val="0"/>
        <w:autoSpaceDE w:val="0"/>
        <w:autoSpaceDN w:val="0"/>
        <w:adjustRightInd w:val="0"/>
        <w:ind w:left="640" w:hanging="640"/>
        <w:rPr>
          <w:ins w:id="176" w:author="Robbie Parks" w:date="2019-11-07T09:11:00Z"/>
          <w:noProof/>
          <w:lang w:val="en-US"/>
        </w:rPr>
      </w:pPr>
      <w:ins w:id="177" w:author="Robbie Parks" w:date="2019-11-07T09:11:00Z">
        <w:r w:rsidRPr="00DE2407">
          <w:rPr>
            <w:noProof/>
            <w:lang w:val="en-US"/>
          </w:rPr>
          <w:t>34.</w:t>
        </w:r>
        <w:r w:rsidRPr="00DE2407">
          <w:rPr>
            <w:noProof/>
            <w:lang w:val="en-US"/>
          </w:rPr>
          <w:tab/>
          <w:t xml:space="preserve">Glaeser, E. L., Sacerdote, B. &amp; Scheinkman, J. A. Crime and social interactions. </w:t>
        </w:r>
        <w:r w:rsidRPr="00DE2407">
          <w:rPr>
            <w:i/>
            <w:iCs/>
            <w:noProof/>
            <w:lang w:val="en-US"/>
          </w:rPr>
          <w:t>Q. J. Econ.</w:t>
        </w:r>
        <w:r w:rsidRPr="00DE2407">
          <w:rPr>
            <w:noProof/>
            <w:lang w:val="en-US"/>
          </w:rPr>
          <w:t xml:space="preserve"> (1996). doi:10.2307/2946686</w:t>
        </w:r>
      </w:ins>
    </w:p>
    <w:p w14:paraId="76256764" w14:textId="77777777" w:rsidR="00DE2407" w:rsidRPr="00DE2407" w:rsidRDefault="00DE2407" w:rsidP="00DE2407">
      <w:pPr>
        <w:widowControl w:val="0"/>
        <w:autoSpaceDE w:val="0"/>
        <w:autoSpaceDN w:val="0"/>
        <w:adjustRightInd w:val="0"/>
        <w:ind w:left="640" w:hanging="640"/>
        <w:rPr>
          <w:ins w:id="178" w:author="Robbie Parks" w:date="2019-11-07T09:11:00Z"/>
          <w:noProof/>
          <w:lang w:val="en-US"/>
        </w:rPr>
      </w:pPr>
      <w:ins w:id="179" w:author="Robbie Parks" w:date="2019-11-07T09:11:00Z">
        <w:r w:rsidRPr="00DE2407">
          <w:rPr>
            <w:noProof/>
            <w:lang w:val="en-US"/>
          </w:rPr>
          <w:t>35.</w:t>
        </w:r>
        <w:r w:rsidRPr="00DE2407">
          <w:rPr>
            <w:noProof/>
            <w:lang w:val="en-US"/>
          </w:rPr>
          <w:tab/>
          <w:t xml:space="preserve">Rotton, J. &amp; Cohn, E. G. Global warming and U.S. crime rates: an application of routine activity theory. </w:t>
        </w:r>
        <w:r w:rsidRPr="00DE2407">
          <w:rPr>
            <w:i/>
            <w:iCs/>
            <w:noProof/>
            <w:lang w:val="en-US"/>
          </w:rPr>
          <w:t>Environ. Behav.</w:t>
        </w:r>
        <w:r w:rsidRPr="00DE2407">
          <w:rPr>
            <w:noProof/>
            <w:lang w:val="en-US"/>
          </w:rPr>
          <w:t xml:space="preserve"> (2003). doi:10.1177/0013916503255565</w:t>
        </w:r>
      </w:ins>
    </w:p>
    <w:p w14:paraId="13FC70F9" w14:textId="77777777" w:rsidR="00DE2407" w:rsidRPr="00DE2407" w:rsidRDefault="00DE2407" w:rsidP="00DE2407">
      <w:pPr>
        <w:widowControl w:val="0"/>
        <w:autoSpaceDE w:val="0"/>
        <w:autoSpaceDN w:val="0"/>
        <w:adjustRightInd w:val="0"/>
        <w:ind w:left="640" w:hanging="640"/>
        <w:rPr>
          <w:ins w:id="180" w:author="Robbie Parks" w:date="2019-11-07T09:11:00Z"/>
          <w:noProof/>
          <w:lang w:val="en-US"/>
        </w:rPr>
      </w:pPr>
      <w:ins w:id="181" w:author="Robbie Parks" w:date="2019-11-07T09:11:00Z">
        <w:r w:rsidRPr="00DE2407">
          <w:rPr>
            <w:noProof/>
            <w:lang w:val="en-US"/>
          </w:rPr>
          <w:t>36.</w:t>
        </w:r>
        <w:r w:rsidRPr="00DE2407">
          <w:rPr>
            <w:noProof/>
            <w:lang w:val="en-US"/>
          </w:rPr>
          <w:tab/>
          <w:t xml:space="preserve">Mach, K. J. </w:t>
        </w:r>
        <w:r w:rsidRPr="00DE2407">
          <w:rPr>
            <w:i/>
            <w:iCs/>
            <w:noProof/>
            <w:lang w:val="en-US"/>
          </w:rPr>
          <w:t>et al.</w:t>
        </w:r>
        <w:r w:rsidRPr="00DE2407">
          <w:rPr>
            <w:noProof/>
            <w:lang w:val="en-US"/>
          </w:rPr>
          <w:t xml:space="preserve"> Climate as a risk factor for armed conflict. </w:t>
        </w:r>
        <w:r w:rsidRPr="00DE2407">
          <w:rPr>
            <w:i/>
            <w:iCs/>
            <w:noProof/>
            <w:lang w:val="en-US"/>
          </w:rPr>
          <w:t>Nature</w:t>
        </w:r>
        <w:r w:rsidRPr="00DE2407">
          <w:rPr>
            <w:noProof/>
            <w:lang w:val="en-US"/>
          </w:rPr>
          <w:t xml:space="preserve"> (2019). doi:10.1038/s41586-019-1300-6</w:t>
        </w:r>
      </w:ins>
    </w:p>
    <w:p w14:paraId="5686CDDB" w14:textId="77777777" w:rsidR="00DE2407" w:rsidRPr="00DE2407" w:rsidRDefault="00DE2407" w:rsidP="00DE2407">
      <w:pPr>
        <w:widowControl w:val="0"/>
        <w:autoSpaceDE w:val="0"/>
        <w:autoSpaceDN w:val="0"/>
        <w:adjustRightInd w:val="0"/>
        <w:ind w:left="640" w:hanging="640"/>
        <w:rPr>
          <w:ins w:id="182" w:author="Robbie Parks" w:date="2019-11-07T09:11:00Z"/>
          <w:noProof/>
          <w:lang w:val="en-US"/>
        </w:rPr>
      </w:pPr>
      <w:ins w:id="183" w:author="Robbie Parks" w:date="2019-11-07T09:11:00Z">
        <w:r w:rsidRPr="00DE2407">
          <w:rPr>
            <w:noProof/>
            <w:lang w:val="en-US"/>
          </w:rPr>
          <w:t>37.</w:t>
        </w:r>
        <w:r w:rsidRPr="00DE2407">
          <w:rPr>
            <w:noProof/>
            <w:lang w:val="en-US"/>
          </w:rPr>
          <w:tab/>
          <w:t xml:space="preserve">Majeed, H. &amp; Lee, J. The impact of climate change on youth depression and mental health. </w:t>
        </w:r>
        <w:r w:rsidRPr="00DE2407">
          <w:rPr>
            <w:i/>
            <w:iCs/>
            <w:noProof/>
            <w:lang w:val="en-US"/>
          </w:rPr>
          <w:t>Lancet Planet. Heal.</w:t>
        </w:r>
        <w:r w:rsidRPr="00DE2407">
          <w:rPr>
            <w:noProof/>
            <w:lang w:val="en-US"/>
          </w:rPr>
          <w:t xml:space="preserve"> </w:t>
        </w:r>
        <w:r w:rsidRPr="00DE2407">
          <w:rPr>
            <w:b/>
            <w:bCs/>
            <w:noProof/>
            <w:lang w:val="en-US"/>
          </w:rPr>
          <w:t>1</w:t>
        </w:r>
        <w:r w:rsidRPr="00DE2407">
          <w:rPr>
            <w:noProof/>
            <w:lang w:val="en-US"/>
          </w:rPr>
          <w:t>, e94–e95 (2017).</w:t>
        </w:r>
      </w:ins>
    </w:p>
    <w:p w14:paraId="002EE70A" w14:textId="77777777" w:rsidR="00DE2407" w:rsidRDefault="00DE2407" w:rsidP="00DE2407">
      <w:pPr>
        <w:widowControl w:val="0"/>
        <w:autoSpaceDE w:val="0"/>
        <w:autoSpaceDN w:val="0"/>
        <w:adjustRightInd w:val="0"/>
        <w:ind w:left="640" w:hanging="640"/>
        <w:rPr>
          <w:ins w:id="184" w:author="Robbie Parks" w:date="2019-11-07T09:11:00Z"/>
          <w:noProof/>
          <w:lang w:val="en-US"/>
        </w:rPr>
      </w:pPr>
    </w:p>
    <w:p w14:paraId="2D6A8CEB" w14:textId="77777777" w:rsidR="00DE2407" w:rsidRDefault="00DE2407">
      <w:pPr>
        <w:rPr>
          <w:ins w:id="185" w:author="Robbie Parks" w:date="2019-11-07T09:11:00Z"/>
          <w:noProof/>
          <w:lang w:val="en-US"/>
        </w:rPr>
      </w:pPr>
      <w:ins w:id="186" w:author="Robbie Parks" w:date="2019-11-07T09:11:00Z">
        <w:r>
          <w:rPr>
            <w:noProof/>
            <w:lang w:val="en-US"/>
          </w:rPr>
          <w:br w:type="page"/>
        </w:r>
      </w:ins>
    </w:p>
    <w:p w14:paraId="04C1E528" w14:textId="4E799205" w:rsidR="00D21020" w:rsidRPr="00E85AFA" w:rsidRDefault="00DE2407" w:rsidP="00DE2407">
      <w:pPr>
        <w:rPr>
          <w:b/>
          <w:color w:val="000000" w:themeColor="text1"/>
        </w:rPr>
        <w:pPrChange w:id="187" w:author="Robbie Parks" w:date="2019-11-07T09:11:00Z">
          <w:pPr>
            <w:spacing w:line="480" w:lineRule="auto"/>
            <w:jc w:val="both"/>
          </w:pPr>
        </w:pPrChange>
      </w:pPr>
      <w:ins w:id="188" w:author="Robbie Parks" w:date="2019-11-07T09:11:00Z">
        <w:r w:rsidRPr="00E85AFA">
          <w:rPr>
            <w:b/>
          </w:rPr>
          <w:lastRenderedPageBreak/>
          <w:fldChar w:fldCharType="end"/>
        </w:r>
      </w:ins>
      <w:r w:rsidR="00D21020" w:rsidRPr="00E85AFA">
        <w:rPr>
          <w:b/>
          <w:color w:val="000000" w:themeColor="text1"/>
        </w:rPr>
        <w:t>Methods</w:t>
      </w:r>
    </w:p>
    <w:p w14:paraId="1D80DA2B" w14:textId="61650915" w:rsidR="00D21020" w:rsidRPr="00E85AFA" w:rsidRDefault="00D21020" w:rsidP="00D21020">
      <w:pPr>
        <w:spacing w:line="480" w:lineRule="auto"/>
        <w:jc w:val="both"/>
        <w:outlineLvl w:val="0"/>
        <w:rPr>
          <w:i/>
          <w:color w:val="000000" w:themeColor="text1"/>
        </w:rPr>
      </w:pPr>
      <w:r w:rsidRPr="00E85AFA">
        <w:rPr>
          <w:i/>
          <w:color w:val="000000" w:themeColor="text1"/>
        </w:rPr>
        <w:t xml:space="preserve">Data </w:t>
      </w:r>
      <w:r w:rsidR="002A0B4C" w:rsidRPr="00E85AFA">
        <w:rPr>
          <w:i/>
          <w:color w:val="000000" w:themeColor="text1"/>
        </w:rPr>
        <w:t>sources</w:t>
      </w:r>
    </w:p>
    <w:p w14:paraId="3BA87459" w14:textId="32731B94" w:rsidR="00D21020" w:rsidRPr="00E85AFA" w:rsidRDefault="00D21020" w:rsidP="007433BB">
      <w:pPr>
        <w:spacing w:line="480" w:lineRule="auto"/>
        <w:jc w:val="both"/>
        <w:rPr>
          <w:color w:val="000000" w:themeColor="text1"/>
        </w:rPr>
      </w:pPr>
      <w:r w:rsidRPr="00E85AFA">
        <w:rPr>
          <w:rStyle w:val="apple-style-span"/>
          <w:color w:val="000000" w:themeColor="text1"/>
        </w:rPr>
        <w:t>We used data on deaths by sex, age, underlying cause of death and state of residence in the contiguous USA from 1980 to 201</w:t>
      </w:r>
      <w:r w:rsidR="005E7880" w:rsidRPr="00E85AFA">
        <w:rPr>
          <w:rStyle w:val="apple-style-span"/>
          <w:color w:val="000000" w:themeColor="text1"/>
        </w:rPr>
        <w:t>7</w:t>
      </w:r>
      <w:r w:rsidRPr="00E85AFA">
        <w:rPr>
          <w:rStyle w:val="apple-style-span"/>
          <w:color w:val="000000" w:themeColor="text1"/>
        </w:rPr>
        <w:t xml:space="preserve"> through the National Center for Health Statistics (NCHS) (</w:t>
      </w:r>
      <w:hyperlink r:id="rId9" w:history="1">
        <w:r w:rsidRPr="00E85AFA">
          <w:rPr>
            <w:rStyle w:val="Hyperlink"/>
          </w:rPr>
          <w:t>https://www.cdc.gov/nchs/nvss/dvs_data_release.htm</w:t>
        </w:r>
      </w:hyperlink>
      <w:r w:rsidRPr="00E85AFA">
        <w:rPr>
          <w:rStyle w:val="apple-style-span"/>
          <w:color w:val="000000" w:themeColor="text1"/>
        </w:rPr>
        <w:t xml:space="preserve">) and on population from the NCHS bridged-race dataset </w:t>
      </w:r>
      <w:r w:rsidRPr="00E85AFA">
        <w:rPr>
          <w:color w:val="000000" w:themeColor="text1"/>
        </w:rPr>
        <w:t>for 1990 to 201</w:t>
      </w:r>
      <w:r w:rsidR="005E7880" w:rsidRPr="00E85AFA">
        <w:rPr>
          <w:color w:val="000000" w:themeColor="text1"/>
        </w:rPr>
        <w:t>7</w:t>
      </w:r>
      <w:r w:rsidRPr="00E85AFA">
        <w:rPr>
          <w:color w:val="000000" w:themeColor="text1"/>
        </w:rPr>
        <w:t xml:space="preserve"> (</w:t>
      </w:r>
      <w:hyperlink r:id="rId10" w:history="1">
        <w:r w:rsidRPr="00E85AFA">
          <w:rPr>
            <w:rStyle w:val="Hyperlink"/>
          </w:rPr>
          <w:t>https://www.cdc.gov/nchs/nvss/bridged_race.htm</w:t>
        </w:r>
      </w:hyperlink>
      <w:r w:rsidRPr="00E85AFA">
        <w:rPr>
          <w:color w:val="000000" w:themeColor="text1"/>
        </w:rPr>
        <w:t>) and from the US Census Bureau prior to 1990 (</w:t>
      </w:r>
      <w:hyperlink r:id="rId11" w:history="1">
        <w:r w:rsidRPr="00E85AFA">
          <w:rPr>
            <w:rStyle w:val="Hyperlink"/>
            <w:noProof/>
          </w:rPr>
          <w:t>https://www.census.gov/data/tables/time-series/demo/popest/1980s-county.html</w:t>
        </w:r>
      </w:hyperlink>
      <w:r w:rsidRPr="00E85AFA">
        <w:rPr>
          <w:rStyle w:val="Hyperlink"/>
          <w:color w:val="auto"/>
        </w:rPr>
        <w:t>)</w:t>
      </w:r>
      <w:r w:rsidRPr="00E85AFA">
        <w:rPr>
          <w:color w:val="000000" w:themeColor="text1"/>
        </w:rPr>
        <w:t xml:space="preserve">. </w:t>
      </w:r>
      <w:r w:rsidR="00EF0C12">
        <w:rPr>
          <w:color w:val="000000" w:themeColor="text1"/>
        </w:rPr>
        <w:t xml:space="preserve">We did </w:t>
      </w:r>
      <w:r w:rsidR="00D65FA3">
        <w:rPr>
          <w:color w:val="000000" w:themeColor="text1"/>
        </w:rPr>
        <w:t xml:space="preserve">not include Alaska and Hawaii, </w:t>
      </w:r>
      <w:r w:rsidR="00FC3A57">
        <w:rPr>
          <w:color w:val="000000" w:themeColor="text1"/>
        </w:rPr>
        <w:t>(</w:t>
      </w:r>
      <w:r w:rsidR="00D65FA3">
        <w:rPr>
          <w:color w:val="000000" w:themeColor="text1"/>
        </w:rPr>
        <w:t xml:space="preserve">which </w:t>
      </w:r>
      <w:r w:rsidR="00D85D38">
        <w:rPr>
          <w:color w:val="000000" w:themeColor="text1"/>
        </w:rPr>
        <w:t xml:space="preserve">together </w:t>
      </w:r>
      <w:r w:rsidR="00D65FA3">
        <w:rPr>
          <w:color w:val="000000" w:themeColor="text1"/>
        </w:rPr>
        <w:t>ma</w:t>
      </w:r>
      <w:r w:rsidR="00D85D38">
        <w:rPr>
          <w:color w:val="000000" w:themeColor="text1"/>
        </w:rPr>
        <w:t>de</w:t>
      </w:r>
      <w:r w:rsidR="00D65FA3">
        <w:rPr>
          <w:color w:val="000000" w:themeColor="text1"/>
        </w:rPr>
        <w:t xml:space="preserve"> up </w:t>
      </w:r>
      <w:r w:rsidR="003B67D2">
        <w:rPr>
          <w:color w:val="000000" w:themeColor="text1"/>
        </w:rPr>
        <w:t>0.5</w:t>
      </w:r>
      <w:r w:rsidR="00D65FA3">
        <w:rPr>
          <w:color w:val="000000" w:themeColor="text1"/>
        </w:rPr>
        <w:t xml:space="preserve">% of the </w:t>
      </w:r>
      <w:r w:rsidR="00806310">
        <w:rPr>
          <w:color w:val="000000" w:themeColor="text1"/>
        </w:rPr>
        <w:t xml:space="preserve">US </w:t>
      </w:r>
      <w:r w:rsidR="00D65FA3">
        <w:rPr>
          <w:color w:val="000000" w:themeColor="text1"/>
        </w:rPr>
        <w:t xml:space="preserve">population </w:t>
      </w:r>
      <w:r w:rsidR="00D85D38">
        <w:rPr>
          <w:color w:val="000000" w:themeColor="text1"/>
        </w:rPr>
        <w:t>in 2017</w:t>
      </w:r>
      <w:r w:rsidR="00D65FA3">
        <w:rPr>
          <w:color w:val="000000" w:themeColor="text1"/>
        </w:rPr>
        <w:t>)</w:t>
      </w:r>
      <w:r w:rsidR="00FC3A57">
        <w:rPr>
          <w:color w:val="000000" w:themeColor="text1"/>
        </w:rPr>
        <w:t xml:space="preserve"> because their climate</w:t>
      </w:r>
      <w:r w:rsidR="00BF13E0">
        <w:rPr>
          <w:color w:val="000000" w:themeColor="text1"/>
        </w:rPr>
        <w:t>s</w:t>
      </w:r>
      <w:r w:rsidR="00D85D38">
        <w:rPr>
          <w:color w:val="000000" w:themeColor="text1"/>
        </w:rPr>
        <w:t xml:space="preserve"> and environment</w:t>
      </w:r>
      <w:r w:rsidR="00FC3A57">
        <w:rPr>
          <w:color w:val="000000" w:themeColor="text1"/>
        </w:rPr>
        <w:t xml:space="preserve"> </w:t>
      </w:r>
      <w:r w:rsidR="00BF13E0">
        <w:rPr>
          <w:color w:val="000000" w:themeColor="text1"/>
        </w:rPr>
        <w:t>are</w:t>
      </w:r>
      <w:r w:rsidR="00FC3A57">
        <w:rPr>
          <w:color w:val="000000" w:themeColor="text1"/>
        </w:rPr>
        <w:t xml:space="preserve"> distinct</w:t>
      </w:r>
      <w:r w:rsidR="00BF13E0">
        <w:rPr>
          <w:color w:val="000000" w:themeColor="text1"/>
        </w:rPr>
        <w:t xml:space="preserve"> </w:t>
      </w:r>
      <w:r w:rsidR="00CC1155">
        <w:rPr>
          <w:color w:val="000000" w:themeColor="text1"/>
        </w:rPr>
        <w:t xml:space="preserve">from </w:t>
      </w:r>
      <w:r w:rsidR="00D85D38">
        <w:rPr>
          <w:color w:val="000000" w:themeColor="text1"/>
        </w:rPr>
        <w:t>other</w:t>
      </w:r>
      <w:r w:rsidR="00CC1155">
        <w:rPr>
          <w:color w:val="000000" w:themeColor="text1"/>
        </w:rPr>
        <w:t xml:space="preserve"> states</w:t>
      </w:r>
      <w:r w:rsidR="00D85D38">
        <w:rPr>
          <w:color w:val="000000" w:themeColor="text1"/>
        </w:rPr>
        <w:t xml:space="preserve"> due to their substantial physical distance</w:t>
      </w:r>
      <w:r w:rsidR="00CC1155">
        <w:rPr>
          <w:color w:val="000000" w:themeColor="text1"/>
        </w:rPr>
        <w:t>.</w:t>
      </w:r>
      <w:r w:rsidR="00FC3A57">
        <w:rPr>
          <w:color w:val="000000" w:themeColor="text1"/>
        </w:rPr>
        <w:t xml:space="preserve"> </w:t>
      </w:r>
      <w:r w:rsidRPr="00E85AFA">
        <w:rPr>
          <w:color w:val="000000" w:themeColor="text1"/>
        </w:rPr>
        <w:t>We calculated monthly population counts through linear interpolation, assigning each yearly count to July.</w:t>
      </w:r>
    </w:p>
    <w:p w14:paraId="2D46AB50" w14:textId="77777777" w:rsidR="007433BB" w:rsidRPr="00E85AFA" w:rsidRDefault="007433BB" w:rsidP="007433BB">
      <w:pPr>
        <w:spacing w:line="480" w:lineRule="auto"/>
        <w:jc w:val="both"/>
        <w:rPr>
          <w:rStyle w:val="apple-style-span"/>
          <w:color w:val="000000" w:themeColor="text1"/>
        </w:rPr>
      </w:pPr>
    </w:p>
    <w:p w14:paraId="0C88F8AA" w14:textId="77777777" w:rsidR="00633303" w:rsidRDefault="00D21020" w:rsidP="007433BB">
      <w:pPr>
        <w:spacing w:line="480" w:lineRule="auto"/>
        <w:jc w:val="both"/>
        <w:rPr>
          <w:del w:id="189" w:author="Robbie Parks" w:date="2019-11-07T09:11:00Z"/>
          <w:color w:val="000000" w:themeColor="text1"/>
        </w:rPr>
      </w:pPr>
      <w:r w:rsidRPr="00E85AFA">
        <w:rPr>
          <w:color w:val="000000" w:themeColor="text1"/>
        </w:rPr>
        <w:t>The underlying cause of death was coded according to the international classification of diseases (ICD) system (9</w:t>
      </w:r>
      <w:r w:rsidRPr="00E85AFA">
        <w:rPr>
          <w:color w:val="000000" w:themeColor="text1"/>
          <w:vertAlign w:val="superscript"/>
        </w:rPr>
        <w:t>th</w:t>
      </w:r>
      <w:r w:rsidRPr="00E85AFA">
        <w:rPr>
          <w:color w:val="000000" w:themeColor="text1"/>
        </w:rPr>
        <w:t xml:space="preserve"> revision from 1980 to 1998 and 10</w:t>
      </w:r>
      <w:r w:rsidRPr="00E85AFA">
        <w:rPr>
          <w:color w:val="000000" w:themeColor="text1"/>
          <w:vertAlign w:val="superscript"/>
        </w:rPr>
        <w:t>th</w:t>
      </w:r>
      <w:r w:rsidRPr="00E85AFA">
        <w:rPr>
          <w:color w:val="000000" w:themeColor="text1"/>
        </w:rPr>
        <w:t xml:space="preserve"> revision thereafter). The </w:t>
      </w:r>
      <w:r w:rsidR="002D21A4">
        <w:rPr>
          <w:color w:val="000000" w:themeColor="text1"/>
        </w:rPr>
        <w:t>6</w:t>
      </w:r>
    </w:p>
    <w:p w14:paraId="15030BAA" w14:textId="7DB85231" w:rsidR="00D21020" w:rsidRPr="00E85AFA" w:rsidRDefault="00D21020" w:rsidP="007433BB">
      <w:pPr>
        <w:spacing w:line="480" w:lineRule="auto"/>
        <w:jc w:val="both"/>
        <w:rPr>
          <w:color w:val="000000" w:themeColor="text1"/>
        </w:rPr>
      </w:pPr>
      <w:r w:rsidRPr="00E85AFA">
        <w:rPr>
          <w:color w:val="000000" w:themeColor="text1"/>
        </w:rPr>
        <w:t xml:space="preserve"> million </w:t>
      </w:r>
      <w:r w:rsidRPr="00E85AFA">
        <w:rPr>
          <w:rStyle w:val="apple-style-span"/>
          <w:color w:val="000000" w:themeColor="text1"/>
        </w:rPr>
        <w:t>injury deaths fell into six categories: transport, falls, drownings, assault, suicide and an aggregate set of other injuries</w:t>
      </w:r>
      <w:del w:id="190" w:author="Robbie Parks" w:date="2019-11-07T09:11:00Z">
        <w:r w:rsidRPr="00E85AFA">
          <w:rPr>
            <w:rStyle w:val="apple-style-span"/>
            <w:color w:val="000000" w:themeColor="text1"/>
          </w:rPr>
          <w:delText>.</w:delText>
        </w:r>
      </w:del>
      <w:ins w:id="191" w:author="Robbie Parks" w:date="2019-11-07T09:11:00Z">
        <w:r w:rsidR="000F2941">
          <w:rPr>
            <w:rStyle w:val="apple-style-span"/>
            <w:color w:val="000000" w:themeColor="text1"/>
          </w:rPr>
          <w:t xml:space="preserve"> (Extended Data Table </w:t>
        </w:r>
        <w:r w:rsidR="00E2087F">
          <w:rPr>
            <w:rStyle w:val="apple-style-span"/>
            <w:color w:val="000000" w:themeColor="text1"/>
          </w:rPr>
          <w:t>1</w:t>
        </w:r>
        <w:r w:rsidR="000F2941">
          <w:rPr>
            <w:rStyle w:val="apple-style-span"/>
            <w:color w:val="000000" w:themeColor="text1"/>
          </w:rPr>
          <w:t>)</w:t>
        </w:r>
        <w:r w:rsidRPr="00E85AFA">
          <w:rPr>
            <w:rStyle w:val="apple-style-span"/>
            <w:color w:val="000000" w:themeColor="text1"/>
          </w:rPr>
          <w:t>.</w:t>
        </w:r>
      </w:ins>
      <w:r w:rsidRPr="00E85AFA">
        <w:rPr>
          <w:rStyle w:val="apple-style-span"/>
          <w:color w:val="000000" w:themeColor="text1"/>
        </w:rPr>
        <w:t xml:space="preserve"> We report the results of all of these categories except other injuries (</w:t>
      </w:r>
      <w:r w:rsidR="00E317EA">
        <w:rPr>
          <w:rStyle w:val="apple-style-span"/>
          <w:color w:val="000000" w:themeColor="text1"/>
        </w:rPr>
        <w:t>1,4</w:t>
      </w:r>
      <w:r w:rsidR="0019479E">
        <w:rPr>
          <w:rStyle w:val="apple-style-span"/>
          <w:color w:val="000000" w:themeColor="text1"/>
        </w:rPr>
        <w:t>02</w:t>
      </w:r>
      <w:r w:rsidR="00E317EA">
        <w:rPr>
          <w:rStyle w:val="apple-style-span"/>
          <w:color w:val="000000" w:themeColor="text1"/>
        </w:rPr>
        <w:t>,</w:t>
      </w:r>
      <w:r w:rsidR="0019479E">
        <w:rPr>
          <w:rStyle w:val="apple-style-span"/>
          <w:color w:val="000000" w:themeColor="text1"/>
        </w:rPr>
        <w:t>941</w:t>
      </w:r>
      <w:r w:rsidRPr="00E85AFA">
        <w:rPr>
          <w:rStyle w:val="apple-style-span"/>
          <w:color w:val="000000" w:themeColor="text1"/>
        </w:rPr>
        <w:t xml:space="preserve"> deaths or </w:t>
      </w:r>
      <w:r w:rsidR="00DE19D0">
        <w:rPr>
          <w:rStyle w:val="apple-style-span"/>
          <w:color w:val="000000" w:themeColor="text1"/>
        </w:rPr>
        <w:t>23</w:t>
      </w:r>
      <w:r w:rsidRPr="00E85AFA">
        <w:rPr>
          <w:rStyle w:val="apple-style-span"/>
          <w:color w:val="000000" w:themeColor="text1"/>
        </w:rPr>
        <w:t>% of total injury deaths during 1980-201</w:t>
      </w:r>
      <w:r w:rsidR="005E7880" w:rsidRPr="00E85AFA">
        <w:rPr>
          <w:rStyle w:val="apple-style-span"/>
          <w:color w:val="000000" w:themeColor="text1"/>
        </w:rPr>
        <w:t>7</w:t>
      </w:r>
      <w:r w:rsidRPr="00E85AFA">
        <w:rPr>
          <w:rStyle w:val="apple-style-span"/>
          <w:color w:val="000000" w:themeColor="text1"/>
        </w:rPr>
        <w:t>), because the composition of this aggregate group varies by sex, age group, state and time.</w:t>
      </w:r>
    </w:p>
    <w:p w14:paraId="202FD23D" w14:textId="77777777" w:rsidR="007433BB" w:rsidRPr="00E85AFA" w:rsidRDefault="007433BB" w:rsidP="007433BB">
      <w:pPr>
        <w:spacing w:line="480" w:lineRule="auto"/>
        <w:jc w:val="both"/>
        <w:rPr>
          <w:color w:val="000000" w:themeColor="text1"/>
        </w:rPr>
      </w:pPr>
    </w:p>
    <w:p w14:paraId="15A0916C" w14:textId="5BE688B8" w:rsidR="00D21020" w:rsidRPr="00E85AFA" w:rsidRDefault="00D21020" w:rsidP="007433BB">
      <w:pPr>
        <w:spacing w:line="480" w:lineRule="auto"/>
        <w:jc w:val="both"/>
        <w:rPr>
          <w:color w:val="000000" w:themeColor="text1"/>
        </w:rPr>
      </w:pPr>
      <w:r w:rsidRPr="00E85AFA">
        <w:rPr>
          <w:color w:val="000000" w:themeColor="text1"/>
        </w:rPr>
        <w:t xml:space="preserve">We obtained data on temperature from </w:t>
      </w:r>
      <w:r w:rsidR="00383783" w:rsidRPr="00E85AFA">
        <w:rPr>
          <w:color w:val="000000" w:themeColor="text1"/>
        </w:rPr>
        <w:t>ERA5</w:t>
      </w:r>
      <w:r w:rsidRPr="00E85AFA">
        <w:rPr>
          <w:color w:val="000000" w:themeColor="text1"/>
        </w:rPr>
        <w:t>, which</w:t>
      </w:r>
      <w:r w:rsidR="004409BD">
        <w:rPr>
          <w:color w:val="000000" w:themeColor="text1"/>
        </w:rPr>
        <w:t xml:space="preserve"> uses </w:t>
      </w:r>
      <w:del w:id="192" w:author="Robbie Parks" w:date="2019-11-07T09:11:00Z">
        <w:r w:rsidR="004409BD">
          <w:rPr>
            <w:color w:val="000000" w:themeColor="text1"/>
          </w:rPr>
          <w:delText>measurement</w:delText>
        </w:r>
        <w:r w:rsidR="00D44487">
          <w:rPr>
            <w:color w:val="000000" w:themeColor="text1"/>
          </w:rPr>
          <w:delText xml:space="preserve"> </w:delText>
        </w:r>
      </w:del>
      <w:r w:rsidR="00D44487">
        <w:rPr>
          <w:color w:val="000000" w:themeColor="text1"/>
        </w:rPr>
        <w:t>data</w:t>
      </w:r>
      <w:r w:rsidR="00334713">
        <w:rPr>
          <w:color w:val="000000" w:themeColor="text1"/>
        </w:rPr>
        <w:t xml:space="preserve"> from global</w:t>
      </w:r>
      <w:r w:rsidRPr="00E85AFA">
        <w:rPr>
          <w:color w:val="000000" w:themeColor="text1"/>
        </w:rPr>
        <w:t xml:space="preserve"> in-situ and satellite measurements</w:t>
      </w:r>
      <w:r w:rsidR="00604BCE">
        <w:rPr>
          <w:color w:val="000000" w:themeColor="text1"/>
        </w:rPr>
        <w:t xml:space="preserve"> to generate a worldwide meteorological dataset</w:t>
      </w:r>
      <w:r w:rsidR="00AC1978">
        <w:rPr>
          <w:color w:val="000000" w:themeColor="text1"/>
        </w:rPr>
        <w:t xml:space="preserve">, with </w:t>
      </w:r>
      <w:r w:rsidR="00604BCE">
        <w:rPr>
          <w:color w:val="000000" w:themeColor="text1"/>
        </w:rPr>
        <w:t>full space and time</w:t>
      </w:r>
      <w:r w:rsidR="00AC1978">
        <w:rPr>
          <w:color w:val="000000" w:themeColor="text1"/>
        </w:rPr>
        <w:t xml:space="preserve"> coverage over our analysis period</w:t>
      </w:r>
      <w:r w:rsidR="00206140" w:rsidRPr="00E85AFA">
        <w:rPr>
          <w:color w:val="000000" w:themeColor="text1"/>
        </w:rPr>
        <w:t>.</w:t>
      </w:r>
      <w:del w:id="193" w:author="Robbie Parks" w:date="2019-11-07T09:11:00Z">
        <w:r w:rsidR="005741CE">
          <w:rPr>
            <w:color w:val="000000" w:themeColor="text1"/>
          </w:rPr>
          <w:fldChar w:fldCharType="begin" w:fldLock="1"/>
        </w:r>
        <w:r w:rsidR="00924924">
          <w:rPr>
            <w:color w:val="000000" w:themeColor="text1"/>
          </w:rPr>
          <w:delInstrText>ADDIN CSL_CITATION {"citationItems":[{"id":"ITEM-1","itemData":{"abstract":"A first segment of the ERA5 dataset is now available for public use (1979 to within 3 months of real time). ERA5 provides hourly estimates of a large number of atmospheric, land and oceanic climate variables. The data cover the Earth on a 30km grid and resolve the atmosphere using 137 levels from the surface up to a height of 80km. ERA5 includes information about uncertainties for all variables at reduced spatial and temporal resolutions. Quality-assured monthly updates of ERA5 are now published within 3 months of real time. Preliminary daily updates of the dataset will soon be made available to users within 7 days of real time. Subsequent releases of ERA5 will cover the earlier decades. The entire ERA5 dataset from 1950 to present is expected to be available for use in late 2019. ERA5 combines vast amounts of historical observations into global estimates using advanced modelling and data assimilation systems. Access to all observations used in ERA5 will be provided at a later stage. ERA5 will eventually replace the ERA-Interim reanalysis. You can read about the key characteristics of ERA5 and important changes relative to ERA-Interim.","author":[{"dropping-particle":"","family":"European Centre for Medium-Range Weather Forecasts (ECMWF)","given":"","non-dropping-particle":"","parse-names":false,"suffix":""}],"container-title":"Reanalysis datasets","id":"ITEM-1","issued":{"date-parts":[["2019"]]},"title":"ERA5","type":"webpage"},"uris":["http://www.mendeley.com/documents/?uuid=40ca66f7-7cf9-4fab-a8ac-44e7a3002db7"]}],"mendeley":{"formattedCitation":"&lt;sup&gt;36&lt;/sup&gt;","plainTextFormattedCitation":"36","previouslyFormattedCitation":"&lt;sup&gt;36&lt;/sup&gt;"},"properties":{"noteIndex":0},"schema":"https://github.com/citation-style-language/schema/raw/master/csl-citation.json"}</w:delInstrText>
        </w:r>
        <w:r w:rsidR="005741CE">
          <w:rPr>
            <w:color w:val="000000" w:themeColor="text1"/>
          </w:rPr>
          <w:fldChar w:fldCharType="separate"/>
        </w:r>
        <w:r w:rsidR="00AA656B" w:rsidRPr="00AA656B">
          <w:rPr>
            <w:noProof/>
            <w:color w:val="000000" w:themeColor="text1"/>
            <w:vertAlign w:val="superscript"/>
          </w:rPr>
          <w:delText>36</w:delText>
        </w:r>
        <w:r w:rsidR="005741CE">
          <w:rPr>
            <w:color w:val="000000" w:themeColor="text1"/>
          </w:rPr>
          <w:fldChar w:fldCharType="end"/>
        </w:r>
      </w:del>
      <w:ins w:id="194" w:author="Robbie Parks" w:date="2019-11-07T09:11:00Z">
        <w:r w:rsidR="005741CE">
          <w:rPr>
            <w:color w:val="000000" w:themeColor="text1"/>
          </w:rPr>
          <w:fldChar w:fldCharType="begin" w:fldLock="1"/>
        </w:r>
        <w:r w:rsidR="00EF1DA9">
          <w:rPr>
            <w:color w:val="000000" w:themeColor="text1"/>
          </w:rPr>
          <w:instrText>ADDIN CSL_CITATION {"citationItems":[{"id":"ITEM-1","itemData":{"abstract":"A first segment of the ERA5 dataset is now available for public use (1979 to within 3 months of real time). ERA5 provides hourly estimates of a large number of atmospheric, land and oceanic climate variables. The data cover the Earth on a 30km grid and resolve the atmosphere using 137 levels from the surface up to a height of 80km. ERA5 includes information about uncertainties for all variables at reduced spatial and temporal resolutions. Quality-assured monthly updates of ERA5 are now published within 3 months of real time. Preliminary daily updates of the dataset will soon be made available to users within 7 days of real time. Subsequent releases of ERA5 will cover the earlier decades. The entire ERA5 dataset from 1950 to present is expected to be available for use in late 2019. ERA5 combines vast amounts of historical observations into global estimates using advanced modelling and data assimilation systems. Access to all observations used in ERA5 will be provided at a later stage. ERA5 will eventually replace the ERA-Interim reanalysis. You can read about the key characteristics of ERA5 and important changes relative to ERA-Interim.","author":[{"dropping-particle":"","family":"European Centre for Medium-Range Weather Forecasts (ECMWF)","given":"","non-dropping-particle":"","parse-names":false,"suffix":""}],"container-title":"Reanalysis datasets","id":"ITEM-1","issued":{"date-parts":[["2019"]]},"title":"ERA5","type":"webpage"},"uris":["http://www.mendeley.com/documents/?uuid=40ca66f7-7cf9-4fab-a8ac-44e7a3002db7"]}],"mendeley":{"formattedCitation":"&lt;sup&gt;38&lt;/sup&gt;","plainTextFormattedCitation":"38","previouslyFormattedCitation":"&lt;sup&gt;38&lt;/sup&gt;"},"properties":{"noteIndex":0},"schema":"https://github.com/citation-style-language/schema/raw/master/csl-citation.json"}</w:instrText>
        </w:r>
        <w:r w:rsidR="005741CE">
          <w:rPr>
            <w:color w:val="000000" w:themeColor="text1"/>
          </w:rPr>
          <w:fldChar w:fldCharType="separate"/>
        </w:r>
        <w:r w:rsidR="00EF1DA9" w:rsidRPr="00EF1DA9">
          <w:rPr>
            <w:noProof/>
            <w:color w:val="000000" w:themeColor="text1"/>
            <w:vertAlign w:val="superscript"/>
          </w:rPr>
          <w:t>38</w:t>
        </w:r>
        <w:r w:rsidR="005741CE">
          <w:rPr>
            <w:color w:val="000000" w:themeColor="text1"/>
          </w:rPr>
          <w:fldChar w:fldCharType="end"/>
        </w:r>
      </w:ins>
      <w:r w:rsidRPr="00E85AFA">
        <w:rPr>
          <w:color w:val="000000" w:themeColor="text1"/>
        </w:rPr>
        <w:t xml:space="preserve"> We used gridded four-times-daily estimates at a resolution of </w:t>
      </w:r>
      <w:r w:rsidR="005741CE">
        <w:rPr>
          <w:color w:val="000000" w:themeColor="text1"/>
        </w:rPr>
        <w:t>30</w:t>
      </w:r>
      <w:r w:rsidRPr="00E85AFA">
        <w:rPr>
          <w:color w:val="000000" w:themeColor="text1"/>
        </w:rPr>
        <w:t xml:space="preserve"> km to generate monthly </w:t>
      </w:r>
      <w:r w:rsidR="007E5B66" w:rsidRPr="007E5B66">
        <w:rPr>
          <w:color w:val="000000" w:themeColor="text1"/>
        </w:rPr>
        <w:t>temperatures by county</w:t>
      </w:r>
      <w:del w:id="195" w:author="Robbie Parks" w:date="2019-11-07T09:11:00Z">
        <w:r w:rsidR="007E5B66" w:rsidRPr="007E5B66">
          <w:rPr>
            <w:color w:val="000000" w:themeColor="text1"/>
          </w:rPr>
          <w:delText xml:space="preserve"> and following </w:delText>
        </w:r>
        <w:r w:rsidRPr="00E85AFA">
          <w:rPr>
            <w:color w:val="000000" w:themeColor="text1"/>
          </w:rPr>
          <w:delText>population-</w:delText>
        </w:r>
        <w:r w:rsidR="007E5B66" w:rsidRPr="00E85AFA">
          <w:rPr>
            <w:color w:val="000000" w:themeColor="text1"/>
          </w:rPr>
          <w:delText>weight</w:delText>
        </w:r>
        <w:r w:rsidR="007E5B66">
          <w:rPr>
            <w:color w:val="000000" w:themeColor="text1"/>
          </w:rPr>
          <w:delText>ing, monthly</w:delText>
        </w:r>
        <w:r w:rsidR="007E5B66" w:rsidRPr="00E85AFA">
          <w:rPr>
            <w:color w:val="000000" w:themeColor="text1"/>
          </w:rPr>
          <w:delText xml:space="preserve"> </w:delText>
        </w:r>
        <w:r w:rsidRPr="00E85AFA">
          <w:rPr>
            <w:color w:val="000000" w:themeColor="text1"/>
          </w:rPr>
          <w:delText>temperature</w:delText>
        </w:r>
        <w:r w:rsidR="00B50482">
          <w:rPr>
            <w:color w:val="000000" w:themeColor="text1"/>
          </w:rPr>
          <w:delText>s</w:delText>
        </w:r>
        <w:r w:rsidRPr="00E85AFA">
          <w:rPr>
            <w:color w:val="000000" w:themeColor="text1"/>
          </w:rPr>
          <w:delText xml:space="preserve"> by </w:delText>
        </w:r>
        <w:r w:rsidR="007E5B66">
          <w:rPr>
            <w:color w:val="000000" w:themeColor="text1"/>
          </w:rPr>
          <w:delText>state</w:delText>
        </w:r>
        <w:r w:rsidR="007E5B66" w:rsidRPr="00E85AFA">
          <w:rPr>
            <w:color w:val="000000" w:themeColor="text1"/>
          </w:rPr>
          <w:delText xml:space="preserve"> </w:delText>
        </w:r>
        <w:r w:rsidRPr="00E85AFA">
          <w:rPr>
            <w:color w:val="000000" w:themeColor="text1"/>
          </w:rPr>
          <w:delText>throughout the analysis period.</w:delText>
        </w:r>
      </w:del>
      <w:ins w:id="196" w:author="Robbie Parks" w:date="2019-11-07T09:11:00Z">
        <w:r w:rsidR="00FD223B">
          <w:rPr>
            <w:color w:val="000000" w:themeColor="text1"/>
          </w:rPr>
          <w:t>.</w:t>
        </w:r>
      </w:ins>
      <w:r w:rsidRPr="00E85AFA">
        <w:rPr>
          <w:color w:val="000000" w:themeColor="text1"/>
        </w:rPr>
        <w:t xml:space="preserve"> </w:t>
      </w:r>
    </w:p>
    <w:p w14:paraId="74C799D5" w14:textId="77777777" w:rsidR="00AC1978" w:rsidRPr="00D01273" w:rsidRDefault="00AC1978" w:rsidP="00D21020">
      <w:pPr>
        <w:spacing w:line="480" w:lineRule="auto"/>
        <w:jc w:val="both"/>
      </w:pPr>
    </w:p>
    <w:p w14:paraId="4BF78D03" w14:textId="2520C238" w:rsidR="00D21020" w:rsidRPr="00E85AFA" w:rsidRDefault="00D21020" w:rsidP="00D21020">
      <w:pPr>
        <w:spacing w:line="480" w:lineRule="auto"/>
        <w:jc w:val="both"/>
        <w:rPr>
          <w:i/>
        </w:rPr>
      </w:pPr>
      <w:r w:rsidRPr="00E85AFA">
        <w:rPr>
          <w:i/>
        </w:rPr>
        <w:lastRenderedPageBreak/>
        <w:t>Anomalous temperature metric</w:t>
      </w:r>
    </w:p>
    <w:p w14:paraId="3D10C525" w14:textId="3617ED8F" w:rsidR="00D44487" w:rsidRDefault="00422055" w:rsidP="007433BB">
      <w:pPr>
        <w:spacing w:line="480" w:lineRule="auto"/>
        <w:jc w:val="both"/>
        <w:rPr>
          <w:color w:val="000000" w:themeColor="text1"/>
        </w:rPr>
      </w:pPr>
      <w:r w:rsidRPr="00E85AFA">
        <w:rPr>
          <w:color w:val="000000" w:themeColor="text1"/>
        </w:rPr>
        <w:t>With few exceptions,</w:t>
      </w:r>
      <w:del w:id="197" w:author="Robbie Parks" w:date="2019-11-07T09:11:00Z">
        <w:r w:rsidRPr="00E85AFA">
          <w:rPr>
            <w:color w:val="000000" w:themeColor="text1"/>
          </w:rPr>
          <w:fldChar w:fldCharType="begin" w:fldLock="1"/>
        </w:r>
        <w:r w:rsidR="00924924">
          <w:rPr>
            <w:color w:val="000000" w:themeColor="text1"/>
          </w:rPr>
          <w:del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lt;sup&gt;7,37&lt;/sup&gt;","plainTextFormattedCitation":"7,37","previouslyFormattedCitation":"&lt;sup&gt;7,37&lt;/sup&gt;"},"properties":{"noteIndex":0},"schema":"https://github.com/citation-style-language/schema/raw/master/csl-citation.json"}</w:delInstrText>
        </w:r>
        <w:r w:rsidRPr="00E85AFA">
          <w:rPr>
            <w:color w:val="000000" w:themeColor="text1"/>
          </w:rPr>
          <w:fldChar w:fldCharType="separate"/>
        </w:r>
        <w:r w:rsidR="00AA656B" w:rsidRPr="00AA656B">
          <w:rPr>
            <w:noProof/>
            <w:color w:val="000000" w:themeColor="text1"/>
            <w:vertAlign w:val="superscript"/>
          </w:rPr>
          <w:delText>7,37</w:delText>
        </w:r>
        <w:r w:rsidRPr="00E85AFA">
          <w:rPr>
            <w:color w:val="000000" w:themeColor="text1"/>
          </w:rPr>
          <w:fldChar w:fldCharType="end"/>
        </w:r>
        <w:r w:rsidRPr="00E85AFA">
          <w:rPr>
            <w:color w:val="000000" w:themeColor="text1"/>
          </w:rPr>
          <w:delText xml:space="preserve"> current climate change risk assessments extrapolate from </w:delText>
        </w:r>
        <w:r w:rsidR="00000A29" w:rsidRPr="00E85AFA">
          <w:rPr>
            <w:color w:val="000000" w:themeColor="text1"/>
          </w:rPr>
          <w:delText>associations of daily</w:delText>
        </w:r>
        <w:r w:rsidRPr="00E85AFA">
          <w:rPr>
            <w:color w:val="000000" w:themeColor="text1"/>
          </w:rPr>
          <w:delText xml:space="preserve"> mortality </w:delText>
        </w:r>
        <w:r w:rsidR="00000A29" w:rsidRPr="00E85AFA">
          <w:rPr>
            <w:color w:val="000000" w:themeColor="text1"/>
          </w:rPr>
          <w:delText>with</w:delText>
        </w:r>
        <w:r w:rsidRPr="00E85AFA">
          <w:rPr>
            <w:color w:val="000000" w:themeColor="text1"/>
          </w:rPr>
          <w:delText xml:space="preserve"> daily temperature</w:delText>
        </w:r>
        <w:r w:rsidR="00206140" w:rsidRPr="00E85AFA">
          <w:rPr>
            <w:color w:val="000000" w:themeColor="text1"/>
          </w:rPr>
          <w:delText>.</w:delText>
        </w:r>
        <w:r w:rsidRPr="00E85AFA">
          <w:rPr>
            <w:color w:val="000000" w:themeColor="text1"/>
          </w:rPr>
          <w:fldChar w:fldCharType="begin" w:fldLock="1"/>
        </w:r>
        <w:r w:rsidR="00924924">
          <w:rPr>
            <w:color w:val="000000" w:themeColor="text1"/>
          </w:rPr>
          <w:del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review","type":"article-journal"},"uris":["http://www.mendeley.com/documents/?uuid=22803ac6-d682-4d01-9fa4-639cdbe6c118"]},{"id":"ITEM-3","itemData":{"DOI":"10.1016/S2542-5196(17)30156-0","ISBN":"2542-5196","ISSN":"25425196","PMID":"29276803","abstract":"Background: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5,6,38–40&lt;/sup&gt;","plainTextFormattedCitation":"5,6,38–40","previouslyFormattedCitation":"&lt;sup&gt;5,6,38–40&lt;/sup&gt;"},"properties":{"noteIndex":0},"schema":"https://github.com/citation-style-language/schema/raw/master/csl-citation.json"}</w:delInstrText>
        </w:r>
        <w:r w:rsidRPr="00E85AFA">
          <w:rPr>
            <w:color w:val="000000" w:themeColor="text1"/>
          </w:rPr>
          <w:fldChar w:fldCharType="separate"/>
        </w:r>
        <w:r w:rsidR="00AA656B" w:rsidRPr="00AA656B">
          <w:rPr>
            <w:noProof/>
            <w:color w:val="000000" w:themeColor="text1"/>
            <w:vertAlign w:val="superscript"/>
          </w:rPr>
          <w:delText>5,6,38–40</w:delText>
        </w:r>
        <w:r w:rsidRPr="00E85AFA">
          <w:rPr>
            <w:color w:val="000000" w:themeColor="text1"/>
          </w:rPr>
          <w:fldChar w:fldCharType="end"/>
        </w:r>
        <w:r w:rsidRPr="00E85AFA">
          <w:rPr>
            <w:color w:val="000000" w:themeColor="text1"/>
          </w:rPr>
          <w:delText xml:space="preserve"> Climate change, however, will fundamentally modify weather, including seasonal weather patterns, compared to long-term </w:delText>
        </w:r>
        <w:r w:rsidR="00144923">
          <w:rPr>
            <w:color w:val="000000" w:themeColor="text1"/>
          </w:rPr>
          <w:delText>averages</w:delText>
        </w:r>
        <w:r w:rsidRPr="00E85AFA">
          <w:rPr>
            <w:color w:val="000000" w:themeColor="text1"/>
          </w:rPr>
          <w:delText xml:space="preserve">, and hence can disrupt </w:delText>
        </w:r>
        <w:r w:rsidR="007C4CDC" w:rsidRPr="00E85AFA">
          <w:rPr>
            <w:color w:val="000000" w:themeColor="text1"/>
          </w:rPr>
          <w:delText>existing</w:delText>
        </w:r>
        <w:r w:rsidRPr="00E85AFA">
          <w:rPr>
            <w:color w:val="000000" w:themeColor="text1"/>
          </w:rPr>
          <w:delText xml:space="preserve"> </w:delText>
        </w:r>
        <w:r w:rsidR="007C4CDC" w:rsidRPr="00E85AFA">
          <w:rPr>
            <w:color w:val="000000" w:themeColor="text1"/>
          </w:rPr>
          <w:delText xml:space="preserve">forms of </w:delText>
        </w:r>
        <w:r w:rsidRPr="00E85AFA">
          <w:rPr>
            <w:color w:val="000000" w:themeColor="text1"/>
          </w:rPr>
          <w:delText>adaptation.</w:delText>
        </w:r>
      </w:del>
      <w:ins w:id="198" w:author="Robbie Parks" w:date="2019-11-07T09:11:00Z">
        <w:r w:rsidRPr="00E85AFA">
          <w:rPr>
            <w:color w:val="000000" w:themeColor="text1"/>
          </w:rPr>
          <w:fldChar w:fldCharType="begin" w:fldLock="1"/>
        </w:r>
        <w:r w:rsidR="00EF1DA9">
          <w:rPr>
            <w:color w:val="000000" w:themeColor="text1"/>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lt;sup&gt;9,39&lt;/sup&gt;","plainTextFormattedCitation":"9,39","previouslyFormattedCitation":"&lt;sup&gt;9,39&lt;/sup&gt;"},"properties":{"noteIndex":0},"schema":"https://github.com/citation-style-language/schema/raw/master/csl-citation.json"}</w:instrText>
        </w:r>
        <w:r w:rsidRPr="00E85AFA">
          <w:rPr>
            <w:color w:val="000000" w:themeColor="text1"/>
          </w:rPr>
          <w:fldChar w:fldCharType="separate"/>
        </w:r>
        <w:r w:rsidR="00EF1DA9" w:rsidRPr="00EF1DA9">
          <w:rPr>
            <w:noProof/>
            <w:color w:val="000000" w:themeColor="text1"/>
            <w:vertAlign w:val="superscript"/>
          </w:rPr>
          <w:t>9,39</w:t>
        </w:r>
        <w:r w:rsidRPr="00E85AFA">
          <w:rPr>
            <w:color w:val="000000" w:themeColor="text1"/>
          </w:rPr>
          <w:fldChar w:fldCharType="end"/>
        </w:r>
        <w:r w:rsidRPr="00E85AFA">
          <w:rPr>
            <w:color w:val="000000" w:themeColor="text1"/>
          </w:rPr>
          <w:t xml:space="preserve"> current climate change risk assessments extrapolate from </w:t>
        </w:r>
        <w:r w:rsidR="00000A29" w:rsidRPr="00E85AFA">
          <w:rPr>
            <w:color w:val="000000" w:themeColor="text1"/>
          </w:rPr>
          <w:t>associations of daily</w:t>
        </w:r>
        <w:r w:rsidRPr="00E85AFA">
          <w:rPr>
            <w:color w:val="000000" w:themeColor="text1"/>
          </w:rPr>
          <w:t xml:space="preserve"> mortality </w:t>
        </w:r>
        <w:r w:rsidR="00000A29" w:rsidRPr="00E85AFA">
          <w:rPr>
            <w:color w:val="000000" w:themeColor="text1"/>
          </w:rPr>
          <w:t>with</w:t>
        </w:r>
        <w:r w:rsidRPr="00E85AFA">
          <w:rPr>
            <w:color w:val="000000" w:themeColor="text1"/>
          </w:rPr>
          <w:t xml:space="preserve"> daily temperature</w:t>
        </w:r>
        <w:r w:rsidR="00206140" w:rsidRPr="00E85AFA">
          <w:rPr>
            <w:color w:val="000000" w:themeColor="text1"/>
          </w:rPr>
          <w:t>.</w:t>
        </w:r>
        <w:r w:rsidRPr="00E85AFA">
          <w:rPr>
            <w:color w:val="000000" w:themeColor="text1"/>
          </w:rPr>
          <w:fldChar w:fldCharType="begin" w:fldLock="1"/>
        </w:r>
        <w:r w:rsidR="00EF1DA9">
          <w:rPr>
            <w:color w:val="000000" w:themeColor="text1"/>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review","type":"article-journal"},"uris":["http://www.mendeley.com/documents/?uuid=22803ac6-d682-4d01-9fa4-639cdbe6c118"]},{"id":"ITEM-3","itemData":{"DOI":"10.1016/S2542-5196(17)30156-0","ISBN":"2542-5196","ISSN":"25425196","PMID":"29276803","abstract":"Background: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7,8,40–42&lt;/sup&gt;","plainTextFormattedCitation":"7,8,40–42","previouslyFormattedCitation":"&lt;sup&gt;7,8,40–42&lt;/sup&gt;"},"properties":{"noteIndex":0},"schema":"https://github.com/citation-style-language/schema/raw/master/csl-citation.json"}</w:instrText>
        </w:r>
        <w:r w:rsidRPr="00E85AFA">
          <w:rPr>
            <w:color w:val="000000" w:themeColor="text1"/>
          </w:rPr>
          <w:fldChar w:fldCharType="separate"/>
        </w:r>
        <w:r w:rsidR="00EF1DA9" w:rsidRPr="00EF1DA9">
          <w:rPr>
            <w:noProof/>
            <w:color w:val="000000" w:themeColor="text1"/>
            <w:vertAlign w:val="superscript"/>
          </w:rPr>
          <w:t>7,8,40–42</w:t>
        </w:r>
        <w:r w:rsidRPr="00E85AFA">
          <w:rPr>
            <w:color w:val="000000" w:themeColor="text1"/>
          </w:rPr>
          <w:fldChar w:fldCharType="end"/>
        </w:r>
        <w:r w:rsidRPr="00E85AFA">
          <w:rPr>
            <w:color w:val="000000" w:themeColor="text1"/>
          </w:rPr>
          <w:t xml:space="preserve"> Climate change, however, will fundamentally modify weather, including seasonal weather patterns, compared to long-term </w:t>
        </w:r>
        <w:r w:rsidR="00144923">
          <w:rPr>
            <w:color w:val="000000" w:themeColor="text1"/>
          </w:rPr>
          <w:t>averages</w:t>
        </w:r>
        <w:r w:rsidRPr="00E85AFA">
          <w:rPr>
            <w:color w:val="000000" w:themeColor="text1"/>
          </w:rPr>
          <w:t xml:space="preserve">, and hence can disrupt </w:t>
        </w:r>
        <w:r w:rsidR="007C4CDC" w:rsidRPr="00E85AFA">
          <w:rPr>
            <w:color w:val="000000" w:themeColor="text1"/>
          </w:rPr>
          <w:t>existing</w:t>
        </w:r>
        <w:r w:rsidRPr="00E85AFA">
          <w:rPr>
            <w:color w:val="000000" w:themeColor="text1"/>
          </w:rPr>
          <w:t xml:space="preserve"> </w:t>
        </w:r>
        <w:r w:rsidR="007C4CDC" w:rsidRPr="00E85AFA">
          <w:rPr>
            <w:color w:val="000000" w:themeColor="text1"/>
          </w:rPr>
          <w:t xml:space="preserve">forms of </w:t>
        </w:r>
        <w:r w:rsidRPr="00E85AFA">
          <w:rPr>
            <w:color w:val="000000" w:themeColor="text1"/>
          </w:rPr>
          <w:t>adaptation.</w:t>
        </w:r>
      </w:ins>
      <w:r w:rsidRPr="00E85AFA">
        <w:rPr>
          <w:color w:val="000000" w:themeColor="text1"/>
        </w:rPr>
        <w:t xml:space="preserve"> To mimic the conditions that may arise with global climate change, we developed methodology to examine how deviations from long-term </w:t>
      </w:r>
      <w:r w:rsidR="007C4CDC" w:rsidRPr="00E85AFA">
        <w:rPr>
          <w:color w:val="000000" w:themeColor="text1"/>
        </w:rPr>
        <w:t xml:space="preserve">average </w:t>
      </w:r>
      <w:r w:rsidRPr="00E85AFA">
        <w:rPr>
          <w:color w:val="000000" w:themeColor="text1"/>
        </w:rPr>
        <w:t xml:space="preserve">temperature may impact injury death rates. </w:t>
      </w:r>
    </w:p>
    <w:p w14:paraId="619A5905" w14:textId="77777777" w:rsidR="00D44487" w:rsidRDefault="00D44487" w:rsidP="007433BB">
      <w:pPr>
        <w:spacing w:line="480" w:lineRule="auto"/>
        <w:jc w:val="both"/>
        <w:rPr>
          <w:color w:val="000000" w:themeColor="text1"/>
        </w:rPr>
      </w:pPr>
    </w:p>
    <w:p w14:paraId="0530DCB6" w14:textId="4A021E56" w:rsidR="00D21020" w:rsidRPr="00E85AFA" w:rsidRDefault="00422055" w:rsidP="007433BB">
      <w:pPr>
        <w:spacing w:line="480" w:lineRule="auto"/>
        <w:jc w:val="both"/>
        <w:rPr>
          <w:color w:val="000000" w:themeColor="text1"/>
        </w:rPr>
      </w:pPr>
      <w:r w:rsidRPr="00E85AFA">
        <w:rPr>
          <w:color w:val="000000" w:themeColor="text1"/>
        </w:rPr>
        <w:t xml:space="preserve">We first defined a measure of anomalous temperature for each </w:t>
      </w:r>
      <w:r w:rsidR="004009CB">
        <w:rPr>
          <w:color w:val="000000" w:themeColor="text1"/>
        </w:rPr>
        <w:t>county</w:t>
      </w:r>
      <w:r w:rsidRPr="00E85AFA">
        <w:rPr>
          <w:color w:val="000000" w:themeColor="text1"/>
        </w:rPr>
        <w:t xml:space="preserve"> and month</w:t>
      </w:r>
      <w:r w:rsidR="00933E31" w:rsidRPr="00E85AFA">
        <w:rPr>
          <w:color w:val="000000" w:themeColor="text1"/>
        </w:rPr>
        <w:t xml:space="preserve">, which represents the deviation from the average </w:t>
      </w:r>
      <w:r w:rsidR="00933E31" w:rsidRPr="00E85AFA">
        <w:t xml:space="preserve">temperature of the </w:t>
      </w:r>
      <w:r w:rsidR="003D014C">
        <w:t>county</w:t>
      </w:r>
      <w:r w:rsidR="00933E31" w:rsidRPr="00E85AFA">
        <w:t xml:space="preserve"> in that month</w:t>
      </w:r>
      <w:r w:rsidR="00933E31" w:rsidRPr="00E85AFA">
        <w:rPr>
          <w:color w:val="000000" w:themeColor="text1"/>
        </w:rPr>
        <w:t xml:space="preserve"> over </w:t>
      </w:r>
      <w:r w:rsidR="00383783" w:rsidRPr="00E85AFA">
        <w:rPr>
          <w:color w:val="000000" w:themeColor="text1"/>
        </w:rPr>
        <w:t>the entire analysis period</w:t>
      </w:r>
      <w:r w:rsidR="00933E31" w:rsidRPr="00E85AFA">
        <w:t xml:space="preserve"> </w:t>
      </w:r>
      <w:r w:rsidRPr="00E85AFA">
        <w:t>(</w:t>
      </w:r>
      <w:del w:id="199" w:author="Robbie Parks" w:date="2019-11-07T09:11:00Z">
        <w:r w:rsidR="00E4445A">
          <w:delText>Supplementary</w:delText>
        </w:r>
      </w:del>
      <w:ins w:id="200" w:author="Robbie Parks" w:date="2019-11-07T09:11:00Z">
        <w:r w:rsidR="0018209F" w:rsidRPr="00E1512E">
          <w:t>Extended Data</w:t>
        </w:r>
      </w:ins>
      <w:r w:rsidR="0018209F" w:rsidRPr="00E1512E">
        <w:t xml:space="preserve"> Figure 1</w:t>
      </w:r>
      <w:r w:rsidRPr="00E85AFA">
        <w:t>)</w:t>
      </w:r>
      <w:r w:rsidRPr="00E85AFA">
        <w:rPr>
          <w:color w:val="000000" w:themeColor="text1"/>
        </w:rPr>
        <w:t xml:space="preserve">. </w:t>
      </w:r>
      <w:r w:rsidR="00D21020" w:rsidRPr="00E85AFA">
        <w:t xml:space="preserve">To calculate the magnitude of temperature anomaly, we first calculated </w:t>
      </w:r>
      <w:r w:rsidR="00933E31" w:rsidRPr="00E85AFA">
        <w:t xml:space="preserve">average </w:t>
      </w:r>
      <w:r w:rsidR="00D21020" w:rsidRPr="00E85AFA">
        <w:t xml:space="preserve">temperatures for each month in each </w:t>
      </w:r>
      <w:r w:rsidR="00933E31" w:rsidRPr="00E85AFA">
        <w:t>county</w:t>
      </w:r>
      <w:r w:rsidR="00383783" w:rsidRPr="00E85AFA">
        <w:t xml:space="preserve"> over the entire 38 years of analysis</w:t>
      </w:r>
      <w:r w:rsidR="00D21020" w:rsidRPr="00E85AFA">
        <w:t xml:space="preserve">. We subtracted these long-term </w:t>
      </w:r>
      <w:r w:rsidR="00E77DBA" w:rsidRPr="00E85AFA">
        <w:t xml:space="preserve">average </w:t>
      </w:r>
      <w:r w:rsidR="00D21020" w:rsidRPr="00E85AFA">
        <w:t xml:space="preserve">temperatures from respective monthly temperature values to generate a temperature anomaly time series for each month and year in each </w:t>
      </w:r>
      <w:r w:rsidR="00E77DBA" w:rsidRPr="00E85AFA">
        <w:t xml:space="preserve">county </w:t>
      </w:r>
      <w:r w:rsidR="00D21020" w:rsidRPr="00E85AFA">
        <w:t>(</w:t>
      </w:r>
      <w:del w:id="201" w:author="Robbie Parks" w:date="2019-11-07T09:11:00Z">
        <w:r w:rsidR="00E4445A">
          <w:delText>Supplementary</w:delText>
        </w:r>
      </w:del>
      <w:ins w:id="202" w:author="Robbie Parks" w:date="2019-11-07T09:11:00Z">
        <w:r w:rsidR="00E02380" w:rsidRPr="00C11C90">
          <w:t>Extended Data</w:t>
        </w:r>
      </w:ins>
      <w:r w:rsidR="00E02380" w:rsidRPr="00C11C90">
        <w:t xml:space="preserve"> Figure 1</w:t>
      </w:r>
      <w:r w:rsidR="009C4F51" w:rsidRPr="00E85AFA">
        <w:t>)</w:t>
      </w:r>
      <w:r w:rsidR="00D21020" w:rsidRPr="00E85AFA">
        <w:t xml:space="preserve">. The temperature anomaly metric measures the extent that temperature experienced in a specific month, year and </w:t>
      </w:r>
      <w:r w:rsidR="00E77DBA" w:rsidRPr="00E85AFA">
        <w:t xml:space="preserve">county </w:t>
      </w:r>
      <w:r w:rsidR="00D21020" w:rsidRPr="00E85AFA">
        <w:t xml:space="preserve">is warmer or cooler than the long-term </w:t>
      </w:r>
      <w:r w:rsidR="00E77DBA" w:rsidRPr="00E85AFA">
        <w:t xml:space="preserve">average </w:t>
      </w:r>
      <w:r w:rsidR="00D21020" w:rsidRPr="00E85AFA">
        <w:t xml:space="preserve">to which the population has </w:t>
      </w:r>
      <w:r w:rsidR="004B489C" w:rsidRPr="00E85AFA">
        <w:t>acclimati</w:t>
      </w:r>
      <w:r w:rsidR="0075565E" w:rsidRPr="00E85AFA">
        <w:t>s</w:t>
      </w:r>
      <w:r w:rsidR="004B489C" w:rsidRPr="00E85AFA">
        <w:t>ed</w:t>
      </w:r>
      <w:r w:rsidR="00D21020" w:rsidRPr="00E85AFA">
        <w:t xml:space="preserve">. These values can be different for different months in the same </w:t>
      </w:r>
      <w:r w:rsidR="00E77DBA" w:rsidRPr="00E85AFA">
        <w:t>county</w:t>
      </w:r>
      <w:r w:rsidR="00D21020" w:rsidRPr="00E85AFA">
        <w:t xml:space="preserve">, and different </w:t>
      </w:r>
      <w:r w:rsidR="00E77DBA" w:rsidRPr="00E85AFA">
        <w:t xml:space="preserve">counties </w:t>
      </w:r>
      <w:r w:rsidR="00D21020" w:rsidRPr="00E85AFA">
        <w:t>in the same month.</w:t>
      </w:r>
      <w:r w:rsidRPr="00E85AFA">
        <w:rPr>
          <w:color w:val="000000" w:themeColor="text1"/>
        </w:rPr>
        <w:t xml:space="preserve"> Further, a </w:t>
      </w:r>
      <w:r w:rsidR="00E77DBA" w:rsidRPr="00E85AFA">
        <w:rPr>
          <w:color w:val="000000" w:themeColor="text1"/>
        </w:rPr>
        <w:t xml:space="preserve">county </w:t>
      </w:r>
      <w:r w:rsidRPr="00E85AFA">
        <w:rPr>
          <w:color w:val="000000" w:themeColor="text1"/>
        </w:rPr>
        <w:t>with higher, but more stable, temperature in a specific month has smaller anomalies than one with lower but more inter-annually variable temperature.</w:t>
      </w:r>
      <w:r w:rsidR="00933E31" w:rsidRPr="00E85AFA">
        <w:rPr>
          <w:color w:val="000000" w:themeColor="text1"/>
        </w:rPr>
        <w:t xml:space="preserve"> County-level anomalies were aggregated to state level with use of population weights</w:t>
      </w:r>
      <w:r w:rsidR="00E77DBA" w:rsidRPr="00E85AFA">
        <w:rPr>
          <w:color w:val="000000" w:themeColor="text1"/>
        </w:rPr>
        <w:t xml:space="preserve"> for analysing their associations with mortality</w:t>
      </w:r>
      <w:r w:rsidR="00933E31" w:rsidRPr="00E85AFA">
        <w:rPr>
          <w:color w:val="000000" w:themeColor="text1"/>
        </w:rPr>
        <w:t>.</w:t>
      </w:r>
      <w:del w:id="203" w:author="Robbie Parks" w:date="2019-11-07T09:11:00Z">
        <w:r w:rsidR="00933E31" w:rsidRPr="00E85AFA">
          <w:rPr>
            <w:color w:val="000000" w:themeColor="text1"/>
          </w:rPr>
          <w:delText xml:space="preserve"> </w:delText>
        </w:r>
        <w:r w:rsidR="00E77DBA" w:rsidRPr="00E85AFA">
          <w:rPr>
            <w:color w:val="000000" w:themeColor="text1"/>
          </w:rPr>
          <w:delText xml:space="preserve"> </w:delText>
        </w:r>
      </w:del>
    </w:p>
    <w:p w14:paraId="4D93FBA7" w14:textId="77777777" w:rsidR="007433BB" w:rsidRPr="00E85AFA" w:rsidRDefault="007433BB" w:rsidP="007433BB">
      <w:pPr>
        <w:spacing w:line="480" w:lineRule="auto"/>
        <w:jc w:val="both"/>
        <w:rPr>
          <w:color w:val="000000" w:themeColor="text1"/>
        </w:rPr>
      </w:pPr>
    </w:p>
    <w:p w14:paraId="670BCE15" w14:textId="4413651B" w:rsidR="00422055" w:rsidRPr="00E85AFA" w:rsidRDefault="00D21020" w:rsidP="003242D9">
      <w:pPr>
        <w:spacing w:line="480" w:lineRule="auto"/>
        <w:jc w:val="both"/>
        <w:outlineLvl w:val="0"/>
        <w:rPr>
          <w:i/>
          <w:color w:val="000000" w:themeColor="text1"/>
        </w:rPr>
      </w:pPr>
      <w:r w:rsidRPr="00E85AFA">
        <w:rPr>
          <w:i/>
          <w:color w:val="000000" w:themeColor="text1"/>
        </w:rPr>
        <w:t>Statistical methods</w:t>
      </w:r>
    </w:p>
    <w:p w14:paraId="6A4142D0" w14:textId="34809EAE" w:rsidR="00C832E3" w:rsidRPr="00E85AFA" w:rsidRDefault="00422055" w:rsidP="008E42C2">
      <w:pPr>
        <w:spacing w:line="480" w:lineRule="auto"/>
        <w:jc w:val="both"/>
      </w:pPr>
      <w:r w:rsidRPr="00E85AFA">
        <w:rPr>
          <w:color w:val="000000" w:themeColor="text1"/>
        </w:rPr>
        <w:t xml:space="preserve">We </w:t>
      </w:r>
      <w:r w:rsidR="0075565E" w:rsidRPr="00E85AFA">
        <w:rPr>
          <w:color w:val="000000" w:themeColor="text1"/>
        </w:rPr>
        <w:t>analysed</w:t>
      </w:r>
      <w:r w:rsidRPr="00E85AFA">
        <w:rPr>
          <w:color w:val="000000" w:themeColor="text1"/>
        </w:rPr>
        <w:t xml:space="preserve"> the association of monthly injury death rates with anomalous temperature using a Bayesian spatio-temporal model</w:t>
      </w:r>
      <w:r w:rsidR="00627CCB">
        <w:rPr>
          <w:color w:val="000000" w:themeColor="text1"/>
        </w:rPr>
        <w:t>, which</w:t>
      </w:r>
      <w:r w:rsidR="00627CCB" w:rsidRPr="00E85AFA">
        <w:rPr>
          <w:color w:val="000000" w:themeColor="text1"/>
        </w:rPr>
        <w:t xml:space="preserve"> </w:t>
      </w:r>
      <w:r w:rsidR="00627CCB" w:rsidRPr="00627CCB">
        <w:rPr>
          <w:color w:val="000000" w:themeColor="text1"/>
        </w:rPr>
        <w:t>leverage</w:t>
      </w:r>
      <w:r w:rsidR="00627CCB">
        <w:rPr>
          <w:color w:val="000000" w:themeColor="text1"/>
        </w:rPr>
        <w:t>d</w:t>
      </w:r>
      <w:r w:rsidR="00627CCB" w:rsidRPr="00627CCB">
        <w:rPr>
          <w:color w:val="000000" w:themeColor="text1"/>
        </w:rPr>
        <w:t xml:space="preserve"> variations over space </w:t>
      </w:r>
      <w:r w:rsidR="00627CCB">
        <w:rPr>
          <w:color w:val="000000" w:themeColor="text1"/>
        </w:rPr>
        <w:t>and time</w:t>
      </w:r>
      <w:r w:rsidR="00627CCB" w:rsidRPr="00627CCB">
        <w:rPr>
          <w:color w:val="000000" w:themeColor="text1"/>
        </w:rPr>
        <w:t xml:space="preserve"> to infer associations. </w:t>
      </w:r>
      <w:r w:rsidR="00C832E3" w:rsidRPr="00E85AFA">
        <w:t xml:space="preserve">We modelled the number of deaths in each </w:t>
      </w:r>
      <w:r w:rsidR="00BF73AA">
        <w:t xml:space="preserve">month in each </w:t>
      </w:r>
      <w:r w:rsidR="00C832E3" w:rsidRPr="00E85AFA">
        <w:t>year as following a Poisson distribution:</w:t>
      </w:r>
    </w:p>
    <w:p w14:paraId="64AD2683" w14:textId="77777777" w:rsidR="00C832E3" w:rsidRPr="00E85AFA" w:rsidRDefault="001C3063" w:rsidP="00C832E3">
      <w:pPr>
        <w:spacing w:line="480" w:lineRule="auto"/>
        <w:jc w:val="both"/>
      </w:pPr>
      <m:oMathPara>
        <m:oMath>
          <m:sSub>
            <m:sSubPr>
              <m:ctrlPr>
                <w:rPr>
                  <w:rFonts w:ascii="Cambria Math" w:hAnsi="Cambria Math"/>
                  <w:i/>
                </w:rPr>
              </m:ctrlPr>
            </m:sSubPr>
            <m:e>
              <m:r>
                <w:rPr>
                  <w:rFonts w:ascii="Cambria Math" w:hAnsi="Cambria Math"/>
                </w:rPr>
                <m:t>deaths</m:t>
              </m:r>
            </m:e>
            <m:sub>
              <m:r>
                <w:rPr>
                  <w:rFonts w:ascii="Cambria Math" w:hAnsi="Cambria Math"/>
                </w:rPr>
                <m:t>state-time</m:t>
              </m:r>
            </m:sub>
          </m:sSub>
          <m:r>
            <w:rPr>
              <w:rFonts w:ascii="Cambria Math" w:hAnsi="Cambria Math"/>
            </w:rPr>
            <m:t xml:space="preserve"> ~ Poisson(</m:t>
          </m:r>
          <m:sSub>
            <m:sSubPr>
              <m:ctrlPr>
                <w:rPr>
                  <w:rFonts w:ascii="Cambria Math" w:hAnsi="Cambria Math"/>
                  <w:i/>
                </w:rPr>
              </m:ctrlPr>
            </m:sSubPr>
            <m:e>
              <m:r>
                <w:rPr>
                  <w:rFonts w:ascii="Cambria Math" w:hAnsi="Cambria Math"/>
                </w:rPr>
                <m:t>death rate</m:t>
              </m:r>
            </m:e>
            <m:sub>
              <m:r>
                <w:rPr>
                  <w:rFonts w:ascii="Cambria Math" w:hAnsi="Cambria Math"/>
                </w:rPr>
                <m:t>state-time</m:t>
              </m:r>
            </m:sub>
          </m:sSub>
          <m:r>
            <w:rPr>
              <w:rFonts w:ascii="Cambria Math" w:hAnsi="Cambria Math"/>
            </w:rPr>
            <m:t xml:space="preserve"> . </m:t>
          </m:r>
          <m:sSub>
            <m:sSubPr>
              <m:ctrlPr>
                <w:rPr>
                  <w:rFonts w:ascii="Cambria Math" w:hAnsi="Cambria Math"/>
                  <w:i/>
                </w:rPr>
              </m:ctrlPr>
            </m:sSubPr>
            <m:e>
              <m:r>
                <w:rPr>
                  <w:rFonts w:ascii="Cambria Math" w:hAnsi="Cambria Math"/>
                </w:rPr>
                <m:t>population</m:t>
              </m:r>
            </m:e>
            <m:sub>
              <m:r>
                <w:rPr>
                  <w:rFonts w:ascii="Cambria Math" w:hAnsi="Cambria Math"/>
                </w:rPr>
                <m:t>state-time</m:t>
              </m:r>
            </m:sub>
          </m:sSub>
          <m:r>
            <w:rPr>
              <w:rFonts w:ascii="Cambria Math" w:hAnsi="Cambria Math"/>
            </w:rPr>
            <m:t>)</m:t>
          </m:r>
        </m:oMath>
      </m:oMathPara>
    </w:p>
    <w:p w14:paraId="61AB6094" w14:textId="77777777" w:rsidR="00C832E3" w:rsidRPr="00E85AFA" w:rsidRDefault="00C832E3" w:rsidP="00C832E3">
      <w:pPr>
        <w:spacing w:line="480" w:lineRule="auto"/>
        <w:jc w:val="both"/>
      </w:pPr>
      <w:r w:rsidRPr="00E85AFA">
        <w:t>with log-transformed death rates modelled as a sum of components that depend on location (state) of death, month of year, overall time (in months) and temperature anomaly:</w:t>
      </w:r>
    </w:p>
    <w:p w14:paraId="04973A76" w14:textId="4E52A913" w:rsidR="00C832E3" w:rsidRPr="00E85AFA" w:rsidRDefault="001C3063" w:rsidP="00C832E3">
      <m:oMathPara>
        <m:oMath>
          <m:func>
            <m:funcPr>
              <m:ctrlPr>
                <w:del w:id="204" w:author="Robbie Parks" w:date="2019-11-07T09:11:00Z">
                  <w:rPr>
                    <w:rFonts w:ascii="Cambria Math" w:hAnsi="Cambria Math"/>
                    <w:i/>
                  </w:rPr>
                </w:del>
              </m:ctrlPr>
            </m:funcPr>
            <m:fName>
              <m:r>
                <w:del w:id="205" w:author="Robbie Parks" w:date="2019-11-07T09:11:00Z">
                  <m:rPr>
                    <m:sty m:val="p"/>
                  </m:rPr>
                  <w:rPr>
                    <w:rFonts w:ascii="Cambria Math" w:hAnsi="Cambria Math"/>
                  </w:rPr>
                  <m:t>log</m:t>
                </w:del>
              </m:r>
            </m:fName>
            <m:e>
              <m:d>
                <m:dPr>
                  <m:ctrlPr>
                    <w:del w:id="206" w:author="Robbie Parks" w:date="2019-11-07T09:11:00Z">
                      <w:rPr>
                        <w:rFonts w:ascii="Cambria Math" w:hAnsi="Cambria Math"/>
                        <w:i/>
                      </w:rPr>
                    </w:del>
                  </m:ctrlPr>
                </m:dPr>
                <m:e>
                  <m:sSub>
                    <m:sSubPr>
                      <m:ctrlPr>
                        <w:del w:id="207" w:author="Robbie Parks" w:date="2019-11-07T09:11:00Z">
                          <w:rPr>
                            <w:rFonts w:ascii="Cambria Math" w:hAnsi="Cambria Math"/>
                            <w:i/>
                          </w:rPr>
                        </w:del>
                      </m:ctrlPr>
                    </m:sSubPr>
                    <m:e>
                      <m:r>
                        <w:del w:id="208" w:author="Robbie Parks" w:date="2019-11-07T09:11:00Z">
                          <w:rPr>
                            <w:rFonts w:ascii="Cambria Math" w:hAnsi="Cambria Math"/>
                          </w:rPr>
                          <m:t>deaths</m:t>
                        </w:del>
                      </m:r>
                    </m:e>
                    <m:sub>
                      <m:r>
                        <w:del w:id="209" w:author="Robbie Parks" w:date="2019-11-07T09:11:00Z">
                          <w:rPr>
                            <w:rFonts w:ascii="Cambria Math" w:hAnsi="Cambria Math"/>
                          </w:rPr>
                          <m:t>state-time</m:t>
                        </w:del>
                      </m:r>
                    </m:sub>
                  </m:sSub>
                </m:e>
              </m:d>
            </m:e>
          </m:func>
          <m:func>
            <m:funcPr>
              <m:ctrlPr>
                <w:ins w:id="210" w:author="Robbie Parks" w:date="2019-11-07T09:11:00Z">
                  <w:rPr>
                    <w:rFonts w:ascii="Cambria Math" w:hAnsi="Cambria Math"/>
                    <w:i/>
                  </w:rPr>
                </w:ins>
              </m:ctrlPr>
            </m:funcPr>
            <m:fName>
              <m:r>
                <w:ins w:id="211" w:author="Robbie Parks" w:date="2019-11-07T09:11:00Z">
                  <m:rPr>
                    <m:sty m:val="p"/>
                  </m:rPr>
                  <w:rPr>
                    <w:rFonts w:ascii="Cambria Math" w:hAnsi="Cambria Math"/>
                  </w:rPr>
                  <m:t>log</m:t>
                </w:ins>
              </m:r>
            </m:fName>
            <m:e>
              <m:d>
                <m:dPr>
                  <m:ctrlPr>
                    <w:ins w:id="212" w:author="Robbie Parks" w:date="2019-11-07T09:11:00Z">
                      <w:rPr>
                        <w:rFonts w:ascii="Cambria Math" w:hAnsi="Cambria Math"/>
                        <w:i/>
                      </w:rPr>
                    </w:ins>
                  </m:ctrlPr>
                </m:dPr>
                <m:e>
                  <m:sSub>
                    <m:sSubPr>
                      <m:ctrlPr>
                        <w:ins w:id="213" w:author="Robbie Parks" w:date="2019-11-07T09:11:00Z">
                          <w:rPr>
                            <w:rFonts w:ascii="Cambria Math" w:hAnsi="Cambria Math"/>
                            <w:i/>
                          </w:rPr>
                        </w:ins>
                      </m:ctrlPr>
                    </m:sSubPr>
                    <m:e>
                      <m:r>
                        <w:ins w:id="214" w:author="Robbie Parks" w:date="2019-11-07T09:11:00Z">
                          <w:rPr>
                            <w:rFonts w:ascii="Cambria Math" w:hAnsi="Cambria Math"/>
                          </w:rPr>
                          <m:t>death rate</m:t>
                        </w:ins>
                      </m:r>
                    </m:e>
                    <m:sub>
                      <m:r>
                        <w:ins w:id="215" w:author="Robbie Parks" w:date="2019-11-07T09:11:00Z">
                          <w:rPr>
                            <w:rFonts w:ascii="Cambria Math" w:hAnsi="Cambria Math"/>
                          </w:rPr>
                          <m:t>state-time</m:t>
                        </w:ins>
                      </m:r>
                    </m:sub>
                  </m:sSub>
                </m:e>
              </m:d>
            </m:e>
          </m:func>
          <m:r>
            <m:rPr>
              <m:aln/>
            </m:rPr>
            <w:rPr>
              <w:rFonts w:ascii="Cambria Math" w:hAnsi="Cambria Math"/>
            </w:rPr>
            <m:t xml:space="preserve">= </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0</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·time</m:t>
          </m:r>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state</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state</m:t>
              </m:r>
            </m:sub>
          </m:sSub>
          <m:r>
            <w:rPr>
              <w:rFonts w:ascii="Cambria Math" w:hAnsi="Cambria Math"/>
            </w:rPr>
            <m:t>·time</m:t>
          </m:r>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month</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month</m:t>
              </m:r>
            </m:sub>
          </m:sSub>
          <m:r>
            <w:rPr>
              <w:rFonts w:ascii="Cambria Math" w:hAnsi="Cambria Math"/>
            </w:rPr>
            <m:t>·time</m:t>
          </m:r>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ζ</m:t>
              </m:r>
            </m:e>
            <m:sub>
              <m:r>
                <w:rPr>
                  <w:rFonts w:ascii="Cambria Math" w:hAnsi="Cambria Math"/>
                </w:rPr>
                <m:t>state-month</m:t>
              </m:r>
            </m:sub>
          </m:sSub>
          <m:r>
            <m:rPr>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ψ</m:t>
              </m:r>
            </m:e>
            <m:sub>
              <m:r>
                <w:rPr>
                  <w:rFonts w:ascii="Cambria Math" w:hAnsi="Cambria Math"/>
                </w:rPr>
                <m:t>state-month</m:t>
              </m:r>
            </m:sub>
          </m:sSub>
          <m:r>
            <w:rPr>
              <w:rFonts w:ascii="Cambria Math" w:hAnsi="Cambria Math"/>
            </w:rPr>
            <m:t xml:space="preserve"> .time</m:t>
          </m:r>
          <m:r>
            <m:rPr>
              <m:aln/>
            </m:rPr>
            <w:rPr>
              <w:rFonts w:ascii="Cambria Math" w:hAnsi="Cambria Math"/>
            </w:rPr>
            <m:t xml:space="preserve">+ </m:t>
          </m:r>
          <m:r>
            <m:rPr>
              <m:sty m:val="p"/>
            </m:rPr>
            <w:rPr>
              <w:rFonts w:ascii="Cambria Math" w:hAnsi="Cambria Math"/>
            </w:rPr>
            <w:br/>
          </m:r>
        </m:oMath>
        <m:oMath>
          <m:sSub>
            <m:sSubPr>
              <m:ctrlPr>
                <w:rPr>
                  <w:rFonts w:ascii="Cambria Math" w:hAnsi="Cambria Math"/>
                  <w:i/>
                </w:rPr>
              </m:ctrlPr>
            </m:sSubPr>
            <m:e>
              <m:r>
                <w:rPr>
                  <w:rFonts w:ascii="Cambria Math" w:hAnsi="Cambria Math"/>
                </w:rPr>
                <m:t>ν</m:t>
              </m:r>
            </m:e>
            <m:sub>
              <m:r>
                <w:rPr>
                  <w:rFonts w:ascii="Cambria Math" w:hAnsi="Cambria Math"/>
                </w:rPr>
                <m:t>time</m:t>
              </m:r>
            </m:sub>
          </m:sSub>
          <m:r>
            <m:rPr>
              <m:sty m:val="p"/>
            </m:rPr>
            <w:rPr>
              <w:rFonts w:ascii="Cambria Math" w:hAnsi="Cambria Math"/>
              <w:vertAlign w:val="subscript"/>
            </w:rPr>
            <m:t xml:space="preserve"> </m:t>
          </m:r>
          <m:r>
            <m:rPr>
              <m:sty m:val="p"/>
              <m:aln/>
            </m:rPr>
            <w:rPr>
              <w:rFonts w:ascii="Cambria Math" w:hAnsi="Cambria Math"/>
            </w:rPr>
            <m:t>+</m:t>
          </m:r>
          <m:r>
            <m:rPr>
              <m:sty m:val="p"/>
            </m:rPr>
            <w:rPr>
              <w:rFonts w:ascii="Cambria Math" w:hAnsi="Cambria Math"/>
            </w:rPr>
            <w:br/>
          </m:r>
        </m:oMath>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Anomaly</m:t>
              </m:r>
            </m:e>
            <m:sub>
              <m:r>
                <w:rPr>
                  <w:rFonts w:ascii="Cambria Math" w:hAnsi="Cambria Math"/>
                  <w:vertAlign w:val="subscript"/>
                </w:rPr>
                <m:t>state-time</m:t>
              </m:r>
            </m:sub>
          </m:sSub>
          <m:r>
            <m:rPr>
              <m:aln/>
            </m:rPr>
            <w:rPr>
              <w:rFonts w:ascii="Cambria Math" w:eastAsiaTheme="minorEastAsia" w:hAnsi="Cambria Math"/>
              <w:sz w:val="22"/>
              <w:szCs w:val="22"/>
            </w:rPr>
            <m:t>+</m:t>
          </m:r>
          <m:r>
            <m:rPr>
              <m:sty m:val="p"/>
            </m:rPr>
            <w:rPr>
              <w:rFonts w:ascii="Cambria Math" w:eastAsiaTheme="minorEastAsia" w:hAnsi="Cambria Math"/>
              <w:color w:val="FFFFFF" w:themeColor="background1"/>
              <w:sz w:val="22"/>
              <w:szCs w:val="22"/>
            </w:rPr>
            <w:br/>
          </m:r>
        </m:oMath>
        <m:oMath>
          <m:sSub>
            <m:sSubPr>
              <m:ctrlPr>
                <w:rPr>
                  <w:rFonts w:ascii="Cambria Math" w:hAnsi="Cambria Math"/>
                  <w:i/>
                </w:rPr>
              </m:ctrlPr>
            </m:sSubPr>
            <m:e>
              <m:r>
                <w:rPr>
                  <w:rFonts w:ascii="Cambria Math" w:hAnsi="Cambria Math"/>
                </w:rPr>
                <m:t>ɛ</m:t>
              </m:r>
            </m:e>
            <m:sub>
              <m:r>
                <w:rPr>
                  <w:rFonts w:ascii="Cambria Math" w:hAnsi="Cambria Math"/>
                  <w:vertAlign w:val="subscript"/>
                </w:rPr>
                <m:t>state-time</m:t>
              </m:r>
            </m:sub>
          </m:sSub>
          <m:r>
            <m:rPr>
              <m:aln/>
            </m:rPr>
            <w:rPr>
              <w:rFonts w:ascii="Cambria Math" w:hAnsi="Cambria Math"/>
              <w:color w:val="FFFFFF" w:themeColor="background1"/>
            </w:rPr>
            <m:t>+</m:t>
          </m:r>
        </m:oMath>
      </m:oMathPara>
    </w:p>
    <w:p w14:paraId="0D4FDA68" w14:textId="77777777" w:rsidR="008E42C2" w:rsidRPr="00E85AFA" w:rsidRDefault="008E42C2" w:rsidP="008E42C2">
      <w:pPr>
        <w:spacing w:line="480" w:lineRule="auto"/>
        <w:jc w:val="both"/>
      </w:pPr>
    </w:p>
    <w:p w14:paraId="7C9A7885" w14:textId="62C9309D" w:rsidR="00C832E3" w:rsidRPr="00E85AFA" w:rsidRDefault="00C832E3" w:rsidP="008E42C2">
      <w:pPr>
        <w:spacing w:line="480" w:lineRule="auto"/>
        <w:jc w:val="both"/>
      </w:pPr>
      <w:r w:rsidRPr="00E85AFA">
        <w:t xml:space="preserve">The model contained terms that represent the national level and trend in mortality, with </w:t>
      </w:r>
      <m:oMath>
        <m:sSub>
          <m:sSubPr>
            <m:ctrlPr>
              <w:rPr>
                <w:rFonts w:ascii="Cambria Math" w:hAnsi="Cambria Math"/>
                <w:i/>
              </w:rPr>
            </m:ctrlPr>
          </m:sSubPr>
          <m:e>
            <m:r>
              <w:rPr>
                <w:rFonts w:ascii="Cambria Math" w:hAnsi="Cambria Math"/>
              </w:rPr>
              <m:t>α</m:t>
            </m:r>
          </m:e>
          <m:sub>
            <m:r>
              <w:rPr>
                <w:rFonts w:ascii="Cambria Math" w:hAnsi="Cambria Math"/>
              </w:rPr>
              <m:t>0</m:t>
            </m:r>
          </m:sub>
        </m:sSub>
      </m:oMath>
      <w:r w:rsidRPr="00E85AFA">
        <w:rPr>
          <w:rFonts w:eastAsiaTheme="minorEastAsia"/>
        </w:rPr>
        <w:t xml:space="preserve"> as the common intercept and </w:t>
      </w:r>
      <m:oMath>
        <m:sSub>
          <m:sSubPr>
            <m:ctrlPr>
              <w:rPr>
                <w:rFonts w:ascii="Cambria Math" w:hAnsi="Cambria Math"/>
                <w:i/>
              </w:rPr>
            </m:ctrlPr>
          </m:sSubPr>
          <m:e>
            <m:r>
              <w:rPr>
                <w:rFonts w:ascii="Cambria Math" w:hAnsi="Cambria Math"/>
              </w:rPr>
              <m:t>β</m:t>
            </m:r>
          </m:e>
          <m:sub>
            <m:r>
              <w:rPr>
                <w:rFonts w:ascii="Cambria Math" w:hAnsi="Cambria Math"/>
              </w:rPr>
              <m:t>0</m:t>
            </m:r>
          </m:sub>
        </m:sSub>
      </m:oMath>
      <w:r w:rsidRPr="00E85AFA">
        <w:rPr>
          <w:rFonts w:eastAsiaTheme="minorEastAsia"/>
        </w:rPr>
        <w:t xml:space="preserve"> the common slope</w:t>
      </w:r>
      <w:r w:rsidR="000B7E00">
        <w:rPr>
          <w:rFonts w:eastAsiaTheme="minorEastAsia"/>
        </w:rPr>
        <w:t xml:space="preserve"> with overall time</w:t>
      </w:r>
      <w:r w:rsidRPr="00E85AFA">
        <w:t>. Death rates also vary by month, which may be partly related to temperature and partly due to other monthly factors; monthly variations tend to be smooth across adjacent months.</w:t>
      </w:r>
      <w:del w:id="216" w:author="Robbie Parks" w:date="2019-11-07T09:11:00Z">
        <w:r w:rsidRPr="00E85AFA">
          <w:fldChar w:fldCharType="begin" w:fldLock="1"/>
        </w:r>
        <w:r w:rsidR="006276CA">
          <w:del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10&lt;/sup&gt;","plainTextFormattedCitation":"10","previouslyFormattedCitation":"&lt;sup&gt;10&lt;/sup&gt;"},"properties":{"noteIndex":0},"schema":"https://github.com/citation-style-language/schema/raw/master/csl-citation.json"}</w:delInstrText>
        </w:r>
        <w:r w:rsidRPr="00E85AFA">
          <w:fldChar w:fldCharType="separate"/>
        </w:r>
        <w:r w:rsidR="00EF4FC9" w:rsidRPr="00E85AFA">
          <w:rPr>
            <w:noProof/>
            <w:vertAlign w:val="superscript"/>
          </w:rPr>
          <w:delText>10</w:delText>
        </w:r>
        <w:r w:rsidRPr="00E85AFA">
          <w:fldChar w:fldCharType="end"/>
        </w:r>
      </w:del>
      <w:ins w:id="217" w:author="Robbie Parks" w:date="2019-11-07T09:11:00Z">
        <w:r w:rsidRPr="00E85AFA">
          <w:fldChar w:fldCharType="begin" w:fldLock="1"/>
        </w:r>
        <w:r w:rsidR="00EF1DA9">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14&lt;/sup&gt;","plainTextFormattedCitation":"14","previouslyFormattedCitation":"&lt;sup&gt;14&lt;/sup&gt;"},"properties":{"noteIndex":0},"schema":"https://github.com/citation-style-language/schema/raw/master/csl-citation.json"}</w:instrText>
        </w:r>
        <w:r w:rsidRPr="00E85AFA">
          <w:fldChar w:fldCharType="separate"/>
        </w:r>
        <w:r w:rsidR="00EF1DA9" w:rsidRPr="00EF1DA9">
          <w:rPr>
            <w:noProof/>
            <w:vertAlign w:val="superscript"/>
          </w:rPr>
          <w:t>14</w:t>
        </w:r>
        <w:r w:rsidRPr="00E85AFA">
          <w:fldChar w:fldCharType="end"/>
        </w:r>
      </w:ins>
      <w:r w:rsidRPr="00E85AFA">
        <w:t xml:space="preserve"> Therefore, we allowed each month of the year to systematically have a different mortality level and trend, with </w:t>
      </w:r>
      <m:oMath>
        <m:sSub>
          <m:sSubPr>
            <m:ctrlPr>
              <w:rPr>
                <w:rFonts w:ascii="Cambria Math" w:hAnsi="Cambria Math"/>
                <w:i/>
              </w:rPr>
            </m:ctrlPr>
          </m:sSubPr>
          <m:e>
            <m:r>
              <w:rPr>
                <w:rFonts w:ascii="Cambria Math" w:hAnsi="Cambria Math"/>
              </w:rPr>
              <m:t>α</m:t>
            </m:r>
          </m:e>
          <m:sub>
            <m:r>
              <w:rPr>
                <w:rFonts w:ascii="Cambria Math" w:hAnsi="Cambria Math"/>
              </w:rPr>
              <m:t>month</m:t>
            </m:r>
          </m:sub>
        </m:sSub>
      </m:oMath>
      <w:r w:rsidRPr="00E85AFA">
        <w:rPr>
          <w:rFonts w:eastAsiaTheme="minorEastAsia"/>
        </w:rPr>
        <w:t xml:space="preserve"> the month-specific intercept and </w:t>
      </w:r>
      <m:oMath>
        <m:sSub>
          <m:sSubPr>
            <m:ctrlPr>
              <w:rPr>
                <w:rFonts w:ascii="Cambria Math" w:hAnsi="Cambria Math"/>
                <w:i/>
              </w:rPr>
            </m:ctrlPr>
          </m:sSubPr>
          <m:e>
            <m:r>
              <w:rPr>
                <w:rFonts w:ascii="Cambria Math" w:hAnsi="Cambria Math"/>
              </w:rPr>
              <m:t>β</m:t>
            </m:r>
          </m:e>
          <m:sub>
            <m:r>
              <w:rPr>
                <w:rFonts w:ascii="Cambria Math" w:hAnsi="Cambria Math"/>
              </w:rPr>
              <m:t>month</m:t>
            </m:r>
          </m:sub>
        </m:sSub>
      </m:oMath>
      <w:r w:rsidRPr="00E85AFA">
        <w:rPr>
          <w:rFonts w:eastAsiaTheme="minorEastAsia"/>
        </w:rPr>
        <w:t xml:space="preserve"> the month-specific slope</w:t>
      </w:r>
      <w:r w:rsidR="000B7E00">
        <w:rPr>
          <w:rFonts w:eastAsiaTheme="minorEastAsia"/>
        </w:rPr>
        <w:t xml:space="preserve"> with overall time</w:t>
      </w:r>
      <w:r w:rsidRPr="00E85AFA">
        <w:t xml:space="preserve">. </w:t>
      </w:r>
      <w:r w:rsidR="00E77DBA" w:rsidRPr="00E85AFA">
        <w:t>W</w:t>
      </w:r>
      <w:r w:rsidRPr="00E85AFA">
        <w:t>e used a</w:t>
      </w:r>
      <w:r w:rsidR="00FA0C31" w:rsidRPr="00E85AFA">
        <w:t xml:space="preserve"> first-order</w:t>
      </w:r>
      <w:r w:rsidRPr="00E85AFA">
        <w:t xml:space="preserve"> random walk </w:t>
      </w:r>
      <w:r w:rsidR="002A6AFC" w:rsidRPr="00E85AFA">
        <w:t>prior</w:t>
      </w:r>
      <w:r w:rsidR="00E77DBA" w:rsidRPr="00E85AFA">
        <w:t xml:space="preserve"> for the monthly random intercepts and slopes</w:t>
      </w:r>
      <w:r w:rsidRPr="00E85AFA">
        <w:t xml:space="preserve">, widely used to characterise smoothly varying </w:t>
      </w:r>
      <w:r w:rsidR="00E77DBA" w:rsidRPr="00E85AFA">
        <w:t>trends</w:t>
      </w:r>
      <w:r w:rsidRPr="00E85AFA">
        <w:t>.</w:t>
      </w:r>
      <w:del w:id="218" w:author="Robbie Parks" w:date="2019-11-07T09:11:00Z">
        <w:r w:rsidRPr="00E85AFA">
          <w:fldChar w:fldCharType="begin" w:fldLock="1"/>
        </w:r>
        <w:r w:rsidR="00924924">
          <w:del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41&lt;/sup&gt;","plainTextFormattedCitation":"41","previouslyFormattedCitation":"&lt;sup&gt;41&lt;/sup&gt;"},"properties":{"noteIndex":0},"schema":"https://github.com/citation-style-language/schema/raw/master/csl-citation.json"}</w:delInstrText>
        </w:r>
        <w:r w:rsidRPr="00E85AFA">
          <w:fldChar w:fldCharType="separate"/>
        </w:r>
        <w:r w:rsidR="00AA656B" w:rsidRPr="00AA656B">
          <w:rPr>
            <w:noProof/>
            <w:vertAlign w:val="superscript"/>
          </w:rPr>
          <w:delText>41</w:delText>
        </w:r>
        <w:r w:rsidRPr="00E85AFA">
          <w:fldChar w:fldCharType="end"/>
        </w:r>
      </w:del>
      <w:ins w:id="219" w:author="Robbie Parks" w:date="2019-11-07T09:11:00Z">
        <w:r w:rsidRPr="00E85AFA">
          <w:fldChar w:fldCharType="begin" w:fldLock="1"/>
        </w:r>
        <w:r w:rsidR="00EF1DA9">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43&lt;/sup&gt;","plainTextFormattedCitation":"43","previouslyFormattedCitation":"&lt;sup&gt;43&lt;/sup&gt;"},"properties":{"noteIndex":0},"schema":"https://github.com/citation-style-language/schema/raw/master/csl-citation.json"}</w:instrText>
        </w:r>
        <w:r w:rsidRPr="00E85AFA">
          <w:fldChar w:fldCharType="separate"/>
        </w:r>
        <w:r w:rsidR="00EF1DA9" w:rsidRPr="00EF1DA9">
          <w:rPr>
            <w:noProof/>
            <w:vertAlign w:val="superscript"/>
          </w:rPr>
          <w:t>43</w:t>
        </w:r>
        <w:r w:rsidRPr="00E85AFA">
          <w:fldChar w:fldCharType="end"/>
        </w:r>
      </w:ins>
      <w:r w:rsidRPr="00E85AFA">
        <w:t xml:space="preserve"> The random walk had a cyclic structure, so that December was adjacent to January.</w:t>
      </w:r>
    </w:p>
    <w:p w14:paraId="2FA51DDF" w14:textId="77777777" w:rsidR="008E42C2" w:rsidRPr="00E85AFA" w:rsidRDefault="008E42C2" w:rsidP="008E42C2">
      <w:pPr>
        <w:spacing w:line="480" w:lineRule="auto"/>
        <w:jc w:val="both"/>
      </w:pPr>
    </w:p>
    <w:p w14:paraId="4D0E79EE" w14:textId="5CDB43F6" w:rsidR="00C832E3" w:rsidRPr="00E85AFA" w:rsidRDefault="00C832E3" w:rsidP="00EA3B93">
      <w:pPr>
        <w:spacing w:line="480" w:lineRule="auto"/>
        <w:jc w:val="both"/>
      </w:pPr>
      <w:r w:rsidRPr="00E85AFA">
        <w:lastRenderedPageBreak/>
        <w:t xml:space="preserve">We also included state random intercepts and slopes for death rates, with </w:t>
      </w:r>
      <m:oMath>
        <m:sSub>
          <m:sSubPr>
            <m:ctrlPr>
              <w:rPr>
                <w:rFonts w:ascii="Cambria Math" w:hAnsi="Cambria Math"/>
                <w:i/>
              </w:rPr>
            </m:ctrlPr>
          </m:sSubPr>
          <m:e>
            <m:r>
              <w:rPr>
                <w:rFonts w:ascii="Cambria Math" w:hAnsi="Cambria Math"/>
              </w:rPr>
              <m:t>α</m:t>
            </m:r>
          </m:e>
          <m:sub>
            <m:r>
              <w:rPr>
                <w:rFonts w:ascii="Cambria Math" w:hAnsi="Cambria Math"/>
              </w:rPr>
              <m:t>state</m:t>
            </m:r>
          </m:sub>
        </m:sSub>
      </m:oMath>
      <w:r w:rsidRPr="00E85AFA">
        <w:rPr>
          <w:rFonts w:eastAsiaTheme="minorEastAsia"/>
        </w:rPr>
        <w:t xml:space="preserve"> as the state-specific intercept and </w:t>
      </w:r>
      <m:oMath>
        <m:sSub>
          <m:sSubPr>
            <m:ctrlPr>
              <w:rPr>
                <w:rFonts w:ascii="Cambria Math" w:hAnsi="Cambria Math"/>
                <w:i/>
              </w:rPr>
            </m:ctrlPr>
          </m:sSubPr>
          <m:e>
            <m:r>
              <w:rPr>
                <w:rFonts w:ascii="Cambria Math" w:hAnsi="Cambria Math"/>
              </w:rPr>
              <m:t>β</m:t>
            </m:r>
          </m:e>
          <m:sub>
            <m:r>
              <w:rPr>
                <w:rFonts w:ascii="Cambria Math" w:hAnsi="Cambria Math"/>
              </w:rPr>
              <m:t>state</m:t>
            </m:r>
          </m:sub>
        </m:sSub>
      </m:oMath>
      <w:r w:rsidRPr="00E85AFA">
        <w:rPr>
          <w:rFonts w:eastAsiaTheme="minorEastAsia"/>
        </w:rPr>
        <w:t xml:space="preserve"> the stat</w:t>
      </w:r>
      <w:r w:rsidR="00A32BE2">
        <w:rPr>
          <w:rFonts w:eastAsiaTheme="minorEastAsia"/>
        </w:rPr>
        <w:t>e</w:t>
      </w:r>
      <w:r w:rsidRPr="00E85AFA">
        <w:rPr>
          <w:rFonts w:eastAsiaTheme="minorEastAsia"/>
        </w:rPr>
        <w:t>-specific slope</w:t>
      </w:r>
      <w:r w:rsidR="00F91A81">
        <w:rPr>
          <w:rFonts w:eastAsiaTheme="minorEastAsia"/>
        </w:rPr>
        <w:t xml:space="preserve"> with overall time</w:t>
      </w:r>
      <w:r w:rsidRPr="00E85AFA">
        <w:t xml:space="preserve">. These terms measure deviations of each state from national values, and allow variation in level and trend in mortality by state. </w:t>
      </w:r>
      <w:r w:rsidR="00E77DBA" w:rsidRPr="00E85AFA">
        <w:t xml:space="preserve">We </w:t>
      </w:r>
      <w:r w:rsidRPr="00E85AFA">
        <w:t>modelled</w:t>
      </w:r>
      <w:r w:rsidR="00E77DBA" w:rsidRPr="00E85AFA">
        <w:t xml:space="preserve"> the state-level random intercepts and slopes</w:t>
      </w:r>
      <w:r w:rsidRPr="00E85AFA">
        <w:t xml:space="preserve"> using </w:t>
      </w:r>
      <w:r w:rsidR="00DB7278">
        <w:t>the Besag, York, and Mollie (BYM) spatial model,</w:t>
      </w:r>
      <w:del w:id="220" w:author="Robbie Parks" w:date="2019-11-07T09:11:00Z">
        <w:r w:rsidR="00D03F64">
          <w:fldChar w:fldCharType="begin" w:fldLock="1"/>
        </w:r>
        <w:r w:rsidR="00924924">
          <w:delInstrText>ADDIN CSL_CITATION {"citationItems":[{"id":"ITEM-1","itemData":{"DOI":"10.1007/BF00116466","ISSN":"00203157","abstract":"There has been much recent interest in Bayesian image analysis, including such topics as removal of blur and noise, detection of object boundaries, classification of textures, and reconstruction of two- or three-dimensional scenes from noisy lower-dimensional views. Perhaps the most straightforward task is that of image restoration, though it is often suggested that this is an area of relatively minor practical importance. The present paper argues the contrary, since many problems in the analysis of spatial data can be interpreted as problems of image restoration. Furthermore, the amounts of data involved allow routine use of computer intensive methods, such as the Gibbs sampler, that are not yet practicable for conventional images. Two examples are given, one in archeology, the other in epidemiology. These are preceded by a partial review of pixel-based Bayesian image analysis.","author":[{"dropping-particle":"","family":"Besag","given":"Julian","non-dropping-particle":"","parse-names":false,"suffix":""},{"dropping-particle":"","family":"York","given":"Jeremy","non-dropping-particle":"","parse-names":false,"suffix":""},{"dropping-particle":"","family":"Mollié","given":"Annie","non-dropping-particle":"","parse-names":false,"suffix":""}],"container-title":"Annals of the Institute of Statistical Mathematics","id":"ITEM-1","issued":{"date-parts":[["1991"]]},"title":"Bayesian image restoration, with two applications in spatial statistics","type":"article-journal"},"uris":["http://www.mendeley.com/documents/?uuid=6291f903-95a8-41e9-9c0a-8883add54f32"]}],"mendeley":{"formattedCitation":"&lt;sup&gt;42&lt;/sup&gt;","plainTextFormattedCitation":"42","previouslyFormattedCitation":"&lt;sup&gt;42&lt;/sup&gt;"},"properties":{"noteIndex":0},"schema":"https://github.com/citation-style-language/schema/raw/master/csl-citation.json"}</w:delInstrText>
        </w:r>
        <w:r w:rsidR="00D03F64">
          <w:fldChar w:fldCharType="separate"/>
        </w:r>
        <w:r w:rsidR="00AA656B" w:rsidRPr="00AA656B">
          <w:rPr>
            <w:noProof/>
            <w:vertAlign w:val="superscript"/>
          </w:rPr>
          <w:delText>42</w:delText>
        </w:r>
        <w:r w:rsidR="00D03F64">
          <w:fldChar w:fldCharType="end"/>
        </w:r>
      </w:del>
      <w:ins w:id="221" w:author="Robbie Parks" w:date="2019-11-07T09:11:00Z">
        <w:r w:rsidR="00D03F64">
          <w:fldChar w:fldCharType="begin" w:fldLock="1"/>
        </w:r>
        <w:r w:rsidR="00EF1DA9">
          <w:instrText>ADDIN CSL_CITATION {"citationItems":[{"id":"ITEM-1","itemData":{"DOI":"10.1007/BF00116466","ISSN":"00203157","abstract":"There has been much recent interest in Bayesian image analysis, including such topics as removal of blur and noise, detection of object boundaries, classification of textures, and reconstruction of two- or three-dimensional scenes from noisy lower-dimensional views. Perhaps the most straightforward task is that of image restoration, though it is often suggested that this is an area of relatively minor practical importance. The present paper argues the contrary, since many problems in the analysis of spatial data can be interpreted as problems of image restoration. Furthermore, the amounts of data involved allow routine use of computer intensive methods, such as the Gibbs sampler, that are not yet practicable for conventional images. Two examples are given, one in archeology, the other in epidemiology. These are preceded by a partial review of pixel-based Bayesian image analysis.","author":[{"dropping-particle":"","family":"Besag","given":"Julian","non-dropping-particle":"","parse-names":false,"suffix":""},{"dropping-particle":"","family":"York","given":"Jeremy","non-dropping-particle":"","parse-names":false,"suffix":""},{"dropping-particle":"","family":"Mollié","given":"Annie","non-dropping-particle":"","parse-names":false,"suffix":""}],"container-title":"Annals of the Institute of Statistical Mathematics","id":"ITEM-1","issued":{"date-parts":[["1991"]]},"title":"Bayesian image restoration, with two applications in spatial statistics","type":"article-journal"},"uris":["http://www.mendeley.com/documents/?uuid=6291f903-95a8-41e9-9c0a-8883add54f32"]}],"mendeley":{"formattedCitation":"&lt;sup&gt;44&lt;/sup&gt;","plainTextFormattedCitation":"44","previouslyFormattedCitation":"&lt;sup&gt;44&lt;/sup&gt;"},"properties":{"noteIndex":0},"schema":"https://github.com/citation-style-language/schema/raw/master/csl-citation.json"}</w:instrText>
        </w:r>
        <w:r w:rsidR="00D03F64">
          <w:fldChar w:fldCharType="separate"/>
        </w:r>
        <w:r w:rsidR="00EF1DA9" w:rsidRPr="00EF1DA9">
          <w:rPr>
            <w:noProof/>
            <w:vertAlign w:val="superscript"/>
          </w:rPr>
          <w:t>44</w:t>
        </w:r>
        <w:r w:rsidR="00D03F64">
          <w:fldChar w:fldCharType="end"/>
        </w:r>
      </w:ins>
      <w:r w:rsidR="00DB7278">
        <w:t xml:space="preserve"> which</w:t>
      </w:r>
      <w:r w:rsidR="00D110D7">
        <w:t xml:space="preserve"> includes </w:t>
      </w:r>
      <w:r w:rsidR="00D110D7" w:rsidRPr="00D110D7">
        <w:t>both</w:t>
      </w:r>
      <w:r w:rsidR="00D110D7">
        <w:t xml:space="preserve"> </w:t>
      </w:r>
      <w:r w:rsidR="00D110D7" w:rsidRPr="00D110D7">
        <w:t>spatially-structured random effects with a</w:t>
      </w:r>
      <w:r w:rsidR="00466B07">
        <w:t>n intrinsic</w:t>
      </w:r>
      <w:r w:rsidR="00D110D7" w:rsidRPr="00D110D7">
        <w:t xml:space="preserve"> </w:t>
      </w:r>
      <w:r w:rsidR="00D110D7" w:rsidRPr="00E85AFA">
        <w:t>Conditional Autoregressive (</w:t>
      </w:r>
      <w:r w:rsidR="005C2FC9">
        <w:t>I</w:t>
      </w:r>
      <w:r w:rsidR="00D110D7" w:rsidRPr="00E85AFA">
        <w:t xml:space="preserve">CAR) </w:t>
      </w:r>
      <w:r w:rsidR="00D110D7" w:rsidRPr="00D110D7">
        <w:t>prior</w:t>
      </w:r>
      <w:r w:rsidR="00D110D7">
        <w:t xml:space="preserve"> and</w:t>
      </w:r>
      <w:r w:rsidR="00D110D7" w:rsidRPr="00D110D7">
        <w:t xml:space="preserve"> spatially-unstructured </w:t>
      </w:r>
      <w:r w:rsidR="00F75E41" w:rsidRPr="008F177F">
        <w:t>independent and identically distributed</w:t>
      </w:r>
      <w:r w:rsidR="00D44487">
        <w:t xml:space="preserve"> (IID)</w:t>
      </w:r>
      <w:r w:rsidR="00F75E41" w:rsidRPr="008F177F">
        <w:t xml:space="preserve"> </w:t>
      </w:r>
      <w:r w:rsidR="00D110D7" w:rsidRPr="00D110D7">
        <w:t>Gaussian random effects.</w:t>
      </w:r>
      <w:r w:rsidR="00DB7278">
        <w:t xml:space="preserve"> </w:t>
      </w:r>
      <w:r w:rsidRPr="00E85AFA">
        <w:t>The extent to which information is shared between neighbouring states depends on the uncertainty of death rates in a state and the empirical similarity of death rates in neighbouring states. We also included state-month interactions for intercepts and slopes (</w:t>
      </w:r>
      <m:oMath>
        <m:sSub>
          <m:sSubPr>
            <m:ctrlPr>
              <w:rPr>
                <w:rFonts w:ascii="Cambria Math" w:hAnsi="Cambria Math"/>
                <w:i/>
              </w:rPr>
            </m:ctrlPr>
          </m:sSubPr>
          <m:e>
            <m:r>
              <w:rPr>
                <w:rFonts w:ascii="Cambria Math" w:hAnsi="Cambria Math"/>
              </w:rPr>
              <m:t>ζ</m:t>
            </m:r>
          </m:e>
          <m:sub>
            <m:r>
              <w:rPr>
                <w:rFonts w:ascii="Cambria Math" w:hAnsi="Cambria Math"/>
              </w:rPr>
              <m:t>state-month</m:t>
            </m:r>
          </m:sub>
        </m:sSub>
      </m:oMath>
      <w:r w:rsidR="00A822FD">
        <w:rPr>
          <w:rFonts w:eastAsiaTheme="minorEastAsia"/>
        </w:rPr>
        <w:t xml:space="preserve"> and </w:t>
      </w:r>
      <m:oMath>
        <m:sSub>
          <m:sSubPr>
            <m:ctrlPr>
              <w:rPr>
                <w:rFonts w:ascii="Cambria Math" w:hAnsi="Cambria Math"/>
                <w:i/>
              </w:rPr>
            </m:ctrlPr>
          </m:sSubPr>
          <m:e>
            <m:r>
              <w:rPr>
                <w:rFonts w:ascii="Cambria Math" w:hAnsi="Cambria Math"/>
              </w:rPr>
              <m:t>ψ</m:t>
            </m:r>
          </m:e>
          <m:sub>
            <m:r>
              <w:rPr>
                <w:rFonts w:ascii="Cambria Math" w:hAnsi="Cambria Math"/>
              </w:rPr>
              <m:t>state-month</m:t>
            </m:r>
          </m:sub>
        </m:sSub>
      </m:oMath>
      <w:r w:rsidRPr="00E85AFA">
        <w:rPr>
          <w:rFonts w:eastAsiaTheme="minorEastAsia"/>
        </w:rPr>
        <w:t>)</w:t>
      </w:r>
      <w:r w:rsidRPr="00E85AFA">
        <w:t xml:space="preserve">, to allow variation in mortality levels and trends in a particular state for different months and vice-versa. </w:t>
      </w:r>
      <w:r w:rsidR="008F177F" w:rsidRPr="008F177F">
        <w:t>The</w:t>
      </w:r>
      <w:r w:rsidR="008F177F">
        <w:t>se</w:t>
      </w:r>
      <w:r w:rsidR="008F177F" w:rsidRPr="008F177F">
        <w:t xml:space="preserve"> state-month interactions were modelled as </w:t>
      </w:r>
      <w:r w:rsidR="00D44487">
        <w:t>IID</w:t>
      </w:r>
      <w:r w:rsidR="008F177F" w:rsidRPr="008F177F">
        <w:t xml:space="preserve"> and therefore were of Type I space-time interactions.</w:t>
      </w:r>
      <w:del w:id="222" w:author="Robbie Parks" w:date="2019-11-07T09:11:00Z">
        <w:r w:rsidR="008A2682">
          <w:rPr>
            <w:rStyle w:val="FootnoteReference"/>
          </w:rPr>
          <w:fldChar w:fldCharType="begin" w:fldLock="1"/>
        </w:r>
        <w:r w:rsidR="00924924">
          <w:delInstrText>ADDIN CSL_CITATION {"citationItems":[{"id":"ITEM-1","itemData":{"DOI":"10.1002/1097-0258(20000915/30)19:17/18&lt;2555::AID-SIM587&gt;3.0.CO;2-#","ISSN":"02776715","abstract":"This paper proposes a unified framework for a Bayesian analysis of incidence or mortality data in space and time. We introduce four different types of prior distributions for space x time interaction in extension of a model with only main effects. Each type implies a certain degree of prior dependence for the interaction parameters, and corresponds to the product of one of the two spatial with one of the two temporal main effects. The methodology is illustrated by an analysis of Ohio lung cancer data 1968-1988 via Markov chain Monte Carlo simulation. We compare the fit and the complexity of several models with different types of interaction by means of quantities related to the posterior deviance. Our results confirm an epidemiological hypothesis about the temporal development of the association between urbanization and risk factors for cancer.","author":[{"dropping-particle":"","family":"Knorr-Held","given":"Leonhard","non-dropping-particle":"","parse-names":false,"suffix":""}],"container-title":"Statistics in Medicine","id":"ITEM-1","issued":{"date-parts":[["2000"]]},"title":"Bayesian modelling of inseparable space-time variation in disease risk","type":"paper-conference"},"uris":["http://www.mendeley.com/documents/?uuid=a2b9666f-e605-4e28-bb4f-639d042be4ec"]}],"mendeley":{"formattedCitation":"&lt;sup&gt;43&lt;/sup&gt;","plainTextFormattedCitation":"43","previouslyFormattedCitation":"&lt;sup&gt;43&lt;/sup&gt;"},"properties":{"noteIndex":0},"schema":"https://github.com/citation-style-language/schema/raw/master/csl-citation.json"}</w:delInstrText>
        </w:r>
        <w:r w:rsidR="008A2682">
          <w:rPr>
            <w:rStyle w:val="FootnoteReference"/>
          </w:rPr>
          <w:fldChar w:fldCharType="separate"/>
        </w:r>
        <w:r w:rsidR="00AA656B" w:rsidRPr="00AA656B">
          <w:rPr>
            <w:noProof/>
            <w:vertAlign w:val="superscript"/>
          </w:rPr>
          <w:delText>43</w:delText>
        </w:r>
        <w:r w:rsidR="008A2682">
          <w:rPr>
            <w:rStyle w:val="FootnoteReference"/>
          </w:rPr>
          <w:fldChar w:fldCharType="end"/>
        </w:r>
      </w:del>
      <w:ins w:id="223" w:author="Robbie Parks" w:date="2019-11-07T09:11:00Z">
        <w:r w:rsidR="008A2682">
          <w:rPr>
            <w:rStyle w:val="FootnoteReference"/>
          </w:rPr>
          <w:fldChar w:fldCharType="begin" w:fldLock="1"/>
        </w:r>
        <w:r w:rsidR="00EF1DA9">
          <w:instrText>ADDIN CSL_CITATION {"citationItems":[{"id":"ITEM-1","itemData":{"DOI":"10.1002/1097-0258(20000915/30)19:17/18&lt;2555::AID-SIM587&gt;3.0.CO;2-#","ISSN":"02776715","abstract":"This paper proposes a unified framework for a Bayesian analysis of incidence or mortality data in space and time. We introduce four different types of prior distributions for space x time interaction in extension of a model with only main effects. Each type implies a certain degree of prior dependence for the interaction parameters, and corresponds to the product of one of the two spatial with one of the two temporal main effects. The methodology is illustrated by an analysis of Ohio lung cancer data 1968-1988 via Markov chain Monte Carlo simulation. We compare the fit and the complexity of several models with different types of interaction by means of quantities related to the posterior deviance. Our results confirm an epidemiological hypothesis about the temporal development of the association between urbanization and risk factors for cancer.","author":[{"dropping-particle":"","family":"Knorr-Held","given":"Leonhard","non-dropping-particle":"","parse-names":false,"suffix":""}],"container-title":"Statistics in Medicine","id":"ITEM-1","issued":{"date-parts":[["2000"]]},"title":"Bayesian modelling of inseparable space-time variation in disease risk","type":"paper-conference"},"uris":["http://www.mendeley.com/documents/?uuid=a2b9666f-e605-4e28-bb4f-639d042be4ec"]}],"mendeley":{"formattedCitation":"&lt;sup&gt;45&lt;/sup&gt;","plainTextFormattedCitation":"45","previouslyFormattedCitation":"&lt;sup&gt;45&lt;/sup&gt;"},"properties":{"noteIndex":0},"schema":"https://github.com/citation-style-language/schema/raw/master/csl-citation.json"}</w:instrText>
        </w:r>
        <w:r w:rsidR="008A2682">
          <w:rPr>
            <w:rStyle w:val="FootnoteReference"/>
          </w:rPr>
          <w:fldChar w:fldCharType="separate"/>
        </w:r>
        <w:r w:rsidR="00EF1DA9" w:rsidRPr="00EF1DA9">
          <w:rPr>
            <w:noProof/>
            <w:vertAlign w:val="superscript"/>
          </w:rPr>
          <w:t>45</w:t>
        </w:r>
        <w:r w:rsidR="008A2682">
          <w:rPr>
            <w:rStyle w:val="FootnoteReference"/>
          </w:rPr>
          <w:fldChar w:fldCharType="end"/>
        </w:r>
      </w:ins>
      <w:r w:rsidR="008F177F">
        <w:t xml:space="preserve"> </w:t>
      </w:r>
      <w:r w:rsidRPr="00E85AFA">
        <w:t xml:space="preserve">Non-linear change over </w:t>
      </w:r>
      <w:r w:rsidR="00BF2F16">
        <w:t xml:space="preserve">overall </w:t>
      </w:r>
      <w:r w:rsidRPr="00E85AFA">
        <w:t>time</w:t>
      </w:r>
      <w:r w:rsidR="00BF2F16">
        <w:t xml:space="preserve"> (in months)</w:t>
      </w:r>
      <w:r w:rsidRPr="00E85AFA">
        <w:t xml:space="preserve"> was captured by a first-order random walk, </w:t>
      </w:r>
      <m:oMath>
        <m:sSub>
          <m:sSubPr>
            <m:ctrlPr>
              <w:rPr>
                <w:rFonts w:ascii="Cambria Math" w:hAnsi="Cambria Math"/>
                <w:i/>
              </w:rPr>
            </m:ctrlPr>
          </m:sSubPr>
          <m:e>
            <m:r>
              <w:rPr>
                <w:rFonts w:ascii="Cambria Math" w:hAnsi="Cambria Math"/>
              </w:rPr>
              <m:t>ν</m:t>
            </m:r>
          </m:e>
          <m:sub>
            <m:r>
              <w:rPr>
                <w:rFonts w:ascii="Cambria Math" w:hAnsi="Cambria Math"/>
              </w:rPr>
              <m:t>time</m:t>
            </m:r>
          </m:sub>
        </m:sSub>
      </m:oMath>
      <w:r w:rsidRPr="00E85AFA">
        <w:t>.</w:t>
      </w:r>
      <w:del w:id="224" w:author="Robbie Parks" w:date="2019-11-07T09:11:00Z">
        <w:r w:rsidRPr="00E85AFA">
          <w:fldChar w:fldCharType="begin" w:fldLock="1"/>
        </w:r>
        <w:r w:rsidR="00924924">
          <w:del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41&lt;/sup&gt;","plainTextFormattedCitation":"41","previouslyFormattedCitation":"&lt;sup&gt;41&lt;/sup&gt;"},"properties":{"noteIndex":0},"schema":"https://github.com/citation-style-language/schema/raw/master/csl-citation.json"}</w:delInstrText>
        </w:r>
        <w:r w:rsidRPr="00E85AFA">
          <w:fldChar w:fldCharType="separate"/>
        </w:r>
        <w:r w:rsidR="00AA656B" w:rsidRPr="00AA656B">
          <w:rPr>
            <w:noProof/>
            <w:vertAlign w:val="superscript"/>
          </w:rPr>
          <w:delText>41</w:delText>
        </w:r>
        <w:r w:rsidRPr="00E85AFA">
          <w:fldChar w:fldCharType="end"/>
        </w:r>
      </w:del>
      <w:ins w:id="225" w:author="Robbie Parks" w:date="2019-11-07T09:11:00Z">
        <w:r w:rsidRPr="00E85AFA">
          <w:fldChar w:fldCharType="begin" w:fldLock="1"/>
        </w:r>
        <w:r w:rsidR="00EF1DA9">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43&lt;/sup&gt;","plainTextFormattedCitation":"43","previouslyFormattedCitation":"&lt;sup&gt;43&lt;/sup&gt;"},"properties":{"noteIndex":0},"schema":"https://github.com/citation-style-language/schema/raw/master/csl-citation.json"}</w:instrText>
        </w:r>
        <w:r w:rsidRPr="00E85AFA">
          <w:fldChar w:fldCharType="separate"/>
        </w:r>
        <w:r w:rsidR="00EF1DA9" w:rsidRPr="00EF1DA9">
          <w:rPr>
            <w:noProof/>
            <w:vertAlign w:val="superscript"/>
          </w:rPr>
          <w:t>43</w:t>
        </w:r>
        <w:r w:rsidRPr="00E85AFA">
          <w:fldChar w:fldCharType="end"/>
        </w:r>
      </w:ins>
      <w:r w:rsidR="00EA3B93" w:rsidRPr="00EA3B93">
        <w:t xml:space="preserve"> </w:t>
      </w:r>
      <w:r w:rsidR="00EA3B93">
        <w:t xml:space="preserve">In order to ensure identifiability each set of random walk terms or </w:t>
      </w:r>
      <w:r w:rsidR="0058786F">
        <w:t>state</w:t>
      </w:r>
      <w:r w:rsidR="00EA3B93">
        <w:t xml:space="preserve"> random effects was constrained to sum to zero.</w:t>
      </w:r>
    </w:p>
    <w:p w14:paraId="1BDFD325" w14:textId="77777777" w:rsidR="008E42C2" w:rsidRPr="00E85AFA" w:rsidRDefault="008E42C2" w:rsidP="008E42C2">
      <w:pPr>
        <w:spacing w:line="480" w:lineRule="auto"/>
        <w:jc w:val="both"/>
      </w:pPr>
    </w:p>
    <w:p w14:paraId="056D49E9" w14:textId="62CB11A7" w:rsidR="00A33676" w:rsidRPr="00E85AFA" w:rsidRDefault="00C832E3" w:rsidP="008E42C2">
      <w:pPr>
        <w:spacing w:line="480" w:lineRule="auto"/>
        <w:jc w:val="both"/>
      </w:pPr>
      <w:r w:rsidRPr="00E85AFA">
        <w:t xml:space="preserve">Finally, we included a term that relates log-transformed death rate to the above-defined state-month temperature anomaly,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Anomaly</m:t>
            </m:r>
          </m:e>
          <m:sub>
            <m:r>
              <w:rPr>
                <w:rFonts w:ascii="Cambria Math" w:hAnsi="Cambria Math"/>
                <w:sz w:val="22"/>
                <w:szCs w:val="22"/>
                <w:vertAlign w:val="subscript"/>
              </w:rPr>
              <m:t>state-time</m:t>
            </m:r>
          </m:sub>
        </m:sSub>
      </m:oMath>
      <w:r w:rsidRPr="00E85AFA">
        <w:t xml:space="preserve">. The coefficients of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oMath>
      <w:r w:rsidRPr="00E85AFA">
        <w:rPr>
          <w:rFonts w:eastAsiaTheme="minorEastAsia"/>
          <w:sz w:val="22"/>
          <w:szCs w:val="22"/>
        </w:rPr>
        <w:t xml:space="preserve"> </w:t>
      </w:r>
      <w:r w:rsidRPr="00E85AFA">
        <w:t xml:space="preserve">represent the logarithm of the monthly death rate ratio per 1°C increase in anomaly. There was a separate coefficient for each month which means that an anomaly of the same magnitude could have different associations with injury mortality in different months. As with the month-specific intercepts and trends, we used a cyclic </w:t>
      </w:r>
      <w:r w:rsidR="008C59DE">
        <w:t xml:space="preserve">first-order </w:t>
      </w:r>
      <w:r w:rsidRPr="00E85AFA">
        <w:t>random walk to smooth the coefficient of the temperature anomaly across months. An over-dispersion term (</w:t>
      </w:r>
      <m:oMath>
        <m:sSub>
          <m:sSubPr>
            <m:ctrlPr>
              <w:rPr>
                <w:rFonts w:ascii="Cambria Math" w:hAnsi="Cambria Math"/>
                <w:i/>
              </w:rPr>
            </m:ctrlPr>
          </m:sSubPr>
          <m:e>
            <m:r>
              <w:rPr>
                <w:rFonts w:ascii="Cambria Math" w:hAnsi="Cambria Math"/>
              </w:rPr>
              <m:t>ɛ</m:t>
            </m:r>
          </m:e>
          <m:sub>
            <m:r>
              <w:rPr>
                <w:rFonts w:ascii="Cambria Math" w:hAnsi="Cambria Math"/>
                <w:vertAlign w:val="subscript"/>
              </w:rPr>
              <m:t>state-time</m:t>
            </m:r>
          </m:sub>
        </m:sSub>
      </m:oMath>
      <w:r w:rsidRPr="00E85AFA">
        <w:t xml:space="preserve">) captured the variation unaccounted for by other terms in the model, modelled as </w:t>
      </w:r>
      <w:r w:rsidRPr="00E85AFA">
        <w:rPr>
          <w:i/>
        </w:rPr>
        <w:t>N</w:t>
      </w:r>
      <w:r w:rsidRPr="00E85AFA">
        <w:t>(0,</w:t>
      </w:r>
      <m:oMath>
        <m:sSubSup>
          <m:sSubSupPr>
            <m:ctrlPr>
              <w:rPr>
                <w:rFonts w:ascii="Cambria Math" w:hAnsi="Cambria Math"/>
                <w:i/>
              </w:rPr>
            </m:ctrlPr>
          </m:sSubSupPr>
          <m:e>
            <m:r>
              <w:rPr>
                <w:rFonts w:ascii="Cambria Math" w:hAnsi="Cambria Math"/>
              </w:rPr>
              <m:t>σ</m:t>
            </m:r>
          </m:e>
          <m:sub>
            <m:r>
              <w:rPr>
                <w:rFonts w:ascii="Cambria Math" w:hAnsi="Cambria Math"/>
              </w:rPr>
              <m:t>ϵ</m:t>
            </m:r>
          </m:sub>
          <m:sup>
            <m:r>
              <w:rPr>
                <w:rFonts w:ascii="Cambria Math" w:hAnsi="Cambria Math"/>
              </w:rPr>
              <m:t>2</m:t>
            </m:r>
          </m:sup>
        </m:sSubSup>
      </m:oMath>
      <w:r w:rsidRPr="00E85AFA">
        <w:t xml:space="preserve">). </w:t>
      </w:r>
      <w:r w:rsidR="003B5C48" w:rsidRPr="003B5C48">
        <w:t xml:space="preserve">We used weakly informative priors so that parameter estimation was driven by the data. As in previous </w:t>
      </w:r>
      <w:r w:rsidR="003B5C48" w:rsidRPr="003B5C48">
        <w:lastRenderedPageBreak/>
        <w:t>analyses,</w:t>
      </w:r>
      <w:del w:id="226" w:author="Robbie Parks" w:date="2019-11-07T09:11:00Z">
        <w:r w:rsidR="00044F79">
          <w:fldChar w:fldCharType="begin" w:fldLock="1"/>
        </w:r>
        <w:r w:rsidR="00924924">
          <w:delInstrText>ADDIN CSL_CITATION {"citationItems":[{"id":"ITEM-1","itemData":{"author":[{"dropping-particle":"","family":"Bennett","given":"James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Medicine","id":"ITEM-1","issued":{"date-parts":[["2019"]]},"title":"National and county life expectancy loss from particulate matter pollution in the USA","type":"article-journal"},"uris":["http://www.mendeley.com/documents/?uuid=964ec70f-6b09-4d7e-9478-68607c917ba5"]},{"id":"ITEM-2","itemData":{"DOI":"10.1016/S0140-6736(16)32381-9","ISBN":"0000030449","ISSN":"1474547X","PMID":"28236464","abstract":"Background Projections of future mortality and life expectancy are needed to plan for health and social services and pensions. Our aim was to forecast national age-specific mortality and life expectancy using an approach that takes into account the uncertainty related to the choice of forecasting model. Methods We developed an ensemble of 21 forecasting models, all of which probabilistically contributed towards the final projections. We applied this approach to project age-specific mortality to 2030 in 35 industrialised countries with high-quality vital statistics data. We used age-specific death rates to calculate life expectancy at birth and at age 65 years, and probability of dying before age 70 years, with life table methods. Findings Life expectancy is projected to increase in all 35 countries with a probability of at least 65% for women and 85% for men. There is a 90% probability that life expectancy at birth among South Korean women in 2030 will be higher than 86·7 years, the same as the highest worldwide life expectancy in 2012, and a 57% probability that it will be higher than 90 years. Projected female life expectancy in South Korea is followed by those in France, Spain, and Japan. There is a greater than 95% probability that life expectancy at birth among men in South Korea, Australia, and Switzerland will surpass 80 years in 2030, and a greater than 27% probability that it will surpass 85 years. Of the countries studied, the USA, Japan, Sweden, Greece, Macedonia, and Serbia have some of the lowest projected life expectancy gains for both men and women. The female life expectancy advantage over men is likely to shrink by 2030 in every country except Mexico, where female life expectancy is predicted to increase more than male life expectancy, and in Chile, France, and Greece where the two sexes will see similar gains. More than half of the projected gains in life expectancy at birth in women will be due to enhanced longevity above age 65 years. Interpretation There is more than a 50% probability that by 2030, national female life expectancy will break the 90 year barrier, a level that was deemed unattainable by some at the turn of the 21st century. Our projections show continued increases in longevity, and the need for careful planning for health and social services and pensions. Funding UK Medical Research Council and US Environmental Protection Agency.","author":[{"dropping-particle":"","family":"Kontis","given":"Vasilis","non-dropping-particle":"","parse-names":false,"suffix":""},{"dropping-particle":"","family":"Bennett","given":"James E.","non-dropping-particle":"","parse-names":false,"suffix":""},{"dropping-particle":"","family":"Mathers","given":"Colin D.","non-dropping-particle":"","parse-names":false,"suffix":""},{"dropping-particle":"","family":"Li","given":"Guangquan","non-dropping-particle":"","parse-names":false,"suffix":""},{"dropping-particle":"","family":"Foreman","given":"Kyle","non-dropping-particle":"","parse-names":false,"suffix":""},{"dropping-particle":"","family":"Ezzati","given":"Majid","non-dropping-particle":"","parse-names":false,"suffix":""}],"container-title":"The Lancet","id":"ITEM-2","issued":{"date-parts":[["2017"]]},"title":"Future life expectancy in 35 industrialised countries: projections with a Bayesian model ensemble","type":"article-journal"},"uris":["http://www.mendeley.com/documents/?uuid=035c9398-2b8b-41aa-8e1c-7b58e08d8f56"]}],"mendeley":{"formattedCitation":"&lt;sup&gt;44,45&lt;/sup&gt;","plainTextFormattedCitation":"44,45","previouslyFormattedCitation":"&lt;sup&gt;44,45&lt;/sup&gt;"},"properties":{"noteIndex":0},"schema":"https://github.com/citation-style-language/schema/raw/master/csl-citation.json"}</w:delInstrText>
        </w:r>
        <w:r w:rsidR="00044F79">
          <w:fldChar w:fldCharType="separate"/>
        </w:r>
        <w:r w:rsidR="00AA656B" w:rsidRPr="00AA656B">
          <w:rPr>
            <w:noProof/>
            <w:vertAlign w:val="superscript"/>
          </w:rPr>
          <w:delText>44,45</w:delText>
        </w:r>
        <w:r w:rsidR="00044F79">
          <w:fldChar w:fldCharType="end"/>
        </w:r>
      </w:del>
      <w:ins w:id="227" w:author="Robbie Parks" w:date="2019-11-07T09:11:00Z">
        <w:r w:rsidR="00044F79">
          <w:fldChar w:fldCharType="begin" w:fldLock="1"/>
        </w:r>
        <w:r w:rsidR="00EF1DA9">
          <w:instrText>ADDIN CSL_CITATION {"citationItems":[{"id":"ITEM-1","itemData":{"author":[{"dropping-particle":"","family":"Bennett","given":"James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Medicine","id":"ITEM-1","issued":{"date-parts":[["2019"]]},"title":"National and county life expectancy loss from particulate matter pollution in the USA","type":"article-journal"},"uris":["http://www.mendeley.com/documents/?uuid=964ec70f-6b09-4d7e-9478-68607c917ba5"]},{"id":"ITEM-2","itemData":{"DOI":"10.1016/S0140-6736(16)32381-9","ISBN":"0000030449","ISSN":"1474547X","PMID":"28236464","abstract":"Background Projections of future mortality and life expectancy are needed to plan for health and social services and pensions. Our aim was to forecast national age-specific mortality and life expectancy using an approach that takes into account the uncertainty related to the choice of forecasting model. Methods We developed an ensemble of 21 forecasting models, all of which probabilistically contributed towards the final projections. We applied this approach to project age-specific mortality to 2030 in 35 industrialised countries with high-quality vital statistics data. We used age-specific death rates to calculate life expectancy at birth and at age 65 years, and probability of dying before age 70 years, with life table methods. Findings Life expectancy is projected to increase in all 35 countries with a probability of at least 65% for women and 85% for men. There is a 90% probability that life expectancy at birth among South Korean women in 2030 will be higher than 86·7 years, the same as the highest worldwide life expectancy in 2012, and a 57% probability that it will be higher than 90 years. Projected female life expectancy in South Korea is followed by those in France, Spain, and Japan. There is a greater than 95% probability that life expectancy at birth among men in South Korea, Australia, and Switzerland will surpass 80 years in 2030, and a greater than 27% probability that it will surpass 85 years. Of the countries studied, the USA, Japan, Sweden, Greece, Macedonia, and Serbia have some of the lowest projected life expectancy gains for both men and women. The female life expectancy advantage over men is likely to shrink by 2030 in every country except Mexico, where female life expectancy is predicted to increase more than male life expectancy, and in Chile, France, and Greece where the two sexes will see similar gains. More than half of the projected gains in life expectancy at birth in women will be due to enhanced longevity above age 65 years. Interpretation There is more than a 50% probability that by 2030, national female life expectancy will break the 90 year barrier, a level that was deemed unattainable by some at the turn of the 21st century. Our projections show continued increases in longevity, and the need for careful planning for health and social services and pensions. Funding UK Medical Research Council and US Environmental Protection Agency.","author":[{"dropping-particle":"","family":"Kontis","given":"Vasilis","non-dropping-particle":"","parse-names":false,"suffix":""},{"dropping-particle":"","family":"Bennett","given":"James E.","non-dropping-particle":"","parse-names":false,"suffix":""},{"dropping-particle":"","family":"Mathers","given":"Colin D.","non-dropping-particle":"","parse-names":false,"suffix":""},{"dropping-particle":"","family":"Li","given":"Guangquan","non-dropping-particle":"","parse-names":false,"suffix":""},{"dropping-particle":"","family":"Foreman","given":"Kyle","non-dropping-particle":"","parse-names":false,"suffix":""},{"dropping-particle":"","family":"Ezzati","given":"Majid","non-dropping-particle":"","parse-names":false,"suffix":""}],"container-title":"The Lancet","id":"ITEM-2","issued":{"date-parts":[["2017"]]},"title":"Future life expectancy in 35 industrialised countries: projections with a Bayesian model ensemble","type":"article-journal"},"uris":["http://www.mendeley.com/documents/?uuid=035c9398-2b8b-41aa-8e1c-7b58e08d8f56"]}],"mendeley":{"formattedCitation":"&lt;sup&gt;46,47&lt;/sup&gt;","plainTextFormattedCitation":"46,47","previouslyFormattedCitation":"&lt;sup&gt;46,47&lt;/sup&gt;"},"properties":{"noteIndex":0},"schema":"https://github.com/citation-style-language/schema/raw/master/csl-citation.json"}</w:instrText>
        </w:r>
        <w:r w:rsidR="00044F79">
          <w:fldChar w:fldCharType="separate"/>
        </w:r>
        <w:r w:rsidR="00EF1DA9" w:rsidRPr="00EF1DA9">
          <w:rPr>
            <w:noProof/>
            <w:vertAlign w:val="superscript"/>
          </w:rPr>
          <w:t>46,47</w:t>
        </w:r>
        <w:r w:rsidR="00044F79">
          <w:fldChar w:fldCharType="end"/>
        </w:r>
      </w:ins>
      <w:r w:rsidR="003B5C48">
        <w:t xml:space="preserve"> </w:t>
      </w:r>
      <w:r w:rsidR="003B5C48" w:rsidRPr="003B5C48">
        <w:t>hyper-priors were defined on the logarithm of the precisions of the random effects, in other words on log(1/</w:t>
      </w:r>
      <w:r w:rsidR="003B5C48" w:rsidRPr="003B5C48">
        <w:rPr>
          <w:rFonts w:ascii="Cambria Math" w:hAnsi="Cambria Math" w:cs="Cambria Math"/>
        </w:rPr>
        <w:t>𝜎</w:t>
      </w:r>
      <w:r w:rsidR="003B5C48" w:rsidRPr="004F6F54">
        <w:rPr>
          <w:vertAlign w:val="superscript"/>
        </w:rPr>
        <w:t>2</w:t>
      </w:r>
      <w:r w:rsidR="003B5C48" w:rsidRPr="003B5C48">
        <w:t>). These were modelled as logGamma(</w:t>
      </w:r>
      <w:r w:rsidR="003B5C48" w:rsidRPr="003B5C48">
        <w:rPr>
          <w:rFonts w:ascii="Cambria Math" w:hAnsi="Cambria Math" w:cs="Cambria Math"/>
        </w:rPr>
        <w:t>𝜃</w:t>
      </w:r>
      <w:r w:rsidR="003B5C48" w:rsidRPr="003B5C48">
        <w:t xml:space="preserve">, </w:t>
      </w:r>
      <w:r w:rsidR="003B5C48">
        <w:rPr>
          <w:rFonts w:ascii="Cambria Math" w:hAnsi="Cambria Math" w:cs="Cambria Math"/>
        </w:rPr>
        <w:t>𝜹</w:t>
      </w:r>
      <w:r w:rsidR="003B5C48" w:rsidRPr="003B5C48">
        <w:t xml:space="preserve">) distributions with shape </w:t>
      </w:r>
      <w:r w:rsidR="003B5C48" w:rsidRPr="003B5C48">
        <w:rPr>
          <w:rFonts w:ascii="Cambria Math" w:hAnsi="Cambria Math" w:cs="Cambria Math"/>
        </w:rPr>
        <w:t>𝜃</w:t>
      </w:r>
      <w:r w:rsidR="003B5C48" w:rsidRPr="003B5C48">
        <w:t xml:space="preserve"> = 1 and rate</w:t>
      </w:r>
      <w:r w:rsidR="003B5C48" w:rsidRPr="0089219B">
        <w:t xml:space="preserve"> </w:t>
      </w:r>
      <w:r w:rsidR="003B5C48" w:rsidRPr="0089219B">
        <w:rPr>
          <w:rFonts w:ascii="Cambria Math" w:hAnsi="Cambria Math" w:cs="Cambria Math"/>
        </w:rPr>
        <w:t>𝜹</w:t>
      </w:r>
      <w:r w:rsidR="003B5C48" w:rsidRPr="003B5C48">
        <w:t xml:space="preserve"> = 0.001. The same hyper-priors were used for all precision parameters of the random effects in the model. For the common slope, we used</w:t>
      </w:r>
      <w:r w:rsidR="009D3FF7" w:rsidRPr="009D3FF7">
        <w:rPr>
          <w:i/>
        </w:rPr>
        <w:t xml:space="preserve"> </w:t>
      </w:r>
      <w:r w:rsidR="009D3FF7" w:rsidRPr="00E85AFA">
        <w:rPr>
          <w:i/>
        </w:rPr>
        <w:t>N</w:t>
      </w:r>
      <w:r w:rsidR="003B5C48" w:rsidRPr="003B5C48">
        <w:t>(0, 1000)</w:t>
      </w:r>
      <w:r w:rsidR="001E6D83">
        <w:t xml:space="preserve"> and for the common intercept a flat prior</w:t>
      </w:r>
      <w:r w:rsidR="003B5C48" w:rsidRPr="003B5C48">
        <w:t>.</w:t>
      </w:r>
    </w:p>
    <w:p w14:paraId="103EDA1D" w14:textId="77777777" w:rsidR="00A33676" w:rsidRPr="00E85AFA" w:rsidRDefault="00A33676" w:rsidP="008E42C2">
      <w:pPr>
        <w:spacing w:line="480" w:lineRule="auto"/>
        <w:jc w:val="both"/>
      </w:pPr>
    </w:p>
    <w:p w14:paraId="2264A478" w14:textId="04D8EDF2" w:rsidR="00331F1F" w:rsidRPr="00331F1F" w:rsidRDefault="00A33676" w:rsidP="00331F1F">
      <w:pPr>
        <w:spacing w:line="480" w:lineRule="auto"/>
        <w:jc w:val="both"/>
      </w:pPr>
      <w:r w:rsidRPr="00E85AFA">
        <w:t xml:space="preserve">In addition to representing the spatial (across states) and temporal (across months and years) patterns of mortality, the </w:t>
      </w:r>
      <w:r w:rsidR="005A0E31" w:rsidRPr="00C53617">
        <w:t>intercept</w:t>
      </w:r>
      <w:r w:rsidR="005A0E31" w:rsidRPr="008B18CE">
        <w:t xml:space="preserve"> </w:t>
      </w:r>
      <w:r w:rsidR="005A0E31" w:rsidRPr="00C53617">
        <w:t>terms</w:t>
      </w:r>
      <w:r w:rsidR="005A0E31">
        <w:t xml:space="preserve"> </w:t>
      </w:r>
      <w:r w:rsidR="005A0E31" w:rsidRPr="00C53617">
        <w:t>(</w:t>
      </w:r>
      <m:oMath>
        <m:sSub>
          <m:sSubPr>
            <m:ctrlPr>
              <w:rPr>
                <w:rFonts w:ascii="Cambria Math" w:hAnsi="Cambria Math"/>
                <w:i/>
              </w:rPr>
            </m:ctrlPr>
          </m:sSubPr>
          <m:e>
            <m:r>
              <w:rPr>
                <w:rFonts w:ascii="Cambria Math" w:hAnsi="Cambria Math"/>
              </w:rPr>
              <m:t>α</m:t>
            </m:r>
          </m:e>
          <m:sub>
            <m:r>
              <w:rPr>
                <w:rFonts w:ascii="Cambria Math" w:hAnsi="Cambria Math"/>
              </w:rPr>
              <m:t>month</m:t>
            </m:r>
          </m:sub>
        </m:sSub>
      </m:oMath>
      <w:r w:rsidR="005A0E31" w:rsidRPr="00C53617">
        <w:t xml:space="preserve">, </w:t>
      </w:r>
      <m:oMath>
        <m:sSub>
          <m:sSubPr>
            <m:ctrlPr>
              <w:rPr>
                <w:rFonts w:ascii="Cambria Math" w:hAnsi="Cambria Math"/>
                <w:i/>
              </w:rPr>
            </m:ctrlPr>
          </m:sSubPr>
          <m:e>
            <m:r>
              <w:rPr>
                <w:rFonts w:ascii="Cambria Math" w:hAnsi="Cambria Math"/>
              </w:rPr>
              <m:t>α</m:t>
            </m:r>
          </m:e>
          <m:sub>
            <m:r>
              <w:rPr>
                <w:rFonts w:ascii="Cambria Math" w:hAnsi="Cambria Math"/>
              </w:rPr>
              <m:t>state</m:t>
            </m:r>
          </m:sub>
        </m:sSub>
      </m:oMath>
      <w:r w:rsidR="005A0E31" w:rsidRPr="00C53617">
        <w:t xml:space="preserve">, </w:t>
      </w:r>
      <m:oMath>
        <m:sSub>
          <m:sSubPr>
            <m:ctrlPr>
              <w:rPr>
                <w:rFonts w:ascii="Cambria Math" w:hAnsi="Cambria Math"/>
                <w:i/>
              </w:rPr>
            </m:ctrlPr>
          </m:sSubPr>
          <m:e>
            <m:r>
              <w:rPr>
                <w:rFonts w:ascii="Cambria Math" w:hAnsi="Cambria Math"/>
              </w:rPr>
              <m:t>ζ</m:t>
            </m:r>
          </m:e>
          <m:sub>
            <m:r>
              <w:rPr>
                <w:rFonts w:ascii="Cambria Math" w:hAnsi="Cambria Math"/>
              </w:rPr>
              <m:t>state-month</m:t>
            </m:r>
          </m:sub>
        </m:sSub>
      </m:oMath>
      <w:r w:rsidR="005A0E31" w:rsidRPr="00C53617">
        <w:t xml:space="preserve">) in our statistical model </w:t>
      </w:r>
      <w:r w:rsidR="005A0E31">
        <w:t xml:space="preserve">implicitly </w:t>
      </w:r>
      <w:r w:rsidR="005A0E31" w:rsidRPr="00C53617">
        <w:t>adjust for unobserved factors that influence mortality at the sta</w:t>
      </w:r>
      <w:r w:rsidR="005A0E31">
        <w:t>te, month and state-month level; the</w:t>
      </w:r>
      <w:r w:rsidR="005A0E31" w:rsidRPr="00C53617">
        <w:t xml:space="preserve"> </w:t>
      </w:r>
      <w:r w:rsidR="005A0E31">
        <w:t>slope terms</w:t>
      </w:r>
      <w:r w:rsidR="005A0E31" w:rsidRPr="00C53617">
        <w:t xml:space="preserve"> (</w:t>
      </w:r>
      <m:oMath>
        <m:sSub>
          <m:sSubPr>
            <m:ctrlPr>
              <w:rPr>
                <w:rFonts w:ascii="Cambria Math" w:hAnsi="Cambria Math"/>
                <w:i/>
              </w:rPr>
            </m:ctrlPr>
          </m:sSubPr>
          <m:e>
            <m:r>
              <w:rPr>
                <w:rFonts w:ascii="Cambria Math" w:hAnsi="Cambria Math"/>
              </w:rPr>
              <m:t>β</m:t>
            </m:r>
          </m:e>
          <m:sub>
            <m:r>
              <w:rPr>
                <w:rFonts w:ascii="Cambria Math" w:hAnsi="Cambria Math"/>
              </w:rPr>
              <m:t>month</m:t>
            </m:r>
          </m:sub>
        </m:sSub>
      </m:oMath>
      <w:r w:rsidR="005A0E31" w:rsidRPr="00C53617">
        <w:t xml:space="preserve">, </w:t>
      </w:r>
      <m:oMath>
        <m:sSub>
          <m:sSubPr>
            <m:ctrlPr>
              <w:rPr>
                <w:rFonts w:ascii="Cambria Math" w:hAnsi="Cambria Math"/>
                <w:i/>
              </w:rPr>
            </m:ctrlPr>
          </m:sSubPr>
          <m:e>
            <m:r>
              <w:rPr>
                <w:rFonts w:ascii="Cambria Math" w:hAnsi="Cambria Math"/>
              </w:rPr>
              <m:t>β</m:t>
            </m:r>
          </m:e>
          <m:sub>
            <m:r>
              <w:rPr>
                <w:rFonts w:ascii="Cambria Math" w:hAnsi="Cambria Math"/>
              </w:rPr>
              <m:t>state</m:t>
            </m:r>
          </m:sub>
        </m:sSub>
      </m:oMath>
      <w:r w:rsidR="005A0E31" w:rsidRPr="00C53617">
        <w:t xml:space="preserve">, </w:t>
      </w:r>
      <m:oMath>
        <m:sSub>
          <m:sSubPr>
            <m:ctrlPr>
              <w:rPr>
                <w:rFonts w:ascii="Cambria Math" w:hAnsi="Cambria Math"/>
                <w:i/>
              </w:rPr>
            </m:ctrlPr>
          </m:sSubPr>
          <m:e>
            <m:r>
              <w:rPr>
                <w:rFonts w:ascii="Cambria Math" w:hAnsi="Cambria Math"/>
              </w:rPr>
              <m:t>ψ</m:t>
            </m:r>
          </m:e>
          <m:sub>
            <m:r>
              <w:rPr>
                <w:rFonts w:ascii="Cambria Math" w:hAnsi="Cambria Math"/>
              </w:rPr>
              <m:t>state-month</m:t>
            </m:r>
          </m:sub>
        </m:sSub>
      </m:oMath>
      <w:r w:rsidR="005A0E31" w:rsidRPr="00C53617">
        <w:t xml:space="preserve">) </w:t>
      </w:r>
      <w:r w:rsidR="005A0E31">
        <w:t xml:space="preserve">do so </w:t>
      </w:r>
      <w:r w:rsidR="005A0E31" w:rsidRPr="00C53617">
        <w:t>for chang</w:t>
      </w:r>
      <w:r w:rsidR="005A0E31">
        <w:t>es in these factors over time.</w:t>
      </w:r>
      <w:r w:rsidR="00B4203C">
        <w:rPr>
          <w:rStyle w:val="FootnoteReference"/>
          <w:rFonts w:cs="Calibri"/>
        </w:rPr>
        <w:fldChar w:fldCharType="begin" w:fldLock="1"/>
      </w:r>
      <w:r w:rsidR="00EF1DA9">
        <w:rPr>
          <w:rFonts w:cs="Calibri"/>
        </w:rPr>
        <w:instrText>ADDIN CSL_CITATION {"citationItems":[{"id":"ITEM-1","itemData":{"author":[{"dropping-particle":"","family":"Bennett","given":"James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Medicine","id":"ITEM-1","issued":{"date-parts":[["2019"]]},"title":"National and county life expectancy loss from particulate matter pollution in the USA","type":"article-journal"},"uris":["http://www.mendeley.com/documents/?uuid=964ec70f-6b09-4d7e-9478-68607c917ba5"]}],"mendeley":{"formattedCitation":"&lt;sup&gt;</w:instrText>
      </w:r>
      <w:del w:id="228" w:author="Robbie Parks" w:date="2019-11-07T09:11:00Z">
        <w:r w:rsidR="00924924">
          <w:rPr>
            <w:rFonts w:cs="Calibri"/>
          </w:rPr>
          <w:delInstrText>44</w:delInstrText>
        </w:r>
      </w:del>
      <w:ins w:id="229" w:author="Robbie Parks" w:date="2019-11-07T09:11:00Z">
        <w:r w:rsidR="00EF1DA9">
          <w:rPr>
            <w:rFonts w:cs="Calibri"/>
          </w:rPr>
          <w:instrText>46</w:instrText>
        </w:r>
      </w:ins>
      <w:r w:rsidR="00EF1DA9">
        <w:rPr>
          <w:rFonts w:cs="Calibri"/>
        </w:rPr>
        <w:instrText>&lt;/sup&gt;","plainTextFormattedCitation":"</w:instrText>
      </w:r>
      <w:del w:id="230" w:author="Robbie Parks" w:date="2019-11-07T09:11:00Z">
        <w:r w:rsidR="00924924">
          <w:rPr>
            <w:rFonts w:cs="Calibri"/>
          </w:rPr>
          <w:delInstrText>44</w:delInstrText>
        </w:r>
      </w:del>
      <w:ins w:id="231" w:author="Robbie Parks" w:date="2019-11-07T09:11:00Z">
        <w:r w:rsidR="00EF1DA9">
          <w:rPr>
            <w:rFonts w:cs="Calibri"/>
          </w:rPr>
          <w:instrText>46</w:instrText>
        </w:r>
      </w:ins>
      <w:r w:rsidR="00EF1DA9">
        <w:rPr>
          <w:rFonts w:cs="Calibri"/>
        </w:rPr>
        <w:instrText>","previouslyFormattedCitation":"&lt;sup&gt;</w:instrText>
      </w:r>
      <w:del w:id="232" w:author="Robbie Parks" w:date="2019-11-07T09:11:00Z">
        <w:r w:rsidR="00924924">
          <w:rPr>
            <w:rFonts w:cs="Calibri"/>
          </w:rPr>
          <w:delInstrText>44</w:delInstrText>
        </w:r>
      </w:del>
      <w:ins w:id="233" w:author="Robbie Parks" w:date="2019-11-07T09:11:00Z">
        <w:r w:rsidR="00EF1DA9">
          <w:rPr>
            <w:rFonts w:cs="Calibri"/>
          </w:rPr>
          <w:instrText>46</w:instrText>
        </w:r>
      </w:ins>
      <w:r w:rsidR="00EF1DA9">
        <w:rPr>
          <w:rFonts w:cs="Calibri"/>
        </w:rPr>
        <w:instrText>&lt;/sup&gt;"},"properties":{"noteIndex":0},"schema":"https://github.com/citation-style-language/schema/raw/master/csl-citation.json"}</w:instrText>
      </w:r>
      <w:r w:rsidR="00B4203C">
        <w:rPr>
          <w:rStyle w:val="FootnoteReference"/>
          <w:rFonts w:cs="Calibri"/>
        </w:rPr>
        <w:fldChar w:fldCharType="separate"/>
      </w:r>
      <w:del w:id="234" w:author="Robbie Parks" w:date="2019-11-07T09:11:00Z">
        <w:r w:rsidR="00AA656B" w:rsidRPr="00AA656B">
          <w:rPr>
            <w:rFonts w:cs="Calibri"/>
            <w:noProof/>
            <w:vertAlign w:val="superscript"/>
          </w:rPr>
          <w:delText>44</w:delText>
        </w:r>
      </w:del>
      <w:ins w:id="235" w:author="Robbie Parks" w:date="2019-11-07T09:11:00Z">
        <w:r w:rsidR="00EF1DA9" w:rsidRPr="00EF1DA9">
          <w:rPr>
            <w:rFonts w:cs="Calibri"/>
            <w:noProof/>
            <w:vertAlign w:val="superscript"/>
          </w:rPr>
          <w:t>46</w:t>
        </w:r>
      </w:ins>
      <w:r w:rsidR="00B4203C">
        <w:rPr>
          <w:rStyle w:val="FootnoteReference"/>
          <w:rFonts w:cs="Calibri"/>
        </w:rPr>
        <w:fldChar w:fldCharType="end"/>
      </w:r>
      <w:r w:rsidR="00331F1F" w:rsidRPr="009C2E1F">
        <w:rPr>
          <w:rFonts w:cs="Calibri"/>
        </w:rPr>
        <w:t xml:space="preserve"> </w:t>
      </w:r>
      <w:r w:rsidR="005A0E31">
        <w:t>T</w:t>
      </w:r>
      <w:r w:rsidR="005A0E31" w:rsidRPr="00C53617">
        <w:t xml:space="preserve">his means that the </w:t>
      </w:r>
      <w:r w:rsidR="0081116E">
        <w:t xml:space="preserve">only </w:t>
      </w:r>
      <w:r w:rsidR="005A0E31" w:rsidRPr="00C53617">
        <w:t>confounding factors would be those that have the same state-month anomaly as temperature.</w:t>
      </w:r>
    </w:p>
    <w:p w14:paraId="778A8EBC" w14:textId="77777777" w:rsidR="00A33676" w:rsidRPr="00E85AFA" w:rsidRDefault="00A33676" w:rsidP="008E42C2">
      <w:pPr>
        <w:spacing w:line="480" w:lineRule="auto"/>
        <w:jc w:val="both"/>
      </w:pPr>
    </w:p>
    <w:p w14:paraId="3F6883CA" w14:textId="112D0DC5" w:rsidR="00C832E3" w:rsidRPr="00E85AFA" w:rsidRDefault="00C832E3" w:rsidP="008E42C2">
      <w:pPr>
        <w:spacing w:line="480" w:lineRule="auto"/>
        <w:jc w:val="both"/>
      </w:pPr>
      <w:r w:rsidRPr="00E85AFA">
        <w:t>We fitted the models using integrated nested Laplace approximation (INLA), using the R-INLA software, which offers orders of computational efficiency improvement in Bayesian inference compared to traditional MCMC.</w:t>
      </w:r>
      <w:del w:id="236" w:author="Robbie Parks" w:date="2019-11-07T09:11:00Z">
        <w:r w:rsidRPr="00E85AFA">
          <w:fldChar w:fldCharType="begin" w:fldLock="1"/>
        </w:r>
        <w:r w:rsidR="00924924">
          <w:del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46&lt;/sup&gt;","plainTextFormattedCitation":"46","previouslyFormattedCitation":"&lt;sup&gt;46&lt;/sup&gt;"},"properties":{"noteIndex":0},"schema":"https://github.com/citation-style-language/schema/raw/master/csl-citation.json"}</w:delInstrText>
        </w:r>
        <w:r w:rsidRPr="00E85AFA">
          <w:fldChar w:fldCharType="separate"/>
        </w:r>
        <w:r w:rsidR="00AA656B" w:rsidRPr="00AA656B">
          <w:rPr>
            <w:noProof/>
            <w:vertAlign w:val="superscript"/>
          </w:rPr>
          <w:delText>46</w:delText>
        </w:r>
        <w:r w:rsidRPr="00E85AFA">
          <w:fldChar w:fldCharType="end"/>
        </w:r>
      </w:del>
      <w:ins w:id="237" w:author="Robbie Parks" w:date="2019-11-07T09:11:00Z">
        <w:r w:rsidRPr="00E85AFA">
          <w:fldChar w:fldCharType="begin" w:fldLock="1"/>
        </w:r>
        <w:r w:rsidR="00EF1DA9">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48&lt;/sup&gt;","plainTextFormattedCitation":"48","previouslyFormattedCitation":"&lt;sup&gt;48&lt;/sup&gt;"},"properties":{"noteIndex":0},"schema":"https://github.com/citation-style-language/schema/raw/master/csl-citation.json"}</w:instrText>
        </w:r>
        <w:r w:rsidRPr="00E85AFA">
          <w:fldChar w:fldCharType="separate"/>
        </w:r>
        <w:r w:rsidR="00EF1DA9" w:rsidRPr="00EF1DA9">
          <w:rPr>
            <w:noProof/>
            <w:vertAlign w:val="superscript"/>
          </w:rPr>
          <w:t>48</w:t>
        </w:r>
        <w:r w:rsidRPr="00E85AFA">
          <w:fldChar w:fldCharType="end"/>
        </w:r>
      </w:ins>
      <w:r w:rsidRPr="00E85AFA">
        <w:t xml:space="preserve"> </w:t>
      </w:r>
      <w:r w:rsidRPr="00E85AFA">
        <w:rPr>
          <w:color w:val="000000" w:themeColor="text1"/>
        </w:rPr>
        <w:t>The uncertainty in our results were obtained from 5000 draws from the posterior marginal of each month’s excess relative risk. The reported 95% credible intervals are the 2.5</w:t>
      </w:r>
      <w:r w:rsidRPr="00E85AFA">
        <w:rPr>
          <w:color w:val="000000" w:themeColor="text1"/>
          <w:vertAlign w:val="superscript"/>
        </w:rPr>
        <w:t>th</w:t>
      </w:r>
      <w:r w:rsidRPr="00E85AFA">
        <w:rPr>
          <w:color w:val="000000" w:themeColor="text1"/>
        </w:rPr>
        <w:t xml:space="preserve"> to 97.5</w:t>
      </w:r>
      <w:r w:rsidRPr="00E85AFA">
        <w:rPr>
          <w:color w:val="000000" w:themeColor="text1"/>
          <w:vertAlign w:val="superscript"/>
        </w:rPr>
        <w:t>th</w:t>
      </w:r>
      <w:r w:rsidRPr="00E85AFA">
        <w:rPr>
          <w:color w:val="000000" w:themeColor="text1"/>
        </w:rPr>
        <w:t xml:space="preserve"> percentiles of the sampled values.</w:t>
      </w:r>
      <w:r w:rsidR="00AD4FF6" w:rsidRPr="00E85AFA">
        <w:rPr>
          <w:color w:val="000000" w:themeColor="text1"/>
        </w:rPr>
        <w:t xml:space="preserve"> </w:t>
      </w:r>
    </w:p>
    <w:p w14:paraId="4B314A03" w14:textId="77777777" w:rsidR="008E42C2" w:rsidRPr="00E85AFA" w:rsidRDefault="008E42C2" w:rsidP="007433BB">
      <w:pPr>
        <w:spacing w:line="480" w:lineRule="auto"/>
        <w:jc w:val="both"/>
        <w:outlineLvl w:val="0"/>
        <w:rPr>
          <w:color w:val="000000" w:themeColor="text1"/>
        </w:rPr>
      </w:pPr>
    </w:p>
    <w:p w14:paraId="5FDD0536" w14:textId="1FD9B675" w:rsidR="00D21020" w:rsidRPr="00E85AFA" w:rsidRDefault="00422055" w:rsidP="007433BB">
      <w:pPr>
        <w:spacing w:line="480" w:lineRule="auto"/>
        <w:jc w:val="both"/>
        <w:outlineLvl w:val="0"/>
        <w:rPr>
          <w:color w:val="000000" w:themeColor="text1"/>
        </w:rPr>
      </w:pPr>
      <w:r w:rsidRPr="00E85AFA">
        <w:rPr>
          <w:color w:val="000000" w:themeColor="text1"/>
        </w:rPr>
        <w:t xml:space="preserve">Analyses were done </w:t>
      </w:r>
      <w:r w:rsidRPr="00331F1F">
        <w:rPr>
          <w:color w:val="000000" w:themeColor="text1"/>
        </w:rPr>
        <w:t>separately by injury type</w:t>
      </w:r>
      <w:r w:rsidRPr="00E85AFA">
        <w:rPr>
          <w:color w:val="000000" w:themeColor="text1"/>
        </w:rPr>
        <w:t xml:space="preserve">, </w:t>
      </w:r>
      <w:r w:rsidR="00A33676" w:rsidRPr="00E85AFA">
        <w:rPr>
          <w:color w:val="000000" w:themeColor="text1"/>
        </w:rPr>
        <w:t xml:space="preserve">because different injuries can have differing associations with anomalously warm and cold temperature. Analyses were also done separately by </w:t>
      </w:r>
      <w:r w:rsidRPr="00E85AFA">
        <w:rPr>
          <w:color w:val="000000" w:themeColor="text1"/>
        </w:rPr>
        <w:t>sex and age group (0-4 years, 10-year age groups from 5 to 84 years, and 85+ years) because injury death rates vary by age group and sex</w:t>
      </w:r>
      <w:del w:id="238" w:author="Robbie Parks" w:date="2019-11-07T09:11:00Z">
        <w:r w:rsidR="00206140" w:rsidRPr="00E85AFA">
          <w:rPr>
            <w:color w:val="000000" w:themeColor="text1"/>
          </w:rPr>
          <w:delText>,</w:delText>
        </w:r>
      </w:del>
      <w:ins w:id="239" w:author="Robbie Parks" w:date="2019-11-07T09:11:00Z">
        <w:r w:rsidR="000F2941">
          <w:rPr>
            <w:color w:val="000000" w:themeColor="text1"/>
          </w:rPr>
          <w:t xml:space="preserve"> </w:t>
        </w:r>
        <w:r w:rsidR="000F2941">
          <w:rPr>
            <w:rStyle w:val="apple-style-span"/>
            <w:color w:val="000000" w:themeColor="text1"/>
          </w:rPr>
          <w:t xml:space="preserve">(Figure 1 and Extended Data Table </w:t>
        </w:r>
        <w:r w:rsidR="00B44799">
          <w:rPr>
            <w:rStyle w:val="apple-style-span"/>
            <w:color w:val="000000" w:themeColor="text1"/>
          </w:rPr>
          <w:t>2</w:t>
        </w:r>
        <w:r w:rsidR="000F2941">
          <w:rPr>
            <w:rStyle w:val="apple-style-span"/>
            <w:color w:val="000000" w:themeColor="text1"/>
          </w:rPr>
          <w:t>)</w:t>
        </w:r>
        <w:r w:rsidR="00206140" w:rsidRPr="00E85AFA">
          <w:rPr>
            <w:color w:val="000000" w:themeColor="text1"/>
          </w:rPr>
          <w:t>,</w:t>
        </w:r>
      </w:ins>
      <w:r w:rsidRPr="00E85AFA">
        <w:rPr>
          <w:color w:val="000000" w:themeColor="text1"/>
        </w:rPr>
        <w:t xml:space="preserve"> as might their associations with temperature. We used the resultant risk estimates and the age-sex-specific death rates </w:t>
      </w:r>
      <w:r w:rsidRPr="00331F1F">
        <w:rPr>
          <w:color w:val="000000" w:themeColor="text1"/>
        </w:rPr>
        <w:t>from each injury</w:t>
      </w:r>
      <w:r w:rsidRPr="00E85AFA">
        <w:rPr>
          <w:color w:val="000000" w:themeColor="text1"/>
        </w:rPr>
        <w:t xml:space="preserve"> in 201</w:t>
      </w:r>
      <w:r w:rsidR="00305710" w:rsidRPr="00E85AFA">
        <w:rPr>
          <w:color w:val="000000" w:themeColor="text1"/>
        </w:rPr>
        <w:t>7</w:t>
      </w:r>
      <w:r w:rsidRPr="00E85AFA">
        <w:rPr>
          <w:color w:val="000000" w:themeColor="text1"/>
        </w:rPr>
        <w:t xml:space="preserve">, to calculate additional deaths if each month in </w:t>
      </w:r>
      <w:r w:rsidRPr="00E85AFA">
        <w:rPr>
          <w:color w:val="000000" w:themeColor="text1"/>
        </w:rPr>
        <w:lastRenderedPageBreak/>
        <w:t>each state were +</w:t>
      </w:r>
      <w:del w:id="240" w:author="Robbie Parks" w:date="2019-11-07T09:11:00Z">
        <w:r w:rsidR="00F24A27" w:rsidRPr="00E85AFA">
          <w:rPr>
            <w:color w:val="000000" w:themeColor="text1"/>
          </w:rPr>
          <w:delText>2</w:delText>
        </w:r>
      </w:del>
      <w:ins w:id="241" w:author="Robbie Parks" w:date="2019-11-07T09:11:00Z">
        <w:r w:rsidR="00556438">
          <w:rPr>
            <w:color w:val="000000" w:themeColor="text1"/>
          </w:rPr>
          <w:t>1.5</w:t>
        </w:r>
      </w:ins>
      <w:r w:rsidRPr="00E85AFA">
        <w:rPr>
          <w:rFonts w:eastAsia="Times New Roman"/>
          <w:bCs/>
          <w:color w:val="222222"/>
          <w:shd w:val="clear" w:color="auto" w:fill="FFFFFF"/>
        </w:rPr>
        <w:t>°</w:t>
      </w:r>
      <w:r w:rsidRPr="00E85AFA">
        <w:rPr>
          <w:color w:val="000000" w:themeColor="text1"/>
        </w:rPr>
        <w:t xml:space="preserve">C above its long-term </w:t>
      </w:r>
      <w:r w:rsidR="00144923">
        <w:rPr>
          <w:color w:val="000000" w:themeColor="text1"/>
        </w:rPr>
        <w:t>average</w:t>
      </w:r>
      <w:r w:rsidR="004D4929" w:rsidRPr="00E85AFA">
        <w:rPr>
          <w:color w:val="000000" w:themeColor="text1"/>
        </w:rPr>
        <w:t xml:space="preserve">, </w:t>
      </w:r>
      <w:r w:rsidR="005A0E31">
        <w:rPr>
          <w:color w:val="000000" w:themeColor="text1"/>
        </w:rPr>
        <w:t xml:space="preserve">not only </w:t>
      </w:r>
      <w:r w:rsidR="004D4929" w:rsidRPr="00E85AFA">
        <w:t>realistic in our lifetimes under current projections of global climate change</w:t>
      </w:r>
      <w:r w:rsidR="005A0E31">
        <w:t xml:space="preserve"> but </w:t>
      </w:r>
      <w:r w:rsidR="00E07E92">
        <w:t xml:space="preserve">an agreed </w:t>
      </w:r>
      <w:r w:rsidR="005A0E31">
        <w:t xml:space="preserve">upper bound chosen under the Paris </w:t>
      </w:r>
      <w:r w:rsidR="00A54C8A">
        <w:t xml:space="preserve">Climate </w:t>
      </w:r>
      <w:r w:rsidR="005A0E31">
        <w:t>Agreement.</w:t>
      </w:r>
      <w:del w:id="242" w:author="Robbie Parks" w:date="2019-11-07T09:11:00Z">
        <w:r w:rsidR="004D4929" w:rsidRPr="00E85AFA">
          <w:rPr>
            <w:color w:val="000000" w:themeColor="text1"/>
          </w:rPr>
          <w:fldChar w:fldCharType="begin" w:fldLock="1"/>
        </w:r>
        <w:r w:rsidR="00924924">
          <w:rPr>
            <w:color w:val="000000" w:themeColor="text1"/>
          </w:rPr>
          <w:delInstrText>ADDIN CSL_CITATION {"citationItems":[{"id":"ITEM-1","itemData":{"author":[{"dropping-particle":"","family":"IPCC","given":"","non-dropping-particle":"","parse-names":false,"suffix":""}],"id":"ITEM-1","issue":"October 2018","issued":{"date-parts":[["2018"]]},"title":"IPCC special report on the impacts of global warming of 1.5 °C - Summary for policy makers","type":"report"},"uris":["http://www.mendeley.com/documents/?uuid=4c69fe2c-284f-45c2-bc1a-ae18b2694112"]}],"mendeley":{"formattedCitation":"&lt;sup&gt;47&lt;/sup&gt;","plainTextFormattedCitation":"47","previouslyFormattedCitation":"&lt;sup&gt;47&lt;/sup&gt;"},"properties":{"noteIndex":0},"schema":"https://github.com/citation-style-language/schema/raw/master/csl-citation.json"}</w:delInstrText>
        </w:r>
        <w:r w:rsidR="004D4929" w:rsidRPr="00E85AFA">
          <w:rPr>
            <w:color w:val="000000" w:themeColor="text1"/>
          </w:rPr>
          <w:fldChar w:fldCharType="separate"/>
        </w:r>
        <w:r w:rsidR="00AA656B" w:rsidRPr="00AA656B">
          <w:rPr>
            <w:noProof/>
            <w:color w:val="000000" w:themeColor="text1"/>
            <w:vertAlign w:val="superscript"/>
          </w:rPr>
          <w:delText>47</w:delText>
        </w:r>
        <w:r w:rsidR="004D4929" w:rsidRPr="00E85AFA">
          <w:rPr>
            <w:color w:val="000000" w:themeColor="text1"/>
          </w:rPr>
          <w:fldChar w:fldCharType="end"/>
        </w:r>
        <w:r w:rsidR="004D4929" w:rsidRPr="00E85AFA">
          <w:rPr>
            <w:color w:val="000000" w:themeColor="text1"/>
          </w:rPr>
          <w:delText xml:space="preserve"> </w:delText>
        </w:r>
        <w:r w:rsidR="005A0E31" w:rsidRPr="00E85AFA">
          <w:rPr>
            <w:color w:val="000000" w:themeColor="text1"/>
          </w:rPr>
          <w:delText xml:space="preserve"> +2</w:delText>
        </w:r>
        <w:r w:rsidR="005A0E31" w:rsidRPr="00E85AFA">
          <w:rPr>
            <w:rFonts w:eastAsia="Times New Roman"/>
            <w:bCs/>
            <w:color w:val="222222"/>
            <w:shd w:val="clear" w:color="auto" w:fill="FFFFFF"/>
          </w:rPr>
          <w:delText>°</w:delText>
        </w:r>
        <w:r w:rsidR="005A0E31" w:rsidRPr="00E85AFA">
          <w:rPr>
            <w:color w:val="000000" w:themeColor="text1"/>
          </w:rPr>
          <w:delText xml:space="preserve">C </w:delText>
        </w:r>
        <w:r w:rsidR="005A0E31">
          <w:rPr>
            <w:color w:val="000000" w:themeColor="text1"/>
          </w:rPr>
          <w:delText xml:space="preserve">is also </w:delText>
        </w:r>
        <w:r w:rsidR="004D4929" w:rsidRPr="00E85AFA">
          <w:rPr>
            <w:color w:val="000000" w:themeColor="text1"/>
          </w:rPr>
          <w:delText xml:space="preserve">within the range of anomaly size experienced by some states (Figure </w:delText>
        </w:r>
        <w:r w:rsidR="00044B4C">
          <w:rPr>
            <w:color w:val="000000" w:themeColor="text1"/>
          </w:rPr>
          <w:delText>3</w:delText>
        </w:r>
        <w:r w:rsidR="004D4929" w:rsidRPr="00E85AFA">
          <w:rPr>
            <w:color w:val="000000" w:themeColor="text1"/>
          </w:rPr>
          <w:delText>).</w:delText>
        </w:r>
        <w:r w:rsidR="004D4929" w:rsidRPr="00E85AFA">
          <w:delText xml:space="preserve"> </w:delText>
        </w:r>
        <w:r w:rsidR="004D4929" w:rsidRPr="00E85AFA">
          <w:rPr>
            <w:color w:val="000000" w:themeColor="text1"/>
          </w:rPr>
          <w:delText>For this calculation</w:delText>
        </w:r>
      </w:del>
      <w:ins w:id="243" w:author="Robbie Parks" w:date="2019-11-07T09:11:00Z">
        <w:r w:rsidR="004D4929" w:rsidRPr="00E85AFA">
          <w:rPr>
            <w:color w:val="000000" w:themeColor="text1"/>
          </w:rPr>
          <w:fldChar w:fldCharType="begin" w:fldLock="1"/>
        </w:r>
        <w:r w:rsidR="00DE2407">
          <w:rPr>
            <w:color w:val="000000" w:themeColor="text1"/>
          </w:rPr>
          <w:instrText>ADDIN CSL_CITATION {"citationItems":[{"id":"ITEM-1","itemData":{"author":[{"dropping-particle":"","family":"IPCC","given":"","non-dropping-particle":"","parse-names":false,"suffix":""}],"id":"ITEM-1","issue":"October 2018","issued":{"date-parts":[["2018"]]},"title":"IPCC special report on the impacts of global warming of 1.5 °C - Summary for policy makers","type":"report"},"uris":["http://www.mendeley.com/documents/?uuid=4c69fe2c-284f-45c2-bc1a-ae18b2694112"]},{"id":"ITEM-2","itemData":{"author":[{"dropping-particle":"","family":"United Nations","given":"","non-dropping-particle":"","parse-names":false,"suffix":""}],"id":"ITEM-2","issued":{"date-parts":[["2015"]]},"title":"Paris Agreement","type":"report"},"uris":["http://www.mendeley.com/documents/?uuid=21272458-832f-4d59-b3a1-8877db08f4b3"]}],"mendeley":{"formattedCitation":"&lt;sup&gt;2,49&lt;/sup&gt;","plainTextFormattedCitation":"2,49","previouslyFormattedCitation":"&lt;sup&gt;2,49&lt;/sup&gt;"},"properties":{"noteIndex":0},"schema":"https://github.com/citation-style-language/schema/raw/master/csl-citation.json"}</w:instrText>
        </w:r>
        <w:r w:rsidR="004D4929" w:rsidRPr="00E85AFA">
          <w:rPr>
            <w:color w:val="000000" w:themeColor="text1"/>
          </w:rPr>
          <w:fldChar w:fldCharType="separate"/>
        </w:r>
        <w:r w:rsidR="007A6258" w:rsidRPr="007A6258">
          <w:rPr>
            <w:noProof/>
            <w:color w:val="000000" w:themeColor="text1"/>
            <w:vertAlign w:val="superscript"/>
          </w:rPr>
          <w:t>2,49</w:t>
        </w:r>
        <w:r w:rsidR="004D4929" w:rsidRPr="00E85AFA">
          <w:rPr>
            <w:color w:val="000000" w:themeColor="text1"/>
          </w:rPr>
          <w:fldChar w:fldCharType="end"/>
        </w:r>
        <w:r w:rsidR="004D4929" w:rsidRPr="00E85AFA">
          <w:rPr>
            <w:color w:val="000000" w:themeColor="text1"/>
          </w:rPr>
          <w:t xml:space="preserve"> </w:t>
        </w:r>
        <w:r w:rsidR="005A0E31" w:rsidRPr="00E85AFA">
          <w:rPr>
            <w:color w:val="000000" w:themeColor="text1"/>
          </w:rPr>
          <w:t>+</w:t>
        </w:r>
        <w:r w:rsidR="00556438">
          <w:rPr>
            <w:color w:val="000000" w:themeColor="text1"/>
          </w:rPr>
          <w:t>1.5</w:t>
        </w:r>
        <w:r w:rsidR="005A0E31" w:rsidRPr="00E85AFA">
          <w:rPr>
            <w:rFonts w:eastAsia="Times New Roman"/>
            <w:bCs/>
            <w:color w:val="222222"/>
            <w:shd w:val="clear" w:color="auto" w:fill="FFFFFF"/>
          </w:rPr>
          <w:t>°</w:t>
        </w:r>
        <w:r w:rsidR="005A0E31" w:rsidRPr="00E85AFA">
          <w:rPr>
            <w:color w:val="000000" w:themeColor="text1"/>
          </w:rPr>
          <w:t xml:space="preserve">C </w:t>
        </w:r>
        <w:r w:rsidR="005A0E31">
          <w:rPr>
            <w:color w:val="000000" w:themeColor="text1"/>
          </w:rPr>
          <w:t xml:space="preserve">is also </w:t>
        </w:r>
        <w:r w:rsidR="004D4929" w:rsidRPr="00E85AFA">
          <w:rPr>
            <w:color w:val="000000" w:themeColor="text1"/>
          </w:rPr>
          <w:t>within the range of anomaly size experienced by some states (</w:t>
        </w:r>
        <w:r w:rsidR="004B1D1E">
          <w:rPr>
            <w:color w:val="000000" w:themeColor="text1"/>
          </w:rPr>
          <w:t xml:space="preserve">Extended Data </w:t>
        </w:r>
        <w:r w:rsidR="004D4929" w:rsidRPr="00E85AFA">
          <w:rPr>
            <w:color w:val="000000" w:themeColor="text1"/>
          </w:rPr>
          <w:t xml:space="preserve">Figure </w:t>
        </w:r>
        <w:r w:rsidR="000C6E2D">
          <w:rPr>
            <w:color w:val="000000" w:themeColor="text1"/>
          </w:rPr>
          <w:t>2</w:t>
        </w:r>
        <w:r w:rsidR="004D4929" w:rsidRPr="00E85AFA">
          <w:rPr>
            <w:color w:val="000000" w:themeColor="text1"/>
          </w:rPr>
          <w:t>).</w:t>
        </w:r>
        <w:r w:rsidR="004D4929" w:rsidRPr="00E85AFA">
          <w:t xml:space="preserve"> </w:t>
        </w:r>
        <w:r w:rsidR="00D6386C">
          <w:rPr>
            <w:color w:val="000000" w:themeColor="text1"/>
          </w:rPr>
          <w:t xml:space="preserve">We did similar calculations for </w:t>
        </w:r>
        <w:r w:rsidR="00D6386C" w:rsidRPr="00E85AFA">
          <w:rPr>
            <w:color w:val="000000" w:themeColor="text1"/>
          </w:rPr>
          <w:t>+</w:t>
        </w:r>
        <w:r w:rsidR="00D6386C">
          <w:rPr>
            <w:color w:val="000000" w:themeColor="text1"/>
          </w:rPr>
          <w:t>2</w:t>
        </w:r>
        <w:r w:rsidR="00D6386C" w:rsidRPr="00E85AFA">
          <w:rPr>
            <w:rFonts w:eastAsia="Times New Roman"/>
            <w:bCs/>
            <w:color w:val="222222"/>
            <w:shd w:val="clear" w:color="auto" w:fill="FFFFFF"/>
          </w:rPr>
          <w:t>°</w:t>
        </w:r>
        <w:r w:rsidR="00D6386C" w:rsidRPr="00E85AFA">
          <w:rPr>
            <w:color w:val="000000" w:themeColor="text1"/>
          </w:rPr>
          <w:t>C</w:t>
        </w:r>
        <w:r w:rsidR="00D6386C">
          <w:rPr>
            <w:color w:val="000000" w:themeColor="text1"/>
          </w:rPr>
          <w:t>, which is the upper bound of the Paris Climate Agreement, and present these as Extended Data.</w:t>
        </w:r>
        <w:r w:rsidR="00D6386C" w:rsidRPr="00E85AFA">
          <w:rPr>
            <w:color w:val="000000" w:themeColor="text1"/>
          </w:rPr>
          <w:t xml:space="preserve"> </w:t>
        </w:r>
        <w:r w:rsidR="004D4929" w:rsidRPr="00E85AFA">
          <w:rPr>
            <w:color w:val="000000" w:themeColor="text1"/>
          </w:rPr>
          <w:t>For th</w:t>
        </w:r>
        <w:r w:rsidR="00D6386C">
          <w:rPr>
            <w:color w:val="000000" w:themeColor="text1"/>
          </w:rPr>
          <w:t>ese</w:t>
        </w:r>
        <w:r w:rsidR="004D4929" w:rsidRPr="00E85AFA">
          <w:rPr>
            <w:color w:val="000000" w:themeColor="text1"/>
          </w:rPr>
          <w:t xml:space="preserve"> calculation</w:t>
        </w:r>
        <w:r w:rsidR="00D6386C">
          <w:rPr>
            <w:color w:val="000000" w:themeColor="text1"/>
          </w:rPr>
          <w:t>s</w:t>
        </w:r>
      </w:ins>
      <w:r w:rsidR="004D4929" w:rsidRPr="00E85AFA">
        <w:rPr>
          <w:color w:val="000000" w:themeColor="text1"/>
        </w:rPr>
        <w:t>, we multiplied the actual death counts for each month, sex, state and age group in 201</w:t>
      </w:r>
      <w:r w:rsidR="00305710" w:rsidRPr="00E85AFA">
        <w:rPr>
          <w:color w:val="000000" w:themeColor="text1"/>
        </w:rPr>
        <w:t xml:space="preserve">7 </w:t>
      </w:r>
      <w:r w:rsidR="004D4929" w:rsidRPr="00E85AFA">
        <w:rPr>
          <w:color w:val="000000" w:themeColor="text1"/>
        </w:rPr>
        <w:t>by the corresponding excess relative risk, which was calculated as the exponential of the coefficient of the temperature anomaly term from the above analysis.</w:t>
      </w:r>
    </w:p>
    <w:p w14:paraId="7AE91B70" w14:textId="01429A3B" w:rsidR="00324A84" w:rsidRPr="00E85AFA" w:rsidRDefault="00324A84" w:rsidP="007433BB">
      <w:pPr>
        <w:spacing w:line="480" w:lineRule="auto"/>
        <w:jc w:val="both"/>
        <w:outlineLvl w:val="0"/>
        <w:rPr>
          <w:color w:val="000000" w:themeColor="text1"/>
        </w:rPr>
      </w:pPr>
    </w:p>
    <w:p w14:paraId="00BFF5A3" w14:textId="4BD6528D" w:rsidR="004A6522" w:rsidRPr="00E85AFA" w:rsidRDefault="004A6522" w:rsidP="004A6522">
      <w:pPr>
        <w:spacing w:line="480" w:lineRule="auto"/>
        <w:jc w:val="both"/>
        <w:outlineLvl w:val="0"/>
        <w:rPr>
          <w:i/>
          <w:color w:val="000000" w:themeColor="text1"/>
        </w:rPr>
      </w:pPr>
      <w:r w:rsidRPr="00E85AFA">
        <w:rPr>
          <w:i/>
          <w:color w:val="000000" w:themeColor="text1"/>
        </w:rPr>
        <w:t>Sensitivity analyses</w:t>
      </w:r>
    </w:p>
    <w:p w14:paraId="622D8BB6" w14:textId="7E397A6C" w:rsidR="003D1FD6" w:rsidRPr="00E85AFA" w:rsidRDefault="003D1FD6" w:rsidP="003D1FD6">
      <w:pPr>
        <w:spacing w:line="480" w:lineRule="auto"/>
        <w:jc w:val="both"/>
      </w:pPr>
      <w:r w:rsidRPr="00E85AFA">
        <w:t>We conducted sensitivity analyses to assess how much our results might depend on the temperature metric used to generate anomalous temperature. First, instead of building our monthly temperature anomalies based on daily mean temperatures, we used daily maxima and minima. These measures were strongly correlated to those generated from daily means (</w:t>
      </w:r>
      <w:del w:id="244" w:author="Robbie Parks" w:date="2019-11-07T09:11:00Z">
        <w:r w:rsidR="00546958" w:rsidRPr="00546958">
          <w:delText>Supplementary</w:delText>
        </w:r>
      </w:del>
      <w:ins w:id="245" w:author="Robbie Parks" w:date="2019-11-07T09:11:00Z">
        <w:r w:rsidR="00525FAD">
          <w:t>Extended Data</w:t>
        </w:r>
      </w:ins>
      <w:r w:rsidR="00525FAD" w:rsidRPr="00546958">
        <w:t xml:space="preserve"> </w:t>
      </w:r>
      <w:r w:rsidR="00546958" w:rsidRPr="00546958">
        <w:t>Table 3</w:t>
      </w:r>
      <w:r w:rsidRPr="00E85AFA">
        <w:t xml:space="preserve">), and therefore we did not run models using these alternatives. </w:t>
      </w:r>
    </w:p>
    <w:p w14:paraId="1060D678" w14:textId="77777777" w:rsidR="008E42C2" w:rsidRPr="00E85AFA" w:rsidRDefault="008E42C2" w:rsidP="008E42C2">
      <w:pPr>
        <w:spacing w:line="480" w:lineRule="auto"/>
        <w:jc w:val="both"/>
      </w:pPr>
    </w:p>
    <w:p w14:paraId="2DC8CEEC" w14:textId="6F878194" w:rsidR="00773475" w:rsidRPr="00E85AFA" w:rsidRDefault="003E25A6" w:rsidP="008E42C2">
      <w:pPr>
        <w:spacing w:line="480" w:lineRule="auto"/>
        <w:jc w:val="both"/>
      </w:pPr>
      <w:r w:rsidRPr="00E85AFA">
        <w:t>Second, t</w:t>
      </w:r>
      <w:r w:rsidR="003D1FD6" w:rsidRPr="00E85AFA">
        <w:t>ogether with temperature anomaly based on daily mean temperatures, we also included a second measure of anomaly in the model. The additional measures were related to more extreme anomalous situations</w:t>
      </w:r>
      <w:r w:rsidRPr="00E85AFA">
        <w:t xml:space="preserve"> which may be relevant if the impacts on injuries are related to more extreme temperatures</w:t>
      </w:r>
      <w:r w:rsidR="00FA0C31" w:rsidRPr="00E85AFA">
        <w:t xml:space="preserve"> and how </w:t>
      </w:r>
      <w:r w:rsidR="00F5152F">
        <w:t>frequent</w:t>
      </w:r>
      <w:r w:rsidR="00FA0C31" w:rsidRPr="00E85AFA">
        <w:t xml:space="preserve"> they are in each month</w:t>
      </w:r>
      <w:r w:rsidR="003D1FD6" w:rsidRPr="00E85AFA">
        <w:t>:</w:t>
      </w:r>
    </w:p>
    <w:p w14:paraId="7E1A6BDB" w14:textId="77777777" w:rsidR="00773475" w:rsidRPr="00E85AFA" w:rsidRDefault="00773475" w:rsidP="008E42C2">
      <w:pPr>
        <w:spacing w:line="480" w:lineRule="auto"/>
        <w:jc w:val="both"/>
        <w:rPr>
          <w:del w:id="246" w:author="Robbie Parks" w:date="2019-11-07T09:11:00Z"/>
        </w:rPr>
      </w:pPr>
    </w:p>
    <w:p w14:paraId="59525C92" w14:textId="56026263" w:rsidR="003D1FD6" w:rsidRPr="00D01273" w:rsidRDefault="003D1FD6" w:rsidP="003D1FD6">
      <w:pPr>
        <w:pStyle w:val="ListParagraph"/>
        <w:numPr>
          <w:ilvl w:val="1"/>
          <w:numId w:val="15"/>
        </w:numPr>
        <w:spacing w:after="0" w:line="480" w:lineRule="auto"/>
        <w:jc w:val="both"/>
        <w:rPr>
          <w:rFonts w:ascii="Times New Roman" w:hAnsi="Times New Roman"/>
          <w:i/>
          <w:color w:val="000000" w:themeColor="text1"/>
          <w:sz w:val="24"/>
        </w:rPr>
      </w:pPr>
      <w:r w:rsidRPr="00D01273">
        <w:rPr>
          <w:rFonts w:ascii="Times New Roman" w:hAnsi="Times New Roman"/>
          <w:color w:val="000000" w:themeColor="text1"/>
          <w:sz w:val="24"/>
        </w:rPr>
        <w:t>temperature anomaly calculated based on</w:t>
      </w:r>
      <w:r w:rsidRPr="00D01273" w:rsidDel="00F36612">
        <w:rPr>
          <w:rFonts w:ascii="Times New Roman" w:hAnsi="Times New Roman"/>
          <w:color w:val="000000" w:themeColor="text1"/>
          <w:sz w:val="24"/>
        </w:rPr>
        <w:t xml:space="preserve"> </w:t>
      </w:r>
      <w:r w:rsidRPr="00D01273">
        <w:rPr>
          <w:rFonts w:ascii="Times New Roman" w:hAnsi="Times New Roman"/>
          <w:color w:val="000000" w:themeColor="text1"/>
          <w:sz w:val="24"/>
        </w:rPr>
        <w:t>90</w:t>
      </w:r>
      <w:r w:rsidRPr="00D01273">
        <w:rPr>
          <w:rFonts w:ascii="Times New Roman" w:hAnsi="Times New Roman"/>
          <w:color w:val="000000" w:themeColor="text1"/>
          <w:sz w:val="24"/>
          <w:vertAlign w:val="superscript"/>
        </w:rPr>
        <w:t>th</w:t>
      </w:r>
      <w:r w:rsidRPr="00D01273">
        <w:rPr>
          <w:rFonts w:ascii="Times New Roman" w:hAnsi="Times New Roman"/>
          <w:color w:val="000000" w:themeColor="text1"/>
          <w:sz w:val="24"/>
        </w:rPr>
        <w:t xml:space="preserve"> percentile (°C) of daily mean temperatures within a month, compared to </w:t>
      </w:r>
      <w:r w:rsidR="00700308">
        <w:rPr>
          <w:rFonts w:ascii="Times New Roman" w:hAnsi="Times New Roman"/>
          <w:color w:val="000000" w:themeColor="text1"/>
          <w:sz w:val="24"/>
          <w:szCs w:val="24"/>
        </w:rPr>
        <w:t xml:space="preserve">the </w:t>
      </w:r>
      <w:r w:rsidR="003E25A6" w:rsidRPr="00E85AFA">
        <w:rPr>
          <w:rFonts w:ascii="Times New Roman" w:hAnsi="Times New Roman"/>
          <w:color w:val="000000" w:themeColor="text1"/>
          <w:sz w:val="24"/>
          <w:szCs w:val="24"/>
        </w:rPr>
        <w:t>average</w:t>
      </w:r>
      <w:r w:rsidR="003E25A6" w:rsidRPr="00D01273">
        <w:rPr>
          <w:rFonts w:ascii="Times New Roman" w:hAnsi="Times New Roman"/>
          <w:color w:val="000000" w:themeColor="text1"/>
          <w:sz w:val="24"/>
        </w:rPr>
        <w:t xml:space="preserve"> of</w:t>
      </w:r>
      <w:r w:rsidRPr="00D01273">
        <w:rPr>
          <w:rFonts w:ascii="Times New Roman" w:hAnsi="Times New Roman"/>
          <w:color w:val="000000" w:themeColor="text1"/>
          <w:sz w:val="24"/>
        </w:rPr>
        <w:t xml:space="preserve"> 90</w:t>
      </w:r>
      <w:r w:rsidRPr="00D01273">
        <w:rPr>
          <w:rFonts w:ascii="Times New Roman" w:hAnsi="Times New Roman"/>
          <w:color w:val="000000" w:themeColor="text1"/>
          <w:sz w:val="24"/>
          <w:vertAlign w:val="superscript"/>
        </w:rPr>
        <w:t>th</w:t>
      </w:r>
      <w:r w:rsidRPr="00D01273">
        <w:rPr>
          <w:rFonts w:ascii="Times New Roman" w:hAnsi="Times New Roman"/>
          <w:color w:val="000000" w:themeColor="text1"/>
          <w:sz w:val="24"/>
        </w:rPr>
        <w:t xml:space="preserve"> </w:t>
      </w:r>
      <w:r w:rsidRPr="00C35583">
        <w:rPr>
          <w:rFonts w:ascii="Times New Roman" w:hAnsi="Times New Roman"/>
          <w:color w:val="000000" w:themeColor="text1"/>
          <w:sz w:val="24"/>
          <w:szCs w:val="24"/>
        </w:rPr>
        <w:t>percentile</w:t>
      </w:r>
      <w:r w:rsidR="003E25A6" w:rsidRPr="00E85AFA">
        <w:rPr>
          <w:rFonts w:ascii="Times New Roman" w:hAnsi="Times New Roman"/>
          <w:color w:val="000000" w:themeColor="text1"/>
          <w:sz w:val="24"/>
          <w:szCs w:val="24"/>
        </w:rPr>
        <w:t>s</w:t>
      </w:r>
      <w:r w:rsidRPr="00D01273">
        <w:rPr>
          <w:rFonts w:ascii="Times New Roman" w:hAnsi="Times New Roman"/>
          <w:color w:val="000000" w:themeColor="text1"/>
          <w:sz w:val="24"/>
        </w:rPr>
        <w:t xml:space="preserve"> for each state and month </w:t>
      </w:r>
    </w:p>
    <w:p w14:paraId="47B624EE" w14:textId="34854EE6" w:rsidR="003D1FD6" w:rsidRPr="00D01273" w:rsidRDefault="003D1FD6" w:rsidP="003D1FD6">
      <w:pPr>
        <w:pStyle w:val="ListParagraph"/>
        <w:numPr>
          <w:ilvl w:val="1"/>
          <w:numId w:val="15"/>
        </w:numPr>
        <w:spacing w:after="0" w:line="480" w:lineRule="auto"/>
        <w:jc w:val="both"/>
        <w:rPr>
          <w:rFonts w:ascii="Times New Roman" w:hAnsi="Times New Roman"/>
          <w:i/>
          <w:color w:val="000000" w:themeColor="text1"/>
          <w:sz w:val="24"/>
        </w:rPr>
      </w:pPr>
      <w:r w:rsidRPr="00D01273">
        <w:rPr>
          <w:rFonts w:ascii="Times New Roman" w:hAnsi="Times New Roman"/>
          <w:sz w:val="24"/>
        </w:rPr>
        <w:lastRenderedPageBreak/>
        <w:t>number of days in a month above the long-term 90</w:t>
      </w:r>
      <w:r w:rsidRPr="00D01273">
        <w:rPr>
          <w:rFonts w:ascii="Times New Roman" w:hAnsi="Times New Roman"/>
          <w:sz w:val="24"/>
          <w:vertAlign w:val="superscript"/>
        </w:rPr>
        <w:t>th</w:t>
      </w:r>
      <w:r w:rsidRPr="00D01273">
        <w:rPr>
          <w:rFonts w:ascii="Times New Roman" w:hAnsi="Times New Roman"/>
          <w:sz w:val="24"/>
        </w:rPr>
        <w:t xml:space="preserve"> percentile of </w:t>
      </w:r>
      <w:r w:rsidR="00144923">
        <w:rPr>
          <w:rFonts w:ascii="Times New Roman" w:hAnsi="Times New Roman"/>
          <w:sz w:val="24"/>
          <w:szCs w:val="24"/>
        </w:rPr>
        <w:t>average</w:t>
      </w:r>
      <w:r w:rsidRPr="00D01273">
        <w:rPr>
          <w:rFonts w:ascii="Times New Roman" w:hAnsi="Times New Roman"/>
          <w:sz w:val="24"/>
        </w:rPr>
        <w:t xml:space="preserve"> temperature </w:t>
      </w:r>
      <w:r w:rsidRPr="00D01273">
        <w:rPr>
          <w:rFonts w:ascii="Times New Roman" w:hAnsi="Times New Roman"/>
          <w:color w:val="000000" w:themeColor="text1"/>
          <w:sz w:val="24"/>
        </w:rPr>
        <w:t>for each state and month</w:t>
      </w:r>
      <w:r w:rsidRPr="00D01273">
        <w:rPr>
          <w:rFonts w:ascii="Times New Roman" w:hAnsi="Times New Roman"/>
          <w:sz w:val="24"/>
        </w:rPr>
        <w:t xml:space="preserve"> (adjusted for length of month)</w:t>
      </w:r>
    </w:p>
    <w:p w14:paraId="31B39AC6" w14:textId="7930ACB6" w:rsidR="003D1FD6" w:rsidRPr="00D01273" w:rsidRDefault="003D1FD6" w:rsidP="003D1FD6">
      <w:pPr>
        <w:pStyle w:val="ListParagraph"/>
        <w:numPr>
          <w:ilvl w:val="1"/>
          <w:numId w:val="15"/>
        </w:numPr>
        <w:spacing w:after="0" w:line="480" w:lineRule="auto"/>
        <w:jc w:val="both"/>
        <w:rPr>
          <w:rFonts w:ascii="Times New Roman" w:hAnsi="Times New Roman"/>
          <w:i/>
          <w:color w:val="000000" w:themeColor="text1"/>
          <w:sz w:val="24"/>
        </w:rPr>
      </w:pPr>
      <w:r w:rsidRPr="00D01273">
        <w:rPr>
          <w:rFonts w:ascii="Times New Roman" w:hAnsi="Times New Roman"/>
          <w:sz w:val="24"/>
        </w:rPr>
        <w:t>number of 3+ day episodes above the long-term 90</w:t>
      </w:r>
      <w:r w:rsidRPr="00D01273">
        <w:rPr>
          <w:rFonts w:ascii="Times New Roman" w:hAnsi="Times New Roman"/>
          <w:sz w:val="24"/>
          <w:vertAlign w:val="superscript"/>
        </w:rPr>
        <w:t>th</w:t>
      </w:r>
      <w:r w:rsidRPr="00D01273">
        <w:rPr>
          <w:rFonts w:ascii="Times New Roman" w:hAnsi="Times New Roman"/>
          <w:sz w:val="24"/>
        </w:rPr>
        <w:t xml:space="preserve"> percentile of </w:t>
      </w:r>
      <w:r w:rsidR="00144923">
        <w:rPr>
          <w:rFonts w:ascii="Times New Roman" w:hAnsi="Times New Roman"/>
          <w:sz w:val="24"/>
          <w:szCs w:val="24"/>
        </w:rPr>
        <w:t>average</w:t>
      </w:r>
      <w:r w:rsidRPr="00D01273">
        <w:rPr>
          <w:rFonts w:ascii="Times New Roman" w:hAnsi="Times New Roman"/>
          <w:sz w:val="24"/>
        </w:rPr>
        <w:t xml:space="preserve"> temperature </w:t>
      </w:r>
      <w:r w:rsidRPr="00D01273">
        <w:rPr>
          <w:rFonts w:ascii="Times New Roman" w:hAnsi="Times New Roman"/>
          <w:color w:val="000000" w:themeColor="text1"/>
          <w:sz w:val="24"/>
        </w:rPr>
        <w:t>for each state and month</w:t>
      </w:r>
      <w:r w:rsidRPr="00D01273">
        <w:rPr>
          <w:rFonts w:ascii="Times New Roman" w:hAnsi="Times New Roman"/>
          <w:sz w:val="24"/>
        </w:rPr>
        <w:t xml:space="preserve"> (adjusted for length of month)</w:t>
      </w:r>
    </w:p>
    <w:p w14:paraId="57F4AD6B" w14:textId="77777777" w:rsidR="008E42C2" w:rsidRPr="00E85AFA" w:rsidRDefault="008E42C2" w:rsidP="008E42C2">
      <w:pPr>
        <w:spacing w:line="480" w:lineRule="auto"/>
        <w:jc w:val="both"/>
      </w:pPr>
    </w:p>
    <w:p w14:paraId="73237CCB" w14:textId="56A89CAE" w:rsidR="004A6522" w:rsidRDefault="003D1FD6" w:rsidP="008E42C2">
      <w:pPr>
        <w:spacing w:line="480" w:lineRule="auto"/>
        <w:jc w:val="both"/>
      </w:pPr>
      <w:r w:rsidRPr="00E85AFA">
        <w:t>The correlations among these variables and anomaly based on mean were between 0.60 and 0.89 (</w:t>
      </w:r>
      <w:del w:id="247" w:author="Robbie Parks" w:date="2019-11-07T09:11:00Z">
        <w:r w:rsidR="00D26AC1">
          <w:delText>Supplementary</w:delText>
        </w:r>
      </w:del>
      <w:ins w:id="248" w:author="Robbie Parks" w:date="2019-11-07T09:11:00Z">
        <w:r w:rsidR="00796EEF" w:rsidRPr="00796EEF">
          <w:t>Extended Data</w:t>
        </w:r>
      </w:ins>
      <w:r w:rsidR="00796EEF" w:rsidRPr="00796EEF">
        <w:t xml:space="preserve"> Table </w:t>
      </w:r>
      <w:r w:rsidR="00796EEF">
        <w:t>4</w:t>
      </w:r>
      <w:r w:rsidRPr="00E85AFA">
        <w:t>). The estimated rate ratios of temperature anomaly based on daily means (i.e., the anomaly measure used in the main analysis) were robust to the addition of alternative measures of anomaly, while the coefficients of the additional measures were generally not significant and with large credible intervals. Therefore, we did not include the alternative additional measures of extreme anomalous temperature in the main analysis.</w:t>
      </w:r>
    </w:p>
    <w:p w14:paraId="709F1D61" w14:textId="77777777" w:rsidR="004A6522" w:rsidRPr="00E85AFA" w:rsidRDefault="004A6522" w:rsidP="007433BB">
      <w:pPr>
        <w:spacing w:line="480" w:lineRule="auto"/>
        <w:jc w:val="both"/>
        <w:outlineLvl w:val="0"/>
        <w:rPr>
          <w:color w:val="000000" w:themeColor="text1"/>
        </w:rPr>
      </w:pPr>
    </w:p>
    <w:p w14:paraId="41F1E218" w14:textId="1FDCFEE1" w:rsidR="00324A84" w:rsidRPr="00E85AFA" w:rsidRDefault="00324A84" w:rsidP="007433BB">
      <w:pPr>
        <w:spacing w:line="480" w:lineRule="auto"/>
        <w:jc w:val="both"/>
        <w:outlineLvl w:val="0"/>
        <w:rPr>
          <w:i/>
          <w:color w:val="000000" w:themeColor="text1"/>
        </w:rPr>
      </w:pPr>
      <w:r w:rsidRPr="00E85AFA">
        <w:rPr>
          <w:i/>
          <w:color w:val="000000" w:themeColor="text1"/>
        </w:rPr>
        <w:t>Comparison with prior studies</w:t>
      </w:r>
    </w:p>
    <w:p w14:paraId="59312B26" w14:textId="1D693D17" w:rsidR="00DD4894" w:rsidRPr="00E85AFA" w:rsidRDefault="00DD4894" w:rsidP="00032A53">
      <w:pPr>
        <w:spacing w:line="480" w:lineRule="auto"/>
        <w:jc w:val="both"/>
      </w:pPr>
      <w:r w:rsidRPr="005F78C0">
        <w:t>While there are no previous studies of how deviations of monthly temperature from lon</w:t>
      </w:r>
      <w:r w:rsidRPr="001528CC">
        <w:t xml:space="preserve">g-term </w:t>
      </w:r>
      <w:r w:rsidR="00144923" w:rsidRPr="00FE772E">
        <w:t>average</w:t>
      </w:r>
      <w:r w:rsidRPr="00853C6B">
        <w:t xml:space="preserve"> are associated with injury mortality, our results are broadly in agreement with those that have </w:t>
      </w:r>
      <w:r w:rsidR="0075565E" w:rsidRPr="007C3021">
        <w:t>analysed</w:t>
      </w:r>
      <w:r w:rsidRPr="007C3021">
        <w:t xml:space="preserve"> associations with absolute temperature and for specific injury types. A study of suicide in US counties over 37 years (1968-2004) estimated that </w:t>
      </w:r>
      <w:r w:rsidRPr="007C3021">
        <w:rPr>
          <w:rFonts w:eastAsia="Times New Roman"/>
          <w:bCs/>
          <w:color w:val="222222"/>
          <w:shd w:val="clear" w:color="auto" w:fill="FFFFFF"/>
        </w:rPr>
        <w:t>1</w:t>
      </w:r>
      <w:r w:rsidRPr="007C3021">
        <w:rPr>
          <w:bCs/>
          <w:color w:val="000000" w:themeColor="text1"/>
        </w:rPr>
        <w:t>°C higher monthly temperature would lead to a 0.7% rise in suicides</w:t>
      </w:r>
      <w:r w:rsidR="00B0308E" w:rsidRPr="007C3021">
        <w:rPr>
          <w:bCs/>
          <w:color w:val="000000" w:themeColor="text1"/>
        </w:rPr>
        <w:t>,</w:t>
      </w:r>
      <w:del w:id="249" w:author="Robbie Parks" w:date="2019-11-07T09:11:00Z">
        <w:r w:rsidRPr="00E85AFA">
          <w:rPr>
            <w:bCs/>
            <w:color w:val="000000" w:themeColor="text1"/>
          </w:rPr>
          <w:fldChar w:fldCharType="begin" w:fldLock="1"/>
        </w:r>
        <w:r w:rsidR="004321B4" w:rsidRPr="00E85AFA">
          <w:rPr>
            <w:bCs/>
            <w:color w:val="000000" w:themeColor="text1"/>
          </w:rPr>
          <w:del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7&lt;/sup&gt;","plainTextFormattedCitation":"7","previouslyFormattedCitation":"&lt;sup&gt;7&lt;/sup&gt;"},"properties":{"noteIndex":0},"schema":"https://github.com/citation-style-language/schema/raw/master/csl-citation.json"}</w:delInstrText>
        </w:r>
        <w:r w:rsidRPr="00E85AFA">
          <w:rPr>
            <w:bCs/>
            <w:color w:val="000000" w:themeColor="text1"/>
          </w:rPr>
          <w:fldChar w:fldCharType="separate"/>
        </w:r>
        <w:r w:rsidR="00535DCA" w:rsidRPr="00E85AFA">
          <w:rPr>
            <w:bCs/>
            <w:noProof/>
            <w:color w:val="000000" w:themeColor="text1"/>
            <w:vertAlign w:val="superscript"/>
          </w:rPr>
          <w:delText>7</w:delText>
        </w:r>
        <w:r w:rsidRPr="00E85AFA">
          <w:rPr>
            <w:bCs/>
            <w:color w:val="000000" w:themeColor="text1"/>
          </w:rPr>
          <w:fldChar w:fldCharType="end"/>
        </w:r>
      </w:del>
      <w:ins w:id="250" w:author="Robbie Parks" w:date="2019-11-07T09:11:00Z">
        <w:r w:rsidRPr="001528CC">
          <w:rPr>
            <w:bCs/>
            <w:color w:val="000000" w:themeColor="text1"/>
          </w:rPr>
          <w:fldChar w:fldCharType="begin" w:fldLock="1"/>
        </w:r>
        <w:r w:rsidR="00EF1DA9">
          <w:rPr>
            <w:bCs/>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9&lt;/sup&gt;","plainTextFormattedCitation":"9","previouslyFormattedCitation":"&lt;sup&gt;9&lt;/sup&gt;"},"properties":{"noteIndex":0},"schema":"https://github.com/citation-style-language/schema/raw/master/csl-citation.json"}</w:instrText>
        </w:r>
        <w:r w:rsidRPr="001528CC">
          <w:rPr>
            <w:bCs/>
            <w:color w:val="000000" w:themeColor="text1"/>
          </w:rPr>
          <w:fldChar w:fldCharType="separate"/>
        </w:r>
        <w:r w:rsidR="00EF1DA9" w:rsidRPr="00EF1DA9">
          <w:rPr>
            <w:bCs/>
            <w:noProof/>
            <w:color w:val="000000" w:themeColor="text1"/>
            <w:vertAlign w:val="superscript"/>
          </w:rPr>
          <w:t>9</w:t>
        </w:r>
        <w:r w:rsidRPr="001528CC">
          <w:rPr>
            <w:bCs/>
            <w:color w:val="000000" w:themeColor="text1"/>
          </w:rPr>
          <w:fldChar w:fldCharType="end"/>
        </w:r>
      </w:ins>
      <w:r w:rsidRPr="005F78C0">
        <w:rPr>
          <w:bCs/>
          <w:color w:val="000000" w:themeColor="text1"/>
        </w:rPr>
        <w:t xml:space="preserve"> compared </w:t>
      </w:r>
      <w:r w:rsidRPr="001528CC">
        <w:rPr>
          <w:bCs/>
          <w:color w:val="000000" w:themeColor="text1"/>
        </w:rPr>
        <w:t>to our findings of 0.</w:t>
      </w:r>
      <w:del w:id="251" w:author="Robbie Parks" w:date="2019-11-07T09:11:00Z">
        <w:r w:rsidR="0078686A">
          <w:rPr>
            <w:bCs/>
            <w:color w:val="000000" w:themeColor="text1"/>
          </w:rPr>
          <w:delText>9</w:delText>
        </w:r>
        <w:r w:rsidRPr="00E85AFA">
          <w:rPr>
            <w:bCs/>
            <w:color w:val="000000" w:themeColor="text1"/>
          </w:rPr>
          <w:delText>-</w:delText>
        </w:r>
        <w:r w:rsidR="0078686A">
          <w:rPr>
            <w:bCs/>
            <w:color w:val="000000" w:themeColor="text1"/>
          </w:rPr>
          <w:delText>2</w:delText>
        </w:r>
      </w:del>
      <w:ins w:id="252" w:author="Robbie Parks" w:date="2019-11-07T09:11:00Z">
        <w:r w:rsidR="009239C0" w:rsidRPr="00E1512E">
          <w:rPr>
            <w:bCs/>
            <w:color w:val="000000" w:themeColor="text1"/>
          </w:rPr>
          <w:t>7</w:t>
        </w:r>
        <w:r w:rsidRPr="001528CC">
          <w:rPr>
            <w:bCs/>
            <w:color w:val="000000" w:themeColor="text1"/>
          </w:rPr>
          <w:t>-</w:t>
        </w:r>
        <w:r w:rsidR="009239C0" w:rsidRPr="00E1512E">
          <w:rPr>
            <w:bCs/>
            <w:color w:val="000000" w:themeColor="text1"/>
          </w:rPr>
          <w:t>1</w:t>
        </w:r>
        <w:r w:rsidR="00D8156C">
          <w:rPr>
            <w:bCs/>
            <w:color w:val="000000" w:themeColor="text1"/>
          </w:rPr>
          <w:t>.</w:t>
        </w:r>
        <w:r w:rsidR="009239C0" w:rsidRPr="00E1512E">
          <w:rPr>
            <w:bCs/>
            <w:color w:val="000000" w:themeColor="text1"/>
          </w:rPr>
          <w:t>5</w:t>
        </w:r>
      </w:ins>
      <w:r w:rsidRPr="001528CC">
        <w:rPr>
          <w:bCs/>
          <w:color w:val="000000" w:themeColor="text1"/>
        </w:rPr>
        <w:t>% in males and 0.</w:t>
      </w:r>
      <w:del w:id="253" w:author="Robbie Parks" w:date="2019-11-07T09:11:00Z">
        <w:r w:rsidR="003F2BCD">
          <w:rPr>
            <w:bCs/>
            <w:color w:val="000000" w:themeColor="text1"/>
          </w:rPr>
          <w:delText>6</w:delText>
        </w:r>
        <w:r w:rsidRPr="00E85AFA">
          <w:rPr>
            <w:bCs/>
            <w:color w:val="000000" w:themeColor="text1"/>
          </w:rPr>
          <w:delText>-</w:delText>
        </w:r>
        <w:r w:rsidR="003F2BCD">
          <w:rPr>
            <w:bCs/>
            <w:color w:val="000000" w:themeColor="text1"/>
          </w:rPr>
          <w:delText>3</w:delText>
        </w:r>
      </w:del>
      <w:ins w:id="254" w:author="Robbie Parks" w:date="2019-11-07T09:11:00Z">
        <w:r w:rsidR="009239C0" w:rsidRPr="00E1512E">
          <w:rPr>
            <w:bCs/>
            <w:color w:val="000000" w:themeColor="text1"/>
          </w:rPr>
          <w:t>5</w:t>
        </w:r>
        <w:r w:rsidRPr="001528CC">
          <w:rPr>
            <w:bCs/>
            <w:color w:val="000000" w:themeColor="text1"/>
          </w:rPr>
          <w:t>-</w:t>
        </w:r>
        <w:r w:rsidR="002A5FC4" w:rsidRPr="00E1512E">
          <w:rPr>
            <w:bCs/>
            <w:color w:val="000000" w:themeColor="text1"/>
          </w:rPr>
          <w:t>2</w:t>
        </w:r>
      </w:ins>
      <w:r w:rsidRPr="001528CC">
        <w:rPr>
          <w:bCs/>
          <w:color w:val="000000" w:themeColor="text1"/>
        </w:rPr>
        <w:t>.</w:t>
      </w:r>
      <w:r w:rsidR="003F2BCD" w:rsidRPr="005D185E">
        <w:rPr>
          <w:bCs/>
          <w:color w:val="000000" w:themeColor="text1"/>
        </w:rPr>
        <w:t>9</w:t>
      </w:r>
      <w:r w:rsidRPr="005D185E">
        <w:rPr>
          <w:bCs/>
          <w:color w:val="000000" w:themeColor="text1"/>
        </w:rPr>
        <w:t>% in females in different ages</w:t>
      </w:r>
      <w:r w:rsidR="0078686A" w:rsidRPr="005D185E">
        <w:rPr>
          <w:bCs/>
          <w:color w:val="000000" w:themeColor="text1"/>
        </w:rPr>
        <w:t xml:space="preserve"> </w:t>
      </w:r>
      <w:r w:rsidR="0089219B" w:rsidRPr="005D185E">
        <w:t xml:space="preserve">for a </w:t>
      </w:r>
      <w:r w:rsidR="0089219B" w:rsidRPr="005D185E">
        <w:rPr>
          <w:color w:val="000000" w:themeColor="text1"/>
        </w:rPr>
        <w:t>+</w:t>
      </w:r>
      <w:del w:id="255" w:author="Robbie Parks" w:date="2019-11-07T09:11:00Z">
        <w:r w:rsidR="0089219B" w:rsidRPr="00E85AFA">
          <w:rPr>
            <w:color w:val="000000" w:themeColor="text1"/>
          </w:rPr>
          <w:delText>2</w:delText>
        </w:r>
      </w:del>
      <w:ins w:id="256" w:author="Robbie Parks" w:date="2019-11-07T09:11:00Z">
        <w:r w:rsidR="00556438" w:rsidRPr="006E68E1">
          <w:rPr>
            <w:color w:val="000000" w:themeColor="text1"/>
          </w:rPr>
          <w:t>1</w:t>
        </w:r>
        <w:r w:rsidR="00556438" w:rsidRPr="00FE772E">
          <w:rPr>
            <w:color w:val="000000" w:themeColor="text1"/>
          </w:rPr>
          <w:t>.5</w:t>
        </w:r>
      </w:ins>
      <w:r w:rsidR="0089219B" w:rsidRPr="00853C6B">
        <w:rPr>
          <w:rFonts w:eastAsia="Times New Roman"/>
          <w:bCs/>
          <w:color w:val="222222"/>
          <w:shd w:val="clear" w:color="auto" w:fill="FFFFFF"/>
        </w:rPr>
        <w:t>°</w:t>
      </w:r>
      <w:r w:rsidR="0089219B" w:rsidRPr="00991104">
        <w:rPr>
          <w:color w:val="000000" w:themeColor="text1"/>
        </w:rPr>
        <w:t>C</w:t>
      </w:r>
      <w:r w:rsidR="0089219B" w:rsidRPr="005A65FA">
        <w:rPr>
          <w:color w:val="000000" w:themeColor="text1"/>
        </w:rPr>
        <w:t xml:space="preserve"> anomaly</w:t>
      </w:r>
      <w:r w:rsidRPr="007C3021">
        <w:rPr>
          <w:bCs/>
          <w:color w:val="000000" w:themeColor="text1"/>
        </w:rPr>
        <w:t>.</w:t>
      </w:r>
      <w:r w:rsidR="00806310" w:rsidRPr="007C3021">
        <w:rPr>
          <w:bCs/>
          <w:color w:val="000000" w:themeColor="text1"/>
        </w:rPr>
        <w:t xml:space="preserve"> A cross-sectional analysis in 100 US counties</w:t>
      </w:r>
      <w:r w:rsidR="00BC396A" w:rsidRPr="007C3021">
        <w:rPr>
          <w:bCs/>
          <w:color w:val="000000" w:themeColor="text1"/>
        </w:rPr>
        <w:t xml:space="preserve"> found that a </w:t>
      </w:r>
      <w:r w:rsidR="00BC396A" w:rsidRPr="007C3021">
        <w:rPr>
          <w:rFonts w:eastAsia="Times New Roman"/>
          <w:bCs/>
          <w:color w:val="222222"/>
          <w:shd w:val="clear" w:color="auto" w:fill="FFFFFF"/>
        </w:rPr>
        <w:t>1</w:t>
      </w:r>
      <w:r w:rsidR="00BC396A" w:rsidRPr="007C3021">
        <w:rPr>
          <w:bCs/>
          <w:color w:val="000000" w:themeColor="text1"/>
        </w:rPr>
        <w:t xml:space="preserve">°C higher temperature would lead to a </w:t>
      </w:r>
      <w:r w:rsidR="00341847" w:rsidRPr="007C3021">
        <w:rPr>
          <w:bCs/>
          <w:color w:val="000000" w:themeColor="text1"/>
        </w:rPr>
        <w:t>1.3</w:t>
      </w:r>
      <w:r w:rsidR="00BC396A" w:rsidRPr="007C3021">
        <w:rPr>
          <w:bCs/>
          <w:color w:val="000000" w:themeColor="text1"/>
        </w:rPr>
        <w:t xml:space="preserve">% increase in death rates from road traffic </w:t>
      </w:r>
      <w:r w:rsidR="00BC396A" w:rsidRPr="00B513F5">
        <w:rPr>
          <w:bCs/>
          <w:color w:val="000000" w:themeColor="text1"/>
        </w:rPr>
        <w:t>injuries,</w:t>
      </w:r>
      <w:del w:id="257" w:author="Robbie Parks" w:date="2019-11-07T09:11:00Z">
        <w:r w:rsidR="009A4E38">
          <w:rPr>
            <w:rStyle w:val="FootnoteReference"/>
            <w:bCs/>
            <w:color w:val="000000" w:themeColor="text1"/>
          </w:rPr>
          <w:fldChar w:fldCharType="begin" w:fldLock="1"/>
        </w:r>
        <w:r w:rsidR="009A4E38">
          <w:rPr>
            <w:bCs/>
            <w:color w:val="000000" w:themeColor="text1"/>
          </w:rPr>
          <w:delInstrText>ADDIN CSL_CITATION {"citationItems":[{"id":"ITEM-1","itemData":{"DOI":"10.1136/injuryprev-2017-042419","ISSN":"14755785","abstract":"In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Prevention","id":"ITEM-1","issued":{"date-parts":[["2018"]]},"title":"Climate change, weather and road deaths","type":"article-journal"},"uris":["http://www.mendeley.com/documents/?uuid=2805dd90-a6e0-4ea1-ad7e-03291693f0d1"]}],"mendeley":{"formattedCitation":"&lt;sup&gt;21&lt;/sup&gt;","plainTextFormattedCitation":"21"},"properties":{"noteIndex":0},"schema":"https://github.com/citation-style-language/schema/raw/master/csl-citation.json"}</w:delInstrText>
        </w:r>
        <w:r w:rsidR="009A4E38">
          <w:rPr>
            <w:rStyle w:val="FootnoteReference"/>
            <w:bCs/>
            <w:color w:val="000000" w:themeColor="text1"/>
          </w:rPr>
          <w:fldChar w:fldCharType="separate"/>
        </w:r>
        <w:r w:rsidR="009A4E38" w:rsidRPr="00924924">
          <w:rPr>
            <w:bCs/>
            <w:noProof/>
            <w:color w:val="000000" w:themeColor="text1"/>
            <w:vertAlign w:val="superscript"/>
          </w:rPr>
          <w:delText>21</w:delText>
        </w:r>
        <w:r w:rsidR="009A4E38">
          <w:rPr>
            <w:rStyle w:val="FootnoteReference"/>
            <w:bCs/>
            <w:color w:val="000000" w:themeColor="text1"/>
          </w:rPr>
          <w:fldChar w:fldCharType="end"/>
        </w:r>
      </w:del>
      <w:ins w:id="258" w:author="Robbie Parks" w:date="2019-11-07T09:11:00Z">
        <w:r w:rsidR="009A4E38" w:rsidRPr="001528CC">
          <w:rPr>
            <w:rStyle w:val="FootnoteReference"/>
            <w:bCs/>
            <w:color w:val="000000" w:themeColor="text1"/>
          </w:rPr>
          <w:fldChar w:fldCharType="begin" w:fldLock="1"/>
        </w:r>
        <w:r w:rsidR="00EF1DA9">
          <w:rPr>
            <w:bCs/>
            <w:color w:val="000000" w:themeColor="text1"/>
          </w:rPr>
          <w:instrText>ADDIN CSL_CITATION {"citationItems":[{"id":"ITEM-1","itemData":{"DOI":"10.1136/injuryprev-2017-042419","ISSN":"14755785","abstract":"In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Prevention","id":"ITEM-1","issued":{"date-parts":[["2018"]]},"title":"Climate change, weather and road deaths","type":"article-journal"},"uris":["http://www.mendeley.com/documents/?uuid=2805dd90-a6e0-4ea1-ad7e-03291693f0d1"]}],"mendeley":{"formattedCitation":"&lt;sup&gt;24&lt;/sup&gt;","plainTextFormattedCitation":"24","previouslyFormattedCitation":"&lt;sup&gt;24&lt;/sup&gt;"},"properties":{"noteIndex":0},"schema":"https://github.com/citation-style-language/schema/raw/master/csl-citation.json"}</w:instrText>
        </w:r>
        <w:r w:rsidR="009A4E38" w:rsidRPr="001528CC">
          <w:rPr>
            <w:rStyle w:val="FootnoteReference"/>
            <w:bCs/>
            <w:color w:val="000000" w:themeColor="text1"/>
          </w:rPr>
          <w:fldChar w:fldCharType="separate"/>
        </w:r>
        <w:r w:rsidR="00EF1DA9" w:rsidRPr="00EF1DA9">
          <w:rPr>
            <w:bCs/>
            <w:noProof/>
            <w:color w:val="000000" w:themeColor="text1"/>
            <w:vertAlign w:val="superscript"/>
          </w:rPr>
          <w:t>24</w:t>
        </w:r>
        <w:r w:rsidR="009A4E38" w:rsidRPr="001528CC">
          <w:rPr>
            <w:rStyle w:val="FootnoteReference"/>
            <w:bCs/>
            <w:color w:val="000000" w:themeColor="text1"/>
          </w:rPr>
          <w:fldChar w:fldCharType="end"/>
        </w:r>
      </w:ins>
      <w:r w:rsidR="00BC396A" w:rsidRPr="005F78C0">
        <w:rPr>
          <w:bCs/>
          <w:color w:val="000000" w:themeColor="text1"/>
        </w:rPr>
        <w:t xml:space="preserve"> compared to our finding of </w:t>
      </w:r>
      <w:r w:rsidR="002A239B" w:rsidRPr="001528CC">
        <w:rPr>
          <w:bCs/>
          <w:color w:val="000000" w:themeColor="text1"/>
        </w:rPr>
        <w:t>0.</w:t>
      </w:r>
      <w:del w:id="259" w:author="Robbie Parks" w:date="2019-11-07T09:11:00Z">
        <w:r w:rsidR="002A239B">
          <w:rPr>
            <w:bCs/>
            <w:color w:val="000000" w:themeColor="text1"/>
          </w:rPr>
          <w:delText>8-4</w:delText>
        </w:r>
      </w:del>
      <w:ins w:id="260" w:author="Robbie Parks" w:date="2019-11-07T09:11:00Z">
        <w:r w:rsidR="00DF1779" w:rsidRPr="00E1512E">
          <w:rPr>
            <w:bCs/>
            <w:color w:val="000000" w:themeColor="text1"/>
          </w:rPr>
          <w:t>6</w:t>
        </w:r>
        <w:r w:rsidR="002A239B" w:rsidRPr="001528CC">
          <w:rPr>
            <w:bCs/>
            <w:color w:val="000000" w:themeColor="text1"/>
          </w:rPr>
          <w:t>-</w:t>
        </w:r>
        <w:r w:rsidR="00DF1779" w:rsidRPr="00E1512E">
          <w:rPr>
            <w:bCs/>
            <w:color w:val="000000" w:themeColor="text1"/>
          </w:rPr>
          <w:t>3</w:t>
        </w:r>
      </w:ins>
      <w:r w:rsidR="002A239B" w:rsidRPr="001528CC">
        <w:rPr>
          <w:bCs/>
          <w:color w:val="000000" w:themeColor="text1"/>
        </w:rPr>
        <w:t>.1</w:t>
      </w:r>
      <w:r w:rsidR="00BC396A" w:rsidRPr="005D185E">
        <w:rPr>
          <w:bCs/>
          <w:color w:val="000000" w:themeColor="text1"/>
        </w:rPr>
        <w:t xml:space="preserve">% in males and </w:t>
      </w:r>
      <w:r w:rsidR="002A239B" w:rsidRPr="005D185E">
        <w:rPr>
          <w:bCs/>
          <w:color w:val="000000" w:themeColor="text1"/>
        </w:rPr>
        <w:t>0.</w:t>
      </w:r>
      <w:del w:id="261" w:author="Robbie Parks" w:date="2019-11-07T09:11:00Z">
        <w:r w:rsidR="002A239B">
          <w:rPr>
            <w:bCs/>
            <w:color w:val="000000" w:themeColor="text1"/>
          </w:rPr>
          <w:delText>6</w:delText>
        </w:r>
      </w:del>
      <w:ins w:id="262" w:author="Robbie Parks" w:date="2019-11-07T09:11:00Z">
        <w:r w:rsidR="005F78C0" w:rsidRPr="00E1512E">
          <w:rPr>
            <w:bCs/>
            <w:color w:val="000000" w:themeColor="text1"/>
          </w:rPr>
          <w:t>5</w:t>
        </w:r>
      </w:ins>
      <w:r w:rsidR="002A239B" w:rsidRPr="001528CC">
        <w:rPr>
          <w:bCs/>
          <w:color w:val="000000" w:themeColor="text1"/>
        </w:rPr>
        <w:t>-2.</w:t>
      </w:r>
      <w:del w:id="263" w:author="Robbie Parks" w:date="2019-11-07T09:11:00Z">
        <w:r w:rsidR="002A239B">
          <w:rPr>
            <w:bCs/>
            <w:color w:val="000000" w:themeColor="text1"/>
          </w:rPr>
          <w:delText>7</w:delText>
        </w:r>
      </w:del>
      <w:ins w:id="264" w:author="Robbie Parks" w:date="2019-11-07T09:11:00Z">
        <w:r w:rsidR="005F78C0" w:rsidRPr="00E1512E">
          <w:rPr>
            <w:bCs/>
            <w:color w:val="000000" w:themeColor="text1"/>
          </w:rPr>
          <w:t>0</w:t>
        </w:r>
      </w:ins>
      <w:r w:rsidR="00BC396A" w:rsidRPr="001528CC">
        <w:rPr>
          <w:bCs/>
          <w:color w:val="000000" w:themeColor="text1"/>
        </w:rPr>
        <w:t>% in females</w:t>
      </w:r>
      <w:r w:rsidR="00670D84" w:rsidRPr="005D185E">
        <w:rPr>
          <w:bCs/>
          <w:color w:val="000000" w:themeColor="text1"/>
        </w:rPr>
        <w:t xml:space="preserve"> </w:t>
      </w:r>
      <w:r w:rsidR="0089219B" w:rsidRPr="005D185E">
        <w:t xml:space="preserve">for a </w:t>
      </w:r>
      <w:r w:rsidR="0089219B" w:rsidRPr="005D185E">
        <w:rPr>
          <w:color w:val="000000" w:themeColor="text1"/>
        </w:rPr>
        <w:t>+</w:t>
      </w:r>
      <w:del w:id="265" w:author="Robbie Parks" w:date="2019-11-07T09:11:00Z">
        <w:r w:rsidR="0089219B" w:rsidRPr="00E85AFA">
          <w:rPr>
            <w:color w:val="000000" w:themeColor="text1"/>
          </w:rPr>
          <w:delText>2</w:delText>
        </w:r>
      </w:del>
      <w:ins w:id="266" w:author="Robbie Parks" w:date="2019-11-07T09:11:00Z">
        <w:r w:rsidR="00556438" w:rsidRPr="005D185E">
          <w:rPr>
            <w:color w:val="000000" w:themeColor="text1"/>
          </w:rPr>
          <w:t>1.</w:t>
        </w:r>
        <w:r w:rsidR="00556438" w:rsidRPr="006E68E1">
          <w:rPr>
            <w:color w:val="000000" w:themeColor="text1"/>
          </w:rPr>
          <w:t>5</w:t>
        </w:r>
      </w:ins>
      <w:r w:rsidR="0089219B" w:rsidRPr="00FE772E">
        <w:rPr>
          <w:rFonts w:eastAsia="Times New Roman"/>
          <w:bCs/>
          <w:color w:val="222222"/>
          <w:shd w:val="clear" w:color="auto" w:fill="FFFFFF"/>
        </w:rPr>
        <w:t>°</w:t>
      </w:r>
      <w:r w:rsidR="0089219B" w:rsidRPr="00853C6B">
        <w:rPr>
          <w:color w:val="000000" w:themeColor="text1"/>
        </w:rPr>
        <w:t>C anomaly</w:t>
      </w:r>
      <w:r w:rsidR="00BC396A" w:rsidRPr="00991104">
        <w:rPr>
          <w:bCs/>
          <w:color w:val="000000" w:themeColor="text1"/>
        </w:rPr>
        <w:t>.</w:t>
      </w:r>
      <w:r w:rsidRPr="005A65FA">
        <w:rPr>
          <w:bCs/>
          <w:color w:val="000000" w:themeColor="text1"/>
        </w:rPr>
        <w:t xml:space="preserve"> </w:t>
      </w:r>
      <w:r w:rsidRPr="007C3021">
        <w:t>In a study of six French heatwaves during 1971-2003, mortality from unintentional injuries rose by up to 4% during a heatwave period compared to a non-heatwave baseline</w:t>
      </w:r>
      <w:r w:rsidR="00B0308E" w:rsidRPr="007C3021">
        <w:t>.</w:t>
      </w:r>
      <w:del w:id="267" w:author="Robbie Parks" w:date="2019-11-07T09:11:00Z">
        <w:r w:rsidRPr="00E85AFA">
          <w:fldChar w:fldCharType="begin" w:fldLock="1"/>
        </w:r>
        <w:r w:rsidR="004321B4" w:rsidRPr="00E85AFA">
          <w:delInstrText>ADDIN CSL_CITATION {"citationItems":[{"id":"ITEM-1","itemData":{"DOI":"10.1007/s00420-007-0173-4","ISBN":"0340-0131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Health","id":"ITEM-1","issued":{"date-parts":[["2007"]]},"title":"The impact of major heat waves on all-cause and cause-specific mortality in France from 1971 to 2003","type":"article-journal"},"uris":["http://www.mendeley.com/documents/?uuid=f08b8300-dd86-4397-bc7e-ce4846cba185"]}],"mendeley":{"formattedCitation":"&lt;sup&gt;8&lt;/sup&gt;","plainTextFormattedCitation":"8","previouslyFormattedCitation":"&lt;sup&gt;8&lt;/sup&gt;"},"properties":{"noteIndex":0},"schema":"https://github.com/citation-style-language/schema/raw/master/csl-citation.json"}</w:delInstrText>
        </w:r>
        <w:r w:rsidRPr="00E85AFA">
          <w:fldChar w:fldCharType="separate"/>
        </w:r>
        <w:r w:rsidR="00535DCA" w:rsidRPr="00E85AFA">
          <w:rPr>
            <w:noProof/>
            <w:vertAlign w:val="superscript"/>
          </w:rPr>
          <w:delText>8</w:delText>
        </w:r>
        <w:r w:rsidRPr="00E85AFA">
          <w:fldChar w:fldCharType="end"/>
        </w:r>
      </w:del>
      <w:ins w:id="268" w:author="Robbie Parks" w:date="2019-11-07T09:11:00Z">
        <w:r w:rsidRPr="001528CC">
          <w:fldChar w:fldCharType="begin" w:fldLock="1"/>
        </w:r>
        <w:r w:rsidR="00EF1DA9">
          <w:instrText>ADDIN CSL_CITATION {"citationItems":[{"id":"ITEM-1","itemData":{"DOI":"10.1007/s00420-007-0173-4","ISBN":"0340-0131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Health","id":"ITEM-1","issued":{"date-parts":[["2007"]]},"title":"The impact of major heat waves on all-cause and cause-specific mortality in France from 1971 to 2003","type":"article-journal"},"uris":["http://www.mendeley.com/documents/?uuid=f08b8300-dd86-4397-bc7e-ce4846cba185"]}],"mendeley":{"formattedCitation":"&lt;sup&gt;10&lt;/sup&gt;","plainTextFormattedCitation":"10","previouslyFormattedCitation":"&lt;sup&gt;10&lt;/sup&gt;"},"properties":{"noteIndex":0},"schema":"https://github.com/citation-style-language/schema/raw/master/csl-citation.json"}</w:instrText>
        </w:r>
        <w:r w:rsidRPr="001528CC">
          <w:fldChar w:fldCharType="separate"/>
        </w:r>
        <w:r w:rsidR="00EF1DA9" w:rsidRPr="00EF1DA9">
          <w:rPr>
            <w:noProof/>
            <w:vertAlign w:val="superscript"/>
          </w:rPr>
          <w:t>10</w:t>
        </w:r>
        <w:r w:rsidRPr="001528CC">
          <w:fldChar w:fldCharType="end"/>
        </w:r>
      </w:ins>
      <w:r w:rsidRPr="005F78C0">
        <w:t xml:space="preserve"> A study of daily mortality from all injuri</w:t>
      </w:r>
      <w:r w:rsidRPr="001528CC">
        <w:t xml:space="preserve">es from </w:t>
      </w:r>
      <w:r w:rsidRPr="001528CC">
        <w:lastRenderedPageBreak/>
        <w:t>Estonia found a 1.24% increase in mortality when daily maximum temperature went from the 75</w:t>
      </w:r>
      <w:r w:rsidRPr="00FE772E">
        <w:rPr>
          <w:vertAlign w:val="superscript"/>
        </w:rPr>
        <w:t>th</w:t>
      </w:r>
      <w:r w:rsidRPr="00853C6B">
        <w:t xml:space="preserve"> to 99</w:t>
      </w:r>
      <w:r w:rsidRPr="00853C6B">
        <w:rPr>
          <w:vertAlign w:val="superscript"/>
        </w:rPr>
        <w:t>th</w:t>
      </w:r>
      <w:r w:rsidRPr="00991104">
        <w:t xml:space="preserve"> p</w:t>
      </w:r>
      <w:r w:rsidRPr="005A65FA">
        <w:t>ercentile of long-term distribution</w:t>
      </w:r>
      <w:r w:rsidR="00B0308E" w:rsidRPr="007C3021">
        <w:t>.</w:t>
      </w:r>
      <w:r w:rsidRPr="001528CC">
        <w:fldChar w:fldCharType="begin" w:fldLock="1"/>
      </w:r>
      <w:r w:rsidR="00EF1DA9">
        <w:instrText>ADDIN CSL_CITATION {"citationItems":[{"id":"ITEM-1","itemData":{"DOI":"10.1007/s00484-016-1270-4","ISSN":"00207128","PMID":"27858164","abstract":"©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Biometeorology","id":"ITEM-1","issued":{"date-parts":[["2017"]]},"title":"Increases in external cause mortality due to high and low temperatures: evidence from northeastern Europe","type":"article-journal"},"uris":["http://www.mendeley.com/documents/?uuid=66c9f845-c818-4c8c-9d9c-20b3ea085139"]}],"mendeley":{"formattedCitation":"&lt;sup&gt;</w:instrText>
      </w:r>
      <w:del w:id="269" w:author="Robbie Parks" w:date="2019-11-07T09:11:00Z">
        <w:r w:rsidR="004321B4" w:rsidRPr="00E85AFA">
          <w:delInstrText>9</w:delInstrText>
        </w:r>
      </w:del>
      <w:ins w:id="270" w:author="Robbie Parks" w:date="2019-11-07T09:11:00Z">
        <w:r w:rsidR="00EF1DA9">
          <w:instrText>11</w:instrText>
        </w:r>
      </w:ins>
      <w:r w:rsidR="00EF1DA9">
        <w:instrText>&lt;/sup&gt;","plainTextFormattedCitation":"</w:instrText>
      </w:r>
      <w:del w:id="271" w:author="Robbie Parks" w:date="2019-11-07T09:11:00Z">
        <w:r w:rsidR="004321B4" w:rsidRPr="00E85AFA">
          <w:delInstrText>9</w:delInstrText>
        </w:r>
      </w:del>
      <w:ins w:id="272" w:author="Robbie Parks" w:date="2019-11-07T09:11:00Z">
        <w:r w:rsidR="00EF1DA9">
          <w:instrText>11</w:instrText>
        </w:r>
      </w:ins>
      <w:r w:rsidR="00EF1DA9">
        <w:instrText>","previouslyFormattedCitation":"&lt;sup&gt;</w:instrText>
      </w:r>
      <w:del w:id="273" w:author="Robbie Parks" w:date="2019-11-07T09:11:00Z">
        <w:r w:rsidR="004321B4" w:rsidRPr="00E85AFA">
          <w:delInstrText>9</w:delInstrText>
        </w:r>
      </w:del>
      <w:ins w:id="274" w:author="Robbie Parks" w:date="2019-11-07T09:11:00Z">
        <w:r w:rsidR="00EF1DA9">
          <w:instrText>11</w:instrText>
        </w:r>
      </w:ins>
      <w:r w:rsidR="00EF1DA9">
        <w:instrText>&lt;/sup&gt;"},"properties":{"noteIndex":0},"schema":"https://github.com/citation-style-language/schema/raw/master/csl-citation.json"}</w:instrText>
      </w:r>
      <w:r w:rsidRPr="001528CC">
        <w:fldChar w:fldCharType="separate"/>
      </w:r>
      <w:del w:id="275" w:author="Robbie Parks" w:date="2019-11-07T09:11:00Z">
        <w:r w:rsidR="00535DCA" w:rsidRPr="00E85AFA">
          <w:rPr>
            <w:noProof/>
            <w:vertAlign w:val="superscript"/>
          </w:rPr>
          <w:delText>9</w:delText>
        </w:r>
      </w:del>
      <w:ins w:id="276" w:author="Robbie Parks" w:date="2019-11-07T09:11:00Z">
        <w:r w:rsidR="00EF1DA9" w:rsidRPr="00EF1DA9">
          <w:rPr>
            <w:noProof/>
            <w:vertAlign w:val="superscript"/>
          </w:rPr>
          <w:t>11</w:t>
        </w:r>
      </w:ins>
      <w:r w:rsidRPr="001528CC">
        <w:fldChar w:fldCharType="end"/>
      </w:r>
    </w:p>
    <w:p w14:paraId="6959696E" w14:textId="77777777" w:rsidR="00F82744" w:rsidRPr="00E85AFA" w:rsidRDefault="00F82744" w:rsidP="00032A53">
      <w:pPr>
        <w:spacing w:line="480" w:lineRule="auto"/>
        <w:jc w:val="both"/>
        <w:rPr>
          <w:del w:id="277" w:author="Robbie Parks" w:date="2019-11-07T09:11:00Z"/>
        </w:rPr>
      </w:pPr>
    </w:p>
    <w:p w14:paraId="262E8524" w14:textId="77777777" w:rsidR="00324A84" w:rsidRPr="00E85AFA" w:rsidRDefault="00324A84" w:rsidP="00032A53">
      <w:pPr>
        <w:spacing w:line="480" w:lineRule="auto"/>
        <w:jc w:val="both"/>
        <w:rPr>
          <w:del w:id="278" w:author="Robbie Parks" w:date="2019-11-07T09:11:00Z"/>
          <w:i/>
        </w:rPr>
      </w:pPr>
      <w:del w:id="279" w:author="Robbie Parks" w:date="2019-11-07T09:11:00Z">
        <w:r w:rsidRPr="00E85AFA">
          <w:rPr>
            <w:i/>
          </w:rPr>
          <w:delText>Strengths and limitations</w:delText>
        </w:r>
      </w:del>
    </w:p>
    <w:p w14:paraId="61B68A4C" w14:textId="77777777" w:rsidR="00782A52" w:rsidRPr="00E85AFA" w:rsidRDefault="0065196B" w:rsidP="00F82744">
      <w:pPr>
        <w:spacing w:line="480" w:lineRule="auto"/>
        <w:jc w:val="both"/>
        <w:rPr>
          <w:del w:id="280" w:author="Robbie Parks" w:date="2019-11-07T09:11:00Z"/>
        </w:rPr>
      </w:pPr>
      <w:del w:id="281" w:author="Robbie Parks" w:date="2019-11-07T09:11:00Z">
        <w:r w:rsidRPr="00E85AFA">
          <w:delText xml:space="preserve">The major strength of our study is that we have comprehensively modelled the association of temperature anomaly with injury by type of injury, month, age group and sex. Our measure of temperature anomaly </w:delText>
        </w:r>
        <w:r w:rsidR="00400606" w:rsidRPr="00E85AFA">
          <w:delText>internali</w:delText>
        </w:r>
        <w:r w:rsidR="0075565E" w:rsidRPr="00E85AFA">
          <w:delText>s</w:delText>
        </w:r>
        <w:r w:rsidR="00400606" w:rsidRPr="00E85AFA">
          <w:delText>es</w:delText>
        </w:r>
        <w:r w:rsidRPr="00E85AFA">
          <w:delText xml:space="preserve"> long-term historical experience of each state, and is closer to what climate change may bring about than solely examining daily episo</w:delText>
        </w:r>
        <w:r w:rsidR="00C822C2" w:rsidRPr="00E85AFA">
          <w:delText>des,</w:delText>
        </w:r>
        <w:r w:rsidRPr="00E85AFA">
          <w:delText xml:space="preserve"> or average temperature to which people have adapted. To </w:delText>
        </w:r>
        <w:r w:rsidR="00400606" w:rsidRPr="00E85AFA">
          <w:delText>utili</w:delText>
        </w:r>
        <w:r w:rsidR="0075565E" w:rsidRPr="00E85AFA">
          <w:delText>s</w:delText>
        </w:r>
        <w:r w:rsidR="00400606" w:rsidRPr="00E85AFA">
          <w:delText>e</w:delText>
        </w:r>
        <w:r w:rsidRPr="00E85AFA">
          <w:delText xml:space="preserve"> this metric, we integrated two large disparate national datasets on mortality (US vital statistics) and meteorology (ERA</w:delText>
        </w:r>
        <w:r w:rsidR="00DA04AC">
          <w:delText>5</w:delText>
        </w:r>
        <w:r w:rsidR="002F7403" w:rsidRPr="00E85AFA">
          <w:delText>)</w:delText>
        </w:r>
        <w:r w:rsidRPr="00E85AFA">
          <w:delText>, and developed a bespoke Bayesian spatio-temporal model. A limitation of our study is that, like all observation studies, we cannot rule out confounding of results due to other factors</w:delText>
        </w:r>
        <w:r w:rsidR="00782A52" w:rsidRPr="00E85AFA">
          <w:delText>. As described above, our statistical model by design adjusts for factor</w:delText>
        </w:r>
        <w:r w:rsidR="00AA4EF6">
          <w:delText>s</w:delText>
        </w:r>
        <w:r w:rsidR="00782A52" w:rsidRPr="00E85AFA">
          <w:delText xml:space="preserve"> related to month</w:delText>
        </w:r>
        <w:r w:rsidR="00AA4EF6">
          <w:delText>,</w:delText>
        </w:r>
        <w:r w:rsidR="00782A52" w:rsidRPr="00E85AFA">
          <w:delText xml:space="preserve"> state</w:delText>
        </w:r>
        <w:r w:rsidR="00AA4EF6">
          <w:delText xml:space="preserve"> and state-month</w:delText>
        </w:r>
        <w:r w:rsidR="00782A52" w:rsidRPr="00E85AFA">
          <w:delText xml:space="preserve"> that </w:delText>
        </w:r>
        <w:r w:rsidR="00AA4EF6">
          <w:delText>are</w:delText>
        </w:r>
        <w:r w:rsidR="00782A52" w:rsidRPr="00E85AFA">
          <w:delText xml:space="preserve"> either invariant over time or that </w:delText>
        </w:r>
        <w:r w:rsidR="00AA4EF6">
          <w:delText>change</w:delText>
        </w:r>
        <w:r w:rsidR="00782A52" w:rsidRPr="00E85AFA">
          <w:delText xml:space="preserve"> linearly. Rather, the confounding factors would be those </w:delText>
        </w:r>
        <w:r w:rsidR="00FE0F4E" w:rsidRPr="00E85AFA">
          <w:delText xml:space="preserve">with </w:delText>
        </w:r>
        <w:r w:rsidRPr="00E85AFA">
          <w:delText xml:space="preserve">anomalies </w:delText>
        </w:r>
        <w:r w:rsidR="00FE0F4E" w:rsidRPr="00E85AFA">
          <w:delText xml:space="preserve">that are similar to those of monthly </w:delText>
        </w:r>
        <w:r w:rsidRPr="00E85AFA">
          <w:delText>temperature</w:delText>
        </w:r>
        <w:r w:rsidR="00782A52" w:rsidRPr="00E85AFA">
          <w:delText xml:space="preserve"> in each state, such as air pollution</w:delText>
        </w:r>
        <w:r w:rsidRPr="00E85AFA">
          <w:delText>.</w:delText>
        </w:r>
        <w:r w:rsidR="00782A52" w:rsidRPr="00E85AFA">
          <w:delText xml:space="preserve"> However, to our knowledge, there is currently no evidence of an association between air pollution and injury mortality.</w:delText>
        </w:r>
        <w:r w:rsidR="00FE0F4E" w:rsidRPr="00E85AFA">
          <w:delText xml:space="preserve"> </w:delText>
        </w:r>
      </w:del>
    </w:p>
    <w:p w14:paraId="32E465BE" w14:textId="77777777" w:rsidR="00F82744" w:rsidRPr="00E85AFA" w:rsidRDefault="00F82744" w:rsidP="00F82744">
      <w:pPr>
        <w:spacing w:line="480" w:lineRule="auto"/>
        <w:jc w:val="both"/>
        <w:rPr>
          <w:del w:id="282" w:author="Robbie Parks" w:date="2019-11-07T09:11:00Z"/>
        </w:rPr>
      </w:pPr>
    </w:p>
    <w:p w14:paraId="79C01AAD" w14:textId="359F106D" w:rsidR="00F82744" w:rsidRPr="00E85AFA" w:rsidRDefault="00F82744" w:rsidP="00032A53">
      <w:pPr>
        <w:spacing w:line="480" w:lineRule="auto"/>
        <w:jc w:val="both"/>
        <w:rPr>
          <w:ins w:id="283" w:author="Robbie Parks" w:date="2019-11-07T09:11:00Z"/>
        </w:rPr>
      </w:pPr>
    </w:p>
    <w:p w14:paraId="324600B6" w14:textId="4A9CE63A" w:rsidR="00324A84" w:rsidRPr="00E85AFA" w:rsidRDefault="00324A84" w:rsidP="00032A53">
      <w:pPr>
        <w:spacing w:line="480" w:lineRule="auto"/>
        <w:jc w:val="both"/>
        <w:rPr>
          <w:ins w:id="284" w:author="Robbie Parks" w:date="2019-11-07T09:11:00Z"/>
          <w:i/>
        </w:rPr>
      </w:pPr>
      <w:ins w:id="285" w:author="Robbie Parks" w:date="2019-11-07T09:11:00Z">
        <w:r w:rsidRPr="00E85AFA">
          <w:rPr>
            <w:i/>
          </w:rPr>
          <w:t>Strengths and limitations</w:t>
        </w:r>
      </w:ins>
    </w:p>
    <w:p w14:paraId="7DA2F485" w14:textId="4D797551" w:rsidR="00853C6B" w:rsidRPr="00853C6B" w:rsidRDefault="0065196B" w:rsidP="00991104">
      <w:pPr>
        <w:spacing w:line="480" w:lineRule="auto"/>
        <w:jc w:val="both"/>
        <w:rPr>
          <w:ins w:id="286" w:author="Robbie Parks" w:date="2019-11-07T09:11:00Z"/>
        </w:rPr>
      </w:pPr>
      <w:ins w:id="287" w:author="Robbie Parks" w:date="2019-11-07T09:11:00Z">
        <w:r w:rsidRPr="00E85AFA">
          <w:t xml:space="preserve">The major strength of our study is that we have comprehensively modelled the association of temperature anomaly with injury by type of injury, month, age group and sex. Our measure of temperature anomaly </w:t>
        </w:r>
        <w:r w:rsidR="00400606" w:rsidRPr="00E85AFA">
          <w:t>internali</w:t>
        </w:r>
        <w:r w:rsidR="0075565E" w:rsidRPr="00E85AFA">
          <w:t>s</w:t>
        </w:r>
        <w:r w:rsidR="00400606" w:rsidRPr="00E85AFA">
          <w:t>es</w:t>
        </w:r>
        <w:r w:rsidRPr="00E85AFA">
          <w:t xml:space="preserve"> long-term historical experience of each state, and is closer to what climate change may bring about than solely examining daily episo</w:t>
        </w:r>
        <w:r w:rsidR="00C822C2" w:rsidRPr="00E85AFA">
          <w:t>des,</w:t>
        </w:r>
        <w:r w:rsidRPr="00E85AFA">
          <w:t xml:space="preserve"> or average temperature to which people have adapted. To </w:t>
        </w:r>
        <w:r w:rsidR="00400606" w:rsidRPr="00E85AFA">
          <w:t>utili</w:t>
        </w:r>
        <w:r w:rsidR="0075565E" w:rsidRPr="00E85AFA">
          <w:t>s</w:t>
        </w:r>
        <w:r w:rsidR="00400606" w:rsidRPr="00E85AFA">
          <w:t>e</w:t>
        </w:r>
        <w:r w:rsidRPr="00E85AFA">
          <w:t xml:space="preserve"> this metric, we integrated two large </w:t>
        </w:r>
        <w:r w:rsidRPr="00E85AFA">
          <w:lastRenderedPageBreak/>
          <w:t>disparate national datasets on mortality (US vital statistics) and meteorology (ERA</w:t>
        </w:r>
        <w:r w:rsidR="00DA04AC">
          <w:t>5</w:t>
        </w:r>
        <w:r w:rsidR="002F7403" w:rsidRPr="00E85AFA">
          <w:t>)</w:t>
        </w:r>
        <w:r w:rsidRPr="00E85AFA">
          <w:t>, and developed a bespoke Bayesian spatio-temporal model. A limitation of our study is that, like all observation studies, we cannot rule out confounding of results due to other factors</w:t>
        </w:r>
        <w:r w:rsidR="00782A52" w:rsidRPr="00E85AFA">
          <w:t>. As described above, our statistical model by design adjusts for factor</w:t>
        </w:r>
        <w:r w:rsidR="00AA4EF6">
          <w:t>s</w:t>
        </w:r>
        <w:r w:rsidR="00782A52" w:rsidRPr="00E85AFA">
          <w:t xml:space="preserve"> related to month</w:t>
        </w:r>
        <w:r w:rsidR="00AA4EF6">
          <w:t>,</w:t>
        </w:r>
        <w:r w:rsidR="00782A52" w:rsidRPr="00E85AFA">
          <w:t xml:space="preserve"> state</w:t>
        </w:r>
        <w:r w:rsidR="00AA4EF6">
          <w:t xml:space="preserve"> and state-month</w:t>
        </w:r>
        <w:r w:rsidR="00782A52" w:rsidRPr="00E85AFA">
          <w:t xml:space="preserve"> that </w:t>
        </w:r>
        <w:r w:rsidR="00AA4EF6">
          <w:t>are</w:t>
        </w:r>
        <w:r w:rsidR="00782A52" w:rsidRPr="00E85AFA">
          <w:t xml:space="preserve"> either invariant over time or that </w:t>
        </w:r>
        <w:r w:rsidR="00AA4EF6">
          <w:t>change</w:t>
        </w:r>
        <w:r w:rsidR="00782A52" w:rsidRPr="00E85AFA">
          <w:t xml:space="preserve"> linearly. Rather, the confounding factors would be those </w:t>
        </w:r>
        <w:r w:rsidR="00FE0F4E" w:rsidRPr="00E85AFA">
          <w:t xml:space="preserve">with </w:t>
        </w:r>
        <w:r w:rsidRPr="00E85AFA">
          <w:t xml:space="preserve">anomalies </w:t>
        </w:r>
        <w:r w:rsidR="00FE0F4E" w:rsidRPr="00E85AFA">
          <w:t xml:space="preserve">that are similar to those of monthly </w:t>
        </w:r>
        <w:r w:rsidRPr="00E85AFA">
          <w:t>temperature</w:t>
        </w:r>
        <w:r w:rsidR="00782A52" w:rsidRPr="00E85AFA">
          <w:t xml:space="preserve"> in each state, such as air pollution</w:t>
        </w:r>
        <w:r w:rsidRPr="00E85AFA">
          <w:t>.</w:t>
        </w:r>
        <w:r w:rsidR="00782A52" w:rsidRPr="00E85AFA">
          <w:t xml:space="preserve"> However, to our knowledge, there is currently no evidence of an association between air pollution and injury mortality.</w:t>
        </w:r>
        <w:r w:rsidR="00FE0F4E" w:rsidRPr="00E85AFA">
          <w:t xml:space="preserve"> </w:t>
        </w:r>
        <w:r w:rsidR="000F2941">
          <w:t xml:space="preserve">We analysed the associations between anomalous temperature and injury mortality at the state level because </w:t>
        </w:r>
        <w:r w:rsidR="00454A7D">
          <w:t>the small number of events and computational demands made county-level analyses</w:t>
        </w:r>
        <w:r w:rsidR="00FC02E7">
          <w:t xml:space="preserve"> </w:t>
        </w:r>
        <w:r w:rsidR="00B44799">
          <w:t>unfeasible</w:t>
        </w:r>
        <w:r w:rsidR="00454A7D">
          <w:t>. Analyses at finer spatial resolution</w:t>
        </w:r>
        <w:r w:rsidR="00491E98">
          <w:t>, such as county or district,</w:t>
        </w:r>
        <w:r w:rsidR="00075CB2">
          <w:fldChar w:fldCharType="begin" w:fldLock="1"/>
        </w:r>
        <w:r w:rsidR="00EF1DA9">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50&lt;/sup&gt;","plainTextFormattedCitation":"50","previouslyFormattedCitation":"&lt;sup&gt;50&lt;/sup&gt;"},"properties":{"noteIndex":0},"schema":"https://github.com/citation-style-language/schema/raw/master/csl-citation.json"}</w:instrText>
        </w:r>
        <w:r w:rsidR="00075CB2">
          <w:fldChar w:fldCharType="separate"/>
        </w:r>
        <w:r w:rsidR="00EF1DA9" w:rsidRPr="00EF1DA9">
          <w:rPr>
            <w:noProof/>
            <w:vertAlign w:val="superscript"/>
          </w:rPr>
          <w:t>50</w:t>
        </w:r>
        <w:r w:rsidR="00075CB2">
          <w:fldChar w:fldCharType="end"/>
        </w:r>
        <w:r w:rsidR="00454A7D">
          <w:t xml:space="preserve"> would be ideal because the impacts of anomalously warm and cold temperature on deaths from injuries may depend on socioeconomic (e.g., poverty</w:t>
        </w:r>
        <w:r w:rsidR="009602CE">
          <w:t>;</w:t>
        </w:r>
        <w:r w:rsidR="00454A7D">
          <w:t xml:space="preserve"> social </w:t>
        </w:r>
        <w:r w:rsidR="00255B55">
          <w:t>connectivity</w:t>
        </w:r>
        <w:r w:rsidR="00454A7D">
          <w:t xml:space="preserve"> </w:t>
        </w:r>
        <w:r w:rsidR="009602CE">
          <w:t>and cohesion;</w:t>
        </w:r>
        <w:r w:rsidR="00454A7D">
          <w:t xml:space="preserve"> availability of guns), environmental (e.g., availability of swimming pools</w:t>
        </w:r>
        <w:r w:rsidR="009602CE">
          <w:t>;</w:t>
        </w:r>
        <w:r w:rsidR="00454A7D">
          <w:t xml:space="preserve"> distance to </w:t>
        </w:r>
        <w:r w:rsidR="001528CC">
          <w:t>bodies of water</w:t>
        </w:r>
        <w:r w:rsidR="00454A7D">
          <w:t xml:space="preserve">), infrastructure (e.g., </w:t>
        </w:r>
        <w:r w:rsidR="009602CE">
          <w:t>quality and safety of roads; public transportation options), and health and social services (e.g., counselling and mental health services; emergency response).</w:t>
        </w:r>
        <w:r w:rsidR="00853C6B">
          <w:t xml:space="preserve"> </w:t>
        </w:r>
        <w:r w:rsidR="00A56A47">
          <w:t>We used categories of injuries that are relevant for public health purposes and for designing and implementing interventions. It may be possible to further split each category. For example,</w:t>
        </w:r>
        <w:r w:rsidR="00A56A47" w:rsidDel="00D6386C">
          <w:t xml:space="preserve"> 92% of all transport injuries in males and 96% in females</w:t>
        </w:r>
        <w:r w:rsidR="00A56A47">
          <w:t xml:space="preserve"> are from</w:t>
        </w:r>
        <w:r w:rsidR="00A56A47" w:rsidDel="00D6386C">
          <w:t xml:space="preserve"> road traffic injuries</w:t>
        </w:r>
        <w:r w:rsidR="00A56A47">
          <w:t>, with the remainder being classified as other transport injuries</w:t>
        </w:r>
        <w:r w:rsidR="00A56A47" w:rsidDel="00D6386C">
          <w:t xml:space="preserve"> (Extended Data Figure 5). </w:t>
        </w:r>
        <w:r w:rsidR="00A56A47">
          <w:t xml:space="preserve">Similarly, suicides can be classified based on the means of suicide. To the extent that these sub-categories are relevant for interventions, they can be separately analysed in future studies. </w:t>
        </w:r>
        <w:r w:rsidR="00A56A47" w:rsidDel="00D6386C">
          <w:t xml:space="preserve">Finally, </w:t>
        </w:r>
        <w:r w:rsidR="007A6258">
          <w:t>a</w:t>
        </w:r>
        <w:r w:rsidR="00853C6B" w:rsidRPr="00853C6B">
          <w:t xml:space="preserve">s with any Bayesian </w:t>
        </w:r>
        <w:r w:rsidR="00A56A47">
          <w:t>model</w:t>
        </w:r>
        <w:r w:rsidR="00853C6B">
          <w:t>,</w:t>
        </w:r>
        <w:r w:rsidR="00853C6B" w:rsidRPr="00853C6B">
          <w:t xml:space="preserve"> choices of prior distributions</w:t>
        </w:r>
        <w:r w:rsidR="004750C2">
          <w:t xml:space="preserve"> and hyper-</w:t>
        </w:r>
        <w:r w:rsidR="006A618D">
          <w:t>parameters</w:t>
        </w:r>
        <w:r w:rsidR="00853C6B" w:rsidRPr="00853C6B">
          <w:t xml:space="preserve"> are necessary</w:t>
        </w:r>
        <w:r w:rsidR="002124C8">
          <w:t>.</w:t>
        </w:r>
        <w:r w:rsidR="00853C6B" w:rsidRPr="00853C6B">
          <w:t xml:space="preserve"> </w:t>
        </w:r>
        <w:r w:rsidR="002124C8">
          <w:t>T</w:t>
        </w:r>
        <w:r w:rsidR="00853C6B" w:rsidRPr="00853C6B">
          <w:t xml:space="preserve">here are alternatives to </w:t>
        </w:r>
        <w:r w:rsidR="006A618D">
          <w:t xml:space="preserve">the </w:t>
        </w:r>
        <w:r w:rsidR="00F8765B">
          <w:t>priors</w:t>
        </w:r>
        <w:r w:rsidR="00853C6B" w:rsidRPr="00853C6B">
          <w:t xml:space="preserve"> we use</w:t>
        </w:r>
        <w:r w:rsidR="00EC3601">
          <w:t>d</w:t>
        </w:r>
        <w:r w:rsidR="004750C2">
          <w:t xml:space="preserve">. For example, our weakly informative gamma priors could have been replaced with </w:t>
        </w:r>
        <w:r w:rsidR="0023369B">
          <w:t>penalised complexity</w:t>
        </w:r>
        <w:r w:rsidR="00853C6B" w:rsidRPr="00853C6B">
          <w:t xml:space="preserve"> priors</w:t>
        </w:r>
        <w:r w:rsidR="007C3021">
          <w:rPr>
            <w:rStyle w:val="FootnoteReference"/>
          </w:rPr>
          <w:fldChar w:fldCharType="begin" w:fldLock="1"/>
        </w:r>
        <w:r w:rsidR="00EF1DA9">
          <w:instrText>ADDIN CSL_CITATION {"citationItems":[{"id":"ITEM-1","itemData":{"DOI":"10.1214/16-STS576","ISSN":"08834237","abstract":"In this paper, we introduce a new concept for constructing prior distributions. We exploit the natural nested structure inherent to many model components, which defines the model component to be a flexible extension of a base model. Proper priors are defined to penalise the complexity induced by deviating from the simpler base model and are formulated after the input of a user-defined scaling parameter for that model component, both in the univariate and the multivariate case. These priors are invariant to reparameterisations, have a natural connection to Jeffreys' priors, are designed to support Occam's razor and seem to have excellent robustness properties, all which are highly desirable and allow us to use this approach to define default prior distributions. Through examples and theoretical results, we demonstrate the appropriateness of this approach and how it can be applied in various situations.","author":[{"dropping-particle":"","family":"Simpson","given":"Daniel","non-dropping-particle":"","parse-names":false,"suffix":""},{"dropping-particle":"","family":"Rue","given":"Håvard","non-dropping-particle":"","parse-names":false,"suffix":""},{"dropping-particle":"","family":"Riebler","given":"Andrea","non-dropping-particle":"","parse-names":false,"suffix":""},{"dropping-particle":"","family":"Martins","given":"Thiago G.","non-dropping-particle":"","parse-names":false,"suffix":""},{"dropping-particle":"","family":"Sørbye","given":"Sigrunn H.","non-dropping-particle":"","parse-names":false,"suffix":""}],"container-title":"Statistical Science","id":"ITEM-1","issued":{"date-parts":[["2017"]]},"title":"Penalising model component complexity: a principled, practical approach to constructing priors","type":"article-journal"},"uris":["http://www.mendeley.com/documents/?uuid=2b0ca239-a7ce-4a72-951f-5707c304d00f"]}],"mendeley":{"formattedCitation":"&lt;sup&gt;51&lt;/sup&gt;","plainTextFormattedCitation":"51","previouslyFormattedCitation":"&lt;sup&gt;51&lt;/sup&gt;"},"properties":{"noteIndex":0},"schema":"https://github.com/citation-style-language/schema/raw/master/csl-citation.json"}</w:instrText>
        </w:r>
        <w:r w:rsidR="007C3021">
          <w:rPr>
            <w:rStyle w:val="FootnoteReference"/>
          </w:rPr>
          <w:fldChar w:fldCharType="separate"/>
        </w:r>
        <w:r w:rsidR="00EF1DA9" w:rsidRPr="00EF1DA9">
          <w:rPr>
            <w:noProof/>
            <w:vertAlign w:val="superscript"/>
          </w:rPr>
          <w:t>51</w:t>
        </w:r>
        <w:r w:rsidR="007C3021">
          <w:rPr>
            <w:rStyle w:val="FootnoteReference"/>
          </w:rPr>
          <w:fldChar w:fldCharType="end"/>
        </w:r>
        <w:r w:rsidR="00853C6B">
          <w:t xml:space="preserve"> </w:t>
        </w:r>
        <w:r w:rsidR="004750C2">
          <w:t xml:space="preserve">or uniform priors on the standard </w:t>
        </w:r>
        <w:r w:rsidR="004750C2">
          <w:lastRenderedPageBreak/>
          <w:t>deviation scale.</w:t>
        </w:r>
        <w:r w:rsidR="00237104">
          <w:fldChar w:fldCharType="begin" w:fldLock="1"/>
        </w:r>
        <w:r w:rsidR="00EF1DA9">
          <w:instrText>ADDIN CSL_CITATION {"citationItems":[{"id":"ITEM-1","itemData":{"DOI":"10.1214/06-BA117A","ISBN":"9781139460934","ISSN":"19360975","abstract":"Various noninformative prior distributions have been suggested for scale parameters in hierarchical models. We construct a new folded-noncentral-t family of conditionally conjugate priors for hierarchical standard deviation pa- rameters, and then consider noninformative and weakly informative priors in this family. We use an example to illustrate serious problems with the inverse-gamma family of “noninformative” prior distributions. We suggest instead to use a uni- form prior on the hierarchical standard deviation, using the half-t family when the number of groups is small and in other settings where a weakly informative prior is desired. We also illustrate the use of the half-t family for hierarchical modeling of multiple variance parameters such as arise in the analysis of variance.","author":[{"dropping-particle":"","family":"Gelman","given":"Andrew","non-dropping-particle":"","parse-names":false,"suffix":""}],"container-title":"Bayesian Analysis","id":"ITEM-1","issued":{"date-parts":[["2006"]]},"title":"Prior distribution for variance parameters in hierarchical models","type":"article-journal"},"uris":["http://www.mendeley.com/documents/?uuid=60ae081a-69d2-4825-8913-231a92322449"]}],"mendeley":{"formattedCitation":"&lt;sup&gt;52&lt;/sup&gt;","plainTextFormattedCitation":"52","previouslyFormattedCitation":"&lt;sup&gt;52&lt;/sup&gt;"},"properties":{"noteIndex":0},"schema":"https://github.com/citation-style-language/schema/raw/master/csl-citation.json"}</w:instrText>
        </w:r>
        <w:r w:rsidR="00237104">
          <w:fldChar w:fldCharType="separate"/>
        </w:r>
        <w:r w:rsidR="00EF1DA9" w:rsidRPr="00EF1DA9">
          <w:rPr>
            <w:noProof/>
            <w:vertAlign w:val="superscript"/>
          </w:rPr>
          <w:t>52</w:t>
        </w:r>
        <w:r w:rsidR="00237104">
          <w:fldChar w:fldCharType="end"/>
        </w:r>
        <w:r w:rsidR="004750C2">
          <w:t xml:space="preserve"> We tested a limited number of alternatives and found that our results were robust to such specifications. </w:t>
        </w:r>
      </w:ins>
    </w:p>
    <w:p w14:paraId="0214A494" w14:textId="789AF3D3" w:rsidR="00F82744" w:rsidRPr="00E85AFA" w:rsidRDefault="00F82744" w:rsidP="00F82744">
      <w:pPr>
        <w:spacing w:line="480" w:lineRule="auto"/>
        <w:jc w:val="both"/>
        <w:rPr>
          <w:ins w:id="288" w:author="Robbie Parks" w:date="2019-11-07T09:11:00Z"/>
        </w:rPr>
      </w:pPr>
    </w:p>
    <w:p w14:paraId="342F602F" w14:textId="77777777" w:rsidR="00DE2407" w:rsidRDefault="00DE2407">
      <w:pPr>
        <w:rPr>
          <w:ins w:id="289" w:author="Robbie Parks" w:date="2019-11-07T09:11:00Z"/>
          <w:b/>
        </w:rPr>
      </w:pPr>
      <w:ins w:id="290" w:author="Robbie Parks" w:date="2019-11-07T09:11:00Z">
        <w:r>
          <w:rPr>
            <w:b/>
          </w:rPr>
          <w:br w:type="page"/>
        </w:r>
      </w:ins>
    </w:p>
    <w:p w14:paraId="0ED48FE6" w14:textId="156C47E8" w:rsidR="00DE2407" w:rsidRPr="00DE2407" w:rsidRDefault="00DB336A" w:rsidP="00DE2407">
      <w:pPr>
        <w:widowControl w:val="0"/>
        <w:autoSpaceDE w:val="0"/>
        <w:autoSpaceDN w:val="0"/>
        <w:adjustRightInd w:val="0"/>
        <w:ind w:left="640" w:hanging="640"/>
        <w:rPr>
          <w:ins w:id="291" w:author="Robbie Parks" w:date="2019-11-07T09:11:00Z"/>
          <w:b/>
          <w:noProof/>
          <w:lang w:val="en-US"/>
        </w:rPr>
      </w:pPr>
      <w:ins w:id="292" w:author="Robbie Parks" w:date="2019-11-07T09:11:00Z">
        <w:r>
          <w:rPr>
            <w:b/>
            <w:noProof/>
            <w:lang w:val="en-US"/>
          </w:rPr>
          <w:lastRenderedPageBreak/>
          <w:t>References</w:t>
        </w:r>
      </w:ins>
    </w:p>
    <w:p w14:paraId="0BA135F0" w14:textId="77777777" w:rsidR="00DE2407" w:rsidRDefault="00DE2407" w:rsidP="00DE2407">
      <w:pPr>
        <w:widowControl w:val="0"/>
        <w:autoSpaceDE w:val="0"/>
        <w:autoSpaceDN w:val="0"/>
        <w:adjustRightInd w:val="0"/>
        <w:ind w:left="640" w:hanging="640"/>
        <w:rPr>
          <w:ins w:id="293" w:author="Robbie Parks" w:date="2019-11-07T09:11:00Z"/>
          <w:noProof/>
          <w:lang w:val="en-US"/>
        </w:rPr>
      </w:pPr>
    </w:p>
    <w:p w14:paraId="429EE153" w14:textId="77777777" w:rsidR="00DE2407" w:rsidRPr="00DE2407" w:rsidRDefault="00DE2407" w:rsidP="00DE2407">
      <w:pPr>
        <w:widowControl w:val="0"/>
        <w:autoSpaceDE w:val="0"/>
        <w:autoSpaceDN w:val="0"/>
        <w:adjustRightInd w:val="0"/>
        <w:ind w:left="640" w:hanging="640"/>
        <w:rPr>
          <w:ins w:id="294" w:author="Robbie Parks" w:date="2019-11-07T09:11:00Z"/>
          <w:noProof/>
          <w:lang w:val="en-US"/>
        </w:rPr>
      </w:pPr>
      <w:ins w:id="295" w:author="Robbie Parks" w:date="2019-11-07T09:11:00Z">
        <w:r w:rsidRPr="00DE2407">
          <w:rPr>
            <w:noProof/>
            <w:lang w:val="en-US"/>
          </w:rPr>
          <w:t>38.</w:t>
        </w:r>
        <w:r w:rsidRPr="00DE2407">
          <w:rPr>
            <w:noProof/>
            <w:lang w:val="en-US"/>
          </w:rPr>
          <w:tab/>
          <w:t xml:space="preserve">European Centre for Medium-Range Weather Forecasts (ECMWF). ERA5. </w:t>
        </w:r>
        <w:r w:rsidRPr="00DE2407">
          <w:rPr>
            <w:i/>
            <w:iCs/>
            <w:noProof/>
            <w:lang w:val="en-US"/>
          </w:rPr>
          <w:t>Reanalysis datasets</w:t>
        </w:r>
        <w:r w:rsidRPr="00DE2407">
          <w:rPr>
            <w:noProof/>
            <w:lang w:val="en-US"/>
          </w:rPr>
          <w:t xml:space="preserve"> (2019).</w:t>
        </w:r>
      </w:ins>
    </w:p>
    <w:p w14:paraId="6436FC46" w14:textId="77777777" w:rsidR="00DE2407" w:rsidRPr="00DE2407" w:rsidRDefault="00DE2407" w:rsidP="00DE2407">
      <w:pPr>
        <w:widowControl w:val="0"/>
        <w:autoSpaceDE w:val="0"/>
        <w:autoSpaceDN w:val="0"/>
        <w:adjustRightInd w:val="0"/>
        <w:ind w:left="640" w:hanging="640"/>
        <w:rPr>
          <w:ins w:id="296" w:author="Robbie Parks" w:date="2019-11-07T09:11:00Z"/>
          <w:noProof/>
          <w:lang w:val="en-US"/>
        </w:rPr>
      </w:pPr>
      <w:ins w:id="297" w:author="Robbie Parks" w:date="2019-11-07T09:11:00Z">
        <w:r w:rsidRPr="00DE2407">
          <w:rPr>
            <w:noProof/>
            <w:lang w:val="en-US"/>
          </w:rPr>
          <w:t>39.</w:t>
        </w:r>
        <w:r w:rsidRPr="00DE2407">
          <w:rPr>
            <w:noProof/>
            <w:lang w:val="en-US"/>
          </w:rPr>
          <w:tab/>
          <w:t xml:space="preserve">Shi, L., Kloog, I., Zanobetti, A., Liu, P. &amp; Schwartz, J. D. Impacts of temperature and its variability on mortality in New England. </w:t>
        </w:r>
        <w:r w:rsidRPr="00DE2407">
          <w:rPr>
            <w:i/>
            <w:iCs/>
            <w:noProof/>
            <w:lang w:val="en-US"/>
          </w:rPr>
          <w:t>Nat. Clim. Chang.</w:t>
        </w:r>
        <w:r w:rsidRPr="00DE2407">
          <w:rPr>
            <w:noProof/>
            <w:lang w:val="en-US"/>
          </w:rPr>
          <w:t xml:space="preserve"> </w:t>
        </w:r>
        <w:r w:rsidRPr="00DE2407">
          <w:rPr>
            <w:b/>
            <w:bCs/>
            <w:noProof/>
            <w:lang w:val="en-US"/>
          </w:rPr>
          <w:t>5</w:t>
        </w:r>
        <w:r w:rsidRPr="00DE2407">
          <w:rPr>
            <w:noProof/>
            <w:lang w:val="en-US"/>
          </w:rPr>
          <w:t>, 988–991 (2015).</w:t>
        </w:r>
      </w:ins>
    </w:p>
    <w:p w14:paraId="2C790271" w14:textId="77777777" w:rsidR="00DE2407" w:rsidRPr="00DE2407" w:rsidRDefault="00DE2407" w:rsidP="00DE2407">
      <w:pPr>
        <w:widowControl w:val="0"/>
        <w:autoSpaceDE w:val="0"/>
        <w:autoSpaceDN w:val="0"/>
        <w:adjustRightInd w:val="0"/>
        <w:ind w:left="640" w:hanging="640"/>
        <w:rPr>
          <w:ins w:id="298" w:author="Robbie Parks" w:date="2019-11-07T09:11:00Z"/>
          <w:noProof/>
          <w:lang w:val="en-US"/>
        </w:rPr>
      </w:pPr>
      <w:ins w:id="299" w:author="Robbie Parks" w:date="2019-11-07T09:11:00Z">
        <w:r w:rsidRPr="00DE2407">
          <w:rPr>
            <w:noProof/>
            <w:lang w:val="en-US"/>
          </w:rPr>
          <w:t>40.</w:t>
        </w:r>
        <w:r w:rsidRPr="00DE2407">
          <w:rPr>
            <w:noProof/>
            <w:lang w:val="en-US"/>
          </w:rPr>
          <w:tab/>
          <w:t xml:space="preserve">Gasparrini, A. </w:t>
        </w:r>
        <w:r w:rsidRPr="00DE2407">
          <w:rPr>
            <w:i/>
            <w:iCs/>
            <w:noProof/>
            <w:lang w:val="en-US"/>
          </w:rPr>
          <w:t>et al.</w:t>
        </w:r>
        <w:r w:rsidRPr="00DE2407">
          <w:rPr>
            <w:noProof/>
            <w:lang w:val="en-US"/>
          </w:rPr>
          <w:t xml:space="preserve"> Mortality risk attributable to high and low ambient temperature: a multicountry observational study. </w:t>
        </w:r>
        <w:r w:rsidRPr="00DE2407">
          <w:rPr>
            <w:i/>
            <w:iCs/>
            <w:noProof/>
            <w:lang w:val="en-US"/>
          </w:rPr>
          <w:t>Lancet</w:t>
        </w:r>
        <w:r w:rsidRPr="00DE2407">
          <w:rPr>
            <w:noProof/>
            <w:lang w:val="en-US"/>
          </w:rPr>
          <w:t xml:space="preserve"> </w:t>
        </w:r>
        <w:r w:rsidRPr="00DE2407">
          <w:rPr>
            <w:b/>
            <w:bCs/>
            <w:noProof/>
            <w:lang w:val="en-US"/>
          </w:rPr>
          <w:t>386</w:t>
        </w:r>
        <w:r w:rsidRPr="00DE2407">
          <w:rPr>
            <w:noProof/>
            <w:lang w:val="en-US"/>
          </w:rPr>
          <w:t>, 369–375 (2015).</w:t>
        </w:r>
      </w:ins>
    </w:p>
    <w:p w14:paraId="395F69F0" w14:textId="77777777" w:rsidR="00DE2407" w:rsidRPr="00DE2407" w:rsidRDefault="00DE2407" w:rsidP="00DE2407">
      <w:pPr>
        <w:widowControl w:val="0"/>
        <w:autoSpaceDE w:val="0"/>
        <w:autoSpaceDN w:val="0"/>
        <w:adjustRightInd w:val="0"/>
        <w:ind w:left="640" w:hanging="640"/>
        <w:rPr>
          <w:ins w:id="300" w:author="Robbie Parks" w:date="2019-11-07T09:11:00Z"/>
          <w:noProof/>
          <w:lang w:val="en-US"/>
        </w:rPr>
      </w:pPr>
      <w:ins w:id="301" w:author="Robbie Parks" w:date="2019-11-07T09:11:00Z">
        <w:r w:rsidRPr="00DE2407">
          <w:rPr>
            <w:noProof/>
            <w:lang w:val="en-US"/>
          </w:rPr>
          <w:t>41.</w:t>
        </w:r>
        <w:r w:rsidRPr="00DE2407">
          <w:rPr>
            <w:noProof/>
            <w:lang w:val="en-US"/>
          </w:rPr>
          <w:tab/>
          <w:t xml:space="preserve">Ye, X. </w:t>
        </w:r>
        <w:r w:rsidRPr="00DE2407">
          <w:rPr>
            <w:i/>
            <w:iCs/>
            <w:noProof/>
            <w:lang w:val="en-US"/>
          </w:rPr>
          <w:t>et al.</w:t>
        </w:r>
        <w:r w:rsidRPr="00DE2407">
          <w:rPr>
            <w:noProof/>
            <w:lang w:val="en-US"/>
          </w:rPr>
          <w:t xml:space="preserve"> Ambient temperature and morbidity: a review of epidemiological evidence. </w:t>
        </w:r>
        <w:r w:rsidRPr="00DE2407">
          <w:rPr>
            <w:i/>
            <w:iCs/>
            <w:noProof/>
            <w:lang w:val="en-US"/>
          </w:rPr>
          <w:t>Environ. Health Perspect.</w:t>
        </w:r>
        <w:r w:rsidRPr="00DE2407">
          <w:rPr>
            <w:noProof/>
            <w:lang w:val="en-US"/>
          </w:rPr>
          <w:t xml:space="preserve"> </w:t>
        </w:r>
        <w:r w:rsidRPr="00DE2407">
          <w:rPr>
            <w:b/>
            <w:bCs/>
            <w:noProof/>
            <w:lang w:val="en-US"/>
          </w:rPr>
          <w:t>120</w:t>
        </w:r>
        <w:r w:rsidRPr="00DE2407">
          <w:rPr>
            <w:noProof/>
            <w:lang w:val="en-US"/>
          </w:rPr>
          <w:t>, 19–28 (2012).</w:t>
        </w:r>
      </w:ins>
    </w:p>
    <w:p w14:paraId="1C700191" w14:textId="77777777" w:rsidR="00DE2407" w:rsidRPr="00DE2407" w:rsidRDefault="00DE2407" w:rsidP="00DE2407">
      <w:pPr>
        <w:widowControl w:val="0"/>
        <w:autoSpaceDE w:val="0"/>
        <w:autoSpaceDN w:val="0"/>
        <w:adjustRightInd w:val="0"/>
        <w:ind w:left="640" w:hanging="640"/>
        <w:rPr>
          <w:ins w:id="302" w:author="Robbie Parks" w:date="2019-11-07T09:11:00Z"/>
          <w:noProof/>
          <w:lang w:val="en-US"/>
        </w:rPr>
      </w:pPr>
      <w:ins w:id="303" w:author="Robbie Parks" w:date="2019-11-07T09:11:00Z">
        <w:r w:rsidRPr="00DE2407">
          <w:rPr>
            <w:noProof/>
            <w:lang w:val="en-US"/>
          </w:rPr>
          <w:t>42.</w:t>
        </w:r>
        <w:r w:rsidRPr="00DE2407">
          <w:rPr>
            <w:noProof/>
            <w:lang w:val="en-US"/>
          </w:rPr>
          <w:tab/>
          <w:t xml:space="preserve">Basu, R. High ambient temperature and mortality: a review of epidemiologic studies from 2001 to 2008. </w:t>
        </w:r>
        <w:r w:rsidRPr="00DE2407">
          <w:rPr>
            <w:i/>
            <w:iCs/>
            <w:noProof/>
            <w:lang w:val="en-US"/>
          </w:rPr>
          <w:t>Environ. Heal. A Glob. Access Sci. Source</w:t>
        </w:r>
        <w:r w:rsidRPr="00DE2407">
          <w:rPr>
            <w:noProof/>
            <w:lang w:val="en-US"/>
          </w:rPr>
          <w:t xml:space="preserve"> </w:t>
        </w:r>
        <w:r w:rsidRPr="00DE2407">
          <w:rPr>
            <w:b/>
            <w:bCs/>
            <w:noProof/>
            <w:lang w:val="en-US"/>
          </w:rPr>
          <w:t>8</w:t>
        </w:r>
        <w:r w:rsidRPr="00DE2407">
          <w:rPr>
            <w:noProof/>
            <w:lang w:val="en-US"/>
          </w:rPr>
          <w:t>, 40 (2009).</w:t>
        </w:r>
      </w:ins>
    </w:p>
    <w:p w14:paraId="0FF8E84D" w14:textId="77777777" w:rsidR="00DE2407" w:rsidRPr="00DE2407" w:rsidRDefault="00DE2407" w:rsidP="00DE2407">
      <w:pPr>
        <w:widowControl w:val="0"/>
        <w:autoSpaceDE w:val="0"/>
        <w:autoSpaceDN w:val="0"/>
        <w:adjustRightInd w:val="0"/>
        <w:ind w:left="640" w:hanging="640"/>
        <w:rPr>
          <w:ins w:id="304" w:author="Robbie Parks" w:date="2019-11-07T09:11:00Z"/>
          <w:noProof/>
          <w:lang w:val="en-US"/>
        </w:rPr>
      </w:pPr>
      <w:ins w:id="305" w:author="Robbie Parks" w:date="2019-11-07T09:11:00Z">
        <w:r w:rsidRPr="00DE2407">
          <w:rPr>
            <w:noProof/>
            <w:lang w:val="en-US"/>
          </w:rPr>
          <w:t>43.</w:t>
        </w:r>
        <w:r w:rsidRPr="00DE2407">
          <w:rPr>
            <w:noProof/>
            <w:lang w:val="en-US"/>
          </w:rPr>
          <w:tab/>
          <w:t xml:space="preserve">Rue, H. &amp; Held, L. </w:t>
        </w:r>
        <w:r w:rsidRPr="00DE2407">
          <w:rPr>
            <w:i/>
            <w:iCs/>
            <w:noProof/>
            <w:lang w:val="en-US"/>
          </w:rPr>
          <w:t>Gaussian Markov random fields. Theory and applications</w:t>
        </w:r>
        <w:r w:rsidRPr="00DE2407">
          <w:rPr>
            <w:noProof/>
            <w:lang w:val="en-US"/>
          </w:rPr>
          <w:t xml:space="preserve">. </w:t>
        </w:r>
        <w:r w:rsidRPr="00DE2407">
          <w:rPr>
            <w:i/>
            <w:iCs/>
            <w:noProof/>
            <w:lang w:val="en-US"/>
          </w:rPr>
          <w:t>Chapman &amp; Hall</w:t>
        </w:r>
        <w:r w:rsidRPr="00DE2407">
          <w:rPr>
            <w:noProof/>
            <w:lang w:val="en-US"/>
          </w:rPr>
          <w:t xml:space="preserve"> (2005). doi:10.1007/s00184-007-0162-3</w:t>
        </w:r>
      </w:ins>
    </w:p>
    <w:p w14:paraId="5AF49688" w14:textId="77777777" w:rsidR="00DE2407" w:rsidRPr="00DE2407" w:rsidRDefault="00DE2407" w:rsidP="00DE2407">
      <w:pPr>
        <w:widowControl w:val="0"/>
        <w:autoSpaceDE w:val="0"/>
        <w:autoSpaceDN w:val="0"/>
        <w:adjustRightInd w:val="0"/>
        <w:ind w:left="640" w:hanging="640"/>
        <w:rPr>
          <w:ins w:id="306" w:author="Robbie Parks" w:date="2019-11-07T09:11:00Z"/>
          <w:noProof/>
          <w:lang w:val="en-US"/>
        </w:rPr>
      </w:pPr>
      <w:ins w:id="307" w:author="Robbie Parks" w:date="2019-11-07T09:11:00Z">
        <w:r w:rsidRPr="00DE2407">
          <w:rPr>
            <w:noProof/>
            <w:lang w:val="en-US"/>
          </w:rPr>
          <w:t>44.</w:t>
        </w:r>
        <w:r w:rsidRPr="00DE2407">
          <w:rPr>
            <w:noProof/>
            <w:lang w:val="en-US"/>
          </w:rPr>
          <w:tab/>
          <w:t xml:space="preserve">Besag, J., York, J. &amp; Mollié, A. Bayesian image restoration, with two applications in spatial statistics. </w:t>
        </w:r>
        <w:r w:rsidRPr="00DE2407">
          <w:rPr>
            <w:i/>
            <w:iCs/>
            <w:noProof/>
            <w:lang w:val="en-US"/>
          </w:rPr>
          <w:t>Ann. Inst. Stat. Math.</w:t>
        </w:r>
        <w:r w:rsidRPr="00DE2407">
          <w:rPr>
            <w:noProof/>
            <w:lang w:val="en-US"/>
          </w:rPr>
          <w:t xml:space="preserve"> (1991). doi:10.1007/BF00116466</w:t>
        </w:r>
      </w:ins>
    </w:p>
    <w:p w14:paraId="743FC0F6" w14:textId="77777777" w:rsidR="00DE2407" w:rsidRPr="00DE2407" w:rsidRDefault="00DE2407" w:rsidP="00DE2407">
      <w:pPr>
        <w:widowControl w:val="0"/>
        <w:autoSpaceDE w:val="0"/>
        <w:autoSpaceDN w:val="0"/>
        <w:adjustRightInd w:val="0"/>
        <w:ind w:left="640" w:hanging="640"/>
        <w:rPr>
          <w:ins w:id="308" w:author="Robbie Parks" w:date="2019-11-07T09:11:00Z"/>
          <w:noProof/>
          <w:lang w:val="en-US"/>
        </w:rPr>
      </w:pPr>
      <w:ins w:id="309" w:author="Robbie Parks" w:date="2019-11-07T09:11:00Z">
        <w:r w:rsidRPr="00DE2407">
          <w:rPr>
            <w:noProof/>
            <w:lang w:val="en-US"/>
          </w:rPr>
          <w:t>45.</w:t>
        </w:r>
        <w:r w:rsidRPr="00DE2407">
          <w:rPr>
            <w:noProof/>
            <w:lang w:val="en-US"/>
          </w:rPr>
          <w:tab/>
          <w:t xml:space="preserve">Knorr-Held, L. Bayesian modelling of inseparable space-time variation in disease risk. in </w:t>
        </w:r>
        <w:r w:rsidRPr="00DE2407">
          <w:rPr>
            <w:i/>
            <w:iCs/>
            <w:noProof/>
            <w:lang w:val="en-US"/>
          </w:rPr>
          <w:t>Statistics in Medicine</w:t>
        </w:r>
        <w:r w:rsidRPr="00DE2407">
          <w:rPr>
            <w:noProof/>
            <w:lang w:val="en-US"/>
          </w:rPr>
          <w:t xml:space="preserve"> (2000). doi:10.1002/1097-0258(20000915/30)19:17/18&lt;2555::AID-SIM587&gt;3.0.CO;2-#</w:t>
        </w:r>
      </w:ins>
    </w:p>
    <w:p w14:paraId="4CDA8A3D" w14:textId="77777777" w:rsidR="00DE2407" w:rsidRPr="00DE2407" w:rsidRDefault="00DE2407" w:rsidP="00DE2407">
      <w:pPr>
        <w:widowControl w:val="0"/>
        <w:autoSpaceDE w:val="0"/>
        <w:autoSpaceDN w:val="0"/>
        <w:adjustRightInd w:val="0"/>
        <w:ind w:left="640" w:hanging="640"/>
        <w:rPr>
          <w:ins w:id="310" w:author="Robbie Parks" w:date="2019-11-07T09:11:00Z"/>
          <w:noProof/>
          <w:lang w:val="en-US"/>
        </w:rPr>
      </w:pPr>
      <w:ins w:id="311" w:author="Robbie Parks" w:date="2019-11-07T09:11:00Z">
        <w:r w:rsidRPr="00DE2407">
          <w:rPr>
            <w:noProof/>
            <w:lang w:val="en-US"/>
          </w:rPr>
          <w:t>46.</w:t>
        </w:r>
        <w:r w:rsidRPr="00DE2407">
          <w:rPr>
            <w:noProof/>
            <w:lang w:val="en-US"/>
          </w:rPr>
          <w:tab/>
          <w:t xml:space="preserve">Bennett, J. E. </w:t>
        </w:r>
        <w:r w:rsidRPr="00DE2407">
          <w:rPr>
            <w:i/>
            <w:iCs/>
            <w:noProof/>
            <w:lang w:val="en-US"/>
          </w:rPr>
          <w:t>et al.</w:t>
        </w:r>
        <w:r w:rsidRPr="00DE2407">
          <w:rPr>
            <w:noProof/>
            <w:lang w:val="en-US"/>
          </w:rPr>
          <w:t xml:space="preserve"> National and county life expectancy loss from particulate matter pollution in the USA. </w:t>
        </w:r>
        <w:r w:rsidRPr="00DE2407">
          <w:rPr>
            <w:i/>
            <w:iCs/>
            <w:noProof/>
            <w:lang w:val="en-US"/>
          </w:rPr>
          <w:t>PLOS Med.</w:t>
        </w:r>
        <w:r w:rsidRPr="00DE2407">
          <w:rPr>
            <w:noProof/>
            <w:lang w:val="en-US"/>
          </w:rPr>
          <w:t xml:space="preserve"> (2019).</w:t>
        </w:r>
      </w:ins>
    </w:p>
    <w:p w14:paraId="76F61D26" w14:textId="77777777" w:rsidR="00DE2407" w:rsidRPr="00DE2407" w:rsidRDefault="00DE2407" w:rsidP="00DE2407">
      <w:pPr>
        <w:widowControl w:val="0"/>
        <w:autoSpaceDE w:val="0"/>
        <w:autoSpaceDN w:val="0"/>
        <w:adjustRightInd w:val="0"/>
        <w:ind w:left="640" w:hanging="640"/>
        <w:rPr>
          <w:ins w:id="312" w:author="Robbie Parks" w:date="2019-11-07T09:11:00Z"/>
          <w:noProof/>
          <w:lang w:val="en-US"/>
        </w:rPr>
      </w:pPr>
      <w:ins w:id="313" w:author="Robbie Parks" w:date="2019-11-07T09:11:00Z">
        <w:r w:rsidRPr="00DE2407">
          <w:rPr>
            <w:noProof/>
            <w:lang w:val="en-US"/>
          </w:rPr>
          <w:t>47.</w:t>
        </w:r>
        <w:r w:rsidRPr="00DE2407">
          <w:rPr>
            <w:noProof/>
            <w:lang w:val="en-US"/>
          </w:rPr>
          <w:tab/>
          <w:t xml:space="preserve">Kontis, V. </w:t>
        </w:r>
        <w:r w:rsidRPr="00DE2407">
          <w:rPr>
            <w:i/>
            <w:iCs/>
            <w:noProof/>
            <w:lang w:val="en-US"/>
          </w:rPr>
          <w:t>et al.</w:t>
        </w:r>
        <w:r w:rsidRPr="00DE2407">
          <w:rPr>
            <w:noProof/>
            <w:lang w:val="en-US"/>
          </w:rPr>
          <w:t xml:space="preserve"> Future life expectancy in 35 industrialised countries: projections with a Bayesian model ensemble. </w:t>
        </w:r>
        <w:r w:rsidRPr="00DE2407">
          <w:rPr>
            <w:i/>
            <w:iCs/>
            <w:noProof/>
            <w:lang w:val="en-US"/>
          </w:rPr>
          <w:t>Lancet</w:t>
        </w:r>
        <w:r w:rsidRPr="00DE2407">
          <w:rPr>
            <w:noProof/>
            <w:lang w:val="en-US"/>
          </w:rPr>
          <w:t xml:space="preserve"> (2017). doi:10.1016/S0140-6736(16)32381-9</w:t>
        </w:r>
      </w:ins>
    </w:p>
    <w:p w14:paraId="5AC93696" w14:textId="77777777" w:rsidR="00DE2407" w:rsidRPr="00DE2407" w:rsidRDefault="00DE2407" w:rsidP="00DE2407">
      <w:pPr>
        <w:widowControl w:val="0"/>
        <w:autoSpaceDE w:val="0"/>
        <w:autoSpaceDN w:val="0"/>
        <w:adjustRightInd w:val="0"/>
        <w:ind w:left="640" w:hanging="640"/>
        <w:rPr>
          <w:ins w:id="314" w:author="Robbie Parks" w:date="2019-11-07T09:11:00Z"/>
          <w:noProof/>
          <w:lang w:val="en-US"/>
        </w:rPr>
      </w:pPr>
      <w:ins w:id="315" w:author="Robbie Parks" w:date="2019-11-07T09:11:00Z">
        <w:r w:rsidRPr="00DE2407">
          <w:rPr>
            <w:noProof/>
            <w:lang w:val="en-US"/>
          </w:rPr>
          <w:t>48.</w:t>
        </w:r>
        <w:r w:rsidRPr="00DE2407">
          <w:rPr>
            <w:noProof/>
            <w:lang w:val="en-US"/>
          </w:rPr>
          <w:tab/>
          <w:t xml:space="preserve">Rue, H., Martino, S. &amp; Chopin, N. Approximate Bayesian inference for latent Gaussian models by using integrated nested Laplace approximations. </w:t>
        </w:r>
        <w:r w:rsidRPr="00DE2407">
          <w:rPr>
            <w:i/>
            <w:iCs/>
            <w:noProof/>
            <w:lang w:val="en-US"/>
          </w:rPr>
          <w:t>J. R. Stat. Soc. Ser. B Stat. Methodol.</w:t>
        </w:r>
        <w:r w:rsidRPr="00DE2407">
          <w:rPr>
            <w:noProof/>
            <w:lang w:val="en-US"/>
          </w:rPr>
          <w:t xml:space="preserve"> (2009). doi:10.1111/j.1467-9868.2008.00700.x</w:t>
        </w:r>
      </w:ins>
    </w:p>
    <w:p w14:paraId="743FF507" w14:textId="77777777" w:rsidR="00DE2407" w:rsidRPr="00DE2407" w:rsidRDefault="00DE2407" w:rsidP="00DE2407">
      <w:pPr>
        <w:widowControl w:val="0"/>
        <w:autoSpaceDE w:val="0"/>
        <w:autoSpaceDN w:val="0"/>
        <w:adjustRightInd w:val="0"/>
        <w:ind w:left="640" w:hanging="640"/>
        <w:rPr>
          <w:ins w:id="316" w:author="Robbie Parks" w:date="2019-11-07T09:11:00Z"/>
          <w:noProof/>
          <w:lang w:val="en-US"/>
        </w:rPr>
      </w:pPr>
      <w:ins w:id="317" w:author="Robbie Parks" w:date="2019-11-07T09:11:00Z">
        <w:r w:rsidRPr="00DE2407">
          <w:rPr>
            <w:noProof/>
            <w:lang w:val="en-US"/>
          </w:rPr>
          <w:t>49.</w:t>
        </w:r>
        <w:r w:rsidRPr="00DE2407">
          <w:rPr>
            <w:noProof/>
            <w:lang w:val="en-US"/>
          </w:rPr>
          <w:tab/>
          <w:t xml:space="preserve">IPCC. </w:t>
        </w:r>
        <w:r w:rsidRPr="00DE2407">
          <w:rPr>
            <w:i/>
            <w:iCs/>
            <w:noProof/>
            <w:lang w:val="en-US"/>
          </w:rPr>
          <w:t>IPCC special report on the impacts of global warming of 1.5 °C - Summary for policy makers</w:t>
        </w:r>
        <w:r w:rsidRPr="00DE2407">
          <w:rPr>
            <w:noProof/>
            <w:lang w:val="en-US"/>
          </w:rPr>
          <w:t>. (2018).</w:t>
        </w:r>
      </w:ins>
    </w:p>
    <w:p w14:paraId="54A7F3E5" w14:textId="77777777" w:rsidR="00DE2407" w:rsidRPr="00DE2407" w:rsidRDefault="00DE2407" w:rsidP="00DE2407">
      <w:pPr>
        <w:widowControl w:val="0"/>
        <w:autoSpaceDE w:val="0"/>
        <w:autoSpaceDN w:val="0"/>
        <w:adjustRightInd w:val="0"/>
        <w:ind w:left="640" w:hanging="640"/>
        <w:rPr>
          <w:ins w:id="318" w:author="Robbie Parks" w:date="2019-11-07T09:11:00Z"/>
          <w:noProof/>
          <w:lang w:val="en-US"/>
        </w:rPr>
      </w:pPr>
      <w:ins w:id="319" w:author="Robbie Parks" w:date="2019-11-07T09:11:00Z">
        <w:r w:rsidRPr="00DE2407">
          <w:rPr>
            <w:noProof/>
            <w:lang w:val="en-US"/>
          </w:rPr>
          <w:t>50.</w:t>
        </w:r>
        <w:r w:rsidRPr="00DE2407">
          <w:rPr>
            <w:noProof/>
            <w:lang w:val="en-US"/>
          </w:rPr>
          <w:tab/>
          <w:t xml:space="preserve">Bennett, J. E., Blangiardo, M., Fecht, D., Elliott, P. &amp; Ezzati, M. Vulnerability to the mortality effects of warm temperature in the districts of England and Wales. </w:t>
        </w:r>
        <w:r w:rsidRPr="00DE2407">
          <w:rPr>
            <w:i/>
            <w:iCs/>
            <w:noProof/>
            <w:lang w:val="en-US"/>
          </w:rPr>
          <w:t>Nat. Clim. Chang.</w:t>
        </w:r>
        <w:r w:rsidRPr="00DE2407">
          <w:rPr>
            <w:noProof/>
            <w:lang w:val="en-US"/>
          </w:rPr>
          <w:t xml:space="preserve"> </w:t>
        </w:r>
        <w:r w:rsidRPr="00DE2407">
          <w:rPr>
            <w:b/>
            <w:bCs/>
            <w:noProof/>
            <w:lang w:val="en-US"/>
          </w:rPr>
          <w:t>4</w:t>
        </w:r>
        <w:r w:rsidRPr="00DE2407">
          <w:rPr>
            <w:noProof/>
            <w:lang w:val="en-US"/>
          </w:rPr>
          <w:t>, 269–273 (2014).</w:t>
        </w:r>
      </w:ins>
    </w:p>
    <w:p w14:paraId="4A4476D3" w14:textId="77777777" w:rsidR="00DE2407" w:rsidRPr="00DE2407" w:rsidRDefault="00DE2407" w:rsidP="00DE2407">
      <w:pPr>
        <w:widowControl w:val="0"/>
        <w:autoSpaceDE w:val="0"/>
        <w:autoSpaceDN w:val="0"/>
        <w:adjustRightInd w:val="0"/>
        <w:ind w:left="640" w:hanging="640"/>
        <w:rPr>
          <w:ins w:id="320" w:author="Robbie Parks" w:date="2019-11-07T09:11:00Z"/>
          <w:noProof/>
          <w:lang w:val="en-US"/>
        </w:rPr>
      </w:pPr>
      <w:ins w:id="321" w:author="Robbie Parks" w:date="2019-11-07T09:11:00Z">
        <w:r w:rsidRPr="00DE2407">
          <w:rPr>
            <w:noProof/>
            <w:lang w:val="en-US"/>
          </w:rPr>
          <w:t>51.</w:t>
        </w:r>
        <w:r w:rsidRPr="00DE2407">
          <w:rPr>
            <w:noProof/>
            <w:lang w:val="en-US"/>
          </w:rPr>
          <w:tab/>
          <w:t xml:space="preserve">Simpson, D., Rue, H., Riebler, A., Martins, T. G. &amp; Sørbye, S. H. Penalising model component complexity: a principled, practical approach to constructing priors. </w:t>
        </w:r>
        <w:r w:rsidRPr="00DE2407">
          <w:rPr>
            <w:i/>
            <w:iCs/>
            <w:noProof/>
            <w:lang w:val="en-US"/>
          </w:rPr>
          <w:t>Stat. Sci.</w:t>
        </w:r>
        <w:r w:rsidRPr="00DE2407">
          <w:rPr>
            <w:noProof/>
            <w:lang w:val="en-US"/>
          </w:rPr>
          <w:t xml:space="preserve"> (2017). doi:10.1214/16-STS576</w:t>
        </w:r>
      </w:ins>
    </w:p>
    <w:p w14:paraId="27E6B6BE" w14:textId="6BAD6F5F" w:rsidR="00DE2407" w:rsidRPr="005F36FB" w:rsidRDefault="00DE2407" w:rsidP="005F36FB">
      <w:pPr>
        <w:widowControl w:val="0"/>
        <w:autoSpaceDE w:val="0"/>
        <w:autoSpaceDN w:val="0"/>
        <w:adjustRightInd w:val="0"/>
        <w:ind w:left="640" w:hanging="640"/>
        <w:rPr>
          <w:ins w:id="322" w:author="Robbie Parks" w:date="2019-11-07T09:11:00Z"/>
          <w:noProof/>
        </w:rPr>
      </w:pPr>
      <w:ins w:id="323" w:author="Robbie Parks" w:date="2019-11-07T09:11:00Z">
        <w:r w:rsidRPr="00DE2407">
          <w:rPr>
            <w:noProof/>
            <w:lang w:val="en-US"/>
          </w:rPr>
          <w:t>52.</w:t>
        </w:r>
        <w:r w:rsidRPr="00DE2407">
          <w:rPr>
            <w:noProof/>
            <w:lang w:val="en-US"/>
          </w:rPr>
          <w:tab/>
          <w:t xml:space="preserve">Gelman, A. Prior distribution for variance parameters in hierarchical models. </w:t>
        </w:r>
        <w:r w:rsidRPr="00DE2407">
          <w:rPr>
            <w:i/>
            <w:iCs/>
            <w:noProof/>
            <w:lang w:val="en-US"/>
          </w:rPr>
          <w:t>Bayesian Anal.</w:t>
        </w:r>
        <w:r w:rsidRPr="00DE2407">
          <w:rPr>
            <w:noProof/>
            <w:lang w:val="en-US"/>
          </w:rPr>
          <w:t xml:space="preserve"> (2006). doi:10.1214/06-BA117A</w:t>
        </w:r>
        <w:r>
          <w:rPr>
            <w:b/>
          </w:rPr>
          <w:br w:type="page"/>
        </w:r>
      </w:ins>
    </w:p>
    <w:p w14:paraId="3DF60951" w14:textId="74D198FA" w:rsidR="00213027" w:rsidRPr="00E85AFA" w:rsidRDefault="00213027" w:rsidP="00213027">
      <w:pPr>
        <w:spacing w:line="480" w:lineRule="auto"/>
        <w:jc w:val="both"/>
        <w:rPr>
          <w:b/>
        </w:rPr>
      </w:pPr>
      <w:r w:rsidRPr="00E85AFA">
        <w:rPr>
          <w:b/>
        </w:rPr>
        <w:lastRenderedPageBreak/>
        <w:t>Data availability</w:t>
      </w:r>
    </w:p>
    <w:p w14:paraId="2AD5B904" w14:textId="09210D67" w:rsidR="00213027" w:rsidRPr="00D01273" w:rsidRDefault="009E7BA2" w:rsidP="00F44657">
      <w:pPr>
        <w:spacing w:line="480" w:lineRule="auto"/>
        <w:jc w:val="both"/>
        <w:rPr>
          <w:highlight w:val="yellow"/>
        </w:rPr>
      </w:pPr>
      <w:r w:rsidRPr="00E85AFA">
        <w:t>ERA</w:t>
      </w:r>
      <w:r w:rsidR="00B20F8F">
        <w:t>5</w:t>
      </w:r>
      <w:r w:rsidR="0071790D" w:rsidRPr="00D01273">
        <w:t xml:space="preserve"> </w:t>
      </w:r>
      <w:r w:rsidRPr="00D01273">
        <w:t>temperature</w:t>
      </w:r>
      <w:r w:rsidR="00F44657" w:rsidRPr="00D01273">
        <w:t xml:space="preserve"> data are downloadable from </w:t>
      </w:r>
      <w:hyperlink r:id="rId12" w:history="1">
        <w:r w:rsidR="009C2E1F" w:rsidRPr="009C2E1F">
          <w:rPr>
            <w:rStyle w:val="Hyperlink"/>
          </w:rPr>
          <w:t>https://www.ecmwf.int/en/forecasts/datasets/reanalysis-datasets/era5</w:t>
        </w:r>
      </w:hyperlink>
      <w:r w:rsidR="009C2E1F" w:rsidRPr="009C2E1F">
        <w:t>.</w:t>
      </w:r>
      <w:r w:rsidR="009C2E1F">
        <w:t xml:space="preserve"> </w:t>
      </w:r>
      <w:r w:rsidR="00DE36CF" w:rsidRPr="00E85AFA">
        <w:t>V</w:t>
      </w:r>
      <w:r w:rsidR="00F44657" w:rsidRPr="00E85AFA">
        <w:t>ital</w:t>
      </w:r>
      <w:r w:rsidR="00F44657" w:rsidRPr="00D01273">
        <w:t xml:space="preserve"> statistics files with geographical information </w:t>
      </w:r>
      <w:r w:rsidR="00DE36CF" w:rsidRPr="00E85AFA">
        <w:t>can be requested through</w:t>
      </w:r>
      <w:r w:rsidR="00F44657" w:rsidRPr="00D01273">
        <w:t xml:space="preserve"> submission of a proposal to NCHS (</w:t>
      </w:r>
      <w:hyperlink r:id="rId13" w:history="1">
        <w:r w:rsidR="001F3CF5" w:rsidRPr="00D01273">
          <w:rPr>
            <w:rStyle w:val="Hyperlink"/>
          </w:rPr>
          <w:t>https://www.cdc.gov/nchs/nvss/nvss-restricted-data.htm</w:t>
        </w:r>
      </w:hyperlink>
      <w:r w:rsidR="00F44657" w:rsidRPr="00D01273">
        <w:t>).</w:t>
      </w:r>
    </w:p>
    <w:p w14:paraId="1366BEB3" w14:textId="77777777" w:rsidR="001F3CF5" w:rsidRPr="00D01273" w:rsidRDefault="001F3CF5" w:rsidP="00F44657">
      <w:pPr>
        <w:spacing w:line="480" w:lineRule="auto"/>
        <w:jc w:val="both"/>
      </w:pPr>
    </w:p>
    <w:p w14:paraId="6427896B" w14:textId="0480F159" w:rsidR="00213027" w:rsidRPr="00E85AFA" w:rsidRDefault="00213027" w:rsidP="00213027">
      <w:pPr>
        <w:spacing w:line="480" w:lineRule="auto"/>
        <w:jc w:val="both"/>
        <w:rPr>
          <w:b/>
        </w:rPr>
      </w:pPr>
      <w:r w:rsidRPr="00E85AFA">
        <w:rPr>
          <w:b/>
        </w:rPr>
        <w:t>Code availability</w:t>
      </w:r>
    </w:p>
    <w:p w14:paraId="6B88CDF3" w14:textId="194B1C63" w:rsidR="00213027" w:rsidRPr="00E85AFA" w:rsidRDefault="00213027" w:rsidP="00213027">
      <w:pPr>
        <w:spacing w:line="480" w:lineRule="auto"/>
        <w:jc w:val="both"/>
      </w:pPr>
      <w:r w:rsidRPr="00E85AFA">
        <w:t xml:space="preserve">The computer code for the Bayesian model used in this work will be available at </w:t>
      </w:r>
      <w:hyperlink r:id="rId14" w:history="1">
        <w:r w:rsidRPr="00E85AFA">
          <w:rPr>
            <w:rStyle w:val="Hyperlink"/>
          </w:rPr>
          <w:t>www.globalenvhealth.org/code-data-download</w:t>
        </w:r>
      </w:hyperlink>
      <w:r w:rsidRPr="00E85AFA">
        <w:t xml:space="preserve"> upon publication of the paper.  </w:t>
      </w:r>
    </w:p>
    <w:p w14:paraId="3A832C81" w14:textId="005E1835" w:rsidR="00213027" w:rsidRPr="00E85AFA" w:rsidRDefault="00213027" w:rsidP="00F82744">
      <w:pPr>
        <w:spacing w:line="480" w:lineRule="auto"/>
        <w:jc w:val="both"/>
      </w:pPr>
    </w:p>
    <w:p w14:paraId="7F200595" w14:textId="77777777" w:rsidR="00213027" w:rsidRPr="00E85AFA" w:rsidRDefault="00213027" w:rsidP="00213027">
      <w:pPr>
        <w:pStyle w:val="Acknowledgement"/>
        <w:spacing w:before="0" w:line="480" w:lineRule="auto"/>
        <w:jc w:val="both"/>
        <w:rPr>
          <w:del w:id="324" w:author="Robbie Parks" w:date="2019-11-07T09:11:00Z"/>
          <w:b/>
          <w:lang w:val="en-GB"/>
        </w:rPr>
      </w:pPr>
      <w:del w:id="325" w:author="Robbie Parks" w:date="2019-11-07T09:11:00Z">
        <w:r w:rsidRPr="00E85AFA">
          <w:rPr>
            <w:b/>
            <w:lang w:val="en-GB"/>
          </w:rPr>
          <w:delText>Supplementary information</w:delText>
        </w:r>
      </w:del>
    </w:p>
    <w:p w14:paraId="571CA97A" w14:textId="3D0FDC03" w:rsidR="00213027" w:rsidRPr="00E85AFA" w:rsidRDefault="00495533" w:rsidP="00213027">
      <w:pPr>
        <w:pStyle w:val="Acknowledgement"/>
        <w:spacing w:before="0" w:line="480" w:lineRule="auto"/>
        <w:jc w:val="both"/>
        <w:rPr>
          <w:ins w:id="326" w:author="Robbie Parks" w:date="2019-11-07T09:11:00Z"/>
          <w:b/>
          <w:lang w:val="en-GB"/>
        </w:rPr>
      </w:pPr>
      <w:ins w:id="327" w:author="Robbie Parks" w:date="2019-11-07T09:11:00Z">
        <w:r>
          <w:rPr>
            <w:b/>
            <w:lang w:val="en-GB"/>
          </w:rPr>
          <w:t>Extended Data</w:t>
        </w:r>
      </w:ins>
    </w:p>
    <w:p w14:paraId="019E8810" w14:textId="528827A7" w:rsidR="00213027" w:rsidRPr="00E85AFA" w:rsidRDefault="00213027" w:rsidP="00213027">
      <w:pPr>
        <w:pStyle w:val="Title"/>
        <w:spacing w:line="480" w:lineRule="auto"/>
        <w:rPr>
          <w:rFonts w:cs="Times New Roman"/>
          <w:b w:val="0"/>
          <w:sz w:val="24"/>
          <w:szCs w:val="24"/>
        </w:rPr>
      </w:pPr>
      <w:r w:rsidRPr="00E85AFA">
        <w:rPr>
          <w:rFonts w:cs="Times New Roman"/>
          <w:b w:val="0"/>
          <w:sz w:val="24"/>
          <w:szCs w:val="24"/>
        </w:rPr>
        <w:t xml:space="preserve">This file contains </w:t>
      </w:r>
      <w:del w:id="328" w:author="Robbie Parks" w:date="2019-11-07T09:11:00Z">
        <w:r w:rsidRPr="00E85AFA">
          <w:rPr>
            <w:rFonts w:cs="Times New Roman"/>
            <w:b w:val="0"/>
            <w:sz w:val="24"/>
            <w:szCs w:val="24"/>
          </w:rPr>
          <w:delText>Supplementary</w:delText>
        </w:r>
      </w:del>
      <w:ins w:id="329" w:author="Robbie Parks" w:date="2019-11-07T09:11:00Z">
        <w:r w:rsidR="00BC11A4">
          <w:rPr>
            <w:rFonts w:cs="Times New Roman"/>
            <w:b w:val="0"/>
            <w:sz w:val="24"/>
            <w:szCs w:val="24"/>
          </w:rPr>
          <w:t>Extended Data</w:t>
        </w:r>
      </w:ins>
      <w:r w:rsidR="00BC11A4" w:rsidRPr="00E85AFA">
        <w:rPr>
          <w:rFonts w:cs="Times New Roman"/>
          <w:b w:val="0"/>
          <w:sz w:val="24"/>
          <w:szCs w:val="24"/>
        </w:rPr>
        <w:t xml:space="preserve"> </w:t>
      </w:r>
      <w:r w:rsidR="00971FE4" w:rsidRPr="00E85AFA">
        <w:rPr>
          <w:rFonts w:cs="Times New Roman"/>
          <w:b w:val="0"/>
          <w:sz w:val="24"/>
          <w:szCs w:val="24"/>
        </w:rPr>
        <w:t>Figure</w:t>
      </w:r>
      <w:r w:rsidRPr="00E85AFA">
        <w:rPr>
          <w:rFonts w:cs="Times New Roman"/>
          <w:b w:val="0"/>
          <w:sz w:val="24"/>
          <w:szCs w:val="24"/>
        </w:rPr>
        <w:t xml:space="preserve"> </w:t>
      </w:r>
      <w:r w:rsidR="00971FE4" w:rsidRPr="00E85AFA">
        <w:rPr>
          <w:rFonts w:cs="Times New Roman"/>
          <w:b w:val="0"/>
          <w:sz w:val="24"/>
          <w:szCs w:val="24"/>
        </w:rPr>
        <w:t>1</w:t>
      </w:r>
      <w:r w:rsidR="000164A3">
        <w:rPr>
          <w:rFonts w:cs="Times New Roman"/>
          <w:b w:val="0"/>
          <w:sz w:val="24"/>
          <w:szCs w:val="24"/>
        </w:rPr>
        <w:t>,</w:t>
      </w:r>
      <w:r w:rsidRPr="00E85AFA">
        <w:rPr>
          <w:rFonts w:cs="Times New Roman"/>
          <w:b w:val="0"/>
          <w:sz w:val="24"/>
          <w:szCs w:val="24"/>
        </w:rPr>
        <w:t xml:space="preserve"> </w:t>
      </w:r>
      <w:del w:id="330" w:author="Robbie Parks" w:date="2019-11-07T09:11:00Z">
        <w:r w:rsidRPr="00E85AFA">
          <w:rPr>
            <w:rFonts w:cs="Times New Roman"/>
            <w:b w:val="0"/>
            <w:sz w:val="24"/>
            <w:szCs w:val="24"/>
          </w:rPr>
          <w:delText>Supplementary</w:delText>
        </w:r>
      </w:del>
      <w:ins w:id="331" w:author="Robbie Parks" w:date="2019-11-07T09:11:00Z">
        <w:r w:rsidR="00BC11A4">
          <w:rPr>
            <w:rFonts w:cs="Times New Roman"/>
            <w:b w:val="0"/>
            <w:sz w:val="24"/>
            <w:szCs w:val="24"/>
          </w:rPr>
          <w:t>Extended Data</w:t>
        </w:r>
        <w:r w:rsidR="00BC11A4" w:rsidRPr="00E85AFA">
          <w:rPr>
            <w:rFonts w:cs="Times New Roman"/>
            <w:b w:val="0"/>
            <w:sz w:val="24"/>
            <w:szCs w:val="24"/>
          </w:rPr>
          <w:t xml:space="preserve"> Figure </w:t>
        </w:r>
        <w:r w:rsidR="00BC11A4">
          <w:rPr>
            <w:rFonts w:cs="Times New Roman"/>
            <w:b w:val="0"/>
            <w:sz w:val="24"/>
            <w:szCs w:val="24"/>
          </w:rPr>
          <w:t>2, Extended Data</w:t>
        </w:r>
        <w:r w:rsidR="00BC11A4" w:rsidRPr="00E85AFA">
          <w:rPr>
            <w:rFonts w:cs="Times New Roman"/>
            <w:b w:val="0"/>
            <w:sz w:val="24"/>
            <w:szCs w:val="24"/>
          </w:rPr>
          <w:t xml:space="preserve"> Figure </w:t>
        </w:r>
        <w:r w:rsidR="00BC11A4">
          <w:rPr>
            <w:rFonts w:cs="Times New Roman"/>
            <w:b w:val="0"/>
            <w:sz w:val="24"/>
            <w:szCs w:val="24"/>
          </w:rPr>
          <w:t>3, Extended Data</w:t>
        </w:r>
        <w:r w:rsidR="00BC11A4" w:rsidRPr="00E85AFA">
          <w:rPr>
            <w:rFonts w:cs="Times New Roman"/>
            <w:b w:val="0"/>
            <w:sz w:val="24"/>
            <w:szCs w:val="24"/>
          </w:rPr>
          <w:t xml:space="preserve"> Figure </w:t>
        </w:r>
        <w:r w:rsidR="00BC11A4">
          <w:rPr>
            <w:rFonts w:cs="Times New Roman"/>
            <w:b w:val="0"/>
            <w:sz w:val="24"/>
            <w:szCs w:val="24"/>
          </w:rPr>
          <w:t xml:space="preserve">4, </w:t>
        </w:r>
        <w:r w:rsidR="005D185E">
          <w:rPr>
            <w:rFonts w:cs="Times New Roman"/>
            <w:b w:val="0"/>
            <w:sz w:val="24"/>
            <w:szCs w:val="24"/>
          </w:rPr>
          <w:t>Extended Data</w:t>
        </w:r>
        <w:r w:rsidR="005D185E" w:rsidRPr="00E85AFA">
          <w:rPr>
            <w:rFonts w:cs="Times New Roman"/>
            <w:b w:val="0"/>
            <w:sz w:val="24"/>
            <w:szCs w:val="24"/>
          </w:rPr>
          <w:t xml:space="preserve"> Figure </w:t>
        </w:r>
        <w:r w:rsidR="005D185E">
          <w:rPr>
            <w:rFonts w:cs="Times New Roman"/>
            <w:b w:val="0"/>
            <w:sz w:val="24"/>
            <w:szCs w:val="24"/>
          </w:rPr>
          <w:t xml:space="preserve">5, </w:t>
        </w:r>
        <w:r w:rsidR="00BC11A4">
          <w:rPr>
            <w:rFonts w:cs="Times New Roman"/>
            <w:b w:val="0"/>
            <w:sz w:val="24"/>
            <w:szCs w:val="24"/>
          </w:rPr>
          <w:t>Extended Data</w:t>
        </w:r>
      </w:ins>
      <w:r w:rsidR="00BC11A4" w:rsidRPr="00E85AFA">
        <w:rPr>
          <w:rFonts w:cs="Times New Roman"/>
          <w:b w:val="0"/>
          <w:sz w:val="24"/>
          <w:szCs w:val="24"/>
        </w:rPr>
        <w:t xml:space="preserve"> </w:t>
      </w:r>
      <w:r w:rsidR="00971FE4" w:rsidRPr="00E85AFA">
        <w:rPr>
          <w:rFonts w:cs="Times New Roman"/>
          <w:b w:val="0"/>
          <w:sz w:val="24"/>
          <w:szCs w:val="24"/>
        </w:rPr>
        <w:t>Table</w:t>
      </w:r>
      <w:r w:rsidRPr="00E85AFA">
        <w:rPr>
          <w:rFonts w:cs="Times New Roman"/>
          <w:b w:val="0"/>
          <w:sz w:val="24"/>
          <w:szCs w:val="24"/>
        </w:rPr>
        <w:t xml:space="preserve"> </w:t>
      </w:r>
      <w:r w:rsidR="00971FE4" w:rsidRPr="00E85AFA">
        <w:rPr>
          <w:rFonts w:cs="Times New Roman"/>
          <w:b w:val="0"/>
          <w:sz w:val="24"/>
          <w:szCs w:val="24"/>
        </w:rPr>
        <w:t xml:space="preserve">1, </w:t>
      </w:r>
      <w:del w:id="332" w:author="Robbie Parks" w:date="2019-11-07T09:11:00Z">
        <w:r w:rsidR="00971FE4" w:rsidRPr="00E85AFA">
          <w:rPr>
            <w:rFonts w:cs="Times New Roman"/>
            <w:b w:val="0"/>
            <w:sz w:val="24"/>
            <w:szCs w:val="24"/>
          </w:rPr>
          <w:delText>Supplementary</w:delText>
        </w:r>
      </w:del>
      <w:ins w:id="333" w:author="Robbie Parks" w:date="2019-11-07T09:11:00Z">
        <w:r w:rsidR="00BC11A4">
          <w:rPr>
            <w:rFonts w:cs="Times New Roman"/>
            <w:b w:val="0"/>
            <w:sz w:val="24"/>
            <w:szCs w:val="24"/>
          </w:rPr>
          <w:t>Extended Data</w:t>
        </w:r>
      </w:ins>
      <w:r w:rsidR="00BC11A4" w:rsidRPr="00E85AFA">
        <w:rPr>
          <w:rFonts w:cs="Times New Roman"/>
          <w:b w:val="0"/>
          <w:sz w:val="24"/>
          <w:szCs w:val="24"/>
        </w:rPr>
        <w:t xml:space="preserve"> </w:t>
      </w:r>
      <w:r w:rsidR="00971FE4" w:rsidRPr="00E85AFA">
        <w:rPr>
          <w:rFonts w:cs="Times New Roman"/>
          <w:b w:val="0"/>
          <w:sz w:val="24"/>
          <w:szCs w:val="24"/>
        </w:rPr>
        <w:t>Table 2</w:t>
      </w:r>
      <w:r w:rsidR="00AB36A3">
        <w:rPr>
          <w:rFonts w:cs="Times New Roman"/>
          <w:b w:val="0"/>
          <w:sz w:val="24"/>
          <w:szCs w:val="24"/>
        </w:rPr>
        <w:t xml:space="preserve">, </w:t>
      </w:r>
      <w:del w:id="334" w:author="Robbie Parks" w:date="2019-11-07T09:11:00Z">
        <w:r w:rsidR="00971FE4" w:rsidRPr="00E85AFA">
          <w:rPr>
            <w:rFonts w:cs="Times New Roman"/>
            <w:b w:val="0"/>
            <w:sz w:val="24"/>
            <w:szCs w:val="24"/>
          </w:rPr>
          <w:delText>Supplementary</w:delText>
        </w:r>
      </w:del>
      <w:ins w:id="335" w:author="Robbie Parks" w:date="2019-11-07T09:11:00Z">
        <w:r w:rsidR="00BC11A4">
          <w:rPr>
            <w:rFonts w:cs="Times New Roman"/>
            <w:b w:val="0"/>
            <w:sz w:val="24"/>
            <w:szCs w:val="24"/>
          </w:rPr>
          <w:t>Extended Data</w:t>
        </w:r>
      </w:ins>
      <w:r w:rsidR="00BC11A4" w:rsidRPr="00E85AFA">
        <w:rPr>
          <w:rFonts w:cs="Times New Roman"/>
          <w:b w:val="0"/>
          <w:sz w:val="24"/>
          <w:szCs w:val="24"/>
        </w:rPr>
        <w:t xml:space="preserve"> </w:t>
      </w:r>
      <w:r w:rsidR="00971FE4" w:rsidRPr="00E85AFA">
        <w:rPr>
          <w:rFonts w:cs="Times New Roman"/>
          <w:b w:val="0"/>
          <w:sz w:val="24"/>
          <w:szCs w:val="24"/>
        </w:rPr>
        <w:t>Table 3</w:t>
      </w:r>
      <w:r w:rsidR="00AB36A3">
        <w:rPr>
          <w:rFonts w:cs="Times New Roman"/>
          <w:b w:val="0"/>
          <w:sz w:val="24"/>
          <w:szCs w:val="24"/>
        </w:rPr>
        <w:t xml:space="preserve"> and </w:t>
      </w:r>
      <w:del w:id="336" w:author="Robbie Parks" w:date="2019-11-07T09:11:00Z">
        <w:r w:rsidR="00AB36A3">
          <w:rPr>
            <w:rFonts w:cs="Times New Roman"/>
            <w:b w:val="0"/>
            <w:sz w:val="24"/>
            <w:szCs w:val="24"/>
          </w:rPr>
          <w:delText>Supplementary</w:delText>
        </w:r>
      </w:del>
      <w:ins w:id="337" w:author="Robbie Parks" w:date="2019-11-07T09:11:00Z">
        <w:r w:rsidR="00BC11A4">
          <w:rPr>
            <w:rFonts w:cs="Times New Roman"/>
            <w:b w:val="0"/>
            <w:sz w:val="24"/>
            <w:szCs w:val="24"/>
          </w:rPr>
          <w:t>Extended Data</w:t>
        </w:r>
      </w:ins>
      <w:r w:rsidR="00BC11A4" w:rsidRPr="00E85AFA">
        <w:rPr>
          <w:rFonts w:cs="Times New Roman"/>
          <w:b w:val="0"/>
          <w:sz w:val="24"/>
          <w:szCs w:val="24"/>
        </w:rPr>
        <w:t xml:space="preserve"> </w:t>
      </w:r>
      <w:r w:rsidR="00AB36A3">
        <w:rPr>
          <w:rFonts w:cs="Times New Roman"/>
          <w:b w:val="0"/>
          <w:sz w:val="24"/>
          <w:szCs w:val="24"/>
        </w:rPr>
        <w:t>Table 4</w:t>
      </w:r>
      <w:r w:rsidRPr="00E85AFA">
        <w:rPr>
          <w:rFonts w:cs="Times New Roman"/>
          <w:b w:val="0"/>
          <w:sz w:val="24"/>
          <w:szCs w:val="24"/>
        </w:rPr>
        <w:t>.</w:t>
      </w:r>
    </w:p>
    <w:p w14:paraId="1F59E181" w14:textId="77777777" w:rsidR="00213027" w:rsidRPr="00E85AFA" w:rsidRDefault="00213027" w:rsidP="00F82744">
      <w:pPr>
        <w:spacing w:line="480" w:lineRule="auto"/>
        <w:jc w:val="both"/>
      </w:pPr>
    </w:p>
    <w:p w14:paraId="67D524DD" w14:textId="2E7465C5" w:rsidR="008D17E7" w:rsidRPr="00E85AFA" w:rsidRDefault="00DB3225" w:rsidP="008D17E7">
      <w:pPr>
        <w:spacing w:line="480" w:lineRule="auto"/>
        <w:jc w:val="both"/>
        <w:outlineLvl w:val="0"/>
        <w:rPr>
          <w:b/>
        </w:rPr>
      </w:pPr>
      <w:r w:rsidRPr="00E85AFA">
        <w:rPr>
          <w:b/>
        </w:rPr>
        <w:t>Acknowledgements</w:t>
      </w:r>
    </w:p>
    <w:p w14:paraId="6FD961F8" w14:textId="4C6613E6" w:rsidR="00AE4753" w:rsidRPr="00E85AFA" w:rsidRDefault="008D17E7" w:rsidP="00324A84">
      <w:pPr>
        <w:spacing w:line="480" w:lineRule="auto"/>
        <w:jc w:val="both"/>
      </w:pPr>
      <w:r w:rsidRPr="00E85AFA">
        <w:t>Robbie Parks is supported by a Wellcome Trust ISSF Studentship. The development of statistical methods is supported by grants from the Wellcome Trust (grant</w:t>
      </w:r>
      <w:r w:rsidR="00DB3225" w:rsidRPr="00E85AFA">
        <w:t xml:space="preserve"> </w:t>
      </w:r>
      <w:r w:rsidRPr="00E85AFA">
        <w:t>209376/Z/17/Z). Work on the US mortality data is supported by a grant from US Environmental Protection Agency</w:t>
      </w:r>
      <w:r w:rsidR="00763A20">
        <w:t xml:space="preserve">, </w:t>
      </w:r>
      <w:r w:rsidR="00763A20" w:rsidRPr="00763A20">
        <w:t>as part of the Center for Clean Air Climate Solution (CACES) (assistance agreement number R835873)</w:t>
      </w:r>
      <w:r w:rsidRPr="00E85AFA">
        <w:t>. This paper has not been formally reviewed by EPA. The views expressed in this document are solely those of authors and do not necessarily reflect those of the Agency. EPA does not endorse any products or commercial services mentioned in this publication.</w:t>
      </w:r>
      <w:r w:rsidR="00AA4EF6">
        <w:t xml:space="preserve"> We </w:t>
      </w:r>
      <w:r w:rsidR="00AA4EF6">
        <w:lastRenderedPageBreak/>
        <w:t>thank Marta Blangiardo</w:t>
      </w:r>
      <w:ins w:id="338" w:author="Robbie Parks" w:date="2019-11-07T09:11:00Z">
        <w:r w:rsidR="00BB0DFC">
          <w:t xml:space="preserve">, </w:t>
        </w:r>
        <w:r w:rsidR="004750C2">
          <w:t>Seth Flaxman</w:t>
        </w:r>
      </w:ins>
      <w:r w:rsidR="004750C2">
        <w:t xml:space="preserve"> and </w:t>
      </w:r>
      <w:r w:rsidR="00AA4EF6">
        <w:t>Christopher Paciorek</w:t>
      </w:r>
      <w:r w:rsidR="00514D50">
        <w:t xml:space="preserve"> </w:t>
      </w:r>
      <w:r w:rsidR="00AA4EF6">
        <w:t xml:space="preserve">for discussions on statistical model, and Kavi Bhalla, </w:t>
      </w:r>
      <w:del w:id="339" w:author="Robbie Parks" w:date="2019-11-07T09:11:00Z">
        <w:r w:rsidR="00AA4EF6">
          <w:delText xml:space="preserve">Andy Haines, </w:delText>
        </w:r>
      </w:del>
      <w:r w:rsidR="00AA4EF6">
        <w:t>Howie Frumkin</w:t>
      </w:r>
      <w:ins w:id="340" w:author="Robbie Parks" w:date="2019-11-07T09:11:00Z">
        <w:r w:rsidR="00066D53">
          <w:t>, Andy Haines</w:t>
        </w:r>
      </w:ins>
      <w:r w:rsidR="00AA4EF6">
        <w:t xml:space="preserve"> and Tord K</w:t>
      </w:r>
      <w:r w:rsidR="00AA4EF6" w:rsidRPr="00AA4EF6">
        <w:t>jellstrom</w:t>
      </w:r>
      <w:r w:rsidR="00AA4EF6">
        <w:t xml:space="preserve"> for suggestions of relevant studies.</w:t>
      </w:r>
    </w:p>
    <w:p w14:paraId="6BEDAD5B" w14:textId="411302AF" w:rsidR="00DB3225" w:rsidRPr="00E85AFA" w:rsidRDefault="00DB3225" w:rsidP="00324A84">
      <w:pPr>
        <w:spacing w:line="480" w:lineRule="auto"/>
        <w:jc w:val="both"/>
      </w:pPr>
    </w:p>
    <w:p w14:paraId="44F18620" w14:textId="71AA4CDD" w:rsidR="00DB3225" w:rsidRPr="00E85AFA" w:rsidRDefault="00DB3225" w:rsidP="00DB3225">
      <w:pPr>
        <w:spacing w:line="480" w:lineRule="auto"/>
        <w:jc w:val="both"/>
      </w:pPr>
      <w:r w:rsidRPr="00E85AFA">
        <w:rPr>
          <w:b/>
        </w:rPr>
        <w:t>Author contributions</w:t>
      </w:r>
    </w:p>
    <w:p w14:paraId="00B34562" w14:textId="3322F9D3" w:rsidR="00DB3225" w:rsidRPr="00E85AFA" w:rsidRDefault="00DB3225" w:rsidP="00DB3225">
      <w:pPr>
        <w:spacing w:line="480" w:lineRule="auto"/>
        <w:jc w:val="both"/>
      </w:pPr>
      <w:r w:rsidRPr="00E85AFA">
        <w:t>All authors contributed to study concept and interpretation of results. RP, GD and ME collated and organi</w:t>
      </w:r>
      <w:r w:rsidR="0075565E" w:rsidRPr="00E85AFA">
        <w:t>s</w:t>
      </w:r>
      <w:r w:rsidRPr="00E85AFA">
        <w:t xml:space="preserve">ed </w:t>
      </w:r>
      <w:r w:rsidR="00874A98">
        <w:t xml:space="preserve">temperature and </w:t>
      </w:r>
      <w:r w:rsidRPr="00E85AFA">
        <w:t xml:space="preserve">mortality files. </w:t>
      </w:r>
      <w:r w:rsidR="00AA4EF6">
        <w:t xml:space="preserve">RP, JEB, VK and ME developed statistical model, which was implemented by RP, JEB and VK. </w:t>
      </w:r>
      <w:r w:rsidRPr="00E85AFA">
        <w:t>RP performed the analysis, with input from other authors. RP and ME wrote the first draft of the paper; other authors contributed to revising and finalizing the paper.</w:t>
      </w:r>
    </w:p>
    <w:p w14:paraId="78796636" w14:textId="77777777" w:rsidR="00DB3225" w:rsidRPr="00E85AFA" w:rsidRDefault="00DB3225" w:rsidP="00DB3225">
      <w:pPr>
        <w:spacing w:line="480" w:lineRule="auto"/>
        <w:jc w:val="both"/>
      </w:pPr>
    </w:p>
    <w:p w14:paraId="2D8A5289" w14:textId="77777777" w:rsidR="00DB3225" w:rsidRPr="00E85AFA" w:rsidRDefault="00DB3225" w:rsidP="00DB3225">
      <w:pPr>
        <w:pStyle w:val="Acknowledgement"/>
        <w:spacing w:before="0" w:line="480" w:lineRule="auto"/>
        <w:ind w:left="0" w:firstLine="0"/>
        <w:jc w:val="both"/>
        <w:rPr>
          <w:lang w:val="en-GB"/>
        </w:rPr>
      </w:pPr>
      <w:r w:rsidRPr="00E85AFA">
        <w:rPr>
          <w:b/>
          <w:lang w:val="en-GB"/>
        </w:rPr>
        <w:t>Competing interests statement</w:t>
      </w:r>
      <w:r w:rsidRPr="00E85AFA">
        <w:rPr>
          <w:lang w:val="en-GB"/>
        </w:rPr>
        <w:t xml:space="preserve"> </w:t>
      </w:r>
    </w:p>
    <w:p w14:paraId="190CF69F" w14:textId="57972C9D" w:rsidR="0065196B" w:rsidRPr="00E85AFA" w:rsidRDefault="00DB3225" w:rsidP="004B68B4">
      <w:pPr>
        <w:pStyle w:val="Acknowledgement"/>
        <w:spacing w:before="0" w:line="480" w:lineRule="auto"/>
        <w:ind w:left="0" w:firstLine="0"/>
        <w:jc w:val="both"/>
        <w:rPr>
          <w:lang w:val="en-GB"/>
        </w:rPr>
      </w:pPr>
      <w:r w:rsidRPr="00E85AFA">
        <w:rPr>
          <w:lang w:val="en-GB"/>
        </w:rPr>
        <w:t>ME reports a charitable grant from AstraZeneca Young Health Programme, and personal fees from Prudential, Scor, and Third Bridge, all outside the submitted work; all other authors declare no competing interests.</w:t>
      </w:r>
      <w:r w:rsidR="0065196B" w:rsidRPr="00E85AFA">
        <w:rPr>
          <w:b/>
          <w:color w:val="000000" w:themeColor="text1"/>
          <w:lang w:val="en-GB"/>
        </w:rPr>
        <w:br w:type="page"/>
      </w:r>
    </w:p>
    <w:p w14:paraId="63EEACE8" w14:textId="5FD6DC1B" w:rsidR="00E51470" w:rsidRPr="00E85AFA" w:rsidRDefault="0065196B" w:rsidP="004B68B4">
      <w:pPr>
        <w:spacing w:line="480" w:lineRule="auto"/>
        <w:jc w:val="both"/>
        <w:rPr>
          <w:color w:val="000000" w:themeColor="text1"/>
        </w:rPr>
      </w:pPr>
      <w:r w:rsidRPr="00E85AFA">
        <w:rPr>
          <w:b/>
          <w:color w:val="000000" w:themeColor="text1"/>
        </w:rPr>
        <w:lastRenderedPageBreak/>
        <w:t xml:space="preserve">Figure </w:t>
      </w:r>
      <w:r w:rsidR="001B143B" w:rsidRPr="00E85AFA">
        <w:rPr>
          <w:b/>
          <w:color w:val="000000" w:themeColor="text1"/>
        </w:rPr>
        <w:t>1</w:t>
      </w:r>
      <w:r w:rsidRPr="00E85AFA">
        <w:rPr>
          <w:b/>
          <w:color w:val="000000" w:themeColor="text1"/>
        </w:rPr>
        <w:t xml:space="preserve">. </w:t>
      </w:r>
      <w:r w:rsidRPr="00E85AFA">
        <w:rPr>
          <w:color w:val="000000" w:themeColor="text1"/>
        </w:rPr>
        <w:t xml:space="preserve">Number of injury deaths, by type of unintentional (transport, falls, drownings, and other) and intentional (assault and </w:t>
      </w:r>
      <w:r w:rsidR="000C077B" w:rsidRPr="00E85AFA">
        <w:rPr>
          <w:color w:val="000000" w:themeColor="text1"/>
        </w:rPr>
        <w:t>suicide</w:t>
      </w:r>
      <w:r w:rsidRPr="00E85AFA">
        <w:rPr>
          <w:color w:val="000000" w:themeColor="text1"/>
        </w:rPr>
        <w:t>) injury, by sex and age group in the contiguous USA for 1980-201</w:t>
      </w:r>
      <w:r w:rsidR="00A15153" w:rsidRPr="00E85AFA">
        <w:rPr>
          <w:color w:val="000000" w:themeColor="text1"/>
        </w:rPr>
        <w:t>7</w:t>
      </w:r>
      <w:r w:rsidR="006D1D0F" w:rsidRPr="00E85AFA">
        <w:rPr>
          <w:color w:val="000000" w:themeColor="text1"/>
        </w:rPr>
        <w:t>.</w:t>
      </w:r>
      <w:r w:rsidR="006D1D0F" w:rsidRPr="00E85AFA" w:rsidDel="006D1D0F">
        <w:rPr>
          <w:color w:val="000000" w:themeColor="text1"/>
        </w:rPr>
        <w:t xml:space="preserve"> </w:t>
      </w:r>
      <w:r w:rsidR="00E51470" w:rsidRPr="00E85AFA">
        <w:rPr>
          <w:b/>
          <w:color w:val="000000" w:themeColor="text1"/>
        </w:rPr>
        <w:br w:type="page"/>
      </w:r>
    </w:p>
    <w:p w14:paraId="10D8F365" w14:textId="50C6EA73" w:rsidR="00E51470" w:rsidRPr="00E85AFA" w:rsidRDefault="0065196B" w:rsidP="004B68B4">
      <w:pPr>
        <w:spacing w:line="480" w:lineRule="auto"/>
        <w:jc w:val="both"/>
        <w:rPr>
          <w:b/>
          <w:noProof/>
          <w:color w:val="000000" w:themeColor="text1"/>
        </w:rPr>
      </w:pPr>
      <w:r w:rsidRPr="00E85AFA">
        <w:rPr>
          <w:b/>
          <w:color w:val="000000" w:themeColor="text1"/>
        </w:rPr>
        <w:lastRenderedPageBreak/>
        <w:t xml:space="preserve">Figure </w:t>
      </w:r>
      <w:r w:rsidR="001B143B" w:rsidRPr="00E85AFA">
        <w:rPr>
          <w:b/>
          <w:color w:val="000000" w:themeColor="text1"/>
        </w:rPr>
        <w:t>2</w:t>
      </w:r>
      <w:r w:rsidRPr="00E85AFA">
        <w:rPr>
          <w:b/>
          <w:color w:val="000000" w:themeColor="text1"/>
        </w:rPr>
        <w:t xml:space="preserve">. </w:t>
      </w:r>
      <w:r w:rsidRPr="00E85AFA">
        <w:rPr>
          <w:color w:val="000000" w:themeColor="text1"/>
        </w:rPr>
        <w:t>National age-</w:t>
      </w:r>
      <w:r w:rsidR="00400606" w:rsidRPr="00E85AFA">
        <w:rPr>
          <w:color w:val="000000" w:themeColor="text1"/>
        </w:rPr>
        <w:t>standardi</w:t>
      </w:r>
      <w:r w:rsidR="0075565E" w:rsidRPr="00E85AFA">
        <w:rPr>
          <w:color w:val="000000" w:themeColor="text1"/>
        </w:rPr>
        <w:t>s</w:t>
      </w:r>
      <w:r w:rsidR="00400606" w:rsidRPr="00E85AFA">
        <w:rPr>
          <w:color w:val="000000" w:themeColor="text1"/>
        </w:rPr>
        <w:t>ed</w:t>
      </w:r>
      <w:r w:rsidRPr="00E85AFA">
        <w:rPr>
          <w:color w:val="000000" w:themeColor="text1"/>
        </w:rPr>
        <w:t xml:space="preserve"> death rates from 1980 to 201</w:t>
      </w:r>
      <w:r w:rsidR="00A15153" w:rsidRPr="00E85AFA">
        <w:rPr>
          <w:color w:val="000000" w:themeColor="text1"/>
        </w:rPr>
        <w:t>7</w:t>
      </w:r>
      <w:r w:rsidRPr="00E85AFA">
        <w:rPr>
          <w:color w:val="000000" w:themeColor="text1"/>
        </w:rPr>
        <w:t>, by type of injury</w:t>
      </w:r>
      <w:r w:rsidR="006C1E89" w:rsidRPr="00E85AFA">
        <w:rPr>
          <w:color w:val="000000" w:themeColor="text1"/>
        </w:rPr>
        <w:t>, sex</w:t>
      </w:r>
      <w:r w:rsidRPr="00E85AFA">
        <w:rPr>
          <w:color w:val="000000" w:themeColor="text1"/>
        </w:rPr>
        <w:t xml:space="preserve"> and month.</w:t>
      </w:r>
      <w:r w:rsidR="00E51470" w:rsidRPr="00E85AFA">
        <w:rPr>
          <w:b/>
          <w:noProof/>
          <w:color w:val="000000" w:themeColor="text1"/>
        </w:rPr>
        <w:t xml:space="preserve"> </w:t>
      </w:r>
      <w:r w:rsidR="00E51470" w:rsidRPr="00E85AFA">
        <w:rPr>
          <w:b/>
          <w:color w:val="000000" w:themeColor="text1"/>
        </w:rPr>
        <w:br w:type="page"/>
      </w:r>
    </w:p>
    <w:p w14:paraId="03163D6B" w14:textId="77777777" w:rsidR="000150FE" w:rsidRPr="00D01273" w:rsidRDefault="00DD4894" w:rsidP="000150FE">
      <w:pPr>
        <w:spacing w:line="480" w:lineRule="auto"/>
        <w:jc w:val="both"/>
        <w:rPr>
          <w:del w:id="341" w:author="Robbie Parks" w:date="2019-11-07T09:11:00Z"/>
          <w:b/>
          <w:color w:val="000000" w:themeColor="text1"/>
        </w:rPr>
      </w:pPr>
      <w:r w:rsidRPr="00E85AFA">
        <w:rPr>
          <w:b/>
          <w:color w:val="000000" w:themeColor="text1"/>
        </w:rPr>
        <w:lastRenderedPageBreak/>
        <w:t xml:space="preserve">Figure </w:t>
      </w:r>
      <w:r w:rsidR="00040AE0">
        <w:rPr>
          <w:b/>
          <w:color w:val="000000" w:themeColor="text1"/>
        </w:rPr>
        <w:t>3</w:t>
      </w:r>
      <w:r w:rsidRPr="00E85AFA">
        <w:rPr>
          <w:b/>
          <w:color w:val="000000" w:themeColor="text1"/>
        </w:rPr>
        <w:t>.</w:t>
      </w:r>
      <w:r w:rsidRPr="00F26829">
        <w:rPr>
          <w:color w:val="000000" w:themeColor="text1"/>
          <w:rPrChange w:id="342" w:author="Robbie Parks" w:date="2019-11-07T09:11:00Z">
            <w:rPr>
              <w:b/>
              <w:color w:val="000000" w:themeColor="text1"/>
            </w:rPr>
          </w:rPrChange>
        </w:rPr>
        <w:t xml:space="preserve"> </w:t>
      </w:r>
      <w:del w:id="343" w:author="Robbie Parks" w:date="2019-11-07T09:11:00Z">
        <w:r w:rsidR="00E51470" w:rsidRPr="00E85AFA">
          <w:rPr>
            <w:color w:val="000000" w:themeColor="text1"/>
          </w:rPr>
          <w:delText>Average size of temperature anomaly (</w:delText>
        </w:r>
        <w:r w:rsidR="00E51470" w:rsidRPr="00E85AFA">
          <w:rPr>
            <w:bCs/>
            <w:color w:val="000000" w:themeColor="text1"/>
          </w:rPr>
          <w:delText>°C)</w:delText>
        </w:r>
        <w:r w:rsidR="00E51470" w:rsidRPr="00E85AFA">
          <w:rPr>
            <w:color w:val="000000" w:themeColor="text1"/>
          </w:rPr>
          <w:delText xml:space="preserve"> from 1980 to 201</w:delText>
        </w:r>
        <w:r w:rsidR="00300228" w:rsidRPr="00E85AFA">
          <w:rPr>
            <w:color w:val="000000" w:themeColor="text1"/>
          </w:rPr>
          <w:delText>7</w:delText>
        </w:r>
        <w:r w:rsidR="00E51470" w:rsidRPr="00E85AFA">
          <w:rPr>
            <w:color w:val="000000" w:themeColor="text1"/>
          </w:rPr>
          <w:delText>, by state and month. The value for each state and month is the mean of the absolute size of anomaly, be it cold or warm, and hence gives an indication of the scale of anomalies around the local</w:delText>
        </w:r>
        <w:r w:rsidR="004A283B" w:rsidRPr="00E85AFA">
          <w:rPr>
            <w:color w:val="000000" w:themeColor="text1"/>
          </w:rPr>
          <w:delText xml:space="preserve"> </w:delText>
        </w:r>
        <w:r w:rsidR="00144923">
          <w:rPr>
            <w:color w:val="000000" w:themeColor="text1"/>
          </w:rPr>
          <w:delText>average</w:delText>
        </w:r>
        <w:r w:rsidR="00E51470" w:rsidRPr="00E85AFA">
          <w:rPr>
            <w:color w:val="000000" w:themeColor="text1"/>
          </w:rPr>
          <w:delText xml:space="preserve"> temperatures.</w:delText>
        </w:r>
        <w:r w:rsidR="000150FE">
          <w:rPr>
            <w:b/>
            <w:color w:val="000000" w:themeColor="text1"/>
          </w:rPr>
          <w:br w:type="page"/>
        </w:r>
      </w:del>
    </w:p>
    <w:p w14:paraId="13CB8F03" w14:textId="12B21BDB" w:rsidR="006C199F" w:rsidRPr="001768A6" w:rsidRDefault="000150FE" w:rsidP="006C199F">
      <w:pPr>
        <w:spacing w:line="480" w:lineRule="auto"/>
        <w:jc w:val="both"/>
        <w:rPr>
          <w:color w:val="000000" w:themeColor="text1"/>
        </w:rPr>
      </w:pPr>
      <w:del w:id="344" w:author="Robbie Parks" w:date="2019-11-07T09:11:00Z">
        <w:r w:rsidRPr="00E85AFA">
          <w:rPr>
            <w:rStyle w:val="CommentReference"/>
            <w:rFonts w:asciiTheme="minorHAnsi" w:hAnsiTheme="minorHAnsi" w:cstheme="minorBidi"/>
            <w:lang w:eastAsia="en-US"/>
          </w:rPr>
          <w:lastRenderedPageBreak/>
          <w:delText xml:space="preserve"> </w:delText>
        </w:r>
        <w:r w:rsidR="00DD4894" w:rsidRPr="00E85AFA">
          <w:rPr>
            <w:b/>
            <w:color w:val="000000" w:themeColor="text1"/>
          </w:rPr>
          <w:delText xml:space="preserve">Figure </w:delText>
        </w:r>
        <w:r w:rsidR="00026F56">
          <w:rPr>
            <w:b/>
            <w:color w:val="000000" w:themeColor="text1"/>
          </w:rPr>
          <w:delText>4</w:delText>
        </w:r>
        <w:r w:rsidR="00DD4894" w:rsidRPr="00E85AFA">
          <w:rPr>
            <w:b/>
            <w:color w:val="000000" w:themeColor="text1"/>
          </w:rPr>
          <w:delText>.</w:delText>
        </w:r>
        <w:r w:rsidR="00DD4894" w:rsidRPr="00E85AFA">
          <w:rPr>
            <w:color w:val="000000" w:themeColor="text1"/>
          </w:rPr>
          <w:delText xml:space="preserve"> </w:delText>
        </w:r>
      </w:del>
      <w:r w:rsidR="00DD4894" w:rsidRPr="00E85AFA">
        <w:rPr>
          <w:color w:val="000000" w:themeColor="text1"/>
        </w:rPr>
        <w:t>Additional annual injury deaths for the 201</w:t>
      </w:r>
      <w:r w:rsidR="007212C0" w:rsidRPr="00E85AFA">
        <w:rPr>
          <w:color w:val="000000" w:themeColor="text1"/>
        </w:rPr>
        <w:t>7</w:t>
      </w:r>
      <w:r w:rsidR="00DD4894" w:rsidRPr="00E85AFA">
        <w:rPr>
          <w:color w:val="000000" w:themeColor="text1"/>
        </w:rPr>
        <w:t xml:space="preserve"> US population in year in which each month was +</w:t>
      </w:r>
      <w:del w:id="345" w:author="Robbie Parks" w:date="2019-11-07T09:11:00Z">
        <w:r w:rsidR="00F24A27" w:rsidRPr="00E85AFA">
          <w:rPr>
            <w:rFonts w:eastAsia="Times New Roman"/>
            <w:bCs/>
            <w:color w:val="222222"/>
            <w:shd w:val="clear" w:color="auto" w:fill="FFFFFF"/>
          </w:rPr>
          <w:delText>2</w:delText>
        </w:r>
      </w:del>
      <w:ins w:id="346" w:author="Robbie Parks" w:date="2019-11-07T09:11:00Z">
        <w:r w:rsidR="00CE738A">
          <w:rPr>
            <w:rFonts w:eastAsia="Times New Roman"/>
            <w:bCs/>
            <w:color w:val="222222"/>
            <w:shd w:val="clear" w:color="auto" w:fill="FFFFFF"/>
          </w:rPr>
          <w:t>1.5</w:t>
        </w:r>
      </w:ins>
      <w:r w:rsidR="00DD4894" w:rsidRPr="00E85AFA">
        <w:rPr>
          <w:bCs/>
          <w:color w:val="000000" w:themeColor="text1"/>
        </w:rPr>
        <w:t>°C</w:t>
      </w:r>
      <w:r w:rsidR="00DD4894" w:rsidRPr="00E85AFA">
        <w:rPr>
          <w:color w:val="000000" w:themeColor="text1"/>
        </w:rPr>
        <w:t xml:space="preserve"> </w:t>
      </w:r>
      <w:r w:rsidR="00607AE4" w:rsidRPr="00E85AFA">
        <w:rPr>
          <w:color w:val="000000" w:themeColor="text1"/>
        </w:rPr>
        <w:t xml:space="preserve">warmer </w:t>
      </w:r>
      <w:r w:rsidR="00DD4894" w:rsidRPr="00E85AFA">
        <w:rPr>
          <w:color w:val="000000" w:themeColor="text1"/>
        </w:rPr>
        <w:t>compared with 1980-</w:t>
      </w:r>
      <w:r w:rsidR="008813F2">
        <w:rPr>
          <w:color w:val="000000" w:themeColor="text1"/>
        </w:rPr>
        <w:t>2017</w:t>
      </w:r>
      <w:r w:rsidR="008813F2" w:rsidRPr="00E85AFA">
        <w:rPr>
          <w:color w:val="000000" w:themeColor="text1"/>
        </w:rPr>
        <w:t xml:space="preserve"> </w:t>
      </w:r>
      <w:r w:rsidR="008813F2">
        <w:rPr>
          <w:color w:val="000000" w:themeColor="text1"/>
        </w:rPr>
        <w:t>average</w:t>
      </w:r>
      <w:r w:rsidR="00DD4894" w:rsidRPr="00E85AFA">
        <w:rPr>
          <w:color w:val="000000" w:themeColor="text1"/>
        </w:rPr>
        <w:t xml:space="preserve"> temperatures. The top row shows breakdown by type of injury, sex and age group. The bottom row shows the break down by type of injury, sex and month. Black dots represent net changes in deaths for each set of bars.</w:t>
      </w:r>
      <w:ins w:id="347" w:author="Robbie Parks" w:date="2019-11-07T09:11:00Z">
        <w:r w:rsidR="00CE738A">
          <w:rPr>
            <w:color w:val="000000" w:themeColor="text1"/>
          </w:rPr>
          <w:t xml:space="preserve"> See Extended </w:t>
        </w:r>
        <w:r w:rsidR="00476788">
          <w:rPr>
            <w:color w:val="000000" w:themeColor="text1"/>
          </w:rPr>
          <w:t xml:space="preserve">Data </w:t>
        </w:r>
        <w:r w:rsidR="00CE738A">
          <w:rPr>
            <w:color w:val="000000" w:themeColor="text1"/>
          </w:rPr>
          <w:t xml:space="preserve">Figure </w:t>
        </w:r>
        <w:r w:rsidR="00476788">
          <w:rPr>
            <w:color w:val="000000" w:themeColor="text1"/>
          </w:rPr>
          <w:t>3</w:t>
        </w:r>
        <w:r w:rsidR="00CE738A">
          <w:rPr>
            <w:color w:val="000000" w:themeColor="text1"/>
          </w:rPr>
          <w:t xml:space="preserve"> for results for </w:t>
        </w:r>
        <w:r w:rsidR="002768FB">
          <w:rPr>
            <w:color w:val="000000" w:themeColor="text1"/>
          </w:rPr>
          <w:t xml:space="preserve">scenario of </w:t>
        </w:r>
        <w:r w:rsidR="00CE738A">
          <w:rPr>
            <w:bCs/>
          </w:rPr>
          <w:t>2</w:t>
        </w:r>
        <w:r w:rsidR="00CE738A" w:rsidRPr="003E64A4">
          <w:rPr>
            <w:bCs/>
          </w:rPr>
          <w:t>°C</w:t>
        </w:r>
        <w:r w:rsidR="002768FB">
          <w:rPr>
            <w:bCs/>
          </w:rPr>
          <w:t xml:space="preserve"> warmer.</w:t>
        </w:r>
        <w:r w:rsidR="00CE738A">
          <w:rPr>
            <w:noProof/>
          </w:rPr>
          <w:t xml:space="preserve"> </w:t>
        </w:r>
      </w:ins>
      <w:r w:rsidR="006C199F">
        <w:rPr>
          <w:noProof/>
        </w:rPr>
        <w:br w:type="page"/>
      </w:r>
    </w:p>
    <w:p w14:paraId="276A6463" w14:textId="77777777" w:rsidR="00E51470" w:rsidRPr="009F1529" w:rsidRDefault="003E64A4" w:rsidP="004B68B4">
      <w:pPr>
        <w:spacing w:line="480" w:lineRule="auto"/>
        <w:jc w:val="both"/>
        <w:rPr>
          <w:del w:id="348" w:author="Robbie Parks" w:date="2019-11-07T09:11:00Z"/>
          <w:bCs/>
        </w:rPr>
      </w:pPr>
      <w:r w:rsidRPr="003E64A4">
        <w:rPr>
          <w:b/>
          <w:bCs/>
        </w:rPr>
        <w:lastRenderedPageBreak/>
        <w:t xml:space="preserve">Figure </w:t>
      </w:r>
      <w:del w:id="349" w:author="Robbie Parks" w:date="2019-11-07T09:11:00Z">
        <w:r>
          <w:rPr>
            <w:b/>
            <w:bCs/>
          </w:rPr>
          <w:delText>5</w:delText>
        </w:r>
      </w:del>
      <w:ins w:id="350" w:author="Robbie Parks" w:date="2019-11-07T09:11:00Z">
        <w:r w:rsidR="00D16DC8">
          <w:rPr>
            <w:b/>
            <w:bCs/>
          </w:rPr>
          <w:t>4</w:t>
        </w:r>
      </w:ins>
      <w:r w:rsidRPr="003E64A4">
        <w:rPr>
          <w:b/>
          <w:bCs/>
        </w:rPr>
        <w:t xml:space="preserve">. </w:t>
      </w:r>
      <w:r w:rsidRPr="003E64A4">
        <w:rPr>
          <w:bCs/>
        </w:rPr>
        <w:t xml:space="preserve">Percent change in death rates in year in which each month was </w:t>
      </w:r>
      <w:r w:rsidR="009F1529">
        <w:rPr>
          <w:bCs/>
        </w:rPr>
        <w:t>+</w:t>
      </w:r>
      <w:del w:id="351" w:author="Robbie Parks" w:date="2019-11-07T09:11:00Z">
        <w:r w:rsidR="00C47280">
          <w:rPr>
            <w:bCs/>
          </w:rPr>
          <w:delText>2</w:delText>
        </w:r>
      </w:del>
      <w:ins w:id="352" w:author="Robbie Parks" w:date="2019-11-07T09:11:00Z">
        <w:r w:rsidR="00CE738A">
          <w:rPr>
            <w:bCs/>
          </w:rPr>
          <w:t>1.5</w:t>
        </w:r>
      </w:ins>
      <w:r w:rsidRPr="003E64A4">
        <w:rPr>
          <w:bCs/>
        </w:rPr>
        <w:t xml:space="preserve">°C compared with </w:t>
      </w:r>
      <w:r w:rsidR="005B7925" w:rsidRPr="00E85AFA">
        <w:rPr>
          <w:color w:val="000000" w:themeColor="text1"/>
        </w:rPr>
        <w:t>1980-</w:t>
      </w:r>
      <w:r w:rsidR="005B7925">
        <w:rPr>
          <w:color w:val="000000" w:themeColor="text1"/>
        </w:rPr>
        <w:t>2017</w:t>
      </w:r>
      <w:r w:rsidR="005B7925" w:rsidRPr="00E85AFA">
        <w:rPr>
          <w:color w:val="000000" w:themeColor="text1"/>
        </w:rPr>
        <w:t xml:space="preserve"> </w:t>
      </w:r>
      <w:r w:rsidR="005B7925">
        <w:rPr>
          <w:color w:val="000000" w:themeColor="text1"/>
        </w:rPr>
        <w:t>average</w:t>
      </w:r>
      <w:r w:rsidR="005B7925" w:rsidRPr="00E85AFA">
        <w:rPr>
          <w:color w:val="000000" w:themeColor="text1"/>
        </w:rPr>
        <w:t xml:space="preserve"> temperatures</w:t>
      </w:r>
      <w:r w:rsidR="005B7925" w:rsidRPr="003E64A4">
        <w:rPr>
          <w:bCs/>
        </w:rPr>
        <w:t xml:space="preserve"> </w:t>
      </w:r>
      <w:r w:rsidRPr="003E64A4">
        <w:rPr>
          <w:bCs/>
        </w:rPr>
        <w:t xml:space="preserve">by type of injury, sex and </w:t>
      </w:r>
      <w:r w:rsidR="00021F45">
        <w:rPr>
          <w:bCs/>
        </w:rPr>
        <w:t xml:space="preserve">(A) </w:t>
      </w:r>
      <w:r w:rsidRPr="003E64A4">
        <w:rPr>
          <w:bCs/>
        </w:rPr>
        <w:t>age group</w:t>
      </w:r>
      <w:r w:rsidR="00E3371A">
        <w:rPr>
          <w:bCs/>
        </w:rPr>
        <w:t xml:space="preserve"> or (B) month</w:t>
      </w:r>
      <w:r w:rsidRPr="003E64A4">
        <w:rPr>
          <w:bCs/>
        </w:rPr>
        <w:t>.</w:t>
      </w:r>
      <w:del w:id="353" w:author="Robbie Parks" w:date="2019-11-07T09:11:00Z">
        <w:r w:rsidR="00E51470" w:rsidRPr="00E85AFA">
          <w:br w:type="page"/>
        </w:r>
      </w:del>
    </w:p>
    <w:p w14:paraId="3799E5FC" w14:textId="77777777" w:rsidR="00DE2407" w:rsidRPr="00E85AFA" w:rsidRDefault="00CE738A" w:rsidP="00DE2407">
      <w:pPr>
        <w:spacing w:line="480" w:lineRule="auto"/>
        <w:jc w:val="both"/>
        <w:rPr>
          <w:moveFrom w:id="354" w:author="Robbie Parks" w:date="2019-11-07T09:11:00Z"/>
          <w:b/>
        </w:rPr>
      </w:pPr>
      <w:ins w:id="355" w:author="Robbie Parks" w:date="2019-11-07T09:11:00Z">
        <w:r>
          <w:rPr>
            <w:bCs/>
          </w:rPr>
          <w:lastRenderedPageBreak/>
          <w:t xml:space="preserve"> </w:t>
        </w:r>
        <w:r>
          <w:rPr>
            <w:color w:val="000000" w:themeColor="text1"/>
          </w:rPr>
          <w:t xml:space="preserve">See Extended </w:t>
        </w:r>
        <w:r w:rsidR="005D185E">
          <w:rPr>
            <w:color w:val="000000" w:themeColor="text1"/>
          </w:rPr>
          <w:t xml:space="preserve">Data </w:t>
        </w:r>
        <w:r>
          <w:rPr>
            <w:color w:val="000000" w:themeColor="text1"/>
          </w:rPr>
          <w:t xml:space="preserve">Figure </w:t>
        </w:r>
        <w:r w:rsidR="006E68E1">
          <w:rPr>
            <w:color w:val="000000" w:themeColor="text1"/>
          </w:rPr>
          <w:t>4</w:t>
        </w:r>
        <w:r>
          <w:rPr>
            <w:color w:val="000000" w:themeColor="text1"/>
          </w:rPr>
          <w:t xml:space="preserve"> </w:t>
        </w:r>
        <w:r w:rsidR="002768FB">
          <w:rPr>
            <w:color w:val="000000" w:themeColor="text1"/>
          </w:rPr>
          <w:t xml:space="preserve">for scenario of </w:t>
        </w:r>
        <w:r w:rsidR="002768FB">
          <w:rPr>
            <w:bCs/>
          </w:rPr>
          <w:t>2</w:t>
        </w:r>
        <w:r w:rsidR="002768FB" w:rsidRPr="003E64A4">
          <w:rPr>
            <w:bCs/>
          </w:rPr>
          <w:t>°C</w:t>
        </w:r>
        <w:r w:rsidR="002768FB">
          <w:rPr>
            <w:bCs/>
          </w:rPr>
          <w:t xml:space="preserve"> warmer.</w:t>
        </w:r>
      </w:ins>
      <w:moveFromRangeStart w:id="356" w:author="Robbie Parks" w:date="2019-11-07T09:11:00Z" w:name="move24010333"/>
      <w:moveFrom w:id="357" w:author="Robbie Parks" w:date="2019-11-07T09:11:00Z">
        <w:r w:rsidR="00DE2407" w:rsidRPr="00E85AFA">
          <w:rPr>
            <w:b/>
          </w:rPr>
          <w:t>References</w:t>
        </w:r>
      </w:moveFrom>
    </w:p>
    <w:moveFromRangeEnd w:id="356"/>
    <w:p w14:paraId="2618BAFB" w14:textId="77777777" w:rsidR="00924924" w:rsidRPr="00924924" w:rsidRDefault="00A620DD" w:rsidP="00924924">
      <w:pPr>
        <w:widowControl w:val="0"/>
        <w:autoSpaceDE w:val="0"/>
        <w:autoSpaceDN w:val="0"/>
        <w:adjustRightInd w:val="0"/>
        <w:ind w:left="640" w:hanging="640"/>
        <w:rPr>
          <w:del w:id="358" w:author="Robbie Parks" w:date="2019-11-07T09:11:00Z"/>
          <w:noProof/>
          <w:lang w:val="en-US"/>
        </w:rPr>
      </w:pPr>
      <w:del w:id="359" w:author="Robbie Parks" w:date="2019-11-07T09:11:00Z">
        <w:r w:rsidRPr="00E85AFA">
          <w:rPr>
            <w:b/>
          </w:rPr>
          <w:fldChar w:fldCharType="begin" w:fldLock="1"/>
        </w:r>
        <w:r w:rsidRPr="00E85AFA">
          <w:rPr>
            <w:b/>
          </w:rPr>
          <w:delInstrText xml:space="preserve">ADDIN Mendeley Bibliography CSL_BIBLIOGRAPHY </w:delInstrText>
        </w:r>
        <w:r w:rsidRPr="00E85AFA">
          <w:rPr>
            <w:b/>
          </w:rPr>
          <w:fldChar w:fldCharType="separate"/>
        </w:r>
        <w:r w:rsidR="00924924" w:rsidRPr="00924924">
          <w:rPr>
            <w:noProof/>
            <w:lang w:val="en-US"/>
          </w:rPr>
          <w:delText>1.</w:delText>
        </w:r>
        <w:r w:rsidR="00924924" w:rsidRPr="00924924">
          <w:rPr>
            <w:noProof/>
            <w:lang w:val="en-US"/>
          </w:rPr>
          <w:tab/>
          <w:delText xml:space="preserve">McMichael, A. J., Woodruff, R. E. &amp; Hales, S. Climate change and human health: present and future risks. </w:delText>
        </w:r>
        <w:r w:rsidR="00924924" w:rsidRPr="00924924">
          <w:rPr>
            <w:i/>
            <w:iCs/>
            <w:noProof/>
            <w:lang w:val="en-US"/>
          </w:rPr>
          <w:delText>Lancet</w:delText>
        </w:r>
        <w:r w:rsidR="00924924" w:rsidRPr="00924924">
          <w:rPr>
            <w:noProof/>
            <w:lang w:val="en-US"/>
          </w:rPr>
          <w:delText xml:space="preserve"> (2006). doi:10.1016/S0140-6736(06)68079-3</w:delText>
        </w:r>
      </w:del>
    </w:p>
    <w:p w14:paraId="1DC9FF22" w14:textId="77777777" w:rsidR="00924924" w:rsidRPr="00924924" w:rsidRDefault="00924924" w:rsidP="00924924">
      <w:pPr>
        <w:widowControl w:val="0"/>
        <w:autoSpaceDE w:val="0"/>
        <w:autoSpaceDN w:val="0"/>
        <w:adjustRightInd w:val="0"/>
        <w:ind w:left="640" w:hanging="640"/>
        <w:rPr>
          <w:del w:id="360" w:author="Robbie Parks" w:date="2019-11-07T09:11:00Z"/>
          <w:noProof/>
          <w:lang w:val="en-US"/>
        </w:rPr>
      </w:pPr>
      <w:del w:id="361" w:author="Robbie Parks" w:date="2019-11-07T09:11:00Z">
        <w:r w:rsidRPr="00924924">
          <w:rPr>
            <w:noProof/>
            <w:lang w:val="en-US"/>
          </w:rPr>
          <w:delText>2.</w:delText>
        </w:r>
        <w:r w:rsidRPr="00924924">
          <w:rPr>
            <w:noProof/>
            <w:lang w:val="en-US"/>
          </w:rPr>
          <w:tab/>
          <w:delText xml:space="preserve">Smith, K. R. </w:delText>
        </w:r>
        <w:r w:rsidRPr="00924924">
          <w:rPr>
            <w:i/>
            <w:iCs/>
            <w:noProof/>
            <w:lang w:val="en-US"/>
          </w:rPr>
          <w:delText>et al.</w:delText>
        </w:r>
        <w:r w:rsidRPr="00924924">
          <w:rPr>
            <w:noProof/>
            <w:lang w:val="en-US"/>
          </w:rPr>
          <w:delText xml:space="preserve"> Human health: impacts, adaptation, and co-benefits. in </w:delText>
        </w:r>
        <w:r w:rsidRPr="00924924">
          <w:rPr>
            <w:i/>
            <w:iCs/>
            <w:noProof/>
            <w:lang w:val="en-US"/>
          </w:rPr>
          <w:delText>Climate Change 2014 Impacts, Adaptation and Vulnerability: Part A: Global and Sectoral Aspects</w:delText>
        </w:r>
        <w:r w:rsidRPr="00924924">
          <w:rPr>
            <w:noProof/>
            <w:lang w:val="en-US"/>
          </w:rPr>
          <w:delText xml:space="preserve"> (2015). doi:10.1017/CBO9781107415379.016</w:delText>
        </w:r>
      </w:del>
    </w:p>
    <w:p w14:paraId="694D8DEC" w14:textId="77777777" w:rsidR="00924924" w:rsidRPr="00924924" w:rsidRDefault="00924924" w:rsidP="00924924">
      <w:pPr>
        <w:widowControl w:val="0"/>
        <w:autoSpaceDE w:val="0"/>
        <w:autoSpaceDN w:val="0"/>
        <w:adjustRightInd w:val="0"/>
        <w:ind w:left="640" w:hanging="640"/>
        <w:rPr>
          <w:del w:id="362" w:author="Robbie Parks" w:date="2019-11-07T09:11:00Z"/>
          <w:noProof/>
          <w:lang w:val="en-US"/>
        </w:rPr>
      </w:pPr>
      <w:del w:id="363" w:author="Robbie Parks" w:date="2019-11-07T09:11:00Z">
        <w:r w:rsidRPr="00924924">
          <w:rPr>
            <w:noProof/>
            <w:lang w:val="en-US"/>
          </w:rPr>
          <w:delText>3.</w:delText>
        </w:r>
        <w:r w:rsidRPr="00924924">
          <w:rPr>
            <w:noProof/>
            <w:lang w:val="en-US"/>
          </w:rPr>
          <w:tab/>
          <w:delText xml:space="preserve">Haines, A. &amp; Ebi, K. The imperative for climate action to protect health. </w:delText>
        </w:r>
        <w:r w:rsidRPr="00924924">
          <w:rPr>
            <w:i/>
            <w:iCs/>
            <w:noProof/>
            <w:lang w:val="en-US"/>
          </w:rPr>
          <w:delText>N. Engl. J. Med.</w:delText>
        </w:r>
        <w:r w:rsidRPr="00924924">
          <w:rPr>
            <w:noProof/>
            <w:lang w:val="en-US"/>
          </w:rPr>
          <w:delText xml:space="preserve"> 263–273 (2019).</w:delText>
        </w:r>
      </w:del>
    </w:p>
    <w:p w14:paraId="5F4A7704" w14:textId="77777777" w:rsidR="00924924" w:rsidRPr="00924924" w:rsidRDefault="00924924" w:rsidP="00924924">
      <w:pPr>
        <w:widowControl w:val="0"/>
        <w:autoSpaceDE w:val="0"/>
        <w:autoSpaceDN w:val="0"/>
        <w:adjustRightInd w:val="0"/>
        <w:ind w:left="640" w:hanging="640"/>
        <w:rPr>
          <w:del w:id="364" w:author="Robbie Parks" w:date="2019-11-07T09:11:00Z"/>
          <w:noProof/>
          <w:lang w:val="en-US"/>
        </w:rPr>
      </w:pPr>
      <w:del w:id="365" w:author="Robbie Parks" w:date="2019-11-07T09:11:00Z">
        <w:r w:rsidRPr="00924924">
          <w:rPr>
            <w:noProof/>
            <w:lang w:val="en-US"/>
          </w:rPr>
          <w:delText>4.</w:delText>
        </w:r>
        <w:r w:rsidRPr="00924924">
          <w:rPr>
            <w:noProof/>
            <w:lang w:val="en-US"/>
          </w:rPr>
          <w:tab/>
          <w:delText xml:space="preserve">Watts, N. </w:delText>
        </w:r>
        <w:r w:rsidRPr="00924924">
          <w:rPr>
            <w:i/>
            <w:iCs/>
            <w:noProof/>
            <w:lang w:val="en-US"/>
          </w:rPr>
          <w:delText>et al.</w:delText>
        </w:r>
        <w:r w:rsidRPr="00924924">
          <w:rPr>
            <w:noProof/>
            <w:lang w:val="en-US"/>
          </w:rPr>
          <w:delText xml:space="preserve"> The 2018 report of the Lancet Countdown on health and climate change: shaping health of nations for centuries to come. </w:delText>
        </w:r>
        <w:r w:rsidRPr="00924924">
          <w:rPr>
            <w:i/>
            <w:iCs/>
            <w:noProof/>
            <w:lang w:val="en-US"/>
          </w:rPr>
          <w:delText>Lancet</w:delText>
        </w:r>
        <w:r w:rsidRPr="00924924">
          <w:rPr>
            <w:noProof/>
            <w:lang w:val="en-US"/>
          </w:rPr>
          <w:delText xml:space="preserve"> </w:delText>
        </w:r>
        <w:r w:rsidRPr="00924924">
          <w:rPr>
            <w:b/>
            <w:bCs/>
            <w:noProof/>
            <w:lang w:val="en-US"/>
          </w:rPr>
          <w:delText>6736</w:delText>
        </w:r>
        <w:r w:rsidRPr="00924924">
          <w:rPr>
            <w:noProof/>
            <w:lang w:val="en-US"/>
          </w:rPr>
          <w:delText>, 1–4 (2018).</w:delText>
        </w:r>
      </w:del>
    </w:p>
    <w:p w14:paraId="46C4BDF4" w14:textId="77777777" w:rsidR="00924924" w:rsidRPr="00924924" w:rsidRDefault="00924924" w:rsidP="00924924">
      <w:pPr>
        <w:widowControl w:val="0"/>
        <w:autoSpaceDE w:val="0"/>
        <w:autoSpaceDN w:val="0"/>
        <w:adjustRightInd w:val="0"/>
        <w:ind w:left="640" w:hanging="640"/>
        <w:rPr>
          <w:del w:id="366" w:author="Robbie Parks" w:date="2019-11-07T09:11:00Z"/>
          <w:noProof/>
          <w:lang w:val="en-US"/>
        </w:rPr>
      </w:pPr>
      <w:del w:id="367" w:author="Robbie Parks" w:date="2019-11-07T09:11:00Z">
        <w:r w:rsidRPr="00924924">
          <w:rPr>
            <w:noProof/>
            <w:lang w:val="en-US"/>
          </w:rPr>
          <w:delText>5.</w:delText>
        </w:r>
        <w:r w:rsidRPr="00924924">
          <w:rPr>
            <w:noProof/>
            <w:lang w:val="en-US"/>
          </w:rPr>
          <w:tab/>
          <w:delText xml:space="preserve">Huang, C. </w:delText>
        </w:r>
        <w:r w:rsidRPr="00924924">
          <w:rPr>
            <w:i/>
            <w:iCs/>
            <w:noProof/>
            <w:lang w:val="en-US"/>
          </w:rPr>
          <w:delText>et al.</w:delText>
        </w:r>
        <w:r w:rsidRPr="00924924">
          <w:rPr>
            <w:noProof/>
            <w:lang w:val="en-US"/>
          </w:rPr>
          <w:delText xml:space="preserve"> Projecting future heat-related mortality under climate change scenarios: a systematic review. </w:delText>
        </w:r>
        <w:r w:rsidRPr="00924924">
          <w:rPr>
            <w:i/>
            <w:iCs/>
            <w:noProof/>
            <w:lang w:val="en-US"/>
          </w:rPr>
          <w:delText>Environ. Health Perspect.</w:delText>
        </w:r>
        <w:r w:rsidRPr="00924924">
          <w:rPr>
            <w:noProof/>
            <w:lang w:val="en-US"/>
          </w:rPr>
          <w:delText xml:space="preserve"> (2011). doi:10.1289/ehp.1103456</w:delText>
        </w:r>
      </w:del>
    </w:p>
    <w:p w14:paraId="04B809E5" w14:textId="77777777" w:rsidR="00924924" w:rsidRPr="00924924" w:rsidRDefault="00924924" w:rsidP="00924924">
      <w:pPr>
        <w:widowControl w:val="0"/>
        <w:autoSpaceDE w:val="0"/>
        <w:autoSpaceDN w:val="0"/>
        <w:adjustRightInd w:val="0"/>
        <w:ind w:left="640" w:hanging="640"/>
        <w:rPr>
          <w:del w:id="368" w:author="Robbie Parks" w:date="2019-11-07T09:11:00Z"/>
          <w:noProof/>
          <w:lang w:val="en-US"/>
        </w:rPr>
      </w:pPr>
      <w:del w:id="369" w:author="Robbie Parks" w:date="2019-11-07T09:11:00Z">
        <w:r w:rsidRPr="00924924">
          <w:rPr>
            <w:noProof/>
            <w:lang w:val="en-US"/>
          </w:rPr>
          <w:delText>6.</w:delText>
        </w:r>
        <w:r w:rsidRPr="00924924">
          <w:rPr>
            <w:noProof/>
            <w:lang w:val="en-US"/>
          </w:rPr>
          <w:tab/>
          <w:delText xml:space="preserve">Gasparrini, A. </w:delText>
        </w:r>
        <w:r w:rsidRPr="00924924">
          <w:rPr>
            <w:i/>
            <w:iCs/>
            <w:noProof/>
            <w:lang w:val="en-US"/>
          </w:rPr>
          <w:delText>et al.</w:delText>
        </w:r>
        <w:r w:rsidRPr="00924924">
          <w:rPr>
            <w:noProof/>
            <w:lang w:val="en-US"/>
          </w:rPr>
          <w:delText xml:space="preserve"> Projections of temperature-related excess mortality under climate change scenarios. </w:delText>
        </w:r>
        <w:r w:rsidRPr="00924924">
          <w:rPr>
            <w:i/>
            <w:iCs/>
            <w:noProof/>
            <w:lang w:val="en-US"/>
          </w:rPr>
          <w:delText>Lancet Planet. Heal.</w:delText>
        </w:r>
        <w:r w:rsidRPr="00924924">
          <w:rPr>
            <w:noProof/>
            <w:lang w:val="en-US"/>
          </w:rPr>
          <w:delText xml:space="preserve"> (2017). doi:10.1016/S2542-5196(17)30156-0</w:delText>
        </w:r>
      </w:del>
    </w:p>
    <w:p w14:paraId="236037E9" w14:textId="77777777" w:rsidR="00924924" w:rsidRPr="00924924" w:rsidRDefault="00924924" w:rsidP="00924924">
      <w:pPr>
        <w:widowControl w:val="0"/>
        <w:autoSpaceDE w:val="0"/>
        <w:autoSpaceDN w:val="0"/>
        <w:adjustRightInd w:val="0"/>
        <w:ind w:left="640" w:hanging="640"/>
        <w:rPr>
          <w:del w:id="370" w:author="Robbie Parks" w:date="2019-11-07T09:11:00Z"/>
          <w:noProof/>
          <w:lang w:val="en-US"/>
        </w:rPr>
      </w:pPr>
      <w:del w:id="371" w:author="Robbie Parks" w:date="2019-11-07T09:11:00Z">
        <w:r w:rsidRPr="00924924">
          <w:rPr>
            <w:noProof/>
            <w:lang w:val="en-US"/>
          </w:rPr>
          <w:delText>7.</w:delText>
        </w:r>
        <w:r w:rsidRPr="00924924">
          <w:rPr>
            <w:noProof/>
            <w:lang w:val="en-US"/>
          </w:rPr>
          <w:tab/>
          <w:delText xml:space="preserve">Burke, M. </w:delText>
        </w:r>
        <w:r w:rsidRPr="00924924">
          <w:rPr>
            <w:i/>
            <w:iCs/>
            <w:noProof/>
            <w:lang w:val="en-US"/>
          </w:rPr>
          <w:delText>et al.</w:delText>
        </w:r>
        <w:r w:rsidRPr="00924924">
          <w:rPr>
            <w:noProof/>
            <w:lang w:val="en-US"/>
          </w:rPr>
          <w:delText xml:space="preserve"> Higher temperatures increase suicide rates in the United States and Mexico. </w:delText>
        </w:r>
        <w:r w:rsidRPr="00924924">
          <w:rPr>
            <w:i/>
            <w:iCs/>
            <w:noProof/>
            <w:lang w:val="en-US"/>
          </w:rPr>
          <w:delText>Nat. Clim. Chang.</w:delText>
        </w:r>
        <w:r w:rsidRPr="00924924">
          <w:rPr>
            <w:noProof/>
            <w:lang w:val="en-US"/>
          </w:rPr>
          <w:delText xml:space="preserve"> (2018). doi:10.1038/s41558-018-0222-x</w:delText>
        </w:r>
      </w:del>
    </w:p>
    <w:p w14:paraId="3D4DB572" w14:textId="77777777" w:rsidR="00924924" w:rsidRPr="00924924" w:rsidRDefault="00924924" w:rsidP="00924924">
      <w:pPr>
        <w:widowControl w:val="0"/>
        <w:autoSpaceDE w:val="0"/>
        <w:autoSpaceDN w:val="0"/>
        <w:adjustRightInd w:val="0"/>
        <w:ind w:left="640" w:hanging="640"/>
        <w:rPr>
          <w:del w:id="372" w:author="Robbie Parks" w:date="2019-11-07T09:11:00Z"/>
          <w:noProof/>
          <w:lang w:val="en-US"/>
        </w:rPr>
      </w:pPr>
      <w:del w:id="373" w:author="Robbie Parks" w:date="2019-11-07T09:11:00Z">
        <w:r w:rsidRPr="00924924">
          <w:rPr>
            <w:noProof/>
            <w:lang w:val="en-US"/>
          </w:rPr>
          <w:delText>8.</w:delText>
        </w:r>
        <w:r w:rsidRPr="00924924">
          <w:rPr>
            <w:noProof/>
            <w:lang w:val="en-US"/>
          </w:rPr>
          <w:tab/>
          <w:delText xml:space="preserve">Rey, G. </w:delText>
        </w:r>
        <w:r w:rsidRPr="00924924">
          <w:rPr>
            <w:i/>
            <w:iCs/>
            <w:noProof/>
            <w:lang w:val="en-US"/>
          </w:rPr>
          <w:delText>et al.</w:delText>
        </w:r>
        <w:r w:rsidRPr="00924924">
          <w:rPr>
            <w:noProof/>
            <w:lang w:val="en-US"/>
          </w:rPr>
          <w:delText xml:space="preserve"> The impact of major heat waves on all-cause and cause-specific mortality in France from 1971 to 2003. </w:delText>
        </w:r>
        <w:r w:rsidRPr="00924924">
          <w:rPr>
            <w:i/>
            <w:iCs/>
            <w:noProof/>
            <w:lang w:val="en-US"/>
          </w:rPr>
          <w:delText>Int. Arch. Occup. Environ. Health</w:delText>
        </w:r>
        <w:r w:rsidRPr="00924924">
          <w:rPr>
            <w:noProof/>
            <w:lang w:val="en-US"/>
          </w:rPr>
          <w:delText xml:space="preserve"> (2007). doi:10.1007/s00420-007-0173-4</w:delText>
        </w:r>
      </w:del>
    </w:p>
    <w:p w14:paraId="69369B0C" w14:textId="77777777" w:rsidR="00924924" w:rsidRPr="00924924" w:rsidRDefault="00924924" w:rsidP="00924924">
      <w:pPr>
        <w:widowControl w:val="0"/>
        <w:autoSpaceDE w:val="0"/>
        <w:autoSpaceDN w:val="0"/>
        <w:adjustRightInd w:val="0"/>
        <w:ind w:left="640" w:hanging="640"/>
        <w:rPr>
          <w:del w:id="374" w:author="Robbie Parks" w:date="2019-11-07T09:11:00Z"/>
          <w:noProof/>
          <w:lang w:val="en-US"/>
        </w:rPr>
      </w:pPr>
      <w:del w:id="375" w:author="Robbie Parks" w:date="2019-11-07T09:11:00Z">
        <w:r w:rsidRPr="00924924">
          <w:rPr>
            <w:noProof/>
            <w:lang w:val="en-US"/>
          </w:rPr>
          <w:delText>9.</w:delText>
        </w:r>
        <w:r w:rsidRPr="00924924">
          <w:rPr>
            <w:noProof/>
            <w:lang w:val="en-US"/>
          </w:rPr>
          <w:tab/>
          <w:delText xml:space="preserve">Orru, H. &amp; Åström, D. O. Increases in external cause mortality due to high and low temperatures: evidence from northeastern Europe. </w:delText>
        </w:r>
        <w:r w:rsidRPr="00924924">
          <w:rPr>
            <w:i/>
            <w:iCs/>
            <w:noProof/>
            <w:lang w:val="en-US"/>
          </w:rPr>
          <w:delText>Int. J. Biometeorol.</w:delText>
        </w:r>
        <w:r w:rsidRPr="00924924">
          <w:rPr>
            <w:noProof/>
            <w:lang w:val="en-US"/>
          </w:rPr>
          <w:delText xml:space="preserve"> (2017). doi:10.1007/s00484-016-1270-4</w:delText>
        </w:r>
      </w:del>
    </w:p>
    <w:p w14:paraId="6EE703E2" w14:textId="77777777" w:rsidR="00924924" w:rsidRPr="00924924" w:rsidRDefault="00924924" w:rsidP="00924924">
      <w:pPr>
        <w:widowControl w:val="0"/>
        <w:autoSpaceDE w:val="0"/>
        <w:autoSpaceDN w:val="0"/>
        <w:adjustRightInd w:val="0"/>
        <w:ind w:left="640" w:hanging="640"/>
        <w:rPr>
          <w:del w:id="376" w:author="Robbie Parks" w:date="2019-11-07T09:11:00Z"/>
          <w:noProof/>
          <w:lang w:val="en-US"/>
        </w:rPr>
      </w:pPr>
      <w:del w:id="377" w:author="Robbie Parks" w:date="2019-11-07T09:11:00Z">
        <w:r w:rsidRPr="00924924">
          <w:rPr>
            <w:noProof/>
            <w:lang w:val="en-US"/>
          </w:rPr>
          <w:delText>10.</w:delText>
        </w:r>
        <w:r w:rsidRPr="00924924">
          <w:rPr>
            <w:noProof/>
            <w:lang w:val="en-US"/>
          </w:rPr>
          <w:tab/>
          <w:delText xml:space="preserve">Parks, R. M., Bennett, J. E., Foreman, K. J., Toumi, R. &amp; Ezzati, M. National and regional seasonal dynamics of all-cause and cause-specific mortality in the USA from 1980 to 2016. </w:delText>
        </w:r>
        <w:r w:rsidRPr="00924924">
          <w:rPr>
            <w:i/>
            <w:iCs/>
            <w:noProof/>
            <w:lang w:val="en-US"/>
          </w:rPr>
          <w:delText>Elife</w:delText>
        </w:r>
        <w:r w:rsidRPr="00924924">
          <w:rPr>
            <w:noProof/>
            <w:lang w:val="en-US"/>
          </w:rPr>
          <w:delText xml:space="preserve"> </w:delText>
        </w:r>
        <w:r w:rsidRPr="00924924">
          <w:rPr>
            <w:b/>
            <w:bCs/>
            <w:noProof/>
            <w:lang w:val="en-US"/>
          </w:rPr>
          <w:delText>7</w:delText>
        </w:r>
        <w:r w:rsidRPr="00924924">
          <w:rPr>
            <w:noProof/>
            <w:lang w:val="en-US"/>
          </w:rPr>
          <w:delText>, (2018).</w:delText>
        </w:r>
      </w:del>
    </w:p>
    <w:p w14:paraId="2F8CDDDA" w14:textId="77777777" w:rsidR="00924924" w:rsidRPr="00924924" w:rsidRDefault="00924924" w:rsidP="00924924">
      <w:pPr>
        <w:widowControl w:val="0"/>
        <w:autoSpaceDE w:val="0"/>
        <w:autoSpaceDN w:val="0"/>
        <w:adjustRightInd w:val="0"/>
        <w:ind w:left="640" w:hanging="640"/>
        <w:rPr>
          <w:del w:id="378" w:author="Robbie Parks" w:date="2019-11-07T09:11:00Z"/>
          <w:noProof/>
          <w:lang w:val="en-US"/>
        </w:rPr>
      </w:pPr>
      <w:del w:id="379" w:author="Robbie Parks" w:date="2019-11-07T09:11:00Z">
        <w:r w:rsidRPr="00924924">
          <w:rPr>
            <w:noProof/>
            <w:lang w:val="en-US"/>
          </w:rPr>
          <w:delText>11.</w:delText>
        </w:r>
        <w:r w:rsidRPr="00924924">
          <w:rPr>
            <w:noProof/>
            <w:lang w:val="en-US"/>
          </w:rPr>
          <w:tab/>
          <w:delText xml:space="preserve">Rau, R. Seasonality in human mortality. A demographic approach. </w:delText>
        </w:r>
        <w:r w:rsidRPr="00924924">
          <w:rPr>
            <w:i/>
            <w:iCs/>
            <w:noProof/>
            <w:lang w:val="en-US"/>
          </w:rPr>
          <w:delText>Wirtschafts- und Sozialwissenschaftlichen Fak.</w:delText>
        </w:r>
        <w:r w:rsidRPr="00924924">
          <w:rPr>
            <w:noProof/>
            <w:lang w:val="en-US"/>
          </w:rPr>
          <w:delText xml:space="preserve"> </w:delText>
        </w:r>
        <w:r w:rsidRPr="00924924">
          <w:rPr>
            <w:b/>
            <w:bCs/>
            <w:noProof/>
            <w:lang w:val="en-US"/>
          </w:rPr>
          <w:delText>PhD</w:delText>
        </w:r>
        <w:r w:rsidRPr="00924924">
          <w:rPr>
            <w:noProof/>
            <w:lang w:val="en-US"/>
          </w:rPr>
          <w:delText>, 361 (2004).</w:delText>
        </w:r>
      </w:del>
    </w:p>
    <w:p w14:paraId="4A27CBA3" w14:textId="77777777" w:rsidR="00924924" w:rsidRPr="00924924" w:rsidRDefault="00924924" w:rsidP="00924924">
      <w:pPr>
        <w:widowControl w:val="0"/>
        <w:autoSpaceDE w:val="0"/>
        <w:autoSpaceDN w:val="0"/>
        <w:adjustRightInd w:val="0"/>
        <w:ind w:left="640" w:hanging="640"/>
        <w:rPr>
          <w:del w:id="380" w:author="Robbie Parks" w:date="2019-11-07T09:11:00Z"/>
          <w:noProof/>
          <w:lang w:val="en-US"/>
        </w:rPr>
      </w:pPr>
      <w:del w:id="381" w:author="Robbie Parks" w:date="2019-11-07T09:11:00Z">
        <w:r w:rsidRPr="00924924">
          <w:rPr>
            <w:noProof/>
            <w:lang w:val="en-US"/>
          </w:rPr>
          <w:delText>12.</w:delText>
        </w:r>
        <w:r w:rsidRPr="00924924">
          <w:rPr>
            <w:noProof/>
            <w:lang w:val="en-US"/>
          </w:rPr>
          <w:tab/>
          <w:delText xml:space="preserve">Datla, S., Sahu, P., Roh, H.-J. &amp; Sharma, S. A comprehensive analysis of the association of highway traffic with winter weather conditions. </w:delText>
        </w:r>
        <w:r w:rsidRPr="00924924">
          <w:rPr>
            <w:i/>
            <w:iCs/>
            <w:noProof/>
            <w:lang w:val="en-US"/>
          </w:rPr>
          <w:delText>Procedia - Soc. Behav. Sci.</w:delText>
        </w:r>
        <w:r w:rsidRPr="00924924">
          <w:rPr>
            <w:noProof/>
            <w:lang w:val="en-US"/>
          </w:rPr>
          <w:delText xml:space="preserve"> (2013). doi:10.1016/j.sbspro.2013.11.143</w:delText>
        </w:r>
      </w:del>
    </w:p>
    <w:p w14:paraId="73BC0514" w14:textId="77777777" w:rsidR="00924924" w:rsidRPr="00924924" w:rsidRDefault="00924924" w:rsidP="00924924">
      <w:pPr>
        <w:widowControl w:val="0"/>
        <w:autoSpaceDE w:val="0"/>
        <w:autoSpaceDN w:val="0"/>
        <w:adjustRightInd w:val="0"/>
        <w:ind w:left="640" w:hanging="640"/>
        <w:rPr>
          <w:del w:id="382" w:author="Robbie Parks" w:date="2019-11-07T09:11:00Z"/>
          <w:noProof/>
          <w:lang w:val="en-US"/>
        </w:rPr>
      </w:pPr>
      <w:del w:id="383" w:author="Robbie Parks" w:date="2019-11-07T09:11:00Z">
        <w:r w:rsidRPr="00924924">
          <w:rPr>
            <w:noProof/>
            <w:lang w:val="en-US"/>
          </w:rPr>
          <w:delText>13.</w:delText>
        </w:r>
        <w:r w:rsidRPr="00924924">
          <w:rPr>
            <w:noProof/>
            <w:lang w:val="en-US"/>
          </w:rPr>
          <w:tab/>
          <w:delText xml:space="preserve">Roh, H.-J., Sahu, P. K., Sharma, S., Datla, S. &amp; Mehran, B. Statistical investigations of snowfall and temperature interaction with passenger car and truck traffic on primary highways in Canada. </w:delText>
        </w:r>
        <w:r w:rsidRPr="00924924">
          <w:rPr>
            <w:i/>
            <w:iCs/>
            <w:noProof/>
            <w:lang w:val="en-US"/>
          </w:rPr>
          <w:delText>J. Cold Reg. Eng.</w:delText>
        </w:r>
        <w:r w:rsidRPr="00924924">
          <w:rPr>
            <w:noProof/>
            <w:lang w:val="en-US"/>
          </w:rPr>
          <w:delText xml:space="preserve"> (2016). doi:10.1061/(ASCE)CR.1943-5495.0000099</w:delText>
        </w:r>
      </w:del>
    </w:p>
    <w:p w14:paraId="0F1BBA71" w14:textId="77777777" w:rsidR="00924924" w:rsidRPr="00924924" w:rsidRDefault="00924924" w:rsidP="00924924">
      <w:pPr>
        <w:widowControl w:val="0"/>
        <w:autoSpaceDE w:val="0"/>
        <w:autoSpaceDN w:val="0"/>
        <w:adjustRightInd w:val="0"/>
        <w:ind w:left="640" w:hanging="640"/>
        <w:rPr>
          <w:del w:id="384" w:author="Robbie Parks" w:date="2019-11-07T09:11:00Z"/>
          <w:noProof/>
          <w:lang w:val="en-US"/>
        </w:rPr>
      </w:pPr>
      <w:del w:id="385" w:author="Robbie Parks" w:date="2019-11-07T09:11:00Z">
        <w:r w:rsidRPr="00924924">
          <w:rPr>
            <w:noProof/>
            <w:lang w:val="en-US"/>
          </w:rPr>
          <w:delText>14.</w:delText>
        </w:r>
        <w:r w:rsidRPr="00924924">
          <w:rPr>
            <w:noProof/>
            <w:lang w:val="en-US"/>
          </w:rPr>
          <w:tab/>
          <w:delText xml:space="preserve">Roh, H.-J., Datla, S. &amp; Sharma, S. Effect of snow, temperature and their interaction on highway truck traffic. </w:delText>
        </w:r>
        <w:r w:rsidRPr="00924924">
          <w:rPr>
            <w:i/>
            <w:iCs/>
            <w:noProof/>
            <w:lang w:val="en-US"/>
          </w:rPr>
          <w:delText>J. Transp. Techn.</w:delText>
        </w:r>
        <w:r w:rsidRPr="00924924">
          <w:rPr>
            <w:noProof/>
            <w:lang w:val="en-US"/>
          </w:rPr>
          <w:delText xml:space="preserve"> (2013). doi:10.4236/jtts.2013.31003</w:delText>
        </w:r>
      </w:del>
    </w:p>
    <w:p w14:paraId="35CC435D" w14:textId="77777777" w:rsidR="00924924" w:rsidRPr="00924924" w:rsidRDefault="00924924" w:rsidP="00924924">
      <w:pPr>
        <w:widowControl w:val="0"/>
        <w:autoSpaceDE w:val="0"/>
        <w:autoSpaceDN w:val="0"/>
        <w:adjustRightInd w:val="0"/>
        <w:ind w:left="640" w:hanging="640"/>
        <w:rPr>
          <w:del w:id="386" w:author="Robbie Parks" w:date="2019-11-07T09:11:00Z"/>
          <w:noProof/>
          <w:lang w:val="en-US"/>
        </w:rPr>
      </w:pPr>
      <w:del w:id="387" w:author="Robbie Parks" w:date="2019-11-07T09:11:00Z">
        <w:r w:rsidRPr="00924924">
          <w:rPr>
            <w:noProof/>
            <w:lang w:val="en-US"/>
          </w:rPr>
          <w:delText>15.</w:delText>
        </w:r>
        <w:r w:rsidRPr="00924924">
          <w:rPr>
            <w:noProof/>
            <w:lang w:val="en-US"/>
          </w:rPr>
          <w:tab/>
          <w:delText xml:space="preserve">Roh, H. J., Sharma, S. &amp; Sahu, P. K. Modeling snow and cold effects for classified highway traffic volumes. </w:delText>
        </w:r>
        <w:r w:rsidRPr="00924924">
          <w:rPr>
            <w:i/>
            <w:iCs/>
            <w:noProof/>
            <w:lang w:val="en-US"/>
          </w:rPr>
          <w:delText>KSCE J. Civ. Eng.</w:delText>
        </w:r>
        <w:r w:rsidRPr="00924924">
          <w:rPr>
            <w:noProof/>
            <w:lang w:val="en-US"/>
          </w:rPr>
          <w:delText xml:space="preserve"> (2016). doi:10.1007/s12205-015-0236-0</w:delText>
        </w:r>
      </w:del>
    </w:p>
    <w:p w14:paraId="7841171B" w14:textId="77777777" w:rsidR="00924924" w:rsidRPr="00924924" w:rsidRDefault="00924924" w:rsidP="00924924">
      <w:pPr>
        <w:widowControl w:val="0"/>
        <w:autoSpaceDE w:val="0"/>
        <w:autoSpaceDN w:val="0"/>
        <w:adjustRightInd w:val="0"/>
        <w:ind w:left="640" w:hanging="640"/>
        <w:rPr>
          <w:del w:id="388" w:author="Robbie Parks" w:date="2019-11-07T09:11:00Z"/>
          <w:noProof/>
          <w:lang w:val="en-US"/>
        </w:rPr>
      </w:pPr>
      <w:del w:id="389" w:author="Robbie Parks" w:date="2019-11-07T09:11:00Z">
        <w:r w:rsidRPr="00924924">
          <w:rPr>
            <w:noProof/>
            <w:lang w:val="en-US"/>
          </w:rPr>
          <w:delText>16.</w:delText>
        </w:r>
        <w:r w:rsidRPr="00924924">
          <w:rPr>
            <w:noProof/>
            <w:lang w:val="en-US"/>
          </w:rPr>
          <w:tab/>
          <w:delText xml:space="preserve">Daanen, H. A. M., Van De Vliert, E. &amp; Huang, X. Driving performance in cold, warm, and thermoneutral environments. </w:delText>
        </w:r>
        <w:r w:rsidRPr="00924924">
          <w:rPr>
            <w:i/>
            <w:iCs/>
            <w:noProof/>
            <w:lang w:val="en-US"/>
          </w:rPr>
          <w:delText>Appl. Ergon.</w:delText>
        </w:r>
        <w:r w:rsidRPr="00924924">
          <w:rPr>
            <w:noProof/>
            <w:lang w:val="en-US"/>
          </w:rPr>
          <w:delText xml:space="preserve"> (2003). doi:10.1016/S0003-6870(03)00055-3</w:delText>
        </w:r>
      </w:del>
    </w:p>
    <w:p w14:paraId="74205C38" w14:textId="77777777" w:rsidR="00924924" w:rsidRPr="00924924" w:rsidRDefault="00924924" w:rsidP="00924924">
      <w:pPr>
        <w:widowControl w:val="0"/>
        <w:autoSpaceDE w:val="0"/>
        <w:autoSpaceDN w:val="0"/>
        <w:adjustRightInd w:val="0"/>
        <w:ind w:left="640" w:hanging="640"/>
        <w:rPr>
          <w:del w:id="390" w:author="Robbie Parks" w:date="2019-11-07T09:11:00Z"/>
          <w:noProof/>
          <w:lang w:val="en-US"/>
        </w:rPr>
      </w:pPr>
      <w:del w:id="391" w:author="Robbie Parks" w:date="2019-11-07T09:11:00Z">
        <w:r w:rsidRPr="00924924">
          <w:rPr>
            <w:noProof/>
            <w:lang w:val="en-US"/>
          </w:rPr>
          <w:delText>17.</w:delText>
        </w:r>
        <w:r w:rsidRPr="00924924">
          <w:rPr>
            <w:noProof/>
            <w:lang w:val="en-US"/>
          </w:rPr>
          <w:tab/>
          <w:delText xml:space="preserve">Zlatoper, T. J. Determinants of motor vehicle deaths in the United States: a cross-sectional analysis. </w:delText>
        </w:r>
        <w:r w:rsidRPr="00924924">
          <w:rPr>
            <w:i/>
            <w:iCs/>
            <w:noProof/>
            <w:lang w:val="en-US"/>
          </w:rPr>
          <w:delText>Accid. Anal. Prev.</w:delText>
        </w:r>
        <w:r w:rsidRPr="00924924">
          <w:rPr>
            <w:noProof/>
            <w:lang w:val="en-US"/>
          </w:rPr>
          <w:delText xml:space="preserve"> (1991). doi:10.1016/0001-4575(91)90062-A</w:delText>
        </w:r>
      </w:del>
    </w:p>
    <w:p w14:paraId="187EC276" w14:textId="77777777" w:rsidR="00924924" w:rsidRPr="00924924" w:rsidRDefault="00924924" w:rsidP="00924924">
      <w:pPr>
        <w:widowControl w:val="0"/>
        <w:autoSpaceDE w:val="0"/>
        <w:autoSpaceDN w:val="0"/>
        <w:adjustRightInd w:val="0"/>
        <w:ind w:left="640" w:hanging="640"/>
        <w:rPr>
          <w:del w:id="392" w:author="Robbie Parks" w:date="2019-11-07T09:11:00Z"/>
          <w:noProof/>
          <w:lang w:val="en-US"/>
        </w:rPr>
      </w:pPr>
      <w:del w:id="393" w:author="Robbie Parks" w:date="2019-11-07T09:11:00Z">
        <w:r w:rsidRPr="00924924">
          <w:rPr>
            <w:noProof/>
            <w:lang w:val="en-US"/>
          </w:rPr>
          <w:delText>18.</w:delText>
        </w:r>
        <w:r w:rsidRPr="00924924">
          <w:rPr>
            <w:noProof/>
            <w:lang w:val="en-US"/>
          </w:rPr>
          <w:tab/>
          <w:delText xml:space="preserve">Mackie, R. R. &amp; Hanlon, J. F. . O. A study of the combined effects of extented driving and heat stress on driver arousal and performance. in </w:delText>
        </w:r>
        <w:r w:rsidRPr="00924924">
          <w:rPr>
            <w:i/>
            <w:iCs/>
            <w:noProof/>
            <w:lang w:val="en-US"/>
          </w:rPr>
          <w:delText>Symposium on relationships among theory, physiological correlates, and operational performance</w:delText>
        </w:r>
        <w:r w:rsidRPr="00924924">
          <w:rPr>
            <w:noProof/>
            <w:lang w:val="en-US"/>
          </w:rPr>
          <w:delText xml:space="preserve"> (1976). doi:10.1007/978-1-4684-2529-1_25</w:delText>
        </w:r>
      </w:del>
    </w:p>
    <w:p w14:paraId="51F6F4EB" w14:textId="77777777" w:rsidR="00924924" w:rsidRPr="00924924" w:rsidRDefault="00924924" w:rsidP="00924924">
      <w:pPr>
        <w:widowControl w:val="0"/>
        <w:autoSpaceDE w:val="0"/>
        <w:autoSpaceDN w:val="0"/>
        <w:adjustRightInd w:val="0"/>
        <w:ind w:left="640" w:hanging="640"/>
        <w:rPr>
          <w:del w:id="394" w:author="Robbie Parks" w:date="2019-11-07T09:11:00Z"/>
          <w:noProof/>
          <w:lang w:val="en-US"/>
        </w:rPr>
      </w:pPr>
      <w:del w:id="395" w:author="Robbie Parks" w:date="2019-11-07T09:11:00Z">
        <w:r w:rsidRPr="00924924">
          <w:rPr>
            <w:noProof/>
            <w:lang w:val="en-US"/>
          </w:rPr>
          <w:delText>19.</w:delText>
        </w:r>
        <w:r w:rsidRPr="00924924">
          <w:rPr>
            <w:noProof/>
            <w:lang w:val="en-US"/>
          </w:rPr>
          <w:tab/>
          <w:delText xml:space="preserve">Wyon, D. P., Wyon, I. &amp; Norin, F. Effects of moderate heat stress on driver vigilance </w:delText>
        </w:r>
        <w:r w:rsidRPr="00924924">
          <w:rPr>
            <w:noProof/>
            <w:lang w:val="en-US"/>
          </w:rPr>
          <w:lastRenderedPageBreak/>
          <w:delText xml:space="preserve">in a moving vehicle. </w:delText>
        </w:r>
        <w:r w:rsidRPr="00924924">
          <w:rPr>
            <w:i/>
            <w:iCs/>
            <w:noProof/>
            <w:lang w:val="en-US"/>
          </w:rPr>
          <w:delText>Ergonomics</w:delText>
        </w:r>
        <w:r w:rsidRPr="00924924">
          <w:rPr>
            <w:noProof/>
            <w:lang w:val="en-US"/>
          </w:rPr>
          <w:delText xml:space="preserve"> (1996). doi:10.1080/00140139608964434</w:delText>
        </w:r>
      </w:del>
    </w:p>
    <w:p w14:paraId="0A1EC33A" w14:textId="77777777" w:rsidR="00924924" w:rsidRPr="00924924" w:rsidRDefault="00924924" w:rsidP="00924924">
      <w:pPr>
        <w:widowControl w:val="0"/>
        <w:autoSpaceDE w:val="0"/>
        <w:autoSpaceDN w:val="0"/>
        <w:adjustRightInd w:val="0"/>
        <w:ind w:left="640" w:hanging="640"/>
        <w:rPr>
          <w:del w:id="396" w:author="Robbie Parks" w:date="2019-11-07T09:11:00Z"/>
          <w:noProof/>
          <w:lang w:val="en-US"/>
        </w:rPr>
      </w:pPr>
      <w:del w:id="397" w:author="Robbie Parks" w:date="2019-11-07T09:11:00Z">
        <w:r w:rsidRPr="00924924">
          <w:rPr>
            <w:noProof/>
            <w:lang w:val="en-US"/>
          </w:rPr>
          <w:delText>20.</w:delText>
        </w:r>
        <w:r w:rsidRPr="00924924">
          <w:rPr>
            <w:noProof/>
            <w:lang w:val="en-US"/>
          </w:rPr>
          <w:tab/>
          <w:delText xml:space="preserve">Robertson, L. S. Reversal of the road death trend in the U.S. in 2015–2016: An examination of the climate and economic hypotheses. </w:delText>
        </w:r>
        <w:r w:rsidRPr="00924924">
          <w:rPr>
            <w:i/>
            <w:iCs/>
            <w:noProof/>
            <w:lang w:val="en-US"/>
          </w:rPr>
          <w:delText>J. Transp. Heal.</w:delText>
        </w:r>
        <w:r w:rsidRPr="00924924">
          <w:rPr>
            <w:noProof/>
            <w:lang w:val="en-US"/>
          </w:rPr>
          <w:delText xml:space="preserve"> (2018). doi:10.1016/j.jth.2018.04.005</w:delText>
        </w:r>
      </w:del>
    </w:p>
    <w:p w14:paraId="5934321B" w14:textId="77777777" w:rsidR="00924924" w:rsidRPr="00924924" w:rsidRDefault="00924924" w:rsidP="00924924">
      <w:pPr>
        <w:widowControl w:val="0"/>
        <w:autoSpaceDE w:val="0"/>
        <w:autoSpaceDN w:val="0"/>
        <w:adjustRightInd w:val="0"/>
        <w:ind w:left="640" w:hanging="640"/>
        <w:rPr>
          <w:del w:id="398" w:author="Robbie Parks" w:date="2019-11-07T09:11:00Z"/>
          <w:noProof/>
          <w:lang w:val="en-US"/>
        </w:rPr>
      </w:pPr>
      <w:del w:id="399" w:author="Robbie Parks" w:date="2019-11-07T09:11:00Z">
        <w:r w:rsidRPr="00924924">
          <w:rPr>
            <w:noProof/>
            <w:lang w:val="en-US"/>
          </w:rPr>
          <w:delText>21.</w:delText>
        </w:r>
        <w:r w:rsidRPr="00924924">
          <w:rPr>
            <w:noProof/>
            <w:lang w:val="en-US"/>
          </w:rPr>
          <w:tab/>
          <w:delText xml:space="preserve">Robertson, L. Climate change, weather and road deaths. </w:delText>
        </w:r>
        <w:r w:rsidRPr="00924924">
          <w:rPr>
            <w:i/>
            <w:iCs/>
            <w:noProof/>
            <w:lang w:val="en-US"/>
          </w:rPr>
          <w:delText>Inj. Prev.</w:delText>
        </w:r>
        <w:r w:rsidRPr="00924924">
          <w:rPr>
            <w:noProof/>
            <w:lang w:val="en-US"/>
          </w:rPr>
          <w:delText xml:space="preserve"> (2018). doi:10.1136/injuryprev-2017-042419</w:delText>
        </w:r>
      </w:del>
    </w:p>
    <w:p w14:paraId="42730BD4" w14:textId="77777777" w:rsidR="00924924" w:rsidRPr="00924924" w:rsidRDefault="00924924" w:rsidP="00924924">
      <w:pPr>
        <w:widowControl w:val="0"/>
        <w:autoSpaceDE w:val="0"/>
        <w:autoSpaceDN w:val="0"/>
        <w:adjustRightInd w:val="0"/>
        <w:ind w:left="640" w:hanging="640"/>
        <w:rPr>
          <w:del w:id="400" w:author="Robbie Parks" w:date="2019-11-07T09:11:00Z"/>
          <w:noProof/>
          <w:lang w:val="en-US"/>
        </w:rPr>
      </w:pPr>
      <w:del w:id="401" w:author="Robbie Parks" w:date="2019-11-07T09:11:00Z">
        <w:r w:rsidRPr="00924924">
          <w:rPr>
            <w:noProof/>
            <w:lang w:val="en-US"/>
          </w:rPr>
          <w:delText>22.</w:delText>
        </w:r>
        <w:r w:rsidRPr="00924924">
          <w:rPr>
            <w:noProof/>
            <w:lang w:val="en-US"/>
          </w:rPr>
          <w:tab/>
          <w:delText xml:space="preserve">Opinium. Brits drink more alcohol in warmer weather. </w:delText>
        </w:r>
        <w:r w:rsidRPr="00924924">
          <w:rPr>
            <w:i/>
            <w:iCs/>
            <w:noProof/>
            <w:lang w:val="en-US"/>
          </w:rPr>
          <w:delText>Opinium.co.uk</w:delText>
        </w:r>
        <w:r w:rsidRPr="00924924">
          <w:rPr>
            <w:noProof/>
            <w:lang w:val="en-US"/>
          </w:rPr>
          <w:delText xml:space="preserve"> (2018). Available at: https://www.opinium.co.uk/brits-drink-more-alcohol-in-warmer-weather/. (Accessed: 10th January 2019)</w:delText>
        </w:r>
      </w:del>
    </w:p>
    <w:p w14:paraId="52998B92" w14:textId="77777777" w:rsidR="00924924" w:rsidRPr="00924924" w:rsidRDefault="00924924" w:rsidP="00924924">
      <w:pPr>
        <w:widowControl w:val="0"/>
        <w:autoSpaceDE w:val="0"/>
        <w:autoSpaceDN w:val="0"/>
        <w:adjustRightInd w:val="0"/>
        <w:ind w:left="640" w:hanging="640"/>
        <w:rPr>
          <w:del w:id="402" w:author="Robbie Parks" w:date="2019-11-07T09:11:00Z"/>
          <w:noProof/>
          <w:lang w:val="en-US"/>
        </w:rPr>
      </w:pPr>
      <w:del w:id="403" w:author="Robbie Parks" w:date="2019-11-07T09:11:00Z">
        <w:r w:rsidRPr="00924924">
          <w:rPr>
            <w:noProof/>
            <w:lang w:val="en-US"/>
          </w:rPr>
          <w:delText>23.</w:delText>
        </w:r>
        <w:r w:rsidRPr="00924924">
          <w:rPr>
            <w:noProof/>
            <w:lang w:val="en-US"/>
          </w:rPr>
          <w:tab/>
          <w:delText xml:space="preserve">Anderson, C. A. Temperature and aggression: ubiquitous effects of heat on occurrence of human violence. </w:delText>
        </w:r>
        <w:r w:rsidRPr="00924924">
          <w:rPr>
            <w:i/>
            <w:iCs/>
            <w:noProof/>
            <w:lang w:val="en-US"/>
          </w:rPr>
          <w:delText>Psychol. Bull.</w:delText>
        </w:r>
        <w:r w:rsidRPr="00924924">
          <w:rPr>
            <w:noProof/>
            <w:lang w:val="en-US"/>
          </w:rPr>
          <w:delText xml:space="preserve"> (1989). doi:10.1037/0033-2909.106.1.74</w:delText>
        </w:r>
      </w:del>
    </w:p>
    <w:p w14:paraId="678C4BC9" w14:textId="77777777" w:rsidR="00924924" w:rsidRPr="00924924" w:rsidRDefault="00924924" w:rsidP="00924924">
      <w:pPr>
        <w:widowControl w:val="0"/>
        <w:autoSpaceDE w:val="0"/>
        <w:autoSpaceDN w:val="0"/>
        <w:adjustRightInd w:val="0"/>
        <w:ind w:left="640" w:hanging="640"/>
        <w:rPr>
          <w:del w:id="404" w:author="Robbie Parks" w:date="2019-11-07T09:11:00Z"/>
          <w:noProof/>
          <w:lang w:val="en-US"/>
        </w:rPr>
      </w:pPr>
      <w:del w:id="405" w:author="Robbie Parks" w:date="2019-11-07T09:11:00Z">
        <w:r w:rsidRPr="00924924">
          <w:rPr>
            <w:noProof/>
            <w:lang w:val="en-US"/>
          </w:rPr>
          <w:delText>24.</w:delText>
        </w:r>
        <w:r w:rsidRPr="00924924">
          <w:rPr>
            <w:noProof/>
            <w:lang w:val="en-US"/>
          </w:rPr>
          <w:tab/>
          <w:delText xml:space="preserve">Baron, R. A. &amp; Bell, P. A. Aggression and heat: the influence of ambient temperature, negative affect, and a cooling drink on physical aggression. </w:delText>
        </w:r>
        <w:r w:rsidRPr="00924924">
          <w:rPr>
            <w:i/>
            <w:iCs/>
            <w:noProof/>
            <w:lang w:val="en-US"/>
          </w:rPr>
          <w:delText>J. Pers. Soc. Psychol.</w:delText>
        </w:r>
        <w:r w:rsidRPr="00924924">
          <w:rPr>
            <w:noProof/>
            <w:lang w:val="en-US"/>
          </w:rPr>
          <w:delText xml:space="preserve"> (1976). doi:10.1037/0022-3514.33.3.245</w:delText>
        </w:r>
      </w:del>
    </w:p>
    <w:p w14:paraId="0C443F81" w14:textId="77777777" w:rsidR="00924924" w:rsidRPr="00924924" w:rsidRDefault="00924924" w:rsidP="00924924">
      <w:pPr>
        <w:widowControl w:val="0"/>
        <w:autoSpaceDE w:val="0"/>
        <w:autoSpaceDN w:val="0"/>
        <w:adjustRightInd w:val="0"/>
        <w:ind w:left="640" w:hanging="640"/>
        <w:rPr>
          <w:del w:id="406" w:author="Robbie Parks" w:date="2019-11-07T09:11:00Z"/>
          <w:noProof/>
          <w:lang w:val="en-US"/>
        </w:rPr>
      </w:pPr>
      <w:del w:id="407" w:author="Robbie Parks" w:date="2019-11-07T09:11:00Z">
        <w:r w:rsidRPr="00924924">
          <w:rPr>
            <w:noProof/>
            <w:lang w:val="en-US"/>
          </w:rPr>
          <w:delText>25.</w:delText>
        </w:r>
        <w:r w:rsidRPr="00924924">
          <w:rPr>
            <w:noProof/>
            <w:lang w:val="en-US"/>
          </w:rPr>
          <w:tab/>
          <w:delText xml:space="preserve">Talaei, A., Hedjazi, A., Rezaei Ardani, A., Fayyazi Bordbar, M. R. &amp; Talaei, A. The relationship between meteorological conditions and homicide, suicide, rage, and psychiatric hospitalization. </w:delText>
        </w:r>
        <w:r w:rsidRPr="00924924">
          <w:rPr>
            <w:i/>
            <w:iCs/>
            <w:noProof/>
            <w:lang w:val="en-US"/>
          </w:rPr>
          <w:delText>J. Forensic Sci.</w:delText>
        </w:r>
        <w:r w:rsidRPr="00924924">
          <w:rPr>
            <w:noProof/>
            <w:lang w:val="en-US"/>
          </w:rPr>
          <w:delText xml:space="preserve"> (2014). doi:10.1111/1556-4029.12471</w:delText>
        </w:r>
      </w:del>
    </w:p>
    <w:p w14:paraId="3144F767" w14:textId="77777777" w:rsidR="00924924" w:rsidRPr="00924924" w:rsidRDefault="00924924" w:rsidP="00924924">
      <w:pPr>
        <w:widowControl w:val="0"/>
        <w:autoSpaceDE w:val="0"/>
        <w:autoSpaceDN w:val="0"/>
        <w:adjustRightInd w:val="0"/>
        <w:ind w:left="640" w:hanging="640"/>
        <w:rPr>
          <w:del w:id="408" w:author="Robbie Parks" w:date="2019-11-07T09:11:00Z"/>
          <w:noProof/>
          <w:lang w:val="en-US"/>
        </w:rPr>
      </w:pPr>
      <w:del w:id="409" w:author="Robbie Parks" w:date="2019-11-07T09:11:00Z">
        <w:r w:rsidRPr="00924924">
          <w:rPr>
            <w:noProof/>
            <w:lang w:val="en-US"/>
          </w:rPr>
          <w:delText>26.</w:delText>
        </w:r>
        <w:r w:rsidRPr="00924924">
          <w:rPr>
            <w:noProof/>
            <w:lang w:val="en-US"/>
          </w:rPr>
          <w:tab/>
          <w:delText xml:space="preserve">Xu, J. Unintentional drowning deaths in the United States, 1999-2010. </w:delText>
        </w:r>
        <w:r w:rsidRPr="00924924">
          <w:rPr>
            <w:i/>
            <w:iCs/>
            <w:noProof/>
            <w:lang w:val="en-US"/>
          </w:rPr>
          <w:delText>NCHS Data Brief</w:delText>
        </w:r>
        <w:r w:rsidRPr="00924924">
          <w:rPr>
            <w:noProof/>
            <w:lang w:val="en-US"/>
          </w:rPr>
          <w:delText xml:space="preserve"> (2014).</w:delText>
        </w:r>
      </w:del>
    </w:p>
    <w:p w14:paraId="3DD40575" w14:textId="77777777" w:rsidR="00924924" w:rsidRPr="00924924" w:rsidRDefault="00924924" w:rsidP="00924924">
      <w:pPr>
        <w:widowControl w:val="0"/>
        <w:autoSpaceDE w:val="0"/>
        <w:autoSpaceDN w:val="0"/>
        <w:adjustRightInd w:val="0"/>
        <w:ind w:left="640" w:hanging="640"/>
        <w:rPr>
          <w:del w:id="410" w:author="Robbie Parks" w:date="2019-11-07T09:11:00Z"/>
          <w:noProof/>
          <w:lang w:val="en-US"/>
        </w:rPr>
      </w:pPr>
      <w:del w:id="411" w:author="Robbie Parks" w:date="2019-11-07T09:11:00Z">
        <w:r w:rsidRPr="00924924">
          <w:rPr>
            <w:noProof/>
            <w:lang w:val="en-US"/>
          </w:rPr>
          <w:delText>27.</w:delText>
        </w:r>
        <w:r w:rsidRPr="00924924">
          <w:rPr>
            <w:noProof/>
            <w:lang w:val="en-US"/>
          </w:rPr>
          <w:tab/>
          <w:delText xml:space="preserve">Ambrose, A. F., Paul, G. &amp; Hausdorff, J. M. Risk factors for falls among older adults: a review of the literature. </w:delText>
        </w:r>
        <w:r w:rsidRPr="00924924">
          <w:rPr>
            <w:i/>
            <w:iCs/>
            <w:noProof/>
            <w:lang w:val="en-US"/>
          </w:rPr>
          <w:delText>Maturitas</w:delText>
        </w:r>
        <w:r w:rsidRPr="00924924">
          <w:rPr>
            <w:noProof/>
            <w:lang w:val="en-US"/>
          </w:rPr>
          <w:delText xml:space="preserve"> (2013). doi:10.1016/j.maturitas.2013.02.009</w:delText>
        </w:r>
      </w:del>
    </w:p>
    <w:p w14:paraId="09E22795" w14:textId="77777777" w:rsidR="00924924" w:rsidRPr="00924924" w:rsidRDefault="00924924" w:rsidP="00924924">
      <w:pPr>
        <w:widowControl w:val="0"/>
        <w:autoSpaceDE w:val="0"/>
        <w:autoSpaceDN w:val="0"/>
        <w:adjustRightInd w:val="0"/>
        <w:ind w:left="640" w:hanging="640"/>
        <w:rPr>
          <w:del w:id="412" w:author="Robbie Parks" w:date="2019-11-07T09:11:00Z"/>
          <w:noProof/>
          <w:lang w:val="en-US"/>
        </w:rPr>
      </w:pPr>
      <w:del w:id="413" w:author="Robbie Parks" w:date="2019-11-07T09:11:00Z">
        <w:r w:rsidRPr="00924924">
          <w:rPr>
            <w:noProof/>
            <w:lang w:val="en-US"/>
          </w:rPr>
          <w:delText>28.</w:delText>
        </w:r>
        <w:r w:rsidRPr="00924924">
          <w:rPr>
            <w:noProof/>
            <w:lang w:val="en-US"/>
          </w:rPr>
          <w:tab/>
          <w:delText xml:space="preserve">Bobb, J. F. </w:delText>
        </w:r>
        <w:r w:rsidRPr="00924924">
          <w:rPr>
            <w:i/>
            <w:iCs/>
            <w:noProof/>
            <w:lang w:val="en-US"/>
          </w:rPr>
          <w:delText>et al.</w:delText>
        </w:r>
        <w:r w:rsidRPr="00924924">
          <w:rPr>
            <w:noProof/>
            <w:lang w:val="en-US"/>
          </w:rPr>
          <w:delText xml:space="preserve"> Time-course of cause-specific hospital admissions during snowstorms: an analysis of electronic medical records from major hospitals in Boston, Massachusetts. </w:delText>
        </w:r>
        <w:r w:rsidRPr="00924924">
          <w:rPr>
            <w:i/>
            <w:iCs/>
            <w:noProof/>
            <w:lang w:val="en-US"/>
          </w:rPr>
          <w:delText>Am. J. Epidemiol.</w:delText>
        </w:r>
        <w:r w:rsidRPr="00924924">
          <w:rPr>
            <w:noProof/>
            <w:lang w:val="en-US"/>
          </w:rPr>
          <w:delText xml:space="preserve"> </w:delText>
        </w:r>
        <w:r w:rsidRPr="00924924">
          <w:rPr>
            <w:b/>
            <w:bCs/>
            <w:noProof/>
            <w:lang w:val="en-US"/>
          </w:rPr>
          <w:delText>185</w:delText>
        </w:r>
        <w:r w:rsidRPr="00924924">
          <w:rPr>
            <w:noProof/>
            <w:lang w:val="en-US"/>
          </w:rPr>
          <w:delText>, 283–294 (2017).</w:delText>
        </w:r>
      </w:del>
    </w:p>
    <w:p w14:paraId="44153CF2" w14:textId="77777777" w:rsidR="00924924" w:rsidRPr="00924924" w:rsidRDefault="00924924" w:rsidP="00924924">
      <w:pPr>
        <w:widowControl w:val="0"/>
        <w:autoSpaceDE w:val="0"/>
        <w:autoSpaceDN w:val="0"/>
        <w:adjustRightInd w:val="0"/>
        <w:ind w:left="640" w:hanging="640"/>
        <w:rPr>
          <w:del w:id="414" w:author="Robbie Parks" w:date="2019-11-07T09:11:00Z"/>
          <w:noProof/>
          <w:lang w:val="en-US"/>
        </w:rPr>
      </w:pPr>
      <w:del w:id="415" w:author="Robbie Parks" w:date="2019-11-07T09:11:00Z">
        <w:r w:rsidRPr="00924924">
          <w:rPr>
            <w:noProof/>
            <w:lang w:val="en-US"/>
          </w:rPr>
          <w:delText>29.</w:delText>
        </w:r>
        <w:r w:rsidRPr="00924924">
          <w:rPr>
            <w:noProof/>
            <w:lang w:val="en-US"/>
          </w:rPr>
          <w:tab/>
          <w:delText xml:space="preserve">Kelsey, J. L. </w:delText>
        </w:r>
        <w:r w:rsidRPr="00924924">
          <w:rPr>
            <w:i/>
            <w:iCs/>
            <w:noProof/>
            <w:lang w:val="en-US"/>
          </w:rPr>
          <w:delText>et al.</w:delText>
        </w:r>
        <w:r w:rsidRPr="00924924">
          <w:rPr>
            <w:noProof/>
            <w:lang w:val="en-US"/>
          </w:rPr>
          <w:delText xml:space="preserve"> Indoor and outdoor falls in older adults are different: the maintenance of balance, independent living, intellect, and zest in the elderly of Boston study. </w:delText>
        </w:r>
        <w:r w:rsidRPr="00924924">
          <w:rPr>
            <w:i/>
            <w:iCs/>
            <w:noProof/>
            <w:lang w:val="en-US"/>
          </w:rPr>
          <w:delText>J. Am. Geriatr. Soc.</w:delText>
        </w:r>
        <w:r w:rsidRPr="00924924">
          <w:rPr>
            <w:noProof/>
            <w:lang w:val="en-US"/>
          </w:rPr>
          <w:delText xml:space="preserve"> (2010). doi:10.1111/j.1532-5415.2010.03062.x</w:delText>
        </w:r>
      </w:del>
    </w:p>
    <w:p w14:paraId="7DCFE421" w14:textId="77777777" w:rsidR="00924924" w:rsidRPr="00924924" w:rsidRDefault="00924924" w:rsidP="00924924">
      <w:pPr>
        <w:widowControl w:val="0"/>
        <w:autoSpaceDE w:val="0"/>
        <w:autoSpaceDN w:val="0"/>
        <w:adjustRightInd w:val="0"/>
        <w:ind w:left="640" w:hanging="640"/>
        <w:rPr>
          <w:del w:id="416" w:author="Robbie Parks" w:date="2019-11-07T09:11:00Z"/>
          <w:noProof/>
          <w:lang w:val="en-US"/>
        </w:rPr>
      </w:pPr>
      <w:del w:id="417" w:author="Robbie Parks" w:date="2019-11-07T09:11:00Z">
        <w:r w:rsidRPr="00924924">
          <w:rPr>
            <w:noProof/>
            <w:lang w:val="en-US"/>
          </w:rPr>
          <w:delText>30.</w:delText>
        </w:r>
        <w:r w:rsidRPr="00924924">
          <w:rPr>
            <w:noProof/>
            <w:lang w:val="en-US"/>
          </w:rPr>
          <w:tab/>
          <w:delText xml:space="preserve">Voas, R. B., Torres, P., Romano, E. &amp; Lacey, J. H. Alcohol-related risk of driver fatalities: an update using 2007 data. </w:delText>
        </w:r>
        <w:r w:rsidRPr="00924924">
          <w:rPr>
            <w:i/>
            <w:iCs/>
            <w:noProof/>
            <w:lang w:val="en-US"/>
          </w:rPr>
          <w:delText>J. Stud. Alcohol Drugs</w:delText>
        </w:r>
        <w:r w:rsidRPr="00924924">
          <w:rPr>
            <w:noProof/>
            <w:lang w:val="en-US"/>
          </w:rPr>
          <w:delText xml:space="preserve"> (2012). doi:10.15288/jsad.2012.73.341</w:delText>
        </w:r>
      </w:del>
    </w:p>
    <w:p w14:paraId="2B6FCC7C" w14:textId="77777777" w:rsidR="00924924" w:rsidRPr="00924924" w:rsidRDefault="00924924" w:rsidP="00924924">
      <w:pPr>
        <w:widowControl w:val="0"/>
        <w:autoSpaceDE w:val="0"/>
        <w:autoSpaceDN w:val="0"/>
        <w:adjustRightInd w:val="0"/>
        <w:ind w:left="640" w:hanging="640"/>
        <w:rPr>
          <w:del w:id="418" w:author="Robbie Parks" w:date="2019-11-07T09:11:00Z"/>
          <w:noProof/>
          <w:lang w:val="en-US"/>
        </w:rPr>
      </w:pPr>
      <w:del w:id="419" w:author="Robbie Parks" w:date="2019-11-07T09:11:00Z">
        <w:r w:rsidRPr="00924924">
          <w:rPr>
            <w:noProof/>
            <w:lang w:val="en-US"/>
          </w:rPr>
          <w:delText>31.</w:delText>
        </w:r>
        <w:r w:rsidRPr="00924924">
          <w:rPr>
            <w:noProof/>
            <w:lang w:val="en-US"/>
          </w:rPr>
          <w:tab/>
          <w:delText xml:space="preserve">Graff Zivin, J. &amp; Neidell, M. Temperature and the allocation of time: implications for climate change. </w:delText>
        </w:r>
        <w:r w:rsidRPr="00924924">
          <w:rPr>
            <w:i/>
            <w:iCs/>
            <w:noProof/>
            <w:lang w:val="en-US"/>
          </w:rPr>
          <w:delText>J. Labor Econ.</w:delText>
        </w:r>
        <w:r w:rsidRPr="00924924">
          <w:rPr>
            <w:noProof/>
            <w:lang w:val="en-US"/>
          </w:rPr>
          <w:delText xml:space="preserve"> (2014). doi:10.1086/671766</w:delText>
        </w:r>
      </w:del>
    </w:p>
    <w:p w14:paraId="7B048CAE" w14:textId="77777777" w:rsidR="00924924" w:rsidRPr="00924924" w:rsidRDefault="00924924" w:rsidP="00924924">
      <w:pPr>
        <w:widowControl w:val="0"/>
        <w:autoSpaceDE w:val="0"/>
        <w:autoSpaceDN w:val="0"/>
        <w:adjustRightInd w:val="0"/>
        <w:ind w:left="640" w:hanging="640"/>
        <w:rPr>
          <w:del w:id="420" w:author="Robbie Parks" w:date="2019-11-07T09:11:00Z"/>
          <w:noProof/>
          <w:lang w:val="en-US"/>
        </w:rPr>
      </w:pPr>
      <w:del w:id="421" w:author="Robbie Parks" w:date="2019-11-07T09:11:00Z">
        <w:r w:rsidRPr="00924924">
          <w:rPr>
            <w:noProof/>
            <w:lang w:val="en-US"/>
          </w:rPr>
          <w:delText>32.</w:delText>
        </w:r>
        <w:r w:rsidRPr="00924924">
          <w:rPr>
            <w:noProof/>
            <w:lang w:val="en-US"/>
          </w:rPr>
          <w:tab/>
          <w:delText xml:space="preserve">Glaeser, E. L., Sacerdote, B. &amp; Scheinkman, J. A. Crime and social interactions. </w:delText>
        </w:r>
        <w:r w:rsidRPr="00924924">
          <w:rPr>
            <w:i/>
            <w:iCs/>
            <w:noProof/>
            <w:lang w:val="en-US"/>
          </w:rPr>
          <w:delText>Q. J. Econ.</w:delText>
        </w:r>
        <w:r w:rsidRPr="00924924">
          <w:rPr>
            <w:noProof/>
            <w:lang w:val="en-US"/>
          </w:rPr>
          <w:delText xml:space="preserve"> (1996). doi:10.2307/2946686</w:delText>
        </w:r>
      </w:del>
    </w:p>
    <w:p w14:paraId="7895F508" w14:textId="77777777" w:rsidR="00924924" w:rsidRPr="00924924" w:rsidRDefault="00924924" w:rsidP="00924924">
      <w:pPr>
        <w:widowControl w:val="0"/>
        <w:autoSpaceDE w:val="0"/>
        <w:autoSpaceDN w:val="0"/>
        <w:adjustRightInd w:val="0"/>
        <w:ind w:left="640" w:hanging="640"/>
        <w:rPr>
          <w:del w:id="422" w:author="Robbie Parks" w:date="2019-11-07T09:11:00Z"/>
          <w:noProof/>
          <w:lang w:val="en-US"/>
        </w:rPr>
      </w:pPr>
      <w:del w:id="423" w:author="Robbie Parks" w:date="2019-11-07T09:11:00Z">
        <w:r w:rsidRPr="00924924">
          <w:rPr>
            <w:noProof/>
            <w:lang w:val="en-US"/>
          </w:rPr>
          <w:delText>33.</w:delText>
        </w:r>
        <w:r w:rsidRPr="00924924">
          <w:rPr>
            <w:noProof/>
            <w:lang w:val="en-US"/>
          </w:rPr>
          <w:tab/>
          <w:delText xml:space="preserve">Rotton, J. &amp; Cohn, E. G. Global warming and U.S. crime rates: an application of routine activity theory. </w:delText>
        </w:r>
        <w:r w:rsidRPr="00924924">
          <w:rPr>
            <w:i/>
            <w:iCs/>
            <w:noProof/>
            <w:lang w:val="en-US"/>
          </w:rPr>
          <w:delText>Environ. Behav.</w:delText>
        </w:r>
        <w:r w:rsidRPr="00924924">
          <w:rPr>
            <w:noProof/>
            <w:lang w:val="en-US"/>
          </w:rPr>
          <w:delText xml:space="preserve"> (2003). doi:10.1177/0013916503255565</w:delText>
        </w:r>
      </w:del>
    </w:p>
    <w:p w14:paraId="2BE61DA2" w14:textId="77777777" w:rsidR="00924924" w:rsidRPr="00924924" w:rsidRDefault="00924924" w:rsidP="00924924">
      <w:pPr>
        <w:widowControl w:val="0"/>
        <w:autoSpaceDE w:val="0"/>
        <w:autoSpaceDN w:val="0"/>
        <w:adjustRightInd w:val="0"/>
        <w:ind w:left="640" w:hanging="640"/>
        <w:rPr>
          <w:del w:id="424" w:author="Robbie Parks" w:date="2019-11-07T09:11:00Z"/>
          <w:noProof/>
          <w:lang w:val="en-US"/>
        </w:rPr>
      </w:pPr>
      <w:del w:id="425" w:author="Robbie Parks" w:date="2019-11-07T09:11:00Z">
        <w:r w:rsidRPr="00924924">
          <w:rPr>
            <w:noProof/>
            <w:lang w:val="en-US"/>
          </w:rPr>
          <w:delText>34.</w:delText>
        </w:r>
        <w:r w:rsidRPr="00924924">
          <w:rPr>
            <w:noProof/>
            <w:lang w:val="en-US"/>
          </w:rPr>
          <w:tab/>
          <w:delText xml:space="preserve">Mach, K. J. </w:delText>
        </w:r>
        <w:r w:rsidRPr="00924924">
          <w:rPr>
            <w:i/>
            <w:iCs/>
            <w:noProof/>
            <w:lang w:val="en-US"/>
          </w:rPr>
          <w:delText>et al.</w:delText>
        </w:r>
        <w:r w:rsidRPr="00924924">
          <w:rPr>
            <w:noProof/>
            <w:lang w:val="en-US"/>
          </w:rPr>
          <w:delText xml:space="preserve"> Climate as a risk factor for armed conflict. </w:delText>
        </w:r>
        <w:r w:rsidRPr="00924924">
          <w:rPr>
            <w:i/>
            <w:iCs/>
            <w:noProof/>
            <w:lang w:val="en-US"/>
          </w:rPr>
          <w:delText>Nature</w:delText>
        </w:r>
        <w:r w:rsidRPr="00924924">
          <w:rPr>
            <w:noProof/>
            <w:lang w:val="en-US"/>
          </w:rPr>
          <w:delText xml:space="preserve"> (2019). doi:10.1038/s41586-019-1300-6</w:delText>
        </w:r>
      </w:del>
    </w:p>
    <w:p w14:paraId="360B8EB8" w14:textId="77777777" w:rsidR="00924924" w:rsidRPr="00924924" w:rsidRDefault="00924924" w:rsidP="00924924">
      <w:pPr>
        <w:widowControl w:val="0"/>
        <w:autoSpaceDE w:val="0"/>
        <w:autoSpaceDN w:val="0"/>
        <w:adjustRightInd w:val="0"/>
        <w:ind w:left="640" w:hanging="640"/>
        <w:rPr>
          <w:del w:id="426" w:author="Robbie Parks" w:date="2019-11-07T09:11:00Z"/>
          <w:noProof/>
          <w:lang w:val="en-US"/>
        </w:rPr>
      </w:pPr>
      <w:del w:id="427" w:author="Robbie Parks" w:date="2019-11-07T09:11:00Z">
        <w:r w:rsidRPr="00924924">
          <w:rPr>
            <w:noProof/>
            <w:lang w:val="en-US"/>
          </w:rPr>
          <w:delText>35.</w:delText>
        </w:r>
        <w:r w:rsidRPr="00924924">
          <w:rPr>
            <w:noProof/>
            <w:lang w:val="en-US"/>
          </w:rPr>
          <w:tab/>
          <w:delText xml:space="preserve">Majeed, H. &amp; Lee, J. The impact of climate change on youth depression and mental health. </w:delText>
        </w:r>
        <w:r w:rsidRPr="00924924">
          <w:rPr>
            <w:i/>
            <w:iCs/>
            <w:noProof/>
            <w:lang w:val="en-US"/>
          </w:rPr>
          <w:delText>Lancet Planet. Heal.</w:delText>
        </w:r>
        <w:r w:rsidRPr="00924924">
          <w:rPr>
            <w:noProof/>
            <w:lang w:val="en-US"/>
          </w:rPr>
          <w:delText xml:space="preserve"> </w:delText>
        </w:r>
        <w:r w:rsidRPr="00924924">
          <w:rPr>
            <w:b/>
            <w:bCs/>
            <w:noProof/>
            <w:lang w:val="en-US"/>
          </w:rPr>
          <w:delText>1</w:delText>
        </w:r>
        <w:r w:rsidRPr="00924924">
          <w:rPr>
            <w:noProof/>
            <w:lang w:val="en-US"/>
          </w:rPr>
          <w:delText>, e94–e95 (2017).</w:delText>
        </w:r>
      </w:del>
    </w:p>
    <w:p w14:paraId="746EEB87" w14:textId="77777777" w:rsidR="00924924" w:rsidRPr="00924924" w:rsidRDefault="00924924" w:rsidP="00924924">
      <w:pPr>
        <w:widowControl w:val="0"/>
        <w:autoSpaceDE w:val="0"/>
        <w:autoSpaceDN w:val="0"/>
        <w:adjustRightInd w:val="0"/>
        <w:ind w:left="640" w:hanging="640"/>
        <w:rPr>
          <w:del w:id="428" w:author="Robbie Parks" w:date="2019-11-07T09:11:00Z"/>
          <w:noProof/>
          <w:lang w:val="en-US"/>
        </w:rPr>
      </w:pPr>
      <w:del w:id="429" w:author="Robbie Parks" w:date="2019-11-07T09:11:00Z">
        <w:r w:rsidRPr="00924924">
          <w:rPr>
            <w:noProof/>
            <w:lang w:val="en-US"/>
          </w:rPr>
          <w:delText>36.</w:delText>
        </w:r>
        <w:r w:rsidRPr="00924924">
          <w:rPr>
            <w:noProof/>
            <w:lang w:val="en-US"/>
          </w:rPr>
          <w:tab/>
          <w:delText xml:space="preserve">European Centre for Medium-Range Weather Forecasts (ECMWF). ERA5. </w:delText>
        </w:r>
        <w:r w:rsidRPr="00924924">
          <w:rPr>
            <w:i/>
            <w:iCs/>
            <w:noProof/>
            <w:lang w:val="en-US"/>
          </w:rPr>
          <w:delText>Reanalysis datasets</w:delText>
        </w:r>
        <w:r w:rsidRPr="00924924">
          <w:rPr>
            <w:noProof/>
            <w:lang w:val="en-US"/>
          </w:rPr>
          <w:delText xml:space="preserve"> (2019).</w:delText>
        </w:r>
      </w:del>
    </w:p>
    <w:p w14:paraId="5E4E8D35" w14:textId="77777777" w:rsidR="00924924" w:rsidRPr="00924924" w:rsidRDefault="00924924" w:rsidP="00924924">
      <w:pPr>
        <w:widowControl w:val="0"/>
        <w:autoSpaceDE w:val="0"/>
        <w:autoSpaceDN w:val="0"/>
        <w:adjustRightInd w:val="0"/>
        <w:ind w:left="640" w:hanging="640"/>
        <w:rPr>
          <w:del w:id="430" w:author="Robbie Parks" w:date="2019-11-07T09:11:00Z"/>
          <w:noProof/>
          <w:lang w:val="en-US"/>
        </w:rPr>
      </w:pPr>
      <w:del w:id="431" w:author="Robbie Parks" w:date="2019-11-07T09:11:00Z">
        <w:r w:rsidRPr="00924924">
          <w:rPr>
            <w:noProof/>
            <w:lang w:val="en-US"/>
          </w:rPr>
          <w:delText>37.</w:delText>
        </w:r>
        <w:r w:rsidRPr="00924924">
          <w:rPr>
            <w:noProof/>
            <w:lang w:val="en-US"/>
          </w:rPr>
          <w:tab/>
          <w:delText xml:space="preserve">Shi, L., Kloog, I., Zanobetti, A., Liu, P. &amp; Schwartz, J. D. Impacts of temperature and its variability on mortality in New England. </w:delText>
        </w:r>
        <w:r w:rsidRPr="00924924">
          <w:rPr>
            <w:i/>
            <w:iCs/>
            <w:noProof/>
            <w:lang w:val="en-US"/>
          </w:rPr>
          <w:delText>Nat. Clim. Chang.</w:delText>
        </w:r>
        <w:r w:rsidRPr="00924924">
          <w:rPr>
            <w:noProof/>
            <w:lang w:val="en-US"/>
          </w:rPr>
          <w:delText xml:space="preserve"> </w:delText>
        </w:r>
        <w:r w:rsidRPr="00924924">
          <w:rPr>
            <w:b/>
            <w:bCs/>
            <w:noProof/>
            <w:lang w:val="en-US"/>
          </w:rPr>
          <w:delText>5</w:delText>
        </w:r>
        <w:r w:rsidRPr="00924924">
          <w:rPr>
            <w:noProof/>
            <w:lang w:val="en-US"/>
          </w:rPr>
          <w:delText>, 988–991 (2015).</w:delText>
        </w:r>
      </w:del>
    </w:p>
    <w:p w14:paraId="068C0B24" w14:textId="77777777" w:rsidR="00924924" w:rsidRPr="00924924" w:rsidRDefault="00924924" w:rsidP="00924924">
      <w:pPr>
        <w:widowControl w:val="0"/>
        <w:autoSpaceDE w:val="0"/>
        <w:autoSpaceDN w:val="0"/>
        <w:adjustRightInd w:val="0"/>
        <w:ind w:left="640" w:hanging="640"/>
        <w:rPr>
          <w:del w:id="432" w:author="Robbie Parks" w:date="2019-11-07T09:11:00Z"/>
          <w:noProof/>
          <w:lang w:val="en-US"/>
        </w:rPr>
      </w:pPr>
      <w:del w:id="433" w:author="Robbie Parks" w:date="2019-11-07T09:11:00Z">
        <w:r w:rsidRPr="00924924">
          <w:rPr>
            <w:noProof/>
            <w:lang w:val="en-US"/>
          </w:rPr>
          <w:delText>38.</w:delText>
        </w:r>
        <w:r w:rsidRPr="00924924">
          <w:rPr>
            <w:noProof/>
            <w:lang w:val="en-US"/>
          </w:rPr>
          <w:tab/>
          <w:delText xml:space="preserve">Gasparrini, A. </w:delText>
        </w:r>
        <w:r w:rsidRPr="00924924">
          <w:rPr>
            <w:i/>
            <w:iCs/>
            <w:noProof/>
            <w:lang w:val="en-US"/>
          </w:rPr>
          <w:delText>et al.</w:delText>
        </w:r>
        <w:r w:rsidRPr="00924924">
          <w:rPr>
            <w:noProof/>
            <w:lang w:val="en-US"/>
          </w:rPr>
          <w:delText xml:space="preserve"> Mortality risk attributable to high and low ambient temperature: a multicountry observational study. </w:delText>
        </w:r>
        <w:r w:rsidRPr="00924924">
          <w:rPr>
            <w:i/>
            <w:iCs/>
            <w:noProof/>
            <w:lang w:val="en-US"/>
          </w:rPr>
          <w:delText>Lancet</w:delText>
        </w:r>
        <w:r w:rsidRPr="00924924">
          <w:rPr>
            <w:noProof/>
            <w:lang w:val="en-US"/>
          </w:rPr>
          <w:delText xml:space="preserve"> </w:delText>
        </w:r>
        <w:r w:rsidRPr="00924924">
          <w:rPr>
            <w:b/>
            <w:bCs/>
            <w:noProof/>
            <w:lang w:val="en-US"/>
          </w:rPr>
          <w:delText>386</w:delText>
        </w:r>
        <w:r w:rsidRPr="00924924">
          <w:rPr>
            <w:noProof/>
            <w:lang w:val="en-US"/>
          </w:rPr>
          <w:delText>, 369–375 (2015).</w:delText>
        </w:r>
      </w:del>
    </w:p>
    <w:p w14:paraId="4594123C" w14:textId="77777777" w:rsidR="00924924" w:rsidRPr="00924924" w:rsidRDefault="00924924" w:rsidP="00924924">
      <w:pPr>
        <w:widowControl w:val="0"/>
        <w:autoSpaceDE w:val="0"/>
        <w:autoSpaceDN w:val="0"/>
        <w:adjustRightInd w:val="0"/>
        <w:ind w:left="640" w:hanging="640"/>
        <w:rPr>
          <w:del w:id="434" w:author="Robbie Parks" w:date="2019-11-07T09:11:00Z"/>
          <w:noProof/>
          <w:lang w:val="en-US"/>
        </w:rPr>
      </w:pPr>
      <w:del w:id="435" w:author="Robbie Parks" w:date="2019-11-07T09:11:00Z">
        <w:r w:rsidRPr="00924924">
          <w:rPr>
            <w:noProof/>
            <w:lang w:val="en-US"/>
          </w:rPr>
          <w:delText>39.</w:delText>
        </w:r>
        <w:r w:rsidRPr="00924924">
          <w:rPr>
            <w:noProof/>
            <w:lang w:val="en-US"/>
          </w:rPr>
          <w:tab/>
          <w:delText xml:space="preserve">Ye, X. </w:delText>
        </w:r>
        <w:r w:rsidRPr="00924924">
          <w:rPr>
            <w:i/>
            <w:iCs/>
            <w:noProof/>
            <w:lang w:val="en-US"/>
          </w:rPr>
          <w:delText>et al.</w:delText>
        </w:r>
        <w:r w:rsidRPr="00924924">
          <w:rPr>
            <w:noProof/>
            <w:lang w:val="en-US"/>
          </w:rPr>
          <w:delText xml:space="preserve"> Ambient temperature and morbidity: a review of epidemiological evidence. </w:delText>
        </w:r>
        <w:r w:rsidRPr="00924924">
          <w:rPr>
            <w:i/>
            <w:iCs/>
            <w:noProof/>
            <w:lang w:val="en-US"/>
          </w:rPr>
          <w:delText>Environ. Health Perspect.</w:delText>
        </w:r>
        <w:r w:rsidRPr="00924924">
          <w:rPr>
            <w:noProof/>
            <w:lang w:val="en-US"/>
          </w:rPr>
          <w:delText xml:space="preserve"> </w:delText>
        </w:r>
        <w:r w:rsidRPr="00924924">
          <w:rPr>
            <w:b/>
            <w:bCs/>
            <w:noProof/>
            <w:lang w:val="en-US"/>
          </w:rPr>
          <w:delText>120</w:delText>
        </w:r>
        <w:r w:rsidRPr="00924924">
          <w:rPr>
            <w:noProof/>
            <w:lang w:val="en-US"/>
          </w:rPr>
          <w:delText>, 19–28 (2012).</w:delText>
        </w:r>
      </w:del>
    </w:p>
    <w:p w14:paraId="5C8C5D70" w14:textId="77777777" w:rsidR="00924924" w:rsidRPr="00924924" w:rsidRDefault="00924924" w:rsidP="00924924">
      <w:pPr>
        <w:widowControl w:val="0"/>
        <w:autoSpaceDE w:val="0"/>
        <w:autoSpaceDN w:val="0"/>
        <w:adjustRightInd w:val="0"/>
        <w:ind w:left="640" w:hanging="640"/>
        <w:rPr>
          <w:del w:id="436" w:author="Robbie Parks" w:date="2019-11-07T09:11:00Z"/>
          <w:noProof/>
          <w:lang w:val="en-US"/>
        </w:rPr>
      </w:pPr>
      <w:del w:id="437" w:author="Robbie Parks" w:date="2019-11-07T09:11:00Z">
        <w:r w:rsidRPr="00924924">
          <w:rPr>
            <w:noProof/>
            <w:lang w:val="en-US"/>
          </w:rPr>
          <w:delText>40.</w:delText>
        </w:r>
        <w:r w:rsidRPr="00924924">
          <w:rPr>
            <w:noProof/>
            <w:lang w:val="en-US"/>
          </w:rPr>
          <w:tab/>
          <w:delText xml:space="preserve">Basu, R. High ambient temperature and mortality: a review of epidemiologic studies from 2001 to 2008. </w:delText>
        </w:r>
        <w:r w:rsidRPr="00924924">
          <w:rPr>
            <w:i/>
            <w:iCs/>
            <w:noProof/>
            <w:lang w:val="en-US"/>
          </w:rPr>
          <w:delText>Environ. Heal. A Glob. Access Sci. Source</w:delText>
        </w:r>
        <w:r w:rsidRPr="00924924">
          <w:rPr>
            <w:noProof/>
            <w:lang w:val="en-US"/>
          </w:rPr>
          <w:delText xml:space="preserve"> </w:delText>
        </w:r>
        <w:r w:rsidRPr="00924924">
          <w:rPr>
            <w:b/>
            <w:bCs/>
            <w:noProof/>
            <w:lang w:val="en-US"/>
          </w:rPr>
          <w:delText>8</w:delText>
        </w:r>
        <w:r w:rsidRPr="00924924">
          <w:rPr>
            <w:noProof/>
            <w:lang w:val="en-US"/>
          </w:rPr>
          <w:delText>, 40 (2009).</w:delText>
        </w:r>
      </w:del>
    </w:p>
    <w:p w14:paraId="0FE98322" w14:textId="77777777" w:rsidR="00924924" w:rsidRPr="00924924" w:rsidRDefault="00924924" w:rsidP="00924924">
      <w:pPr>
        <w:widowControl w:val="0"/>
        <w:autoSpaceDE w:val="0"/>
        <w:autoSpaceDN w:val="0"/>
        <w:adjustRightInd w:val="0"/>
        <w:ind w:left="640" w:hanging="640"/>
        <w:rPr>
          <w:del w:id="438" w:author="Robbie Parks" w:date="2019-11-07T09:11:00Z"/>
          <w:noProof/>
          <w:lang w:val="en-US"/>
        </w:rPr>
      </w:pPr>
      <w:del w:id="439" w:author="Robbie Parks" w:date="2019-11-07T09:11:00Z">
        <w:r w:rsidRPr="00924924">
          <w:rPr>
            <w:noProof/>
            <w:lang w:val="en-US"/>
          </w:rPr>
          <w:lastRenderedPageBreak/>
          <w:delText>41.</w:delText>
        </w:r>
        <w:r w:rsidRPr="00924924">
          <w:rPr>
            <w:noProof/>
            <w:lang w:val="en-US"/>
          </w:rPr>
          <w:tab/>
          <w:delText xml:space="preserve">Rue, H. &amp; Held, L. </w:delText>
        </w:r>
        <w:r w:rsidRPr="00924924">
          <w:rPr>
            <w:i/>
            <w:iCs/>
            <w:noProof/>
            <w:lang w:val="en-US"/>
          </w:rPr>
          <w:delText>Gaussian Markov random fields. Theory and applications</w:delText>
        </w:r>
        <w:r w:rsidRPr="00924924">
          <w:rPr>
            <w:noProof/>
            <w:lang w:val="en-US"/>
          </w:rPr>
          <w:delText xml:space="preserve">. </w:delText>
        </w:r>
        <w:r w:rsidRPr="00924924">
          <w:rPr>
            <w:i/>
            <w:iCs/>
            <w:noProof/>
            <w:lang w:val="en-US"/>
          </w:rPr>
          <w:delText>Chapman &amp; Hall</w:delText>
        </w:r>
        <w:r w:rsidRPr="00924924">
          <w:rPr>
            <w:noProof/>
            <w:lang w:val="en-US"/>
          </w:rPr>
          <w:delText xml:space="preserve"> (2005). doi:10.1007/s00184-007-0162-3</w:delText>
        </w:r>
      </w:del>
    </w:p>
    <w:p w14:paraId="0C5862FB" w14:textId="77777777" w:rsidR="00924924" w:rsidRPr="00924924" w:rsidRDefault="00924924" w:rsidP="00924924">
      <w:pPr>
        <w:widowControl w:val="0"/>
        <w:autoSpaceDE w:val="0"/>
        <w:autoSpaceDN w:val="0"/>
        <w:adjustRightInd w:val="0"/>
        <w:ind w:left="640" w:hanging="640"/>
        <w:rPr>
          <w:del w:id="440" w:author="Robbie Parks" w:date="2019-11-07T09:11:00Z"/>
          <w:noProof/>
          <w:lang w:val="en-US"/>
        </w:rPr>
      </w:pPr>
      <w:del w:id="441" w:author="Robbie Parks" w:date="2019-11-07T09:11:00Z">
        <w:r w:rsidRPr="00924924">
          <w:rPr>
            <w:noProof/>
            <w:lang w:val="en-US"/>
          </w:rPr>
          <w:delText>42.</w:delText>
        </w:r>
        <w:r w:rsidRPr="00924924">
          <w:rPr>
            <w:noProof/>
            <w:lang w:val="en-US"/>
          </w:rPr>
          <w:tab/>
          <w:delText xml:space="preserve">Besag, J., York, </w:delText>
        </w:r>
        <w:r w:rsidRPr="00D01273">
          <w:rPr>
            <w:lang w:val="en-US"/>
          </w:rPr>
          <w:delText xml:space="preserve">J. </w:delText>
        </w:r>
        <w:r w:rsidRPr="00924924">
          <w:rPr>
            <w:noProof/>
            <w:lang w:val="en-US"/>
          </w:rPr>
          <w:delText xml:space="preserve">&amp; Mollié, A. Bayesian image restoration, with two applications in spatial statistics. </w:delText>
        </w:r>
        <w:r w:rsidRPr="00924924">
          <w:rPr>
            <w:i/>
            <w:iCs/>
            <w:noProof/>
            <w:lang w:val="en-US"/>
          </w:rPr>
          <w:delText>Ann. Inst. Stat. Math.</w:delText>
        </w:r>
        <w:r w:rsidRPr="00924924">
          <w:rPr>
            <w:noProof/>
            <w:lang w:val="en-US"/>
          </w:rPr>
          <w:delText xml:space="preserve"> (1991). doi:10.1007/BF00116466</w:delText>
        </w:r>
      </w:del>
    </w:p>
    <w:p w14:paraId="35D9F06E" w14:textId="77777777" w:rsidR="00924924" w:rsidRPr="00924924" w:rsidRDefault="00924924" w:rsidP="00924924">
      <w:pPr>
        <w:widowControl w:val="0"/>
        <w:autoSpaceDE w:val="0"/>
        <w:autoSpaceDN w:val="0"/>
        <w:adjustRightInd w:val="0"/>
        <w:ind w:left="640" w:hanging="640"/>
        <w:rPr>
          <w:del w:id="442" w:author="Robbie Parks" w:date="2019-11-07T09:11:00Z"/>
          <w:noProof/>
          <w:lang w:val="en-US"/>
        </w:rPr>
      </w:pPr>
      <w:del w:id="443" w:author="Robbie Parks" w:date="2019-11-07T09:11:00Z">
        <w:r w:rsidRPr="00924924">
          <w:rPr>
            <w:noProof/>
            <w:lang w:val="en-US"/>
          </w:rPr>
          <w:delText>43.</w:delText>
        </w:r>
        <w:r w:rsidRPr="00924924">
          <w:rPr>
            <w:noProof/>
            <w:lang w:val="en-US"/>
          </w:rPr>
          <w:tab/>
          <w:delText xml:space="preserve">Knorr-Held, L. Bayesian modelling of inseparable space-time variation in disease risk. in </w:delText>
        </w:r>
        <w:r w:rsidRPr="00924924">
          <w:rPr>
            <w:i/>
            <w:iCs/>
            <w:noProof/>
            <w:lang w:val="en-US"/>
          </w:rPr>
          <w:delText>Statistics in Medicine</w:delText>
        </w:r>
        <w:r w:rsidRPr="00924924">
          <w:rPr>
            <w:noProof/>
            <w:lang w:val="en-US"/>
          </w:rPr>
          <w:delText xml:space="preserve"> (2000). doi:10.1002/1097-0258(20000915/30)19:17/18&lt;2555::AID-SIM587&gt;3.0.CO;2-#</w:delText>
        </w:r>
      </w:del>
    </w:p>
    <w:p w14:paraId="04E97D1D" w14:textId="77777777" w:rsidR="00924924" w:rsidRPr="00924924" w:rsidRDefault="00924924" w:rsidP="00924924">
      <w:pPr>
        <w:widowControl w:val="0"/>
        <w:autoSpaceDE w:val="0"/>
        <w:autoSpaceDN w:val="0"/>
        <w:adjustRightInd w:val="0"/>
        <w:ind w:left="640" w:hanging="640"/>
        <w:rPr>
          <w:del w:id="444" w:author="Robbie Parks" w:date="2019-11-07T09:11:00Z"/>
          <w:noProof/>
          <w:lang w:val="en-US"/>
        </w:rPr>
      </w:pPr>
      <w:del w:id="445" w:author="Robbie Parks" w:date="2019-11-07T09:11:00Z">
        <w:r w:rsidRPr="00924924">
          <w:rPr>
            <w:noProof/>
            <w:lang w:val="en-US"/>
          </w:rPr>
          <w:delText>44.</w:delText>
        </w:r>
        <w:r w:rsidRPr="00924924">
          <w:rPr>
            <w:noProof/>
            <w:lang w:val="en-US"/>
          </w:rPr>
          <w:tab/>
          <w:delText xml:space="preserve">Bennett, J. E. </w:delText>
        </w:r>
        <w:r w:rsidRPr="00924924">
          <w:rPr>
            <w:i/>
            <w:iCs/>
            <w:noProof/>
            <w:lang w:val="en-US"/>
          </w:rPr>
          <w:delText>et al.</w:delText>
        </w:r>
        <w:r w:rsidRPr="00924924">
          <w:rPr>
            <w:noProof/>
            <w:lang w:val="en-US"/>
          </w:rPr>
          <w:delText xml:space="preserve"> National and county life expectancy loss from particulate matter pollution in the USA. </w:delText>
        </w:r>
        <w:r w:rsidRPr="00924924">
          <w:rPr>
            <w:i/>
            <w:iCs/>
            <w:noProof/>
            <w:lang w:val="en-US"/>
          </w:rPr>
          <w:delText>PLOS Med.</w:delText>
        </w:r>
        <w:r w:rsidRPr="00924924">
          <w:rPr>
            <w:noProof/>
            <w:lang w:val="en-US"/>
          </w:rPr>
          <w:delText xml:space="preserve"> (2019).</w:delText>
        </w:r>
      </w:del>
    </w:p>
    <w:p w14:paraId="0C716A26" w14:textId="77777777" w:rsidR="00924924" w:rsidRPr="00924924" w:rsidRDefault="00924924" w:rsidP="00924924">
      <w:pPr>
        <w:widowControl w:val="0"/>
        <w:autoSpaceDE w:val="0"/>
        <w:autoSpaceDN w:val="0"/>
        <w:adjustRightInd w:val="0"/>
        <w:ind w:left="640" w:hanging="640"/>
        <w:rPr>
          <w:del w:id="446" w:author="Robbie Parks" w:date="2019-11-07T09:11:00Z"/>
          <w:noProof/>
          <w:lang w:val="en-US"/>
        </w:rPr>
      </w:pPr>
      <w:del w:id="447" w:author="Robbie Parks" w:date="2019-11-07T09:11:00Z">
        <w:r w:rsidRPr="00924924">
          <w:rPr>
            <w:noProof/>
            <w:lang w:val="en-US"/>
          </w:rPr>
          <w:delText>45.</w:delText>
        </w:r>
        <w:r w:rsidRPr="00924924">
          <w:rPr>
            <w:noProof/>
            <w:lang w:val="en-US"/>
          </w:rPr>
          <w:tab/>
          <w:delText xml:space="preserve">Kontis, V. </w:delText>
        </w:r>
        <w:r w:rsidRPr="00924924">
          <w:rPr>
            <w:i/>
            <w:iCs/>
            <w:noProof/>
            <w:lang w:val="en-US"/>
          </w:rPr>
          <w:delText>et al.</w:delText>
        </w:r>
        <w:r w:rsidRPr="00924924">
          <w:rPr>
            <w:noProof/>
            <w:lang w:val="en-US"/>
          </w:rPr>
          <w:delText xml:space="preserve"> Future life expectancy in 35 industrialised countries: projections with a Bayesian model ensemble. </w:delText>
        </w:r>
        <w:r w:rsidRPr="00924924">
          <w:rPr>
            <w:i/>
            <w:iCs/>
            <w:noProof/>
            <w:lang w:val="en-US"/>
          </w:rPr>
          <w:delText>Lancet</w:delText>
        </w:r>
        <w:r w:rsidRPr="00924924">
          <w:rPr>
            <w:noProof/>
            <w:lang w:val="en-US"/>
          </w:rPr>
          <w:delText xml:space="preserve"> (2017). doi:10.1016/S0140-6736(16)32381-9</w:delText>
        </w:r>
      </w:del>
    </w:p>
    <w:p w14:paraId="7601F883" w14:textId="77777777" w:rsidR="00924924" w:rsidRPr="00924924" w:rsidRDefault="00924924" w:rsidP="00924924">
      <w:pPr>
        <w:widowControl w:val="0"/>
        <w:autoSpaceDE w:val="0"/>
        <w:autoSpaceDN w:val="0"/>
        <w:adjustRightInd w:val="0"/>
        <w:ind w:left="640" w:hanging="640"/>
        <w:rPr>
          <w:del w:id="448" w:author="Robbie Parks" w:date="2019-11-07T09:11:00Z"/>
          <w:noProof/>
          <w:lang w:val="en-US"/>
        </w:rPr>
      </w:pPr>
      <w:del w:id="449" w:author="Robbie Parks" w:date="2019-11-07T09:11:00Z">
        <w:r w:rsidRPr="00924924">
          <w:rPr>
            <w:noProof/>
            <w:lang w:val="en-US"/>
          </w:rPr>
          <w:delText>46.</w:delText>
        </w:r>
        <w:r w:rsidRPr="00924924">
          <w:rPr>
            <w:noProof/>
            <w:lang w:val="en-US"/>
          </w:rPr>
          <w:tab/>
          <w:delText xml:space="preserve">Rue, H., Martino, S. &amp; Chopin, N. Approximate Bayesian inference for latent Gaussian models by using integrated nested Laplace approximations. </w:delText>
        </w:r>
        <w:r w:rsidRPr="00924924">
          <w:rPr>
            <w:i/>
            <w:iCs/>
            <w:noProof/>
            <w:lang w:val="en-US"/>
          </w:rPr>
          <w:delText>J. R. Stat. Soc. Ser. B Stat. Methodol.</w:delText>
        </w:r>
        <w:r w:rsidRPr="00924924">
          <w:rPr>
            <w:noProof/>
            <w:lang w:val="en-US"/>
          </w:rPr>
          <w:delText xml:space="preserve"> (2009). doi:10.1111/j.1467-9868.2008.00700.x</w:delText>
        </w:r>
      </w:del>
    </w:p>
    <w:p w14:paraId="44A7A915" w14:textId="77777777" w:rsidR="00924924" w:rsidRPr="00924924" w:rsidRDefault="00924924" w:rsidP="00924924">
      <w:pPr>
        <w:widowControl w:val="0"/>
        <w:autoSpaceDE w:val="0"/>
        <w:autoSpaceDN w:val="0"/>
        <w:adjustRightInd w:val="0"/>
        <w:ind w:left="640" w:hanging="640"/>
        <w:rPr>
          <w:del w:id="450" w:author="Robbie Parks" w:date="2019-11-07T09:11:00Z"/>
          <w:noProof/>
        </w:rPr>
      </w:pPr>
      <w:del w:id="451" w:author="Robbie Parks" w:date="2019-11-07T09:11:00Z">
        <w:r w:rsidRPr="00924924">
          <w:rPr>
            <w:noProof/>
            <w:lang w:val="en-US"/>
          </w:rPr>
          <w:delText>47.</w:delText>
        </w:r>
        <w:r w:rsidRPr="00924924">
          <w:rPr>
            <w:noProof/>
            <w:lang w:val="en-US"/>
          </w:rPr>
          <w:tab/>
          <w:delText xml:space="preserve">IPCC. </w:delText>
        </w:r>
        <w:r w:rsidRPr="00D01273">
          <w:rPr>
            <w:i/>
            <w:lang w:val="en-US"/>
          </w:rPr>
          <w:delText>IPCC special report on the impacts of global warming of 1.5 °C - Summary for policy makers</w:delText>
        </w:r>
        <w:r w:rsidRPr="00924924">
          <w:rPr>
            <w:noProof/>
            <w:lang w:val="en-US"/>
          </w:rPr>
          <w:delText>. (2018).</w:delText>
        </w:r>
      </w:del>
    </w:p>
    <w:p w14:paraId="45888C81" w14:textId="6F0E6F41" w:rsidR="00E51470" w:rsidRPr="009F1529" w:rsidRDefault="00A620DD" w:rsidP="004B68B4">
      <w:pPr>
        <w:spacing w:line="480" w:lineRule="auto"/>
        <w:jc w:val="both"/>
        <w:rPr>
          <w:bCs/>
        </w:rPr>
        <w:pPrChange w:id="452" w:author="Robbie Parks" w:date="2019-11-07T09:11:00Z">
          <w:pPr>
            <w:widowControl w:val="0"/>
            <w:autoSpaceDE w:val="0"/>
            <w:autoSpaceDN w:val="0"/>
            <w:adjustRightInd w:val="0"/>
            <w:ind w:left="640" w:hanging="640"/>
          </w:pPr>
        </w:pPrChange>
      </w:pPr>
      <w:del w:id="453" w:author="Robbie Parks" w:date="2019-11-07T09:11:00Z">
        <w:r w:rsidRPr="00E85AFA">
          <w:rPr>
            <w:b/>
          </w:rPr>
          <w:fldChar w:fldCharType="end"/>
        </w:r>
      </w:del>
    </w:p>
    <w:sectPr w:rsidR="00E51470" w:rsidRPr="009F1529" w:rsidSect="00521731">
      <w:headerReference w:type="default" r:id="rId15"/>
      <w:footerReference w:type="even" r:id="rId16"/>
      <w:footerReference w:type="default" r:id="rId17"/>
      <w:type w:val="continuous"/>
      <w:pgSz w:w="11900" w:h="16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63E60B3" w14:textId="77777777" w:rsidR="001C3063" w:rsidRDefault="001C3063">
      <w:r>
        <w:separator/>
      </w:r>
    </w:p>
  </w:endnote>
  <w:endnote w:type="continuationSeparator" w:id="0">
    <w:p w14:paraId="20241062" w14:textId="77777777" w:rsidR="001C3063" w:rsidRDefault="001C3063">
      <w:r>
        <w:continuationSeparator/>
      </w:r>
    </w:p>
  </w:endnote>
  <w:endnote w:type="continuationNotice" w:id="1">
    <w:p w14:paraId="53001EFA" w14:textId="77777777" w:rsidR="001C3063" w:rsidRDefault="001C306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0000500000000020000"/>
    <w:charset w:val="00"/>
    <w:family w:val="auto"/>
    <w:pitch w:val="variable"/>
    <w:sig w:usb0="E00002FF" w:usb1="5000205A"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4F05FC" w14:textId="77777777" w:rsidR="006A618D" w:rsidRDefault="006A618D" w:rsidP="009A2131">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16A57B20" w14:textId="77777777" w:rsidR="006A618D" w:rsidRDefault="006A618D" w:rsidP="006237B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D980E3" w14:textId="26436AAF" w:rsidR="006A618D" w:rsidRDefault="006A618D" w:rsidP="009A2131">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3</w:t>
    </w:r>
    <w:r>
      <w:rPr>
        <w:rStyle w:val="PageNumber"/>
      </w:rPr>
      <w:fldChar w:fldCharType="end"/>
    </w:r>
  </w:p>
  <w:p w14:paraId="443267E5" w14:textId="77777777" w:rsidR="006A618D" w:rsidRDefault="006A618D" w:rsidP="006237B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F667E1E" w14:textId="77777777" w:rsidR="001C3063" w:rsidRDefault="001C3063">
      <w:r>
        <w:separator/>
      </w:r>
    </w:p>
  </w:footnote>
  <w:footnote w:type="continuationSeparator" w:id="0">
    <w:p w14:paraId="3BE4BDB7" w14:textId="77777777" w:rsidR="001C3063" w:rsidRDefault="001C3063">
      <w:r>
        <w:continuationSeparator/>
      </w:r>
    </w:p>
  </w:footnote>
  <w:footnote w:type="continuationNotice" w:id="1">
    <w:p w14:paraId="5BD5933F" w14:textId="77777777" w:rsidR="001C3063" w:rsidRDefault="001C306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D71977F" w14:textId="77777777" w:rsidR="009E126C" w:rsidRDefault="009E126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8B6249"/>
    <w:multiLevelType w:val="hybridMultilevel"/>
    <w:tmpl w:val="8A9C23E6"/>
    <w:lvl w:ilvl="0" w:tplc="820C8F6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74A158F"/>
    <w:multiLevelType w:val="hybridMultilevel"/>
    <w:tmpl w:val="A19A39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CAD4677"/>
    <w:multiLevelType w:val="hybridMultilevel"/>
    <w:tmpl w:val="0CE4EAD2"/>
    <w:lvl w:ilvl="0" w:tplc="04090001">
      <w:start w:val="1"/>
      <w:numFmt w:val="bullet"/>
      <w:lvlText w:val=""/>
      <w:lvlJc w:val="left"/>
      <w:pPr>
        <w:ind w:left="720" w:hanging="360"/>
      </w:pPr>
      <w:rPr>
        <w:rFonts w:ascii="Symbol" w:hAnsi="Symbol" w:hint="default"/>
      </w:rPr>
    </w:lvl>
    <w:lvl w:ilvl="1" w:tplc="08090001">
      <w:start w:val="1"/>
      <w:numFmt w:val="bullet"/>
      <w:lvlText w:val=""/>
      <w:lvlJc w:val="left"/>
      <w:pPr>
        <w:ind w:left="36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5302626"/>
    <w:multiLevelType w:val="hybridMultilevel"/>
    <w:tmpl w:val="898C5C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6"/>
  </w:num>
  <w:num w:numId="2">
    <w:abstractNumId w:val="14"/>
  </w:num>
  <w:num w:numId="3">
    <w:abstractNumId w:val="10"/>
  </w:num>
  <w:num w:numId="4">
    <w:abstractNumId w:val="13"/>
  </w:num>
  <w:num w:numId="5">
    <w:abstractNumId w:val="2"/>
  </w:num>
  <w:num w:numId="6">
    <w:abstractNumId w:val="4"/>
  </w:num>
  <w:num w:numId="7">
    <w:abstractNumId w:val="0"/>
  </w:num>
  <w:num w:numId="8">
    <w:abstractNumId w:val="8"/>
  </w:num>
  <w:num w:numId="9">
    <w:abstractNumId w:val="11"/>
  </w:num>
  <w:num w:numId="10">
    <w:abstractNumId w:val="7"/>
  </w:num>
  <w:num w:numId="11">
    <w:abstractNumId w:val="1"/>
  </w:num>
  <w:num w:numId="12">
    <w:abstractNumId w:val="12"/>
  </w:num>
  <w:num w:numId="13">
    <w:abstractNumId w:val="3"/>
  </w:num>
  <w:num w:numId="14">
    <w:abstractNumId w:val="5"/>
  </w:num>
  <w:num w:numId="15">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Robbie Parks">
    <w15:presenceInfo w15:providerId="None" w15:userId="Robbie Park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3"/>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196B"/>
    <w:rsid w:val="00000A29"/>
    <w:rsid w:val="000036E5"/>
    <w:rsid w:val="0000426B"/>
    <w:rsid w:val="000066C9"/>
    <w:rsid w:val="0001349E"/>
    <w:rsid w:val="000138ED"/>
    <w:rsid w:val="00014C80"/>
    <w:rsid w:val="000150FE"/>
    <w:rsid w:val="00015C8E"/>
    <w:rsid w:val="000161D5"/>
    <w:rsid w:val="000164A3"/>
    <w:rsid w:val="00021F45"/>
    <w:rsid w:val="00025B49"/>
    <w:rsid w:val="0002698C"/>
    <w:rsid w:val="00026F56"/>
    <w:rsid w:val="00032A53"/>
    <w:rsid w:val="000330EC"/>
    <w:rsid w:val="00037343"/>
    <w:rsid w:val="00040AAF"/>
    <w:rsid w:val="00040AE0"/>
    <w:rsid w:val="00040DB9"/>
    <w:rsid w:val="00044869"/>
    <w:rsid w:val="00044B4C"/>
    <w:rsid w:val="00044F79"/>
    <w:rsid w:val="00045AA5"/>
    <w:rsid w:val="0005577D"/>
    <w:rsid w:val="000607DA"/>
    <w:rsid w:val="00061565"/>
    <w:rsid w:val="00063068"/>
    <w:rsid w:val="000643BD"/>
    <w:rsid w:val="0006486C"/>
    <w:rsid w:val="00064A53"/>
    <w:rsid w:val="0006696B"/>
    <w:rsid w:val="00066D53"/>
    <w:rsid w:val="00066F89"/>
    <w:rsid w:val="0007192B"/>
    <w:rsid w:val="000737EB"/>
    <w:rsid w:val="00073D01"/>
    <w:rsid w:val="00074BEB"/>
    <w:rsid w:val="00075CB2"/>
    <w:rsid w:val="0007772A"/>
    <w:rsid w:val="000803E2"/>
    <w:rsid w:val="000809B2"/>
    <w:rsid w:val="00081609"/>
    <w:rsid w:val="000828BE"/>
    <w:rsid w:val="00083B71"/>
    <w:rsid w:val="0008456B"/>
    <w:rsid w:val="00085C12"/>
    <w:rsid w:val="00086F23"/>
    <w:rsid w:val="00087359"/>
    <w:rsid w:val="00087BBC"/>
    <w:rsid w:val="00091D0F"/>
    <w:rsid w:val="00092EE2"/>
    <w:rsid w:val="0009546B"/>
    <w:rsid w:val="00097561"/>
    <w:rsid w:val="00097D97"/>
    <w:rsid w:val="000A020B"/>
    <w:rsid w:val="000A02AC"/>
    <w:rsid w:val="000A0D93"/>
    <w:rsid w:val="000A355E"/>
    <w:rsid w:val="000A41F3"/>
    <w:rsid w:val="000A6CF4"/>
    <w:rsid w:val="000A7C4B"/>
    <w:rsid w:val="000B2B0E"/>
    <w:rsid w:val="000B5BFF"/>
    <w:rsid w:val="000B7E00"/>
    <w:rsid w:val="000C0334"/>
    <w:rsid w:val="000C05BD"/>
    <w:rsid w:val="000C077B"/>
    <w:rsid w:val="000C2776"/>
    <w:rsid w:val="000C3D92"/>
    <w:rsid w:val="000C41A6"/>
    <w:rsid w:val="000C4ADA"/>
    <w:rsid w:val="000C53C0"/>
    <w:rsid w:val="000C563B"/>
    <w:rsid w:val="000C6911"/>
    <w:rsid w:val="000C6E2D"/>
    <w:rsid w:val="000D0771"/>
    <w:rsid w:val="000D39DD"/>
    <w:rsid w:val="000D4DF6"/>
    <w:rsid w:val="000D54C5"/>
    <w:rsid w:val="000E0829"/>
    <w:rsid w:val="000E258A"/>
    <w:rsid w:val="000E604A"/>
    <w:rsid w:val="000F2941"/>
    <w:rsid w:val="00100D87"/>
    <w:rsid w:val="00104DAC"/>
    <w:rsid w:val="0010551A"/>
    <w:rsid w:val="00106815"/>
    <w:rsid w:val="00110076"/>
    <w:rsid w:val="00111115"/>
    <w:rsid w:val="00112889"/>
    <w:rsid w:val="00112A57"/>
    <w:rsid w:val="001139FE"/>
    <w:rsid w:val="001153F2"/>
    <w:rsid w:val="00123774"/>
    <w:rsid w:val="001241AE"/>
    <w:rsid w:val="00125AD1"/>
    <w:rsid w:val="00127E88"/>
    <w:rsid w:val="00132544"/>
    <w:rsid w:val="00134649"/>
    <w:rsid w:val="001371DD"/>
    <w:rsid w:val="00140DB8"/>
    <w:rsid w:val="00141EE8"/>
    <w:rsid w:val="00141EF4"/>
    <w:rsid w:val="00144923"/>
    <w:rsid w:val="0014511F"/>
    <w:rsid w:val="00145575"/>
    <w:rsid w:val="001470B7"/>
    <w:rsid w:val="001508C3"/>
    <w:rsid w:val="00152198"/>
    <w:rsid w:val="001528CC"/>
    <w:rsid w:val="001535E0"/>
    <w:rsid w:val="00153BD4"/>
    <w:rsid w:val="00154645"/>
    <w:rsid w:val="00154FA8"/>
    <w:rsid w:val="00155518"/>
    <w:rsid w:val="001578B7"/>
    <w:rsid w:val="001647AD"/>
    <w:rsid w:val="00164CC4"/>
    <w:rsid w:val="00165E04"/>
    <w:rsid w:val="00167005"/>
    <w:rsid w:val="0017009F"/>
    <w:rsid w:val="00171833"/>
    <w:rsid w:val="00172B5B"/>
    <w:rsid w:val="00175B70"/>
    <w:rsid w:val="001768A6"/>
    <w:rsid w:val="00180ECA"/>
    <w:rsid w:val="0018209F"/>
    <w:rsid w:val="00182240"/>
    <w:rsid w:val="00182B75"/>
    <w:rsid w:val="001853CA"/>
    <w:rsid w:val="001862B0"/>
    <w:rsid w:val="001869DA"/>
    <w:rsid w:val="0019479E"/>
    <w:rsid w:val="00194909"/>
    <w:rsid w:val="001951E8"/>
    <w:rsid w:val="001960F5"/>
    <w:rsid w:val="00197ECD"/>
    <w:rsid w:val="001A24B7"/>
    <w:rsid w:val="001A3D0C"/>
    <w:rsid w:val="001A6289"/>
    <w:rsid w:val="001A752D"/>
    <w:rsid w:val="001A7F31"/>
    <w:rsid w:val="001B143B"/>
    <w:rsid w:val="001B180D"/>
    <w:rsid w:val="001B2697"/>
    <w:rsid w:val="001B2C85"/>
    <w:rsid w:val="001B559F"/>
    <w:rsid w:val="001C15E5"/>
    <w:rsid w:val="001C3063"/>
    <w:rsid w:val="001C45B6"/>
    <w:rsid w:val="001C5928"/>
    <w:rsid w:val="001D2042"/>
    <w:rsid w:val="001D43B8"/>
    <w:rsid w:val="001D648D"/>
    <w:rsid w:val="001D66FE"/>
    <w:rsid w:val="001E1452"/>
    <w:rsid w:val="001E1DFD"/>
    <w:rsid w:val="001E3D7C"/>
    <w:rsid w:val="001E4E74"/>
    <w:rsid w:val="001E5B16"/>
    <w:rsid w:val="001E5C4D"/>
    <w:rsid w:val="001E6A53"/>
    <w:rsid w:val="001E6D83"/>
    <w:rsid w:val="001E7BDE"/>
    <w:rsid w:val="001F307A"/>
    <w:rsid w:val="001F3A6B"/>
    <w:rsid w:val="001F3CCB"/>
    <w:rsid w:val="001F3CF5"/>
    <w:rsid w:val="001F4AAB"/>
    <w:rsid w:val="001F57EB"/>
    <w:rsid w:val="001F77F3"/>
    <w:rsid w:val="002043D3"/>
    <w:rsid w:val="00206140"/>
    <w:rsid w:val="00210FEB"/>
    <w:rsid w:val="00211809"/>
    <w:rsid w:val="002124C8"/>
    <w:rsid w:val="00212747"/>
    <w:rsid w:val="00213027"/>
    <w:rsid w:val="0021470F"/>
    <w:rsid w:val="00223743"/>
    <w:rsid w:val="00223D2F"/>
    <w:rsid w:val="00223D7D"/>
    <w:rsid w:val="002261F1"/>
    <w:rsid w:val="00227AA5"/>
    <w:rsid w:val="00230266"/>
    <w:rsid w:val="002323F2"/>
    <w:rsid w:val="0023369B"/>
    <w:rsid w:val="002358D5"/>
    <w:rsid w:val="00237104"/>
    <w:rsid w:val="00241591"/>
    <w:rsid w:val="00241EB9"/>
    <w:rsid w:val="00246F79"/>
    <w:rsid w:val="00250041"/>
    <w:rsid w:val="00250FEF"/>
    <w:rsid w:val="002524AC"/>
    <w:rsid w:val="00252881"/>
    <w:rsid w:val="00255B55"/>
    <w:rsid w:val="00256322"/>
    <w:rsid w:val="002574F3"/>
    <w:rsid w:val="00257C57"/>
    <w:rsid w:val="00257D30"/>
    <w:rsid w:val="002634EF"/>
    <w:rsid w:val="0026389E"/>
    <w:rsid w:val="00265344"/>
    <w:rsid w:val="00267923"/>
    <w:rsid w:val="0027353C"/>
    <w:rsid w:val="002768FB"/>
    <w:rsid w:val="002769D0"/>
    <w:rsid w:val="00280784"/>
    <w:rsid w:val="0028169E"/>
    <w:rsid w:val="00282548"/>
    <w:rsid w:val="00283342"/>
    <w:rsid w:val="0028473A"/>
    <w:rsid w:val="002916B5"/>
    <w:rsid w:val="0029344A"/>
    <w:rsid w:val="00293473"/>
    <w:rsid w:val="002960A3"/>
    <w:rsid w:val="00296851"/>
    <w:rsid w:val="00296BD5"/>
    <w:rsid w:val="002A08A1"/>
    <w:rsid w:val="002A0B4C"/>
    <w:rsid w:val="002A2281"/>
    <w:rsid w:val="002A239B"/>
    <w:rsid w:val="002A5044"/>
    <w:rsid w:val="002A5FC4"/>
    <w:rsid w:val="002A6AFC"/>
    <w:rsid w:val="002A6C71"/>
    <w:rsid w:val="002B4DCB"/>
    <w:rsid w:val="002B642E"/>
    <w:rsid w:val="002C0E06"/>
    <w:rsid w:val="002C2EDC"/>
    <w:rsid w:val="002C3D90"/>
    <w:rsid w:val="002C49EC"/>
    <w:rsid w:val="002C544E"/>
    <w:rsid w:val="002D042A"/>
    <w:rsid w:val="002D21A4"/>
    <w:rsid w:val="002D3F38"/>
    <w:rsid w:val="002E038D"/>
    <w:rsid w:val="002E3D60"/>
    <w:rsid w:val="002E4AD3"/>
    <w:rsid w:val="002E5F11"/>
    <w:rsid w:val="002E6325"/>
    <w:rsid w:val="002F1D41"/>
    <w:rsid w:val="002F7403"/>
    <w:rsid w:val="00300228"/>
    <w:rsid w:val="00302F12"/>
    <w:rsid w:val="00303B67"/>
    <w:rsid w:val="00305209"/>
    <w:rsid w:val="00305710"/>
    <w:rsid w:val="00306DFD"/>
    <w:rsid w:val="00310E7E"/>
    <w:rsid w:val="00316CFB"/>
    <w:rsid w:val="00320FBF"/>
    <w:rsid w:val="003233E5"/>
    <w:rsid w:val="0032373A"/>
    <w:rsid w:val="00323B6E"/>
    <w:rsid w:val="003242D9"/>
    <w:rsid w:val="00324A84"/>
    <w:rsid w:val="00324F0F"/>
    <w:rsid w:val="00326ABE"/>
    <w:rsid w:val="003317ED"/>
    <w:rsid w:val="00331F1F"/>
    <w:rsid w:val="00334713"/>
    <w:rsid w:val="00341847"/>
    <w:rsid w:val="00352157"/>
    <w:rsid w:val="00353A64"/>
    <w:rsid w:val="003551A1"/>
    <w:rsid w:val="00363E6C"/>
    <w:rsid w:val="003650D7"/>
    <w:rsid w:val="00367BD4"/>
    <w:rsid w:val="00370294"/>
    <w:rsid w:val="00370E83"/>
    <w:rsid w:val="00371197"/>
    <w:rsid w:val="003730E2"/>
    <w:rsid w:val="00374D1C"/>
    <w:rsid w:val="00383783"/>
    <w:rsid w:val="00391483"/>
    <w:rsid w:val="00393366"/>
    <w:rsid w:val="003953FB"/>
    <w:rsid w:val="003B10FF"/>
    <w:rsid w:val="003B5431"/>
    <w:rsid w:val="003B5C48"/>
    <w:rsid w:val="003B67D2"/>
    <w:rsid w:val="003C6749"/>
    <w:rsid w:val="003C7CD7"/>
    <w:rsid w:val="003D014C"/>
    <w:rsid w:val="003D1FD6"/>
    <w:rsid w:val="003D3E4E"/>
    <w:rsid w:val="003D575B"/>
    <w:rsid w:val="003D77F4"/>
    <w:rsid w:val="003E17AC"/>
    <w:rsid w:val="003E25A6"/>
    <w:rsid w:val="003E64A4"/>
    <w:rsid w:val="003E6DF9"/>
    <w:rsid w:val="003F11C1"/>
    <w:rsid w:val="003F2BCD"/>
    <w:rsid w:val="003F52A5"/>
    <w:rsid w:val="00400606"/>
    <w:rsid w:val="004009CB"/>
    <w:rsid w:val="004114D9"/>
    <w:rsid w:val="004124B5"/>
    <w:rsid w:val="00412FCC"/>
    <w:rsid w:val="00413881"/>
    <w:rsid w:val="00413F8E"/>
    <w:rsid w:val="00422055"/>
    <w:rsid w:val="00425263"/>
    <w:rsid w:val="0042713A"/>
    <w:rsid w:val="004278EB"/>
    <w:rsid w:val="004314BA"/>
    <w:rsid w:val="00431D95"/>
    <w:rsid w:val="004321B4"/>
    <w:rsid w:val="00437D42"/>
    <w:rsid w:val="004409BD"/>
    <w:rsid w:val="00447303"/>
    <w:rsid w:val="00452EB3"/>
    <w:rsid w:val="00454A7D"/>
    <w:rsid w:val="0045634B"/>
    <w:rsid w:val="00460727"/>
    <w:rsid w:val="00460D94"/>
    <w:rsid w:val="004614C6"/>
    <w:rsid w:val="004630FC"/>
    <w:rsid w:val="004636EF"/>
    <w:rsid w:val="00466B07"/>
    <w:rsid w:val="004702C5"/>
    <w:rsid w:val="004725F2"/>
    <w:rsid w:val="00472E55"/>
    <w:rsid w:val="004750C2"/>
    <w:rsid w:val="00475514"/>
    <w:rsid w:val="004761C5"/>
    <w:rsid w:val="00476598"/>
    <w:rsid w:val="00476788"/>
    <w:rsid w:val="0047749E"/>
    <w:rsid w:val="00477F0B"/>
    <w:rsid w:val="00484863"/>
    <w:rsid w:val="00484E3B"/>
    <w:rsid w:val="004878EC"/>
    <w:rsid w:val="00490C94"/>
    <w:rsid w:val="00490CF2"/>
    <w:rsid w:val="00491E98"/>
    <w:rsid w:val="00492DAF"/>
    <w:rsid w:val="00494DA5"/>
    <w:rsid w:val="004951FD"/>
    <w:rsid w:val="00495533"/>
    <w:rsid w:val="004A205D"/>
    <w:rsid w:val="004A283B"/>
    <w:rsid w:val="004A520F"/>
    <w:rsid w:val="004A5287"/>
    <w:rsid w:val="004A6522"/>
    <w:rsid w:val="004A7B4A"/>
    <w:rsid w:val="004B1D1E"/>
    <w:rsid w:val="004B2F39"/>
    <w:rsid w:val="004B4694"/>
    <w:rsid w:val="004B489C"/>
    <w:rsid w:val="004B68B4"/>
    <w:rsid w:val="004C3A2F"/>
    <w:rsid w:val="004C3F33"/>
    <w:rsid w:val="004C495B"/>
    <w:rsid w:val="004C4969"/>
    <w:rsid w:val="004C5C74"/>
    <w:rsid w:val="004D148F"/>
    <w:rsid w:val="004D1F37"/>
    <w:rsid w:val="004D3B85"/>
    <w:rsid w:val="004D4929"/>
    <w:rsid w:val="004D55C2"/>
    <w:rsid w:val="004D7673"/>
    <w:rsid w:val="004E0997"/>
    <w:rsid w:val="004E30F3"/>
    <w:rsid w:val="004E6DA4"/>
    <w:rsid w:val="004F026B"/>
    <w:rsid w:val="004F1977"/>
    <w:rsid w:val="004F24A3"/>
    <w:rsid w:val="004F4209"/>
    <w:rsid w:val="004F54F9"/>
    <w:rsid w:val="004F617A"/>
    <w:rsid w:val="004F6BCD"/>
    <w:rsid w:val="004F6F54"/>
    <w:rsid w:val="004F761B"/>
    <w:rsid w:val="005034DA"/>
    <w:rsid w:val="005036D2"/>
    <w:rsid w:val="0050578C"/>
    <w:rsid w:val="00507C2F"/>
    <w:rsid w:val="00514D50"/>
    <w:rsid w:val="00516255"/>
    <w:rsid w:val="00521731"/>
    <w:rsid w:val="005246D6"/>
    <w:rsid w:val="00525FAD"/>
    <w:rsid w:val="00532348"/>
    <w:rsid w:val="00535DCA"/>
    <w:rsid w:val="00537426"/>
    <w:rsid w:val="00537BEF"/>
    <w:rsid w:val="00540E18"/>
    <w:rsid w:val="005430F7"/>
    <w:rsid w:val="00546958"/>
    <w:rsid w:val="00551C2A"/>
    <w:rsid w:val="00551EAA"/>
    <w:rsid w:val="00552BD3"/>
    <w:rsid w:val="00554C76"/>
    <w:rsid w:val="00556438"/>
    <w:rsid w:val="00556C33"/>
    <w:rsid w:val="0055719F"/>
    <w:rsid w:val="005608E9"/>
    <w:rsid w:val="00562F3E"/>
    <w:rsid w:val="0056490F"/>
    <w:rsid w:val="005666F8"/>
    <w:rsid w:val="00566923"/>
    <w:rsid w:val="00566F6F"/>
    <w:rsid w:val="005717FC"/>
    <w:rsid w:val="005725C8"/>
    <w:rsid w:val="005741CE"/>
    <w:rsid w:val="00574621"/>
    <w:rsid w:val="00574DB7"/>
    <w:rsid w:val="00580D60"/>
    <w:rsid w:val="00582337"/>
    <w:rsid w:val="005823BA"/>
    <w:rsid w:val="00584BE3"/>
    <w:rsid w:val="00587168"/>
    <w:rsid w:val="0058786F"/>
    <w:rsid w:val="0059053C"/>
    <w:rsid w:val="00591920"/>
    <w:rsid w:val="005922A2"/>
    <w:rsid w:val="00595961"/>
    <w:rsid w:val="00597846"/>
    <w:rsid w:val="00597A2E"/>
    <w:rsid w:val="005A0E31"/>
    <w:rsid w:val="005A15DC"/>
    <w:rsid w:val="005A38E3"/>
    <w:rsid w:val="005A512F"/>
    <w:rsid w:val="005A65FA"/>
    <w:rsid w:val="005B0038"/>
    <w:rsid w:val="005B15FA"/>
    <w:rsid w:val="005B5A50"/>
    <w:rsid w:val="005B70B6"/>
    <w:rsid w:val="005B7448"/>
    <w:rsid w:val="005B7925"/>
    <w:rsid w:val="005B7992"/>
    <w:rsid w:val="005C0334"/>
    <w:rsid w:val="005C12F7"/>
    <w:rsid w:val="005C2A42"/>
    <w:rsid w:val="005C2FC9"/>
    <w:rsid w:val="005C3355"/>
    <w:rsid w:val="005C694B"/>
    <w:rsid w:val="005C7A27"/>
    <w:rsid w:val="005D185E"/>
    <w:rsid w:val="005D4C0F"/>
    <w:rsid w:val="005D53B0"/>
    <w:rsid w:val="005E0B16"/>
    <w:rsid w:val="005E282E"/>
    <w:rsid w:val="005E4E88"/>
    <w:rsid w:val="005E5A17"/>
    <w:rsid w:val="005E7880"/>
    <w:rsid w:val="005F00FD"/>
    <w:rsid w:val="005F026A"/>
    <w:rsid w:val="005F0332"/>
    <w:rsid w:val="005F36FB"/>
    <w:rsid w:val="005F6465"/>
    <w:rsid w:val="005F78C0"/>
    <w:rsid w:val="006024B8"/>
    <w:rsid w:val="00603AF5"/>
    <w:rsid w:val="00604BCE"/>
    <w:rsid w:val="00607238"/>
    <w:rsid w:val="00607AE4"/>
    <w:rsid w:val="00607CDE"/>
    <w:rsid w:val="006114C7"/>
    <w:rsid w:val="00613BCB"/>
    <w:rsid w:val="00613C0C"/>
    <w:rsid w:val="00614789"/>
    <w:rsid w:val="006151D9"/>
    <w:rsid w:val="006174C6"/>
    <w:rsid w:val="006237BA"/>
    <w:rsid w:val="00624F5B"/>
    <w:rsid w:val="006276CA"/>
    <w:rsid w:val="00627CCB"/>
    <w:rsid w:val="0063135F"/>
    <w:rsid w:val="00632616"/>
    <w:rsid w:val="00633303"/>
    <w:rsid w:val="00635891"/>
    <w:rsid w:val="00635FC7"/>
    <w:rsid w:val="00636798"/>
    <w:rsid w:val="00636937"/>
    <w:rsid w:val="00636C6B"/>
    <w:rsid w:val="0064081E"/>
    <w:rsid w:val="006427AA"/>
    <w:rsid w:val="00644811"/>
    <w:rsid w:val="00644D09"/>
    <w:rsid w:val="0064666D"/>
    <w:rsid w:val="0065059D"/>
    <w:rsid w:val="00651499"/>
    <w:rsid w:val="0065196B"/>
    <w:rsid w:val="00653262"/>
    <w:rsid w:val="006612CB"/>
    <w:rsid w:val="00670D84"/>
    <w:rsid w:val="00671093"/>
    <w:rsid w:val="006737C9"/>
    <w:rsid w:val="00673F74"/>
    <w:rsid w:val="00674412"/>
    <w:rsid w:val="006803CA"/>
    <w:rsid w:val="00684591"/>
    <w:rsid w:val="006864D8"/>
    <w:rsid w:val="00686B48"/>
    <w:rsid w:val="0069074B"/>
    <w:rsid w:val="00691761"/>
    <w:rsid w:val="00691CB8"/>
    <w:rsid w:val="00693003"/>
    <w:rsid w:val="00695536"/>
    <w:rsid w:val="00695719"/>
    <w:rsid w:val="006A15D5"/>
    <w:rsid w:val="006A25F3"/>
    <w:rsid w:val="006A2CB8"/>
    <w:rsid w:val="006A4E8B"/>
    <w:rsid w:val="006A5716"/>
    <w:rsid w:val="006A618D"/>
    <w:rsid w:val="006A72C2"/>
    <w:rsid w:val="006B0D2B"/>
    <w:rsid w:val="006B156A"/>
    <w:rsid w:val="006B1683"/>
    <w:rsid w:val="006B38BF"/>
    <w:rsid w:val="006B6319"/>
    <w:rsid w:val="006B6FC2"/>
    <w:rsid w:val="006C199F"/>
    <w:rsid w:val="006C1E89"/>
    <w:rsid w:val="006C25C5"/>
    <w:rsid w:val="006C2A1F"/>
    <w:rsid w:val="006C3BDB"/>
    <w:rsid w:val="006C5362"/>
    <w:rsid w:val="006C63BE"/>
    <w:rsid w:val="006C6402"/>
    <w:rsid w:val="006D0AAD"/>
    <w:rsid w:val="006D0C0A"/>
    <w:rsid w:val="006D1D0F"/>
    <w:rsid w:val="006D3250"/>
    <w:rsid w:val="006D5941"/>
    <w:rsid w:val="006E0C0D"/>
    <w:rsid w:val="006E2025"/>
    <w:rsid w:val="006E2858"/>
    <w:rsid w:val="006E2D76"/>
    <w:rsid w:val="006E40F1"/>
    <w:rsid w:val="006E68E1"/>
    <w:rsid w:val="006F071D"/>
    <w:rsid w:val="006F11AE"/>
    <w:rsid w:val="006F1A8B"/>
    <w:rsid w:val="006F2FEB"/>
    <w:rsid w:val="006F7EB3"/>
    <w:rsid w:val="00700308"/>
    <w:rsid w:val="00702E3C"/>
    <w:rsid w:val="00705D2B"/>
    <w:rsid w:val="00705F8D"/>
    <w:rsid w:val="00710E1D"/>
    <w:rsid w:val="00712B85"/>
    <w:rsid w:val="007137E9"/>
    <w:rsid w:val="00714300"/>
    <w:rsid w:val="00714936"/>
    <w:rsid w:val="00715CFE"/>
    <w:rsid w:val="0071790D"/>
    <w:rsid w:val="00720887"/>
    <w:rsid w:val="0072127C"/>
    <w:rsid w:val="007212C0"/>
    <w:rsid w:val="0072153E"/>
    <w:rsid w:val="007216E9"/>
    <w:rsid w:val="007237BD"/>
    <w:rsid w:val="00726382"/>
    <w:rsid w:val="0072798F"/>
    <w:rsid w:val="0073023B"/>
    <w:rsid w:val="007433BB"/>
    <w:rsid w:val="00743740"/>
    <w:rsid w:val="00744D05"/>
    <w:rsid w:val="007501F9"/>
    <w:rsid w:val="0075249E"/>
    <w:rsid w:val="0075346B"/>
    <w:rsid w:val="00754CAD"/>
    <w:rsid w:val="007551F1"/>
    <w:rsid w:val="0075565E"/>
    <w:rsid w:val="007565E7"/>
    <w:rsid w:val="00756CB3"/>
    <w:rsid w:val="00761071"/>
    <w:rsid w:val="007617BF"/>
    <w:rsid w:val="00761993"/>
    <w:rsid w:val="00761FCD"/>
    <w:rsid w:val="00762E4D"/>
    <w:rsid w:val="00763A20"/>
    <w:rsid w:val="00764377"/>
    <w:rsid w:val="007702E0"/>
    <w:rsid w:val="00772013"/>
    <w:rsid w:val="00773475"/>
    <w:rsid w:val="0077467D"/>
    <w:rsid w:val="007800F5"/>
    <w:rsid w:val="00782A52"/>
    <w:rsid w:val="00782AA7"/>
    <w:rsid w:val="00785ACC"/>
    <w:rsid w:val="0078686A"/>
    <w:rsid w:val="007870AF"/>
    <w:rsid w:val="00790EA3"/>
    <w:rsid w:val="00791CEB"/>
    <w:rsid w:val="00791D35"/>
    <w:rsid w:val="00796EEF"/>
    <w:rsid w:val="007A1553"/>
    <w:rsid w:val="007A2315"/>
    <w:rsid w:val="007A575B"/>
    <w:rsid w:val="007A6258"/>
    <w:rsid w:val="007A6F39"/>
    <w:rsid w:val="007A74F0"/>
    <w:rsid w:val="007B1AC4"/>
    <w:rsid w:val="007B39DB"/>
    <w:rsid w:val="007B3AFA"/>
    <w:rsid w:val="007B498A"/>
    <w:rsid w:val="007B5DF5"/>
    <w:rsid w:val="007B69DE"/>
    <w:rsid w:val="007B75A7"/>
    <w:rsid w:val="007C09DB"/>
    <w:rsid w:val="007C1574"/>
    <w:rsid w:val="007C3021"/>
    <w:rsid w:val="007C4CDC"/>
    <w:rsid w:val="007D1726"/>
    <w:rsid w:val="007D2592"/>
    <w:rsid w:val="007D40BA"/>
    <w:rsid w:val="007D5DF5"/>
    <w:rsid w:val="007E4368"/>
    <w:rsid w:val="007E5B66"/>
    <w:rsid w:val="007F24DA"/>
    <w:rsid w:val="007F57D1"/>
    <w:rsid w:val="007F58E8"/>
    <w:rsid w:val="007F5FFD"/>
    <w:rsid w:val="007F6047"/>
    <w:rsid w:val="00801CD8"/>
    <w:rsid w:val="00801D5E"/>
    <w:rsid w:val="00802549"/>
    <w:rsid w:val="00803C13"/>
    <w:rsid w:val="00803E3A"/>
    <w:rsid w:val="00806310"/>
    <w:rsid w:val="00810B18"/>
    <w:rsid w:val="0081116E"/>
    <w:rsid w:val="00811F9F"/>
    <w:rsid w:val="00814DAE"/>
    <w:rsid w:val="0081585C"/>
    <w:rsid w:val="00820276"/>
    <w:rsid w:val="00821281"/>
    <w:rsid w:val="008238F8"/>
    <w:rsid w:val="00823E13"/>
    <w:rsid w:val="008247A0"/>
    <w:rsid w:val="008270A4"/>
    <w:rsid w:val="00827246"/>
    <w:rsid w:val="0083202C"/>
    <w:rsid w:val="00833603"/>
    <w:rsid w:val="008356A9"/>
    <w:rsid w:val="0084099F"/>
    <w:rsid w:val="00844950"/>
    <w:rsid w:val="0084627B"/>
    <w:rsid w:val="00851BBD"/>
    <w:rsid w:val="00853856"/>
    <w:rsid w:val="008538B4"/>
    <w:rsid w:val="00853908"/>
    <w:rsid w:val="00853C6B"/>
    <w:rsid w:val="00854CE1"/>
    <w:rsid w:val="00860B34"/>
    <w:rsid w:val="00861AED"/>
    <w:rsid w:val="00861DBA"/>
    <w:rsid w:val="00867956"/>
    <w:rsid w:val="00867A0C"/>
    <w:rsid w:val="00870E85"/>
    <w:rsid w:val="008717EE"/>
    <w:rsid w:val="0087430B"/>
    <w:rsid w:val="00874A98"/>
    <w:rsid w:val="008813F2"/>
    <w:rsid w:val="008847C3"/>
    <w:rsid w:val="0088548E"/>
    <w:rsid w:val="0088578F"/>
    <w:rsid w:val="0089015A"/>
    <w:rsid w:val="00890F0D"/>
    <w:rsid w:val="0089187A"/>
    <w:rsid w:val="0089219B"/>
    <w:rsid w:val="008927DB"/>
    <w:rsid w:val="008A2682"/>
    <w:rsid w:val="008A31A1"/>
    <w:rsid w:val="008B092C"/>
    <w:rsid w:val="008B1803"/>
    <w:rsid w:val="008B2753"/>
    <w:rsid w:val="008B4167"/>
    <w:rsid w:val="008B4CDA"/>
    <w:rsid w:val="008B50B6"/>
    <w:rsid w:val="008B6D92"/>
    <w:rsid w:val="008C0807"/>
    <w:rsid w:val="008C1284"/>
    <w:rsid w:val="008C59DE"/>
    <w:rsid w:val="008C6ADE"/>
    <w:rsid w:val="008C723E"/>
    <w:rsid w:val="008D17E7"/>
    <w:rsid w:val="008D3D5D"/>
    <w:rsid w:val="008D44AA"/>
    <w:rsid w:val="008D49FF"/>
    <w:rsid w:val="008D5219"/>
    <w:rsid w:val="008D6334"/>
    <w:rsid w:val="008E26B6"/>
    <w:rsid w:val="008E42C2"/>
    <w:rsid w:val="008E66EB"/>
    <w:rsid w:val="008E6D79"/>
    <w:rsid w:val="008F177F"/>
    <w:rsid w:val="008F2D1C"/>
    <w:rsid w:val="008F56C5"/>
    <w:rsid w:val="008F6C41"/>
    <w:rsid w:val="00900550"/>
    <w:rsid w:val="00901608"/>
    <w:rsid w:val="00902118"/>
    <w:rsid w:val="009037EA"/>
    <w:rsid w:val="00903AF7"/>
    <w:rsid w:val="009046BB"/>
    <w:rsid w:val="009071DF"/>
    <w:rsid w:val="00907FF4"/>
    <w:rsid w:val="00911F35"/>
    <w:rsid w:val="00914887"/>
    <w:rsid w:val="0091531A"/>
    <w:rsid w:val="00916914"/>
    <w:rsid w:val="009175BD"/>
    <w:rsid w:val="00922083"/>
    <w:rsid w:val="009239C0"/>
    <w:rsid w:val="00923C9C"/>
    <w:rsid w:val="00924924"/>
    <w:rsid w:val="009256AE"/>
    <w:rsid w:val="009276E7"/>
    <w:rsid w:val="00933E31"/>
    <w:rsid w:val="00937AE9"/>
    <w:rsid w:val="00937FD8"/>
    <w:rsid w:val="009461ED"/>
    <w:rsid w:val="0094745E"/>
    <w:rsid w:val="0095264B"/>
    <w:rsid w:val="00957CC4"/>
    <w:rsid w:val="009602CE"/>
    <w:rsid w:val="00963DF3"/>
    <w:rsid w:val="00965777"/>
    <w:rsid w:val="009678D3"/>
    <w:rsid w:val="00971FE4"/>
    <w:rsid w:val="00973F5B"/>
    <w:rsid w:val="0097570B"/>
    <w:rsid w:val="00977058"/>
    <w:rsid w:val="009771CB"/>
    <w:rsid w:val="00977586"/>
    <w:rsid w:val="00981B2C"/>
    <w:rsid w:val="0098425A"/>
    <w:rsid w:val="00984C48"/>
    <w:rsid w:val="00984FB4"/>
    <w:rsid w:val="00991104"/>
    <w:rsid w:val="00993246"/>
    <w:rsid w:val="009941A7"/>
    <w:rsid w:val="0099481A"/>
    <w:rsid w:val="00995D43"/>
    <w:rsid w:val="00995F53"/>
    <w:rsid w:val="009A2076"/>
    <w:rsid w:val="009A2131"/>
    <w:rsid w:val="009A2853"/>
    <w:rsid w:val="009A349E"/>
    <w:rsid w:val="009A3E74"/>
    <w:rsid w:val="009A4E38"/>
    <w:rsid w:val="009A6724"/>
    <w:rsid w:val="009B1DA1"/>
    <w:rsid w:val="009B223E"/>
    <w:rsid w:val="009B34AB"/>
    <w:rsid w:val="009B7D89"/>
    <w:rsid w:val="009C1C41"/>
    <w:rsid w:val="009C2E1F"/>
    <w:rsid w:val="009C39F3"/>
    <w:rsid w:val="009C48DE"/>
    <w:rsid w:val="009C4F51"/>
    <w:rsid w:val="009C5C77"/>
    <w:rsid w:val="009C6A26"/>
    <w:rsid w:val="009C70D9"/>
    <w:rsid w:val="009D3FF7"/>
    <w:rsid w:val="009D4505"/>
    <w:rsid w:val="009D767F"/>
    <w:rsid w:val="009E046F"/>
    <w:rsid w:val="009E126C"/>
    <w:rsid w:val="009E1F47"/>
    <w:rsid w:val="009E4104"/>
    <w:rsid w:val="009E4AAC"/>
    <w:rsid w:val="009E6662"/>
    <w:rsid w:val="009E7BA2"/>
    <w:rsid w:val="009F1115"/>
    <w:rsid w:val="009F1529"/>
    <w:rsid w:val="009F1573"/>
    <w:rsid w:val="009F44F0"/>
    <w:rsid w:val="009F55B7"/>
    <w:rsid w:val="009F642C"/>
    <w:rsid w:val="009F669A"/>
    <w:rsid w:val="00A07CE9"/>
    <w:rsid w:val="00A15153"/>
    <w:rsid w:val="00A20069"/>
    <w:rsid w:val="00A223AA"/>
    <w:rsid w:val="00A2681D"/>
    <w:rsid w:val="00A3039C"/>
    <w:rsid w:val="00A32BE2"/>
    <w:rsid w:val="00A33676"/>
    <w:rsid w:val="00A35816"/>
    <w:rsid w:val="00A36234"/>
    <w:rsid w:val="00A36FD9"/>
    <w:rsid w:val="00A41088"/>
    <w:rsid w:val="00A427C1"/>
    <w:rsid w:val="00A442FC"/>
    <w:rsid w:val="00A502C2"/>
    <w:rsid w:val="00A51774"/>
    <w:rsid w:val="00A521CE"/>
    <w:rsid w:val="00A5286B"/>
    <w:rsid w:val="00A530B3"/>
    <w:rsid w:val="00A54C8A"/>
    <w:rsid w:val="00A56A47"/>
    <w:rsid w:val="00A620DD"/>
    <w:rsid w:val="00A626F5"/>
    <w:rsid w:val="00A63D81"/>
    <w:rsid w:val="00A66148"/>
    <w:rsid w:val="00A67CDD"/>
    <w:rsid w:val="00A70275"/>
    <w:rsid w:val="00A7105A"/>
    <w:rsid w:val="00A72B90"/>
    <w:rsid w:val="00A74A83"/>
    <w:rsid w:val="00A752DA"/>
    <w:rsid w:val="00A767F4"/>
    <w:rsid w:val="00A77C36"/>
    <w:rsid w:val="00A822FD"/>
    <w:rsid w:val="00A825E1"/>
    <w:rsid w:val="00A82BEF"/>
    <w:rsid w:val="00A8623B"/>
    <w:rsid w:val="00A90836"/>
    <w:rsid w:val="00A91012"/>
    <w:rsid w:val="00A9112D"/>
    <w:rsid w:val="00A93A5A"/>
    <w:rsid w:val="00A95EC9"/>
    <w:rsid w:val="00AA1499"/>
    <w:rsid w:val="00AA3C2D"/>
    <w:rsid w:val="00AA4C93"/>
    <w:rsid w:val="00AA4EF6"/>
    <w:rsid w:val="00AA516A"/>
    <w:rsid w:val="00AA656B"/>
    <w:rsid w:val="00AB289C"/>
    <w:rsid w:val="00AB36A3"/>
    <w:rsid w:val="00AB531F"/>
    <w:rsid w:val="00AC1978"/>
    <w:rsid w:val="00AC2C11"/>
    <w:rsid w:val="00AC3F56"/>
    <w:rsid w:val="00AC5ED7"/>
    <w:rsid w:val="00AC771A"/>
    <w:rsid w:val="00AD1556"/>
    <w:rsid w:val="00AD38AE"/>
    <w:rsid w:val="00AD3911"/>
    <w:rsid w:val="00AD4B78"/>
    <w:rsid w:val="00AD4FF6"/>
    <w:rsid w:val="00AE1180"/>
    <w:rsid w:val="00AE1681"/>
    <w:rsid w:val="00AE1F14"/>
    <w:rsid w:val="00AE2167"/>
    <w:rsid w:val="00AE4753"/>
    <w:rsid w:val="00AE7306"/>
    <w:rsid w:val="00AF1F5F"/>
    <w:rsid w:val="00AF43DE"/>
    <w:rsid w:val="00B00C8B"/>
    <w:rsid w:val="00B03050"/>
    <w:rsid w:val="00B0308E"/>
    <w:rsid w:val="00B03876"/>
    <w:rsid w:val="00B0482F"/>
    <w:rsid w:val="00B05E64"/>
    <w:rsid w:val="00B06082"/>
    <w:rsid w:val="00B1048B"/>
    <w:rsid w:val="00B14F7C"/>
    <w:rsid w:val="00B16F19"/>
    <w:rsid w:val="00B16FA1"/>
    <w:rsid w:val="00B178F9"/>
    <w:rsid w:val="00B20D6E"/>
    <w:rsid w:val="00B20F8F"/>
    <w:rsid w:val="00B27D4F"/>
    <w:rsid w:val="00B32477"/>
    <w:rsid w:val="00B34BDE"/>
    <w:rsid w:val="00B3612C"/>
    <w:rsid w:val="00B4203C"/>
    <w:rsid w:val="00B423F3"/>
    <w:rsid w:val="00B42C99"/>
    <w:rsid w:val="00B44799"/>
    <w:rsid w:val="00B458C1"/>
    <w:rsid w:val="00B50482"/>
    <w:rsid w:val="00B513F5"/>
    <w:rsid w:val="00B52E63"/>
    <w:rsid w:val="00B534B3"/>
    <w:rsid w:val="00B56605"/>
    <w:rsid w:val="00B56CB1"/>
    <w:rsid w:val="00B57911"/>
    <w:rsid w:val="00B57AAA"/>
    <w:rsid w:val="00B63E30"/>
    <w:rsid w:val="00B66C01"/>
    <w:rsid w:val="00B7293C"/>
    <w:rsid w:val="00B73CB3"/>
    <w:rsid w:val="00B74A65"/>
    <w:rsid w:val="00B77DF4"/>
    <w:rsid w:val="00B8344F"/>
    <w:rsid w:val="00B8349F"/>
    <w:rsid w:val="00B90F8F"/>
    <w:rsid w:val="00B93C15"/>
    <w:rsid w:val="00BA2588"/>
    <w:rsid w:val="00BA28B7"/>
    <w:rsid w:val="00BA5EC7"/>
    <w:rsid w:val="00BA6417"/>
    <w:rsid w:val="00BB01F9"/>
    <w:rsid w:val="00BB0DFC"/>
    <w:rsid w:val="00BB3506"/>
    <w:rsid w:val="00BB5ECD"/>
    <w:rsid w:val="00BB74F7"/>
    <w:rsid w:val="00BB7813"/>
    <w:rsid w:val="00BB7D33"/>
    <w:rsid w:val="00BC0876"/>
    <w:rsid w:val="00BC11A4"/>
    <w:rsid w:val="00BC27D1"/>
    <w:rsid w:val="00BC396A"/>
    <w:rsid w:val="00BC3F0C"/>
    <w:rsid w:val="00BC52D8"/>
    <w:rsid w:val="00BC73AB"/>
    <w:rsid w:val="00BC74E6"/>
    <w:rsid w:val="00BD0780"/>
    <w:rsid w:val="00BD5426"/>
    <w:rsid w:val="00BD64FD"/>
    <w:rsid w:val="00BD6674"/>
    <w:rsid w:val="00BE0385"/>
    <w:rsid w:val="00BE0D53"/>
    <w:rsid w:val="00BE2421"/>
    <w:rsid w:val="00BE6AF6"/>
    <w:rsid w:val="00BE7222"/>
    <w:rsid w:val="00BF04CA"/>
    <w:rsid w:val="00BF13E0"/>
    <w:rsid w:val="00BF2F16"/>
    <w:rsid w:val="00BF4FCA"/>
    <w:rsid w:val="00BF73AA"/>
    <w:rsid w:val="00BF7D67"/>
    <w:rsid w:val="00C00234"/>
    <w:rsid w:val="00C01729"/>
    <w:rsid w:val="00C06426"/>
    <w:rsid w:val="00C123A7"/>
    <w:rsid w:val="00C16BDD"/>
    <w:rsid w:val="00C1740D"/>
    <w:rsid w:val="00C21D1C"/>
    <w:rsid w:val="00C21E57"/>
    <w:rsid w:val="00C237CE"/>
    <w:rsid w:val="00C25EE4"/>
    <w:rsid w:val="00C25FF5"/>
    <w:rsid w:val="00C34D69"/>
    <w:rsid w:val="00C35583"/>
    <w:rsid w:val="00C3578F"/>
    <w:rsid w:val="00C37E8C"/>
    <w:rsid w:val="00C41AFE"/>
    <w:rsid w:val="00C41D2A"/>
    <w:rsid w:val="00C41EC4"/>
    <w:rsid w:val="00C425A2"/>
    <w:rsid w:val="00C443FF"/>
    <w:rsid w:val="00C45D42"/>
    <w:rsid w:val="00C46C2F"/>
    <w:rsid w:val="00C47280"/>
    <w:rsid w:val="00C50E0E"/>
    <w:rsid w:val="00C50FB9"/>
    <w:rsid w:val="00C60D3C"/>
    <w:rsid w:val="00C6277D"/>
    <w:rsid w:val="00C6297D"/>
    <w:rsid w:val="00C64C08"/>
    <w:rsid w:val="00C7115E"/>
    <w:rsid w:val="00C7165E"/>
    <w:rsid w:val="00C720F4"/>
    <w:rsid w:val="00C72E90"/>
    <w:rsid w:val="00C731BA"/>
    <w:rsid w:val="00C73D02"/>
    <w:rsid w:val="00C74B07"/>
    <w:rsid w:val="00C775D5"/>
    <w:rsid w:val="00C822C2"/>
    <w:rsid w:val="00C832E3"/>
    <w:rsid w:val="00C854D6"/>
    <w:rsid w:val="00C8635F"/>
    <w:rsid w:val="00C864BA"/>
    <w:rsid w:val="00C91F6C"/>
    <w:rsid w:val="00C94AF9"/>
    <w:rsid w:val="00C94C31"/>
    <w:rsid w:val="00C976A4"/>
    <w:rsid w:val="00CA28D9"/>
    <w:rsid w:val="00CB1C77"/>
    <w:rsid w:val="00CB6158"/>
    <w:rsid w:val="00CC1155"/>
    <w:rsid w:val="00CC3393"/>
    <w:rsid w:val="00CC7AAE"/>
    <w:rsid w:val="00CD1094"/>
    <w:rsid w:val="00CD4D45"/>
    <w:rsid w:val="00CD636A"/>
    <w:rsid w:val="00CE0666"/>
    <w:rsid w:val="00CE3D68"/>
    <w:rsid w:val="00CE3FDD"/>
    <w:rsid w:val="00CE738A"/>
    <w:rsid w:val="00CE7C22"/>
    <w:rsid w:val="00CF07DE"/>
    <w:rsid w:val="00CF1BDC"/>
    <w:rsid w:val="00CF2AB3"/>
    <w:rsid w:val="00CF3412"/>
    <w:rsid w:val="00CF6AE6"/>
    <w:rsid w:val="00CF7F2F"/>
    <w:rsid w:val="00D00652"/>
    <w:rsid w:val="00D006C2"/>
    <w:rsid w:val="00D01273"/>
    <w:rsid w:val="00D018B5"/>
    <w:rsid w:val="00D0309A"/>
    <w:rsid w:val="00D03138"/>
    <w:rsid w:val="00D03977"/>
    <w:rsid w:val="00D03F64"/>
    <w:rsid w:val="00D0645C"/>
    <w:rsid w:val="00D077B9"/>
    <w:rsid w:val="00D07F9F"/>
    <w:rsid w:val="00D103E1"/>
    <w:rsid w:val="00D110D7"/>
    <w:rsid w:val="00D136F7"/>
    <w:rsid w:val="00D14C79"/>
    <w:rsid w:val="00D16BE4"/>
    <w:rsid w:val="00D16DC8"/>
    <w:rsid w:val="00D21020"/>
    <w:rsid w:val="00D21C12"/>
    <w:rsid w:val="00D25AD3"/>
    <w:rsid w:val="00D26AC1"/>
    <w:rsid w:val="00D300FF"/>
    <w:rsid w:val="00D30B57"/>
    <w:rsid w:val="00D32F3C"/>
    <w:rsid w:val="00D33156"/>
    <w:rsid w:val="00D33F56"/>
    <w:rsid w:val="00D36637"/>
    <w:rsid w:val="00D36FBD"/>
    <w:rsid w:val="00D378F4"/>
    <w:rsid w:val="00D44487"/>
    <w:rsid w:val="00D447B4"/>
    <w:rsid w:val="00D450FB"/>
    <w:rsid w:val="00D4632A"/>
    <w:rsid w:val="00D55813"/>
    <w:rsid w:val="00D60A71"/>
    <w:rsid w:val="00D6386C"/>
    <w:rsid w:val="00D6524A"/>
    <w:rsid w:val="00D65FA3"/>
    <w:rsid w:val="00D7144B"/>
    <w:rsid w:val="00D72DCF"/>
    <w:rsid w:val="00D73305"/>
    <w:rsid w:val="00D80D6E"/>
    <w:rsid w:val="00D80EC0"/>
    <w:rsid w:val="00D814E1"/>
    <w:rsid w:val="00D8156C"/>
    <w:rsid w:val="00D83CCD"/>
    <w:rsid w:val="00D8492E"/>
    <w:rsid w:val="00D85D38"/>
    <w:rsid w:val="00D86244"/>
    <w:rsid w:val="00D86D18"/>
    <w:rsid w:val="00D91594"/>
    <w:rsid w:val="00D965F8"/>
    <w:rsid w:val="00DA04AC"/>
    <w:rsid w:val="00DA13D7"/>
    <w:rsid w:val="00DA3EFF"/>
    <w:rsid w:val="00DA7754"/>
    <w:rsid w:val="00DB01A5"/>
    <w:rsid w:val="00DB2BE0"/>
    <w:rsid w:val="00DB2CBB"/>
    <w:rsid w:val="00DB2ED8"/>
    <w:rsid w:val="00DB3144"/>
    <w:rsid w:val="00DB3225"/>
    <w:rsid w:val="00DB336A"/>
    <w:rsid w:val="00DB3899"/>
    <w:rsid w:val="00DB5268"/>
    <w:rsid w:val="00DB7278"/>
    <w:rsid w:val="00DC0A97"/>
    <w:rsid w:val="00DC340F"/>
    <w:rsid w:val="00DC6C37"/>
    <w:rsid w:val="00DC71BA"/>
    <w:rsid w:val="00DD09BF"/>
    <w:rsid w:val="00DD2DDF"/>
    <w:rsid w:val="00DD4894"/>
    <w:rsid w:val="00DD53E8"/>
    <w:rsid w:val="00DD6966"/>
    <w:rsid w:val="00DD7DBB"/>
    <w:rsid w:val="00DE19D0"/>
    <w:rsid w:val="00DE2268"/>
    <w:rsid w:val="00DE2407"/>
    <w:rsid w:val="00DE26FC"/>
    <w:rsid w:val="00DE36CF"/>
    <w:rsid w:val="00DF1779"/>
    <w:rsid w:val="00DF1ED9"/>
    <w:rsid w:val="00DF2417"/>
    <w:rsid w:val="00DF6AC4"/>
    <w:rsid w:val="00DF6C3A"/>
    <w:rsid w:val="00DF7903"/>
    <w:rsid w:val="00DF7FDE"/>
    <w:rsid w:val="00E018C1"/>
    <w:rsid w:val="00E02380"/>
    <w:rsid w:val="00E02878"/>
    <w:rsid w:val="00E07E92"/>
    <w:rsid w:val="00E10DBB"/>
    <w:rsid w:val="00E141B5"/>
    <w:rsid w:val="00E14F26"/>
    <w:rsid w:val="00E1512E"/>
    <w:rsid w:val="00E15CE2"/>
    <w:rsid w:val="00E16E49"/>
    <w:rsid w:val="00E2087F"/>
    <w:rsid w:val="00E2287D"/>
    <w:rsid w:val="00E3013D"/>
    <w:rsid w:val="00E317EA"/>
    <w:rsid w:val="00E3371A"/>
    <w:rsid w:val="00E34179"/>
    <w:rsid w:val="00E34829"/>
    <w:rsid w:val="00E361F1"/>
    <w:rsid w:val="00E368F8"/>
    <w:rsid w:val="00E37619"/>
    <w:rsid w:val="00E40851"/>
    <w:rsid w:val="00E4203C"/>
    <w:rsid w:val="00E4445A"/>
    <w:rsid w:val="00E446DD"/>
    <w:rsid w:val="00E44DE4"/>
    <w:rsid w:val="00E512CF"/>
    <w:rsid w:val="00E51470"/>
    <w:rsid w:val="00E53820"/>
    <w:rsid w:val="00E5418A"/>
    <w:rsid w:val="00E605FC"/>
    <w:rsid w:val="00E66D76"/>
    <w:rsid w:val="00E72AD6"/>
    <w:rsid w:val="00E752EE"/>
    <w:rsid w:val="00E760AC"/>
    <w:rsid w:val="00E76D48"/>
    <w:rsid w:val="00E77CF3"/>
    <w:rsid w:val="00E77DBA"/>
    <w:rsid w:val="00E8171C"/>
    <w:rsid w:val="00E82052"/>
    <w:rsid w:val="00E82A06"/>
    <w:rsid w:val="00E82E03"/>
    <w:rsid w:val="00E82FFA"/>
    <w:rsid w:val="00E83B75"/>
    <w:rsid w:val="00E8517B"/>
    <w:rsid w:val="00E85AFA"/>
    <w:rsid w:val="00E90413"/>
    <w:rsid w:val="00E913D3"/>
    <w:rsid w:val="00E93397"/>
    <w:rsid w:val="00E9409F"/>
    <w:rsid w:val="00E94BF5"/>
    <w:rsid w:val="00E9717B"/>
    <w:rsid w:val="00E9761E"/>
    <w:rsid w:val="00EA3331"/>
    <w:rsid w:val="00EA3B93"/>
    <w:rsid w:val="00EA78C3"/>
    <w:rsid w:val="00EA7E0B"/>
    <w:rsid w:val="00EA7E56"/>
    <w:rsid w:val="00EB05BC"/>
    <w:rsid w:val="00EB2FAA"/>
    <w:rsid w:val="00EB3612"/>
    <w:rsid w:val="00EC0F11"/>
    <w:rsid w:val="00EC1B4B"/>
    <w:rsid w:val="00EC3601"/>
    <w:rsid w:val="00EC53CE"/>
    <w:rsid w:val="00EC54F7"/>
    <w:rsid w:val="00ED2C27"/>
    <w:rsid w:val="00EE09D3"/>
    <w:rsid w:val="00EE5907"/>
    <w:rsid w:val="00EE59A1"/>
    <w:rsid w:val="00EE6FBE"/>
    <w:rsid w:val="00EF0C12"/>
    <w:rsid w:val="00EF1DA9"/>
    <w:rsid w:val="00EF32C7"/>
    <w:rsid w:val="00EF4751"/>
    <w:rsid w:val="00EF4FC9"/>
    <w:rsid w:val="00F0193A"/>
    <w:rsid w:val="00F02882"/>
    <w:rsid w:val="00F04592"/>
    <w:rsid w:val="00F07509"/>
    <w:rsid w:val="00F10B95"/>
    <w:rsid w:val="00F13C7A"/>
    <w:rsid w:val="00F1568D"/>
    <w:rsid w:val="00F1584A"/>
    <w:rsid w:val="00F16895"/>
    <w:rsid w:val="00F16DFE"/>
    <w:rsid w:val="00F1708B"/>
    <w:rsid w:val="00F24A27"/>
    <w:rsid w:val="00F24F6F"/>
    <w:rsid w:val="00F26829"/>
    <w:rsid w:val="00F3092E"/>
    <w:rsid w:val="00F30985"/>
    <w:rsid w:val="00F3180B"/>
    <w:rsid w:val="00F33875"/>
    <w:rsid w:val="00F347A0"/>
    <w:rsid w:val="00F36612"/>
    <w:rsid w:val="00F40163"/>
    <w:rsid w:val="00F4164E"/>
    <w:rsid w:val="00F438A8"/>
    <w:rsid w:val="00F43D0A"/>
    <w:rsid w:val="00F44657"/>
    <w:rsid w:val="00F45FFD"/>
    <w:rsid w:val="00F50520"/>
    <w:rsid w:val="00F505DA"/>
    <w:rsid w:val="00F5152F"/>
    <w:rsid w:val="00F52C65"/>
    <w:rsid w:val="00F5453F"/>
    <w:rsid w:val="00F55AC7"/>
    <w:rsid w:val="00F57C38"/>
    <w:rsid w:val="00F604E7"/>
    <w:rsid w:val="00F63739"/>
    <w:rsid w:val="00F6659E"/>
    <w:rsid w:val="00F70015"/>
    <w:rsid w:val="00F710EF"/>
    <w:rsid w:val="00F712EE"/>
    <w:rsid w:val="00F729F4"/>
    <w:rsid w:val="00F72C44"/>
    <w:rsid w:val="00F742F2"/>
    <w:rsid w:val="00F75E41"/>
    <w:rsid w:val="00F80845"/>
    <w:rsid w:val="00F81F2D"/>
    <w:rsid w:val="00F82744"/>
    <w:rsid w:val="00F83E8E"/>
    <w:rsid w:val="00F8443D"/>
    <w:rsid w:val="00F8508E"/>
    <w:rsid w:val="00F8765B"/>
    <w:rsid w:val="00F91A81"/>
    <w:rsid w:val="00F92695"/>
    <w:rsid w:val="00F95910"/>
    <w:rsid w:val="00F95D03"/>
    <w:rsid w:val="00FA0B4C"/>
    <w:rsid w:val="00FA0C31"/>
    <w:rsid w:val="00FA29A5"/>
    <w:rsid w:val="00FA2DA0"/>
    <w:rsid w:val="00FA34CC"/>
    <w:rsid w:val="00FA36C8"/>
    <w:rsid w:val="00FA4114"/>
    <w:rsid w:val="00FA429F"/>
    <w:rsid w:val="00FA56FE"/>
    <w:rsid w:val="00FA7186"/>
    <w:rsid w:val="00FB0553"/>
    <w:rsid w:val="00FB0E1F"/>
    <w:rsid w:val="00FB2929"/>
    <w:rsid w:val="00FC02E7"/>
    <w:rsid w:val="00FC3A57"/>
    <w:rsid w:val="00FD048A"/>
    <w:rsid w:val="00FD223B"/>
    <w:rsid w:val="00FD31F8"/>
    <w:rsid w:val="00FD7797"/>
    <w:rsid w:val="00FE0F4E"/>
    <w:rsid w:val="00FE42E8"/>
    <w:rsid w:val="00FE43A4"/>
    <w:rsid w:val="00FE52BE"/>
    <w:rsid w:val="00FE58E0"/>
    <w:rsid w:val="00FE6DEE"/>
    <w:rsid w:val="00FE772E"/>
    <w:rsid w:val="00FF0FE1"/>
    <w:rsid w:val="00FF349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D05D63"/>
  <w15:docId w15:val="{E27F39AD-CACC-124F-A890-8207394BE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196B"/>
    <w:rPr>
      <w:rFonts w:ascii="Times New Roman" w:hAnsi="Times New Roman" w:cs="Times New Roman"/>
      <w:lang w:eastAsia="en-GB"/>
    </w:rPr>
  </w:style>
  <w:style w:type="paragraph" w:styleId="Heading1">
    <w:name w:val="heading 1"/>
    <w:basedOn w:val="Normal"/>
    <w:next w:val="Normal"/>
    <w:link w:val="Heading1Char"/>
    <w:uiPriority w:val="9"/>
    <w:qFormat/>
    <w:rsid w:val="0065196B"/>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Heading3">
    <w:name w:val="heading 3"/>
    <w:basedOn w:val="Normal"/>
    <w:link w:val="Heading3Char"/>
    <w:uiPriority w:val="9"/>
    <w:qFormat/>
    <w:rsid w:val="0065196B"/>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9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5196B"/>
    <w:rPr>
      <w:rFonts w:ascii="Times New Roman" w:hAnsi="Times New Roman" w:cs="Times New Roman"/>
      <w:b/>
      <w:bCs/>
      <w:sz w:val="27"/>
      <w:szCs w:val="27"/>
      <w:lang w:eastAsia="en-GB"/>
    </w:rPr>
  </w:style>
  <w:style w:type="character" w:customStyle="1" w:styleId="apple-style-span">
    <w:name w:val="apple-style-span"/>
    <w:basedOn w:val="DefaultParagraphFont"/>
    <w:uiPriority w:val="99"/>
    <w:rsid w:val="0065196B"/>
    <w:rPr>
      <w:rFonts w:cs="Times New Roman"/>
    </w:rPr>
  </w:style>
  <w:style w:type="paragraph" w:customStyle="1" w:styleId="EndNoteBibliography">
    <w:name w:val="EndNote Bibliography"/>
    <w:basedOn w:val="Normal"/>
    <w:rsid w:val="0065196B"/>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65196B"/>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65196B"/>
    <w:rPr>
      <w:sz w:val="20"/>
      <w:szCs w:val="20"/>
    </w:rPr>
  </w:style>
  <w:style w:type="paragraph" w:styleId="Footer">
    <w:name w:val="footer"/>
    <w:basedOn w:val="Normal"/>
    <w:link w:val="Foot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65196B"/>
    <w:rPr>
      <w:rFonts w:ascii="Calibri" w:eastAsia="Calibri" w:hAnsi="Calibri" w:cs="Times New Roman"/>
      <w:sz w:val="22"/>
      <w:szCs w:val="22"/>
    </w:rPr>
  </w:style>
  <w:style w:type="character" w:styleId="PageNumber">
    <w:name w:val="page number"/>
    <w:basedOn w:val="DefaultParagraphFont"/>
    <w:uiPriority w:val="99"/>
    <w:semiHidden/>
    <w:unhideWhenUsed/>
    <w:rsid w:val="0065196B"/>
  </w:style>
  <w:style w:type="paragraph" w:styleId="Caption">
    <w:name w:val="caption"/>
    <w:basedOn w:val="Normal"/>
    <w:next w:val="Normal"/>
    <w:uiPriority w:val="35"/>
    <w:unhideWhenUsed/>
    <w:qFormat/>
    <w:rsid w:val="0065196B"/>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unhideWhenUsed/>
    <w:rsid w:val="0065196B"/>
    <w:rPr>
      <w:sz w:val="16"/>
      <w:szCs w:val="16"/>
    </w:rPr>
  </w:style>
  <w:style w:type="paragraph" w:styleId="CommentSubject">
    <w:name w:val="annotation subject"/>
    <w:basedOn w:val="CommentText"/>
    <w:next w:val="CommentText"/>
    <w:link w:val="CommentSubjectChar"/>
    <w:uiPriority w:val="99"/>
    <w:semiHidden/>
    <w:unhideWhenUsed/>
    <w:rsid w:val="0065196B"/>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65196B"/>
    <w:rPr>
      <w:rFonts w:ascii="Calibri" w:eastAsia="Calibri" w:hAnsi="Calibri" w:cs="Times New Roman"/>
      <w:b/>
      <w:bCs/>
      <w:sz w:val="20"/>
      <w:szCs w:val="20"/>
    </w:rPr>
  </w:style>
  <w:style w:type="paragraph" w:styleId="BalloonText">
    <w:name w:val="Balloon Text"/>
    <w:basedOn w:val="Normal"/>
    <w:link w:val="BalloonTextChar"/>
    <w:uiPriority w:val="99"/>
    <w:unhideWhenUsed/>
    <w:rsid w:val="0065196B"/>
    <w:rPr>
      <w:rFonts w:ascii="Tahoma" w:eastAsia="Calibri" w:hAnsi="Tahoma" w:cs="Tahoma"/>
      <w:sz w:val="20"/>
      <w:szCs w:val="16"/>
      <w:lang w:eastAsia="en-US"/>
    </w:rPr>
  </w:style>
  <w:style w:type="character" w:customStyle="1" w:styleId="BalloonTextChar">
    <w:name w:val="Balloon Text Char"/>
    <w:basedOn w:val="DefaultParagraphFont"/>
    <w:link w:val="BalloonText"/>
    <w:uiPriority w:val="99"/>
    <w:rsid w:val="0065196B"/>
    <w:rPr>
      <w:rFonts w:ascii="Tahoma" w:eastAsia="Calibri" w:hAnsi="Tahoma" w:cs="Tahoma"/>
      <w:sz w:val="20"/>
      <w:szCs w:val="16"/>
    </w:rPr>
  </w:style>
  <w:style w:type="paragraph" w:customStyle="1" w:styleId="EndNoteBibliographyTitle">
    <w:name w:val="EndNote Bibliography Title"/>
    <w:basedOn w:val="Normal"/>
    <w:rsid w:val="0065196B"/>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65196B"/>
    <w:pPr>
      <w:spacing w:after="200" w:line="276" w:lineRule="auto"/>
      <w:ind w:left="720"/>
      <w:contextualSpacing/>
    </w:pPr>
    <w:rPr>
      <w:rFonts w:ascii="Calibri" w:eastAsia="Calibri" w:hAnsi="Calibri"/>
      <w:sz w:val="22"/>
      <w:szCs w:val="22"/>
      <w:lang w:eastAsia="en-US"/>
    </w:rPr>
  </w:style>
  <w:style w:type="paragraph" w:customStyle="1" w:styleId="p1">
    <w:name w:val="p1"/>
    <w:basedOn w:val="Normal"/>
    <w:rsid w:val="0065196B"/>
    <w:rPr>
      <w:rFonts w:ascii="Times" w:hAnsi="Times"/>
      <w:color w:val="181A18"/>
      <w:sz w:val="26"/>
      <w:szCs w:val="26"/>
    </w:rPr>
  </w:style>
  <w:style w:type="table" w:styleId="TableGrid">
    <w:name w:val="Table Grid"/>
    <w:basedOn w:val="TableNormal"/>
    <w:rsid w:val="0065196B"/>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65196B"/>
  </w:style>
  <w:style w:type="character" w:customStyle="1" w:styleId="DocumentMapChar">
    <w:name w:val="Document Map Char"/>
    <w:basedOn w:val="DefaultParagraphFont"/>
    <w:link w:val="DocumentMap"/>
    <w:uiPriority w:val="99"/>
    <w:semiHidden/>
    <w:rsid w:val="0065196B"/>
    <w:rPr>
      <w:rFonts w:ascii="Times New Roman" w:hAnsi="Times New Roman" w:cs="Times New Roman"/>
      <w:lang w:eastAsia="en-GB"/>
    </w:rPr>
  </w:style>
  <w:style w:type="paragraph" w:styleId="Header">
    <w:name w:val="header"/>
    <w:basedOn w:val="Normal"/>
    <w:link w:val="Head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65196B"/>
    <w:rPr>
      <w:rFonts w:ascii="Calibri" w:eastAsia="Calibri" w:hAnsi="Calibri" w:cs="Times New Roman"/>
      <w:sz w:val="22"/>
      <w:szCs w:val="22"/>
    </w:rPr>
  </w:style>
  <w:style w:type="character" w:styleId="Hyperlink">
    <w:name w:val="Hyperlink"/>
    <w:basedOn w:val="DefaultParagraphFont"/>
    <w:uiPriority w:val="99"/>
    <w:unhideWhenUsed/>
    <w:rsid w:val="0065196B"/>
    <w:rPr>
      <w:color w:val="0563C1" w:themeColor="hyperlink"/>
      <w:u w:val="single"/>
    </w:rPr>
  </w:style>
  <w:style w:type="character" w:styleId="FollowedHyperlink">
    <w:name w:val="FollowedHyperlink"/>
    <w:basedOn w:val="DefaultParagraphFont"/>
    <w:uiPriority w:val="99"/>
    <w:semiHidden/>
    <w:unhideWhenUsed/>
    <w:rsid w:val="0065196B"/>
    <w:rPr>
      <w:color w:val="954F72" w:themeColor="followedHyperlink"/>
      <w:u w:val="single"/>
    </w:rPr>
  </w:style>
  <w:style w:type="character" w:styleId="LineNumber">
    <w:name w:val="line number"/>
    <w:basedOn w:val="DefaultParagraphFont"/>
    <w:uiPriority w:val="99"/>
    <w:semiHidden/>
    <w:unhideWhenUsed/>
    <w:rsid w:val="0065196B"/>
  </w:style>
  <w:style w:type="paragraph" w:styleId="NormalWeb">
    <w:name w:val="Normal (Web)"/>
    <w:basedOn w:val="Normal"/>
    <w:uiPriority w:val="99"/>
    <w:semiHidden/>
    <w:unhideWhenUsed/>
    <w:rsid w:val="0065196B"/>
    <w:pPr>
      <w:spacing w:before="100" w:beforeAutospacing="1" w:after="100" w:afterAutospacing="1"/>
    </w:pPr>
  </w:style>
  <w:style w:type="character" w:customStyle="1" w:styleId="apple-converted-space">
    <w:name w:val="apple-converted-space"/>
    <w:basedOn w:val="DefaultParagraphFont"/>
    <w:rsid w:val="0065196B"/>
  </w:style>
  <w:style w:type="paragraph" w:customStyle="1" w:styleId="SMSubheading">
    <w:name w:val="SM Subheading"/>
    <w:basedOn w:val="Normal"/>
    <w:link w:val="SMSubheadingChar"/>
    <w:qFormat/>
    <w:rsid w:val="0065196B"/>
    <w:rPr>
      <w:rFonts w:eastAsia="Times New Roman"/>
      <w:szCs w:val="20"/>
      <w:u w:val="words"/>
      <w:lang w:val="en-US" w:eastAsia="en-US"/>
    </w:rPr>
  </w:style>
  <w:style w:type="character" w:customStyle="1" w:styleId="SMSubheadingChar">
    <w:name w:val="SM Subheading Char"/>
    <w:basedOn w:val="DefaultParagraphFont"/>
    <w:link w:val="SMSubheading"/>
    <w:rsid w:val="0065196B"/>
    <w:rPr>
      <w:rFonts w:ascii="Times New Roman" w:eastAsia="Times New Roman" w:hAnsi="Times New Roman" w:cs="Times New Roman"/>
      <w:szCs w:val="20"/>
      <w:u w:val="words"/>
      <w:lang w:val="en-US"/>
    </w:rPr>
  </w:style>
  <w:style w:type="paragraph" w:styleId="Revision">
    <w:name w:val="Revision"/>
    <w:hidden/>
    <w:uiPriority w:val="99"/>
    <w:semiHidden/>
    <w:rsid w:val="0065196B"/>
    <w:rPr>
      <w:rFonts w:ascii="Calibri" w:eastAsia="Calibri" w:hAnsi="Calibri" w:cs="Times New Roman"/>
      <w:sz w:val="22"/>
      <w:szCs w:val="22"/>
    </w:rPr>
  </w:style>
  <w:style w:type="paragraph" w:customStyle="1" w:styleId="SMHeading">
    <w:name w:val="SM Heading"/>
    <w:basedOn w:val="Heading1"/>
    <w:qFormat/>
    <w:rsid w:val="0065196B"/>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UnresolvedMention1">
    <w:name w:val="Unresolved Mention1"/>
    <w:basedOn w:val="DefaultParagraphFont"/>
    <w:uiPriority w:val="99"/>
    <w:semiHidden/>
    <w:unhideWhenUsed/>
    <w:rsid w:val="0065196B"/>
    <w:rPr>
      <w:color w:val="605E5C"/>
      <w:shd w:val="clear" w:color="auto" w:fill="E1DFDD"/>
    </w:rPr>
  </w:style>
  <w:style w:type="paragraph" w:styleId="HTMLPreformatted">
    <w:name w:val="HTML Preformatted"/>
    <w:basedOn w:val="Normal"/>
    <w:link w:val="HTMLPreformattedChar"/>
    <w:uiPriority w:val="99"/>
    <w:unhideWhenUsed/>
    <w:rsid w:val="00651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65196B"/>
    <w:rPr>
      <w:rFonts w:ascii="Courier New" w:eastAsia="Times New Roman" w:hAnsi="Courier New" w:cs="Courier New"/>
      <w:sz w:val="20"/>
      <w:szCs w:val="20"/>
    </w:rPr>
  </w:style>
  <w:style w:type="character" w:styleId="PlaceholderText">
    <w:name w:val="Placeholder Text"/>
    <w:basedOn w:val="DefaultParagraphFont"/>
    <w:uiPriority w:val="99"/>
    <w:semiHidden/>
    <w:rsid w:val="0065196B"/>
    <w:rPr>
      <w:color w:val="808080"/>
    </w:rPr>
  </w:style>
  <w:style w:type="character" w:customStyle="1" w:styleId="UnresolvedMention2">
    <w:name w:val="Unresolved Mention2"/>
    <w:basedOn w:val="DefaultParagraphFont"/>
    <w:uiPriority w:val="99"/>
    <w:semiHidden/>
    <w:unhideWhenUsed/>
    <w:rsid w:val="00F16DFE"/>
    <w:rPr>
      <w:color w:val="605E5C"/>
      <w:shd w:val="clear" w:color="auto" w:fill="E1DFDD"/>
    </w:rPr>
  </w:style>
  <w:style w:type="character" w:customStyle="1" w:styleId="UnresolvedMention3">
    <w:name w:val="Unresolved Mention3"/>
    <w:basedOn w:val="DefaultParagraphFont"/>
    <w:uiPriority w:val="99"/>
    <w:semiHidden/>
    <w:unhideWhenUsed/>
    <w:rsid w:val="00D00652"/>
    <w:rPr>
      <w:color w:val="605E5C"/>
      <w:shd w:val="clear" w:color="auto" w:fill="E1DFDD"/>
    </w:rPr>
  </w:style>
  <w:style w:type="paragraph" w:customStyle="1" w:styleId="Paragraph">
    <w:name w:val="Paragraph"/>
    <w:basedOn w:val="Normal"/>
    <w:rsid w:val="00DD09BF"/>
    <w:pPr>
      <w:spacing w:before="120"/>
      <w:ind w:firstLine="720"/>
    </w:pPr>
    <w:rPr>
      <w:rFonts w:eastAsia="Times New Roman"/>
      <w:lang w:val="en-US" w:eastAsia="en-US"/>
    </w:rPr>
  </w:style>
  <w:style w:type="paragraph" w:customStyle="1" w:styleId="Acknowledgement">
    <w:name w:val="Acknowledgement"/>
    <w:basedOn w:val="Normal"/>
    <w:rsid w:val="00DF1ED9"/>
    <w:pPr>
      <w:spacing w:before="120"/>
      <w:ind w:left="720" w:hanging="720"/>
    </w:pPr>
    <w:rPr>
      <w:rFonts w:eastAsia="Times New Roman"/>
      <w:lang w:val="en-US" w:eastAsia="en-US"/>
    </w:rPr>
  </w:style>
  <w:style w:type="paragraph" w:styleId="Title">
    <w:name w:val="Title"/>
    <w:basedOn w:val="Normal"/>
    <w:next w:val="Normal"/>
    <w:link w:val="TitleChar"/>
    <w:uiPriority w:val="10"/>
    <w:qFormat/>
    <w:rsid w:val="00213027"/>
    <w:pPr>
      <w:contextualSpacing/>
      <w:jc w:val="both"/>
    </w:pPr>
    <w:rPr>
      <w:rFonts w:eastAsiaTheme="majorEastAsia" w:cstheme="majorBidi"/>
      <w:b/>
      <w:kern w:val="28"/>
      <w:sz w:val="32"/>
      <w:szCs w:val="56"/>
      <w:lang w:eastAsia="zh-CN"/>
    </w:rPr>
  </w:style>
  <w:style w:type="character" w:customStyle="1" w:styleId="TitleChar">
    <w:name w:val="Title Char"/>
    <w:basedOn w:val="DefaultParagraphFont"/>
    <w:link w:val="Title"/>
    <w:uiPriority w:val="10"/>
    <w:rsid w:val="00213027"/>
    <w:rPr>
      <w:rFonts w:ascii="Times New Roman" w:eastAsiaTheme="majorEastAsia" w:hAnsi="Times New Roman" w:cstheme="majorBidi"/>
      <w:b/>
      <w:kern w:val="28"/>
      <w:sz w:val="32"/>
      <w:szCs w:val="56"/>
      <w:lang w:eastAsia="zh-CN"/>
    </w:rPr>
  </w:style>
  <w:style w:type="character" w:customStyle="1" w:styleId="UnresolvedMention4">
    <w:name w:val="Unresolved Mention4"/>
    <w:basedOn w:val="DefaultParagraphFont"/>
    <w:uiPriority w:val="99"/>
    <w:semiHidden/>
    <w:unhideWhenUsed/>
    <w:rsid w:val="00F44657"/>
    <w:rPr>
      <w:color w:val="605E5C"/>
      <w:shd w:val="clear" w:color="auto" w:fill="E1DFDD"/>
    </w:rPr>
  </w:style>
  <w:style w:type="character" w:customStyle="1" w:styleId="UnresolvedMention5">
    <w:name w:val="Unresolved Mention5"/>
    <w:basedOn w:val="DefaultParagraphFont"/>
    <w:uiPriority w:val="99"/>
    <w:semiHidden/>
    <w:unhideWhenUsed/>
    <w:rsid w:val="009C2E1F"/>
    <w:rPr>
      <w:color w:val="605E5C"/>
      <w:shd w:val="clear" w:color="auto" w:fill="E1DFDD"/>
    </w:rPr>
  </w:style>
  <w:style w:type="paragraph" w:styleId="FootnoteText">
    <w:name w:val="footnote text"/>
    <w:basedOn w:val="Normal"/>
    <w:link w:val="FootnoteTextChar"/>
    <w:uiPriority w:val="99"/>
    <w:semiHidden/>
    <w:unhideWhenUsed/>
    <w:rsid w:val="008A2682"/>
    <w:rPr>
      <w:sz w:val="20"/>
      <w:szCs w:val="20"/>
    </w:rPr>
  </w:style>
  <w:style w:type="character" w:customStyle="1" w:styleId="FootnoteTextChar">
    <w:name w:val="Footnote Text Char"/>
    <w:basedOn w:val="DefaultParagraphFont"/>
    <w:link w:val="FootnoteText"/>
    <w:uiPriority w:val="99"/>
    <w:semiHidden/>
    <w:rsid w:val="008A2682"/>
    <w:rPr>
      <w:rFonts w:ascii="Times New Roman" w:hAnsi="Times New Roman" w:cs="Times New Roman"/>
      <w:sz w:val="20"/>
      <w:szCs w:val="20"/>
      <w:lang w:eastAsia="en-GB"/>
    </w:rPr>
  </w:style>
  <w:style w:type="character" w:styleId="FootnoteReference">
    <w:name w:val="footnote reference"/>
    <w:basedOn w:val="DefaultParagraphFont"/>
    <w:uiPriority w:val="99"/>
    <w:semiHidden/>
    <w:unhideWhenUsed/>
    <w:rsid w:val="008A2682"/>
    <w:rPr>
      <w:vertAlign w:val="superscript"/>
    </w:rPr>
  </w:style>
  <w:style w:type="character" w:customStyle="1" w:styleId="UnresolvedMention6">
    <w:name w:val="Unresolved Mention6"/>
    <w:basedOn w:val="DefaultParagraphFont"/>
    <w:uiPriority w:val="99"/>
    <w:semiHidden/>
    <w:unhideWhenUsed/>
    <w:rsid w:val="00D30B57"/>
    <w:rPr>
      <w:color w:val="605E5C"/>
      <w:shd w:val="clear" w:color="auto" w:fill="E1DFDD"/>
    </w:rPr>
  </w:style>
  <w:style w:type="character" w:customStyle="1" w:styleId="UnresolvedMention7">
    <w:name w:val="Unresolved Mention7"/>
    <w:basedOn w:val="DefaultParagraphFont"/>
    <w:uiPriority w:val="99"/>
    <w:semiHidden/>
    <w:unhideWhenUsed/>
    <w:rsid w:val="00EF32C7"/>
    <w:rPr>
      <w:color w:val="605E5C"/>
      <w:shd w:val="clear" w:color="auto" w:fill="E1DFDD"/>
    </w:rPr>
  </w:style>
  <w:style w:type="character" w:customStyle="1" w:styleId="UnresolvedMention8">
    <w:name w:val="Unresolved Mention8"/>
    <w:basedOn w:val="DefaultParagraphFont"/>
    <w:uiPriority w:val="99"/>
    <w:semiHidden/>
    <w:unhideWhenUsed/>
    <w:rsid w:val="00CE3F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895457">
      <w:bodyDiv w:val="1"/>
      <w:marLeft w:val="0"/>
      <w:marRight w:val="0"/>
      <w:marTop w:val="0"/>
      <w:marBottom w:val="0"/>
      <w:divBdr>
        <w:top w:val="none" w:sz="0" w:space="0" w:color="auto"/>
        <w:left w:val="none" w:sz="0" w:space="0" w:color="auto"/>
        <w:bottom w:val="none" w:sz="0" w:space="0" w:color="auto"/>
        <w:right w:val="none" w:sz="0" w:space="0" w:color="auto"/>
      </w:divBdr>
    </w:div>
    <w:div w:id="58751911">
      <w:bodyDiv w:val="1"/>
      <w:marLeft w:val="0"/>
      <w:marRight w:val="0"/>
      <w:marTop w:val="0"/>
      <w:marBottom w:val="0"/>
      <w:divBdr>
        <w:top w:val="none" w:sz="0" w:space="0" w:color="auto"/>
        <w:left w:val="none" w:sz="0" w:space="0" w:color="auto"/>
        <w:bottom w:val="none" w:sz="0" w:space="0" w:color="auto"/>
        <w:right w:val="none" w:sz="0" w:space="0" w:color="auto"/>
      </w:divBdr>
    </w:div>
    <w:div w:id="78915182">
      <w:bodyDiv w:val="1"/>
      <w:marLeft w:val="0"/>
      <w:marRight w:val="0"/>
      <w:marTop w:val="0"/>
      <w:marBottom w:val="0"/>
      <w:divBdr>
        <w:top w:val="none" w:sz="0" w:space="0" w:color="auto"/>
        <w:left w:val="none" w:sz="0" w:space="0" w:color="auto"/>
        <w:bottom w:val="none" w:sz="0" w:space="0" w:color="auto"/>
        <w:right w:val="none" w:sz="0" w:space="0" w:color="auto"/>
      </w:divBdr>
    </w:div>
    <w:div w:id="181239377">
      <w:bodyDiv w:val="1"/>
      <w:marLeft w:val="0"/>
      <w:marRight w:val="0"/>
      <w:marTop w:val="0"/>
      <w:marBottom w:val="0"/>
      <w:divBdr>
        <w:top w:val="none" w:sz="0" w:space="0" w:color="auto"/>
        <w:left w:val="none" w:sz="0" w:space="0" w:color="auto"/>
        <w:bottom w:val="none" w:sz="0" w:space="0" w:color="auto"/>
        <w:right w:val="none" w:sz="0" w:space="0" w:color="auto"/>
      </w:divBdr>
    </w:div>
    <w:div w:id="209463406">
      <w:bodyDiv w:val="1"/>
      <w:marLeft w:val="0"/>
      <w:marRight w:val="0"/>
      <w:marTop w:val="0"/>
      <w:marBottom w:val="0"/>
      <w:divBdr>
        <w:top w:val="none" w:sz="0" w:space="0" w:color="auto"/>
        <w:left w:val="none" w:sz="0" w:space="0" w:color="auto"/>
        <w:bottom w:val="none" w:sz="0" w:space="0" w:color="auto"/>
        <w:right w:val="none" w:sz="0" w:space="0" w:color="auto"/>
      </w:divBdr>
    </w:div>
    <w:div w:id="541602572">
      <w:bodyDiv w:val="1"/>
      <w:marLeft w:val="0"/>
      <w:marRight w:val="0"/>
      <w:marTop w:val="0"/>
      <w:marBottom w:val="0"/>
      <w:divBdr>
        <w:top w:val="none" w:sz="0" w:space="0" w:color="auto"/>
        <w:left w:val="none" w:sz="0" w:space="0" w:color="auto"/>
        <w:bottom w:val="none" w:sz="0" w:space="0" w:color="auto"/>
        <w:right w:val="none" w:sz="0" w:space="0" w:color="auto"/>
      </w:divBdr>
    </w:div>
    <w:div w:id="574051780">
      <w:bodyDiv w:val="1"/>
      <w:marLeft w:val="0"/>
      <w:marRight w:val="0"/>
      <w:marTop w:val="0"/>
      <w:marBottom w:val="0"/>
      <w:divBdr>
        <w:top w:val="none" w:sz="0" w:space="0" w:color="auto"/>
        <w:left w:val="none" w:sz="0" w:space="0" w:color="auto"/>
        <w:bottom w:val="none" w:sz="0" w:space="0" w:color="auto"/>
        <w:right w:val="none" w:sz="0" w:space="0" w:color="auto"/>
      </w:divBdr>
    </w:div>
    <w:div w:id="650213556">
      <w:bodyDiv w:val="1"/>
      <w:marLeft w:val="0"/>
      <w:marRight w:val="0"/>
      <w:marTop w:val="0"/>
      <w:marBottom w:val="0"/>
      <w:divBdr>
        <w:top w:val="none" w:sz="0" w:space="0" w:color="auto"/>
        <w:left w:val="none" w:sz="0" w:space="0" w:color="auto"/>
        <w:bottom w:val="none" w:sz="0" w:space="0" w:color="auto"/>
        <w:right w:val="none" w:sz="0" w:space="0" w:color="auto"/>
      </w:divBdr>
    </w:div>
    <w:div w:id="749160845">
      <w:bodyDiv w:val="1"/>
      <w:marLeft w:val="0"/>
      <w:marRight w:val="0"/>
      <w:marTop w:val="0"/>
      <w:marBottom w:val="0"/>
      <w:divBdr>
        <w:top w:val="none" w:sz="0" w:space="0" w:color="auto"/>
        <w:left w:val="none" w:sz="0" w:space="0" w:color="auto"/>
        <w:bottom w:val="none" w:sz="0" w:space="0" w:color="auto"/>
        <w:right w:val="none" w:sz="0" w:space="0" w:color="auto"/>
      </w:divBdr>
    </w:div>
    <w:div w:id="1159078818">
      <w:bodyDiv w:val="1"/>
      <w:marLeft w:val="0"/>
      <w:marRight w:val="0"/>
      <w:marTop w:val="0"/>
      <w:marBottom w:val="0"/>
      <w:divBdr>
        <w:top w:val="none" w:sz="0" w:space="0" w:color="auto"/>
        <w:left w:val="none" w:sz="0" w:space="0" w:color="auto"/>
        <w:bottom w:val="none" w:sz="0" w:space="0" w:color="auto"/>
        <w:right w:val="none" w:sz="0" w:space="0" w:color="auto"/>
      </w:divBdr>
    </w:div>
    <w:div w:id="1220363830">
      <w:bodyDiv w:val="1"/>
      <w:marLeft w:val="0"/>
      <w:marRight w:val="0"/>
      <w:marTop w:val="0"/>
      <w:marBottom w:val="0"/>
      <w:divBdr>
        <w:top w:val="none" w:sz="0" w:space="0" w:color="auto"/>
        <w:left w:val="none" w:sz="0" w:space="0" w:color="auto"/>
        <w:bottom w:val="none" w:sz="0" w:space="0" w:color="auto"/>
        <w:right w:val="none" w:sz="0" w:space="0" w:color="auto"/>
      </w:divBdr>
    </w:div>
    <w:div w:id="1296258813">
      <w:bodyDiv w:val="1"/>
      <w:marLeft w:val="0"/>
      <w:marRight w:val="0"/>
      <w:marTop w:val="0"/>
      <w:marBottom w:val="0"/>
      <w:divBdr>
        <w:top w:val="none" w:sz="0" w:space="0" w:color="auto"/>
        <w:left w:val="none" w:sz="0" w:space="0" w:color="auto"/>
        <w:bottom w:val="none" w:sz="0" w:space="0" w:color="auto"/>
        <w:right w:val="none" w:sz="0" w:space="0" w:color="auto"/>
      </w:divBdr>
    </w:div>
    <w:div w:id="1483883691">
      <w:bodyDiv w:val="1"/>
      <w:marLeft w:val="0"/>
      <w:marRight w:val="0"/>
      <w:marTop w:val="0"/>
      <w:marBottom w:val="0"/>
      <w:divBdr>
        <w:top w:val="none" w:sz="0" w:space="0" w:color="auto"/>
        <w:left w:val="none" w:sz="0" w:space="0" w:color="auto"/>
        <w:bottom w:val="none" w:sz="0" w:space="0" w:color="auto"/>
        <w:right w:val="none" w:sz="0" w:space="0" w:color="auto"/>
      </w:divBdr>
    </w:div>
    <w:div w:id="1678073125">
      <w:bodyDiv w:val="1"/>
      <w:marLeft w:val="0"/>
      <w:marRight w:val="0"/>
      <w:marTop w:val="0"/>
      <w:marBottom w:val="0"/>
      <w:divBdr>
        <w:top w:val="none" w:sz="0" w:space="0" w:color="auto"/>
        <w:left w:val="none" w:sz="0" w:space="0" w:color="auto"/>
        <w:bottom w:val="none" w:sz="0" w:space="0" w:color="auto"/>
        <w:right w:val="none" w:sz="0" w:space="0" w:color="auto"/>
      </w:divBdr>
    </w:div>
    <w:div w:id="1967541126">
      <w:bodyDiv w:val="1"/>
      <w:marLeft w:val="0"/>
      <w:marRight w:val="0"/>
      <w:marTop w:val="0"/>
      <w:marBottom w:val="0"/>
      <w:divBdr>
        <w:top w:val="none" w:sz="0" w:space="0" w:color="auto"/>
        <w:left w:val="none" w:sz="0" w:space="0" w:color="auto"/>
        <w:bottom w:val="none" w:sz="0" w:space="0" w:color="auto"/>
        <w:right w:val="none" w:sz="0" w:space="0" w:color="auto"/>
      </w:divBdr>
    </w:div>
    <w:div w:id="2022659479">
      <w:bodyDiv w:val="1"/>
      <w:marLeft w:val="0"/>
      <w:marRight w:val="0"/>
      <w:marTop w:val="0"/>
      <w:marBottom w:val="0"/>
      <w:divBdr>
        <w:top w:val="none" w:sz="0" w:space="0" w:color="auto"/>
        <w:left w:val="none" w:sz="0" w:space="0" w:color="auto"/>
        <w:bottom w:val="none" w:sz="0" w:space="0" w:color="auto"/>
        <w:right w:val="none" w:sz="0" w:space="0" w:color="auto"/>
      </w:divBdr>
    </w:div>
    <w:div w:id="2048095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jid.ezzati@imperial.ac.uk" TargetMode="External"/><Relationship Id="rId13" Type="http://schemas.openxmlformats.org/officeDocument/2006/relationships/hyperlink" Target="https://www.cdc.gov/nchs/nvss/nvss-restricted-data.htm"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ecmwf.int/en/forecasts/datasets/reanalysis-datasets/era5"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ensus.gov/data/tables/time-series/demo/popest/1980s-county.html"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www.cdc.gov/nchs/nvss/bridged_race.htm" TargetMode="External"/><Relationship Id="rId19" Type="http://schemas.microsoft.com/office/2011/relationships/people" Target="people.xml"/><Relationship Id="rId4" Type="http://schemas.openxmlformats.org/officeDocument/2006/relationships/settings" Target="settings.xml"/><Relationship Id="rId9" Type="http://schemas.openxmlformats.org/officeDocument/2006/relationships/hyperlink" Target="https://www.cdc.gov/nchs/nvss/dvs_data_release.htm" TargetMode="External"/><Relationship Id="rId14" Type="http://schemas.openxmlformats.org/officeDocument/2006/relationships/hyperlink" Target="http://www.globalenvhealth.org/code-data-downloa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4FE959-77C7-C54E-A02B-66A96FC812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32</Pages>
  <Words>62235</Words>
  <Characters>354746</Characters>
  <Application>Microsoft Office Word</Application>
  <DocSecurity>0</DocSecurity>
  <Lines>2956</Lines>
  <Paragraphs>832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Robbie Parks</dc:creator>
  <cp:keywords/>
  <dc:description/>
  <cp:lastModifiedBy>Robbie Parks</cp:lastModifiedBy>
  <cp:revision>1</cp:revision>
  <cp:lastPrinted>2019-11-07T09:10:00Z</cp:lastPrinted>
  <dcterms:created xsi:type="dcterms:W3CDTF">2019-11-07T09:10:00Z</dcterms:created>
  <dcterms:modified xsi:type="dcterms:W3CDTF">2019-11-07T09:12:00Z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Recent Style Id 0_1">
    <vt:lpwstr>http://www.zotero.org/styles/apa</vt:lpwstr>
  </property>
  <property fmtid="{D5CDD505-2E9C-101B-9397-08002B2CF9AE}" pid="5" name="Mendeley Recent Style Name 0_1">
    <vt:lpwstr>American Psychological Association 6th edition</vt:lpwstr>
  </property>
  <property fmtid="{D5CDD505-2E9C-101B-9397-08002B2CF9AE}" pid="6" name="Mendeley Recent Style Id 1_1">
    <vt:lpwstr>http://www.zotero.org/styles/chicago-author-date</vt:lpwstr>
  </property>
  <property fmtid="{D5CDD505-2E9C-101B-9397-08002B2CF9AE}" pid="7" name="Mendeley Recent Style Name 1_1">
    <vt:lpwstr>Chicago Manual of Style 17th edition (author-date)</vt:lpwstr>
  </property>
  <property fmtid="{D5CDD505-2E9C-101B-9397-08002B2CF9AE}" pid="8" name="Mendeley Recent Style Id 2_1">
    <vt:lpwstr>http://www.zotero.org/styles/chicago-fullnote-bibliography</vt:lpwstr>
  </property>
  <property fmtid="{D5CDD505-2E9C-101B-9397-08002B2CF9AE}" pid="9" name="Mendeley Recent Style Name 2_1">
    <vt:lpwstr>Chicago Manual of Style 17th edition (full note)</vt:lpwstr>
  </property>
  <property fmtid="{D5CDD505-2E9C-101B-9397-08002B2CF9AE}" pid="10" name="Mendeley Recent Style Id 3_1">
    <vt:lpwstr>http://www.zotero.org/styles/chicago-note-bibliography</vt:lpwstr>
  </property>
  <property fmtid="{D5CDD505-2E9C-101B-9397-08002B2CF9AE}" pid="11" name="Mendeley Recent Style Name 3_1">
    <vt:lpwstr>Chicago Manual of Style 17th edition (note)</vt:lpwstr>
  </property>
  <property fmtid="{D5CDD505-2E9C-101B-9397-08002B2CF9AE}" pid="12" name="Mendeley Recent Style Id 4_1">
    <vt:lpwstr>http://www.zotero.org/styles/ieee</vt:lpwstr>
  </property>
  <property fmtid="{D5CDD505-2E9C-101B-9397-08002B2CF9AE}" pid="13" name="Mendeley Recent Style Name 4_1">
    <vt:lpwstr>IEEE</vt:lpwstr>
  </property>
  <property fmtid="{D5CDD505-2E9C-101B-9397-08002B2CF9AE}" pid="14" name="Mendeley Recent Style Id 5_1">
    <vt:lpwstr>http://www.zotero.org/styles/modern-humanities-research-association</vt:lpwstr>
  </property>
  <property fmtid="{D5CDD505-2E9C-101B-9397-08002B2CF9AE}" pid="15" name="Mendeley Recent Style Name 5_1">
    <vt:lpwstr>Modern Humanities Research Association 3rd edition (note with bibliography)</vt:lpwstr>
  </property>
  <property fmtid="{D5CDD505-2E9C-101B-9397-08002B2CF9AE}" pid="16" name="Mendeley Recent Style Id 6_1">
    <vt:lpwstr>http://www.zotero.org/styles/modern-language-association</vt:lpwstr>
  </property>
  <property fmtid="{D5CDD505-2E9C-101B-9397-08002B2CF9AE}" pid="17" name="Mendeley Recent Style Name 6_1">
    <vt:lpwstr>Modern Language Association 8th edition</vt:lpwstr>
  </property>
  <property fmtid="{D5CDD505-2E9C-101B-9397-08002B2CF9AE}" pid="18" name="Mendeley Recent Style Id 7_1">
    <vt:lpwstr>http://www.zotero.org/styles/nature</vt:lpwstr>
  </property>
  <property fmtid="{D5CDD505-2E9C-101B-9397-08002B2CF9AE}" pid="19" name="Mendeley Recent Style Name 7_1">
    <vt:lpwstr>Nature</vt:lpwstr>
  </property>
  <property fmtid="{D5CDD505-2E9C-101B-9397-08002B2CF9AE}" pid="20" name="Mendeley Recent Style Id 8_1">
    <vt:lpwstr>http://www.zotero.org/styles/the-lancet</vt:lpwstr>
  </property>
  <property fmtid="{D5CDD505-2E9C-101B-9397-08002B2CF9AE}" pid="21" name="Mendeley Recent Style Name 8_1">
    <vt:lpwstr>The Lancet</vt:lpwstr>
  </property>
  <property fmtid="{D5CDD505-2E9C-101B-9397-08002B2CF9AE}" pid="22" name="Mendeley Recent Style Id 9_1">
    <vt:lpwstr>http://www.zotero.org/styles/vancouver</vt:lpwstr>
  </property>
  <property fmtid="{D5CDD505-2E9C-101B-9397-08002B2CF9AE}" pid="23" name="Mendeley Recent Style Name 9_1">
    <vt:lpwstr>Vancouver</vt:lpwstr>
  </property>
  <property fmtid="{D5CDD505-2E9C-101B-9397-08002B2CF9AE}" pid="24" name="Mendeley Citation Style_1">
    <vt:lpwstr>http://www.zotero.org/styles/nature</vt:lpwstr>
  </property>
</Properties>
</file>