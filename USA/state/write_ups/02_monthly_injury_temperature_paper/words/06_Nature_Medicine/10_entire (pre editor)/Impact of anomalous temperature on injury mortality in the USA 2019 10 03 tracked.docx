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1E4FF9" w14:textId="345C3F7C" w:rsidR="00BA6417" w:rsidRPr="00E85AFA" w:rsidRDefault="00E5418A" w:rsidP="00613BCB">
      <w:pPr>
        <w:spacing w:line="480" w:lineRule="auto"/>
        <w:jc w:val="both"/>
        <w:outlineLvl w:val="0"/>
        <w:rPr>
          <w:b/>
          <w:color w:val="000000" w:themeColor="text1"/>
        </w:rPr>
      </w:pPr>
      <w:bookmarkStart w:id="0" w:name="_GoBack"/>
      <w:bookmarkEnd w:id="0"/>
      <w:r w:rsidRPr="00E85AFA">
        <w:rPr>
          <w:b/>
          <w:color w:val="000000" w:themeColor="text1"/>
        </w:rPr>
        <w:t>Anomalous</w:t>
      </w:r>
      <w:r w:rsidR="008D17E7" w:rsidRPr="00E85AFA">
        <w:rPr>
          <w:b/>
          <w:color w:val="000000" w:themeColor="text1"/>
        </w:rPr>
        <w:t>ly</w:t>
      </w:r>
      <w:r w:rsidRPr="00E85AFA">
        <w:rPr>
          <w:b/>
          <w:color w:val="000000" w:themeColor="text1"/>
        </w:rPr>
        <w:t xml:space="preserve"> </w:t>
      </w:r>
      <w:r w:rsidR="008D17E7" w:rsidRPr="00E85AFA">
        <w:rPr>
          <w:b/>
          <w:color w:val="000000" w:themeColor="text1"/>
        </w:rPr>
        <w:t xml:space="preserve">warm </w:t>
      </w:r>
      <w:r w:rsidRPr="00E85AFA">
        <w:rPr>
          <w:b/>
          <w:color w:val="000000" w:themeColor="text1"/>
        </w:rPr>
        <w:t>temperature</w:t>
      </w:r>
      <w:r w:rsidR="008D17E7" w:rsidRPr="00E85AFA">
        <w:rPr>
          <w:b/>
          <w:color w:val="000000" w:themeColor="text1"/>
        </w:rPr>
        <w:t>s are associated with increased</w:t>
      </w:r>
      <w:r w:rsidRPr="00E85AFA">
        <w:rPr>
          <w:b/>
          <w:color w:val="000000" w:themeColor="text1"/>
        </w:rPr>
        <w:t xml:space="preserve"> injury </w:t>
      </w:r>
      <w:r w:rsidR="008D17E7" w:rsidRPr="00E85AFA">
        <w:rPr>
          <w:b/>
          <w:color w:val="000000" w:themeColor="text1"/>
        </w:rPr>
        <w:t>deaths</w:t>
      </w:r>
      <w:r w:rsidRPr="00E85AFA">
        <w:rPr>
          <w:b/>
          <w:color w:val="000000" w:themeColor="text1"/>
        </w:rPr>
        <w:t xml:space="preserve"> </w:t>
      </w:r>
    </w:p>
    <w:p w14:paraId="253C0EA6" w14:textId="77777777" w:rsidR="00DD09BF" w:rsidRPr="00E85AFA" w:rsidRDefault="00DD09BF" w:rsidP="00613BCB">
      <w:pPr>
        <w:spacing w:line="480" w:lineRule="auto"/>
        <w:jc w:val="both"/>
        <w:outlineLvl w:val="0"/>
        <w:rPr>
          <w:b/>
          <w:color w:val="000000" w:themeColor="text1"/>
        </w:rPr>
      </w:pPr>
    </w:p>
    <w:p w14:paraId="7AE59AB1" w14:textId="77B82EE0" w:rsidR="00613BCB" w:rsidRPr="00E85AFA" w:rsidRDefault="00613BCB" w:rsidP="00613BCB">
      <w:pPr>
        <w:spacing w:line="480" w:lineRule="auto"/>
        <w:jc w:val="both"/>
        <w:outlineLvl w:val="0"/>
        <w:rPr>
          <w:color w:val="000000" w:themeColor="text1"/>
          <w:vertAlign w:val="superscript"/>
        </w:rPr>
      </w:pPr>
      <w:r w:rsidRPr="00E85AFA">
        <w:rPr>
          <w:color w:val="000000" w:themeColor="text1"/>
        </w:rPr>
        <w:t>Robbie M Parks</w:t>
      </w:r>
      <w:r w:rsidRPr="00E85AFA">
        <w:rPr>
          <w:color w:val="000000" w:themeColor="text1"/>
          <w:vertAlign w:val="superscript"/>
        </w:rPr>
        <w:t>1,2</w:t>
      </w:r>
      <w:r w:rsidRPr="00E85AFA">
        <w:rPr>
          <w:color w:val="000000" w:themeColor="text1"/>
        </w:rPr>
        <w:t>, James E Bennett</w:t>
      </w:r>
      <w:r w:rsidRPr="00E85AFA">
        <w:rPr>
          <w:color w:val="000000" w:themeColor="text1"/>
          <w:vertAlign w:val="superscript"/>
        </w:rPr>
        <w:t>1,2</w:t>
      </w:r>
      <w:r w:rsidRPr="00E85AFA">
        <w:rPr>
          <w:color w:val="000000" w:themeColor="text1"/>
        </w:rPr>
        <w:t>, Helen Tamura-Wicks</w:t>
      </w:r>
      <w:r w:rsidRPr="00E85AFA">
        <w:rPr>
          <w:color w:val="000000" w:themeColor="text1"/>
          <w:vertAlign w:val="superscript"/>
        </w:rPr>
        <w:t>1,2</w:t>
      </w:r>
      <w:r w:rsidRPr="00E85AFA">
        <w:rPr>
          <w:color w:val="000000" w:themeColor="text1"/>
        </w:rPr>
        <w:t>, Vasilis Kontis</w:t>
      </w:r>
      <w:r w:rsidRPr="00E85AFA">
        <w:rPr>
          <w:color w:val="000000" w:themeColor="text1"/>
          <w:vertAlign w:val="superscript"/>
        </w:rPr>
        <w:t>1,2</w:t>
      </w:r>
      <w:r w:rsidRPr="00E85AFA">
        <w:rPr>
          <w:color w:val="000000" w:themeColor="text1"/>
        </w:rPr>
        <w:t>, Ralf Toumi</w:t>
      </w:r>
      <w:r w:rsidRPr="00E85AFA">
        <w:rPr>
          <w:color w:val="000000" w:themeColor="text1"/>
          <w:vertAlign w:val="superscript"/>
        </w:rPr>
        <w:t>3</w:t>
      </w:r>
      <w:r w:rsidRPr="00E85AFA">
        <w:rPr>
          <w:color w:val="000000" w:themeColor="text1"/>
        </w:rPr>
        <w:t xml:space="preserve">, </w:t>
      </w:r>
      <w:proofErr w:type="spellStart"/>
      <w:r w:rsidRPr="00E85AFA">
        <w:rPr>
          <w:color w:val="000000" w:themeColor="text1"/>
        </w:rPr>
        <w:t>Goodarz</w:t>
      </w:r>
      <w:proofErr w:type="spellEnd"/>
      <w:r w:rsidRPr="00E85AFA">
        <w:rPr>
          <w:color w:val="000000" w:themeColor="text1"/>
        </w:rPr>
        <w:t xml:space="preserve"> Danaei</w:t>
      </w:r>
      <w:r w:rsidRPr="00E85AFA">
        <w:rPr>
          <w:color w:val="000000" w:themeColor="text1"/>
          <w:vertAlign w:val="superscript"/>
        </w:rPr>
        <w:t>4</w:t>
      </w:r>
      <w:r w:rsidR="00E82E03" w:rsidRPr="00E85AFA">
        <w:rPr>
          <w:color w:val="000000" w:themeColor="text1"/>
        </w:rPr>
        <w:t>,</w:t>
      </w:r>
      <w:r w:rsidR="00A77C36" w:rsidRPr="00E85AFA">
        <w:rPr>
          <w:color w:val="000000" w:themeColor="text1"/>
        </w:rPr>
        <w:t xml:space="preserve"> </w:t>
      </w:r>
      <w:r w:rsidRPr="00E85AFA">
        <w:rPr>
          <w:color w:val="000000" w:themeColor="text1"/>
        </w:rPr>
        <w:t>Majid Ezzati</w:t>
      </w:r>
      <w:r w:rsidRPr="00E85AFA">
        <w:rPr>
          <w:color w:val="000000" w:themeColor="text1"/>
          <w:vertAlign w:val="superscript"/>
        </w:rPr>
        <w:t>1,2,5*</w:t>
      </w:r>
    </w:p>
    <w:p w14:paraId="34F2BDE8" w14:textId="77777777" w:rsidR="00DD09BF" w:rsidRPr="00E85AFA" w:rsidRDefault="00DD09BF" w:rsidP="00613BCB">
      <w:pPr>
        <w:spacing w:line="480" w:lineRule="auto"/>
        <w:jc w:val="both"/>
        <w:outlineLvl w:val="0"/>
        <w:rPr>
          <w:color w:val="000000" w:themeColor="text1"/>
        </w:rPr>
      </w:pPr>
    </w:p>
    <w:p w14:paraId="556C6791"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1</w:t>
      </w:r>
      <w:r w:rsidRPr="00E85AFA">
        <w:rPr>
          <w:color w:val="000000" w:themeColor="text1"/>
        </w:rPr>
        <w:t>MRC-PHE Centre for Environment and Health, Imperial College London, London, United Kingdom</w:t>
      </w:r>
    </w:p>
    <w:p w14:paraId="3ACE1BD7"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2</w:t>
      </w:r>
      <w:r w:rsidRPr="00E85AFA">
        <w:rPr>
          <w:color w:val="000000" w:themeColor="text1"/>
        </w:rPr>
        <w:t>Department of Epidemiology and Biostatistics, School of Public Health, Imperial College London, London, United Kingdom</w:t>
      </w:r>
    </w:p>
    <w:p w14:paraId="100ECBBE"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3</w:t>
      </w:r>
      <w:r w:rsidRPr="00E85AFA">
        <w:rPr>
          <w:color w:val="000000" w:themeColor="text1"/>
        </w:rPr>
        <w:t>Space and Atmospheric Physics, Imperial College London, London, United Kingdom</w:t>
      </w:r>
    </w:p>
    <w:p w14:paraId="22AAFA30" w14:textId="6EB52C8D" w:rsidR="00613BCB" w:rsidRPr="00E85AFA" w:rsidRDefault="00613BCB" w:rsidP="00613BCB">
      <w:pPr>
        <w:spacing w:line="480" w:lineRule="auto"/>
        <w:jc w:val="both"/>
        <w:rPr>
          <w:color w:val="000000" w:themeColor="text1"/>
        </w:rPr>
      </w:pPr>
      <w:r w:rsidRPr="00E85AFA">
        <w:rPr>
          <w:color w:val="000000" w:themeColor="text1"/>
          <w:vertAlign w:val="superscript"/>
        </w:rPr>
        <w:t>4</w:t>
      </w:r>
      <w:r w:rsidRPr="00E85AFA">
        <w:rPr>
          <w:color w:val="000000" w:themeColor="text1"/>
        </w:rPr>
        <w:t>Harvard T.H. Chan School of Public Health, Boston, Massachusetts, USA</w:t>
      </w:r>
    </w:p>
    <w:p w14:paraId="144CC5D4"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5</w:t>
      </w:r>
      <w:r w:rsidRPr="00E85AFA">
        <w:rPr>
          <w:color w:val="000000" w:themeColor="text1"/>
        </w:rPr>
        <w:t>WHO Collaborating Centre on NCD Surveillance and Epidemiology, Imperial College London, London, United Kingdom</w:t>
      </w:r>
    </w:p>
    <w:p w14:paraId="604E06F1" w14:textId="77777777" w:rsidR="00613BCB" w:rsidRPr="00E85AFA" w:rsidRDefault="00613BCB" w:rsidP="00613BCB">
      <w:pPr>
        <w:spacing w:line="480" w:lineRule="auto"/>
        <w:jc w:val="both"/>
        <w:rPr>
          <w:color w:val="000000" w:themeColor="text1"/>
        </w:rPr>
      </w:pPr>
    </w:p>
    <w:p w14:paraId="74FC1802" w14:textId="5E7CFC75" w:rsidR="00E02878" w:rsidRPr="00E85AFA" w:rsidRDefault="00DD09BF" w:rsidP="00DD09BF">
      <w:pPr>
        <w:pStyle w:val="Paragraph"/>
        <w:spacing w:before="0" w:line="480" w:lineRule="auto"/>
        <w:ind w:firstLine="0"/>
        <w:jc w:val="both"/>
        <w:rPr>
          <w:lang w:val="en-GB"/>
        </w:rPr>
      </w:pPr>
      <w:r w:rsidRPr="00E85AFA">
        <w:rPr>
          <w:lang w:val="en-GB"/>
        </w:rPr>
        <w:t xml:space="preserve">* Correspondence to: </w:t>
      </w:r>
      <w:del w:id="1" w:author="Robbie Parks" w:date="2019-10-03T00:09:00Z">
        <w:r w:rsidRPr="004C3A2F">
          <w:rPr>
            <w:lang w:val="en-GB"/>
          </w:rPr>
          <w:delText>majid.ezzati@imperial.ac.uk</w:delText>
        </w:r>
      </w:del>
      <w:ins w:id="2" w:author="Robbie Parks" w:date="2019-10-03T00:09:00Z">
        <w:r w:rsidR="006E2858">
          <w:fldChar w:fldCharType="begin"/>
        </w:r>
        <w:r w:rsidR="006E2858">
          <w:instrText xml:space="preserve"> HYPERLINK "mailto:majid.ezzati@imperial.ac.uk" </w:instrText>
        </w:r>
        <w:r w:rsidR="006E2858">
          <w:fldChar w:fldCharType="separate"/>
        </w:r>
        <w:r w:rsidR="00F45FFD" w:rsidRPr="00E85AFA">
          <w:rPr>
            <w:rStyle w:val="Hyperlink"/>
            <w:lang w:val="en-GB"/>
          </w:rPr>
          <w:t>majid.ezzati@imperial.ac.uk</w:t>
        </w:r>
        <w:r w:rsidR="006E2858">
          <w:rPr>
            <w:rStyle w:val="Hyperlink"/>
            <w:lang w:val="en-GB"/>
          </w:rPr>
          <w:fldChar w:fldCharType="end"/>
        </w:r>
      </w:ins>
      <w:r w:rsidR="00E02878" w:rsidRPr="00E85AFA">
        <w:rPr>
          <w:b/>
          <w:lang w:val="en-GB"/>
        </w:rPr>
        <w:br w:type="page"/>
      </w:r>
    </w:p>
    <w:p w14:paraId="36931E7C" w14:textId="025C17DC" w:rsidR="00566F6F" w:rsidRPr="00E85AFA" w:rsidRDefault="00566F6F" w:rsidP="004C3F33">
      <w:pPr>
        <w:spacing w:line="480" w:lineRule="auto"/>
        <w:jc w:val="both"/>
        <w:rPr>
          <w:rFonts w:eastAsia="Times New Roman"/>
          <w:b/>
        </w:rPr>
      </w:pPr>
      <w:r w:rsidRPr="00E85AFA">
        <w:rPr>
          <w:rFonts w:eastAsia="Times New Roman"/>
          <w:b/>
        </w:rPr>
        <w:lastRenderedPageBreak/>
        <w:t xml:space="preserve">Temperatures which deviate from long-term </w:t>
      </w:r>
      <w:r w:rsidR="00E2287D" w:rsidRPr="00E85AFA">
        <w:rPr>
          <w:rFonts w:eastAsia="Times New Roman"/>
          <w:b/>
        </w:rPr>
        <w:t xml:space="preserve">local </w:t>
      </w:r>
      <w:del w:id="3" w:author="Robbie Parks" w:date="2019-10-03T00:09:00Z">
        <w:r w:rsidRPr="004C3A2F">
          <w:rPr>
            <w:rFonts w:eastAsia="Times New Roman"/>
            <w:b/>
          </w:rPr>
          <w:delText>norms</w:delText>
        </w:r>
      </w:del>
      <w:ins w:id="4" w:author="Robbie Parks" w:date="2019-10-03T00:09:00Z">
        <w:r w:rsidR="00995D43">
          <w:rPr>
            <w:rFonts w:eastAsia="Times New Roman"/>
            <w:b/>
          </w:rPr>
          <w:t>norm</w:t>
        </w:r>
      </w:ins>
      <w:r w:rsidRPr="00E85AFA">
        <w:rPr>
          <w:rFonts w:eastAsia="Times New Roman"/>
          <w:b/>
        </w:rPr>
        <w:t xml:space="preserve"> </w:t>
      </w:r>
      <w:r w:rsidR="00E2287D" w:rsidRPr="00E85AFA">
        <w:rPr>
          <w:rFonts w:eastAsia="Times New Roman"/>
          <w:b/>
        </w:rPr>
        <w:t>affect human health</w:t>
      </w:r>
      <w:r w:rsidR="004C3F33" w:rsidRPr="00E85AFA">
        <w:rPr>
          <w:rFonts w:eastAsia="Times New Roman"/>
          <w:b/>
        </w:rPr>
        <w:t xml:space="preserve">, and </w:t>
      </w:r>
      <w:r w:rsidR="00E2287D" w:rsidRPr="00E85AFA">
        <w:rPr>
          <w:rFonts w:eastAsia="Times New Roman"/>
          <w:b/>
        </w:rPr>
        <w:t xml:space="preserve">are projected to </w:t>
      </w:r>
      <w:r w:rsidR="004C3F33" w:rsidRPr="00E85AFA">
        <w:rPr>
          <w:rFonts w:eastAsia="Times New Roman"/>
          <w:b/>
        </w:rPr>
        <w:t>become more frequent as the global climate changes</w:t>
      </w:r>
      <w:r w:rsidRPr="00E85AFA">
        <w:rPr>
          <w:rFonts w:eastAsia="Times New Roman"/>
          <w:b/>
        </w:rPr>
        <w:t>. There is limited data on how such deviations affect deaths from different injuries</w:t>
      </w:r>
      <w:r w:rsidR="007F6047" w:rsidRPr="00E85AFA">
        <w:rPr>
          <w:rFonts w:eastAsia="Times New Roman"/>
          <w:b/>
        </w:rPr>
        <w:t>.</w:t>
      </w:r>
      <w:r w:rsidR="004C3F33" w:rsidRPr="00E85AFA">
        <w:rPr>
          <w:rFonts w:eastAsia="Times New Roman"/>
          <w:b/>
        </w:rPr>
        <w:t xml:space="preserve"> Here, we</w:t>
      </w:r>
      <w:r w:rsidRPr="00E85AFA">
        <w:rPr>
          <w:rFonts w:eastAsia="Times New Roman"/>
          <w:b/>
        </w:rPr>
        <w:t xml:space="preserve"> used data on mortality and temperature over a </w:t>
      </w:r>
      <w:del w:id="5" w:author="Robbie Parks" w:date="2019-10-03T00:09:00Z">
        <w:r w:rsidRPr="004C3A2F">
          <w:rPr>
            <w:rFonts w:eastAsia="Times New Roman"/>
            <w:b/>
          </w:rPr>
          <w:delText>37</w:delText>
        </w:r>
      </w:del>
      <w:ins w:id="6" w:author="Robbie Parks" w:date="2019-10-03T00:09:00Z">
        <w:r w:rsidR="00C425A2" w:rsidRPr="00E85AFA">
          <w:rPr>
            <w:rFonts w:eastAsia="Times New Roman"/>
            <w:b/>
          </w:rPr>
          <w:t>38</w:t>
        </w:r>
      </w:ins>
      <w:r w:rsidRPr="00E85AFA">
        <w:rPr>
          <w:rFonts w:eastAsia="Times New Roman"/>
          <w:b/>
        </w:rPr>
        <w:t>-year period (1980-</w:t>
      </w:r>
      <w:del w:id="7" w:author="Robbie Parks" w:date="2019-10-03T00:09:00Z">
        <w:r w:rsidRPr="004C3A2F">
          <w:rPr>
            <w:rFonts w:eastAsia="Times New Roman"/>
            <w:b/>
          </w:rPr>
          <w:delText>2016</w:delText>
        </w:r>
      </w:del>
      <w:ins w:id="8" w:author="Robbie Parks" w:date="2019-10-03T00:09:00Z">
        <w:r w:rsidRPr="00E85AFA">
          <w:rPr>
            <w:rFonts w:eastAsia="Times New Roman"/>
            <w:b/>
          </w:rPr>
          <w:t>201</w:t>
        </w:r>
        <w:r w:rsidR="00C425A2" w:rsidRPr="00E85AFA">
          <w:rPr>
            <w:rFonts w:eastAsia="Times New Roman"/>
            <w:b/>
          </w:rPr>
          <w:t>7</w:t>
        </w:r>
      </w:ins>
      <w:r w:rsidRPr="00E85AFA">
        <w:rPr>
          <w:rFonts w:eastAsia="Times New Roman"/>
          <w:b/>
        </w:rPr>
        <w:t xml:space="preserve">) in the entire contiguous USA and formulated a Bayesian spatio-temporal model to </w:t>
      </w:r>
      <w:del w:id="9" w:author="Robbie Parks" w:date="2019-10-03T00:09:00Z">
        <w:r w:rsidRPr="004C3A2F">
          <w:rPr>
            <w:rFonts w:eastAsia="Times New Roman"/>
            <w:b/>
          </w:rPr>
          <w:delText>estimate</w:delText>
        </w:r>
      </w:del>
      <w:ins w:id="10" w:author="Robbie Parks" w:date="2019-10-03T00:09:00Z">
        <w:r w:rsidR="00607238" w:rsidRPr="00E85AFA">
          <w:rPr>
            <w:rFonts w:eastAsia="Times New Roman"/>
            <w:b/>
          </w:rPr>
          <w:t>quantify</w:t>
        </w:r>
      </w:ins>
      <w:r w:rsidRPr="00E85AFA">
        <w:rPr>
          <w:rFonts w:eastAsia="Times New Roman"/>
          <w:b/>
        </w:rPr>
        <w:t xml:space="preserve"> how anomalous temperatures, defined as deviations</w:t>
      </w:r>
      <w:r w:rsidR="005E282E" w:rsidRPr="00E85AFA">
        <w:rPr>
          <w:rFonts w:eastAsia="Times New Roman"/>
          <w:b/>
        </w:rPr>
        <w:t xml:space="preserve"> </w:t>
      </w:r>
      <w:del w:id="11" w:author="Robbie Parks" w:date="2019-10-03T00:09:00Z">
        <w:r w:rsidRPr="004C3A2F">
          <w:rPr>
            <w:rFonts w:eastAsia="Times New Roman"/>
            <w:b/>
          </w:rPr>
          <w:delText xml:space="preserve">from the long-term norm </w:delText>
        </w:r>
      </w:del>
      <w:r w:rsidR="005E282E" w:rsidRPr="00E85AFA">
        <w:rPr>
          <w:rFonts w:eastAsia="Times New Roman"/>
          <w:b/>
        </w:rPr>
        <w:t>of monthly temperature</w:t>
      </w:r>
      <w:ins w:id="12" w:author="Robbie Parks" w:date="2019-10-03T00:09:00Z">
        <w:r w:rsidRPr="00E85AFA">
          <w:rPr>
            <w:rFonts w:eastAsia="Times New Roman"/>
            <w:b/>
          </w:rPr>
          <w:t xml:space="preserve"> from the</w:t>
        </w:r>
        <w:r w:rsidR="005E282E" w:rsidRPr="00E85AFA">
          <w:rPr>
            <w:b/>
          </w:rPr>
          <w:t xml:space="preserve"> local </w:t>
        </w:r>
        <w:r w:rsidR="005E282E" w:rsidRPr="00E85AFA">
          <w:rPr>
            <w:rFonts w:eastAsia="Times New Roman"/>
            <w:b/>
          </w:rPr>
          <w:t xml:space="preserve">average monthly temperature over </w:t>
        </w:r>
        <w:r w:rsidR="00867A0C" w:rsidRPr="00E85AFA">
          <w:rPr>
            <w:rFonts w:eastAsia="Times New Roman"/>
            <w:b/>
          </w:rPr>
          <w:t>the entire analysis period</w:t>
        </w:r>
      </w:ins>
      <w:r w:rsidRPr="00E85AFA">
        <w:rPr>
          <w:rFonts w:eastAsia="Times New Roman"/>
          <w:b/>
        </w:rPr>
        <w:t xml:space="preserve">, affect deaths from different </w:t>
      </w:r>
      <w:del w:id="13" w:author="Robbie Parks" w:date="2019-10-03T00:09:00Z">
        <w:r w:rsidRPr="004C3A2F">
          <w:rPr>
            <w:rFonts w:eastAsia="Times New Roman"/>
            <w:b/>
          </w:rPr>
          <w:delText>intentional</w:delText>
        </w:r>
      </w:del>
      <w:ins w:id="14" w:author="Robbie Parks" w:date="2019-10-03T00:09:00Z">
        <w:r w:rsidR="00F50520" w:rsidRPr="00E85AFA">
          <w:rPr>
            <w:rFonts w:eastAsia="Times New Roman"/>
            <w:b/>
          </w:rPr>
          <w:t>un</w:t>
        </w:r>
        <w:r w:rsidRPr="00E85AFA">
          <w:rPr>
            <w:rFonts w:eastAsia="Times New Roman"/>
            <w:b/>
          </w:rPr>
          <w:t>intentional</w:t>
        </w:r>
      </w:ins>
      <w:r w:rsidRPr="00E85AFA">
        <w:rPr>
          <w:rFonts w:eastAsia="Times New Roman"/>
          <w:b/>
        </w:rPr>
        <w:t xml:space="preserve"> (transport, falls and drownings) and </w:t>
      </w:r>
      <w:del w:id="15" w:author="Robbie Parks" w:date="2019-10-03T00:09:00Z">
        <w:r w:rsidRPr="004C3A2F">
          <w:rPr>
            <w:rFonts w:eastAsia="Times New Roman"/>
            <w:b/>
          </w:rPr>
          <w:delText>unintentional</w:delText>
        </w:r>
      </w:del>
      <w:ins w:id="16" w:author="Robbie Parks" w:date="2019-10-03T00:09:00Z">
        <w:r w:rsidRPr="00E85AFA">
          <w:rPr>
            <w:rFonts w:eastAsia="Times New Roman"/>
            <w:b/>
          </w:rPr>
          <w:t>intentional</w:t>
        </w:r>
      </w:ins>
      <w:r w:rsidRPr="00E85AFA">
        <w:rPr>
          <w:rFonts w:eastAsia="Times New Roman"/>
          <w:b/>
        </w:rPr>
        <w:t xml:space="preserve"> (assault and </w:t>
      </w:r>
      <w:r w:rsidR="00702E3C" w:rsidRPr="00E85AFA">
        <w:rPr>
          <w:rFonts w:eastAsia="Times New Roman"/>
          <w:b/>
        </w:rPr>
        <w:t>suicide</w:t>
      </w:r>
      <w:r w:rsidRPr="00E85AFA">
        <w:rPr>
          <w:rFonts w:eastAsia="Times New Roman"/>
          <w:b/>
        </w:rPr>
        <w:t>) injuries</w:t>
      </w:r>
      <w:ins w:id="17" w:author="Robbie Parks" w:date="2019-10-03T00:09:00Z">
        <w:r w:rsidR="00607238" w:rsidRPr="00E85AFA">
          <w:rPr>
            <w:rFonts w:eastAsia="Times New Roman"/>
            <w:b/>
          </w:rPr>
          <w:t>,</w:t>
        </w:r>
      </w:ins>
      <w:r w:rsidRPr="00E85AFA">
        <w:rPr>
          <w:rFonts w:eastAsia="Times New Roman"/>
          <w:b/>
        </w:rPr>
        <w:t xml:space="preserve"> by age group and sex. We found that a </w:t>
      </w:r>
      <w:del w:id="18" w:author="Robbie Parks" w:date="2019-10-03T00:09:00Z">
        <w:r w:rsidRPr="004C3A2F">
          <w:rPr>
            <w:rFonts w:eastAsia="Times New Roman"/>
            <w:b/>
          </w:rPr>
          <w:delText>1</w:delText>
        </w:r>
      </w:del>
      <w:ins w:id="19" w:author="Robbie Parks" w:date="2019-10-03T00:09:00Z">
        <w:r w:rsidR="00F24A27" w:rsidRPr="00E85AFA">
          <w:rPr>
            <w:rFonts w:eastAsia="Times New Roman"/>
            <w:b/>
          </w:rPr>
          <w:t>2</w:t>
        </w:r>
      </w:ins>
      <w:r w:rsidRPr="00E85AFA">
        <w:rPr>
          <w:rFonts w:eastAsia="Times New Roman"/>
          <w:b/>
        </w:rPr>
        <w:t xml:space="preserve">°C anomalously warm year would be associated with an estimated </w:t>
      </w:r>
      <w:del w:id="20" w:author="Robbie Parks" w:date="2019-10-03T00:09:00Z">
        <w:r w:rsidRPr="004C3A2F">
          <w:rPr>
            <w:rFonts w:eastAsia="Times New Roman"/>
            <w:b/>
          </w:rPr>
          <w:delText>941</w:delText>
        </w:r>
      </w:del>
      <w:ins w:id="21" w:author="Robbie Parks" w:date="2019-10-03T00:09:00Z">
        <w:r w:rsidR="005E0B16">
          <w:rPr>
            <w:rFonts w:eastAsia="Times New Roman"/>
            <w:b/>
          </w:rPr>
          <w:t>2,135</w:t>
        </w:r>
      </w:ins>
      <w:r w:rsidRPr="00E85AFA">
        <w:rPr>
          <w:rFonts w:eastAsia="Times New Roman"/>
          <w:b/>
        </w:rPr>
        <w:t xml:space="preserve"> (95% credible interval </w:t>
      </w:r>
      <w:del w:id="22" w:author="Robbie Parks" w:date="2019-10-03T00:09:00Z">
        <w:r w:rsidRPr="004C3A2F">
          <w:rPr>
            <w:rFonts w:eastAsia="Times New Roman"/>
            <w:b/>
          </w:rPr>
          <w:delText>831-</w:delText>
        </w:r>
      </w:del>
      <w:r w:rsidR="005E0B16">
        <w:rPr>
          <w:rFonts w:eastAsia="Times New Roman"/>
          <w:b/>
        </w:rPr>
        <w:t>1,</w:t>
      </w:r>
      <w:del w:id="23" w:author="Robbie Parks" w:date="2019-10-03T00:09:00Z">
        <w:r w:rsidRPr="004C3A2F">
          <w:rPr>
            <w:rFonts w:eastAsia="Times New Roman"/>
            <w:b/>
          </w:rPr>
          <w:delText>053</w:delText>
        </w:r>
      </w:del>
      <w:ins w:id="24" w:author="Robbie Parks" w:date="2019-10-03T00:09:00Z">
        <w:r w:rsidR="005E0B16">
          <w:rPr>
            <w:rFonts w:eastAsia="Times New Roman"/>
            <w:b/>
          </w:rPr>
          <w:t>906</w:t>
        </w:r>
        <w:r w:rsidRPr="00E85AFA">
          <w:rPr>
            <w:rFonts w:eastAsia="Times New Roman"/>
            <w:b/>
          </w:rPr>
          <w:t>-</w:t>
        </w:r>
        <w:r w:rsidR="005E0B16">
          <w:rPr>
            <w:rFonts w:eastAsia="Times New Roman"/>
            <w:b/>
          </w:rPr>
          <w:t>2,368</w:t>
        </w:r>
      </w:ins>
      <w:r w:rsidRPr="00E85AFA">
        <w:rPr>
          <w:rFonts w:eastAsia="Times New Roman"/>
          <w:b/>
        </w:rPr>
        <w:t xml:space="preserve">) additional injury deaths in the contiguous USA. </w:t>
      </w:r>
      <w:del w:id="25" w:author="Robbie Parks" w:date="2019-10-03T00:09:00Z">
        <w:r w:rsidRPr="004C3A2F">
          <w:rPr>
            <w:rFonts w:eastAsia="Times New Roman"/>
            <w:b/>
          </w:rPr>
          <w:delText>87</w:delText>
        </w:r>
      </w:del>
      <w:ins w:id="26" w:author="Robbie Parks" w:date="2019-10-03T00:09:00Z">
        <w:r w:rsidR="00EE09D3">
          <w:rPr>
            <w:rFonts w:eastAsia="Times New Roman"/>
            <w:b/>
          </w:rPr>
          <w:t>84</w:t>
        </w:r>
      </w:ins>
      <w:r w:rsidRPr="00E85AFA">
        <w:rPr>
          <w:rFonts w:eastAsia="Times New Roman"/>
          <w:b/>
        </w:rPr>
        <w:t>% of</w:t>
      </w:r>
      <w:ins w:id="27" w:author="Robbie Parks" w:date="2019-10-03T00:09:00Z">
        <w:r w:rsidRPr="00E85AFA">
          <w:rPr>
            <w:rFonts w:eastAsia="Times New Roman"/>
            <w:b/>
          </w:rPr>
          <w:t xml:space="preserve"> </w:t>
        </w:r>
        <w:r w:rsidR="00607238" w:rsidRPr="00E85AFA">
          <w:rPr>
            <w:rFonts w:eastAsia="Times New Roman"/>
            <w:b/>
          </w:rPr>
          <w:t>these additional</w:t>
        </w:r>
      </w:ins>
      <w:r w:rsidR="00607238" w:rsidRPr="00E85AFA">
        <w:rPr>
          <w:rFonts w:eastAsia="Times New Roman"/>
          <w:b/>
        </w:rPr>
        <w:t xml:space="preserve"> </w:t>
      </w:r>
      <w:r w:rsidRPr="00E85AFA">
        <w:rPr>
          <w:rFonts w:eastAsia="Times New Roman"/>
          <w:b/>
        </w:rPr>
        <w:t>deaths would occur in males, concentrated mostly in adolescent to middle ages. These</w:t>
      </w:r>
      <w:del w:id="28" w:author="Robbie Parks" w:date="2019-10-03T00:09:00Z">
        <w:r w:rsidRPr="004C3A2F">
          <w:rPr>
            <w:rFonts w:eastAsia="Times New Roman"/>
            <w:b/>
          </w:rPr>
          <w:delText xml:space="preserve"> excess</w:delText>
        </w:r>
      </w:del>
      <w:r w:rsidRPr="00E85AFA">
        <w:rPr>
          <w:rFonts w:eastAsia="Times New Roman"/>
          <w:b/>
        </w:rPr>
        <w:t xml:space="preserve"> deaths would comprise of increases in </w:t>
      </w:r>
      <w:r w:rsidR="006A25F3" w:rsidRPr="00E85AFA">
        <w:rPr>
          <w:rFonts w:eastAsia="Times New Roman"/>
          <w:b/>
        </w:rPr>
        <w:t xml:space="preserve">deaths from </w:t>
      </w:r>
      <w:r w:rsidRPr="00E85AFA">
        <w:rPr>
          <w:rFonts w:eastAsia="Times New Roman"/>
          <w:b/>
        </w:rPr>
        <w:t>drowning</w:t>
      </w:r>
      <w:r w:rsidR="006A25F3" w:rsidRPr="00E85AFA">
        <w:rPr>
          <w:rFonts w:eastAsia="Times New Roman"/>
          <w:b/>
        </w:rPr>
        <w:t>s</w:t>
      </w:r>
      <w:r w:rsidRPr="00E85AFA">
        <w:rPr>
          <w:rFonts w:eastAsia="Times New Roman"/>
          <w:b/>
        </w:rPr>
        <w:t xml:space="preserve">, transport, assault and </w:t>
      </w:r>
      <w:r w:rsidR="00702E3C" w:rsidRPr="00E85AFA">
        <w:rPr>
          <w:rFonts w:eastAsia="Times New Roman"/>
          <w:b/>
        </w:rPr>
        <w:t>suicide</w:t>
      </w:r>
      <w:r w:rsidRPr="00E85AFA">
        <w:rPr>
          <w:rFonts w:eastAsia="Times New Roman"/>
          <w:b/>
        </w:rPr>
        <w:t>, offset partly by an overall decline in deaths from falls in older ages. The findings demonstrate the need for targeted public health interventions against injuries during periods of anomalously high temperatures, especially as these episodes increase with global climate change.</w:t>
      </w:r>
    </w:p>
    <w:p w14:paraId="6EE3811E" w14:textId="24913F52" w:rsidR="0065196B" w:rsidRPr="00E85AFA" w:rsidRDefault="0065196B" w:rsidP="0065196B">
      <w:pPr>
        <w:spacing w:line="480" w:lineRule="auto"/>
        <w:jc w:val="both"/>
        <w:rPr>
          <w:color w:val="000000" w:themeColor="text1"/>
        </w:rPr>
      </w:pPr>
    </w:p>
    <w:p w14:paraId="2E5DFF8D" w14:textId="730067A6" w:rsidR="0065196B" w:rsidRPr="00E85AFA" w:rsidRDefault="00AB531F" w:rsidP="004C3F33">
      <w:pPr>
        <w:spacing w:line="480" w:lineRule="auto"/>
        <w:jc w:val="both"/>
        <w:rPr>
          <w:color w:val="000000" w:themeColor="text1"/>
        </w:rPr>
      </w:pPr>
      <w:r w:rsidRPr="00E85AFA">
        <w:rPr>
          <w:color w:val="000000" w:themeColor="text1"/>
        </w:rPr>
        <w:t>A</w:t>
      </w:r>
      <w:r w:rsidR="00E2287D" w:rsidRPr="00E85AFA">
        <w:rPr>
          <w:color w:val="000000" w:themeColor="text1"/>
        </w:rPr>
        <w:t xml:space="preserve">nomalously warm and cold weather </w:t>
      </w:r>
      <w:r w:rsidRPr="00E85AFA">
        <w:rPr>
          <w:color w:val="000000" w:themeColor="text1"/>
        </w:rPr>
        <w:t xml:space="preserve">events </w:t>
      </w:r>
      <w:r w:rsidR="00E2287D" w:rsidRPr="00E85AFA">
        <w:rPr>
          <w:color w:val="000000" w:themeColor="text1"/>
        </w:rPr>
        <w:t xml:space="preserve">are an important public health concern in today’s world, and </w:t>
      </w:r>
      <w:r w:rsidR="0065196B" w:rsidRPr="00E85AFA">
        <w:rPr>
          <w:color w:val="000000" w:themeColor="text1"/>
        </w:rPr>
        <w:t xml:space="preserve">one of the key drivers for </w:t>
      </w:r>
      <w:r w:rsidR="00E2287D" w:rsidRPr="00E85AFA">
        <w:rPr>
          <w:color w:val="000000" w:themeColor="text1"/>
        </w:rPr>
        <w:t>seeking</w:t>
      </w:r>
      <w:r w:rsidR="0065196B" w:rsidRPr="00E85AFA">
        <w:rPr>
          <w:color w:val="000000" w:themeColor="text1"/>
        </w:rPr>
        <w:t xml:space="preserve"> adaptation measures</w:t>
      </w:r>
      <w:r w:rsidR="00E2287D" w:rsidRPr="00E85AFA">
        <w:rPr>
          <w:color w:val="000000" w:themeColor="text1"/>
        </w:rPr>
        <w:t xml:space="preserve"> against anthropogenic climate change</w:t>
      </w:r>
      <w:r w:rsidR="00494DA5" w:rsidRPr="00E85AFA">
        <w:rPr>
          <w:color w:val="000000" w:themeColor="text1"/>
        </w:rPr>
        <w:t>.</w:t>
      </w:r>
      <w:r w:rsidR="00CD4D45" w:rsidRPr="00E85AFA">
        <w:rPr>
          <w:rFonts w:eastAsia="Times New Roman"/>
          <w:b/>
        </w:rPr>
        <w:fldChar w:fldCharType="begin" w:fldLock="1"/>
      </w:r>
      <w:r w:rsidR="00112889" w:rsidRPr="00E85AFA">
        <w:rPr>
          <w:rFonts w:eastAsia="Times New Roman"/>
          <w:b/>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risks","type":"article-journal"},"uris":["http://www.mendeley.com/documents/?uuid=db220ea3-8c20-4247-b85f-e54971ec4d40"]},{"id":"ITEM-2","itemData":{"DOI":"10.1017/CBO9781107415379.016","ISBN":"9781107415379","ISSN":"0008-4301","PMID":"1619","abstract":"The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lt;sup&gt;1–3&lt;/sup&gt;","plainTextFormattedCitation":"1–3","previouslyFormattedCitation":"&lt;sup&gt;1–3&lt;/sup&gt;"},"properties":{"noteIndex":0},"schema":"https://github.com/citation-style-language/schema/raw/master/csl-citation.json"}</w:instrText>
      </w:r>
      <w:r w:rsidR="00CD4D45" w:rsidRPr="00E85AFA">
        <w:rPr>
          <w:rFonts w:eastAsia="Times New Roman"/>
          <w:b/>
        </w:rPr>
        <w:fldChar w:fldCharType="separate"/>
      </w:r>
      <w:r w:rsidR="00535DCA" w:rsidRPr="00E85AFA">
        <w:rPr>
          <w:rFonts w:eastAsia="Times New Roman"/>
          <w:noProof/>
          <w:vertAlign w:val="superscript"/>
        </w:rPr>
        <w:t>1–3</w:t>
      </w:r>
      <w:r w:rsidR="00CD4D45" w:rsidRPr="00E85AFA">
        <w:rPr>
          <w:rFonts w:eastAsia="Times New Roman"/>
          <w:b/>
        </w:rPr>
        <w:fldChar w:fldCharType="end"/>
      </w:r>
      <w:r w:rsidR="0065196B" w:rsidRPr="00E85AFA">
        <w:rPr>
          <w:color w:val="000000" w:themeColor="text1"/>
        </w:rPr>
        <w:t xml:space="preserve"> Current assessments of the health effects of </w:t>
      </w:r>
      <w:r w:rsidR="00E2287D" w:rsidRPr="00E85AFA">
        <w:rPr>
          <w:color w:val="000000" w:themeColor="text1"/>
        </w:rPr>
        <w:t xml:space="preserve">weather and climate, and by extension of global </w:t>
      </w:r>
      <w:r w:rsidR="0065196B" w:rsidRPr="00E85AFA">
        <w:rPr>
          <w:color w:val="000000" w:themeColor="text1"/>
        </w:rPr>
        <w:t>climate change</w:t>
      </w:r>
      <w:r w:rsidR="00E2287D" w:rsidRPr="00E85AFA">
        <w:rPr>
          <w:color w:val="000000" w:themeColor="text1"/>
        </w:rPr>
        <w:t>,</w:t>
      </w:r>
      <w:r w:rsidR="0065196B" w:rsidRPr="00E85AFA">
        <w:rPr>
          <w:color w:val="000000" w:themeColor="text1"/>
        </w:rPr>
        <w:t xml:space="preserve"> largely focus on parasitic and infectious diseases</w:t>
      </w:r>
      <w:del w:id="29" w:author="Robbie Parks" w:date="2019-10-03T00:09:00Z">
        <w:r w:rsidR="00BB01F9" w:rsidRPr="004C3A2F">
          <w:rPr>
            <w:color w:val="000000" w:themeColor="text1"/>
          </w:rPr>
          <w:delText>,</w:delText>
        </w:r>
      </w:del>
      <w:r w:rsidR="0065196B" w:rsidRPr="00E85AFA">
        <w:rPr>
          <w:color w:val="000000" w:themeColor="text1"/>
        </w:rPr>
        <w:t xml:space="preserve"> and cardiorespiratory and other chronic diseases</w:t>
      </w:r>
      <w:r w:rsidR="00494DA5" w:rsidRPr="00E85AFA">
        <w:rPr>
          <w:color w:val="000000" w:themeColor="text1"/>
        </w:rPr>
        <w:t>.</w:t>
      </w:r>
      <w:r w:rsidR="0065196B" w:rsidRPr="00E85AFA">
        <w:rPr>
          <w:color w:val="000000" w:themeColor="text1"/>
        </w:rPr>
        <w:fldChar w:fldCharType="begin" w:fldLock="1"/>
      </w:r>
      <w:r w:rsidR="00112889" w:rsidRPr="00E85AFA">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risks","type":"article-journal"},"uris":["http://www.mendeley.com/documents/?uuid=db220ea3-8c20-4247-b85f-e54971ec4d40"]},{"id":"ITEM-3","itemData":{"DOI":"10.1289/ehp.1103456","ISBN":"00916765","ISSN":"15529924","PMID":"21816703","abstract":"Background: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review","type":"article-journal"},"uris":["http://www.mendeley.com/documents/?uuid=22803ac6-d682-4d01-9fa4-639cdbe6c118"]},{"id":"ITEM-4","itemData":{"DOI":"10.1016/S2542-5196(17)30156-0","ISBN":"2542-5196","ISSN":"25425196","PMID":"29276803","abstract":"Background: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1–6&lt;/sup&gt;","plainTextFormattedCitation":"1–6","previouslyFormattedCitation":"&lt;sup&gt;1–6&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1–6</w:t>
      </w:r>
      <w:r w:rsidR="0065196B" w:rsidRPr="00E85AFA">
        <w:rPr>
          <w:color w:val="000000" w:themeColor="text1"/>
        </w:rPr>
        <w:fldChar w:fldCharType="end"/>
      </w:r>
      <w:r w:rsidR="0065196B" w:rsidRPr="00E85AFA">
        <w:rPr>
          <w:color w:val="000000" w:themeColor="text1"/>
        </w:rPr>
        <w:t xml:space="preserve"> Less research has been conducted on injuries</w:t>
      </w:r>
      <w:r w:rsidR="00494DA5" w:rsidRPr="00E85AFA">
        <w:rPr>
          <w:color w:val="000000" w:themeColor="text1"/>
        </w:rPr>
        <w:t>,</w:t>
      </w:r>
      <w:r w:rsidR="0065196B" w:rsidRPr="00E85AFA">
        <w:rPr>
          <w:color w:val="000000" w:themeColor="text1"/>
        </w:rPr>
        <w:fldChar w:fldCharType="begin" w:fldLock="1"/>
      </w:r>
      <w:r w:rsidR="004321B4" w:rsidRPr="00E85AFA">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7–9&lt;/sup&gt;","plainTextFormattedCitation":"7–9","previouslyFormattedCitation":"&lt;sup&gt;7–9&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7–9</w:t>
      </w:r>
      <w:r w:rsidR="0065196B" w:rsidRPr="00E85AFA">
        <w:rPr>
          <w:color w:val="000000" w:themeColor="text1"/>
        </w:rPr>
        <w:fldChar w:fldCharType="end"/>
      </w:r>
      <w:r w:rsidR="0065196B" w:rsidRPr="00E85AFA">
        <w:t xml:space="preserve"> </w:t>
      </w:r>
      <w:r w:rsidR="0065196B" w:rsidRPr="00E85AFA">
        <w:rPr>
          <w:color w:val="000000" w:themeColor="text1"/>
        </w:rPr>
        <w:t>especially in a consistent way across injury types and demographic subgroups of the population</w:t>
      </w:r>
      <w:del w:id="30" w:author="Robbie Parks" w:date="2019-10-03T00:09:00Z">
        <w:r w:rsidR="0065196B" w:rsidRPr="004C3A2F">
          <w:rPr>
            <w:color w:val="000000" w:themeColor="text1"/>
          </w:rPr>
          <w:delText>, even though</w:delText>
        </w:r>
      </w:del>
      <w:ins w:id="31" w:author="Robbie Parks" w:date="2019-10-03T00:09:00Z">
        <w:r w:rsidR="006C6402" w:rsidRPr="00E85AFA">
          <w:rPr>
            <w:color w:val="000000" w:themeColor="text1"/>
          </w:rPr>
          <w:t>. There are two reasons to investigate a potential role for temperature</w:t>
        </w:r>
        <w:r w:rsidR="00E8517B">
          <w:rPr>
            <w:color w:val="000000" w:themeColor="text1"/>
          </w:rPr>
          <w:t xml:space="preserve"> anomalies</w:t>
        </w:r>
        <w:r w:rsidR="006C6402" w:rsidRPr="00E85AFA">
          <w:rPr>
            <w:color w:val="000000" w:themeColor="text1"/>
          </w:rPr>
          <w:t xml:space="preserve"> on injury mortality: First</w:t>
        </w:r>
      </w:ins>
      <w:r w:rsidR="0065196B" w:rsidRPr="00E85AFA">
        <w:rPr>
          <w:color w:val="000000" w:themeColor="text1"/>
        </w:rPr>
        <w:t xml:space="preserve"> death rates from injuries vary seasonally</w:t>
      </w:r>
      <w:ins w:id="32" w:author="Robbie Parks" w:date="2019-10-03T00:09:00Z">
        <w:r w:rsidR="00D814E1">
          <w:rPr>
            <w:color w:val="000000" w:themeColor="text1"/>
          </w:rPr>
          <w:t xml:space="preserve"> and the seasonality varies by </w:t>
        </w:r>
        <w:r w:rsidR="00D814E1">
          <w:rPr>
            <w:color w:val="000000" w:themeColor="text1"/>
          </w:rPr>
          <w:lastRenderedPageBreak/>
          <w:t>age group</w:t>
        </w:r>
      </w:ins>
      <w:r w:rsidR="00494DA5" w:rsidRPr="00E85AFA">
        <w:rPr>
          <w:color w:val="000000" w:themeColor="text1"/>
        </w:rPr>
        <w:t>,</w:t>
      </w:r>
      <w:r w:rsidR="0065196B" w:rsidRPr="00E85AFA">
        <w:rPr>
          <w:color w:val="000000" w:themeColor="text1"/>
        </w:rPr>
        <w:fldChar w:fldCharType="begin" w:fldLock="1"/>
      </w:r>
      <w:r w:rsidR="004321B4" w:rsidRPr="00E85AFA">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10,11&lt;/sup&gt;","plainTextFormattedCitation":"10,11","previouslyFormattedCitation":"&lt;sup&gt;10,11&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10,11</w:t>
      </w:r>
      <w:r w:rsidR="0065196B" w:rsidRPr="00E85AFA">
        <w:rPr>
          <w:color w:val="000000" w:themeColor="text1"/>
        </w:rPr>
        <w:fldChar w:fldCharType="end"/>
      </w:r>
      <w:del w:id="33" w:author="Robbie Parks" w:date="2019-10-03T00:09:00Z">
        <w:r w:rsidR="0065196B" w:rsidRPr="004C3A2F">
          <w:rPr>
            <w:color w:val="000000" w:themeColor="text1"/>
          </w:rPr>
          <w:delText xml:space="preserve"> which means that temperature may play a role in their pathogenesis.</w:delText>
        </w:r>
      </w:del>
      <w:ins w:id="34" w:author="Robbie Parks" w:date="2019-10-03T00:09:00Z">
        <w:r w:rsidR="0065196B" w:rsidRPr="00E85AFA">
          <w:rPr>
            <w:color w:val="000000" w:themeColor="text1"/>
          </w:rPr>
          <w:t xml:space="preserve"> which </w:t>
        </w:r>
        <w:r w:rsidR="006C6402" w:rsidRPr="00E85AFA">
          <w:rPr>
            <w:color w:val="000000" w:themeColor="text1"/>
          </w:rPr>
          <w:t xml:space="preserve">motivates </w:t>
        </w:r>
        <w:r w:rsidR="00867A0C" w:rsidRPr="00E85AFA">
          <w:rPr>
            <w:color w:val="000000" w:themeColor="text1"/>
          </w:rPr>
          <w:t>investigating</w:t>
        </w:r>
        <w:r w:rsidR="006C6402" w:rsidRPr="00E85AFA">
          <w:rPr>
            <w:color w:val="000000" w:themeColor="text1"/>
          </w:rPr>
          <w:t xml:space="preserve"> whether </w:t>
        </w:r>
        <w:r w:rsidR="0065196B" w:rsidRPr="00E85AFA">
          <w:rPr>
            <w:color w:val="000000" w:themeColor="text1"/>
          </w:rPr>
          <w:t xml:space="preserve">temperature may play a role in their pathogenesis. </w:t>
        </w:r>
        <w:r w:rsidR="006C6402" w:rsidRPr="00E85AFA">
          <w:rPr>
            <w:color w:val="000000" w:themeColor="text1"/>
          </w:rPr>
          <w:t>Second, there are plausible behavioural and physiological pathways for a relationship between temperature and injury</w:t>
        </w:r>
        <w:r w:rsidR="00A93A5A" w:rsidRPr="00E85AFA">
          <w:rPr>
            <w:color w:val="000000" w:themeColor="text1"/>
          </w:rPr>
          <w:t xml:space="preserve"> – for example changes i</w:t>
        </w:r>
        <w:r w:rsidR="008A31A1">
          <w:rPr>
            <w:color w:val="000000" w:themeColor="text1"/>
          </w:rPr>
          <w:t>n driving patterns</w:t>
        </w:r>
        <w:r w:rsidR="006276CA">
          <w:rPr>
            <w:color w:val="000000" w:themeColor="text1"/>
          </w:rPr>
          <w:t xml:space="preserve"> </w:t>
        </w:r>
        <w:r w:rsidR="0098425A">
          <w:rPr>
            <w:color w:val="000000" w:themeColor="text1"/>
          </w:rPr>
          <w:t>and performance,</w:t>
        </w:r>
        <w:r w:rsidR="006276CA">
          <w:fldChar w:fldCharType="begin" w:fldLock="1"/>
        </w:r>
        <w:r w:rsidR="005E4E88">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Ergonomics","id":"ITEM-5","issued":{"date-parts":[["2003"]]},"title":"Driving performance in cold, warm, and thermoneutral environments","type":"article-journal"},"uris":["http://www.mendeley.com/documents/?uuid=6d9ecd3a-1737-4e7e-9abd-244979a6f6ea"]},{"id":"ITEM-6","itemData":{"DOI":"10.1016/0001-4575(91)90062-A","ISSN":"00014575","abstract":"This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Prevention","id":"ITEM-6","issued":{"date-parts":[["1991"]]},"title":"Determinants of motor vehicle deaths in the United States: a cross-sectional analysis","type":"article-journal"},"uris":["http://www.mendeley.com/documents/?uuid=5fedc51a-2c57-4c2d-ac9f-c4d3a8ab57c5"]},{"id":"ITEM-7","itemData":{"DOI":"10.1007/978-1-4684-2529-1_25","ISBN":"978-1-4684-2529-1","abstract":"An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performance","id":"ITEM-7","issued":{"date-parts":[["1976"]]},"title":"A study of the combined effects of extented driving and heat stress on driver arousal and performance","type":"paper-conference"},"uris":["http://www.mendeley.com/documents/?uuid=c73b7cb9-1f00-4f12-8588-9f7eec72b40c"]},{"id":"ITEM-8","itemData":{"DOI":"10.1080/00140139608964434","ISBN":"0014-0139","ISSN":"13665847","PMID":"8851073","abstract":"A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-8","issued":{"date-parts":[["1996"]]},"title":"Effects of moderate heat stress on driver vigilance in a moving vehicle","type":"article-journal"},"uris":["http://www.mendeley.com/documents/?uuid=7c54f5bd-9900-4c23-8615-e3b38ea96a3c"]},{"id":"ITEM-9","itemData":{"DOI":"10.1016/j.jth.2018.04.005","ISSN":"22141405","abstract":"Previous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Health","id":"ITEM-9","issued":{"date-parts":[["2018"]]},"title":"Reversal of the road death trend in the U.S. in 2015–2016: An examination of the climate and economic hypotheses","type":"article-journal"},"uris":["http://www.mendeley.com/documents/?uuid=8ad5ba28-1117-4ecd-a049-7909319349c5"]},{"id":"ITEM-10","itemData":{"DOI":"10.1136/injuryprev-2017-042419","ISSN":"14755785","abstract":"In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Prevention","id":"ITEM-10","issued":{"date-parts":[["2018"]]},"title":"Climate change, weather and road deaths","type":"article-journal"},"uris":["http://www.mendeley.com/documents/?uuid=2805dd90-a6e0-4ea1-ad7e-03291693f0d1"]}],"mendeley":{"formattedCitation":"&lt;sup&gt;12–21&lt;/sup&gt;","plainTextFormattedCitation":"12–21","previouslyFormattedCitation":"&lt;sup&gt;12–21&lt;/sup&gt;"},"properties":{"noteIndex":0},"schema":"https://github.com/citation-style-language/schema/raw/master/csl-citation.json"}</w:instrText>
        </w:r>
        <w:r w:rsidR="006276CA">
          <w:fldChar w:fldCharType="separate"/>
        </w:r>
        <w:r w:rsidR="009C1C41" w:rsidRPr="009C1C41">
          <w:rPr>
            <w:noProof/>
            <w:vertAlign w:val="superscript"/>
          </w:rPr>
          <w:t>12–21</w:t>
        </w:r>
        <w:r w:rsidR="006276CA">
          <w:fldChar w:fldCharType="end"/>
        </w:r>
        <w:r w:rsidR="0098425A">
          <w:t xml:space="preserve"> </w:t>
        </w:r>
        <w:r w:rsidR="008A31A1">
          <w:rPr>
            <w:color w:val="000000" w:themeColor="text1"/>
          </w:rPr>
          <w:t>alcohol drinking,</w:t>
        </w:r>
        <w:r w:rsidR="0098425A" w:rsidRPr="00E85AFA">
          <w:fldChar w:fldCharType="begin" w:fldLock="1"/>
        </w:r>
        <w:r w:rsidR="005E4E88">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22&lt;/sup&gt;","plainTextFormattedCitation":"22","previouslyFormattedCitation":"&lt;sup&gt;22&lt;/sup&gt;"},"properties":{"noteIndex":0},"schema":"https://github.com/citation-style-language/schema/raw/master/csl-citation.json"}</w:instrText>
        </w:r>
        <w:r w:rsidR="0098425A" w:rsidRPr="00E85AFA">
          <w:fldChar w:fldCharType="separate"/>
        </w:r>
        <w:r w:rsidR="009C1C41" w:rsidRPr="009C1C41">
          <w:rPr>
            <w:noProof/>
            <w:vertAlign w:val="superscript"/>
          </w:rPr>
          <w:t>22</w:t>
        </w:r>
        <w:r w:rsidR="0098425A" w:rsidRPr="00E85AFA">
          <w:fldChar w:fldCharType="end"/>
        </w:r>
        <w:r w:rsidR="008A31A1">
          <w:rPr>
            <w:color w:val="000000" w:themeColor="text1"/>
          </w:rPr>
          <w:t xml:space="preserve"> </w:t>
        </w:r>
        <w:r w:rsidR="009C2E1F">
          <w:rPr>
            <w:color w:val="000000" w:themeColor="text1"/>
          </w:rPr>
          <w:t xml:space="preserve">and </w:t>
        </w:r>
        <w:r w:rsidR="006276CA">
          <w:rPr>
            <w:color w:val="000000" w:themeColor="text1"/>
          </w:rPr>
          <w:t>levels of anger</w:t>
        </w:r>
        <w:r w:rsidR="006276CA" w:rsidRPr="00E85AFA">
          <w:fldChar w:fldCharType="begin" w:fldLock="1"/>
        </w:r>
        <w:r w:rsidR="009C2E1F">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23–25&lt;/sup&gt;","plainTextFormattedCitation":"23–25","previouslyFormattedCitation":"&lt;sup&gt;23–25&lt;/sup&gt;"},"properties":{"noteIndex":0},"schema":"https://github.com/citation-style-language/schema/raw/master/csl-citation.json"}</w:instrText>
        </w:r>
        <w:r w:rsidR="006276CA" w:rsidRPr="00E85AFA">
          <w:fldChar w:fldCharType="separate"/>
        </w:r>
        <w:r w:rsidR="009C2E1F" w:rsidRPr="009C2E1F">
          <w:rPr>
            <w:noProof/>
            <w:vertAlign w:val="superscript"/>
          </w:rPr>
          <w:t>23–25</w:t>
        </w:r>
        <w:r w:rsidR="006276CA" w:rsidRPr="00E85AFA">
          <w:fldChar w:fldCharType="end"/>
        </w:r>
        <w:r w:rsidR="009C2E1F">
          <w:rPr>
            <w:color w:val="000000" w:themeColor="text1"/>
          </w:rPr>
          <w:t xml:space="preserve"> </w:t>
        </w:r>
        <w:r w:rsidR="00A93A5A" w:rsidRPr="00E85AFA">
          <w:rPr>
            <w:color w:val="000000" w:themeColor="text1"/>
          </w:rPr>
          <w:t>–</w:t>
        </w:r>
        <w:r w:rsidR="006C6402" w:rsidRPr="00E85AFA">
          <w:rPr>
            <w:color w:val="000000" w:themeColor="text1"/>
          </w:rPr>
          <w:t xml:space="preserve"> which motivates testing whether injury deaths are affected by temperature anomalies.</w:t>
        </w:r>
      </w:ins>
      <w:r w:rsidR="006C6402" w:rsidRPr="00E85AFA">
        <w:rPr>
          <w:color w:val="000000" w:themeColor="text1"/>
        </w:rPr>
        <w:t xml:space="preserve"> </w:t>
      </w:r>
      <w:r w:rsidR="0065196B" w:rsidRPr="00E85AFA">
        <w:rPr>
          <w:color w:val="000000" w:themeColor="text1"/>
        </w:rPr>
        <w:t xml:space="preserve">Our aim was to evaluate how deaths from various injuries </w:t>
      </w:r>
      <w:r w:rsidR="002358D5" w:rsidRPr="00E85AFA">
        <w:rPr>
          <w:color w:val="000000" w:themeColor="text1"/>
        </w:rPr>
        <w:t xml:space="preserve">in the USA </w:t>
      </w:r>
      <w:r w:rsidR="0065196B" w:rsidRPr="00E85AFA">
        <w:rPr>
          <w:color w:val="000000" w:themeColor="text1"/>
        </w:rPr>
        <w:t>may be affected by</w:t>
      </w:r>
      <w:r w:rsidR="00E2287D" w:rsidRPr="00E85AFA">
        <w:rPr>
          <w:color w:val="000000" w:themeColor="text1"/>
        </w:rPr>
        <w:t xml:space="preserve"> anomalously warm and temperatures that occur today and </w:t>
      </w:r>
      <w:r w:rsidR="00705D2B" w:rsidRPr="00E85AFA">
        <w:rPr>
          <w:color w:val="000000" w:themeColor="text1"/>
        </w:rPr>
        <w:t>are expected to</w:t>
      </w:r>
      <w:r w:rsidR="00E2287D" w:rsidRPr="00E85AFA">
        <w:rPr>
          <w:color w:val="000000" w:themeColor="text1"/>
        </w:rPr>
        <w:t xml:space="preserve"> become increasingly common</w:t>
      </w:r>
      <w:r w:rsidR="0065196B" w:rsidRPr="00E85AFA">
        <w:rPr>
          <w:color w:val="000000" w:themeColor="text1"/>
        </w:rPr>
        <w:t xml:space="preserve"> as a result of global climate change.</w:t>
      </w:r>
    </w:p>
    <w:p w14:paraId="04ECE5B7" w14:textId="4F7F874F" w:rsidR="007433BB" w:rsidRPr="00E85AFA" w:rsidRDefault="007433BB" w:rsidP="004C3F33">
      <w:pPr>
        <w:spacing w:line="480" w:lineRule="auto"/>
        <w:jc w:val="both"/>
        <w:rPr>
          <w:color w:val="000000" w:themeColor="text1"/>
        </w:rPr>
      </w:pPr>
    </w:p>
    <w:p w14:paraId="5A8040E6" w14:textId="1255C036" w:rsidR="007433BB" w:rsidRPr="00E85AFA" w:rsidRDefault="00705D2B" w:rsidP="007433BB">
      <w:pPr>
        <w:spacing w:line="480" w:lineRule="auto"/>
        <w:jc w:val="both"/>
        <w:rPr>
          <w:color w:val="000000" w:themeColor="text1"/>
        </w:rPr>
      </w:pPr>
      <w:r w:rsidRPr="00E85AFA">
        <w:rPr>
          <w:color w:val="000000" w:themeColor="text1"/>
        </w:rPr>
        <w:t>We used vital registration data on all injury deaths in the contiguous USA</w:t>
      </w:r>
      <w:r w:rsidRPr="00E85AFA">
        <w:t xml:space="preserve"> </w:t>
      </w:r>
      <w:r w:rsidRPr="00E85AFA">
        <w:rPr>
          <w:color w:val="000000" w:themeColor="text1"/>
        </w:rPr>
        <w:t xml:space="preserve">(i.e., excluding Alaska and Hawaii) from 1980 to </w:t>
      </w:r>
      <w:del w:id="35" w:author="Robbie Parks" w:date="2019-10-03T00:09:00Z">
        <w:r w:rsidRPr="004C3A2F">
          <w:rPr>
            <w:color w:val="000000" w:themeColor="text1"/>
          </w:rPr>
          <w:delText>2016</w:delText>
        </w:r>
      </w:del>
      <w:ins w:id="36" w:author="Robbie Parks" w:date="2019-10-03T00:09:00Z">
        <w:r w:rsidRPr="00E85AFA">
          <w:rPr>
            <w:color w:val="000000" w:themeColor="text1"/>
          </w:rPr>
          <w:t>201</w:t>
        </w:r>
        <w:r w:rsidR="00791CEB" w:rsidRPr="00E85AFA">
          <w:rPr>
            <w:color w:val="000000" w:themeColor="text1"/>
          </w:rPr>
          <w:t>7</w:t>
        </w:r>
      </w:ins>
      <w:r w:rsidRPr="00E85AFA">
        <w:rPr>
          <w:color w:val="000000" w:themeColor="text1"/>
        </w:rPr>
        <w:t xml:space="preserve">, with information on sex, age at death, underlying cause of death and county and state of residence. </w:t>
      </w:r>
      <w:r w:rsidR="007433BB" w:rsidRPr="00E85AFA">
        <w:rPr>
          <w:color w:val="000000" w:themeColor="text1"/>
        </w:rPr>
        <w:t xml:space="preserve">From 1980 to </w:t>
      </w:r>
      <w:del w:id="37" w:author="Robbie Parks" w:date="2019-10-03T00:09:00Z">
        <w:r w:rsidR="007433BB" w:rsidRPr="004C3A2F">
          <w:rPr>
            <w:color w:val="000000" w:themeColor="text1"/>
          </w:rPr>
          <w:delText>2016</w:delText>
        </w:r>
      </w:del>
      <w:ins w:id="38" w:author="Robbie Parks" w:date="2019-10-03T00:09:00Z">
        <w:r w:rsidR="007433BB" w:rsidRPr="00E85AFA">
          <w:rPr>
            <w:color w:val="000000" w:themeColor="text1"/>
          </w:rPr>
          <w:t>201</w:t>
        </w:r>
        <w:r w:rsidR="00791CEB" w:rsidRPr="00E85AFA">
          <w:rPr>
            <w:color w:val="000000" w:themeColor="text1"/>
          </w:rPr>
          <w:t>7</w:t>
        </w:r>
      </w:ins>
      <w:r w:rsidR="007433BB" w:rsidRPr="00E85AFA">
        <w:rPr>
          <w:color w:val="000000" w:themeColor="text1"/>
        </w:rPr>
        <w:t xml:space="preserve">, </w:t>
      </w:r>
      <w:r w:rsidR="005C12F7" w:rsidRPr="00924924">
        <w:rPr>
          <w:color w:val="000000" w:themeColor="text1"/>
          <w:lang w:val="en-US"/>
          <w:rPrChange w:id="39" w:author="Robbie Parks" w:date="2019-10-03T00:09:00Z">
            <w:rPr>
              <w:color w:val="000000" w:themeColor="text1"/>
            </w:rPr>
          </w:rPrChange>
        </w:rPr>
        <w:t>4,</w:t>
      </w:r>
      <w:del w:id="40" w:author="Robbie Parks" w:date="2019-10-03T00:09:00Z">
        <w:r w:rsidR="007433BB" w:rsidRPr="004C3A2F">
          <w:rPr>
            <w:color w:val="000000" w:themeColor="text1"/>
          </w:rPr>
          <w:delText>006,454</w:delText>
        </w:r>
      </w:del>
      <w:ins w:id="41" w:author="Robbie Parks" w:date="2019-10-03T00:09:00Z">
        <w:r w:rsidR="005C12F7" w:rsidRPr="001B3685">
          <w:rPr>
            <w:color w:val="000000" w:themeColor="text1"/>
            <w:lang w:val="en-US"/>
          </w:rPr>
          <w:t>145</w:t>
        </w:r>
        <w:r w:rsidR="005C12F7">
          <w:rPr>
            <w:color w:val="000000" w:themeColor="text1"/>
            <w:lang w:val="en-US"/>
          </w:rPr>
          <w:t>,</w:t>
        </w:r>
        <w:r w:rsidR="005C12F7" w:rsidRPr="001B3685">
          <w:rPr>
            <w:color w:val="000000" w:themeColor="text1"/>
            <w:lang w:val="en-US"/>
          </w:rPr>
          <w:t>963</w:t>
        </w:r>
      </w:ins>
      <w:r w:rsidR="005C12F7" w:rsidRPr="001B3685">
        <w:rPr>
          <w:color w:val="000000" w:themeColor="text1"/>
        </w:rPr>
        <w:t xml:space="preserve"> </w:t>
      </w:r>
      <w:r w:rsidR="007433BB" w:rsidRPr="00E85AFA">
        <w:rPr>
          <w:color w:val="000000" w:themeColor="text1"/>
        </w:rPr>
        <w:t xml:space="preserve">boys and men and </w:t>
      </w:r>
      <w:r w:rsidR="005C12F7" w:rsidRPr="00924924">
        <w:rPr>
          <w:color w:val="000000" w:themeColor="text1"/>
          <w:lang w:val="en-US"/>
          <w:rPrChange w:id="42" w:author="Robbie Parks" w:date="2019-10-03T00:09:00Z">
            <w:rPr>
              <w:color w:val="000000" w:themeColor="text1"/>
            </w:rPr>
          </w:rPrChange>
        </w:rPr>
        <w:t>1,</w:t>
      </w:r>
      <w:del w:id="43" w:author="Robbie Parks" w:date="2019-10-03T00:09:00Z">
        <w:r w:rsidR="007433BB" w:rsidRPr="004C3A2F">
          <w:rPr>
            <w:color w:val="000000" w:themeColor="text1"/>
          </w:rPr>
          <w:delText>757,862</w:delText>
        </w:r>
      </w:del>
      <w:ins w:id="44" w:author="Robbie Parks" w:date="2019-10-03T00:09:00Z">
        <w:r w:rsidR="005C12F7" w:rsidRPr="001B3685">
          <w:rPr>
            <w:color w:val="000000" w:themeColor="text1"/>
            <w:lang w:val="en-US"/>
          </w:rPr>
          <w:t>825</w:t>
        </w:r>
        <w:r w:rsidR="005C12F7">
          <w:rPr>
            <w:color w:val="000000" w:themeColor="text1"/>
            <w:lang w:val="en-US"/>
          </w:rPr>
          <w:t>,</w:t>
        </w:r>
        <w:r w:rsidR="005C12F7" w:rsidRPr="001B3685">
          <w:rPr>
            <w:color w:val="000000" w:themeColor="text1"/>
            <w:lang w:val="en-US"/>
          </w:rPr>
          <w:t>817</w:t>
        </w:r>
      </w:ins>
      <w:r w:rsidR="005C12F7" w:rsidRPr="001B3685">
        <w:rPr>
          <w:color w:val="000000" w:themeColor="text1"/>
        </w:rPr>
        <w:t xml:space="preserve"> </w:t>
      </w:r>
      <w:r w:rsidR="007433BB" w:rsidRPr="00E85AFA">
        <w:rPr>
          <w:color w:val="000000" w:themeColor="text1"/>
        </w:rPr>
        <w:t xml:space="preserve">girls and women died from an injury in the contiguous USA, accounting for </w:t>
      </w:r>
      <w:r w:rsidR="005C12F7">
        <w:rPr>
          <w:color w:val="000000" w:themeColor="text1"/>
        </w:rPr>
        <w:t>9.</w:t>
      </w:r>
      <w:del w:id="45" w:author="Robbie Parks" w:date="2019-10-03T00:09:00Z">
        <w:r w:rsidR="007433BB" w:rsidRPr="004C3A2F">
          <w:rPr>
            <w:color w:val="000000" w:themeColor="text1"/>
          </w:rPr>
          <w:delText>2</w:delText>
        </w:r>
      </w:del>
      <w:ins w:id="46" w:author="Robbie Parks" w:date="2019-10-03T00:09:00Z">
        <w:r w:rsidR="005C12F7">
          <w:rPr>
            <w:color w:val="000000" w:themeColor="text1"/>
          </w:rPr>
          <w:t>3</w:t>
        </w:r>
      </w:ins>
      <w:r w:rsidR="007433BB" w:rsidRPr="00E85AFA">
        <w:rPr>
          <w:color w:val="000000" w:themeColor="text1"/>
        </w:rPr>
        <w:t xml:space="preserve">% and </w:t>
      </w:r>
      <w:r w:rsidR="005C12F7">
        <w:rPr>
          <w:color w:val="000000" w:themeColor="text1"/>
        </w:rPr>
        <w:t>4.2</w:t>
      </w:r>
      <w:r w:rsidR="007433BB" w:rsidRPr="00E85AFA">
        <w:rPr>
          <w:color w:val="000000" w:themeColor="text1"/>
        </w:rPr>
        <w:t xml:space="preserve">% of all male and female deaths respectively. </w:t>
      </w:r>
      <w:r w:rsidR="005C12F7">
        <w:rPr>
          <w:color w:val="000000" w:themeColor="text1"/>
        </w:rPr>
        <w:t>95.</w:t>
      </w:r>
      <w:del w:id="47" w:author="Robbie Parks" w:date="2019-10-03T00:09:00Z">
        <w:r w:rsidR="007433BB" w:rsidRPr="004C3A2F">
          <w:rPr>
            <w:color w:val="000000" w:themeColor="text1"/>
          </w:rPr>
          <w:delText>6</w:delText>
        </w:r>
      </w:del>
      <w:ins w:id="48" w:author="Robbie Parks" w:date="2019-10-03T00:09:00Z">
        <w:r w:rsidR="005C12F7">
          <w:rPr>
            <w:color w:val="000000" w:themeColor="text1"/>
          </w:rPr>
          <w:t>7</w:t>
        </w:r>
      </w:ins>
      <w:r w:rsidR="007433BB" w:rsidRPr="00E85AFA">
        <w:rPr>
          <w:color w:val="000000" w:themeColor="text1"/>
        </w:rPr>
        <w:t xml:space="preserve">% of male injury deaths and </w:t>
      </w:r>
      <w:del w:id="49" w:author="Robbie Parks" w:date="2019-10-03T00:09:00Z">
        <w:r w:rsidR="007433BB" w:rsidRPr="004C3A2F">
          <w:rPr>
            <w:color w:val="000000" w:themeColor="text1"/>
          </w:rPr>
          <w:delText>93.9</w:delText>
        </w:r>
      </w:del>
      <w:ins w:id="50" w:author="Robbie Parks" w:date="2019-10-03T00:09:00Z">
        <w:r w:rsidR="005C12F7">
          <w:rPr>
            <w:color w:val="000000" w:themeColor="text1"/>
          </w:rPr>
          <w:t>94</w:t>
        </w:r>
      </w:ins>
      <w:r w:rsidR="007433BB" w:rsidRPr="00E85AFA">
        <w:rPr>
          <w:color w:val="000000" w:themeColor="text1"/>
        </w:rPr>
        <w:t>% of female injury deaths were in those aged 15 years and older, and over half (</w:t>
      </w:r>
      <w:r w:rsidR="005C12F7">
        <w:rPr>
          <w:color w:val="000000" w:themeColor="text1"/>
        </w:rPr>
        <w:t>52</w:t>
      </w:r>
      <w:r w:rsidR="005C12F7" w:rsidRPr="00E85AFA">
        <w:rPr>
          <w:color w:val="000000" w:themeColor="text1"/>
        </w:rPr>
        <w:t>.</w:t>
      </w:r>
      <w:del w:id="51" w:author="Robbie Parks" w:date="2019-10-03T00:09:00Z">
        <w:r w:rsidR="007433BB" w:rsidRPr="004C3A2F">
          <w:rPr>
            <w:color w:val="000000" w:themeColor="text1"/>
          </w:rPr>
          <w:delText>6</w:delText>
        </w:r>
      </w:del>
      <w:ins w:id="52" w:author="Robbie Parks" w:date="2019-10-03T00:09:00Z">
        <w:r w:rsidR="005C12F7">
          <w:rPr>
            <w:color w:val="000000" w:themeColor="text1"/>
          </w:rPr>
          <w:t>3</w:t>
        </w:r>
      </w:ins>
      <w:r w:rsidR="007433BB" w:rsidRPr="00E85AFA">
        <w:rPr>
          <w:color w:val="000000" w:themeColor="text1"/>
        </w:rPr>
        <w:t xml:space="preserve">%) of male injury deaths were in those aged 15-44 years (Figure </w:t>
      </w:r>
      <w:r w:rsidRPr="00E85AFA">
        <w:rPr>
          <w:color w:val="000000" w:themeColor="text1"/>
        </w:rPr>
        <w:t>1</w:t>
      </w:r>
      <w:r w:rsidR="007433BB" w:rsidRPr="00E85AFA">
        <w:rPr>
          <w:color w:val="000000" w:themeColor="text1"/>
        </w:rPr>
        <w:t>). In contrast with males, there was less of an age gradient in females after 15 years of age.</w:t>
      </w:r>
    </w:p>
    <w:p w14:paraId="4A0573B8" w14:textId="77777777" w:rsidR="00705D2B" w:rsidRPr="00E85AFA" w:rsidRDefault="00705D2B" w:rsidP="007433BB">
      <w:pPr>
        <w:spacing w:line="480" w:lineRule="auto"/>
        <w:jc w:val="both"/>
        <w:rPr>
          <w:color w:val="000000" w:themeColor="text1"/>
        </w:rPr>
      </w:pPr>
    </w:p>
    <w:p w14:paraId="0546A507" w14:textId="012E210F" w:rsidR="007433BB" w:rsidRPr="00E85AFA" w:rsidRDefault="007433BB" w:rsidP="00705D2B">
      <w:pPr>
        <w:spacing w:line="480" w:lineRule="auto"/>
        <w:jc w:val="both"/>
      </w:pPr>
      <w:r w:rsidRPr="00E85AFA">
        <w:rPr>
          <w:color w:val="000000" w:themeColor="text1"/>
        </w:rPr>
        <w:t xml:space="preserve">Injuries from transport, falls, drownings, assault, and suicide accounted for </w:t>
      </w:r>
      <w:del w:id="53" w:author="Robbie Parks" w:date="2019-10-03T00:09:00Z">
        <w:r w:rsidRPr="004C3A2F">
          <w:rPr>
            <w:color w:val="000000" w:themeColor="text1"/>
          </w:rPr>
          <w:delText>79.0</w:delText>
        </w:r>
      </w:del>
      <w:ins w:id="54" w:author="Robbie Parks" w:date="2019-10-03T00:09:00Z">
        <w:r w:rsidR="00D8492E">
          <w:rPr>
            <w:color w:val="000000" w:themeColor="text1"/>
          </w:rPr>
          <w:t>78</w:t>
        </w:r>
        <w:r w:rsidRPr="00E85AFA">
          <w:rPr>
            <w:color w:val="000000" w:themeColor="text1"/>
          </w:rPr>
          <w:t>.</w:t>
        </w:r>
        <w:r w:rsidR="00D8492E">
          <w:rPr>
            <w:color w:val="000000" w:themeColor="text1"/>
          </w:rPr>
          <w:t>6</w:t>
        </w:r>
      </w:ins>
      <w:r w:rsidRPr="00E85AFA">
        <w:rPr>
          <w:color w:val="000000" w:themeColor="text1"/>
        </w:rPr>
        <w:t xml:space="preserve">% of injury deaths in males and </w:t>
      </w:r>
      <w:del w:id="55" w:author="Robbie Parks" w:date="2019-10-03T00:09:00Z">
        <w:r w:rsidRPr="004C3A2F">
          <w:rPr>
            <w:color w:val="000000" w:themeColor="text1"/>
          </w:rPr>
          <w:delText>72.1</w:delText>
        </w:r>
      </w:del>
      <w:ins w:id="56" w:author="Robbie Parks" w:date="2019-10-03T00:09:00Z">
        <w:r w:rsidR="001862B0">
          <w:rPr>
            <w:color w:val="000000" w:themeColor="text1"/>
          </w:rPr>
          <w:t>71</w:t>
        </w:r>
        <w:r w:rsidRPr="00E85AFA">
          <w:rPr>
            <w:color w:val="000000" w:themeColor="text1"/>
          </w:rPr>
          <w:t>.</w:t>
        </w:r>
        <w:r w:rsidR="001862B0">
          <w:rPr>
            <w:color w:val="000000" w:themeColor="text1"/>
          </w:rPr>
          <w:t>8</w:t>
        </w:r>
      </w:ins>
      <w:r w:rsidRPr="00E85AFA">
        <w:rPr>
          <w:color w:val="000000" w:themeColor="text1"/>
        </w:rPr>
        <w:t xml:space="preserve">% in females. The remainder were from a heterogeneous group of “other </w:t>
      </w:r>
      <w:del w:id="57" w:author="Robbie Parks" w:date="2019-10-03T00:09:00Z">
        <w:r w:rsidRPr="004C3A2F">
          <w:rPr>
            <w:color w:val="000000" w:themeColor="text1"/>
          </w:rPr>
          <w:delText xml:space="preserve">unintentional </w:delText>
        </w:r>
      </w:del>
      <w:r w:rsidRPr="00E85AFA">
        <w:rPr>
          <w:color w:val="000000" w:themeColor="text1"/>
        </w:rPr>
        <w:t xml:space="preserve">injuries” (Figure </w:t>
      </w:r>
      <w:r w:rsidR="00705D2B" w:rsidRPr="00E85AFA">
        <w:rPr>
          <w:color w:val="000000" w:themeColor="text1"/>
        </w:rPr>
        <w:t>1</w:t>
      </w:r>
      <w:r w:rsidRPr="00E85AFA">
        <w:rPr>
          <w:color w:val="000000" w:themeColor="text1"/>
        </w:rPr>
        <w:t xml:space="preserve">), within which </w:t>
      </w:r>
      <w:r w:rsidRPr="00E85AFA">
        <w:t xml:space="preserve">the </w:t>
      </w:r>
      <w:del w:id="58" w:author="Robbie Parks" w:date="2019-10-03T00:09:00Z">
        <w:r w:rsidRPr="004C3A2F">
          <w:delText>type</w:delText>
        </w:r>
      </w:del>
      <w:ins w:id="59" w:author="Robbie Parks" w:date="2019-10-03T00:09:00Z">
        <w:r w:rsidR="00D814E1">
          <w:t>composition</w:t>
        </w:r>
      </w:ins>
      <w:r w:rsidR="00D814E1" w:rsidRPr="00E85AFA">
        <w:t xml:space="preserve"> </w:t>
      </w:r>
      <w:r w:rsidRPr="00E85AFA">
        <w:t xml:space="preserve">of </w:t>
      </w:r>
      <w:del w:id="60" w:author="Robbie Parks" w:date="2019-10-03T00:09:00Z">
        <w:r w:rsidRPr="004C3A2F">
          <w:delText>injury</w:delText>
        </w:r>
      </w:del>
      <w:ins w:id="61" w:author="Robbie Parks" w:date="2019-10-03T00:09:00Z">
        <w:r w:rsidR="00D814E1" w:rsidRPr="00E85AFA">
          <w:t>injur</w:t>
        </w:r>
        <w:r w:rsidR="00D814E1">
          <w:t>ies</w:t>
        </w:r>
      </w:ins>
      <w:r w:rsidR="00D814E1" w:rsidRPr="00E85AFA">
        <w:t xml:space="preserve"> </w:t>
      </w:r>
      <w:r w:rsidRPr="00E85AFA">
        <w:t xml:space="preserve">that led to death varied by sex and age group. Transport was the leading injury cause of death in women younger than 75 years and men younger than 35 years. Between 35 and 74 years of age, more men died of suicide than any other injury. Above 75 years of age, falls were the largest cause of death in both men and women.  </w:t>
      </w:r>
    </w:p>
    <w:p w14:paraId="0DB3C8A7" w14:textId="77777777" w:rsidR="00705D2B" w:rsidRPr="00E85AFA" w:rsidRDefault="00705D2B" w:rsidP="00705D2B">
      <w:pPr>
        <w:spacing w:line="480" w:lineRule="auto"/>
        <w:jc w:val="both"/>
      </w:pPr>
    </w:p>
    <w:p w14:paraId="0235BF7C" w14:textId="2A2BA819" w:rsidR="007433BB" w:rsidRPr="00E85AFA" w:rsidRDefault="007433BB" w:rsidP="00705D2B">
      <w:pPr>
        <w:spacing w:line="480" w:lineRule="auto"/>
        <w:jc w:val="both"/>
      </w:pPr>
      <w:r w:rsidRPr="00E85AFA">
        <w:lastRenderedPageBreak/>
        <w:t>There was a decline in age-standardi</w:t>
      </w:r>
      <w:r w:rsidR="0075565E" w:rsidRPr="00E85AFA">
        <w:t>s</w:t>
      </w:r>
      <w:r w:rsidRPr="00E85AFA">
        <w:t xml:space="preserve">ed death rates of three out of five major injuries (transport, drownings and assault) from 1980 to </w:t>
      </w:r>
      <w:del w:id="62" w:author="Robbie Parks" w:date="2019-10-03T00:09:00Z">
        <w:r w:rsidRPr="004C3A2F">
          <w:delText>2016</w:delText>
        </w:r>
      </w:del>
      <w:ins w:id="63" w:author="Robbie Parks" w:date="2019-10-03T00:09:00Z">
        <w:r w:rsidRPr="00E85AFA">
          <w:t>201</w:t>
        </w:r>
        <w:r w:rsidR="005E7880" w:rsidRPr="00E85AFA">
          <w:t>7</w:t>
        </w:r>
      </w:ins>
      <w:r w:rsidRPr="00E85AFA">
        <w:t xml:space="preserve">, although assault deaths have </w:t>
      </w:r>
      <w:del w:id="64" w:author="Robbie Parks" w:date="2019-10-03T00:09:00Z">
        <w:r w:rsidRPr="004C3A2F">
          <w:delText xml:space="preserve">shown a recent increase </w:delText>
        </w:r>
      </w:del>
      <w:ins w:id="65" w:author="Robbie Parks" w:date="2019-10-03T00:09:00Z">
        <w:r w:rsidR="00D814E1">
          <w:t>more</w:t>
        </w:r>
        <w:r w:rsidRPr="00E85AFA">
          <w:t xml:space="preserve"> recent</w:t>
        </w:r>
        <w:r w:rsidR="00D814E1">
          <w:t>ly</w:t>
        </w:r>
        <w:r w:rsidRPr="00E85AFA">
          <w:t xml:space="preserve"> </w:t>
        </w:r>
        <w:r w:rsidR="00D814E1">
          <w:t>(</w:t>
        </w:r>
      </w:ins>
      <w:r w:rsidRPr="00E85AFA">
        <w:t>since 2014</w:t>
      </w:r>
      <w:ins w:id="66" w:author="Robbie Parks" w:date="2019-10-03T00:09:00Z">
        <w:r w:rsidR="00D814E1">
          <w:t xml:space="preserve">) </w:t>
        </w:r>
        <w:r w:rsidR="00D814E1" w:rsidRPr="00E85AFA">
          <w:t>increase</w:t>
        </w:r>
        <w:r w:rsidR="00D814E1">
          <w:t>d</w:t>
        </w:r>
      </w:ins>
      <w:r w:rsidRPr="00E85AFA">
        <w:t xml:space="preserve"> (Figure </w:t>
      </w:r>
      <w:r w:rsidR="00705D2B" w:rsidRPr="00E85AFA">
        <w:t>2</w:t>
      </w:r>
      <w:r w:rsidRPr="00E85AFA">
        <w:t>). In contrast, age-standardi</w:t>
      </w:r>
      <w:r w:rsidR="0075565E" w:rsidRPr="00E85AFA">
        <w:t>s</w:t>
      </w:r>
      <w:r w:rsidRPr="00E85AFA">
        <w:t xml:space="preserve">ed death rates from falls increased over time while those from suicide initially decreased followed by an increase to surpass 1980 levels. The largest overall decline over time was for transport deaths in both sexes and for deaths from drownings in men, which declined by over 50% from 1980 to </w:t>
      </w:r>
      <w:del w:id="67" w:author="Robbie Parks" w:date="2019-10-03T00:09:00Z">
        <w:r w:rsidRPr="004C3A2F">
          <w:delText>2016</w:delText>
        </w:r>
      </w:del>
      <w:ins w:id="68" w:author="Robbie Parks" w:date="2019-10-03T00:09:00Z">
        <w:r w:rsidRPr="00E85AFA">
          <w:t>201</w:t>
        </w:r>
        <w:r w:rsidR="005E7880" w:rsidRPr="00E85AFA">
          <w:t>7</w:t>
        </w:r>
      </w:ins>
      <w:r w:rsidRPr="00E85AFA">
        <w:t>. Age-standardi</w:t>
      </w:r>
      <w:r w:rsidR="0075565E" w:rsidRPr="00E85AFA">
        <w:t>s</w:t>
      </w:r>
      <w:r w:rsidRPr="00E85AFA">
        <w:t>ed death rates for transport injuries and drownings peaked in summer months but deaths from other major injuries did not have clear seasonal patterns.</w:t>
      </w:r>
    </w:p>
    <w:p w14:paraId="2728A83B" w14:textId="77777777" w:rsidR="00705D2B" w:rsidRPr="00E85AFA" w:rsidRDefault="00705D2B" w:rsidP="00705D2B">
      <w:pPr>
        <w:spacing w:line="480" w:lineRule="auto"/>
        <w:jc w:val="both"/>
      </w:pPr>
    </w:p>
    <w:p w14:paraId="62FFA587" w14:textId="7093F86B" w:rsidR="007433BB" w:rsidRPr="00E85AFA" w:rsidRDefault="002E5F11" w:rsidP="00705D2B">
      <w:pPr>
        <w:spacing w:line="480" w:lineRule="auto"/>
        <w:jc w:val="both"/>
      </w:pPr>
      <w:r w:rsidRPr="00E85AFA">
        <w:rPr>
          <w:color w:val="000000" w:themeColor="text1"/>
        </w:rPr>
        <w:t xml:space="preserve">We defined a measure of anomalous temperature for each </w:t>
      </w:r>
      <w:del w:id="69" w:author="Robbie Parks" w:date="2019-10-03T00:09:00Z">
        <w:r w:rsidRPr="004C3A2F">
          <w:rPr>
            <w:color w:val="000000" w:themeColor="text1"/>
          </w:rPr>
          <w:delText>state</w:delText>
        </w:r>
      </w:del>
      <w:ins w:id="70" w:author="Robbie Parks" w:date="2019-10-03T00:09:00Z">
        <w:r w:rsidR="001508C3" w:rsidRPr="00E85AFA">
          <w:rPr>
            <w:color w:val="000000" w:themeColor="text1"/>
          </w:rPr>
          <w:t>county</w:t>
        </w:r>
      </w:ins>
      <w:r w:rsidRPr="00E85AFA">
        <w:rPr>
          <w:color w:val="000000" w:themeColor="text1"/>
        </w:rPr>
        <w:t xml:space="preserve"> and month</w:t>
      </w:r>
      <w:del w:id="71" w:author="Robbie Parks" w:date="2019-10-03T00:09:00Z">
        <w:r w:rsidRPr="004C3A2F">
          <w:rPr>
            <w:color w:val="000000" w:themeColor="text1"/>
          </w:rPr>
          <w:delText xml:space="preserve"> relative to</w:delText>
        </w:r>
        <w:r w:rsidRPr="004C3A2F">
          <w:delText xml:space="preserve"> long-term norm </w:delText>
        </w:r>
      </w:del>
      <w:ins w:id="72" w:author="Robbie Parks" w:date="2019-10-03T00:09:00Z">
        <w:r w:rsidR="005E282E" w:rsidRPr="00E85AFA">
          <w:rPr>
            <w:color w:val="000000" w:themeColor="text1"/>
          </w:rPr>
          <w:t xml:space="preserve">, which represents the deviation from the </w:t>
        </w:r>
        <w:r w:rsidR="00021F45">
          <w:rPr>
            <w:color w:val="000000" w:themeColor="text1"/>
          </w:rPr>
          <w:t xml:space="preserve">county’s </w:t>
        </w:r>
        <w:r w:rsidR="005E282E" w:rsidRPr="00E85AFA">
          <w:rPr>
            <w:color w:val="000000" w:themeColor="text1"/>
          </w:rPr>
          <w:t xml:space="preserve">average </w:t>
        </w:r>
      </w:ins>
      <w:r w:rsidRPr="00E85AFA">
        <w:t xml:space="preserve">temperature </w:t>
      </w:r>
      <w:del w:id="73" w:author="Robbie Parks" w:date="2019-10-03T00:09:00Z">
        <w:r w:rsidRPr="004C3A2F">
          <w:delText xml:space="preserve">of the state </w:delText>
        </w:r>
      </w:del>
      <w:r w:rsidRPr="00E85AFA">
        <w:t>in that month</w:t>
      </w:r>
      <w:r w:rsidR="005E282E" w:rsidRPr="00924924">
        <w:rPr>
          <w:color w:val="000000" w:themeColor="text1"/>
          <w:rPrChange w:id="74" w:author="Robbie Parks" w:date="2019-10-03T00:09:00Z">
            <w:rPr/>
          </w:rPrChange>
        </w:rPr>
        <w:t xml:space="preserve"> </w:t>
      </w:r>
      <w:del w:id="75" w:author="Robbie Parks" w:date="2019-10-03T00:09:00Z">
        <w:r w:rsidRPr="004C3A2F">
          <w:delText>(</w:delText>
        </w:r>
      </w:del>
      <w:ins w:id="76" w:author="Robbie Parks" w:date="2019-10-03T00:09:00Z">
        <w:r w:rsidR="005E282E" w:rsidRPr="00E85AFA">
          <w:rPr>
            <w:color w:val="000000" w:themeColor="text1"/>
          </w:rPr>
          <w:t xml:space="preserve">over </w:t>
        </w:r>
        <w:r w:rsidR="00867A0C" w:rsidRPr="00E85AFA">
          <w:rPr>
            <w:color w:val="000000" w:themeColor="text1"/>
          </w:rPr>
          <w:t>the entire analysis period</w:t>
        </w:r>
        <w:r w:rsidRPr="00E85AFA">
          <w:t xml:space="preserve"> (</w:t>
        </w:r>
        <w:r w:rsidR="00FA2DA0">
          <w:t xml:space="preserve">Supplementary </w:t>
        </w:r>
      </w:ins>
      <w:r w:rsidRPr="00E85AFA">
        <w:t xml:space="preserve">Figure </w:t>
      </w:r>
      <w:del w:id="77" w:author="Robbie Parks" w:date="2019-10-03T00:09:00Z">
        <w:r w:rsidRPr="004C3A2F">
          <w:delText>3)</w:delText>
        </w:r>
        <w:r w:rsidRPr="004C3A2F">
          <w:rPr>
            <w:color w:val="000000" w:themeColor="text1"/>
          </w:rPr>
          <w:delText>.</w:delText>
        </w:r>
      </w:del>
      <w:ins w:id="78" w:author="Robbie Parks" w:date="2019-10-03T00:09:00Z">
        <w:r w:rsidR="00FA2DA0">
          <w:t>1</w:t>
        </w:r>
        <w:r w:rsidRPr="00E85AFA">
          <w:t>)</w:t>
        </w:r>
        <w:r w:rsidRPr="00E85AFA">
          <w:rPr>
            <w:color w:val="000000" w:themeColor="text1"/>
          </w:rPr>
          <w:t xml:space="preserve">. </w:t>
        </w:r>
        <w:r w:rsidR="005E282E" w:rsidRPr="00E85AFA">
          <w:rPr>
            <w:color w:val="000000" w:themeColor="text1"/>
          </w:rPr>
          <w:t>County-level anomalies were aggregated to state level with use of population weights.</w:t>
        </w:r>
      </w:ins>
      <w:r w:rsidR="005E282E" w:rsidRPr="00E85AFA">
        <w:rPr>
          <w:color w:val="000000" w:themeColor="text1"/>
        </w:rPr>
        <w:t xml:space="preserve"> </w:t>
      </w:r>
      <w:r w:rsidR="007433BB" w:rsidRPr="00E85AFA">
        <w:rPr>
          <w:color w:val="000000" w:themeColor="text1"/>
        </w:rPr>
        <w:t>Average size of anomaly over the study period (1980-</w:t>
      </w:r>
      <w:del w:id="79" w:author="Robbie Parks" w:date="2019-10-03T00:09:00Z">
        <w:r w:rsidR="007433BB" w:rsidRPr="004C3A2F">
          <w:rPr>
            <w:color w:val="000000" w:themeColor="text1"/>
          </w:rPr>
          <w:delText>2016</w:delText>
        </w:r>
      </w:del>
      <w:ins w:id="80" w:author="Robbie Parks" w:date="2019-10-03T00:09:00Z">
        <w:r w:rsidR="007433BB" w:rsidRPr="00E85AFA">
          <w:rPr>
            <w:color w:val="000000" w:themeColor="text1"/>
          </w:rPr>
          <w:t>201</w:t>
        </w:r>
        <w:r w:rsidR="005E7880" w:rsidRPr="00E85AFA">
          <w:rPr>
            <w:color w:val="000000" w:themeColor="text1"/>
          </w:rPr>
          <w:t>7</w:t>
        </w:r>
      </w:ins>
      <w:r w:rsidR="007433BB" w:rsidRPr="00E85AFA">
        <w:rPr>
          <w:color w:val="000000" w:themeColor="text1"/>
        </w:rPr>
        <w:t xml:space="preserve">), a measure of how variable temperatures are around their </w:t>
      </w:r>
      <w:del w:id="81" w:author="Robbie Parks" w:date="2019-10-03T00:09:00Z">
        <w:r w:rsidR="007433BB" w:rsidRPr="004C3A2F">
          <w:rPr>
            <w:color w:val="000000" w:themeColor="text1"/>
          </w:rPr>
          <w:delText xml:space="preserve">central </w:delText>
        </w:r>
      </w:del>
      <w:r w:rsidR="007433BB" w:rsidRPr="00E85AFA">
        <w:rPr>
          <w:color w:val="000000" w:themeColor="text1"/>
        </w:rPr>
        <w:t xml:space="preserve">state-month long-term </w:t>
      </w:r>
      <w:del w:id="82" w:author="Robbie Parks" w:date="2019-10-03T00:09:00Z">
        <w:r w:rsidR="007433BB" w:rsidRPr="004C3A2F">
          <w:rPr>
            <w:color w:val="000000" w:themeColor="text1"/>
          </w:rPr>
          <w:delText>norm</w:delText>
        </w:r>
      </w:del>
      <w:ins w:id="83" w:author="Robbie Parks" w:date="2019-10-03T00:09:00Z">
        <w:r w:rsidR="005E282E" w:rsidRPr="00E85AFA">
          <w:rPr>
            <w:color w:val="000000" w:themeColor="text1"/>
          </w:rPr>
          <w:t>average</w:t>
        </w:r>
      </w:ins>
      <w:r w:rsidR="007433BB" w:rsidRPr="00E85AFA">
        <w:rPr>
          <w:color w:val="000000" w:themeColor="text1"/>
        </w:rPr>
        <w:t>, ranged from 0.</w:t>
      </w:r>
      <w:r w:rsidR="00FE42E8">
        <w:rPr>
          <w:color w:val="000000" w:themeColor="text1"/>
        </w:rPr>
        <w:t>4</w:t>
      </w:r>
      <w:r w:rsidR="007433BB" w:rsidRPr="00E85AFA">
        <w:rPr>
          <w:bCs/>
          <w:color w:val="000000" w:themeColor="text1"/>
        </w:rPr>
        <w:t>°C</w:t>
      </w:r>
      <w:r w:rsidR="007433BB" w:rsidRPr="00E85AFA">
        <w:rPr>
          <w:color w:val="000000" w:themeColor="text1"/>
        </w:rPr>
        <w:t xml:space="preserve"> for Florida in September, to </w:t>
      </w:r>
      <w:r w:rsidR="007565E7">
        <w:rPr>
          <w:color w:val="000000" w:themeColor="text1"/>
        </w:rPr>
        <w:t>3.4</w:t>
      </w:r>
      <w:r w:rsidR="007433BB" w:rsidRPr="00E85AFA">
        <w:rPr>
          <w:bCs/>
          <w:color w:val="000000" w:themeColor="text1"/>
        </w:rPr>
        <w:t>°C</w:t>
      </w:r>
      <w:r w:rsidR="007433BB" w:rsidRPr="00E85AFA">
        <w:rPr>
          <w:color w:val="000000" w:themeColor="text1"/>
        </w:rPr>
        <w:t xml:space="preserve"> for North Dakota in February (Figure </w:t>
      </w:r>
      <w:del w:id="84" w:author="Robbie Parks" w:date="2019-10-03T00:09:00Z">
        <w:r w:rsidR="00AB531F" w:rsidRPr="004C3A2F">
          <w:rPr>
            <w:color w:val="000000" w:themeColor="text1"/>
          </w:rPr>
          <w:delText>4</w:delText>
        </w:r>
      </w:del>
      <w:ins w:id="85" w:author="Robbie Parks" w:date="2019-10-03T00:09:00Z">
        <w:r w:rsidR="006114C7">
          <w:rPr>
            <w:color w:val="000000" w:themeColor="text1"/>
          </w:rPr>
          <w:t>3</w:t>
        </w:r>
      </w:ins>
      <w:r w:rsidR="007433BB" w:rsidRPr="00E85AFA">
        <w:rPr>
          <w:color w:val="000000" w:themeColor="text1"/>
        </w:rPr>
        <w:t xml:space="preserve">). The average size of anomaly had a median value of </w:t>
      </w:r>
      <w:r w:rsidR="00A72B90">
        <w:rPr>
          <w:color w:val="000000" w:themeColor="text1"/>
        </w:rPr>
        <w:t>1</w:t>
      </w:r>
      <w:r w:rsidR="007433BB" w:rsidRPr="00E85AFA">
        <w:rPr>
          <w:color w:val="000000" w:themeColor="text1"/>
        </w:rPr>
        <w:t>.</w:t>
      </w:r>
      <w:r w:rsidR="00A72B90">
        <w:rPr>
          <w:color w:val="000000" w:themeColor="text1"/>
        </w:rPr>
        <w:t>2</w:t>
      </w:r>
      <w:r w:rsidR="007433BB" w:rsidRPr="00E85AFA">
        <w:rPr>
          <w:bCs/>
          <w:color w:val="000000" w:themeColor="text1"/>
        </w:rPr>
        <w:t>°C across all states and months</w:t>
      </w:r>
      <w:del w:id="86" w:author="Robbie Parks" w:date="2019-10-03T00:09:00Z">
        <w:r w:rsidR="007433BB" w:rsidRPr="004C3A2F">
          <w:rPr>
            <w:bCs/>
            <w:color w:val="000000" w:themeColor="text1"/>
          </w:rPr>
          <w:delText xml:space="preserve">, with 27% less than 1°C and 90% less than </w:delText>
        </w:r>
        <w:r w:rsidR="007433BB" w:rsidRPr="004C3A2F">
          <w:rPr>
            <w:color w:val="000000" w:themeColor="text1"/>
          </w:rPr>
          <w:delText>2</w:delText>
        </w:r>
        <w:r w:rsidR="007433BB" w:rsidRPr="004C3A2F">
          <w:rPr>
            <w:bCs/>
            <w:color w:val="000000" w:themeColor="text1"/>
          </w:rPr>
          <w:delText>°C</w:delText>
        </w:r>
      </w:del>
      <w:r w:rsidR="007433BB" w:rsidRPr="00E85AFA">
        <w:rPr>
          <w:bCs/>
          <w:color w:val="000000" w:themeColor="text1"/>
        </w:rPr>
        <w:t xml:space="preserve"> (Figure </w:t>
      </w:r>
      <w:del w:id="87" w:author="Robbie Parks" w:date="2019-10-03T00:09:00Z">
        <w:r w:rsidR="00AB531F" w:rsidRPr="004C3A2F">
          <w:rPr>
            <w:bCs/>
            <w:color w:val="000000" w:themeColor="text1"/>
          </w:rPr>
          <w:delText>4</w:delText>
        </w:r>
      </w:del>
      <w:ins w:id="88" w:author="Robbie Parks" w:date="2019-10-03T00:09:00Z">
        <w:r w:rsidR="006114C7">
          <w:rPr>
            <w:bCs/>
            <w:color w:val="000000" w:themeColor="text1"/>
          </w:rPr>
          <w:t>3</w:t>
        </w:r>
      </w:ins>
      <w:r w:rsidR="007433BB" w:rsidRPr="00E85AFA">
        <w:rPr>
          <w:bCs/>
          <w:color w:val="000000" w:themeColor="text1"/>
        </w:rPr>
        <w:t>)</w:t>
      </w:r>
      <w:r w:rsidR="007433BB" w:rsidRPr="00E85AFA">
        <w:rPr>
          <w:color w:val="000000" w:themeColor="text1"/>
        </w:rPr>
        <w:t>. Temperature anomalies were largest in January and December and smallest in August and September. They were larger in northern and central states than in southern and coastal ones.</w:t>
      </w:r>
    </w:p>
    <w:p w14:paraId="7003C71E" w14:textId="77777777" w:rsidR="002E5F11" w:rsidRPr="00E85AFA" w:rsidRDefault="002E5F11" w:rsidP="002E5F11">
      <w:pPr>
        <w:spacing w:line="480" w:lineRule="auto"/>
        <w:jc w:val="both"/>
      </w:pPr>
    </w:p>
    <w:p w14:paraId="047E0FB4" w14:textId="279AB79A" w:rsidR="007433BB" w:rsidRPr="00E85AFA" w:rsidRDefault="007433BB" w:rsidP="002E5F11">
      <w:pPr>
        <w:spacing w:line="480" w:lineRule="auto"/>
        <w:jc w:val="both"/>
      </w:pPr>
      <w:del w:id="89" w:author="Robbie Parks" w:date="2019-10-03T00:09:00Z">
        <w:r w:rsidRPr="004C3A2F">
          <w:delText>We</w:delText>
        </w:r>
      </w:del>
      <w:ins w:id="90" w:author="Robbie Parks" w:date="2019-10-03T00:09:00Z">
        <w:r w:rsidR="00AD4FF6" w:rsidRPr="00E85AFA">
          <w:rPr>
            <w:color w:val="000000" w:themeColor="text1"/>
          </w:rPr>
          <w:t>We analysed the association of monthly injury death rates with anomalous temperature using a Bayesian spatio-temporal model</w:t>
        </w:r>
        <w:r w:rsidR="00367BD4" w:rsidRPr="00E85AFA">
          <w:rPr>
            <w:color w:val="000000" w:themeColor="text1"/>
          </w:rPr>
          <w:t>, described in detail in Methods</w:t>
        </w:r>
        <w:r w:rsidR="00AD4FF6" w:rsidRPr="00E85AFA">
          <w:rPr>
            <w:color w:val="000000" w:themeColor="text1"/>
          </w:rPr>
          <w:t>. We used the resultant risk estimates and the age-sex-specific death rates from each injury in 201</w:t>
        </w:r>
        <w:r w:rsidR="005E7880" w:rsidRPr="00E85AFA">
          <w:rPr>
            <w:color w:val="000000" w:themeColor="text1"/>
          </w:rPr>
          <w:t>7</w:t>
        </w:r>
        <w:r w:rsidR="00AD4FF6" w:rsidRPr="00E85AFA">
          <w:rPr>
            <w:color w:val="000000" w:themeColor="text1"/>
          </w:rPr>
          <w:t xml:space="preserve">, to </w:t>
        </w:r>
        <w:r w:rsidR="00212747" w:rsidRPr="00E85AFA">
          <w:rPr>
            <w:color w:val="000000" w:themeColor="text1"/>
          </w:rPr>
          <w:t xml:space="preserve">estimate </w:t>
        </w:r>
        <w:r w:rsidR="00AD4FF6" w:rsidRPr="00E85AFA">
          <w:rPr>
            <w:color w:val="000000" w:themeColor="text1"/>
          </w:rPr>
          <w:t>additional deaths if each month in each state were +</w:t>
        </w:r>
        <w:r w:rsidR="00F24A27" w:rsidRPr="00E85AFA">
          <w:rPr>
            <w:color w:val="000000" w:themeColor="text1"/>
          </w:rPr>
          <w:t>2</w:t>
        </w:r>
        <w:r w:rsidR="00AD4FF6" w:rsidRPr="00E85AFA">
          <w:rPr>
            <w:rFonts w:eastAsia="Times New Roman"/>
            <w:bCs/>
            <w:color w:val="222222"/>
            <w:shd w:val="clear" w:color="auto" w:fill="FFFFFF"/>
          </w:rPr>
          <w:t>°</w:t>
        </w:r>
        <w:r w:rsidR="00AD4FF6" w:rsidRPr="00E85AFA">
          <w:rPr>
            <w:color w:val="000000" w:themeColor="text1"/>
          </w:rPr>
          <w:t xml:space="preserve">C above its long-term </w:t>
        </w:r>
        <w:r w:rsidR="00144923">
          <w:rPr>
            <w:color w:val="000000" w:themeColor="text1"/>
          </w:rPr>
          <w:t>average</w:t>
        </w:r>
        <w:r w:rsidR="00E8517B">
          <w:rPr>
            <w:color w:val="000000" w:themeColor="text1"/>
          </w:rPr>
          <w:t xml:space="preserve">, consistent with the upper </w:t>
        </w:r>
        <w:r w:rsidR="00A54C8A">
          <w:rPr>
            <w:color w:val="000000" w:themeColor="text1"/>
          </w:rPr>
          <w:t>bound</w:t>
        </w:r>
        <w:r w:rsidR="00E8517B">
          <w:rPr>
            <w:color w:val="000000" w:themeColor="text1"/>
          </w:rPr>
          <w:t xml:space="preserve"> of the Paris Climate Agreement</w:t>
        </w:r>
        <w:r w:rsidR="00AD4FF6" w:rsidRPr="00E85AFA">
          <w:rPr>
            <w:color w:val="000000" w:themeColor="text1"/>
          </w:rPr>
          <w:t>. Based on this analysis, w</w:t>
        </w:r>
        <w:r w:rsidRPr="00E85AFA">
          <w:t>e</w:t>
        </w:r>
      </w:ins>
      <w:r w:rsidRPr="00E85AFA">
        <w:t xml:space="preserve"> estimated that there would be an estimated </w:t>
      </w:r>
      <w:del w:id="91" w:author="Robbie Parks" w:date="2019-10-03T00:09:00Z">
        <w:r w:rsidRPr="004C3A2F">
          <w:delText>941</w:delText>
        </w:r>
      </w:del>
      <w:ins w:id="92" w:author="Robbie Parks" w:date="2019-10-03T00:09:00Z">
        <w:r w:rsidR="00644D09" w:rsidRPr="00644D09">
          <w:t>2,135</w:t>
        </w:r>
      </w:ins>
      <w:r w:rsidRPr="00644D09">
        <w:t xml:space="preserve"> </w:t>
      </w:r>
      <w:r w:rsidRPr="00E85AFA">
        <w:t xml:space="preserve">(95% credible interval </w:t>
      </w:r>
      <w:del w:id="93" w:author="Robbie Parks" w:date="2019-10-03T00:09:00Z">
        <w:r w:rsidRPr="004C3A2F">
          <w:delText xml:space="preserve">831, </w:delText>
        </w:r>
      </w:del>
      <w:r w:rsidR="00644D09" w:rsidRPr="00644D09">
        <w:t>1,</w:t>
      </w:r>
      <w:del w:id="94" w:author="Robbie Parks" w:date="2019-10-03T00:09:00Z">
        <w:r w:rsidRPr="004C3A2F">
          <w:delText>053</w:delText>
        </w:r>
      </w:del>
      <w:ins w:id="95" w:author="Robbie Parks" w:date="2019-10-03T00:09:00Z">
        <w:r w:rsidR="00644D09" w:rsidRPr="00644D09">
          <w:t>906-2,368</w:t>
        </w:r>
      </w:ins>
      <w:r w:rsidRPr="00E85AFA">
        <w:t xml:space="preserve">) excess injury deaths, </w:t>
      </w:r>
      <w:r w:rsidRPr="00E85AFA">
        <w:lastRenderedPageBreak/>
        <w:t xml:space="preserve">equivalent to </w:t>
      </w:r>
      <w:ins w:id="96" w:author="Robbie Parks" w:date="2019-10-03T00:09:00Z">
        <w:r w:rsidR="008238F8">
          <w:t>1</w:t>
        </w:r>
        <w:r w:rsidRPr="00E85AFA">
          <w:t>.</w:t>
        </w:r>
      </w:ins>
      <w:r w:rsidR="008238F8">
        <w:t>0</w:t>
      </w:r>
      <w:del w:id="97" w:author="Robbie Parks" w:date="2019-10-03T00:09:00Z">
        <w:r w:rsidRPr="004C3A2F">
          <w:delText>.47</w:delText>
        </w:r>
      </w:del>
      <w:r w:rsidRPr="00E85AFA">
        <w:t xml:space="preserve">% of all injury deaths in </w:t>
      </w:r>
      <w:del w:id="98" w:author="Robbie Parks" w:date="2019-10-03T00:09:00Z">
        <w:r w:rsidRPr="004C3A2F">
          <w:delText>2016</w:delText>
        </w:r>
      </w:del>
      <w:ins w:id="99" w:author="Robbie Parks" w:date="2019-10-03T00:09:00Z">
        <w:r w:rsidRPr="00E85AFA">
          <w:t>201</w:t>
        </w:r>
        <w:r w:rsidR="005E7880" w:rsidRPr="00E85AFA">
          <w:t>7</w:t>
        </w:r>
      </w:ins>
      <w:r w:rsidRPr="00E85AFA">
        <w:t>,</w:t>
      </w:r>
      <w:r w:rsidRPr="00E85AFA">
        <w:rPr>
          <w:color w:val="000000" w:themeColor="text1"/>
        </w:rPr>
        <w:t xml:space="preserve"> in each year in which each month in each state </w:t>
      </w:r>
      <w:del w:id="100" w:author="Robbie Parks" w:date="2019-10-03T00:09:00Z">
        <w:r w:rsidRPr="004C3A2F">
          <w:rPr>
            <w:color w:val="000000" w:themeColor="text1"/>
          </w:rPr>
          <w:delText>were +1</w:delText>
        </w:r>
      </w:del>
      <w:ins w:id="101" w:author="Robbie Parks" w:date="2019-10-03T00:09:00Z">
        <w:r w:rsidR="009E4104">
          <w:rPr>
            <w:color w:val="000000" w:themeColor="text1"/>
          </w:rPr>
          <w:t>was</w:t>
        </w:r>
        <w:r w:rsidR="009E4104" w:rsidRPr="00E85AFA">
          <w:rPr>
            <w:color w:val="000000" w:themeColor="text1"/>
          </w:rPr>
          <w:t xml:space="preserve"> </w:t>
        </w:r>
        <w:r w:rsidRPr="00E85AFA">
          <w:rPr>
            <w:color w:val="000000" w:themeColor="text1"/>
          </w:rPr>
          <w:t>+</w:t>
        </w:r>
        <w:r w:rsidR="00F24A27" w:rsidRPr="00E85AFA">
          <w:rPr>
            <w:color w:val="000000" w:themeColor="text1"/>
          </w:rPr>
          <w:t>2</w:t>
        </w:r>
      </w:ins>
      <w:r w:rsidRPr="00E85AFA">
        <w:rPr>
          <w:rFonts w:eastAsia="Times New Roman"/>
          <w:bCs/>
          <w:color w:val="222222"/>
          <w:shd w:val="clear" w:color="auto" w:fill="FFFFFF"/>
        </w:rPr>
        <w:t>°</w:t>
      </w:r>
      <w:r w:rsidRPr="00E85AFA">
        <w:rPr>
          <w:color w:val="000000" w:themeColor="text1"/>
        </w:rPr>
        <w:t xml:space="preserve">C </w:t>
      </w:r>
      <w:del w:id="102" w:author="Robbie Parks" w:date="2019-10-03T00:09:00Z">
        <w:r w:rsidRPr="004C3A2F">
          <w:rPr>
            <w:color w:val="000000" w:themeColor="text1"/>
          </w:rPr>
          <w:delText>above</w:delText>
        </w:r>
      </w:del>
      <w:ins w:id="103" w:author="Robbie Parks" w:date="2019-10-03T00:09:00Z">
        <w:r w:rsidR="00367BD4" w:rsidRPr="00E85AFA">
          <w:rPr>
            <w:color w:val="000000" w:themeColor="text1"/>
          </w:rPr>
          <w:t>warmer than</w:t>
        </w:r>
      </w:ins>
      <w:r w:rsidR="00367BD4" w:rsidRPr="00E85AFA">
        <w:rPr>
          <w:color w:val="000000" w:themeColor="text1"/>
        </w:rPr>
        <w:t xml:space="preserve"> </w:t>
      </w:r>
      <w:r w:rsidRPr="00E85AFA">
        <w:rPr>
          <w:color w:val="000000" w:themeColor="text1"/>
        </w:rPr>
        <w:t xml:space="preserve">its long-term </w:t>
      </w:r>
      <w:del w:id="104" w:author="Robbie Parks" w:date="2019-10-03T00:09:00Z">
        <w:r w:rsidRPr="004C3A2F">
          <w:rPr>
            <w:color w:val="000000" w:themeColor="text1"/>
          </w:rPr>
          <w:delText>norm</w:delText>
        </w:r>
      </w:del>
      <w:ins w:id="105" w:author="Robbie Parks" w:date="2019-10-03T00:09:00Z">
        <w:r w:rsidR="00367BD4" w:rsidRPr="00E85AFA">
          <w:rPr>
            <w:color w:val="000000" w:themeColor="text1"/>
          </w:rPr>
          <w:t>average</w:t>
        </w:r>
      </w:ins>
      <w:r w:rsidR="00367BD4" w:rsidRPr="00E85AFA">
        <w:t xml:space="preserve"> </w:t>
      </w:r>
      <w:r w:rsidRPr="00E85AFA">
        <w:t xml:space="preserve">(Figure </w:t>
      </w:r>
      <w:del w:id="106" w:author="Robbie Parks" w:date="2019-10-03T00:09:00Z">
        <w:r w:rsidRPr="004C3A2F">
          <w:delText>5</w:delText>
        </w:r>
      </w:del>
      <w:ins w:id="107" w:author="Robbie Parks" w:date="2019-10-03T00:09:00Z">
        <w:r w:rsidR="009C39F3">
          <w:t>4</w:t>
        </w:r>
      </w:ins>
      <w:r w:rsidRPr="00E85AFA">
        <w:t>). Deaths from drowning, transport, assault and suicide would</w:t>
      </w:r>
      <w:del w:id="108" w:author="Robbie Parks" w:date="2019-10-03T00:09:00Z">
        <w:r w:rsidRPr="004C3A2F">
          <w:delText xml:space="preserve"> be predicted to</w:delText>
        </w:r>
      </w:del>
      <w:r w:rsidRPr="00E85AFA">
        <w:t xml:space="preserve"> increase, partly offset by a decline in deaths from falls in middle and older ages and in winter months (Figure </w:t>
      </w:r>
      <w:del w:id="109" w:author="Robbie Parks" w:date="2019-10-03T00:09:00Z">
        <w:r w:rsidRPr="004C3A2F">
          <w:delText>5</w:delText>
        </w:r>
      </w:del>
      <w:ins w:id="110" w:author="Robbie Parks" w:date="2019-10-03T00:09:00Z">
        <w:r w:rsidR="009C39F3">
          <w:t>4</w:t>
        </w:r>
      </w:ins>
      <w:r w:rsidRPr="00E85AFA">
        <w:t>). Most excess deaths would be from transport injuries (</w:t>
      </w:r>
      <w:del w:id="111" w:author="Robbie Parks" w:date="2019-10-03T00:09:00Z">
        <w:r w:rsidRPr="004C3A2F">
          <w:delText>448</w:delText>
        </w:r>
      </w:del>
      <w:ins w:id="112" w:author="Robbie Parks" w:date="2019-10-03T00:09:00Z">
        <w:r w:rsidR="00280784">
          <w:t>985</w:t>
        </w:r>
        <w:r w:rsidR="00A3039C">
          <w:t xml:space="preserve">; </w:t>
        </w:r>
        <w:r w:rsidR="00C25EE4">
          <w:t>866</w:t>
        </w:r>
        <w:r w:rsidR="006F071D">
          <w:t>-</w:t>
        </w:r>
        <w:r w:rsidR="00C25EE4">
          <w:t>1,085</w:t>
        </w:r>
      </w:ins>
      <w:r w:rsidRPr="00E85AFA">
        <w:t xml:space="preserve">) followed </w:t>
      </w:r>
      <w:ins w:id="113" w:author="Robbie Parks" w:date="2019-10-03T00:09:00Z">
        <w:r w:rsidR="006F071D">
          <w:t xml:space="preserve">closely </w:t>
        </w:r>
      </w:ins>
      <w:r w:rsidRPr="00E85AFA">
        <w:t>by suicide (</w:t>
      </w:r>
      <w:del w:id="114" w:author="Robbie Parks" w:date="2019-10-03T00:09:00Z">
        <w:r w:rsidRPr="004C3A2F">
          <w:delText>315). 87</w:delText>
        </w:r>
      </w:del>
      <w:ins w:id="115" w:author="Robbie Parks" w:date="2019-10-03T00:09:00Z">
        <w:r w:rsidR="00280784">
          <w:t>720</w:t>
        </w:r>
        <w:r w:rsidR="00A3039C">
          <w:t>; 593</w:t>
        </w:r>
        <w:r w:rsidR="006F071D">
          <w:t>-</w:t>
        </w:r>
        <w:r w:rsidR="00A3039C">
          <w:t>841</w:t>
        </w:r>
        <w:r w:rsidRPr="00E85AFA">
          <w:t xml:space="preserve">). </w:t>
        </w:r>
        <w:r w:rsidR="00280784">
          <w:t>84</w:t>
        </w:r>
      </w:ins>
      <w:r w:rsidRPr="00E85AFA">
        <w:t xml:space="preserve">% of the excess deaths would occur in males and </w:t>
      </w:r>
      <w:del w:id="116" w:author="Robbie Parks" w:date="2019-10-03T00:09:00Z">
        <w:r w:rsidRPr="004C3A2F">
          <w:delText>13</w:delText>
        </w:r>
      </w:del>
      <w:ins w:id="117" w:author="Robbie Parks" w:date="2019-10-03T00:09:00Z">
        <w:r w:rsidR="00280784">
          <w:t>16</w:t>
        </w:r>
      </w:ins>
      <w:r w:rsidRPr="00E85AFA">
        <w:t xml:space="preserve">% in females. </w:t>
      </w:r>
      <w:del w:id="118" w:author="Robbie Parks" w:date="2019-10-03T00:09:00Z">
        <w:r w:rsidRPr="004C3A2F">
          <w:delText>80</w:delText>
        </w:r>
      </w:del>
      <w:ins w:id="119" w:author="Robbie Parks" w:date="2019-10-03T00:09:00Z">
        <w:r w:rsidR="00280784">
          <w:t>92</w:t>
        </w:r>
      </w:ins>
      <w:r w:rsidRPr="00E85AFA">
        <w:t xml:space="preserve">% of all male excess deaths would occur in those aged 15-64 years, who have higher rates of deaths from transport </w:t>
      </w:r>
      <w:del w:id="120" w:author="Robbie Parks" w:date="2019-10-03T00:09:00Z">
        <w:r w:rsidRPr="004C3A2F">
          <w:delText>injuries</w:delText>
        </w:r>
      </w:del>
      <w:ins w:id="121" w:author="Robbie Parks" w:date="2019-10-03T00:09:00Z">
        <w:r w:rsidR="00BF4FCA">
          <w:t>and suicide</w:t>
        </w:r>
      </w:ins>
      <w:r w:rsidRPr="00E85AFA">
        <w:t xml:space="preserve">. In those aged 85 years and older, there would be an estimated decline in injury deaths, because deaths from falls are expected to decline in a warmer year. </w:t>
      </w:r>
    </w:p>
    <w:p w14:paraId="4B963084" w14:textId="77777777" w:rsidR="002E5F11" w:rsidRPr="00E85AFA" w:rsidRDefault="002E5F11" w:rsidP="002E5F11">
      <w:pPr>
        <w:spacing w:line="480" w:lineRule="auto"/>
        <w:jc w:val="both"/>
      </w:pPr>
    </w:p>
    <w:p w14:paraId="732D26D5" w14:textId="4C3B2D71" w:rsidR="007433BB" w:rsidRPr="00E85AFA" w:rsidRDefault="007433BB" w:rsidP="002E5F11">
      <w:pPr>
        <w:spacing w:line="480" w:lineRule="auto"/>
        <w:jc w:val="both"/>
      </w:pPr>
      <w:r w:rsidRPr="00E85AFA">
        <w:t xml:space="preserve">Proportionally, deaths from drownings are </w:t>
      </w:r>
      <w:del w:id="122" w:author="Robbie Parks" w:date="2019-10-03T00:09:00Z">
        <w:r w:rsidRPr="004C3A2F">
          <w:delText>predicted</w:delText>
        </w:r>
      </w:del>
      <w:ins w:id="123" w:author="Robbie Parks" w:date="2019-10-03T00:09:00Z">
        <w:r w:rsidR="00212747" w:rsidRPr="00E85AFA">
          <w:t>estimated</w:t>
        </w:r>
      </w:ins>
      <w:r w:rsidR="00212747" w:rsidRPr="00E85AFA">
        <w:t xml:space="preserve"> </w:t>
      </w:r>
      <w:r w:rsidRPr="00E85AFA">
        <w:t xml:space="preserve">to increase more than those of other injury types, by as much </w:t>
      </w:r>
      <w:del w:id="124" w:author="Robbie Parks" w:date="2019-10-03T00:09:00Z">
        <w:r w:rsidRPr="004C3A2F">
          <w:delText>8</w:delText>
        </w:r>
      </w:del>
      <w:ins w:id="125" w:author="Robbie Parks" w:date="2019-10-03T00:09:00Z">
        <w:r w:rsidR="00DB2ED8">
          <w:t>18</w:t>
        </w:r>
      </w:ins>
      <w:r w:rsidRPr="00E85AFA">
        <w:t>.</w:t>
      </w:r>
      <w:r w:rsidR="00DB2ED8">
        <w:t>3</w:t>
      </w:r>
      <w:r w:rsidRPr="00E85AFA">
        <w:t>% (</w:t>
      </w:r>
      <w:del w:id="126" w:author="Robbie Parks" w:date="2019-10-03T00:09:00Z">
        <w:r w:rsidRPr="004C3A2F">
          <w:delText>7.3, 9.3)</w:delText>
        </w:r>
      </w:del>
      <w:ins w:id="127" w:author="Robbie Parks" w:date="2019-10-03T00:09:00Z">
        <w:r w:rsidR="00DB2ED8">
          <w:t>16.6</w:t>
        </w:r>
        <w:r w:rsidRPr="00E85AFA">
          <w:t xml:space="preserve">, </w:t>
        </w:r>
        <w:r w:rsidR="00DB2ED8">
          <w:t>20.2</w:t>
        </w:r>
        <w:r w:rsidRPr="00E85AFA">
          <w:t>)</w:t>
        </w:r>
        <w:r w:rsidR="006F071D">
          <w:t xml:space="preserve"> for a </w:t>
        </w:r>
        <w:r w:rsidR="006F071D" w:rsidRPr="00E85AFA">
          <w:rPr>
            <w:color w:val="000000" w:themeColor="text1"/>
          </w:rPr>
          <w:t>+2</w:t>
        </w:r>
        <w:r w:rsidR="006F071D" w:rsidRPr="00E85AFA">
          <w:rPr>
            <w:rFonts w:eastAsia="Times New Roman"/>
            <w:bCs/>
            <w:color w:val="222222"/>
            <w:shd w:val="clear" w:color="auto" w:fill="FFFFFF"/>
          </w:rPr>
          <w:t>°</w:t>
        </w:r>
        <w:r w:rsidR="006F071D" w:rsidRPr="00E85AFA">
          <w:rPr>
            <w:color w:val="000000" w:themeColor="text1"/>
          </w:rPr>
          <w:t>C</w:t>
        </w:r>
        <w:r w:rsidR="006F071D">
          <w:rPr>
            <w:color w:val="000000" w:themeColor="text1"/>
          </w:rPr>
          <w:t xml:space="preserve"> anomaly</w:t>
        </w:r>
      </w:ins>
      <w:r w:rsidRPr="00E85AFA">
        <w:t xml:space="preserve"> in men aged 15-24 years (</w:t>
      </w:r>
      <w:del w:id="128" w:author="Robbie Parks" w:date="2019-10-03T00:09:00Z">
        <w:r w:rsidR="00EF4FC9">
          <w:delText xml:space="preserve">Supplementary </w:delText>
        </w:r>
      </w:del>
      <w:r w:rsidR="00EF4FC9" w:rsidRPr="00E85AFA">
        <w:t xml:space="preserve">Figure </w:t>
      </w:r>
      <w:del w:id="129" w:author="Robbie Parks" w:date="2019-10-03T00:09:00Z">
        <w:r w:rsidR="00EF4FC9" w:rsidRPr="00795C72">
          <w:delText>1</w:delText>
        </w:r>
        <w:r w:rsidRPr="004C3A2F">
          <w:delText>); the</w:delText>
        </w:r>
      </w:del>
      <w:ins w:id="130" w:author="Robbie Parks" w:date="2019-10-03T00:09:00Z">
        <w:r w:rsidR="009C39F3">
          <w:t>5</w:t>
        </w:r>
        <w:r w:rsidRPr="00E85AFA">
          <w:t>)</w:t>
        </w:r>
        <w:r w:rsidR="00367BD4" w:rsidRPr="00E85AFA">
          <w:t>.</w:t>
        </w:r>
        <w:r w:rsidRPr="00E85AFA">
          <w:t xml:space="preserve"> </w:t>
        </w:r>
        <w:r w:rsidR="00367BD4" w:rsidRPr="00E85AFA">
          <w:t>T</w:t>
        </w:r>
        <w:r w:rsidRPr="00E85AFA">
          <w:t>he</w:t>
        </w:r>
      </w:ins>
      <w:r w:rsidRPr="00E85AFA">
        <w:t xml:space="preserve"> smallest proportional increase was that of assault and suicide (less than </w:t>
      </w:r>
      <w:del w:id="131" w:author="Robbie Parks" w:date="2019-10-03T00:09:00Z">
        <w:r w:rsidRPr="004C3A2F">
          <w:delText>2</w:delText>
        </w:r>
      </w:del>
      <w:ins w:id="132" w:author="Robbie Parks" w:date="2019-10-03T00:09:00Z">
        <w:r w:rsidR="006864D8">
          <w:t>4</w:t>
        </w:r>
      </w:ins>
      <w:r w:rsidRPr="00E85AFA">
        <w:t xml:space="preserve">% in all age and sex groups). There was a larger percent increase in transport deaths for males than for females, especially in young and middle-ages (e.g., </w:t>
      </w:r>
      <w:ins w:id="133" w:author="Robbie Parks" w:date="2019-10-03T00:09:00Z">
        <w:r w:rsidR="00B93C15">
          <w:rPr>
            <w:rFonts w:eastAsia="Times New Roman"/>
            <w:color w:val="000000"/>
          </w:rPr>
          <w:t>2</w:t>
        </w:r>
        <w:r w:rsidRPr="00E85AFA">
          <w:rPr>
            <w:rFonts w:eastAsia="Times New Roman"/>
            <w:color w:val="000000"/>
          </w:rPr>
          <w:t>.</w:t>
        </w:r>
        <w:r w:rsidR="00B93C15">
          <w:rPr>
            <w:rFonts w:eastAsia="Times New Roman"/>
            <w:color w:val="000000"/>
          </w:rPr>
          <w:t>7</w:t>
        </w:r>
        <w:r w:rsidRPr="00E85AFA">
          <w:rPr>
            <w:rFonts w:eastAsia="Times New Roman"/>
            <w:color w:val="000000"/>
          </w:rPr>
          <w:t>% (</w:t>
        </w:r>
        <w:r w:rsidR="00B93C15">
          <w:rPr>
            <w:rFonts w:eastAsia="Times New Roman"/>
            <w:color w:val="000000"/>
          </w:rPr>
          <w:t>2</w:t>
        </w:r>
        <w:r w:rsidRPr="00E85AFA">
          <w:rPr>
            <w:rFonts w:eastAsia="Times New Roman"/>
            <w:color w:val="000000"/>
          </w:rPr>
          <w:t>.</w:t>
        </w:r>
      </w:ins>
      <w:r w:rsidR="00B93C15">
        <w:rPr>
          <w:rFonts w:eastAsia="Times New Roman"/>
          <w:color w:val="000000"/>
        </w:rPr>
        <w:t>1</w:t>
      </w:r>
      <w:del w:id="134" w:author="Robbie Parks" w:date="2019-10-03T00:09:00Z">
        <w:r w:rsidRPr="004C3A2F">
          <w:rPr>
            <w:rFonts w:eastAsia="Times New Roman"/>
            <w:color w:val="000000"/>
          </w:rPr>
          <w:delText>.25% (0.90, 1.60</w:delText>
        </w:r>
      </w:del>
      <w:ins w:id="135" w:author="Robbie Parks" w:date="2019-10-03T00:09:00Z">
        <w:r w:rsidRPr="00E85AFA">
          <w:rPr>
            <w:rFonts w:eastAsia="Times New Roman"/>
            <w:color w:val="000000"/>
          </w:rPr>
          <w:t xml:space="preserve">, </w:t>
        </w:r>
        <w:r w:rsidR="00B93C15">
          <w:rPr>
            <w:rFonts w:eastAsia="Times New Roman"/>
            <w:color w:val="000000"/>
          </w:rPr>
          <w:t>3</w:t>
        </w:r>
        <w:r w:rsidRPr="00E85AFA">
          <w:rPr>
            <w:rFonts w:eastAsia="Times New Roman"/>
            <w:color w:val="000000"/>
          </w:rPr>
          <w:t>.</w:t>
        </w:r>
        <w:r w:rsidR="00B93C15">
          <w:rPr>
            <w:rFonts w:eastAsia="Times New Roman"/>
            <w:color w:val="000000"/>
          </w:rPr>
          <w:t>4</w:t>
        </w:r>
      </w:ins>
      <w:r w:rsidRPr="00E85AFA">
        <w:rPr>
          <w:rFonts w:eastAsia="Times New Roman"/>
          <w:color w:val="000000"/>
        </w:rPr>
        <w:t>)</w:t>
      </w:r>
      <w:r w:rsidRPr="00E85AFA">
        <w:t xml:space="preserve"> for 25-34 year old men versus </w:t>
      </w:r>
      <w:r w:rsidR="00B93C15">
        <w:t>0</w:t>
      </w:r>
      <w:r w:rsidRPr="00E85AFA">
        <w:t>.</w:t>
      </w:r>
      <w:del w:id="136" w:author="Robbie Parks" w:date="2019-10-03T00:09:00Z">
        <w:r w:rsidRPr="004C3A2F">
          <w:delText>23</w:delText>
        </w:r>
      </w:del>
      <w:ins w:id="137" w:author="Robbie Parks" w:date="2019-10-03T00:09:00Z">
        <w:r w:rsidR="00B93C15">
          <w:t>7</w:t>
        </w:r>
      </w:ins>
      <w:r w:rsidRPr="00E85AFA">
        <w:t>% (</w:t>
      </w:r>
      <w:r w:rsidR="00EE6FBE" w:rsidRPr="00E85AFA">
        <w:t>-</w:t>
      </w:r>
      <w:r w:rsidR="00B93C15">
        <w:t>0</w:t>
      </w:r>
      <w:r w:rsidRPr="00E85AFA">
        <w:t>.</w:t>
      </w:r>
      <w:del w:id="138" w:author="Robbie Parks" w:date="2019-10-03T00:09:00Z">
        <w:r w:rsidRPr="004C3A2F">
          <w:delText>28, 0.76</w:delText>
        </w:r>
      </w:del>
      <w:ins w:id="139" w:author="Robbie Parks" w:date="2019-10-03T00:09:00Z">
        <w:r w:rsidR="00B93C15">
          <w:t>4</w:t>
        </w:r>
        <w:r w:rsidRPr="00E85AFA">
          <w:t xml:space="preserve">, </w:t>
        </w:r>
        <w:r w:rsidR="00B93C15">
          <w:t>1</w:t>
        </w:r>
        <w:r w:rsidRPr="00E85AFA">
          <w:t>.</w:t>
        </w:r>
        <w:r w:rsidR="00B93C15">
          <w:t>9</w:t>
        </w:r>
      </w:ins>
      <w:r w:rsidRPr="00E85AFA">
        <w:t>) for women of the same age) (</w:t>
      </w:r>
      <w:del w:id="140" w:author="Robbie Parks" w:date="2019-10-03T00:09:00Z">
        <w:r w:rsidR="00EF4FC9">
          <w:delText xml:space="preserve">Supplementary </w:delText>
        </w:r>
      </w:del>
      <w:r w:rsidR="009C39F3" w:rsidRPr="00E85AFA">
        <w:t xml:space="preserve">Figure </w:t>
      </w:r>
      <w:del w:id="141" w:author="Robbie Parks" w:date="2019-10-03T00:09:00Z">
        <w:r w:rsidR="00EF4FC9" w:rsidRPr="00795C72">
          <w:delText>1</w:delText>
        </w:r>
      </w:del>
      <w:ins w:id="142" w:author="Robbie Parks" w:date="2019-10-03T00:09:00Z">
        <w:r w:rsidR="009C39F3">
          <w:t>5</w:t>
        </w:r>
      </w:ins>
      <w:r w:rsidRPr="00E85AFA">
        <w:t>).</w:t>
      </w:r>
    </w:p>
    <w:p w14:paraId="052EE3E9" w14:textId="76A4E8F1" w:rsidR="00370E83" w:rsidRPr="00E85AFA" w:rsidRDefault="00370E83" w:rsidP="00370E83">
      <w:pPr>
        <w:spacing w:line="480" w:lineRule="auto"/>
        <w:jc w:val="both"/>
        <w:rPr>
          <w:color w:val="000000" w:themeColor="text1"/>
        </w:rPr>
      </w:pPr>
    </w:p>
    <w:p w14:paraId="154B22CB" w14:textId="77777777" w:rsidR="00F82744" w:rsidRPr="004C3A2F" w:rsidRDefault="00F82744" w:rsidP="00F82744">
      <w:pPr>
        <w:spacing w:line="480" w:lineRule="auto"/>
        <w:jc w:val="both"/>
        <w:rPr>
          <w:del w:id="143" w:author="Robbie Parks" w:date="2019-10-03T00:09:00Z"/>
        </w:rPr>
      </w:pPr>
      <w:del w:id="144" w:author="Robbie Parks" w:date="2019-10-03T00:09:00Z">
        <w:r w:rsidRPr="004C3A2F">
          <w:delText>That anomalously warm temperature influences deaths from drowning, although not previously quantified, is highly plausible because swimming is likely to be more common when monthly temperature is higher. The higher relative and absolute impacts on men compared with women may reflect differences in</w:delText>
        </w:r>
        <w:r w:rsidR="009461ED" w:rsidRPr="004C3A2F">
          <w:delText xml:space="preserve"> their</w:delText>
        </w:r>
        <w:r w:rsidRPr="004C3A2F">
          <w:delText xml:space="preserve"> behavior</w:delText>
        </w:r>
        <w:r w:rsidR="009461ED" w:rsidRPr="004C3A2F">
          <w:delText>s</w:delText>
        </w:r>
        <w:r w:rsidRPr="004C3A2F">
          <w:delText>. For example, over half of swimming deaths for males occur in natural water, compared to about quarter for females,</w:delText>
        </w:r>
        <w:r w:rsidRPr="004C3A2F">
          <w:fldChar w:fldCharType="begin" w:fldLock="1"/>
        </w:r>
        <w:r w:rsidR="00E44DE4" w:rsidRPr="004C3A2F">
          <w:del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12&lt;/sup&gt;","plainTextFormattedCitation":"12","previouslyFormattedCitation":"&lt;sup&gt;12&lt;/sup&gt;"},"properties":{"noteIndex":0},"schema":"https://github.com/citation-style-language/schema/raw/master/csl-citation.json"}</w:delInstrText>
        </w:r>
        <w:r w:rsidRPr="004C3A2F">
          <w:fldChar w:fldCharType="separate"/>
        </w:r>
        <w:r w:rsidR="00112889" w:rsidRPr="004C3A2F">
          <w:rPr>
            <w:noProof/>
            <w:vertAlign w:val="superscript"/>
          </w:rPr>
          <w:delText>12</w:delText>
        </w:r>
        <w:r w:rsidRPr="004C3A2F">
          <w:fldChar w:fldCharType="end"/>
        </w:r>
        <w:r w:rsidRPr="004C3A2F">
          <w:delText xml:space="preserve"> which may lead to a larger rise in the former in warmer weather. Similarly, deaths from falls</w:delText>
        </w:r>
        <w:r w:rsidR="00413F8E" w:rsidRPr="004C3A2F">
          <w:delText xml:space="preserve"> declined more</w:delText>
        </w:r>
        <w:r w:rsidRPr="004C3A2F">
          <w:delText xml:space="preserve"> in older ages because falls in </w:delText>
        </w:r>
        <w:r w:rsidR="00413F8E" w:rsidRPr="004C3A2F">
          <w:delText>the elderly</w:delText>
        </w:r>
        <w:r w:rsidRPr="004C3A2F">
          <w:delText xml:space="preserve"> are more likely to be due to slipping on ice than </w:delText>
        </w:r>
        <w:r w:rsidR="00413F8E" w:rsidRPr="004C3A2F">
          <w:delText xml:space="preserve">those in </w:delText>
        </w:r>
        <w:r w:rsidRPr="004C3A2F">
          <w:delText xml:space="preserve">younger </w:delText>
        </w:r>
        <w:r w:rsidR="00413F8E" w:rsidRPr="004C3A2F">
          <w:delText>people</w:delText>
        </w:r>
        <w:r w:rsidRPr="004C3A2F">
          <w:delText>.</w:delText>
        </w:r>
        <w:r w:rsidRPr="004C3A2F">
          <w:fldChar w:fldCharType="begin" w:fldLock="1"/>
        </w:r>
        <w:r w:rsidR="00E44DE4" w:rsidRPr="004C3A2F">
          <w:del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literature","type":"article-journal"},"uris":["http://www.mendeley.com/documents/?uuid=af7c22cf-31d9-47de-875d-3940482c4d6e"]},{"id":"ITEM-2","itemData":{"DOI":"10.1093/aje/kww219","author":[{"dropping-particle":"","family":"Bobb","given":"Jennifer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13–15&lt;/sup&gt;","plainTextFormattedCitation":"13–15","previouslyFormattedCitation":"&lt;sup&gt;13–15&lt;/sup&gt;"},"properties":{"noteIndex":0},"schema":"https://github.com/citation-style-language/schema/raw/master/csl-citation.json"}</w:delInstrText>
        </w:r>
        <w:r w:rsidRPr="004C3A2F">
          <w:fldChar w:fldCharType="separate"/>
        </w:r>
        <w:r w:rsidR="00112889" w:rsidRPr="004C3A2F">
          <w:rPr>
            <w:noProof/>
            <w:vertAlign w:val="superscript"/>
          </w:rPr>
          <w:delText>13–15</w:delText>
        </w:r>
        <w:r w:rsidRPr="004C3A2F">
          <w:fldChar w:fldCharType="end"/>
        </w:r>
      </w:del>
    </w:p>
    <w:p w14:paraId="184DC918" w14:textId="1FBAF239" w:rsidR="00F82744" w:rsidRPr="00E85AFA" w:rsidRDefault="00F82744" w:rsidP="00F82744">
      <w:pPr>
        <w:spacing w:line="480" w:lineRule="auto"/>
        <w:jc w:val="both"/>
        <w:rPr>
          <w:ins w:id="145" w:author="Robbie Parks" w:date="2019-10-03T00:09:00Z"/>
        </w:rPr>
      </w:pPr>
      <w:ins w:id="146" w:author="Robbie Parks" w:date="2019-10-03T00:09:00Z">
        <w:r w:rsidRPr="00E85AFA">
          <w:t>That anomalously warm temperature influences deaths from drowning, although not previously quantified, is highly plausible because swimming is likely to be more common when temperature is higher. The higher relative and absolute impacts on men compared with women may reflect differences in</w:t>
        </w:r>
        <w:r w:rsidR="009461ED" w:rsidRPr="00E85AFA">
          <w:t xml:space="preserve"> their</w:t>
        </w:r>
        <w:r w:rsidRPr="00E85AFA">
          <w:t xml:space="preserve"> behavio</w:t>
        </w:r>
        <w:r w:rsidR="00E85AFA">
          <w:t>u</w:t>
        </w:r>
        <w:r w:rsidRPr="00E85AFA">
          <w:t>r</w:t>
        </w:r>
        <w:r w:rsidR="009461ED" w:rsidRPr="00E85AFA">
          <w:t>s</w:t>
        </w:r>
        <w:r w:rsidRPr="00E85AFA">
          <w:t xml:space="preserve">. For example, over half of swimming deaths for males occur in natural water, compared to about </w:t>
        </w:r>
        <w:r w:rsidR="00367BD4" w:rsidRPr="00E85AFA">
          <w:t xml:space="preserve">one </w:t>
        </w:r>
        <w:r w:rsidRPr="00E85AFA">
          <w:t>quarter for females</w:t>
        </w:r>
        <w:r w:rsidR="009E4104">
          <w:t>.</w:t>
        </w:r>
        <w:r w:rsidRPr="00E85AFA">
          <w:fldChar w:fldCharType="begin" w:fldLock="1"/>
        </w:r>
        <w:r w:rsidR="00CB6158">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26&lt;/sup&gt;","plainTextFormattedCitation":"26","previouslyFormattedCitation":"&lt;sup&gt;26&lt;/sup&gt;"},"properties":{"noteIndex":0},"schema":"https://github.com/citation-style-language/schema/raw/master/csl-citation.json"}</w:instrText>
        </w:r>
        <w:r w:rsidRPr="00E85AFA">
          <w:fldChar w:fldCharType="separate"/>
        </w:r>
        <w:r w:rsidR="009C2E1F" w:rsidRPr="009C2E1F">
          <w:rPr>
            <w:noProof/>
            <w:vertAlign w:val="superscript"/>
          </w:rPr>
          <w:t>26</w:t>
        </w:r>
        <w:r w:rsidRPr="00E85AFA">
          <w:fldChar w:fldCharType="end"/>
        </w:r>
        <w:r w:rsidRPr="00E85AFA">
          <w:t xml:space="preserve"> </w:t>
        </w:r>
        <w:r w:rsidR="00367BD4" w:rsidRPr="00E85AFA">
          <w:t>T</w:t>
        </w:r>
        <w:r w:rsidRPr="00E85AFA">
          <w:t>he former</w:t>
        </w:r>
        <w:r w:rsidR="00367BD4" w:rsidRPr="00E85AFA">
          <w:t xml:space="preserve"> may rise more</w:t>
        </w:r>
        <w:r w:rsidRPr="00E85AFA">
          <w:t xml:space="preserve"> in warmer weather. Similarly, deaths from falls</w:t>
        </w:r>
        <w:r w:rsidR="00413F8E" w:rsidRPr="00E85AFA">
          <w:t xml:space="preserve"> declined more</w:t>
        </w:r>
        <w:r w:rsidRPr="00E85AFA">
          <w:t xml:space="preserve"> in older ages because falls in </w:t>
        </w:r>
        <w:r w:rsidR="00413F8E" w:rsidRPr="00E85AFA">
          <w:t>the elderly</w:t>
        </w:r>
        <w:r w:rsidRPr="00E85AFA">
          <w:t xml:space="preserve"> are more likely to be due to slipping on ice than </w:t>
        </w:r>
        <w:r w:rsidR="00413F8E" w:rsidRPr="00E85AFA">
          <w:t xml:space="preserve">those in </w:t>
        </w:r>
        <w:r w:rsidRPr="00E85AFA">
          <w:t xml:space="preserve">younger </w:t>
        </w:r>
        <w:r w:rsidR="00413F8E" w:rsidRPr="00E85AFA">
          <w:t>people</w:t>
        </w:r>
        <w:r w:rsidRPr="00E85AFA">
          <w:t>.</w:t>
        </w:r>
        <w:r w:rsidRPr="00E85AFA">
          <w:fldChar w:fldCharType="begin" w:fldLock="1"/>
        </w:r>
        <w:r w:rsidR="00CB6158">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literature","type":"article-journal"},"uris":["http://www.mendeley.com/documents/?uuid=af7c22cf-31d9-47de-875d-3940482c4d6e"]},{"id":"ITEM-2","itemData":{"DOI":"10.1093/aje/kww219","author":[{"dropping-particle":"","family":"Bobb","given":"Jennifer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27–29&lt;/sup&gt;","plainTextFormattedCitation":"27–29","previouslyFormattedCitation":"&lt;sup&gt;27–29&lt;/sup&gt;"},"properties":{"noteIndex":0},"schema":"https://github.com/citation-style-language/schema/raw/master/csl-citation.json"}</w:instrText>
        </w:r>
        <w:r w:rsidRPr="00E85AFA">
          <w:fldChar w:fldCharType="separate"/>
        </w:r>
        <w:r w:rsidR="009C2E1F" w:rsidRPr="009C2E1F">
          <w:rPr>
            <w:noProof/>
            <w:vertAlign w:val="superscript"/>
          </w:rPr>
          <w:t>27–29</w:t>
        </w:r>
        <w:r w:rsidRPr="00E85AFA">
          <w:fldChar w:fldCharType="end"/>
        </w:r>
      </w:ins>
    </w:p>
    <w:p w14:paraId="7B284C3F" w14:textId="77777777" w:rsidR="00F82744" w:rsidRPr="00E85AFA" w:rsidRDefault="00F82744" w:rsidP="00F82744">
      <w:pPr>
        <w:spacing w:line="480" w:lineRule="auto"/>
        <w:jc w:val="both"/>
      </w:pPr>
    </w:p>
    <w:p w14:paraId="5402055F" w14:textId="1B5AAE37" w:rsidR="00F82744" w:rsidRPr="00E85AFA" w:rsidRDefault="00F82744" w:rsidP="00F82744">
      <w:pPr>
        <w:spacing w:line="480" w:lineRule="auto"/>
        <w:jc w:val="both"/>
      </w:pPr>
      <w:r w:rsidRPr="00E85AFA">
        <w:t>The pathways from anomalous temperature to transport injury are more varied.  Firstly, driving performance deteriorates at higher temperatures.</w:t>
      </w:r>
      <w:r w:rsidRPr="00E85AFA">
        <w:fldChar w:fldCharType="begin" w:fldLock="1"/>
      </w:r>
      <w:r w:rsidR="00E44DE4" w:rsidRPr="00E85AFA">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16–19&lt;/sup&gt;","plainTextFormattedCitation":"16–19","previouslyFormattedCitation":"&lt;sup&gt;16–19&lt;/sup&gt;"},"properties":{"noteIndex":0},"schema":"https://github.com/citation-style-language/schema/raw/master/csl-citation.json"}</w:instrText>
      </w:r>
      <w:r w:rsidRPr="00E85AFA">
        <w:fldChar w:fldCharType="separate"/>
      </w:r>
      <w:r w:rsidR="00112889" w:rsidRPr="00E85AFA">
        <w:rPr>
          <w:noProof/>
          <w:vertAlign w:val="superscript"/>
        </w:rPr>
        <w:t>16–19</w:t>
      </w:r>
      <w:r w:rsidRPr="00E85AFA">
        <w:fldChar w:fldCharType="end"/>
      </w:r>
      <w:r w:rsidRPr="00E85AFA">
        <w:t xml:space="preserve"> Further, alcohol consumption increases </w:t>
      </w:r>
      <w:r w:rsidR="00413F8E" w:rsidRPr="00E85AFA">
        <w:t>in</w:t>
      </w:r>
      <w:r w:rsidRPr="00E85AFA">
        <w:t xml:space="preserve"> warm temperature</w:t>
      </w:r>
      <w:r w:rsidR="00413F8E" w:rsidRPr="00E85AFA">
        <w:t>s</w:t>
      </w:r>
      <w:r w:rsidRPr="00E85AFA">
        <w:t>,</w:t>
      </w:r>
      <w:del w:id="147" w:author="Robbie Parks" w:date="2019-10-03T00:09:00Z">
        <w:r w:rsidRPr="004C3A2F">
          <w:fldChar w:fldCharType="begin" w:fldLock="1"/>
        </w:r>
        <w:r w:rsidR="00E44DE4" w:rsidRPr="004C3A2F">
          <w:del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20&lt;/sup&gt;","plainTextFormattedCitation":"20","previouslyFormattedCitation":"&lt;sup&gt;20&lt;/sup&gt;"},"properties":{"noteIndex":0},"schema":"https://github.com/citation-style-language/schema/raw/master/csl-citation.json"}</w:delInstrText>
        </w:r>
        <w:r w:rsidRPr="004C3A2F">
          <w:fldChar w:fldCharType="separate"/>
        </w:r>
        <w:r w:rsidR="00112889" w:rsidRPr="004C3A2F">
          <w:rPr>
            <w:noProof/>
            <w:vertAlign w:val="superscript"/>
          </w:rPr>
          <w:delText>20</w:delText>
        </w:r>
        <w:r w:rsidRPr="004C3A2F">
          <w:fldChar w:fldCharType="end"/>
        </w:r>
      </w:del>
      <w:ins w:id="148" w:author="Robbie Parks" w:date="2019-10-03T00:09:00Z">
        <w:r w:rsidRPr="00E85AFA">
          <w:fldChar w:fldCharType="begin" w:fldLock="1"/>
        </w:r>
        <w:r w:rsidR="005E4E88">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22&lt;/sup&gt;","plainTextFormattedCitation":"22","previouslyFormattedCitation":"&lt;sup&gt;22&lt;/sup&gt;"},"properties":{"noteIndex":0},"schema":"https://github.com/citation-style-language/schema/raw/master/csl-citation.json"}</w:instrText>
        </w:r>
        <w:r w:rsidRPr="00E85AFA">
          <w:fldChar w:fldCharType="separate"/>
        </w:r>
        <w:r w:rsidR="009C1C41" w:rsidRPr="009C1C41">
          <w:rPr>
            <w:noProof/>
            <w:vertAlign w:val="superscript"/>
          </w:rPr>
          <w:t>22</w:t>
        </w:r>
        <w:r w:rsidRPr="00E85AFA">
          <w:fldChar w:fldCharType="end"/>
        </w:r>
      </w:ins>
      <w:r w:rsidRPr="00E85AFA">
        <w:t xml:space="preserve"> </w:t>
      </w:r>
      <w:r w:rsidR="00413F8E" w:rsidRPr="00E85AFA">
        <w:t>which also provides an explanation for</w:t>
      </w:r>
      <w:r w:rsidRPr="00E85AFA">
        <w:t xml:space="preserve"> why teenagers, who are more likely than other age groups to crash while intoxicated,</w:t>
      </w:r>
      <w:del w:id="149" w:author="Robbie Parks" w:date="2019-10-03T00:09:00Z">
        <w:r w:rsidRPr="004C3A2F">
          <w:fldChar w:fldCharType="begin" w:fldLock="1"/>
        </w:r>
        <w:r w:rsidR="00E44DE4" w:rsidRPr="004C3A2F">
          <w:del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21&lt;/sup&gt;","plainTextFormattedCitation":"21","previouslyFormattedCitation":"&lt;sup&gt;21&lt;/sup&gt;"},"properties":{"noteIndex":0},"schema":"https://github.com/citation-style-language/schema/raw/master/csl-citation.json"}</w:delInstrText>
        </w:r>
        <w:r w:rsidRPr="004C3A2F">
          <w:fldChar w:fldCharType="separate"/>
        </w:r>
        <w:r w:rsidR="00112889" w:rsidRPr="004C3A2F">
          <w:rPr>
            <w:noProof/>
            <w:vertAlign w:val="superscript"/>
          </w:rPr>
          <w:delText>21</w:delText>
        </w:r>
        <w:r w:rsidRPr="004C3A2F">
          <w:fldChar w:fldCharType="end"/>
        </w:r>
      </w:del>
      <w:ins w:id="150" w:author="Robbie Parks" w:date="2019-10-03T00:09:00Z">
        <w:r w:rsidRPr="00E85AFA">
          <w:fldChar w:fldCharType="begin" w:fldLock="1"/>
        </w:r>
        <w:r w:rsidR="009C2E1F">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30&lt;/sup&gt;","plainTextFormattedCitation":"30","previouslyFormattedCitation":"&lt;sup&gt;30&lt;/sup&gt;"},"properties":{"noteIndex":0},"schema":"https://github.com/citation-style-language/schema/raw/master/csl-citation.json"}</w:instrText>
        </w:r>
        <w:r w:rsidRPr="00E85AFA">
          <w:fldChar w:fldCharType="separate"/>
        </w:r>
        <w:r w:rsidR="009C2E1F" w:rsidRPr="009C2E1F">
          <w:rPr>
            <w:noProof/>
            <w:vertAlign w:val="superscript"/>
          </w:rPr>
          <w:t>30</w:t>
        </w:r>
        <w:r w:rsidRPr="00E85AFA">
          <w:fldChar w:fldCharType="end"/>
        </w:r>
      </w:ins>
      <w:r w:rsidRPr="00E85AFA">
        <w:t xml:space="preserve"> experience a larger proportional rise in deaths from transport when temperatures are anomalously warm</w:t>
      </w:r>
      <w:r w:rsidR="00413F8E" w:rsidRPr="00E85AFA">
        <w:t xml:space="preserve"> than older adults</w:t>
      </w:r>
      <w:r w:rsidRPr="00E85AFA">
        <w:t>. Lastly, warmer temperatures generally increase road traffic in North America;</w:t>
      </w:r>
      <w:del w:id="151" w:author="Robbie Parks" w:date="2019-10-03T00:09:00Z">
        <w:r w:rsidRPr="004C3A2F">
          <w:fldChar w:fldCharType="begin" w:fldLock="1"/>
        </w:r>
        <w:r w:rsidR="00E44DE4" w:rsidRPr="004C3A2F">
          <w:del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22–25&lt;/sup&gt;","plainTextFormattedCitation":"22–25","previouslyFormattedCitation":"&lt;sup&gt;22–25&lt;/sup&gt;"},"properties":{"noteIndex":0},"schema":"https://github.com/citation-style-language/schema/raw/master/csl-citation.json"}</w:delInstrText>
        </w:r>
        <w:r w:rsidRPr="004C3A2F">
          <w:fldChar w:fldCharType="separate"/>
        </w:r>
        <w:r w:rsidR="00112889" w:rsidRPr="004C3A2F">
          <w:rPr>
            <w:noProof/>
            <w:vertAlign w:val="superscript"/>
          </w:rPr>
          <w:delText>22–25</w:delText>
        </w:r>
        <w:r w:rsidRPr="004C3A2F">
          <w:fldChar w:fldCharType="end"/>
        </w:r>
      </w:del>
      <w:ins w:id="152" w:author="Robbie Parks" w:date="2019-10-03T00:09:00Z">
        <w:r w:rsidRPr="00E85AFA">
          <w:fldChar w:fldCharType="begin" w:fldLock="1"/>
        </w:r>
        <w:r w:rsidR="005741CE">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Prevention","id":"ITEM-5","issued":{"date-parts":[["2018"]]},"title":"Climate change, weather and road deaths","type":"article-journal"},"uris":["http://www.mendeley.com/documents/?uuid=2805dd90-a6e0-4ea1-ad7e-03291693f0d1"]},{"id":"ITEM-6","itemData":{"DOI":"10.1016/j.jth.2018.04.005","ISSN":"22141405","abstract":"Previous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Health","id":"ITEM-6","issued":{"date-parts":[["2018"]]},"title":"Reversal of the road death trend in the U.S. in 2015–2016: An examination of the climate and economic hypotheses","type":"article-journal"},"uris":["http://www.mendeley.com/documents/?uuid=8ad5ba28-1117-4ecd-a049-7909319349c5"]}],"mendeley":{"formattedCitation":"&lt;sup&gt;12–15,20,21&lt;/sup&gt;","plainTextFormattedCitation":"12–15,20,21","previouslyFormattedCitation":"&lt;sup&gt;12–15,20,21&lt;/sup&gt;"},"properties":{"noteIndex":0},"schema":"https://github.com/citation-style-language/schema/raw/master/csl-citation.json"}</w:instrText>
        </w:r>
        <w:r w:rsidRPr="00E85AFA">
          <w:fldChar w:fldCharType="separate"/>
        </w:r>
        <w:r w:rsidR="00CB6158" w:rsidRPr="00CB6158">
          <w:rPr>
            <w:noProof/>
            <w:vertAlign w:val="superscript"/>
          </w:rPr>
          <w:t>12–15,20,21</w:t>
        </w:r>
        <w:r w:rsidRPr="00E85AFA">
          <w:fldChar w:fldCharType="end"/>
        </w:r>
      </w:ins>
      <w:r w:rsidRPr="00E85AFA">
        <w:t xml:space="preserve"> </w:t>
      </w:r>
      <w:r w:rsidR="00413F8E" w:rsidRPr="00E85AFA">
        <w:t xml:space="preserve">coupled with </w:t>
      </w:r>
      <w:r w:rsidRPr="00E85AFA">
        <w:t>more people outdoors in warmer weather,</w:t>
      </w:r>
      <w:del w:id="153" w:author="Robbie Parks" w:date="2019-10-03T00:09:00Z">
        <w:r w:rsidRPr="004C3A2F">
          <w:fldChar w:fldCharType="begin" w:fldLock="1"/>
        </w:r>
        <w:r w:rsidR="00E44DE4" w:rsidRPr="004C3A2F">
          <w:del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26&lt;/sup&gt;","plainTextFormattedCitation":"26","previouslyFormattedCitation":"&lt;sup&gt;26&lt;/sup&gt;"},"properties":{"noteIndex":0},"schema":"https://github.com/citation-style-language/schema/raw/master/csl-citation.json"}</w:delInstrText>
        </w:r>
        <w:r w:rsidRPr="004C3A2F">
          <w:fldChar w:fldCharType="separate"/>
        </w:r>
        <w:r w:rsidR="00112889" w:rsidRPr="004C3A2F">
          <w:rPr>
            <w:noProof/>
            <w:vertAlign w:val="superscript"/>
          </w:rPr>
          <w:delText>26</w:delText>
        </w:r>
        <w:r w:rsidRPr="004C3A2F">
          <w:fldChar w:fldCharType="end"/>
        </w:r>
      </w:del>
      <w:ins w:id="154" w:author="Robbie Parks" w:date="2019-10-03T00:09:00Z">
        <w:r w:rsidRPr="00E85AFA">
          <w:fldChar w:fldCharType="begin" w:fldLock="1"/>
        </w:r>
        <w:r w:rsidR="009C2E1F">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31&lt;/sup&gt;","plainTextFormattedCitation":"31","previouslyFormattedCitation":"&lt;sup&gt;31&lt;/sup&gt;"},"properties":{"noteIndex":0},"schema":"https://github.com/citation-style-language/schema/raw/master/csl-citation.json"}</w:instrText>
        </w:r>
        <w:r w:rsidRPr="00E85AFA">
          <w:fldChar w:fldCharType="separate"/>
        </w:r>
        <w:r w:rsidR="009C2E1F" w:rsidRPr="009C2E1F">
          <w:rPr>
            <w:noProof/>
            <w:vertAlign w:val="superscript"/>
          </w:rPr>
          <w:t>31</w:t>
        </w:r>
        <w:r w:rsidRPr="00E85AFA">
          <w:fldChar w:fldCharType="end"/>
        </w:r>
      </w:ins>
      <w:r w:rsidRPr="00E85AFA">
        <w:t xml:space="preserve"> this</w:t>
      </w:r>
      <w:r w:rsidR="00413F8E" w:rsidRPr="00E85AFA">
        <w:t xml:space="preserve"> increase</w:t>
      </w:r>
      <w:r w:rsidRPr="00E85AFA">
        <w:t xml:space="preserve"> could lead to more fatal collisions.</w:t>
      </w:r>
    </w:p>
    <w:p w14:paraId="00DA31BA" w14:textId="77777777" w:rsidR="00F82744" w:rsidRPr="004C3A2F" w:rsidRDefault="00F82744" w:rsidP="00F82744">
      <w:pPr>
        <w:spacing w:line="480" w:lineRule="auto"/>
        <w:jc w:val="both"/>
        <w:rPr>
          <w:del w:id="155" w:author="Robbie Parks" w:date="2019-10-03T00:09:00Z"/>
        </w:rPr>
      </w:pPr>
    </w:p>
    <w:p w14:paraId="4DB25375" w14:textId="77777777" w:rsidR="00F82744" w:rsidRPr="004C3A2F" w:rsidRDefault="00F82744" w:rsidP="00F82744">
      <w:pPr>
        <w:spacing w:line="480" w:lineRule="auto"/>
        <w:jc w:val="both"/>
        <w:rPr>
          <w:del w:id="156" w:author="Robbie Parks" w:date="2019-10-03T00:09:00Z"/>
        </w:rPr>
      </w:pPr>
      <w:del w:id="157" w:author="Robbie Parks" w:date="2019-10-03T00:09:00Z">
        <w:r w:rsidRPr="004C3A2F">
          <w:delText>Pathways linking anomalously high temperatures and deaths from assault and suicide are less established. One hypothesis is that, similar to transport, more time spent outdoors in anomalously warmer temperatures leads to an increased number of face-to-face interactions, and hence arguments, confrontations, and ultimately assaults.</w:delText>
        </w:r>
        <w:r w:rsidRPr="004C3A2F">
          <w:fldChar w:fldCharType="begin" w:fldLock="1"/>
        </w:r>
        <w:r w:rsidR="00E44DE4" w:rsidRPr="004C3A2F">
          <w:del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27,28&lt;/sup&gt;","plainTextFormattedCitation":"27,28","previouslyFormattedCitation":"&lt;sup&gt;27,28&lt;/sup&gt;"},"properties":{"noteIndex":0},"schema":"https://github.com/citation-style-language/schema/raw/master/csl-citation.json"}</w:delInstrText>
        </w:r>
        <w:r w:rsidRPr="004C3A2F">
          <w:fldChar w:fldCharType="separate"/>
        </w:r>
        <w:r w:rsidR="00112889" w:rsidRPr="004C3A2F">
          <w:rPr>
            <w:noProof/>
            <w:vertAlign w:val="superscript"/>
          </w:rPr>
          <w:delText>27,28</w:delText>
        </w:r>
        <w:r w:rsidRPr="004C3A2F">
          <w:fldChar w:fldCharType="end"/>
        </w:r>
        <w:r w:rsidRPr="004C3A2F">
          <w:delText xml:space="preserve"> These effects could be compounded by the greater anger levels linked to higher temperatures.</w:delText>
        </w:r>
        <w:r w:rsidRPr="004C3A2F">
          <w:fldChar w:fldCharType="begin" w:fldLock="1"/>
        </w:r>
        <w:r w:rsidR="00E44DE4" w:rsidRPr="004C3A2F">
          <w:del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29,30&lt;/sup&gt;","plainTextFormattedCitation":"29,30","previouslyFormattedCitation":"&lt;sup&gt;29,30&lt;/sup&gt;"},"properties":{"noteIndex":0},"schema":"https://github.com/citation-style-language/schema/raw/master/csl-citation.json"}</w:delInstrText>
        </w:r>
        <w:r w:rsidRPr="004C3A2F">
          <w:fldChar w:fldCharType="separate"/>
        </w:r>
        <w:r w:rsidR="00112889" w:rsidRPr="004C3A2F">
          <w:rPr>
            <w:noProof/>
            <w:vertAlign w:val="superscript"/>
          </w:rPr>
          <w:delText>29,30</w:delText>
        </w:r>
        <w:r w:rsidRPr="004C3A2F">
          <w:fldChar w:fldCharType="end"/>
        </w:r>
        <w:r w:rsidRPr="004C3A2F">
          <w:delText xml:space="preserve"> Regarding suicide, </w:delText>
        </w:r>
        <w:r w:rsidR="00413F8E" w:rsidRPr="004C3A2F">
          <w:delText>it has been hypothesi</w:delText>
        </w:r>
        <w:r w:rsidR="0075565E" w:rsidRPr="004C3A2F">
          <w:delText>s</w:delText>
        </w:r>
        <w:r w:rsidR="00413F8E" w:rsidRPr="004C3A2F">
          <w:delText xml:space="preserve">ed that </w:delText>
        </w:r>
        <w:r w:rsidRPr="004C3A2F">
          <w:delText xml:space="preserve">higher temperature </w:delText>
        </w:r>
        <w:r w:rsidR="00413F8E" w:rsidRPr="004C3A2F">
          <w:delText>is</w:delText>
        </w:r>
        <w:r w:rsidRPr="004C3A2F">
          <w:delText xml:space="preserve"> associated with higher levels of distress in younger people.</w:delText>
        </w:r>
        <w:r w:rsidRPr="004C3A2F">
          <w:fldChar w:fldCharType="begin" w:fldLock="1"/>
        </w:r>
        <w:r w:rsidR="00E44DE4" w:rsidRPr="004C3A2F">
          <w:del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31&lt;/sup&gt;","plainTextFormattedCitation":"31","previouslyFormattedCitation":"&lt;sup&gt;31&lt;/sup&gt;"},"properties":{"noteIndex":0},"schema":"https://github.com/citation-style-language/schema/raw/master/csl-citation.json"}</w:delInstrText>
        </w:r>
        <w:r w:rsidRPr="004C3A2F">
          <w:fldChar w:fldCharType="separate"/>
        </w:r>
        <w:r w:rsidR="00112889" w:rsidRPr="004C3A2F">
          <w:rPr>
            <w:noProof/>
            <w:vertAlign w:val="superscript"/>
          </w:rPr>
          <w:delText>31</w:delText>
        </w:r>
        <w:r w:rsidRPr="004C3A2F">
          <w:fldChar w:fldCharType="end"/>
        </w:r>
        <w:r w:rsidRPr="004C3A2F">
          <w:delText xml:space="preserve"> Nonetheless, links between temperature and mental health requires further investigation,</w:delText>
        </w:r>
        <w:r w:rsidR="00E44DE4" w:rsidRPr="004C3A2F">
          <w:delText xml:space="preserve"> i</w:delText>
        </w:r>
        <w:r w:rsidRPr="004C3A2F">
          <w:delText>ncluding whether the relationship varies by age and sex, as indicated by our results.</w:delText>
        </w:r>
      </w:del>
    </w:p>
    <w:p w14:paraId="6C94EA58" w14:textId="77777777" w:rsidR="00F82744" w:rsidRPr="00E85AFA" w:rsidRDefault="00F82744" w:rsidP="00F82744">
      <w:pPr>
        <w:spacing w:line="480" w:lineRule="auto"/>
        <w:jc w:val="both"/>
        <w:rPr>
          <w:ins w:id="158" w:author="Robbie Parks" w:date="2019-10-03T00:09:00Z"/>
        </w:rPr>
      </w:pPr>
    </w:p>
    <w:p w14:paraId="27EF3432" w14:textId="39532848" w:rsidR="00F82744" w:rsidRPr="00E85AFA" w:rsidRDefault="00F82744" w:rsidP="00F82744">
      <w:pPr>
        <w:spacing w:line="480" w:lineRule="auto"/>
        <w:jc w:val="both"/>
        <w:rPr>
          <w:ins w:id="159" w:author="Robbie Parks" w:date="2019-10-03T00:09:00Z"/>
        </w:rPr>
      </w:pPr>
      <w:ins w:id="160" w:author="Robbie Parks" w:date="2019-10-03T00:09:00Z">
        <w:r w:rsidRPr="00E85AFA">
          <w:t>Pathways linking anomalously high temperatures and deaths from assault and suicide are less established. One hypothesis is that, more time spent outdoors in anomalously warmer temperatures leads to an increased number of face-to-face interactions, and hence arguments, confrontations, and ultimately assaults.</w:t>
        </w:r>
        <w:r w:rsidRPr="00E85AFA">
          <w:fldChar w:fldCharType="begin" w:fldLock="1"/>
        </w:r>
        <w:r w:rsidR="009C2E1F">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32,33&lt;/sup&gt;","plainTextFormattedCitation":"32,33","previouslyFormattedCitation":"&lt;sup&gt;32,33&lt;/sup&gt;"},"properties":{"noteIndex":0},"schema":"https://github.com/citation-style-language/schema/raw/master/csl-citation.json"}</w:instrText>
        </w:r>
        <w:r w:rsidRPr="00E85AFA">
          <w:fldChar w:fldCharType="separate"/>
        </w:r>
        <w:r w:rsidR="009C2E1F" w:rsidRPr="009C2E1F">
          <w:rPr>
            <w:noProof/>
            <w:vertAlign w:val="superscript"/>
          </w:rPr>
          <w:t>32,33</w:t>
        </w:r>
        <w:r w:rsidRPr="00E85AFA">
          <w:fldChar w:fldCharType="end"/>
        </w:r>
        <w:r w:rsidRPr="00E85AFA">
          <w:t xml:space="preserve"> These effects could be compounded by the greater anger levels linked to higher temperatures.</w:t>
        </w:r>
        <w:r w:rsidR="00756CB3" w:rsidRPr="00E85AFA">
          <w:fldChar w:fldCharType="begin" w:fldLock="1"/>
        </w:r>
        <w:r w:rsidR="00756CB3">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23–25&lt;/sup&gt;","plainTextFormattedCitation":"23–25","previouslyFormattedCitation":"&lt;sup&gt;23–25&lt;/sup&gt;"},"properties":{"noteIndex":0},"schema":"https://github.com/citation-style-language/schema/raw/master/csl-citation.json"}</w:instrText>
        </w:r>
        <w:r w:rsidR="00756CB3" w:rsidRPr="00E85AFA">
          <w:fldChar w:fldCharType="separate"/>
        </w:r>
        <w:r w:rsidR="00756CB3" w:rsidRPr="009C2E1F">
          <w:rPr>
            <w:noProof/>
            <w:vertAlign w:val="superscript"/>
          </w:rPr>
          <w:t>23–25</w:t>
        </w:r>
        <w:r w:rsidR="00756CB3" w:rsidRPr="00E85AFA">
          <w:fldChar w:fldCharType="end"/>
        </w:r>
        <w:r w:rsidRPr="00E85AFA">
          <w:t xml:space="preserve"> </w:t>
        </w:r>
        <w:r w:rsidR="001869DA">
          <w:t>However, further research</w:t>
        </w:r>
        <w:r w:rsidR="00C7115E">
          <w:t xml:space="preserve"> on the association of</w:t>
        </w:r>
        <w:r w:rsidR="001869DA">
          <w:t xml:space="preserve"> </w:t>
        </w:r>
        <w:r w:rsidR="00C7115E">
          <w:t>temperature</w:t>
        </w:r>
        <w:r w:rsidR="001869DA">
          <w:t xml:space="preserve"> and assault</w:t>
        </w:r>
        <w:r w:rsidR="00C7115E">
          <w:t>, and the factors mediating it,</w:t>
        </w:r>
        <w:r w:rsidR="001869DA">
          <w:t xml:space="preserve"> is </w:t>
        </w:r>
        <w:r w:rsidR="00C7115E">
          <w:t>needed</w:t>
        </w:r>
        <w:r w:rsidR="001869DA">
          <w:t>.</w:t>
        </w:r>
        <w:r w:rsidR="00AA656B">
          <w:fldChar w:fldCharType="begin" w:fldLock="1"/>
        </w:r>
        <w:r w:rsidR="00924924">
          <w:instrText>ADDIN CSL_CITATION {"citationItems":[{"id":"ITEM-1","itemData":{"DOI":"10.1038/s41586-019-1300-6","ISSN":"14764687","abstract":"Research findings on the relationship between climate and conflict are diverse and contested. Here we assess the current understanding of the relationship between climate and conflict, based on the structured judgments of experts from diverse disciplines. These experts agree that climate has affected organized armed conflict within countries. However, other drivers, such as low socioeconomic development and low capabilities of the state, are judged to be substantially more influential, and the mechanisms of climate–conflict linkages remain a key uncertainty. Intensifying climate change is estimated to increase future risks of conflict.","author":[{"dropping-particle":"","family":"Mach","given":"Katharine J.","non-dropping-particle":"","parse-names":false,"suffix":""},{"dropping-particle":"","family":"Kraan","given":"Caroline M.","non-dropping-particle":"","parse-names":false,"suffix":""},{"dropping-particle":"","family":"Adger","given":"W. Neil","non-dropping-particle":"","parse-names":false,"suffix":""},{"dropping-particle":"","family":"Buhaug","given":"Halvard","non-dropping-particle":"","parse-names":false,"suffix":""},{"dropping-particle":"","family":"Burke","given":"Marshall","non-dropping-particle":"","parse-names":false,"suffix":""},{"dropping-particle":"","family":"Fearon","given":"James D.","non-dropping-particle":"","parse-names":false,"suffix":""},{"dropping-particle":"","family":"Field","given":"Christopher B.","non-dropping-particle":"","parse-names":false,"suffix":""},{"dropping-particle":"","family":"Hendrix","given":"Cullen S.","non-dropping-particle":"","parse-names":false,"suffix":""},{"dropping-particle":"","family":"Maystadt","given":"Jean Francois","non-dropping-particle":"","parse-names":false,"suffix":""},{"dropping-particle":"","family":"O’Loughlin","given":"John","non-dropping-particle":"","parse-names":false,"suffix":""},{"dropping-particle":"","family":"Roessler","given":"Philip","non-dropping-particle":"","parse-names":false,"suffix":""},{"dropping-particle":"","family":"Scheffran","given":"Jürgen","non-dropping-particle":"","parse-names":false,"suffix":""},{"dropping-particle":"","family":"Schultz","given":"Kenneth A.","non-dropping-particle":"","parse-names":false,"suffix":""},{"dropping-particle":"","family":"Uexkull","given":"Nina","non-dropping-particle":"von","parse-names":false,"suffix":""}],"container-title":"Nature","id":"ITEM-1","issued":{"date-parts":[["2019"]]},"title":"Climate as a risk factor for armed conflict","type":"article-journal"},"uris":["http://www.mendeley.com/documents/?uuid=e115c8e0-498e-45f1-ab41-e782df117315"]}],"mendeley":{"formattedCitation":"&lt;sup&gt;34&lt;/sup&gt;","plainTextFormattedCitation":"34","previouslyFormattedCitation":"&lt;sup&gt;34&lt;/sup&gt;"},"properties":{"noteIndex":0},"schema":"https://github.com/citation-style-language/schema/raw/master/csl-citation.json"}</w:instrText>
        </w:r>
        <w:r w:rsidR="00AA656B">
          <w:fldChar w:fldCharType="separate"/>
        </w:r>
        <w:r w:rsidR="00AA656B" w:rsidRPr="00AA656B">
          <w:rPr>
            <w:noProof/>
            <w:vertAlign w:val="superscript"/>
          </w:rPr>
          <w:t>34</w:t>
        </w:r>
        <w:r w:rsidR="00AA656B">
          <w:fldChar w:fldCharType="end"/>
        </w:r>
        <w:r w:rsidR="001869DA">
          <w:t xml:space="preserve"> </w:t>
        </w:r>
        <w:r w:rsidRPr="00E85AFA">
          <w:t xml:space="preserve">Regarding suicide, </w:t>
        </w:r>
        <w:r w:rsidR="00413F8E" w:rsidRPr="00E85AFA">
          <w:t>it has been hypothesi</w:t>
        </w:r>
        <w:r w:rsidR="0075565E" w:rsidRPr="00E85AFA">
          <w:t>s</w:t>
        </w:r>
        <w:r w:rsidR="00413F8E" w:rsidRPr="00E85AFA">
          <w:t xml:space="preserve">ed that </w:t>
        </w:r>
        <w:r w:rsidRPr="00E85AFA">
          <w:t xml:space="preserve">higher temperature </w:t>
        </w:r>
        <w:r w:rsidR="00413F8E" w:rsidRPr="00E85AFA">
          <w:t>is</w:t>
        </w:r>
        <w:r w:rsidRPr="00E85AFA">
          <w:t xml:space="preserve"> associated with higher levels of distress in younger people.</w:t>
        </w:r>
        <w:r w:rsidRPr="00E85AFA">
          <w:fldChar w:fldCharType="begin" w:fldLock="1"/>
        </w:r>
        <w:r w:rsidR="00924924">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35&lt;/sup&gt;","plainTextFormattedCitation":"35","previouslyFormattedCitation":"&lt;sup&gt;35&lt;/sup&gt;"},"properties":{"noteIndex":0},"schema":"https://github.com/citation-style-language/schema/raw/master/csl-citation.json"}</w:instrText>
        </w:r>
        <w:r w:rsidRPr="00E85AFA">
          <w:fldChar w:fldCharType="separate"/>
        </w:r>
        <w:r w:rsidR="00AA656B" w:rsidRPr="00AA656B">
          <w:rPr>
            <w:noProof/>
            <w:vertAlign w:val="superscript"/>
          </w:rPr>
          <w:t>35</w:t>
        </w:r>
        <w:r w:rsidRPr="00E85AFA">
          <w:fldChar w:fldCharType="end"/>
        </w:r>
        <w:r w:rsidRPr="00E85AFA">
          <w:t xml:space="preserve"> Nonetheless, </w:t>
        </w:r>
        <w:r w:rsidR="00BD64FD" w:rsidRPr="00E85AFA">
          <w:t xml:space="preserve">the mechanisms for the </w:t>
        </w:r>
        <w:r w:rsidRPr="00E85AFA">
          <w:t>links between temperature and mental health requires further investigation,</w:t>
        </w:r>
        <w:r w:rsidR="00E44DE4" w:rsidRPr="00E85AFA">
          <w:t xml:space="preserve"> i</w:t>
        </w:r>
        <w:r w:rsidRPr="00E85AFA">
          <w:t>ncluding whether the relationship varies by age and sex, as indicated by our results.</w:t>
        </w:r>
        <w:r w:rsidR="00BD64FD" w:rsidRPr="00E85AFA">
          <w:t xml:space="preserve"> Future research should also investigate the extent to which the increased risk of injury death as a result of anomalous temperature depends on community characteristics such as poverty and deprivation, quality of roads and housing, emergency response, and social services.</w:t>
        </w:r>
      </w:ins>
    </w:p>
    <w:p w14:paraId="2645EA01" w14:textId="64975A32" w:rsidR="00324A84" w:rsidRPr="00E85AFA" w:rsidRDefault="00324A84" w:rsidP="00F82744">
      <w:pPr>
        <w:spacing w:line="480" w:lineRule="auto"/>
        <w:jc w:val="both"/>
      </w:pPr>
    </w:p>
    <w:p w14:paraId="0D0C0121" w14:textId="5EFBD91E" w:rsidR="00324A84" w:rsidRPr="00E85AFA" w:rsidRDefault="00324A84" w:rsidP="00324A84">
      <w:pPr>
        <w:spacing w:line="480" w:lineRule="auto"/>
        <w:jc w:val="both"/>
      </w:pPr>
      <w:r w:rsidRPr="00E85AFA">
        <w:t xml:space="preserve">Our work highlights how deaths from injuries are currently susceptible to temperature anomalies and could also be modified by rising temperatures resulting from climate change, </w:t>
      </w:r>
      <w:r w:rsidRPr="00E85AFA">
        <w:lastRenderedPageBreak/>
        <w:t>unless countered by social and health system interventions that mitigate these impacts. Though absolute impacts on mortality are modest, some groups, especially men in young to middle-ages, will experience larger impacts. Therefore, a combination of public health interventions that broadly target injuries in these groups – for example targeted messaging for younger males on the risks of transport injury and drowning – and those that trigger in relation to forecasted high temperature periods – for example more targeted blood alcohol level checks – should be a public health priority.</w:t>
      </w:r>
      <w:ins w:id="161" w:author="Robbie Parks" w:date="2019-10-03T00:09:00Z">
        <w:r w:rsidR="00BD64FD" w:rsidRPr="00E85AFA">
          <w:t xml:space="preserve"> </w:t>
        </w:r>
      </w:ins>
    </w:p>
    <w:p w14:paraId="1FA50F6B" w14:textId="4D3893C2" w:rsidR="000C3D92" w:rsidRPr="00E85AFA" w:rsidRDefault="00413F8E" w:rsidP="00924924">
      <w:pPr>
        <w:spacing w:line="480" w:lineRule="auto"/>
        <w:jc w:val="both"/>
        <w:pPrChange w:id="162" w:author="Robbie Parks" w:date="2019-10-03T00:09:00Z">
          <w:pPr/>
        </w:pPrChange>
      </w:pPr>
      <w:del w:id="163" w:author="Robbie Parks" w:date="2019-10-03T00:09:00Z">
        <w:r w:rsidRPr="004C3A2F">
          <w:br w:type="page"/>
        </w:r>
      </w:del>
    </w:p>
    <w:p w14:paraId="04C1E528" w14:textId="0D8E1AC1" w:rsidR="00D21020" w:rsidRPr="00E85AFA" w:rsidRDefault="00D21020" w:rsidP="00D21020">
      <w:pPr>
        <w:spacing w:line="480" w:lineRule="auto"/>
        <w:jc w:val="both"/>
        <w:rPr>
          <w:b/>
          <w:color w:val="000000" w:themeColor="text1"/>
        </w:rPr>
      </w:pPr>
      <w:r w:rsidRPr="00E85AFA">
        <w:rPr>
          <w:b/>
          <w:color w:val="000000" w:themeColor="text1"/>
        </w:rPr>
        <w:t>Methods</w:t>
      </w:r>
    </w:p>
    <w:p w14:paraId="1D80DA2B" w14:textId="61650915" w:rsidR="00D21020" w:rsidRPr="00E85AFA" w:rsidRDefault="00D21020" w:rsidP="00D21020">
      <w:pPr>
        <w:spacing w:line="480" w:lineRule="auto"/>
        <w:jc w:val="both"/>
        <w:outlineLvl w:val="0"/>
        <w:rPr>
          <w:i/>
          <w:color w:val="000000" w:themeColor="text1"/>
        </w:rPr>
      </w:pPr>
      <w:r w:rsidRPr="00E85AFA">
        <w:rPr>
          <w:i/>
          <w:color w:val="000000" w:themeColor="text1"/>
        </w:rPr>
        <w:t xml:space="preserve">Data </w:t>
      </w:r>
      <w:r w:rsidR="002A0B4C" w:rsidRPr="00E85AFA">
        <w:rPr>
          <w:i/>
          <w:color w:val="000000" w:themeColor="text1"/>
        </w:rPr>
        <w:t>sources</w:t>
      </w:r>
    </w:p>
    <w:p w14:paraId="3BA87459" w14:textId="4739A5FC" w:rsidR="00D21020" w:rsidRPr="00E85AFA" w:rsidRDefault="00D21020" w:rsidP="007433BB">
      <w:pPr>
        <w:spacing w:line="480" w:lineRule="auto"/>
        <w:jc w:val="both"/>
        <w:rPr>
          <w:color w:val="000000" w:themeColor="text1"/>
        </w:rPr>
      </w:pPr>
      <w:r w:rsidRPr="00E85AFA">
        <w:rPr>
          <w:rStyle w:val="apple-style-span"/>
          <w:color w:val="000000" w:themeColor="text1"/>
        </w:rPr>
        <w:t xml:space="preserve">We used data on deaths by sex, age, underlying cause of death and state of residence in the contiguous USA from 1980 to </w:t>
      </w:r>
      <w:del w:id="164" w:author="Robbie Parks" w:date="2019-10-03T00:09:00Z">
        <w:r w:rsidRPr="004C3A2F">
          <w:rPr>
            <w:rStyle w:val="apple-style-span"/>
            <w:color w:val="000000" w:themeColor="text1"/>
          </w:rPr>
          <w:delText>2016</w:delText>
        </w:r>
      </w:del>
      <w:ins w:id="165" w:author="Robbie Parks" w:date="2019-10-03T00:09:00Z">
        <w:r w:rsidRPr="00E85AFA">
          <w:rPr>
            <w:rStyle w:val="apple-style-span"/>
            <w:color w:val="000000" w:themeColor="text1"/>
          </w:rPr>
          <w:t>201</w:t>
        </w:r>
        <w:r w:rsidR="005E7880" w:rsidRPr="00E85AFA">
          <w:rPr>
            <w:rStyle w:val="apple-style-span"/>
            <w:color w:val="000000" w:themeColor="text1"/>
          </w:rPr>
          <w:t>7</w:t>
        </w:r>
      </w:ins>
      <w:r w:rsidRPr="00E85AFA">
        <w:rPr>
          <w:rStyle w:val="apple-style-span"/>
          <w:color w:val="000000" w:themeColor="text1"/>
        </w:rPr>
        <w:t xml:space="preserve"> through the National Center for Health Statistics (NCHS) (</w:t>
      </w:r>
      <w:hyperlink r:id="rId8" w:history="1">
        <w:r w:rsidRPr="00E85AFA">
          <w:rPr>
            <w:rStyle w:val="Hyperlink"/>
          </w:rPr>
          <w:t>https://www.cdc.gov/nchs/nvss/dvs_data_release.htm</w:t>
        </w:r>
      </w:hyperlink>
      <w:r w:rsidRPr="00E85AFA">
        <w:rPr>
          <w:rStyle w:val="apple-style-span"/>
          <w:color w:val="000000" w:themeColor="text1"/>
        </w:rPr>
        <w:t xml:space="preserve">) and on population from the NCHS bridged-race dataset </w:t>
      </w:r>
      <w:r w:rsidRPr="00E85AFA">
        <w:rPr>
          <w:color w:val="000000" w:themeColor="text1"/>
        </w:rPr>
        <w:t xml:space="preserve">for 1990 to </w:t>
      </w:r>
      <w:del w:id="166" w:author="Robbie Parks" w:date="2019-10-03T00:09:00Z">
        <w:r w:rsidRPr="004C3A2F">
          <w:rPr>
            <w:color w:val="000000" w:themeColor="text1"/>
          </w:rPr>
          <w:delText>2016</w:delText>
        </w:r>
      </w:del>
      <w:ins w:id="167" w:author="Robbie Parks" w:date="2019-10-03T00:09:00Z">
        <w:r w:rsidRPr="00E85AFA">
          <w:rPr>
            <w:color w:val="000000" w:themeColor="text1"/>
          </w:rPr>
          <w:t>201</w:t>
        </w:r>
        <w:r w:rsidR="005E7880" w:rsidRPr="00E85AFA">
          <w:rPr>
            <w:color w:val="000000" w:themeColor="text1"/>
          </w:rPr>
          <w:t>7</w:t>
        </w:r>
      </w:ins>
      <w:r w:rsidRPr="00E85AFA">
        <w:rPr>
          <w:color w:val="000000" w:themeColor="text1"/>
        </w:rPr>
        <w:t xml:space="preserve"> (</w:t>
      </w:r>
      <w:hyperlink r:id="rId9" w:history="1">
        <w:r w:rsidRPr="00E85AFA">
          <w:rPr>
            <w:rStyle w:val="Hyperlink"/>
          </w:rPr>
          <w:t>https://www.cdc.gov/nchs/nvss/bridged_race.htm</w:t>
        </w:r>
      </w:hyperlink>
      <w:r w:rsidRPr="00E85AFA">
        <w:rPr>
          <w:color w:val="000000" w:themeColor="text1"/>
        </w:rPr>
        <w:t>) and from the US Census Bureau prior to 1990 (</w:t>
      </w:r>
      <w:hyperlink r:id="rId10" w:history="1">
        <w:r w:rsidRPr="00E85AFA">
          <w:rPr>
            <w:rStyle w:val="Hyperlink"/>
            <w:noProof/>
          </w:rPr>
          <w:t>https://www.census.gov/data/tables/time-series/demo/popest/1980s-county.html</w:t>
        </w:r>
      </w:hyperlink>
      <w:r w:rsidRPr="00E85AFA">
        <w:rPr>
          <w:rStyle w:val="Hyperlink"/>
          <w:color w:val="auto"/>
        </w:rPr>
        <w:t>)</w:t>
      </w:r>
      <w:r w:rsidRPr="00E85AFA">
        <w:rPr>
          <w:color w:val="000000" w:themeColor="text1"/>
        </w:rPr>
        <w:t xml:space="preserve">. </w:t>
      </w:r>
      <w:ins w:id="168" w:author="Robbie Parks" w:date="2019-10-03T00:09:00Z">
        <w:r w:rsidR="00EF0C12">
          <w:rPr>
            <w:color w:val="000000" w:themeColor="text1"/>
          </w:rPr>
          <w:t xml:space="preserve">We did </w:t>
        </w:r>
        <w:r w:rsidR="00D65FA3">
          <w:rPr>
            <w:color w:val="000000" w:themeColor="text1"/>
          </w:rPr>
          <w:t xml:space="preserve">not include Alaska and Hawaii, </w:t>
        </w:r>
        <w:r w:rsidR="00FC3A57">
          <w:rPr>
            <w:color w:val="000000" w:themeColor="text1"/>
          </w:rPr>
          <w:t>(</w:t>
        </w:r>
        <w:r w:rsidR="00D65FA3">
          <w:rPr>
            <w:color w:val="000000" w:themeColor="text1"/>
          </w:rPr>
          <w:t xml:space="preserve">which </w:t>
        </w:r>
        <w:r w:rsidR="00D85D38">
          <w:rPr>
            <w:color w:val="000000" w:themeColor="text1"/>
          </w:rPr>
          <w:t xml:space="preserve">together </w:t>
        </w:r>
        <w:r w:rsidR="00D65FA3">
          <w:rPr>
            <w:color w:val="000000" w:themeColor="text1"/>
          </w:rPr>
          <w:t>ma</w:t>
        </w:r>
        <w:r w:rsidR="00D85D38">
          <w:rPr>
            <w:color w:val="000000" w:themeColor="text1"/>
          </w:rPr>
          <w:t>de</w:t>
        </w:r>
        <w:r w:rsidR="00D65FA3">
          <w:rPr>
            <w:color w:val="000000" w:themeColor="text1"/>
          </w:rPr>
          <w:t xml:space="preserve"> up </w:t>
        </w:r>
        <w:r w:rsidR="003B67D2">
          <w:rPr>
            <w:color w:val="000000" w:themeColor="text1"/>
          </w:rPr>
          <w:t>0.5</w:t>
        </w:r>
        <w:r w:rsidR="00D65FA3">
          <w:rPr>
            <w:color w:val="000000" w:themeColor="text1"/>
          </w:rPr>
          <w:t xml:space="preserve">% of the </w:t>
        </w:r>
        <w:r w:rsidR="00806310">
          <w:rPr>
            <w:color w:val="000000" w:themeColor="text1"/>
          </w:rPr>
          <w:t xml:space="preserve">US </w:t>
        </w:r>
        <w:r w:rsidR="00D65FA3">
          <w:rPr>
            <w:color w:val="000000" w:themeColor="text1"/>
          </w:rPr>
          <w:t xml:space="preserve">population </w:t>
        </w:r>
        <w:r w:rsidR="00D85D38">
          <w:rPr>
            <w:color w:val="000000" w:themeColor="text1"/>
          </w:rPr>
          <w:t>in 2017</w:t>
        </w:r>
        <w:r w:rsidR="00D65FA3">
          <w:rPr>
            <w:color w:val="000000" w:themeColor="text1"/>
          </w:rPr>
          <w:t>)</w:t>
        </w:r>
        <w:r w:rsidR="00FC3A57">
          <w:rPr>
            <w:color w:val="000000" w:themeColor="text1"/>
          </w:rPr>
          <w:t xml:space="preserve"> because their climate</w:t>
        </w:r>
        <w:r w:rsidR="00BF13E0">
          <w:rPr>
            <w:color w:val="000000" w:themeColor="text1"/>
          </w:rPr>
          <w:t>s</w:t>
        </w:r>
        <w:r w:rsidR="00D85D38">
          <w:rPr>
            <w:color w:val="000000" w:themeColor="text1"/>
          </w:rPr>
          <w:t xml:space="preserve"> and environment</w:t>
        </w:r>
        <w:r w:rsidR="00FC3A57">
          <w:rPr>
            <w:color w:val="000000" w:themeColor="text1"/>
          </w:rPr>
          <w:t xml:space="preserve"> </w:t>
        </w:r>
        <w:r w:rsidR="00BF13E0">
          <w:rPr>
            <w:color w:val="000000" w:themeColor="text1"/>
          </w:rPr>
          <w:t>are</w:t>
        </w:r>
        <w:r w:rsidR="00FC3A57">
          <w:rPr>
            <w:color w:val="000000" w:themeColor="text1"/>
          </w:rPr>
          <w:t xml:space="preserve"> distinct</w:t>
        </w:r>
        <w:r w:rsidR="00BF13E0">
          <w:rPr>
            <w:color w:val="000000" w:themeColor="text1"/>
          </w:rPr>
          <w:t xml:space="preserve"> </w:t>
        </w:r>
        <w:r w:rsidR="00CC1155">
          <w:rPr>
            <w:color w:val="000000" w:themeColor="text1"/>
          </w:rPr>
          <w:t xml:space="preserve">from </w:t>
        </w:r>
        <w:r w:rsidR="00D85D38">
          <w:rPr>
            <w:color w:val="000000" w:themeColor="text1"/>
          </w:rPr>
          <w:t>other</w:t>
        </w:r>
        <w:r w:rsidR="00CC1155">
          <w:rPr>
            <w:color w:val="000000" w:themeColor="text1"/>
          </w:rPr>
          <w:t xml:space="preserve"> states</w:t>
        </w:r>
        <w:r w:rsidR="00D85D38">
          <w:rPr>
            <w:color w:val="000000" w:themeColor="text1"/>
          </w:rPr>
          <w:t xml:space="preserve"> due to their substantial physical distance</w:t>
        </w:r>
        <w:r w:rsidR="00CC1155">
          <w:rPr>
            <w:color w:val="000000" w:themeColor="text1"/>
          </w:rPr>
          <w:t>.</w:t>
        </w:r>
        <w:r w:rsidR="00FC3A57">
          <w:rPr>
            <w:color w:val="000000" w:themeColor="text1"/>
          </w:rPr>
          <w:t xml:space="preserve"> </w:t>
        </w:r>
      </w:ins>
      <w:r w:rsidRPr="00E85AFA">
        <w:rPr>
          <w:color w:val="000000" w:themeColor="text1"/>
        </w:rPr>
        <w:t>We calculated monthly population counts through linear interpolation, assigning each yearly count to July.</w:t>
      </w:r>
    </w:p>
    <w:p w14:paraId="2D46AB50" w14:textId="77777777" w:rsidR="007433BB" w:rsidRPr="00E85AFA" w:rsidRDefault="007433BB" w:rsidP="007433BB">
      <w:pPr>
        <w:spacing w:line="480" w:lineRule="auto"/>
        <w:jc w:val="both"/>
        <w:rPr>
          <w:rStyle w:val="apple-style-span"/>
          <w:color w:val="000000" w:themeColor="text1"/>
        </w:rPr>
      </w:pPr>
    </w:p>
    <w:p w14:paraId="542F4EB0" w14:textId="09A17FC7" w:rsidR="00633303" w:rsidRDefault="00D21020" w:rsidP="007433BB">
      <w:pPr>
        <w:spacing w:line="480" w:lineRule="auto"/>
        <w:jc w:val="both"/>
        <w:rPr>
          <w:ins w:id="169" w:author="Robbie Parks" w:date="2019-10-03T00:09:00Z"/>
          <w:color w:val="000000" w:themeColor="text1"/>
        </w:rPr>
      </w:pPr>
      <w:r w:rsidRPr="00E85AFA">
        <w:rPr>
          <w:color w:val="000000" w:themeColor="text1"/>
        </w:rPr>
        <w:t>The underlying cause of death was coded according to the international classification of diseases (ICD) system (9</w:t>
      </w:r>
      <w:r w:rsidRPr="00E85AFA">
        <w:rPr>
          <w:color w:val="000000" w:themeColor="text1"/>
          <w:vertAlign w:val="superscript"/>
        </w:rPr>
        <w:t>th</w:t>
      </w:r>
      <w:r w:rsidRPr="00E85AFA">
        <w:rPr>
          <w:color w:val="000000" w:themeColor="text1"/>
        </w:rPr>
        <w:t xml:space="preserve"> revision from 1980 to 1998 and 10</w:t>
      </w:r>
      <w:r w:rsidRPr="00E85AFA">
        <w:rPr>
          <w:color w:val="000000" w:themeColor="text1"/>
          <w:vertAlign w:val="superscript"/>
        </w:rPr>
        <w:t>th</w:t>
      </w:r>
      <w:r w:rsidRPr="00E85AFA">
        <w:rPr>
          <w:color w:val="000000" w:themeColor="text1"/>
        </w:rPr>
        <w:t xml:space="preserve"> revision thereafter). The </w:t>
      </w:r>
      <w:del w:id="170" w:author="Robbie Parks" w:date="2019-10-03T00:09:00Z">
        <w:r w:rsidRPr="004C3A2F">
          <w:rPr>
            <w:color w:val="000000" w:themeColor="text1"/>
          </w:rPr>
          <w:delText>5.7</w:delText>
        </w:r>
      </w:del>
      <w:ins w:id="171" w:author="Robbie Parks" w:date="2019-10-03T00:09:00Z">
        <w:r w:rsidR="002D21A4">
          <w:rPr>
            <w:color w:val="000000" w:themeColor="text1"/>
          </w:rPr>
          <w:t>6</w:t>
        </w:r>
      </w:ins>
    </w:p>
    <w:p w14:paraId="15030BAA" w14:textId="36DF5592" w:rsidR="00D21020" w:rsidRPr="00E85AFA" w:rsidRDefault="00D21020" w:rsidP="007433BB">
      <w:pPr>
        <w:spacing w:line="480" w:lineRule="auto"/>
        <w:jc w:val="both"/>
        <w:rPr>
          <w:color w:val="000000" w:themeColor="text1"/>
        </w:rPr>
      </w:pPr>
      <w:r w:rsidRPr="00E85AFA">
        <w:rPr>
          <w:color w:val="000000" w:themeColor="text1"/>
        </w:rPr>
        <w:t xml:space="preserve"> million </w:t>
      </w:r>
      <w:r w:rsidRPr="00E85AFA">
        <w:rPr>
          <w:rStyle w:val="apple-style-span"/>
          <w:color w:val="000000" w:themeColor="text1"/>
        </w:rPr>
        <w:t xml:space="preserve">injury deaths fell into six categories: transport, falls, drownings, assault, suicide and an aggregate set of other </w:t>
      </w:r>
      <w:del w:id="172" w:author="Robbie Parks" w:date="2019-10-03T00:09:00Z">
        <w:r w:rsidRPr="004C3A2F">
          <w:rPr>
            <w:rStyle w:val="apple-style-span"/>
            <w:color w:val="000000" w:themeColor="text1"/>
          </w:rPr>
          <w:delText xml:space="preserve">unintentional </w:delText>
        </w:r>
      </w:del>
      <w:r w:rsidRPr="00E85AFA">
        <w:rPr>
          <w:rStyle w:val="apple-style-span"/>
          <w:color w:val="000000" w:themeColor="text1"/>
        </w:rPr>
        <w:t xml:space="preserve">injuries. We report the results of all of these categories except other </w:t>
      </w:r>
      <w:del w:id="173" w:author="Robbie Parks" w:date="2019-10-03T00:09:00Z">
        <w:r w:rsidRPr="004C3A2F">
          <w:rPr>
            <w:rStyle w:val="apple-style-span"/>
            <w:color w:val="000000" w:themeColor="text1"/>
          </w:rPr>
          <w:lastRenderedPageBreak/>
          <w:delText xml:space="preserve">unintentional </w:delText>
        </w:r>
      </w:del>
      <w:r w:rsidRPr="00E85AFA">
        <w:rPr>
          <w:rStyle w:val="apple-style-span"/>
          <w:color w:val="000000" w:themeColor="text1"/>
        </w:rPr>
        <w:t>injuries (</w:t>
      </w:r>
      <w:r w:rsidR="00E317EA">
        <w:rPr>
          <w:rStyle w:val="apple-style-span"/>
          <w:color w:val="000000" w:themeColor="text1"/>
        </w:rPr>
        <w:t>1,</w:t>
      </w:r>
      <w:del w:id="174" w:author="Robbie Parks" w:date="2019-10-03T00:09:00Z">
        <w:r w:rsidRPr="004C3A2F">
          <w:rPr>
            <w:rStyle w:val="apple-style-span"/>
            <w:color w:val="000000" w:themeColor="text1"/>
          </w:rPr>
          <w:delText>329,200</w:delText>
        </w:r>
      </w:del>
      <w:ins w:id="175" w:author="Robbie Parks" w:date="2019-10-03T00:09:00Z">
        <w:r w:rsidR="00E317EA">
          <w:rPr>
            <w:rStyle w:val="apple-style-span"/>
            <w:color w:val="000000" w:themeColor="text1"/>
          </w:rPr>
          <w:t>4</w:t>
        </w:r>
        <w:r w:rsidR="0019479E">
          <w:rPr>
            <w:rStyle w:val="apple-style-span"/>
            <w:color w:val="000000" w:themeColor="text1"/>
          </w:rPr>
          <w:t>02</w:t>
        </w:r>
        <w:r w:rsidR="00E317EA">
          <w:rPr>
            <w:rStyle w:val="apple-style-span"/>
            <w:color w:val="000000" w:themeColor="text1"/>
          </w:rPr>
          <w:t>,</w:t>
        </w:r>
        <w:r w:rsidR="0019479E">
          <w:rPr>
            <w:rStyle w:val="apple-style-span"/>
            <w:color w:val="000000" w:themeColor="text1"/>
          </w:rPr>
          <w:t>941</w:t>
        </w:r>
      </w:ins>
      <w:r w:rsidRPr="00E85AFA">
        <w:rPr>
          <w:rStyle w:val="apple-style-span"/>
          <w:color w:val="000000" w:themeColor="text1"/>
        </w:rPr>
        <w:t xml:space="preserve"> deaths or </w:t>
      </w:r>
      <w:r w:rsidR="00DE19D0">
        <w:rPr>
          <w:rStyle w:val="apple-style-span"/>
          <w:color w:val="000000" w:themeColor="text1"/>
        </w:rPr>
        <w:t>23</w:t>
      </w:r>
      <w:r w:rsidRPr="00E85AFA">
        <w:rPr>
          <w:rStyle w:val="apple-style-span"/>
          <w:color w:val="000000" w:themeColor="text1"/>
        </w:rPr>
        <w:t>% of total injury deaths during 1980-</w:t>
      </w:r>
      <w:del w:id="176" w:author="Robbie Parks" w:date="2019-10-03T00:09:00Z">
        <w:r w:rsidRPr="004C3A2F">
          <w:rPr>
            <w:rStyle w:val="apple-style-span"/>
            <w:color w:val="000000" w:themeColor="text1"/>
          </w:rPr>
          <w:delText>2016</w:delText>
        </w:r>
      </w:del>
      <w:ins w:id="177" w:author="Robbie Parks" w:date="2019-10-03T00:09:00Z">
        <w:r w:rsidRPr="00E85AFA">
          <w:rPr>
            <w:rStyle w:val="apple-style-span"/>
            <w:color w:val="000000" w:themeColor="text1"/>
          </w:rPr>
          <w:t>201</w:t>
        </w:r>
        <w:r w:rsidR="005E7880" w:rsidRPr="00E85AFA">
          <w:rPr>
            <w:rStyle w:val="apple-style-span"/>
            <w:color w:val="000000" w:themeColor="text1"/>
          </w:rPr>
          <w:t>7</w:t>
        </w:r>
      </w:ins>
      <w:r w:rsidRPr="00E85AFA">
        <w:rPr>
          <w:rStyle w:val="apple-style-span"/>
          <w:color w:val="000000" w:themeColor="text1"/>
        </w:rPr>
        <w:t>), because the composition of this aggregate group varies by sex, age group, state and time.</w:t>
      </w:r>
    </w:p>
    <w:p w14:paraId="202FD23D" w14:textId="77777777" w:rsidR="007433BB" w:rsidRPr="00E85AFA" w:rsidRDefault="007433BB" w:rsidP="007433BB">
      <w:pPr>
        <w:spacing w:line="480" w:lineRule="auto"/>
        <w:jc w:val="both"/>
        <w:rPr>
          <w:color w:val="000000" w:themeColor="text1"/>
        </w:rPr>
      </w:pPr>
    </w:p>
    <w:p w14:paraId="30E283E7" w14:textId="77777777" w:rsidR="00D21020" w:rsidRPr="004C3A2F" w:rsidRDefault="00D21020" w:rsidP="007433BB">
      <w:pPr>
        <w:spacing w:line="480" w:lineRule="auto"/>
        <w:jc w:val="both"/>
        <w:rPr>
          <w:del w:id="178" w:author="Robbie Parks" w:date="2019-10-03T00:09:00Z"/>
          <w:color w:val="000000" w:themeColor="text1"/>
        </w:rPr>
      </w:pPr>
      <w:del w:id="179" w:author="Robbie Parks" w:date="2019-10-03T00:09:00Z">
        <w:r w:rsidRPr="004C3A2F">
          <w:rPr>
            <w:color w:val="000000" w:themeColor="text1"/>
          </w:rPr>
          <w:delText>We obtained data on temperature from ERA-Interim, which combines predictions from a physical model with in-situ and satellite measurements</w:delText>
        </w:r>
        <w:r w:rsidR="00206140" w:rsidRPr="004C3A2F">
          <w:rPr>
            <w:color w:val="000000" w:themeColor="text1"/>
          </w:rPr>
          <w:delText>.</w:delText>
        </w:r>
        <w:r w:rsidRPr="004C3A2F">
          <w:fldChar w:fldCharType="begin" w:fldLock="1"/>
        </w:r>
        <w:r w:rsidR="00DF6C3A" w:rsidRPr="004C3A2F">
          <w:del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32&lt;/sup&gt;","plainTextFormattedCitation":"32","previouslyFormattedCitation":"&lt;sup&gt;32&lt;/sup&gt;"},"properties":{"noteIndex":0},"schema":"https://github.com/citation-style-language/schema/raw/master/csl-citation.json"}</w:delInstrText>
        </w:r>
        <w:r w:rsidRPr="004C3A2F">
          <w:fldChar w:fldCharType="separate"/>
        </w:r>
        <w:r w:rsidR="00E44DE4" w:rsidRPr="004C3A2F">
          <w:rPr>
            <w:noProof/>
            <w:vertAlign w:val="superscript"/>
          </w:rPr>
          <w:delText>32</w:delText>
        </w:r>
        <w:r w:rsidRPr="004C3A2F">
          <w:fldChar w:fldCharType="end"/>
        </w:r>
        <w:r w:rsidRPr="004C3A2F">
          <w:rPr>
            <w:color w:val="000000" w:themeColor="text1"/>
          </w:rPr>
          <w:delText xml:space="preserve"> We used gridded four-times-daily estimates at a resolution of 80 km to generate monthly population-weighted temperature by state throughout the analysis period. </w:delText>
        </w:r>
      </w:del>
    </w:p>
    <w:p w14:paraId="15A0916C" w14:textId="1BEABA3F" w:rsidR="00D21020" w:rsidRPr="00E85AFA" w:rsidRDefault="00D21020" w:rsidP="007433BB">
      <w:pPr>
        <w:spacing w:line="480" w:lineRule="auto"/>
        <w:jc w:val="both"/>
        <w:rPr>
          <w:ins w:id="180" w:author="Robbie Parks" w:date="2019-10-03T00:09:00Z"/>
          <w:color w:val="000000" w:themeColor="text1"/>
        </w:rPr>
      </w:pPr>
      <w:ins w:id="181" w:author="Robbie Parks" w:date="2019-10-03T00:09:00Z">
        <w:r w:rsidRPr="00E85AFA">
          <w:rPr>
            <w:color w:val="000000" w:themeColor="text1"/>
          </w:rPr>
          <w:t xml:space="preserve">We obtained data on temperature from </w:t>
        </w:r>
        <w:r w:rsidR="00383783" w:rsidRPr="00E85AFA">
          <w:rPr>
            <w:color w:val="000000" w:themeColor="text1"/>
          </w:rPr>
          <w:t>ERA5</w:t>
        </w:r>
        <w:r w:rsidRPr="00E85AFA">
          <w:rPr>
            <w:color w:val="000000" w:themeColor="text1"/>
          </w:rPr>
          <w:t>, which</w:t>
        </w:r>
        <w:r w:rsidR="004409BD">
          <w:rPr>
            <w:color w:val="000000" w:themeColor="text1"/>
          </w:rPr>
          <w:t xml:space="preserve"> uses measurement</w:t>
        </w:r>
        <w:r w:rsidR="00D44487">
          <w:rPr>
            <w:color w:val="000000" w:themeColor="text1"/>
          </w:rPr>
          <w:t xml:space="preserve"> data</w:t>
        </w:r>
        <w:r w:rsidR="00334713">
          <w:rPr>
            <w:color w:val="000000" w:themeColor="text1"/>
          </w:rPr>
          <w:t xml:space="preserve"> from global</w:t>
        </w:r>
        <w:r w:rsidRPr="00E85AFA">
          <w:rPr>
            <w:color w:val="000000" w:themeColor="text1"/>
          </w:rPr>
          <w:t xml:space="preserve"> in-situ and satellite measurements</w:t>
        </w:r>
        <w:r w:rsidR="00604BCE">
          <w:rPr>
            <w:color w:val="000000" w:themeColor="text1"/>
          </w:rPr>
          <w:t xml:space="preserve"> to generate a worldwide meteorological dataset</w:t>
        </w:r>
        <w:r w:rsidR="00AC1978">
          <w:rPr>
            <w:color w:val="000000" w:themeColor="text1"/>
          </w:rPr>
          <w:t xml:space="preserve">, with </w:t>
        </w:r>
        <w:r w:rsidR="00604BCE">
          <w:rPr>
            <w:color w:val="000000" w:themeColor="text1"/>
          </w:rPr>
          <w:t>full space and time</w:t>
        </w:r>
        <w:r w:rsidR="00AC1978">
          <w:rPr>
            <w:color w:val="000000" w:themeColor="text1"/>
          </w:rPr>
          <w:t xml:space="preserve"> coverage over our analysis period</w:t>
        </w:r>
        <w:r w:rsidR="00206140" w:rsidRPr="00E85AFA">
          <w:rPr>
            <w:color w:val="000000" w:themeColor="text1"/>
          </w:rPr>
          <w:t>.</w:t>
        </w:r>
        <w:r w:rsidR="005741CE">
          <w:rPr>
            <w:color w:val="000000" w:themeColor="text1"/>
          </w:rPr>
          <w:fldChar w:fldCharType="begin" w:fldLock="1"/>
        </w:r>
        <w:r w:rsidR="00924924">
          <w:rPr>
            <w:color w:val="000000" w:themeColor="text1"/>
          </w:rPr>
          <w:instrText>ADDIN CSL_CITATION {"citationItems":[{"id":"ITEM-1","itemData":{"abstract":"A first segment of the ERA5 dataset is now available for public use (1979 to within 3 months of real time). ERA5 provides hourly estimates of a large number of atmospheric, land and oceanic climate variables. The data cover the Earth on a 30km grid and resolve the atmosphere using 137 levels from the surface up to a height of 80km. ERA5 includes information about uncertainties for all variables at reduced spatial and temporal resolutions. Quality-assured monthly updates of ERA5 are now published within 3 months of real time. Preliminary daily updates of the dataset will soon be made available to users within 7 days of real time. Subsequent releases of ERA5 will cover the earlier decades. The entire ERA5 dataset from 1950 to present is expected to be available for use in late 2019. ERA5 combines vast amounts of historical observations into global estimates using advanced modelling and data assimilation systems. Access to all observations used in ERA5 will be provided at a later stage. ERA5 will eventually replace the ERA-Interim reanalysis. You can read about the key characteristics of ERA5 and important changes relative to ERA-Interim.","author":[{"dropping-particle":"","family":"European Centre for Medium-Range Weather Forecasts (ECMWF)","given":"","non-dropping-particle":"","parse-names":false,"suffix":""}],"container-title":"Reanalysis datasets","id":"ITEM-1","issued":{"date-parts":[["2019"]]},"title":"ERA5","type":"webpage"},"uris":["http://www.mendeley.com/documents/?uuid=40ca66f7-7cf9-4fab-a8ac-44e7a3002db7"]}],"mendeley":{"formattedCitation":"&lt;sup&gt;36&lt;/sup&gt;","plainTextFormattedCitation":"36","previouslyFormattedCitation":"&lt;sup&gt;36&lt;/sup&gt;"},"properties":{"noteIndex":0},"schema":"https://github.com/citation-style-language/schema/raw/master/csl-citation.json"}</w:instrText>
        </w:r>
        <w:r w:rsidR="005741CE">
          <w:rPr>
            <w:color w:val="000000" w:themeColor="text1"/>
          </w:rPr>
          <w:fldChar w:fldCharType="separate"/>
        </w:r>
        <w:r w:rsidR="00AA656B" w:rsidRPr="00AA656B">
          <w:rPr>
            <w:noProof/>
            <w:color w:val="000000" w:themeColor="text1"/>
            <w:vertAlign w:val="superscript"/>
          </w:rPr>
          <w:t>36</w:t>
        </w:r>
        <w:r w:rsidR="005741CE">
          <w:rPr>
            <w:color w:val="000000" w:themeColor="text1"/>
          </w:rPr>
          <w:fldChar w:fldCharType="end"/>
        </w:r>
        <w:r w:rsidRPr="00E85AFA">
          <w:rPr>
            <w:color w:val="000000" w:themeColor="text1"/>
          </w:rPr>
          <w:t xml:space="preserve"> We used gridded four-times-daily estimates at a resolution of </w:t>
        </w:r>
        <w:r w:rsidR="005741CE">
          <w:rPr>
            <w:color w:val="000000" w:themeColor="text1"/>
          </w:rPr>
          <w:t>30</w:t>
        </w:r>
        <w:r w:rsidRPr="00E85AFA">
          <w:rPr>
            <w:color w:val="000000" w:themeColor="text1"/>
          </w:rPr>
          <w:t xml:space="preserve"> km to generate monthly </w:t>
        </w:r>
        <w:r w:rsidR="007E5B66" w:rsidRPr="007E5B66">
          <w:rPr>
            <w:color w:val="000000" w:themeColor="text1"/>
          </w:rPr>
          <w:t xml:space="preserve">temperatures by county and following </w:t>
        </w:r>
        <w:r w:rsidRPr="00E85AFA">
          <w:rPr>
            <w:color w:val="000000" w:themeColor="text1"/>
          </w:rPr>
          <w:t>population-</w:t>
        </w:r>
        <w:r w:rsidR="007E5B66" w:rsidRPr="00E85AFA">
          <w:rPr>
            <w:color w:val="000000" w:themeColor="text1"/>
          </w:rPr>
          <w:t>weight</w:t>
        </w:r>
        <w:r w:rsidR="007E5B66">
          <w:rPr>
            <w:color w:val="000000" w:themeColor="text1"/>
          </w:rPr>
          <w:t>ing, monthly</w:t>
        </w:r>
        <w:r w:rsidR="007E5B66" w:rsidRPr="00E85AFA">
          <w:rPr>
            <w:color w:val="000000" w:themeColor="text1"/>
          </w:rPr>
          <w:t xml:space="preserve"> </w:t>
        </w:r>
        <w:r w:rsidRPr="00E85AFA">
          <w:rPr>
            <w:color w:val="000000" w:themeColor="text1"/>
          </w:rPr>
          <w:t>temperature</w:t>
        </w:r>
        <w:r w:rsidR="00B50482">
          <w:rPr>
            <w:color w:val="000000" w:themeColor="text1"/>
          </w:rPr>
          <w:t>s</w:t>
        </w:r>
        <w:r w:rsidRPr="00E85AFA">
          <w:rPr>
            <w:color w:val="000000" w:themeColor="text1"/>
          </w:rPr>
          <w:t xml:space="preserve"> by </w:t>
        </w:r>
        <w:r w:rsidR="007E5B66">
          <w:rPr>
            <w:color w:val="000000" w:themeColor="text1"/>
          </w:rPr>
          <w:t>state</w:t>
        </w:r>
        <w:r w:rsidR="007E5B66" w:rsidRPr="00E85AFA">
          <w:rPr>
            <w:color w:val="000000" w:themeColor="text1"/>
          </w:rPr>
          <w:t xml:space="preserve"> </w:t>
        </w:r>
        <w:r w:rsidRPr="00E85AFA">
          <w:rPr>
            <w:color w:val="000000" w:themeColor="text1"/>
          </w:rPr>
          <w:t xml:space="preserve">throughout the analysis period. </w:t>
        </w:r>
      </w:ins>
    </w:p>
    <w:p w14:paraId="74C799D5" w14:textId="77777777" w:rsidR="00AC1978" w:rsidRPr="00924924" w:rsidRDefault="00AC1978" w:rsidP="00D21020">
      <w:pPr>
        <w:spacing w:line="480" w:lineRule="auto"/>
        <w:jc w:val="both"/>
        <w:rPr>
          <w:rPrChange w:id="182" w:author="Robbie Parks" w:date="2019-10-03T00:09:00Z">
            <w:rPr>
              <w:color w:val="000000" w:themeColor="text1"/>
            </w:rPr>
          </w:rPrChange>
        </w:rPr>
      </w:pPr>
    </w:p>
    <w:p w14:paraId="4BF78D03" w14:textId="2520C238" w:rsidR="00D21020" w:rsidRPr="00E85AFA" w:rsidRDefault="00D21020" w:rsidP="00D21020">
      <w:pPr>
        <w:spacing w:line="480" w:lineRule="auto"/>
        <w:jc w:val="both"/>
        <w:rPr>
          <w:i/>
        </w:rPr>
      </w:pPr>
      <w:r w:rsidRPr="00E85AFA">
        <w:rPr>
          <w:i/>
        </w:rPr>
        <w:t>Anomalous temperature metric</w:t>
      </w:r>
    </w:p>
    <w:p w14:paraId="3D10C525" w14:textId="7CEB01CA" w:rsidR="00D44487" w:rsidRDefault="00422055" w:rsidP="007433BB">
      <w:pPr>
        <w:spacing w:line="480" w:lineRule="auto"/>
        <w:jc w:val="both"/>
        <w:rPr>
          <w:color w:val="000000" w:themeColor="text1"/>
        </w:rPr>
      </w:pPr>
      <w:r w:rsidRPr="00E85AFA">
        <w:rPr>
          <w:color w:val="000000" w:themeColor="text1"/>
        </w:rPr>
        <w:t>With few exceptions,</w:t>
      </w:r>
      <w:del w:id="183" w:author="Robbie Parks" w:date="2019-10-03T00:09:00Z">
        <w:r w:rsidRPr="004C3A2F">
          <w:rPr>
            <w:color w:val="000000" w:themeColor="text1"/>
          </w:rPr>
          <w:fldChar w:fldCharType="begin" w:fldLock="1"/>
        </w:r>
        <w:r w:rsidR="00DF6C3A" w:rsidRPr="004C3A2F">
          <w:rPr>
            <w:color w:val="000000" w:themeColor="text1"/>
          </w:rPr>
          <w:del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7,33&lt;/sup&gt;","plainTextFormattedCitation":"7,33","previouslyFormattedCitation":"&lt;sup&gt;7,33&lt;/sup&gt;"},"properties":{"noteIndex":0},"schema":"https://github.com/citation-style-language/schema/raw/master/csl-citation.json"}</w:delInstrText>
        </w:r>
        <w:r w:rsidRPr="004C3A2F">
          <w:rPr>
            <w:color w:val="000000" w:themeColor="text1"/>
          </w:rPr>
          <w:fldChar w:fldCharType="separate"/>
        </w:r>
        <w:r w:rsidR="00E44DE4" w:rsidRPr="004C3A2F">
          <w:rPr>
            <w:noProof/>
            <w:color w:val="000000" w:themeColor="text1"/>
            <w:vertAlign w:val="superscript"/>
          </w:rPr>
          <w:delText>7,33</w:delText>
        </w:r>
        <w:r w:rsidRPr="004C3A2F">
          <w:rPr>
            <w:color w:val="000000" w:themeColor="text1"/>
          </w:rPr>
          <w:fldChar w:fldCharType="end"/>
        </w:r>
        <w:r w:rsidRPr="004C3A2F">
          <w:rPr>
            <w:color w:val="000000" w:themeColor="text1"/>
          </w:rPr>
          <w:delText xml:space="preserve"> current climate change risk assessments typically extrapolate from changes in mortality in relation to daily temperature</w:delText>
        </w:r>
        <w:r w:rsidR="00206140" w:rsidRPr="004C3A2F">
          <w:rPr>
            <w:color w:val="000000" w:themeColor="text1"/>
          </w:rPr>
          <w:delText>.</w:delText>
        </w:r>
        <w:r w:rsidRPr="004C3A2F">
          <w:rPr>
            <w:color w:val="000000" w:themeColor="text1"/>
          </w:rPr>
          <w:fldChar w:fldCharType="begin" w:fldLock="1"/>
        </w:r>
        <w:r w:rsidR="00DF6C3A" w:rsidRPr="004C3A2F">
          <w:rPr>
            <w:color w:val="000000" w:themeColor="text1"/>
          </w:rPr>
          <w:del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review","type":"article-journal"},"uris":["http://www.mendeley.com/documents/?uuid=22803ac6-d682-4d01-9fa4-639cdbe6c118"]},{"id":"ITEM-3","itemData":{"DOI":"10.1016/S2542-5196(17)30156-0","ISBN":"2542-5196","ISSN":"25425196","PMID":"29276803","abstract":"Background: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5,6,34–36&lt;/sup&gt;","plainTextFormattedCitation":"5,6,34–36","previouslyFormattedCitation":"&lt;sup&gt;5,6,34–36&lt;/sup&gt;"},"properties":{"noteIndex":0},"schema":"https://github.com/citation-style-language/schema/raw/master/csl-citation.json"}</w:delInstrText>
        </w:r>
        <w:r w:rsidRPr="004C3A2F">
          <w:rPr>
            <w:color w:val="000000" w:themeColor="text1"/>
          </w:rPr>
          <w:fldChar w:fldCharType="separate"/>
        </w:r>
        <w:r w:rsidR="00E44DE4" w:rsidRPr="004C3A2F">
          <w:rPr>
            <w:noProof/>
            <w:color w:val="000000" w:themeColor="text1"/>
            <w:vertAlign w:val="superscript"/>
          </w:rPr>
          <w:delText>5,6,34–36</w:delText>
        </w:r>
        <w:r w:rsidRPr="004C3A2F">
          <w:rPr>
            <w:color w:val="000000" w:themeColor="text1"/>
          </w:rPr>
          <w:fldChar w:fldCharType="end"/>
        </w:r>
        <w:r w:rsidRPr="004C3A2F">
          <w:rPr>
            <w:color w:val="000000" w:themeColor="text1"/>
          </w:rPr>
          <w:delText xml:space="preserve"> Climate change, however, will fundamentally modify weather, including seasonal weather patterns, compared to long-term norms, and hence can disrupt long-term adaptation. To mimic the conditions that may arise with global climate change, we developed methodology to examine how deviations from long-term norm temperature may impact injury death rates. We first defined a measure of anomalous temperature for each state and month relative to</w:delText>
        </w:r>
        <w:r w:rsidRPr="004C3A2F">
          <w:delText xml:space="preserve"> long-term norm temperature of the state in that month (Figure </w:delText>
        </w:r>
        <w:r w:rsidR="004C495B">
          <w:delText>3</w:delText>
        </w:r>
        <w:r w:rsidRPr="004C3A2F">
          <w:delText>)</w:delText>
        </w:r>
        <w:r w:rsidRPr="004C3A2F">
          <w:rPr>
            <w:color w:val="000000" w:themeColor="text1"/>
          </w:rPr>
          <w:delText xml:space="preserve">. </w:delText>
        </w:r>
        <w:r w:rsidR="00D21020" w:rsidRPr="004C3A2F">
          <w:delText>To calculate the magnitude of temperature anomaly by state and month, we first calculated 30-year (long-term) norm temperatures (from 1980-2009) for each month in each state. We calculated for 30 years because it is the duration used in climate assessments</w:delText>
        </w:r>
        <w:r w:rsidR="00206140" w:rsidRPr="004C3A2F">
          <w:delText>.</w:delText>
        </w:r>
        <w:r w:rsidR="00D21020" w:rsidRPr="004C3A2F">
          <w:fldChar w:fldCharType="begin" w:fldLock="1"/>
        </w:r>
        <w:r w:rsidR="00DF6C3A" w:rsidRPr="004C3A2F">
          <w:del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type":"book"},"uris":["http://www.mendeley.com/documents/?uuid=7e389d53-06ac-458e-91f7-a261b908c1f7"]}],"mendeley":{"formattedCitation":"&lt;sup&gt;37&lt;/sup&gt;","plainTextFormattedCitation":"37","previouslyFormattedCitation":"&lt;sup&gt;37&lt;/sup&gt;"},"properties":{"noteIndex":0},"schema":"https://github.com/citation-style-language/schema/raw/master/csl-citation.json"}</w:delInstrText>
        </w:r>
        <w:r w:rsidR="00D21020" w:rsidRPr="004C3A2F">
          <w:fldChar w:fldCharType="separate"/>
        </w:r>
        <w:r w:rsidR="00E44DE4" w:rsidRPr="004C3A2F">
          <w:rPr>
            <w:noProof/>
            <w:vertAlign w:val="superscript"/>
          </w:rPr>
          <w:delText>37</w:delText>
        </w:r>
        <w:r w:rsidR="00D21020" w:rsidRPr="004C3A2F">
          <w:fldChar w:fldCharType="end"/>
        </w:r>
        <w:r w:rsidR="00D21020" w:rsidRPr="004C3A2F">
          <w:delText xml:space="preserve"> We subtracted these long-term norm temperatures from respective monthly temperature values to generate a temperature anomaly time series for each month and year in each state (Figure </w:delText>
        </w:r>
        <w:r w:rsidR="004C495B">
          <w:delText>3</w:delText>
        </w:r>
        <w:r w:rsidR="009C4F51" w:rsidRPr="004C3A2F">
          <w:delText>)</w:delText>
        </w:r>
        <w:r w:rsidR="00D21020" w:rsidRPr="004C3A2F">
          <w:delText xml:space="preserve">. The temperature anomaly metric measures the extent that temperature experienced in a specific month, year and state is warmer or cooler than the long-term norm to which the population of each state has </w:delText>
        </w:r>
        <w:r w:rsidR="004B489C" w:rsidRPr="004C3A2F">
          <w:delText>acclimati</w:delText>
        </w:r>
        <w:r w:rsidR="0075565E" w:rsidRPr="004C3A2F">
          <w:delText>s</w:delText>
        </w:r>
        <w:r w:rsidR="004B489C" w:rsidRPr="004C3A2F">
          <w:delText>ed</w:delText>
        </w:r>
        <w:r w:rsidR="00D21020" w:rsidRPr="004C3A2F">
          <w:delText>. These values can be different for different months in the same state, and different states in the same month.</w:delText>
        </w:r>
        <w:r w:rsidRPr="004C3A2F">
          <w:rPr>
            <w:color w:val="000000" w:themeColor="text1"/>
          </w:rPr>
          <w:delText xml:space="preserve"> Further, a state with higher, but more stable, temperature in a specific month has smaller anomalies than one with lower but more inter-annually variable temperature.</w:delText>
        </w:r>
      </w:del>
      <w:ins w:id="184" w:author="Robbie Parks" w:date="2019-10-03T00:09:00Z">
        <w:r w:rsidRPr="00E85AFA">
          <w:rPr>
            <w:color w:val="000000" w:themeColor="text1"/>
          </w:rPr>
          <w:fldChar w:fldCharType="begin" w:fldLock="1"/>
        </w:r>
        <w:r w:rsidR="00924924">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7,37&lt;/sup&gt;","plainTextFormattedCitation":"7,37","previouslyFormattedCitation":"&lt;sup&gt;7,37&lt;/sup&gt;"},"properties":{"noteIndex":0},"schema":"https://github.com/citation-style-language/schema/raw/master/csl-citation.json"}</w:instrText>
        </w:r>
        <w:r w:rsidRPr="00E85AFA">
          <w:rPr>
            <w:color w:val="000000" w:themeColor="text1"/>
          </w:rPr>
          <w:fldChar w:fldCharType="separate"/>
        </w:r>
        <w:r w:rsidR="00AA656B" w:rsidRPr="00AA656B">
          <w:rPr>
            <w:noProof/>
            <w:color w:val="000000" w:themeColor="text1"/>
            <w:vertAlign w:val="superscript"/>
          </w:rPr>
          <w:t>7,37</w:t>
        </w:r>
        <w:r w:rsidRPr="00E85AFA">
          <w:rPr>
            <w:color w:val="000000" w:themeColor="text1"/>
          </w:rPr>
          <w:fldChar w:fldCharType="end"/>
        </w:r>
        <w:r w:rsidRPr="00E85AFA">
          <w:rPr>
            <w:color w:val="000000" w:themeColor="text1"/>
          </w:rPr>
          <w:t xml:space="preserve"> current climate change risk assessments extrapolate from </w:t>
        </w:r>
        <w:r w:rsidR="00000A29" w:rsidRPr="00E85AFA">
          <w:rPr>
            <w:color w:val="000000" w:themeColor="text1"/>
          </w:rPr>
          <w:t>associations of daily</w:t>
        </w:r>
        <w:r w:rsidRPr="00E85AFA">
          <w:rPr>
            <w:color w:val="000000" w:themeColor="text1"/>
          </w:rPr>
          <w:t xml:space="preserve"> mortality </w:t>
        </w:r>
        <w:r w:rsidR="00000A29" w:rsidRPr="00E85AFA">
          <w:rPr>
            <w:color w:val="000000" w:themeColor="text1"/>
          </w:rPr>
          <w:t>with</w:t>
        </w:r>
        <w:r w:rsidRPr="00E85AFA">
          <w:rPr>
            <w:color w:val="000000" w:themeColor="text1"/>
          </w:rPr>
          <w:t xml:space="preserve"> daily temperature</w:t>
        </w:r>
        <w:r w:rsidR="00206140" w:rsidRPr="00E85AFA">
          <w:rPr>
            <w:color w:val="000000" w:themeColor="text1"/>
          </w:rPr>
          <w:t>.</w:t>
        </w:r>
        <w:r w:rsidRPr="00E85AFA">
          <w:rPr>
            <w:color w:val="000000" w:themeColor="text1"/>
          </w:rPr>
          <w:fldChar w:fldCharType="begin" w:fldLock="1"/>
        </w:r>
        <w:r w:rsidR="00924924">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review","type":"article-journal"},"uris":["http://www.mendeley.com/documents/?uuid=22803ac6-d682-4d01-9fa4-639cdbe6c118"]},{"id":"ITEM-3","itemData":{"DOI":"10.1016/S2542-5196(17)30156-0","ISBN":"2542-5196","ISSN":"25425196","PMID":"29276803","abstract":"Background: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5,6,38–40&lt;/sup&gt;","plainTextFormattedCitation":"5,6,38–40","previouslyFormattedCitation":"&lt;sup&gt;5,6,38–40&lt;/sup&gt;"},"properties":{"noteIndex":0},"schema":"https://github.com/citation-style-language/schema/raw/master/csl-citation.json"}</w:instrText>
        </w:r>
        <w:r w:rsidRPr="00E85AFA">
          <w:rPr>
            <w:color w:val="000000" w:themeColor="text1"/>
          </w:rPr>
          <w:fldChar w:fldCharType="separate"/>
        </w:r>
        <w:r w:rsidR="00AA656B" w:rsidRPr="00AA656B">
          <w:rPr>
            <w:noProof/>
            <w:color w:val="000000" w:themeColor="text1"/>
            <w:vertAlign w:val="superscript"/>
          </w:rPr>
          <w:t>5,6,38–40</w:t>
        </w:r>
        <w:r w:rsidRPr="00E85AFA">
          <w:rPr>
            <w:color w:val="000000" w:themeColor="text1"/>
          </w:rPr>
          <w:fldChar w:fldCharType="end"/>
        </w:r>
        <w:r w:rsidRPr="00E85AFA">
          <w:rPr>
            <w:color w:val="000000" w:themeColor="text1"/>
          </w:rPr>
          <w:t xml:space="preserve"> Climate change, however, will fundamentally modify weather, including seasonal weather patterns, compared to long-term </w:t>
        </w:r>
        <w:r w:rsidR="00144923">
          <w:rPr>
            <w:color w:val="000000" w:themeColor="text1"/>
          </w:rPr>
          <w:t>averages</w:t>
        </w:r>
        <w:r w:rsidRPr="00E85AFA">
          <w:rPr>
            <w:color w:val="000000" w:themeColor="text1"/>
          </w:rPr>
          <w:t xml:space="preserve">, and hence can disrupt </w:t>
        </w:r>
        <w:r w:rsidR="007C4CDC" w:rsidRPr="00E85AFA">
          <w:rPr>
            <w:color w:val="000000" w:themeColor="text1"/>
          </w:rPr>
          <w:t>existing</w:t>
        </w:r>
        <w:r w:rsidRPr="00E85AFA">
          <w:rPr>
            <w:color w:val="000000" w:themeColor="text1"/>
          </w:rPr>
          <w:t xml:space="preserve"> </w:t>
        </w:r>
        <w:r w:rsidR="007C4CDC" w:rsidRPr="00E85AFA">
          <w:rPr>
            <w:color w:val="000000" w:themeColor="text1"/>
          </w:rPr>
          <w:t xml:space="preserve">forms of </w:t>
        </w:r>
        <w:r w:rsidRPr="00E85AFA">
          <w:rPr>
            <w:color w:val="000000" w:themeColor="text1"/>
          </w:rPr>
          <w:t xml:space="preserve">adaptation. To mimic the conditions that may arise with global climate change, we developed methodology to examine how deviations from long-term </w:t>
        </w:r>
        <w:r w:rsidR="007C4CDC" w:rsidRPr="00E85AFA">
          <w:rPr>
            <w:color w:val="000000" w:themeColor="text1"/>
          </w:rPr>
          <w:t xml:space="preserve">average </w:t>
        </w:r>
        <w:r w:rsidRPr="00E85AFA">
          <w:rPr>
            <w:color w:val="000000" w:themeColor="text1"/>
          </w:rPr>
          <w:t xml:space="preserve">temperature may impact injury death rates. </w:t>
        </w:r>
      </w:ins>
    </w:p>
    <w:p w14:paraId="619A5905" w14:textId="77777777" w:rsidR="00D44487" w:rsidRDefault="00D44487" w:rsidP="007433BB">
      <w:pPr>
        <w:spacing w:line="480" w:lineRule="auto"/>
        <w:jc w:val="both"/>
        <w:rPr>
          <w:ins w:id="185" w:author="Robbie Parks" w:date="2019-10-03T00:09:00Z"/>
          <w:color w:val="000000" w:themeColor="text1"/>
        </w:rPr>
      </w:pPr>
    </w:p>
    <w:p w14:paraId="0530DCB6" w14:textId="20FB3E86" w:rsidR="00D21020" w:rsidRPr="00E85AFA" w:rsidRDefault="00422055" w:rsidP="007433BB">
      <w:pPr>
        <w:spacing w:line="480" w:lineRule="auto"/>
        <w:jc w:val="both"/>
        <w:rPr>
          <w:ins w:id="186" w:author="Robbie Parks" w:date="2019-10-03T00:09:00Z"/>
          <w:color w:val="000000" w:themeColor="text1"/>
        </w:rPr>
      </w:pPr>
      <w:ins w:id="187" w:author="Robbie Parks" w:date="2019-10-03T00:09:00Z">
        <w:r w:rsidRPr="00E85AFA">
          <w:rPr>
            <w:color w:val="000000" w:themeColor="text1"/>
          </w:rPr>
          <w:t xml:space="preserve">We first defined a measure of anomalous temperature for each </w:t>
        </w:r>
        <w:r w:rsidR="004009CB">
          <w:rPr>
            <w:color w:val="000000" w:themeColor="text1"/>
          </w:rPr>
          <w:t>county</w:t>
        </w:r>
        <w:r w:rsidRPr="00E85AFA">
          <w:rPr>
            <w:color w:val="000000" w:themeColor="text1"/>
          </w:rPr>
          <w:t xml:space="preserve"> and month</w:t>
        </w:r>
        <w:r w:rsidR="00933E31" w:rsidRPr="00E85AFA">
          <w:rPr>
            <w:color w:val="000000" w:themeColor="text1"/>
          </w:rPr>
          <w:t xml:space="preserve">, which represents the deviation from the average </w:t>
        </w:r>
        <w:r w:rsidR="00933E31" w:rsidRPr="00E85AFA">
          <w:t xml:space="preserve">temperature of the </w:t>
        </w:r>
        <w:r w:rsidR="003D014C">
          <w:t>county</w:t>
        </w:r>
        <w:r w:rsidR="00933E31" w:rsidRPr="00E85AFA">
          <w:t xml:space="preserve"> in that month</w:t>
        </w:r>
        <w:r w:rsidR="00933E31" w:rsidRPr="00E85AFA">
          <w:rPr>
            <w:color w:val="000000" w:themeColor="text1"/>
          </w:rPr>
          <w:t xml:space="preserve"> over </w:t>
        </w:r>
        <w:r w:rsidR="00383783" w:rsidRPr="00E85AFA">
          <w:rPr>
            <w:color w:val="000000" w:themeColor="text1"/>
          </w:rPr>
          <w:t>the entire analysis period</w:t>
        </w:r>
        <w:r w:rsidR="00933E31" w:rsidRPr="00E85AFA">
          <w:t xml:space="preserve"> </w:t>
        </w:r>
        <w:r w:rsidRPr="00E85AFA">
          <w:t xml:space="preserve">(Figure </w:t>
        </w:r>
        <w:r w:rsidR="004C495B" w:rsidRPr="00E85AFA">
          <w:t>3</w:t>
        </w:r>
        <w:r w:rsidRPr="00E85AFA">
          <w:t>)</w:t>
        </w:r>
        <w:r w:rsidRPr="00E85AFA">
          <w:rPr>
            <w:color w:val="000000" w:themeColor="text1"/>
          </w:rPr>
          <w:t xml:space="preserve">. </w:t>
        </w:r>
        <w:r w:rsidR="00D21020" w:rsidRPr="00E85AFA">
          <w:t xml:space="preserve">To calculate the magnitude of temperature anomaly, we first calculated </w:t>
        </w:r>
        <w:r w:rsidR="00933E31" w:rsidRPr="00E85AFA">
          <w:t xml:space="preserve">average </w:t>
        </w:r>
        <w:r w:rsidR="00D21020" w:rsidRPr="00E85AFA">
          <w:t xml:space="preserve">temperatures for each month in each </w:t>
        </w:r>
        <w:r w:rsidR="00933E31" w:rsidRPr="00E85AFA">
          <w:t>county</w:t>
        </w:r>
        <w:r w:rsidR="00383783" w:rsidRPr="00E85AFA">
          <w:t xml:space="preserve"> over the entire 38 years of analysis</w:t>
        </w:r>
        <w:r w:rsidR="00D21020" w:rsidRPr="00E85AFA">
          <w:t xml:space="preserve">. We subtracted these long-term </w:t>
        </w:r>
        <w:r w:rsidR="00E77DBA" w:rsidRPr="00E85AFA">
          <w:t xml:space="preserve">average </w:t>
        </w:r>
        <w:r w:rsidR="00D21020" w:rsidRPr="00E85AFA">
          <w:t xml:space="preserve">temperatures from respective monthly temperature values to generate a temperature anomaly time series for each month and year in each </w:t>
        </w:r>
        <w:r w:rsidR="00E77DBA" w:rsidRPr="00E85AFA">
          <w:t xml:space="preserve">county </w:t>
        </w:r>
        <w:r w:rsidR="00D21020" w:rsidRPr="00E85AFA">
          <w:t xml:space="preserve">(Figure </w:t>
        </w:r>
        <w:r w:rsidR="004C495B" w:rsidRPr="00E85AFA">
          <w:t>3</w:t>
        </w:r>
        <w:r w:rsidR="009C4F51" w:rsidRPr="00E85AFA">
          <w:t>)</w:t>
        </w:r>
        <w:r w:rsidR="00D21020" w:rsidRPr="00E85AFA">
          <w:t xml:space="preserve">. The temperature anomaly metric measures the extent that temperature experienced in a specific month, year and </w:t>
        </w:r>
        <w:r w:rsidR="00E77DBA" w:rsidRPr="00E85AFA">
          <w:t xml:space="preserve">county </w:t>
        </w:r>
        <w:r w:rsidR="00D21020" w:rsidRPr="00E85AFA">
          <w:t xml:space="preserve">is warmer or cooler than the long-term </w:t>
        </w:r>
        <w:r w:rsidR="00E77DBA" w:rsidRPr="00E85AFA">
          <w:lastRenderedPageBreak/>
          <w:t xml:space="preserve">average </w:t>
        </w:r>
        <w:r w:rsidR="00D21020" w:rsidRPr="00E85AFA">
          <w:t xml:space="preserve">to which the population has </w:t>
        </w:r>
        <w:r w:rsidR="004B489C" w:rsidRPr="00E85AFA">
          <w:t>acclimati</w:t>
        </w:r>
        <w:r w:rsidR="0075565E" w:rsidRPr="00E85AFA">
          <w:t>s</w:t>
        </w:r>
        <w:r w:rsidR="004B489C" w:rsidRPr="00E85AFA">
          <w:t>ed</w:t>
        </w:r>
        <w:r w:rsidR="00D21020" w:rsidRPr="00E85AFA">
          <w:t xml:space="preserve">. These values can be different for different months in the same </w:t>
        </w:r>
        <w:r w:rsidR="00E77DBA" w:rsidRPr="00E85AFA">
          <w:t>county</w:t>
        </w:r>
        <w:r w:rsidR="00D21020" w:rsidRPr="00E85AFA">
          <w:t xml:space="preserve">, and different </w:t>
        </w:r>
        <w:r w:rsidR="00E77DBA" w:rsidRPr="00E85AFA">
          <w:t xml:space="preserve">counties </w:t>
        </w:r>
        <w:r w:rsidR="00D21020" w:rsidRPr="00E85AFA">
          <w:t>in the same month.</w:t>
        </w:r>
        <w:r w:rsidRPr="00E85AFA">
          <w:rPr>
            <w:color w:val="000000" w:themeColor="text1"/>
          </w:rPr>
          <w:t xml:space="preserve"> Further, a </w:t>
        </w:r>
        <w:r w:rsidR="00E77DBA" w:rsidRPr="00E85AFA">
          <w:rPr>
            <w:color w:val="000000" w:themeColor="text1"/>
          </w:rPr>
          <w:t xml:space="preserve">county </w:t>
        </w:r>
        <w:r w:rsidRPr="00E85AFA">
          <w:rPr>
            <w:color w:val="000000" w:themeColor="text1"/>
          </w:rPr>
          <w:t>with higher, but more stable, temperature in a specific month has smaller anomalies than one with lower but more inter-annually variable temperature.</w:t>
        </w:r>
        <w:r w:rsidR="00933E31" w:rsidRPr="00E85AFA">
          <w:rPr>
            <w:color w:val="000000" w:themeColor="text1"/>
          </w:rPr>
          <w:t xml:space="preserve"> County-level anomalies were aggregated to state level with use of population weights</w:t>
        </w:r>
        <w:r w:rsidR="00E77DBA" w:rsidRPr="00E85AFA">
          <w:rPr>
            <w:color w:val="000000" w:themeColor="text1"/>
          </w:rPr>
          <w:t xml:space="preserve"> for analysing their associations with mortality</w:t>
        </w:r>
        <w:r w:rsidR="00933E31" w:rsidRPr="00E85AFA">
          <w:rPr>
            <w:color w:val="000000" w:themeColor="text1"/>
          </w:rPr>
          <w:t xml:space="preserve">. </w:t>
        </w:r>
        <w:r w:rsidR="00E77DBA" w:rsidRPr="00E85AFA">
          <w:rPr>
            <w:color w:val="000000" w:themeColor="text1"/>
          </w:rPr>
          <w:t xml:space="preserve"> </w:t>
        </w:r>
      </w:ins>
    </w:p>
    <w:p w14:paraId="4D93FBA7" w14:textId="77777777" w:rsidR="007433BB" w:rsidRPr="00E85AFA" w:rsidRDefault="007433BB" w:rsidP="007433BB">
      <w:pPr>
        <w:spacing w:line="480" w:lineRule="auto"/>
        <w:jc w:val="both"/>
        <w:rPr>
          <w:color w:val="000000" w:themeColor="text1"/>
        </w:rPr>
      </w:pPr>
    </w:p>
    <w:p w14:paraId="670BCE15" w14:textId="4413651B" w:rsidR="00422055" w:rsidRPr="00E85AFA" w:rsidRDefault="00D21020" w:rsidP="003242D9">
      <w:pPr>
        <w:spacing w:line="480" w:lineRule="auto"/>
        <w:jc w:val="both"/>
        <w:outlineLvl w:val="0"/>
        <w:rPr>
          <w:i/>
          <w:color w:val="000000" w:themeColor="text1"/>
        </w:rPr>
      </w:pPr>
      <w:r w:rsidRPr="00E85AFA">
        <w:rPr>
          <w:i/>
          <w:color w:val="000000" w:themeColor="text1"/>
        </w:rPr>
        <w:t>Statistical methods</w:t>
      </w:r>
    </w:p>
    <w:p w14:paraId="6A4142D0" w14:textId="105F6E71" w:rsidR="00C832E3" w:rsidRPr="00E85AFA" w:rsidRDefault="00422055" w:rsidP="008E42C2">
      <w:pPr>
        <w:spacing w:line="480" w:lineRule="auto"/>
        <w:jc w:val="both"/>
      </w:pPr>
      <w:r w:rsidRPr="00E85AFA">
        <w:rPr>
          <w:color w:val="000000" w:themeColor="text1"/>
        </w:rPr>
        <w:t xml:space="preserve">We </w:t>
      </w:r>
      <w:r w:rsidR="0075565E" w:rsidRPr="00E85AFA">
        <w:rPr>
          <w:color w:val="000000" w:themeColor="text1"/>
        </w:rPr>
        <w:t>analysed</w:t>
      </w:r>
      <w:r w:rsidRPr="00E85AFA">
        <w:rPr>
          <w:color w:val="000000" w:themeColor="text1"/>
        </w:rPr>
        <w:t xml:space="preserve"> the association of monthly injury death rates with anomalous temperature using a Bayesian spatio-temporal model. </w:t>
      </w:r>
      <w:r w:rsidR="00C832E3" w:rsidRPr="00E85AFA">
        <w:t xml:space="preserve">We modelled the number of deaths in each </w:t>
      </w:r>
      <w:ins w:id="188" w:author="Robbie Parks" w:date="2019-10-03T00:09:00Z">
        <w:r w:rsidR="00BF73AA">
          <w:t xml:space="preserve">month in each </w:t>
        </w:r>
      </w:ins>
      <w:r w:rsidR="00C832E3" w:rsidRPr="00E85AFA">
        <w:t>year as following a Poisson distribution:</w:t>
      </w:r>
    </w:p>
    <w:p w14:paraId="64AD2683" w14:textId="77777777" w:rsidR="00C832E3" w:rsidRPr="00E85AFA" w:rsidRDefault="001B180D" w:rsidP="00C832E3">
      <w:pPr>
        <w:spacing w:line="480" w:lineRule="auto"/>
        <w:jc w:val="both"/>
      </w:pPr>
      <m:oMathPara>
        <m:oMath>
          <m:sSub>
            <m:sSubPr>
              <m:ctrlPr>
                <w:rPr>
                  <w:rFonts w:ascii="Cambria Math" w:hAnsi="Cambria Math"/>
                  <w:i/>
                </w:rPr>
              </m:ctrlPr>
            </m:sSubPr>
            <m:e>
              <m:r>
                <w:rPr>
                  <w:rFonts w:ascii="Cambria Math" w:hAnsi="Cambria Math"/>
                </w:rPr>
                <m:t>deaths</m:t>
              </m:r>
            </m:e>
            <m:sub>
              <m:r>
                <w:rPr>
                  <w:rFonts w:ascii="Cambria Math" w:hAnsi="Cambria Math"/>
                </w:rPr>
                <m:t>state-time</m:t>
              </m:r>
            </m:sub>
          </m:sSub>
          <m:r>
            <w:rPr>
              <w:rFonts w:ascii="Cambria Math" w:hAnsi="Cambria Math"/>
            </w:rPr>
            <m:t xml:space="preserve"> ~ Poisson(</m:t>
          </m:r>
          <m:sSub>
            <m:sSubPr>
              <m:ctrlPr>
                <w:rPr>
                  <w:rFonts w:ascii="Cambria Math" w:hAnsi="Cambria Math"/>
                  <w:i/>
                </w:rPr>
              </m:ctrlPr>
            </m:sSubPr>
            <m:e>
              <m:r>
                <w:rPr>
                  <w:rFonts w:ascii="Cambria Math" w:hAnsi="Cambria Math"/>
                </w:rPr>
                <m:t>death rate</m:t>
              </m:r>
            </m:e>
            <m:sub>
              <m:r>
                <w:rPr>
                  <w:rFonts w:ascii="Cambria Math" w:hAnsi="Cambria Math"/>
                </w:rPr>
                <m:t>state-time</m:t>
              </m:r>
            </m:sub>
          </m:sSub>
          <m:r>
            <w:rPr>
              <w:rFonts w:ascii="Cambria Math" w:hAnsi="Cambria Math"/>
            </w:rPr>
            <m:t xml:space="preserve"> . </m:t>
          </m:r>
          <m:sSub>
            <m:sSubPr>
              <m:ctrlPr>
                <w:rPr>
                  <w:rFonts w:ascii="Cambria Math" w:hAnsi="Cambria Math"/>
                  <w:i/>
                </w:rPr>
              </m:ctrlPr>
            </m:sSubPr>
            <m:e>
              <m:r>
                <w:rPr>
                  <w:rFonts w:ascii="Cambria Math" w:hAnsi="Cambria Math"/>
                </w:rPr>
                <m:t>population</m:t>
              </m:r>
            </m:e>
            <m:sub>
              <m:r>
                <w:rPr>
                  <w:rFonts w:ascii="Cambria Math" w:hAnsi="Cambria Math"/>
                </w:rPr>
                <m:t>state-time</m:t>
              </m:r>
            </m:sub>
          </m:sSub>
          <m:r>
            <w:rPr>
              <w:rFonts w:ascii="Cambria Math" w:hAnsi="Cambria Math"/>
            </w:rPr>
            <m:t>)</m:t>
          </m:r>
        </m:oMath>
      </m:oMathPara>
    </w:p>
    <w:p w14:paraId="61AB6094" w14:textId="77777777" w:rsidR="00C832E3" w:rsidRPr="00E85AFA" w:rsidRDefault="00C832E3" w:rsidP="00C832E3">
      <w:pPr>
        <w:spacing w:line="480" w:lineRule="auto"/>
        <w:jc w:val="both"/>
      </w:pPr>
      <w:r w:rsidRPr="00E85AFA">
        <w:t>with log-transformed death rates modelled as a sum of components that depend on location (state) of death, month of year, overall time (in months) and temperature anomaly:</w:t>
      </w:r>
    </w:p>
    <w:p w14:paraId="06A50AAD" w14:textId="77777777" w:rsidR="00C832E3" w:rsidRPr="00E85AFA" w:rsidRDefault="00C832E3" w:rsidP="00C832E3"/>
    <w:p w14:paraId="04973A76" w14:textId="3914632F" w:rsidR="00C832E3" w:rsidRPr="00E85AFA" w:rsidRDefault="001B180D" w:rsidP="00C832E3">
      <m:oMathPara>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deaths</m:t>
                      </m:r>
                    </m:e>
                    <m:sub>
                      <m:r>
                        <w:rPr>
                          <w:rFonts w:ascii="Cambria Math" w:hAnsi="Cambria Math"/>
                        </w:rPr>
                        <m:t>state-time</m:t>
                      </m:r>
                    </m:sub>
                  </m:sSub>
                </m:e>
              </m:d>
            </m:e>
          </m:func>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ζ</m:t>
              </m:r>
            </m:e>
            <m:sub>
              <m:r>
                <w:rPr>
                  <w:rFonts w:ascii="Cambria Math" w:hAnsi="Cambria Math"/>
                </w:rPr>
                <m:t>state-month</m:t>
              </m:r>
            </m:sub>
          </m:sSub>
          <m:r>
            <m:rPr>
              <m:aln/>
            </m:rPr>
            <w:rPr>
              <w:rFonts w:ascii="Cambria Math" w:hAnsi="Cambria Math"/>
            </w:rPr>
            <m:t>+</m:t>
          </m:r>
          <m:r>
            <w:ins w:id="189" w:author="Robbie Parks" w:date="2019-10-03T00:09:00Z">
              <m:rPr>
                <m:sty m:val="p"/>
              </m:rPr>
              <w:rPr>
                <w:rFonts w:ascii="Cambria Math" w:hAnsi="Cambria Math"/>
              </w:rPr>
              <w:br/>
            </w:ins>
          </m:r>
        </m:oMath>
        <m:oMath>
          <m:sSub>
            <m:sSubPr>
              <m:ctrlPr>
                <w:ins w:id="190" w:author="Robbie Parks" w:date="2019-10-03T00:09:00Z">
                  <w:rPr>
                    <w:rFonts w:ascii="Cambria Math" w:hAnsi="Cambria Math"/>
                    <w:i/>
                  </w:rPr>
                </w:ins>
              </m:ctrlPr>
            </m:sSubPr>
            <m:e>
              <m:r>
                <w:ins w:id="191" w:author="Robbie Parks" w:date="2019-10-03T00:09:00Z">
                  <w:rPr>
                    <w:rFonts w:ascii="Cambria Math" w:hAnsi="Cambria Math"/>
                  </w:rPr>
                  <m:t>ψ</m:t>
                </w:ins>
              </m:r>
            </m:e>
            <m:sub>
              <m:r>
                <w:ins w:id="192" w:author="Robbie Parks" w:date="2019-10-03T00:09:00Z">
                  <w:rPr>
                    <w:rFonts w:ascii="Cambria Math" w:hAnsi="Cambria Math"/>
                  </w:rPr>
                  <m:t>state-month</m:t>
                </w:ins>
              </m:r>
            </m:sub>
          </m:sSub>
          <m:r>
            <w:ins w:id="193" w:author="Robbie Parks" w:date="2019-10-03T00:09:00Z">
              <w:rPr>
                <w:rFonts w:ascii="Cambria Math" w:hAnsi="Cambria Math"/>
              </w:rPr>
              <m:t xml:space="preserve"> .time</m:t>
            </w:ins>
          </m:r>
          <m:r>
            <w:ins w:id="194" w:author="Robbie Parks" w:date="2019-10-03T00:09:00Z">
              <m:rPr>
                <m:aln/>
              </m:rPr>
              <w:rPr>
                <w:rFonts w:ascii="Cambria Math" w:hAnsi="Cambria Math"/>
              </w:rPr>
              <m:t>+</m:t>
            </w:ins>
          </m:r>
          <m: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ν</m:t>
              </m:r>
            </m:e>
            <m:sub>
              <m:r>
                <w:rPr>
                  <w:rFonts w:ascii="Cambria Math" w:hAnsi="Cambria Math"/>
                </w:rPr>
                <m:t>time</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rPr>
            <w:br/>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vertAlign w:val="subscript"/>
                </w:rPr>
                <m:t>state-time</m:t>
              </m:r>
            </m:sub>
          </m:sSub>
          <m:r>
            <m:rPr>
              <m:aln/>
            </m:rPr>
            <w:rPr>
              <w:rFonts w:ascii="Cambria Math" w:eastAsiaTheme="minorEastAsia" w:hAnsi="Cambria Math"/>
              <w:sz w:val="22"/>
              <w:szCs w:val="22"/>
            </w:rPr>
            <m:t>+</m:t>
          </m:r>
          <m:r>
            <m:rPr>
              <m:sty m:val="p"/>
            </m:rPr>
            <w:rPr>
              <w:rFonts w:ascii="Cambria Math" w:eastAsiaTheme="minorEastAsia" w:hAnsi="Cambria Math"/>
              <w:color w:val="FFFFFF" w:themeColor="background1"/>
              <w:sz w:val="22"/>
              <w:szCs w:val="22"/>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r>
            <m:rPr>
              <m:aln/>
            </m:rPr>
            <w:rPr>
              <w:rFonts w:ascii="Cambria Math" w:hAnsi="Cambria Math"/>
              <w:color w:val="FFFFFF" w:themeColor="background1"/>
            </w:rPr>
            <m:t>+</m:t>
          </m:r>
        </m:oMath>
      </m:oMathPara>
    </w:p>
    <w:p w14:paraId="5EB0B085" w14:textId="77777777" w:rsidR="008E42C2" w:rsidRDefault="008E42C2" w:rsidP="008E42C2">
      <w:pPr>
        <w:spacing w:line="480" w:lineRule="auto"/>
        <w:jc w:val="both"/>
        <w:rPr>
          <w:del w:id="195" w:author="Robbie Parks" w:date="2019-10-03T00:09:00Z"/>
        </w:rPr>
      </w:pPr>
    </w:p>
    <w:p w14:paraId="3B70CE2F" w14:textId="77777777" w:rsidR="00C832E3" w:rsidRPr="00795C72" w:rsidRDefault="00C832E3" w:rsidP="008E42C2">
      <w:pPr>
        <w:spacing w:line="480" w:lineRule="auto"/>
        <w:jc w:val="both"/>
        <w:rPr>
          <w:del w:id="196" w:author="Robbie Parks" w:date="2019-10-03T00:09:00Z"/>
        </w:rPr>
      </w:pPr>
      <w:del w:id="197" w:author="Robbie Parks" w:date="2019-10-03T00:09:00Z">
        <w:r w:rsidRPr="00795C72">
          <w:delText xml:space="preserve">The model contained terms that represent the national level and trend in mortality, with </w:delTex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sidRPr="00795C72">
          <w:rPr>
            <w:rFonts w:eastAsiaTheme="minorEastAsia"/>
          </w:rPr>
          <w:delText xml:space="preserve"> as the common intercept and </w:delTex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Pr="00795C72">
          <w:rPr>
            <w:rFonts w:eastAsiaTheme="minorEastAsia"/>
          </w:rPr>
          <w:delText xml:space="preserve"> the common time slope</w:delText>
        </w:r>
        <w:r w:rsidRPr="00795C72">
          <w:delText>. Death rates also vary by month, which may be partly related to temperature and partly due to other monthly factors; monthly variations tend to be smooth across adjacent months.</w:delText>
        </w:r>
        <w:r w:rsidRPr="00795C72">
          <w:fldChar w:fldCharType="begin" w:fldLock="1"/>
        </w:r>
        <w:r w:rsidR="00EF4FC9">
          <w:del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10&lt;/sup&gt;","plainTextFormattedCitation":"10","previouslyFormattedCitation":"&lt;sup&gt;1&lt;/sup&gt;"},"properties":{"noteIndex":0},"schema":"https://github.com/citation-style-language/schema/raw/master/csl-citation.json"}</w:delInstrText>
        </w:r>
        <w:r w:rsidRPr="00795C72">
          <w:fldChar w:fldCharType="separate"/>
        </w:r>
        <w:r w:rsidR="00EF4FC9" w:rsidRPr="00EF4FC9">
          <w:rPr>
            <w:noProof/>
            <w:vertAlign w:val="superscript"/>
          </w:rPr>
          <w:delText>10</w:delText>
        </w:r>
        <w:r w:rsidRPr="00795C72">
          <w:fldChar w:fldCharType="end"/>
        </w:r>
        <w:r w:rsidRPr="00795C72">
          <w:delText xml:space="preserve"> Therefore, we allowed each month of the year to systematically have a different mortality level and trend, with </w:delTex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Pr="00795C72">
          <w:rPr>
            <w:rFonts w:eastAsiaTheme="minorEastAsia"/>
          </w:rPr>
          <w:delText xml:space="preserve"> the month-specific intercept and </w:delTex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Pr="00795C72">
          <w:rPr>
            <w:rFonts w:eastAsiaTheme="minorEastAsia"/>
          </w:rPr>
          <w:delText xml:space="preserve"> the month-specific time slope</w:delText>
        </w:r>
        <w:r w:rsidRPr="00795C72">
          <w:delText>. We used a random walk for the month terms to smooth the coefficients, widely used to characteri</w:delText>
        </w:r>
        <w:r>
          <w:delText>s</w:delText>
        </w:r>
        <w:r w:rsidRPr="00795C72">
          <w:delText>e smoothly varying associations.</w:delText>
        </w:r>
        <w:r w:rsidRPr="00795C72">
          <w:fldChar w:fldCharType="begin" w:fldLock="1"/>
        </w:r>
        <w:r w:rsidR="00EF4FC9">
          <w:del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38&lt;/sup&gt;","plainTextFormattedCitation":"38","previouslyFormattedCitation":"&lt;sup&gt;2&lt;/sup&gt;"},"properties":{"noteIndex":0},"schema":"https://github.com/citation-style-language/schema/raw/master/csl-citation.json"}</w:delInstrText>
        </w:r>
        <w:r w:rsidRPr="00795C72">
          <w:fldChar w:fldCharType="separate"/>
        </w:r>
        <w:r w:rsidR="00EF4FC9" w:rsidRPr="00EF4FC9">
          <w:rPr>
            <w:noProof/>
            <w:vertAlign w:val="superscript"/>
          </w:rPr>
          <w:delText>38</w:delText>
        </w:r>
        <w:r w:rsidRPr="00795C72">
          <w:fldChar w:fldCharType="end"/>
        </w:r>
        <w:r w:rsidRPr="00795C72">
          <w:delText xml:space="preserve"> The random walk had a cyclic structure, so that December was adjacent to January.</w:delText>
        </w:r>
      </w:del>
    </w:p>
    <w:p w14:paraId="71A2C22E" w14:textId="77777777" w:rsidR="008E42C2" w:rsidRDefault="008E42C2" w:rsidP="008E42C2">
      <w:pPr>
        <w:spacing w:line="480" w:lineRule="auto"/>
        <w:jc w:val="both"/>
        <w:rPr>
          <w:del w:id="198" w:author="Robbie Parks" w:date="2019-10-03T00:09:00Z"/>
        </w:rPr>
      </w:pPr>
    </w:p>
    <w:p w14:paraId="0C004823" w14:textId="77777777" w:rsidR="00C832E3" w:rsidRPr="00795C72" w:rsidRDefault="00C832E3" w:rsidP="008E42C2">
      <w:pPr>
        <w:spacing w:line="480" w:lineRule="auto"/>
        <w:jc w:val="both"/>
        <w:rPr>
          <w:del w:id="199" w:author="Robbie Parks" w:date="2019-10-03T00:09:00Z"/>
        </w:rPr>
      </w:pPr>
      <w:del w:id="200" w:author="Robbie Parks" w:date="2019-10-03T00:09:00Z">
        <w:r w:rsidRPr="00795C72">
          <w:delText xml:space="preserve">We also included state random intercepts and slopes for death rates, with </w:delTex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Pr="00795C72">
          <w:rPr>
            <w:rFonts w:eastAsiaTheme="minorEastAsia"/>
          </w:rPr>
          <w:delText xml:space="preserve"> as the state-specific intercept and </w:delTex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Pr="00795C72">
          <w:rPr>
            <w:rFonts w:eastAsiaTheme="minorEastAsia"/>
          </w:rPr>
          <w:delText xml:space="preserve"> the state-specific time slope</w:delText>
        </w:r>
        <w:r w:rsidRPr="00795C72">
          <w:delText>. These terms measure deviations of each state from national values, and allow variation in level and trend in mortality by state. In addition, death rates in neighbouring states may be more similar than in those further away, modelled using a Conditional Autoregressive (CAR) spatial model.</w:delText>
        </w:r>
        <w:r w:rsidRPr="00795C72">
          <w:fldChar w:fldCharType="begin" w:fldLock="1"/>
        </w:r>
        <w:r w:rsidR="00EF4FC9">
          <w:del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39&lt;/sup&gt;","plainTextFormattedCitation":"39","previouslyFormattedCitation":"&lt;sup&gt;3&lt;/sup&gt;"},"properties":{"noteIndex":0},"schema":"https://github.com/citation-style-language/schema/raw/master/csl-citation.json"}</w:delInstrText>
        </w:r>
        <w:r w:rsidRPr="00795C72">
          <w:fldChar w:fldCharType="separate"/>
        </w:r>
        <w:r w:rsidR="00EF4FC9" w:rsidRPr="00EF4FC9">
          <w:rPr>
            <w:noProof/>
            <w:vertAlign w:val="superscript"/>
          </w:rPr>
          <w:delText>39</w:delText>
        </w:r>
        <w:r w:rsidRPr="00795C72">
          <w:fldChar w:fldCharType="end"/>
        </w:r>
        <w:r w:rsidRPr="00795C72">
          <w:delText xml:space="preserve"> This allows mortality levels and trends of states to be estimated based on their own data as well as using those of their neighbours. The extent to which information is shared between neighbouring states depends on the uncertainty of death rates in a state and the empirical similarity of death rates in neighbouring states. We also included state-month interactions for intercepts and slopes (</w:delTex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Pr="00795C72">
          <w:rPr>
            <w:rFonts w:eastAsiaTheme="minorEastAsia"/>
          </w:rPr>
          <w:delText>)</w:delText>
        </w:r>
        <w:r w:rsidRPr="00795C72">
          <w:delText xml:space="preserve">, to allow variation in mortality levels and trends in a particular state for different months and vice-versa. Non-linear change over time was captured by a first-order national random walk, </w:delText>
        </w:r>
        <m:oMath>
          <m:sSub>
            <m:sSubPr>
              <m:ctrlPr>
                <w:rPr>
                  <w:rFonts w:ascii="Cambria Math" w:hAnsi="Cambria Math"/>
                  <w:i/>
                </w:rPr>
              </m:ctrlPr>
            </m:sSubPr>
            <m:e>
              <m:r>
                <w:rPr>
                  <w:rFonts w:ascii="Cambria Math" w:hAnsi="Cambria Math"/>
                </w:rPr>
                <m:t>ν</m:t>
              </m:r>
            </m:e>
            <m:sub>
              <m:r>
                <w:rPr>
                  <w:rFonts w:ascii="Cambria Math" w:hAnsi="Cambria Math"/>
                </w:rPr>
                <m:t>time</m:t>
              </m:r>
            </m:sub>
          </m:sSub>
        </m:oMath>
        <w:r w:rsidRPr="00795C72">
          <w:delText>.</w:delText>
        </w:r>
        <w:r w:rsidRPr="00795C72">
          <w:fldChar w:fldCharType="begin" w:fldLock="1"/>
        </w:r>
        <w:r w:rsidR="00EF4FC9">
          <w:del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38&lt;/sup&gt;","plainTextFormattedCitation":"38","previouslyFormattedCitation":"&lt;sup&gt;2&lt;/sup&gt;"},"properties":{"noteIndex":0},"schema":"https://github.com/citation-style-language/schema/raw/master/csl-citation.json"}</w:delInstrText>
        </w:r>
        <w:r w:rsidRPr="00795C72">
          <w:fldChar w:fldCharType="separate"/>
        </w:r>
        <w:r w:rsidR="00EF4FC9" w:rsidRPr="00EF4FC9">
          <w:rPr>
            <w:noProof/>
            <w:vertAlign w:val="superscript"/>
          </w:rPr>
          <w:delText>38</w:delText>
        </w:r>
        <w:r w:rsidRPr="00795C72">
          <w:fldChar w:fldCharType="end"/>
        </w:r>
      </w:del>
    </w:p>
    <w:p w14:paraId="0D4FDA68" w14:textId="77777777" w:rsidR="008E42C2" w:rsidRPr="00E85AFA" w:rsidRDefault="008E42C2" w:rsidP="008E42C2">
      <w:pPr>
        <w:spacing w:line="480" w:lineRule="auto"/>
        <w:jc w:val="both"/>
        <w:rPr>
          <w:ins w:id="201" w:author="Robbie Parks" w:date="2019-10-03T00:09:00Z"/>
        </w:rPr>
      </w:pPr>
    </w:p>
    <w:p w14:paraId="7C9A7885" w14:textId="32A48BD2" w:rsidR="00C832E3" w:rsidRPr="00E85AFA" w:rsidRDefault="00C832E3" w:rsidP="008E42C2">
      <w:pPr>
        <w:spacing w:line="480" w:lineRule="auto"/>
        <w:jc w:val="both"/>
        <w:rPr>
          <w:ins w:id="202" w:author="Robbie Parks" w:date="2019-10-03T00:09:00Z"/>
        </w:rPr>
      </w:pPr>
      <w:ins w:id="203" w:author="Robbie Parks" w:date="2019-10-03T00:09:00Z">
        <w:r w:rsidRPr="00E85AFA">
          <w:t xml:space="preserve">The model contained terms that represent the national level and trend in mortality,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sidRPr="00E85AFA">
          <w:rPr>
            <w:rFonts w:eastAsiaTheme="minorEastAsia"/>
          </w:rPr>
          <w:t xml:space="preserve"> as the common intercept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Pr="00E85AFA">
          <w:rPr>
            <w:rFonts w:eastAsiaTheme="minorEastAsia"/>
          </w:rPr>
          <w:t xml:space="preserve"> the common slope</w:t>
        </w:r>
        <w:r w:rsidR="000B7E00">
          <w:rPr>
            <w:rFonts w:eastAsiaTheme="minorEastAsia"/>
          </w:rPr>
          <w:t xml:space="preserve"> with overall time</w:t>
        </w:r>
        <w:r w:rsidRPr="00E85AFA">
          <w:t>. Death rates also vary by month, which may be partly related to temperature and partly due to other monthly factors; monthly variations tend to be smooth across adjacent months.</w:t>
        </w:r>
        <w:r w:rsidRPr="00E85AFA">
          <w:fldChar w:fldCharType="begin" w:fldLock="1"/>
        </w:r>
        <w:r w:rsidR="006276CA">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10&lt;/sup&gt;","plainTextFormattedCitation":"10","previouslyFormattedCitation":"&lt;sup&gt;10&lt;/sup&gt;"},"properties":{"noteIndex":0},"schema":"https://github.com/citation-style-language/schema/raw/master/csl-citation.json"}</w:instrText>
        </w:r>
        <w:r w:rsidRPr="00E85AFA">
          <w:fldChar w:fldCharType="separate"/>
        </w:r>
        <w:r w:rsidR="00EF4FC9" w:rsidRPr="00E85AFA">
          <w:rPr>
            <w:noProof/>
            <w:vertAlign w:val="superscript"/>
          </w:rPr>
          <w:t>10</w:t>
        </w:r>
        <w:r w:rsidRPr="00E85AFA">
          <w:fldChar w:fldCharType="end"/>
        </w:r>
        <w:r w:rsidRPr="00E85AFA">
          <w:t xml:space="preserve"> Therefore, we allowed each month of the year to systematically have a different mortality level and trend, 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Pr="00E85AFA">
          <w:rPr>
            <w:rFonts w:eastAsiaTheme="minorEastAsia"/>
          </w:rPr>
          <w:t xml:space="preserve"> the month-specific intercept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Pr="00E85AFA">
          <w:rPr>
            <w:rFonts w:eastAsiaTheme="minorEastAsia"/>
          </w:rPr>
          <w:t xml:space="preserve"> the month-specific slope</w:t>
        </w:r>
        <w:r w:rsidR="000B7E00">
          <w:rPr>
            <w:rFonts w:eastAsiaTheme="minorEastAsia"/>
          </w:rPr>
          <w:t xml:space="preserve"> with overall time</w:t>
        </w:r>
        <w:r w:rsidRPr="00E85AFA">
          <w:t xml:space="preserve">. </w:t>
        </w:r>
        <w:r w:rsidR="00E77DBA" w:rsidRPr="00E85AFA">
          <w:t>W</w:t>
        </w:r>
        <w:r w:rsidRPr="00E85AFA">
          <w:t>e used a</w:t>
        </w:r>
        <w:r w:rsidR="00FA0C31" w:rsidRPr="00E85AFA">
          <w:t xml:space="preserve"> </w:t>
        </w:r>
        <w:r w:rsidR="00FA0C31" w:rsidRPr="00E85AFA">
          <w:lastRenderedPageBreak/>
          <w:t>first-order</w:t>
        </w:r>
        <w:r w:rsidRPr="00E85AFA">
          <w:t xml:space="preserve"> random walk </w:t>
        </w:r>
        <w:r w:rsidR="002A6AFC" w:rsidRPr="00E85AFA">
          <w:t>prior</w:t>
        </w:r>
        <w:r w:rsidR="00E77DBA" w:rsidRPr="00E85AFA">
          <w:t xml:space="preserve"> for the monthly random intercepts and slopes</w:t>
        </w:r>
        <w:r w:rsidRPr="00E85AFA">
          <w:t xml:space="preserve">, widely used to characterise smoothly varying </w:t>
        </w:r>
        <w:r w:rsidR="00E77DBA" w:rsidRPr="00E85AFA">
          <w:t>trends</w:t>
        </w:r>
        <w:r w:rsidRPr="00E85AFA">
          <w:t>.</w:t>
        </w:r>
        <w:r w:rsidRPr="00E85AFA">
          <w:fldChar w:fldCharType="begin" w:fldLock="1"/>
        </w:r>
        <w:r w:rsidR="00924924">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41&lt;/sup&gt;","plainTextFormattedCitation":"41","previouslyFormattedCitation":"&lt;sup&gt;41&lt;/sup&gt;"},"properties":{"noteIndex":0},"schema":"https://github.com/citation-style-language/schema/raw/master/csl-citation.json"}</w:instrText>
        </w:r>
        <w:r w:rsidRPr="00E85AFA">
          <w:fldChar w:fldCharType="separate"/>
        </w:r>
        <w:r w:rsidR="00AA656B" w:rsidRPr="00AA656B">
          <w:rPr>
            <w:noProof/>
            <w:vertAlign w:val="superscript"/>
          </w:rPr>
          <w:t>41</w:t>
        </w:r>
        <w:r w:rsidRPr="00E85AFA">
          <w:fldChar w:fldCharType="end"/>
        </w:r>
        <w:r w:rsidRPr="00E85AFA">
          <w:t xml:space="preserve"> The random walk had a cyclic structure, so that December was adjacent to January.</w:t>
        </w:r>
      </w:ins>
    </w:p>
    <w:p w14:paraId="2FA51DDF" w14:textId="77777777" w:rsidR="008E42C2" w:rsidRPr="00E85AFA" w:rsidRDefault="008E42C2" w:rsidP="008E42C2">
      <w:pPr>
        <w:spacing w:line="480" w:lineRule="auto"/>
        <w:jc w:val="both"/>
        <w:rPr>
          <w:ins w:id="204" w:author="Robbie Parks" w:date="2019-10-03T00:09:00Z"/>
        </w:rPr>
      </w:pPr>
    </w:p>
    <w:p w14:paraId="4D0E79EE" w14:textId="6BE181C8" w:rsidR="00C832E3" w:rsidRPr="00E85AFA" w:rsidRDefault="00C832E3" w:rsidP="00EA3B93">
      <w:pPr>
        <w:spacing w:line="480" w:lineRule="auto"/>
        <w:jc w:val="both"/>
        <w:rPr>
          <w:ins w:id="205" w:author="Robbie Parks" w:date="2019-10-03T00:09:00Z"/>
        </w:rPr>
      </w:pPr>
      <w:ins w:id="206" w:author="Robbie Parks" w:date="2019-10-03T00:09:00Z">
        <w:r w:rsidRPr="00E85AFA">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Pr="00E85AFA">
          <w:rPr>
            <w:rFonts w:eastAsiaTheme="minorEastAsia"/>
          </w:rPr>
          <w:t xml:space="preserve"> as the state-specific intercept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Pr="00E85AFA">
          <w:rPr>
            <w:rFonts w:eastAsiaTheme="minorEastAsia"/>
          </w:rPr>
          <w:t xml:space="preserve"> the stat</w:t>
        </w:r>
        <w:r w:rsidR="00A32BE2">
          <w:rPr>
            <w:rFonts w:eastAsiaTheme="minorEastAsia"/>
          </w:rPr>
          <w:t>e</w:t>
        </w:r>
        <w:r w:rsidRPr="00E85AFA">
          <w:rPr>
            <w:rFonts w:eastAsiaTheme="minorEastAsia"/>
          </w:rPr>
          <w:t>-specific slope</w:t>
        </w:r>
        <w:r w:rsidR="00F91A81">
          <w:rPr>
            <w:rFonts w:eastAsiaTheme="minorEastAsia"/>
          </w:rPr>
          <w:t xml:space="preserve"> with overall time</w:t>
        </w:r>
        <w:r w:rsidRPr="00E85AFA">
          <w:t xml:space="preserve">. These terms measure deviations of each state from national values, and allow variation in level and trend in mortality by state. </w:t>
        </w:r>
        <w:r w:rsidR="00E77DBA" w:rsidRPr="00E85AFA">
          <w:t xml:space="preserve">We </w:t>
        </w:r>
        <w:r w:rsidRPr="00E85AFA">
          <w:t>modelled</w:t>
        </w:r>
        <w:r w:rsidR="00E77DBA" w:rsidRPr="00E85AFA">
          <w:t xml:space="preserve"> the state-level random intercepts and slopes</w:t>
        </w:r>
        <w:r w:rsidRPr="00E85AFA">
          <w:t xml:space="preserve"> using </w:t>
        </w:r>
        <w:r w:rsidR="00DB7278">
          <w:t>the Besag, York, and Mollie (BYM) spatial model,</w:t>
        </w:r>
        <w:r w:rsidR="00D03F64">
          <w:fldChar w:fldCharType="begin" w:fldLock="1"/>
        </w:r>
        <w:r w:rsidR="00924924">
          <w:instrText>ADDIN CSL_CITATION {"citationItems":[{"id":"ITEM-1","itemData":{"DOI":"10.1007/BF00116466","ISSN":"00203157","abstract":"There has been much recent interest in Bayesian image analysis, including such topics as removal of blur and noise, detection of object boundaries, classification of textures, and reconstruction of two- or three-dimensional scenes from noisy lower-dimensional views. Perhaps the most straightforward task is that of image restoration, though it is often suggested that this is an area of relatively minor practical importance. The present paper argues the contrary, since many problems in the analysis of spatial data can be interpreted as problems of image restoration. Furthermore, the amounts of data involved allow routine use of computer intensive methods, such as the Gibbs sampler, that are not yet practicable for conventional images. Two examples are given, one in archeology, the other in epidemiology. These are preceded by a partial review of pixel-based Bayesian image analysis.","author":[{"dropping-particle":"","family":"Besag","given":"Julian","non-dropping-particle":"","parse-names":false,"suffix":""},{"dropping-particle":"","family":"York","given":"Jeremy","non-dropping-particle":"","parse-names":false,"suffix":""},{"dropping-particle":"","family":"Mollié","given":"Annie","non-dropping-particle":"","parse-names":false,"suffix":""}],"container-title":"Annals of the Institute of Statistical Mathematics","id":"ITEM-1","issued":{"date-parts":[["1991"]]},"title":"Bayesian image restoration, with two applications in spatial statistics","type":"article-journal"},"uris":["http://www.mendeley.com/documents/?uuid=6291f903-95a8-41e9-9c0a-8883add54f32"]}],"mendeley":{"formattedCitation":"&lt;sup&gt;42&lt;/sup&gt;","plainTextFormattedCitation":"42","previouslyFormattedCitation":"&lt;sup&gt;42&lt;/sup&gt;"},"properties":{"noteIndex":0},"schema":"https://github.com/citation-style-language/schema/raw/master/csl-citation.json"}</w:instrText>
        </w:r>
        <w:r w:rsidR="00D03F64">
          <w:fldChar w:fldCharType="separate"/>
        </w:r>
        <w:r w:rsidR="00AA656B" w:rsidRPr="00AA656B">
          <w:rPr>
            <w:noProof/>
            <w:vertAlign w:val="superscript"/>
          </w:rPr>
          <w:t>42</w:t>
        </w:r>
        <w:r w:rsidR="00D03F64">
          <w:fldChar w:fldCharType="end"/>
        </w:r>
        <w:r w:rsidR="00DB7278">
          <w:t xml:space="preserve"> which</w:t>
        </w:r>
        <w:r w:rsidR="00D110D7">
          <w:t xml:space="preserve"> includes </w:t>
        </w:r>
        <w:r w:rsidR="00D110D7" w:rsidRPr="00D110D7">
          <w:t>both</w:t>
        </w:r>
        <w:r w:rsidR="00D110D7">
          <w:t xml:space="preserve"> </w:t>
        </w:r>
        <w:r w:rsidR="00D110D7" w:rsidRPr="00D110D7">
          <w:t>spatially-structured random effects with a</w:t>
        </w:r>
        <w:r w:rsidR="00466B07">
          <w:t>n intrinsic</w:t>
        </w:r>
        <w:r w:rsidR="00D110D7" w:rsidRPr="00D110D7">
          <w:t xml:space="preserve"> </w:t>
        </w:r>
        <w:r w:rsidR="00D110D7" w:rsidRPr="00E85AFA">
          <w:t>Conditional Autoregressive (</w:t>
        </w:r>
        <w:r w:rsidR="005C2FC9">
          <w:t>I</w:t>
        </w:r>
        <w:r w:rsidR="00D110D7" w:rsidRPr="00E85AFA">
          <w:t xml:space="preserve">CAR) </w:t>
        </w:r>
        <w:r w:rsidR="00D110D7" w:rsidRPr="00D110D7">
          <w:t>prior</w:t>
        </w:r>
        <w:r w:rsidR="00D110D7">
          <w:t xml:space="preserve"> and</w:t>
        </w:r>
        <w:r w:rsidR="00D110D7" w:rsidRPr="00D110D7">
          <w:t xml:space="preserve"> spatially-unstructured </w:t>
        </w:r>
        <w:r w:rsidR="00F75E41" w:rsidRPr="008F177F">
          <w:t>independent and identically distributed</w:t>
        </w:r>
        <w:r w:rsidR="00D44487">
          <w:t xml:space="preserve"> (IID)</w:t>
        </w:r>
        <w:r w:rsidR="00F75E41" w:rsidRPr="008F177F">
          <w:t xml:space="preserve"> </w:t>
        </w:r>
        <w:r w:rsidR="00D110D7" w:rsidRPr="00D110D7">
          <w:t>Gaussian random effects.</w:t>
        </w:r>
        <w:r w:rsidR="00DB7278">
          <w:t xml:space="preserve"> </w:t>
        </w:r>
        <w:r w:rsidRPr="00E85AFA">
          <w:t>The extent to which information is shared between neighbouring states depends on the uncertainty of death rates in a state and the empirical similarity of death rates in neighbouring states. We also included state-month interactions for intercepts and slopes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00A822FD">
          <w:rPr>
            <w:rFonts w:eastAsiaTheme="minorEastAsia"/>
          </w:rPr>
          <w:t xml:space="preserve"> and </w:t>
        </w:r>
        <m:oMath>
          <m:sSub>
            <m:sSubPr>
              <m:ctrlPr>
                <w:rPr>
                  <w:rFonts w:ascii="Cambria Math" w:hAnsi="Cambria Math"/>
                  <w:i/>
                </w:rPr>
              </m:ctrlPr>
            </m:sSubPr>
            <m:e>
              <m:r>
                <w:rPr>
                  <w:rFonts w:ascii="Cambria Math" w:hAnsi="Cambria Math"/>
                </w:rPr>
                <m:t>ψ</m:t>
              </m:r>
            </m:e>
            <m:sub>
              <m:r>
                <w:rPr>
                  <w:rFonts w:ascii="Cambria Math" w:hAnsi="Cambria Math"/>
                </w:rPr>
                <m:t>state-month</m:t>
              </m:r>
            </m:sub>
          </m:sSub>
        </m:oMath>
        <w:r w:rsidRPr="00E85AFA">
          <w:rPr>
            <w:rFonts w:eastAsiaTheme="minorEastAsia"/>
          </w:rPr>
          <w:t>)</w:t>
        </w:r>
        <w:r w:rsidRPr="00E85AFA">
          <w:t xml:space="preserve">, to allow variation in mortality levels and trends in a particular state for different months and vice-versa. </w:t>
        </w:r>
        <w:r w:rsidR="008F177F" w:rsidRPr="008F177F">
          <w:t>The</w:t>
        </w:r>
        <w:r w:rsidR="008F177F">
          <w:t>se</w:t>
        </w:r>
        <w:r w:rsidR="008F177F" w:rsidRPr="008F177F">
          <w:t xml:space="preserve"> state-month interactions were modelled as </w:t>
        </w:r>
        <w:r w:rsidR="00D44487">
          <w:t>IID</w:t>
        </w:r>
        <w:r w:rsidR="008F177F" w:rsidRPr="008F177F">
          <w:t xml:space="preserve"> and therefore were of Type I space-time interactions.</w:t>
        </w:r>
        <w:r w:rsidR="008A2682">
          <w:rPr>
            <w:rStyle w:val="FootnoteReference"/>
          </w:rPr>
          <w:fldChar w:fldCharType="begin" w:fldLock="1"/>
        </w:r>
        <w:r w:rsidR="00924924">
          <w:instrText>ADDIN CSL_CITATION {"citationItems":[{"id":"ITEM-1","itemData":{"DOI":"10.1002/1097-0258(20000915/30)19:17/18&lt;2555::AID-SIM587&gt;3.0.CO;2-#","ISSN":"02776715","abstract":"This paper proposes a unified framework for a Bayesian analysis of incidence or mortality data in space and time. We introduce four different types of prior distributions for space x time interaction in extension of a model with only main effects. Each type implies a certain degree of prior dependence for the interaction parameters, and corresponds to the product of one of the two spatial with one of the two temporal main effects. The methodology is illustrated by an analysis of Ohio lung cancer data 1968-1988 via Markov chain Monte Carlo simulation. We compare the fit and the complexity of several models with different types of interaction by means of quantities related to the posterior deviance. Our results confirm an epidemiological hypothesis about the temporal development of the association between urbanization and risk factors for cancer.","author":[{"dropping-particle":"","family":"Knorr-Held","given":"Leonhard","non-dropping-particle":"","parse-names":false,"suffix":""}],"container-title":"Statistics in Medicine","id":"ITEM-1","issued":{"date-parts":[["2000"]]},"title":"Bayesian modelling of inseparable space-time variation in disease risk","type":"paper-conference"},"uris":["http://www.mendeley.com/documents/?uuid=a2b9666f-e605-4e28-bb4f-639d042be4ec"]}],"mendeley":{"formattedCitation":"&lt;sup&gt;43&lt;/sup&gt;","plainTextFormattedCitation":"43","previouslyFormattedCitation":"&lt;sup&gt;43&lt;/sup&gt;"},"properties":{"noteIndex":0},"schema":"https://github.com/citation-style-language/schema/raw/master/csl-citation.json"}</w:instrText>
        </w:r>
        <w:r w:rsidR="008A2682">
          <w:rPr>
            <w:rStyle w:val="FootnoteReference"/>
          </w:rPr>
          <w:fldChar w:fldCharType="separate"/>
        </w:r>
        <w:r w:rsidR="00AA656B" w:rsidRPr="00AA656B">
          <w:rPr>
            <w:noProof/>
            <w:vertAlign w:val="superscript"/>
          </w:rPr>
          <w:t>43</w:t>
        </w:r>
        <w:r w:rsidR="008A2682">
          <w:rPr>
            <w:rStyle w:val="FootnoteReference"/>
          </w:rPr>
          <w:fldChar w:fldCharType="end"/>
        </w:r>
        <w:r w:rsidR="008F177F">
          <w:t xml:space="preserve"> </w:t>
        </w:r>
        <w:r w:rsidRPr="00E85AFA">
          <w:t xml:space="preserve">Non-linear change over </w:t>
        </w:r>
        <w:r w:rsidR="00BF2F16">
          <w:t xml:space="preserve">overall </w:t>
        </w:r>
        <w:r w:rsidRPr="00E85AFA">
          <w:t>time</w:t>
        </w:r>
        <w:r w:rsidR="00BF2F16">
          <w:t xml:space="preserve"> (in months)</w:t>
        </w:r>
        <w:r w:rsidRPr="00E85AFA">
          <w:t xml:space="preserve"> was captured by a first-order random walk, </w:t>
        </w:r>
        <m:oMath>
          <m:sSub>
            <m:sSubPr>
              <m:ctrlPr>
                <w:rPr>
                  <w:rFonts w:ascii="Cambria Math" w:hAnsi="Cambria Math"/>
                  <w:i/>
                </w:rPr>
              </m:ctrlPr>
            </m:sSubPr>
            <m:e>
              <m:r>
                <w:rPr>
                  <w:rFonts w:ascii="Cambria Math" w:hAnsi="Cambria Math"/>
                </w:rPr>
                <m:t>ν</m:t>
              </m:r>
            </m:e>
            <m:sub>
              <m:r>
                <w:rPr>
                  <w:rFonts w:ascii="Cambria Math" w:hAnsi="Cambria Math"/>
                </w:rPr>
                <m:t>time</m:t>
              </m:r>
            </m:sub>
          </m:sSub>
        </m:oMath>
        <w:r w:rsidRPr="00E85AFA">
          <w:t>.</w:t>
        </w:r>
        <w:r w:rsidRPr="00E85AFA">
          <w:fldChar w:fldCharType="begin" w:fldLock="1"/>
        </w:r>
        <w:r w:rsidR="00924924">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41&lt;/sup&gt;","plainTextFormattedCitation":"41","previouslyFormattedCitation":"&lt;sup&gt;41&lt;/sup&gt;"},"properties":{"noteIndex":0},"schema":"https://github.com/citation-style-language/schema/raw/master/csl-citation.json"}</w:instrText>
        </w:r>
        <w:r w:rsidRPr="00E85AFA">
          <w:fldChar w:fldCharType="separate"/>
        </w:r>
        <w:r w:rsidR="00AA656B" w:rsidRPr="00AA656B">
          <w:rPr>
            <w:noProof/>
            <w:vertAlign w:val="superscript"/>
          </w:rPr>
          <w:t>41</w:t>
        </w:r>
        <w:r w:rsidRPr="00E85AFA">
          <w:fldChar w:fldCharType="end"/>
        </w:r>
        <w:r w:rsidR="00EA3B93" w:rsidRPr="00EA3B93">
          <w:t xml:space="preserve"> </w:t>
        </w:r>
        <w:r w:rsidR="00EA3B93">
          <w:t>In order to ensure identifiability each set of random walk terms or ICAR random effects was constrained to sum to zero.</w:t>
        </w:r>
      </w:ins>
    </w:p>
    <w:p w14:paraId="1BDFD325" w14:textId="77777777" w:rsidR="008E42C2" w:rsidRPr="00E85AFA" w:rsidRDefault="008E42C2" w:rsidP="008E42C2">
      <w:pPr>
        <w:spacing w:line="480" w:lineRule="auto"/>
        <w:jc w:val="both"/>
      </w:pPr>
    </w:p>
    <w:p w14:paraId="056D49E9" w14:textId="4E0D2A6C" w:rsidR="00A33676" w:rsidRPr="00E85AFA" w:rsidRDefault="00C832E3" w:rsidP="008E42C2">
      <w:pPr>
        <w:spacing w:line="480" w:lineRule="auto"/>
        <w:jc w:val="both"/>
        <w:rPr>
          <w:ins w:id="207" w:author="Robbie Parks" w:date="2019-10-03T00:09:00Z"/>
        </w:rPr>
      </w:pPr>
      <w:r w:rsidRPr="00E85AFA">
        <w:t xml:space="preserve">Finally, we included a term that relates log-transformed death rate to the above-defined state-month temperature anomaly,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state-time</m:t>
            </m:r>
          </m:sub>
        </m:sSub>
      </m:oMath>
      <w:r w:rsidRPr="00E85AFA">
        <w:t xml:space="preserve">. The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sidRPr="00E85AFA">
        <w:rPr>
          <w:rFonts w:eastAsiaTheme="minorEastAsia"/>
          <w:sz w:val="22"/>
          <w:szCs w:val="22"/>
        </w:rPr>
        <w:t xml:space="preserve"> </w:t>
      </w:r>
      <w:r w:rsidRPr="00E85AFA">
        <w:t xml:space="preserve">represent the logarithm of the monthly death rate ratio per 1°C increase in anomaly. There was a separate coefficient for each month which means that an anomaly of the same magnitude could have different associations with injury mortality in different months. As with the month-specific </w:t>
      </w:r>
      <w:r w:rsidRPr="00E85AFA">
        <w:lastRenderedPageBreak/>
        <w:t xml:space="preserve">intercepts and trends, we used a cyclic </w:t>
      </w:r>
      <w:ins w:id="208" w:author="Robbie Parks" w:date="2019-10-03T00:09:00Z">
        <w:r w:rsidR="008C59DE">
          <w:t xml:space="preserve">first-order </w:t>
        </w:r>
      </w:ins>
      <w:r w:rsidRPr="00E85AFA">
        <w:t>random walk to smooth the coefficient of the temperature anomaly across months. An over-dispersion term (</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oMath>
      <w:r w:rsidRPr="00E85AFA">
        <w:t xml:space="preserve">) captured the variation unaccounted for by other terms in the model, modelled as </w:t>
      </w:r>
      <w:proofErr w:type="gramStart"/>
      <w:r w:rsidRPr="00E85AFA">
        <w:rPr>
          <w:i/>
        </w:rPr>
        <w:t>N</w:t>
      </w:r>
      <w:r w:rsidRPr="00E85AFA">
        <w:t>(</w:t>
      </w:r>
      <w:proofErr w:type="gramEnd"/>
      <w:r w:rsidRPr="00E85AFA">
        <w:t>0,</w:t>
      </w:r>
      <m:oMath>
        <m:sSubSup>
          <m:sSubSupPr>
            <m:ctrlPr>
              <w:rPr>
                <w:rFonts w:ascii="Cambria Math" w:hAnsi="Cambria Math"/>
                <w:i/>
              </w:rPr>
            </m:ctrlPr>
          </m:sSubSupPr>
          <m:e>
            <m:r>
              <w:rPr>
                <w:rFonts w:ascii="Cambria Math" w:hAnsi="Cambria Math"/>
              </w:rPr>
              <m:t>σ</m:t>
            </m:r>
          </m:e>
          <m:sub>
            <m:r>
              <w:rPr>
                <w:rFonts w:ascii="Cambria Math" w:hAnsi="Cambria Math"/>
              </w:rPr>
              <m:t>ϵ</m:t>
            </m:r>
          </m:sub>
          <m:sup>
            <m:r>
              <w:rPr>
                <w:rFonts w:ascii="Cambria Math" w:hAnsi="Cambria Math"/>
              </w:rPr>
              <m:t>2</m:t>
            </m:r>
          </m:sup>
        </m:sSubSup>
      </m:oMath>
      <w:r w:rsidRPr="00E85AFA">
        <w:t xml:space="preserve">). </w:t>
      </w:r>
      <w:ins w:id="209" w:author="Robbie Parks" w:date="2019-10-03T00:09:00Z">
        <w:r w:rsidR="003B5C48" w:rsidRPr="003B5C48">
          <w:t>We used weakly informative priors so that parameter estimation was driven by the data. As in previous analyses,</w:t>
        </w:r>
        <w:r w:rsidR="00044F79">
          <w:fldChar w:fldCharType="begin" w:fldLock="1"/>
        </w:r>
        <w:r w:rsidR="00924924">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USA","type":"article-journal"},"uris":["http://www.mendeley.com/documents/?uuid=964ec70f-6b09-4d7e-9478-68607c917ba5"]},{"id":"ITEM-2","itemData":{"DOI":"10.1016/S0140-6736(16)32381-9","ISBN":"0000030449","ISSN":"1474547X","PMID":"28236464","abstract":"Background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Lancet","id":"ITEM-2","issued":{"date-parts":[["2017"]]},"title":"Future life expectancy in 35 industrialised countries: projections with a Bayesian model ensemble","type":"article-journal"},"uris":["http://www.mendeley.com/documents/?uuid=035c9398-2b8b-41aa-8e1c-7b58e08d8f56"]}],"mendeley":{"formattedCitation":"&lt;sup&gt;44,45&lt;/sup&gt;","plainTextFormattedCitation":"44,45","previouslyFormattedCitation":"&lt;sup&gt;44,45&lt;/sup&gt;"},"properties":{"noteIndex":0},"schema":"https://github.com/citation-style-language/schema/raw/master/csl-citation.json"}</w:instrText>
        </w:r>
        <w:r w:rsidR="00044F79">
          <w:fldChar w:fldCharType="separate"/>
        </w:r>
        <w:r w:rsidR="00AA656B" w:rsidRPr="00AA656B">
          <w:rPr>
            <w:noProof/>
            <w:vertAlign w:val="superscript"/>
          </w:rPr>
          <w:t>44,45</w:t>
        </w:r>
        <w:r w:rsidR="00044F79">
          <w:fldChar w:fldCharType="end"/>
        </w:r>
        <w:r w:rsidR="003B5C48">
          <w:t xml:space="preserve"> </w:t>
        </w:r>
        <w:r w:rsidR="003B5C48" w:rsidRPr="003B5C48">
          <w:t>hyper-priors were defined on the logarithm of the precisions of the random effects, in other words on log(1/</w:t>
        </w:r>
        <w:r w:rsidR="003B5C48" w:rsidRPr="003B5C48">
          <w:rPr>
            <w:rFonts w:ascii="Cambria Math" w:hAnsi="Cambria Math" w:cs="Cambria Math"/>
          </w:rPr>
          <w:t>𝜎</w:t>
        </w:r>
        <w:r w:rsidR="003B5C48" w:rsidRPr="003B5C48">
          <w:t xml:space="preserve">2). These were modelled as </w:t>
        </w:r>
        <w:proofErr w:type="spellStart"/>
        <w:proofErr w:type="gramStart"/>
        <w:r w:rsidR="003B5C48" w:rsidRPr="003B5C48">
          <w:t>logGamma</w:t>
        </w:r>
        <w:proofErr w:type="spellEnd"/>
        <w:r w:rsidR="003B5C48" w:rsidRPr="003B5C48">
          <w:t>(</w:t>
        </w:r>
        <w:proofErr w:type="gramEnd"/>
        <w:r w:rsidR="003B5C48" w:rsidRPr="003B5C48">
          <w:rPr>
            <w:rFonts w:ascii="Cambria Math" w:hAnsi="Cambria Math" w:cs="Cambria Math"/>
          </w:rPr>
          <w:t>𝜃</w:t>
        </w:r>
        <w:r w:rsidR="003B5C48" w:rsidRPr="003B5C48">
          <w:t xml:space="preserve">, </w:t>
        </w:r>
        <w:r w:rsidR="003B5C48">
          <w:rPr>
            <w:rFonts w:ascii="Cambria Math" w:hAnsi="Cambria Math" w:cs="Cambria Math"/>
          </w:rPr>
          <w:t>𝜹</w:t>
        </w:r>
        <w:r w:rsidR="003B5C48" w:rsidRPr="003B5C48">
          <w:t xml:space="preserve">) distributions with shape </w:t>
        </w:r>
        <w:r w:rsidR="003B5C48" w:rsidRPr="003B5C48">
          <w:rPr>
            <w:rFonts w:ascii="Cambria Math" w:hAnsi="Cambria Math" w:cs="Cambria Math"/>
          </w:rPr>
          <w:t>𝜃</w:t>
        </w:r>
        <w:r w:rsidR="003B5C48" w:rsidRPr="003B5C48">
          <w:t xml:space="preserve"> = 1 and rate</w:t>
        </w:r>
        <w:r w:rsidR="003B5C48" w:rsidRPr="0089219B">
          <w:t xml:space="preserve"> </w:t>
        </w:r>
        <w:r w:rsidR="003B5C48" w:rsidRPr="0089219B">
          <w:rPr>
            <w:rFonts w:ascii="Cambria Math" w:hAnsi="Cambria Math" w:cs="Cambria Math"/>
          </w:rPr>
          <w:t>𝜹</w:t>
        </w:r>
        <w:r w:rsidR="003B5C48" w:rsidRPr="003B5C48">
          <w:t xml:space="preserve"> = 0.001. The same hyper-priors were used for all precision parameters of the random effects in the model. For the common slopes and intercepts, we used</w:t>
        </w:r>
        <w:r w:rsidR="009D3FF7" w:rsidRPr="009D3FF7">
          <w:rPr>
            <w:i/>
          </w:rPr>
          <w:t xml:space="preserve"> </w:t>
        </w:r>
        <w:proofErr w:type="gramStart"/>
        <w:r w:rsidR="009D3FF7" w:rsidRPr="00E85AFA">
          <w:rPr>
            <w:i/>
          </w:rPr>
          <w:t>N</w:t>
        </w:r>
        <w:r w:rsidR="003B5C48" w:rsidRPr="003B5C48">
          <w:t>(</w:t>
        </w:r>
        <w:proofErr w:type="gramEnd"/>
        <w:r w:rsidR="003B5C48" w:rsidRPr="003B5C48">
          <w:t>0, 1000).</w:t>
        </w:r>
      </w:ins>
    </w:p>
    <w:p w14:paraId="103EDA1D" w14:textId="77777777" w:rsidR="00A33676" w:rsidRPr="00E85AFA" w:rsidRDefault="00A33676" w:rsidP="008E42C2">
      <w:pPr>
        <w:spacing w:line="480" w:lineRule="auto"/>
        <w:jc w:val="both"/>
        <w:rPr>
          <w:ins w:id="210" w:author="Robbie Parks" w:date="2019-10-03T00:09:00Z"/>
        </w:rPr>
      </w:pPr>
    </w:p>
    <w:p w14:paraId="2264A478" w14:textId="267D8D9D" w:rsidR="00331F1F" w:rsidRPr="00331F1F" w:rsidRDefault="00A33676" w:rsidP="00331F1F">
      <w:pPr>
        <w:spacing w:line="480" w:lineRule="auto"/>
        <w:jc w:val="both"/>
        <w:rPr>
          <w:ins w:id="211" w:author="Robbie Parks" w:date="2019-10-03T00:09:00Z"/>
        </w:rPr>
      </w:pPr>
      <w:ins w:id="212" w:author="Robbie Parks" w:date="2019-10-03T00:09:00Z">
        <w:r w:rsidRPr="00E85AFA">
          <w:t xml:space="preserve">In addition to representing the spatial (across states) and temporal (across months and years) patterns of mortality, the </w:t>
        </w:r>
        <w:r w:rsidR="005A0E31" w:rsidRPr="00C53617">
          <w:t>intercept</w:t>
        </w:r>
        <w:r w:rsidR="005A0E31" w:rsidRPr="008B18CE">
          <w:t xml:space="preserve"> </w:t>
        </w:r>
        <w:r w:rsidR="005A0E31" w:rsidRPr="00C53617">
          <w:t>terms</w:t>
        </w:r>
        <w:r w:rsidR="005A0E31">
          <w:t xml:space="preserve"> </w:t>
        </w:r>
        <w:r w:rsidR="005A0E31" w:rsidRPr="00C53617">
          <w:t>(</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005A0E31" w:rsidRPr="00C53617">
          <w:t xml:space="preserve">,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005A0E31" w:rsidRPr="00C53617">
          <w:t xml:space="preserve">,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005A0E31" w:rsidRPr="00C53617">
          <w:t xml:space="preserve">) in our statistical model </w:t>
        </w:r>
        <w:r w:rsidR="005A0E31">
          <w:t xml:space="preserve">implicitly </w:t>
        </w:r>
        <w:r w:rsidR="005A0E31" w:rsidRPr="00C53617">
          <w:t>adjust for unobserved factors that influence mortality at the sta</w:t>
        </w:r>
        <w:r w:rsidR="005A0E31">
          <w:t>te, month and state-month level; the</w:t>
        </w:r>
        <w:r w:rsidR="005A0E31" w:rsidRPr="00C53617">
          <w:t xml:space="preserve"> </w:t>
        </w:r>
        <w:r w:rsidR="005A0E31">
          <w:t>slope terms</w:t>
        </w:r>
        <w:r w:rsidR="005A0E31" w:rsidRPr="00C53617">
          <w:t xml:space="preserve">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005A0E31" w:rsidRPr="00C53617">
          <w:t xml:space="preserve">,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005A0E31" w:rsidRPr="00C53617">
          <w:t xml:space="preserve">, </w:t>
        </w:r>
        <m:oMath>
          <m:sSub>
            <m:sSubPr>
              <m:ctrlPr>
                <w:rPr>
                  <w:rFonts w:ascii="Cambria Math" w:hAnsi="Cambria Math"/>
                  <w:i/>
                </w:rPr>
              </m:ctrlPr>
            </m:sSubPr>
            <m:e>
              <m:r>
                <w:rPr>
                  <w:rFonts w:ascii="Cambria Math" w:hAnsi="Cambria Math"/>
                </w:rPr>
                <m:t>ψ</m:t>
              </m:r>
            </m:e>
            <m:sub>
              <m:r>
                <w:rPr>
                  <w:rFonts w:ascii="Cambria Math" w:hAnsi="Cambria Math"/>
                </w:rPr>
                <m:t>state-month</m:t>
              </m:r>
            </m:sub>
          </m:sSub>
        </m:oMath>
        <w:r w:rsidR="005A0E31" w:rsidRPr="00C53617">
          <w:t xml:space="preserve">) </w:t>
        </w:r>
        <w:r w:rsidR="005A0E31">
          <w:t xml:space="preserve">do so </w:t>
        </w:r>
        <w:r w:rsidR="005A0E31" w:rsidRPr="00C53617">
          <w:t>for chang</w:t>
        </w:r>
        <w:r w:rsidR="005A0E31">
          <w:t>es in these factors over time.</w:t>
        </w:r>
        <w:r w:rsidR="00B4203C">
          <w:rPr>
            <w:rStyle w:val="FootnoteReference"/>
            <w:rFonts w:cs="Calibri"/>
          </w:rPr>
          <w:fldChar w:fldCharType="begin" w:fldLock="1"/>
        </w:r>
        <w:r w:rsidR="00924924">
          <w:rPr>
            <w:rFonts w:cs="Calibri"/>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44&lt;/sup&gt;","plainTextFormattedCitation":"44","previouslyFormattedCitation":"&lt;sup&gt;44&lt;/sup&gt;"},"properties":{"noteIndex":0},"schema":"https://github.com/citation-style-language/schema/raw/master/csl-citation.json"}</w:instrText>
        </w:r>
        <w:r w:rsidR="00B4203C">
          <w:rPr>
            <w:rStyle w:val="FootnoteReference"/>
            <w:rFonts w:cs="Calibri"/>
          </w:rPr>
          <w:fldChar w:fldCharType="separate"/>
        </w:r>
        <w:r w:rsidR="00AA656B" w:rsidRPr="00AA656B">
          <w:rPr>
            <w:rFonts w:cs="Calibri"/>
            <w:noProof/>
            <w:vertAlign w:val="superscript"/>
          </w:rPr>
          <w:t>44</w:t>
        </w:r>
        <w:r w:rsidR="00B4203C">
          <w:rPr>
            <w:rStyle w:val="FootnoteReference"/>
            <w:rFonts w:cs="Calibri"/>
          </w:rPr>
          <w:fldChar w:fldCharType="end"/>
        </w:r>
        <w:r w:rsidR="00331F1F" w:rsidRPr="009C2E1F">
          <w:rPr>
            <w:rFonts w:cs="Calibri"/>
          </w:rPr>
          <w:t xml:space="preserve"> </w:t>
        </w:r>
        <w:r w:rsidR="005A0E31">
          <w:t>T</w:t>
        </w:r>
        <w:r w:rsidR="005A0E31" w:rsidRPr="00C53617">
          <w:t xml:space="preserve">his means that the </w:t>
        </w:r>
        <w:r w:rsidR="0081116E">
          <w:t xml:space="preserve">only </w:t>
        </w:r>
        <w:r w:rsidR="005A0E31" w:rsidRPr="00C53617">
          <w:t>confounding factors would be those that have the same state-month anomaly as temperature.</w:t>
        </w:r>
      </w:ins>
    </w:p>
    <w:p w14:paraId="778A8EBC" w14:textId="77777777" w:rsidR="00A33676" w:rsidRPr="00E85AFA" w:rsidRDefault="00A33676" w:rsidP="008E42C2">
      <w:pPr>
        <w:spacing w:line="480" w:lineRule="auto"/>
        <w:jc w:val="both"/>
        <w:rPr>
          <w:ins w:id="213" w:author="Robbie Parks" w:date="2019-10-03T00:09:00Z"/>
        </w:rPr>
      </w:pPr>
    </w:p>
    <w:p w14:paraId="3F6883CA" w14:textId="01DC3013" w:rsidR="00C832E3" w:rsidRPr="00E85AFA" w:rsidRDefault="00C832E3" w:rsidP="008E42C2">
      <w:pPr>
        <w:spacing w:line="480" w:lineRule="auto"/>
        <w:jc w:val="both"/>
      </w:pPr>
      <w:r w:rsidRPr="00E85AFA">
        <w:t>We fitted the models using integrated nested Laplace approximation (INLA), using the R-INLA software, which offers orders of computational efficiency improvement in Bayesian inference compared to traditional MCMC.</w:t>
      </w:r>
      <w:del w:id="214" w:author="Robbie Parks" w:date="2019-10-03T00:09:00Z">
        <w:r w:rsidRPr="00795C72">
          <w:fldChar w:fldCharType="begin" w:fldLock="1"/>
        </w:r>
        <w:r w:rsidR="00EF4FC9">
          <w:del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40&lt;/sup&gt;","plainTextFormattedCitation":"40","previouslyFormattedCitation":"&lt;sup&gt;4&lt;/sup&gt;"},"properties":{"noteIndex":0},"schema":"https://github.com/citation-style-language/schema/raw/master/csl-citation.json"}</w:delInstrText>
        </w:r>
        <w:r w:rsidRPr="00795C72">
          <w:fldChar w:fldCharType="separate"/>
        </w:r>
        <w:r w:rsidR="00EF4FC9" w:rsidRPr="00EF4FC9">
          <w:rPr>
            <w:noProof/>
            <w:vertAlign w:val="superscript"/>
          </w:rPr>
          <w:delText>40</w:delText>
        </w:r>
        <w:r w:rsidRPr="00795C72">
          <w:fldChar w:fldCharType="end"/>
        </w:r>
      </w:del>
      <w:ins w:id="215" w:author="Robbie Parks" w:date="2019-10-03T00:09:00Z">
        <w:r w:rsidRPr="00E85AFA">
          <w:fldChar w:fldCharType="begin" w:fldLock="1"/>
        </w:r>
        <w:r w:rsidR="00924924">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46&lt;/sup&gt;","plainTextFormattedCitation":"46","previouslyFormattedCitation":"&lt;sup&gt;46&lt;/sup&gt;"},"properties":{"noteIndex":0},"schema":"https://github.com/citation-style-language/schema/raw/master/csl-citation.json"}</w:instrText>
        </w:r>
        <w:r w:rsidRPr="00E85AFA">
          <w:fldChar w:fldCharType="separate"/>
        </w:r>
        <w:r w:rsidR="00AA656B" w:rsidRPr="00AA656B">
          <w:rPr>
            <w:noProof/>
            <w:vertAlign w:val="superscript"/>
          </w:rPr>
          <w:t>46</w:t>
        </w:r>
        <w:r w:rsidRPr="00E85AFA">
          <w:fldChar w:fldCharType="end"/>
        </w:r>
      </w:ins>
      <w:r w:rsidRPr="00E85AFA">
        <w:t xml:space="preserve"> </w:t>
      </w:r>
      <w:r w:rsidRPr="00E85AFA">
        <w:rPr>
          <w:color w:val="000000" w:themeColor="text1"/>
        </w:rPr>
        <w:t>The uncertainty in our results were obtained from 5000 draws from the posterior marginal of each month’s excess relative risk. The reported 95% credible intervals are the 2.5</w:t>
      </w:r>
      <w:r w:rsidRPr="00E85AFA">
        <w:rPr>
          <w:color w:val="000000" w:themeColor="text1"/>
          <w:vertAlign w:val="superscript"/>
        </w:rPr>
        <w:t>th</w:t>
      </w:r>
      <w:r w:rsidRPr="00E85AFA">
        <w:rPr>
          <w:color w:val="000000" w:themeColor="text1"/>
        </w:rPr>
        <w:t xml:space="preserve"> to 97.5</w:t>
      </w:r>
      <w:r w:rsidRPr="00E85AFA">
        <w:rPr>
          <w:color w:val="000000" w:themeColor="text1"/>
          <w:vertAlign w:val="superscript"/>
        </w:rPr>
        <w:t>th</w:t>
      </w:r>
      <w:r w:rsidRPr="00E85AFA">
        <w:rPr>
          <w:color w:val="000000" w:themeColor="text1"/>
        </w:rPr>
        <w:t xml:space="preserve"> percentiles of the sampled values.</w:t>
      </w:r>
      <w:ins w:id="216" w:author="Robbie Parks" w:date="2019-10-03T00:09:00Z">
        <w:r w:rsidR="00AD4FF6" w:rsidRPr="00E85AFA">
          <w:rPr>
            <w:color w:val="000000" w:themeColor="text1"/>
          </w:rPr>
          <w:t xml:space="preserve"> </w:t>
        </w:r>
      </w:ins>
    </w:p>
    <w:p w14:paraId="4B314A03" w14:textId="77777777" w:rsidR="008E42C2" w:rsidRPr="00E85AFA" w:rsidRDefault="008E42C2" w:rsidP="007433BB">
      <w:pPr>
        <w:spacing w:line="480" w:lineRule="auto"/>
        <w:jc w:val="both"/>
        <w:outlineLvl w:val="0"/>
        <w:rPr>
          <w:color w:val="000000" w:themeColor="text1"/>
        </w:rPr>
      </w:pPr>
    </w:p>
    <w:p w14:paraId="772CF5B5" w14:textId="77777777" w:rsidR="004A6522" w:rsidRPr="004C3A2F" w:rsidRDefault="00422055" w:rsidP="007433BB">
      <w:pPr>
        <w:spacing w:line="480" w:lineRule="auto"/>
        <w:jc w:val="both"/>
        <w:outlineLvl w:val="0"/>
        <w:rPr>
          <w:del w:id="217" w:author="Robbie Parks" w:date="2019-10-03T00:09:00Z"/>
          <w:color w:val="000000" w:themeColor="text1"/>
        </w:rPr>
      </w:pPr>
      <w:del w:id="218" w:author="Robbie Parks" w:date="2019-10-03T00:09:00Z">
        <w:r w:rsidRPr="004C3A2F">
          <w:rPr>
            <w:color w:val="000000" w:themeColor="text1"/>
          </w:rPr>
          <w:delText>Analyses were done separately by injury type, sex and age group (0-4 years, 10-year age groups from 5 to 84 years, and 85+ years) because injury death rates vary by age group and sex</w:delText>
        </w:r>
        <w:r w:rsidR="00206140" w:rsidRPr="004C3A2F">
          <w:rPr>
            <w:color w:val="000000" w:themeColor="text1"/>
          </w:rPr>
          <w:delText>,</w:delText>
        </w:r>
        <w:r w:rsidRPr="004C3A2F">
          <w:rPr>
            <w:color w:val="000000" w:themeColor="text1"/>
          </w:rPr>
          <w:fldChar w:fldCharType="begin" w:fldLock="1"/>
        </w:r>
        <w:r w:rsidR="00EF4FC9">
          <w:rPr>
            <w:color w:val="000000" w:themeColor="text1"/>
          </w:rPr>
          <w:del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10,11,41&lt;/sup&gt;","plainTextFormattedCitation":"10,11,41","previouslyFormattedCitation":"&lt;sup&gt;10,11,38&lt;/sup&gt;"},"properties":{"noteIndex":0},"schema":"https://github.com/citation-style-language/schema/raw/master/csl-citation.json"}</w:delInstrText>
        </w:r>
        <w:r w:rsidRPr="004C3A2F">
          <w:rPr>
            <w:color w:val="000000" w:themeColor="text1"/>
          </w:rPr>
          <w:fldChar w:fldCharType="separate"/>
        </w:r>
        <w:r w:rsidR="00EF4FC9" w:rsidRPr="00EF4FC9">
          <w:rPr>
            <w:noProof/>
            <w:color w:val="000000" w:themeColor="text1"/>
            <w:vertAlign w:val="superscript"/>
          </w:rPr>
          <w:delText>10,11,41</w:delText>
        </w:r>
        <w:r w:rsidRPr="004C3A2F">
          <w:rPr>
            <w:color w:val="000000" w:themeColor="text1"/>
          </w:rPr>
          <w:fldChar w:fldCharType="end"/>
        </w:r>
        <w:r w:rsidRPr="004C3A2F">
          <w:rPr>
            <w:color w:val="000000" w:themeColor="text1"/>
          </w:rPr>
          <w:delText xml:space="preserve"> as might their associations with temperature. </w:delText>
        </w:r>
      </w:del>
    </w:p>
    <w:p w14:paraId="12DB126D" w14:textId="77777777" w:rsidR="004A6522" w:rsidRPr="004C3A2F" w:rsidRDefault="004A6522" w:rsidP="007433BB">
      <w:pPr>
        <w:spacing w:line="480" w:lineRule="auto"/>
        <w:jc w:val="both"/>
        <w:outlineLvl w:val="0"/>
        <w:rPr>
          <w:del w:id="219" w:author="Robbie Parks" w:date="2019-10-03T00:09:00Z"/>
          <w:color w:val="000000" w:themeColor="text1"/>
        </w:rPr>
      </w:pPr>
    </w:p>
    <w:p w14:paraId="795E98C4" w14:textId="77777777" w:rsidR="00D21020" w:rsidRPr="004C3A2F" w:rsidRDefault="00422055" w:rsidP="007433BB">
      <w:pPr>
        <w:spacing w:line="480" w:lineRule="auto"/>
        <w:jc w:val="both"/>
        <w:outlineLvl w:val="0"/>
        <w:rPr>
          <w:del w:id="220" w:author="Robbie Parks" w:date="2019-10-03T00:09:00Z"/>
          <w:color w:val="000000" w:themeColor="text1"/>
        </w:rPr>
      </w:pPr>
      <w:del w:id="221" w:author="Robbie Parks" w:date="2019-10-03T00:09:00Z">
        <w:r w:rsidRPr="004C3A2F">
          <w:rPr>
            <w:color w:val="000000" w:themeColor="text1"/>
          </w:rPr>
          <w:delText>We used the resultant risk estimates and the age-sex-specific death rates from each injury in 2016, to calculate additional deaths if each month in each state were +1</w:delText>
        </w:r>
        <w:r w:rsidRPr="004C3A2F">
          <w:rPr>
            <w:rFonts w:eastAsia="Times New Roman"/>
            <w:bCs/>
            <w:color w:val="222222"/>
            <w:shd w:val="clear" w:color="auto" w:fill="FFFFFF"/>
          </w:rPr>
          <w:delText>°</w:delText>
        </w:r>
        <w:r w:rsidRPr="004C3A2F">
          <w:rPr>
            <w:color w:val="000000" w:themeColor="text1"/>
          </w:rPr>
          <w:delText>C above its long-term norm</w:delText>
        </w:r>
        <w:r w:rsidR="004D4929" w:rsidRPr="004C3A2F">
          <w:rPr>
            <w:color w:val="000000" w:themeColor="text1"/>
          </w:rPr>
          <w:delText xml:space="preserve">, </w:delText>
        </w:r>
        <w:r w:rsidR="004D4929" w:rsidRPr="004C3A2F">
          <w:delText>realistic in our lifetimes under current projections of global climate change</w:delText>
        </w:r>
        <w:r w:rsidR="0072153E" w:rsidRPr="004C3A2F">
          <w:delText>,</w:delText>
        </w:r>
        <w:r w:rsidR="004D4929" w:rsidRPr="004C3A2F">
          <w:rPr>
            <w:color w:val="000000" w:themeColor="text1"/>
          </w:rPr>
          <w:fldChar w:fldCharType="begin" w:fldLock="1"/>
        </w:r>
        <w:r w:rsidR="00EF4FC9">
          <w:rPr>
            <w:color w:val="000000" w:themeColor="text1"/>
          </w:rPr>
          <w:del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42&lt;/sup&gt;","plainTextFormattedCitation":"42","previouslyFormattedCitation":"&lt;sup&gt;39&lt;/sup&gt;"},"properties":{"noteIndex":0},"schema":"https://github.com/citation-style-language/schema/raw/master/csl-citation.json"}</w:delInstrText>
        </w:r>
        <w:r w:rsidR="004D4929" w:rsidRPr="004C3A2F">
          <w:rPr>
            <w:color w:val="000000" w:themeColor="text1"/>
          </w:rPr>
          <w:fldChar w:fldCharType="separate"/>
        </w:r>
        <w:r w:rsidR="00EF4FC9" w:rsidRPr="00EF4FC9">
          <w:rPr>
            <w:noProof/>
            <w:color w:val="000000" w:themeColor="text1"/>
            <w:vertAlign w:val="superscript"/>
          </w:rPr>
          <w:delText>42</w:delText>
        </w:r>
        <w:r w:rsidR="004D4929" w:rsidRPr="004C3A2F">
          <w:rPr>
            <w:color w:val="000000" w:themeColor="text1"/>
          </w:rPr>
          <w:fldChar w:fldCharType="end"/>
        </w:r>
        <w:r w:rsidR="004D4929" w:rsidRPr="004C3A2F">
          <w:rPr>
            <w:color w:val="000000" w:themeColor="text1"/>
          </w:rPr>
          <w:delText xml:space="preserve"> as well as within the range of anomaly size experienced by some states (Figure </w:delText>
        </w:r>
        <w:r w:rsidR="00907FF4" w:rsidRPr="004C3A2F">
          <w:rPr>
            <w:color w:val="000000" w:themeColor="text1"/>
          </w:rPr>
          <w:delText>2</w:delText>
        </w:r>
        <w:r w:rsidR="004D4929" w:rsidRPr="004C3A2F">
          <w:rPr>
            <w:color w:val="000000" w:themeColor="text1"/>
          </w:rPr>
          <w:delText>).</w:delText>
        </w:r>
        <w:r w:rsidR="004D4929" w:rsidRPr="004C3A2F">
          <w:delText xml:space="preserve"> </w:delText>
        </w:r>
        <w:r w:rsidR="004D4929" w:rsidRPr="004C3A2F">
          <w:rPr>
            <w:color w:val="000000" w:themeColor="text1"/>
          </w:rPr>
          <w:delText>For this calculation, we multiplied the actual death counts for each month, sex, state and age group in 2016 by the corresponding excess relative risk, which was calculated as the exponential of the coefficient of the temperature anomaly term from the above analysis.</w:delText>
        </w:r>
      </w:del>
    </w:p>
    <w:p w14:paraId="3D1787BF" w14:textId="77777777" w:rsidR="00324A84" w:rsidRPr="004C3A2F" w:rsidRDefault="00324A84" w:rsidP="007433BB">
      <w:pPr>
        <w:spacing w:line="480" w:lineRule="auto"/>
        <w:jc w:val="both"/>
        <w:outlineLvl w:val="0"/>
        <w:rPr>
          <w:del w:id="222" w:author="Robbie Parks" w:date="2019-10-03T00:09:00Z"/>
          <w:color w:val="000000" w:themeColor="text1"/>
        </w:rPr>
      </w:pPr>
    </w:p>
    <w:p w14:paraId="4ABF7DA2" w14:textId="77777777" w:rsidR="004A6522" w:rsidRPr="004C3A2F" w:rsidRDefault="004A6522" w:rsidP="004A6522">
      <w:pPr>
        <w:spacing w:line="480" w:lineRule="auto"/>
        <w:jc w:val="both"/>
        <w:outlineLvl w:val="0"/>
        <w:rPr>
          <w:del w:id="223" w:author="Robbie Parks" w:date="2019-10-03T00:09:00Z"/>
          <w:i/>
          <w:color w:val="000000" w:themeColor="text1"/>
        </w:rPr>
      </w:pPr>
      <w:del w:id="224" w:author="Robbie Parks" w:date="2019-10-03T00:09:00Z">
        <w:r w:rsidRPr="004C3A2F">
          <w:rPr>
            <w:i/>
            <w:color w:val="000000" w:themeColor="text1"/>
          </w:rPr>
          <w:delText>Sensitivity analyses</w:delText>
        </w:r>
      </w:del>
    </w:p>
    <w:p w14:paraId="5FDD0536" w14:textId="2F438220" w:rsidR="00D21020" w:rsidRPr="00E85AFA" w:rsidRDefault="003D1FD6" w:rsidP="007433BB">
      <w:pPr>
        <w:spacing w:line="480" w:lineRule="auto"/>
        <w:jc w:val="both"/>
        <w:outlineLvl w:val="0"/>
        <w:rPr>
          <w:ins w:id="225" w:author="Robbie Parks" w:date="2019-10-03T00:09:00Z"/>
          <w:color w:val="000000" w:themeColor="text1"/>
        </w:rPr>
      </w:pPr>
      <w:del w:id="226" w:author="Robbie Parks" w:date="2019-10-03T00:09:00Z">
        <w:r w:rsidRPr="004C3A2F">
          <w:delText xml:space="preserve">We conducted sensitivity analyses to assess how much our results might depend on the temperature metric used to generate anomalous temperature. First, instead of building our monthly temperature anomalies based on daily mean temperatures, we used daily maxima and minima. </w:delText>
        </w:r>
      </w:del>
      <w:ins w:id="227" w:author="Robbie Parks" w:date="2019-10-03T00:09:00Z">
        <w:r w:rsidR="00422055" w:rsidRPr="00E85AFA">
          <w:rPr>
            <w:color w:val="000000" w:themeColor="text1"/>
          </w:rPr>
          <w:t xml:space="preserve">Analyses were done </w:t>
        </w:r>
        <w:r w:rsidR="00422055" w:rsidRPr="00331F1F">
          <w:rPr>
            <w:color w:val="000000" w:themeColor="text1"/>
          </w:rPr>
          <w:t>separately by injury type</w:t>
        </w:r>
        <w:r w:rsidR="00422055" w:rsidRPr="00E85AFA">
          <w:rPr>
            <w:color w:val="000000" w:themeColor="text1"/>
          </w:rPr>
          <w:t xml:space="preserve">, </w:t>
        </w:r>
        <w:r w:rsidR="00A33676" w:rsidRPr="00E85AFA">
          <w:rPr>
            <w:color w:val="000000" w:themeColor="text1"/>
          </w:rPr>
          <w:t xml:space="preserve">because different injuries can have differing associations with anomalously warm and cold temperature. Analyses were also done separately </w:t>
        </w:r>
        <w:r w:rsidR="00A33676" w:rsidRPr="00E85AFA">
          <w:rPr>
            <w:color w:val="000000" w:themeColor="text1"/>
          </w:rPr>
          <w:lastRenderedPageBreak/>
          <w:t xml:space="preserve">by </w:t>
        </w:r>
        <w:r w:rsidR="00422055" w:rsidRPr="00E85AFA">
          <w:rPr>
            <w:color w:val="000000" w:themeColor="text1"/>
          </w:rPr>
          <w:t>sex and age group (0-4 years, 10-year age groups from 5 to 84 years, and 85+ years) because injury death rates vary by age group and sex</w:t>
        </w:r>
        <w:r w:rsidR="00206140" w:rsidRPr="00E85AFA">
          <w:rPr>
            <w:color w:val="000000" w:themeColor="text1"/>
          </w:rPr>
          <w:t>,</w:t>
        </w:r>
        <w:r w:rsidR="00422055" w:rsidRPr="00E85AFA">
          <w:rPr>
            <w:color w:val="000000" w:themeColor="text1"/>
          </w:rPr>
          <w:t xml:space="preserve"> as might their associations with temperature. We used the resultant risk estimates and the age-sex-specific death rates </w:t>
        </w:r>
        <w:r w:rsidR="00422055" w:rsidRPr="00331F1F">
          <w:rPr>
            <w:color w:val="000000" w:themeColor="text1"/>
          </w:rPr>
          <w:t>from each injury</w:t>
        </w:r>
        <w:r w:rsidR="00422055" w:rsidRPr="00E85AFA">
          <w:rPr>
            <w:color w:val="000000" w:themeColor="text1"/>
          </w:rPr>
          <w:t xml:space="preserve"> in 201</w:t>
        </w:r>
        <w:r w:rsidR="00305710" w:rsidRPr="00E85AFA">
          <w:rPr>
            <w:color w:val="000000" w:themeColor="text1"/>
          </w:rPr>
          <w:t>7</w:t>
        </w:r>
        <w:r w:rsidR="00422055" w:rsidRPr="00E85AFA">
          <w:rPr>
            <w:color w:val="000000" w:themeColor="text1"/>
          </w:rPr>
          <w:t>, to calculate additional deaths if each month in each state were +</w:t>
        </w:r>
        <w:r w:rsidR="00F24A27" w:rsidRPr="00E85AFA">
          <w:rPr>
            <w:color w:val="000000" w:themeColor="text1"/>
          </w:rPr>
          <w:t>2</w:t>
        </w:r>
        <w:r w:rsidR="00422055" w:rsidRPr="00E85AFA">
          <w:rPr>
            <w:rFonts w:eastAsia="Times New Roman"/>
            <w:bCs/>
            <w:color w:val="222222"/>
            <w:shd w:val="clear" w:color="auto" w:fill="FFFFFF"/>
          </w:rPr>
          <w:t>°</w:t>
        </w:r>
        <w:r w:rsidR="00422055" w:rsidRPr="00E85AFA">
          <w:rPr>
            <w:color w:val="000000" w:themeColor="text1"/>
          </w:rPr>
          <w:t xml:space="preserve">C above its long-term </w:t>
        </w:r>
        <w:r w:rsidR="00144923">
          <w:rPr>
            <w:color w:val="000000" w:themeColor="text1"/>
          </w:rPr>
          <w:t>average</w:t>
        </w:r>
        <w:r w:rsidR="004D4929" w:rsidRPr="00E85AFA">
          <w:rPr>
            <w:color w:val="000000" w:themeColor="text1"/>
          </w:rPr>
          <w:t xml:space="preserve">, </w:t>
        </w:r>
        <w:r w:rsidR="005A0E31">
          <w:rPr>
            <w:color w:val="000000" w:themeColor="text1"/>
          </w:rPr>
          <w:t xml:space="preserve">not only </w:t>
        </w:r>
        <w:r w:rsidR="004D4929" w:rsidRPr="00E85AFA">
          <w:t>realistic in our lifetimes under current projections of global climate change</w:t>
        </w:r>
        <w:r w:rsidR="005A0E31">
          <w:t xml:space="preserve"> but </w:t>
        </w:r>
        <w:r w:rsidR="00E07E92">
          <w:t xml:space="preserve">an agreed </w:t>
        </w:r>
        <w:r w:rsidR="005A0E31">
          <w:t xml:space="preserve">upper bound chosen under the Paris </w:t>
        </w:r>
        <w:r w:rsidR="00A54C8A">
          <w:t xml:space="preserve">Climate </w:t>
        </w:r>
        <w:r w:rsidR="005A0E31">
          <w:t>Agreement.</w:t>
        </w:r>
        <w:r w:rsidR="004D4929" w:rsidRPr="00E85AFA">
          <w:rPr>
            <w:color w:val="000000" w:themeColor="text1"/>
          </w:rPr>
          <w:fldChar w:fldCharType="begin" w:fldLock="1"/>
        </w:r>
        <w:r w:rsidR="00924924">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report"},"uris":["http://www.mendeley.com/documents/?uuid=4c69fe2c-284f-45c2-bc1a-ae18b2694112"]}],"mendeley":{"formattedCitation":"&lt;sup&gt;47&lt;/sup&gt;","plainTextFormattedCitation":"47","previouslyFormattedCitation":"&lt;sup&gt;47&lt;/sup&gt;"},"properties":{"noteIndex":0},"schema":"https://github.com/citation-style-language/schema/raw/master/csl-citation.json"}</w:instrText>
        </w:r>
        <w:r w:rsidR="004D4929" w:rsidRPr="00E85AFA">
          <w:rPr>
            <w:color w:val="000000" w:themeColor="text1"/>
          </w:rPr>
          <w:fldChar w:fldCharType="separate"/>
        </w:r>
        <w:r w:rsidR="00AA656B" w:rsidRPr="00AA656B">
          <w:rPr>
            <w:noProof/>
            <w:color w:val="000000" w:themeColor="text1"/>
            <w:vertAlign w:val="superscript"/>
          </w:rPr>
          <w:t>47</w:t>
        </w:r>
        <w:r w:rsidR="004D4929" w:rsidRPr="00E85AFA">
          <w:rPr>
            <w:color w:val="000000" w:themeColor="text1"/>
          </w:rPr>
          <w:fldChar w:fldCharType="end"/>
        </w:r>
        <w:r w:rsidR="004D4929" w:rsidRPr="00E85AFA">
          <w:rPr>
            <w:color w:val="000000" w:themeColor="text1"/>
          </w:rPr>
          <w:t xml:space="preserve"> </w:t>
        </w:r>
        <w:r w:rsidR="005A0E31" w:rsidRPr="00E85AFA">
          <w:rPr>
            <w:color w:val="000000" w:themeColor="text1"/>
          </w:rPr>
          <w:t xml:space="preserve"> +2</w:t>
        </w:r>
        <w:r w:rsidR="005A0E31" w:rsidRPr="00E85AFA">
          <w:rPr>
            <w:rFonts w:eastAsia="Times New Roman"/>
            <w:bCs/>
            <w:color w:val="222222"/>
            <w:shd w:val="clear" w:color="auto" w:fill="FFFFFF"/>
          </w:rPr>
          <w:t>°</w:t>
        </w:r>
        <w:r w:rsidR="005A0E31" w:rsidRPr="00E85AFA">
          <w:rPr>
            <w:color w:val="000000" w:themeColor="text1"/>
          </w:rPr>
          <w:t xml:space="preserve">C </w:t>
        </w:r>
        <w:r w:rsidR="005A0E31">
          <w:rPr>
            <w:color w:val="000000" w:themeColor="text1"/>
          </w:rPr>
          <w:t xml:space="preserve">is also </w:t>
        </w:r>
        <w:r w:rsidR="004D4929" w:rsidRPr="00E85AFA">
          <w:rPr>
            <w:color w:val="000000" w:themeColor="text1"/>
          </w:rPr>
          <w:t xml:space="preserve">within the range of anomaly size experienced by some states (Figure </w:t>
        </w:r>
        <w:r w:rsidR="00044B4C">
          <w:rPr>
            <w:color w:val="000000" w:themeColor="text1"/>
          </w:rPr>
          <w:t>3</w:t>
        </w:r>
        <w:r w:rsidR="004D4929" w:rsidRPr="00E85AFA">
          <w:rPr>
            <w:color w:val="000000" w:themeColor="text1"/>
          </w:rPr>
          <w:t>).</w:t>
        </w:r>
        <w:r w:rsidR="004D4929" w:rsidRPr="00E85AFA">
          <w:t xml:space="preserve"> </w:t>
        </w:r>
        <w:r w:rsidR="004D4929" w:rsidRPr="00E85AFA">
          <w:rPr>
            <w:color w:val="000000" w:themeColor="text1"/>
          </w:rPr>
          <w:t>For this calculation, we multiplied the actual death counts for each month, sex, state and age group in 201</w:t>
        </w:r>
        <w:r w:rsidR="00305710" w:rsidRPr="00E85AFA">
          <w:rPr>
            <w:color w:val="000000" w:themeColor="text1"/>
          </w:rPr>
          <w:t xml:space="preserve">7 </w:t>
        </w:r>
        <w:r w:rsidR="004D4929" w:rsidRPr="00E85AFA">
          <w:rPr>
            <w:color w:val="000000" w:themeColor="text1"/>
          </w:rPr>
          <w:t>by the corresponding excess relative risk, which was calculated as the exponential of the coefficient of the temperature anomaly term from the above analysis.</w:t>
        </w:r>
      </w:ins>
    </w:p>
    <w:p w14:paraId="7AE91B70" w14:textId="01429A3B" w:rsidR="00324A84" w:rsidRPr="00E85AFA" w:rsidRDefault="00324A84" w:rsidP="007433BB">
      <w:pPr>
        <w:spacing w:line="480" w:lineRule="auto"/>
        <w:jc w:val="both"/>
        <w:outlineLvl w:val="0"/>
        <w:rPr>
          <w:ins w:id="228" w:author="Robbie Parks" w:date="2019-10-03T00:09:00Z"/>
          <w:color w:val="000000" w:themeColor="text1"/>
        </w:rPr>
      </w:pPr>
    </w:p>
    <w:p w14:paraId="00BFF5A3" w14:textId="4BD6528D" w:rsidR="004A6522" w:rsidRPr="00E85AFA" w:rsidRDefault="004A6522" w:rsidP="004A6522">
      <w:pPr>
        <w:spacing w:line="480" w:lineRule="auto"/>
        <w:jc w:val="both"/>
        <w:outlineLvl w:val="0"/>
        <w:rPr>
          <w:ins w:id="229" w:author="Robbie Parks" w:date="2019-10-03T00:09:00Z"/>
          <w:i/>
          <w:color w:val="000000" w:themeColor="text1"/>
        </w:rPr>
      </w:pPr>
      <w:ins w:id="230" w:author="Robbie Parks" w:date="2019-10-03T00:09:00Z">
        <w:r w:rsidRPr="00E85AFA">
          <w:rPr>
            <w:i/>
            <w:color w:val="000000" w:themeColor="text1"/>
          </w:rPr>
          <w:t>Sensitivity analyses</w:t>
        </w:r>
      </w:ins>
    </w:p>
    <w:p w14:paraId="622D8BB6" w14:textId="4BE3CA09" w:rsidR="003D1FD6" w:rsidRPr="00E85AFA" w:rsidRDefault="003D1FD6" w:rsidP="003D1FD6">
      <w:pPr>
        <w:spacing w:line="480" w:lineRule="auto"/>
        <w:jc w:val="both"/>
      </w:pPr>
      <w:ins w:id="231" w:author="Robbie Parks" w:date="2019-10-03T00:09:00Z">
        <w:r w:rsidRPr="00E85AFA">
          <w:t xml:space="preserve">We conducted sensitivity analyses to assess how much our results might depend on the temperature metric used to generate anomalous temperature. First, instead of building our monthly temperature anomalies based on daily mean temperatures, we used daily maxima and minima. </w:t>
        </w:r>
      </w:ins>
      <w:r w:rsidRPr="00E85AFA">
        <w:t>These measures were strongly correlated to those generated from daily means (</w:t>
      </w:r>
      <w:ins w:id="232" w:author="Robbie Parks" w:date="2019-10-03T00:09:00Z">
        <w:r w:rsidR="00546958" w:rsidRPr="00546958">
          <w:t xml:space="preserve">Supplementary </w:t>
        </w:r>
      </w:ins>
      <w:r w:rsidR="00546958" w:rsidRPr="00546958">
        <w:t xml:space="preserve">Table </w:t>
      </w:r>
      <w:del w:id="233" w:author="Robbie Parks" w:date="2019-10-03T00:09:00Z">
        <w:r w:rsidRPr="004C3A2F">
          <w:delText>S2</w:delText>
        </w:r>
      </w:del>
      <w:ins w:id="234" w:author="Robbie Parks" w:date="2019-10-03T00:09:00Z">
        <w:r w:rsidR="00546958" w:rsidRPr="00546958">
          <w:t>3</w:t>
        </w:r>
      </w:ins>
      <w:r w:rsidRPr="00E85AFA">
        <w:t xml:space="preserve">), and therefore we did not run models using these alternatives. </w:t>
      </w:r>
    </w:p>
    <w:p w14:paraId="1060D678" w14:textId="77777777" w:rsidR="008E42C2" w:rsidRPr="00E85AFA" w:rsidRDefault="008E42C2" w:rsidP="008E42C2">
      <w:pPr>
        <w:spacing w:line="480" w:lineRule="auto"/>
        <w:jc w:val="both"/>
      </w:pPr>
    </w:p>
    <w:p w14:paraId="0855A973" w14:textId="7CCA8EE3" w:rsidR="003D1FD6" w:rsidRDefault="003D1FD6" w:rsidP="008E42C2">
      <w:pPr>
        <w:spacing w:line="480" w:lineRule="auto"/>
        <w:jc w:val="both"/>
      </w:pPr>
      <w:del w:id="235" w:author="Robbie Parks" w:date="2019-10-03T00:09:00Z">
        <w:r w:rsidRPr="004C3A2F">
          <w:delText>Together</w:delText>
        </w:r>
      </w:del>
      <w:ins w:id="236" w:author="Robbie Parks" w:date="2019-10-03T00:09:00Z">
        <w:r w:rsidR="003E25A6" w:rsidRPr="00E85AFA">
          <w:t>Second, t</w:t>
        </w:r>
        <w:r w:rsidRPr="00E85AFA">
          <w:t>ogether</w:t>
        </w:r>
      </w:ins>
      <w:r w:rsidRPr="00E85AFA">
        <w:t xml:space="preserve"> with temperature anomaly based on daily mean temperatures, we also included a second measure of anomaly in the model. The additional measures were related to more extreme anomalous situations</w:t>
      </w:r>
      <w:ins w:id="237" w:author="Robbie Parks" w:date="2019-10-03T00:09:00Z">
        <w:r w:rsidR="003E25A6" w:rsidRPr="00E85AFA">
          <w:t xml:space="preserve"> which may be relevant if the impacts on injuries are related to more extreme temperatures</w:t>
        </w:r>
        <w:r w:rsidR="00FA0C31" w:rsidRPr="00E85AFA">
          <w:t xml:space="preserve"> and how </w:t>
        </w:r>
        <w:r w:rsidR="00F5152F">
          <w:t>frequent</w:t>
        </w:r>
        <w:r w:rsidR="00FA0C31" w:rsidRPr="00E85AFA">
          <w:t xml:space="preserve"> they are in each month</w:t>
        </w:r>
      </w:ins>
      <w:r w:rsidRPr="00E85AFA">
        <w:t>:</w:t>
      </w:r>
    </w:p>
    <w:p w14:paraId="2DC8CEEC" w14:textId="77777777" w:rsidR="00773475" w:rsidRPr="00E85AFA" w:rsidRDefault="00773475" w:rsidP="008E42C2">
      <w:pPr>
        <w:spacing w:line="480" w:lineRule="auto"/>
        <w:jc w:val="both"/>
        <w:rPr>
          <w:ins w:id="238" w:author="Robbie Parks" w:date="2019-10-03T00:09:00Z"/>
        </w:rPr>
      </w:pPr>
    </w:p>
    <w:p w14:paraId="59525C92" w14:textId="6C08F701" w:rsidR="003D1FD6" w:rsidRPr="00924924" w:rsidRDefault="003D1FD6" w:rsidP="003D1FD6">
      <w:pPr>
        <w:pStyle w:val="ListParagraph"/>
        <w:numPr>
          <w:ilvl w:val="1"/>
          <w:numId w:val="15"/>
        </w:numPr>
        <w:spacing w:after="0" w:line="480" w:lineRule="auto"/>
        <w:jc w:val="both"/>
        <w:rPr>
          <w:rFonts w:ascii="Times New Roman" w:hAnsi="Times New Roman"/>
          <w:i/>
          <w:color w:val="000000" w:themeColor="text1"/>
          <w:sz w:val="24"/>
          <w:rPrChange w:id="239" w:author="Robbie Parks" w:date="2019-10-03T00:09:00Z">
            <w:rPr>
              <w:rFonts w:ascii="Times New Roman" w:hAnsi="Times New Roman"/>
              <w:i/>
              <w:color w:val="000000" w:themeColor="text1"/>
            </w:rPr>
          </w:rPrChange>
        </w:rPr>
      </w:pPr>
      <w:r w:rsidRPr="00924924">
        <w:rPr>
          <w:rFonts w:ascii="Times New Roman" w:hAnsi="Times New Roman"/>
          <w:color w:val="000000" w:themeColor="text1"/>
          <w:sz w:val="24"/>
          <w:rPrChange w:id="240" w:author="Robbie Parks" w:date="2019-10-03T00:09:00Z">
            <w:rPr>
              <w:rFonts w:ascii="Times New Roman" w:hAnsi="Times New Roman"/>
              <w:color w:val="000000" w:themeColor="text1"/>
            </w:rPr>
          </w:rPrChange>
        </w:rPr>
        <w:t>temperature anomaly calculated based on</w:t>
      </w:r>
      <w:r w:rsidRPr="00924924" w:rsidDel="00F36612">
        <w:rPr>
          <w:rFonts w:ascii="Times New Roman" w:hAnsi="Times New Roman"/>
          <w:color w:val="000000" w:themeColor="text1"/>
          <w:sz w:val="24"/>
          <w:rPrChange w:id="241" w:author="Robbie Parks" w:date="2019-10-03T00:09:00Z">
            <w:rPr>
              <w:rFonts w:ascii="Times New Roman" w:hAnsi="Times New Roman"/>
              <w:color w:val="000000" w:themeColor="text1"/>
            </w:rPr>
          </w:rPrChange>
        </w:rPr>
        <w:t xml:space="preserve"> </w:t>
      </w:r>
      <w:r w:rsidRPr="00924924">
        <w:rPr>
          <w:rFonts w:ascii="Times New Roman" w:hAnsi="Times New Roman"/>
          <w:color w:val="000000" w:themeColor="text1"/>
          <w:sz w:val="24"/>
          <w:rPrChange w:id="242" w:author="Robbie Parks" w:date="2019-10-03T00:09:00Z">
            <w:rPr>
              <w:rFonts w:ascii="Times New Roman" w:hAnsi="Times New Roman"/>
              <w:color w:val="000000" w:themeColor="text1"/>
            </w:rPr>
          </w:rPrChange>
        </w:rPr>
        <w:t>90</w:t>
      </w:r>
      <w:r w:rsidRPr="00924924">
        <w:rPr>
          <w:rFonts w:ascii="Times New Roman" w:hAnsi="Times New Roman"/>
          <w:color w:val="000000" w:themeColor="text1"/>
          <w:sz w:val="24"/>
          <w:vertAlign w:val="superscript"/>
          <w:rPrChange w:id="243" w:author="Robbie Parks" w:date="2019-10-03T00:09:00Z">
            <w:rPr>
              <w:rFonts w:ascii="Times New Roman" w:hAnsi="Times New Roman"/>
              <w:color w:val="000000" w:themeColor="text1"/>
              <w:vertAlign w:val="superscript"/>
            </w:rPr>
          </w:rPrChange>
        </w:rPr>
        <w:t>th</w:t>
      </w:r>
      <w:r w:rsidRPr="00924924">
        <w:rPr>
          <w:rFonts w:ascii="Times New Roman" w:hAnsi="Times New Roman"/>
          <w:color w:val="000000" w:themeColor="text1"/>
          <w:sz w:val="24"/>
          <w:rPrChange w:id="244" w:author="Robbie Parks" w:date="2019-10-03T00:09:00Z">
            <w:rPr>
              <w:rFonts w:ascii="Times New Roman" w:hAnsi="Times New Roman"/>
              <w:color w:val="000000" w:themeColor="text1"/>
            </w:rPr>
          </w:rPrChange>
        </w:rPr>
        <w:t xml:space="preserve"> percentile (°C) of daily mean temperatures within a month, compared to </w:t>
      </w:r>
      <w:del w:id="245" w:author="Robbie Parks" w:date="2019-10-03T00:09:00Z">
        <w:r w:rsidRPr="004C3A2F">
          <w:rPr>
            <w:rFonts w:ascii="Times New Roman" w:hAnsi="Times New Roman"/>
            <w:color w:val="000000" w:themeColor="text1"/>
            <w:szCs w:val="24"/>
          </w:rPr>
          <w:delText>30-year (long-term) norm</w:delText>
        </w:r>
      </w:del>
      <w:ins w:id="246" w:author="Robbie Parks" w:date="2019-10-03T00:09:00Z">
        <w:r w:rsidR="00700308">
          <w:rPr>
            <w:rFonts w:ascii="Times New Roman" w:hAnsi="Times New Roman"/>
            <w:color w:val="000000" w:themeColor="text1"/>
            <w:sz w:val="24"/>
            <w:szCs w:val="24"/>
          </w:rPr>
          <w:t xml:space="preserve">the </w:t>
        </w:r>
        <w:r w:rsidR="003E25A6" w:rsidRPr="00E85AFA">
          <w:rPr>
            <w:rFonts w:ascii="Times New Roman" w:hAnsi="Times New Roman"/>
            <w:color w:val="000000" w:themeColor="text1"/>
            <w:sz w:val="24"/>
            <w:szCs w:val="24"/>
          </w:rPr>
          <w:t>average</w:t>
        </w:r>
      </w:ins>
      <w:r w:rsidR="003E25A6" w:rsidRPr="00924924">
        <w:rPr>
          <w:rFonts w:ascii="Times New Roman" w:hAnsi="Times New Roman"/>
          <w:color w:val="000000" w:themeColor="text1"/>
          <w:sz w:val="24"/>
          <w:rPrChange w:id="247" w:author="Robbie Parks" w:date="2019-10-03T00:09:00Z">
            <w:rPr>
              <w:rFonts w:ascii="Times New Roman" w:hAnsi="Times New Roman"/>
              <w:color w:val="000000" w:themeColor="text1"/>
            </w:rPr>
          </w:rPrChange>
        </w:rPr>
        <w:t xml:space="preserve"> of</w:t>
      </w:r>
      <w:r w:rsidRPr="00924924">
        <w:rPr>
          <w:rFonts w:ascii="Times New Roman" w:hAnsi="Times New Roman"/>
          <w:color w:val="000000" w:themeColor="text1"/>
          <w:sz w:val="24"/>
          <w:rPrChange w:id="248" w:author="Robbie Parks" w:date="2019-10-03T00:09:00Z">
            <w:rPr>
              <w:rFonts w:ascii="Times New Roman" w:hAnsi="Times New Roman"/>
              <w:color w:val="000000" w:themeColor="text1"/>
            </w:rPr>
          </w:rPrChange>
        </w:rPr>
        <w:t xml:space="preserve"> 90</w:t>
      </w:r>
      <w:r w:rsidRPr="00924924">
        <w:rPr>
          <w:rFonts w:ascii="Times New Roman" w:hAnsi="Times New Roman"/>
          <w:color w:val="000000" w:themeColor="text1"/>
          <w:sz w:val="24"/>
          <w:vertAlign w:val="superscript"/>
          <w:rPrChange w:id="249" w:author="Robbie Parks" w:date="2019-10-03T00:09:00Z">
            <w:rPr>
              <w:rFonts w:ascii="Times New Roman" w:hAnsi="Times New Roman"/>
              <w:color w:val="000000" w:themeColor="text1"/>
              <w:vertAlign w:val="superscript"/>
            </w:rPr>
          </w:rPrChange>
        </w:rPr>
        <w:t>th</w:t>
      </w:r>
      <w:r w:rsidRPr="00924924">
        <w:rPr>
          <w:rFonts w:ascii="Times New Roman" w:hAnsi="Times New Roman"/>
          <w:color w:val="000000" w:themeColor="text1"/>
          <w:sz w:val="24"/>
          <w:rPrChange w:id="250" w:author="Robbie Parks" w:date="2019-10-03T00:09:00Z">
            <w:rPr>
              <w:rFonts w:ascii="Times New Roman" w:hAnsi="Times New Roman"/>
              <w:color w:val="000000" w:themeColor="text1"/>
            </w:rPr>
          </w:rPrChange>
        </w:rPr>
        <w:t xml:space="preserve"> </w:t>
      </w:r>
      <w:del w:id="251" w:author="Robbie Parks" w:date="2019-10-03T00:09:00Z">
        <w:r w:rsidRPr="004C3A2F">
          <w:rPr>
            <w:rFonts w:ascii="Times New Roman" w:hAnsi="Times New Roman"/>
            <w:color w:val="000000" w:themeColor="text1"/>
            <w:szCs w:val="24"/>
          </w:rPr>
          <w:delText>percentile</w:delText>
        </w:r>
      </w:del>
      <w:ins w:id="252" w:author="Robbie Parks" w:date="2019-10-03T00:09:00Z">
        <w:r w:rsidRPr="00C35583">
          <w:rPr>
            <w:rFonts w:ascii="Times New Roman" w:hAnsi="Times New Roman"/>
            <w:color w:val="000000" w:themeColor="text1"/>
            <w:sz w:val="24"/>
            <w:szCs w:val="24"/>
          </w:rPr>
          <w:t>percentile</w:t>
        </w:r>
        <w:r w:rsidR="003E25A6" w:rsidRPr="00E85AFA">
          <w:rPr>
            <w:rFonts w:ascii="Times New Roman" w:hAnsi="Times New Roman"/>
            <w:color w:val="000000" w:themeColor="text1"/>
            <w:sz w:val="24"/>
            <w:szCs w:val="24"/>
          </w:rPr>
          <w:t>s</w:t>
        </w:r>
      </w:ins>
      <w:r w:rsidRPr="00924924">
        <w:rPr>
          <w:rFonts w:ascii="Times New Roman" w:hAnsi="Times New Roman"/>
          <w:color w:val="000000" w:themeColor="text1"/>
          <w:sz w:val="24"/>
          <w:rPrChange w:id="253" w:author="Robbie Parks" w:date="2019-10-03T00:09:00Z">
            <w:rPr>
              <w:rFonts w:ascii="Times New Roman" w:hAnsi="Times New Roman"/>
              <w:color w:val="000000" w:themeColor="text1"/>
            </w:rPr>
          </w:rPrChange>
        </w:rPr>
        <w:t xml:space="preserve"> for each state and month </w:t>
      </w:r>
    </w:p>
    <w:p w14:paraId="47B624EE" w14:textId="2EF8E431" w:rsidR="003D1FD6" w:rsidRPr="00924924" w:rsidRDefault="003D1FD6" w:rsidP="003D1FD6">
      <w:pPr>
        <w:pStyle w:val="ListParagraph"/>
        <w:numPr>
          <w:ilvl w:val="1"/>
          <w:numId w:val="15"/>
        </w:numPr>
        <w:spacing w:after="0" w:line="480" w:lineRule="auto"/>
        <w:jc w:val="both"/>
        <w:rPr>
          <w:rFonts w:ascii="Times New Roman" w:hAnsi="Times New Roman"/>
          <w:i/>
          <w:color w:val="000000" w:themeColor="text1"/>
          <w:sz w:val="24"/>
          <w:rPrChange w:id="254" w:author="Robbie Parks" w:date="2019-10-03T00:09:00Z">
            <w:rPr>
              <w:rFonts w:ascii="Times New Roman" w:hAnsi="Times New Roman"/>
              <w:i/>
              <w:color w:val="000000" w:themeColor="text1"/>
            </w:rPr>
          </w:rPrChange>
        </w:rPr>
      </w:pPr>
      <w:r w:rsidRPr="00924924">
        <w:rPr>
          <w:rFonts w:ascii="Times New Roman" w:hAnsi="Times New Roman"/>
          <w:sz w:val="24"/>
          <w:rPrChange w:id="255" w:author="Robbie Parks" w:date="2019-10-03T00:09:00Z">
            <w:rPr>
              <w:rFonts w:ascii="Times New Roman" w:hAnsi="Times New Roman"/>
            </w:rPr>
          </w:rPrChange>
        </w:rPr>
        <w:lastRenderedPageBreak/>
        <w:t>number of days in a month above the long-term 90</w:t>
      </w:r>
      <w:r w:rsidRPr="00924924">
        <w:rPr>
          <w:rFonts w:ascii="Times New Roman" w:hAnsi="Times New Roman"/>
          <w:sz w:val="24"/>
          <w:vertAlign w:val="superscript"/>
          <w:rPrChange w:id="256" w:author="Robbie Parks" w:date="2019-10-03T00:09:00Z">
            <w:rPr>
              <w:rFonts w:ascii="Times New Roman" w:hAnsi="Times New Roman"/>
              <w:vertAlign w:val="superscript"/>
            </w:rPr>
          </w:rPrChange>
        </w:rPr>
        <w:t>th</w:t>
      </w:r>
      <w:r w:rsidRPr="00924924">
        <w:rPr>
          <w:rFonts w:ascii="Times New Roman" w:hAnsi="Times New Roman"/>
          <w:sz w:val="24"/>
          <w:rPrChange w:id="257" w:author="Robbie Parks" w:date="2019-10-03T00:09:00Z">
            <w:rPr>
              <w:rFonts w:ascii="Times New Roman" w:hAnsi="Times New Roman"/>
            </w:rPr>
          </w:rPrChange>
        </w:rPr>
        <w:t xml:space="preserve"> percentile of </w:t>
      </w:r>
      <w:del w:id="258" w:author="Robbie Parks" w:date="2019-10-03T00:09:00Z">
        <w:r w:rsidRPr="004C3A2F">
          <w:rPr>
            <w:rFonts w:ascii="Times New Roman" w:hAnsi="Times New Roman"/>
            <w:szCs w:val="24"/>
          </w:rPr>
          <w:delText>norm</w:delText>
        </w:r>
      </w:del>
      <w:ins w:id="259" w:author="Robbie Parks" w:date="2019-10-03T00:09:00Z">
        <w:r w:rsidR="00144923">
          <w:rPr>
            <w:rFonts w:ascii="Times New Roman" w:hAnsi="Times New Roman"/>
            <w:sz w:val="24"/>
            <w:szCs w:val="24"/>
          </w:rPr>
          <w:t>average</w:t>
        </w:r>
      </w:ins>
      <w:r w:rsidRPr="00924924">
        <w:rPr>
          <w:rFonts w:ascii="Times New Roman" w:hAnsi="Times New Roman"/>
          <w:sz w:val="24"/>
          <w:rPrChange w:id="260" w:author="Robbie Parks" w:date="2019-10-03T00:09:00Z">
            <w:rPr>
              <w:rFonts w:ascii="Times New Roman" w:hAnsi="Times New Roman"/>
            </w:rPr>
          </w:rPrChange>
        </w:rPr>
        <w:t xml:space="preserve"> temperature </w:t>
      </w:r>
      <w:r w:rsidRPr="00924924">
        <w:rPr>
          <w:rFonts w:ascii="Times New Roman" w:hAnsi="Times New Roman"/>
          <w:color w:val="000000" w:themeColor="text1"/>
          <w:sz w:val="24"/>
          <w:rPrChange w:id="261" w:author="Robbie Parks" w:date="2019-10-03T00:09:00Z">
            <w:rPr>
              <w:rFonts w:ascii="Times New Roman" w:hAnsi="Times New Roman"/>
              <w:color w:val="000000" w:themeColor="text1"/>
            </w:rPr>
          </w:rPrChange>
        </w:rPr>
        <w:t>for each state and month</w:t>
      </w:r>
      <w:r w:rsidRPr="00924924">
        <w:rPr>
          <w:rFonts w:ascii="Times New Roman" w:hAnsi="Times New Roman"/>
          <w:sz w:val="24"/>
          <w:rPrChange w:id="262" w:author="Robbie Parks" w:date="2019-10-03T00:09:00Z">
            <w:rPr>
              <w:rFonts w:ascii="Times New Roman" w:hAnsi="Times New Roman"/>
            </w:rPr>
          </w:rPrChange>
        </w:rPr>
        <w:t xml:space="preserve"> (adjusted for length of month)</w:t>
      </w:r>
    </w:p>
    <w:p w14:paraId="31B39AC6" w14:textId="1D56FBE7" w:rsidR="003D1FD6" w:rsidRPr="00924924" w:rsidRDefault="003D1FD6" w:rsidP="003D1FD6">
      <w:pPr>
        <w:pStyle w:val="ListParagraph"/>
        <w:numPr>
          <w:ilvl w:val="1"/>
          <w:numId w:val="15"/>
        </w:numPr>
        <w:spacing w:after="0" w:line="480" w:lineRule="auto"/>
        <w:jc w:val="both"/>
        <w:rPr>
          <w:rFonts w:ascii="Times New Roman" w:hAnsi="Times New Roman"/>
          <w:i/>
          <w:color w:val="000000" w:themeColor="text1"/>
          <w:sz w:val="24"/>
          <w:rPrChange w:id="263" w:author="Robbie Parks" w:date="2019-10-03T00:09:00Z">
            <w:rPr>
              <w:rFonts w:ascii="Times New Roman" w:hAnsi="Times New Roman"/>
              <w:i/>
              <w:color w:val="000000" w:themeColor="text1"/>
            </w:rPr>
          </w:rPrChange>
        </w:rPr>
      </w:pPr>
      <w:r w:rsidRPr="00924924">
        <w:rPr>
          <w:rFonts w:ascii="Times New Roman" w:hAnsi="Times New Roman"/>
          <w:sz w:val="24"/>
          <w:rPrChange w:id="264" w:author="Robbie Parks" w:date="2019-10-03T00:09:00Z">
            <w:rPr>
              <w:rFonts w:ascii="Times New Roman" w:hAnsi="Times New Roman"/>
            </w:rPr>
          </w:rPrChange>
        </w:rPr>
        <w:t>number of 3+ day episodes above the long-term 90</w:t>
      </w:r>
      <w:r w:rsidRPr="00924924">
        <w:rPr>
          <w:rFonts w:ascii="Times New Roman" w:hAnsi="Times New Roman"/>
          <w:sz w:val="24"/>
          <w:vertAlign w:val="superscript"/>
          <w:rPrChange w:id="265" w:author="Robbie Parks" w:date="2019-10-03T00:09:00Z">
            <w:rPr>
              <w:rFonts w:ascii="Times New Roman" w:hAnsi="Times New Roman"/>
              <w:vertAlign w:val="superscript"/>
            </w:rPr>
          </w:rPrChange>
        </w:rPr>
        <w:t>th</w:t>
      </w:r>
      <w:r w:rsidRPr="00924924">
        <w:rPr>
          <w:rFonts w:ascii="Times New Roman" w:hAnsi="Times New Roman"/>
          <w:sz w:val="24"/>
          <w:rPrChange w:id="266" w:author="Robbie Parks" w:date="2019-10-03T00:09:00Z">
            <w:rPr>
              <w:rFonts w:ascii="Times New Roman" w:hAnsi="Times New Roman"/>
            </w:rPr>
          </w:rPrChange>
        </w:rPr>
        <w:t xml:space="preserve"> percentile of </w:t>
      </w:r>
      <w:del w:id="267" w:author="Robbie Parks" w:date="2019-10-03T00:09:00Z">
        <w:r w:rsidRPr="004C3A2F">
          <w:rPr>
            <w:rFonts w:ascii="Times New Roman" w:hAnsi="Times New Roman"/>
            <w:szCs w:val="24"/>
          </w:rPr>
          <w:delText>norm</w:delText>
        </w:r>
      </w:del>
      <w:ins w:id="268" w:author="Robbie Parks" w:date="2019-10-03T00:09:00Z">
        <w:r w:rsidR="00144923">
          <w:rPr>
            <w:rFonts w:ascii="Times New Roman" w:hAnsi="Times New Roman"/>
            <w:sz w:val="24"/>
            <w:szCs w:val="24"/>
          </w:rPr>
          <w:t>average</w:t>
        </w:r>
      </w:ins>
      <w:r w:rsidRPr="00924924">
        <w:rPr>
          <w:rFonts w:ascii="Times New Roman" w:hAnsi="Times New Roman"/>
          <w:sz w:val="24"/>
          <w:rPrChange w:id="269" w:author="Robbie Parks" w:date="2019-10-03T00:09:00Z">
            <w:rPr>
              <w:rFonts w:ascii="Times New Roman" w:hAnsi="Times New Roman"/>
            </w:rPr>
          </w:rPrChange>
        </w:rPr>
        <w:t xml:space="preserve"> temperature </w:t>
      </w:r>
      <w:r w:rsidRPr="00924924">
        <w:rPr>
          <w:rFonts w:ascii="Times New Roman" w:hAnsi="Times New Roman"/>
          <w:color w:val="000000" w:themeColor="text1"/>
          <w:sz w:val="24"/>
          <w:rPrChange w:id="270" w:author="Robbie Parks" w:date="2019-10-03T00:09:00Z">
            <w:rPr>
              <w:rFonts w:ascii="Times New Roman" w:hAnsi="Times New Roman"/>
              <w:color w:val="000000" w:themeColor="text1"/>
            </w:rPr>
          </w:rPrChange>
        </w:rPr>
        <w:t>for each state and month</w:t>
      </w:r>
      <w:r w:rsidRPr="00924924">
        <w:rPr>
          <w:rFonts w:ascii="Times New Roman" w:hAnsi="Times New Roman"/>
          <w:sz w:val="24"/>
          <w:rPrChange w:id="271" w:author="Robbie Parks" w:date="2019-10-03T00:09:00Z">
            <w:rPr>
              <w:rFonts w:ascii="Times New Roman" w:hAnsi="Times New Roman"/>
            </w:rPr>
          </w:rPrChange>
        </w:rPr>
        <w:t xml:space="preserve"> (adjusted for length of month)</w:t>
      </w:r>
    </w:p>
    <w:p w14:paraId="57F4AD6B" w14:textId="77777777" w:rsidR="008E42C2" w:rsidRPr="00E85AFA" w:rsidRDefault="008E42C2" w:rsidP="008E42C2">
      <w:pPr>
        <w:spacing w:line="480" w:lineRule="auto"/>
        <w:jc w:val="both"/>
      </w:pPr>
    </w:p>
    <w:p w14:paraId="73237CCB" w14:textId="2D0A8710" w:rsidR="004A6522" w:rsidRPr="00E85AFA" w:rsidRDefault="003D1FD6" w:rsidP="008E42C2">
      <w:pPr>
        <w:spacing w:line="480" w:lineRule="auto"/>
        <w:jc w:val="both"/>
      </w:pPr>
      <w:r w:rsidRPr="00E85AFA">
        <w:t>The correlations among these variables and anomaly based on mean were between 0.60 and 0.89 (</w:t>
      </w:r>
      <w:ins w:id="272" w:author="Robbie Parks" w:date="2019-10-03T00:09:00Z">
        <w:r w:rsidR="00D26AC1">
          <w:t xml:space="preserve">Supplementary </w:t>
        </w:r>
      </w:ins>
      <w:r w:rsidR="00D26AC1">
        <w:t xml:space="preserve">Table </w:t>
      </w:r>
      <w:del w:id="273" w:author="Robbie Parks" w:date="2019-10-03T00:09:00Z">
        <w:r w:rsidRPr="004C3A2F">
          <w:delText>S3</w:delText>
        </w:r>
      </w:del>
      <w:ins w:id="274" w:author="Robbie Parks" w:date="2019-10-03T00:09:00Z">
        <w:r w:rsidR="00F72C44">
          <w:t>4</w:t>
        </w:r>
      </w:ins>
      <w:r w:rsidRPr="00E85AFA">
        <w:t>). The estimated rate ratios of temperature anomaly based on daily means (i.e., the anomaly measure used in the main analysis) were robust to the addition of alternative measures of anomaly, while the coefficients of the additional measures were generally not significant and with large credible intervals. Therefore, we did not include the alternative additional measures of extreme anomalous temperature in the main analysis.</w:t>
      </w:r>
    </w:p>
    <w:p w14:paraId="709F1D61" w14:textId="77777777" w:rsidR="004A6522" w:rsidRPr="00E85AFA" w:rsidRDefault="004A6522" w:rsidP="007433BB">
      <w:pPr>
        <w:spacing w:line="480" w:lineRule="auto"/>
        <w:jc w:val="both"/>
        <w:outlineLvl w:val="0"/>
        <w:rPr>
          <w:color w:val="000000" w:themeColor="text1"/>
        </w:rPr>
      </w:pPr>
    </w:p>
    <w:p w14:paraId="41F1E218" w14:textId="1FDCFEE1" w:rsidR="00324A84" w:rsidRPr="00E85AFA" w:rsidRDefault="00324A84" w:rsidP="007433BB">
      <w:pPr>
        <w:spacing w:line="480" w:lineRule="auto"/>
        <w:jc w:val="both"/>
        <w:outlineLvl w:val="0"/>
        <w:rPr>
          <w:i/>
          <w:color w:val="000000" w:themeColor="text1"/>
        </w:rPr>
      </w:pPr>
      <w:r w:rsidRPr="00E85AFA">
        <w:rPr>
          <w:i/>
          <w:color w:val="000000" w:themeColor="text1"/>
        </w:rPr>
        <w:t>Comparison with prior studies</w:t>
      </w:r>
    </w:p>
    <w:p w14:paraId="59312B26" w14:textId="0EB3BD72" w:rsidR="00DD4894" w:rsidRPr="00E85AFA" w:rsidRDefault="00DD4894" w:rsidP="00032A53">
      <w:pPr>
        <w:spacing w:line="480" w:lineRule="auto"/>
        <w:jc w:val="both"/>
      </w:pPr>
      <w:r w:rsidRPr="00E85AFA">
        <w:t xml:space="preserve">While there are no previous studies of how deviations of monthly temperature from long-term </w:t>
      </w:r>
      <w:del w:id="275" w:author="Robbie Parks" w:date="2019-10-03T00:09:00Z">
        <w:r w:rsidRPr="004C3A2F">
          <w:delText>norm</w:delText>
        </w:r>
      </w:del>
      <w:ins w:id="276" w:author="Robbie Parks" w:date="2019-10-03T00:09:00Z">
        <w:r w:rsidR="00144923">
          <w:t>average</w:t>
        </w:r>
      </w:ins>
      <w:r w:rsidRPr="00E85AFA">
        <w:t xml:space="preserve"> </w:t>
      </w:r>
      <w:proofErr w:type="gramStart"/>
      <w:r w:rsidRPr="00E85AFA">
        <w:t>are</w:t>
      </w:r>
      <w:proofErr w:type="gramEnd"/>
      <w:r w:rsidRPr="00E85AFA">
        <w:t xml:space="preserve"> associated with injury mortality, our results are broadly in agreement with those that have </w:t>
      </w:r>
      <w:r w:rsidR="0075565E" w:rsidRPr="00E85AFA">
        <w:t>analysed</w:t>
      </w:r>
      <w:r w:rsidRPr="00E85AFA">
        <w:t xml:space="preserve"> associations with absolute temperature and for specific injury types. A study of suicide in US counties over 37 years (1968-2004) estimated that </w:t>
      </w:r>
      <w:r w:rsidRPr="00E85AFA">
        <w:rPr>
          <w:rFonts w:eastAsia="Times New Roman"/>
          <w:bCs/>
          <w:color w:val="222222"/>
          <w:shd w:val="clear" w:color="auto" w:fill="FFFFFF"/>
        </w:rPr>
        <w:t>1</w:t>
      </w:r>
      <w:r w:rsidRPr="00E85AFA">
        <w:rPr>
          <w:bCs/>
          <w:color w:val="000000" w:themeColor="text1"/>
        </w:rPr>
        <w:t>°C higher monthly temperature would lead to a 0.7% rise in suicides</w:t>
      </w:r>
      <w:r w:rsidR="00B0308E" w:rsidRPr="00E85AFA">
        <w:rPr>
          <w:bCs/>
          <w:color w:val="000000" w:themeColor="text1"/>
        </w:rPr>
        <w:t>,</w:t>
      </w:r>
      <w:r w:rsidRPr="00E85AFA">
        <w:rPr>
          <w:bCs/>
          <w:color w:val="000000" w:themeColor="text1"/>
        </w:rPr>
        <w:fldChar w:fldCharType="begin" w:fldLock="1"/>
      </w:r>
      <w:r w:rsidR="004321B4" w:rsidRPr="00E85AFA">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7&lt;/sup&gt;","plainTextFormattedCitation":"7","previouslyFormattedCitation":"&lt;sup&gt;7&lt;/sup&gt;"},"properties":{"noteIndex":0},"schema":"https://github.com/citation-style-language/schema/raw/master/csl-citation.json"}</w:instrText>
      </w:r>
      <w:r w:rsidRPr="00E85AFA">
        <w:rPr>
          <w:bCs/>
          <w:color w:val="000000" w:themeColor="text1"/>
        </w:rPr>
        <w:fldChar w:fldCharType="separate"/>
      </w:r>
      <w:r w:rsidR="00535DCA" w:rsidRPr="00E85AFA">
        <w:rPr>
          <w:bCs/>
          <w:noProof/>
          <w:color w:val="000000" w:themeColor="text1"/>
          <w:vertAlign w:val="superscript"/>
        </w:rPr>
        <w:t>7</w:t>
      </w:r>
      <w:r w:rsidRPr="00E85AFA">
        <w:rPr>
          <w:bCs/>
          <w:color w:val="000000" w:themeColor="text1"/>
        </w:rPr>
        <w:fldChar w:fldCharType="end"/>
      </w:r>
      <w:r w:rsidRPr="00E85AFA">
        <w:rPr>
          <w:bCs/>
          <w:color w:val="000000" w:themeColor="text1"/>
        </w:rPr>
        <w:t xml:space="preserve"> compared to our findings of 0.</w:t>
      </w:r>
      <w:del w:id="277" w:author="Robbie Parks" w:date="2019-10-03T00:09:00Z">
        <w:r w:rsidRPr="004C3A2F">
          <w:rPr>
            <w:bCs/>
            <w:color w:val="000000" w:themeColor="text1"/>
          </w:rPr>
          <w:delText>44-1% in males and 0.39-1.47% in females in different ages.</w:delText>
        </w:r>
      </w:del>
      <w:ins w:id="278" w:author="Robbie Parks" w:date="2019-10-03T00:09:00Z">
        <w:r w:rsidR="0078686A">
          <w:rPr>
            <w:bCs/>
            <w:color w:val="000000" w:themeColor="text1"/>
          </w:rPr>
          <w:t>9</w:t>
        </w:r>
        <w:r w:rsidRPr="00E85AFA">
          <w:rPr>
            <w:bCs/>
            <w:color w:val="000000" w:themeColor="text1"/>
          </w:rPr>
          <w:t>-</w:t>
        </w:r>
        <w:r w:rsidR="0078686A">
          <w:rPr>
            <w:bCs/>
            <w:color w:val="000000" w:themeColor="text1"/>
          </w:rPr>
          <w:t>2</w:t>
        </w:r>
        <w:r w:rsidRPr="00E85AFA">
          <w:rPr>
            <w:bCs/>
            <w:color w:val="000000" w:themeColor="text1"/>
          </w:rPr>
          <w:t>% in males and 0.</w:t>
        </w:r>
        <w:r w:rsidR="003F2BCD">
          <w:rPr>
            <w:bCs/>
            <w:color w:val="000000" w:themeColor="text1"/>
          </w:rPr>
          <w:t>6</w:t>
        </w:r>
        <w:r w:rsidRPr="00E85AFA">
          <w:rPr>
            <w:bCs/>
            <w:color w:val="000000" w:themeColor="text1"/>
          </w:rPr>
          <w:t>-</w:t>
        </w:r>
        <w:r w:rsidR="003F2BCD">
          <w:rPr>
            <w:bCs/>
            <w:color w:val="000000" w:themeColor="text1"/>
          </w:rPr>
          <w:t>3</w:t>
        </w:r>
        <w:r w:rsidRPr="00E85AFA">
          <w:rPr>
            <w:bCs/>
            <w:color w:val="000000" w:themeColor="text1"/>
          </w:rPr>
          <w:t>.</w:t>
        </w:r>
        <w:r w:rsidR="003F2BCD">
          <w:rPr>
            <w:bCs/>
            <w:color w:val="000000" w:themeColor="text1"/>
          </w:rPr>
          <w:t>9</w:t>
        </w:r>
        <w:r w:rsidRPr="00E85AFA">
          <w:rPr>
            <w:bCs/>
            <w:color w:val="000000" w:themeColor="text1"/>
          </w:rPr>
          <w:t>% in females in different ages</w:t>
        </w:r>
        <w:r w:rsidR="0078686A">
          <w:rPr>
            <w:bCs/>
            <w:color w:val="000000" w:themeColor="text1"/>
          </w:rPr>
          <w:t xml:space="preserve"> </w:t>
        </w:r>
        <w:r w:rsidR="0089219B">
          <w:t xml:space="preserve">for a </w:t>
        </w:r>
        <w:r w:rsidR="0089219B" w:rsidRPr="00E85AFA">
          <w:rPr>
            <w:color w:val="000000" w:themeColor="text1"/>
          </w:rPr>
          <w:t>+2</w:t>
        </w:r>
        <w:r w:rsidR="0089219B" w:rsidRPr="00E85AFA">
          <w:rPr>
            <w:rFonts w:eastAsia="Times New Roman"/>
            <w:bCs/>
            <w:color w:val="222222"/>
            <w:shd w:val="clear" w:color="auto" w:fill="FFFFFF"/>
          </w:rPr>
          <w:t>°</w:t>
        </w:r>
        <w:r w:rsidR="0089219B" w:rsidRPr="00E85AFA">
          <w:rPr>
            <w:color w:val="000000" w:themeColor="text1"/>
          </w:rPr>
          <w:t>C</w:t>
        </w:r>
        <w:r w:rsidR="0089219B">
          <w:rPr>
            <w:color w:val="000000" w:themeColor="text1"/>
          </w:rPr>
          <w:t xml:space="preserve"> anomaly</w:t>
        </w:r>
        <w:r w:rsidRPr="00E85AFA">
          <w:rPr>
            <w:bCs/>
            <w:color w:val="000000" w:themeColor="text1"/>
          </w:rPr>
          <w:t>.</w:t>
        </w:r>
        <w:r w:rsidR="00806310">
          <w:rPr>
            <w:bCs/>
            <w:color w:val="000000" w:themeColor="text1"/>
          </w:rPr>
          <w:t xml:space="preserve"> A cross-sectional analysis in 100 US counties</w:t>
        </w:r>
        <w:r w:rsidR="00BC396A">
          <w:rPr>
            <w:bCs/>
            <w:color w:val="000000" w:themeColor="text1"/>
          </w:rPr>
          <w:t xml:space="preserve"> found that a </w:t>
        </w:r>
        <w:r w:rsidR="00BC396A" w:rsidRPr="00E85AFA">
          <w:rPr>
            <w:rFonts w:eastAsia="Times New Roman"/>
            <w:bCs/>
            <w:color w:val="222222"/>
            <w:shd w:val="clear" w:color="auto" w:fill="FFFFFF"/>
          </w:rPr>
          <w:t>1</w:t>
        </w:r>
        <w:r w:rsidR="00BC396A" w:rsidRPr="00E85AFA">
          <w:rPr>
            <w:bCs/>
            <w:color w:val="000000" w:themeColor="text1"/>
          </w:rPr>
          <w:t>°C higher</w:t>
        </w:r>
        <w:r w:rsidR="00BC396A">
          <w:rPr>
            <w:bCs/>
            <w:color w:val="000000" w:themeColor="text1"/>
          </w:rPr>
          <w:t xml:space="preserve"> temperature would lead to a </w:t>
        </w:r>
        <w:r w:rsidR="00341847">
          <w:rPr>
            <w:bCs/>
            <w:color w:val="000000" w:themeColor="text1"/>
          </w:rPr>
          <w:t>1.3</w:t>
        </w:r>
        <w:r w:rsidR="00BC396A">
          <w:rPr>
            <w:bCs/>
            <w:color w:val="000000" w:themeColor="text1"/>
          </w:rPr>
          <w:t>% increase in death rates from road traffic injuries,</w:t>
        </w:r>
        <w:r w:rsidR="009A4E38">
          <w:rPr>
            <w:rStyle w:val="FootnoteReference"/>
            <w:bCs/>
            <w:color w:val="000000" w:themeColor="text1"/>
          </w:rPr>
          <w:fldChar w:fldCharType="begin" w:fldLock="1"/>
        </w:r>
        <w:r w:rsidR="009A4E38">
          <w:rPr>
            <w:bCs/>
            <w:color w:val="000000" w:themeColor="text1"/>
          </w:rPr>
          <w:instrText>ADDIN CSL_CITATION {"citationItems":[{"id":"ITEM-1","itemData":{"DOI":"10.1136/injuryprev-2017-042419","ISSN":"14755785","abstract":"In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Prevention","id":"ITEM-1","issued":{"date-parts":[["2018"]]},"title":"Climate change, weather and road deaths","type":"article-journal"},"uris":["http://www.mendeley.com/documents/?uuid=2805dd90-a6e0-4ea1-ad7e-03291693f0d1"]}],"mendeley":{"formattedCitation":"&lt;sup&gt;21&lt;/sup&gt;","plainTextFormattedCitation":"21"},"properties":{"noteIndex":0},"schema":"https://github.com/citation-style-language/schema/raw/master/csl-citation.json"}</w:instrText>
        </w:r>
        <w:r w:rsidR="009A4E38">
          <w:rPr>
            <w:rStyle w:val="FootnoteReference"/>
            <w:bCs/>
            <w:color w:val="000000" w:themeColor="text1"/>
          </w:rPr>
          <w:fldChar w:fldCharType="separate"/>
        </w:r>
        <w:r w:rsidR="009A4E38" w:rsidRPr="00924924">
          <w:rPr>
            <w:bCs/>
            <w:noProof/>
            <w:color w:val="000000" w:themeColor="text1"/>
            <w:vertAlign w:val="superscript"/>
          </w:rPr>
          <w:t>21</w:t>
        </w:r>
        <w:r w:rsidR="009A4E38">
          <w:rPr>
            <w:rStyle w:val="FootnoteReference"/>
            <w:bCs/>
            <w:color w:val="000000" w:themeColor="text1"/>
          </w:rPr>
          <w:fldChar w:fldCharType="end"/>
        </w:r>
        <w:r w:rsidR="00BC396A">
          <w:rPr>
            <w:bCs/>
            <w:color w:val="000000" w:themeColor="text1"/>
          </w:rPr>
          <w:t xml:space="preserve"> compared to our finding of </w:t>
        </w:r>
        <w:r w:rsidR="002A239B">
          <w:rPr>
            <w:bCs/>
            <w:color w:val="000000" w:themeColor="text1"/>
          </w:rPr>
          <w:t>0.8-4.1</w:t>
        </w:r>
        <w:r w:rsidR="00BC396A">
          <w:rPr>
            <w:bCs/>
            <w:color w:val="000000" w:themeColor="text1"/>
          </w:rPr>
          <w:t xml:space="preserve">% in males and </w:t>
        </w:r>
        <w:r w:rsidR="002A239B">
          <w:rPr>
            <w:bCs/>
            <w:color w:val="000000" w:themeColor="text1"/>
          </w:rPr>
          <w:t>0.6-2.7</w:t>
        </w:r>
        <w:r w:rsidR="00BC396A">
          <w:rPr>
            <w:bCs/>
            <w:color w:val="000000" w:themeColor="text1"/>
          </w:rPr>
          <w:t>% in females</w:t>
        </w:r>
        <w:r w:rsidR="00670D84">
          <w:rPr>
            <w:bCs/>
            <w:color w:val="000000" w:themeColor="text1"/>
          </w:rPr>
          <w:t xml:space="preserve"> </w:t>
        </w:r>
        <w:r w:rsidR="0089219B">
          <w:t xml:space="preserve">for a </w:t>
        </w:r>
        <w:r w:rsidR="0089219B" w:rsidRPr="00E85AFA">
          <w:rPr>
            <w:color w:val="000000" w:themeColor="text1"/>
          </w:rPr>
          <w:t>+2</w:t>
        </w:r>
        <w:r w:rsidR="0089219B" w:rsidRPr="00E85AFA">
          <w:rPr>
            <w:rFonts w:eastAsia="Times New Roman"/>
            <w:bCs/>
            <w:color w:val="222222"/>
            <w:shd w:val="clear" w:color="auto" w:fill="FFFFFF"/>
          </w:rPr>
          <w:t>°</w:t>
        </w:r>
        <w:r w:rsidR="0089219B" w:rsidRPr="00E85AFA">
          <w:rPr>
            <w:color w:val="000000" w:themeColor="text1"/>
          </w:rPr>
          <w:t>C</w:t>
        </w:r>
        <w:r w:rsidR="0089219B">
          <w:rPr>
            <w:color w:val="000000" w:themeColor="text1"/>
          </w:rPr>
          <w:t xml:space="preserve"> anomaly</w:t>
        </w:r>
        <w:r w:rsidR="00BC396A">
          <w:rPr>
            <w:bCs/>
            <w:color w:val="000000" w:themeColor="text1"/>
          </w:rPr>
          <w:t>.</w:t>
        </w:r>
      </w:ins>
      <w:r w:rsidRPr="00E85AFA">
        <w:rPr>
          <w:bCs/>
          <w:color w:val="000000" w:themeColor="text1"/>
        </w:rPr>
        <w:t xml:space="preserve"> </w:t>
      </w:r>
      <w:r w:rsidRPr="00E85AFA">
        <w:t>In a study of six French heatwaves during 1971-2003, mortality from unintentional injuries rose by up to 4% during a heatwave period compared to a non-heatwave baseline</w:t>
      </w:r>
      <w:r w:rsidR="00B0308E" w:rsidRPr="00E85AFA">
        <w:t>.</w:t>
      </w:r>
      <w:r w:rsidRPr="00E85AFA">
        <w:fldChar w:fldCharType="begin" w:fldLock="1"/>
      </w:r>
      <w:r w:rsidR="004321B4" w:rsidRPr="00E85AFA">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8&lt;/sup&gt;","plainTextFormattedCitation":"8","previouslyFormattedCitation":"&lt;sup&gt;8&lt;/sup&gt;"},"properties":{"noteIndex":0},"schema":"https://github.com/citation-style-language/schema/raw/master/csl-citation.json"}</w:instrText>
      </w:r>
      <w:r w:rsidRPr="00E85AFA">
        <w:fldChar w:fldCharType="separate"/>
      </w:r>
      <w:r w:rsidR="00535DCA" w:rsidRPr="00E85AFA">
        <w:rPr>
          <w:noProof/>
          <w:vertAlign w:val="superscript"/>
        </w:rPr>
        <w:t>8</w:t>
      </w:r>
      <w:r w:rsidRPr="00E85AFA">
        <w:fldChar w:fldCharType="end"/>
      </w:r>
      <w:r w:rsidRPr="00E85AFA">
        <w:t xml:space="preserve"> A study of daily mortality from all injuries from Estonia found a 1.24% </w:t>
      </w:r>
      <w:r w:rsidRPr="00E85AFA">
        <w:lastRenderedPageBreak/>
        <w:t>increase in mortality when daily maximum temperature went from the 75</w:t>
      </w:r>
      <w:r w:rsidRPr="00E85AFA">
        <w:rPr>
          <w:vertAlign w:val="superscript"/>
        </w:rPr>
        <w:t>th</w:t>
      </w:r>
      <w:r w:rsidRPr="00E85AFA">
        <w:t xml:space="preserve"> to 99</w:t>
      </w:r>
      <w:r w:rsidRPr="00E85AFA">
        <w:rPr>
          <w:vertAlign w:val="superscript"/>
        </w:rPr>
        <w:t>th</w:t>
      </w:r>
      <w:r w:rsidRPr="00E85AFA">
        <w:t xml:space="preserve"> percentile of long-term distribution</w:t>
      </w:r>
      <w:r w:rsidR="00B0308E" w:rsidRPr="00E85AFA">
        <w:t>.</w:t>
      </w:r>
      <w:r w:rsidRPr="00E85AFA">
        <w:fldChar w:fldCharType="begin" w:fldLock="1"/>
      </w:r>
      <w:r w:rsidR="004321B4" w:rsidRPr="00E85AFA">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9&lt;/sup&gt;","plainTextFormattedCitation":"9","previouslyFormattedCitation":"&lt;sup&gt;9&lt;/sup&gt;"},"properties":{"noteIndex":0},"schema":"https://github.com/citation-style-language/schema/raw/master/csl-citation.json"}</w:instrText>
      </w:r>
      <w:r w:rsidRPr="00E85AFA">
        <w:fldChar w:fldCharType="separate"/>
      </w:r>
      <w:r w:rsidR="00535DCA" w:rsidRPr="00E85AFA">
        <w:rPr>
          <w:noProof/>
          <w:vertAlign w:val="superscript"/>
        </w:rPr>
        <w:t>9</w:t>
      </w:r>
      <w:r w:rsidRPr="00E85AFA">
        <w:fldChar w:fldCharType="end"/>
      </w:r>
    </w:p>
    <w:p w14:paraId="79C01AAD" w14:textId="359F106D" w:rsidR="00F82744" w:rsidRPr="00E85AFA" w:rsidRDefault="00F82744" w:rsidP="00032A53">
      <w:pPr>
        <w:spacing w:line="480" w:lineRule="auto"/>
        <w:jc w:val="both"/>
      </w:pPr>
    </w:p>
    <w:p w14:paraId="324600B6" w14:textId="4A9CE63A" w:rsidR="00324A84" w:rsidRPr="00E85AFA" w:rsidRDefault="00324A84" w:rsidP="00032A53">
      <w:pPr>
        <w:spacing w:line="480" w:lineRule="auto"/>
        <w:jc w:val="both"/>
        <w:rPr>
          <w:i/>
        </w:rPr>
      </w:pPr>
      <w:r w:rsidRPr="00E85AFA">
        <w:rPr>
          <w:i/>
        </w:rPr>
        <w:t>Strengths and limitations</w:t>
      </w:r>
    </w:p>
    <w:p w14:paraId="1ACFF38B" w14:textId="249AA3FF" w:rsidR="00782A52" w:rsidRPr="00E85AFA" w:rsidRDefault="0065196B" w:rsidP="00F82744">
      <w:pPr>
        <w:spacing w:line="480" w:lineRule="auto"/>
        <w:jc w:val="both"/>
      </w:pPr>
      <w:r w:rsidRPr="00E85AFA">
        <w:t xml:space="preserve">The major strength of our study is that we have comprehensively modelled the association of temperature anomaly with injury by type of injury, month, age group and sex. Our measure of temperature anomaly </w:t>
      </w:r>
      <w:r w:rsidR="00400606" w:rsidRPr="00E85AFA">
        <w:t>internali</w:t>
      </w:r>
      <w:r w:rsidR="0075565E" w:rsidRPr="00E85AFA">
        <w:t>s</w:t>
      </w:r>
      <w:r w:rsidR="00400606" w:rsidRPr="00E85AFA">
        <w:t>es</w:t>
      </w:r>
      <w:r w:rsidRPr="00E85AFA">
        <w:t xml:space="preserve"> long-term historical experience of each state, and is closer to what climate change may bring about than solely examining daily episo</w:t>
      </w:r>
      <w:r w:rsidR="00C822C2" w:rsidRPr="00E85AFA">
        <w:t>des,</w:t>
      </w:r>
      <w:r w:rsidRPr="00E85AFA">
        <w:t xml:space="preserve"> or average temperature to which people have adapted. To </w:t>
      </w:r>
      <w:r w:rsidR="00400606" w:rsidRPr="00E85AFA">
        <w:t>utili</w:t>
      </w:r>
      <w:r w:rsidR="0075565E" w:rsidRPr="00E85AFA">
        <w:t>s</w:t>
      </w:r>
      <w:r w:rsidR="00400606" w:rsidRPr="00E85AFA">
        <w:t>e</w:t>
      </w:r>
      <w:r w:rsidRPr="00E85AFA">
        <w:t xml:space="preserve"> this metric, we integrated two large disparate national datasets on mortality (US vital statistics) and meteorology (</w:t>
      </w:r>
      <w:del w:id="279" w:author="Robbie Parks" w:date="2019-10-03T00:09:00Z">
        <w:r w:rsidRPr="004C3A2F">
          <w:delText>ERA-Interim</w:delText>
        </w:r>
      </w:del>
      <w:ins w:id="280" w:author="Robbie Parks" w:date="2019-10-03T00:09:00Z">
        <w:r w:rsidRPr="00E85AFA">
          <w:t>ERA</w:t>
        </w:r>
        <w:r w:rsidR="00DA04AC">
          <w:t>5</w:t>
        </w:r>
      </w:ins>
      <w:r w:rsidR="002F7403" w:rsidRPr="00E85AFA">
        <w:t>)</w:t>
      </w:r>
      <w:r w:rsidRPr="00E85AFA">
        <w:t>, and developed a bespoke Bayesian spatio-temporal model. A limitation of our study is that, like all observation studies, we cannot rule out confounding of results due to other factors</w:t>
      </w:r>
      <w:del w:id="281" w:author="Robbie Parks" w:date="2019-10-03T00:09:00Z">
        <w:r w:rsidRPr="004C3A2F">
          <w:delText>, although it is unlikely that such factors will have the same anomalies as temperature, even if their average space and time patterns are the same</w:delText>
        </w:r>
      </w:del>
      <w:ins w:id="282" w:author="Robbie Parks" w:date="2019-10-03T00:09:00Z">
        <w:r w:rsidR="00782A52" w:rsidRPr="00E85AFA">
          <w:t>. As described above, our statistical model by design adjusts for factor</w:t>
        </w:r>
        <w:r w:rsidR="00AA4EF6">
          <w:t>s</w:t>
        </w:r>
        <w:r w:rsidR="00782A52" w:rsidRPr="00E85AFA">
          <w:t xml:space="preserve"> related to month</w:t>
        </w:r>
        <w:r w:rsidR="00AA4EF6">
          <w:t>,</w:t>
        </w:r>
        <w:r w:rsidR="00782A52" w:rsidRPr="00E85AFA">
          <w:t xml:space="preserve"> state</w:t>
        </w:r>
        <w:r w:rsidR="00AA4EF6">
          <w:t xml:space="preserve"> and state-month</w:t>
        </w:r>
        <w:r w:rsidR="00782A52" w:rsidRPr="00E85AFA">
          <w:t xml:space="preserve"> that </w:t>
        </w:r>
        <w:r w:rsidR="00AA4EF6">
          <w:t>are</w:t>
        </w:r>
        <w:r w:rsidR="00782A52" w:rsidRPr="00E85AFA">
          <w:t xml:space="preserve"> either invariant over time or that </w:t>
        </w:r>
        <w:r w:rsidR="00AA4EF6">
          <w:t>change</w:t>
        </w:r>
        <w:r w:rsidR="00782A52" w:rsidRPr="00E85AFA">
          <w:t xml:space="preserve"> linearly. Rather, the confounding factors would be those </w:t>
        </w:r>
        <w:r w:rsidR="00FE0F4E" w:rsidRPr="00E85AFA">
          <w:t xml:space="preserve">with </w:t>
        </w:r>
        <w:r w:rsidRPr="00E85AFA">
          <w:t xml:space="preserve">anomalies </w:t>
        </w:r>
        <w:r w:rsidR="00FE0F4E" w:rsidRPr="00E85AFA">
          <w:t xml:space="preserve">that are similar to those of monthly </w:t>
        </w:r>
        <w:r w:rsidRPr="00E85AFA">
          <w:t>temperature</w:t>
        </w:r>
        <w:r w:rsidR="00782A52" w:rsidRPr="00E85AFA">
          <w:t xml:space="preserve"> in each state, such as air pollution</w:t>
        </w:r>
        <w:r w:rsidRPr="00E85AFA">
          <w:t>.</w:t>
        </w:r>
        <w:r w:rsidR="00782A52" w:rsidRPr="00E85AFA">
          <w:t xml:space="preserve"> However, to our knowledge, there is currently no evidence of an association between air pollution and injury mortality</w:t>
        </w:r>
      </w:ins>
      <w:r w:rsidR="00782A52" w:rsidRPr="00E85AFA">
        <w:t>.</w:t>
      </w:r>
      <w:r w:rsidR="00FE0F4E" w:rsidRPr="00E85AFA">
        <w:t xml:space="preserve"> </w:t>
      </w:r>
    </w:p>
    <w:p w14:paraId="0214A494" w14:textId="789AF3D3" w:rsidR="00F82744" w:rsidRPr="00E85AFA" w:rsidRDefault="00F82744" w:rsidP="00F82744">
      <w:pPr>
        <w:spacing w:line="480" w:lineRule="auto"/>
        <w:jc w:val="both"/>
      </w:pPr>
    </w:p>
    <w:p w14:paraId="3DF60951" w14:textId="77777777" w:rsidR="00213027" w:rsidRPr="00E85AFA" w:rsidRDefault="00213027" w:rsidP="00213027">
      <w:pPr>
        <w:spacing w:line="480" w:lineRule="auto"/>
        <w:jc w:val="both"/>
        <w:rPr>
          <w:b/>
        </w:rPr>
      </w:pPr>
      <w:r w:rsidRPr="00E85AFA">
        <w:rPr>
          <w:b/>
        </w:rPr>
        <w:t>Data availability</w:t>
      </w:r>
    </w:p>
    <w:p w14:paraId="2AD5B904" w14:textId="74639FF3" w:rsidR="00213027" w:rsidRPr="00924924" w:rsidRDefault="009E7BA2" w:rsidP="00F44657">
      <w:pPr>
        <w:spacing w:line="480" w:lineRule="auto"/>
        <w:jc w:val="both"/>
        <w:rPr>
          <w:highlight w:val="yellow"/>
          <w:rPrChange w:id="283" w:author="Robbie Parks" w:date="2019-10-03T00:09:00Z">
            <w:rPr/>
          </w:rPrChange>
        </w:rPr>
      </w:pPr>
      <w:del w:id="284" w:author="Robbie Parks" w:date="2019-10-03T00:09:00Z">
        <w:r>
          <w:rPr>
            <w:lang w:val="en-US"/>
          </w:rPr>
          <w:delText>ERA-Interim</w:delText>
        </w:r>
      </w:del>
      <w:ins w:id="285" w:author="Robbie Parks" w:date="2019-10-03T00:09:00Z">
        <w:r w:rsidRPr="00E85AFA">
          <w:t>ERA</w:t>
        </w:r>
        <w:r w:rsidR="00B20F8F">
          <w:t>5</w:t>
        </w:r>
      </w:ins>
      <w:r w:rsidR="0071790D" w:rsidRPr="00924924">
        <w:rPr>
          <w:rPrChange w:id="286" w:author="Robbie Parks" w:date="2019-10-03T00:09:00Z">
            <w:rPr>
              <w:lang w:val="en-US"/>
            </w:rPr>
          </w:rPrChange>
        </w:rPr>
        <w:t xml:space="preserve"> </w:t>
      </w:r>
      <w:r w:rsidRPr="00924924">
        <w:rPr>
          <w:rPrChange w:id="287" w:author="Robbie Parks" w:date="2019-10-03T00:09:00Z">
            <w:rPr>
              <w:lang w:val="en-US"/>
            </w:rPr>
          </w:rPrChange>
        </w:rPr>
        <w:t>temperature</w:t>
      </w:r>
      <w:r w:rsidR="00F44657" w:rsidRPr="00924924">
        <w:rPr>
          <w:rPrChange w:id="288" w:author="Robbie Parks" w:date="2019-10-03T00:09:00Z">
            <w:rPr>
              <w:lang w:val="en-US"/>
            </w:rPr>
          </w:rPrChange>
        </w:rPr>
        <w:t xml:space="preserve"> data are downloadable from </w:t>
      </w:r>
      <w:del w:id="289" w:author="Robbie Parks" w:date="2019-10-03T00:09:00Z">
        <w:r w:rsidR="00035B91">
          <w:fldChar w:fldCharType="begin"/>
        </w:r>
        <w:r w:rsidR="00035B91">
          <w:delInstrText xml:space="preserve"> HYPERLINK "https://apps.ecmw</w:delInstrText>
        </w:r>
        <w:r w:rsidR="00035B91">
          <w:delInstrText xml:space="preserve">f.int/datasets/data/interim-full-daily/levtype=sfc/" </w:delInstrText>
        </w:r>
        <w:r w:rsidR="00035B91">
          <w:fldChar w:fldCharType="separate"/>
        </w:r>
        <w:r w:rsidR="000A020B" w:rsidRPr="000A020B">
          <w:rPr>
            <w:rStyle w:val="Hyperlink"/>
          </w:rPr>
          <w:delText>https://apps.ecmwf.int/datasets/data/interim-full-daily/levtype=sfc/</w:delText>
        </w:r>
        <w:r w:rsidR="00035B91">
          <w:rPr>
            <w:rStyle w:val="Hyperlink"/>
          </w:rPr>
          <w:fldChar w:fldCharType="end"/>
        </w:r>
        <w:r w:rsidR="00F44657" w:rsidRPr="00F44657">
          <w:rPr>
            <w:lang w:val="en-US"/>
          </w:rPr>
          <w:delText>.</w:delText>
        </w:r>
        <w:r w:rsidR="00F44657" w:rsidRPr="001F3CF5">
          <w:rPr>
            <w:lang w:val="en-US"/>
          </w:rPr>
          <w:delText xml:space="preserve"> </w:delText>
        </w:r>
        <w:r w:rsidR="00F44657" w:rsidRPr="00F44657">
          <w:rPr>
            <w:lang w:val="en-US"/>
          </w:rPr>
          <w:delText>Access to, and use of national vital</w:delText>
        </w:r>
      </w:del>
      <w:ins w:id="290" w:author="Robbie Parks" w:date="2019-10-03T00:09:00Z">
        <w:r w:rsidR="006E2858">
          <w:fldChar w:fldCharType="begin"/>
        </w:r>
        <w:r w:rsidR="006E2858">
          <w:instrText xml:space="preserve"> HYPERLINK "https://www.ecmwf.int/en/forecasts/datasets/reanalysis-datasets/era5" </w:instrText>
        </w:r>
        <w:r w:rsidR="006E2858">
          <w:fldChar w:fldCharType="separate"/>
        </w:r>
        <w:r w:rsidR="009C2E1F" w:rsidRPr="009C2E1F">
          <w:rPr>
            <w:rStyle w:val="Hyperlink"/>
          </w:rPr>
          <w:t>https://www.ecmwf.int/en/forecasts/datasets/reanalysis-datasets/era5</w:t>
        </w:r>
        <w:r w:rsidR="006E2858">
          <w:rPr>
            <w:rStyle w:val="Hyperlink"/>
          </w:rPr>
          <w:fldChar w:fldCharType="end"/>
        </w:r>
        <w:r w:rsidR="009C2E1F" w:rsidRPr="009C2E1F">
          <w:t>.</w:t>
        </w:r>
        <w:r w:rsidR="009C2E1F">
          <w:t xml:space="preserve"> </w:t>
        </w:r>
        <w:r w:rsidR="00DE36CF" w:rsidRPr="00E85AFA">
          <w:t>V</w:t>
        </w:r>
        <w:r w:rsidR="00F44657" w:rsidRPr="00E85AFA">
          <w:t>ital</w:t>
        </w:r>
      </w:ins>
      <w:r w:rsidR="00F44657" w:rsidRPr="00924924">
        <w:rPr>
          <w:rPrChange w:id="291" w:author="Robbie Parks" w:date="2019-10-03T00:09:00Z">
            <w:rPr>
              <w:lang w:val="en-US"/>
            </w:rPr>
          </w:rPrChange>
        </w:rPr>
        <w:t xml:space="preserve"> statistics files with geographical information </w:t>
      </w:r>
      <w:del w:id="292" w:author="Robbie Parks" w:date="2019-10-03T00:09:00Z">
        <w:r w:rsidR="00F44657" w:rsidRPr="00F44657">
          <w:rPr>
            <w:lang w:val="en-US"/>
          </w:rPr>
          <w:delText>requires</w:delText>
        </w:r>
      </w:del>
      <w:ins w:id="293" w:author="Robbie Parks" w:date="2019-10-03T00:09:00Z">
        <w:r w:rsidR="00DE36CF" w:rsidRPr="00E85AFA">
          <w:t>can be requested through</w:t>
        </w:r>
      </w:ins>
      <w:r w:rsidR="00F44657" w:rsidRPr="00924924">
        <w:rPr>
          <w:rPrChange w:id="294" w:author="Robbie Parks" w:date="2019-10-03T00:09:00Z">
            <w:rPr>
              <w:lang w:val="en-US"/>
            </w:rPr>
          </w:rPrChange>
        </w:rPr>
        <w:t xml:space="preserve"> submission of a</w:t>
      </w:r>
      <w:del w:id="295" w:author="Robbie Parks" w:date="2019-10-03T00:09:00Z">
        <w:r w:rsidR="00F44657" w:rsidRPr="00F44657">
          <w:rPr>
            <w:lang w:val="en-US"/>
          </w:rPr>
          <w:delText xml:space="preserve"> research</w:delText>
        </w:r>
      </w:del>
      <w:r w:rsidR="00F44657" w:rsidRPr="00924924">
        <w:rPr>
          <w:rPrChange w:id="296" w:author="Robbie Parks" w:date="2019-10-03T00:09:00Z">
            <w:rPr>
              <w:lang w:val="en-US"/>
            </w:rPr>
          </w:rPrChange>
        </w:rPr>
        <w:t xml:space="preserve"> proposal to NCHS (</w:t>
      </w:r>
      <w:r w:rsidR="006E2858">
        <w:fldChar w:fldCharType="begin"/>
      </w:r>
      <w:r w:rsidR="006E2858">
        <w:instrText xml:space="preserve"> HYPERLINK "https://www.cdc.gov/nchs/nvss/nvss-restricted-data.htm" </w:instrText>
      </w:r>
      <w:r w:rsidR="006E2858">
        <w:fldChar w:fldCharType="separate"/>
      </w:r>
      <w:r w:rsidR="001F3CF5" w:rsidRPr="00924924">
        <w:rPr>
          <w:rStyle w:val="Hyperlink"/>
          <w:rPrChange w:id="297" w:author="Robbie Parks" w:date="2019-10-03T00:09:00Z">
            <w:rPr>
              <w:rStyle w:val="Hyperlink"/>
              <w:lang w:val="en-US"/>
            </w:rPr>
          </w:rPrChange>
        </w:rPr>
        <w:t>https://www.cdc.gov/nchs/nvss/nvss-restricted-data.htm</w:t>
      </w:r>
      <w:r w:rsidR="006E2858" w:rsidRPr="00924924">
        <w:rPr>
          <w:rStyle w:val="Hyperlink"/>
          <w:rPrChange w:id="298" w:author="Robbie Parks" w:date="2019-10-03T00:09:00Z">
            <w:rPr>
              <w:rStyle w:val="Hyperlink"/>
              <w:lang w:val="en-US"/>
            </w:rPr>
          </w:rPrChange>
        </w:rPr>
        <w:fldChar w:fldCharType="end"/>
      </w:r>
      <w:r w:rsidR="00F44657" w:rsidRPr="00924924">
        <w:rPr>
          <w:rPrChange w:id="299" w:author="Robbie Parks" w:date="2019-10-03T00:09:00Z">
            <w:rPr>
              <w:lang w:val="en-US"/>
            </w:rPr>
          </w:rPrChange>
        </w:rPr>
        <w:t>).</w:t>
      </w:r>
    </w:p>
    <w:p w14:paraId="1366BEB3" w14:textId="77777777" w:rsidR="001F3CF5" w:rsidRPr="00924924" w:rsidRDefault="001F3CF5" w:rsidP="00F44657">
      <w:pPr>
        <w:spacing w:line="480" w:lineRule="auto"/>
        <w:jc w:val="both"/>
        <w:rPr>
          <w:rPrChange w:id="300" w:author="Robbie Parks" w:date="2019-10-03T00:09:00Z">
            <w:rPr>
              <w:lang w:val="en-US"/>
            </w:rPr>
          </w:rPrChange>
        </w:rPr>
      </w:pPr>
    </w:p>
    <w:p w14:paraId="6427896B" w14:textId="0480F159" w:rsidR="00213027" w:rsidRPr="00E85AFA" w:rsidRDefault="00213027" w:rsidP="00213027">
      <w:pPr>
        <w:spacing w:line="480" w:lineRule="auto"/>
        <w:jc w:val="both"/>
        <w:rPr>
          <w:b/>
        </w:rPr>
      </w:pPr>
      <w:r w:rsidRPr="00E85AFA">
        <w:rPr>
          <w:b/>
        </w:rPr>
        <w:t>Code availability</w:t>
      </w:r>
    </w:p>
    <w:p w14:paraId="6B88CDF3" w14:textId="194B1C63" w:rsidR="00213027" w:rsidRPr="00E85AFA" w:rsidRDefault="00213027" w:rsidP="00213027">
      <w:pPr>
        <w:spacing w:line="480" w:lineRule="auto"/>
        <w:jc w:val="both"/>
      </w:pPr>
      <w:r w:rsidRPr="00E85AFA">
        <w:lastRenderedPageBreak/>
        <w:t xml:space="preserve">The computer code for the Bayesian model used in this work will be available at </w:t>
      </w:r>
      <w:hyperlink r:id="rId11" w:history="1">
        <w:r w:rsidRPr="00E85AFA">
          <w:rPr>
            <w:rStyle w:val="Hyperlink"/>
          </w:rPr>
          <w:t>www.globalenvhealth.org/code-data-download</w:t>
        </w:r>
      </w:hyperlink>
      <w:r w:rsidRPr="00E85AFA">
        <w:t xml:space="preserve"> upon publication of the paper.  </w:t>
      </w:r>
    </w:p>
    <w:p w14:paraId="3A832C81" w14:textId="005E1835" w:rsidR="00213027" w:rsidRPr="00E85AFA" w:rsidRDefault="00213027" w:rsidP="00F82744">
      <w:pPr>
        <w:spacing w:line="480" w:lineRule="auto"/>
        <w:jc w:val="both"/>
      </w:pPr>
    </w:p>
    <w:p w14:paraId="571CA97A" w14:textId="77777777" w:rsidR="00213027" w:rsidRPr="00E85AFA" w:rsidRDefault="00213027" w:rsidP="00213027">
      <w:pPr>
        <w:pStyle w:val="Acknowledgement"/>
        <w:spacing w:before="0" w:line="480" w:lineRule="auto"/>
        <w:jc w:val="both"/>
        <w:rPr>
          <w:b/>
          <w:lang w:val="en-GB"/>
        </w:rPr>
      </w:pPr>
      <w:r w:rsidRPr="00E85AFA">
        <w:rPr>
          <w:b/>
          <w:lang w:val="en-GB"/>
        </w:rPr>
        <w:t>Supplementary information</w:t>
      </w:r>
    </w:p>
    <w:p w14:paraId="019E8810" w14:textId="5DA3C4E2" w:rsidR="00213027" w:rsidRPr="00E85AFA" w:rsidRDefault="00213027" w:rsidP="00213027">
      <w:pPr>
        <w:pStyle w:val="Title"/>
        <w:spacing w:line="480" w:lineRule="auto"/>
        <w:rPr>
          <w:rFonts w:cs="Times New Roman"/>
          <w:b w:val="0"/>
          <w:sz w:val="24"/>
          <w:szCs w:val="24"/>
        </w:rPr>
      </w:pPr>
      <w:r w:rsidRPr="00E85AFA">
        <w:rPr>
          <w:rFonts w:cs="Times New Roman"/>
          <w:b w:val="0"/>
          <w:sz w:val="24"/>
          <w:szCs w:val="24"/>
        </w:rPr>
        <w:t xml:space="preserve">This file contains Supplementary </w:t>
      </w:r>
      <w:r w:rsidR="00971FE4" w:rsidRPr="00E85AFA">
        <w:rPr>
          <w:rFonts w:cs="Times New Roman"/>
          <w:b w:val="0"/>
          <w:sz w:val="24"/>
          <w:szCs w:val="24"/>
        </w:rPr>
        <w:t>Figure</w:t>
      </w:r>
      <w:r w:rsidRPr="00E85AFA">
        <w:rPr>
          <w:rFonts w:cs="Times New Roman"/>
          <w:b w:val="0"/>
          <w:sz w:val="24"/>
          <w:szCs w:val="24"/>
        </w:rPr>
        <w:t xml:space="preserve"> </w:t>
      </w:r>
      <w:r w:rsidR="00971FE4" w:rsidRPr="00E85AFA">
        <w:rPr>
          <w:rFonts w:cs="Times New Roman"/>
          <w:b w:val="0"/>
          <w:sz w:val="24"/>
          <w:szCs w:val="24"/>
        </w:rPr>
        <w:t>1</w:t>
      </w:r>
      <w:r w:rsidR="000164A3">
        <w:rPr>
          <w:rFonts w:cs="Times New Roman"/>
          <w:b w:val="0"/>
          <w:sz w:val="24"/>
          <w:szCs w:val="24"/>
        </w:rPr>
        <w:t>,</w:t>
      </w:r>
      <w:r w:rsidRPr="00E85AFA">
        <w:rPr>
          <w:rFonts w:cs="Times New Roman"/>
          <w:b w:val="0"/>
          <w:sz w:val="24"/>
          <w:szCs w:val="24"/>
        </w:rPr>
        <w:t xml:space="preserve"> Supplementary </w:t>
      </w:r>
      <w:del w:id="301" w:author="Robbie Parks" w:date="2019-10-03T00:09:00Z">
        <w:r w:rsidR="00971FE4">
          <w:rPr>
            <w:rFonts w:cs="Times New Roman"/>
            <w:b w:val="0"/>
            <w:sz w:val="24"/>
            <w:szCs w:val="24"/>
          </w:rPr>
          <w:delText>Figure</w:delText>
        </w:r>
        <w:r w:rsidRPr="004C3A2F">
          <w:rPr>
            <w:rFonts w:cs="Times New Roman"/>
            <w:b w:val="0"/>
            <w:sz w:val="24"/>
            <w:szCs w:val="24"/>
          </w:rPr>
          <w:delText xml:space="preserve"> </w:delText>
        </w:r>
        <w:r w:rsidR="00971FE4">
          <w:rPr>
            <w:rFonts w:cs="Times New Roman"/>
            <w:b w:val="0"/>
            <w:sz w:val="24"/>
            <w:szCs w:val="24"/>
          </w:rPr>
          <w:delText>2</w:delText>
        </w:r>
        <w:r w:rsidRPr="004C3A2F">
          <w:rPr>
            <w:rFonts w:cs="Times New Roman"/>
            <w:b w:val="0"/>
            <w:sz w:val="24"/>
            <w:szCs w:val="24"/>
          </w:rPr>
          <w:delText xml:space="preserve">, Supplementary </w:delText>
        </w:r>
      </w:del>
      <w:r w:rsidR="00971FE4" w:rsidRPr="00E85AFA">
        <w:rPr>
          <w:rFonts w:cs="Times New Roman"/>
          <w:b w:val="0"/>
          <w:sz w:val="24"/>
          <w:szCs w:val="24"/>
        </w:rPr>
        <w:t>Table</w:t>
      </w:r>
      <w:r w:rsidRPr="00E85AFA">
        <w:rPr>
          <w:rFonts w:cs="Times New Roman"/>
          <w:b w:val="0"/>
          <w:sz w:val="24"/>
          <w:szCs w:val="24"/>
        </w:rPr>
        <w:t xml:space="preserve"> </w:t>
      </w:r>
      <w:r w:rsidR="00971FE4" w:rsidRPr="00E85AFA">
        <w:rPr>
          <w:rFonts w:cs="Times New Roman"/>
          <w:b w:val="0"/>
          <w:sz w:val="24"/>
          <w:szCs w:val="24"/>
        </w:rPr>
        <w:t>1, Supplementary Table 2</w:t>
      </w:r>
      <w:ins w:id="302" w:author="Robbie Parks" w:date="2019-10-03T00:09:00Z">
        <w:r w:rsidR="00AB36A3">
          <w:rPr>
            <w:rFonts w:cs="Times New Roman"/>
            <w:b w:val="0"/>
            <w:sz w:val="24"/>
            <w:szCs w:val="24"/>
          </w:rPr>
          <w:t xml:space="preserve">, </w:t>
        </w:r>
        <w:r w:rsidR="00971FE4" w:rsidRPr="00E85AFA">
          <w:rPr>
            <w:rFonts w:cs="Times New Roman"/>
            <w:b w:val="0"/>
            <w:sz w:val="24"/>
            <w:szCs w:val="24"/>
          </w:rPr>
          <w:t>Supplementary Table 3</w:t>
        </w:r>
      </w:ins>
      <w:r w:rsidR="00AB36A3">
        <w:rPr>
          <w:rFonts w:cs="Times New Roman"/>
          <w:b w:val="0"/>
          <w:sz w:val="24"/>
          <w:szCs w:val="24"/>
        </w:rPr>
        <w:t xml:space="preserve"> and Supplementary Table </w:t>
      </w:r>
      <w:del w:id="303" w:author="Robbie Parks" w:date="2019-10-03T00:09:00Z">
        <w:r w:rsidR="00971FE4">
          <w:rPr>
            <w:rFonts w:cs="Times New Roman"/>
            <w:b w:val="0"/>
            <w:sz w:val="24"/>
            <w:szCs w:val="24"/>
          </w:rPr>
          <w:delText>3</w:delText>
        </w:r>
      </w:del>
      <w:ins w:id="304" w:author="Robbie Parks" w:date="2019-10-03T00:09:00Z">
        <w:r w:rsidR="00AB36A3">
          <w:rPr>
            <w:rFonts w:cs="Times New Roman"/>
            <w:b w:val="0"/>
            <w:sz w:val="24"/>
            <w:szCs w:val="24"/>
          </w:rPr>
          <w:t>4</w:t>
        </w:r>
      </w:ins>
      <w:r w:rsidRPr="00E85AFA">
        <w:rPr>
          <w:rFonts w:cs="Times New Roman"/>
          <w:b w:val="0"/>
          <w:sz w:val="24"/>
          <w:szCs w:val="24"/>
        </w:rPr>
        <w:t>.</w:t>
      </w:r>
    </w:p>
    <w:p w14:paraId="1F59E181" w14:textId="77777777" w:rsidR="00213027" w:rsidRPr="00E85AFA" w:rsidRDefault="00213027" w:rsidP="00F82744">
      <w:pPr>
        <w:spacing w:line="480" w:lineRule="auto"/>
        <w:jc w:val="both"/>
      </w:pPr>
    </w:p>
    <w:p w14:paraId="67D524DD" w14:textId="2E7465C5" w:rsidR="008D17E7" w:rsidRPr="00E85AFA" w:rsidRDefault="00DB3225" w:rsidP="008D17E7">
      <w:pPr>
        <w:spacing w:line="480" w:lineRule="auto"/>
        <w:jc w:val="both"/>
        <w:outlineLvl w:val="0"/>
        <w:rPr>
          <w:b/>
        </w:rPr>
      </w:pPr>
      <w:r w:rsidRPr="00E85AFA">
        <w:rPr>
          <w:b/>
        </w:rPr>
        <w:t>Acknowledgements</w:t>
      </w:r>
    </w:p>
    <w:p w14:paraId="6FD961F8" w14:textId="6EC4F60E" w:rsidR="00AE4753" w:rsidRPr="00E85AFA" w:rsidRDefault="008D17E7" w:rsidP="00324A84">
      <w:pPr>
        <w:spacing w:line="480" w:lineRule="auto"/>
        <w:jc w:val="both"/>
      </w:pPr>
      <w:r w:rsidRPr="00E85AFA">
        <w:t>Robbie Parks is supported by a Wellcome Trust ISSF Studentship. The development of statistical methods is supported by grants from the Wellcome Trust (grant</w:t>
      </w:r>
      <w:r w:rsidR="00DB3225" w:rsidRPr="00E85AFA">
        <w:t xml:space="preserve"> </w:t>
      </w:r>
      <w:r w:rsidRPr="00E85AFA">
        <w:t>209376/Z/17/Z). Work on the US mortality data is supported by a grant from US Environmental Protection Agency</w:t>
      </w:r>
      <w:del w:id="305" w:author="Robbie Parks" w:date="2019-10-03T00:09:00Z">
        <w:r w:rsidRPr="004C3A2F">
          <w:delText>.</w:delText>
        </w:r>
      </w:del>
      <w:ins w:id="306" w:author="Robbie Parks" w:date="2019-10-03T00:09:00Z">
        <w:r w:rsidR="00763A20">
          <w:t xml:space="preserve">, </w:t>
        </w:r>
        <w:r w:rsidR="00763A20" w:rsidRPr="00763A20">
          <w:t>as part of the Center for Clean Air Climate Solution (CACES) (assistance agreement number R835873)</w:t>
        </w:r>
        <w:r w:rsidRPr="00E85AFA">
          <w:t>.</w:t>
        </w:r>
      </w:ins>
      <w:r w:rsidRPr="00E85AFA">
        <w:t xml:space="preserve"> This paper has not been formally reviewed by EPA. The views expressed in this document are solely those of authors and do not necessarily reflect those of the Agency. EPA does not endorse any products or commercial services mentioned in this publication.</w:t>
      </w:r>
      <w:ins w:id="307" w:author="Robbie Parks" w:date="2019-10-03T00:09:00Z">
        <w:r w:rsidR="00AA4EF6">
          <w:t xml:space="preserve"> We thank Marta </w:t>
        </w:r>
        <w:proofErr w:type="spellStart"/>
        <w:r w:rsidR="00AA4EF6">
          <w:t>Blangiardo</w:t>
        </w:r>
        <w:proofErr w:type="spellEnd"/>
        <w:r w:rsidR="00AA4EF6">
          <w:t xml:space="preserve"> and Christopher </w:t>
        </w:r>
        <w:proofErr w:type="spellStart"/>
        <w:r w:rsidR="00AA4EF6">
          <w:t>Paciorek</w:t>
        </w:r>
        <w:proofErr w:type="spellEnd"/>
        <w:r w:rsidR="00AA4EF6">
          <w:t xml:space="preserve"> for discussions on statistical model, and Kavi Bhalla, Andy Haines, Howie </w:t>
        </w:r>
        <w:proofErr w:type="spellStart"/>
        <w:r w:rsidR="00AA4EF6">
          <w:t>Frumkin</w:t>
        </w:r>
        <w:proofErr w:type="spellEnd"/>
        <w:r w:rsidR="00AA4EF6">
          <w:t xml:space="preserve"> and </w:t>
        </w:r>
        <w:proofErr w:type="spellStart"/>
        <w:r w:rsidR="00AA4EF6">
          <w:t>Tord</w:t>
        </w:r>
        <w:proofErr w:type="spellEnd"/>
        <w:r w:rsidR="00AA4EF6">
          <w:t xml:space="preserve"> </w:t>
        </w:r>
        <w:proofErr w:type="spellStart"/>
        <w:r w:rsidR="00AA4EF6">
          <w:t>K</w:t>
        </w:r>
        <w:r w:rsidR="00AA4EF6" w:rsidRPr="00AA4EF6">
          <w:t>jellstrom</w:t>
        </w:r>
        <w:proofErr w:type="spellEnd"/>
        <w:r w:rsidR="00AA4EF6">
          <w:t xml:space="preserve"> for suggestions of relevant studies.</w:t>
        </w:r>
      </w:ins>
    </w:p>
    <w:p w14:paraId="6BEDAD5B" w14:textId="411302AF" w:rsidR="00DB3225" w:rsidRPr="00E85AFA" w:rsidRDefault="00DB3225" w:rsidP="00324A84">
      <w:pPr>
        <w:spacing w:line="480" w:lineRule="auto"/>
        <w:jc w:val="both"/>
      </w:pPr>
    </w:p>
    <w:p w14:paraId="44F18620" w14:textId="71AA4CDD" w:rsidR="00DB3225" w:rsidRPr="00E85AFA" w:rsidRDefault="00DB3225" w:rsidP="00DB3225">
      <w:pPr>
        <w:spacing w:line="480" w:lineRule="auto"/>
        <w:jc w:val="both"/>
      </w:pPr>
      <w:r w:rsidRPr="00E85AFA">
        <w:rPr>
          <w:b/>
        </w:rPr>
        <w:t>Author contributions</w:t>
      </w:r>
    </w:p>
    <w:p w14:paraId="00B34562" w14:textId="15205CC4" w:rsidR="00DB3225" w:rsidRPr="00E85AFA" w:rsidRDefault="00DB3225" w:rsidP="00DB3225">
      <w:pPr>
        <w:spacing w:line="480" w:lineRule="auto"/>
        <w:jc w:val="both"/>
      </w:pPr>
      <w:r w:rsidRPr="00E85AFA">
        <w:t>All authors contributed to study concept</w:t>
      </w:r>
      <w:del w:id="308" w:author="Robbie Parks" w:date="2019-10-03T00:09:00Z">
        <w:r w:rsidRPr="004C3A2F">
          <w:delText>, analytical approach,</w:delText>
        </w:r>
      </w:del>
      <w:r w:rsidRPr="00E85AFA">
        <w:t xml:space="preserve"> and interpretation of results. RP, GD and ME collated and organi</w:t>
      </w:r>
      <w:r w:rsidR="0075565E" w:rsidRPr="00E85AFA">
        <w:t>s</w:t>
      </w:r>
      <w:r w:rsidRPr="00E85AFA">
        <w:t xml:space="preserve">ed </w:t>
      </w:r>
      <w:ins w:id="309" w:author="Robbie Parks" w:date="2019-10-03T00:09:00Z">
        <w:r w:rsidR="00874A98">
          <w:t xml:space="preserve">temperature and </w:t>
        </w:r>
      </w:ins>
      <w:r w:rsidRPr="00E85AFA">
        <w:t>mortality files.</w:t>
      </w:r>
      <w:ins w:id="310" w:author="Robbie Parks" w:date="2019-10-03T00:09:00Z">
        <w:r w:rsidRPr="00E85AFA">
          <w:t xml:space="preserve"> </w:t>
        </w:r>
        <w:r w:rsidR="00AA4EF6">
          <w:t>RP, JEB, VK and ME developed statistical model, which was implemented by RP, JEB and VK.</w:t>
        </w:r>
      </w:ins>
      <w:r w:rsidR="00AA4EF6">
        <w:t xml:space="preserve"> </w:t>
      </w:r>
      <w:r w:rsidRPr="00E85AFA">
        <w:t>RP performed the analysis, with input from other authors. RP and ME wrote the first draft of the paper; other authors contributed to revising and finalizing the paper.</w:t>
      </w:r>
    </w:p>
    <w:p w14:paraId="78796636" w14:textId="77777777" w:rsidR="00DB3225" w:rsidRPr="00E85AFA" w:rsidRDefault="00DB3225" w:rsidP="00DB3225">
      <w:pPr>
        <w:spacing w:line="480" w:lineRule="auto"/>
        <w:jc w:val="both"/>
      </w:pPr>
    </w:p>
    <w:p w14:paraId="2D8A5289" w14:textId="77777777" w:rsidR="00DB3225" w:rsidRPr="00E85AFA" w:rsidRDefault="00DB3225" w:rsidP="00DB3225">
      <w:pPr>
        <w:pStyle w:val="Acknowledgement"/>
        <w:spacing w:before="0" w:line="480" w:lineRule="auto"/>
        <w:ind w:left="0" w:firstLine="0"/>
        <w:jc w:val="both"/>
        <w:rPr>
          <w:lang w:val="en-GB"/>
        </w:rPr>
      </w:pPr>
      <w:r w:rsidRPr="00E85AFA">
        <w:rPr>
          <w:b/>
          <w:lang w:val="en-GB"/>
        </w:rPr>
        <w:t>Competing interests statement</w:t>
      </w:r>
      <w:r w:rsidRPr="00E85AFA">
        <w:rPr>
          <w:lang w:val="en-GB"/>
        </w:rPr>
        <w:t xml:space="preserve"> </w:t>
      </w:r>
    </w:p>
    <w:p w14:paraId="190CF69F" w14:textId="57972C9D" w:rsidR="0065196B" w:rsidRPr="00E85AFA" w:rsidRDefault="00DB3225" w:rsidP="004B68B4">
      <w:pPr>
        <w:pStyle w:val="Acknowledgement"/>
        <w:spacing w:before="0" w:line="480" w:lineRule="auto"/>
        <w:ind w:left="0" w:firstLine="0"/>
        <w:jc w:val="both"/>
        <w:rPr>
          <w:lang w:val="en-GB"/>
        </w:rPr>
      </w:pPr>
      <w:r w:rsidRPr="00E85AFA">
        <w:rPr>
          <w:lang w:val="en-GB"/>
        </w:rPr>
        <w:t xml:space="preserve">ME reports a charitable grant from AstraZeneca Young Health Programme, and personal fees from Prudential, </w:t>
      </w:r>
      <w:proofErr w:type="spellStart"/>
      <w:r w:rsidRPr="00E85AFA">
        <w:rPr>
          <w:lang w:val="en-GB"/>
        </w:rPr>
        <w:t>Scor</w:t>
      </w:r>
      <w:proofErr w:type="spellEnd"/>
      <w:r w:rsidRPr="00E85AFA">
        <w:rPr>
          <w:lang w:val="en-GB"/>
        </w:rPr>
        <w:t>, and Third Bridge, all outside the submitted work; all other authors declare no competing interests.</w:t>
      </w:r>
      <w:r w:rsidR="0065196B" w:rsidRPr="00E85AFA">
        <w:rPr>
          <w:b/>
          <w:color w:val="000000" w:themeColor="text1"/>
          <w:lang w:val="en-GB"/>
        </w:rPr>
        <w:br w:type="page"/>
      </w:r>
    </w:p>
    <w:p w14:paraId="63EEACE8" w14:textId="1593916A" w:rsidR="00E51470" w:rsidRPr="00E85AFA" w:rsidRDefault="0065196B" w:rsidP="004B68B4">
      <w:pPr>
        <w:spacing w:line="480" w:lineRule="auto"/>
        <w:jc w:val="both"/>
        <w:rPr>
          <w:color w:val="000000" w:themeColor="text1"/>
        </w:rPr>
      </w:pPr>
      <w:r w:rsidRPr="00E85AFA">
        <w:rPr>
          <w:b/>
          <w:color w:val="000000" w:themeColor="text1"/>
        </w:rPr>
        <w:lastRenderedPageBreak/>
        <w:t xml:space="preserve">Figure </w:t>
      </w:r>
      <w:r w:rsidR="001B143B" w:rsidRPr="00E85AFA">
        <w:rPr>
          <w:b/>
          <w:color w:val="000000" w:themeColor="text1"/>
        </w:rPr>
        <w:t>1</w:t>
      </w:r>
      <w:r w:rsidRPr="00E85AFA">
        <w:rPr>
          <w:b/>
          <w:color w:val="000000" w:themeColor="text1"/>
        </w:rPr>
        <w:t xml:space="preserve">. </w:t>
      </w:r>
      <w:r w:rsidRPr="00E85AFA">
        <w:rPr>
          <w:color w:val="000000" w:themeColor="text1"/>
        </w:rPr>
        <w:t xml:space="preserve">Number of injury deaths, by type of unintentional (transport, falls, drownings, and other) and intentional (assault and </w:t>
      </w:r>
      <w:r w:rsidR="000C077B" w:rsidRPr="00E85AFA">
        <w:rPr>
          <w:color w:val="000000" w:themeColor="text1"/>
        </w:rPr>
        <w:t>suicide</w:t>
      </w:r>
      <w:r w:rsidRPr="00E85AFA">
        <w:rPr>
          <w:color w:val="000000" w:themeColor="text1"/>
        </w:rPr>
        <w:t>) injury, by sex and age group in the contiguous USA for 1980-</w:t>
      </w:r>
      <w:del w:id="311" w:author="Robbie Parks" w:date="2019-10-03T00:09:00Z">
        <w:r w:rsidRPr="004C3A2F">
          <w:rPr>
            <w:color w:val="000000" w:themeColor="text1"/>
          </w:rPr>
          <w:delText>2016</w:delText>
        </w:r>
      </w:del>
      <w:ins w:id="312" w:author="Robbie Parks" w:date="2019-10-03T00:09:00Z">
        <w:r w:rsidRPr="00E85AFA">
          <w:rPr>
            <w:color w:val="000000" w:themeColor="text1"/>
          </w:rPr>
          <w:t>201</w:t>
        </w:r>
        <w:r w:rsidR="00A15153" w:rsidRPr="00E85AFA">
          <w:rPr>
            <w:color w:val="000000" w:themeColor="text1"/>
          </w:rPr>
          <w:t>7</w:t>
        </w:r>
      </w:ins>
      <w:r w:rsidR="006D1D0F" w:rsidRPr="00E85AFA">
        <w:rPr>
          <w:color w:val="000000" w:themeColor="text1"/>
        </w:rPr>
        <w:t>.</w:t>
      </w:r>
      <w:r w:rsidR="006D1D0F" w:rsidRPr="00E85AFA" w:rsidDel="006D1D0F">
        <w:rPr>
          <w:color w:val="000000" w:themeColor="text1"/>
        </w:rPr>
        <w:t xml:space="preserve"> </w:t>
      </w:r>
      <w:r w:rsidR="00E51470" w:rsidRPr="00E85AFA">
        <w:rPr>
          <w:b/>
          <w:color w:val="000000" w:themeColor="text1"/>
        </w:rPr>
        <w:br w:type="page"/>
      </w:r>
    </w:p>
    <w:p w14:paraId="10D8F365" w14:textId="593E4A8D" w:rsidR="00E51470" w:rsidRPr="00E85AFA" w:rsidRDefault="0065196B" w:rsidP="004B68B4">
      <w:pPr>
        <w:spacing w:line="480" w:lineRule="auto"/>
        <w:jc w:val="both"/>
        <w:rPr>
          <w:b/>
          <w:noProof/>
          <w:color w:val="000000" w:themeColor="text1"/>
        </w:rPr>
      </w:pPr>
      <w:r w:rsidRPr="00E85AFA">
        <w:rPr>
          <w:b/>
          <w:color w:val="000000" w:themeColor="text1"/>
        </w:rPr>
        <w:lastRenderedPageBreak/>
        <w:t xml:space="preserve">Figure </w:t>
      </w:r>
      <w:r w:rsidR="001B143B" w:rsidRPr="00E85AFA">
        <w:rPr>
          <w:b/>
          <w:color w:val="000000" w:themeColor="text1"/>
        </w:rPr>
        <w:t>2</w:t>
      </w:r>
      <w:r w:rsidRPr="00E85AFA">
        <w:rPr>
          <w:b/>
          <w:color w:val="000000" w:themeColor="text1"/>
        </w:rPr>
        <w:t xml:space="preserve">. </w:t>
      </w:r>
      <w:r w:rsidRPr="00E85AFA">
        <w:rPr>
          <w:color w:val="000000" w:themeColor="text1"/>
        </w:rPr>
        <w:t>National age-</w:t>
      </w:r>
      <w:r w:rsidR="00400606" w:rsidRPr="00E85AFA">
        <w:rPr>
          <w:color w:val="000000" w:themeColor="text1"/>
        </w:rPr>
        <w:t>standardi</w:t>
      </w:r>
      <w:r w:rsidR="0075565E" w:rsidRPr="00E85AFA">
        <w:rPr>
          <w:color w:val="000000" w:themeColor="text1"/>
        </w:rPr>
        <w:t>s</w:t>
      </w:r>
      <w:r w:rsidR="00400606" w:rsidRPr="00E85AFA">
        <w:rPr>
          <w:color w:val="000000" w:themeColor="text1"/>
        </w:rPr>
        <w:t>ed</w:t>
      </w:r>
      <w:r w:rsidRPr="00E85AFA">
        <w:rPr>
          <w:color w:val="000000" w:themeColor="text1"/>
        </w:rPr>
        <w:t xml:space="preserve"> death rates from 1980 to </w:t>
      </w:r>
      <w:del w:id="313" w:author="Robbie Parks" w:date="2019-10-03T00:09:00Z">
        <w:r w:rsidRPr="004C3A2F">
          <w:rPr>
            <w:color w:val="000000" w:themeColor="text1"/>
          </w:rPr>
          <w:delText>2016</w:delText>
        </w:r>
      </w:del>
      <w:ins w:id="314" w:author="Robbie Parks" w:date="2019-10-03T00:09:00Z">
        <w:r w:rsidRPr="00E85AFA">
          <w:rPr>
            <w:color w:val="000000" w:themeColor="text1"/>
          </w:rPr>
          <w:t>201</w:t>
        </w:r>
        <w:r w:rsidR="00A15153" w:rsidRPr="00E85AFA">
          <w:rPr>
            <w:color w:val="000000" w:themeColor="text1"/>
          </w:rPr>
          <w:t>7</w:t>
        </w:r>
      </w:ins>
      <w:r w:rsidRPr="00E85AFA">
        <w:rPr>
          <w:color w:val="000000" w:themeColor="text1"/>
        </w:rPr>
        <w:t>, by type of injury</w:t>
      </w:r>
      <w:r w:rsidR="006C1E89" w:rsidRPr="00E85AFA">
        <w:rPr>
          <w:color w:val="000000" w:themeColor="text1"/>
        </w:rPr>
        <w:t>, sex</w:t>
      </w:r>
      <w:r w:rsidRPr="00E85AFA">
        <w:rPr>
          <w:color w:val="000000" w:themeColor="text1"/>
        </w:rPr>
        <w:t xml:space="preserve"> and month.</w:t>
      </w:r>
      <w:r w:rsidR="00E51470" w:rsidRPr="00E85AFA">
        <w:rPr>
          <w:b/>
          <w:noProof/>
          <w:color w:val="000000" w:themeColor="text1"/>
        </w:rPr>
        <w:t xml:space="preserve"> </w:t>
      </w:r>
      <w:r w:rsidR="00E51470" w:rsidRPr="00E85AFA">
        <w:rPr>
          <w:b/>
          <w:color w:val="000000" w:themeColor="text1"/>
        </w:rPr>
        <w:br w:type="page"/>
      </w:r>
    </w:p>
    <w:p w14:paraId="45BEE228" w14:textId="77777777" w:rsidR="00E51470" w:rsidRPr="004B68B4" w:rsidRDefault="00E51470" w:rsidP="004B68B4">
      <w:pPr>
        <w:spacing w:line="480" w:lineRule="auto"/>
        <w:jc w:val="both"/>
        <w:rPr>
          <w:del w:id="315" w:author="Robbie Parks" w:date="2019-10-03T00:09:00Z"/>
          <w:color w:val="000000" w:themeColor="text1"/>
        </w:rPr>
      </w:pPr>
      <w:r w:rsidRPr="00E85AFA">
        <w:rPr>
          <w:b/>
          <w:color w:val="000000" w:themeColor="text1"/>
        </w:rPr>
        <w:lastRenderedPageBreak/>
        <w:t xml:space="preserve">Figure </w:t>
      </w:r>
      <w:r w:rsidR="00353A64">
        <w:rPr>
          <w:b/>
          <w:color w:val="000000" w:themeColor="text1"/>
        </w:rPr>
        <w:t>3</w:t>
      </w:r>
      <w:r w:rsidRPr="00E85AFA">
        <w:rPr>
          <w:b/>
          <w:color w:val="000000" w:themeColor="text1"/>
        </w:rPr>
        <w:t xml:space="preserve">. </w:t>
      </w:r>
      <w:del w:id="316" w:author="Robbie Parks" w:date="2019-10-03T00:09:00Z">
        <w:r w:rsidRPr="004C3A2F">
          <w:rPr>
            <w:color w:val="000000" w:themeColor="text1"/>
          </w:rPr>
          <w:delText>Graphic representation of</w:delText>
        </w:r>
        <w:r w:rsidRPr="004C3A2F">
          <w:rPr>
            <w:b/>
            <w:color w:val="000000" w:themeColor="text1"/>
          </w:rPr>
          <w:delText xml:space="preserve"> </w:delText>
        </w:r>
        <w:r w:rsidRPr="004C3A2F">
          <w:rPr>
            <w:color w:val="000000" w:themeColor="text1"/>
          </w:rPr>
          <w:delText>temperature anomaly measure used in the analysis. The graph shows how monthly temperatures in July two example states (Florida in red and Minnesota in blue) (left panel) for 1980-2016 are used to calculate temperature anomalies. As seen, a warmer state like Florida (top right) can have a smaller inter-annual variation in a particular month (here, July) compared with a cooler state like Minnesota (bottom right).</w:delText>
        </w:r>
        <w:r>
          <w:rPr>
            <w:color w:val="000000" w:themeColor="text1"/>
          </w:rPr>
          <w:delText xml:space="preserve"> </w:delText>
        </w:r>
        <w:r>
          <w:rPr>
            <w:b/>
            <w:color w:val="000000" w:themeColor="text1"/>
          </w:rPr>
          <w:br w:type="page"/>
        </w:r>
      </w:del>
    </w:p>
    <w:p w14:paraId="4128A743" w14:textId="24115AB4" w:rsidR="000150FE" w:rsidRPr="00924924" w:rsidRDefault="00E51470" w:rsidP="000150FE">
      <w:pPr>
        <w:spacing w:line="480" w:lineRule="auto"/>
        <w:jc w:val="both"/>
        <w:rPr>
          <w:b/>
          <w:color w:val="000000" w:themeColor="text1"/>
          <w:rPrChange w:id="317" w:author="Robbie Parks" w:date="2019-10-03T00:09:00Z">
            <w:rPr>
              <w:color w:val="000000" w:themeColor="text1"/>
            </w:rPr>
          </w:rPrChange>
        </w:rPr>
      </w:pPr>
      <w:del w:id="318" w:author="Robbie Parks" w:date="2019-10-03T00:09:00Z">
        <w:r w:rsidRPr="004C3A2F">
          <w:rPr>
            <w:b/>
            <w:color w:val="000000" w:themeColor="text1"/>
          </w:rPr>
          <w:delText xml:space="preserve">Figure </w:delText>
        </w:r>
        <w:r>
          <w:rPr>
            <w:b/>
            <w:color w:val="000000" w:themeColor="text1"/>
          </w:rPr>
          <w:delText>4</w:delText>
        </w:r>
        <w:r w:rsidRPr="004C3A2F">
          <w:rPr>
            <w:b/>
            <w:color w:val="000000" w:themeColor="text1"/>
          </w:rPr>
          <w:delText xml:space="preserve">. </w:delText>
        </w:r>
      </w:del>
      <w:r w:rsidRPr="00E85AFA">
        <w:rPr>
          <w:color w:val="000000" w:themeColor="text1"/>
        </w:rPr>
        <w:t>Average size of temperature anomaly (</w:t>
      </w:r>
      <w:r w:rsidRPr="00E85AFA">
        <w:rPr>
          <w:bCs/>
          <w:color w:val="000000" w:themeColor="text1"/>
        </w:rPr>
        <w:t>°C)</w:t>
      </w:r>
      <w:r w:rsidRPr="00E85AFA">
        <w:rPr>
          <w:color w:val="000000" w:themeColor="text1"/>
        </w:rPr>
        <w:t xml:space="preserve"> from 1980 to </w:t>
      </w:r>
      <w:del w:id="319" w:author="Robbie Parks" w:date="2019-10-03T00:09:00Z">
        <w:r w:rsidRPr="004C3A2F">
          <w:rPr>
            <w:color w:val="000000" w:themeColor="text1"/>
          </w:rPr>
          <w:delText>2016</w:delText>
        </w:r>
      </w:del>
      <w:ins w:id="320" w:author="Robbie Parks" w:date="2019-10-03T00:09:00Z">
        <w:r w:rsidRPr="00E85AFA">
          <w:rPr>
            <w:color w:val="000000" w:themeColor="text1"/>
          </w:rPr>
          <w:t>201</w:t>
        </w:r>
        <w:r w:rsidR="00300228" w:rsidRPr="00E85AFA">
          <w:rPr>
            <w:color w:val="000000" w:themeColor="text1"/>
          </w:rPr>
          <w:t>7</w:t>
        </w:r>
      </w:ins>
      <w:r w:rsidRPr="00E85AFA">
        <w:rPr>
          <w:color w:val="000000" w:themeColor="text1"/>
        </w:rPr>
        <w:t xml:space="preserve">, by state and month. The value for each state and month is the mean of the absolute size of anomaly, be it cold or warm, and hence gives an indication of the scale of anomalies around the </w:t>
      </w:r>
      <w:del w:id="321" w:author="Robbie Parks" w:date="2019-10-03T00:09:00Z">
        <w:r w:rsidRPr="004C3A2F">
          <w:rPr>
            <w:color w:val="000000" w:themeColor="text1"/>
          </w:rPr>
          <w:delText xml:space="preserve">norm </w:delText>
        </w:r>
      </w:del>
      <w:r w:rsidRPr="00E85AFA">
        <w:rPr>
          <w:color w:val="000000" w:themeColor="text1"/>
        </w:rPr>
        <w:t>local</w:t>
      </w:r>
      <w:ins w:id="322" w:author="Robbie Parks" w:date="2019-10-03T00:09:00Z">
        <w:r w:rsidR="004A283B" w:rsidRPr="00E85AFA">
          <w:rPr>
            <w:color w:val="000000" w:themeColor="text1"/>
          </w:rPr>
          <w:t xml:space="preserve"> </w:t>
        </w:r>
        <w:r w:rsidR="00144923">
          <w:rPr>
            <w:color w:val="000000" w:themeColor="text1"/>
          </w:rPr>
          <w:t>average</w:t>
        </w:r>
      </w:ins>
      <w:r w:rsidRPr="00E85AFA">
        <w:rPr>
          <w:color w:val="000000" w:themeColor="text1"/>
        </w:rPr>
        <w:t xml:space="preserve"> temperatures.</w:t>
      </w:r>
      <w:r w:rsidR="000150FE">
        <w:rPr>
          <w:b/>
          <w:color w:val="000000" w:themeColor="text1"/>
        </w:rPr>
        <w:br w:type="page"/>
      </w:r>
    </w:p>
    <w:p w14:paraId="13CB8F03" w14:textId="18D655BE" w:rsidR="006C199F" w:rsidRPr="001768A6" w:rsidRDefault="000150FE" w:rsidP="006C199F">
      <w:pPr>
        <w:spacing w:line="480" w:lineRule="auto"/>
        <w:jc w:val="both"/>
        <w:rPr>
          <w:ins w:id="323" w:author="Robbie Parks" w:date="2019-10-03T00:09:00Z"/>
          <w:color w:val="000000" w:themeColor="text1"/>
        </w:rPr>
      </w:pPr>
      <w:ins w:id="324" w:author="Robbie Parks" w:date="2019-10-03T00:09:00Z">
        <w:r w:rsidRPr="00E85AFA">
          <w:rPr>
            <w:rStyle w:val="CommentReference"/>
            <w:rFonts w:asciiTheme="minorHAnsi" w:hAnsiTheme="minorHAnsi" w:cstheme="minorBidi"/>
            <w:lang w:eastAsia="en-US"/>
          </w:rPr>
          <w:lastRenderedPageBreak/>
          <w:t xml:space="preserve"> </w:t>
        </w:r>
      </w:ins>
      <w:r w:rsidR="00DD4894" w:rsidRPr="00E85AFA">
        <w:rPr>
          <w:b/>
          <w:color w:val="000000" w:themeColor="text1"/>
        </w:rPr>
        <w:t xml:space="preserve">Figure </w:t>
      </w:r>
      <w:del w:id="325" w:author="Robbie Parks" w:date="2019-10-03T00:09:00Z">
        <w:r w:rsidR="00A66148" w:rsidRPr="004C3A2F">
          <w:rPr>
            <w:b/>
            <w:color w:val="000000" w:themeColor="text1"/>
          </w:rPr>
          <w:delText>5</w:delText>
        </w:r>
      </w:del>
      <w:ins w:id="326" w:author="Robbie Parks" w:date="2019-10-03T00:09:00Z">
        <w:r w:rsidR="00026F56">
          <w:rPr>
            <w:b/>
            <w:color w:val="000000" w:themeColor="text1"/>
          </w:rPr>
          <w:t>4</w:t>
        </w:r>
      </w:ins>
      <w:r w:rsidR="00DD4894" w:rsidRPr="00E85AFA">
        <w:rPr>
          <w:b/>
          <w:color w:val="000000" w:themeColor="text1"/>
        </w:rPr>
        <w:t>.</w:t>
      </w:r>
      <w:r w:rsidR="00DD4894" w:rsidRPr="00E85AFA">
        <w:rPr>
          <w:color w:val="000000" w:themeColor="text1"/>
        </w:rPr>
        <w:t xml:space="preserve"> Additional annual injury deaths for the </w:t>
      </w:r>
      <w:del w:id="327" w:author="Robbie Parks" w:date="2019-10-03T00:09:00Z">
        <w:r w:rsidR="00DD4894" w:rsidRPr="004C3A2F">
          <w:rPr>
            <w:color w:val="000000" w:themeColor="text1"/>
          </w:rPr>
          <w:delText>2016</w:delText>
        </w:r>
      </w:del>
      <w:ins w:id="328" w:author="Robbie Parks" w:date="2019-10-03T00:09:00Z">
        <w:r w:rsidR="00DD4894" w:rsidRPr="00E85AFA">
          <w:rPr>
            <w:color w:val="000000" w:themeColor="text1"/>
          </w:rPr>
          <w:t>201</w:t>
        </w:r>
        <w:r w:rsidR="007212C0" w:rsidRPr="00E85AFA">
          <w:rPr>
            <w:color w:val="000000" w:themeColor="text1"/>
          </w:rPr>
          <w:t>7</w:t>
        </w:r>
      </w:ins>
      <w:r w:rsidR="00DD4894" w:rsidRPr="00E85AFA">
        <w:rPr>
          <w:color w:val="000000" w:themeColor="text1"/>
        </w:rPr>
        <w:t xml:space="preserve"> US population in year in which each month was +</w:t>
      </w:r>
      <w:del w:id="329" w:author="Robbie Parks" w:date="2019-10-03T00:09:00Z">
        <w:r w:rsidR="00DD4894" w:rsidRPr="004C3A2F">
          <w:rPr>
            <w:rFonts w:eastAsia="Times New Roman"/>
            <w:bCs/>
            <w:color w:val="222222"/>
            <w:shd w:val="clear" w:color="auto" w:fill="FFFFFF"/>
          </w:rPr>
          <w:delText>1</w:delText>
        </w:r>
      </w:del>
      <w:ins w:id="330" w:author="Robbie Parks" w:date="2019-10-03T00:09:00Z">
        <w:r w:rsidR="00F24A27" w:rsidRPr="00E85AFA">
          <w:rPr>
            <w:rFonts w:eastAsia="Times New Roman"/>
            <w:bCs/>
            <w:color w:val="222222"/>
            <w:shd w:val="clear" w:color="auto" w:fill="FFFFFF"/>
          </w:rPr>
          <w:t>2</w:t>
        </w:r>
      </w:ins>
      <w:r w:rsidR="00DD4894" w:rsidRPr="00E85AFA">
        <w:rPr>
          <w:bCs/>
          <w:color w:val="000000" w:themeColor="text1"/>
        </w:rPr>
        <w:t>°C</w:t>
      </w:r>
      <w:r w:rsidR="00DD4894" w:rsidRPr="00E85AFA">
        <w:rPr>
          <w:color w:val="000000" w:themeColor="text1"/>
        </w:rPr>
        <w:t xml:space="preserve"> </w:t>
      </w:r>
      <w:r w:rsidR="00607AE4" w:rsidRPr="00E85AFA">
        <w:rPr>
          <w:color w:val="000000" w:themeColor="text1"/>
        </w:rPr>
        <w:t xml:space="preserve">warmer </w:t>
      </w:r>
      <w:r w:rsidR="00DD4894" w:rsidRPr="00E85AFA">
        <w:rPr>
          <w:color w:val="000000" w:themeColor="text1"/>
        </w:rPr>
        <w:t>compared with 1980-</w:t>
      </w:r>
      <w:del w:id="331" w:author="Robbie Parks" w:date="2019-10-03T00:09:00Z">
        <w:r w:rsidR="00DD4894" w:rsidRPr="004C3A2F">
          <w:rPr>
            <w:color w:val="000000" w:themeColor="text1"/>
          </w:rPr>
          <w:delText>2009 norm</w:delText>
        </w:r>
      </w:del>
      <w:ins w:id="332" w:author="Robbie Parks" w:date="2019-10-03T00:09:00Z">
        <w:r w:rsidR="008813F2">
          <w:rPr>
            <w:color w:val="000000" w:themeColor="text1"/>
          </w:rPr>
          <w:t>2017</w:t>
        </w:r>
        <w:r w:rsidR="008813F2" w:rsidRPr="00E85AFA">
          <w:rPr>
            <w:color w:val="000000" w:themeColor="text1"/>
          </w:rPr>
          <w:t xml:space="preserve"> </w:t>
        </w:r>
        <w:r w:rsidR="008813F2">
          <w:rPr>
            <w:color w:val="000000" w:themeColor="text1"/>
          </w:rPr>
          <w:t>average</w:t>
        </w:r>
      </w:ins>
      <w:r w:rsidR="00DD4894" w:rsidRPr="00E85AFA">
        <w:rPr>
          <w:color w:val="000000" w:themeColor="text1"/>
        </w:rPr>
        <w:t xml:space="preserve"> temperatures. The top row shows breakdown by type of injury, sex and age group. The bottom row shows the break down by type of injury, sex and month. Black dots represent net changes in deaths for each set of bars.</w:t>
      </w:r>
      <w:del w:id="333" w:author="Robbie Parks" w:date="2019-10-03T00:09:00Z">
        <w:r w:rsidR="00E51470" w:rsidRPr="004C3A2F">
          <w:rPr>
            <w:noProof/>
          </w:rPr>
          <w:delText xml:space="preserve"> </w:delText>
        </w:r>
      </w:del>
      <w:ins w:id="334" w:author="Robbie Parks" w:date="2019-10-03T00:09:00Z">
        <w:r w:rsidR="006C199F">
          <w:rPr>
            <w:noProof/>
          </w:rPr>
          <w:br w:type="page"/>
        </w:r>
      </w:ins>
    </w:p>
    <w:p w14:paraId="45888C81" w14:textId="513A5124" w:rsidR="00E51470" w:rsidRPr="009F1529" w:rsidRDefault="003E64A4" w:rsidP="004B68B4">
      <w:pPr>
        <w:spacing w:line="480" w:lineRule="auto"/>
        <w:jc w:val="both"/>
        <w:rPr>
          <w:bCs/>
        </w:rPr>
      </w:pPr>
      <w:ins w:id="335" w:author="Robbie Parks" w:date="2019-10-03T00:09:00Z">
        <w:r w:rsidRPr="003E64A4">
          <w:rPr>
            <w:b/>
            <w:bCs/>
          </w:rPr>
          <w:lastRenderedPageBreak/>
          <w:t xml:space="preserve">Figure </w:t>
        </w:r>
        <w:r>
          <w:rPr>
            <w:b/>
            <w:bCs/>
          </w:rPr>
          <w:t>5</w:t>
        </w:r>
        <w:r w:rsidRPr="003E64A4">
          <w:rPr>
            <w:b/>
            <w:bCs/>
          </w:rPr>
          <w:t xml:space="preserve">. </w:t>
        </w:r>
        <w:r w:rsidRPr="003E64A4">
          <w:rPr>
            <w:bCs/>
          </w:rPr>
          <w:t xml:space="preserve">Percent change in death rates in year in which each month was </w:t>
        </w:r>
        <w:r w:rsidR="009F1529">
          <w:rPr>
            <w:bCs/>
          </w:rPr>
          <w:t>+</w:t>
        </w:r>
        <w:r w:rsidR="00C47280">
          <w:rPr>
            <w:bCs/>
          </w:rPr>
          <w:t>2</w:t>
        </w:r>
        <w:r w:rsidRPr="003E64A4">
          <w:rPr>
            <w:bCs/>
          </w:rPr>
          <w:t xml:space="preserve">°C compared with </w:t>
        </w:r>
        <w:r w:rsidR="005B7925" w:rsidRPr="00E85AFA">
          <w:rPr>
            <w:color w:val="000000" w:themeColor="text1"/>
          </w:rPr>
          <w:t>1980-</w:t>
        </w:r>
        <w:r w:rsidR="005B7925">
          <w:rPr>
            <w:color w:val="000000" w:themeColor="text1"/>
          </w:rPr>
          <w:t>2017</w:t>
        </w:r>
        <w:r w:rsidR="005B7925" w:rsidRPr="00E85AFA">
          <w:rPr>
            <w:color w:val="000000" w:themeColor="text1"/>
          </w:rPr>
          <w:t xml:space="preserve"> </w:t>
        </w:r>
        <w:r w:rsidR="005B7925">
          <w:rPr>
            <w:color w:val="000000" w:themeColor="text1"/>
          </w:rPr>
          <w:t>average</w:t>
        </w:r>
        <w:r w:rsidR="005B7925" w:rsidRPr="00E85AFA">
          <w:rPr>
            <w:color w:val="000000" w:themeColor="text1"/>
          </w:rPr>
          <w:t xml:space="preserve"> temperatures</w:t>
        </w:r>
        <w:r w:rsidR="005B7925" w:rsidRPr="003E64A4">
          <w:rPr>
            <w:bCs/>
          </w:rPr>
          <w:t xml:space="preserve"> </w:t>
        </w:r>
        <w:r w:rsidRPr="003E64A4">
          <w:rPr>
            <w:bCs/>
          </w:rPr>
          <w:t xml:space="preserve">by type of injury, sex and </w:t>
        </w:r>
        <w:r w:rsidR="00021F45">
          <w:rPr>
            <w:bCs/>
          </w:rPr>
          <w:t xml:space="preserve">(A) </w:t>
        </w:r>
        <w:r w:rsidRPr="003E64A4">
          <w:rPr>
            <w:bCs/>
          </w:rPr>
          <w:t>age group</w:t>
        </w:r>
        <w:r w:rsidR="00E3371A">
          <w:rPr>
            <w:bCs/>
          </w:rPr>
          <w:t xml:space="preserve"> or (B) month</w:t>
        </w:r>
        <w:r w:rsidRPr="003E64A4">
          <w:rPr>
            <w:bCs/>
          </w:rPr>
          <w:t>.</w:t>
        </w:r>
      </w:ins>
      <w:r w:rsidR="00E51470" w:rsidRPr="00E85AFA">
        <w:br w:type="page"/>
      </w:r>
    </w:p>
    <w:p w14:paraId="09D3B082" w14:textId="184C6342" w:rsidR="00A620DD" w:rsidRPr="00E85AFA" w:rsidRDefault="00A620DD" w:rsidP="00A620DD">
      <w:pPr>
        <w:spacing w:line="480" w:lineRule="auto"/>
        <w:jc w:val="both"/>
        <w:rPr>
          <w:b/>
        </w:rPr>
      </w:pPr>
      <w:r w:rsidRPr="00E85AFA">
        <w:rPr>
          <w:b/>
        </w:rPr>
        <w:lastRenderedPageBreak/>
        <w:t>References</w:t>
      </w:r>
    </w:p>
    <w:p w14:paraId="3F045D50" w14:textId="69AB9CDF" w:rsidR="00924924" w:rsidRPr="00924924" w:rsidRDefault="00A620DD" w:rsidP="00924924">
      <w:pPr>
        <w:widowControl w:val="0"/>
        <w:autoSpaceDE w:val="0"/>
        <w:autoSpaceDN w:val="0"/>
        <w:adjustRightInd w:val="0"/>
        <w:ind w:left="640" w:hanging="640"/>
        <w:rPr>
          <w:noProof/>
          <w:lang w:val="en-US"/>
        </w:rPr>
      </w:pPr>
      <w:r w:rsidRPr="00E85AFA">
        <w:rPr>
          <w:b/>
        </w:rPr>
        <w:fldChar w:fldCharType="begin" w:fldLock="1"/>
      </w:r>
      <w:r w:rsidRPr="00E85AFA">
        <w:rPr>
          <w:b/>
        </w:rPr>
        <w:instrText xml:space="preserve">ADDIN Mendeley Bibliography CSL_BIBLIOGRAPHY </w:instrText>
      </w:r>
      <w:r w:rsidRPr="00E85AFA">
        <w:rPr>
          <w:b/>
        </w:rPr>
        <w:fldChar w:fldCharType="separate"/>
      </w:r>
      <w:r w:rsidR="00924924" w:rsidRPr="00924924">
        <w:rPr>
          <w:noProof/>
          <w:lang w:val="en-US"/>
        </w:rPr>
        <w:t>1.</w:t>
      </w:r>
      <w:r w:rsidR="00924924" w:rsidRPr="00924924">
        <w:rPr>
          <w:noProof/>
          <w:lang w:val="en-US"/>
        </w:rPr>
        <w:tab/>
        <w:t xml:space="preserve">McMichael, A. J., Woodruff, R. E. &amp; Hales, S. Climate change and human health: present and future risks. </w:t>
      </w:r>
      <w:r w:rsidR="00924924" w:rsidRPr="00924924">
        <w:rPr>
          <w:i/>
          <w:iCs/>
          <w:noProof/>
          <w:lang w:val="en-US"/>
        </w:rPr>
        <w:t>Lancet</w:t>
      </w:r>
      <w:r w:rsidR="00924924" w:rsidRPr="00924924">
        <w:rPr>
          <w:noProof/>
          <w:lang w:val="en-US"/>
        </w:rPr>
        <w:t xml:space="preserve"> (2006). doi:10.1016/S0140-6736(06)68079-3</w:t>
      </w:r>
    </w:p>
    <w:p w14:paraId="257C951D"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2.</w:t>
      </w:r>
      <w:r w:rsidRPr="00924924">
        <w:rPr>
          <w:noProof/>
          <w:lang w:val="en-US"/>
        </w:rPr>
        <w:tab/>
        <w:t xml:space="preserve">Smith, K. R. </w:t>
      </w:r>
      <w:r w:rsidRPr="00924924">
        <w:rPr>
          <w:i/>
          <w:iCs/>
          <w:noProof/>
          <w:lang w:val="en-US"/>
        </w:rPr>
        <w:t>et al.</w:t>
      </w:r>
      <w:r w:rsidRPr="00924924">
        <w:rPr>
          <w:noProof/>
          <w:lang w:val="en-US"/>
        </w:rPr>
        <w:t xml:space="preserve"> Human health: impacts, adaptation, and co-benefits. in </w:t>
      </w:r>
      <w:r w:rsidRPr="00924924">
        <w:rPr>
          <w:i/>
          <w:iCs/>
          <w:noProof/>
          <w:lang w:val="en-US"/>
        </w:rPr>
        <w:t>Climate Change 2014 Impacts, Adaptation and Vulnerability: Part A: Global and Sectoral Aspects</w:t>
      </w:r>
      <w:r w:rsidRPr="00924924">
        <w:rPr>
          <w:noProof/>
          <w:lang w:val="en-US"/>
        </w:rPr>
        <w:t xml:space="preserve"> (2015). doi:10.1017/CBO9781107415379.016</w:t>
      </w:r>
    </w:p>
    <w:p w14:paraId="37714537"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3.</w:t>
      </w:r>
      <w:r w:rsidRPr="00924924">
        <w:rPr>
          <w:noProof/>
          <w:lang w:val="en-US"/>
        </w:rPr>
        <w:tab/>
        <w:t xml:space="preserve">Haines, A. &amp; Ebi, K. The imperative for climate action to protect health. </w:t>
      </w:r>
      <w:r w:rsidRPr="00924924">
        <w:rPr>
          <w:i/>
          <w:iCs/>
          <w:noProof/>
          <w:lang w:val="en-US"/>
        </w:rPr>
        <w:t>N. Engl. J. Med.</w:t>
      </w:r>
      <w:r w:rsidRPr="00924924">
        <w:rPr>
          <w:noProof/>
          <w:lang w:val="en-US"/>
        </w:rPr>
        <w:t xml:space="preserve"> 263–273 (2019).</w:t>
      </w:r>
    </w:p>
    <w:p w14:paraId="0F7913FE"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4.</w:t>
      </w:r>
      <w:r w:rsidRPr="00924924">
        <w:rPr>
          <w:noProof/>
          <w:lang w:val="en-US"/>
        </w:rPr>
        <w:tab/>
        <w:t xml:space="preserve">Watts, N. </w:t>
      </w:r>
      <w:r w:rsidRPr="00924924">
        <w:rPr>
          <w:i/>
          <w:iCs/>
          <w:noProof/>
          <w:lang w:val="en-US"/>
        </w:rPr>
        <w:t>et al.</w:t>
      </w:r>
      <w:r w:rsidRPr="00924924">
        <w:rPr>
          <w:noProof/>
          <w:lang w:val="en-US"/>
        </w:rPr>
        <w:t xml:space="preserve"> The 2018 report of the Lancet Countdown on health and climate change: shaping health of nations for centuries to come. </w:t>
      </w:r>
      <w:r w:rsidRPr="00924924">
        <w:rPr>
          <w:i/>
          <w:iCs/>
          <w:noProof/>
          <w:lang w:val="en-US"/>
        </w:rPr>
        <w:t>Lancet</w:t>
      </w:r>
      <w:r w:rsidRPr="00924924">
        <w:rPr>
          <w:noProof/>
          <w:lang w:val="en-US"/>
        </w:rPr>
        <w:t xml:space="preserve"> </w:t>
      </w:r>
      <w:r w:rsidRPr="00924924">
        <w:rPr>
          <w:b/>
          <w:bCs/>
          <w:noProof/>
          <w:lang w:val="en-US"/>
        </w:rPr>
        <w:t>6736</w:t>
      </w:r>
      <w:r w:rsidRPr="00924924">
        <w:rPr>
          <w:noProof/>
          <w:lang w:val="en-US"/>
        </w:rPr>
        <w:t>, 1–4 (2018).</w:t>
      </w:r>
    </w:p>
    <w:p w14:paraId="3300B5EA"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5.</w:t>
      </w:r>
      <w:r w:rsidRPr="00924924">
        <w:rPr>
          <w:noProof/>
          <w:lang w:val="en-US"/>
        </w:rPr>
        <w:tab/>
        <w:t xml:space="preserve">Huang, C. </w:t>
      </w:r>
      <w:r w:rsidRPr="00924924">
        <w:rPr>
          <w:i/>
          <w:iCs/>
          <w:noProof/>
          <w:lang w:val="en-US"/>
        </w:rPr>
        <w:t>et al.</w:t>
      </w:r>
      <w:r w:rsidRPr="00924924">
        <w:rPr>
          <w:noProof/>
          <w:lang w:val="en-US"/>
        </w:rPr>
        <w:t xml:space="preserve"> Projecting future heat-related mortality under climate change scenarios: a systematic review. </w:t>
      </w:r>
      <w:r w:rsidRPr="00924924">
        <w:rPr>
          <w:i/>
          <w:iCs/>
          <w:noProof/>
          <w:lang w:val="en-US"/>
        </w:rPr>
        <w:t>Environ. Health Perspect.</w:t>
      </w:r>
      <w:r w:rsidRPr="00924924">
        <w:rPr>
          <w:noProof/>
          <w:lang w:val="en-US"/>
        </w:rPr>
        <w:t xml:space="preserve"> (2011). doi:10.1289/ehp.1103456</w:t>
      </w:r>
    </w:p>
    <w:p w14:paraId="3D4FA627"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6.</w:t>
      </w:r>
      <w:r w:rsidRPr="00924924">
        <w:rPr>
          <w:noProof/>
          <w:lang w:val="en-US"/>
        </w:rPr>
        <w:tab/>
        <w:t xml:space="preserve">Gasparrini, A. </w:t>
      </w:r>
      <w:r w:rsidRPr="00924924">
        <w:rPr>
          <w:i/>
          <w:iCs/>
          <w:noProof/>
          <w:lang w:val="en-US"/>
        </w:rPr>
        <w:t>et al.</w:t>
      </w:r>
      <w:r w:rsidRPr="00924924">
        <w:rPr>
          <w:noProof/>
          <w:lang w:val="en-US"/>
        </w:rPr>
        <w:t xml:space="preserve"> Projections of temperature-related excess mortality under climate change scenarios. </w:t>
      </w:r>
      <w:r w:rsidRPr="00924924">
        <w:rPr>
          <w:i/>
          <w:iCs/>
          <w:noProof/>
          <w:lang w:val="en-US"/>
        </w:rPr>
        <w:t>Lancet Planet. Heal.</w:t>
      </w:r>
      <w:r w:rsidRPr="00924924">
        <w:rPr>
          <w:noProof/>
          <w:lang w:val="en-US"/>
        </w:rPr>
        <w:t xml:space="preserve"> (2017). doi:10.1016/S2542-5196(17)30156-0</w:t>
      </w:r>
    </w:p>
    <w:p w14:paraId="33A5FF55"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7.</w:t>
      </w:r>
      <w:r w:rsidRPr="00924924">
        <w:rPr>
          <w:noProof/>
          <w:lang w:val="en-US"/>
        </w:rPr>
        <w:tab/>
        <w:t xml:space="preserve">Burke, M. </w:t>
      </w:r>
      <w:r w:rsidRPr="00924924">
        <w:rPr>
          <w:i/>
          <w:iCs/>
          <w:noProof/>
          <w:lang w:val="en-US"/>
        </w:rPr>
        <w:t>et al.</w:t>
      </w:r>
      <w:r w:rsidRPr="00924924">
        <w:rPr>
          <w:noProof/>
          <w:lang w:val="en-US"/>
        </w:rPr>
        <w:t xml:space="preserve"> Higher temperatures increase suicide rates in the United States and Mexico. </w:t>
      </w:r>
      <w:r w:rsidRPr="00924924">
        <w:rPr>
          <w:i/>
          <w:iCs/>
          <w:noProof/>
          <w:lang w:val="en-US"/>
        </w:rPr>
        <w:t>Nat. Clim. Chang.</w:t>
      </w:r>
      <w:r w:rsidRPr="00924924">
        <w:rPr>
          <w:noProof/>
          <w:lang w:val="en-US"/>
        </w:rPr>
        <w:t xml:space="preserve"> (2018). doi:10.1038/s41558-018-0222-x</w:t>
      </w:r>
    </w:p>
    <w:p w14:paraId="02413F91"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8.</w:t>
      </w:r>
      <w:r w:rsidRPr="00924924">
        <w:rPr>
          <w:noProof/>
          <w:lang w:val="en-US"/>
        </w:rPr>
        <w:tab/>
        <w:t xml:space="preserve">Rey, G. </w:t>
      </w:r>
      <w:r w:rsidRPr="00924924">
        <w:rPr>
          <w:i/>
          <w:iCs/>
          <w:noProof/>
          <w:lang w:val="en-US"/>
        </w:rPr>
        <w:t>et al.</w:t>
      </w:r>
      <w:r w:rsidRPr="00924924">
        <w:rPr>
          <w:noProof/>
          <w:lang w:val="en-US"/>
        </w:rPr>
        <w:t xml:space="preserve"> The impact of major heat waves on all-cause and cause-specific mortality in France from 1971 to 2003. </w:t>
      </w:r>
      <w:r w:rsidRPr="00924924">
        <w:rPr>
          <w:i/>
          <w:iCs/>
          <w:noProof/>
          <w:lang w:val="en-US"/>
        </w:rPr>
        <w:t>Int. Arch. Occup. Environ. Health</w:t>
      </w:r>
      <w:r w:rsidRPr="00924924">
        <w:rPr>
          <w:noProof/>
          <w:lang w:val="en-US"/>
        </w:rPr>
        <w:t xml:space="preserve"> (2007). doi:10.1007/s00420-007-0173-4</w:t>
      </w:r>
    </w:p>
    <w:p w14:paraId="1C304F6E"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9.</w:t>
      </w:r>
      <w:r w:rsidRPr="00924924">
        <w:rPr>
          <w:noProof/>
          <w:lang w:val="en-US"/>
        </w:rPr>
        <w:tab/>
        <w:t xml:space="preserve">Orru, H. &amp; Åström, D. O. Increases in external cause mortality due to high and low temperatures: evidence from northeastern Europe. </w:t>
      </w:r>
      <w:r w:rsidRPr="00924924">
        <w:rPr>
          <w:i/>
          <w:iCs/>
          <w:noProof/>
          <w:lang w:val="en-US"/>
        </w:rPr>
        <w:t>Int. J. Biometeorol.</w:t>
      </w:r>
      <w:r w:rsidRPr="00924924">
        <w:rPr>
          <w:noProof/>
          <w:lang w:val="en-US"/>
        </w:rPr>
        <w:t xml:space="preserve"> (2017). doi:10.1007/s00484-016-1270-4</w:t>
      </w:r>
    </w:p>
    <w:p w14:paraId="0463F9D2"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10.</w:t>
      </w:r>
      <w:r w:rsidRPr="00924924">
        <w:rPr>
          <w:noProof/>
          <w:lang w:val="en-US"/>
        </w:rPr>
        <w:tab/>
        <w:t xml:space="preserve">Parks, R. M., Bennett, J. E., Foreman, K. J., Toumi, R. &amp; Ezzati, M. National and regional seasonal dynamics of all-cause and cause-specific mortality in the USA from 1980 to 2016. </w:t>
      </w:r>
      <w:r w:rsidRPr="00924924">
        <w:rPr>
          <w:i/>
          <w:iCs/>
          <w:noProof/>
          <w:lang w:val="en-US"/>
        </w:rPr>
        <w:t>Elife</w:t>
      </w:r>
      <w:r w:rsidRPr="00924924">
        <w:rPr>
          <w:noProof/>
          <w:lang w:val="en-US"/>
        </w:rPr>
        <w:t xml:space="preserve"> </w:t>
      </w:r>
      <w:r w:rsidRPr="00924924">
        <w:rPr>
          <w:b/>
          <w:bCs/>
          <w:noProof/>
          <w:lang w:val="en-US"/>
        </w:rPr>
        <w:t>7</w:t>
      </w:r>
      <w:r w:rsidRPr="00924924">
        <w:rPr>
          <w:noProof/>
          <w:lang w:val="en-US"/>
        </w:rPr>
        <w:t>, (2018).</w:t>
      </w:r>
    </w:p>
    <w:p w14:paraId="0A73A304"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11.</w:t>
      </w:r>
      <w:r w:rsidRPr="00924924">
        <w:rPr>
          <w:noProof/>
          <w:lang w:val="en-US"/>
        </w:rPr>
        <w:tab/>
        <w:t xml:space="preserve">Rau, R. Seasonality in human mortality. A demographic approach. </w:t>
      </w:r>
      <w:r w:rsidRPr="00924924">
        <w:rPr>
          <w:i/>
          <w:iCs/>
          <w:noProof/>
          <w:lang w:val="en-US"/>
        </w:rPr>
        <w:t>Wirtschafts- und Sozialwissenschaftlichen Fak.</w:t>
      </w:r>
      <w:r w:rsidRPr="00924924">
        <w:rPr>
          <w:noProof/>
          <w:lang w:val="en-US"/>
        </w:rPr>
        <w:t xml:space="preserve"> </w:t>
      </w:r>
      <w:r w:rsidRPr="00924924">
        <w:rPr>
          <w:b/>
          <w:bCs/>
          <w:noProof/>
          <w:lang w:val="en-US"/>
        </w:rPr>
        <w:t>PhD</w:t>
      </w:r>
      <w:r w:rsidRPr="00924924">
        <w:rPr>
          <w:noProof/>
          <w:lang w:val="en-US"/>
        </w:rPr>
        <w:t>, 361 (2004).</w:t>
      </w:r>
    </w:p>
    <w:p w14:paraId="71A415D1" w14:textId="77777777" w:rsidR="00EF4FC9" w:rsidRPr="00EF4FC9" w:rsidRDefault="00EF4FC9" w:rsidP="00EF4FC9">
      <w:pPr>
        <w:widowControl w:val="0"/>
        <w:autoSpaceDE w:val="0"/>
        <w:autoSpaceDN w:val="0"/>
        <w:adjustRightInd w:val="0"/>
        <w:ind w:left="640" w:hanging="640"/>
        <w:rPr>
          <w:del w:id="336" w:author="Robbie Parks" w:date="2019-10-03T00:09:00Z"/>
          <w:noProof/>
          <w:lang w:val="en-US"/>
        </w:rPr>
      </w:pPr>
      <w:del w:id="337" w:author="Robbie Parks" w:date="2019-10-03T00:09:00Z">
        <w:r w:rsidRPr="00EF4FC9">
          <w:rPr>
            <w:noProof/>
            <w:lang w:val="en-US"/>
          </w:rPr>
          <w:delText>12.</w:delText>
        </w:r>
        <w:r w:rsidRPr="00EF4FC9">
          <w:rPr>
            <w:noProof/>
            <w:lang w:val="en-US"/>
          </w:rPr>
          <w:tab/>
          <w:delText xml:space="preserve">Xu, J. Unintentional drowning deaths in the United States, 1999-2010. </w:delText>
        </w:r>
        <w:r w:rsidRPr="00EF4FC9">
          <w:rPr>
            <w:i/>
            <w:iCs/>
            <w:noProof/>
            <w:lang w:val="en-US"/>
          </w:rPr>
          <w:delText>NCHS Data Brief</w:delText>
        </w:r>
        <w:r w:rsidRPr="00EF4FC9">
          <w:rPr>
            <w:noProof/>
            <w:lang w:val="en-US"/>
          </w:rPr>
          <w:delText xml:space="preserve"> (2014).</w:delText>
        </w:r>
      </w:del>
    </w:p>
    <w:p w14:paraId="11418D00" w14:textId="3EE5D652" w:rsidR="00924924" w:rsidRPr="00924924" w:rsidRDefault="00EF4FC9" w:rsidP="00924924">
      <w:pPr>
        <w:widowControl w:val="0"/>
        <w:autoSpaceDE w:val="0"/>
        <w:autoSpaceDN w:val="0"/>
        <w:adjustRightInd w:val="0"/>
        <w:ind w:left="640" w:hanging="640"/>
        <w:rPr>
          <w:moveTo w:id="338" w:author="Robbie Parks" w:date="2019-10-03T00:09:00Z"/>
          <w:noProof/>
          <w:lang w:val="en-US"/>
        </w:rPr>
      </w:pPr>
      <w:del w:id="339" w:author="Robbie Parks" w:date="2019-10-03T00:09:00Z">
        <w:r w:rsidRPr="00EF4FC9">
          <w:rPr>
            <w:noProof/>
            <w:lang w:val="en-US"/>
          </w:rPr>
          <w:delText>13.</w:delText>
        </w:r>
      </w:del>
      <w:ins w:id="340" w:author="Robbie Parks" w:date="2019-10-03T00:09:00Z">
        <w:r w:rsidR="00924924" w:rsidRPr="00924924">
          <w:rPr>
            <w:noProof/>
            <w:lang w:val="en-US"/>
          </w:rPr>
          <w:t>12</w:t>
        </w:r>
      </w:ins>
      <w:moveToRangeStart w:id="341" w:author="Robbie Parks" w:date="2019-10-03T00:09:00Z" w:name="move20953782"/>
      <w:moveTo w:id="342" w:author="Robbie Parks" w:date="2019-10-03T00:09:00Z">
        <w:r w:rsidR="00924924" w:rsidRPr="00924924">
          <w:rPr>
            <w:noProof/>
            <w:lang w:val="en-US"/>
          </w:rPr>
          <w:t>.</w:t>
        </w:r>
        <w:r w:rsidR="00924924" w:rsidRPr="00924924">
          <w:rPr>
            <w:noProof/>
            <w:lang w:val="en-US"/>
          </w:rPr>
          <w:tab/>
          <w:t xml:space="preserve">Datla, S., Sahu, P., Roh, H.-J. &amp; Sharma, S. A comprehensive analysis of the association of highway traffic with winter weather conditions. </w:t>
        </w:r>
        <w:r w:rsidR="00924924" w:rsidRPr="00924924">
          <w:rPr>
            <w:i/>
            <w:iCs/>
            <w:noProof/>
            <w:lang w:val="en-US"/>
          </w:rPr>
          <w:t>Procedia - Soc. Behav. Sci.</w:t>
        </w:r>
        <w:r w:rsidR="00924924" w:rsidRPr="00924924">
          <w:rPr>
            <w:noProof/>
            <w:lang w:val="en-US"/>
          </w:rPr>
          <w:t xml:space="preserve"> (2013). doi:10.1016/j.sbspro.2013.11.143</w:t>
        </w:r>
      </w:moveTo>
    </w:p>
    <w:moveToRangeEnd w:id="341"/>
    <w:p w14:paraId="1ACAE37D" w14:textId="77777777" w:rsidR="00924924" w:rsidRPr="00924924" w:rsidRDefault="00924924" w:rsidP="00924924">
      <w:pPr>
        <w:widowControl w:val="0"/>
        <w:autoSpaceDE w:val="0"/>
        <w:autoSpaceDN w:val="0"/>
        <w:adjustRightInd w:val="0"/>
        <w:ind w:left="640" w:hanging="640"/>
        <w:rPr>
          <w:moveTo w:id="343" w:author="Robbie Parks" w:date="2019-10-03T00:09:00Z"/>
          <w:noProof/>
          <w:lang w:val="en-US"/>
        </w:rPr>
      </w:pPr>
      <w:ins w:id="344" w:author="Robbie Parks" w:date="2019-10-03T00:09:00Z">
        <w:r w:rsidRPr="00924924">
          <w:rPr>
            <w:noProof/>
            <w:lang w:val="en-US"/>
          </w:rPr>
          <w:t>13</w:t>
        </w:r>
      </w:ins>
      <w:moveToRangeStart w:id="345" w:author="Robbie Parks" w:date="2019-10-03T00:09:00Z" w:name="move20953783"/>
      <w:moveTo w:id="346" w:author="Robbie Parks" w:date="2019-10-03T00:09:00Z">
        <w:r w:rsidRPr="00924924">
          <w:rPr>
            <w:noProof/>
            <w:lang w:val="en-US"/>
          </w:rPr>
          <w:t>.</w:t>
        </w:r>
        <w:r w:rsidRPr="00924924">
          <w:rPr>
            <w:noProof/>
            <w:lang w:val="en-US"/>
          </w:rPr>
          <w:tab/>
          <w:t xml:space="preserve">Roh, H.-J., Sahu, P. K., Sharma, S., Datla, S. &amp; Mehran, B. Statistical investigations of snowfall and temperature interaction with passenger car and truck traffic on primary highways in Canada. </w:t>
        </w:r>
        <w:r w:rsidRPr="00924924">
          <w:rPr>
            <w:i/>
            <w:iCs/>
            <w:noProof/>
            <w:lang w:val="en-US"/>
          </w:rPr>
          <w:t>J. Cold Reg. Eng.</w:t>
        </w:r>
        <w:r w:rsidRPr="00924924">
          <w:rPr>
            <w:noProof/>
            <w:lang w:val="en-US"/>
          </w:rPr>
          <w:t xml:space="preserve"> (2016). doi:10.1061/(ASCE)CR.1943-5495.0000099</w:t>
        </w:r>
      </w:moveTo>
    </w:p>
    <w:moveToRangeEnd w:id="345"/>
    <w:p w14:paraId="7485E582" w14:textId="77777777" w:rsidR="00924924" w:rsidRPr="00924924" w:rsidRDefault="00924924" w:rsidP="00924924">
      <w:pPr>
        <w:widowControl w:val="0"/>
        <w:autoSpaceDE w:val="0"/>
        <w:autoSpaceDN w:val="0"/>
        <w:adjustRightInd w:val="0"/>
        <w:ind w:left="640" w:hanging="640"/>
        <w:rPr>
          <w:moveTo w:id="347" w:author="Robbie Parks" w:date="2019-10-03T00:09:00Z"/>
          <w:noProof/>
          <w:lang w:val="en-US"/>
        </w:rPr>
      </w:pPr>
      <w:ins w:id="348" w:author="Robbie Parks" w:date="2019-10-03T00:09:00Z">
        <w:r w:rsidRPr="00924924">
          <w:rPr>
            <w:noProof/>
            <w:lang w:val="en-US"/>
          </w:rPr>
          <w:t>14</w:t>
        </w:r>
      </w:ins>
      <w:moveToRangeStart w:id="349" w:author="Robbie Parks" w:date="2019-10-03T00:09:00Z" w:name="move20953784"/>
      <w:moveTo w:id="350" w:author="Robbie Parks" w:date="2019-10-03T00:09:00Z">
        <w:r w:rsidRPr="00924924">
          <w:rPr>
            <w:noProof/>
            <w:lang w:val="en-US"/>
          </w:rPr>
          <w:t>.</w:t>
        </w:r>
        <w:r w:rsidRPr="00924924">
          <w:rPr>
            <w:noProof/>
            <w:lang w:val="en-US"/>
          </w:rPr>
          <w:tab/>
          <w:t xml:space="preserve">Roh, H.-J., Datla, S. &amp; Sharma, S. Effect of snow, temperature and their interaction on highway truck traffic. </w:t>
        </w:r>
        <w:r w:rsidRPr="00924924">
          <w:rPr>
            <w:i/>
            <w:iCs/>
            <w:noProof/>
            <w:lang w:val="en-US"/>
          </w:rPr>
          <w:t>J. Transp. Techn.</w:t>
        </w:r>
        <w:r w:rsidRPr="00924924">
          <w:rPr>
            <w:noProof/>
            <w:lang w:val="en-US"/>
          </w:rPr>
          <w:t xml:space="preserve"> (2013). doi:10.4236/jtts.2013.31003</w:t>
        </w:r>
      </w:moveTo>
    </w:p>
    <w:moveToRangeEnd w:id="349"/>
    <w:p w14:paraId="4FC2A7C8" w14:textId="77777777" w:rsidR="00924924" w:rsidRPr="00924924" w:rsidRDefault="00924924" w:rsidP="00924924">
      <w:pPr>
        <w:widowControl w:val="0"/>
        <w:autoSpaceDE w:val="0"/>
        <w:autoSpaceDN w:val="0"/>
        <w:adjustRightInd w:val="0"/>
        <w:ind w:left="640" w:hanging="640"/>
        <w:rPr>
          <w:moveTo w:id="351" w:author="Robbie Parks" w:date="2019-10-03T00:09:00Z"/>
          <w:noProof/>
          <w:lang w:val="en-US"/>
        </w:rPr>
      </w:pPr>
      <w:ins w:id="352" w:author="Robbie Parks" w:date="2019-10-03T00:09:00Z">
        <w:r w:rsidRPr="00924924">
          <w:rPr>
            <w:noProof/>
            <w:lang w:val="en-US"/>
          </w:rPr>
          <w:t>15</w:t>
        </w:r>
      </w:ins>
      <w:moveToRangeStart w:id="353" w:author="Robbie Parks" w:date="2019-10-03T00:09:00Z" w:name="move20953785"/>
      <w:moveTo w:id="354" w:author="Robbie Parks" w:date="2019-10-03T00:09:00Z">
        <w:r w:rsidRPr="00924924">
          <w:rPr>
            <w:noProof/>
            <w:lang w:val="en-US"/>
          </w:rPr>
          <w:t>.</w:t>
        </w:r>
        <w:r w:rsidRPr="00924924">
          <w:rPr>
            <w:noProof/>
            <w:lang w:val="en-US"/>
          </w:rPr>
          <w:tab/>
          <w:t xml:space="preserve">Roh, H. J., Sharma, S. &amp; Sahu, P. K. Modeling snow and cold effects for classified highway traffic volumes. </w:t>
        </w:r>
        <w:r w:rsidRPr="00924924">
          <w:rPr>
            <w:i/>
            <w:iCs/>
            <w:noProof/>
            <w:lang w:val="en-US"/>
          </w:rPr>
          <w:t>KSCE J. Civ. Eng.</w:t>
        </w:r>
        <w:r w:rsidRPr="00924924">
          <w:rPr>
            <w:noProof/>
            <w:lang w:val="en-US"/>
          </w:rPr>
          <w:t xml:space="preserve"> (2016). doi:10.1007/s12205-015-0236-0</w:t>
        </w:r>
      </w:moveTo>
    </w:p>
    <w:p w14:paraId="125BCC80" w14:textId="77777777" w:rsidR="00924924" w:rsidRPr="00924924" w:rsidRDefault="00924924" w:rsidP="00924924">
      <w:pPr>
        <w:widowControl w:val="0"/>
        <w:autoSpaceDE w:val="0"/>
        <w:autoSpaceDN w:val="0"/>
        <w:adjustRightInd w:val="0"/>
        <w:ind w:left="640" w:hanging="640"/>
        <w:rPr>
          <w:moveFrom w:id="355" w:author="Robbie Parks" w:date="2019-10-03T00:09:00Z"/>
          <w:noProof/>
          <w:lang w:val="en-US"/>
        </w:rPr>
      </w:pPr>
      <w:moveFromRangeStart w:id="356" w:author="Robbie Parks" w:date="2019-10-03T00:09:00Z" w:name="move20953786"/>
      <w:moveToRangeEnd w:id="353"/>
      <w:moveFrom w:id="357" w:author="Robbie Parks" w:date="2019-10-03T00:09:00Z">
        <w:r w:rsidRPr="00924924">
          <w:rPr>
            <w:noProof/>
            <w:lang w:val="en-US"/>
          </w:rPr>
          <w:tab/>
          <w:t xml:space="preserve">Ambrose, A. F., Paul, G. &amp; Hausdorff, J. M. Risk factors for falls among older adults: a review of the literature. </w:t>
        </w:r>
        <w:r w:rsidRPr="00924924">
          <w:rPr>
            <w:i/>
            <w:iCs/>
            <w:noProof/>
            <w:lang w:val="en-US"/>
          </w:rPr>
          <w:t>Maturitas</w:t>
        </w:r>
        <w:r w:rsidRPr="00924924">
          <w:rPr>
            <w:noProof/>
            <w:lang w:val="en-US"/>
          </w:rPr>
          <w:t xml:space="preserve"> (2013). doi:10.1016/j.maturitas.2013.02.009</w:t>
        </w:r>
      </w:moveFrom>
    </w:p>
    <w:moveFromRangeEnd w:id="356"/>
    <w:p w14:paraId="181AEC1F" w14:textId="77777777" w:rsidR="00924924" w:rsidRPr="00924924" w:rsidRDefault="00EF4FC9" w:rsidP="00924924">
      <w:pPr>
        <w:widowControl w:val="0"/>
        <w:autoSpaceDE w:val="0"/>
        <w:autoSpaceDN w:val="0"/>
        <w:adjustRightInd w:val="0"/>
        <w:ind w:left="640" w:hanging="640"/>
        <w:rPr>
          <w:moveFrom w:id="358" w:author="Robbie Parks" w:date="2019-10-03T00:09:00Z"/>
          <w:noProof/>
          <w:lang w:val="en-US"/>
        </w:rPr>
      </w:pPr>
      <w:del w:id="359" w:author="Robbie Parks" w:date="2019-10-03T00:09:00Z">
        <w:r w:rsidRPr="00EF4FC9">
          <w:rPr>
            <w:noProof/>
            <w:lang w:val="en-US"/>
          </w:rPr>
          <w:delText>14.</w:delText>
        </w:r>
      </w:del>
      <w:moveFromRangeStart w:id="360" w:author="Robbie Parks" w:date="2019-10-03T00:09:00Z" w:name="move20953787"/>
      <w:moveFrom w:id="361" w:author="Robbie Parks" w:date="2019-10-03T00:09:00Z">
        <w:r w:rsidR="00924924" w:rsidRPr="00924924">
          <w:rPr>
            <w:noProof/>
            <w:lang w:val="en-US"/>
          </w:rPr>
          <w:tab/>
          <w:t xml:space="preserve">Bobb, J. F. </w:t>
        </w:r>
        <w:r w:rsidR="00924924" w:rsidRPr="00924924">
          <w:rPr>
            <w:i/>
            <w:iCs/>
            <w:noProof/>
            <w:lang w:val="en-US"/>
          </w:rPr>
          <w:t>et al.</w:t>
        </w:r>
        <w:r w:rsidR="00924924" w:rsidRPr="00924924">
          <w:rPr>
            <w:noProof/>
            <w:lang w:val="en-US"/>
          </w:rPr>
          <w:t xml:space="preserve"> Time-course of cause-specific hospital admissions during snowstorms: an analysis of electronic medical records from major hospitals in Boston, Massachusetts. </w:t>
        </w:r>
        <w:r w:rsidR="00924924" w:rsidRPr="00924924">
          <w:rPr>
            <w:i/>
            <w:iCs/>
            <w:noProof/>
            <w:lang w:val="en-US"/>
          </w:rPr>
          <w:t>Am. J. Epidemiol.</w:t>
        </w:r>
        <w:r w:rsidR="00924924" w:rsidRPr="00924924">
          <w:rPr>
            <w:noProof/>
            <w:lang w:val="en-US"/>
          </w:rPr>
          <w:t xml:space="preserve"> </w:t>
        </w:r>
        <w:r w:rsidR="00924924" w:rsidRPr="00924924">
          <w:rPr>
            <w:b/>
            <w:bCs/>
            <w:noProof/>
            <w:lang w:val="en-US"/>
          </w:rPr>
          <w:t>185</w:t>
        </w:r>
        <w:r w:rsidR="00924924" w:rsidRPr="00924924">
          <w:rPr>
            <w:noProof/>
            <w:lang w:val="en-US"/>
          </w:rPr>
          <w:t>, 283–294 (2017).</w:t>
        </w:r>
      </w:moveFrom>
    </w:p>
    <w:moveFromRangeEnd w:id="360"/>
    <w:p w14:paraId="64920C15" w14:textId="77777777" w:rsidR="00924924" w:rsidRPr="00924924" w:rsidRDefault="00EF4FC9" w:rsidP="00924924">
      <w:pPr>
        <w:widowControl w:val="0"/>
        <w:autoSpaceDE w:val="0"/>
        <w:autoSpaceDN w:val="0"/>
        <w:adjustRightInd w:val="0"/>
        <w:ind w:left="640" w:hanging="640"/>
        <w:rPr>
          <w:moveFrom w:id="362" w:author="Robbie Parks" w:date="2019-10-03T00:09:00Z"/>
          <w:noProof/>
          <w:lang w:val="en-US"/>
        </w:rPr>
      </w:pPr>
      <w:del w:id="363" w:author="Robbie Parks" w:date="2019-10-03T00:09:00Z">
        <w:r w:rsidRPr="00EF4FC9">
          <w:rPr>
            <w:noProof/>
            <w:lang w:val="en-US"/>
          </w:rPr>
          <w:delText>15.</w:delText>
        </w:r>
      </w:del>
      <w:moveFromRangeStart w:id="364" w:author="Robbie Parks" w:date="2019-10-03T00:09:00Z" w:name="move20953788"/>
      <w:moveFrom w:id="365" w:author="Robbie Parks" w:date="2019-10-03T00:09:00Z">
        <w:r w:rsidR="00924924" w:rsidRPr="00924924">
          <w:rPr>
            <w:noProof/>
            <w:lang w:val="en-US"/>
          </w:rPr>
          <w:tab/>
          <w:t xml:space="preserve">Kelsey, J. L. </w:t>
        </w:r>
        <w:r w:rsidR="00924924" w:rsidRPr="00924924">
          <w:rPr>
            <w:i/>
            <w:iCs/>
            <w:noProof/>
            <w:lang w:val="en-US"/>
          </w:rPr>
          <w:t>et al.</w:t>
        </w:r>
        <w:r w:rsidR="00924924" w:rsidRPr="00924924">
          <w:rPr>
            <w:noProof/>
            <w:lang w:val="en-US"/>
          </w:rPr>
          <w:t xml:space="preserve"> Indoor and outdoor falls in older adults are different: the maintenance of balance, independent living, intellect, and zest in the elderly of Boston study. </w:t>
        </w:r>
        <w:r w:rsidR="00924924" w:rsidRPr="00924924">
          <w:rPr>
            <w:i/>
            <w:iCs/>
            <w:noProof/>
            <w:lang w:val="en-US"/>
          </w:rPr>
          <w:t>J. Am. Geriatr. Soc.</w:t>
        </w:r>
        <w:r w:rsidR="00924924" w:rsidRPr="00924924">
          <w:rPr>
            <w:noProof/>
            <w:lang w:val="en-US"/>
          </w:rPr>
          <w:t xml:space="preserve"> (2010). doi:10.1111/j.1532-5415.2010.03062.x</w:t>
        </w:r>
      </w:moveFrom>
    </w:p>
    <w:moveFromRangeEnd w:id="364"/>
    <w:p w14:paraId="79AB91B9" w14:textId="5BE11290" w:rsidR="00924924" w:rsidRPr="00924924" w:rsidRDefault="00924924" w:rsidP="00924924">
      <w:pPr>
        <w:widowControl w:val="0"/>
        <w:autoSpaceDE w:val="0"/>
        <w:autoSpaceDN w:val="0"/>
        <w:adjustRightInd w:val="0"/>
        <w:ind w:left="640" w:hanging="640"/>
        <w:rPr>
          <w:noProof/>
          <w:lang w:val="en-US"/>
        </w:rPr>
      </w:pPr>
      <w:r w:rsidRPr="00924924">
        <w:rPr>
          <w:noProof/>
          <w:lang w:val="en-US"/>
        </w:rPr>
        <w:t>16.</w:t>
      </w:r>
      <w:r w:rsidRPr="00924924">
        <w:rPr>
          <w:noProof/>
          <w:lang w:val="en-US"/>
        </w:rPr>
        <w:tab/>
        <w:t xml:space="preserve">Daanen, H. A. M., Van De Vliert, E. &amp; Huang, X. Driving performance in cold, warm, and thermoneutral environments. </w:t>
      </w:r>
      <w:r w:rsidRPr="00924924">
        <w:rPr>
          <w:i/>
          <w:iCs/>
          <w:noProof/>
          <w:lang w:val="en-US"/>
        </w:rPr>
        <w:t>Appl. Ergon.</w:t>
      </w:r>
      <w:r w:rsidRPr="00924924">
        <w:rPr>
          <w:noProof/>
          <w:lang w:val="en-US"/>
        </w:rPr>
        <w:t xml:space="preserve"> (2003). doi:10.1016/S0003-6870(03)00055-3</w:t>
      </w:r>
    </w:p>
    <w:p w14:paraId="46025FE4"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17.</w:t>
      </w:r>
      <w:r w:rsidRPr="00924924">
        <w:rPr>
          <w:noProof/>
          <w:lang w:val="en-US"/>
        </w:rPr>
        <w:tab/>
        <w:t xml:space="preserve">Zlatoper, T. J. Determinants of motor vehicle deaths in the United States: a cross-sectional analysis. </w:t>
      </w:r>
      <w:r w:rsidRPr="00924924">
        <w:rPr>
          <w:i/>
          <w:iCs/>
          <w:noProof/>
          <w:lang w:val="en-US"/>
        </w:rPr>
        <w:t>Accid. Anal. Prev.</w:t>
      </w:r>
      <w:r w:rsidRPr="00924924">
        <w:rPr>
          <w:noProof/>
          <w:lang w:val="en-US"/>
        </w:rPr>
        <w:t xml:space="preserve"> (1991). doi:10.1016/0001-4575(91)90062-A</w:t>
      </w:r>
    </w:p>
    <w:p w14:paraId="64258711"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18.</w:t>
      </w:r>
      <w:r w:rsidRPr="00924924">
        <w:rPr>
          <w:noProof/>
          <w:lang w:val="en-US"/>
        </w:rPr>
        <w:tab/>
        <w:t xml:space="preserve">Mackie, R. R. &amp; Hanlon, J. F. . O. A study of the combined effects of extented driving and heat stress on driver arousal and performance. in </w:t>
      </w:r>
      <w:r w:rsidRPr="00924924">
        <w:rPr>
          <w:i/>
          <w:iCs/>
          <w:noProof/>
          <w:lang w:val="en-US"/>
        </w:rPr>
        <w:t>Symposium on relationships among theory, physiological correlates, and operational performance</w:t>
      </w:r>
      <w:r w:rsidRPr="00924924">
        <w:rPr>
          <w:noProof/>
          <w:lang w:val="en-US"/>
        </w:rPr>
        <w:t xml:space="preserve"> (1976). doi:10.1007/978-1-4684-2529-1_25</w:t>
      </w:r>
    </w:p>
    <w:p w14:paraId="0EBB7DD5"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19.</w:t>
      </w:r>
      <w:r w:rsidRPr="00924924">
        <w:rPr>
          <w:noProof/>
          <w:lang w:val="en-US"/>
        </w:rPr>
        <w:tab/>
        <w:t xml:space="preserve">Wyon, D. P., Wyon, I. &amp; Norin, F. Effects of moderate heat stress on driver vigilance </w:t>
      </w:r>
      <w:r w:rsidRPr="00924924">
        <w:rPr>
          <w:noProof/>
          <w:lang w:val="en-US"/>
        </w:rPr>
        <w:lastRenderedPageBreak/>
        <w:t xml:space="preserve">in a moving vehicle. </w:t>
      </w:r>
      <w:r w:rsidRPr="00924924">
        <w:rPr>
          <w:i/>
          <w:iCs/>
          <w:noProof/>
          <w:lang w:val="en-US"/>
        </w:rPr>
        <w:t>Ergonomics</w:t>
      </w:r>
      <w:r w:rsidRPr="00924924">
        <w:rPr>
          <w:noProof/>
          <w:lang w:val="en-US"/>
        </w:rPr>
        <w:t xml:space="preserve"> (1996). doi:10.1080/00140139608964434</w:t>
      </w:r>
    </w:p>
    <w:p w14:paraId="49D70203" w14:textId="77777777" w:rsidR="00924924" w:rsidRPr="00924924" w:rsidRDefault="00924924" w:rsidP="00924924">
      <w:pPr>
        <w:widowControl w:val="0"/>
        <w:autoSpaceDE w:val="0"/>
        <w:autoSpaceDN w:val="0"/>
        <w:adjustRightInd w:val="0"/>
        <w:ind w:left="640" w:hanging="640"/>
        <w:rPr>
          <w:ins w:id="366" w:author="Robbie Parks" w:date="2019-10-03T00:09:00Z"/>
          <w:noProof/>
          <w:lang w:val="en-US"/>
        </w:rPr>
      </w:pPr>
      <w:r w:rsidRPr="00924924">
        <w:rPr>
          <w:noProof/>
          <w:lang w:val="en-US"/>
        </w:rPr>
        <w:t>20.</w:t>
      </w:r>
      <w:r w:rsidRPr="00924924">
        <w:rPr>
          <w:noProof/>
          <w:lang w:val="en-US"/>
        </w:rPr>
        <w:tab/>
      </w:r>
      <w:ins w:id="367" w:author="Robbie Parks" w:date="2019-10-03T00:09:00Z">
        <w:r w:rsidRPr="00924924">
          <w:rPr>
            <w:noProof/>
            <w:lang w:val="en-US"/>
          </w:rPr>
          <w:t xml:space="preserve">Robertson, L. S. Reversal of the road death trend in the U.S. in 2015–2016: An examination of the climate and economic hypotheses. </w:t>
        </w:r>
        <w:r w:rsidRPr="00924924">
          <w:rPr>
            <w:i/>
            <w:iCs/>
            <w:noProof/>
            <w:lang w:val="en-US"/>
          </w:rPr>
          <w:t>J. Transp. Heal.</w:t>
        </w:r>
        <w:r w:rsidRPr="00924924">
          <w:rPr>
            <w:noProof/>
            <w:lang w:val="en-US"/>
          </w:rPr>
          <w:t xml:space="preserve"> (2018). doi:10.1016/j.jth.2018.04.005</w:t>
        </w:r>
      </w:ins>
    </w:p>
    <w:p w14:paraId="5874F851" w14:textId="77777777" w:rsidR="00924924" w:rsidRPr="00924924" w:rsidRDefault="00924924" w:rsidP="00924924">
      <w:pPr>
        <w:widowControl w:val="0"/>
        <w:autoSpaceDE w:val="0"/>
        <w:autoSpaceDN w:val="0"/>
        <w:adjustRightInd w:val="0"/>
        <w:ind w:left="640" w:hanging="640"/>
        <w:rPr>
          <w:ins w:id="368" w:author="Robbie Parks" w:date="2019-10-03T00:09:00Z"/>
          <w:noProof/>
          <w:lang w:val="en-US"/>
        </w:rPr>
      </w:pPr>
      <w:ins w:id="369" w:author="Robbie Parks" w:date="2019-10-03T00:09:00Z">
        <w:r w:rsidRPr="00924924">
          <w:rPr>
            <w:noProof/>
            <w:lang w:val="en-US"/>
          </w:rPr>
          <w:t>21.</w:t>
        </w:r>
        <w:r w:rsidRPr="00924924">
          <w:rPr>
            <w:noProof/>
            <w:lang w:val="en-US"/>
          </w:rPr>
          <w:tab/>
          <w:t xml:space="preserve">Robertson, L. Climate change, weather and road deaths. </w:t>
        </w:r>
        <w:r w:rsidRPr="00924924">
          <w:rPr>
            <w:i/>
            <w:iCs/>
            <w:noProof/>
            <w:lang w:val="en-US"/>
          </w:rPr>
          <w:t>Inj. Prev.</w:t>
        </w:r>
        <w:r w:rsidRPr="00924924">
          <w:rPr>
            <w:noProof/>
            <w:lang w:val="en-US"/>
          </w:rPr>
          <w:t xml:space="preserve"> (2018). doi:10.1136/injuryprev-2017-042419</w:t>
        </w:r>
      </w:ins>
    </w:p>
    <w:p w14:paraId="1A67235B" w14:textId="77777777" w:rsidR="00924924" w:rsidRPr="00924924" w:rsidRDefault="00924924" w:rsidP="00924924">
      <w:pPr>
        <w:widowControl w:val="0"/>
        <w:autoSpaceDE w:val="0"/>
        <w:autoSpaceDN w:val="0"/>
        <w:adjustRightInd w:val="0"/>
        <w:ind w:left="640" w:hanging="640"/>
        <w:rPr>
          <w:moveTo w:id="370" w:author="Robbie Parks" w:date="2019-10-03T00:09:00Z"/>
          <w:noProof/>
          <w:lang w:val="en-US"/>
        </w:rPr>
      </w:pPr>
      <w:ins w:id="371" w:author="Robbie Parks" w:date="2019-10-03T00:09:00Z">
        <w:r w:rsidRPr="00924924">
          <w:rPr>
            <w:noProof/>
            <w:lang w:val="en-US"/>
          </w:rPr>
          <w:t>22.</w:t>
        </w:r>
        <w:r w:rsidRPr="00924924">
          <w:rPr>
            <w:noProof/>
            <w:lang w:val="en-US"/>
          </w:rPr>
          <w:tab/>
        </w:r>
      </w:ins>
      <w:moveToRangeStart w:id="372" w:author="Robbie Parks" w:date="2019-10-03T00:09:00Z" w:name="move20953789"/>
      <w:moveTo w:id="373" w:author="Robbie Parks" w:date="2019-10-03T00:09:00Z">
        <w:r w:rsidRPr="00924924">
          <w:rPr>
            <w:noProof/>
            <w:lang w:val="en-US"/>
          </w:rPr>
          <w:t xml:space="preserve">Opinium. Brits drink more alcohol in warmer weather. </w:t>
        </w:r>
        <w:r w:rsidRPr="00924924">
          <w:rPr>
            <w:i/>
            <w:iCs/>
            <w:noProof/>
            <w:lang w:val="en-US"/>
          </w:rPr>
          <w:t>Opinium.co.uk</w:t>
        </w:r>
        <w:r w:rsidRPr="00924924">
          <w:rPr>
            <w:noProof/>
            <w:lang w:val="en-US"/>
          </w:rPr>
          <w:t xml:space="preserve"> (2018). Available at: https://www.opinium.co.uk/brits-drink-more-alcohol-in-warmer-weather/. (Accessed: 10th January 2019)</w:t>
        </w:r>
      </w:moveTo>
    </w:p>
    <w:moveToRangeEnd w:id="372"/>
    <w:p w14:paraId="01C40B11" w14:textId="77777777" w:rsidR="00924924" w:rsidRPr="00924924" w:rsidRDefault="00924924" w:rsidP="00924924">
      <w:pPr>
        <w:widowControl w:val="0"/>
        <w:autoSpaceDE w:val="0"/>
        <w:autoSpaceDN w:val="0"/>
        <w:adjustRightInd w:val="0"/>
        <w:ind w:left="640" w:hanging="640"/>
        <w:rPr>
          <w:moveTo w:id="374" w:author="Robbie Parks" w:date="2019-10-03T00:09:00Z"/>
          <w:noProof/>
          <w:lang w:val="en-US"/>
        </w:rPr>
      </w:pPr>
      <w:ins w:id="375" w:author="Robbie Parks" w:date="2019-10-03T00:09:00Z">
        <w:r w:rsidRPr="00924924">
          <w:rPr>
            <w:noProof/>
            <w:lang w:val="en-US"/>
          </w:rPr>
          <w:t>23.</w:t>
        </w:r>
      </w:ins>
      <w:moveToRangeStart w:id="376" w:author="Robbie Parks" w:date="2019-10-03T00:09:00Z" w:name="move20953790"/>
      <w:moveTo w:id="377" w:author="Robbie Parks" w:date="2019-10-03T00:09:00Z">
        <w:r w:rsidRPr="00924924">
          <w:rPr>
            <w:noProof/>
            <w:lang w:val="en-US"/>
          </w:rPr>
          <w:tab/>
          <w:t xml:space="preserve">Anderson, C. A. Temperature and aggression: ubiquitous effects of heat on occurrence of human violence. </w:t>
        </w:r>
        <w:r w:rsidRPr="00924924">
          <w:rPr>
            <w:i/>
            <w:iCs/>
            <w:noProof/>
            <w:lang w:val="en-US"/>
          </w:rPr>
          <w:t>Psychol. Bull.</w:t>
        </w:r>
        <w:r w:rsidRPr="00924924">
          <w:rPr>
            <w:noProof/>
            <w:lang w:val="en-US"/>
          </w:rPr>
          <w:t xml:space="preserve"> (1989). doi:10.1037/0033-2909.106.1.74</w:t>
        </w:r>
      </w:moveTo>
    </w:p>
    <w:moveToRangeEnd w:id="376"/>
    <w:p w14:paraId="58E936B5" w14:textId="77777777" w:rsidR="00924924" w:rsidRPr="00924924" w:rsidRDefault="00924924" w:rsidP="00924924">
      <w:pPr>
        <w:widowControl w:val="0"/>
        <w:autoSpaceDE w:val="0"/>
        <w:autoSpaceDN w:val="0"/>
        <w:adjustRightInd w:val="0"/>
        <w:ind w:left="640" w:hanging="640"/>
        <w:rPr>
          <w:moveTo w:id="378" w:author="Robbie Parks" w:date="2019-10-03T00:09:00Z"/>
          <w:noProof/>
          <w:lang w:val="en-US"/>
        </w:rPr>
      </w:pPr>
      <w:ins w:id="379" w:author="Robbie Parks" w:date="2019-10-03T00:09:00Z">
        <w:r w:rsidRPr="00924924">
          <w:rPr>
            <w:noProof/>
            <w:lang w:val="en-US"/>
          </w:rPr>
          <w:t>24.</w:t>
        </w:r>
      </w:ins>
      <w:moveToRangeStart w:id="380" w:author="Robbie Parks" w:date="2019-10-03T00:09:00Z" w:name="move20953791"/>
      <w:moveTo w:id="381" w:author="Robbie Parks" w:date="2019-10-03T00:09:00Z">
        <w:r w:rsidRPr="00924924">
          <w:rPr>
            <w:noProof/>
            <w:lang w:val="en-US"/>
          </w:rPr>
          <w:tab/>
          <w:t xml:space="preserve">Baron, R. A. &amp; Bell, P. A. Aggression and heat: the influence of ambient temperature, negative affect, and a cooling drink on physical aggression. </w:t>
        </w:r>
        <w:r w:rsidRPr="00924924">
          <w:rPr>
            <w:i/>
            <w:iCs/>
            <w:noProof/>
            <w:lang w:val="en-US"/>
          </w:rPr>
          <w:t>J. Pers. Soc. Psychol.</w:t>
        </w:r>
        <w:r w:rsidRPr="00924924">
          <w:rPr>
            <w:noProof/>
            <w:lang w:val="en-US"/>
          </w:rPr>
          <w:t xml:space="preserve"> (1976). doi:10.1037/0022-3514.33.3.245</w:t>
        </w:r>
      </w:moveTo>
    </w:p>
    <w:moveToRangeEnd w:id="380"/>
    <w:p w14:paraId="05E4AC0E" w14:textId="77777777" w:rsidR="00924924" w:rsidRPr="00924924" w:rsidRDefault="00924924" w:rsidP="00924924">
      <w:pPr>
        <w:widowControl w:val="0"/>
        <w:autoSpaceDE w:val="0"/>
        <w:autoSpaceDN w:val="0"/>
        <w:adjustRightInd w:val="0"/>
        <w:ind w:left="640" w:hanging="640"/>
        <w:rPr>
          <w:ins w:id="382" w:author="Robbie Parks" w:date="2019-10-03T00:09:00Z"/>
          <w:noProof/>
          <w:lang w:val="en-US"/>
        </w:rPr>
      </w:pPr>
      <w:ins w:id="383" w:author="Robbie Parks" w:date="2019-10-03T00:09:00Z">
        <w:r w:rsidRPr="00924924">
          <w:rPr>
            <w:noProof/>
            <w:lang w:val="en-US"/>
          </w:rPr>
          <w:t>25.</w:t>
        </w:r>
        <w:r w:rsidRPr="00924924">
          <w:rPr>
            <w:noProof/>
            <w:lang w:val="en-US"/>
          </w:rPr>
          <w:tab/>
          <w:t xml:space="preserve">Talaei, A., Hedjazi, A., Rezaei Ardani, A., Fayyazi Bordbar, M. R. &amp; Talaei, A. The relationship between meteorological conditions and homicide, suicide, rage, and psychiatric hospitalization. </w:t>
        </w:r>
        <w:r w:rsidRPr="00924924">
          <w:rPr>
            <w:i/>
            <w:iCs/>
            <w:noProof/>
            <w:lang w:val="en-US"/>
          </w:rPr>
          <w:t>J. Forensic Sci.</w:t>
        </w:r>
        <w:r w:rsidRPr="00924924">
          <w:rPr>
            <w:noProof/>
            <w:lang w:val="en-US"/>
          </w:rPr>
          <w:t xml:space="preserve"> (2014). doi:10.1111/1556-4029.12471</w:t>
        </w:r>
      </w:ins>
    </w:p>
    <w:p w14:paraId="30A94797" w14:textId="77777777" w:rsidR="00924924" w:rsidRPr="00924924" w:rsidRDefault="00924924" w:rsidP="00924924">
      <w:pPr>
        <w:widowControl w:val="0"/>
        <w:autoSpaceDE w:val="0"/>
        <w:autoSpaceDN w:val="0"/>
        <w:adjustRightInd w:val="0"/>
        <w:ind w:left="640" w:hanging="640"/>
        <w:rPr>
          <w:ins w:id="384" w:author="Robbie Parks" w:date="2019-10-03T00:09:00Z"/>
          <w:noProof/>
          <w:lang w:val="en-US"/>
        </w:rPr>
      </w:pPr>
      <w:ins w:id="385" w:author="Robbie Parks" w:date="2019-10-03T00:09:00Z">
        <w:r w:rsidRPr="00924924">
          <w:rPr>
            <w:noProof/>
            <w:lang w:val="en-US"/>
          </w:rPr>
          <w:t>26.</w:t>
        </w:r>
        <w:r w:rsidRPr="00924924">
          <w:rPr>
            <w:noProof/>
            <w:lang w:val="en-US"/>
          </w:rPr>
          <w:tab/>
          <w:t xml:space="preserve">Xu, J. Unintentional drowning deaths in the United States, 1999-2010. </w:t>
        </w:r>
        <w:r w:rsidRPr="00924924">
          <w:rPr>
            <w:i/>
            <w:iCs/>
            <w:noProof/>
            <w:lang w:val="en-US"/>
          </w:rPr>
          <w:t>NCHS Data Brief</w:t>
        </w:r>
        <w:r w:rsidRPr="00924924">
          <w:rPr>
            <w:noProof/>
            <w:lang w:val="en-US"/>
          </w:rPr>
          <w:t xml:space="preserve"> (2014).</w:t>
        </w:r>
      </w:ins>
    </w:p>
    <w:p w14:paraId="692C2FAA" w14:textId="77777777" w:rsidR="00924924" w:rsidRPr="00924924" w:rsidRDefault="00924924" w:rsidP="00924924">
      <w:pPr>
        <w:widowControl w:val="0"/>
        <w:autoSpaceDE w:val="0"/>
        <w:autoSpaceDN w:val="0"/>
        <w:adjustRightInd w:val="0"/>
        <w:ind w:left="640" w:hanging="640"/>
        <w:rPr>
          <w:moveTo w:id="386" w:author="Robbie Parks" w:date="2019-10-03T00:09:00Z"/>
          <w:noProof/>
          <w:lang w:val="en-US"/>
        </w:rPr>
      </w:pPr>
      <w:ins w:id="387" w:author="Robbie Parks" w:date="2019-10-03T00:09:00Z">
        <w:r w:rsidRPr="00924924">
          <w:rPr>
            <w:noProof/>
            <w:lang w:val="en-US"/>
          </w:rPr>
          <w:t>27.</w:t>
        </w:r>
      </w:ins>
      <w:moveToRangeStart w:id="388" w:author="Robbie Parks" w:date="2019-10-03T00:09:00Z" w:name="move20953786"/>
      <w:moveTo w:id="389" w:author="Robbie Parks" w:date="2019-10-03T00:09:00Z">
        <w:r w:rsidRPr="00924924">
          <w:rPr>
            <w:noProof/>
            <w:lang w:val="en-US"/>
          </w:rPr>
          <w:tab/>
          <w:t xml:space="preserve">Ambrose, A. F., Paul, G. &amp; Hausdorff, J. M. Risk factors for falls among older adults: a review of the literature. </w:t>
        </w:r>
        <w:r w:rsidRPr="00924924">
          <w:rPr>
            <w:i/>
            <w:iCs/>
            <w:noProof/>
            <w:lang w:val="en-US"/>
          </w:rPr>
          <w:t>Maturitas</w:t>
        </w:r>
        <w:r w:rsidRPr="00924924">
          <w:rPr>
            <w:noProof/>
            <w:lang w:val="en-US"/>
          </w:rPr>
          <w:t xml:space="preserve"> (2013). doi:10.1016/j.maturitas.2013.02.009</w:t>
        </w:r>
      </w:moveTo>
    </w:p>
    <w:moveToRangeEnd w:id="388"/>
    <w:p w14:paraId="5F2D755B" w14:textId="77777777" w:rsidR="00924924" w:rsidRPr="00924924" w:rsidRDefault="00924924" w:rsidP="00924924">
      <w:pPr>
        <w:widowControl w:val="0"/>
        <w:autoSpaceDE w:val="0"/>
        <w:autoSpaceDN w:val="0"/>
        <w:adjustRightInd w:val="0"/>
        <w:ind w:left="640" w:hanging="640"/>
        <w:rPr>
          <w:moveTo w:id="390" w:author="Robbie Parks" w:date="2019-10-03T00:09:00Z"/>
          <w:noProof/>
          <w:lang w:val="en-US"/>
        </w:rPr>
      </w:pPr>
      <w:ins w:id="391" w:author="Robbie Parks" w:date="2019-10-03T00:09:00Z">
        <w:r w:rsidRPr="00924924">
          <w:rPr>
            <w:noProof/>
            <w:lang w:val="en-US"/>
          </w:rPr>
          <w:t>28.</w:t>
        </w:r>
      </w:ins>
      <w:moveToRangeStart w:id="392" w:author="Robbie Parks" w:date="2019-10-03T00:09:00Z" w:name="move20953787"/>
      <w:moveTo w:id="393" w:author="Robbie Parks" w:date="2019-10-03T00:09:00Z">
        <w:r w:rsidRPr="00924924">
          <w:rPr>
            <w:noProof/>
            <w:lang w:val="en-US"/>
          </w:rPr>
          <w:tab/>
          <w:t xml:space="preserve">Bobb, J. F. </w:t>
        </w:r>
        <w:r w:rsidRPr="00924924">
          <w:rPr>
            <w:i/>
            <w:iCs/>
            <w:noProof/>
            <w:lang w:val="en-US"/>
          </w:rPr>
          <w:t>et al.</w:t>
        </w:r>
        <w:r w:rsidRPr="00924924">
          <w:rPr>
            <w:noProof/>
            <w:lang w:val="en-US"/>
          </w:rPr>
          <w:t xml:space="preserve"> Time-course of cause-specific hospital admissions during snowstorms: an analysis of electronic medical records from major hospitals in Boston, Massachusetts. </w:t>
        </w:r>
        <w:r w:rsidRPr="00924924">
          <w:rPr>
            <w:i/>
            <w:iCs/>
            <w:noProof/>
            <w:lang w:val="en-US"/>
          </w:rPr>
          <w:t>Am. J. Epidemiol.</w:t>
        </w:r>
        <w:r w:rsidRPr="00924924">
          <w:rPr>
            <w:noProof/>
            <w:lang w:val="en-US"/>
          </w:rPr>
          <w:t xml:space="preserve"> </w:t>
        </w:r>
        <w:r w:rsidRPr="00924924">
          <w:rPr>
            <w:b/>
            <w:bCs/>
            <w:noProof/>
            <w:lang w:val="en-US"/>
          </w:rPr>
          <w:t>185</w:t>
        </w:r>
        <w:r w:rsidRPr="00924924">
          <w:rPr>
            <w:noProof/>
            <w:lang w:val="en-US"/>
          </w:rPr>
          <w:t>, 283–294 (2017).</w:t>
        </w:r>
      </w:moveTo>
    </w:p>
    <w:moveToRangeEnd w:id="392"/>
    <w:p w14:paraId="6DFC13C6" w14:textId="77777777" w:rsidR="00924924" w:rsidRPr="00924924" w:rsidRDefault="00924924" w:rsidP="00924924">
      <w:pPr>
        <w:widowControl w:val="0"/>
        <w:autoSpaceDE w:val="0"/>
        <w:autoSpaceDN w:val="0"/>
        <w:adjustRightInd w:val="0"/>
        <w:ind w:left="640" w:hanging="640"/>
        <w:rPr>
          <w:moveTo w:id="394" w:author="Robbie Parks" w:date="2019-10-03T00:09:00Z"/>
          <w:noProof/>
          <w:lang w:val="en-US"/>
        </w:rPr>
      </w:pPr>
      <w:ins w:id="395" w:author="Robbie Parks" w:date="2019-10-03T00:09:00Z">
        <w:r w:rsidRPr="00924924">
          <w:rPr>
            <w:noProof/>
            <w:lang w:val="en-US"/>
          </w:rPr>
          <w:t>29.</w:t>
        </w:r>
      </w:ins>
      <w:moveToRangeStart w:id="396" w:author="Robbie Parks" w:date="2019-10-03T00:09:00Z" w:name="move20953788"/>
      <w:moveTo w:id="397" w:author="Robbie Parks" w:date="2019-10-03T00:09:00Z">
        <w:r w:rsidRPr="00924924">
          <w:rPr>
            <w:noProof/>
            <w:lang w:val="en-US"/>
          </w:rPr>
          <w:tab/>
          <w:t xml:space="preserve">Kelsey, J. L. </w:t>
        </w:r>
        <w:r w:rsidRPr="00924924">
          <w:rPr>
            <w:i/>
            <w:iCs/>
            <w:noProof/>
            <w:lang w:val="en-US"/>
          </w:rPr>
          <w:t>et al.</w:t>
        </w:r>
        <w:r w:rsidRPr="00924924">
          <w:rPr>
            <w:noProof/>
            <w:lang w:val="en-US"/>
          </w:rPr>
          <w:t xml:space="preserve"> Indoor and outdoor falls in older adults are different: the maintenance of balance, independent living, intellect, and zest in the elderly of Boston study. </w:t>
        </w:r>
        <w:r w:rsidRPr="00924924">
          <w:rPr>
            <w:i/>
            <w:iCs/>
            <w:noProof/>
            <w:lang w:val="en-US"/>
          </w:rPr>
          <w:t>J. Am. Geriatr. Soc.</w:t>
        </w:r>
        <w:r w:rsidRPr="00924924">
          <w:rPr>
            <w:noProof/>
            <w:lang w:val="en-US"/>
          </w:rPr>
          <w:t xml:space="preserve"> (2010). doi:10.1111/j.1532-5415.2010.03062.x</w:t>
        </w:r>
      </w:moveTo>
    </w:p>
    <w:p w14:paraId="51E65F70" w14:textId="77777777" w:rsidR="00924924" w:rsidRPr="00924924" w:rsidRDefault="00924924" w:rsidP="00924924">
      <w:pPr>
        <w:widowControl w:val="0"/>
        <w:autoSpaceDE w:val="0"/>
        <w:autoSpaceDN w:val="0"/>
        <w:adjustRightInd w:val="0"/>
        <w:ind w:left="640" w:hanging="640"/>
        <w:rPr>
          <w:moveFrom w:id="398" w:author="Robbie Parks" w:date="2019-10-03T00:09:00Z"/>
          <w:noProof/>
          <w:lang w:val="en-US"/>
        </w:rPr>
      </w:pPr>
      <w:moveFromRangeStart w:id="399" w:author="Robbie Parks" w:date="2019-10-03T00:09:00Z" w:name="move20953789"/>
      <w:moveToRangeEnd w:id="396"/>
      <w:moveFrom w:id="400" w:author="Robbie Parks" w:date="2019-10-03T00:09:00Z">
        <w:r w:rsidRPr="00924924">
          <w:rPr>
            <w:noProof/>
            <w:lang w:val="en-US"/>
          </w:rPr>
          <w:t xml:space="preserve">Opinium. Brits drink more alcohol in warmer weather. </w:t>
        </w:r>
        <w:r w:rsidRPr="00924924">
          <w:rPr>
            <w:i/>
            <w:iCs/>
            <w:noProof/>
            <w:lang w:val="en-US"/>
          </w:rPr>
          <w:t>Opinium.co.uk</w:t>
        </w:r>
        <w:r w:rsidRPr="00924924">
          <w:rPr>
            <w:noProof/>
            <w:lang w:val="en-US"/>
          </w:rPr>
          <w:t xml:space="preserve"> (2018). Available at: https://www.opinium.co.uk/brits-drink-more-alcohol-in-warmer-weather/. (Accessed: 10th January 2019)</w:t>
        </w:r>
      </w:moveFrom>
    </w:p>
    <w:moveFromRangeEnd w:id="399"/>
    <w:p w14:paraId="7A8F8C76" w14:textId="0DE8356A" w:rsidR="00924924" w:rsidRPr="00924924" w:rsidRDefault="00EF4FC9" w:rsidP="00924924">
      <w:pPr>
        <w:widowControl w:val="0"/>
        <w:autoSpaceDE w:val="0"/>
        <w:autoSpaceDN w:val="0"/>
        <w:adjustRightInd w:val="0"/>
        <w:ind w:left="640" w:hanging="640"/>
        <w:rPr>
          <w:noProof/>
          <w:lang w:val="en-US"/>
        </w:rPr>
      </w:pPr>
      <w:del w:id="401" w:author="Robbie Parks" w:date="2019-10-03T00:09:00Z">
        <w:r w:rsidRPr="00EF4FC9">
          <w:rPr>
            <w:noProof/>
            <w:lang w:val="en-US"/>
          </w:rPr>
          <w:delText>21</w:delText>
        </w:r>
      </w:del>
      <w:ins w:id="402" w:author="Robbie Parks" w:date="2019-10-03T00:09:00Z">
        <w:r w:rsidR="00924924" w:rsidRPr="00924924">
          <w:rPr>
            <w:noProof/>
            <w:lang w:val="en-US"/>
          </w:rPr>
          <w:t>30</w:t>
        </w:r>
      </w:ins>
      <w:r w:rsidR="00924924" w:rsidRPr="00924924">
        <w:rPr>
          <w:noProof/>
          <w:lang w:val="en-US"/>
        </w:rPr>
        <w:t>.</w:t>
      </w:r>
      <w:r w:rsidR="00924924" w:rsidRPr="00924924">
        <w:rPr>
          <w:noProof/>
          <w:lang w:val="en-US"/>
        </w:rPr>
        <w:tab/>
        <w:t xml:space="preserve">Voas, R. B., Torres, P., Romano, E. &amp; Lacey, J. H. Alcohol-related risk of driver fatalities: an update using 2007 data. </w:t>
      </w:r>
      <w:r w:rsidR="00924924" w:rsidRPr="00924924">
        <w:rPr>
          <w:i/>
          <w:iCs/>
          <w:noProof/>
          <w:lang w:val="en-US"/>
        </w:rPr>
        <w:t>J. Stud. Alcohol Drugs</w:t>
      </w:r>
      <w:r w:rsidR="00924924" w:rsidRPr="00924924">
        <w:rPr>
          <w:noProof/>
          <w:lang w:val="en-US"/>
        </w:rPr>
        <w:t xml:space="preserve"> (2012). doi:10.15288/jsad.2012.73.341</w:t>
      </w:r>
    </w:p>
    <w:p w14:paraId="19D75FB1" w14:textId="77777777" w:rsidR="00924924" w:rsidRPr="00924924" w:rsidRDefault="00EF4FC9" w:rsidP="00924924">
      <w:pPr>
        <w:widowControl w:val="0"/>
        <w:autoSpaceDE w:val="0"/>
        <w:autoSpaceDN w:val="0"/>
        <w:adjustRightInd w:val="0"/>
        <w:ind w:left="640" w:hanging="640"/>
        <w:rPr>
          <w:moveFrom w:id="403" w:author="Robbie Parks" w:date="2019-10-03T00:09:00Z"/>
          <w:noProof/>
          <w:lang w:val="en-US"/>
        </w:rPr>
      </w:pPr>
      <w:del w:id="404" w:author="Robbie Parks" w:date="2019-10-03T00:09:00Z">
        <w:r w:rsidRPr="00EF4FC9">
          <w:rPr>
            <w:noProof/>
            <w:lang w:val="en-US"/>
          </w:rPr>
          <w:delText>22</w:delText>
        </w:r>
      </w:del>
      <w:ins w:id="405" w:author="Robbie Parks" w:date="2019-10-03T00:09:00Z">
        <w:r w:rsidR="00924924" w:rsidRPr="00924924">
          <w:rPr>
            <w:noProof/>
            <w:lang w:val="en-US"/>
          </w:rPr>
          <w:t>31</w:t>
        </w:r>
      </w:ins>
      <w:moveFromRangeStart w:id="406" w:author="Robbie Parks" w:date="2019-10-03T00:09:00Z" w:name="move20953782"/>
      <w:moveFrom w:id="407" w:author="Robbie Parks" w:date="2019-10-03T00:09:00Z">
        <w:r w:rsidR="00924924" w:rsidRPr="00924924">
          <w:rPr>
            <w:noProof/>
            <w:lang w:val="en-US"/>
          </w:rPr>
          <w:t>.</w:t>
        </w:r>
        <w:r w:rsidR="00924924" w:rsidRPr="00924924">
          <w:rPr>
            <w:noProof/>
            <w:lang w:val="en-US"/>
          </w:rPr>
          <w:tab/>
          <w:t xml:space="preserve">Datla, S., Sahu, P., Roh, H.-J. &amp; Sharma, S. A comprehensive analysis of the association of highway traffic with winter weather conditions. </w:t>
        </w:r>
        <w:r w:rsidR="00924924" w:rsidRPr="00924924">
          <w:rPr>
            <w:i/>
            <w:iCs/>
            <w:noProof/>
            <w:lang w:val="en-US"/>
          </w:rPr>
          <w:t>Procedia - Soc. Behav. Sci.</w:t>
        </w:r>
        <w:r w:rsidR="00924924" w:rsidRPr="00924924">
          <w:rPr>
            <w:noProof/>
            <w:lang w:val="en-US"/>
          </w:rPr>
          <w:t xml:space="preserve"> (2013). doi:10.1016/j.sbspro.2013.11.143</w:t>
        </w:r>
      </w:moveFrom>
    </w:p>
    <w:moveFromRangeEnd w:id="406"/>
    <w:p w14:paraId="7B869D23" w14:textId="77777777" w:rsidR="00924924" w:rsidRPr="00924924" w:rsidRDefault="00EF4FC9" w:rsidP="00924924">
      <w:pPr>
        <w:widowControl w:val="0"/>
        <w:autoSpaceDE w:val="0"/>
        <w:autoSpaceDN w:val="0"/>
        <w:adjustRightInd w:val="0"/>
        <w:ind w:left="640" w:hanging="640"/>
        <w:rPr>
          <w:moveFrom w:id="408" w:author="Robbie Parks" w:date="2019-10-03T00:09:00Z"/>
          <w:noProof/>
          <w:lang w:val="en-US"/>
        </w:rPr>
      </w:pPr>
      <w:del w:id="409" w:author="Robbie Parks" w:date="2019-10-03T00:09:00Z">
        <w:r w:rsidRPr="00EF4FC9">
          <w:rPr>
            <w:noProof/>
            <w:lang w:val="en-US"/>
          </w:rPr>
          <w:delText>23</w:delText>
        </w:r>
      </w:del>
      <w:moveFromRangeStart w:id="410" w:author="Robbie Parks" w:date="2019-10-03T00:09:00Z" w:name="move20953783"/>
      <w:moveFrom w:id="411" w:author="Robbie Parks" w:date="2019-10-03T00:09:00Z">
        <w:r w:rsidR="00924924" w:rsidRPr="00924924">
          <w:rPr>
            <w:noProof/>
            <w:lang w:val="en-US"/>
          </w:rPr>
          <w:t>.</w:t>
        </w:r>
        <w:r w:rsidR="00924924" w:rsidRPr="00924924">
          <w:rPr>
            <w:noProof/>
            <w:lang w:val="en-US"/>
          </w:rPr>
          <w:tab/>
          <w:t xml:space="preserve">Roh, H.-J., Sahu, P. K., Sharma, S., Datla, S. &amp; Mehran, B. Statistical investigations of snowfall and temperature interaction with passenger car and truck traffic on primary highways in Canada. </w:t>
        </w:r>
        <w:r w:rsidR="00924924" w:rsidRPr="00924924">
          <w:rPr>
            <w:i/>
            <w:iCs/>
            <w:noProof/>
            <w:lang w:val="en-US"/>
          </w:rPr>
          <w:t>J. Cold Reg. Eng.</w:t>
        </w:r>
        <w:r w:rsidR="00924924" w:rsidRPr="00924924">
          <w:rPr>
            <w:noProof/>
            <w:lang w:val="en-US"/>
          </w:rPr>
          <w:t xml:space="preserve"> (2016). doi:10.1061/(ASCE)CR.1943-5495.0000099</w:t>
        </w:r>
      </w:moveFrom>
    </w:p>
    <w:moveFromRangeEnd w:id="410"/>
    <w:p w14:paraId="2651631F" w14:textId="77777777" w:rsidR="00924924" w:rsidRPr="00924924" w:rsidRDefault="00EF4FC9" w:rsidP="00924924">
      <w:pPr>
        <w:widowControl w:val="0"/>
        <w:autoSpaceDE w:val="0"/>
        <w:autoSpaceDN w:val="0"/>
        <w:adjustRightInd w:val="0"/>
        <w:ind w:left="640" w:hanging="640"/>
        <w:rPr>
          <w:moveFrom w:id="412" w:author="Robbie Parks" w:date="2019-10-03T00:09:00Z"/>
          <w:noProof/>
          <w:lang w:val="en-US"/>
        </w:rPr>
      </w:pPr>
      <w:del w:id="413" w:author="Robbie Parks" w:date="2019-10-03T00:09:00Z">
        <w:r w:rsidRPr="00EF4FC9">
          <w:rPr>
            <w:noProof/>
            <w:lang w:val="en-US"/>
          </w:rPr>
          <w:delText>24</w:delText>
        </w:r>
      </w:del>
      <w:moveFromRangeStart w:id="414" w:author="Robbie Parks" w:date="2019-10-03T00:09:00Z" w:name="move20953784"/>
      <w:moveFrom w:id="415" w:author="Robbie Parks" w:date="2019-10-03T00:09:00Z">
        <w:r w:rsidR="00924924" w:rsidRPr="00924924">
          <w:rPr>
            <w:noProof/>
            <w:lang w:val="en-US"/>
          </w:rPr>
          <w:t>.</w:t>
        </w:r>
        <w:r w:rsidR="00924924" w:rsidRPr="00924924">
          <w:rPr>
            <w:noProof/>
            <w:lang w:val="en-US"/>
          </w:rPr>
          <w:tab/>
          <w:t xml:space="preserve">Roh, H.-J., Datla, S. &amp; Sharma, S. Effect of snow, temperature and their interaction on highway truck traffic. </w:t>
        </w:r>
        <w:r w:rsidR="00924924" w:rsidRPr="00924924">
          <w:rPr>
            <w:i/>
            <w:iCs/>
            <w:noProof/>
            <w:lang w:val="en-US"/>
          </w:rPr>
          <w:t>J. Transp. Techn.</w:t>
        </w:r>
        <w:r w:rsidR="00924924" w:rsidRPr="00924924">
          <w:rPr>
            <w:noProof/>
            <w:lang w:val="en-US"/>
          </w:rPr>
          <w:t xml:space="preserve"> (2013). doi:10.4236/jtts.2013.31003</w:t>
        </w:r>
      </w:moveFrom>
    </w:p>
    <w:moveFromRangeEnd w:id="414"/>
    <w:p w14:paraId="10272D6F" w14:textId="77777777" w:rsidR="00924924" w:rsidRPr="00924924" w:rsidRDefault="00EF4FC9" w:rsidP="00924924">
      <w:pPr>
        <w:widowControl w:val="0"/>
        <w:autoSpaceDE w:val="0"/>
        <w:autoSpaceDN w:val="0"/>
        <w:adjustRightInd w:val="0"/>
        <w:ind w:left="640" w:hanging="640"/>
        <w:rPr>
          <w:moveFrom w:id="416" w:author="Robbie Parks" w:date="2019-10-03T00:09:00Z"/>
          <w:noProof/>
          <w:lang w:val="en-US"/>
        </w:rPr>
      </w:pPr>
      <w:del w:id="417" w:author="Robbie Parks" w:date="2019-10-03T00:09:00Z">
        <w:r w:rsidRPr="00EF4FC9">
          <w:rPr>
            <w:noProof/>
            <w:lang w:val="en-US"/>
          </w:rPr>
          <w:delText>25</w:delText>
        </w:r>
      </w:del>
      <w:moveFromRangeStart w:id="418" w:author="Robbie Parks" w:date="2019-10-03T00:09:00Z" w:name="move20953785"/>
      <w:moveFrom w:id="419" w:author="Robbie Parks" w:date="2019-10-03T00:09:00Z">
        <w:r w:rsidR="00924924" w:rsidRPr="00924924">
          <w:rPr>
            <w:noProof/>
            <w:lang w:val="en-US"/>
          </w:rPr>
          <w:t>.</w:t>
        </w:r>
        <w:r w:rsidR="00924924" w:rsidRPr="00924924">
          <w:rPr>
            <w:noProof/>
            <w:lang w:val="en-US"/>
          </w:rPr>
          <w:tab/>
          <w:t xml:space="preserve">Roh, H. J., Sharma, S. &amp; Sahu, P. K. Modeling snow and cold effects for classified highway traffic volumes. </w:t>
        </w:r>
        <w:r w:rsidR="00924924" w:rsidRPr="00924924">
          <w:rPr>
            <w:i/>
            <w:iCs/>
            <w:noProof/>
            <w:lang w:val="en-US"/>
          </w:rPr>
          <w:t>KSCE J. Civ. Eng.</w:t>
        </w:r>
        <w:r w:rsidR="00924924" w:rsidRPr="00924924">
          <w:rPr>
            <w:noProof/>
            <w:lang w:val="en-US"/>
          </w:rPr>
          <w:t xml:space="preserve"> (2016). doi:10.1007/s12205-015-0236-0</w:t>
        </w:r>
      </w:moveFrom>
    </w:p>
    <w:moveFromRangeEnd w:id="418"/>
    <w:p w14:paraId="700C7CAE" w14:textId="4A06B5D8" w:rsidR="00924924" w:rsidRPr="00924924" w:rsidRDefault="00EF4FC9" w:rsidP="00924924">
      <w:pPr>
        <w:widowControl w:val="0"/>
        <w:autoSpaceDE w:val="0"/>
        <w:autoSpaceDN w:val="0"/>
        <w:adjustRightInd w:val="0"/>
        <w:ind w:left="640" w:hanging="640"/>
        <w:rPr>
          <w:noProof/>
          <w:lang w:val="en-US"/>
        </w:rPr>
      </w:pPr>
      <w:del w:id="420" w:author="Robbie Parks" w:date="2019-10-03T00:09:00Z">
        <w:r w:rsidRPr="00EF4FC9">
          <w:rPr>
            <w:noProof/>
            <w:lang w:val="en-US"/>
          </w:rPr>
          <w:delText>26</w:delText>
        </w:r>
      </w:del>
      <w:r w:rsidR="00924924" w:rsidRPr="00924924">
        <w:rPr>
          <w:noProof/>
          <w:lang w:val="en-US"/>
        </w:rPr>
        <w:t>.</w:t>
      </w:r>
      <w:r w:rsidR="00924924" w:rsidRPr="00924924">
        <w:rPr>
          <w:noProof/>
          <w:lang w:val="en-US"/>
        </w:rPr>
        <w:tab/>
        <w:t xml:space="preserve">Graff Zivin, J. &amp; Neidell, M. Temperature and the allocation of time: implications for climate change. </w:t>
      </w:r>
      <w:r w:rsidR="00924924" w:rsidRPr="00924924">
        <w:rPr>
          <w:i/>
          <w:iCs/>
          <w:noProof/>
          <w:lang w:val="en-US"/>
        </w:rPr>
        <w:t>J. Labor Econ.</w:t>
      </w:r>
      <w:r w:rsidR="00924924" w:rsidRPr="00924924">
        <w:rPr>
          <w:noProof/>
          <w:lang w:val="en-US"/>
        </w:rPr>
        <w:t xml:space="preserve"> (2014). doi:10.1086/671766</w:t>
      </w:r>
    </w:p>
    <w:p w14:paraId="2A181C1E" w14:textId="7E7AF3FC" w:rsidR="00924924" w:rsidRPr="00924924" w:rsidRDefault="00EF4FC9" w:rsidP="00924924">
      <w:pPr>
        <w:widowControl w:val="0"/>
        <w:autoSpaceDE w:val="0"/>
        <w:autoSpaceDN w:val="0"/>
        <w:adjustRightInd w:val="0"/>
        <w:ind w:left="640" w:hanging="640"/>
        <w:rPr>
          <w:noProof/>
          <w:lang w:val="en-US"/>
        </w:rPr>
      </w:pPr>
      <w:del w:id="421" w:author="Robbie Parks" w:date="2019-10-03T00:09:00Z">
        <w:r w:rsidRPr="00EF4FC9">
          <w:rPr>
            <w:noProof/>
            <w:lang w:val="en-US"/>
          </w:rPr>
          <w:delText>27</w:delText>
        </w:r>
      </w:del>
      <w:ins w:id="422" w:author="Robbie Parks" w:date="2019-10-03T00:09:00Z">
        <w:r w:rsidR="00924924" w:rsidRPr="00924924">
          <w:rPr>
            <w:noProof/>
            <w:lang w:val="en-US"/>
          </w:rPr>
          <w:t>32</w:t>
        </w:r>
      </w:ins>
      <w:r w:rsidR="00924924" w:rsidRPr="00924924">
        <w:rPr>
          <w:noProof/>
          <w:lang w:val="en-US"/>
        </w:rPr>
        <w:t>.</w:t>
      </w:r>
      <w:r w:rsidR="00924924" w:rsidRPr="00924924">
        <w:rPr>
          <w:noProof/>
          <w:lang w:val="en-US"/>
        </w:rPr>
        <w:tab/>
        <w:t xml:space="preserve">Glaeser, E. L., Sacerdote, B. &amp; Scheinkman, J. A. Crime and social interactions. </w:t>
      </w:r>
      <w:r w:rsidR="00924924" w:rsidRPr="00924924">
        <w:rPr>
          <w:i/>
          <w:iCs/>
          <w:noProof/>
          <w:lang w:val="en-US"/>
        </w:rPr>
        <w:t>Q. J. Econ.</w:t>
      </w:r>
      <w:r w:rsidR="00924924" w:rsidRPr="00924924">
        <w:rPr>
          <w:noProof/>
          <w:lang w:val="en-US"/>
        </w:rPr>
        <w:t xml:space="preserve"> (1996). doi:10.2307/2946686</w:t>
      </w:r>
    </w:p>
    <w:p w14:paraId="79FB7CF1" w14:textId="4DEF068D" w:rsidR="00924924" w:rsidRPr="00924924" w:rsidRDefault="00EF4FC9" w:rsidP="00924924">
      <w:pPr>
        <w:widowControl w:val="0"/>
        <w:autoSpaceDE w:val="0"/>
        <w:autoSpaceDN w:val="0"/>
        <w:adjustRightInd w:val="0"/>
        <w:ind w:left="640" w:hanging="640"/>
        <w:rPr>
          <w:noProof/>
          <w:lang w:val="en-US"/>
        </w:rPr>
      </w:pPr>
      <w:del w:id="423" w:author="Robbie Parks" w:date="2019-10-03T00:09:00Z">
        <w:r w:rsidRPr="00EF4FC9">
          <w:rPr>
            <w:noProof/>
            <w:lang w:val="en-US"/>
          </w:rPr>
          <w:delText>28</w:delText>
        </w:r>
      </w:del>
      <w:ins w:id="424" w:author="Robbie Parks" w:date="2019-10-03T00:09:00Z">
        <w:r w:rsidR="00924924" w:rsidRPr="00924924">
          <w:rPr>
            <w:noProof/>
            <w:lang w:val="en-US"/>
          </w:rPr>
          <w:t>33</w:t>
        </w:r>
      </w:ins>
      <w:r w:rsidR="00924924" w:rsidRPr="00924924">
        <w:rPr>
          <w:noProof/>
          <w:lang w:val="en-US"/>
        </w:rPr>
        <w:t>.</w:t>
      </w:r>
      <w:r w:rsidR="00924924" w:rsidRPr="00924924">
        <w:rPr>
          <w:noProof/>
          <w:lang w:val="en-US"/>
        </w:rPr>
        <w:tab/>
        <w:t xml:space="preserve">Rotton, J. &amp; Cohn, E. G. Global warming and U.S. crime rates: an application of routine activity theory. </w:t>
      </w:r>
      <w:r w:rsidR="00924924" w:rsidRPr="00924924">
        <w:rPr>
          <w:i/>
          <w:iCs/>
          <w:noProof/>
          <w:lang w:val="en-US"/>
        </w:rPr>
        <w:t>Environ. Behav.</w:t>
      </w:r>
      <w:r w:rsidR="00924924" w:rsidRPr="00924924">
        <w:rPr>
          <w:noProof/>
          <w:lang w:val="en-US"/>
        </w:rPr>
        <w:t xml:space="preserve"> (2003). doi:10.1177/0013916503255565</w:t>
      </w:r>
    </w:p>
    <w:p w14:paraId="3FF525C8" w14:textId="65DB40BD" w:rsidR="00924924" w:rsidRPr="00924924" w:rsidRDefault="00EF4FC9" w:rsidP="00924924">
      <w:pPr>
        <w:widowControl w:val="0"/>
        <w:autoSpaceDE w:val="0"/>
        <w:autoSpaceDN w:val="0"/>
        <w:adjustRightInd w:val="0"/>
        <w:ind w:left="640" w:hanging="640"/>
        <w:rPr>
          <w:ins w:id="425" w:author="Robbie Parks" w:date="2019-10-03T00:09:00Z"/>
          <w:noProof/>
          <w:lang w:val="en-US"/>
        </w:rPr>
      </w:pPr>
      <w:del w:id="426" w:author="Robbie Parks" w:date="2019-10-03T00:09:00Z">
        <w:r w:rsidRPr="00EF4FC9">
          <w:rPr>
            <w:noProof/>
            <w:lang w:val="en-US"/>
          </w:rPr>
          <w:delText>29.</w:delText>
        </w:r>
      </w:del>
      <w:ins w:id="427" w:author="Robbie Parks" w:date="2019-10-03T00:09:00Z">
        <w:r w:rsidR="00924924" w:rsidRPr="00924924">
          <w:rPr>
            <w:noProof/>
            <w:lang w:val="en-US"/>
          </w:rPr>
          <w:t>34.</w:t>
        </w:r>
        <w:r w:rsidR="00924924" w:rsidRPr="00924924">
          <w:rPr>
            <w:noProof/>
            <w:lang w:val="en-US"/>
          </w:rPr>
          <w:tab/>
          <w:t xml:space="preserve">Mach, K. J. </w:t>
        </w:r>
        <w:r w:rsidR="00924924" w:rsidRPr="00924924">
          <w:rPr>
            <w:i/>
            <w:iCs/>
            <w:noProof/>
            <w:lang w:val="en-US"/>
          </w:rPr>
          <w:t>et al.</w:t>
        </w:r>
        <w:r w:rsidR="00924924" w:rsidRPr="00924924">
          <w:rPr>
            <w:noProof/>
            <w:lang w:val="en-US"/>
          </w:rPr>
          <w:t xml:space="preserve"> Climate as a risk factor for armed conflict. </w:t>
        </w:r>
        <w:r w:rsidR="00924924" w:rsidRPr="00924924">
          <w:rPr>
            <w:i/>
            <w:iCs/>
            <w:noProof/>
            <w:lang w:val="en-US"/>
          </w:rPr>
          <w:t>Nature</w:t>
        </w:r>
        <w:r w:rsidR="00924924" w:rsidRPr="00924924">
          <w:rPr>
            <w:noProof/>
            <w:lang w:val="en-US"/>
          </w:rPr>
          <w:t xml:space="preserve"> (2019). doi:10.1038/s41586-019-1300-6</w:t>
        </w:r>
      </w:ins>
    </w:p>
    <w:p w14:paraId="274F739F" w14:textId="77777777" w:rsidR="00924924" w:rsidRPr="00924924" w:rsidRDefault="00924924" w:rsidP="00924924">
      <w:pPr>
        <w:widowControl w:val="0"/>
        <w:autoSpaceDE w:val="0"/>
        <w:autoSpaceDN w:val="0"/>
        <w:adjustRightInd w:val="0"/>
        <w:ind w:left="640" w:hanging="640"/>
        <w:rPr>
          <w:moveFrom w:id="428" w:author="Robbie Parks" w:date="2019-10-03T00:09:00Z"/>
          <w:noProof/>
          <w:lang w:val="en-US"/>
        </w:rPr>
      </w:pPr>
      <w:ins w:id="429" w:author="Robbie Parks" w:date="2019-10-03T00:09:00Z">
        <w:r w:rsidRPr="00924924">
          <w:rPr>
            <w:noProof/>
            <w:lang w:val="en-US"/>
          </w:rPr>
          <w:t>35</w:t>
        </w:r>
      </w:ins>
      <w:moveFromRangeStart w:id="430" w:author="Robbie Parks" w:date="2019-10-03T00:09:00Z" w:name="move20953790"/>
      <w:moveFrom w:id="431" w:author="Robbie Parks" w:date="2019-10-03T00:09:00Z">
        <w:r w:rsidRPr="00924924">
          <w:rPr>
            <w:noProof/>
            <w:lang w:val="en-US"/>
          </w:rPr>
          <w:tab/>
          <w:t xml:space="preserve">Anderson, C. A. Temperature and aggression: ubiquitous effects of heat on occurrence of human violence. </w:t>
        </w:r>
        <w:r w:rsidRPr="00924924">
          <w:rPr>
            <w:i/>
            <w:iCs/>
            <w:noProof/>
            <w:lang w:val="en-US"/>
          </w:rPr>
          <w:t>Psychol. Bull.</w:t>
        </w:r>
        <w:r w:rsidRPr="00924924">
          <w:rPr>
            <w:noProof/>
            <w:lang w:val="en-US"/>
          </w:rPr>
          <w:t xml:space="preserve"> (1989). doi:10.1037/0033-2909.106.1.74</w:t>
        </w:r>
      </w:moveFrom>
    </w:p>
    <w:moveFromRangeEnd w:id="430"/>
    <w:p w14:paraId="35EC88FD" w14:textId="77777777" w:rsidR="00924924" w:rsidRPr="00924924" w:rsidRDefault="00EF4FC9" w:rsidP="00924924">
      <w:pPr>
        <w:widowControl w:val="0"/>
        <w:autoSpaceDE w:val="0"/>
        <w:autoSpaceDN w:val="0"/>
        <w:adjustRightInd w:val="0"/>
        <w:ind w:left="640" w:hanging="640"/>
        <w:rPr>
          <w:moveFrom w:id="432" w:author="Robbie Parks" w:date="2019-10-03T00:09:00Z"/>
          <w:noProof/>
          <w:lang w:val="en-US"/>
        </w:rPr>
      </w:pPr>
      <w:del w:id="433" w:author="Robbie Parks" w:date="2019-10-03T00:09:00Z">
        <w:r w:rsidRPr="00EF4FC9">
          <w:rPr>
            <w:noProof/>
            <w:lang w:val="en-US"/>
          </w:rPr>
          <w:delText>30.</w:delText>
        </w:r>
      </w:del>
      <w:moveFromRangeStart w:id="434" w:author="Robbie Parks" w:date="2019-10-03T00:09:00Z" w:name="move20953791"/>
      <w:moveFrom w:id="435" w:author="Robbie Parks" w:date="2019-10-03T00:09:00Z">
        <w:r w:rsidR="00924924" w:rsidRPr="00924924">
          <w:rPr>
            <w:noProof/>
            <w:lang w:val="en-US"/>
          </w:rPr>
          <w:tab/>
          <w:t xml:space="preserve">Baron, R. A. &amp; Bell, P. A. Aggression and heat: the influence of ambient temperature, negative affect, and a cooling drink on physical aggression. </w:t>
        </w:r>
        <w:r w:rsidR="00924924" w:rsidRPr="00924924">
          <w:rPr>
            <w:i/>
            <w:iCs/>
            <w:noProof/>
            <w:lang w:val="en-US"/>
          </w:rPr>
          <w:t>J. Pers. Soc. Psychol.</w:t>
        </w:r>
        <w:r w:rsidR="00924924" w:rsidRPr="00924924">
          <w:rPr>
            <w:noProof/>
            <w:lang w:val="en-US"/>
          </w:rPr>
          <w:t xml:space="preserve"> (1976). doi:10.1037/0022-3514.33.3.245</w:t>
        </w:r>
      </w:moveFrom>
    </w:p>
    <w:moveFromRangeEnd w:id="434"/>
    <w:p w14:paraId="3AB749CA" w14:textId="4E501D5D" w:rsidR="00924924" w:rsidRPr="00924924" w:rsidRDefault="00EF4FC9" w:rsidP="00924924">
      <w:pPr>
        <w:widowControl w:val="0"/>
        <w:autoSpaceDE w:val="0"/>
        <w:autoSpaceDN w:val="0"/>
        <w:adjustRightInd w:val="0"/>
        <w:ind w:left="640" w:hanging="640"/>
        <w:rPr>
          <w:noProof/>
          <w:lang w:val="en-US"/>
        </w:rPr>
      </w:pPr>
      <w:del w:id="436" w:author="Robbie Parks" w:date="2019-10-03T00:09:00Z">
        <w:r w:rsidRPr="00EF4FC9">
          <w:rPr>
            <w:noProof/>
            <w:lang w:val="en-US"/>
          </w:rPr>
          <w:delText>31</w:delText>
        </w:r>
      </w:del>
      <w:r w:rsidR="00924924" w:rsidRPr="00924924">
        <w:rPr>
          <w:noProof/>
          <w:lang w:val="en-US"/>
        </w:rPr>
        <w:t>.</w:t>
      </w:r>
      <w:r w:rsidR="00924924" w:rsidRPr="00924924">
        <w:rPr>
          <w:noProof/>
          <w:lang w:val="en-US"/>
        </w:rPr>
        <w:tab/>
        <w:t xml:space="preserve">Majeed, H. &amp; Lee, J. The impact of climate change on youth depression and mental health. </w:t>
      </w:r>
      <w:r w:rsidR="00924924" w:rsidRPr="00924924">
        <w:rPr>
          <w:i/>
          <w:iCs/>
          <w:noProof/>
          <w:lang w:val="en-US"/>
        </w:rPr>
        <w:t>Lancet Planet. Heal.</w:t>
      </w:r>
      <w:r w:rsidR="00924924" w:rsidRPr="00924924">
        <w:rPr>
          <w:noProof/>
          <w:lang w:val="en-US"/>
        </w:rPr>
        <w:t xml:space="preserve"> </w:t>
      </w:r>
      <w:r w:rsidR="00924924" w:rsidRPr="00924924">
        <w:rPr>
          <w:b/>
          <w:bCs/>
          <w:noProof/>
          <w:lang w:val="en-US"/>
        </w:rPr>
        <w:t>1</w:t>
      </w:r>
      <w:r w:rsidR="00924924" w:rsidRPr="00924924">
        <w:rPr>
          <w:noProof/>
          <w:lang w:val="en-US"/>
        </w:rPr>
        <w:t>, e94–e95 (2017).</w:t>
      </w:r>
    </w:p>
    <w:p w14:paraId="72834F40" w14:textId="77777777" w:rsidR="00EF4FC9" w:rsidRPr="00EF4FC9" w:rsidRDefault="00EF4FC9" w:rsidP="00EF4FC9">
      <w:pPr>
        <w:widowControl w:val="0"/>
        <w:autoSpaceDE w:val="0"/>
        <w:autoSpaceDN w:val="0"/>
        <w:adjustRightInd w:val="0"/>
        <w:ind w:left="640" w:hanging="640"/>
        <w:rPr>
          <w:del w:id="437" w:author="Robbie Parks" w:date="2019-10-03T00:09:00Z"/>
          <w:noProof/>
          <w:lang w:val="en-US"/>
        </w:rPr>
      </w:pPr>
      <w:del w:id="438" w:author="Robbie Parks" w:date="2019-10-03T00:09:00Z">
        <w:r w:rsidRPr="00EF4FC9">
          <w:rPr>
            <w:noProof/>
            <w:lang w:val="en-US"/>
          </w:rPr>
          <w:delText>32.</w:delText>
        </w:r>
        <w:r w:rsidRPr="00EF4FC9">
          <w:rPr>
            <w:noProof/>
            <w:lang w:val="en-US"/>
          </w:rPr>
          <w:tab/>
          <w:delText xml:space="preserve">Dee, D. P. </w:delText>
        </w:r>
        <w:r w:rsidRPr="00EF4FC9">
          <w:rPr>
            <w:i/>
            <w:iCs/>
            <w:noProof/>
            <w:lang w:val="en-US"/>
          </w:rPr>
          <w:delText>et al.</w:delText>
        </w:r>
        <w:r w:rsidRPr="00EF4FC9">
          <w:rPr>
            <w:noProof/>
            <w:lang w:val="en-US"/>
          </w:rPr>
          <w:delText xml:space="preserve"> The ERA-Interim reanalysis: configuration and performance of the data assimilation system. </w:delText>
        </w:r>
        <w:r w:rsidRPr="00EF4FC9">
          <w:rPr>
            <w:i/>
            <w:iCs/>
            <w:noProof/>
            <w:lang w:val="en-US"/>
          </w:rPr>
          <w:delText>Q. J. R. Meteorol. Soc.</w:delText>
        </w:r>
        <w:r w:rsidRPr="00EF4FC9">
          <w:rPr>
            <w:noProof/>
            <w:lang w:val="en-US"/>
          </w:rPr>
          <w:delText xml:space="preserve"> </w:delText>
        </w:r>
        <w:r w:rsidRPr="00EF4FC9">
          <w:rPr>
            <w:b/>
            <w:bCs/>
            <w:noProof/>
            <w:lang w:val="en-US"/>
          </w:rPr>
          <w:delText>137</w:delText>
        </w:r>
        <w:r w:rsidRPr="00EF4FC9">
          <w:rPr>
            <w:noProof/>
            <w:lang w:val="en-US"/>
          </w:rPr>
          <w:delText>, 553–597 (2011).</w:delText>
        </w:r>
      </w:del>
    </w:p>
    <w:p w14:paraId="2496A5F2" w14:textId="32843B9E" w:rsidR="00924924" w:rsidRPr="00924924" w:rsidRDefault="00EF4FC9" w:rsidP="00924924">
      <w:pPr>
        <w:widowControl w:val="0"/>
        <w:autoSpaceDE w:val="0"/>
        <w:autoSpaceDN w:val="0"/>
        <w:adjustRightInd w:val="0"/>
        <w:ind w:left="640" w:hanging="640"/>
        <w:rPr>
          <w:ins w:id="439" w:author="Robbie Parks" w:date="2019-10-03T00:09:00Z"/>
          <w:noProof/>
          <w:lang w:val="en-US"/>
        </w:rPr>
      </w:pPr>
      <w:del w:id="440" w:author="Robbie Parks" w:date="2019-10-03T00:09:00Z">
        <w:r w:rsidRPr="00EF4FC9">
          <w:rPr>
            <w:noProof/>
            <w:lang w:val="en-US"/>
          </w:rPr>
          <w:delText>33</w:delText>
        </w:r>
      </w:del>
      <w:ins w:id="441" w:author="Robbie Parks" w:date="2019-10-03T00:09:00Z">
        <w:r w:rsidR="00924924" w:rsidRPr="00924924">
          <w:rPr>
            <w:noProof/>
            <w:lang w:val="en-US"/>
          </w:rPr>
          <w:t>36.</w:t>
        </w:r>
        <w:r w:rsidR="00924924" w:rsidRPr="00924924">
          <w:rPr>
            <w:noProof/>
            <w:lang w:val="en-US"/>
          </w:rPr>
          <w:tab/>
          <w:t xml:space="preserve">European Centre for Medium-Range Weather Forecasts (ECMWF). ERA5. </w:t>
        </w:r>
        <w:r w:rsidR="00924924" w:rsidRPr="00924924">
          <w:rPr>
            <w:i/>
            <w:iCs/>
            <w:noProof/>
            <w:lang w:val="en-US"/>
          </w:rPr>
          <w:t>Reanalysis datasets</w:t>
        </w:r>
        <w:r w:rsidR="00924924" w:rsidRPr="00924924">
          <w:rPr>
            <w:noProof/>
            <w:lang w:val="en-US"/>
          </w:rPr>
          <w:t xml:space="preserve"> (2019).</w:t>
        </w:r>
      </w:ins>
    </w:p>
    <w:p w14:paraId="42690D68" w14:textId="77777777" w:rsidR="00924924" w:rsidRPr="00924924" w:rsidRDefault="00924924" w:rsidP="00924924">
      <w:pPr>
        <w:widowControl w:val="0"/>
        <w:autoSpaceDE w:val="0"/>
        <w:autoSpaceDN w:val="0"/>
        <w:adjustRightInd w:val="0"/>
        <w:ind w:left="640" w:hanging="640"/>
        <w:rPr>
          <w:noProof/>
          <w:lang w:val="en-US"/>
        </w:rPr>
      </w:pPr>
      <w:ins w:id="442" w:author="Robbie Parks" w:date="2019-10-03T00:09:00Z">
        <w:r w:rsidRPr="00924924">
          <w:rPr>
            <w:noProof/>
            <w:lang w:val="en-US"/>
          </w:rPr>
          <w:t>37</w:t>
        </w:r>
      </w:ins>
      <w:r w:rsidRPr="00924924">
        <w:rPr>
          <w:noProof/>
          <w:lang w:val="en-US"/>
        </w:rPr>
        <w:t>.</w:t>
      </w:r>
      <w:r w:rsidRPr="00924924">
        <w:rPr>
          <w:noProof/>
          <w:lang w:val="en-US"/>
        </w:rPr>
        <w:tab/>
        <w:t xml:space="preserve">Shi, L., Kloog, I., Zanobetti, A., Liu, P. &amp; Schwartz, J. D. Impacts of temperature and its variability on mortality in New England. </w:t>
      </w:r>
      <w:r w:rsidRPr="00924924">
        <w:rPr>
          <w:i/>
          <w:iCs/>
          <w:noProof/>
          <w:lang w:val="en-US"/>
        </w:rPr>
        <w:t>Nat. Clim. Chang.</w:t>
      </w:r>
      <w:r w:rsidRPr="00924924">
        <w:rPr>
          <w:noProof/>
          <w:lang w:val="en-US"/>
        </w:rPr>
        <w:t xml:space="preserve"> </w:t>
      </w:r>
      <w:r w:rsidRPr="00924924">
        <w:rPr>
          <w:b/>
          <w:bCs/>
          <w:noProof/>
          <w:lang w:val="en-US"/>
        </w:rPr>
        <w:t>5</w:t>
      </w:r>
      <w:r w:rsidRPr="00924924">
        <w:rPr>
          <w:noProof/>
          <w:lang w:val="en-US"/>
        </w:rPr>
        <w:t>, 988–991 (2015).</w:t>
      </w:r>
    </w:p>
    <w:p w14:paraId="5334161D" w14:textId="15EFEF7F" w:rsidR="00924924" w:rsidRPr="00924924" w:rsidRDefault="00EF4FC9" w:rsidP="00924924">
      <w:pPr>
        <w:widowControl w:val="0"/>
        <w:autoSpaceDE w:val="0"/>
        <w:autoSpaceDN w:val="0"/>
        <w:adjustRightInd w:val="0"/>
        <w:ind w:left="640" w:hanging="640"/>
        <w:rPr>
          <w:noProof/>
          <w:lang w:val="en-US"/>
        </w:rPr>
      </w:pPr>
      <w:del w:id="443" w:author="Robbie Parks" w:date="2019-10-03T00:09:00Z">
        <w:r w:rsidRPr="00EF4FC9">
          <w:rPr>
            <w:noProof/>
            <w:lang w:val="en-US"/>
          </w:rPr>
          <w:delText>34</w:delText>
        </w:r>
      </w:del>
      <w:ins w:id="444" w:author="Robbie Parks" w:date="2019-10-03T00:09:00Z">
        <w:r w:rsidR="00924924" w:rsidRPr="00924924">
          <w:rPr>
            <w:noProof/>
            <w:lang w:val="en-US"/>
          </w:rPr>
          <w:t>38</w:t>
        </w:r>
      </w:ins>
      <w:r w:rsidR="00924924" w:rsidRPr="00924924">
        <w:rPr>
          <w:noProof/>
          <w:lang w:val="en-US"/>
        </w:rPr>
        <w:t>.</w:t>
      </w:r>
      <w:r w:rsidR="00924924" w:rsidRPr="00924924">
        <w:rPr>
          <w:noProof/>
          <w:lang w:val="en-US"/>
        </w:rPr>
        <w:tab/>
        <w:t xml:space="preserve">Gasparrini, A. </w:t>
      </w:r>
      <w:r w:rsidR="00924924" w:rsidRPr="00924924">
        <w:rPr>
          <w:i/>
          <w:iCs/>
          <w:noProof/>
          <w:lang w:val="en-US"/>
        </w:rPr>
        <w:t>et al.</w:t>
      </w:r>
      <w:r w:rsidR="00924924" w:rsidRPr="00924924">
        <w:rPr>
          <w:noProof/>
          <w:lang w:val="en-US"/>
        </w:rPr>
        <w:t xml:space="preserve"> Mortality risk attributable to high and low ambient temperature: a multicountry observational study. </w:t>
      </w:r>
      <w:r w:rsidR="00924924" w:rsidRPr="00924924">
        <w:rPr>
          <w:i/>
          <w:iCs/>
          <w:noProof/>
          <w:lang w:val="en-US"/>
        </w:rPr>
        <w:t>Lancet</w:t>
      </w:r>
      <w:r w:rsidR="00924924" w:rsidRPr="00924924">
        <w:rPr>
          <w:noProof/>
          <w:lang w:val="en-US"/>
        </w:rPr>
        <w:t xml:space="preserve"> </w:t>
      </w:r>
      <w:r w:rsidR="00924924" w:rsidRPr="00924924">
        <w:rPr>
          <w:b/>
          <w:bCs/>
          <w:noProof/>
          <w:lang w:val="en-US"/>
        </w:rPr>
        <w:t>386</w:t>
      </w:r>
      <w:r w:rsidR="00924924" w:rsidRPr="00924924">
        <w:rPr>
          <w:noProof/>
          <w:lang w:val="en-US"/>
        </w:rPr>
        <w:t>, 369–375 (2015).</w:t>
      </w:r>
    </w:p>
    <w:p w14:paraId="10412D61" w14:textId="30C39F79" w:rsidR="00924924" w:rsidRPr="00924924" w:rsidRDefault="00EF4FC9" w:rsidP="00924924">
      <w:pPr>
        <w:widowControl w:val="0"/>
        <w:autoSpaceDE w:val="0"/>
        <w:autoSpaceDN w:val="0"/>
        <w:adjustRightInd w:val="0"/>
        <w:ind w:left="640" w:hanging="640"/>
        <w:rPr>
          <w:noProof/>
          <w:lang w:val="en-US"/>
        </w:rPr>
      </w:pPr>
      <w:del w:id="445" w:author="Robbie Parks" w:date="2019-10-03T00:09:00Z">
        <w:r w:rsidRPr="00EF4FC9">
          <w:rPr>
            <w:noProof/>
            <w:lang w:val="en-US"/>
          </w:rPr>
          <w:delText>35</w:delText>
        </w:r>
      </w:del>
      <w:ins w:id="446" w:author="Robbie Parks" w:date="2019-10-03T00:09:00Z">
        <w:r w:rsidR="00924924" w:rsidRPr="00924924">
          <w:rPr>
            <w:noProof/>
            <w:lang w:val="en-US"/>
          </w:rPr>
          <w:t>39</w:t>
        </w:r>
      </w:ins>
      <w:r w:rsidR="00924924" w:rsidRPr="00924924">
        <w:rPr>
          <w:noProof/>
          <w:lang w:val="en-US"/>
        </w:rPr>
        <w:t>.</w:t>
      </w:r>
      <w:r w:rsidR="00924924" w:rsidRPr="00924924">
        <w:rPr>
          <w:noProof/>
          <w:lang w:val="en-US"/>
        </w:rPr>
        <w:tab/>
        <w:t xml:space="preserve">Ye, X. </w:t>
      </w:r>
      <w:r w:rsidR="00924924" w:rsidRPr="00924924">
        <w:rPr>
          <w:i/>
          <w:iCs/>
          <w:noProof/>
          <w:lang w:val="en-US"/>
        </w:rPr>
        <w:t>et al.</w:t>
      </w:r>
      <w:r w:rsidR="00924924" w:rsidRPr="00924924">
        <w:rPr>
          <w:noProof/>
          <w:lang w:val="en-US"/>
        </w:rPr>
        <w:t xml:space="preserve"> Ambient temperature and morbidity: a review of epidemiological evidence. </w:t>
      </w:r>
      <w:r w:rsidR="00924924" w:rsidRPr="00924924">
        <w:rPr>
          <w:i/>
          <w:iCs/>
          <w:noProof/>
          <w:lang w:val="en-US"/>
        </w:rPr>
        <w:t>Environ. Health Perspect.</w:t>
      </w:r>
      <w:r w:rsidR="00924924" w:rsidRPr="00924924">
        <w:rPr>
          <w:noProof/>
          <w:lang w:val="en-US"/>
        </w:rPr>
        <w:t xml:space="preserve"> </w:t>
      </w:r>
      <w:r w:rsidR="00924924" w:rsidRPr="00924924">
        <w:rPr>
          <w:b/>
          <w:bCs/>
          <w:noProof/>
          <w:lang w:val="en-US"/>
        </w:rPr>
        <w:t>120</w:t>
      </w:r>
      <w:r w:rsidR="00924924" w:rsidRPr="00924924">
        <w:rPr>
          <w:noProof/>
          <w:lang w:val="en-US"/>
        </w:rPr>
        <w:t>, 19–28 (2012).</w:t>
      </w:r>
    </w:p>
    <w:p w14:paraId="2F76A9B9" w14:textId="5BC9B19B" w:rsidR="00924924" w:rsidRPr="00924924" w:rsidRDefault="00EF4FC9" w:rsidP="00924924">
      <w:pPr>
        <w:widowControl w:val="0"/>
        <w:autoSpaceDE w:val="0"/>
        <w:autoSpaceDN w:val="0"/>
        <w:adjustRightInd w:val="0"/>
        <w:ind w:left="640" w:hanging="640"/>
        <w:rPr>
          <w:noProof/>
          <w:lang w:val="en-US"/>
        </w:rPr>
      </w:pPr>
      <w:del w:id="447" w:author="Robbie Parks" w:date="2019-10-03T00:09:00Z">
        <w:r w:rsidRPr="00EF4FC9">
          <w:rPr>
            <w:noProof/>
            <w:lang w:val="en-US"/>
          </w:rPr>
          <w:delText>36</w:delText>
        </w:r>
      </w:del>
      <w:ins w:id="448" w:author="Robbie Parks" w:date="2019-10-03T00:09:00Z">
        <w:r w:rsidR="00924924" w:rsidRPr="00924924">
          <w:rPr>
            <w:noProof/>
            <w:lang w:val="en-US"/>
          </w:rPr>
          <w:t>40</w:t>
        </w:r>
      </w:ins>
      <w:r w:rsidR="00924924" w:rsidRPr="00924924">
        <w:rPr>
          <w:noProof/>
          <w:lang w:val="en-US"/>
        </w:rPr>
        <w:t>.</w:t>
      </w:r>
      <w:r w:rsidR="00924924" w:rsidRPr="00924924">
        <w:rPr>
          <w:noProof/>
          <w:lang w:val="en-US"/>
        </w:rPr>
        <w:tab/>
        <w:t xml:space="preserve">Basu, R. High ambient temperature and mortality: a review of epidemiologic studies from 2001 to 2008. </w:t>
      </w:r>
      <w:r w:rsidR="00924924" w:rsidRPr="00924924">
        <w:rPr>
          <w:i/>
          <w:iCs/>
          <w:noProof/>
          <w:lang w:val="en-US"/>
        </w:rPr>
        <w:t>Environ. Heal. A Glob. Access Sci. Source</w:t>
      </w:r>
      <w:r w:rsidR="00924924" w:rsidRPr="00924924">
        <w:rPr>
          <w:noProof/>
          <w:lang w:val="en-US"/>
        </w:rPr>
        <w:t xml:space="preserve"> </w:t>
      </w:r>
      <w:r w:rsidR="00924924" w:rsidRPr="00924924">
        <w:rPr>
          <w:b/>
          <w:bCs/>
          <w:noProof/>
          <w:lang w:val="en-US"/>
        </w:rPr>
        <w:t>8</w:t>
      </w:r>
      <w:r w:rsidR="00924924" w:rsidRPr="00924924">
        <w:rPr>
          <w:noProof/>
          <w:lang w:val="en-US"/>
        </w:rPr>
        <w:t>, 40 (2009).</w:t>
      </w:r>
    </w:p>
    <w:p w14:paraId="63AF808A" w14:textId="77777777" w:rsidR="00EF4FC9" w:rsidRPr="00EF4FC9" w:rsidRDefault="00EF4FC9" w:rsidP="00EF4FC9">
      <w:pPr>
        <w:widowControl w:val="0"/>
        <w:autoSpaceDE w:val="0"/>
        <w:autoSpaceDN w:val="0"/>
        <w:adjustRightInd w:val="0"/>
        <w:ind w:left="640" w:hanging="640"/>
        <w:rPr>
          <w:del w:id="449" w:author="Robbie Parks" w:date="2019-10-03T00:09:00Z"/>
          <w:noProof/>
          <w:lang w:val="en-US"/>
        </w:rPr>
      </w:pPr>
      <w:del w:id="450" w:author="Robbie Parks" w:date="2019-10-03T00:09:00Z">
        <w:r w:rsidRPr="00EF4FC9">
          <w:rPr>
            <w:noProof/>
            <w:lang w:val="en-US"/>
          </w:rPr>
          <w:lastRenderedPageBreak/>
          <w:delText>37.</w:delText>
        </w:r>
        <w:r w:rsidRPr="00EF4FC9">
          <w:rPr>
            <w:noProof/>
            <w:lang w:val="en-US"/>
          </w:rPr>
          <w:tab/>
          <w:delText xml:space="preserve">Wallace, J. M. &amp; Hobbs, P. V. </w:delText>
        </w:r>
        <w:r w:rsidRPr="00EF4FC9">
          <w:rPr>
            <w:i/>
            <w:iCs/>
            <w:noProof/>
            <w:lang w:val="en-US"/>
          </w:rPr>
          <w:delText>Atmospheric science: an introductory survey</w:delText>
        </w:r>
        <w:r w:rsidRPr="00EF4FC9">
          <w:rPr>
            <w:noProof/>
            <w:lang w:val="en-US"/>
          </w:rPr>
          <w:delText xml:space="preserve">. </w:delText>
        </w:r>
        <w:r w:rsidRPr="00EF4FC9">
          <w:rPr>
            <w:i/>
            <w:iCs/>
            <w:noProof/>
            <w:lang w:val="en-US"/>
          </w:rPr>
          <w:delText>Atmospheric Science: An Introductory Survey: Second Edition</w:delText>
        </w:r>
        <w:r w:rsidRPr="00EF4FC9">
          <w:rPr>
            <w:noProof/>
            <w:lang w:val="en-US"/>
          </w:rPr>
          <w:delText xml:space="preserve"> (2006). doi:10.1016/C2009-0-00034-8</w:delText>
        </w:r>
      </w:del>
    </w:p>
    <w:p w14:paraId="7659DC9F" w14:textId="5EE32A4A" w:rsidR="00924924" w:rsidRPr="00924924" w:rsidRDefault="00EF4FC9" w:rsidP="00924924">
      <w:pPr>
        <w:widowControl w:val="0"/>
        <w:autoSpaceDE w:val="0"/>
        <w:autoSpaceDN w:val="0"/>
        <w:adjustRightInd w:val="0"/>
        <w:ind w:left="640" w:hanging="640"/>
        <w:rPr>
          <w:noProof/>
          <w:lang w:val="en-US"/>
        </w:rPr>
      </w:pPr>
      <w:del w:id="451" w:author="Robbie Parks" w:date="2019-10-03T00:09:00Z">
        <w:r w:rsidRPr="00EF4FC9">
          <w:rPr>
            <w:noProof/>
            <w:lang w:val="en-US"/>
          </w:rPr>
          <w:delText>38</w:delText>
        </w:r>
      </w:del>
      <w:ins w:id="452" w:author="Robbie Parks" w:date="2019-10-03T00:09:00Z">
        <w:r w:rsidR="00924924" w:rsidRPr="00924924">
          <w:rPr>
            <w:noProof/>
            <w:lang w:val="en-US"/>
          </w:rPr>
          <w:t>41</w:t>
        </w:r>
      </w:ins>
      <w:r w:rsidR="00924924" w:rsidRPr="00924924">
        <w:rPr>
          <w:noProof/>
          <w:lang w:val="en-US"/>
        </w:rPr>
        <w:t>.</w:t>
      </w:r>
      <w:r w:rsidR="00924924" w:rsidRPr="00924924">
        <w:rPr>
          <w:noProof/>
          <w:lang w:val="en-US"/>
        </w:rPr>
        <w:tab/>
        <w:t xml:space="preserve">Rue, H. &amp; Held, L. </w:t>
      </w:r>
      <w:r w:rsidR="00924924" w:rsidRPr="00924924">
        <w:rPr>
          <w:i/>
          <w:iCs/>
          <w:noProof/>
          <w:lang w:val="en-US"/>
        </w:rPr>
        <w:t>Gaussian Markov random fields. Theory and applications</w:t>
      </w:r>
      <w:r w:rsidR="00924924" w:rsidRPr="00924924">
        <w:rPr>
          <w:noProof/>
          <w:lang w:val="en-US"/>
        </w:rPr>
        <w:t xml:space="preserve">. </w:t>
      </w:r>
      <w:r w:rsidR="00924924" w:rsidRPr="00924924">
        <w:rPr>
          <w:i/>
          <w:iCs/>
          <w:noProof/>
          <w:lang w:val="en-US"/>
        </w:rPr>
        <w:t>Chapman &amp; Hall</w:t>
      </w:r>
      <w:r w:rsidR="00924924" w:rsidRPr="00924924">
        <w:rPr>
          <w:noProof/>
          <w:lang w:val="en-US"/>
        </w:rPr>
        <w:t xml:space="preserve"> (2005). doi:10.1007/s00184-007-0162-3</w:t>
      </w:r>
    </w:p>
    <w:p w14:paraId="7071A55D" w14:textId="1A96E5AD" w:rsidR="00924924" w:rsidRPr="00924924" w:rsidRDefault="00EF4FC9" w:rsidP="00924924">
      <w:pPr>
        <w:widowControl w:val="0"/>
        <w:autoSpaceDE w:val="0"/>
        <w:autoSpaceDN w:val="0"/>
        <w:adjustRightInd w:val="0"/>
        <w:ind w:left="640" w:hanging="640"/>
        <w:rPr>
          <w:noProof/>
          <w:lang w:val="en-US"/>
        </w:rPr>
      </w:pPr>
      <w:del w:id="453" w:author="Robbie Parks" w:date="2019-10-03T00:09:00Z">
        <w:r w:rsidRPr="00EF4FC9">
          <w:rPr>
            <w:noProof/>
            <w:lang w:val="en-US"/>
          </w:rPr>
          <w:delText>39</w:delText>
        </w:r>
      </w:del>
      <w:ins w:id="454" w:author="Robbie Parks" w:date="2019-10-03T00:09:00Z">
        <w:r w:rsidR="00924924" w:rsidRPr="00924924">
          <w:rPr>
            <w:noProof/>
            <w:lang w:val="en-US"/>
          </w:rPr>
          <w:t>42</w:t>
        </w:r>
      </w:ins>
      <w:r w:rsidR="00924924" w:rsidRPr="00924924">
        <w:rPr>
          <w:noProof/>
          <w:lang w:val="en-US"/>
        </w:rPr>
        <w:t>.</w:t>
      </w:r>
      <w:r w:rsidR="00924924" w:rsidRPr="00924924">
        <w:rPr>
          <w:noProof/>
          <w:lang w:val="en-US"/>
        </w:rPr>
        <w:tab/>
        <w:t>Besag, J</w:t>
      </w:r>
      <w:del w:id="455" w:author="Robbie Parks" w:date="2019-10-03T00:09:00Z">
        <w:r w:rsidRPr="00EF4FC9">
          <w:rPr>
            <w:noProof/>
            <w:lang w:val="en-US"/>
          </w:rPr>
          <w:delText>. Spatial interaction and the statistical snalysis of lattice systems.</w:delText>
        </w:r>
      </w:del>
      <w:ins w:id="456" w:author="Robbie Parks" w:date="2019-10-03T00:09:00Z">
        <w:r w:rsidR="00924924" w:rsidRPr="00924924">
          <w:rPr>
            <w:noProof/>
            <w:lang w:val="en-US"/>
          </w:rPr>
          <w:t>., York,</w:t>
        </w:r>
      </w:ins>
      <w:r w:rsidR="00924924" w:rsidRPr="00924924">
        <w:rPr>
          <w:noProof/>
          <w:lang w:val="en-US"/>
        </w:rPr>
        <w:t xml:space="preserve"> </w:t>
      </w:r>
      <w:r w:rsidR="00924924" w:rsidRPr="00924924">
        <w:rPr>
          <w:lang w:val="en-US"/>
          <w:rPrChange w:id="457" w:author="Robbie Parks" w:date="2019-10-03T00:09:00Z">
            <w:rPr>
              <w:i/>
              <w:lang w:val="en-US"/>
            </w:rPr>
          </w:rPrChange>
        </w:rPr>
        <w:t xml:space="preserve">J. </w:t>
      </w:r>
      <w:del w:id="458" w:author="Robbie Parks" w:date="2019-10-03T00:09:00Z">
        <w:r w:rsidRPr="00EF4FC9">
          <w:rPr>
            <w:i/>
            <w:iCs/>
            <w:noProof/>
            <w:lang w:val="en-US"/>
          </w:rPr>
          <w:delText>R.</w:delText>
        </w:r>
      </w:del>
      <w:ins w:id="459" w:author="Robbie Parks" w:date="2019-10-03T00:09:00Z">
        <w:r w:rsidR="00924924" w:rsidRPr="00924924">
          <w:rPr>
            <w:noProof/>
            <w:lang w:val="en-US"/>
          </w:rPr>
          <w:t xml:space="preserve">&amp; Mollié, A. Bayesian image restoration, with two applications in spatial statistics. </w:t>
        </w:r>
        <w:r w:rsidR="00924924" w:rsidRPr="00924924">
          <w:rPr>
            <w:i/>
            <w:iCs/>
            <w:noProof/>
            <w:lang w:val="en-US"/>
          </w:rPr>
          <w:t>Ann. Inst.</w:t>
        </w:r>
      </w:ins>
      <w:r w:rsidR="00924924" w:rsidRPr="00924924">
        <w:rPr>
          <w:i/>
          <w:iCs/>
          <w:noProof/>
          <w:lang w:val="en-US"/>
        </w:rPr>
        <w:t xml:space="preserve"> Stat. </w:t>
      </w:r>
      <w:del w:id="460" w:author="Robbie Parks" w:date="2019-10-03T00:09:00Z">
        <w:r w:rsidRPr="00EF4FC9">
          <w:rPr>
            <w:i/>
            <w:iCs/>
            <w:noProof/>
            <w:lang w:val="en-US"/>
          </w:rPr>
          <w:delText>Soc. Ser. B (Statistical Methodol.</w:delText>
        </w:r>
        <w:r w:rsidRPr="00EF4FC9">
          <w:rPr>
            <w:noProof/>
            <w:lang w:val="en-US"/>
          </w:rPr>
          <w:delText xml:space="preserve"> (1974).</w:delText>
        </w:r>
      </w:del>
      <w:ins w:id="461" w:author="Robbie Parks" w:date="2019-10-03T00:09:00Z">
        <w:r w:rsidR="00924924" w:rsidRPr="00924924">
          <w:rPr>
            <w:i/>
            <w:iCs/>
            <w:noProof/>
            <w:lang w:val="en-US"/>
          </w:rPr>
          <w:t>Math.</w:t>
        </w:r>
        <w:r w:rsidR="00924924" w:rsidRPr="00924924">
          <w:rPr>
            <w:noProof/>
            <w:lang w:val="en-US"/>
          </w:rPr>
          <w:t xml:space="preserve"> (1991).</w:t>
        </w:r>
      </w:ins>
      <w:r w:rsidR="00924924" w:rsidRPr="00924924">
        <w:rPr>
          <w:noProof/>
          <w:lang w:val="en-US"/>
        </w:rPr>
        <w:t xml:space="preserve"> doi:10.</w:t>
      </w:r>
      <w:del w:id="462" w:author="Robbie Parks" w:date="2019-10-03T00:09:00Z">
        <w:r w:rsidRPr="00EF4FC9">
          <w:rPr>
            <w:noProof/>
            <w:lang w:val="en-US"/>
          </w:rPr>
          <w:delText>2307/2984812</w:delText>
        </w:r>
      </w:del>
      <w:ins w:id="463" w:author="Robbie Parks" w:date="2019-10-03T00:09:00Z">
        <w:r w:rsidR="00924924" w:rsidRPr="00924924">
          <w:rPr>
            <w:noProof/>
            <w:lang w:val="en-US"/>
          </w:rPr>
          <w:t>1007/BF00116466</w:t>
        </w:r>
      </w:ins>
    </w:p>
    <w:p w14:paraId="52E1C650" w14:textId="29F5E64E" w:rsidR="00924924" w:rsidRPr="00924924" w:rsidRDefault="00EF4FC9" w:rsidP="00924924">
      <w:pPr>
        <w:widowControl w:val="0"/>
        <w:autoSpaceDE w:val="0"/>
        <w:autoSpaceDN w:val="0"/>
        <w:adjustRightInd w:val="0"/>
        <w:ind w:left="640" w:hanging="640"/>
        <w:rPr>
          <w:ins w:id="464" w:author="Robbie Parks" w:date="2019-10-03T00:09:00Z"/>
          <w:noProof/>
          <w:lang w:val="en-US"/>
        </w:rPr>
      </w:pPr>
      <w:del w:id="465" w:author="Robbie Parks" w:date="2019-10-03T00:09:00Z">
        <w:r w:rsidRPr="00EF4FC9">
          <w:rPr>
            <w:noProof/>
            <w:lang w:val="en-US"/>
          </w:rPr>
          <w:delText>40</w:delText>
        </w:r>
      </w:del>
      <w:ins w:id="466" w:author="Robbie Parks" w:date="2019-10-03T00:09:00Z">
        <w:r w:rsidR="00924924" w:rsidRPr="00924924">
          <w:rPr>
            <w:noProof/>
            <w:lang w:val="en-US"/>
          </w:rPr>
          <w:t>43.</w:t>
        </w:r>
        <w:r w:rsidR="00924924" w:rsidRPr="00924924">
          <w:rPr>
            <w:noProof/>
            <w:lang w:val="en-US"/>
          </w:rPr>
          <w:tab/>
          <w:t xml:space="preserve">Knorr-Held, L. Bayesian modelling of inseparable space-time variation in disease risk. in </w:t>
        </w:r>
        <w:r w:rsidR="00924924" w:rsidRPr="00924924">
          <w:rPr>
            <w:i/>
            <w:iCs/>
            <w:noProof/>
            <w:lang w:val="en-US"/>
          </w:rPr>
          <w:t>Statistics in Medicine</w:t>
        </w:r>
        <w:r w:rsidR="00924924" w:rsidRPr="00924924">
          <w:rPr>
            <w:noProof/>
            <w:lang w:val="en-US"/>
          </w:rPr>
          <w:t xml:space="preserve"> (2000). doi:10.1002/1097-0258(20000915/30)19:17/18&lt;2555::AID-SIM587&gt;3.0.CO;2-#</w:t>
        </w:r>
      </w:ins>
    </w:p>
    <w:p w14:paraId="3A81C9B3" w14:textId="77777777" w:rsidR="00924924" w:rsidRPr="00924924" w:rsidRDefault="00924924" w:rsidP="00924924">
      <w:pPr>
        <w:widowControl w:val="0"/>
        <w:autoSpaceDE w:val="0"/>
        <w:autoSpaceDN w:val="0"/>
        <w:adjustRightInd w:val="0"/>
        <w:ind w:left="640" w:hanging="640"/>
        <w:rPr>
          <w:ins w:id="467" w:author="Robbie Parks" w:date="2019-10-03T00:09:00Z"/>
          <w:noProof/>
          <w:lang w:val="en-US"/>
        </w:rPr>
      </w:pPr>
      <w:ins w:id="468" w:author="Robbie Parks" w:date="2019-10-03T00:09:00Z">
        <w:r w:rsidRPr="00924924">
          <w:rPr>
            <w:noProof/>
            <w:lang w:val="en-US"/>
          </w:rPr>
          <w:t>44.</w:t>
        </w:r>
        <w:r w:rsidRPr="00924924">
          <w:rPr>
            <w:noProof/>
            <w:lang w:val="en-US"/>
          </w:rPr>
          <w:tab/>
          <w:t xml:space="preserve">Bennett, J. E. </w:t>
        </w:r>
        <w:r w:rsidRPr="00924924">
          <w:rPr>
            <w:i/>
            <w:iCs/>
            <w:noProof/>
            <w:lang w:val="en-US"/>
          </w:rPr>
          <w:t>et al.</w:t>
        </w:r>
        <w:r w:rsidRPr="00924924">
          <w:rPr>
            <w:noProof/>
            <w:lang w:val="en-US"/>
          </w:rPr>
          <w:t xml:space="preserve"> National and county life expectancy loss from particulate matter pollution in the USA. </w:t>
        </w:r>
        <w:r w:rsidRPr="00924924">
          <w:rPr>
            <w:i/>
            <w:iCs/>
            <w:noProof/>
            <w:lang w:val="en-US"/>
          </w:rPr>
          <w:t>PLOS Med.</w:t>
        </w:r>
        <w:r w:rsidRPr="00924924">
          <w:rPr>
            <w:noProof/>
            <w:lang w:val="en-US"/>
          </w:rPr>
          <w:t xml:space="preserve"> (2019).</w:t>
        </w:r>
      </w:ins>
    </w:p>
    <w:p w14:paraId="20239B51" w14:textId="77777777" w:rsidR="00924924" w:rsidRPr="00924924" w:rsidRDefault="00924924" w:rsidP="00924924">
      <w:pPr>
        <w:widowControl w:val="0"/>
        <w:autoSpaceDE w:val="0"/>
        <w:autoSpaceDN w:val="0"/>
        <w:adjustRightInd w:val="0"/>
        <w:ind w:left="640" w:hanging="640"/>
        <w:rPr>
          <w:ins w:id="469" w:author="Robbie Parks" w:date="2019-10-03T00:09:00Z"/>
          <w:noProof/>
          <w:lang w:val="en-US"/>
        </w:rPr>
      </w:pPr>
      <w:ins w:id="470" w:author="Robbie Parks" w:date="2019-10-03T00:09:00Z">
        <w:r w:rsidRPr="00924924">
          <w:rPr>
            <w:noProof/>
            <w:lang w:val="en-US"/>
          </w:rPr>
          <w:t>45.</w:t>
        </w:r>
        <w:r w:rsidRPr="00924924">
          <w:rPr>
            <w:noProof/>
            <w:lang w:val="en-US"/>
          </w:rPr>
          <w:tab/>
          <w:t xml:space="preserve">Kontis, V. </w:t>
        </w:r>
        <w:r w:rsidRPr="00924924">
          <w:rPr>
            <w:i/>
            <w:iCs/>
            <w:noProof/>
            <w:lang w:val="en-US"/>
          </w:rPr>
          <w:t>et al.</w:t>
        </w:r>
        <w:r w:rsidRPr="00924924">
          <w:rPr>
            <w:noProof/>
            <w:lang w:val="en-US"/>
          </w:rPr>
          <w:t xml:space="preserve"> Future life expectancy in 35 industrialised countries: projections with a Bayesian model ensemble. </w:t>
        </w:r>
        <w:r w:rsidRPr="00924924">
          <w:rPr>
            <w:i/>
            <w:iCs/>
            <w:noProof/>
            <w:lang w:val="en-US"/>
          </w:rPr>
          <w:t>Lancet</w:t>
        </w:r>
        <w:r w:rsidRPr="00924924">
          <w:rPr>
            <w:noProof/>
            <w:lang w:val="en-US"/>
          </w:rPr>
          <w:t xml:space="preserve"> (2017). doi:10.1016/S0140-6736(16)32381-9</w:t>
        </w:r>
      </w:ins>
    </w:p>
    <w:p w14:paraId="110A2A40" w14:textId="77777777" w:rsidR="00924924" w:rsidRPr="00924924" w:rsidRDefault="00924924" w:rsidP="00924924">
      <w:pPr>
        <w:widowControl w:val="0"/>
        <w:autoSpaceDE w:val="0"/>
        <w:autoSpaceDN w:val="0"/>
        <w:adjustRightInd w:val="0"/>
        <w:ind w:left="640" w:hanging="640"/>
        <w:rPr>
          <w:noProof/>
          <w:lang w:val="en-US"/>
        </w:rPr>
      </w:pPr>
      <w:ins w:id="471" w:author="Robbie Parks" w:date="2019-10-03T00:09:00Z">
        <w:r w:rsidRPr="00924924">
          <w:rPr>
            <w:noProof/>
            <w:lang w:val="en-US"/>
          </w:rPr>
          <w:t>46</w:t>
        </w:r>
      </w:ins>
      <w:r w:rsidRPr="00924924">
        <w:rPr>
          <w:noProof/>
          <w:lang w:val="en-US"/>
        </w:rPr>
        <w:t>.</w:t>
      </w:r>
      <w:r w:rsidRPr="00924924">
        <w:rPr>
          <w:noProof/>
          <w:lang w:val="en-US"/>
        </w:rPr>
        <w:tab/>
        <w:t xml:space="preserve">Rue, H., Martino, S. &amp; Chopin, N. Approximate Bayesian inference for latent Gaussian models by using integrated nested Laplace approximations. </w:t>
      </w:r>
      <w:r w:rsidRPr="00924924">
        <w:rPr>
          <w:i/>
          <w:iCs/>
          <w:noProof/>
          <w:lang w:val="en-US"/>
        </w:rPr>
        <w:t>J. R. Stat. Soc. Ser. B Stat. Methodol.</w:t>
      </w:r>
      <w:r w:rsidRPr="00924924">
        <w:rPr>
          <w:noProof/>
          <w:lang w:val="en-US"/>
        </w:rPr>
        <w:t xml:space="preserve"> (2009). doi:10.1111/j.1467-9868.2008.00700.x</w:t>
      </w:r>
    </w:p>
    <w:p w14:paraId="59910A9D" w14:textId="77777777" w:rsidR="00EF4FC9" w:rsidRPr="00EF4FC9" w:rsidRDefault="00EF4FC9" w:rsidP="00EF4FC9">
      <w:pPr>
        <w:widowControl w:val="0"/>
        <w:autoSpaceDE w:val="0"/>
        <w:autoSpaceDN w:val="0"/>
        <w:adjustRightInd w:val="0"/>
        <w:ind w:left="640" w:hanging="640"/>
        <w:rPr>
          <w:del w:id="472" w:author="Robbie Parks" w:date="2019-10-03T00:09:00Z"/>
          <w:noProof/>
          <w:lang w:val="en-US"/>
        </w:rPr>
      </w:pPr>
      <w:del w:id="473" w:author="Robbie Parks" w:date="2019-10-03T00:09:00Z">
        <w:r w:rsidRPr="00EF4FC9">
          <w:rPr>
            <w:noProof/>
            <w:lang w:val="en-US"/>
          </w:rPr>
          <w:delText>41.</w:delText>
        </w:r>
        <w:r w:rsidRPr="00EF4FC9">
          <w:rPr>
            <w:noProof/>
            <w:lang w:val="en-US"/>
          </w:rPr>
          <w:tab/>
          <w:delText xml:space="preserve">Lozano, R. </w:delText>
        </w:r>
        <w:r w:rsidRPr="00EF4FC9">
          <w:rPr>
            <w:i/>
            <w:iCs/>
            <w:noProof/>
            <w:lang w:val="en-US"/>
          </w:rPr>
          <w:delText>et al.</w:delText>
        </w:r>
        <w:r w:rsidRPr="00EF4FC9">
          <w:rPr>
            <w:noProof/>
            <w:lang w:val="en-US"/>
          </w:rPr>
          <w:delText xml:space="preserve"> Global and regional mortality from 235 causes of death for 20 age groups in 1990 and 2010: a systematic analysis for the Global Burden of Disease Study 2010. </w:delText>
        </w:r>
        <w:r w:rsidRPr="00EF4FC9">
          <w:rPr>
            <w:i/>
            <w:iCs/>
            <w:noProof/>
            <w:lang w:val="en-US"/>
          </w:rPr>
          <w:delText>Lancet</w:delText>
        </w:r>
        <w:r w:rsidRPr="00EF4FC9">
          <w:rPr>
            <w:noProof/>
            <w:lang w:val="en-US"/>
          </w:rPr>
          <w:delText xml:space="preserve"> (2012). doi:10.1016/S0140-6736(12)61728-0</w:delText>
        </w:r>
      </w:del>
    </w:p>
    <w:p w14:paraId="4E039917" w14:textId="2C50FF6E" w:rsidR="00924924" w:rsidRPr="00924924" w:rsidRDefault="00EF4FC9" w:rsidP="00924924">
      <w:pPr>
        <w:widowControl w:val="0"/>
        <w:autoSpaceDE w:val="0"/>
        <w:autoSpaceDN w:val="0"/>
        <w:adjustRightInd w:val="0"/>
        <w:ind w:left="640" w:hanging="640"/>
        <w:rPr>
          <w:noProof/>
        </w:rPr>
      </w:pPr>
      <w:del w:id="474" w:author="Robbie Parks" w:date="2019-10-03T00:09:00Z">
        <w:r w:rsidRPr="00EF4FC9">
          <w:rPr>
            <w:noProof/>
            <w:lang w:val="en-US"/>
          </w:rPr>
          <w:delText>42</w:delText>
        </w:r>
      </w:del>
      <w:ins w:id="475" w:author="Robbie Parks" w:date="2019-10-03T00:09:00Z">
        <w:r w:rsidR="00924924" w:rsidRPr="00924924">
          <w:rPr>
            <w:noProof/>
            <w:lang w:val="en-US"/>
          </w:rPr>
          <w:t>47</w:t>
        </w:r>
      </w:ins>
      <w:r w:rsidR="00924924" w:rsidRPr="00924924">
        <w:rPr>
          <w:noProof/>
          <w:lang w:val="en-US"/>
        </w:rPr>
        <w:t>.</w:t>
      </w:r>
      <w:r w:rsidR="00924924" w:rsidRPr="00924924">
        <w:rPr>
          <w:noProof/>
          <w:lang w:val="en-US"/>
        </w:rPr>
        <w:tab/>
        <w:t xml:space="preserve">IPCC. </w:t>
      </w:r>
      <w:r w:rsidR="00924924" w:rsidRPr="00924924">
        <w:rPr>
          <w:i/>
          <w:lang w:val="en-US"/>
          <w:rPrChange w:id="476" w:author="Robbie Parks" w:date="2019-10-03T00:09:00Z">
            <w:rPr>
              <w:lang w:val="en-US"/>
            </w:rPr>
          </w:rPrChange>
        </w:rPr>
        <w:t>IPCC special report on the impacts of global warming of 1.5 °C - Summary for policy makers</w:t>
      </w:r>
      <w:r w:rsidR="00924924" w:rsidRPr="00924924">
        <w:rPr>
          <w:noProof/>
          <w:lang w:val="en-US"/>
        </w:rPr>
        <w:t>. (2018).</w:t>
      </w:r>
    </w:p>
    <w:p w14:paraId="0F6AA8A0" w14:textId="3DBE3D0D" w:rsidR="00C16BDD" w:rsidRPr="00E85AFA" w:rsidRDefault="00A620DD" w:rsidP="00924924">
      <w:pPr>
        <w:widowControl w:val="0"/>
        <w:autoSpaceDE w:val="0"/>
        <w:autoSpaceDN w:val="0"/>
        <w:adjustRightInd w:val="0"/>
        <w:ind w:left="640" w:hanging="640"/>
        <w:pPrChange w:id="477" w:author="Robbie Parks" w:date="2019-10-03T00:09:00Z">
          <w:pPr>
            <w:widowControl w:val="0"/>
            <w:autoSpaceDE w:val="0"/>
            <w:autoSpaceDN w:val="0"/>
            <w:adjustRightInd w:val="0"/>
            <w:ind w:left="641" w:hanging="641"/>
          </w:pPr>
        </w:pPrChange>
      </w:pPr>
      <w:r w:rsidRPr="00E85AFA">
        <w:rPr>
          <w:b/>
        </w:rPr>
        <w:fldChar w:fldCharType="end"/>
      </w:r>
    </w:p>
    <w:sectPr w:rsidR="00C16BDD" w:rsidRPr="00E85AFA" w:rsidSect="00521731">
      <w:headerReference w:type="default" r:id="rId12"/>
      <w:footerReference w:type="even" r:id="rId13"/>
      <w:footerReference w:type="default" r:id="rId14"/>
      <w:type w:val="continuous"/>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016E3F2" w14:textId="77777777" w:rsidR="00035B91" w:rsidRDefault="00035B91">
      <w:r>
        <w:separator/>
      </w:r>
    </w:p>
  </w:endnote>
  <w:endnote w:type="continuationSeparator" w:id="0">
    <w:p w14:paraId="27270C98" w14:textId="77777777" w:rsidR="00035B91" w:rsidRDefault="00035B91">
      <w:r>
        <w:continuationSeparator/>
      </w:r>
    </w:p>
  </w:endnote>
  <w:endnote w:type="continuationNotice" w:id="1">
    <w:p w14:paraId="43CD3841" w14:textId="77777777" w:rsidR="00035B91" w:rsidRDefault="00035B9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4F05FC" w14:textId="77777777" w:rsidR="001B180D" w:rsidRDefault="001B180D"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6A57B20" w14:textId="77777777" w:rsidR="001B180D" w:rsidRDefault="001B180D" w:rsidP="006237B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D980E3" w14:textId="57C4CF3C" w:rsidR="001B180D" w:rsidRDefault="001B180D"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17</w:t>
    </w:r>
    <w:r>
      <w:rPr>
        <w:rStyle w:val="PageNumber"/>
      </w:rPr>
      <w:fldChar w:fldCharType="end"/>
    </w:r>
  </w:p>
  <w:p w14:paraId="443267E5" w14:textId="77777777" w:rsidR="001B180D" w:rsidRDefault="001B180D" w:rsidP="006237B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3C9C8B0" w14:textId="77777777" w:rsidR="00035B91" w:rsidRDefault="00035B91">
      <w:r>
        <w:separator/>
      </w:r>
    </w:p>
  </w:footnote>
  <w:footnote w:type="continuationSeparator" w:id="0">
    <w:p w14:paraId="6FC09CF8" w14:textId="77777777" w:rsidR="00035B91" w:rsidRDefault="00035B91">
      <w:r>
        <w:continuationSeparator/>
      </w:r>
    </w:p>
  </w:footnote>
  <w:footnote w:type="continuationNotice" w:id="1">
    <w:p w14:paraId="43027E38" w14:textId="77777777" w:rsidR="00035B91" w:rsidRDefault="00035B9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0827C8" w14:textId="77777777" w:rsidR="008A6B63" w:rsidRDefault="008A6B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4"/>
  </w:num>
  <w:num w:numId="3">
    <w:abstractNumId w:val="10"/>
  </w:num>
  <w:num w:numId="4">
    <w:abstractNumId w:val="13"/>
  </w:num>
  <w:num w:numId="5">
    <w:abstractNumId w:val="2"/>
  </w:num>
  <w:num w:numId="6">
    <w:abstractNumId w:val="4"/>
  </w:num>
  <w:num w:numId="7">
    <w:abstractNumId w:val="0"/>
  </w:num>
  <w:num w:numId="8">
    <w:abstractNumId w:val="8"/>
  </w:num>
  <w:num w:numId="9">
    <w:abstractNumId w:val="11"/>
  </w:num>
  <w:num w:numId="10">
    <w:abstractNumId w:val="7"/>
  </w:num>
  <w:num w:numId="11">
    <w:abstractNumId w:val="1"/>
  </w:num>
  <w:num w:numId="12">
    <w:abstractNumId w:val="12"/>
  </w:num>
  <w:num w:numId="13">
    <w:abstractNumId w:val="3"/>
  </w:num>
  <w:num w:numId="14">
    <w:abstractNumId w:val="5"/>
  </w:num>
  <w:num w:numId="15">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00A29"/>
    <w:rsid w:val="000036E5"/>
    <w:rsid w:val="0000426B"/>
    <w:rsid w:val="000066C9"/>
    <w:rsid w:val="0001349E"/>
    <w:rsid w:val="000138ED"/>
    <w:rsid w:val="00014C80"/>
    <w:rsid w:val="000150FE"/>
    <w:rsid w:val="00015C8E"/>
    <w:rsid w:val="000161D5"/>
    <w:rsid w:val="000164A3"/>
    <w:rsid w:val="00021F45"/>
    <w:rsid w:val="00025B49"/>
    <w:rsid w:val="00026F56"/>
    <w:rsid w:val="00032A53"/>
    <w:rsid w:val="000330EC"/>
    <w:rsid w:val="00035B91"/>
    <w:rsid w:val="00037343"/>
    <w:rsid w:val="00040AAF"/>
    <w:rsid w:val="00040DB9"/>
    <w:rsid w:val="00044869"/>
    <w:rsid w:val="00044B4C"/>
    <w:rsid w:val="00044F79"/>
    <w:rsid w:val="0005577D"/>
    <w:rsid w:val="000607DA"/>
    <w:rsid w:val="00063068"/>
    <w:rsid w:val="0006486C"/>
    <w:rsid w:val="00064A53"/>
    <w:rsid w:val="0006696B"/>
    <w:rsid w:val="00066F89"/>
    <w:rsid w:val="0007192B"/>
    <w:rsid w:val="000737EB"/>
    <w:rsid w:val="00073D01"/>
    <w:rsid w:val="00074BEB"/>
    <w:rsid w:val="0007772A"/>
    <w:rsid w:val="000803E2"/>
    <w:rsid w:val="000809B2"/>
    <w:rsid w:val="00081609"/>
    <w:rsid w:val="00083B71"/>
    <w:rsid w:val="0008456B"/>
    <w:rsid w:val="00085C12"/>
    <w:rsid w:val="00087359"/>
    <w:rsid w:val="00087BBC"/>
    <w:rsid w:val="00091D0F"/>
    <w:rsid w:val="00092EE2"/>
    <w:rsid w:val="0009546B"/>
    <w:rsid w:val="00097561"/>
    <w:rsid w:val="00097D97"/>
    <w:rsid w:val="000A020B"/>
    <w:rsid w:val="000A0D93"/>
    <w:rsid w:val="000A355E"/>
    <w:rsid w:val="000A41F3"/>
    <w:rsid w:val="000A6CF4"/>
    <w:rsid w:val="000A7C4B"/>
    <w:rsid w:val="000B2B0E"/>
    <w:rsid w:val="000B7E00"/>
    <w:rsid w:val="000C0334"/>
    <w:rsid w:val="000C077B"/>
    <w:rsid w:val="000C2776"/>
    <w:rsid w:val="000C3D92"/>
    <w:rsid w:val="000C41A6"/>
    <w:rsid w:val="000C53C0"/>
    <w:rsid w:val="000C563B"/>
    <w:rsid w:val="000D0771"/>
    <w:rsid w:val="000D39DD"/>
    <w:rsid w:val="000D4DF6"/>
    <w:rsid w:val="000D54C5"/>
    <w:rsid w:val="000E258A"/>
    <w:rsid w:val="000E604A"/>
    <w:rsid w:val="00100D87"/>
    <w:rsid w:val="00104DAC"/>
    <w:rsid w:val="0010551A"/>
    <w:rsid w:val="00106815"/>
    <w:rsid w:val="00110076"/>
    <w:rsid w:val="00111115"/>
    <w:rsid w:val="00112889"/>
    <w:rsid w:val="00112A57"/>
    <w:rsid w:val="001139FE"/>
    <w:rsid w:val="001153F2"/>
    <w:rsid w:val="00123774"/>
    <w:rsid w:val="001241AE"/>
    <w:rsid w:val="00125AD1"/>
    <w:rsid w:val="00132544"/>
    <w:rsid w:val="00134649"/>
    <w:rsid w:val="001371DD"/>
    <w:rsid w:val="00140DB8"/>
    <w:rsid w:val="00141EE8"/>
    <w:rsid w:val="00141EF4"/>
    <w:rsid w:val="00144923"/>
    <w:rsid w:val="0014511F"/>
    <w:rsid w:val="00145575"/>
    <w:rsid w:val="001470B7"/>
    <w:rsid w:val="001508C3"/>
    <w:rsid w:val="00152198"/>
    <w:rsid w:val="001535E0"/>
    <w:rsid w:val="00153BD4"/>
    <w:rsid w:val="00154645"/>
    <w:rsid w:val="00154FA8"/>
    <w:rsid w:val="00155518"/>
    <w:rsid w:val="001578B7"/>
    <w:rsid w:val="001647AD"/>
    <w:rsid w:val="00164CC4"/>
    <w:rsid w:val="00165E04"/>
    <w:rsid w:val="00167005"/>
    <w:rsid w:val="0017009F"/>
    <w:rsid w:val="00171833"/>
    <w:rsid w:val="00172B5B"/>
    <w:rsid w:val="00175B70"/>
    <w:rsid w:val="001768A6"/>
    <w:rsid w:val="00180ECA"/>
    <w:rsid w:val="00182B75"/>
    <w:rsid w:val="001853CA"/>
    <w:rsid w:val="001862B0"/>
    <w:rsid w:val="001869DA"/>
    <w:rsid w:val="0019479E"/>
    <w:rsid w:val="001951E8"/>
    <w:rsid w:val="001960F5"/>
    <w:rsid w:val="00197ECD"/>
    <w:rsid w:val="001A24B7"/>
    <w:rsid w:val="001A3D0C"/>
    <w:rsid w:val="001A6289"/>
    <w:rsid w:val="001A752D"/>
    <w:rsid w:val="001A7F31"/>
    <w:rsid w:val="001B143B"/>
    <w:rsid w:val="001B180D"/>
    <w:rsid w:val="001B2697"/>
    <w:rsid w:val="001B559F"/>
    <w:rsid w:val="001C15E5"/>
    <w:rsid w:val="001C45B6"/>
    <w:rsid w:val="001D2042"/>
    <w:rsid w:val="001D43B8"/>
    <w:rsid w:val="001D648D"/>
    <w:rsid w:val="001D66FE"/>
    <w:rsid w:val="001E1452"/>
    <w:rsid w:val="001E3D7C"/>
    <w:rsid w:val="001E4E74"/>
    <w:rsid w:val="001E5B16"/>
    <w:rsid w:val="001E6A53"/>
    <w:rsid w:val="001E7BDE"/>
    <w:rsid w:val="001F307A"/>
    <w:rsid w:val="001F3A6B"/>
    <w:rsid w:val="001F3CCB"/>
    <w:rsid w:val="001F3CF5"/>
    <w:rsid w:val="001F4AAB"/>
    <w:rsid w:val="001F57EB"/>
    <w:rsid w:val="001F77F3"/>
    <w:rsid w:val="00206140"/>
    <w:rsid w:val="00211809"/>
    <w:rsid w:val="00212747"/>
    <w:rsid w:val="00213027"/>
    <w:rsid w:val="0021470F"/>
    <w:rsid w:val="00223743"/>
    <w:rsid w:val="002261F1"/>
    <w:rsid w:val="00227AA5"/>
    <w:rsid w:val="00230266"/>
    <w:rsid w:val="002323F2"/>
    <w:rsid w:val="002358D5"/>
    <w:rsid w:val="00241591"/>
    <w:rsid w:val="00241EB9"/>
    <w:rsid w:val="00250041"/>
    <w:rsid w:val="002524AC"/>
    <w:rsid w:val="00252881"/>
    <w:rsid w:val="002574F3"/>
    <w:rsid w:val="00257C57"/>
    <w:rsid w:val="00257D30"/>
    <w:rsid w:val="002634EF"/>
    <w:rsid w:val="0026389E"/>
    <w:rsid w:val="00265344"/>
    <w:rsid w:val="00267923"/>
    <w:rsid w:val="0027353C"/>
    <w:rsid w:val="002769D0"/>
    <w:rsid w:val="00280784"/>
    <w:rsid w:val="0028169E"/>
    <w:rsid w:val="00283342"/>
    <w:rsid w:val="0028473A"/>
    <w:rsid w:val="002916B5"/>
    <w:rsid w:val="0029344A"/>
    <w:rsid w:val="00293473"/>
    <w:rsid w:val="002960A3"/>
    <w:rsid w:val="00296BD5"/>
    <w:rsid w:val="002A0B4C"/>
    <w:rsid w:val="002A2281"/>
    <w:rsid w:val="002A239B"/>
    <w:rsid w:val="002A5044"/>
    <w:rsid w:val="002A6AFC"/>
    <w:rsid w:val="002A6C71"/>
    <w:rsid w:val="002B4DCB"/>
    <w:rsid w:val="002C0E06"/>
    <w:rsid w:val="002C2EDC"/>
    <w:rsid w:val="002C3D90"/>
    <w:rsid w:val="002C49EC"/>
    <w:rsid w:val="002C544E"/>
    <w:rsid w:val="002D042A"/>
    <w:rsid w:val="002D21A4"/>
    <w:rsid w:val="002D3F38"/>
    <w:rsid w:val="002E038D"/>
    <w:rsid w:val="002E3D60"/>
    <w:rsid w:val="002E4AD3"/>
    <w:rsid w:val="002E5F11"/>
    <w:rsid w:val="002E6325"/>
    <w:rsid w:val="002F1D41"/>
    <w:rsid w:val="002F7403"/>
    <w:rsid w:val="00300228"/>
    <w:rsid w:val="00302F12"/>
    <w:rsid w:val="00303B67"/>
    <w:rsid w:val="00305209"/>
    <w:rsid w:val="00305710"/>
    <w:rsid w:val="00306DFD"/>
    <w:rsid w:val="00310E7E"/>
    <w:rsid w:val="003233E5"/>
    <w:rsid w:val="00323B6E"/>
    <w:rsid w:val="003242D9"/>
    <w:rsid w:val="00324A84"/>
    <w:rsid w:val="00326ABE"/>
    <w:rsid w:val="003317ED"/>
    <w:rsid w:val="00331F1F"/>
    <w:rsid w:val="00334713"/>
    <w:rsid w:val="00341847"/>
    <w:rsid w:val="00353A64"/>
    <w:rsid w:val="003551A1"/>
    <w:rsid w:val="00363E6C"/>
    <w:rsid w:val="00367BD4"/>
    <w:rsid w:val="00370294"/>
    <w:rsid w:val="00370E83"/>
    <w:rsid w:val="00371197"/>
    <w:rsid w:val="003730E2"/>
    <w:rsid w:val="00383783"/>
    <w:rsid w:val="00393366"/>
    <w:rsid w:val="003953FB"/>
    <w:rsid w:val="003B10FF"/>
    <w:rsid w:val="003B5431"/>
    <w:rsid w:val="003B5C48"/>
    <w:rsid w:val="003B67D2"/>
    <w:rsid w:val="003C6749"/>
    <w:rsid w:val="003D014C"/>
    <w:rsid w:val="003D1FD6"/>
    <w:rsid w:val="003D3E4E"/>
    <w:rsid w:val="003D575B"/>
    <w:rsid w:val="003D77F4"/>
    <w:rsid w:val="003E17AC"/>
    <w:rsid w:val="003E25A6"/>
    <w:rsid w:val="003E64A4"/>
    <w:rsid w:val="003F11C1"/>
    <w:rsid w:val="003F2BCD"/>
    <w:rsid w:val="003F52A5"/>
    <w:rsid w:val="00400606"/>
    <w:rsid w:val="004009CB"/>
    <w:rsid w:val="004114D9"/>
    <w:rsid w:val="00413881"/>
    <w:rsid w:val="00413F8E"/>
    <w:rsid w:val="00422055"/>
    <w:rsid w:val="0042713A"/>
    <w:rsid w:val="004314BA"/>
    <w:rsid w:val="00431D95"/>
    <w:rsid w:val="004321B4"/>
    <w:rsid w:val="00437D42"/>
    <w:rsid w:val="004409BD"/>
    <w:rsid w:val="00447303"/>
    <w:rsid w:val="0045634B"/>
    <w:rsid w:val="00460727"/>
    <w:rsid w:val="00460D94"/>
    <w:rsid w:val="004614C6"/>
    <w:rsid w:val="004630FC"/>
    <w:rsid w:val="004636EF"/>
    <w:rsid w:val="00466B07"/>
    <w:rsid w:val="004702C5"/>
    <w:rsid w:val="00472E55"/>
    <w:rsid w:val="00475514"/>
    <w:rsid w:val="004761C5"/>
    <w:rsid w:val="00476598"/>
    <w:rsid w:val="0047749E"/>
    <w:rsid w:val="00477F0B"/>
    <w:rsid w:val="00484863"/>
    <w:rsid w:val="00484E3B"/>
    <w:rsid w:val="004878EC"/>
    <w:rsid w:val="00490CF2"/>
    <w:rsid w:val="00492DAF"/>
    <w:rsid w:val="00494DA5"/>
    <w:rsid w:val="004951FD"/>
    <w:rsid w:val="004A205D"/>
    <w:rsid w:val="004A283B"/>
    <w:rsid w:val="004A520F"/>
    <w:rsid w:val="004A5287"/>
    <w:rsid w:val="004A6522"/>
    <w:rsid w:val="004A7B4A"/>
    <w:rsid w:val="004B2F39"/>
    <w:rsid w:val="004B4694"/>
    <w:rsid w:val="004B489C"/>
    <w:rsid w:val="004B68B4"/>
    <w:rsid w:val="004C3A2F"/>
    <w:rsid w:val="004C3F33"/>
    <w:rsid w:val="004C495B"/>
    <w:rsid w:val="004C4969"/>
    <w:rsid w:val="004C5C74"/>
    <w:rsid w:val="004D148F"/>
    <w:rsid w:val="004D1F37"/>
    <w:rsid w:val="004D4929"/>
    <w:rsid w:val="004D55C2"/>
    <w:rsid w:val="004D7673"/>
    <w:rsid w:val="004E0997"/>
    <w:rsid w:val="004E30F3"/>
    <w:rsid w:val="004E6DA4"/>
    <w:rsid w:val="004F026B"/>
    <w:rsid w:val="004F1977"/>
    <w:rsid w:val="004F54F9"/>
    <w:rsid w:val="004F617A"/>
    <w:rsid w:val="004F6BCD"/>
    <w:rsid w:val="004F761B"/>
    <w:rsid w:val="005036D2"/>
    <w:rsid w:val="0050578C"/>
    <w:rsid w:val="00516255"/>
    <w:rsid w:val="00521731"/>
    <w:rsid w:val="005246D6"/>
    <w:rsid w:val="00532348"/>
    <w:rsid w:val="00535DCA"/>
    <w:rsid w:val="00537426"/>
    <w:rsid w:val="00537BEF"/>
    <w:rsid w:val="005430F7"/>
    <w:rsid w:val="00546958"/>
    <w:rsid w:val="00551EAA"/>
    <w:rsid w:val="00552BD3"/>
    <w:rsid w:val="00554C76"/>
    <w:rsid w:val="00556C33"/>
    <w:rsid w:val="0055719F"/>
    <w:rsid w:val="005608E9"/>
    <w:rsid w:val="00562F3E"/>
    <w:rsid w:val="0056490F"/>
    <w:rsid w:val="00566923"/>
    <w:rsid w:val="00566F6F"/>
    <w:rsid w:val="005717FC"/>
    <w:rsid w:val="005725C8"/>
    <w:rsid w:val="005741CE"/>
    <w:rsid w:val="00574621"/>
    <w:rsid w:val="00574DB7"/>
    <w:rsid w:val="00580D60"/>
    <w:rsid w:val="00582337"/>
    <w:rsid w:val="005823BA"/>
    <w:rsid w:val="00584BE3"/>
    <w:rsid w:val="00587168"/>
    <w:rsid w:val="0059053C"/>
    <w:rsid w:val="00591920"/>
    <w:rsid w:val="005922A2"/>
    <w:rsid w:val="00597846"/>
    <w:rsid w:val="00597A2E"/>
    <w:rsid w:val="005A0E31"/>
    <w:rsid w:val="005A15DC"/>
    <w:rsid w:val="005A38E3"/>
    <w:rsid w:val="005A512F"/>
    <w:rsid w:val="005B0038"/>
    <w:rsid w:val="005B15FA"/>
    <w:rsid w:val="005B5A50"/>
    <w:rsid w:val="005B70B6"/>
    <w:rsid w:val="005B7448"/>
    <w:rsid w:val="005B7925"/>
    <w:rsid w:val="005B7992"/>
    <w:rsid w:val="005C0334"/>
    <w:rsid w:val="005C12F7"/>
    <w:rsid w:val="005C2A42"/>
    <w:rsid w:val="005C2FC9"/>
    <w:rsid w:val="005C3355"/>
    <w:rsid w:val="005C694B"/>
    <w:rsid w:val="005C7A27"/>
    <w:rsid w:val="005D4C0F"/>
    <w:rsid w:val="005D53B0"/>
    <w:rsid w:val="005E0B16"/>
    <w:rsid w:val="005E282E"/>
    <w:rsid w:val="005E4E88"/>
    <w:rsid w:val="005E7880"/>
    <w:rsid w:val="005F026A"/>
    <w:rsid w:val="005F0332"/>
    <w:rsid w:val="005F6465"/>
    <w:rsid w:val="006024B8"/>
    <w:rsid w:val="00604BCE"/>
    <w:rsid w:val="00607238"/>
    <w:rsid w:val="00607AE4"/>
    <w:rsid w:val="00607CDE"/>
    <w:rsid w:val="006114C7"/>
    <w:rsid w:val="00613BCB"/>
    <w:rsid w:val="00613C0C"/>
    <w:rsid w:val="00614789"/>
    <w:rsid w:val="006151D9"/>
    <w:rsid w:val="006174C6"/>
    <w:rsid w:val="006237BA"/>
    <w:rsid w:val="00624F5B"/>
    <w:rsid w:val="006276CA"/>
    <w:rsid w:val="0063135F"/>
    <w:rsid w:val="00632616"/>
    <w:rsid w:val="00633303"/>
    <w:rsid w:val="00635891"/>
    <w:rsid w:val="00635FC7"/>
    <w:rsid w:val="00636798"/>
    <w:rsid w:val="00636937"/>
    <w:rsid w:val="00636C6B"/>
    <w:rsid w:val="0064081E"/>
    <w:rsid w:val="00644811"/>
    <w:rsid w:val="00644D09"/>
    <w:rsid w:val="0064666D"/>
    <w:rsid w:val="0065059D"/>
    <w:rsid w:val="00651499"/>
    <w:rsid w:val="0065196B"/>
    <w:rsid w:val="006612CB"/>
    <w:rsid w:val="00670D84"/>
    <w:rsid w:val="00671093"/>
    <w:rsid w:val="00673F74"/>
    <w:rsid w:val="00674412"/>
    <w:rsid w:val="006803CA"/>
    <w:rsid w:val="00684591"/>
    <w:rsid w:val="006864D8"/>
    <w:rsid w:val="00686B48"/>
    <w:rsid w:val="0069074B"/>
    <w:rsid w:val="00691761"/>
    <w:rsid w:val="00691CB8"/>
    <w:rsid w:val="00693003"/>
    <w:rsid w:val="00695536"/>
    <w:rsid w:val="00695719"/>
    <w:rsid w:val="006A15D5"/>
    <w:rsid w:val="006A25F3"/>
    <w:rsid w:val="006A2CB8"/>
    <w:rsid w:val="006A4E8B"/>
    <w:rsid w:val="006A5716"/>
    <w:rsid w:val="006A72C2"/>
    <w:rsid w:val="006B0D2B"/>
    <w:rsid w:val="006B156A"/>
    <w:rsid w:val="006B1683"/>
    <w:rsid w:val="006B38BF"/>
    <w:rsid w:val="006B6319"/>
    <w:rsid w:val="006B6FC2"/>
    <w:rsid w:val="006C199F"/>
    <w:rsid w:val="006C1E89"/>
    <w:rsid w:val="006C2A1F"/>
    <w:rsid w:val="006C3BDB"/>
    <w:rsid w:val="006C5362"/>
    <w:rsid w:val="006C63BE"/>
    <w:rsid w:val="006C6402"/>
    <w:rsid w:val="006D0AAD"/>
    <w:rsid w:val="006D0C0A"/>
    <w:rsid w:val="006D1D0F"/>
    <w:rsid w:val="006D3250"/>
    <w:rsid w:val="006D5941"/>
    <w:rsid w:val="006E0C0D"/>
    <w:rsid w:val="006E2025"/>
    <w:rsid w:val="006E2858"/>
    <w:rsid w:val="006E2D76"/>
    <w:rsid w:val="006E40F1"/>
    <w:rsid w:val="006F071D"/>
    <w:rsid w:val="006F11AE"/>
    <w:rsid w:val="006F1A8B"/>
    <w:rsid w:val="006F2FEB"/>
    <w:rsid w:val="006F7EB3"/>
    <w:rsid w:val="00700308"/>
    <w:rsid w:val="00702E3C"/>
    <w:rsid w:val="00705D2B"/>
    <w:rsid w:val="00705F8D"/>
    <w:rsid w:val="00710E1D"/>
    <w:rsid w:val="00712B85"/>
    <w:rsid w:val="007137E9"/>
    <w:rsid w:val="00714300"/>
    <w:rsid w:val="00714936"/>
    <w:rsid w:val="00715CFE"/>
    <w:rsid w:val="0071790D"/>
    <w:rsid w:val="00720887"/>
    <w:rsid w:val="0072127C"/>
    <w:rsid w:val="007212C0"/>
    <w:rsid w:val="0072153E"/>
    <w:rsid w:val="007237BD"/>
    <w:rsid w:val="0072798F"/>
    <w:rsid w:val="007433BB"/>
    <w:rsid w:val="00743740"/>
    <w:rsid w:val="007501F9"/>
    <w:rsid w:val="0075249E"/>
    <w:rsid w:val="0075346B"/>
    <w:rsid w:val="00754CAD"/>
    <w:rsid w:val="007551F1"/>
    <w:rsid w:val="0075565E"/>
    <w:rsid w:val="007565E7"/>
    <w:rsid w:val="00756CB3"/>
    <w:rsid w:val="007617BF"/>
    <w:rsid w:val="00761993"/>
    <w:rsid w:val="00761FCD"/>
    <w:rsid w:val="00762E4D"/>
    <w:rsid w:val="00763A20"/>
    <w:rsid w:val="00764377"/>
    <w:rsid w:val="00772013"/>
    <w:rsid w:val="00773475"/>
    <w:rsid w:val="0077467D"/>
    <w:rsid w:val="007800F5"/>
    <w:rsid w:val="00782A52"/>
    <w:rsid w:val="00782AA7"/>
    <w:rsid w:val="00785ACC"/>
    <w:rsid w:val="0078686A"/>
    <w:rsid w:val="007870AF"/>
    <w:rsid w:val="00790A44"/>
    <w:rsid w:val="00790EA3"/>
    <w:rsid w:val="00791CEB"/>
    <w:rsid w:val="007A1553"/>
    <w:rsid w:val="007A2315"/>
    <w:rsid w:val="007A6F39"/>
    <w:rsid w:val="007A74F0"/>
    <w:rsid w:val="007B1AC4"/>
    <w:rsid w:val="007B3AFA"/>
    <w:rsid w:val="007B498A"/>
    <w:rsid w:val="007B5DF5"/>
    <w:rsid w:val="007B69DE"/>
    <w:rsid w:val="007B75A7"/>
    <w:rsid w:val="007C09DB"/>
    <w:rsid w:val="007C1574"/>
    <w:rsid w:val="007C4CDC"/>
    <w:rsid w:val="007D2592"/>
    <w:rsid w:val="007D40BA"/>
    <w:rsid w:val="007E4368"/>
    <w:rsid w:val="007E5B66"/>
    <w:rsid w:val="007F24DA"/>
    <w:rsid w:val="007F57D1"/>
    <w:rsid w:val="007F58E8"/>
    <w:rsid w:val="007F6047"/>
    <w:rsid w:val="00801CD8"/>
    <w:rsid w:val="00801D5E"/>
    <w:rsid w:val="00802549"/>
    <w:rsid w:val="00803C13"/>
    <w:rsid w:val="00803E3A"/>
    <w:rsid w:val="00806310"/>
    <w:rsid w:val="00810B18"/>
    <w:rsid w:val="0081116E"/>
    <w:rsid w:val="00814DAE"/>
    <w:rsid w:val="0081585C"/>
    <w:rsid w:val="00820276"/>
    <w:rsid w:val="008238F8"/>
    <w:rsid w:val="008247A0"/>
    <w:rsid w:val="00827246"/>
    <w:rsid w:val="0083202C"/>
    <w:rsid w:val="00833603"/>
    <w:rsid w:val="008356A9"/>
    <w:rsid w:val="0084099F"/>
    <w:rsid w:val="00844950"/>
    <w:rsid w:val="0084627B"/>
    <w:rsid w:val="00851BBD"/>
    <w:rsid w:val="008538B4"/>
    <w:rsid w:val="00860B34"/>
    <w:rsid w:val="00861DBA"/>
    <w:rsid w:val="00867956"/>
    <w:rsid w:val="00867A0C"/>
    <w:rsid w:val="00870E85"/>
    <w:rsid w:val="008717EE"/>
    <w:rsid w:val="0087430B"/>
    <w:rsid w:val="00874A98"/>
    <w:rsid w:val="008813F2"/>
    <w:rsid w:val="0088548E"/>
    <w:rsid w:val="0088578F"/>
    <w:rsid w:val="00890F0D"/>
    <w:rsid w:val="0089219B"/>
    <w:rsid w:val="008927DB"/>
    <w:rsid w:val="008A2682"/>
    <w:rsid w:val="008A31A1"/>
    <w:rsid w:val="008A6B63"/>
    <w:rsid w:val="008B092C"/>
    <w:rsid w:val="008B1803"/>
    <w:rsid w:val="008B2753"/>
    <w:rsid w:val="008B4167"/>
    <w:rsid w:val="008B4CDA"/>
    <w:rsid w:val="008B6D92"/>
    <w:rsid w:val="008C0807"/>
    <w:rsid w:val="008C1284"/>
    <w:rsid w:val="008C59DE"/>
    <w:rsid w:val="008C6ADE"/>
    <w:rsid w:val="008C723E"/>
    <w:rsid w:val="008D17E7"/>
    <w:rsid w:val="008D44AA"/>
    <w:rsid w:val="008D49FF"/>
    <w:rsid w:val="008D6334"/>
    <w:rsid w:val="008E26B6"/>
    <w:rsid w:val="008E42C2"/>
    <w:rsid w:val="008E66EB"/>
    <w:rsid w:val="008E6D79"/>
    <w:rsid w:val="008F177F"/>
    <w:rsid w:val="008F2D1C"/>
    <w:rsid w:val="008F56C5"/>
    <w:rsid w:val="008F6C41"/>
    <w:rsid w:val="00900550"/>
    <w:rsid w:val="00901608"/>
    <w:rsid w:val="009037EA"/>
    <w:rsid w:val="00903AF7"/>
    <w:rsid w:val="009046BB"/>
    <w:rsid w:val="009071DF"/>
    <w:rsid w:val="00907FF4"/>
    <w:rsid w:val="00911F35"/>
    <w:rsid w:val="00914887"/>
    <w:rsid w:val="0091531A"/>
    <w:rsid w:val="00916914"/>
    <w:rsid w:val="009175BD"/>
    <w:rsid w:val="00922083"/>
    <w:rsid w:val="00923C9C"/>
    <w:rsid w:val="00924924"/>
    <w:rsid w:val="009256AE"/>
    <w:rsid w:val="00933E31"/>
    <w:rsid w:val="00937AE9"/>
    <w:rsid w:val="00937FD8"/>
    <w:rsid w:val="009461ED"/>
    <w:rsid w:val="0094745E"/>
    <w:rsid w:val="00957CC4"/>
    <w:rsid w:val="00963DF3"/>
    <w:rsid w:val="00965777"/>
    <w:rsid w:val="009678D3"/>
    <w:rsid w:val="00971FE4"/>
    <w:rsid w:val="00973F5B"/>
    <w:rsid w:val="0097570B"/>
    <w:rsid w:val="00976617"/>
    <w:rsid w:val="00977058"/>
    <w:rsid w:val="00977586"/>
    <w:rsid w:val="00981B2C"/>
    <w:rsid w:val="0098425A"/>
    <w:rsid w:val="00984C48"/>
    <w:rsid w:val="00984FB4"/>
    <w:rsid w:val="00993246"/>
    <w:rsid w:val="009941A7"/>
    <w:rsid w:val="00995D43"/>
    <w:rsid w:val="00995F53"/>
    <w:rsid w:val="009A2076"/>
    <w:rsid w:val="009A2131"/>
    <w:rsid w:val="009A2853"/>
    <w:rsid w:val="009A3E74"/>
    <w:rsid w:val="009A4E38"/>
    <w:rsid w:val="009A6724"/>
    <w:rsid w:val="009B223E"/>
    <w:rsid w:val="009B34AB"/>
    <w:rsid w:val="009B7D89"/>
    <w:rsid w:val="009C1C41"/>
    <w:rsid w:val="009C2E1F"/>
    <w:rsid w:val="009C39F3"/>
    <w:rsid w:val="009C48DE"/>
    <w:rsid w:val="009C4F51"/>
    <w:rsid w:val="009C70D9"/>
    <w:rsid w:val="009D3FF7"/>
    <w:rsid w:val="009D4505"/>
    <w:rsid w:val="009D767F"/>
    <w:rsid w:val="009E046F"/>
    <w:rsid w:val="009E1F47"/>
    <w:rsid w:val="009E4104"/>
    <w:rsid w:val="009E4AAC"/>
    <w:rsid w:val="009E6662"/>
    <w:rsid w:val="009E7BA2"/>
    <w:rsid w:val="009F1115"/>
    <w:rsid w:val="009F14CD"/>
    <w:rsid w:val="009F1529"/>
    <w:rsid w:val="009F1573"/>
    <w:rsid w:val="009F44F0"/>
    <w:rsid w:val="009F55B7"/>
    <w:rsid w:val="009F642C"/>
    <w:rsid w:val="009F669A"/>
    <w:rsid w:val="00A15153"/>
    <w:rsid w:val="00A20069"/>
    <w:rsid w:val="00A2681D"/>
    <w:rsid w:val="00A3039C"/>
    <w:rsid w:val="00A32BE2"/>
    <w:rsid w:val="00A33676"/>
    <w:rsid w:val="00A35816"/>
    <w:rsid w:val="00A36234"/>
    <w:rsid w:val="00A36FD9"/>
    <w:rsid w:val="00A41088"/>
    <w:rsid w:val="00A427C1"/>
    <w:rsid w:val="00A442FC"/>
    <w:rsid w:val="00A502C2"/>
    <w:rsid w:val="00A51774"/>
    <w:rsid w:val="00A521CE"/>
    <w:rsid w:val="00A530B3"/>
    <w:rsid w:val="00A54C8A"/>
    <w:rsid w:val="00A620DD"/>
    <w:rsid w:val="00A626F5"/>
    <w:rsid w:val="00A63D81"/>
    <w:rsid w:val="00A66148"/>
    <w:rsid w:val="00A67CDD"/>
    <w:rsid w:val="00A70275"/>
    <w:rsid w:val="00A7105A"/>
    <w:rsid w:val="00A72B90"/>
    <w:rsid w:val="00A74A83"/>
    <w:rsid w:val="00A767F4"/>
    <w:rsid w:val="00A77C36"/>
    <w:rsid w:val="00A822FD"/>
    <w:rsid w:val="00A825E1"/>
    <w:rsid w:val="00A82BEF"/>
    <w:rsid w:val="00A8623B"/>
    <w:rsid w:val="00A90836"/>
    <w:rsid w:val="00A91012"/>
    <w:rsid w:val="00A9112D"/>
    <w:rsid w:val="00A93A5A"/>
    <w:rsid w:val="00A95EC9"/>
    <w:rsid w:val="00AA1499"/>
    <w:rsid w:val="00AA3C2D"/>
    <w:rsid w:val="00AA4C93"/>
    <w:rsid w:val="00AA4EF6"/>
    <w:rsid w:val="00AA516A"/>
    <w:rsid w:val="00AA656B"/>
    <w:rsid w:val="00AB289C"/>
    <w:rsid w:val="00AB36A3"/>
    <w:rsid w:val="00AB531F"/>
    <w:rsid w:val="00AC1978"/>
    <w:rsid w:val="00AC2C11"/>
    <w:rsid w:val="00AC3F56"/>
    <w:rsid w:val="00AC5ED7"/>
    <w:rsid w:val="00AC771A"/>
    <w:rsid w:val="00AD1556"/>
    <w:rsid w:val="00AD38AE"/>
    <w:rsid w:val="00AD3911"/>
    <w:rsid w:val="00AD4FF6"/>
    <w:rsid w:val="00AE1180"/>
    <w:rsid w:val="00AE1681"/>
    <w:rsid w:val="00AE1F14"/>
    <w:rsid w:val="00AE4753"/>
    <w:rsid w:val="00AE7306"/>
    <w:rsid w:val="00AF1F5F"/>
    <w:rsid w:val="00AF43DE"/>
    <w:rsid w:val="00B00C8B"/>
    <w:rsid w:val="00B0308E"/>
    <w:rsid w:val="00B03876"/>
    <w:rsid w:val="00B05E64"/>
    <w:rsid w:val="00B1048B"/>
    <w:rsid w:val="00B16F19"/>
    <w:rsid w:val="00B16FA1"/>
    <w:rsid w:val="00B178F9"/>
    <w:rsid w:val="00B20D6E"/>
    <w:rsid w:val="00B20F8F"/>
    <w:rsid w:val="00B27D4F"/>
    <w:rsid w:val="00B32477"/>
    <w:rsid w:val="00B34BDE"/>
    <w:rsid w:val="00B3612C"/>
    <w:rsid w:val="00B4203C"/>
    <w:rsid w:val="00B423F3"/>
    <w:rsid w:val="00B42C99"/>
    <w:rsid w:val="00B50482"/>
    <w:rsid w:val="00B52E63"/>
    <w:rsid w:val="00B534B3"/>
    <w:rsid w:val="00B56605"/>
    <w:rsid w:val="00B56CB1"/>
    <w:rsid w:val="00B57911"/>
    <w:rsid w:val="00B57AAA"/>
    <w:rsid w:val="00B63E30"/>
    <w:rsid w:val="00B66C01"/>
    <w:rsid w:val="00B7293C"/>
    <w:rsid w:val="00B73CB3"/>
    <w:rsid w:val="00B74A65"/>
    <w:rsid w:val="00B77DF4"/>
    <w:rsid w:val="00B8349F"/>
    <w:rsid w:val="00B90F8F"/>
    <w:rsid w:val="00B93C15"/>
    <w:rsid w:val="00BA6417"/>
    <w:rsid w:val="00BB01F9"/>
    <w:rsid w:val="00BB3506"/>
    <w:rsid w:val="00BB5ECD"/>
    <w:rsid w:val="00BB74F7"/>
    <w:rsid w:val="00BB7813"/>
    <w:rsid w:val="00BB7D33"/>
    <w:rsid w:val="00BC396A"/>
    <w:rsid w:val="00BC3F0C"/>
    <w:rsid w:val="00BC52D8"/>
    <w:rsid w:val="00BC73AB"/>
    <w:rsid w:val="00BC74E6"/>
    <w:rsid w:val="00BD0780"/>
    <w:rsid w:val="00BD5426"/>
    <w:rsid w:val="00BD64FD"/>
    <w:rsid w:val="00BD6674"/>
    <w:rsid w:val="00BE0385"/>
    <w:rsid w:val="00BE0D53"/>
    <w:rsid w:val="00BE2421"/>
    <w:rsid w:val="00BE6AF6"/>
    <w:rsid w:val="00BE7222"/>
    <w:rsid w:val="00BF04CA"/>
    <w:rsid w:val="00BF13E0"/>
    <w:rsid w:val="00BF2F16"/>
    <w:rsid w:val="00BF4FCA"/>
    <w:rsid w:val="00BF73AA"/>
    <w:rsid w:val="00BF7D67"/>
    <w:rsid w:val="00C00234"/>
    <w:rsid w:val="00C01729"/>
    <w:rsid w:val="00C06426"/>
    <w:rsid w:val="00C123A7"/>
    <w:rsid w:val="00C16BDD"/>
    <w:rsid w:val="00C1740D"/>
    <w:rsid w:val="00C21D1C"/>
    <w:rsid w:val="00C21E57"/>
    <w:rsid w:val="00C237CE"/>
    <w:rsid w:val="00C25EE4"/>
    <w:rsid w:val="00C25FF5"/>
    <w:rsid w:val="00C34D69"/>
    <w:rsid w:val="00C35583"/>
    <w:rsid w:val="00C41AFE"/>
    <w:rsid w:val="00C41EC4"/>
    <w:rsid w:val="00C425A2"/>
    <w:rsid w:val="00C443FF"/>
    <w:rsid w:val="00C45D42"/>
    <w:rsid w:val="00C46C2F"/>
    <w:rsid w:val="00C47280"/>
    <w:rsid w:val="00C50E0E"/>
    <w:rsid w:val="00C50FB9"/>
    <w:rsid w:val="00C60D3C"/>
    <w:rsid w:val="00C6277D"/>
    <w:rsid w:val="00C6297D"/>
    <w:rsid w:val="00C64C08"/>
    <w:rsid w:val="00C7115E"/>
    <w:rsid w:val="00C7165E"/>
    <w:rsid w:val="00C720F4"/>
    <w:rsid w:val="00C72E90"/>
    <w:rsid w:val="00C731BA"/>
    <w:rsid w:val="00C73D02"/>
    <w:rsid w:val="00C775D5"/>
    <w:rsid w:val="00C822C2"/>
    <w:rsid w:val="00C832E3"/>
    <w:rsid w:val="00C8635F"/>
    <w:rsid w:val="00C864BA"/>
    <w:rsid w:val="00C91F6C"/>
    <w:rsid w:val="00C94C31"/>
    <w:rsid w:val="00C976A4"/>
    <w:rsid w:val="00CA28D9"/>
    <w:rsid w:val="00CB1C77"/>
    <w:rsid w:val="00CB6158"/>
    <w:rsid w:val="00CC1155"/>
    <w:rsid w:val="00CC3393"/>
    <w:rsid w:val="00CC7AAE"/>
    <w:rsid w:val="00CD4D45"/>
    <w:rsid w:val="00CD636A"/>
    <w:rsid w:val="00CE0666"/>
    <w:rsid w:val="00CE3D68"/>
    <w:rsid w:val="00CF07DE"/>
    <w:rsid w:val="00CF1BDC"/>
    <w:rsid w:val="00CF3412"/>
    <w:rsid w:val="00CF6AE6"/>
    <w:rsid w:val="00CF7F2F"/>
    <w:rsid w:val="00D00652"/>
    <w:rsid w:val="00D006C2"/>
    <w:rsid w:val="00D018B5"/>
    <w:rsid w:val="00D0309A"/>
    <w:rsid w:val="00D03138"/>
    <w:rsid w:val="00D03977"/>
    <w:rsid w:val="00D03F64"/>
    <w:rsid w:val="00D077B9"/>
    <w:rsid w:val="00D07F9F"/>
    <w:rsid w:val="00D103E1"/>
    <w:rsid w:val="00D110D7"/>
    <w:rsid w:val="00D136F7"/>
    <w:rsid w:val="00D14C79"/>
    <w:rsid w:val="00D16BE4"/>
    <w:rsid w:val="00D21020"/>
    <w:rsid w:val="00D25AD3"/>
    <w:rsid w:val="00D26AC1"/>
    <w:rsid w:val="00D300FF"/>
    <w:rsid w:val="00D30B57"/>
    <w:rsid w:val="00D32F3C"/>
    <w:rsid w:val="00D33156"/>
    <w:rsid w:val="00D33F56"/>
    <w:rsid w:val="00D36637"/>
    <w:rsid w:val="00D36FBD"/>
    <w:rsid w:val="00D378F4"/>
    <w:rsid w:val="00D44487"/>
    <w:rsid w:val="00D447B4"/>
    <w:rsid w:val="00D450FB"/>
    <w:rsid w:val="00D4632A"/>
    <w:rsid w:val="00D55813"/>
    <w:rsid w:val="00D60A71"/>
    <w:rsid w:val="00D6524A"/>
    <w:rsid w:val="00D65FA3"/>
    <w:rsid w:val="00D72DCF"/>
    <w:rsid w:val="00D73305"/>
    <w:rsid w:val="00D80EC0"/>
    <w:rsid w:val="00D814E1"/>
    <w:rsid w:val="00D83CCD"/>
    <w:rsid w:val="00D8492E"/>
    <w:rsid w:val="00D85D38"/>
    <w:rsid w:val="00D86244"/>
    <w:rsid w:val="00D86D18"/>
    <w:rsid w:val="00D91594"/>
    <w:rsid w:val="00D965F8"/>
    <w:rsid w:val="00DA04AC"/>
    <w:rsid w:val="00DA13D7"/>
    <w:rsid w:val="00DA3EFF"/>
    <w:rsid w:val="00DB01A5"/>
    <w:rsid w:val="00DB2BE0"/>
    <w:rsid w:val="00DB2CBB"/>
    <w:rsid w:val="00DB2ED8"/>
    <w:rsid w:val="00DB3144"/>
    <w:rsid w:val="00DB3225"/>
    <w:rsid w:val="00DB3899"/>
    <w:rsid w:val="00DB5268"/>
    <w:rsid w:val="00DB7278"/>
    <w:rsid w:val="00DC0A97"/>
    <w:rsid w:val="00DC340F"/>
    <w:rsid w:val="00DC71BA"/>
    <w:rsid w:val="00DD09BF"/>
    <w:rsid w:val="00DD2DDF"/>
    <w:rsid w:val="00DD4894"/>
    <w:rsid w:val="00DD53E8"/>
    <w:rsid w:val="00DD6966"/>
    <w:rsid w:val="00DE19D0"/>
    <w:rsid w:val="00DE2268"/>
    <w:rsid w:val="00DE26FC"/>
    <w:rsid w:val="00DE36CF"/>
    <w:rsid w:val="00DF1ED9"/>
    <w:rsid w:val="00DF2417"/>
    <w:rsid w:val="00DF6AC4"/>
    <w:rsid w:val="00DF6C3A"/>
    <w:rsid w:val="00DF7903"/>
    <w:rsid w:val="00DF7FDE"/>
    <w:rsid w:val="00E018C1"/>
    <w:rsid w:val="00E02878"/>
    <w:rsid w:val="00E07E92"/>
    <w:rsid w:val="00E141B5"/>
    <w:rsid w:val="00E14F26"/>
    <w:rsid w:val="00E15CE2"/>
    <w:rsid w:val="00E16E49"/>
    <w:rsid w:val="00E2287D"/>
    <w:rsid w:val="00E3013D"/>
    <w:rsid w:val="00E317EA"/>
    <w:rsid w:val="00E3371A"/>
    <w:rsid w:val="00E34179"/>
    <w:rsid w:val="00E34829"/>
    <w:rsid w:val="00E361F1"/>
    <w:rsid w:val="00E368F8"/>
    <w:rsid w:val="00E37619"/>
    <w:rsid w:val="00E40851"/>
    <w:rsid w:val="00E4203C"/>
    <w:rsid w:val="00E446DD"/>
    <w:rsid w:val="00E44DE4"/>
    <w:rsid w:val="00E512CF"/>
    <w:rsid w:val="00E51470"/>
    <w:rsid w:val="00E5418A"/>
    <w:rsid w:val="00E605FC"/>
    <w:rsid w:val="00E66D76"/>
    <w:rsid w:val="00E72AD6"/>
    <w:rsid w:val="00E760AC"/>
    <w:rsid w:val="00E76D48"/>
    <w:rsid w:val="00E77DBA"/>
    <w:rsid w:val="00E8171C"/>
    <w:rsid w:val="00E82052"/>
    <w:rsid w:val="00E82A06"/>
    <w:rsid w:val="00E82E03"/>
    <w:rsid w:val="00E82FFA"/>
    <w:rsid w:val="00E83B75"/>
    <w:rsid w:val="00E8517B"/>
    <w:rsid w:val="00E85AFA"/>
    <w:rsid w:val="00E913D3"/>
    <w:rsid w:val="00E9409F"/>
    <w:rsid w:val="00E94BF5"/>
    <w:rsid w:val="00E9717B"/>
    <w:rsid w:val="00E9761E"/>
    <w:rsid w:val="00EA3331"/>
    <w:rsid w:val="00EA3B93"/>
    <w:rsid w:val="00EA78C3"/>
    <w:rsid w:val="00EA7E0B"/>
    <w:rsid w:val="00EA7E56"/>
    <w:rsid w:val="00EB05BC"/>
    <w:rsid w:val="00EB2FAA"/>
    <w:rsid w:val="00EB3612"/>
    <w:rsid w:val="00EC0F11"/>
    <w:rsid w:val="00EC1B4B"/>
    <w:rsid w:val="00EC53CE"/>
    <w:rsid w:val="00EC54F7"/>
    <w:rsid w:val="00ED2C27"/>
    <w:rsid w:val="00EE09D3"/>
    <w:rsid w:val="00EE5907"/>
    <w:rsid w:val="00EE59A1"/>
    <w:rsid w:val="00EE6FBE"/>
    <w:rsid w:val="00EF0C12"/>
    <w:rsid w:val="00EF32C7"/>
    <w:rsid w:val="00EF4FC9"/>
    <w:rsid w:val="00F0193A"/>
    <w:rsid w:val="00F02882"/>
    <w:rsid w:val="00F04592"/>
    <w:rsid w:val="00F07509"/>
    <w:rsid w:val="00F10B95"/>
    <w:rsid w:val="00F13C7A"/>
    <w:rsid w:val="00F1584A"/>
    <w:rsid w:val="00F16895"/>
    <w:rsid w:val="00F16DFE"/>
    <w:rsid w:val="00F24A27"/>
    <w:rsid w:val="00F24F6F"/>
    <w:rsid w:val="00F3092E"/>
    <w:rsid w:val="00F30985"/>
    <w:rsid w:val="00F3180B"/>
    <w:rsid w:val="00F33875"/>
    <w:rsid w:val="00F347A0"/>
    <w:rsid w:val="00F36612"/>
    <w:rsid w:val="00F40163"/>
    <w:rsid w:val="00F4164E"/>
    <w:rsid w:val="00F44657"/>
    <w:rsid w:val="00F45FFD"/>
    <w:rsid w:val="00F50520"/>
    <w:rsid w:val="00F505DA"/>
    <w:rsid w:val="00F5152F"/>
    <w:rsid w:val="00F52C65"/>
    <w:rsid w:val="00F55AC7"/>
    <w:rsid w:val="00F57C38"/>
    <w:rsid w:val="00F604E7"/>
    <w:rsid w:val="00F6659E"/>
    <w:rsid w:val="00F70015"/>
    <w:rsid w:val="00F710EF"/>
    <w:rsid w:val="00F712EE"/>
    <w:rsid w:val="00F729F4"/>
    <w:rsid w:val="00F72C44"/>
    <w:rsid w:val="00F742F2"/>
    <w:rsid w:val="00F75E41"/>
    <w:rsid w:val="00F80845"/>
    <w:rsid w:val="00F81F2D"/>
    <w:rsid w:val="00F82744"/>
    <w:rsid w:val="00F83E8E"/>
    <w:rsid w:val="00F8508E"/>
    <w:rsid w:val="00F91A81"/>
    <w:rsid w:val="00F92695"/>
    <w:rsid w:val="00F95910"/>
    <w:rsid w:val="00FA0B4C"/>
    <w:rsid w:val="00FA0C31"/>
    <w:rsid w:val="00FA29A5"/>
    <w:rsid w:val="00FA2DA0"/>
    <w:rsid w:val="00FA34CC"/>
    <w:rsid w:val="00FA4114"/>
    <w:rsid w:val="00FA429F"/>
    <w:rsid w:val="00FA56FE"/>
    <w:rsid w:val="00FB2929"/>
    <w:rsid w:val="00FC3A57"/>
    <w:rsid w:val="00FD048A"/>
    <w:rsid w:val="00FD31F8"/>
    <w:rsid w:val="00FD7797"/>
    <w:rsid w:val="00FE0F4E"/>
    <w:rsid w:val="00FE42E8"/>
    <w:rsid w:val="00FE43A4"/>
    <w:rsid w:val="00FE52BE"/>
    <w:rsid w:val="00FE58E0"/>
    <w:rsid w:val="00FE6DEE"/>
    <w:rsid w:val="00FF0FE1"/>
    <w:rsid w:val="00FF34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docId w15:val="{E27F39AD-CACC-124F-A890-8207394BE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customStyle="1" w:styleId="UnresolvedMention3">
    <w:name w:val="Unresolved Mention3"/>
    <w:basedOn w:val="DefaultParagraphFont"/>
    <w:uiPriority w:val="99"/>
    <w:semiHidden/>
    <w:unhideWhenUsed/>
    <w:rsid w:val="00D00652"/>
    <w:rPr>
      <w:color w:val="605E5C"/>
      <w:shd w:val="clear" w:color="auto" w:fill="E1DFDD"/>
    </w:rPr>
  </w:style>
  <w:style w:type="paragraph" w:customStyle="1" w:styleId="Paragraph">
    <w:name w:val="Paragraph"/>
    <w:basedOn w:val="Normal"/>
    <w:rsid w:val="00DD09BF"/>
    <w:pPr>
      <w:spacing w:before="120"/>
      <w:ind w:firstLine="720"/>
    </w:pPr>
    <w:rPr>
      <w:rFonts w:eastAsia="Times New Roman"/>
      <w:lang w:val="en-US" w:eastAsia="en-US"/>
    </w:rPr>
  </w:style>
  <w:style w:type="paragraph" w:customStyle="1" w:styleId="Acknowledgement">
    <w:name w:val="Acknowledgement"/>
    <w:basedOn w:val="Normal"/>
    <w:rsid w:val="00DF1ED9"/>
    <w:pPr>
      <w:spacing w:before="120"/>
      <w:ind w:left="720" w:hanging="720"/>
    </w:pPr>
    <w:rPr>
      <w:rFonts w:eastAsia="Times New Roman"/>
      <w:lang w:val="en-US" w:eastAsia="en-US"/>
    </w:rPr>
  </w:style>
  <w:style w:type="paragraph" w:styleId="Title">
    <w:name w:val="Title"/>
    <w:basedOn w:val="Normal"/>
    <w:next w:val="Normal"/>
    <w:link w:val="TitleChar"/>
    <w:uiPriority w:val="10"/>
    <w:qFormat/>
    <w:rsid w:val="00213027"/>
    <w:pPr>
      <w:contextualSpacing/>
      <w:jc w:val="both"/>
    </w:pPr>
    <w:rPr>
      <w:rFonts w:eastAsiaTheme="majorEastAsia" w:cstheme="majorBidi"/>
      <w:b/>
      <w:kern w:val="28"/>
      <w:sz w:val="32"/>
      <w:szCs w:val="56"/>
      <w:lang w:eastAsia="zh-CN"/>
    </w:rPr>
  </w:style>
  <w:style w:type="character" w:customStyle="1" w:styleId="TitleChar">
    <w:name w:val="Title Char"/>
    <w:basedOn w:val="DefaultParagraphFont"/>
    <w:link w:val="Title"/>
    <w:uiPriority w:val="10"/>
    <w:rsid w:val="00213027"/>
    <w:rPr>
      <w:rFonts w:ascii="Times New Roman" w:eastAsiaTheme="majorEastAsia" w:hAnsi="Times New Roman" w:cstheme="majorBidi"/>
      <w:b/>
      <w:kern w:val="28"/>
      <w:sz w:val="32"/>
      <w:szCs w:val="56"/>
      <w:lang w:eastAsia="zh-CN"/>
    </w:rPr>
  </w:style>
  <w:style w:type="character" w:customStyle="1" w:styleId="UnresolvedMention4">
    <w:name w:val="Unresolved Mention4"/>
    <w:basedOn w:val="DefaultParagraphFont"/>
    <w:uiPriority w:val="99"/>
    <w:semiHidden/>
    <w:unhideWhenUsed/>
    <w:rsid w:val="00F44657"/>
    <w:rPr>
      <w:color w:val="605E5C"/>
      <w:shd w:val="clear" w:color="auto" w:fill="E1DFDD"/>
    </w:rPr>
  </w:style>
  <w:style w:type="character" w:customStyle="1" w:styleId="UnresolvedMention5">
    <w:name w:val="Unresolved Mention5"/>
    <w:basedOn w:val="DefaultParagraphFont"/>
    <w:uiPriority w:val="99"/>
    <w:semiHidden/>
    <w:unhideWhenUsed/>
    <w:rsid w:val="009C2E1F"/>
    <w:rPr>
      <w:color w:val="605E5C"/>
      <w:shd w:val="clear" w:color="auto" w:fill="E1DFDD"/>
    </w:rPr>
  </w:style>
  <w:style w:type="paragraph" w:styleId="FootnoteText">
    <w:name w:val="footnote text"/>
    <w:basedOn w:val="Normal"/>
    <w:link w:val="FootnoteTextChar"/>
    <w:uiPriority w:val="99"/>
    <w:semiHidden/>
    <w:unhideWhenUsed/>
    <w:rsid w:val="008A2682"/>
    <w:rPr>
      <w:sz w:val="20"/>
      <w:szCs w:val="20"/>
    </w:rPr>
  </w:style>
  <w:style w:type="character" w:customStyle="1" w:styleId="FootnoteTextChar">
    <w:name w:val="Footnote Text Char"/>
    <w:basedOn w:val="DefaultParagraphFont"/>
    <w:link w:val="FootnoteText"/>
    <w:uiPriority w:val="99"/>
    <w:semiHidden/>
    <w:rsid w:val="008A2682"/>
    <w:rPr>
      <w:rFonts w:ascii="Times New Roman" w:hAnsi="Times New Roman" w:cs="Times New Roman"/>
      <w:sz w:val="20"/>
      <w:szCs w:val="20"/>
      <w:lang w:eastAsia="en-GB"/>
    </w:rPr>
  </w:style>
  <w:style w:type="character" w:styleId="FootnoteReference">
    <w:name w:val="footnote reference"/>
    <w:basedOn w:val="DefaultParagraphFont"/>
    <w:uiPriority w:val="99"/>
    <w:semiHidden/>
    <w:unhideWhenUsed/>
    <w:rsid w:val="008A2682"/>
    <w:rPr>
      <w:vertAlign w:val="superscript"/>
    </w:rPr>
  </w:style>
  <w:style w:type="character" w:customStyle="1" w:styleId="UnresolvedMention6">
    <w:name w:val="Unresolved Mention6"/>
    <w:basedOn w:val="DefaultParagraphFont"/>
    <w:uiPriority w:val="99"/>
    <w:semiHidden/>
    <w:unhideWhenUsed/>
    <w:rsid w:val="00D30B57"/>
    <w:rPr>
      <w:color w:val="605E5C"/>
      <w:shd w:val="clear" w:color="auto" w:fill="E1DFDD"/>
    </w:rPr>
  </w:style>
  <w:style w:type="character" w:customStyle="1" w:styleId="UnresolvedMention7">
    <w:name w:val="Unresolved Mention7"/>
    <w:basedOn w:val="DefaultParagraphFont"/>
    <w:uiPriority w:val="99"/>
    <w:semiHidden/>
    <w:unhideWhenUsed/>
    <w:rsid w:val="00EF32C7"/>
    <w:rPr>
      <w:color w:val="605E5C"/>
      <w:shd w:val="clear" w:color="auto" w:fill="E1DFDD"/>
    </w:rPr>
  </w:style>
  <w:style w:type="character" w:styleId="UnresolvedMention">
    <w:name w:val="Unresolved Mention"/>
    <w:basedOn w:val="DefaultParagraphFont"/>
    <w:uiPriority w:val="99"/>
    <w:semiHidden/>
    <w:unhideWhenUsed/>
    <w:rsid w:val="008A6B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751911">
      <w:bodyDiv w:val="1"/>
      <w:marLeft w:val="0"/>
      <w:marRight w:val="0"/>
      <w:marTop w:val="0"/>
      <w:marBottom w:val="0"/>
      <w:divBdr>
        <w:top w:val="none" w:sz="0" w:space="0" w:color="auto"/>
        <w:left w:val="none" w:sz="0" w:space="0" w:color="auto"/>
        <w:bottom w:val="none" w:sz="0" w:space="0" w:color="auto"/>
        <w:right w:val="none" w:sz="0" w:space="0" w:color="auto"/>
      </w:divBdr>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209463406">
      <w:bodyDiv w:val="1"/>
      <w:marLeft w:val="0"/>
      <w:marRight w:val="0"/>
      <w:marTop w:val="0"/>
      <w:marBottom w:val="0"/>
      <w:divBdr>
        <w:top w:val="none" w:sz="0" w:space="0" w:color="auto"/>
        <w:left w:val="none" w:sz="0" w:space="0" w:color="auto"/>
        <w:bottom w:val="none" w:sz="0" w:space="0" w:color="auto"/>
        <w:right w:val="none" w:sz="0" w:space="0" w:color="auto"/>
      </w:divBdr>
    </w:div>
    <w:div w:id="541602572">
      <w:bodyDiv w:val="1"/>
      <w:marLeft w:val="0"/>
      <w:marRight w:val="0"/>
      <w:marTop w:val="0"/>
      <w:marBottom w:val="0"/>
      <w:divBdr>
        <w:top w:val="none" w:sz="0" w:space="0" w:color="auto"/>
        <w:left w:val="none" w:sz="0" w:space="0" w:color="auto"/>
        <w:bottom w:val="none" w:sz="0" w:space="0" w:color="auto"/>
        <w:right w:val="none" w:sz="0" w:space="0" w:color="auto"/>
      </w:divBdr>
    </w:div>
    <w:div w:id="574051780">
      <w:bodyDiv w:val="1"/>
      <w:marLeft w:val="0"/>
      <w:marRight w:val="0"/>
      <w:marTop w:val="0"/>
      <w:marBottom w:val="0"/>
      <w:divBdr>
        <w:top w:val="none" w:sz="0" w:space="0" w:color="auto"/>
        <w:left w:val="none" w:sz="0" w:space="0" w:color="auto"/>
        <w:bottom w:val="none" w:sz="0" w:space="0" w:color="auto"/>
        <w:right w:val="none" w:sz="0" w:space="0" w:color="auto"/>
      </w:divBdr>
    </w:div>
    <w:div w:id="650213556">
      <w:bodyDiv w:val="1"/>
      <w:marLeft w:val="0"/>
      <w:marRight w:val="0"/>
      <w:marTop w:val="0"/>
      <w:marBottom w:val="0"/>
      <w:divBdr>
        <w:top w:val="none" w:sz="0" w:space="0" w:color="auto"/>
        <w:left w:val="none" w:sz="0" w:space="0" w:color="auto"/>
        <w:bottom w:val="none" w:sz="0" w:space="0" w:color="auto"/>
        <w:right w:val="none" w:sz="0" w:space="0" w:color="auto"/>
      </w:divBdr>
    </w:div>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220363830">
      <w:bodyDiv w:val="1"/>
      <w:marLeft w:val="0"/>
      <w:marRight w:val="0"/>
      <w:marTop w:val="0"/>
      <w:marBottom w:val="0"/>
      <w:divBdr>
        <w:top w:val="none" w:sz="0" w:space="0" w:color="auto"/>
        <w:left w:val="none" w:sz="0" w:space="0" w:color="auto"/>
        <w:bottom w:val="none" w:sz="0" w:space="0" w:color="auto"/>
        <w:right w:val="none" w:sz="0" w:space="0" w:color="auto"/>
      </w:divBdr>
    </w:div>
    <w:div w:id="1296258813">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dc.gov/nchs/nvss/dvs_data_release.htm"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globalenvhealth.org/code-data-download"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census.gov/data/tables/time-series/demo/popest/1980s-county.html" TargetMode="External"/><Relationship Id="rId4" Type="http://schemas.openxmlformats.org/officeDocument/2006/relationships/settings" Target="settings.xml"/><Relationship Id="rId9" Type="http://schemas.openxmlformats.org/officeDocument/2006/relationships/hyperlink" Target="https://www.cdc.gov/nchs/nvss/bridged_race.htm"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F716F-6BAD-8C47-91B9-F7C7A833D7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50472</Words>
  <Characters>287694</Characters>
  <Application>Microsoft Office Word</Application>
  <DocSecurity>0</DocSecurity>
  <Lines>2397</Lines>
  <Paragraphs>674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2</cp:revision>
  <cp:lastPrinted>2019-04-24T23:05:00Z</cp:lastPrinted>
  <dcterms:created xsi:type="dcterms:W3CDTF">2019-10-03T04:12:00Z</dcterms:created>
  <dcterms:modified xsi:type="dcterms:W3CDTF">2019-10-03T04:12:00Z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http://www.zotero.org/styles/apa</vt:lpwstr>
  </property>
  <property fmtid="{D5CDD505-2E9C-101B-9397-08002B2CF9AE}" pid="5" name="Mendeley Recent Style Name 0_1">
    <vt:lpwstr>American Psychological Association 6th edition</vt:lpwstr>
  </property>
  <property fmtid="{D5CDD505-2E9C-101B-9397-08002B2CF9AE}" pid="6" name="Mendeley Recent Style Id 1_1">
    <vt:lpwstr>http://www.zotero.org/styles/chicago-author-date</vt:lpwstr>
  </property>
  <property fmtid="{D5CDD505-2E9C-101B-9397-08002B2CF9AE}" pid="7" name="Mendeley Recent Style Name 1_1">
    <vt:lpwstr>Chicago Manual of Style 17th edition (author-date)</vt:lpwstr>
  </property>
  <property fmtid="{D5CDD505-2E9C-101B-9397-08002B2CF9AE}" pid="8" name="Mendeley Recent Style Id 2_1">
    <vt:lpwstr>http://www.zotero.org/styles/chicago-fullnote-bibliography</vt:lpwstr>
  </property>
  <property fmtid="{D5CDD505-2E9C-101B-9397-08002B2CF9AE}" pid="9" name="Mendeley Recent Style Name 2_1">
    <vt:lpwstr>Chicago Manual of Style 17th edition (full note)</vt:lpwstr>
  </property>
  <property fmtid="{D5CDD505-2E9C-101B-9397-08002B2CF9AE}" pid="10" name="Mendeley Recent Style Id 3_1">
    <vt:lpwstr>http://www.zotero.org/styles/chicago-note-bibliography</vt:lpwstr>
  </property>
  <property fmtid="{D5CDD505-2E9C-101B-9397-08002B2CF9AE}" pid="11" name="Mendeley Recent Style Name 3_1">
    <vt:lpwstr>Chicago Manual of Style 17th edition (note)</vt:lpwstr>
  </property>
  <property fmtid="{D5CDD505-2E9C-101B-9397-08002B2CF9AE}" pid="12" name="Mendeley Recent Style Id 4_1">
    <vt:lpwstr>http://www.zotero.org/styles/ieee</vt:lpwstr>
  </property>
  <property fmtid="{D5CDD505-2E9C-101B-9397-08002B2CF9AE}" pid="13" name="Mendeley Recent Style Name 4_1">
    <vt:lpwstr>IEEE</vt:lpwstr>
  </property>
  <property fmtid="{D5CDD505-2E9C-101B-9397-08002B2CF9AE}" pid="14" name="Mendeley Recent Style Id 5_1">
    <vt:lpwstr>http://www.zotero.org/styles/modern-humanities-research-association</vt:lpwstr>
  </property>
  <property fmtid="{D5CDD505-2E9C-101B-9397-08002B2CF9AE}" pid="15" name="Mendeley Recent Style Name 5_1">
    <vt:lpwstr>Modern Humanities Research Association 3rd edition (note with bibliography)</vt:lpwstr>
  </property>
  <property fmtid="{D5CDD505-2E9C-101B-9397-08002B2CF9AE}" pid="16" name="Mendeley Recent Style Id 6_1">
    <vt:lpwstr>http://www.zotero.org/styles/modern-language-association</vt:lpwstr>
  </property>
  <property fmtid="{D5CDD505-2E9C-101B-9397-08002B2CF9AE}" pid="17" name="Mendeley Recent Style Name 6_1">
    <vt:lpwstr>Modern Language Association 8th edition</vt:lpwstr>
  </property>
  <property fmtid="{D5CDD505-2E9C-101B-9397-08002B2CF9AE}" pid="18" name="Mendeley Recent Style Id 7_1">
    <vt:lpwstr>http://www.zotero.org/styles/nature</vt:lpwstr>
  </property>
  <property fmtid="{D5CDD505-2E9C-101B-9397-08002B2CF9AE}" pid="19" name="Mendeley Recent Style Name 7_1">
    <vt:lpwstr>Nature</vt:lpwstr>
  </property>
  <property fmtid="{D5CDD505-2E9C-101B-9397-08002B2CF9AE}" pid="20" name="Mendeley Recent Style Id 8_1">
    <vt:lpwstr>http://www.zotero.org/styles/the-lancet</vt:lpwstr>
  </property>
  <property fmtid="{D5CDD505-2E9C-101B-9397-08002B2CF9AE}" pid="21" name="Mendeley Recent Style Name 8_1">
    <vt:lpwstr>The Lancet</vt:lpwstr>
  </property>
  <property fmtid="{D5CDD505-2E9C-101B-9397-08002B2CF9AE}" pid="22" name="Mendeley Recent Style Id 9_1">
    <vt:lpwstr>http://www.zotero.org/styles/vancouver</vt:lpwstr>
  </property>
  <property fmtid="{D5CDD505-2E9C-101B-9397-08002B2CF9AE}" pid="23" name="Mendeley Recent Style Name 9_1">
    <vt:lpwstr>Vancouver</vt:lpwstr>
  </property>
  <property fmtid="{D5CDD505-2E9C-101B-9397-08002B2CF9AE}" pid="24" name="Mendeley Citation Style_1">
    <vt:lpwstr>http://www.zotero.org/styles/nature</vt:lpwstr>
  </property>
</Properties>
</file>