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bookmarkStart w:id="0" w:name="_GoBack"/>
      <w:bookmarkEnd w:id="0"/>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77B82EE0"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Pr="00E85AFA">
        <w:rPr>
          <w:color w:val="000000" w:themeColor="text1"/>
          <w:vertAlign w:val="superscript"/>
        </w:rPr>
        <w:t>3</w:t>
      </w:r>
      <w:r w:rsidRPr="00E85AFA">
        <w:rPr>
          <w:color w:val="000000" w:themeColor="text1"/>
        </w:rPr>
        <w:t>, Goodarz Danaei</w:t>
      </w:r>
      <w:r w:rsidRPr="00E85AFA">
        <w:rPr>
          <w:color w:val="000000" w:themeColor="text1"/>
          <w:vertAlign w:val="superscript"/>
        </w:rPr>
        <w:t>4</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1,2,5*</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0ECBBE"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3</w:t>
      </w:r>
      <w:r w:rsidRPr="00E85AFA">
        <w:rPr>
          <w:color w:val="000000" w:themeColor="text1"/>
        </w:rPr>
        <w:t>Space and Atmospheric Physics, Imperial College London, London, United Kingdom</w:t>
      </w:r>
    </w:p>
    <w:p w14:paraId="22AAFA30" w14:textId="6EB52C8D" w:rsidR="00613BCB" w:rsidRPr="00E85AFA" w:rsidRDefault="00613BCB" w:rsidP="00613BCB">
      <w:pPr>
        <w:spacing w:line="480" w:lineRule="auto"/>
        <w:jc w:val="both"/>
        <w:rPr>
          <w:color w:val="000000" w:themeColor="text1"/>
        </w:rPr>
      </w:pPr>
      <w:r w:rsidRPr="00E85AFA">
        <w:rPr>
          <w:color w:val="000000" w:themeColor="text1"/>
          <w:vertAlign w:val="superscript"/>
        </w:rPr>
        <w:t>4</w:t>
      </w:r>
      <w:r w:rsidRPr="00E85AFA">
        <w:rPr>
          <w:color w:val="000000" w:themeColor="text1"/>
        </w:rPr>
        <w:t>Harvard T.H. Chan School of Public Health, Boston, Massachusetts, USA</w:t>
      </w:r>
    </w:p>
    <w:p w14:paraId="144CC5D4"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5</w:t>
      </w:r>
      <w:r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0D3F92EB"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del w:id="1" w:author="Robbie Parks" w:date="2019-10-02T07:34:00Z">
        <w:r w:rsidRPr="004C3A2F">
          <w:rPr>
            <w:lang w:val="en-GB"/>
          </w:rPr>
          <w:delText>majid.ezzati@imperial.ac.uk</w:delText>
        </w:r>
      </w:del>
      <w:ins w:id="2" w:author="Robbie Parks" w:date="2019-10-02T07:34:00Z">
        <w:r w:rsidR="006E2858">
          <w:fldChar w:fldCharType="begin"/>
        </w:r>
        <w:r w:rsidR="006E2858">
          <w:instrText xml:space="preserve"> HYPERLINK "mailto:majid.ezzati@imperial.ac.uk" </w:instrText>
        </w:r>
        <w:r w:rsidR="006E2858">
          <w:fldChar w:fldCharType="separate"/>
        </w:r>
        <w:r w:rsidR="00F45FFD" w:rsidRPr="00E85AFA">
          <w:rPr>
            <w:rStyle w:val="Hyperlink"/>
            <w:lang w:val="en-GB"/>
          </w:rPr>
          <w:t>majid.ezzati@imperial.ac.uk</w:t>
        </w:r>
        <w:r w:rsidR="006E2858">
          <w:rPr>
            <w:rStyle w:val="Hyperlink"/>
            <w:lang w:val="en-GB"/>
          </w:rPr>
          <w:fldChar w:fldCharType="end"/>
        </w:r>
      </w:ins>
      <w:r w:rsidR="00E02878" w:rsidRPr="00E85AFA">
        <w:rPr>
          <w:b/>
          <w:lang w:val="en-GB"/>
        </w:rPr>
        <w:br w:type="page"/>
      </w:r>
    </w:p>
    <w:p w14:paraId="36931E7C" w14:textId="7A75E4BD"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del w:id="3" w:author="Robbie Parks" w:date="2019-10-02T07:34:00Z">
        <w:r w:rsidRPr="004C3A2F">
          <w:rPr>
            <w:rFonts w:eastAsia="Times New Roman"/>
            <w:b/>
          </w:rPr>
          <w:delText>norms</w:delText>
        </w:r>
      </w:del>
      <w:ins w:id="4" w:author="Robbie Parks" w:date="2019-10-02T07:34:00Z">
        <w:r w:rsidR="00995D43">
          <w:rPr>
            <w:rFonts w:eastAsia="Times New Roman"/>
            <w:b/>
          </w:rPr>
          <w:t>norm</w:t>
        </w:r>
      </w:ins>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 There is limited data on how such deviations affect deaths from different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a </w:t>
      </w:r>
      <w:del w:id="5" w:author="Robbie Parks" w:date="2019-10-02T07:34:00Z">
        <w:r w:rsidRPr="004C3A2F">
          <w:rPr>
            <w:rFonts w:eastAsia="Times New Roman"/>
            <w:b/>
          </w:rPr>
          <w:delText>37</w:delText>
        </w:r>
      </w:del>
      <w:ins w:id="6" w:author="Robbie Parks" w:date="2019-10-02T07:34:00Z">
        <w:r w:rsidR="00C425A2" w:rsidRPr="00E85AFA">
          <w:rPr>
            <w:rFonts w:eastAsia="Times New Roman"/>
            <w:b/>
          </w:rPr>
          <w:t>38</w:t>
        </w:r>
      </w:ins>
      <w:r w:rsidRPr="00E85AFA">
        <w:rPr>
          <w:rFonts w:eastAsia="Times New Roman"/>
          <w:b/>
        </w:rPr>
        <w:t>-year period (1980-</w:t>
      </w:r>
      <w:del w:id="7" w:author="Robbie Parks" w:date="2019-10-02T07:34:00Z">
        <w:r w:rsidRPr="004C3A2F">
          <w:rPr>
            <w:rFonts w:eastAsia="Times New Roman"/>
            <w:b/>
          </w:rPr>
          <w:delText>2016</w:delText>
        </w:r>
      </w:del>
      <w:ins w:id="8" w:author="Robbie Parks" w:date="2019-10-02T07:34:00Z">
        <w:r w:rsidRPr="00E85AFA">
          <w:rPr>
            <w:rFonts w:eastAsia="Times New Roman"/>
            <w:b/>
          </w:rPr>
          <w:t>201</w:t>
        </w:r>
        <w:r w:rsidR="00C425A2" w:rsidRPr="00E85AFA">
          <w:rPr>
            <w:rFonts w:eastAsia="Times New Roman"/>
            <w:b/>
          </w:rPr>
          <w:t>7</w:t>
        </w:r>
      </w:ins>
      <w:r w:rsidRPr="00E85AFA">
        <w:rPr>
          <w:rFonts w:eastAsia="Times New Roman"/>
          <w:b/>
        </w:rPr>
        <w:t xml:space="preserve">) in the entire contiguous USA and formulated a Bayesian spatio-temporal model to </w:t>
      </w:r>
      <w:del w:id="9" w:author="Robbie Parks" w:date="2019-10-02T07:34:00Z">
        <w:r w:rsidRPr="004C3A2F">
          <w:rPr>
            <w:rFonts w:eastAsia="Times New Roman"/>
            <w:b/>
          </w:rPr>
          <w:delText>estimate</w:delText>
        </w:r>
      </w:del>
      <w:ins w:id="10" w:author="Robbie Parks" w:date="2019-10-02T07:34:00Z">
        <w:r w:rsidR="00607238" w:rsidRPr="00E85AFA">
          <w:rPr>
            <w:rFonts w:eastAsia="Times New Roman"/>
            <w:b/>
          </w:rPr>
          <w:t>quantify</w:t>
        </w:r>
      </w:ins>
      <w:r w:rsidRPr="00E85AFA">
        <w:rPr>
          <w:rFonts w:eastAsia="Times New Roman"/>
          <w:b/>
        </w:rPr>
        <w:t xml:space="preserve"> how anomalous temperatures, defined as deviations</w:t>
      </w:r>
      <w:r w:rsidR="005E282E" w:rsidRPr="00E85AFA">
        <w:rPr>
          <w:rFonts w:eastAsia="Times New Roman"/>
          <w:b/>
        </w:rPr>
        <w:t xml:space="preserve"> </w:t>
      </w:r>
      <w:del w:id="11" w:author="Robbie Parks" w:date="2019-10-02T07:34:00Z">
        <w:r w:rsidRPr="004C3A2F">
          <w:rPr>
            <w:rFonts w:eastAsia="Times New Roman"/>
            <w:b/>
          </w:rPr>
          <w:delText xml:space="preserve">from the long-term norm </w:delText>
        </w:r>
      </w:del>
      <w:r w:rsidR="005E282E" w:rsidRPr="00E85AFA">
        <w:rPr>
          <w:rFonts w:eastAsia="Times New Roman"/>
          <w:b/>
        </w:rPr>
        <w:t>of monthly temperature</w:t>
      </w:r>
      <w:ins w:id="12" w:author="Robbie Parks" w:date="2019-10-02T07:34:00Z">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ins>
      <w:r w:rsidRPr="00E85AFA">
        <w:rPr>
          <w:rFonts w:eastAsia="Times New Roman"/>
          <w:b/>
        </w:rPr>
        <w:t xml:space="preserve">, affect deaths from different </w:t>
      </w:r>
      <w:del w:id="13" w:author="Robbie Parks" w:date="2019-10-02T07:34:00Z">
        <w:r w:rsidRPr="004C3A2F">
          <w:rPr>
            <w:rFonts w:eastAsia="Times New Roman"/>
            <w:b/>
          </w:rPr>
          <w:delText>intentional</w:delText>
        </w:r>
      </w:del>
      <w:ins w:id="14" w:author="Robbie Parks" w:date="2019-10-02T07:34:00Z">
        <w:r w:rsidR="00F50520" w:rsidRPr="00E85AFA">
          <w:rPr>
            <w:rFonts w:eastAsia="Times New Roman"/>
            <w:b/>
          </w:rPr>
          <w:t>un</w:t>
        </w:r>
        <w:r w:rsidRPr="00E85AFA">
          <w:rPr>
            <w:rFonts w:eastAsia="Times New Roman"/>
            <w:b/>
          </w:rPr>
          <w:t>intentional</w:t>
        </w:r>
      </w:ins>
      <w:r w:rsidRPr="00E85AFA">
        <w:rPr>
          <w:rFonts w:eastAsia="Times New Roman"/>
          <w:b/>
        </w:rPr>
        <w:t xml:space="preserve"> (transport, falls and drownings) and </w:t>
      </w:r>
      <w:del w:id="15" w:author="Robbie Parks" w:date="2019-10-02T07:34:00Z">
        <w:r w:rsidRPr="004C3A2F">
          <w:rPr>
            <w:rFonts w:eastAsia="Times New Roman"/>
            <w:b/>
          </w:rPr>
          <w:delText>unintentional</w:delText>
        </w:r>
      </w:del>
      <w:ins w:id="16" w:author="Robbie Parks" w:date="2019-10-02T07:34:00Z">
        <w:r w:rsidRPr="00E85AFA">
          <w:rPr>
            <w:rFonts w:eastAsia="Times New Roman"/>
            <w:b/>
          </w:rPr>
          <w:t>intentional</w:t>
        </w:r>
      </w:ins>
      <w:r w:rsidRPr="00E85AFA">
        <w:rPr>
          <w:rFonts w:eastAsia="Times New Roman"/>
          <w:b/>
        </w:rPr>
        <w:t xml:space="preserve"> (assault and </w:t>
      </w:r>
      <w:r w:rsidR="00702E3C" w:rsidRPr="00E85AFA">
        <w:rPr>
          <w:rFonts w:eastAsia="Times New Roman"/>
          <w:b/>
        </w:rPr>
        <w:t>suicide</w:t>
      </w:r>
      <w:r w:rsidRPr="00E85AFA">
        <w:rPr>
          <w:rFonts w:eastAsia="Times New Roman"/>
          <w:b/>
        </w:rPr>
        <w:t>) injuries</w:t>
      </w:r>
      <w:ins w:id="17" w:author="Robbie Parks" w:date="2019-10-02T07:34:00Z">
        <w:r w:rsidR="00607238" w:rsidRPr="00E85AFA">
          <w:rPr>
            <w:rFonts w:eastAsia="Times New Roman"/>
            <w:b/>
          </w:rPr>
          <w:t>,</w:t>
        </w:r>
      </w:ins>
      <w:r w:rsidRPr="00E85AFA">
        <w:rPr>
          <w:rFonts w:eastAsia="Times New Roman"/>
          <w:b/>
        </w:rPr>
        <w:t xml:space="preserve"> by age group and sex. We found that a </w:t>
      </w:r>
      <w:del w:id="18" w:author="Robbie Parks" w:date="2019-10-02T07:34:00Z">
        <w:r w:rsidRPr="004C3A2F">
          <w:rPr>
            <w:rFonts w:eastAsia="Times New Roman"/>
            <w:b/>
          </w:rPr>
          <w:delText>1</w:delText>
        </w:r>
      </w:del>
      <w:ins w:id="19" w:author="Robbie Parks" w:date="2019-10-02T07:34:00Z">
        <w:r w:rsidR="00F24A27" w:rsidRPr="00E85AFA">
          <w:rPr>
            <w:rFonts w:eastAsia="Times New Roman"/>
            <w:b/>
          </w:rPr>
          <w:t>2</w:t>
        </w:r>
      </w:ins>
      <w:r w:rsidRPr="00E85AFA">
        <w:rPr>
          <w:rFonts w:eastAsia="Times New Roman"/>
          <w:b/>
        </w:rPr>
        <w:t xml:space="preserve">°C anomalously warm year would be associated with an estimated </w:t>
      </w:r>
      <w:del w:id="20" w:author="Robbie Parks" w:date="2019-10-02T07:34:00Z">
        <w:r w:rsidRPr="004C3A2F">
          <w:rPr>
            <w:rFonts w:eastAsia="Times New Roman"/>
            <w:b/>
          </w:rPr>
          <w:delText>941</w:delText>
        </w:r>
      </w:del>
      <w:ins w:id="21" w:author="Robbie Parks" w:date="2019-10-02T07:34:00Z">
        <w:r w:rsidR="005E0B16">
          <w:rPr>
            <w:rFonts w:eastAsia="Times New Roman"/>
            <w:b/>
          </w:rPr>
          <w:t>2,135</w:t>
        </w:r>
      </w:ins>
      <w:r w:rsidRPr="00E85AFA">
        <w:rPr>
          <w:rFonts w:eastAsia="Times New Roman"/>
          <w:b/>
        </w:rPr>
        <w:t xml:space="preserve"> (95% credible interval </w:t>
      </w:r>
      <w:del w:id="22" w:author="Robbie Parks" w:date="2019-10-02T07:34:00Z">
        <w:r w:rsidRPr="004C3A2F">
          <w:rPr>
            <w:rFonts w:eastAsia="Times New Roman"/>
            <w:b/>
          </w:rPr>
          <w:delText>831-</w:delText>
        </w:r>
      </w:del>
      <w:r w:rsidR="005E0B16">
        <w:rPr>
          <w:rFonts w:eastAsia="Times New Roman"/>
          <w:b/>
        </w:rPr>
        <w:t>1,</w:t>
      </w:r>
      <w:del w:id="23" w:author="Robbie Parks" w:date="2019-10-02T07:34:00Z">
        <w:r w:rsidRPr="004C3A2F">
          <w:rPr>
            <w:rFonts w:eastAsia="Times New Roman"/>
            <w:b/>
          </w:rPr>
          <w:delText>053</w:delText>
        </w:r>
      </w:del>
      <w:ins w:id="24" w:author="Robbie Parks" w:date="2019-10-02T07:34:00Z">
        <w:r w:rsidR="005E0B16">
          <w:rPr>
            <w:rFonts w:eastAsia="Times New Roman"/>
            <w:b/>
          </w:rPr>
          <w:t>906</w:t>
        </w:r>
        <w:r w:rsidRPr="00E85AFA">
          <w:rPr>
            <w:rFonts w:eastAsia="Times New Roman"/>
            <w:b/>
          </w:rPr>
          <w:t>-</w:t>
        </w:r>
        <w:r w:rsidR="005E0B16">
          <w:rPr>
            <w:rFonts w:eastAsia="Times New Roman"/>
            <w:b/>
          </w:rPr>
          <w:t>2,368</w:t>
        </w:r>
      </w:ins>
      <w:r w:rsidRPr="00E85AFA">
        <w:rPr>
          <w:rFonts w:eastAsia="Times New Roman"/>
          <w:b/>
        </w:rPr>
        <w:t xml:space="preserve">) additional injury deaths in the contiguous USA. </w:t>
      </w:r>
      <w:del w:id="25" w:author="Robbie Parks" w:date="2019-10-02T07:34:00Z">
        <w:r w:rsidRPr="004C3A2F">
          <w:rPr>
            <w:rFonts w:eastAsia="Times New Roman"/>
            <w:b/>
          </w:rPr>
          <w:delText>87</w:delText>
        </w:r>
      </w:del>
      <w:ins w:id="26" w:author="Robbie Parks" w:date="2019-10-02T07:34:00Z">
        <w:r w:rsidR="00EE09D3">
          <w:rPr>
            <w:rFonts w:eastAsia="Times New Roman"/>
            <w:b/>
          </w:rPr>
          <w:t>84</w:t>
        </w:r>
      </w:ins>
      <w:r w:rsidRPr="00E85AFA">
        <w:rPr>
          <w:rFonts w:eastAsia="Times New Roman"/>
          <w:b/>
        </w:rPr>
        <w:t>% of</w:t>
      </w:r>
      <w:ins w:id="27" w:author="Robbie Parks" w:date="2019-10-02T07:34:00Z">
        <w:r w:rsidRPr="00E85AFA">
          <w:rPr>
            <w:rFonts w:eastAsia="Times New Roman"/>
            <w:b/>
          </w:rPr>
          <w:t xml:space="preserve"> </w:t>
        </w:r>
        <w:r w:rsidR="00607238" w:rsidRPr="00E85AFA">
          <w:rPr>
            <w:rFonts w:eastAsia="Times New Roman"/>
            <w:b/>
          </w:rPr>
          <w:t>these additional</w:t>
        </w:r>
      </w:ins>
      <w:r w:rsidR="00607238" w:rsidRPr="00E85AFA">
        <w:rPr>
          <w:rFonts w:eastAsia="Times New Roman"/>
          <w:b/>
        </w:rPr>
        <w:t xml:space="preserve"> </w:t>
      </w:r>
      <w:r w:rsidRPr="00E85AFA">
        <w:rPr>
          <w:rFonts w:eastAsia="Times New Roman"/>
          <w:b/>
        </w:rPr>
        <w:t>deaths would occur in males, concentrated mostly in adolescent to middle ages. These</w:t>
      </w:r>
      <w:del w:id="28" w:author="Robbie Parks" w:date="2019-10-02T07:34:00Z">
        <w:r w:rsidRPr="004C3A2F">
          <w:rPr>
            <w:rFonts w:eastAsia="Times New Roman"/>
            <w:b/>
          </w:rPr>
          <w:delText xml:space="preserve"> excess</w:delText>
        </w:r>
      </w:del>
      <w:r w:rsidRPr="00E85AFA">
        <w:rPr>
          <w:rFonts w:eastAsia="Times New Roman"/>
          <w:b/>
        </w:rPr>
        <w:t xml:space="preserv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offset partly by an overall decline in deaths from falls in older ages. The findings demonstrate the need for targeted public health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46075D86"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112889" w:rsidRPr="00E85AFA">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E85AFA">
        <w:rPr>
          <w:rFonts w:eastAsia="Times New Roman"/>
          <w:b/>
        </w:rPr>
        <w:fldChar w:fldCharType="separate"/>
      </w:r>
      <w:r w:rsidR="00535DCA" w:rsidRPr="00E85AFA">
        <w:rPr>
          <w:rFonts w:eastAsia="Times New Roman"/>
          <w:noProof/>
          <w:vertAlign w:val="superscript"/>
        </w:rPr>
        <w:t>1–3</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w:t>
      </w:r>
      <w:del w:id="29" w:author="Robbie Parks" w:date="2019-10-02T07:34:00Z">
        <w:r w:rsidR="00BB01F9" w:rsidRPr="004C3A2F">
          <w:rPr>
            <w:color w:val="000000" w:themeColor="text1"/>
          </w:rPr>
          <w:delText>,</w:delText>
        </w:r>
      </w:del>
      <w:r w:rsidR="0065196B" w:rsidRPr="00E85AFA">
        <w:rPr>
          <w:color w:val="000000" w:themeColor="text1"/>
        </w:rPr>
        <w:t xml:space="preserve"> and cardiorespiratory and other chronic diseases</w:t>
      </w:r>
      <w:r w:rsidR="00494DA5" w:rsidRPr="00E85AFA">
        <w:rPr>
          <w:color w:val="000000" w:themeColor="text1"/>
        </w:rPr>
        <w:t>.</w:t>
      </w:r>
      <w:r w:rsidR="0065196B" w:rsidRPr="00E85AFA">
        <w:rPr>
          <w:color w:val="000000" w:themeColor="text1"/>
        </w:rPr>
        <w:fldChar w:fldCharType="begin" w:fldLock="1"/>
      </w:r>
      <w:r w:rsidR="00112889" w:rsidRPr="00E85AFA">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1–6</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7–9</w:t>
      </w:r>
      <w:r w:rsidR="0065196B"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del w:id="30" w:author="Robbie Parks" w:date="2019-10-02T07:34:00Z">
        <w:r w:rsidR="0065196B" w:rsidRPr="004C3A2F">
          <w:rPr>
            <w:color w:val="000000" w:themeColor="text1"/>
          </w:rPr>
          <w:delText>, even though</w:delText>
        </w:r>
      </w:del>
      <w:ins w:id="31" w:author="Robbie Parks" w:date="2019-10-02T07:34:00Z">
        <w:r w:rsidR="006C6402" w:rsidRPr="00E85AFA">
          <w:rPr>
            <w:color w:val="000000" w:themeColor="text1"/>
          </w:rPr>
          <w:t>. There are two reasons to investigate a potential role for temperature on injury mortality: First</w:t>
        </w:r>
      </w:ins>
      <w:r w:rsidR="0065196B" w:rsidRPr="00E85AFA">
        <w:rPr>
          <w:color w:val="000000" w:themeColor="text1"/>
        </w:rPr>
        <w:t xml:space="preserve"> death rates from injuries vary seasonally</w:t>
      </w:r>
      <w:ins w:id="32" w:author="Robbie Parks" w:date="2019-10-02T07:34:00Z">
        <w:r w:rsidR="00D814E1">
          <w:rPr>
            <w:color w:val="000000" w:themeColor="text1"/>
          </w:rPr>
          <w:t xml:space="preserve"> and the seasonality varies by age </w:t>
        </w:r>
        <w:r w:rsidR="00D814E1">
          <w:rPr>
            <w:color w:val="000000" w:themeColor="text1"/>
          </w:rPr>
          <w:lastRenderedPageBreak/>
          <w:t>group</w:t>
        </w:r>
      </w:ins>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10,11</w:t>
      </w:r>
      <w:r w:rsidR="0065196B" w:rsidRPr="00E85AFA">
        <w:rPr>
          <w:color w:val="000000" w:themeColor="text1"/>
        </w:rPr>
        <w:fldChar w:fldCharType="end"/>
      </w:r>
      <w:del w:id="33" w:author="Robbie Parks" w:date="2019-10-02T07:34:00Z">
        <w:r w:rsidR="0065196B" w:rsidRPr="004C3A2F">
          <w:rPr>
            <w:color w:val="000000" w:themeColor="text1"/>
          </w:rPr>
          <w:delText xml:space="preserve"> which means that temperature may play a role in their pathogenesis.</w:delText>
        </w:r>
      </w:del>
      <w:ins w:id="34" w:author="Robbie Parks" w:date="2019-10-02T07:34:00Z">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n driving patterns</w:t>
        </w:r>
        <w:r w:rsidR="006276CA">
          <w:rPr>
            <w:color w:val="000000" w:themeColor="text1"/>
          </w:rPr>
          <w:t xml:space="preserve"> </w:t>
        </w:r>
        <w:r w:rsidR="0098425A">
          <w:rPr>
            <w:color w:val="000000" w:themeColor="text1"/>
          </w:rPr>
          <w:t>and performance,</w:t>
        </w:r>
        <w:r w:rsidR="006276CA">
          <w:fldChar w:fldCharType="begin" w:fldLock="1"/>
        </w:r>
        <w:r w:rsidR="005E4E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21&lt;/sup&gt;","plainTextFormattedCitation":"12–21","previouslyFormattedCitation":"&lt;sup&gt;12–21&lt;/sup&gt;"},"properties":{"noteIndex":0},"schema":"https://github.com/citation-style-language/schema/raw/master/csl-citation.json"}</w:instrText>
        </w:r>
        <w:r w:rsidR="006276CA">
          <w:fldChar w:fldCharType="separate"/>
        </w:r>
        <w:r w:rsidR="009C1C41" w:rsidRPr="009C1C41">
          <w:rPr>
            <w:noProof/>
            <w:vertAlign w:val="superscript"/>
          </w:rPr>
          <w:t>12–21</w:t>
        </w:r>
        <w:r w:rsidR="006276CA">
          <w:fldChar w:fldCharType="end"/>
        </w:r>
        <w:r w:rsidR="0098425A">
          <w:t xml:space="preserve"> </w:t>
        </w:r>
        <w:r w:rsidR="008A31A1">
          <w:rPr>
            <w:color w:val="000000" w:themeColor="text1"/>
          </w:rPr>
          <w:t>alcohol drinking,</w:t>
        </w:r>
        <w:r w:rsidR="0098425A"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0098425A" w:rsidRPr="00E85AFA">
          <w:fldChar w:fldCharType="separate"/>
        </w:r>
        <w:r w:rsidR="009C1C41" w:rsidRPr="009C1C41">
          <w:rPr>
            <w:noProof/>
            <w:vertAlign w:val="superscript"/>
          </w:rPr>
          <w:t>22</w:t>
        </w:r>
        <w:r w:rsidR="0098425A" w:rsidRPr="00E85AFA">
          <w:fldChar w:fldCharType="end"/>
        </w:r>
        <w:r w:rsidR="008A31A1">
          <w:rPr>
            <w:color w:val="000000" w:themeColor="text1"/>
          </w:rPr>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9C2E1F">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6276CA" w:rsidRPr="00E85AFA">
          <w:fldChar w:fldCharType="separate"/>
        </w:r>
        <w:r w:rsidR="009C2E1F" w:rsidRPr="009C2E1F">
          <w:rPr>
            <w:noProof/>
            <w:vertAlign w:val="superscript"/>
          </w:rPr>
          <w:t>23–25</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w:t>
        </w:r>
      </w:ins>
      <w:r w:rsidR="006C6402" w:rsidRPr="00E85AFA">
        <w:rPr>
          <w:color w:val="000000" w:themeColor="text1"/>
        </w:rPr>
        <w:t xml:space="preserve">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p>
    <w:p w14:paraId="04ECE5B7" w14:textId="4F7F874F" w:rsidR="007433BB" w:rsidRPr="00E85AFA" w:rsidRDefault="007433BB" w:rsidP="004C3F33">
      <w:pPr>
        <w:spacing w:line="480" w:lineRule="auto"/>
        <w:jc w:val="both"/>
        <w:rPr>
          <w:color w:val="000000" w:themeColor="text1"/>
        </w:rPr>
      </w:pPr>
    </w:p>
    <w:p w14:paraId="5A8040E6" w14:textId="6C3BEA03"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 xml:space="preserve">(i.e., excluding Alaska and Hawaii) from 1980 to </w:t>
      </w:r>
      <w:del w:id="35" w:author="Robbie Parks" w:date="2019-10-02T07:34:00Z">
        <w:r w:rsidRPr="004C3A2F">
          <w:rPr>
            <w:color w:val="000000" w:themeColor="text1"/>
          </w:rPr>
          <w:delText>2016</w:delText>
        </w:r>
      </w:del>
      <w:ins w:id="36" w:author="Robbie Parks" w:date="2019-10-02T07:34:00Z">
        <w:r w:rsidRPr="00E85AFA">
          <w:rPr>
            <w:color w:val="000000" w:themeColor="text1"/>
          </w:rPr>
          <w:t>201</w:t>
        </w:r>
        <w:r w:rsidR="00791CEB" w:rsidRPr="00E85AFA">
          <w:rPr>
            <w:color w:val="000000" w:themeColor="text1"/>
          </w:rPr>
          <w:t>7</w:t>
        </w:r>
      </w:ins>
      <w:r w:rsidRPr="00E85AFA">
        <w:rPr>
          <w:color w:val="000000" w:themeColor="text1"/>
        </w:rPr>
        <w:t xml:space="preserve">, with information on sex, age at death, underlying cause of death and county and state of residence. </w:t>
      </w:r>
      <w:r w:rsidR="007433BB" w:rsidRPr="00E85AFA">
        <w:rPr>
          <w:color w:val="000000" w:themeColor="text1"/>
        </w:rPr>
        <w:t xml:space="preserve">From 1980 to </w:t>
      </w:r>
      <w:del w:id="37" w:author="Robbie Parks" w:date="2019-10-02T07:34:00Z">
        <w:r w:rsidR="007433BB" w:rsidRPr="004C3A2F">
          <w:rPr>
            <w:color w:val="000000" w:themeColor="text1"/>
          </w:rPr>
          <w:delText>2016</w:delText>
        </w:r>
      </w:del>
      <w:ins w:id="38" w:author="Robbie Parks" w:date="2019-10-02T07:34:00Z">
        <w:r w:rsidR="007433BB" w:rsidRPr="00E85AFA">
          <w:rPr>
            <w:color w:val="000000" w:themeColor="text1"/>
          </w:rPr>
          <w:t>201</w:t>
        </w:r>
        <w:r w:rsidR="00791CEB" w:rsidRPr="00E85AFA">
          <w:rPr>
            <w:color w:val="000000" w:themeColor="text1"/>
          </w:rPr>
          <w:t>7</w:t>
        </w:r>
      </w:ins>
      <w:r w:rsidR="007433BB" w:rsidRPr="00E85AFA">
        <w:rPr>
          <w:color w:val="000000" w:themeColor="text1"/>
        </w:rPr>
        <w:t xml:space="preserve">, </w:t>
      </w:r>
      <w:r w:rsidR="005C12F7" w:rsidRPr="00F92695">
        <w:rPr>
          <w:color w:val="000000" w:themeColor="text1"/>
          <w:lang w:val="en-US"/>
          <w:rPrChange w:id="39" w:author="Robbie Parks" w:date="2019-10-02T07:34:00Z">
            <w:rPr>
              <w:color w:val="000000" w:themeColor="text1"/>
            </w:rPr>
          </w:rPrChange>
        </w:rPr>
        <w:t>4,</w:t>
      </w:r>
      <w:del w:id="40" w:author="Robbie Parks" w:date="2019-10-02T07:34:00Z">
        <w:r w:rsidR="007433BB" w:rsidRPr="004C3A2F">
          <w:rPr>
            <w:color w:val="000000" w:themeColor="text1"/>
          </w:rPr>
          <w:delText>006,454</w:delText>
        </w:r>
      </w:del>
      <w:ins w:id="41" w:author="Robbie Parks" w:date="2019-10-02T07:34:00Z">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ins>
      <w:r w:rsidR="005C12F7" w:rsidRPr="001B3685">
        <w:rPr>
          <w:color w:val="000000" w:themeColor="text1"/>
        </w:rPr>
        <w:t xml:space="preserve"> </w:t>
      </w:r>
      <w:r w:rsidR="007433BB" w:rsidRPr="00E85AFA">
        <w:rPr>
          <w:color w:val="000000" w:themeColor="text1"/>
        </w:rPr>
        <w:t xml:space="preserve">boys and men and </w:t>
      </w:r>
      <w:r w:rsidR="005C12F7" w:rsidRPr="00F92695">
        <w:rPr>
          <w:color w:val="000000" w:themeColor="text1"/>
          <w:lang w:val="en-US"/>
          <w:rPrChange w:id="42" w:author="Robbie Parks" w:date="2019-10-02T07:34:00Z">
            <w:rPr>
              <w:color w:val="000000" w:themeColor="text1"/>
            </w:rPr>
          </w:rPrChange>
        </w:rPr>
        <w:t>1,</w:t>
      </w:r>
      <w:del w:id="43" w:author="Robbie Parks" w:date="2019-10-02T07:34:00Z">
        <w:r w:rsidR="007433BB" w:rsidRPr="004C3A2F">
          <w:rPr>
            <w:color w:val="000000" w:themeColor="text1"/>
          </w:rPr>
          <w:delText>757,862</w:delText>
        </w:r>
      </w:del>
      <w:ins w:id="44" w:author="Robbie Parks" w:date="2019-10-02T07:34:00Z">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ins>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w:t>
      </w:r>
      <w:del w:id="45" w:author="Robbie Parks" w:date="2019-10-02T07:34:00Z">
        <w:r w:rsidR="007433BB" w:rsidRPr="004C3A2F">
          <w:rPr>
            <w:color w:val="000000" w:themeColor="text1"/>
          </w:rPr>
          <w:delText>2</w:delText>
        </w:r>
      </w:del>
      <w:ins w:id="46" w:author="Robbie Parks" w:date="2019-10-02T07:34:00Z">
        <w:r w:rsidR="005C12F7">
          <w:rPr>
            <w:color w:val="000000" w:themeColor="text1"/>
          </w:rPr>
          <w:t>3</w:t>
        </w:r>
      </w:ins>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w:t>
      </w:r>
      <w:del w:id="47" w:author="Robbie Parks" w:date="2019-10-02T07:34:00Z">
        <w:r w:rsidR="007433BB" w:rsidRPr="004C3A2F">
          <w:rPr>
            <w:color w:val="000000" w:themeColor="text1"/>
          </w:rPr>
          <w:delText>6</w:delText>
        </w:r>
      </w:del>
      <w:ins w:id="48" w:author="Robbie Parks" w:date="2019-10-02T07:34:00Z">
        <w:r w:rsidR="005C12F7">
          <w:rPr>
            <w:color w:val="000000" w:themeColor="text1"/>
          </w:rPr>
          <w:t>7</w:t>
        </w:r>
      </w:ins>
      <w:r w:rsidR="007433BB" w:rsidRPr="00E85AFA">
        <w:rPr>
          <w:color w:val="000000" w:themeColor="text1"/>
        </w:rPr>
        <w:t xml:space="preserve">% of male injury deaths and </w:t>
      </w:r>
      <w:del w:id="49" w:author="Robbie Parks" w:date="2019-10-02T07:34:00Z">
        <w:r w:rsidR="007433BB" w:rsidRPr="004C3A2F">
          <w:rPr>
            <w:color w:val="000000" w:themeColor="text1"/>
          </w:rPr>
          <w:delText>93.9</w:delText>
        </w:r>
      </w:del>
      <w:ins w:id="50" w:author="Robbie Parks" w:date="2019-10-02T07:34:00Z">
        <w:r w:rsidR="005C12F7">
          <w:rPr>
            <w:color w:val="000000" w:themeColor="text1"/>
          </w:rPr>
          <w:t>94</w:t>
        </w:r>
      </w:ins>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del w:id="51" w:author="Robbie Parks" w:date="2019-10-02T07:34:00Z">
        <w:r w:rsidR="007433BB" w:rsidRPr="004C3A2F">
          <w:rPr>
            <w:color w:val="000000" w:themeColor="text1"/>
          </w:rPr>
          <w:delText>6</w:delText>
        </w:r>
      </w:del>
      <w:ins w:id="52" w:author="Robbie Parks" w:date="2019-10-02T07:34:00Z">
        <w:r w:rsidR="005C12F7">
          <w:rPr>
            <w:color w:val="000000" w:themeColor="text1"/>
          </w:rPr>
          <w:t>3</w:t>
        </w:r>
      </w:ins>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4AA4B587"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del w:id="53" w:author="Robbie Parks" w:date="2019-10-02T07:34:00Z">
        <w:r w:rsidRPr="004C3A2F">
          <w:rPr>
            <w:color w:val="000000" w:themeColor="text1"/>
          </w:rPr>
          <w:delText>79.0</w:delText>
        </w:r>
      </w:del>
      <w:ins w:id="54" w:author="Robbie Parks" w:date="2019-10-02T07:34:00Z">
        <w:r w:rsidR="00D8492E">
          <w:rPr>
            <w:color w:val="000000" w:themeColor="text1"/>
          </w:rPr>
          <w:t>78</w:t>
        </w:r>
        <w:r w:rsidRPr="00E85AFA">
          <w:rPr>
            <w:color w:val="000000" w:themeColor="text1"/>
          </w:rPr>
          <w:t>.</w:t>
        </w:r>
        <w:r w:rsidR="00D8492E">
          <w:rPr>
            <w:color w:val="000000" w:themeColor="text1"/>
          </w:rPr>
          <w:t>6</w:t>
        </w:r>
      </w:ins>
      <w:r w:rsidRPr="00E85AFA">
        <w:rPr>
          <w:color w:val="000000" w:themeColor="text1"/>
        </w:rPr>
        <w:t xml:space="preserve">% of injury deaths in males and </w:t>
      </w:r>
      <w:del w:id="55" w:author="Robbie Parks" w:date="2019-10-02T07:34:00Z">
        <w:r w:rsidRPr="004C3A2F">
          <w:rPr>
            <w:color w:val="000000" w:themeColor="text1"/>
          </w:rPr>
          <w:delText>72.1</w:delText>
        </w:r>
      </w:del>
      <w:ins w:id="56" w:author="Robbie Parks" w:date="2019-10-02T07:34:00Z">
        <w:r w:rsidR="001862B0">
          <w:rPr>
            <w:color w:val="000000" w:themeColor="text1"/>
          </w:rPr>
          <w:t>71</w:t>
        </w:r>
        <w:r w:rsidRPr="00E85AFA">
          <w:rPr>
            <w:color w:val="000000" w:themeColor="text1"/>
          </w:rPr>
          <w:t>.</w:t>
        </w:r>
        <w:r w:rsidR="001862B0">
          <w:rPr>
            <w:color w:val="000000" w:themeColor="text1"/>
          </w:rPr>
          <w:t>8</w:t>
        </w:r>
      </w:ins>
      <w:r w:rsidRPr="00E85AFA">
        <w:rPr>
          <w:color w:val="000000" w:themeColor="text1"/>
        </w:rPr>
        <w:t xml:space="preserve">% in females. The remainder were from a heterogeneous group of “other </w:t>
      </w:r>
      <w:del w:id="57" w:author="Robbie Parks" w:date="2019-10-02T07:34:00Z">
        <w:r w:rsidRPr="004C3A2F">
          <w:rPr>
            <w:color w:val="000000" w:themeColor="text1"/>
          </w:rPr>
          <w:delText xml:space="preserve">unintentional </w:delText>
        </w:r>
      </w:del>
      <w:r w:rsidRPr="00E85AFA">
        <w:rPr>
          <w:color w:val="000000" w:themeColor="text1"/>
        </w:rPr>
        <w:t xml:space="preserve">injuries” (Figure </w:t>
      </w:r>
      <w:r w:rsidR="00705D2B" w:rsidRPr="00E85AFA">
        <w:rPr>
          <w:color w:val="000000" w:themeColor="text1"/>
        </w:rPr>
        <w:t>1</w:t>
      </w:r>
      <w:r w:rsidRPr="00E85AFA">
        <w:rPr>
          <w:color w:val="000000" w:themeColor="text1"/>
        </w:rPr>
        <w:t xml:space="preserve">), within which </w:t>
      </w:r>
      <w:r w:rsidRPr="00E85AFA">
        <w:t xml:space="preserve">the </w:t>
      </w:r>
      <w:del w:id="58" w:author="Robbie Parks" w:date="2019-10-02T07:34:00Z">
        <w:r w:rsidRPr="004C3A2F">
          <w:delText>type</w:delText>
        </w:r>
      </w:del>
      <w:ins w:id="59" w:author="Robbie Parks" w:date="2019-10-02T07:34:00Z">
        <w:r w:rsidR="00D814E1">
          <w:t>composition</w:t>
        </w:r>
      </w:ins>
      <w:r w:rsidR="00D814E1" w:rsidRPr="00E85AFA">
        <w:t xml:space="preserve"> </w:t>
      </w:r>
      <w:r w:rsidRPr="00E85AFA">
        <w:t xml:space="preserve">of </w:t>
      </w:r>
      <w:del w:id="60" w:author="Robbie Parks" w:date="2019-10-02T07:34:00Z">
        <w:r w:rsidRPr="004C3A2F">
          <w:delText>injury</w:delText>
        </w:r>
      </w:del>
      <w:ins w:id="61" w:author="Robbie Parks" w:date="2019-10-02T07:34:00Z">
        <w:r w:rsidR="00D814E1" w:rsidRPr="00E85AFA">
          <w:t>injur</w:t>
        </w:r>
        <w:r w:rsidR="00D814E1">
          <w:t>ies</w:t>
        </w:r>
      </w:ins>
      <w:r w:rsidR="00D814E1" w:rsidRPr="00E85AFA">
        <w:t xml:space="preserve"> </w:t>
      </w:r>
      <w:r w:rsidRPr="00E85AFA">
        <w:t xml:space="preserve">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  </w:t>
      </w:r>
    </w:p>
    <w:p w14:paraId="0DB3C8A7" w14:textId="77777777" w:rsidR="00705D2B" w:rsidRPr="00E85AFA" w:rsidRDefault="00705D2B" w:rsidP="00705D2B">
      <w:pPr>
        <w:spacing w:line="480" w:lineRule="auto"/>
        <w:jc w:val="both"/>
      </w:pPr>
    </w:p>
    <w:p w14:paraId="0235BF7C" w14:textId="2DF83E03" w:rsidR="007433BB" w:rsidRPr="00E85AFA" w:rsidRDefault="007433BB" w:rsidP="00705D2B">
      <w:pPr>
        <w:spacing w:line="480" w:lineRule="auto"/>
        <w:jc w:val="both"/>
      </w:pPr>
      <w:r w:rsidRPr="00E85AFA">
        <w:lastRenderedPageBreak/>
        <w:t>There was a decline in age-standardi</w:t>
      </w:r>
      <w:r w:rsidR="0075565E" w:rsidRPr="00E85AFA">
        <w:t>s</w:t>
      </w:r>
      <w:r w:rsidRPr="00E85AFA">
        <w:t xml:space="preserve">ed death rates of three out of five major injuries (transport, drownings and assault) from 1980 to </w:t>
      </w:r>
      <w:del w:id="62" w:author="Robbie Parks" w:date="2019-10-02T07:34:00Z">
        <w:r w:rsidRPr="004C3A2F">
          <w:delText>2016</w:delText>
        </w:r>
      </w:del>
      <w:ins w:id="63" w:author="Robbie Parks" w:date="2019-10-02T07:34:00Z">
        <w:r w:rsidRPr="00E85AFA">
          <w:t>201</w:t>
        </w:r>
        <w:r w:rsidR="005E7880" w:rsidRPr="00E85AFA">
          <w:t>7</w:t>
        </w:r>
      </w:ins>
      <w:r w:rsidRPr="00E85AFA">
        <w:t xml:space="preserve">, although assault deaths have </w:t>
      </w:r>
      <w:del w:id="64" w:author="Robbie Parks" w:date="2019-10-02T07:34:00Z">
        <w:r w:rsidRPr="004C3A2F">
          <w:delText xml:space="preserve">shown a recent increase </w:delText>
        </w:r>
      </w:del>
      <w:ins w:id="65" w:author="Robbie Parks" w:date="2019-10-02T07:34:00Z">
        <w:r w:rsidR="00D814E1">
          <w:t>more</w:t>
        </w:r>
        <w:r w:rsidRPr="00E85AFA">
          <w:t xml:space="preserve"> recent</w:t>
        </w:r>
        <w:r w:rsidR="00D814E1">
          <w:t>ly</w:t>
        </w:r>
        <w:r w:rsidRPr="00E85AFA">
          <w:t xml:space="preserve"> </w:t>
        </w:r>
        <w:r w:rsidR="00D814E1">
          <w:t>(</w:t>
        </w:r>
      </w:ins>
      <w:r w:rsidRPr="00E85AFA">
        <w:t>since 2014</w:t>
      </w:r>
      <w:ins w:id="66" w:author="Robbie Parks" w:date="2019-10-02T07:34:00Z">
        <w:r w:rsidR="00D814E1">
          <w:t xml:space="preserve">) </w:t>
        </w:r>
        <w:r w:rsidR="00D814E1" w:rsidRPr="00E85AFA">
          <w:t>increase</w:t>
        </w:r>
        <w:r w:rsidR="00D814E1">
          <w:t>d</w:t>
        </w:r>
      </w:ins>
      <w:r w:rsidRPr="00E85AFA">
        <w:t xml:space="preserve"> (Figure </w:t>
      </w:r>
      <w:r w:rsidR="00705D2B" w:rsidRPr="00E85AFA">
        <w:t>2</w:t>
      </w:r>
      <w:r w:rsidRPr="00E85AFA">
        <w:t>). In contrast, age-standardi</w:t>
      </w:r>
      <w:r w:rsidR="0075565E" w:rsidRPr="00E85AFA">
        <w:t>s</w:t>
      </w:r>
      <w:r w:rsidRPr="00E85AFA">
        <w:t xml:space="preserve">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w:t>
      </w:r>
      <w:del w:id="67" w:author="Robbie Parks" w:date="2019-10-02T07:34:00Z">
        <w:r w:rsidRPr="004C3A2F">
          <w:delText>2016</w:delText>
        </w:r>
      </w:del>
      <w:ins w:id="68" w:author="Robbie Parks" w:date="2019-10-02T07:34:00Z">
        <w:r w:rsidRPr="00E85AFA">
          <w:t>201</w:t>
        </w:r>
        <w:r w:rsidR="005E7880" w:rsidRPr="00E85AFA">
          <w:t>7</w:t>
        </w:r>
      </w:ins>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09ED9B8D" w:rsidR="007433BB" w:rsidRPr="00E85AFA" w:rsidRDefault="002E5F11" w:rsidP="00705D2B">
      <w:pPr>
        <w:spacing w:line="480" w:lineRule="auto"/>
        <w:jc w:val="both"/>
      </w:pPr>
      <w:r w:rsidRPr="00E85AFA">
        <w:rPr>
          <w:color w:val="000000" w:themeColor="text1"/>
        </w:rPr>
        <w:t xml:space="preserve">We defined a measure of anomalous temperature for each </w:t>
      </w:r>
      <w:del w:id="69" w:author="Robbie Parks" w:date="2019-10-02T07:34:00Z">
        <w:r w:rsidRPr="004C3A2F">
          <w:rPr>
            <w:color w:val="000000" w:themeColor="text1"/>
          </w:rPr>
          <w:delText>state</w:delText>
        </w:r>
      </w:del>
      <w:ins w:id="70" w:author="Robbie Parks" w:date="2019-10-02T07:34:00Z">
        <w:r w:rsidR="001508C3" w:rsidRPr="00E85AFA">
          <w:rPr>
            <w:color w:val="000000" w:themeColor="text1"/>
          </w:rPr>
          <w:t>county</w:t>
        </w:r>
      </w:ins>
      <w:r w:rsidRPr="00E85AFA">
        <w:rPr>
          <w:color w:val="000000" w:themeColor="text1"/>
        </w:rPr>
        <w:t xml:space="preserve"> and month</w:t>
      </w:r>
      <w:del w:id="71" w:author="Robbie Parks" w:date="2019-10-02T07:34:00Z">
        <w:r w:rsidRPr="004C3A2F">
          <w:rPr>
            <w:color w:val="000000" w:themeColor="text1"/>
          </w:rPr>
          <w:delText xml:space="preserve"> relative to</w:delText>
        </w:r>
        <w:r w:rsidRPr="004C3A2F">
          <w:delText xml:space="preserve"> long-term norm </w:delText>
        </w:r>
      </w:del>
      <w:ins w:id="72" w:author="Robbie Parks" w:date="2019-10-02T07:34:00Z">
        <w:r w:rsidR="005E282E" w:rsidRPr="00E85AFA">
          <w:rPr>
            <w:color w:val="000000" w:themeColor="text1"/>
          </w:rPr>
          <w:t xml:space="preserve">, which represents the deviation from the </w:t>
        </w:r>
        <w:r w:rsidR="00021F45">
          <w:rPr>
            <w:color w:val="000000" w:themeColor="text1"/>
          </w:rPr>
          <w:t xml:space="preserve">county’s </w:t>
        </w:r>
        <w:r w:rsidR="005E282E" w:rsidRPr="00E85AFA">
          <w:rPr>
            <w:color w:val="000000" w:themeColor="text1"/>
          </w:rPr>
          <w:t xml:space="preserve">average </w:t>
        </w:r>
      </w:ins>
      <w:r w:rsidRPr="00E85AFA">
        <w:t xml:space="preserve">temperature </w:t>
      </w:r>
      <w:del w:id="73" w:author="Robbie Parks" w:date="2019-10-02T07:34:00Z">
        <w:r w:rsidRPr="004C3A2F">
          <w:delText xml:space="preserve">of the state </w:delText>
        </w:r>
      </w:del>
      <w:r w:rsidRPr="00E85AFA">
        <w:t>in that month</w:t>
      </w:r>
      <w:r w:rsidR="005E282E" w:rsidRPr="00F92695">
        <w:rPr>
          <w:color w:val="000000" w:themeColor="text1"/>
          <w:rPrChange w:id="74" w:author="Robbie Parks" w:date="2019-10-02T07:34:00Z">
            <w:rPr/>
          </w:rPrChange>
        </w:rPr>
        <w:t xml:space="preserve"> </w:t>
      </w:r>
      <w:del w:id="75" w:author="Robbie Parks" w:date="2019-10-02T07:34:00Z">
        <w:r w:rsidRPr="004C3A2F">
          <w:delText>(</w:delText>
        </w:r>
      </w:del>
      <w:ins w:id="76" w:author="Robbie Parks" w:date="2019-10-02T07:34:00Z">
        <w:r w:rsidR="005E282E" w:rsidRPr="00E85AFA">
          <w:rPr>
            <w:color w:val="000000" w:themeColor="text1"/>
          </w:rPr>
          <w:t xml:space="preserve">over </w:t>
        </w:r>
        <w:r w:rsidR="00867A0C" w:rsidRPr="00E85AFA">
          <w:rPr>
            <w:color w:val="000000" w:themeColor="text1"/>
          </w:rPr>
          <w:t>the entire analysis period</w:t>
        </w:r>
        <w:r w:rsidRPr="00E85AFA">
          <w:t xml:space="preserve"> (</w:t>
        </w:r>
        <w:r w:rsidR="00FA2DA0">
          <w:t xml:space="preserve">Supplementary </w:t>
        </w:r>
      </w:ins>
      <w:r w:rsidRPr="00E85AFA">
        <w:t xml:space="preserve">Figure </w:t>
      </w:r>
      <w:del w:id="77" w:author="Robbie Parks" w:date="2019-10-02T07:34:00Z">
        <w:r w:rsidRPr="004C3A2F">
          <w:delText>3)</w:delText>
        </w:r>
        <w:r w:rsidRPr="004C3A2F">
          <w:rPr>
            <w:color w:val="000000" w:themeColor="text1"/>
          </w:rPr>
          <w:delText>.</w:delText>
        </w:r>
      </w:del>
      <w:ins w:id="78" w:author="Robbie Parks" w:date="2019-10-02T07:34:00Z">
        <w:r w:rsidR="00FA2DA0">
          <w:t>1</w:t>
        </w:r>
        <w:r w:rsidRPr="00E85AFA">
          <w:t>)</w:t>
        </w:r>
        <w:r w:rsidRPr="00E85AFA">
          <w:rPr>
            <w:color w:val="000000" w:themeColor="text1"/>
          </w:rPr>
          <w:t xml:space="preserve">. </w:t>
        </w:r>
        <w:r w:rsidR="005E282E" w:rsidRPr="00E85AFA">
          <w:rPr>
            <w:color w:val="000000" w:themeColor="text1"/>
          </w:rPr>
          <w:t>County-level anomalies were aggregated to state level with use of population weights.</w:t>
        </w:r>
      </w:ins>
      <w:r w:rsidR="005E282E" w:rsidRPr="00E85AFA">
        <w:rPr>
          <w:color w:val="000000" w:themeColor="text1"/>
        </w:rPr>
        <w:t xml:space="preserve"> </w:t>
      </w:r>
      <w:r w:rsidR="007433BB" w:rsidRPr="00E85AFA">
        <w:rPr>
          <w:color w:val="000000" w:themeColor="text1"/>
        </w:rPr>
        <w:t>Average size of anomaly over the study period (1980-</w:t>
      </w:r>
      <w:del w:id="79" w:author="Robbie Parks" w:date="2019-10-02T07:34:00Z">
        <w:r w:rsidR="007433BB" w:rsidRPr="004C3A2F">
          <w:rPr>
            <w:color w:val="000000" w:themeColor="text1"/>
          </w:rPr>
          <w:delText>2016</w:delText>
        </w:r>
      </w:del>
      <w:ins w:id="80" w:author="Robbie Parks" w:date="2019-10-02T07:34:00Z">
        <w:r w:rsidR="007433BB" w:rsidRPr="00E85AFA">
          <w:rPr>
            <w:color w:val="000000" w:themeColor="text1"/>
          </w:rPr>
          <w:t>201</w:t>
        </w:r>
        <w:r w:rsidR="005E7880" w:rsidRPr="00E85AFA">
          <w:rPr>
            <w:color w:val="000000" w:themeColor="text1"/>
          </w:rPr>
          <w:t>7</w:t>
        </w:r>
      </w:ins>
      <w:r w:rsidR="007433BB" w:rsidRPr="00E85AFA">
        <w:rPr>
          <w:color w:val="000000" w:themeColor="text1"/>
        </w:rPr>
        <w:t xml:space="preserve">), a measure of how variable temperatures are around their </w:t>
      </w:r>
      <w:del w:id="81" w:author="Robbie Parks" w:date="2019-10-02T07:34:00Z">
        <w:r w:rsidR="007433BB" w:rsidRPr="004C3A2F">
          <w:rPr>
            <w:color w:val="000000" w:themeColor="text1"/>
          </w:rPr>
          <w:delText xml:space="preserve">central </w:delText>
        </w:r>
      </w:del>
      <w:r w:rsidR="007433BB" w:rsidRPr="00E85AFA">
        <w:rPr>
          <w:color w:val="000000" w:themeColor="text1"/>
        </w:rPr>
        <w:t xml:space="preserve">state-month long-term </w:t>
      </w:r>
      <w:del w:id="82" w:author="Robbie Parks" w:date="2019-10-02T07:34:00Z">
        <w:r w:rsidR="007433BB" w:rsidRPr="004C3A2F">
          <w:rPr>
            <w:color w:val="000000" w:themeColor="text1"/>
          </w:rPr>
          <w:delText>norm</w:delText>
        </w:r>
      </w:del>
      <w:ins w:id="83" w:author="Robbie Parks" w:date="2019-10-02T07:34:00Z">
        <w:r w:rsidR="005E282E" w:rsidRPr="00E85AFA">
          <w:rPr>
            <w:color w:val="000000" w:themeColor="text1"/>
          </w:rPr>
          <w:t>average</w:t>
        </w:r>
      </w:ins>
      <w:r w:rsidR="007433BB" w:rsidRPr="00E85AFA">
        <w:rPr>
          <w:color w:val="000000" w:themeColor="text1"/>
        </w:rPr>
        <w:t>, ranged from 0.</w:t>
      </w:r>
      <w:r w:rsidR="00FE42E8">
        <w:rPr>
          <w:color w:val="000000" w:themeColor="text1"/>
        </w:rPr>
        <w:t>4</w:t>
      </w:r>
      <w:r w:rsidR="007433BB" w:rsidRPr="00E85AFA">
        <w:rPr>
          <w:bCs/>
          <w:color w:val="000000" w:themeColor="text1"/>
        </w:rPr>
        <w:t>°C</w:t>
      </w:r>
      <w:r w:rsidR="007433BB" w:rsidRPr="00E85AFA">
        <w:rPr>
          <w:color w:val="000000" w:themeColor="text1"/>
        </w:rPr>
        <w:t xml:space="preserve"> for Florida in September, to </w:t>
      </w:r>
      <w:r w:rsidR="007565E7">
        <w:rPr>
          <w:color w:val="000000" w:themeColor="text1"/>
        </w:rPr>
        <w:t>3.4</w:t>
      </w:r>
      <w:r w:rsidR="007433BB" w:rsidRPr="00E85AFA">
        <w:rPr>
          <w:bCs/>
          <w:color w:val="000000" w:themeColor="text1"/>
        </w:rPr>
        <w:t>°C</w:t>
      </w:r>
      <w:r w:rsidR="007433BB" w:rsidRPr="00E85AFA">
        <w:rPr>
          <w:color w:val="000000" w:themeColor="text1"/>
        </w:rPr>
        <w:t xml:space="preserve"> for North Dakota in February (Figure </w:t>
      </w:r>
      <w:del w:id="84" w:author="Robbie Parks" w:date="2019-10-02T07:34:00Z">
        <w:r w:rsidR="00AB531F" w:rsidRPr="004C3A2F">
          <w:rPr>
            <w:color w:val="000000" w:themeColor="text1"/>
          </w:rPr>
          <w:delText>4</w:delText>
        </w:r>
      </w:del>
      <w:ins w:id="85" w:author="Robbie Parks" w:date="2019-10-02T07:34:00Z">
        <w:r w:rsidR="006114C7">
          <w:rPr>
            <w:color w:val="000000" w:themeColor="text1"/>
          </w:rPr>
          <w:t>3</w:t>
        </w:r>
      </w:ins>
      <w:r w:rsidR="007433BB" w:rsidRPr="00E85AFA">
        <w:rPr>
          <w:color w:val="000000" w:themeColor="text1"/>
        </w:rPr>
        <w:t xml:space="preserve">). The average size of anomaly had a median value of </w:t>
      </w:r>
      <w:r w:rsidR="00A72B90">
        <w:rPr>
          <w:color w:val="000000" w:themeColor="text1"/>
        </w:rPr>
        <w:t>1</w:t>
      </w:r>
      <w:r w:rsidR="007433BB" w:rsidRPr="00E85AFA">
        <w:rPr>
          <w:color w:val="000000" w:themeColor="text1"/>
        </w:rPr>
        <w:t>.</w:t>
      </w:r>
      <w:r w:rsidR="00A72B90">
        <w:rPr>
          <w:color w:val="000000" w:themeColor="text1"/>
        </w:rPr>
        <w:t>2</w:t>
      </w:r>
      <w:r w:rsidR="007433BB" w:rsidRPr="00E85AFA">
        <w:rPr>
          <w:bCs/>
          <w:color w:val="000000" w:themeColor="text1"/>
        </w:rPr>
        <w:t>°C across all states and months</w:t>
      </w:r>
      <w:del w:id="86" w:author="Robbie Parks" w:date="2019-10-02T07:34:00Z">
        <w:r w:rsidR="007433BB" w:rsidRPr="004C3A2F">
          <w:rPr>
            <w:bCs/>
            <w:color w:val="000000" w:themeColor="text1"/>
          </w:rPr>
          <w:delText xml:space="preserve">, with 27% less than 1°C and 90% less than </w:delText>
        </w:r>
        <w:r w:rsidR="007433BB" w:rsidRPr="004C3A2F">
          <w:rPr>
            <w:color w:val="000000" w:themeColor="text1"/>
          </w:rPr>
          <w:delText>2</w:delText>
        </w:r>
        <w:r w:rsidR="007433BB" w:rsidRPr="004C3A2F">
          <w:rPr>
            <w:bCs/>
            <w:color w:val="000000" w:themeColor="text1"/>
          </w:rPr>
          <w:delText>°C</w:delText>
        </w:r>
      </w:del>
      <w:r w:rsidR="007433BB" w:rsidRPr="00E85AFA">
        <w:rPr>
          <w:bCs/>
          <w:color w:val="000000" w:themeColor="text1"/>
        </w:rPr>
        <w:t xml:space="preserve"> (Figure </w:t>
      </w:r>
      <w:del w:id="87" w:author="Robbie Parks" w:date="2019-10-02T07:34:00Z">
        <w:r w:rsidR="00AB531F" w:rsidRPr="004C3A2F">
          <w:rPr>
            <w:bCs/>
            <w:color w:val="000000" w:themeColor="text1"/>
          </w:rPr>
          <w:delText>4</w:delText>
        </w:r>
      </w:del>
      <w:ins w:id="88" w:author="Robbie Parks" w:date="2019-10-02T07:34:00Z">
        <w:r w:rsidR="006114C7">
          <w:rPr>
            <w:bCs/>
            <w:color w:val="000000" w:themeColor="text1"/>
          </w:rPr>
          <w:t>3</w:t>
        </w:r>
      </w:ins>
      <w:r w:rsidR="007433BB" w:rsidRPr="00E85AFA">
        <w:rPr>
          <w:bCs/>
          <w:color w:val="000000" w:themeColor="text1"/>
        </w:rPr>
        <w:t>)</w:t>
      </w:r>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047E0FB4" w14:textId="2D2B8EC2" w:rsidR="007433BB" w:rsidRPr="00E85AFA" w:rsidRDefault="007433BB" w:rsidP="002E5F11">
      <w:pPr>
        <w:spacing w:line="480" w:lineRule="auto"/>
        <w:jc w:val="both"/>
      </w:pPr>
      <w:del w:id="89" w:author="Robbie Parks" w:date="2019-10-02T07:34:00Z">
        <w:r w:rsidRPr="004C3A2F">
          <w:delText>We</w:delText>
        </w:r>
      </w:del>
      <w:ins w:id="90" w:author="Robbie Parks" w:date="2019-10-02T07:34:00Z">
        <w:r w:rsidR="00AD4FF6"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00AD4FF6" w:rsidRPr="00E85AFA">
          <w:rPr>
            <w:color w:val="000000" w:themeColor="text1"/>
          </w:rPr>
          <w:t>. We used the resultant risk estimates and the age-sex-specific death rates from each injury in 201</w:t>
        </w:r>
        <w:r w:rsidR="005E7880" w:rsidRPr="00E85AFA">
          <w:rPr>
            <w:color w:val="000000" w:themeColor="text1"/>
          </w:rPr>
          <w:t>7</w:t>
        </w:r>
        <w:r w:rsidR="00AD4FF6" w:rsidRPr="00E85AFA">
          <w:rPr>
            <w:color w:val="000000" w:themeColor="text1"/>
          </w:rPr>
          <w:t xml:space="preserve">, to </w:t>
        </w:r>
        <w:r w:rsidR="00212747" w:rsidRPr="00E85AFA">
          <w:rPr>
            <w:color w:val="000000" w:themeColor="text1"/>
          </w:rPr>
          <w:t xml:space="preserve">estimate </w:t>
        </w:r>
        <w:r w:rsidR="00AD4FF6" w:rsidRPr="00E85AFA">
          <w:rPr>
            <w:color w:val="000000" w:themeColor="text1"/>
          </w:rPr>
          <w:t>additional deaths if each month in each state were +</w:t>
        </w:r>
        <w:r w:rsidR="00F24A27" w:rsidRPr="00E85AFA">
          <w:rPr>
            <w:color w:val="000000" w:themeColor="text1"/>
          </w:rPr>
          <w:t>2</w:t>
        </w:r>
        <w:r w:rsidR="00AD4FF6" w:rsidRPr="00E85AFA">
          <w:rPr>
            <w:rFonts w:eastAsia="Times New Roman"/>
            <w:bCs/>
            <w:color w:val="222222"/>
            <w:shd w:val="clear" w:color="auto" w:fill="FFFFFF"/>
          </w:rPr>
          <w:t>°</w:t>
        </w:r>
        <w:r w:rsidR="00AD4FF6" w:rsidRPr="00E85AFA">
          <w:rPr>
            <w:color w:val="000000" w:themeColor="text1"/>
          </w:rPr>
          <w:t xml:space="preserve">C above its long-term </w:t>
        </w:r>
        <w:r w:rsidR="00144923">
          <w:rPr>
            <w:color w:val="000000" w:themeColor="text1"/>
          </w:rPr>
          <w:t>average</w:t>
        </w:r>
        <w:r w:rsidR="00AD4FF6" w:rsidRPr="00E85AFA">
          <w:rPr>
            <w:color w:val="000000" w:themeColor="text1"/>
          </w:rPr>
          <w:t>. Based on this analysis, w</w:t>
        </w:r>
        <w:r w:rsidRPr="00E85AFA">
          <w:t>e</w:t>
        </w:r>
      </w:ins>
      <w:r w:rsidRPr="00E85AFA">
        <w:t xml:space="preserve"> estimated that there would be an estimated </w:t>
      </w:r>
      <w:del w:id="91" w:author="Robbie Parks" w:date="2019-10-02T07:34:00Z">
        <w:r w:rsidRPr="004C3A2F">
          <w:delText>941</w:delText>
        </w:r>
      </w:del>
      <w:ins w:id="92" w:author="Robbie Parks" w:date="2019-10-02T07:34:00Z">
        <w:r w:rsidR="00644D09" w:rsidRPr="00644D09">
          <w:t>2,135</w:t>
        </w:r>
      </w:ins>
      <w:r w:rsidRPr="00644D09">
        <w:t xml:space="preserve"> </w:t>
      </w:r>
      <w:r w:rsidRPr="00E85AFA">
        <w:t xml:space="preserve">(95% credible interval </w:t>
      </w:r>
      <w:del w:id="93" w:author="Robbie Parks" w:date="2019-10-02T07:34:00Z">
        <w:r w:rsidRPr="004C3A2F">
          <w:delText xml:space="preserve">831, </w:delText>
        </w:r>
      </w:del>
      <w:r w:rsidR="00644D09" w:rsidRPr="00644D09">
        <w:t>1,</w:t>
      </w:r>
      <w:del w:id="94" w:author="Robbie Parks" w:date="2019-10-02T07:34:00Z">
        <w:r w:rsidRPr="004C3A2F">
          <w:delText>053</w:delText>
        </w:r>
      </w:del>
      <w:ins w:id="95" w:author="Robbie Parks" w:date="2019-10-02T07:34:00Z">
        <w:r w:rsidR="00644D09" w:rsidRPr="00644D09">
          <w:t>906-2,368</w:t>
        </w:r>
      </w:ins>
      <w:r w:rsidRPr="00E85AFA">
        <w:t xml:space="preserve">) excess injury deaths, equivalent to </w:t>
      </w:r>
      <w:ins w:id="96" w:author="Robbie Parks" w:date="2019-10-02T07:34:00Z">
        <w:r w:rsidR="008238F8">
          <w:t>1</w:t>
        </w:r>
        <w:r w:rsidRPr="00E85AFA">
          <w:t>.</w:t>
        </w:r>
      </w:ins>
      <w:r w:rsidR="008238F8">
        <w:t>0</w:t>
      </w:r>
      <w:del w:id="97" w:author="Robbie Parks" w:date="2019-10-02T07:34:00Z">
        <w:r w:rsidRPr="004C3A2F">
          <w:delText>.47</w:delText>
        </w:r>
      </w:del>
      <w:r w:rsidRPr="00E85AFA">
        <w:t xml:space="preserve">% of all injury deaths in </w:t>
      </w:r>
      <w:del w:id="98" w:author="Robbie Parks" w:date="2019-10-02T07:34:00Z">
        <w:r w:rsidRPr="004C3A2F">
          <w:delText>2016</w:delText>
        </w:r>
      </w:del>
      <w:ins w:id="99" w:author="Robbie Parks" w:date="2019-10-02T07:34:00Z">
        <w:r w:rsidRPr="00E85AFA">
          <w:t>201</w:t>
        </w:r>
        <w:r w:rsidR="005E7880" w:rsidRPr="00E85AFA">
          <w:t>7</w:t>
        </w:r>
      </w:ins>
      <w:r w:rsidRPr="00E85AFA">
        <w:t>,</w:t>
      </w:r>
      <w:r w:rsidRPr="00E85AFA">
        <w:rPr>
          <w:color w:val="000000" w:themeColor="text1"/>
        </w:rPr>
        <w:t xml:space="preserve"> in each year in </w:t>
      </w:r>
      <w:r w:rsidRPr="00E85AFA">
        <w:rPr>
          <w:color w:val="000000" w:themeColor="text1"/>
        </w:rPr>
        <w:lastRenderedPageBreak/>
        <w:t xml:space="preserve">which each month in each state </w:t>
      </w:r>
      <w:del w:id="100" w:author="Robbie Parks" w:date="2019-10-02T07:34:00Z">
        <w:r w:rsidRPr="004C3A2F">
          <w:rPr>
            <w:color w:val="000000" w:themeColor="text1"/>
          </w:rPr>
          <w:delText>were +1</w:delText>
        </w:r>
      </w:del>
      <w:ins w:id="101" w:author="Robbie Parks" w:date="2019-10-02T07:34:00Z">
        <w:r w:rsidR="009E4104">
          <w:rPr>
            <w:color w:val="000000" w:themeColor="text1"/>
          </w:rPr>
          <w:t>was</w:t>
        </w:r>
        <w:r w:rsidR="009E4104" w:rsidRPr="00E85AFA">
          <w:rPr>
            <w:color w:val="000000" w:themeColor="text1"/>
          </w:rPr>
          <w:t xml:space="preserve"> </w:t>
        </w:r>
        <w:r w:rsidRPr="00E85AFA">
          <w:rPr>
            <w:color w:val="000000" w:themeColor="text1"/>
          </w:rPr>
          <w:t>+</w:t>
        </w:r>
        <w:r w:rsidR="00F24A27" w:rsidRPr="00E85AFA">
          <w:rPr>
            <w:color w:val="000000" w:themeColor="text1"/>
          </w:rPr>
          <w:t>2</w:t>
        </w:r>
      </w:ins>
      <w:r w:rsidRPr="00E85AFA">
        <w:rPr>
          <w:rFonts w:eastAsia="Times New Roman"/>
          <w:bCs/>
          <w:color w:val="222222"/>
          <w:shd w:val="clear" w:color="auto" w:fill="FFFFFF"/>
        </w:rPr>
        <w:t>°</w:t>
      </w:r>
      <w:r w:rsidRPr="00E85AFA">
        <w:rPr>
          <w:color w:val="000000" w:themeColor="text1"/>
        </w:rPr>
        <w:t xml:space="preserve">C </w:t>
      </w:r>
      <w:del w:id="102" w:author="Robbie Parks" w:date="2019-10-02T07:34:00Z">
        <w:r w:rsidRPr="004C3A2F">
          <w:rPr>
            <w:color w:val="000000" w:themeColor="text1"/>
          </w:rPr>
          <w:delText>above</w:delText>
        </w:r>
      </w:del>
      <w:ins w:id="103" w:author="Robbie Parks" w:date="2019-10-02T07:34:00Z">
        <w:r w:rsidR="00367BD4" w:rsidRPr="00E85AFA">
          <w:rPr>
            <w:color w:val="000000" w:themeColor="text1"/>
          </w:rPr>
          <w:t>warmer than</w:t>
        </w:r>
      </w:ins>
      <w:r w:rsidR="00367BD4" w:rsidRPr="00E85AFA">
        <w:rPr>
          <w:color w:val="000000" w:themeColor="text1"/>
        </w:rPr>
        <w:t xml:space="preserve"> </w:t>
      </w:r>
      <w:r w:rsidRPr="00E85AFA">
        <w:rPr>
          <w:color w:val="000000" w:themeColor="text1"/>
        </w:rPr>
        <w:t xml:space="preserve">its long-term </w:t>
      </w:r>
      <w:del w:id="104" w:author="Robbie Parks" w:date="2019-10-02T07:34:00Z">
        <w:r w:rsidRPr="004C3A2F">
          <w:rPr>
            <w:color w:val="000000" w:themeColor="text1"/>
          </w:rPr>
          <w:delText>norm</w:delText>
        </w:r>
      </w:del>
      <w:ins w:id="105" w:author="Robbie Parks" w:date="2019-10-02T07:34:00Z">
        <w:r w:rsidR="00367BD4" w:rsidRPr="00E85AFA">
          <w:rPr>
            <w:color w:val="000000" w:themeColor="text1"/>
          </w:rPr>
          <w:t>average</w:t>
        </w:r>
      </w:ins>
      <w:r w:rsidR="00367BD4" w:rsidRPr="00E85AFA">
        <w:t xml:space="preserve"> </w:t>
      </w:r>
      <w:r w:rsidRPr="00E85AFA">
        <w:t xml:space="preserve">(Figure </w:t>
      </w:r>
      <w:del w:id="106" w:author="Robbie Parks" w:date="2019-10-02T07:34:00Z">
        <w:r w:rsidRPr="004C3A2F">
          <w:delText>5</w:delText>
        </w:r>
      </w:del>
      <w:ins w:id="107" w:author="Robbie Parks" w:date="2019-10-02T07:34:00Z">
        <w:r w:rsidR="009C39F3">
          <w:t>4</w:t>
        </w:r>
      </w:ins>
      <w:r w:rsidRPr="00E85AFA">
        <w:t>). Deaths from drowning, transport, assault and suicide would</w:t>
      </w:r>
      <w:del w:id="108" w:author="Robbie Parks" w:date="2019-10-02T07:34:00Z">
        <w:r w:rsidRPr="004C3A2F">
          <w:delText xml:space="preserve"> be predicted to</w:delText>
        </w:r>
      </w:del>
      <w:r w:rsidRPr="00E85AFA">
        <w:t xml:space="preserve"> increase, partly offset by a decline in deaths from falls in middle and older ages and in winter months (Figure </w:t>
      </w:r>
      <w:del w:id="109" w:author="Robbie Parks" w:date="2019-10-02T07:34:00Z">
        <w:r w:rsidRPr="004C3A2F">
          <w:delText>5</w:delText>
        </w:r>
      </w:del>
      <w:ins w:id="110" w:author="Robbie Parks" w:date="2019-10-02T07:34:00Z">
        <w:r w:rsidR="009C39F3">
          <w:t>4</w:t>
        </w:r>
      </w:ins>
      <w:r w:rsidRPr="00E85AFA">
        <w:t>). Most excess deaths would be from transport injuries (</w:t>
      </w:r>
      <w:del w:id="111" w:author="Robbie Parks" w:date="2019-10-02T07:34:00Z">
        <w:r w:rsidRPr="004C3A2F">
          <w:delText>448</w:delText>
        </w:r>
      </w:del>
      <w:ins w:id="112" w:author="Robbie Parks" w:date="2019-10-02T07:34:00Z">
        <w:r w:rsidR="00280784">
          <w:t>985</w:t>
        </w:r>
      </w:ins>
      <w:r w:rsidRPr="00E85AFA">
        <w:t>) followed by suicide (</w:t>
      </w:r>
      <w:del w:id="113" w:author="Robbie Parks" w:date="2019-10-02T07:34:00Z">
        <w:r w:rsidRPr="004C3A2F">
          <w:delText>315). 87</w:delText>
        </w:r>
      </w:del>
      <w:ins w:id="114" w:author="Robbie Parks" w:date="2019-10-02T07:34:00Z">
        <w:r w:rsidR="00280784">
          <w:t>720</w:t>
        </w:r>
        <w:r w:rsidRPr="00E85AFA">
          <w:t xml:space="preserve">). </w:t>
        </w:r>
        <w:r w:rsidR="00280784">
          <w:t>84</w:t>
        </w:r>
      </w:ins>
      <w:r w:rsidRPr="00E85AFA">
        <w:t xml:space="preserve">% of the excess deaths would occur in males and </w:t>
      </w:r>
      <w:del w:id="115" w:author="Robbie Parks" w:date="2019-10-02T07:34:00Z">
        <w:r w:rsidRPr="004C3A2F">
          <w:delText>13</w:delText>
        </w:r>
      </w:del>
      <w:ins w:id="116" w:author="Robbie Parks" w:date="2019-10-02T07:34:00Z">
        <w:r w:rsidR="00280784">
          <w:t>16</w:t>
        </w:r>
      </w:ins>
      <w:r w:rsidRPr="00E85AFA">
        <w:t xml:space="preserve">% in females. </w:t>
      </w:r>
      <w:del w:id="117" w:author="Robbie Parks" w:date="2019-10-02T07:34:00Z">
        <w:r w:rsidRPr="004C3A2F">
          <w:delText>80</w:delText>
        </w:r>
      </w:del>
      <w:ins w:id="118" w:author="Robbie Parks" w:date="2019-10-02T07:34:00Z">
        <w:r w:rsidR="00280784">
          <w:t>92</w:t>
        </w:r>
      </w:ins>
      <w:r w:rsidRPr="00E85AFA">
        <w:t xml:space="preserve">%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70149E06" w:rsidR="007433BB" w:rsidRPr="00E85AFA" w:rsidRDefault="007433BB" w:rsidP="002E5F11">
      <w:pPr>
        <w:spacing w:line="480" w:lineRule="auto"/>
        <w:jc w:val="both"/>
      </w:pPr>
      <w:r w:rsidRPr="00E85AFA">
        <w:t xml:space="preserve">Proportionally, deaths from drownings are </w:t>
      </w:r>
      <w:del w:id="119" w:author="Robbie Parks" w:date="2019-10-02T07:34:00Z">
        <w:r w:rsidRPr="004C3A2F">
          <w:delText>predicted</w:delText>
        </w:r>
      </w:del>
      <w:ins w:id="120" w:author="Robbie Parks" w:date="2019-10-02T07:34:00Z">
        <w:r w:rsidR="00212747" w:rsidRPr="00E85AFA">
          <w:t>estimated</w:t>
        </w:r>
      </w:ins>
      <w:r w:rsidR="00212747" w:rsidRPr="00E85AFA">
        <w:t xml:space="preserve"> </w:t>
      </w:r>
      <w:r w:rsidRPr="00E85AFA">
        <w:t xml:space="preserve">to increase more than those of other injury types, by as much </w:t>
      </w:r>
      <w:del w:id="121" w:author="Robbie Parks" w:date="2019-10-02T07:34:00Z">
        <w:r w:rsidRPr="004C3A2F">
          <w:delText>8</w:delText>
        </w:r>
      </w:del>
      <w:ins w:id="122" w:author="Robbie Parks" w:date="2019-10-02T07:34:00Z">
        <w:r w:rsidR="00DB2ED8">
          <w:t>18</w:t>
        </w:r>
      </w:ins>
      <w:r w:rsidRPr="00E85AFA">
        <w:t>.</w:t>
      </w:r>
      <w:r w:rsidR="00DB2ED8">
        <w:t>3</w:t>
      </w:r>
      <w:r w:rsidRPr="00E85AFA">
        <w:t>% (</w:t>
      </w:r>
      <w:del w:id="123" w:author="Robbie Parks" w:date="2019-10-02T07:34:00Z">
        <w:r w:rsidRPr="004C3A2F">
          <w:delText>7.3, 9.3</w:delText>
        </w:r>
      </w:del>
      <w:ins w:id="124" w:author="Robbie Parks" w:date="2019-10-02T07:34:00Z">
        <w:r w:rsidR="00DB2ED8">
          <w:t>16.6</w:t>
        </w:r>
        <w:r w:rsidRPr="00E85AFA">
          <w:t xml:space="preserve">, </w:t>
        </w:r>
        <w:r w:rsidR="00DB2ED8">
          <w:t>20.2</w:t>
        </w:r>
      </w:ins>
      <w:r w:rsidRPr="00E85AFA">
        <w:t>) in men aged 15-24 years (</w:t>
      </w:r>
      <w:del w:id="125" w:author="Robbie Parks" w:date="2019-10-02T07:34:00Z">
        <w:r w:rsidR="00EF4FC9">
          <w:delText xml:space="preserve">Supplementary </w:delText>
        </w:r>
      </w:del>
      <w:r w:rsidR="00EF4FC9" w:rsidRPr="00E85AFA">
        <w:t xml:space="preserve">Figure </w:t>
      </w:r>
      <w:del w:id="126" w:author="Robbie Parks" w:date="2019-10-02T07:34:00Z">
        <w:r w:rsidR="00EF4FC9" w:rsidRPr="00795C72">
          <w:delText>1</w:delText>
        </w:r>
        <w:r w:rsidRPr="004C3A2F">
          <w:delText>); the</w:delText>
        </w:r>
      </w:del>
      <w:ins w:id="127" w:author="Robbie Parks" w:date="2019-10-02T07:34:00Z">
        <w:r w:rsidR="009C39F3">
          <w:t>5</w:t>
        </w:r>
        <w:r w:rsidRPr="00E85AFA">
          <w:t>)</w:t>
        </w:r>
        <w:r w:rsidR="00367BD4" w:rsidRPr="00E85AFA">
          <w:t>.</w:t>
        </w:r>
        <w:r w:rsidRPr="00E85AFA">
          <w:t xml:space="preserve"> </w:t>
        </w:r>
        <w:r w:rsidR="00367BD4" w:rsidRPr="00E85AFA">
          <w:t>T</w:t>
        </w:r>
        <w:r w:rsidRPr="00E85AFA">
          <w:t>he</w:t>
        </w:r>
      </w:ins>
      <w:r w:rsidRPr="00E85AFA">
        <w:t xml:space="preserve"> smallest proportional increase was that of assault and suicide (less than </w:t>
      </w:r>
      <w:del w:id="128" w:author="Robbie Parks" w:date="2019-10-02T07:34:00Z">
        <w:r w:rsidRPr="004C3A2F">
          <w:delText>2</w:delText>
        </w:r>
      </w:del>
      <w:ins w:id="129" w:author="Robbie Parks" w:date="2019-10-02T07:34:00Z">
        <w:r w:rsidR="006864D8">
          <w:t>4</w:t>
        </w:r>
      </w:ins>
      <w:r w:rsidRPr="00E85AFA">
        <w:t xml:space="preserve">% in all age and sex groups). There was a larger percent increase in transport deaths for males than for females, especially in young and middle-ages (e.g., </w:t>
      </w:r>
      <w:ins w:id="130" w:author="Robbie Parks" w:date="2019-10-02T07:34:00Z">
        <w:r w:rsidR="00B93C15">
          <w:rPr>
            <w:rFonts w:eastAsia="Times New Roman"/>
            <w:color w:val="000000"/>
          </w:rPr>
          <w:t>2</w:t>
        </w:r>
        <w:r w:rsidRPr="00E85AFA">
          <w:rPr>
            <w:rFonts w:eastAsia="Times New Roman"/>
            <w:color w:val="000000"/>
          </w:rPr>
          <w:t>.</w:t>
        </w:r>
        <w:r w:rsidR="00B93C15">
          <w:rPr>
            <w:rFonts w:eastAsia="Times New Roman"/>
            <w:color w:val="000000"/>
          </w:rPr>
          <w:t>7</w:t>
        </w:r>
        <w:r w:rsidRPr="00E85AFA">
          <w:rPr>
            <w:rFonts w:eastAsia="Times New Roman"/>
            <w:color w:val="000000"/>
          </w:rPr>
          <w:t>% (</w:t>
        </w:r>
        <w:r w:rsidR="00B93C15">
          <w:rPr>
            <w:rFonts w:eastAsia="Times New Roman"/>
            <w:color w:val="000000"/>
          </w:rPr>
          <w:t>2</w:t>
        </w:r>
        <w:r w:rsidRPr="00E85AFA">
          <w:rPr>
            <w:rFonts w:eastAsia="Times New Roman"/>
            <w:color w:val="000000"/>
          </w:rPr>
          <w:t>.</w:t>
        </w:r>
      </w:ins>
      <w:r w:rsidR="00B93C15">
        <w:rPr>
          <w:rFonts w:eastAsia="Times New Roman"/>
          <w:color w:val="000000"/>
        </w:rPr>
        <w:t>1</w:t>
      </w:r>
      <w:del w:id="131" w:author="Robbie Parks" w:date="2019-10-02T07:34:00Z">
        <w:r w:rsidRPr="004C3A2F">
          <w:rPr>
            <w:rFonts w:eastAsia="Times New Roman"/>
            <w:color w:val="000000"/>
          </w:rPr>
          <w:delText>.25% (0.90, 1.60</w:delText>
        </w:r>
      </w:del>
      <w:ins w:id="132" w:author="Robbie Parks" w:date="2019-10-02T07:34:00Z">
        <w:r w:rsidRPr="00E85AFA">
          <w:rPr>
            <w:rFonts w:eastAsia="Times New Roman"/>
            <w:color w:val="000000"/>
          </w:rPr>
          <w:t xml:space="preserve">, </w:t>
        </w:r>
        <w:r w:rsidR="00B93C15">
          <w:rPr>
            <w:rFonts w:eastAsia="Times New Roman"/>
            <w:color w:val="000000"/>
          </w:rPr>
          <w:t>3</w:t>
        </w:r>
        <w:r w:rsidRPr="00E85AFA">
          <w:rPr>
            <w:rFonts w:eastAsia="Times New Roman"/>
            <w:color w:val="000000"/>
          </w:rPr>
          <w:t>.</w:t>
        </w:r>
        <w:r w:rsidR="00B93C15">
          <w:rPr>
            <w:rFonts w:eastAsia="Times New Roman"/>
            <w:color w:val="000000"/>
          </w:rPr>
          <w:t>4</w:t>
        </w:r>
      </w:ins>
      <w:r w:rsidRPr="00E85AFA">
        <w:rPr>
          <w:rFonts w:eastAsia="Times New Roman"/>
          <w:color w:val="000000"/>
        </w:rPr>
        <w:t>)</w:t>
      </w:r>
      <w:r w:rsidRPr="00E85AFA">
        <w:t xml:space="preserve"> for 25-34 year old men versus </w:t>
      </w:r>
      <w:r w:rsidR="00B93C15">
        <w:t>0</w:t>
      </w:r>
      <w:r w:rsidRPr="00E85AFA">
        <w:t>.</w:t>
      </w:r>
      <w:del w:id="133" w:author="Robbie Parks" w:date="2019-10-02T07:34:00Z">
        <w:r w:rsidRPr="004C3A2F">
          <w:delText>23</w:delText>
        </w:r>
      </w:del>
      <w:ins w:id="134" w:author="Robbie Parks" w:date="2019-10-02T07:34:00Z">
        <w:r w:rsidR="00B93C15">
          <w:t>7</w:t>
        </w:r>
      </w:ins>
      <w:r w:rsidRPr="00E85AFA">
        <w:t>% (</w:t>
      </w:r>
      <w:r w:rsidR="00EE6FBE" w:rsidRPr="00E85AFA">
        <w:t>-</w:t>
      </w:r>
      <w:r w:rsidR="00B93C15">
        <w:t>0</w:t>
      </w:r>
      <w:r w:rsidRPr="00E85AFA">
        <w:t>.</w:t>
      </w:r>
      <w:del w:id="135" w:author="Robbie Parks" w:date="2019-10-02T07:34:00Z">
        <w:r w:rsidRPr="004C3A2F">
          <w:delText>28, 0.76</w:delText>
        </w:r>
      </w:del>
      <w:ins w:id="136" w:author="Robbie Parks" w:date="2019-10-02T07:34:00Z">
        <w:r w:rsidR="00B93C15">
          <w:t>4</w:t>
        </w:r>
        <w:r w:rsidRPr="00E85AFA">
          <w:t xml:space="preserve">, </w:t>
        </w:r>
        <w:r w:rsidR="00B93C15">
          <w:t>1</w:t>
        </w:r>
        <w:r w:rsidRPr="00E85AFA">
          <w:t>.</w:t>
        </w:r>
        <w:r w:rsidR="00B93C15">
          <w:t>9</w:t>
        </w:r>
      </w:ins>
      <w:r w:rsidRPr="00E85AFA">
        <w:t>) for women of the same age) (</w:t>
      </w:r>
      <w:del w:id="137" w:author="Robbie Parks" w:date="2019-10-02T07:34:00Z">
        <w:r w:rsidR="00EF4FC9">
          <w:delText xml:space="preserve">Supplementary </w:delText>
        </w:r>
      </w:del>
      <w:r w:rsidR="009C39F3" w:rsidRPr="00E85AFA">
        <w:t xml:space="preserve">Figure </w:t>
      </w:r>
      <w:del w:id="138" w:author="Robbie Parks" w:date="2019-10-02T07:34:00Z">
        <w:r w:rsidR="00EF4FC9" w:rsidRPr="00795C72">
          <w:delText>1</w:delText>
        </w:r>
      </w:del>
      <w:ins w:id="139" w:author="Robbie Parks" w:date="2019-10-02T07:34:00Z">
        <w:r w:rsidR="009C39F3">
          <w:t>5</w:t>
        </w:r>
      </w:ins>
      <w:r w:rsidRPr="00E85AFA">
        <w:t>).</w:t>
      </w:r>
    </w:p>
    <w:p w14:paraId="052EE3E9" w14:textId="76A4E8F1" w:rsidR="00370E83" w:rsidRPr="00E85AFA" w:rsidRDefault="00370E83" w:rsidP="00370E83">
      <w:pPr>
        <w:spacing w:line="480" w:lineRule="auto"/>
        <w:jc w:val="both"/>
        <w:rPr>
          <w:color w:val="000000" w:themeColor="text1"/>
        </w:rPr>
      </w:pPr>
    </w:p>
    <w:p w14:paraId="61FF4137" w14:textId="77777777" w:rsidR="00F82744" w:rsidRPr="004C3A2F" w:rsidRDefault="00F82744" w:rsidP="00F82744">
      <w:pPr>
        <w:spacing w:line="480" w:lineRule="auto"/>
        <w:jc w:val="both"/>
        <w:rPr>
          <w:del w:id="140" w:author="Robbie Parks" w:date="2019-10-02T07:34:00Z"/>
        </w:rPr>
      </w:pPr>
      <w:del w:id="141" w:author="Robbie Parks" w:date="2019-10-02T07:34:00Z">
        <w:r w:rsidRPr="004C3A2F">
          <w:delTex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w:delText>
        </w:r>
        <w:r w:rsidR="009461ED" w:rsidRPr="004C3A2F">
          <w:delText xml:space="preserve"> their</w:delText>
        </w:r>
        <w:r w:rsidRPr="004C3A2F">
          <w:delText xml:space="preserve"> behavior</w:delText>
        </w:r>
        <w:r w:rsidR="009461ED" w:rsidRPr="004C3A2F">
          <w:delText>s</w:delText>
        </w:r>
        <w:r w:rsidRPr="004C3A2F">
          <w:delText>. For example, over half of swimming deaths for males occur in natural water, compared to about quarter for females,</w:delText>
        </w:r>
        <w:r w:rsidRPr="004C3A2F">
          <w:fldChar w:fldCharType="begin" w:fldLock="1"/>
        </w:r>
        <w:r w:rsidR="00E44DE4" w:rsidRPr="004C3A2F">
          <w:del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12&lt;/sup&gt;","plainTextFormattedCitation":"12","previouslyFormattedCitation":"&lt;sup&gt;12&lt;/sup&gt;"},"properties":{"noteIndex":0},"schema":"https://github.com/citation-style-language/schema/raw/master/csl-citation.json"}</w:delInstrText>
        </w:r>
        <w:r w:rsidRPr="004C3A2F">
          <w:fldChar w:fldCharType="separate"/>
        </w:r>
        <w:r w:rsidR="00112889" w:rsidRPr="004C3A2F">
          <w:rPr>
            <w:noProof/>
            <w:vertAlign w:val="superscript"/>
          </w:rPr>
          <w:delText>12</w:delText>
        </w:r>
        <w:r w:rsidRPr="004C3A2F">
          <w:fldChar w:fldCharType="end"/>
        </w:r>
        <w:r w:rsidRPr="004C3A2F">
          <w:delText xml:space="preserve"> which may lead to a larger rise in the former in warmer weather. Similarly, deaths from falls</w:delText>
        </w:r>
        <w:r w:rsidR="00413F8E" w:rsidRPr="004C3A2F">
          <w:delText xml:space="preserve"> declined more</w:delText>
        </w:r>
        <w:r w:rsidRPr="004C3A2F">
          <w:delText xml:space="preserve"> in older ages because falls in </w:delText>
        </w:r>
        <w:r w:rsidR="00413F8E" w:rsidRPr="004C3A2F">
          <w:delText>the elderly</w:delText>
        </w:r>
        <w:r w:rsidRPr="004C3A2F">
          <w:delText xml:space="preserve"> are more likely to be due to slipping on ice than </w:delText>
        </w:r>
        <w:r w:rsidR="00413F8E" w:rsidRPr="004C3A2F">
          <w:delText xml:space="preserve">those in </w:delText>
        </w:r>
        <w:r w:rsidRPr="004C3A2F">
          <w:delText xml:space="preserve">younger </w:delText>
        </w:r>
        <w:r w:rsidR="00413F8E" w:rsidRPr="004C3A2F">
          <w:delText>people</w:delText>
        </w:r>
        <w:r w:rsidRPr="004C3A2F">
          <w:delText>.</w:delText>
        </w:r>
        <w:r w:rsidRPr="004C3A2F">
          <w:fldChar w:fldCharType="begin" w:fldLock="1"/>
        </w:r>
        <w:r w:rsidR="00E44DE4" w:rsidRPr="004C3A2F">
          <w:del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13–15&lt;/sup&gt;","plainTextFormattedCitation":"13–15","previouslyFormattedCitation":"&lt;sup&gt;13–15&lt;/sup&gt;"},"properties":{"noteIndex":0},"schema":"https://github.com/citation-style-language/schema/raw/master/csl-citation.json"}</w:delInstrText>
        </w:r>
        <w:r w:rsidRPr="004C3A2F">
          <w:fldChar w:fldCharType="separate"/>
        </w:r>
        <w:r w:rsidR="00112889" w:rsidRPr="004C3A2F">
          <w:rPr>
            <w:noProof/>
            <w:vertAlign w:val="superscript"/>
          </w:rPr>
          <w:delText>13–15</w:delText>
        </w:r>
        <w:r w:rsidRPr="004C3A2F">
          <w:fldChar w:fldCharType="end"/>
        </w:r>
      </w:del>
    </w:p>
    <w:p w14:paraId="184DC918" w14:textId="1FBAF239" w:rsidR="00F82744" w:rsidRPr="00E85AFA" w:rsidRDefault="00F82744" w:rsidP="00F82744">
      <w:pPr>
        <w:spacing w:line="480" w:lineRule="auto"/>
        <w:jc w:val="both"/>
        <w:rPr>
          <w:ins w:id="142" w:author="Robbie Parks" w:date="2019-10-02T07:34:00Z"/>
        </w:rPr>
      </w:pPr>
      <w:ins w:id="143" w:author="Robbie Parks" w:date="2019-10-02T07:34:00Z">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CB615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26&lt;/sup&gt;","plainTextFormattedCitation":"26","previouslyFormattedCitation":"&lt;sup&gt;26&lt;/sup&gt;"},"properties":{"noteIndex":0},"schema":"https://github.com/citation-style-language/schema/raw/master/csl-citation.json"}</w:instrText>
        </w:r>
        <w:r w:rsidRPr="00E85AFA">
          <w:fldChar w:fldCharType="separate"/>
        </w:r>
        <w:r w:rsidR="009C2E1F" w:rsidRPr="009C2E1F">
          <w:rPr>
            <w:noProof/>
            <w:vertAlign w:val="superscript"/>
          </w:rPr>
          <w:t>26</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CB615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27–29&lt;/sup&gt;","plainTextFormattedCitation":"27–29","previouslyFormattedCitation":"&lt;sup&gt;27–29&lt;/sup&gt;"},"properties":{"noteIndex":0},"schema":"https://github.com/citation-style-language/schema/raw/master/csl-citation.json"}</w:instrText>
        </w:r>
        <w:r w:rsidRPr="00E85AFA">
          <w:fldChar w:fldCharType="separate"/>
        </w:r>
        <w:r w:rsidR="009C2E1F" w:rsidRPr="009C2E1F">
          <w:rPr>
            <w:noProof/>
            <w:vertAlign w:val="superscript"/>
          </w:rPr>
          <w:t>27–29</w:t>
        </w:r>
        <w:r w:rsidRPr="00E85AFA">
          <w:fldChar w:fldCharType="end"/>
        </w:r>
      </w:ins>
    </w:p>
    <w:p w14:paraId="7B284C3F" w14:textId="77777777" w:rsidR="00F82744" w:rsidRPr="00E85AFA" w:rsidRDefault="00F82744" w:rsidP="00F82744">
      <w:pPr>
        <w:spacing w:line="480" w:lineRule="auto"/>
        <w:jc w:val="both"/>
      </w:pPr>
    </w:p>
    <w:p w14:paraId="5402055F" w14:textId="71B85F34" w:rsidR="00F82744" w:rsidRPr="00E85AFA" w:rsidRDefault="00F82744" w:rsidP="00F82744">
      <w:pPr>
        <w:spacing w:line="480" w:lineRule="auto"/>
        <w:jc w:val="both"/>
      </w:pPr>
      <w:r w:rsidRPr="00E85AFA">
        <w:lastRenderedPageBreak/>
        <w:t>The pathways from anomalous temperature to transport injury are more varied.  Firstly, driving performance deteriorates at higher temperatures.</w:t>
      </w:r>
      <w:r w:rsidRPr="00E85AFA">
        <w:fldChar w:fldCharType="begin" w:fldLock="1"/>
      </w:r>
      <w:r w:rsidR="00E44DE4" w:rsidRPr="00E85AFA">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16–19&lt;/sup&gt;","plainTextFormattedCitation":"16–19","previouslyFormattedCitation":"&lt;sup&gt;16–19&lt;/sup&gt;"},"properties":{"noteIndex":0},"schema":"https://github.com/citation-style-language/schema/raw/master/csl-citation.json"}</w:instrText>
      </w:r>
      <w:r w:rsidRPr="00E85AFA">
        <w:fldChar w:fldCharType="separate"/>
      </w:r>
      <w:r w:rsidR="00112889" w:rsidRPr="00E85AFA">
        <w:rPr>
          <w:noProof/>
          <w:vertAlign w:val="superscript"/>
        </w:rPr>
        <w:t>16–19</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del w:id="144" w:author="Robbie Parks" w:date="2019-10-02T07:34:00Z">
        <w:r w:rsidRPr="004C3A2F">
          <w:fldChar w:fldCharType="begin" w:fldLock="1"/>
        </w:r>
        <w:r w:rsidR="00E44DE4" w:rsidRPr="004C3A2F">
          <w:del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20&lt;/sup&gt;","plainTextFormattedCitation":"20","previouslyFormattedCitation":"&lt;sup&gt;20&lt;/sup&gt;"},"properties":{"noteIndex":0},"schema":"https://github.com/citation-style-language/schema/raw/master/csl-citation.json"}</w:delInstrText>
        </w:r>
        <w:r w:rsidRPr="004C3A2F">
          <w:fldChar w:fldCharType="separate"/>
        </w:r>
        <w:r w:rsidR="00112889" w:rsidRPr="004C3A2F">
          <w:rPr>
            <w:noProof/>
            <w:vertAlign w:val="superscript"/>
          </w:rPr>
          <w:delText>20</w:delText>
        </w:r>
        <w:r w:rsidRPr="004C3A2F">
          <w:fldChar w:fldCharType="end"/>
        </w:r>
      </w:del>
      <w:ins w:id="145" w:author="Robbie Parks" w:date="2019-10-02T07:34:00Z">
        <w:r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Pr="00E85AFA">
          <w:fldChar w:fldCharType="separate"/>
        </w:r>
        <w:r w:rsidR="009C1C41" w:rsidRPr="009C1C41">
          <w:rPr>
            <w:noProof/>
            <w:vertAlign w:val="superscript"/>
          </w:rPr>
          <w:t>22</w:t>
        </w:r>
        <w:r w:rsidRPr="00E85AFA">
          <w:fldChar w:fldCharType="end"/>
        </w:r>
      </w:ins>
      <w:r w:rsidRPr="00E85AFA">
        <w:t xml:space="preserve"> </w:t>
      </w:r>
      <w:r w:rsidR="00413F8E" w:rsidRPr="00E85AFA">
        <w:t>which also provides an explanation for</w:t>
      </w:r>
      <w:r w:rsidRPr="00E85AFA">
        <w:t xml:space="preserve"> why teenagers, who are more likely than other age groups to crash while intoxicated,</w:t>
      </w:r>
      <w:del w:id="146" w:author="Robbie Parks" w:date="2019-10-02T07:34:00Z">
        <w:r w:rsidRPr="004C3A2F">
          <w:fldChar w:fldCharType="begin" w:fldLock="1"/>
        </w:r>
        <w:r w:rsidR="00E44DE4" w:rsidRPr="004C3A2F">
          <w:del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21&lt;/sup&gt;","plainTextFormattedCitation":"21","previouslyFormattedCitation":"&lt;sup&gt;21&lt;/sup&gt;"},"properties":{"noteIndex":0},"schema":"https://github.com/citation-style-language/schema/raw/master/csl-citation.json"}</w:delInstrText>
        </w:r>
        <w:r w:rsidRPr="004C3A2F">
          <w:fldChar w:fldCharType="separate"/>
        </w:r>
        <w:r w:rsidR="00112889" w:rsidRPr="004C3A2F">
          <w:rPr>
            <w:noProof/>
            <w:vertAlign w:val="superscript"/>
          </w:rPr>
          <w:delText>21</w:delText>
        </w:r>
        <w:r w:rsidRPr="004C3A2F">
          <w:fldChar w:fldCharType="end"/>
        </w:r>
      </w:del>
      <w:ins w:id="147" w:author="Robbie Parks" w:date="2019-10-02T07:34:00Z">
        <w:r w:rsidRPr="00E85AFA">
          <w:fldChar w:fldCharType="begin" w:fldLock="1"/>
        </w:r>
        <w:r w:rsidR="009C2E1F">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30&lt;/sup&gt;","plainTextFormattedCitation":"30","previouslyFormattedCitation":"&lt;sup&gt;30&lt;/sup&gt;"},"properties":{"noteIndex":0},"schema":"https://github.com/citation-style-language/schema/raw/master/csl-citation.json"}</w:instrText>
        </w:r>
        <w:r w:rsidRPr="00E85AFA">
          <w:fldChar w:fldCharType="separate"/>
        </w:r>
        <w:r w:rsidR="009C2E1F" w:rsidRPr="009C2E1F">
          <w:rPr>
            <w:noProof/>
            <w:vertAlign w:val="superscript"/>
          </w:rPr>
          <w:t>30</w:t>
        </w:r>
        <w:r w:rsidRPr="00E85AFA">
          <w:fldChar w:fldCharType="end"/>
        </w:r>
      </w:ins>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del w:id="148" w:author="Robbie Parks" w:date="2019-10-02T07:34:00Z">
        <w:r w:rsidRPr="004C3A2F">
          <w:fldChar w:fldCharType="begin" w:fldLock="1"/>
        </w:r>
        <w:r w:rsidR="00E44DE4" w:rsidRPr="004C3A2F">
          <w:del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22–25&lt;/sup&gt;","plainTextFormattedCitation":"22–25","previouslyFormattedCitation":"&lt;sup&gt;22–25&lt;/sup&gt;"},"properties":{"noteIndex":0},"schema":"https://github.com/citation-style-language/schema/raw/master/csl-citation.json"}</w:delInstrText>
        </w:r>
        <w:r w:rsidRPr="004C3A2F">
          <w:fldChar w:fldCharType="separate"/>
        </w:r>
        <w:r w:rsidR="00112889" w:rsidRPr="004C3A2F">
          <w:rPr>
            <w:noProof/>
            <w:vertAlign w:val="superscript"/>
          </w:rPr>
          <w:delText>22–25</w:delText>
        </w:r>
        <w:r w:rsidRPr="004C3A2F">
          <w:fldChar w:fldCharType="end"/>
        </w:r>
      </w:del>
      <w:ins w:id="149" w:author="Robbie Parks" w:date="2019-10-02T07:34:00Z">
        <w:r w:rsidRPr="00E85AFA">
          <w:fldChar w:fldCharType="begin" w:fldLock="1"/>
        </w:r>
        <w:r w:rsidR="005741CE">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15,20,21&lt;/sup&gt;","plainTextFormattedCitation":"12–15,20,21","previouslyFormattedCitation":"&lt;sup&gt;12–15,20,21&lt;/sup&gt;"},"properties":{"noteIndex":0},"schema":"https://github.com/citation-style-language/schema/raw/master/csl-citation.json"}</w:instrText>
        </w:r>
        <w:r w:rsidRPr="00E85AFA">
          <w:fldChar w:fldCharType="separate"/>
        </w:r>
        <w:r w:rsidR="00CB6158" w:rsidRPr="00CB6158">
          <w:rPr>
            <w:noProof/>
            <w:vertAlign w:val="superscript"/>
          </w:rPr>
          <w:t>12–15,20,21</w:t>
        </w:r>
        <w:r w:rsidRPr="00E85AFA">
          <w:fldChar w:fldCharType="end"/>
        </w:r>
      </w:ins>
      <w:r w:rsidRPr="00E85AFA">
        <w:t xml:space="preserve"> </w:t>
      </w:r>
      <w:r w:rsidR="00413F8E" w:rsidRPr="00E85AFA">
        <w:t xml:space="preserve">coupled with </w:t>
      </w:r>
      <w:r w:rsidRPr="00E85AFA">
        <w:t>more people outdoors in warmer weather,</w:t>
      </w:r>
      <w:del w:id="150" w:author="Robbie Parks" w:date="2019-10-02T07:34:00Z">
        <w:r w:rsidRPr="004C3A2F">
          <w:fldChar w:fldCharType="begin" w:fldLock="1"/>
        </w:r>
        <w:r w:rsidR="00E44DE4" w:rsidRPr="004C3A2F">
          <w:del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26&lt;/sup&gt;","plainTextFormattedCitation":"26","previouslyFormattedCitation":"&lt;sup&gt;26&lt;/sup&gt;"},"properties":{"noteIndex":0},"schema":"https://github.com/citation-style-language/schema/raw/master/csl-citation.json"}</w:delInstrText>
        </w:r>
        <w:r w:rsidRPr="004C3A2F">
          <w:fldChar w:fldCharType="separate"/>
        </w:r>
        <w:r w:rsidR="00112889" w:rsidRPr="004C3A2F">
          <w:rPr>
            <w:noProof/>
            <w:vertAlign w:val="superscript"/>
          </w:rPr>
          <w:delText>26</w:delText>
        </w:r>
        <w:r w:rsidRPr="004C3A2F">
          <w:fldChar w:fldCharType="end"/>
        </w:r>
      </w:del>
      <w:ins w:id="151" w:author="Robbie Parks" w:date="2019-10-02T07:34:00Z">
        <w:r w:rsidRPr="00E85AFA">
          <w:fldChar w:fldCharType="begin" w:fldLock="1"/>
        </w:r>
        <w:r w:rsidR="009C2E1F">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Pr="00E85AFA">
          <w:fldChar w:fldCharType="separate"/>
        </w:r>
        <w:r w:rsidR="009C2E1F" w:rsidRPr="009C2E1F">
          <w:rPr>
            <w:noProof/>
            <w:vertAlign w:val="superscript"/>
          </w:rPr>
          <w:t>31</w:t>
        </w:r>
        <w:r w:rsidRPr="00E85AFA">
          <w:fldChar w:fldCharType="end"/>
        </w:r>
      </w:ins>
      <w:r w:rsidRPr="00E85AFA">
        <w:t xml:space="preserve"> this</w:t>
      </w:r>
      <w:r w:rsidR="00413F8E" w:rsidRPr="00E85AFA">
        <w:t xml:space="preserve"> increase</w:t>
      </w:r>
      <w:r w:rsidRPr="00E85AFA">
        <w:t xml:space="preserve"> could lead to more fatal collisions.</w:t>
      </w:r>
    </w:p>
    <w:p w14:paraId="49294148" w14:textId="77777777" w:rsidR="00F82744" w:rsidRPr="004C3A2F" w:rsidRDefault="00F82744" w:rsidP="00F82744">
      <w:pPr>
        <w:spacing w:line="480" w:lineRule="auto"/>
        <w:jc w:val="both"/>
        <w:rPr>
          <w:del w:id="152" w:author="Robbie Parks" w:date="2019-10-02T07:34:00Z"/>
        </w:rPr>
      </w:pPr>
    </w:p>
    <w:p w14:paraId="4EBA3681" w14:textId="77777777" w:rsidR="00F82744" w:rsidRPr="004C3A2F" w:rsidRDefault="00F82744" w:rsidP="00F82744">
      <w:pPr>
        <w:spacing w:line="480" w:lineRule="auto"/>
        <w:jc w:val="both"/>
        <w:rPr>
          <w:del w:id="153" w:author="Robbie Parks" w:date="2019-10-02T07:34:00Z"/>
        </w:rPr>
      </w:pPr>
      <w:del w:id="154" w:author="Robbie Parks" w:date="2019-10-02T07:34:00Z">
        <w:r w:rsidRPr="004C3A2F">
          <w:delText>Pathways linking anomalously high temperatures and deaths from assault and suicide are less established. One hypothesis is that, similar to transport, more time spent outdoors in anomalously warmer temperatures leads to an increased number of face-to-face interactions, and hence arguments, confrontations, and ultimately assaults.</w:delText>
        </w:r>
        <w:r w:rsidRPr="004C3A2F">
          <w:fldChar w:fldCharType="begin" w:fldLock="1"/>
        </w:r>
        <w:r w:rsidR="00E44DE4" w:rsidRPr="004C3A2F">
          <w:del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27,28&lt;/sup&gt;","plainTextFormattedCitation":"27,28","previouslyFormattedCitation":"&lt;sup&gt;27,28&lt;/sup&gt;"},"properties":{"noteIndex":0},"schema":"https://github.com/citation-style-language/schema/raw/master/csl-citation.json"}</w:delInstrText>
        </w:r>
        <w:r w:rsidRPr="004C3A2F">
          <w:fldChar w:fldCharType="separate"/>
        </w:r>
        <w:r w:rsidR="00112889" w:rsidRPr="004C3A2F">
          <w:rPr>
            <w:noProof/>
            <w:vertAlign w:val="superscript"/>
          </w:rPr>
          <w:delText>27,28</w:delText>
        </w:r>
        <w:r w:rsidRPr="004C3A2F">
          <w:fldChar w:fldCharType="end"/>
        </w:r>
        <w:r w:rsidRPr="004C3A2F">
          <w:delText xml:space="preserve"> These effects could be compounded by the greater anger levels linked to higher temperatures.</w:delText>
        </w:r>
        <w:r w:rsidRPr="004C3A2F">
          <w:fldChar w:fldCharType="begin" w:fldLock="1"/>
        </w:r>
        <w:r w:rsidR="00E44DE4" w:rsidRPr="004C3A2F">
          <w:del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29,30&lt;/sup&gt;","plainTextFormattedCitation":"29,30","previouslyFormattedCitation":"&lt;sup&gt;29,30&lt;/sup&gt;"},"properties":{"noteIndex":0},"schema":"https://github.com/citation-style-language/schema/raw/master/csl-citation.json"}</w:delInstrText>
        </w:r>
        <w:r w:rsidRPr="004C3A2F">
          <w:fldChar w:fldCharType="separate"/>
        </w:r>
        <w:r w:rsidR="00112889" w:rsidRPr="004C3A2F">
          <w:rPr>
            <w:noProof/>
            <w:vertAlign w:val="superscript"/>
          </w:rPr>
          <w:delText>29,30</w:delText>
        </w:r>
        <w:r w:rsidRPr="004C3A2F">
          <w:fldChar w:fldCharType="end"/>
        </w:r>
        <w:r w:rsidRPr="004C3A2F">
          <w:delText xml:space="preserve"> Regarding suicide, </w:delText>
        </w:r>
        <w:r w:rsidR="00413F8E" w:rsidRPr="004C3A2F">
          <w:delText>it has been hypothesi</w:delText>
        </w:r>
        <w:r w:rsidR="0075565E" w:rsidRPr="004C3A2F">
          <w:delText>s</w:delText>
        </w:r>
        <w:r w:rsidR="00413F8E" w:rsidRPr="004C3A2F">
          <w:delText xml:space="preserve">ed that </w:delText>
        </w:r>
        <w:r w:rsidRPr="004C3A2F">
          <w:delText xml:space="preserve">higher temperature </w:delText>
        </w:r>
        <w:r w:rsidR="00413F8E" w:rsidRPr="004C3A2F">
          <w:delText>is</w:delText>
        </w:r>
        <w:r w:rsidRPr="004C3A2F">
          <w:delText xml:space="preserve"> associated with higher levels of distress in younger people.</w:delText>
        </w:r>
        <w:r w:rsidRPr="004C3A2F">
          <w:fldChar w:fldCharType="begin" w:fldLock="1"/>
        </w:r>
        <w:r w:rsidR="00E44DE4" w:rsidRPr="004C3A2F">
          <w:del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31&lt;/sup&gt;","plainTextFormattedCitation":"31","previouslyFormattedCitation":"&lt;sup&gt;31&lt;/sup&gt;"},"properties":{"noteIndex":0},"schema":"https://github.com/citation-style-language/schema/raw/master/csl-citation.json"}</w:delInstrText>
        </w:r>
        <w:r w:rsidRPr="004C3A2F">
          <w:fldChar w:fldCharType="separate"/>
        </w:r>
        <w:r w:rsidR="00112889" w:rsidRPr="004C3A2F">
          <w:rPr>
            <w:noProof/>
            <w:vertAlign w:val="superscript"/>
          </w:rPr>
          <w:delText>31</w:delText>
        </w:r>
        <w:r w:rsidRPr="004C3A2F">
          <w:fldChar w:fldCharType="end"/>
        </w:r>
        <w:r w:rsidRPr="004C3A2F">
          <w:delText xml:space="preserve"> Nonetheless, links between temperature and mental health requires further investigation,</w:delText>
        </w:r>
        <w:r w:rsidR="00E44DE4" w:rsidRPr="004C3A2F">
          <w:delText xml:space="preserve"> i</w:delText>
        </w:r>
        <w:r w:rsidRPr="004C3A2F">
          <w:delText>ncluding whether the relationship varies by age and sex, as indicated by our results.</w:delText>
        </w:r>
      </w:del>
    </w:p>
    <w:p w14:paraId="6C94EA58" w14:textId="77777777" w:rsidR="00F82744" w:rsidRPr="00E85AFA" w:rsidRDefault="00F82744" w:rsidP="00F82744">
      <w:pPr>
        <w:spacing w:line="480" w:lineRule="auto"/>
        <w:jc w:val="both"/>
        <w:rPr>
          <w:ins w:id="155" w:author="Robbie Parks" w:date="2019-10-02T07:34:00Z"/>
        </w:rPr>
      </w:pPr>
    </w:p>
    <w:p w14:paraId="27EF3432" w14:textId="50117CCF" w:rsidR="00F82744" w:rsidRPr="00E85AFA" w:rsidRDefault="00F82744" w:rsidP="00F82744">
      <w:pPr>
        <w:spacing w:line="480" w:lineRule="auto"/>
        <w:jc w:val="both"/>
        <w:rPr>
          <w:ins w:id="156" w:author="Robbie Parks" w:date="2019-10-02T07:34:00Z"/>
        </w:rPr>
      </w:pPr>
      <w:ins w:id="157" w:author="Robbie Parks" w:date="2019-10-02T07:34:00Z">
        <w:r w:rsidRPr="00E85AFA">
          <w:t>Pathways linking anomalously high temperatures and deaths from assault and suicide are less established. One hypothesis is that, similar to transport, more time spent outdoors in anomalously warmer temperatures leads to an increased number of face-to-face interactions, and hence arguments, confrontations, and ultimately assaults.</w:t>
        </w:r>
        <w:r w:rsidRPr="00E85AFA">
          <w:fldChar w:fldCharType="begin" w:fldLock="1"/>
        </w:r>
        <w:r w:rsidR="009C2E1F">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Pr="00E85AFA">
          <w:fldChar w:fldCharType="separate"/>
        </w:r>
        <w:r w:rsidR="009C2E1F" w:rsidRPr="009C2E1F">
          <w:rPr>
            <w:noProof/>
            <w:vertAlign w:val="superscript"/>
          </w:rPr>
          <w:t>32,33</w:t>
        </w:r>
        <w:r w:rsidRPr="00E85AFA">
          <w:fldChar w:fldCharType="end"/>
        </w:r>
        <w:r w:rsidRPr="00E85AFA">
          <w:t xml:space="preserve"> These effects could be compounded by the greater anger levels linked to higher temperatures.</w:t>
        </w:r>
        <w:r w:rsidR="00756CB3" w:rsidRPr="00E85AFA">
          <w:fldChar w:fldCharType="begin" w:fldLock="1"/>
        </w:r>
        <w:r w:rsidR="00756CB3">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756CB3" w:rsidRPr="00E85AFA">
          <w:fldChar w:fldCharType="separate"/>
        </w:r>
        <w:r w:rsidR="00756CB3" w:rsidRPr="009C2E1F">
          <w:rPr>
            <w:noProof/>
            <w:vertAlign w:val="superscript"/>
          </w:rPr>
          <w:t>23–25</w:t>
        </w:r>
        <w:r w:rsidR="00756CB3" w:rsidRPr="00E85AFA">
          <w:fldChar w:fldCharType="end"/>
        </w:r>
        <w:r w:rsidRPr="00E85AFA">
          <w:t xml:space="preserve"> </w:t>
        </w:r>
        <w:r w:rsidR="001869DA">
          <w:t>However, further research between climate and assault is required.</w:t>
        </w:r>
        <w:r w:rsidR="00AA656B">
          <w:fldChar w:fldCharType="begin" w:fldLock="1"/>
        </w:r>
        <w:r w:rsidR="00AA656B">
          <w: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34&lt;/sup&gt;","plainTextFormattedCitation":"34"},"properties":{"noteIndex":0},"schema":"https://github.com/citation-style-language/schema/raw/master/csl-citation.json"}</w:instrText>
        </w:r>
        <w:r w:rsidR="00AA656B">
          <w:fldChar w:fldCharType="separate"/>
        </w:r>
        <w:r w:rsidR="00AA656B" w:rsidRPr="00AA656B">
          <w:rPr>
            <w:noProof/>
            <w:vertAlign w:val="superscript"/>
          </w:rPr>
          <w:t>34</w:t>
        </w:r>
        <w:r w:rsidR="00AA656B">
          <w:fldChar w:fldCharType="end"/>
        </w:r>
        <w:r w:rsidR="001869DA">
          <w:t xml:space="preserve"> </w:t>
        </w:r>
        <w:r w:rsidRPr="00E85AFA">
          <w:t xml:space="preserve">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AA656B">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34&lt;/sup&gt;"},"properties":{"noteIndex":0},"schema":"https://github.com/citation-style-language/schema/raw/master/csl-citation.json"}</w:instrText>
        </w:r>
        <w:r w:rsidRPr="00E85AFA">
          <w:fldChar w:fldCharType="separate"/>
        </w:r>
        <w:r w:rsidR="00AA656B" w:rsidRPr="00AA656B">
          <w:rPr>
            <w:noProof/>
            <w:vertAlign w:val="superscript"/>
          </w:rPr>
          <w:t>35</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 quality of roads and housing, emergency response, and social services.</w:t>
        </w:r>
      </w:ins>
    </w:p>
    <w:p w14:paraId="2645EA01" w14:textId="64975A32" w:rsidR="00324A84" w:rsidRPr="00E85AFA" w:rsidRDefault="00324A84" w:rsidP="00F82744">
      <w:pPr>
        <w:spacing w:line="480" w:lineRule="auto"/>
        <w:jc w:val="both"/>
      </w:pPr>
    </w:p>
    <w:p w14:paraId="0D0C0121" w14:textId="5EFBD91E" w:rsidR="00324A84" w:rsidRPr="00E85AFA" w:rsidRDefault="00324A84" w:rsidP="00324A84">
      <w:pPr>
        <w:spacing w:line="480" w:lineRule="auto"/>
        <w:jc w:val="both"/>
      </w:pPr>
      <w:r w:rsidRPr="00E85AFA">
        <w:t xml:space="preserve">Our work highlights how deaths from injuries are currently susceptible to temperature anomalies and could also be modified by rising temperatures resulting from climate change, unless countered by social and health system interventions that mitigate these impacts. Though </w:t>
      </w:r>
      <w:r w:rsidRPr="00E85AFA">
        <w:lastRenderedPageBreak/>
        <w:t>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ins w:id="158" w:author="Robbie Parks" w:date="2019-10-02T07:34:00Z">
        <w:r w:rsidR="00BD64FD" w:rsidRPr="00E85AFA">
          <w:t xml:space="preserve"> </w:t>
        </w:r>
      </w:ins>
    </w:p>
    <w:p w14:paraId="1FA50F6B" w14:textId="58C9DA6A" w:rsidR="000C3D92" w:rsidRPr="00E85AFA" w:rsidRDefault="00413F8E" w:rsidP="00F92695">
      <w:pPr>
        <w:spacing w:line="480" w:lineRule="auto"/>
        <w:jc w:val="both"/>
        <w:pPrChange w:id="159" w:author="Robbie Parks" w:date="2019-10-02T07:34:00Z">
          <w:pPr/>
        </w:pPrChange>
      </w:pPr>
      <w:del w:id="160" w:author="Robbie Parks" w:date="2019-10-02T07:34:00Z">
        <w:r w:rsidRPr="004C3A2F">
          <w:br w:type="page"/>
        </w:r>
      </w:del>
    </w:p>
    <w:p w14:paraId="04C1E528" w14:textId="0D8E1AC1" w:rsidR="00D21020" w:rsidRPr="00E85AFA" w:rsidRDefault="00D21020" w:rsidP="00D21020">
      <w:pPr>
        <w:spacing w:line="480" w:lineRule="auto"/>
        <w:jc w:val="both"/>
        <w:rPr>
          <w:b/>
          <w:color w:val="000000" w:themeColor="text1"/>
        </w:rPr>
      </w:pPr>
      <w:r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1B08DC32" w:rsidR="00D21020" w:rsidRPr="00E85AFA" w:rsidRDefault="00D21020" w:rsidP="007433BB">
      <w:pPr>
        <w:spacing w:line="480" w:lineRule="auto"/>
        <w:jc w:val="both"/>
        <w:rPr>
          <w:color w:val="000000" w:themeColor="text1"/>
        </w:rPr>
      </w:pPr>
      <w:r w:rsidRPr="00E85AFA">
        <w:rPr>
          <w:rStyle w:val="apple-style-span"/>
          <w:color w:val="000000" w:themeColor="text1"/>
        </w:rPr>
        <w:t xml:space="preserve">We used data on deaths by sex, age, underlying cause of death and state of residence in the contiguous USA from 1980 to </w:t>
      </w:r>
      <w:del w:id="161" w:author="Robbie Parks" w:date="2019-10-02T07:34:00Z">
        <w:r w:rsidRPr="004C3A2F">
          <w:rPr>
            <w:rStyle w:val="apple-style-span"/>
            <w:color w:val="000000" w:themeColor="text1"/>
          </w:rPr>
          <w:delText>2016</w:delText>
        </w:r>
      </w:del>
      <w:ins w:id="162" w:author="Robbie Parks" w:date="2019-10-02T07:34:00Z">
        <w:r w:rsidRPr="00E85AFA">
          <w:rPr>
            <w:rStyle w:val="apple-style-span"/>
            <w:color w:val="000000" w:themeColor="text1"/>
          </w:rPr>
          <w:t>201</w:t>
        </w:r>
        <w:r w:rsidR="005E7880" w:rsidRPr="00E85AFA">
          <w:rPr>
            <w:rStyle w:val="apple-style-span"/>
            <w:color w:val="000000" w:themeColor="text1"/>
          </w:rPr>
          <w:t>7</w:t>
        </w:r>
      </w:ins>
      <w:r w:rsidRPr="00E85AFA">
        <w:rPr>
          <w:rStyle w:val="apple-style-span"/>
          <w:color w:val="000000" w:themeColor="text1"/>
        </w:rPr>
        <w:t xml:space="preserve"> through the National Center for Health Statistics (NCHS) (</w:t>
      </w:r>
      <w:hyperlink r:id="rId8"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 xml:space="preserve">for 1990 to </w:t>
      </w:r>
      <w:del w:id="163" w:author="Robbie Parks" w:date="2019-10-02T07:34:00Z">
        <w:r w:rsidRPr="004C3A2F">
          <w:rPr>
            <w:color w:val="000000" w:themeColor="text1"/>
          </w:rPr>
          <w:delText>2016</w:delText>
        </w:r>
      </w:del>
      <w:ins w:id="164" w:author="Robbie Parks" w:date="2019-10-02T07:34:00Z">
        <w:r w:rsidRPr="00E85AFA">
          <w:rPr>
            <w:color w:val="000000" w:themeColor="text1"/>
          </w:rPr>
          <w:t>201</w:t>
        </w:r>
        <w:r w:rsidR="005E7880" w:rsidRPr="00E85AFA">
          <w:rPr>
            <w:color w:val="000000" w:themeColor="text1"/>
          </w:rPr>
          <w:t>7</w:t>
        </w:r>
      </w:ins>
      <w:r w:rsidRPr="00E85AFA">
        <w:rPr>
          <w:color w:val="000000" w:themeColor="text1"/>
        </w:rPr>
        <w:t xml:space="preserve"> (</w:t>
      </w:r>
      <w:hyperlink r:id="rId9" w:history="1">
        <w:r w:rsidRPr="00E85AFA">
          <w:rPr>
            <w:rStyle w:val="Hyperlink"/>
          </w:rPr>
          <w:t>https://www.cdc.gov/nchs/nvss/bridged_race.htm</w:t>
        </w:r>
      </w:hyperlink>
      <w:r w:rsidRPr="00E85AFA">
        <w:rPr>
          <w:color w:val="000000" w:themeColor="text1"/>
        </w:rPr>
        <w:t>) and from the US Census Bureau prior to 1990 (</w:t>
      </w:r>
      <w:hyperlink r:id="rId10"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ins w:id="165" w:author="Robbie Parks" w:date="2019-10-02T07:34:00Z">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 xml:space="preserve">which </w:t>
        </w:r>
        <w:r w:rsidR="00D85D38">
          <w:rPr>
            <w:color w:val="000000" w:themeColor="text1"/>
          </w:rPr>
          <w:t xml:space="preserve">together </w:t>
        </w:r>
        <w:r w:rsidR="00D65FA3">
          <w:rPr>
            <w:color w:val="000000" w:themeColor="text1"/>
          </w:rPr>
          <w:t>ma</w:t>
        </w:r>
        <w:r w:rsidR="00D85D38">
          <w:rPr>
            <w:color w:val="000000" w:themeColor="text1"/>
          </w:rPr>
          <w:t>de</w:t>
        </w:r>
        <w:r w:rsidR="00D65FA3">
          <w:rPr>
            <w:color w:val="000000" w:themeColor="text1"/>
          </w:rPr>
          <w:t xml:space="preserve"> up </w:t>
        </w:r>
        <w:r w:rsidR="003B67D2">
          <w:rPr>
            <w:color w:val="000000" w:themeColor="text1"/>
          </w:rPr>
          <w:t>0.5</w:t>
        </w:r>
        <w:r w:rsidR="00D65FA3">
          <w:rPr>
            <w:color w:val="000000" w:themeColor="text1"/>
          </w:rPr>
          <w:t>% of the population of the United States</w:t>
        </w:r>
        <w:r w:rsidR="00D85D38">
          <w:rPr>
            <w:color w:val="000000" w:themeColor="text1"/>
          </w:rPr>
          <w:t xml:space="preserve"> in 2017</w:t>
        </w:r>
        <w:r w:rsidR="00D65FA3">
          <w:rPr>
            <w:color w:val="000000" w:themeColor="text1"/>
          </w:rPr>
          <w:t>)</w:t>
        </w:r>
        <w:r w:rsidR="00FC3A57">
          <w:rPr>
            <w:color w:val="000000" w:themeColor="text1"/>
          </w:rPr>
          <w:t xml:space="preserve"> because their climate</w:t>
        </w:r>
        <w:r w:rsidR="00BF13E0">
          <w:rPr>
            <w:color w:val="000000" w:themeColor="text1"/>
          </w:rPr>
          <w:t>s</w:t>
        </w:r>
        <w:r w:rsidR="00D85D38">
          <w:rPr>
            <w:color w:val="000000" w:themeColor="text1"/>
          </w:rPr>
          <w:t xml:space="preserve"> and environment</w:t>
        </w:r>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 xml:space="preserve">from </w:t>
        </w:r>
        <w:r w:rsidR="00D85D38">
          <w:rPr>
            <w:color w:val="000000" w:themeColor="text1"/>
          </w:rPr>
          <w:t>other</w:t>
        </w:r>
        <w:r w:rsidR="00CC1155">
          <w:rPr>
            <w:color w:val="000000" w:themeColor="text1"/>
          </w:rPr>
          <w:t xml:space="preserve"> states</w:t>
        </w:r>
        <w:r w:rsidR="00D85D38">
          <w:rPr>
            <w:color w:val="000000" w:themeColor="text1"/>
          </w:rPr>
          <w:t xml:space="preserve"> due to their substantial physical distance</w:t>
        </w:r>
        <w:r w:rsidR="00CC1155">
          <w:rPr>
            <w:color w:val="000000" w:themeColor="text1"/>
          </w:rPr>
          <w:t>.</w:t>
        </w:r>
        <w:r w:rsidR="00FC3A57">
          <w:rPr>
            <w:color w:val="000000" w:themeColor="text1"/>
          </w:rPr>
          <w:t xml:space="preserve"> </w:t>
        </w:r>
      </w:ins>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542F4EB0" w14:textId="3DF43039" w:rsidR="00633303" w:rsidRDefault="00D21020" w:rsidP="007433BB">
      <w:pPr>
        <w:spacing w:line="480" w:lineRule="auto"/>
        <w:jc w:val="both"/>
        <w:rPr>
          <w:ins w:id="166" w:author="Robbie Parks" w:date="2019-10-02T07:34:00Z"/>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del w:id="167" w:author="Robbie Parks" w:date="2019-10-02T07:34:00Z">
        <w:r w:rsidRPr="004C3A2F">
          <w:rPr>
            <w:color w:val="000000" w:themeColor="text1"/>
          </w:rPr>
          <w:delText>5.7</w:delText>
        </w:r>
      </w:del>
      <w:ins w:id="168" w:author="Robbie Parks" w:date="2019-10-02T07:34:00Z">
        <w:r w:rsidR="002D21A4">
          <w:rPr>
            <w:color w:val="000000" w:themeColor="text1"/>
          </w:rPr>
          <w:t>6</w:t>
        </w:r>
      </w:ins>
    </w:p>
    <w:p w14:paraId="15030BAA" w14:textId="3EDE211A" w:rsidR="00D21020" w:rsidRPr="00E85AFA" w:rsidRDefault="00D21020" w:rsidP="007433BB">
      <w:pPr>
        <w:spacing w:line="480" w:lineRule="auto"/>
        <w:jc w:val="both"/>
        <w:rPr>
          <w:color w:val="000000" w:themeColor="text1"/>
        </w:rPr>
      </w:pPr>
      <w:r w:rsidRPr="00E85AFA">
        <w:rPr>
          <w:color w:val="000000" w:themeColor="text1"/>
        </w:rPr>
        <w:t xml:space="preserve"> million </w:t>
      </w:r>
      <w:r w:rsidRPr="00E85AFA">
        <w:rPr>
          <w:rStyle w:val="apple-style-span"/>
          <w:color w:val="000000" w:themeColor="text1"/>
        </w:rPr>
        <w:t xml:space="preserve">injury deaths fell into six categories: transport, falls, drownings, assault, suicide and an aggregate set of other </w:t>
      </w:r>
      <w:del w:id="169" w:author="Robbie Parks" w:date="2019-10-02T07:34:00Z">
        <w:r w:rsidRPr="004C3A2F">
          <w:rPr>
            <w:rStyle w:val="apple-style-span"/>
            <w:color w:val="000000" w:themeColor="text1"/>
          </w:rPr>
          <w:delText xml:space="preserve">unintentional </w:delText>
        </w:r>
      </w:del>
      <w:r w:rsidRPr="00E85AFA">
        <w:rPr>
          <w:rStyle w:val="apple-style-span"/>
          <w:color w:val="000000" w:themeColor="text1"/>
        </w:rPr>
        <w:t xml:space="preserve">injuries. We report the results of all of these categories except other </w:t>
      </w:r>
      <w:del w:id="170" w:author="Robbie Parks" w:date="2019-10-02T07:34:00Z">
        <w:r w:rsidRPr="004C3A2F">
          <w:rPr>
            <w:rStyle w:val="apple-style-span"/>
            <w:color w:val="000000" w:themeColor="text1"/>
          </w:rPr>
          <w:lastRenderedPageBreak/>
          <w:delText xml:space="preserve">unintentional </w:delText>
        </w:r>
      </w:del>
      <w:r w:rsidRPr="00E85AFA">
        <w:rPr>
          <w:rStyle w:val="apple-style-span"/>
          <w:color w:val="000000" w:themeColor="text1"/>
        </w:rPr>
        <w:t>injuries (</w:t>
      </w:r>
      <w:r w:rsidR="00E317EA">
        <w:rPr>
          <w:rStyle w:val="apple-style-span"/>
          <w:color w:val="000000" w:themeColor="text1"/>
        </w:rPr>
        <w:t>1,</w:t>
      </w:r>
      <w:del w:id="171" w:author="Robbie Parks" w:date="2019-10-02T07:34:00Z">
        <w:r w:rsidRPr="004C3A2F">
          <w:rPr>
            <w:rStyle w:val="apple-style-span"/>
            <w:color w:val="000000" w:themeColor="text1"/>
          </w:rPr>
          <w:delText>329,200</w:delText>
        </w:r>
      </w:del>
      <w:ins w:id="172" w:author="Robbie Parks" w:date="2019-10-02T07:34:00Z">
        <w:r w:rsidR="00E317EA">
          <w:rPr>
            <w:rStyle w:val="apple-style-span"/>
            <w:color w:val="000000" w:themeColor="text1"/>
          </w:rPr>
          <w:t>4</w:t>
        </w:r>
        <w:r w:rsidR="0019479E">
          <w:rPr>
            <w:rStyle w:val="apple-style-span"/>
            <w:color w:val="000000" w:themeColor="text1"/>
          </w:rPr>
          <w:t>02</w:t>
        </w:r>
        <w:r w:rsidR="00E317EA">
          <w:rPr>
            <w:rStyle w:val="apple-style-span"/>
            <w:color w:val="000000" w:themeColor="text1"/>
          </w:rPr>
          <w:t>,</w:t>
        </w:r>
        <w:r w:rsidR="0019479E">
          <w:rPr>
            <w:rStyle w:val="apple-style-span"/>
            <w:color w:val="000000" w:themeColor="text1"/>
          </w:rPr>
          <w:t>941</w:t>
        </w:r>
      </w:ins>
      <w:r w:rsidRPr="00E85AFA">
        <w:rPr>
          <w:rStyle w:val="apple-style-span"/>
          <w:color w:val="000000" w:themeColor="text1"/>
        </w:rPr>
        <w:t xml:space="preserve"> deaths or </w:t>
      </w:r>
      <w:r w:rsidR="00DE19D0">
        <w:rPr>
          <w:rStyle w:val="apple-style-span"/>
          <w:color w:val="000000" w:themeColor="text1"/>
        </w:rPr>
        <w:t>23</w:t>
      </w:r>
      <w:r w:rsidRPr="00E85AFA">
        <w:rPr>
          <w:rStyle w:val="apple-style-span"/>
          <w:color w:val="000000" w:themeColor="text1"/>
        </w:rPr>
        <w:t>% of total injury deaths during 1980-</w:t>
      </w:r>
      <w:del w:id="173" w:author="Robbie Parks" w:date="2019-10-02T07:34:00Z">
        <w:r w:rsidRPr="004C3A2F">
          <w:rPr>
            <w:rStyle w:val="apple-style-span"/>
            <w:color w:val="000000" w:themeColor="text1"/>
          </w:rPr>
          <w:delText>2016</w:delText>
        </w:r>
      </w:del>
      <w:ins w:id="174" w:author="Robbie Parks" w:date="2019-10-02T07:34:00Z">
        <w:r w:rsidRPr="00E85AFA">
          <w:rPr>
            <w:rStyle w:val="apple-style-span"/>
            <w:color w:val="000000" w:themeColor="text1"/>
          </w:rPr>
          <w:t>201</w:t>
        </w:r>
        <w:r w:rsidR="005E7880" w:rsidRPr="00E85AFA">
          <w:rPr>
            <w:rStyle w:val="apple-style-span"/>
            <w:color w:val="000000" w:themeColor="text1"/>
          </w:rPr>
          <w:t>7</w:t>
        </w:r>
      </w:ins>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6AA8A6A1" w14:textId="77777777" w:rsidR="00D21020" w:rsidRPr="004C3A2F" w:rsidRDefault="00D21020" w:rsidP="007433BB">
      <w:pPr>
        <w:spacing w:line="480" w:lineRule="auto"/>
        <w:jc w:val="both"/>
        <w:rPr>
          <w:del w:id="175" w:author="Robbie Parks" w:date="2019-10-02T07:34:00Z"/>
          <w:color w:val="000000" w:themeColor="text1"/>
        </w:rPr>
      </w:pPr>
      <w:del w:id="176" w:author="Robbie Parks" w:date="2019-10-02T07:34:00Z">
        <w:r w:rsidRPr="004C3A2F">
          <w:rPr>
            <w:color w:val="000000" w:themeColor="text1"/>
          </w:rPr>
          <w:delText>We obtained data on temperature from ERA-Interim, which combines predictions from a physical model with in-situ and satellite measurements</w:delText>
        </w:r>
        <w:r w:rsidR="00206140" w:rsidRPr="004C3A2F">
          <w:rPr>
            <w:color w:val="000000" w:themeColor="text1"/>
          </w:rPr>
          <w:delText>.</w:delText>
        </w:r>
        <w:r w:rsidRPr="004C3A2F">
          <w:fldChar w:fldCharType="begin" w:fldLock="1"/>
        </w:r>
        <w:r w:rsidR="00DF6C3A" w:rsidRPr="004C3A2F">
          <w:del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32&lt;/sup&gt;","plainTextFormattedCitation":"32","previouslyFormattedCitation":"&lt;sup&gt;32&lt;/sup&gt;"},"properties":{"noteIndex":0},"schema":"https://github.com/citation-style-language/schema/raw/master/csl-citation.json"}</w:delInstrText>
        </w:r>
        <w:r w:rsidRPr="004C3A2F">
          <w:fldChar w:fldCharType="separate"/>
        </w:r>
        <w:r w:rsidR="00E44DE4" w:rsidRPr="004C3A2F">
          <w:rPr>
            <w:noProof/>
            <w:vertAlign w:val="superscript"/>
          </w:rPr>
          <w:delText>32</w:delText>
        </w:r>
        <w:r w:rsidRPr="004C3A2F">
          <w:fldChar w:fldCharType="end"/>
        </w:r>
        <w:r w:rsidRPr="004C3A2F">
          <w:rPr>
            <w:color w:val="000000" w:themeColor="text1"/>
          </w:rPr>
          <w:delText xml:space="preserve"> We used gridded four-times-daily estimates at a resolution of 80 km to generate monthly population-weighted temperature by state throughout the analysis period. </w:delText>
        </w:r>
      </w:del>
    </w:p>
    <w:p w14:paraId="15A0916C" w14:textId="47FC604D" w:rsidR="00D21020" w:rsidRPr="00E85AFA" w:rsidRDefault="00D21020" w:rsidP="007433BB">
      <w:pPr>
        <w:spacing w:line="480" w:lineRule="auto"/>
        <w:jc w:val="both"/>
        <w:rPr>
          <w:ins w:id="177" w:author="Robbie Parks" w:date="2019-10-02T07:34:00Z"/>
          <w:color w:val="000000" w:themeColor="text1"/>
        </w:rPr>
      </w:pPr>
      <w:ins w:id="178" w:author="Robbie Parks" w:date="2019-10-02T07:34:00Z">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measurement</w:t>
        </w:r>
        <w:r w:rsidR="00D44487">
          <w:rPr>
            <w:color w:val="000000" w:themeColor="text1"/>
          </w:rPr>
          <w:t xml:space="preserve"> data</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AA656B">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36&lt;/sup&gt;","plainTextFormattedCitation":"36","previouslyFormattedCitation":"&lt;sup&gt;35&lt;/sup&gt;"},"properties":{"noteIndex":0},"schema":"https://github.com/citation-style-language/schema/raw/master/csl-citation.json"}</w:instrText>
        </w:r>
        <w:r w:rsidR="005741CE">
          <w:rPr>
            <w:color w:val="000000" w:themeColor="text1"/>
          </w:rPr>
          <w:fldChar w:fldCharType="separate"/>
        </w:r>
        <w:r w:rsidR="00AA656B" w:rsidRPr="00AA656B">
          <w:rPr>
            <w:noProof/>
            <w:color w:val="000000" w:themeColor="text1"/>
            <w:vertAlign w:val="superscript"/>
          </w:rPr>
          <w:t>36</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w:t>
        </w:r>
        <w:r w:rsidR="007E5B66" w:rsidRPr="007E5B66">
          <w:rPr>
            <w:color w:val="000000" w:themeColor="text1"/>
          </w:rPr>
          <w:t xml:space="preserve">temperatures by county and following </w:t>
        </w:r>
        <w:r w:rsidRPr="00E85AFA">
          <w:rPr>
            <w:color w:val="000000" w:themeColor="text1"/>
          </w:rPr>
          <w:t>population-</w:t>
        </w:r>
        <w:r w:rsidR="007E5B66" w:rsidRPr="00E85AFA">
          <w:rPr>
            <w:color w:val="000000" w:themeColor="text1"/>
          </w:rPr>
          <w:t>weight</w:t>
        </w:r>
        <w:r w:rsidR="007E5B66">
          <w:rPr>
            <w:color w:val="000000" w:themeColor="text1"/>
          </w:rPr>
          <w:t>ing, monthly</w:t>
        </w:r>
        <w:r w:rsidR="007E5B66" w:rsidRPr="00E85AFA">
          <w:rPr>
            <w:color w:val="000000" w:themeColor="text1"/>
          </w:rPr>
          <w:t xml:space="preserve"> </w:t>
        </w:r>
        <w:r w:rsidRPr="00E85AFA">
          <w:rPr>
            <w:color w:val="000000" w:themeColor="text1"/>
          </w:rPr>
          <w:t>temperature</w:t>
        </w:r>
        <w:r w:rsidR="00B50482">
          <w:rPr>
            <w:color w:val="000000" w:themeColor="text1"/>
          </w:rPr>
          <w:t>s</w:t>
        </w:r>
        <w:r w:rsidRPr="00E85AFA">
          <w:rPr>
            <w:color w:val="000000" w:themeColor="text1"/>
          </w:rPr>
          <w:t xml:space="preserve"> by </w:t>
        </w:r>
        <w:r w:rsidR="007E5B66">
          <w:rPr>
            <w:color w:val="000000" w:themeColor="text1"/>
          </w:rPr>
          <w:t>state</w:t>
        </w:r>
        <w:r w:rsidR="007E5B66" w:rsidRPr="00E85AFA">
          <w:rPr>
            <w:color w:val="000000" w:themeColor="text1"/>
          </w:rPr>
          <w:t xml:space="preserve"> </w:t>
        </w:r>
        <w:r w:rsidRPr="00E85AFA">
          <w:rPr>
            <w:color w:val="000000" w:themeColor="text1"/>
          </w:rPr>
          <w:t xml:space="preserve">throughout the analysis period. </w:t>
        </w:r>
      </w:ins>
    </w:p>
    <w:p w14:paraId="74C799D5" w14:textId="77777777" w:rsidR="00AC1978" w:rsidRPr="00F92695" w:rsidRDefault="00AC1978" w:rsidP="00D21020">
      <w:pPr>
        <w:spacing w:line="480" w:lineRule="auto"/>
        <w:jc w:val="both"/>
        <w:rPr>
          <w:rPrChange w:id="179" w:author="Robbie Parks" w:date="2019-10-02T07:34:00Z">
            <w:rPr>
              <w:color w:val="000000" w:themeColor="text1"/>
            </w:rPr>
          </w:rPrChange>
        </w:rPr>
      </w:pPr>
    </w:p>
    <w:p w14:paraId="4BF78D03" w14:textId="2520C238" w:rsidR="00D21020" w:rsidRPr="00E85AFA" w:rsidRDefault="00D21020" w:rsidP="00D21020">
      <w:pPr>
        <w:spacing w:line="480" w:lineRule="auto"/>
        <w:jc w:val="both"/>
        <w:rPr>
          <w:i/>
        </w:rPr>
      </w:pPr>
      <w:r w:rsidRPr="00E85AFA">
        <w:rPr>
          <w:i/>
        </w:rPr>
        <w:t>Anomalous temperature metric</w:t>
      </w:r>
    </w:p>
    <w:p w14:paraId="3D10C525" w14:textId="630D5391" w:rsidR="00D44487" w:rsidRDefault="00422055" w:rsidP="007433BB">
      <w:pPr>
        <w:spacing w:line="480" w:lineRule="auto"/>
        <w:jc w:val="both"/>
        <w:rPr>
          <w:color w:val="000000" w:themeColor="text1"/>
        </w:rPr>
      </w:pPr>
      <w:r w:rsidRPr="00E85AFA">
        <w:rPr>
          <w:color w:val="000000" w:themeColor="text1"/>
        </w:rPr>
        <w:t>With few exceptions,</w:t>
      </w:r>
      <w:del w:id="180" w:author="Robbie Parks" w:date="2019-10-02T07:34:00Z">
        <w:r w:rsidRPr="004C3A2F">
          <w:rPr>
            <w:color w:val="000000" w:themeColor="text1"/>
          </w:rPr>
          <w:fldChar w:fldCharType="begin" w:fldLock="1"/>
        </w:r>
        <w:r w:rsidR="00DF6C3A" w:rsidRPr="004C3A2F">
          <w:rPr>
            <w:color w:val="000000" w:themeColor="text1"/>
          </w:rPr>
          <w:del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7,33&lt;/sup&gt;","plainTextFormattedCitation":"7,33","previouslyFormattedCitation":"&lt;sup&gt;7,33&lt;/sup&gt;"},"properties":{"noteIndex":0},"schema":"https://github.com/citation-style-language/schema/raw/master/csl-citation.json"}</w:delInstrText>
        </w:r>
        <w:r w:rsidRPr="004C3A2F">
          <w:rPr>
            <w:color w:val="000000" w:themeColor="text1"/>
          </w:rPr>
          <w:fldChar w:fldCharType="separate"/>
        </w:r>
        <w:r w:rsidR="00E44DE4" w:rsidRPr="004C3A2F">
          <w:rPr>
            <w:noProof/>
            <w:color w:val="000000" w:themeColor="text1"/>
            <w:vertAlign w:val="superscript"/>
          </w:rPr>
          <w:delText>7,33</w:delText>
        </w:r>
        <w:r w:rsidRPr="004C3A2F">
          <w:rPr>
            <w:color w:val="000000" w:themeColor="text1"/>
          </w:rPr>
          <w:fldChar w:fldCharType="end"/>
        </w:r>
        <w:r w:rsidRPr="004C3A2F">
          <w:rPr>
            <w:color w:val="000000" w:themeColor="text1"/>
          </w:rPr>
          <w:delText xml:space="preserve"> current climate change risk assessments typically extrapolate from changes in mortality in relation to daily temperature</w:delText>
        </w:r>
        <w:r w:rsidR="00206140" w:rsidRPr="004C3A2F">
          <w:rPr>
            <w:color w:val="000000" w:themeColor="text1"/>
          </w:rPr>
          <w:delText>.</w:delText>
        </w:r>
        <w:r w:rsidRPr="004C3A2F">
          <w:rPr>
            <w:color w:val="000000" w:themeColor="text1"/>
          </w:rPr>
          <w:fldChar w:fldCharType="begin" w:fldLock="1"/>
        </w:r>
        <w:r w:rsidR="00DF6C3A" w:rsidRPr="004C3A2F">
          <w:rPr>
            <w:color w:val="000000" w:themeColor="text1"/>
          </w:rPr>
          <w:del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5,6,34–36&lt;/sup&gt;","plainTextFormattedCitation":"5,6,34–36","previouslyFormattedCitation":"&lt;sup&gt;5,6,34–36&lt;/sup&gt;"},"properties":{"noteIndex":0},"schema":"https://github.com/citation-style-language/schema/raw/master/csl-citation.json"}</w:delInstrText>
        </w:r>
        <w:r w:rsidRPr="004C3A2F">
          <w:rPr>
            <w:color w:val="000000" w:themeColor="text1"/>
          </w:rPr>
          <w:fldChar w:fldCharType="separate"/>
        </w:r>
        <w:r w:rsidR="00E44DE4" w:rsidRPr="004C3A2F">
          <w:rPr>
            <w:noProof/>
            <w:color w:val="000000" w:themeColor="text1"/>
            <w:vertAlign w:val="superscript"/>
          </w:rPr>
          <w:delText>5,6,34–36</w:delText>
        </w:r>
        <w:r w:rsidRPr="004C3A2F">
          <w:rPr>
            <w:color w:val="000000" w:themeColor="text1"/>
          </w:rPr>
          <w:fldChar w:fldCharType="end"/>
        </w:r>
        <w:r w:rsidRPr="004C3A2F">
          <w:rPr>
            <w:color w:val="000000" w:themeColor="text1"/>
          </w:rPr>
          <w:delText xml:space="preserve"> Climate change, however, will fundamentally modify weather, including seasonal weather patterns, compared to long-term norms, and hence can disrupt long-term adaptation. To mimic the conditions that may arise with global climate change, we developed methodology to examine how deviations from long-term norm temperature may impact injury death rates. We first defined a measure of anomalous temperature for each state and month relative to</w:delText>
        </w:r>
        <w:r w:rsidRPr="004C3A2F">
          <w:delText xml:space="preserve"> long-term norm temperature of the state in that month (Figure </w:delText>
        </w:r>
        <w:r w:rsidR="004C495B">
          <w:delText>3</w:delText>
        </w:r>
        <w:r w:rsidRPr="004C3A2F">
          <w:delText>)</w:delText>
        </w:r>
        <w:r w:rsidRPr="004C3A2F">
          <w:rPr>
            <w:color w:val="000000" w:themeColor="text1"/>
          </w:rPr>
          <w:delText xml:space="preserve">. </w:delText>
        </w:r>
        <w:r w:rsidR="00D21020" w:rsidRPr="004C3A2F">
          <w:delText>To calculate the magnitude of temperature anomaly by state and month, we first calculated 30-year (long-term) norm temperatures (from 1980-2009) for each month in each state. We calculated for 30 years because it is the duration used in climate assessments</w:delText>
        </w:r>
        <w:r w:rsidR="00206140" w:rsidRPr="004C3A2F">
          <w:delText>.</w:delText>
        </w:r>
        <w:r w:rsidR="00D21020" w:rsidRPr="004C3A2F">
          <w:fldChar w:fldCharType="begin" w:fldLock="1"/>
        </w:r>
        <w:r w:rsidR="00DF6C3A" w:rsidRPr="004C3A2F">
          <w:del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type":"book"},"uris":["http://www.mendeley.com/documents/?uuid=7e389d53-06ac-458e-91f7-a261b908c1f7"]}],"mendeley":{"formattedCitation":"&lt;sup&gt;37&lt;/sup&gt;","plainTextFormattedCitation":"37","previouslyFormattedCitation":"&lt;sup&gt;37&lt;/sup&gt;"},"properties":{"noteIndex":0},"schema":"https://github.com/citation-style-language/schema/raw/master/csl-citation.json"}</w:delInstrText>
        </w:r>
        <w:r w:rsidR="00D21020" w:rsidRPr="004C3A2F">
          <w:fldChar w:fldCharType="separate"/>
        </w:r>
        <w:r w:rsidR="00E44DE4" w:rsidRPr="004C3A2F">
          <w:rPr>
            <w:noProof/>
            <w:vertAlign w:val="superscript"/>
          </w:rPr>
          <w:delText>37</w:delText>
        </w:r>
        <w:r w:rsidR="00D21020" w:rsidRPr="004C3A2F">
          <w:fldChar w:fldCharType="end"/>
        </w:r>
        <w:r w:rsidR="00D21020" w:rsidRPr="004C3A2F">
          <w:delText xml:space="preserve"> We subtracted these long-term norm temperatures from respective monthly temperature values to generate a temperature anomaly time series for each month and year in each state (Figure </w:delText>
        </w:r>
        <w:r w:rsidR="004C495B">
          <w:delText>3</w:delText>
        </w:r>
        <w:r w:rsidR="009C4F51" w:rsidRPr="004C3A2F">
          <w:delText>)</w:delText>
        </w:r>
        <w:r w:rsidR="00D21020" w:rsidRPr="004C3A2F">
          <w:delText xml:space="preserve">. The temperature anomaly metric measures the extent that temperature experienced in a specific month, year and state is warmer or cooler than the long-term norm to which the population of each state has </w:delText>
        </w:r>
        <w:r w:rsidR="004B489C" w:rsidRPr="004C3A2F">
          <w:delText>acclimati</w:delText>
        </w:r>
        <w:r w:rsidR="0075565E" w:rsidRPr="004C3A2F">
          <w:delText>s</w:delText>
        </w:r>
        <w:r w:rsidR="004B489C" w:rsidRPr="004C3A2F">
          <w:delText>ed</w:delText>
        </w:r>
        <w:r w:rsidR="00D21020" w:rsidRPr="004C3A2F">
          <w:delText>. These values can be different for different months in the same state, and different states in the same month.</w:delText>
        </w:r>
        <w:r w:rsidRPr="004C3A2F">
          <w:rPr>
            <w:color w:val="000000" w:themeColor="text1"/>
          </w:rPr>
          <w:delText xml:space="preserve"> Further, a state with higher, but more stable, temperature in a specific month has smaller anomalies than one with lower but more inter-annually variable temperature.</w:delText>
        </w:r>
      </w:del>
      <w:ins w:id="181" w:author="Robbie Parks" w:date="2019-10-02T07:34:00Z">
        <w:r w:rsidRPr="00E85AFA">
          <w:rPr>
            <w:color w:val="000000" w:themeColor="text1"/>
          </w:rPr>
          <w:fldChar w:fldCharType="begin" w:fldLock="1"/>
        </w:r>
        <w:r w:rsidR="00AA656B">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7,37&lt;/sup&gt;","plainTextFormattedCitation":"7,37","previouslyFormattedCitation":"&lt;sup&gt;7,36&lt;/sup&gt;"},"properties":{"noteIndex":0},"schema":"https://github.com/citation-style-language/schema/raw/master/csl-citation.json"}</w:instrText>
        </w:r>
        <w:r w:rsidRPr="00E85AFA">
          <w:rPr>
            <w:color w:val="000000" w:themeColor="text1"/>
          </w:rPr>
          <w:fldChar w:fldCharType="separate"/>
        </w:r>
        <w:r w:rsidR="00AA656B" w:rsidRPr="00AA656B">
          <w:rPr>
            <w:noProof/>
            <w:color w:val="000000" w:themeColor="text1"/>
            <w:vertAlign w:val="superscript"/>
          </w:rPr>
          <w:t>7,37</w:t>
        </w:r>
        <w:r w:rsidRPr="00E85AFA">
          <w:rPr>
            <w:color w:val="000000" w:themeColor="text1"/>
          </w:rPr>
          <w:fldChar w:fldCharType="end"/>
        </w:r>
        <w:r w:rsidRPr="00E85AFA">
          <w:rPr>
            <w:color w:val="000000" w:themeColor="text1"/>
          </w:rPr>
          <w:t xml:space="preserve"> current climate change risk assessments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AA656B">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5,6,38–40&lt;/sup&gt;","plainTextFormattedCitation":"5,6,38–40","previouslyFormattedCitation":"&lt;sup&gt;5,6,37–39&lt;/sup&gt;"},"properties":{"noteIndex":0},"schema":"https://github.com/citation-style-language/schema/raw/master/csl-citation.json"}</w:instrText>
        </w:r>
        <w:r w:rsidRPr="00E85AFA">
          <w:rPr>
            <w:color w:val="000000" w:themeColor="text1"/>
          </w:rPr>
          <w:fldChar w:fldCharType="separate"/>
        </w:r>
        <w:r w:rsidR="00AA656B" w:rsidRPr="00AA656B">
          <w:rPr>
            <w:noProof/>
            <w:color w:val="000000" w:themeColor="text1"/>
            <w:vertAlign w:val="superscript"/>
          </w:rPr>
          <w:t>5,6,38–40</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t>
        </w:r>
      </w:ins>
    </w:p>
    <w:p w14:paraId="619A5905" w14:textId="77777777" w:rsidR="00D44487" w:rsidRDefault="00D44487" w:rsidP="007433BB">
      <w:pPr>
        <w:spacing w:line="480" w:lineRule="auto"/>
        <w:jc w:val="both"/>
        <w:rPr>
          <w:ins w:id="182" w:author="Robbie Parks" w:date="2019-10-02T07:34:00Z"/>
          <w:color w:val="000000" w:themeColor="text1"/>
        </w:rPr>
      </w:pPr>
    </w:p>
    <w:p w14:paraId="0530DCB6" w14:textId="20FB3E86" w:rsidR="00D21020" w:rsidRPr="00E85AFA" w:rsidRDefault="00422055" w:rsidP="007433BB">
      <w:pPr>
        <w:spacing w:line="480" w:lineRule="auto"/>
        <w:jc w:val="both"/>
        <w:rPr>
          <w:ins w:id="183" w:author="Robbie Parks" w:date="2019-10-02T07:34:00Z"/>
          <w:color w:val="000000" w:themeColor="text1"/>
        </w:rPr>
      </w:pPr>
      <w:ins w:id="184" w:author="Robbie Parks" w:date="2019-10-02T07:34:00Z">
        <w:r w:rsidRPr="00E85AFA">
          <w:rPr>
            <w:color w:val="000000" w:themeColor="text1"/>
          </w:rPr>
          <w:t xml:space="preserve">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 xml:space="preserve">(Figure </w:t>
        </w:r>
        <w:r w:rsidR="004C495B" w:rsidRPr="00E85AFA">
          <w:t>3</w:t>
        </w:r>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 xml:space="preserve">(Figure </w:t>
        </w:r>
        <w:r w:rsidR="004C495B" w:rsidRPr="00E85AFA">
          <w:t>3</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lastRenderedPageBreak/>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 xml:space="preserve">. </w:t>
        </w:r>
        <w:r w:rsidR="00E77DBA" w:rsidRPr="00E85AFA">
          <w:rPr>
            <w:color w:val="000000" w:themeColor="text1"/>
          </w:rPr>
          <w:t xml:space="preserve"> </w:t>
        </w:r>
      </w:ins>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105F6E71"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 </w:t>
      </w:r>
      <w:r w:rsidR="00C832E3" w:rsidRPr="00E85AFA">
        <w:t>We modelled the number of deaths</w:t>
      </w:r>
      <w:ins w:id="185" w:author="Robbie Parks" w:date="2019-10-02T07:34:00Z">
        <w:r w:rsidR="00C832E3" w:rsidRPr="00E85AFA">
          <w:t xml:space="preserve"> in each </w:t>
        </w:r>
        <w:r w:rsidR="00BF73AA">
          <w:t>month</w:t>
        </w:r>
      </w:ins>
      <w:r w:rsidR="00BF73AA">
        <w:t xml:space="preserve"> in each </w:t>
      </w:r>
      <w:r w:rsidR="00C832E3" w:rsidRPr="00E85AFA">
        <w:t>year as following a Poisson distribution:</w:t>
      </w:r>
    </w:p>
    <w:p w14:paraId="64AD2683" w14:textId="77777777" w:rsidR="00C832E3" w:rsidRPr="00E85AFA" w:rsidRDefault="006E2858"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6A50AAD" w14:textId="77777777" w:rsidR="00C832E3" w:rsidRPr="00E85AFA" w:rsidRDefault="00C832E3" w:rsidP="00C832E3"/>
    <w:p w14:paraId="04973A76" w14:textId="3914632F" w:rsidR="00C832E3" w:rsidRPr="00E85AFA" w:rsidRDefault="006E2858"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deaths</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w:ins w:id="186" w:author="Robbie Parks" w:date="2019-10-02T07:34:00Z">
              <m:rPr>
                <m:sty m:val="p"/>
              </m:rPr>
              <w:rPr>
                <w:rFonts w:ascii="Cambria Math" w:hAnsi="Cambria Math"/>
              </w:rPr>
              <w:br/>
            </w:ins>
          </m:r>
        </m:oMath>
        <m:oMath>
          <m:sSub>
            <m:sSubPr>
              <m:ctrlPr>
                <w:ins w:id="187" w:author="Robbie Parks" w:date="2019-10-02T07:34:00Z">
                  <w:rPr>
                    <w:rFonts w:ascii="Cambria Math" w:hAnsi="Cambria Math"/>
                    <w:i/>
                  </w:rPr>
                </w:ins>
              </m:ctrlPr>
            </m:sSubPr>
            <m:e>
              <m:r>
                <w:ins w:id="188" w:author="Robbie Parks" w:date="2019-10-02T07:34:00Z">
                  <w:rPr>
                    <w:rFonts w:ascii="Cambria Math" w:hAnsi="Cambria Math"/>
                  </w:rPr>
                  <m:t>ψ</m:t>
                </w:ins>
              </m:r>
            </m:e>
            <m:sub>
              <m:r>
                <w:ins w:id="189" w:author="Robbie Parks" w:date="2019-10-02T07:34:00Z">
                  <w:rPr>
                    <w:rFonts w:ascii="Cambria Math" w:hAnsi="Cambria Math"/>
                  </w:rPr>
                  <m:t>state-month</m:t>
                </w:ins>
              </m:r>
            </m:sub>
          </m:sSub>
          <m:r>
            <w:ins w:id="190" w:author="Robbie Parks" w:date="2019-10-02T07:34:00Z">
              <w:rPr>
                <w:rFonts w:ascii="Cambria Math" w:hAnsi="Cambria Math"/>
              </w:rPr>
              <m:t xml:space="preserve"> .time</m:t>
            </w:ins>
          </m:r>
          <m:r>
            <w:ins w:id="191" w:author="Robbie Parks" w:date="2019-10-02T07:34:00Z">
              <m:rPr>
                <m:aln/>
              </m:rPr>
              <w:rPr>
                <w:rFonts w:ascii="Cambria Math" w:hAnsi="Cambria Math"/>
              </w:rPr>
              <m:t>+</m:t>
            </w:ins>
          </m:r>
          <m: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114BBCCB" w14:textId="77777777" w:rsidR="008E42C2" w:rsidRDefault="008E42C2" w:rsidP="008E42C2">
      <w:pPr>
        <w:spacing w:line="480" w:lineRule="auto"/>
        <w:jc w:val="both"/>
        <w:rPr>
          <w:del w:id="192" w:author="Robbie Parks" w:date="2019-10-02T07:34:00Z"/>
        </w:rPr>
      </w:pPr>
    </w:p>
    <w:p w14:paraId="2196666E" w14:textId="77777777" w:rsidR="00C832E3" w:rsidRPr="00795C72" w:rsidRDefault="00C832E3" w:rsidP="008E42C2">
      <w:pPr>
        <w:spacing w:line="480" w:lineRule="auto"/>
        <w:jc w:val="both"/>
        <w:rPr>
          <w:del w:id="193" w:author="Robbie Parks" w:date="2019-10-02T07:34:00Z"/>
        </w:rPr>
      </w:pPr>
      <w:del w:id="194" w:author="Robbie Parks" w:date="2019-10-02T07:34:00Z">
        <w:r w:rsidRPr="00795C72">
          <w:delText xml:space="preserve">The model contained terms that represent the national level and trend in mortality, with </w:delTex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795C72">
          <w:rPr>
            <w:rFonts w:eastAsiaTheme="minorEastAsia"/>
          </w:rPr>
          <w:delText xml:space="preserve"> as the common intercept and </w:delTex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795C72">
          <w:rPr>
            <w:rFonts w:eastAsiaTheme="minorEastAsia"/>
          </w:rPr>
          <w:delText xml:space="preserve"> the common time slope</w:delText>
        </w:r>
        <w:r w:rsidRPr="00795C72">
          <w:delText>. Death rates also vary by month, which may be partly related to temperature and partly due to other monthly factors; monthly variations tend to be smooth across adjacent months.</w:delText>
        </w:r>
        <w:r w:rsidRPr="00795C72">
          <w:fldChar w:fldCharType="begin" w:fldLock="1"/>
        </w:r>
        <w:r w:rsidR="00EF4FC9">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lt;/sup&gt;"},"properties":{"noteIndex":0},"schema":"https://github.com/citation-style-language/schema/raw/master/csl-citation.json"}</w:delInstrText>
        </w:r>
        <w:r w:rsidRPr="00795C72">
          <w:fldChar w:fldCharType="separate"/>
        </w:r>
        <w:r w:rsidR="00EF4FC9" w:rsidRPr="00EF4FC9">
          <w:rPr>
            <w:noProof/>
            <w:vertAlign w:val="superscript"/>
          </w:rPr>
          <w:delText>10</w:delText>
        </w:r>
        <w:r w:rsidRPr="00795C72">
          <w:fldChar w:fldCharType="end"/>
        </w:r>
        <w:r w:rsidRPr="00795C72">
          <w:delText xml:space="preserve"> Therefore, we allowed each month of the year to systematically have a different mortality level and trend, with </w:delTex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795C72">
          <w:rPr>
            <w:rFonts w:eastAsiaTheme="minorEastAsia"/>
          </w:rPr>
          <w:delText xml:space="preserve"> the month-specific intercept and </w:delTex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795C72">
          <w:rPr>
            <w:rFonts w:eastAsiaTheme="minorEastAsia"/>
          </w:rPr>
          <w:delText xml:space="preserve"> the month-specific time slope</w:delText>
        </w:r>
        <w:r w:rsidRPr="00795C72">
          <w:delText>. We used a random walk for the month terms to smooth the coefficients, widely used to characteri</w:delText>
        </w:r>
        <w:r>
          <w:delText>s</w:delText>
        </w:r>
        <w:r w:rsidRPr="00795C72">
          <w:delText>e smoothly varying associations.</w:delText>
        </w:r>
        <w:r w:rsidRPr="00795C72">
          <w:fldChar w:fldCharType="begin" w:fldLock="1"/>
        </w:r>
        <w:r w:rsidR="00EF4FC9">
          <w:del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38&lt;/sup&gt;","plainTextFormattedCitation":"38","previouslyFormattedCitation":"&lt;sup&gt;2&lt;/sup&gt;"},"properties":{"noteIndex":0},"schema":"https://github.com/citation-style-language/schema/raw/master/csl-citation.json"}</w:delInstrText>
        </w:r>
        <w:r w:rsidRPr="00795C72">
          <w:fldChar w:fldCharType="separate"/>
        </w:r>
        <w:r w:rsidR="00EF4FC9" w:rsidRPr="00EF4FC9">
          <w:rPr>
            <w:noProof/>
            <w:vertAlign w:val="superscript"/>
          </w:rPr>
          <w:delText>38</w:delText>
        </w:r>
        <w:r w:rsidRPr="00795C72">
          <w:fldChar w:fldCharType="end"/>
        </w:r>
        <w:r w:rsidRPr="00795C72">
          <w:delText xml:space="preserve"> The random walk had a cyclic structure, so that December was adjacent to January.</w:delText>
        </w:r>
      </w:del>
    </w:p>
    <w:p w14:paraId="21E443A8" w14:textId="77777777" w:rsidR="008E42C2" w:rsidRDefault="008E42C2" w:rsidP="008E42C2">
      <w:pPr>
        <w:spacing w:line="480" w:lineRule="auto"/>
        <w:jc w:val="both"/>
        <w:rPr>
          <w:del w:id="195" w:author="Robbie Parks" w:date="2019-10-02T07:34:00Z"/>
        </w:rPr>
      </w:pPr>
    </w:p>
    <w:p w14:paraId="4D0458A0" w14:textId="77777777" w:rsidR="00C832E3" w:rsidRPr="00795C72" w:rsidRDefault="00C832E3" w:rsidP="008E42C2">
      <w:pPr>
        <w:spacing w:line="480" w:lineRule="auto"/>
        <w:jc w:val="both"/>
        <w:rPr>
          <w:del w:id="196" w:author="Robbie Parks" w:date="2019-10-02T07:34:00Z"/>
        </w:rPr>
      </w:pPr>
      <w:del w:id="197" w:author="Robbie Parks" w:date="2019-10-02T07:34:00Z">
        <w:r w:rsidRPr="00795C72">
          <w:delText xml:space="preserve">We also included state random intercepts and slopes for death rates, with </w:delTex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795C72">
          <w:rPr>
            <w:rFonts w:eastAsiaTheme="minorEastAsia"/>
          </w:rPr>
          <w:delText xml:space="preserve"> as the state-specific intercept and </w:delTex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795C72">
          <w:rPr>
            <w:rFonts w:eastAsiaTheme="minorEastAsia"/>
          </w:rPr>
          <w:delText xml:space="preserve"> the state-specific time slope</w:delText>
        </w:r>
        <w:r w:rsidRPr="00795C72">
          <w:delText>. These terms measure deviations of each state from national values, and allow variation in level and trend in mortality by state. In addition, death rates in neighbouring states may be more similar than in those further away, modelled using a Conditional Autoregressive (CAR) spatial model.</w:delText>
        </w:r>
        <w:r w:rsidRPr="00795C72">
          <w:fldChar w:fldCharType="begin" w:fldLock="1"/>
        </w:r>
        <w:r w:rsidR="00EF4FC9">
          <w:del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39&lt;/sup&gt;","plainTextFormattedCitation":"39","previouslyFormattedCitation":"&lt;sup&gt;3&lt;/sup&gt;"},"properties":{"noteIndex":0},"schema":"https://github.com/citation-style-language/schema/raw/master/csl-citation.json"}</w:delInstrText>
        </w:r>
        <w:r w:rsidRPr="00795C72">
          <w:fldChar w:fldCharType="separate"/>
        </w:r>
        <w:r w:rsidR="00EF4FC9" w:rsidRPr="00EF4FC9">
          <w:rPr>
            <w:noProof/>
            <w:vertAlign w:val="superscript"/>
          </w:rPr>
          <w:delText>39</w:delText>
        </w:r>
        <w:r w:rsidRPr="00795C72">
          <w:fldChar w:fldCharType="end"/>
        </w:r>
        <w:r w:rsidRPr="00795C72">
          <w:delText xml:space="preserve"> This allows mortality levels and trends of states to be estimated based on their own data as well as using those of their neighbours. The extent to which information is shared between neighbouring states depends on the uncertainty of death rates in a state and the empirical similarity of death rates in neighbouring states. We also included state-month interactions for intercepts and slopes (</w:delTex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Pr="00795C72">
          <w:rPr>
            <w:rFonts w:eastAsiaTheme="minorEastAsia"/>
          </w:rPr>
          <w:delText>)</w:delText>
        </w:r>
        <w:r w:rsidRPr="00795C72">
          <w:delText xml:space="preserve">, to allow variation in mortality levels and trends in a particular state for different months and vice-versa. Non-linear change over time was captured by a first-order national random walk, </w:delTex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795C72">
          <w:delText>.</w:delText>
        </w:r>
        <w:r w:rsidRPr="00795C72">
          <w:fldChar w:fldCharType="begin" w:fldLock="1"/>
        </w:r>
        <w:r w:rsidR="00EF4FC9">
          <w:del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38&lt;/sup&gt;","plainTextFormattedCitation":"38","previouslyFormattedCitation":"&lt;sup&gt;2&lt;/sup&gt;"},"properties":{"noteIndex":0},"schema":"https://github.com/citation-style-language/schema/raw/master/csl-citation.json"}</w:delInstrText>
        </w:r>
        <w:r w:rsidRPr="00795C72">
          <w:fldChar w:fldCharType="separate"/>
        </w:r>
        <w:r w:rsidR="00EF4FC9" w:rsidRPr="00EF4FC9">
          <w:rPr>
            <w:noProof/>
            <w:vertAlign w:val="superscript"/>
          </w:rPr>
          <w:delText>38</w:delText>
        </w:r>
        <w:r w:rsidRPr="00795C72">
          <w:fldChar w:fldCharType="end"/>
        </w:r>
      </w:del>
    </w:p>
    <w:p w14:paraId="0D4FDA68" w14:textId="77777777" w:rsidR="008E42C2" w:rsidRPr="00E85AFA" w:rsidRDefault="008E42C2" w:rsidP="008E42C2">
      <w:pPr>
        <w:spacing w:line="480" w:lineRule="auto"/>
        <w:jc w:val="both"/>
        <w:rPr>
          <w:ins w:id="198" w:author="Robbie Parks" w:date="2019-10-02T07:34:00Z"/>
        </w:rPr>
      </w:pPr>
    </w:p>
    <w:p w14:paraId="7C9A7885" w14:textId="3062C1C7" w:rsidR="00C832E3" w:rsidRPr="00E85AFA" w:rsidRDefault="00C832E3" w:rsidP="008E42C2">
      <w:pPr>
        <w:spacing w:line="480" w:lineRule="auto"/>
        <w:jc w:val="both"/>
        <w:rPr>
          <w:ins w:id="199" w:author="Robbie Parks" w:date="2019-10-02T07:34:00Z"/>
        </w:rPr>
      </w:pPr>
      <w:ins w:id="200" w:author="Robbie Parks" w:date="2019-10-02T07:34:00Z">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6276CA">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E85AFA">
          <w:fldChar w:fldCharType="separate"/>
        </w:r>
        <w:r w:rsidR="00EF4FC9" w:rsidRPr="00E85AFA">
          <w:rPr>
            <w:noProof/>
            <w:vertAlign w:val="superscript"/>
          </w:rPr>
          <w:t>10</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w:t>
        </w:r>
        <w:r w:rsidR="00FA0C31" w:rsidRPr="00E85AFA">
          <w:lastRenderedPageBreak/>
          <w:t>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AA656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40&lt;/sup&gt;"},"properties":{"noteIndex":0},"schema":"https://github.com/citation-style-language/schema/raw/master/csl-citation.json"}</w:instrText>
        </w:r>
        <w:r w:rsidRPr="00E85AFA">
          <w:fldChar w:fldCharType="separate"/>
        </w:r>
        <w:r w:rsidR="00AA656B" w:rsidRPr="00AA656B">
          <w:rPr>
            <w:noProof/>
            <w:vertAlign w:val="superscript"/>
          </w:rPr>
          <w:t>41</w:t>
        </w:r>
        <w:r w:rsidRPr="00E85AFA">
          <w:fldChar w:fldCharType="end"/>
        </w:r>
        <w:r w:rsidRPr="00E85AFA">
          <w:t xml:space="preserve"> The random walk had a cyclic structure, so that December was adjacent to January.</w:t>
        </w:r>
      </w:ins>
    </w:p>
    <w:p w14:paraId="2FA51DDF" w14:textId="77777777" w:rsidR="008E42C2" w:rsidRPr="00E85AFA" w:rsidRDefault="008E42C2" w:rsidP="008E42C2">
      <w:pPr>
        <w:spacing w:line="480" w:lineRule="auto"/>
        <w:jc w:val="both"/>
        <w:rPr>
          <w:ins w:id="201" w:author="Robbie Parks" w:date="2019-10-02T07:34:00Z"/>
        </w:rPr>
      </w:pPr>
    </w:p>
    <w:p w14:paraId="4D0E79EE" w14:textId="32DD0B31" w:rsidR="00C832E3" w:rsidRPr="00E85AFA" w:rsidRDefault="00C832E3" w:rsidP="00EA3B93">
      <w:pPr>
        <w:spacing w:line="480" w:lineRule="auto"/>
        <w:jc w:val="both"/>
        <w:rPr>
          <w:ins w:id="202" w:author="Robbie Parks" w:date="2019-10-02T07:34:00Z"/>
        </w:rPr>
      </w:pPr>
      <w:ins w:id="203" w:author="Robbie Parks" w:date="2019-10-02T07:34:00Z">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AA656B">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42&lt;/sup&gt;","plainTextFormattedCitation":"42","previouslyFormattedCitation":"&lt;sup&gt;41&lt;/sup&gt;"},"properties":{"noteIndex":0},"schema":"https://github.com/citation-style-language/schema/raw/master/csl-citation.json"}</w:instrText>
        </w:r>
        <w:r w:rsidR="00D03F64">
          <w:fldChar w:fldCharType="separate"/>
        </w:r>
        <w:r w:rsidR="00AA656B" w:rsidRPr="00AA656B">
          <w:rPr>
            <w:noProof/>
            <w:vertAlign w:val="superscript"/>
          </w:rPr>
          <w:t>42</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spatially-structured random effects with 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independent and identically distributed</w:t>
        </w:r>
        <w:r w:rsidR="00D44487">
          <w:t xml:space="preserve"> (IID)</w:t>
        </w:r>
        <w:r w:rsidR="00F75E41" w:rsidRPr="008F177F">
          <w:t xml:space="preserve"> </w:t>
        </w:r>
        <w:r w:rsidR="00D110D7" w:rsidRPr="00D110D7">
          <w:t>Gaussian 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state-month interactions were modelled as </w:t>
        </w:r>
        <w:r w:rsidR="00D44487">
          <w:t>IID</w:t>
        </w:r>
        <w:r w:rsidR="008F177F" w:rsidRPr="008F177F">
          <w:t xml:space="preserve"> and therefore were of Type I space-time interactions.</w:t>
        </w:r>
        <w:r w:rsidR="008A2682">
          <w:rPr>
            <w:rStyle w:val="FootnoteReference"/>
          </w:rPr>
          <w:fldChar w:fldCharType="begin" w:fldLock="1"/>
        </w:r>
        <w:r w:rsidR="00AA656B">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43&lt;/sup&gt;","plainTextFormattedCitation":"43","previouslyFormattedCitation":"&lt;sup&gt;42&lt;/sup&gt;"},"properties":{"noteIndex":0},"schema":"https://github.com/citation-style-language/schema/raw/master/csl-citation.json"}</w:instrText>
        </w:r>
        <w:r w:rsidR="008A2682">
          <w:rPr>
            <w:rStyle w:val="FootnoteReference"/>
          </w:rPr>
          <w:fldChar w:fldCharType="separate"/>
        </w:r>
        <w:r w:rsidR="00AA656B" w:rsidRPr="00AA656B">
          <w:rPr>
            <w:noProof/>
            <w:vertAlign w:val="superscript"/>
          </w:rPr>
          <w:t>43</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AA656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40&lt;/sup&gt;"},"properties":{"noteIndex":0},"schema":"https://github.com/citation-style-language/schema/raw/master/csl-citation.json"}</w:instrText>
        </w:r>
        <w:r w:rsidRPr="00E85AFA">
          <w:fldChar w:fldCharType="separate"/>
        </w:r>
        <w:r w:rsidR="00AA656B" w:rsidRPr="00AA656B">
          <w:rPr>
            <w:noProof/>
            <w:vertAlign w:val="superscript"/>
          </w:rPr>
          <w:t>41</w:t>
        </w:r>
        <w:r w:rsidRPr="00E85AFA">
          <w:fldChar w:fldCharType="end"/>
        </w:r>
        <w:r w:rsidR="00EA3B93" w:rsidRPr="00EA3B93">
          <w:t xml:space="preserve"> </w:t>
        </w:r>
        <w:r w:rsidR="00EA3B93">
          <w:t>In order to ensure identifiability each set of random walk terms or ICAR random effects was constrained to sum to zero.</w:t>
        </w:r>
      </w:ins>
    </w:p>
    <w:p w14:paraId="1BDFD325" w14:textId="77777777" w:rsidR="008E42C2" w:rsidRPr="00E85AFA" w:rsidRDefault="008E42C2" w:rsidP="008E42C2">
      <w:pPr>
        <w:spacing w:line="480" w:lineRule="auto"/>
        <w:jc w:val="both"/>
      </w:pPr>
    </w:p>
    <w:p w14:paraId="056D49E9" w14:textId="179BF043" w:rsidR="00A33676" w:rsidRPr="00E85AFA" w:rsidRDefault="00C832E3" w:rsidP="008E42C2">
      <w:pPr>
        <w:spacing w:line="480" w:lineRule="auto"/>
        <w:jc w:val="both"/>
        <w:rPr>
          <w:ins w:id="204" w:author="Robbie Parks" w:date="2019-10-02T07:34:00Z"/>
        </w:rPr>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w:t>
      </w:r>
      <w:r w:rsidRPr="00E85AFA">
        <w:lastRenderedPageBreak/>
        <w:t xml:space="preserve">intercepts and trends, we used a cyclic </w:t>
      </w:r>
      <w:ins w:id="205" w:author="Robbie Parks" w:date="2019-10-02T07:34:00Z">
        <w:r w:rsidR="008C59DE">
          <w:t xml:space="preserve">first-order </w:t>
        </w:r>
      </w:ins>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r w:rsidRPr="00E85AFA">
        <w:rPr>
          <w:i/>
        </w:rPr>
        <w:t>N</w:t>
      </w:r>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ins w:id="206" w:author="Robbie Parks" w:date="2019-10-02T07:34:00Z">
        <w:r w:rsidR="003B5C48" w:rsidRPr="003B5C48">
          <w:t>We used weakly informative priors so that parameter estimation was driven by the data. As in previous analyses,</w:t>
        </w:r>
        <w:r w:rsidR="00044F79">
          <w:fldChar w:fldCharType="begin" w:fldLock="1"/>
        </w:r>
        <w:r w:rsidR="00AA656B">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44,45&lt;/sup&gt;","plainTextFormattedCitation":"44,45","previouslyFormattedCitation":"&lt;sup&gt;43,44&lt;/sup&gt;"},"properties":{"noteIndex":0},"schema":"https://github.com/citation-style-language/schema/raw/master/csl-citation.json"}</w:instrText>
        </w:r>
        <w:r w:rsidR="00044F79">
          <w:fldChar w:fldCharType="separate"/>
        </w:r>
        <w:r w:rsidR="00AA656B" w:rsidRPr="00AA656B">
          <w:rPr>
            <w:noProof/>
            <w:vertAlign w:val="superscript"/>
          </w:rPr>
          <w:t>44,45</w:t>
        </w:r>
        <w:r w:rsidR="00044F79">
          <w:fldChar w:fldCharType="end"/>
        </w:r>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3B5C48">
          <w:t>2). These were modelled as logGamma(</w:t>
        </w:r>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 </w:t>
        </w:r>
        <w:r w:rsidR="003B5C48">
          <w:rPr>
            <w:rFonts w:ascii="Cambria Math" w:hAnsi="Cambria Math" w:cs="Cambria Math"/>
          </w:rPr>
          <w:t>𝜹</w:t>
        </w:r>
        <w:r w:rsidR="003B5C48" w:rsidRPr="003B5C48">
          <w:t xml:space="preserve"> = 0.001. The same hyper-priors were used for all precision parameters of the random effects in the model. For the common slopes and intercepts, we used</w:t>
        </w:r>
        <w:r w:rsidR="009D3FF7" w:rsidRPr="009D3FF7">
          <w:rPr>
            <w:i/>
          </w:rPr>
          <w:t xml:space="preserve"> </w:t>
        </w:r>
        <w:r w:rsidR="009D3FF7" w:rsidRPr="00E85AFA">
          <w:rPr>
            <w:i/>
          </w:rPr>
          <w:t>N</w:t>
        </w:r>
        <w:r w:rsidR="003B5C48" w:rsidRPr="003B5C48">
          <w:t>(0, 1000).</w:t>
        </w:r>
      </w:ins>
    </w:p>
    <w:p w14:paraId="103EDA1D" w14:textId="77777777" w:rsidR="00A33676" w:rsidRPr="00E85AFA" w:rsidRDefault="00A33676" w:rsidP="008E42C2">
      <w:pPr>
        <w:spacing w:line="480" w:lineRule="auto"/>
        <w:jc w:val="both"/>
        <w:rPr>
          <w:ins w:id="207" w:author="Robbie Parks" w:date="2019-10-02T07:34:00Z"/>
        </w:rPr>
      </w:pPr>
    </w:p>
    <w:p w14:paraId="2264A478" w14:textId="6CA3364C" w:rsidR="00331F1F" w:rsidRPr="00331F1F" w:rsidRDefault="00A33676" w:rsidP="00331F1F">
      <w:pPr>
        <w:spacing w:line="480" w:lineRule="auto"/>
        <w:jc w:val="both"/>
        <w:rPr>
          <w:ins w:id="208" w:author="Robbie Parks" w:date="2019-10-02T07:34:00Z"/>
        </w:rPr>
      </w:pPr>
      <w:ins w:id="209" w:author="Robbie Parks" w:date="2019-10-02T07:34:00Z">
        <w:r w:rsidRPr="00E85AFA">
          <w:t xml:space="preserve">In addition to representing the spatial (across states) and temporal (across months and years) patterns of mortality, the </w:t>
        </w:r>
        <w:r w:rsidR="005A0E31" w:rsidRPr="00C53617">
          <w:t>intercept</w:t>
        </w:r>
        <w:r w:rsidR="005A0E31" w:rsidRPr="008B18CE">
          <w:t xml:space="preserve"> </w:t>
        </w:r>
        <w:r w:rsidR="005A0E31" w:rsidRPr="00C53617">
          <w:t>terms</w:t>
        </w:r>
        <w:r w:rsidR="005A0E31">
          <w:t xml:space="preserve"> </w:t>
        </w:r>
        <w:r w:rsidR="005A0E31" w:rsidRPr="00C53617">
          <w:t>(</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5A0E31" w:rsidRPr="00C53617">
          <w:t xml:space="preserve">) in our statistical model </w:t>
        </w:r>
        <w:r w:rsidR="005A0E31">
          <w:t xml:space="preserve">implicitly </w:t>
        </w:r>
        <w:r w:rsidR="005A0E31" w:rsidRPr="00C53617">
          <w:t>adjust for unobserved factors that influence mortality at the sta</w:t>
        </w:r>
        <w:r w:rsidR="005A0E31">
          <w:t>te, month and state-month level; the</w:t>
        </w:r>
        <w:r w:rsidR="005A0E31" w:rsidRPr="00C53617">
          <w:t xml:space="preserve"> </w:t>
        </w:r>
        <w:r w:rsidR="005A0E31">
          <w:t>slope terms</w:t>
        </w:r>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005A0E31" w:rsidRPr="00C53617">
          <w:t xml:space="preserve">) </w:t>
        </w:r>
        <w:r w:rsidR="005A0E31">
          <w:t xml:space="preserve">do so </w:t>
        </w:r>
        <w:r w:rsidR="005A0E31" w:rsidRPr="00C53617">
          <w:t>for chang</w:t>
        </w:r>
        <w:r w:rsidR="005A0E31">
          <w:t>es in these factors over time.</w:t>
        </w:r>
        <w:r w:rsidR="00B4203C">
          <w:rPr>
            <w:rStyle w:val="FootnoteReference"/>
            <w:rFonts w:cs="Calibri"/>
          </w:rPr>
          <w:fldChar w:fldCharType="begin" w:fldLock="1"/>
        </w:r>
        <w:r w:rsidR="00AA656B">
          <w:rPr>
            <w:rFonts w:cs="Calibri"/>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44&lt;/sup&gt;","plainTextFormattedCitation":"44","previouslyFormattedCitation":"&lt;sup&gt;43&lt;/sup&gt;"},"properties":{"noteIndex":0},"schema":"https://github.com/citation-style-language/schema/raw/master/csl-citation.json"}</w:instrText>
        </w:r>
        <w:r w:rsidR="00B4203C">
          <w:rPr>
            <w:rStyle w:val="FootnoteReference"/>
            <w:rFonts w:cs="Calibri"/>
          </w:rPr>
          <w:fldChar w:fldCharType="separate"/>
        </w:r>
        <w:r w:rsidR="00AA656B" w:rsidRPr="00AA656B">
          <w:rPr>
            <w:rFonts w:cs="Calibri"/>
            <w:noProof/>
            <w:vertAlign w:val="superscript"/>
          </w:rPr>
          <w:t>44</w:t>
        </w:r>
        <w:r w:rsidR="00B4203C">
          <w:rPr>
            <w:rStyle w:val="FootnoteReference"/>
            <w:rFonts w:cs="Calibri"/>
          </w:rPr>
          <w:fldChar w:fldCharType="end"/>
        </w:r>
        <w:r w:rsidR="00331F1F" w:rsidRPr="009C2E1F">
          <w:rPr>
            <w:rFonts w:cs="Calibri"/>
          </w:rPr>
          <w:t xml:space="preserve"> </w:t>
        </w:r>
        <w:r w:rsidR="005A0E31">
          <w:t>T</w:t>
        </w:r>
        <w:r w:rsidR="005A0E31" w:rsidRPr="00C53617">
          <w:t>his means that the confounding factors would be those that have the same state-month anomaly as temperature.</w:t>
        </w:r>
      </w:ins>
    </w:p>
    <w:p w14:paraId="778A8EBC" w14:textId="77777777" w:rsidR="00A33676" w:rsidRPr="00E85AFA" w:rsidRDefault="00A33676" w:rsidP="008E42C2">
      <w:pPr>
        <w:spacing w:line="480" w:lineRule="auto"/>
        <w:jc w:val="both"/>
        <w:rPr>
          <w:ins w:id="210" w:author="Robbie Parks" w:date="2019-10-02T07:34:00Z"/>
        </w:rPr>
      </w:pPr>
    </w:p>
    <w:p w14:paraId="3F6883CA" w14:textId="3AC8CEBD"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del w:id="211" w:author="Robbie Parks" w:date="2019-10-02T07:34:00Z">
        <w:r w:rsidRPr="00795C72">
          <w:fldChar w:fldCharType="begin" w:fldLock="1"/>
        </w:r>
        <w:r w:rsidR="00EF4FC9">
          <w:del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40&lt;/sup&gt;","plainTextFormattedCitation":"40","previouslyFormattedCitation":"&lt;sup&gt;4&lt;/sup&gt;"},"properties":{"noteIndex":0},"schema":"https://github.com/citation-style-language/schema/raw/master/csl-citation.json"}</w:delInstrText>
        </w:r>
        <w:r w:rsidRPr="00795C72">
          <w:fldChar w:fldCharType="separate"/>
        </w:r>
        <w:r w:rsidR="00EF4FC9" w:rsidRPr="00EF4FC9">
          <w:rPr>
            <w:noProof/>
            <w:vertAlign w:val="superscript"/>
          </w:rPr>
          <w:delText>40</w:delText>
        </w:r>
        <w:r w:rsidRPr="00795C72">
          <w:fldChar w:fldCharType="end"/>
        </w:r>
      </w:del>
      <w:ins w:id="212" w:author="Robbie Parks" w:date="2019-10-02T07:34:00Z">
        <w:r w:rsidRPr="00E85AFA">
          <w:fldChar w:fldCharType="begin" w:fldLock="1"/>
        </w:r>
        <w:r w:rsidR="00AA656B">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46&lt;/sup&gt;","plainTextFormattedCitation":"46","previouslyFormattedCitation":"&lt;sup&gt;45&lt;/sup&gt;"},"properties":{"noteIndex":0},"schema":"https://github.com/citation-style-language/schema/raw/master/csl-citation.json"}</w:instrText>
        </w:r>
        <w:r w:rsidRPr="00E85AFA">
          <w:fldChar w:fldCharType="separate"/>
        </w:r>
        <w:r w:rsidR="00AA656B" w:rsidRPr="00AA656B">
          <w:rPr>
            <w:noProof/>
            <w:vertAlign w:val="superscript"/>
          </w:rPr>
          <w:t>46</w:t>
        </w:r>
        <w:r w:rsidRPr="00E85AFA">
          <w:fldChar w:fldCharType="end"/>
        </w:r>
      </w:ins>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ins w:id="213" w:author="Robbie Parks" w:date="2019-10-02T07:34:00Z">
        <w:r w:rsidR="00AD4FF6" w:rsidRPr="00E85AFA">
          <w:rPr>
            <w:color w:val="000000" w:themeColor="text1"/>
          </w:rPr>
          <w:t xml:space="preserve"> </w:t>
        </w:r>
      </w:ins>
    </w:p>
    <w:p w14:paraId="4B314A03" w14:textId="77777777" w:rsidR="008E42C2" w:rsidRPr="00E85AFA" w:rsidRDefault="008E42C2" w:rsidP="007433BB">
      <w:pPr>
        <w:spacing w:line="480" w:lineRule="auto"/>
        <w:jc w:val="both"/>
        <w:outlineLvl w:val="0"/>
        <w:rPr>
          <w:color w:val="000000" w:themeColor="text1"/>
        </w:rPr>
      </w:pPr>
    </w:p>
    <w:p w14:paraId="44AFEF9E" w14:textId="77777777" w:rsidR="004A6522" w:rsidRPr="004C3A2F" w:rsidRDefault="00422055" w:rsidP="007433BB">
      <w:pPr>
        <w:spacing w:line="480" w:lineRule="auto"/>
        <w:jc w:val="both"/>
        <w:outlineLvl w:val="0"/>
        <w:rPr>
          <w:del w:id="214" w:author="Robbie Parks" w:date="2019-10-02T07:34:00Z"/>
          <w:color w:val="000000" w:themeColor="text1"/>
        </w:rPr>
      </w:pPr>
      <w:del w:id="215" w:author="Robbie Parks" w:date="2019-10-02T07:34:00Z">
        <w:r w:rsidRPr="004C3A2F">
          <w:rPr>
            <w:color w:val="000000" w:themeColor="text1"/>
          </w:rPr>
          <w:delText>Analyses were done separately by injury type, sex and age group (0-4 years, 10-year age groups from 5 to 84 years, and 85+ years) because injury death rates vary by age group and sex</w:delText>
        </w:r>
        <w:r w:rsidR="00206140" w:rsidRPr="004C3A2F">
          <w:rPr>
            <w:color w:val="000000" w:themeColor="text1"/>
          </w:rPr>
          <w:delText>,</w:delText>
        </w:r>
        <w:r w:rsidRPr="004C3A2F">
          <w:rPr>
            <w:color w:val="000000" w:themeColor="text1"/>
          </w:rPr>
          <w:fldChar w:fldCharType="begin" w:fldLock="1"/>
        </w:r>
        <w:r w:rsidR="00EF4FC9">
          <w:rPr>
            <w:color w:val="000000" w:themeColor="text1"/>
          </w:rPr>
          <w:del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10,11,41&lt;/sup&gt;","plainTextFormattedCitation":"10,11,41","previouslyFormattedCitation":"&lt;sup&gt;10,11,38&lt;/sup&gt;"},"properties":{"noteIndex":0},"schema":"https://github.com/citation-style-language/schema/raw/master/csl-citation.json"}</w:delInstrText>
        </w:r>
        <w:r w:rsidRPr="004C3A2F">
          <w:rPr>
            <w:color w:val="000000" w:themeColor="text1"/>
          </w:rPr>
          <w:fldChar w:fldCharType="separate"/>
        </w:r>
        <w:r w:rsidR="00EF4FC9" w:rsidRPr="00EF4FC9">
          <w:rPr>
            <w:noProof/>
            <w:color w:val="000000" w:themeColor="text1"/>
            <w:vertAlign w:val="superscript"/>
          </w:rPr>
          <w:delText>10,11,41</w:delText>
        </w:r>
        <w:r w:rsidRPr="004C3A2F">
          <w:rPr>
            <w:color w:val="000000" w:themeColor="text1"/>
          </w:rPr>
          <w:fldChar w:fldCharType="end"/>
        </w:r>
        <w:r w:rsidRPr="004C3A2F">
          <w:rPr>
            <w:color w:val="000000" w:themeColor="text1"/>
          </w:rPr>
          <w:delText xml:space="preserve"> as might their associations with temperature. </w:delText>
        </w:r>
      </w:del>
    </w:p>
    <w:p w14:paraId="2C885AC3" w14:textId="77777777" w:rsidR="004A6522" w:rsidRPr="004C3A2F" w:rsidRDefault="004A6522" w:rsidP="007433BB">
      <w:pPr>
        <w:spacing w:line="480" w:lineRule="auto"/>
        <w:jc w:val="both"/>
        <w:outlineLvl w:val="0"/>
        <w:rPr>
          <w:del w:id="216" w:author="Robbie Parks" w:date="2019-10-02T07:34:00Z"/>
          <w:color w:val="000000" w:themeColor="text1"/>
        </w:rPr>
      </w:pPr>
    </w:p>
    <w:p w14:paraId="060EC6EE" w14:textId="77777777" w:rsidR="00D21020" w:rsidRPr="004C3A2F" w:rsidRDefault="00422055" w:rsidP="007433BB">
      <w:pPr>
        <w:spacing w:line="480" w:lineRule="auto"/>
        <w:jc w:val="both"/>
        <w:outlineLvl w:val="0"/>
        <w:rPr>
          <w:del w:id="217" w:author="Robbie Parks" w:date="2019-10-02T07:34:00Z"/>
          <w:color w:val="000000" w:themeColor="text1"/>
        </w:rPr>
      </w:pPr>
      <w:del w:id="218" w:author="Robbie Parks" w:date="2019-10-02T07:34:00Z">
        <w:r w:rsidRPr="004C3A2F">
          <w:rPr>
            <w:color w:val="000000" w:themeColor="text1"/>
          </w:rPr>
          <w:delText>We used the resultant risk estimates and the age-sex-specific death rates from each injury in 2016, to calculate additional deaths if each month in each state were +1</w:delText>
        </w:r>
        <w:r w:rsidRPr="004C3A2F">
          <w:rPr>
            <w:rFonts w:eastAsia="Times New Roman"/>
            <w:bCs/>
            <w:color w:val="222222"/>
            <w:shd w:val="clear" w:color="auto" w:fill="FFFFFF"/>
          </w:rPr>
          <w:delText>°</w:delText>
        </w:r>
        <w:r w:rsidRPr="004C3A2F">
          <w:rPr>
            <w:color w:val="000000" w:themeColor="text1"/>
          </w:rPr>
          <w:delText>C above its long-term norm</w:delText>
        </w:r>
        <w:r w:rsidR="004D4929" w:rsidRPr="004C3A2F">
          <w:rPr>
            <w:color w:val="000000" w:themeColor="text1"/>
          </w:rPr>
          <w:delText xml:space="preserve">, </w:delText>
        </w:r>
        <w:r w:rsidR="004D4929" w:rsidRPr="004C3A2F">
          <w:delText>realistic in our lifetimes under current projections of global climate change</w:delText>
        </w:r>
        <w:r w:rsidR="0072153E" w:rsidRPr="004C3A2F">
          <w:delText>,</w:delText>
        </w:r>
        <w:r w:rsidR="004D4929" w:rsidRPr="004C3A2F">
          <w:rPr>
            <w:color w:val="000000" w:themeColor="text1"/>
          </w:rPr>
          <w:fldChar w:fldCharType="begin" w:fldLock="1"/>
        </w:r>
        <w:r w:rsidR="00EF4FC9">
          <w:rPr>
            <w:color w:val="000000" w:themeColor="text1"/>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42&lt;/sup&gt;","plainTextFormattedCitation":"42","previouslyFormattedCitation":"&lt;sup&gt;39&lt;/sup&gt;"},"properties":{"noteIndex":0},"schema":"https://github.com/citation-style-language/schema/raw/master/csl-citation.json"}</w:delInstrText>
        </w:r>
        <w:r w:rsidR="004D4929" w:rsidRPr="004C3A2F">
          <w:rPr>
            <w:color w:val="000000" w:themeColor="text1"/>
          </w:rPr>
          <w:fldChar w:fldCharType="separate"/>
        </w:r>
        <w:r w:rsidR="00EF4FC9" w:rsidRPr="00EF4FC9">
          <w:rPr>
            <w:noProof/>
            <w:color w:val="000000" w:themeColor="text1"/>
            <w:vertAlign w:val="superscript"/>
          </w:rPr>
          <w:delText>42</w:delText>
        </w:r>
        <w:r w:rsidR="004D4929" w:rsidRPr="004C3A2F">
          <w:rPr>
            <w:color w:val="000000" w:themeColor="text1"/>
          </w:rPr>
          <w:fldChar w:fldCharType="end"/>
        </w:r>
        <w:r w:rsidR="004D4929" w:rsidRPr="004C3A2F">
          <w:rPr>
            <w:color w:val="000000" w:themeColor="text1"/>
          </w:rPr>
          <w:delText xml:space="preserve"> as well as within the range of anomaly size experienced by some states (Figure </w:delText>
        </w:r>
        <w:r w:rsidR="00907FF4" w:rsidRPr="004C3A2F">
          <w:rPr>
            <w:color w:val="000000" w:themeColor="text1"/>
          </w:rPr>
          <w:delText>2</w:delText>
        </w:r>
        <w:r w:rsidR="004D4929" w:rsidRPr="004C3A2F">
          <w:rPr>
            <w:color w:val="000000" w:themeColor="text1"/>
          </w:rPr>
          <w:delText>).</w:delText>
        </w:r>
        <w:r w:rsidR="004D4929" w:rsidRPr="004C3A2F">
          <w:delText xml:space="preserve"> </w:delText>
        </w:r>
        <w:r w:rsidR="004D4929" w:rsidRPr="004C3A2F">
          <w:rPr>
            <w:color w:val="000000" w:themeColor="text1"/>
          </w:rPr>
          <w:delText>For this calculation, we multiplied the actual death counts for each month, sex, state and age group in 2016 by the corresponding excess relative risk, which was calculated as the exponential of the coefficient of the temperature anomaly term from the above analysis.</w:delText>
        </w:r>
      </w:del>
    </w:p>
    <w:p w14:paraId="7FF25500" w14:textId="77777777" w:rsidR="00324A84" w:rsidRPr="004C3A2F" w:rsidRDefault="00324A84" w:rsidP="007433BB">
      <w:pPr>
        <w:spacing w:line="480" w:lineRule="auto"/>
        <w:jc w:val="both"/>
        <w:outlineLvl w:val="0"/>
        <w:rPr>
          <w:del w:id="219" w:author="Robbie Parks" w:date="2019-10-02T07:34:00Z"/>
          <w:color w:val="000000" w:themeColor="text1"/>
        </w:rPr>
      </w:pPr>
    </w:p>
    <w:p w14:paraId="0EB3D837" w14:textId="77777777" w:rsidR="004A6522" w:rsidRPr="004C3A2F" w:rsidRDefault="004A6522" w:rsidP="004A6522">
      <w:pPr>
        <w:spacing w:line="480" w:lineRule="auto"/>
        <w:jc w:val="both"/>
        <w:outlineLvl w:val="0"/>
        <w:rPr>
          <w:del w:id="220" w:author="Robbie Parks" w:date="2019-10-02T07:34:00Z"/>
          <w:i/>
          <w:color w:val="000000" w:themeColor="text1"/>
        </w:rPr>
      </w:pPr>
      <w:del w:id="221" w:author="Robbie Parks" w:date="2019-10-02T07:34:00Z">
        <w:r w:rsidRPr="004C3A2F">
          <w:rPr>
            <w:i/>
            <w:color w:val="000000" w:themeColor="text1"/>
          </w:rPr>
          <w:delText>Sensitivity analyses</w:delText>
        </w:r>
      </w:del>
    </w:p>
    <w:p w14:paraId="5FDD0536" w14:textId="247A6929" w:rsidR="00D21020" w:rsidRPr="00E85AFA" w:rsidRDefault="003D1FD6" w:rsidP="007433BB">
      <w:pPr>
        <w:spacing w:line="480" w:lineRule="auto"/>
        <w:jc w:val="both"/>
        <w:outlineLvl w:val="0"/>
        <w:rPr>
          <w:ins w:id="222" w:author="Robbie Parks" w:date="2019-10-02T07:34:00Z"/>
          <w:color w:val="000000" w:themeColor="text1"/>
        </w:rPr>
      </w:pPr>
      <w:del w:id="223" w:author="Robbie Parks" w:date="2019-10-02T07:34:00Z">
        <w:r w:rsidRPr="004C3A2F">
          <w:delTex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w:delText>
        </w:r>
      </w:del>
      <w:ins w:id="224" w:author="Robbie Parks" w:date="2019-10-02T07:34:00Z">
        <w:r w:rsidR="00422055" w:rsidRPr="00E85AFA">
          <w:rPr>
            <w:color w:val="000000" w:themeColor="text1"/>
          </w:rPr>
          <w:t xml:space="preserve">Analyses were done </w:t>
        </w:r>
        <w:r w:rsidR="00422055" w:rsidRPr="00331F1F">
          <w:rPr>
            <w:color w:val="000000" w:themeColor="text1"/>
          </w:rPr>
          <w:t>separately by injury type</w:t>
        </w:r>
        <w:r w:rsidR="00422055"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w:t>
        </w:r>
        <w:r w:rsidR="00A33676" w:rsidRPr="00E85AFA">
          <w:rPr>
            <w:color w:val="000000" w:themeColor="text1"/>
          </w:rPr>
          <w:lastRenderedPageBreak/>
          <w:t xml:space="preserve">by </w:t>
        </w:r>
        <w:r w:rsidR="00422055" w:rsidRPr="00E85AFA">
          <w:rPr>
            <w:color w:val="000000" w:themeColor="text1"/>
          </w:rPr>
          <w:t>sex and age group (0-4 years, 10-year age groups from 5 to 84 years, and 85+ years) because injury death rates vary by age group and sex</w:t>
        </w:r>
        <w:r w:rsidR="00206140" w:rsidRPr="00E85AFA">
          <w:rPr>
            <w:color w:val="000000" w:themeColor="text1"/>
          </w:rPr>
          <w:t>,</w:t>
        </w:r>
        <w:r w:rsidR="00422055" w:rsidRPr="00E85AFA">
          <w:rPr>
            <w:color w:val="000000" w:themeColor="text1"/>
          </w:rPr>
          <w:t xml:space="preserve"> as might their associations with temperature. We used the resultant risk estimates and the age-sex-specific death rates </w:t>
        </w:r>
        <w:r w:rsidR="00422055" w:rsidRPr="00331F1F">
          <w:rPr>
            <w:color w:val="000000" w:themeColor="text1"/>
          </w:rPr>
          <w:t>from each injury</w:t>
        </w:r>
        <w:r w:rsidR="00422055" w:rsidRPr="00E85AFA">
          <w:rPr>
            <w:color w:val="000000" w:themeColor="text1"/>
          </w:rPr>
          <w:t xml:space="preserve"> in 201</w:t>
        </w:r>
        <w:r w:rsidR="00305710" w:rsidRPr="00E85AFA">
          <w:rPr>
            <w:color w:val="000000" w:themeColor="text1"/>
          </w:rPr>
          <w:t>7</w:t>
        </w:r>
        <w:r w:rsidR="00422055" w:rsidRPr="00E85AFA">
          <w:rPr>
            <w:color w:val="000000" w:themeColor="text1"/>
          </w:rPr>
          <w:t>, to calculate additional deaths if each month in each state were +</w:t>
        </w:r>
        <w:r w:rsidR="00F24A27" w:rsidRPr="00E85AFA">
          <w:rPr>
            <w:color w:val="000000" w:themeColor="text1"/>
          </w:rPr>
          <w:t>2</w:t>
        </w:r>
        <w:r w:rsidR="00422055" w:rsidRPr="00E85AFA">
          <w:rPr>
            <w:rFonts w:eastAsia="Times New Roman"/>
            <w:bCs/>
            <w:color w:val="222222"/>
            <w:shd w:val="clear" w:color="auto" w:fill="FFFFFF"/>
          </w:rPr>
          <w:t>°</w:t>
        </w:r>
        <w:r w:rsidR="00422055"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5A0E31">
          <w:rPr>
            <w:color w:val="000000" w:themeColor="text1"/>
          </w:rPr>
          <w:t xml:space="preserve">not only </w:t>
        </w:r>
        <w:r w:rsidR="004D4929" w:rsidRPr="00E85AFA">
          <w:t>realistic in our lifetimes under current projections of global climate change</w:t>
        </w:r>
        <w:r w:rsidR="005A0E31">
          <w:t xml:space="preserve"> but </w:t>
        </w:r>
        <w:r w:rsidR="00E07E92">
          <w:t xml:space="preserve">an agreed </w:t>
        </w:r>
        <w:r w:rsidR="005A0E31">
          <w:t>upper bound chosen under the Paris Agreement.</w:t>
        </w:r>
        <w:r w:rsidR="004D4929" w:rsidRPr="00E85AFA">
          <w:rPr>
            <w:color w:val="000000" w:themeColor="text1"/>
          </w:rPr>
          <w:fldChar w:fldCharType="begin" w:fldLock="1"/>
        </w:r>
        <w:r w:rsidR="00AA656B">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47&lt;/sup&gt;","plainTextFormattedCitation":"47","previouslyFormattedCitation":"&lt;sup&gt;46&lt;/sup&gt;"},"properties":{"noteIndex":0},"schema":"https://github.com/citation-style-language/schema/raw/master/csl-citation.json"}</w:instrText>
        </w:r>
        <w:r w:rsidR="004D4929" w:rsidRPr="00E85AFA">
          <w:rPr>
            <w:color w:val="000000" w:themeColor="text1"/>
          </w:rPr>
          <w:fldChar w:fldCharType="separate"/>
        </w:r>
        <w:r w:rsidR="00AA656B" w:rsidRPr="00AA656B">
          <w:rPr>
            <w:noProof/>
            <w:color w:val="000000" w:themeColor="text1"/>
            <w:vertAlign w:val="superscript"/>
          </w:rPr>
          <w:t>47</w:t>
        </w:r>
        <w:r w:rsidR="004D4929" w:rsidRPr="00E85AFA">
          <w:rPr>
            <w:color w:val="000000" w:themeColor="text1"/>
          </w:rPr>
          <w:fldChar w:fldCharType="end"/>
        </w:r>
        <w:r w:rsidR="004D4929" w:rsidRPr="00E85AFA">
          <w:rPr>
            <w:color w:val="000000" w:themeColor="text1"/>
          </w:rPr>
          <w:t xml:space="preserve"> </w:t>
        </w:r>
        <w:r w:rsidR="005A0E31" w:rsidRPr="00E85AFA">
          <w:rPr>
            <w:color w:val="000000" w:themeColor="text1"/>
          </w:rPr>
          <w:t xml:space="preserve"> +2</w:t>
        </w:r>
        <w:r w:rsidR="005A0E31" w:rsidRPr="00E85AFA">
          <w:rPr>
            <w:rFonts w:eastAsia="Times New Roman"/>
            <w:bCs/>
            <w:color w:val="222222"/>
            <w:shd w:val="clear" w:color="auto" w:fill="FFFFFF"/>
          </w:rPr>
          <w:t>°</w:t>
        </w:r>
        <w:r w:rsidR="005A0E31" w:rsidRPr="00E85AFA">
          <w:rPr>
            <w:color w:val="000000" w:themeColor="text1"/>
          </w:rPr>
          <w:t xml:space="preserve">C </w:t>
        </w:r>
        <w:r w:rsidR="005A0E31">
          <w:rPr>
            <w:color w:val="000000" w:themeColor="text1"/>
          </w:rPr>
          <w:t xml:space="preserve">is also </w:t>
        </w:r>
        <w:r w:rsidR="004D4929" w:rsidRPr="00E85AFA">
          <w:rPr>
            <w:color w:val="000000" w:themeColor="text1"/>
          </w:rPr>
          <w:t xml:space="preserve">within the range of anomaly size experienced by some states (Figure </w:t>
        </w:r>
        <w:r w:rsidR="00044B4C">
          <w:rPr>
            <w:color w:val="000000" w:themeColor="text1"/>
          </w:rPr>
          <w:t>3</w:t>
        </w:r>
        <w:r w:rsidR="004D4929" w:rsidRPr="00E85AFA">
          <w:rPr>
            <w:color w:val="000000" w:themeColor="text1"/>
          </w:rPr>
          <w:t>).</w:t>
        </w:r>
        <w:r w:rsidR="004D4929" w:rsidRPr="00E85AFA">
          <w:t xml:space="preserve"> </w:t>
        </w:r>
        <w:r w:rsidR="004D4929" w:rsidRPr="00E85AFA">
          <w:rPr>
            <w:color w:val="000000" w:themeColor="text1"/>
          </w:rPr>
          <w:t>For this calculation,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ins>
    </w:p>
    <w:p w14:paraId="7AE91B70" w14:textId="01429A3B" w:rsidR="00324A84" w:rsidRPr="00E85AFA" w:rsidRDefault="00324A84" w:rsidP="007433BB">
      <w:pPr>
        <w:spacing w:line="480" w:lineRule="auto"/>
        <w:jc w:val="both"/>
        <w:outlineLvl w:val="0"/>
        <w:rPr>
          <w:ins w:id="225" w:author="Robbie Parks" w:date="2019-10-02T07:34:00Z"/>
          <w:color w:val="000000" w:themeColor="text1"/>
        </w:rPr>
      </w:pPr>
    </w:p>
    <w:p w14:paraId="00BFF5A3" w14:textId="4BD6528D" w:rsidR="004A6522" w:rsidRPr="00E85AFA" w:rsidRDefault="004A6522" w:rsidP="004A6522">
      <w:pPr>
        <w:spacing w:line="480" w:lineRule="auto"/>
        <w:jc w:val="both"/>
        <w:outlineLvl w:val="0"/>
        <w:rPr>
          <w:ins w:id="226" w:author="Robbie Parks" w:date="2019-10-02T07:34:00Z"/>
          <w:i/>
          <w:color w:val="000000" w:themeColor="text1"/>
        </w:rPr>
      </w:pPr>
      <w:ins w:id="227" w:author="Robbie Parks" w:date="2019-10-02T07:34:00Z">
        <w:r w:rsidRPr="00E85AFA">
          <w:rPr>
            <w:i/>
            <w:color w:val="000000" w:themeColor="text1"/>
          </w:rPr>
          <w:t>Sensitivity analyses</w:t>
        </w:r>
      </w:ins>
    </w:p>
    <w:p w14:paraId="622D8BB6" w14:textId="0720FFB2" w:rsidR="003D1FD6" w:rsidRPr="00E85AFA" w:rsidRDefault="003D1FD6" w:rsidP="003D1FD6">
      <w:pPr>
        <w:spacing w:line="480" w:lineRule="auto"/>
        <w:jc w:val="both"/>
      </w:pPr>
      <w:ins w:id="228" w:author="Robbie Parks" w:date="2019-10-02T07:34:00Z">
        <w:r w:rsidRPr="00E85AFA">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w:t>
        </w:r>
      </w:ins>
      <w:r w:rsidRPr="00E85AFA">
        <w:t>These measures were strongly correlated to those generated from daily means (</w:t>
      </w:r>
      <w:ins w:id="229" w:author="Robbie Parks" w:date="2019-10-02T07:34:00Z">
        <w:r w:rsidR="00546958" w:rsidRPr="00546958">
          <w:t xml:space="preserve">Supplementary </w:t>
        </w:r>
      </w:ins>
      <w:r w:rsidR="00546958" w:rsidRPr="00546958">
        <w:t xml:space="preserve">Table </w:t>
      </w:r>
      <w:del w:id="230" w:author="Robbie Parks" w:date="2019-10-02T07:34:00Z">
        <w:r w:rsidRPr="004C3A2F">
          <w:delText>S2</w:delText>
        </w:r>
      </w:del>
      <w:ins w:id="231" w:author="Robbie Parks" w:date="2019-10-02T07:34:00Z">
        <w:r w:rsidR="00546958" w:rsidRPr="00546958">
          <w:t>3</w:t>
        </w:r>
      </w:ins>
      <w:r w:rsidRPr="00E85AFA">
        <w:t xml:space="preserve">), and therefore we did not run models using these alternatives. </w:t>
      </w:r>
    </w:p>
    <w:p w14:paraId="1060D678" w14:textId="77777777" w:rsidR="008E42C2" w:rsidRPr="00E85AFA" w:rsidRDefault="008E42C2" w:rsidP="008E42C2">
      <w:pPr>
        <w:spacing w:line="480" w:lineRule="auto"/>
        <w:jc w:val="both"/>
      </w:pPr>
    </w:p>
    <w:p w14:paraId="0855A973" w14:textId="17FE132D" w:rsidR="003D1FD6" w:rsidRDefault="003D1FD6" w:rsidP="008E42C2">
      <w:pPr>
        <w:spacing w:line="480" w:lineRule="auto"/>
        <w:jc w:val="both"/>
      </w:pPr>
      <w:del w:id="232" w:author="Robbie Parks" w:date="2019-10-02T07:34:00Z">
        <w:r w:rsidRPr="004C3A2F">
          <w:delText>Together</w:delText>
        </w:r>
      </w:del>
      <w:ins w:id="233" w:author="Robbie Parks" w:date="2019-10-02T07:34:00Z">
        <w:r w:rsidR="003E25A6" w:rsidRPr="00E85AFA">
          <w:t>Second, t</w:t>
        </w:r>
        <w:r w:rsidRPr="00E85AFA">
          <w:t>ogether</w:t>
        </w:r>
      </w:ins>
      <w:r w:rsidRPr="00E85AFA">
        <w:t xml:space="preserve"> with temperature anomaly based on daily mean temperatures, we also included a second measure of anomaly in the model. The additional measures were related to more extreme anomalous situations</w:t>
      </w:r>
      <w:ins w:id="234" w:author="Robbie Parks" w:date="2019-10-02T07:34:00Z">
        <w:r w:rsidR="003E25A6" w:rsidRPr="00E85AFA">
          <w:t xml:space="preserve"> which may be relevant if the impacts on injuries are related to more extreme temperatures</w:t>
        </w:r>
        <w:r w:rsidR="00FA0C31" w:rsidRPr="00E85AFA">
          <w:t xml:space="preserve"> and how common they are in each month</w:t>
        </w:r>
      </w:ins>
      <w:r w:rsidRPr="00E85AFA">
        <w:t>:</w:t>
      </w:r>
    </w:p>
    <w:p w14:paraId="2DC8CEEC" w14:textId="77777777" w:rsidR="00773475" w:rsidRPr="00E85AFA" w:rsidRDefault="00773475" w:rsidP="008E42C2">
      <w:pPr>
        <w:spacing w:line="480" w:lineRule="auto"/>
        <w:jc w:val="both"/>
        <w:rPr>
          <w:ins w:id="235" w:author="Robbie Parks" w:date="2019-10-02T07:34:00Z"/>
        </w:rPr>
      </w:pPr>
    </w:p>
    <w:p w14:paraId="59525C92" w14:textId="6F4F1CBD" w:rsidR="003D1FD6" w:rsidRPr="00F92695" w:rsidRDefault="003D1FD6" w:rsidP="003D1FD6">
      <w:pPr>
        <w:pStyle w:val="ListParagraph"/>
        <w:numPr>
          <w:ilvl w:val="1"/>
          <w:numId w:val="15"/>
        </w:numPr>
        <w:spacing w:after="0" w:line="480" w:lineRule="auto"/>
        <w:jc w:val="both"/>
        <w:rPr>
          <w:rFonts w:ascii="Times New Roman" w:hAnsi="Times New Roman"/>
          <w:i/>
          <w:color w:val="000000" w:themeColor="text1"/>
          <w:sz w:val="24"/>
          <w:rPrChange w:id="236" w:author="Robbie Parks" w:date="2019-10-02T07:34:00Z">
            <w:rPr>
              <w:rFonts w:ascii="Times New Roman" w:hAnsi="Times New Roman"/>
              <w:i/>
              <w:color w:val="000000" w:themeColor="text1"/>
            </w:rPr>
          </w:rPrChange>
        </w:rPr>
      </w:pPr>
      <w:r w:rsidRPr="00F92695">
        <w:rPr>
          <w:rFonts w:ascii="Times New Roman" w:hAnsi="Times New Roman"/>
          <w:color w:val="000000" w:themeColor="text1"/>
          <w:sz w:val="24"/>
          <w:rPrChange w:id="237" w:author="Robbie Parks" w:date="2019-10-02T07:34:00Z">
            <w:rPr>
              <w:rFonts w:ascii="Times New Roman" w:hAnsi="Times New Roman"/>
              <w:color w:val="000000" w:themeColor="text1"/>
            </w:rPr>
          </w:rPrChange>
        </w:rPr>
        <w:t>temperature anomaly calculated based on</w:t>
      </w:r>
      <w:r w:rsidRPr="00F92695" w:rsidDel="00F36612">
        <w:rPr>
          <w:rFonts w:ascii="Times New Roman" w:hAnsi="Times New Roman"/>
          <w:color w:val="000000" w:themeColor="text1"/>
          <w:sz w:val="24"/>
          <w:rPrChange w:id="238" w:author="Robbie Parks" w:date="2019-10-02T07:34:00Z">
            <w:rPr>
              <w:rFonts w:ascii="Times New Roman" w:hAnsi="Times New Roman"/>
              <w:color w:val="000000" w:themeColor="text1"/>
            </w:rPr>
          </w:rPrChange>
        </w:rPr>
        <w:t xml:space="preserve"> </w:t>
      </w:r>
      <w:r w:rsidRPr="00F92695">
        <w:rPr>
          <w:rFonts w:ascii="Times New Roman" w:hAnsi="Times New Roman"/>
          <w:color w:val="000000" w:themeColor="text1"/>
          <w:sz w:val="24"/>
          <w:rPrChange w:id="239" w:author="Robbie Parks" w:date="2019-10-02T07:34:00Z">
            <w:rPr>
              <w:rFonts w:ascii="Times New Roman" w:hAnsi="Times New Roman"/>
              <w:color w:val="000000" w:themeColor="text1"/>
            </w:rPr>
          </w:rPrChange>
        </w:rPr>
        <w:t>90</w:t>
      </w:r>
      <w:r w:rsidRPr="00F92695">
        <w:rPr>
          <w:rFonts w:ascii="Times New Roman" w:hAnsi="Times New Roman"/>
          <w:color w:val="000000" w:themeColor="text1"/>
          <w:sz w:val="24"/>
          <w:vertAlign w:val="superscript"/>
          <w:rPrChange w:id="240" w:author="Robbie Parks" w:date="2019-10-02T07:34:00Z">
            <w:rPr>
              <w:rFonts w:ascii="Times New Roman" w:hAnsi="Times New Roman"/>
              <w:color w:val="000000" w:themeColor="text1"/>
              <w:vertAlign w:val="superscript"/>
            </w:rPr>
          </w:rPrChange>
        </w:rPr>
        <w:t>th</w:t>
      </w:r>
      <w:r w:rsidRPr="00F92695">
        <w:rPr>
          <w:rFonts w:ascii="Times New Roman" w:hAnsi="Times New Roman"/>
          <w:color w:val="000000" w:themeColor="text1"/>
          <w:sz w:val="24"/>
          <w:rPrChange w:id="241" w:author="Robbie Parks" w:date="2019-10-02T07:34:00Z">
            <w:rPr>
              <w:rFonts w:ascii="Times New Roman" w:hAnsi="Times New Roman"/>
              <w:color w:val="000000" w:themeColor="text1"/>
            </w:rPr>
          </w:rPrChange>
        </w:rPr>
        <w:t xml:space="preserve"> percentile (°C) of daily mean temperatures within a month, compared to </w:t>
      </w:r>
      <w:del w:id="242" w:author="Robbie Parks" w:date="2019-10-02T07:34:00Z">
        <w:r w:rsidRPr="004C3A2F">
          <w:rPr>
            <w:rFonts w:ascii="Times New Roman" w:hAnsi="Times New Roman"/>
            <w:color w:val="000000" w:themeColor="text1"/>
            <w:szCs w:val="24"/>
          </w:rPr>
          <w:delText>30-year (long-term) norm</w:delText>
        </w:r>
      </w:del>
      <w:ins w:id="243" w:author="Robbie Parks" w:date="2019-10-02T07:34:00Z">
        <w:r w:rsidR="00700308">
          <w:rPr>
            <w:rFonts w:ascii="Times New Roman" w:hAnsi="Times New Roman"/>
            <w:color w:val="000000" w:themeColor="text1"/>
            <w:sz w:val="24"/>
            <w:szCs w:val="24"/>
          </w:rPr>
          <w:t xml:space="preserve">the </w:t>
        </w:r>
        <w:r w:rsidR="003E25A6" w:rsidRPr="00E85AFA">
          <w:rPr>
            <w:rFonts w:ascii="Times New Roman" w:hAnsi="Times New Roman"/>
            <w:color w:val="000000" w:themeColor="text1"/>
            <w:sz w:val="24"/>
            <w:szCs w:val="24"/>
          </w:rPr>
          <w:t>average</w:t>
        </w:r>
      </w:ins>
      <w:r w:rsidR="003E25A6" w:rsidRPr="00F92695">
        <w:rPr>
          <w:rFonts w:ascii="Times New Roman" w:hAnsi="Times New Roman"/>
          <w:color w:val="000000" w:themeColor="text1"/>
          <w:sz w:val="24"/>
          <w:rPrChange w:id="244" w:author="Robbie Parks" w:date="2019-10-02T07:34:00Z">
            <w:rPr>
              <w:rFonts w:ascii="Times New Roman" w:hAnsi="Times New Roman"/>
              <w:color w:val="000000" w:themeColor="text1"/>
            </w:rPr>
          </w:rPrChange>
        </w:rPr>
        <w:t xml:space="preserve"> of</w:t>
      </w:r>
      <w:r w:rsidRPr="00F92695">
        <w:rPr>
          <w:rFonts w:ascii="Times New Roman" w:hAnsi="Times New Roman"/>
          <w:color w:val="000000" w:themeColor="text1"/>
          <w:sz w:val="24"/>
          <w:rPrChange w:id="245" w:author="Robbie Parks" w:date="2019-10-02T07:34:00Z">
            <w:rPr>
              <w:rFonts w:ascii="Times New Roman" w:hAnsi="Times New Roman"/>
              <w:color w:val="000000" w:themeColor="text1"/>
            </w:rPr>
          </w:rPrChange>
        </w:rPr>
        <w:t xml:space="preserve"> 90</w:t>
      </w:r>
      <w:r w:rsidRPr="00F92695">
        <w:rPr>
          <w:rFonts w:ascii="Times New Roman" w:hAnsi="Times New Roman"/>
          <w:color w:val="000000" w:themeColor="text1"/>
          <w:sz w:val="24"/>
          <w:vertAlign w:val="superscript"/>
          <w:rPrChange w:id="246" w:author="Robbie Parks" w:date="2019-10-02T07:34:00Z">
            <w:rPr>
              <w:rFonts w:ascii="Times New Roman" w:hAnsi="Times New Roman"/>
              <w:color w:val="000000" w:themeColor="text1"/>
              <w:vertAlign w:val="superscript"/>
            </w:rPr>
          </w:rPrChange>
        </w:rPr>
        <w:t>th</w:t>
      </w:r>
      <w:r w:rsidRPr="00F92695">
        <w:rPr>
          <w:rFonts w:ascii="Times New Roman" w:hAnsi="Times New Roman"/>
          <w:color w:val="000000" w:themeColor="text1"/>
          <w:sz w:val="24"/>
          <w:rPrChange w:id="247" w:author="Robbie Parks" w:date="2019-10-02T07:34:00Z">
            <w:rPr>
              <w:rFonts w:ascii="Times New Roman" w:hAnsi="Times New Roman"/>
              <w:color w:val="000000" w:themeColor="text1"/>
            </w:rPr>
          </w:rPrChange>
        </w:rPr>
        <w:t xml:space="preserve"> </w:t>
      </w:r>
      <w:del w:id="248" w:author="Robbie Parks" w:date="2019-10-02T07:34:00Z">
        <w:r w:rsidRPr="004C3A2F">
          <w:rPr>
            <w:rFonts w:ascii="Times New Roman" w:hAnsi="Times New Roman"/>
            <w:color w:val="000000" w:themeColor="text1"/>
            <w:szCs w:val="24"/>
          </w:rPr>
          <w:delText>percentile</w:delText>
        </w:r>
      </w:del>
      <w:ins w:id="249" w:author="Robbie Parks" w:date="2019-10-02T07:34:00Z">
        <w:r w:rsidRPr="00C35583">
          <w:rPr>
            <w:rFonts w:ascii="Times New Roman" w:hAnsi="Times New Roman"/>
            <w:color w:val="000000" w:themeColor="text1"/>
            <w:sz w:val="24"/>
            <w:szCs w:val="24"/>
          </w:rPr>
          <w:t>percentile</w:t>
        </w:r>
        <w:r w:rsidR="003E25A6" w:rsidRPr="00E85AFA">
          <w:rPr>
            <w:rFonts w:ascii="Times New Roman" w:hAnsi="Times New Roman"/>
            <w:color w:val="000000" w:themeColor="text1"/>
            <w:sz w:val="24"/>
            <w:szCs w:val="24"/>
          </w:rPr>
          <w:t>s</w:t>
        </w:r>
      </w:ins>
      <w:r w:rsidRPr="00F92695">
        <w:rPr>
          <w:rFonts w:ascii="Times New Roman" w:hAnsi="Times New Roman"/>
          <w:color w:val="000000" w:themeColor="text1"/>
          <w:sz w:val="24"/>
          <w:rPrChange w:id="250" w:author="Robbie Parks" w:date="2019-10-02T07:34:00Z">
            <w:rPr>
              <w:rFonts w:ascii="Times New Roman" w:hAnsi="Times New Roman"/>
              <w:color w:val="000000" w:themeColor="text1"/>
            </w:rPr>
          </w:rPrChange>
        </w:rPr>
        <w:t xml:space="preserve"> for each state and month </w:t>
      </w:r>
    </w:p>
    <w:p w14:paraId="47B624EE" w14:textId="490E76B2" w:rsidR="003D1FD6" w:rsidRPr="00F92695" w:rsidRDefault="003D1FD6" w:rsidP="003D1FD6">
      <w:pPr>
        <w:pStyle w:val="ListParagraph"/>
        <w:numPr>
          <w:ilvl w:val="1"/>
          <w:numId w:val="15"/>
        </w:numPr>
        <w:spacing w:after="0" w:line="480" w:lineRule="auto"/>
        <w:jc w:val="both"/>
        <w:rPr>
          <w:rFonts w:ascii="Times New Roman" w:hAnsi="Times New Roman"/>
          <w:i/>
          <w:color w:val="000000" w:themeColor="text1"/>
          <w:sz w:val="24"/>
          <w:rPrChange w:id="251" w:author="Robbie Parks" w:date="2019-10-02T07:34:00Z">
            <w:rPr>
              <w:rFonts w:ascii="Times New Roman" w:hAnsi="Times New Roman"/>
              <w:i/>
              <w:color w:val="000000" w:themeColor="text1"/>
            </w:rPr>
          </w:rPrChange>
        </w:rPr>
      </w:pPr>
      <w:r w:rsidRPr="00F92695">
        <w:rPr>
          <w:rFonts w:ascii="Times New Roman" w:hAnsi="Times New Roman"/>
          <w:sz w:val="24"/>
          <w:rPrChange w:id="252" w:author="Robbie Parks" w:date="2019-10-02T07:34:00Z">
            <w:rPr>
              <w:rFonts w:ascii="Times New Roman" w:hAnsi="Times New Roman"/>
            </w:rPr>
          </w:rPrChange>
        </w:rPr>
        <w:lastRenderedPageBreak/>
        <w:t>number of days in a month above the long-term 90</w:t>
      </w:r>
      <w:r w:rsidRPr="00F92695">
        <w:rPr>
          <w:rFonts w:ascii="Times New Roman" w:hAnsi="Times New Roman"/>
          <w:sz w:val="24"/>
          <w:vertAlign w:val="superscript"/>
          <w:rPrChange w:id="253" w:author="Robbie Parks" w:date="2019-10-02T07:34:00Z">
            <w:rPr>
              <w:rFonts w:ascii="Times New Roman" w:hAnsi="Times New Roman"/>
              <w:vertAlign w:val="superscript"/>
            </w:rPr>
          </w:rPrChange>
        </w:rPr>
        <w:t>th</w:t>
      </w:r>
      <w:r w:rsidRPr="00F92695">
        <w:rPr>
          <w:rFonts w:ascii="Times New Roman" w:hAnsi="Times New Roman"/>
          <w:sz w:val="24"/>
          <w:rPrChange w:id="254" w:author="Robbie Parks" w:date="2019-10-02T07:34:00Z">
            <w:rPr>
              <w:rFonts w:ascii="Times New Roman" w:hAnsi="Times New Roman"/>
            </w:rPr>
          </w:rPrChange>
        </w:rPr>
        <w:t xml:space="preserve"> percentile of </w:t>
      </w:r>
      <w:del w:id="255" w:author="Robbie Parks" w:date="2019-10-02T07:34:00Z">
        <w:r w:rsidRPr="004C3A2F">
          <w:rPr>
            <w:rFonts w:ascii="Times New Roman" w:hAnsi="Times New Roman"/>
            <w:szCs w:val="24"/>
          </w:rPr>
          <w:delText>norm</w:delText>
        </w:r>
      </w:del>
      <w:ins w:id="256" w:author="Robbie Parks" w:date="2019-10-02T07:34:00Z">
        <w:r w:rsidR="00144923">
          <w:rPr>
            <w:rFonts w:ascii="Times New Roman" w:hAnsi="Times New Roman"/>
            <w:sz w:val="24"/>
            <w:szCs w:val="24"/>
          </w:rPr>
          <w:t>average</w:t>
        </w:r>
      </w:ins>
      <w:r w:rsidRPr="00F92695">
        <w:rPr>
          <w:rFonts w:ascii="Times New Roman" w:hAnsi="Times New Roman"/>
          <w:sz w:val="24"/>
          <w:rPrChange w:id="257" w:author="Robbie Parks" w:date="2019-10-02T07:34:00Z">
            <w:rPr>
              <w:rFonts w:ascii="Times New Roman" w:hAnsi="Times New Roman"/>
            </w:rPr>
          </w:rPrChange>
        </w:rPr>
        <w:t xml:space="preserve"> temperature </w:t>
      </w:r>
      <w:r w:rsidRPr="00F92695">
        <w:rPr>
          <w:rFonts w:ascii="Times New Roman" w:hAnsi="Times New Roman"/>
          <w:color w:val="000000" w:themeColor="text1"/>
          <w:sz w:val="24"/>
          <w:rPrChange w:id="258" w:author="Robbie Parks" w:date="2019-10-02T07:34:00Z">
            <w:rPr>
              <w:rFonts w:ascii="Times New Roman" w:hAnsi="Times New Roman"/>
              <w:color w:val="000000" w:themeColor="text1"/>
            </w:rPr>
          </w:rPrChange>
        </w:rPr>
        <w:t>for each state and month</w:t>
      </w:r>
      <w:r w:rsidRPr="00F92695">
        <w:rPr>
          <w:rFonts w:ascii="Times New Roman" w:hAnsi="Times New Roman"/>
          <w:sz w:val="24"/>
          <w:rPrChange w:id="259" w:author="Robbie Parks" w:date="2019-10-02T07:34:00Z">
            <w:rPr>
              <w:rFonts w:ascii="Times New Roman" w:hAnsi="Times New Roman"/>
            </w:rPr>
          </w:rPrChange>
        </w:rPr>
        <w:t xml:space="preserve"> (adjusted for length of month)</w:t>
      </w:r>
    </w:p>
    <w:p w14:paraId="31B39AC6" w14:textId="4AEC6434" w:rsidR="003D1FD6" w:rsidRPr="00F92695" w:rsidRDefault="003D1FD6" w:rsidP="003D1FD6">
      <w:pPr>
        <w:pStyle w:val="ListParagraph"/>
        <w:numPr>
          <w:ilvl w:val="1"/>
          <w:numId w:val="15"/>
        </w:numPr>
        <w:spacing w:after="0" w:line="480" w:lineRule="auto"/>
        <w:jc w:val="both"/>
        <w:rPr>
          <w:rFonts w:ascii="Times New Roman" w:hAnsi="Times New Roman"/>
          <w:i/>
          <w:color w:val="000000" w:themeColor="text1"/>
          <w:sz w:val="24"/>
          <w:rPrChange w:id="260" w:author="Robbie Parks" w:date="2019-10-02T07:34:00Z">
            <w:rPr>
              <w:rFonts w:ascii="Times New Roman" w:hAnsi="Times New Roman"/>
              <w:i/>
              <w:color w:val="000000" w:themeColor="text1"/>
            </w:rPr>
          </w:rPrChange>
        </w:rPr>
      </w:pPr>
      <w:r w:rsidRPr="00F92695">
        <w:rPr>
          <w:rFonts w:ascii="Times New Roman" w:hAnsi="Times New Roman"/>
          <w:sz w:val="24"/>
          <w:rPrChange w:id="261" w:author="Robbie Parks" w:date="2019-10-02T07:34:00Z">
            <w:rPr>
              <w:rFonts w:ascii="Times New Roman" w:hAnsi="Times New Roman"/>
            </w:rPr>
          </w:rPrChange>
        </w:rPr>
        <w:t>number of 3+ day episodes above the long-term 90</w:t>
      </w:r>
      <w:r w:rsidRPr="00F92695">
        <w:rPr>
          <w:rFonts w:ascii="Times New Roman" w:hAnsi="Times New Roman"/>
          <w:sz w:val="24"/>
          <w:vertAlign w:val="superscript"/>
          <w:rPrChange w:id="262" w:author="Robbie Parks" w:date="2019-10-02T07:34:00Z">
            <w:rPr>
              <w:rFonts w:ascii="Times New Roman" w:hAnsi="Times New Roman"/>
              <w:vertAlign w:val="superscript"/>
            </w:rPr>
          </w:rPrChange>
        </w:rPr>
        <w:t>th</w:t>
      </w:r>
      <w:r w:rsidRPr="00F92695">
        <w:rPr>
          <w:rFonts w:ascii="Times New Roman" w:hAnsi="Times New Roman"/>
          <w:sz w:val="24"/>
          <w:rPrChange w:id="263" w:author="Robbie Parks" w:date="2019-10-02T07:34:00Z">
            <w:rPr>
              <w:rFonts w:ascii="Times New Roman" w:hAnsi="Times New Roman"/>
            </w:rPr>
          </w:rPrChange>
        </w:rPr>
        <w:t xml:space="preserve"> percentile of </w:t>
      </w:r>
      <w:del w:id="264" w:author="Robbie Parks" w:date="2019-10-02T07:34:00Z">
        <w:r w:rsidRPr="004C3A2F">
          <w:rPr>
            <w:rFonts w:ascii="Times New Roman" w:hAnsi="Times New Roman"/>
            <w:szCs w:val="24"/>
          </w:rPr>
          <w:delText>norm</w:delText>
        </w:r>
      </w:del>
      <w:ins w:id="265" w:author="Robbie Parks" w:date="2019-10-02T07:34:00Z">
        <w:r w:rsidR="00144923">
          <w:rPr>
            <w:rFonts w:ascii="Times New Roman" w:hAnsi="Times New Roman"/>
            <w:sz w:val="24"/>
            <w:szCs w:val="24"/>
          </w:rPr>
          <w:t>average</w:t>
        </w:r>
      </w:ins>
      <w:r w:rsidRPr="00F92695">
        <w:rPr>
          <w:rFonts w:ascii="Times New Roman" w:hAnsi="Times New Roman"/>
          <w:sz w:val="24"/>
          <w:rPrChange w:id="266" w:author="Robbie Parks" w:date="2019-10-02T07:34:00Z">
            <w:rPr>
              <w:rFonts w:ascii="Times New Roman" w:hAnsi="Times New Roman"/>
            </w:rPr>
          </w:rPrChange>
        </w:rPr>
        <w:t xml:space="preserve"> temperature </w:t>
      </w:r>
      <w:r w:rsidRPr="00F92695">
        <w:rPr>
          <w:rFonts w:ascii="Times New Roman" w:hAnsi="Times New Roman"/>
          <w:color w:val="000000" w:themeColor="text1"/>
          <w:sz w:val="24"/>
          <w:rPrChange w:id="267" w:author="Robbie Parks" w:date="2019-10-02T07:34:00Z">
            <w:rPr>
              <w:rFonts w:ascii="Times New Roman" w:hAnsi="Times New Roman"/>
              <w:color w:val="000000" w:themeColor="text1"/>
            </w:rPr>
          </w:rPrChange>
        </w:rPr>
        <w:t>for each state and month</w:t>
      </w:r>
      <w:r w:rsidRPr="00F92695">
        <w:rPr>
          <w:rFonts w:ascii="Times New Roman" w:hAnsi="Times New Roman"/>
          <w:sz w:val="24"/>
          <w:rPrChange w:id="268" w:author="Robbie Parks" w:date="2019-10-02T07:34:00Z">
            <w:rPr>
              <w:rFonts w:ascii="Times New Roman" w:hAnsi="Times New Roman"/>
            </w:rPr>
          </w:rPrChange>
        </w:rPr>
        <w:t xml:space="preserve"> (adjusted for length of month)</w:t>
      </w:r>
    </w:p>
    <w:p w14:paraId="57F4AD6B" w14:textId="77777777" w:rsidR="008E42C2" w:rsidRPr="00E85AFA" w:rsidRDefault="008E42C2" w:rsidP="008E42C2">
      <w:pPr>
        <w:spacing w:line="480" w:lineRule="auto"/>
        <w:jc w:val="both"/>
      </w:pPr>
    </w:p>
    <w:p w14:paraId="73237CCB" w14:textId="69CCFB0D" w:rsidR="004A6522" w:rsidRPr="00E85AFA" w:rsidRDefault="003D1FD6" w:rsidP="008E42C2">
      <w:pPr>
        <w:spacing w:line="480" w:lineRule="auto"/>
        <w:jc w:val="both"/>
      </w:pPr>
      <w:r w:rsidRPr="00E85AFA">
        <w:t>The correlations among these variables and anomaly based on mean were between 0.60 and 0.89 (</w:t>
      </w:r>
      <w:ins w:id="269" w:author="Robbie Parks" w:date="2019-10-02T07:34:00Z">
        <w:r w:rsidR="00D26AC1">
          <w:t xml:space="preserve">Supplementary </w:t>
        </w:r>
      </w:ins>
      <w:r w:rsidR="00D26AC1">
        <w:t xml:space="preserve">Table </w:t>
      </w:r>
      <w:del w:id="270" w:author="Robbie Parks" w:date="2019-10-02T07:34:00Z">
        <w:r w:rsidRPr="004C3A2F">
          <w:delText>S3</w:delText>
        </w:r>
      </w:del>
      <w:ins w:id="271" w:author="Robbie Parks" w:date="2019-10-02T07:34:00Z">
        <w:r w:rsidR="00F72C44">
          <w:t>4</w:t>
        </w:r>
      </w:ins>
      <w:r w:rsidRPr="00E85AFA">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77C80B98" w:rsidR="00DD4894" w:rsidRPr="00E85AFA" w:rsidRDefault="00DD4894" w:rsidP="00032A53">
      <w:pPr>
        <w:spacing w:line="480" w:lineRule="auto"/>
        <w:jc w:val="both"/>
      </w:pPr>
      <w:r w:rsidRPr="00E85AFA">
        <w:t xml:space="preserve">While there are no previous studies of how deviations of monthly temperature from long-term </w:t>
      </w:r>
      <w:del w:id="272" w:author="Robbie Parks" w:date="2019-10-02T07:34:00Z">
        <w:r w:rsidRPr="004C3A2F">
          <w:delText>norm</w:delText>
        </w:r>
      </w:del>
      <w:ins w:id="273" w:author="Robbie Parks" w:date="2019-10-02T07:34:00Z">
        <w:r w:rsidR="00144923">
          <w:t>average</w:t>
        </w:r>
      </w:ins>
      <w:r w:rsidRPr="00E85AFA">
        <w:t xml:space="preserve"> are associated with injury mortality, our results are broadly in agreement with those that have </w:t>
      </w:r>
      <w:r w:rsidR="0075565E" w:rsidRPr="00E85AFA">
        <w:t>analysed</w:t>
      </w:r>
      <w:r w:rsidRPr="00E85AFA">
        <w:t xml:space="preserve"> associations with absolute temperature and for specific injury types. A study of suicide in US counties over 37 years (1968-2004) estimated that </w:t>
      </w:r>
      <w:r w:rsidRPr="00E85AFA">
        <w:rPr>
          <w:rFonts w:eastAsia="Times New Roman"/>
          <w:bCs/>
          <w:color w:val="222222"/>
          <w:shd w:val="clear" w:color="auto" w:fill="FFFFFF"/>
        </w:rPr>
        <w:t>1</w:t>
      </w:r>
      <w:r w:rsidRPr="00E85AFA">
        <w:rPr>
          <w:bCs/>
          <w:color w:val="000000" w:themeColor="text1"/>
        </w:rPr>
        <w:t>°C higher monthly temperature would lead to a 0.7% rise in suicides</w:t>
      </w:r>
      <w:r w:rsidR="00B0308E" w:rsidRPr="00E85AFA">
        <w:rPr>
          <w:bCs/>
          <w:color w:val="000000" w:themeColor="text1"/>
        </w:rPr>
        <w:t>,</w:t>
      </w:r>
      <w:r w:rsidRPr="00E85AFA">
        <w:rPr>
          <w:bCs/>
          <w:color w:val="000000" w:themeColor="text1"/>
        </w:rPr>
        <w:fldChar w:fldCharType="begin" w:fldLock="1"/>
      </w:r>
      <w:r w:rsidR="004321B4" w:rsidRPr="00E85AFA">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E85AFA">
        <w:rPr>
          <w:bCs/>
          <w:color w:val="000000" w:themeColor="text1"/>
        </w:rPr>
        <w:fldChar w:fldCharType="separate"/>
      </w:r>
      <w:r w:rsidR="00535DCA" w:rsidRPr="00E85AFA">
        <w:rPr>
          <w:bCs/>
          <w:noProof/>
          <w:color w:val="000000" w:themeColor="text1"/>
          <w:vertAlign w:val="superscript"/>
        </w:rPr>
        <w:t>7</w:t>
      </w:r>
      <w:r w:rsidRPr="00E85AFA">
        <w:rPr>
          <w:bCs/>
          <w:color w:val="000000" w:themeColor="text1"/>
        </w:rPr>
        <w:fldChar w:fldCharType="end"/>
      </w:r>
      <w:r w:rsidRPr="00E85AFA">
        <w:rPr>
          <w:bCs/>
          <w:color w:val="000000" w:themeColor="text1"/>
        </w:rPr>
        <w:t xml:space="preserve"> compared to our findings of 0.44-1% in males and 0.39-1.47% in females in different ages. </w:t>
      </w:r>
      <w:r w:rsidRPr="00E85AFA">
        <w:t>In a study of six French heatwaves during 1971-2003, mortality from unintentional injuries rose by up to 4% during a heatwave period compared to a non-heatwave baseline</w:t>
      </w:r>
      <w:r w:rsidR="00B0308E" w:rsidRPr="00E85AFA">
        <w:t>.</w:t>
      </w:r>
      <w:r w:rsidRPr="00E85AFA">
        <w:fldChar w:fldCharType="begin" w:fldLock="1"/>
      </w:r>
      <w:r w:rsidR="004321B4" w:rsidRPr="00E85AFA">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E85AFA">
        <w:fldChar w:fldCharType="separate"/>
      </w:r>
      <w:r w:rsidR="00535DCA" w:rsidRPr="00E85AFA">
        <w:rPr>
          <w:noProof/>
          <w:vertAlign w:val="superscript"/>
        </w:rPr>
        <w:t>8</w:t>
      </w:r>
      <w:r w:rsidRPr="00E85AFA">
        <w:fldChar w:fldCharType="end"/>
      </w:r>
      <w:r w:rsidRPr="00E85AFA">
        <w:t xml:space="preserve"> A study of daily mortality from all injuries from Estonia found a 1.24% increase in mortality when daily maximum temperature went from the 75</w:t>
      </w:r>
      <w:r w:rsidRPr="00E85AFA">
        <w:rPr>
          <w:vertAlign w:val="superscript"/>
        </w:rPr>
        <w:t>th</w:t>
      </w:r>
      <w:r w:rsidRPr="00E85AFA">
        <w:t xml:space="preserve"> to 99</w:t>
      </w:r>
      <w:r w:rsidRPr="00E85AFA">
        <w:rPr>
          <w:vertAlign w:val="superscript"/>
        </w:rPr>
        <w:t>th</w:t>
      </w:r>
      <w:r w:rsidRPr="00E85AFA">
        <w:t xml:space="preserve"> percentile of long-term distribution</w:t>
      </w:r>
      <w:r w:rsidR="00B0308E" w:rsidRPr="00E85AFA">
        <w:t>.</w:t>
      </w:r>
      <w:r w:rsidRPr="00E85AFA">
        <w:fldChar w:fldCharType="begin" w:fldLock="1"/>
      </w:r>
      <w:r w:rsidR="004321B4" w:rsidRPr="00E85AFA">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E85AFA">
        <w:fldChar w:fldCharType="separate"/>
      </w:r>
      <w:r w:rsidR="00535DCA" w:rsidRPr="00E85AFA">
        <w:rPr>
          <w:noProof/>
          <w:vertAlign w:val="superscript"/>
        </w:rPr>
        <w:t>9</w:t>
      </w:r>
      <w:r w:rsidRPr="00E85AFA">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1ACFF38B" w14:textId="35DEE58A" w:rsidR="00782A52" w:rsidRPr="00E85AFA" w:rsidRDefault="0065196B" w:rsidP="00F82744">
      <w:pPr>
        <w:spacing w:line="480" w:lineRule="auto"/>
        <w:jc w:val="both"/>
      </w:pPr>
      <w:r w:rsidRPr="00E85AFA">
        <w:lastRenderedPageBreak/>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disparate national datasets on mortality (US vital statistics) and meteorology (</w:t>
      </w:r>
      <w:del w:id="274" w:author="Robbie Parks" w:date="2019-10-02T07:34:00Z">
        <w:r w:rsidRPr="004C3A2F">
          <w:delText>ERA-Interim</w:delText>
        </w:r>
      </w:del>
      <w:ins w:id="275" w:author="Robbie Parks" w:date="2019-10-02T07:34:00Z">
        <w:r w:rsidRPr="00E85AFA">
          <w:t>ERA</w:t>
        </w:r>
        <w:r w:rsidR="00DA04AC">
          <w:t>5</w:t>
        </w:r>
      </w:ins>
      <w:r w:rsidR="002F7403" w:rsidRPr="00E85AFA">
        <w:t>)</w:t>
      </w:r>
      <w:r w:rsidRPr="00E85AFA">
        <w:t>, and developed a bespoke Bayesian spatio-temporal model. A limitation of our study is that, like all observation studies, we cannot rule out confounding of results due to other factors</w:t>
      </w:r>
      <w:del w:id="276" w:author="Robbie Parks" w:date="2019-10-02T07:34:00Z">
        <w:r w:rsidRPr="004C3A2F">
          <w:delText>, although it is unlikely that such factors will have the same anomalies as temperature, even if their average space and time patterns are the same</w:delText>
        </w:r>
      </w:del>
      <w:ins w:id="277" w:author="Robbie Parks" w:date="2019-10-02T07:34:00Z">
        <w:r w:rsidR="00782A52" w:rsidRPr="00E85AFA">
          <w:t>. As described above, our statistical model by design adjusts for factor</w:t>
        </w:r>
        <w:r w:rsidR="00AA4EF6">
          <w:t>s</w:t>
        </w:r>
        <w:r w:rsidR="00782A52" w:rsidRPr="00E85AFA">
          <w:t xml:space="preserve"> related to month</w:t>
        </w:r>
        <w:r w:rsidR="00AA4EF6">
          <w:t>,</w:t>
        </w:r>
        <w:r w:rsidR="00782A52" w:rsidRPr="00E85AFA">
          <w:t xml:space="preserve"> state</w:t>
        </w:r>
        <w:r w:rsidR="00AA4EF6">
          <w:t xml:space="preserve"> and state-month</w:t>
        </w:r>
        <w:r w:rsidR="00782A52" w:rsidRPr="00E85AFA">
          <w:t xml:space="preserve"> that </w:t>
        </w:r>
        <w:r w:rsidR="00AA4EF6">
          <w:t>are</w:t>
        </w:r>
        <w:r w:rsidR="00782A52" w:rsidRPr="00E85AFA">
          <w:t xml:space="preserve"> either invariant over time or that </w:t>
        </w:r>
        <w:r w:rsidR="00AA4EF6">
          <w:t>change</w:t>
        </w:r>
        <w:r w:rsidR="00782A52" w:rsidRPr="00E85AFA">
          <w:t xml:space="preserve"> linearly.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pollution</w:t>
        </w:r>
        <w:r w:rsidRPr="00E85AFA">
          <w:t>.</w:t>
        </w:r>
        <w:r w:rsidR="00782A52" w:rsidRPr="00E85AFA">
          <w:t xml:space="preserve"> However, to our knowledge, there is currently no evidence of an association between air pollution and injury mortality</w:t>
        </w:r>
      </w:ins>
      <w:r w:rsidR="00782A52" w:rsidRPr="00E85AFA">
        <w:t>.</w:t>
      </w:r>
      <w:r w:rsidR="00FE0F4E" w:rsidRPr="00E85AFA">
        <w:t xml:space="preserve"> </w:t>
      </w:r>
    </w:p>
    <w:p w14:paraId="0214A494" w14:textId="789AF3D3" w:rsidR="00F82744" w:rsidRPr="00E85AFA" w:rsidRDefault="00F82744" w:rsidP="00F82744">
      <w:pPr>
        <w:spacing w:line="480" w:lineRule="auto"/>
        <w:jc w:val="both"/>
      </w:pPr>
    </w:p>
    <w:p w14:paraId="3DF60951" w14:textId="77777777" w:rsidR="00213027" w:rsidRPr="00E85AFA" w:rsidRDefault="00213027" w:rsidP="00213027">
      <w:pPr>
        <w:spacing w:line="480" w:lineRule="auto"/>
        <w:jc w:val="both"/>
        <w:rPr>
          <w:b/>
        </w:rPr>
      </w:pPr>
      <w:r w:rsidRPr="00E85AFA">
        <w:rPr>
          <w:b/>
        </w:rPr>
        <w:t>Data availability</w:t>
      </w:r>
    </w:p>
    <w:p w14:paraId="2AD5B904" w14:textId="2FE83A5D" w:rsidR="00213027" w:rsidRPr="00F92695" w:rsidRDefault="009E7BA2" w:rsidP="00F44657">
      <w:pPr>
        <w:spacing w:line="480" w:lineRule="auto"/>
        <w:jc w:val="both"/>
        <w:rPr>
          <w:highlight w:val="yellow"/>
          <w:rPrChange w:id="278" w:author="Robbie Parks" w:date="2019-10-02T07:34:00Z">
            <w:rPr/>
          </w:rPrChange>
        </w:rPr>
      </w:pPr>
      <w:del w:id="279" w:author="Robbie Parks" w:date="2019-10-02T07:34:00Z">
        <w:r>
          <w:rPr>
            <w:lang w:val="en-US"/>
          </w:rPr>
          <w:delText>ERA-Interim</w:delText>
        </w:r>
      </w:del>
      <w:ins w:id="280" w:author="Robbie Parks" w:date="2019-10-02T07:34:00Z">
        <w:r w:rsidRPr="00E85AFA">
          <w:t>ERA</w:t>
        </w:r>
        <w:r w:rsidR="00B20F8F">
          <w:t>5</w:t>
        </w:r>
      </w:ins>
      <w:r w:rsidR="0071790D" w:rsidRPr="00F92695">
        <w:rPr>
          <w:rPrChange w:id="281" w:author="Robbie Parks" w:date="2019-10-02T07:34:00Z">
            <w:rPr>
              <w:lang w:val="en-US"/>
            </w:rPr>
          </w:rPrChange>
        </w:rPr>
        <w:t xml:space="preserve"> </w:t>
      </w:r>
      <w:r w:rsidRPr="00F92695">
        <w:rPr>
          <w:rPrChange w:id="282" w:author="Robbie Parks" w:date="2019-10-02T07:34:00Z">
            <w:rPr>
              <w:lang w:val="en-US"/>
            </w:rPr>
          </w:rPrChange>
        </w:rPr>
        <w:t>temperature</w:t>
      </w:r>
      <w:r w:rsidR="00F44657" w:rsidRPr="00F92695">
        <w:rPr>
          <w:rPrChange w:id="283" w:author="Robbie Parks" w:date="2019-10-02T07:34:00Z">
            <w:rPr>
              <w:lang w:val="en-US"/>
            </w:rPr>
          </w:rPrChange>
        </w:rPr>
        <w:t xml:space="preserve"> data are downloadable from </w:t>
      </w:r>
      <w:del w:id="284" w:author="Robbie Parks" w:date="2019-10-02T07:34:00Z">
        <w:r w:rsidR="006E2858">
          <w:fldChar w:fldCharType="begin"/>
        </w:r>
        <w:r w:rsidR="006E2858">
          <w:delInstrText xml:space="preserve"> HYPERLINK "https://apps.ecmw</w:delInstrText>
        </w:r>
        <w:r w:rsidR="006E2858">
          <w:delInstrText xml:space="preserve">f.int/datasets/data/interim-full-daily/levtype=sfc/" </w:delInstrText>
        </w:r>
        <w:r w:rsidR="006E2858">
          <w:fldChar w:fldCharType="separate"/>
        </w:r>
        <w:r w:rsidR="000A020B" w:rsidRPr="000A020B">
          <w:rPr>
            <w:rStyle w:val="Hyperlink"/>
          </w:rPr>
          <w:delText>https://apps.ecmwf.int/datasets/data/interim-full-daily/levtype=sfc/</w:delText>
        </w:r>
        <w:r w:rsidR="006E2858">
          <w:rPr>
            <w:rStyle w:val="Hyperlink"/>
          </w:rPr>
          <w:fldChar w:fldCharType="end"/>
        </w:r>
        <w:r w:rsidR="00F44657" w:rsidRPr="00F44657">
          <w:rPr>
            <w:lang w:val="en-US"/>
          </w:rPr>
          <w:delText>.</w:delText>
        </w:r>
        <w:r w:rsidR="00F44657" w:rsidRPr="001F3CF5">
          <w:rPr>
            <w:lang w:val="en-US"/>
          </w:rPr>
          <w:delText xml:space="preserve"> </w:delText>
        </w:r>
        <w:r w:rsidR="00F44657" w:rsidRPr="00F44657">
          <w:rPr>
            <w:lang w:val="en-US"/>
          </w:rPr>
          <w:delText>Access to, and use of national vital</w:delText>
        </w:r>
      </w:del>
      <w:ins w:id="285" w:author="Robbie Parks" w:date="2019-10-02T07:34:00Z">
        <w:r w:rsidR="006E2858">
          <w:fldChar w:fldCharType="begin"/>
        </w:r>
        <w:r w:rsidR="006E2858">
          <w:instrText xml:space="preserve"> HYPERLINK "https://www.ecmwf.int/en/forecasts/datasets/reanalysis-datasets/era5" </w:instrText>
        </w:r>
        <w:r w:rsidR="006E2858">
          <w:fldChar w:fldCharType="separate"/>
        </w:r>
        <w:r w:rsidR="009C2E1F" w:rsidRPr="009C2E1F">
          <w:rPr>
            <w:rStyle w:val="Hyperlink"/>
          </w:rPr>
          <w:t>https://www.ecmwf.int/en/forecasts/datasets/reanalysis-datasets/era5</w:t>
        </w:r>
        <w:r w:rsidR="006E2858">
          <w:rPr>
            <w:rStyle w:val="Hyperlink"/>
          </w:rPr>
          <w:fldChar w:fldCharType="end"/>
        </w:r>
        <w:r w:rsidR="009C2E1F" w:rsidRPr="009C2E1F">
          <w:t>.</w:t>
        </w:r>
        <w:r w:rsidR="009C2E1F">
          <w:t xml:space="preserve"> </w:t>
        </w:r>
        <w:r w:rsidR="00DE36CF" w:rsidRPr="00E85AFA">
          <w:t>V</w:t>
        </w:r>
        <w:r w:rsidR="00F44657" w:rsidRPr="00E85AFA">
          <w:t>ital</w:t>
        </w:r>
      </w:ins>
      <w:r w:rsidR="00F44657" w:rsidRPr="00F92695">
        <w:rPr>
          <w:rPrChange w:id="286" w:author="Robbie Parks" w:date="2019-10-02T07:34:00Z">
            <w:rPr>
              <w:lang w:val="en-US"/>
            </w:rPr>
          </w:rPrChange>
        </w:rPr>
        <w:t xml:space="preserve"> statistics files with geographical information </w:t>
      </w:r>
      <w:del w:id="287" w:author="Robbie Parks" w:date="2019-10-02T07:34:00Z">
        <w:r w:rsidR="00F44657" w:rsidRPr="00F44657">
          <w:rPr>
            <w:lang w:val="en-US"/>
          </w:rPr>
          <w:delText>requires</w:delText>
        </w:r>
      </w:del>
      <w:ins w:id="288" w:author="Robbie Parks" w:date="2019-10-02T07:34:00Z">
        <w:r w:rsidR="00DE36CF" w:rsidRPr="00E85AFA">
          <w:t>can be requested through</w:t>
        </w:r>
      </w:ins>
      <w:r w:rsidR="00F44657" w:rsidRPr="00F92695">
        <w:rPr>
          <w:rPrChange w:id="289" w:author="Robbie Parks" w:date="2019-10-02T07:34:00Z">
            <w:rPr>
              <w:lang w:val="en-US"/>
            </w:rPr>
          </w:rPrChange>
        </w:rPr>
        <w:t xml:space="preserve"> submission of a</w:t>
      </w:r>
      <w:del w:id="290" w:author="Robbie Parks" w:date="2019-10-02T07:34:00Z">
        <w:r w:rsidR="00F44657" w:rsidRPr="00F44657">
          <w:rPr>
            <w:lang w:val="en-US"/>
          </w:rPr>
          <w:delText xml:space="preserve"> research</w:delText>
        </w:r>
      </w:del>
      <w:r w:rsidR="00F44657" w:rsidRPr="00F92695">
        <w:rPr>
          <w:rPrChange w:id="291" w:author="Robbie Parks" w:date="2019-10-02T07:34:00Z">
            <w:rPr>
              <w:lang w:val="en-US"/>
            </w:rPr>
          </w:rPrChange>
        </w:rPr>
        <w:t xml:space="preserve"> proposal to NCHS (</w:t>
      </w:r>
      <w:r w:rsidR="006E2858">
        <w:fldChar w:fldCharType="begin"/>
      </w:r>
      <w:r w:rsidR="006E2858">
        <w:instrText xml:space="preserve"> HYPERLINK "https://www.cdc.gov/nchs/nvss/nvss-restricted-data.htm" </w:instrText>
      </w:r>
      <w:r w:rsidR="006E2858">
        <w:fldChar w:fldCharType="separate"/>
      </w:r>
      <w:r w:rsidR="001F3CF5" w:rsidRPr="00F92695">
        <w:rPr>
          <w:rStyle w:val="Hyperlink"/>
          <w:rPrChange w:id="292" w:author="Robbie Parks" w:date="2019-10-02T07:34:00Z">
            <w:rPr>
              <w:rStyle w:val="Hyperlink"/>
              <w:lang w:val="en-US"/>
            </w:rPr>
          </w:rPrChange>
        </w:rPr>
        <w:t>https://www.cdc.gov/nchs/nvss/nvss-restricted-data.htm</w:t>
      </w:r>
      <w:r w:rsidR="006E2858">
        <w:rPr>
          <w:rStyle w:val="Hyperlink"/>
          <w:rPrChange w:id="293" w:author="Robbie Parks" w:date="2019-10-02T07:34:00Z">
            <w:rPr>
              <w:rStyle w:val="Hyperlink"/>
              <w:lang w:val="en-US"/>
            </w:rPr>
          </w:rPrChange>
        </w:rPr>
        <w:fldChar w:fldCharType="end"/>
      </w:r>
      <w:r w:rsidR="00F44657" w:rsidRPr="00F92695">
        <w:rPr>
          <w:rPrChange w:id="294" w:author="Robbie Parks" w:date="2019-10-02T07:34:00Z">
            <w:rPr>
              <w:lang w:val="en-US"/>
            </w:rPr>
          </w:rPrChange>
        </w:rPr>
        <w:t>).</w:t>
      </w:r>
    </w:p>
    <w:p w14:paraId="1366BEB3" w14:textId="77777777" w:rsidR="001F3CF5" w:rsidRPr="00F92695" w:rsidRDefault="001F3CF5" w:rsidP="00F44657">
      <w:pPr>
        <w:spacing w:line="480" w:lineRule="auto"/>
        <w:jc w:val="both"/>
        <w:rPr>
          <w:rPrChange w:id="295" w:author="Robbie Parks" w:date="2019-10-02T07:34:00Z">
            <w:rPr>
              <w:lang w:val="en-US"/>
            </w:rPr>
          </w:rPrChange>
        </w:rPr>
      </w:pPr>
    </w:p>
    <w:p w14:paraId="6427896B" w14:textId="0480F159" w:rsidR="00213027" w:rsidRPr="00E85AFA" w:rsidRDefault="00213027" w:rsidP="00213027">
      <w:pPr>
        <w:spacing w:line="480" w:lineRule="auto"/>
        <w:jc w:val="both"/>
        <w:rPr>
          <w:b/>
        </w:rPr>
      </w:pPr>
      <w:r w:rsidRPr="00E85AFA">
        <w:rPr>
          <w:b/>
        </w:rPr>
        <w:t>Code availability</w:t>
      </w:r>
    </w:p>
    <w:p w14:paraId="6B88CDF3" w14:textId="194B1C63" w:rsidR="00213027" w:rsidRPr="00E85AFA" w:rsidRDefault="00213027" w:rsidP="00213027">
      <w:pPr>
        <w:spacing w:line="480" w:lineRule="auto"/>
        <w:jc w:val="both"/>
      </w:pPr>
      <w:r w:rsidRPr="00E85AFA">
        <w:t xml:space="preserve">The computer code for the Bayesian model used in this work will be available at </w:t>
      </w:r>
      <w:hyperlink r:id="rId11" w:history="1">
        <w:r w:rsidRPr="00E85AFA">
          <w:rPr>
            <w:rStyle w:val="Hyperlink"/>
          </w:rPr>
          <w:t>www.globalenvhealth.org/code-data-download</w:t>
        </w:r>
      </w:hyperlink>
      <w:r w:rsidRPr="00E85AFA">
        <w:t xml:space="preserve"> upon publication of the paper.  </w:t>
      </w:r>
    </w:p>
    <w:p w14:paraId="3A832C81" w14:textId="005E1835" w:rsidR="00213027" w:rsidRPr="00E85AFA" w:rsidRDefault="00213027" w:rsidP="00F82744">
      <w:pPr>
        <w:spacing w:line="480" w:lineRule="auto"/>
        <w:jc w:val="both"/>
      </w:pPr>
    </w:p>
    <w:p w14:paraId="571CA97A" w14:textId="77777777" w:rsidR="00213027" w:rsidRPr="00E85AFA" w:rsidRDefault="00213027" w:rsidP="00213027">
      <w:pPr>
        <w:pStyle w:val="Acknowledgement"/>
        <w:spacing w:before="0" w:line="480" w:lineRule="auto"/>
        <w:jc w:val="both"/>
        <w:rPr>
          <w:b/>
          <w:lang w:val="en-GB"/>
        </w:rPr>
      </w:pPr>
      <w:r w:rsidRPr="00E85AFA">
        <w:rPr>
          <w:b/>
          <w:lang w:val="en-GB"/>
        </w:rPr>
        <w:t>Supplementary information</w:t>
      </w:r>
    </w:p>
    <w:p w14:paraId="019E8810" w14:textId="41C992B9"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lastRenderedPageBreak/>
        <w:t xml:space="preserve">This file contains Supplementary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000164A3">
        <w:rPr>
          <w:rFonts w:cs="Times New Roman"/>
          <w:b w:val="0"/>
          <w:sz w:val="24"/>
          <w:szCs w:val="24"/>
        </w:rPr>
        <w:t>,</w:t>
      </w:r>
      <w:r w:rsidRPr="00E85AFA">
        <w:rPr>
          <w:rFonts w:cs="Times New Roman"/>
          <w:b w:val="0"/>
          <w:sz w:val="24"/>
          <w:szCs w:val="24"/>
        </w:rPr>
        <w:t xml:space="preserve"> Supplementary </w:t>
      </w:r>
      <w:del w:id="296" w:author="Robbie Parks" w:date="2019-10-02T07:34:00Z">
        <w:r w:rsidR="00971FE4">
          <w:rPr>
            <w:rFonts w:cs="Times New Roman"/>
            <w:b w:val="0"/>
            <w:sz w:val="24"/>
            <w:szCs w:val="24"/>
          </w:rPr>
          <w:delText>Figure</w:delText>
        </w:r>
        <w:r w:rsidRPr="004C3A2F">
          <w:rPr>
            <w:rFonts w:cs="Times New Roman"/>
            <w:b w:val="0"/>
            <w:sz w:val="24"/>
            <w:szCs w:val="24"/>
          </w:rPr>
          <w:delText xml:space="preserve"> </w:delText>
        </w:r>
        <w:r w:rsidR="00971FE4">
          <w:rPr>
            <w:rFonts w:cs="Times New Roman"/>
            <w:b w:val="0"/>
            <w:sz w:val="24"/>
            <w:szCs w:val="24"/>
          </w:rPr>
          <w:delText>2</w:delText>
        </w:r>
        <w:r w:rsidRPr="004C3A2F">
          <w:rPr>
            <w:rFonts w:cs="Times New Roman"/>
            <w:b w:val="0"/>
            <w:sz w:val="24"/>
            <w:szCs w:val="24"/>
          </w:rPr>
          <w:delText xml:space="preserve">, Supplementary </w:delText>
        </w:r>
      </w:del>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1, Supplementary Table 2</w:t>
      </w:r>
      <w:ins w:id="297" w:author="Robbie Parks" w:date="2019-10-02T07:34:00Z">
        <w:r w:rsidR="00AB36A3">
          <w:rPr>
            <w:rFonts w:cs="Times New Roman"/>
            <w:b w:val="0"/>
            <w:sz w:val="24"/>
            <w:szCs w:val="24"/>
          </w:rPr>
          <w:t xml:space="preserve">, </w:t>
        </w:r>
        <w:r w:rsidR="00971FE4" w:rsidRPr="00E85AFA">
          <w:rPr>
            <w:rFonts w:cs="Times New Roman"/>
            <w:b w:val="0"/>
            <w:sz w:val="24"/>
            <w:szCs w:val="24"/>
          </w:rPr>
          <w:t>Supplementary Table 3</w:t>
        </w:r>
      </w:ins>
      <w:r w:rsidR="00AB36A3">
        <w:rPr>
          <w:rFonts w:cs="Times New Roman"/>
          <w:b w:val="0"/>
          <w:sz w:val="24"/>
          <w:szCs w:val="24"/>
        </w:rPr>
        <w:t xml:space="preserve"> and Supplementary Table </w:t>
      </w:r>
      <w:del w:id="298" w:author="Robbie Parks" w:date="2019-10-02T07:34:00Z">
        <w:r w:rsidR="00971FE4">
          <w:rPr>
            <w:rFonts w:cs="Times New Roman"/>
            <w:b w:val="0"/>
            <w:sz w:val="24"/>
            <w:szCs w:val="24"/>
          </w:rPr>
          <w:delText>3</w:delText>
        </w:r>
      </w:del>
      <w:ins w:id="299" w:author="Robbie Parks" w:date="2019-10-02T07:34:00Z">
        <w:r w:rsidR="00AB36A3">
          <w:rPr>
            <w:rFonts w:cs="Times New Roman"/>
            <w:b w:val="0"/>
            <w:sz w:val="24"/>
            <w:szCs w:val="24"/>
          </w:rPr>
          <w:t>4</w:t>
        </w:r>
      </w:ins>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6D0E97CC" w:rsidR="00AE4753" w:rsidRPr="00E85AFA" w:rsidRDefault="008D17E7" w:rsidP="00324A84">
      <w:pPr>
        <w:spacing w:line="480" w:lineRule="auto"/>
        <w:jc w:val="both"/>
      </w:pPr>
      <w:r w:rsidRPr="00E85AFA">
        <w:t>Robbie Parks is supported by a Wellcome Trust ISSF Studentship. The development of statistical methods is supported by grants from the Wellcome Trust (grant</w:t>
      </w:r>
      <w:r w:rsidR="00DB3225" w:rsidRPr="00E85AFA">
        <w:t xml:space="preserve"> </w:t>
      </w:r>
      <w:r w:rsidRPr="00E85AFA">
        <w:t>209376/Z/17/Z). Work on the US mortality data is supported by a grant from US Environmental Protection Agency</w:t>
      </w:r>
      <w:del w:id="300" w:author="Robbie Parks" w:date="2019-10-02T07:34:00Z">
        <w:r w:rsidRPr="004C3A2F">
          <w:delText>.</w:delText>
        </w:r>
      </w:del>
      <w:ins w:id="301" w:author="Robbie Parks" w:date="2019-10-02T07:34:00Z">
        <w:r w:rsidR="00763A20">
          <w:t xml:space="preserve">, </w:t>
        </w:r>
        <w:r w:rsidR="00763A20" w:rsidRPr="00763A20">
          <w:t>as part of the Center for Clean Air Climate Solution (CACES) (assistance agreement number R835873)</w:t>
        </w:r>
        <w:r w:rsidRPr="00E85AFA">
          <w:t>.</w:t>
        </w:r>
      </w:ins>
      <w:r w:rsidRPr="00E85AFA">
        <w:t xml:space="preserve"> This paper has not been formally reviewed by EPA. The views expressed in this document are solely those of authors and do not necessarily reflect those of the Agency. EPA does not endorse any products or commercial services mentioned in this publication.</w:t>
      </w:r>
      <w:ins w:id="302" w:author="Robbie Parks" w:date="2019-10-02T07:34:00Z">
        <w:r w:rsidR="00AA4EF6">
          <w:t xml:space="preserve"> We thank Marta Blangiardo and Christopher Paciorek for discussions on statistical model, and Kavi Bhalla, Andy Haines, Howie Frumkin and Tord K</w:t>
        </w:r>
        <w:r w:rsidR="00AA4EF6" w:rsidRPr="00AA4EF6">
          <w:t>jellstrom</w:t>
        </w:r>
        <w:r w:rsidR="00AA4EF6">
          <w:t xml:space="preserve"> for suggestions of relevant studies.</w:t>
        </w:r>
      </w:ins>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63E27015" w:rsidR="00DB3225" w:rsidRPr="00E85AFA" w:rsidRDefault="00DB3225" w:rsidP="00DB3225">
      <w:pPr>
        <w:spacing w:line="480" w:lineRule="auto"/>
        <w:jc w:val="both"/>
      </w:pPr>
      <w:r w:rsidRPr="00E85AFA">
        <w:t>All authors contributed to study concept</w:t>
      </w:r>
      <w:del w:id="303" w:author="Robbie Parks" w:date="2019-10-02T07:34:00Z">
        <w:r w:rsidRPr="004C3A2F">
          <w:delText>, analytical approach,</w:delText>
        </w:r>
      </w:del>
      <w:r w:rsidRPr="00E85AFA">
        <w:t xml:space="preserve"> and interpretation of results. RP, GD and ME collated and organi</w:t>
      </w:r>
      <w:r w:rsidR="0075565E" w:rsidRPr="00E85AFA">
        <w:t>s</w:t>
      </w:r>
      <w:r w:rsidRPr="00E85AFA">
        <w:t xml:space="preserve">ed </w:t>
      </w:r>
      <w:ins w:id="304" w:author="Robbie Parks" w:date="2019-10-02T07:34:00Z">
        <w:r w:rsidR="00874A98">
          <w:t xml:space="preserve">temperature and </w:t>
        </w:r>
      </w:ins>
      <w:r w:rsidRPr="00E85AFA">
        <w:t>mortality files.</w:t>
      </w:r>
      <w:ins w:id="305" w:author="Robbie Parks" w:date="2019-10-02T07:34:00Z">
        <w:r w:rsidRPr="00E85AFA">
          <w:t xml:space="preserve"> </w:t>
        </w:r>
        <w:r w:rsidR="00AA4EF6">
          <w:t>RP, JEB, VK and ME developed statistical model, which was implemented by RP, JEB and VK.</w:t>
        </w:r>
      </w:ins>
      <w:r w:rsidR="00AA4EF6">
        <w:t xml:space="preserve"> </w:t>
      </w:r>
      <w:r w:rsidRPr="00E85AFA">
        <w:t>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lastRenderedPageBreak/>
        <w:t>ME reports a charitable grant from AstraZeneca Young Health Programme, and personal fees from Prudential, Scor, and Third Bridge, all outside the submitted work; all other authors declare no competing interests.</w:t>
      </w:r>
      <w:r w:rsidR="0065196B" w:rsidRPr="00E85AFA">
        <w:rPr>
          <w:b/>
          <w:color w:val="000000" w:themeColor="text1"/>
          <w:lang w:val="en-GB"/>
        </w:rPr>
        <w:br w:type="page"/>
      </w:r>
    </w:p>
    <w:p w14:paraId="63EEACE8" w14:textId="00F2C2F4"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w:t>
      </w:r>
      <w:del w:id="306" w:author="Robbie Parks" w:date="2019-10-02T07:34:00Z">
        <w:r w:rsidRPr="004C3A2F">
          <w:rPr>
            <w:color w:val="000000" w:themeColor="text1"/>
          </w:rPr>
          <w:delText>2016</w:delText>
        </w:r>
      </w:del>
      <w:ins w:id="307" w:author="Robbie Parks" w:date="2019-10-02T07:34:00Z">
        <w:r w:rsidRPr="00E85AFA">
          <w:rPr>
            <w:color w:val="000000" w:themeColor="text1"/>
          </w:rPr>
          <w:t>201</w:t>
        </w:r>
        <w:r w:rsidR="00A15153" w:rsidRPr="00E85AFA">
          <w:rPr>
            <w:color w:val="000000" w:themeColor="text1"/>
          </w:rPr>
          <w:t>7</w:t>
        </w:r>
      </w:ins>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7C2DBEA3"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w:t>
      </w:r>
      <w:del w:id="308" w:author="Robbie Parks" w:date="2019-10-02T07:34:00Z">
        <w:r w:rsidRPr="004C3A2F">
          <w:rPr>
            <w:color w:val="000000" w:themeColor="text1"/>
          </w:rPr>
          <w:delText>2016</w:delText>
        </w:r>
      </w:del>
      <w:ins w:id="309" w:author="Robbie Parks" w:date="2019-10-02T07:34:00Z">
        <w:r w:rsidRPr="00E85AFA">
          <w:rPr>
            <w:color w:val="000000" w:themeColor="text1"/>
          </w:rPr>
          <w:t>201</w:t>
        </w:r>
        <w:r w:rsidR="00A15153" w:rsidRPr="00E85AFA">
          <w:rPr>
            <w:color w:val="000000" w:themeColor="text1"/>
          </w:rPr>
          <w:t>7</w:t>
        </w:r>
      </w:ins>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01F775AC" w14:textId="77777777" w:rsidR="00E51470" w:rsidRPr="004B68B4" w:rsidRDefault="00E51470" w:rsidP="004B68B4">
      <w:pPr>
        <w:spacing w:line="480" w:lineRule="auto"/>
        <w:jc w:val="both"/>
        <w:rPr>
          <w:del w:id="310" w:author="Robbie Parks" w:date="2019-10-02T07:34:00Z"/>
          <w:color w:val="000000" w:themeColor="text1"/>
        </w:rPr>
      </w:pPr>
      <w:r w:rsidRPr="00E85AFA">
        <w:rPr>
          <w:b/>
          <w:color w:val="000000" w:themeColor="text1"/>
        </w:rPr>
        <w:lastRenderedPageBreak/>
        <w:t xml:space="preserve">Figure </w:t>
      </w:r>
      <w:r w:rsidR="00353A64">
        <w:rPr>
          <w:b/>
          <w:color w:val="000000" w:themeColor="text1"/>
        </w:rPr>
        <w:t>3</w:t>
      </w:r>
      <w:r w:rsidRPr="00E85AFA">
        <w:rPr>
          <w:b/>
          <w:color w:val="000000" w:themeColor="text1"/>
        </w:rPr>
        <w:t xml:space="preserve">. </w:t>
      </w:r>
      <w:del w:id="311" w:author="Robbie Parks" w:date="2019-10-02T07:34:00Z">
        <w:r w:rsidRPr="004C3A2F">
          <w:rPr>
            <w:color w:val="000000" w:themeColor="text1"/>
          </w:rPr>
          <w:delText>Graphic representation of</w:delText>
        </w:r>
        <w:r w:rsidRPr="004C3A2F">
          <w:rPr>
            <w:b/>
            <w:color w:val="000000" w:themeColor="text1"/>
          </w:rPr>
          <w:delText xml:space="preserve"> </w:delText>
        </w:r>
        <w:r w:rsidRPr="004C3A2F">
          <w:rPr>
            <w:color w:val="000000" w:themeColor="text1"/>
          </w:rPr>
          <w:delText>temperature anomaly measure used in the analysis. The graph shows how monthly temperatures in July two example states (Florida in red and Minnesota in blue) (left panel) for 1980-2016 are used to calculate temperature anomalies. As seen, a warmer state like Florida (top right) can have a smaller inter-annual variation in a particular month (here, July) compared with a cooler state like Minnesota (bottom right).</w:delText>
        </w:r>
        <w:r>
          <w:rPr>
            <w:color w:val="000000" w:themeColor="text1"/>
          </w:rPr>
          <w:delText xml:space="preserve"> </w:delText>
        </w:r>
        <w:r>
          <w:rPr>
            <w:b/>
            <w:color w:val="000000" w:themeColor="text1"/>
          </w:rPr>
          <w:br w:type="page"/>
        </w:r>
      </w:del>
    </w:p>
    <w:p w14:paraId="4128A743" w14:textId="7EF2AED3" w:rsidR="000150FE" w:rsidRPr="00F92695" w:rsidRDefault="00E51470" w:rsidP="000150FE">
      <w:pPr>
        <w:spacing w:line="480" w:lineRule="auto"/>
        <w:jc w:val="both"/>
        <w:rPr>
          <w:b/>
          <w:color w:val="000000" w:themeColor="text1"/>
          <w:rPrChange w:id="312" w:author="Robbie Parks" w:date="2019-10-02T07:34:00Z">
            <w:rPr>
              <w:color w:val="000000" w:themeColor="text1"/>
            </w:rPr>
          </w:rPrChange>
        </w:rPr>
      </w:pPr>
      <w:del w:id="313" w:author="Robbie Parks" w:date="2019-10-02T07:34:00Z">
        <w:r w:rsidRPr="004C3A2F">
          <w:rPr>
            <w:b/>
            <w:color w:val="000000" w:themeColor="text1"/>
          </w:rPr>
          <w:delText xml:space="preserve">Figure </w:delText>
        </w:r>
        <w:r>
          <w:rPr>
            <w:b/>
            <w:color w:val="000000" w:themeColor="text1"/>
          </w:rPr>
          <w:delText>4</w:delText>
        </w:r>
        <w:r w:rsidRPr="004C3A2F">
          <w:rPr>
            <w:b/>
            <w:color w:val="000000" w:themeColor="text1"/>
          </w:rPr>
          <w:delText xml:space="preserve">. </w:delText>
        </w:r>
      </w:del>
      <w:r w:rsidRPr="00E85AFA">
        <w:rPr>
          <w:color w:val="000000" w:themeColor="text1"/>
        </w:rPr>
        <w:t>Average size of temperature anomaly (</w:t>
      </w:r>
      <w:r w:rsidRPr="00E85AFA">
        <w:rPr>
          <w:bCs/>
          <w:color w:val="000000" w:themeColor="text1"/>
        </w:rPr>
        <w:t>°C)</w:t>
      </w:r>
      <w:r w:rsidRPr="00E85AFA">
        <w:rPr>
          <w:color w:val="000000" w:themeColor="text1"/>
        </w:rPr>
        <w:t xml:space="preserve"> from 1980 to </w:t>
      </w:r>
      <w:del w:id="314" w:author="Robbie Parks" w:date="2019-10-02T07:34:00Z">
        <w:r w:rsidRPr="004C3A2F">
          <w:rPr>
            <w:color w:val="000000" w:themeColor="text1"/>
          </w:rPr>
          <w:delText>2016</w:delText>
        </w:r>
      </w:del>
      <w:ins w:id="315" w:author="Robbie Parks" w:date="2019-10-02T07:34:00Z">
        <w:r w:rsidRPr="00E85AFA">
          <w:rPr>
            <w:color w:val="000000" w:themeColor="text1"/>
          </w:rPr>
          <w:t>201</w:t>
        </w:r>
        <w:r w:rsidR="00300228" w:rsidRPr="00E85AFA">
          <w:rPr>
            <w:color w:val="000000" w:themeColor="text1"/>
          </w:rPr>
          <w:t>7</w:t>
        </w:r>
      </w:ins>
      <w:r w:rsidRPr="00E85AFA">
        <w:rPr>
          <w:color w:val="000000" w:themeColor="text1"/>
        </w:rPr>
        <w:t xml:space="preserve">, by state and month. The value for each state and month is the mean of the absolute size of anomaly, be it cold or warm, and hence gives an indication of the scale of anomalies around the </w:t>
      </w:r>
      <w:del w:id="316" w:author="Robbie Parks" w:date="2019-10-02T07:34:00Z">
        <w:r w:rsidRPr="004C3A2F">
          <w:rPr>
            <w:color w:val="000000" w:themeColor="text1"/>
          </w:rPr>
          <w:delText xml:space="preserve">norm </w:delText>
        </w:r>
      </w:del>
      <w:r w:rsidRPr="00E85AFA">
        <w:rPr>
          <w:color w:val="000000" w:themeColor="text1"/>
        </w:rPr>
        <w:t>local</w:t>
      </w:r>
      <w:ins w:id="317" w:author="Robbie Parks" w:date="2019-10-02T07:34:00Z">
        <w:r w:rsidR="004A283B" w:rsidRPr="00E85AFA">
          <w:rPr>
            <w:color w:val="000000" w:themeColor="text1"/>
          </w:rPr>
          <w:t xml:space="preserve"> </w:t>
        </w:r>
        <w:r w:rsidR="00144923">
          <w:rPr>
            <w:color w:val="000000" w:themeColor="text1"/>
          </w:rPr>
          <w:t>average</w:t>
        </w:r>
      </w:ins>
      <w:r w:rsidRPr="00E85AFA">
        <w:rPr>
          <w:color w:val="000000" w:themeColor="text1"/>
        </w:rPr>
        <w:t xml:space="preserve"> temperatures.</w:t>
      </w:r>
      <w:r w:rsidR="000150FE">
        <w:rPr>
          <w:b/>
          <w:color w:val="000000" w:themeColor="text1"/>
        </w:rPr>
        <w:br w:type="page"/>
      </w:r>
    </w:p>
    <w:p w14:paraId="13CB8F03" w14:textId="2C8ED037" w:rsidR="006C199F" w:rsidRPr="001768A6" w:rsidRDefault="000150FE" w:rsidP="006C199F">
      <w:pPr>
        <w:spacing w:line="480" w:lineRule="auto"/>
        <w:jc w:val="both"/>
        <w:rPr>
          <w:ins w:id="318" w:author="Robbie Parks" w:date="2019-10-02T07:34:00Z"/>
          <w:color w:val="000000" w:themeColor="text1"/>
        </w:rPr>
      </w:pPr>
      <w:ins w:id="319" w:author="Robbie Parks" w:date="2019-10-02T07:34:00Z">
        <w:r w:rsidRPr="00E85AFA">
          <w:rPr>
            <w:rStyle w:val="CommentReference"/>
            <w:rFonts w:asciiTheme="minorHAnsi" w:hAnsiTheme="minorHAnsi" w:cstheme="minorBidi"/>
            <w:lang w:eastAsia="en-US"/>
          </w:rPr>
          <w:lastRenderedPageBreak/>
          <w:t xml:space="preserve"> </w:t>
        </w:r>
      </w:ins>
      <w:r w:rsidR="00DD4894" w:rsidRPr="00E85AFA">
        <w:rPr>
          <w:b/>
          <w:color w:val="000000" w:themeColor="text1"/>
        </w:rPr>
        <w:t xml:space="preserve">Figure </w:t>
      </w:r>
      <w:del w:id="320" w:author="Robbie Parks" w:date="2019-10-02T07:34:00Z">
        <w:r w:rsidR="00A66148" w:rsidRPr="004C3A2F">
          <w:rPr>
            <w:b/>
            <w:color w:val="000000" w:themeColor="text1"/>
          </w:rPr>
          <w:delText>5</w:delText>
        </w:r>
      </w:del>
      <w:ins w:id="321" w:author="Robbie Parks" w:date="2019-10-02T07:34:00Z">
        <w:r w:rsidR="00026F56">
          <w:rPr>
            <w:b/>
            <w:color w:val="000000" w:themeColor="text1"/>
          </w:rPr>
          <w:t>4</w:t>
        </w:r>
      </w:ins>
      <w:r w:rsidR="00DD4894" w:rsidRPr="00E85AFA">
        <w:rPr>
          <w:b/>
          <w:color w:val="000000" w:themeColor="text1"/>
        </w:rPr>
        <w:t>.</w:t>
      </w:r>
      <w:r w:rsidR="00DD4894" w:rsidRPr="00E85AFA">
        <w:rPr>
          <w:color w:val="000000" w:themeColor="text1"/>
        </w:rPr>
        <w:t xml:space="preserve"> Additional annual injury deaths for the </w:t>
      </w:r>
      <w:del w:id="322" w:author="Robbie Parks" w:date="2019-10-02T07:34:00Z">
        <w:r w:rsidR="00DD4894" w:rsidRPr="004C3A2F">
          <w:rPr>
            <w:color w:val="000000" w:themeColor="text1"/>
          </w:rPr>
          <w:delText>2016</w:delText>
        </w:r>
      </w:del>
      <w:ins w:id="323" w:author="Robbie Parks" w:date="2019-10-02T07:34:00Z">
        <w:r w:rsidR="00DD4894" w:rsidRPr="00E85AFA">
          <w:rPr>
            <w:color w:val="000000" w:themeColor="text1"/>
          </w:rPr>
          <w:t>201</w:t>
        </w:r>
        <w:r w:rsidR="007212C0" w:rsidRPr="00E85AFA">
          <w:rPr>
            <w:color w:val="000000" w:themeColor="text1"/>
          </w:rPr>
          <w:t>7</w:t>
        </w:r>
      </w:ins>
      <w:r w:rsidR="00DD4894" w:rsidRPr="00E85AFA">
        <w:rPr>
          <w:color w:val="000000" w:themeColor="text1"/>
        </w:rPr>
        <w:t xml:space="preserve"> US population in year in which each month was +</w:t>
      </w:r>
      <w:del w:id="324" w:author="Robbie Parks" w:date="2019-10-02T07:34:00Z">
        <w:r w:rsidR="00DD4894" w:rsidRPr="004C3A2F">
          <w:rPr>
            <w:rFonts w:eastAsia="Times New Roman"/>
            <w:bCs/>
            <w:color w:val="222222"/>
            <w:shd w:val="clear" w:color="auto" w:fill="FFFFFF"/>
          </w:rPr>
          <w:delText>1</w:delText>
        </w:r>
      </w:del>
      <w:ins w:id="325" w:author="Robbie Parks" w:date="2019-10-02T07:34:00Z">
        <w:r w:rsidR="00F24A27" w:rsidRPr="00E85AFA">
          <w:rPr>
            <w:rFonts w:eastAsia="Times New Roman"/>
            <w:bCs/>
            <w:color w:val="222222"/>
            <w:shd w:val="clear" w:color="auto" w:fill="FFFFFF"/>
          </w:rPr>
          <w:t>2</w:t>
        </w:r>
      </w:ins>
      <w:r w:rsidR="00DD4894" w:rsidRPr="00E85AFA">
        <w:rPr>
          <w:bCs/>
          <w:color w:val="000000" w:themeColor="text1"/>
        </w:rPr>
        <w:t>°C</w:t>
      </w:r>
      <w:r w:rsidR="00DD4894" w:rsidRPr="00E85AFA">
        <w:rPr>
          <w:color w:val="000000" w:themeColor="text1"/>
        </w:rPr>
        <w:t xml:space="preserve"> </w:t>
      </w:r>
      <w:r w:rsidR="00607AE4" w:rsidRPr="00E85AFA">
        <w:rPr>
          <w:color w:val="000000" w:themeColor="text1"/>
        </w:rPr>
        <w:t xml:space="preserve">warmer </w:t>
      </w:r>
      <w:r w:rsidR="00DD4894" w:rsidRPr="00E85AFA">
        <w:rPr>
          <w:color w:val="000000" w:themeColor="text1"/>
        </w:rPr>
        <w:t>compared with 1980-</w:t>
      </w:r>
      <w:del w:id="326" w:author="Robbie Parks" w:date="2019-10-02T07:34:00Z">
        <w:r w:rsidR="00DD4894" w:rsidRPr="004C3A2F">
          <w:rPr>
            <w:color w:val="000000" w:themeColor="text1"/>
          </w:rPr>
          <w:delText>2009 norm</w:delText>
        </w:r>
      </w:del>
      <w:ins w:id="327" w:author="Robbie Parks" w:date="2019-10-02T07:34:00Z">
        <w:r w:rsidR="008813F2">
          <w:rPr>
            <w:color w:val="000000" w:themeColor="text1"/>
          </w:rPr>
          <w:t>2017</w:t>
        </w:r>
        <w:r w:rsidR="008813F2" w:rsidRPr="00E85AFA">
          <w:rPr>
            <w:color w:val="000000" w:themeColor="text1"/>
          </w:rPr>
          <w:t xml:space="preserve"> </w:t>
        </w:r>
        <w:r w:rsidR="008813F2">
          <w:rPr>
            <w:color w:val="000000" w:themeColor="text1"/>
          </w:rPr>
          <w:t>average</w:t>
        </w:r>
      </w:ins>
      <w:r w:rsidR="00DD4894"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del w:id="328" w:author="Robbie Parks" w:date="2019-10-02T07:34:00Z">
        <w:r w:rsidR="00E51470" w:rsidRPr="004C3A2F">
          <w:rPr>
            <w:noProof/>
          </w:rPr>
          <w:delText xml:space="preserve"> </w:delText>
        </w:r>
      </w:del>
      <w:ins w:id="329" w:author="Robbie Parks" w:date="2019-10-02T07:34:00Z">
        <w:r w:rsidR="006C199F">
          <w:rPr>
            <w:noProof/>
          </w:rPr>
          <w:br w:type="page"/>
        </w:r>
      </w:ins>
    </w:p>
    <w:p w14:paraId="45888C81" w14:textId="513A5124" w:rsidR="00E51470" w:rsidRPr="009F1529" w:rsidRDefault="003E64A4" w:rsidP="004B68B4">
      <w:pPr>
        <w:spacing w:line="480" w:lineRule="auto"/>
        <w:jc w:val="both"/>
        <w:rPr>
          <w:bCs/>
        </w:rPr>
      </w:pPr>
      <w:ins w:id="330" w:author="Robbie Parks" w:date="2019-10-02T07:34:00Z">
        <w:r w:rsidRPr="003E64A4">
          <w:rPr>
            <w:b/>
            <w:bCs/>
          </w:rPr>
          <w:lastRenderedPageBreak/>
          <w:t xml:space="preserve">Figure </w:t>
        </w:r>
        <w:r>
          <w:rPr>
            <w:b/>
            <w:bCs/>
          </w:rPr>
          <w:t>5</w:t>
        </w:r>
        <w:r w:rsidRPr="003E64A4">
          <w:rPr>
            <w:b/>
            <w:bCs/>
          </w:rPr>
          <w:t xml:space="preserve">. </w:t>
        </w:r>
        <w:r w:rsidRPr="003E64A4">
          <w:rPr>
            <w:bCs/>
          </w:rPr>
          <w:t xml:space="preserve">Percent change in death rates in year in which each month was </w:t>
        </w:r>
        <w:r w:rsidR="009F1529">
          <w:rPr>
            <w:bCs/>
          </w:rPr>
          <w:t>+</w:t>
        </w:r>
        <w:r w:rsidR="00C47280">
          <w:rPr>
            <w:bCs/>
          </w:rPr>
          <w:t>2</w:t>
        </w:r>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ins>
      <w:r w:rsidR="00E51470" w:rsidRPr="00E85AFA">
        <w:br w:type="page"/>
      </w:r>
    </w:p>
    <w:p w14:paraId="09D3B082" w14:textId="184C6342" w:rsidR="00A620DD" w:rsidRPr="00E85AFA" w:rsidRDefault="00A620DD" w:rsidP="00A620DD">
      <w:pPr>
        <w:spacing w:line="480" w:lineRule="auto"/>
        <w:jc w:val="both"/>
        <w:rPr>
          <w:b/>
        </w:rPr>
      </w:pPr>
      <w:r w:rsidRPr="00E85AFA">
        <w:rPr>
          <w:b/>
        </w:rPr>
        <w:lastRenderedPageBreak/>
        <w:t>References</w:t>
      </w:r>
    </w:p>
    <w:p w14:paraId="1FEF5EA2" w14:textId="6086130C" w:rsidR="00AA656B" w:rsidRPr="00AA656B" w:rsidRDefault="00A620DD" w:rsidP="00AA656B">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00AA656B" w:rsidRPr="00AA656B">
        <w:rPr>
          <w:noProof/>
          <w:lang w:val="en-US"/>
        </w:rPr>
        <w:t>1.</w:t>
      </w:r>
      <w:r w:rsidR="00AA656B" w:rsidRPr="00AA656B">
        <w:rPr>
          <w:noProof/>
          <w:lang w:val="en-US"/>
        </w:rPr>
        <w:tab/>
        <w:t xml:space="preserve">McMichael, A. J., Woodruff, R. E. &amp; Hales, S. Climate change and human health: present and future risks. </w:t>
      </w:r>
      <w:r w:rsidR="00AA656B" w:rsidRPr="00AA656B">
        <w:rPr>
          <w:i/>
          <w:iCs/>
          <w:noProof/>
          <w:lang w:val="en-US"/>
        </w:rPr>
        <w:t>Lancet</w:t>
      </w:r>
      <w:r w:rsidR="00AA656B" w:rsidRPr="00AA656B">
        <w:rPr>
          <w:noProof/>
          <w:lang w:val="en-US"/>
        </w:rPr>
        <w:t xml:space="preserve"> (2006). doi:10.1016/S0140-6736(06)68079-3</w:t>
      </w:r>
    </w:p>
    <w:p w14:paraId="3D0E2EB7"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w:t>
      </w:r>
      <w:r w:rsidRPr="00AA656B">
        <w:rPr>
          <w:noProof/>
          <w:lang w:val="en-US"/>
        </w:rPr>
        <w:tab/>
        <w:t xml:space="preserve">Smith, K. R. </w:t>
      </w:r>
      <w:r w:rsidRPr="00AA656B">
        <w:rPr>
          <w:i/>
          <w:iCs/>
          <w:noProof/>
          <w:lang w:val="en-US"/>
        </w:rPr>
        <w:t>et al.</w:t>
      </w:r>
      <w:r w:rsidRPr="00AA656B">
        <w:rPr>
          <w:noProof/>
          <w:lang w:val="en-US"/>
        </w:rPr>
        <w:t xml:space="preserve"> Human health: impacts, adaptation, and co-benefits. in </w:t>
      </w:r>
      <w:r w:rsidRPr="00AA656B">
        <w:rPr>
          <w:i/>
          <w:iCs/>
          <w:noProof/>
          <w:lang w:val="en-US"/>
        </w:rPr>
        <w:t>Climate Change 2014 Impacts, Adaptation and Vulnerability: Part A: Global and Sectoral Aspects</w:t>
      </w:r>
      <w:r w:rsidRPr="00AA656B">
        <w:rPr>
          <w:noProof/>
          <w:lang w:val="en-US"/>
        </w:rPr>
        <w:t xml:space="preserve"> (2015). doi:10.1017/CBO9781107415379.016</w:t>
      </w:r>
    </w:p>
    <w:p w14:paraId="6422EF5B"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w:t>
      </w:r>
      <w:r w:rsidRPr="00AA656B">
        <w:rPr>
          <w:noProof/>
          <w:lang w:val="en-US"/>
        </w:rPr>
        <w:tab/>
        <w:t xml:space="preserve">Haines, A. &amp; Ebi, K. The imperative for climate action to protect health. </w:t>
      </w:r>
      <w:r w:rsidRPr="00AA656B">
        <w:rPr>
          <w:i/>
          <w:iCs/>
          <w:noProof/>
          <w:lang w:val="en-US"/>
        </w:rPr>
        <w:t>N. Engl. J. Med.</w:t>
      </w:r>
      <w:r w:rsidRPr="00AA656B">
        <w:rPr>
          <w:noProof/>
          <w:lang w:val="en-US"/>
        </w:rPr>
        <w:t xml:space="preserve"> 263–273 (2019).</w:t>
      </w:r>
    </w:p>
    <w:p w14:paraId="2B455DD6"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w:t>
      </w:r>
      <w:r w:rsidRPr="00AA656B">
        <w:rPr>
          <w:noProof/>
          <w:lang w:val="en-US"/>
        </w:rPr>
        <w:tab/>
        <w:t xml:space="preserve">Watts, N. </w:t>
      </w:r>
      <w:r w:rsidRPr="00AA656B">
        <w:rPr>
          <w:i/>
          <w:iCs/>
          <w:noProof/>
          <w:lang w:val="en-US"/>
        </w:rPr>
        <w:t>et al.</w:t>
      </w:r>
      <w:r w:rsidRPr="00AA656B">
        <w:rPr>
          <w:noProof/>
          <w:lang w:val="en-US"/>
        </w:rPr>
        <w:t xml:space="preserve"> The 2018 report of the Lancet Countdown on health and climate change: shaping health of nations for centuries to come. </w:t>
      </w:r>
      <w:r w:rsidRPr="00AA656B">
        <w:rPr>
          <w:i/>
          <w:iCs/>
          <w:noProof/>
          <w:lang w:val="en-US"/>
        </w:rPr>
        <w:t>Lancet</w:t>
      </w:r>
      <w:r w:rsidRPr="00AA656B">
        <w:rPr>
          <w:noProof/>
          <w:lang w:val="en-US"/>
        </w:rPr>
        <w:t xml:space="preserve"> </w:t>
      </w:r>
      <w:r w:rsidRPr="00AA656B">
        <w:rPr>
          <w:b/>
          <w:bCs/>
          <w:noProof/>
          <w:lang w:val="en-US"/>
        </w:rPr>
        <w:t>6736</w:t>
      </w:r>
      <w:r w:rsidRPr="00AA656B">
        <w:rPr>
          <w:noProof/>
          <w:lang w:val="en-US"/>
        </w:rPr>
        <w:t>, 1–4 (2018).</w:t>
      </w:r>
    </w:p>
    <w:p w14:paraId="1F2DA42D"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5.</w:t>
      </w:r>
      <w:r w:rsidRPr="00AA656B">
        <w:rPr>
          <w:noProof/>
          <w:lang w:val="en-US"/>
        </w:rPr>
        <w:tab/>
        <w:t xml:space="preserve">Huang, C. </w:t>
      </w:r>
      <w:r w:rsidRPr="00AA656B">
        <w:rPr>
          <w:i/>
          <w:iCs/>
          <w:noProof/>
          <w:lang w:val="en-US"/>
        </w:rPr>
        <w:t>et al.</w:t>
      </w:r>
      <w:r w:rsidRPr="00AA656B">
        <w:rPr>
          <w:noProof/>
          <w:lang w:val="en-US"/>
        </w:rPr>
        <w:t xml:space="preserve"> Projecting future heat-related mortality under climate change scenarios: a systematic review. </w:t>
      </w:r>
      <w:r w:rsidRPr="00AA656B">
        <w:rPr>
          <w:i/>
          <w:iCs/>
          <w:noProof/>
          <w:lang w:val="en-US"/>
        </w:rPr>
        <w:t>Environ. Health Perspect.</w:t>
      </w:r>
      <w:r w:rsidRPr="00AA656B">
        <w:rPr>
          <w:noProof/>
          <w:lang w:val="en-US"/>
        </w:rPr>
        <w:t xml:space="preserve"> (2011). doi:10.1289/ehp.1103456</w:t>
      </w:r>
    </w:p>
    <w:p w14:paraId="35000620"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6.</w:t>
      </w:r>
      <w:r w:rsidRPr="00AA656B">
        <w:rPr>
          <w:noProof/>
          <w:lang w:val="en-US"/>
        </w:rPr>
        <w:tab/>
        <w:t xml:space="preserve">Gasparrini, A. </w:t>
      </w:r>
      <w:r w:rsidRPr="00AA656B">
        <w:rPr>
          <w:i/>
          <w:iCs/>
          <w:noProof/>
          <w:lang w:val="en-US"/>
        </w:rPr>
        <w:t>et al.</w:t>
      </w:r>
      <w:r w:rsidRPr="00AA656B">
        <w:rPr>
          <w:noProof/>
          <w:lang w:val="en-US"/>
        </w:rPr>
        <w:t xml:space="preserve"> Projections of temperature-related excess mortality under climate change scenarios. </w:t>
      </w:r>
      <w:r w:rsidRPr="00AA656B">
        <w:rPr>
          <w:i/>
          <w:iCs/>
          <w:noProof/>
          <w:lang w:val="en-US"/>
        </w:rPr>
        <w:t>Lancet Planet. Heal.</w:t>
      </w:r>
      <w:r w:rsidRPr="00AA656B">
        <w:rPr>
          <w:noProof/>
          <w:lang w:val="en-US"/>
        </w:rPr>
        <w:t xml:space="preserve"> (2017). doi:10.1016/S2542-5196(17)30156-0</w:t>
      </w:r>
    </w:p>
    <w:p w14:paraId="5CF7C0CE"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7.</w:t>
      </w:r>
      <w:r w:rsidRPr="00AA656B">
        <w:rPr>
          <w:noProof/>
          <w:lang w:val="en-US"/>
        </w:rPr>
        <w:tab/>
        <w:t xml:space="preserve">Burke, M. </w:t>
      </w:r>
      <w:r w:rsidRPr="00AA656B">
        <w:rPr>
          <w:i/>
          <w:iCs/>
          <w:noProof/>
          <w:lang w:val="en-US"/>
        </w:rPr>
        <w:t>et al.</w:t>
      </w:r>
      <w:r w:rsidRPr="00AA656B">
        <w:rPr>
          <w:noProof/>
          <w:lang w:val="en-US"/>
        </w:rPr>
        <w:t xml:space="preserve"> Higher temperatures increase suicide rates in the United States and Mexico. </w:t>
      </w:r>
      <w:r w:rsidRPr="00AA656B">
        <w:rPr>
          <w:i/>
          <w:iCs/>
          <w:noProof/>
          <w:lang w:val="en-US"/>
        </w:rPr>
        <w:t>Nat. Clim. Chang.</w:t>
      </w:r>
      <w:r w:rsidRPr="00AA656B">
        <w:rPr>
          <w:noProof/>
          <w:lang w:val="en-US"/>
        </w:rPr>
        <w:t xml:space="preserve"> (2018). doi:10.1038/s41558-018-0222-x</w:t>
      </w:r>
    </w:p>
    <w:p w14:paraId="27AC8E1B"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8.</w:t>
      </w:r>
      <w:r w:rsidRPr="00AA656B">
        <w:rPr>
          <w:noProof/>
          <w:lang w:val="en-US"/>
        </w:rPr>
        <w:tab/>
        <w:t xml:space="preserve">Rey, G. </w:t>
      </w:r>
      <w:r w:rsidRPr="00AA656B">
        <w:rPr>
          <w:i/>
          <w:iCs/>
          <w:noProof/>
          <w:lang w:val="en-US"/>
        </w:rPr>
        <w:t>et al.</w:t>
      </w:r>
      <w:r w:rsidRPr="00AA656B">
        <w:rPr>
          <w:noProof/>
          <w:lang w:val="en-US"/>
        </w:rPr>
        <w:t xml:space="preserve"> The impact of major heat waves on all-cause and cause-specific mortality in France from 1971 to 2003. </w:t>
      </w:r>
      <w:r w:rsidRPr="00AA656B">
        <w:rPr>
          <w:i/>
          <w:iCs/>
          <w:noProof/>
          <w:lang w:val="en-US"/>
        </w:rPr>
        <w:t>Int. Arch. Occup. Environ. Health</w:t>
      </w:r>
      <w:r w:rsidRPr="00AA656B">
        <w:rPr>
          <w:noProof/>
          <w:lang w:val="en-US"/>
        </w:rPr>
        <w:t xml:space="preserve"> (2007). doi:10.1007/s00420-007-0173-4</w:t>
      </w:r>
    </w:p>
    <w:p w14:paraId="21D47189"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9.</w:t>
      </w:r>
      <w:r w:rsidRPr="00AA656B">
        <w:rPr>
          <w:noProof/>
          <w:lang w:val="en-US"/>
        </w:rPr>
        <w:tab/>
        <w:t xml:space="preserve">Orru, H. &amp; Åström, D. O. Increases in external cause mortality due to high and low temperatures: evidence from northeastern Europe. </w:t>
      </w:r>
      <w:r w:rsidRPr="00AA656B">
        <w:rPr>
          <w:i/>
          <w:iCs/>
          <w:noProof/>
          <w:lang w:val="en-US"/>
        </w:rPr>
        <w:t>Int. J. Biometeorol.</w:t>
      </w:r>
      <w:r w:rsidRPr="00AA656B">
        <w:rPr>
          <w:noProof/>
          <w:lang w:val="en-US"/>
        </w:rPr>
        <w:t xml:space="preserve"> (2017). doi:10.1007/s00484-016-1270-4</w:t>
      </w:r>
    </w:p>
    <w:p w14:paraId="6E14526F"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10.</w:t>
      </w:r>
      <w:r w:rsidRPr="00AA656B">
        <w:rPr>
          <w:noProof/>
          <w:lang w:val="en-US"/>
        </w:rPr>
        <w:tab/>
        <w:t xml:space="preserve">Parks, R. M., Bennett, J. E., Foreman, K. J., Toumi, R. &amp; Ezzati, M. National and regional seasonal dynamics of all-cause and cause-specific mortality in the USA from 1980 to 2016. </w:t>
      </w:r>
      <w:r w:rsidRPr="00AA656B">
        <w:rPr>
          <w:i/>
          <w:iCs/>
          <w:noProof/>
          <w:lang w:val="en-US"/>
        </w:rPr>
        <w:t>Elife</w:t>
      </w:r>
      <w:r w:rsidRPr="00AA656B">
        <w:rPr>
          <w:noProof/>
          <w:lang w:val="en-US"/>
        </w:rPr>
        <w:t xml:space="preserve"> </w:t>
      </w:r>
      <w:r w:rsidRPr="00AA656B">
        <w:rPr>
          <w:b/>
          <w:bCs/>
          <w:noProof/>
          <w:lang w:val="en-US"/>
        </w:rPr>
        <w:t>7</w:t>
      </w:r>
      <w:r w:rsidRPr="00AA656B">
        <w:rPr>
          <w:noProof/>
          <w:lang w:val="en-US"/>
        </w:rPr>
        <w:t>, (2018).</w:t>
      </w:r>
    </w:p>
    <w:p w14:paraId="1CAB58F9"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11.</w:t>
      </w:r>
      <w:r w:rsidRPr="00AA656B">
        <w:rPr>
          <w:noProof/>
          <w:lang w:val="en-US"/>
        </w:rPr>
        <w:tab/>
        <w:t xml:space="preserve">Rau, R. Seasonality in human mortality. A demographic approach. </w:t>
      </w:r>
      <w:r w:rsidRPr="00AA656B">
        <w:rPr>
          <w:i/>
          <w:iCs/>
          <w:noProof/>
          <w:lang w:val="en-US"/>
        </w:rPr>
        <w:t>Wirtschafts- und Sozialwissenschaftlichen Fak.</w:t>
      </w:r>
      <w:r w:rsidRPr="00AA656B">
        <w:rPr>
          <w:noProof/>
          <w:lang w:val="en-US"/>
        </w:rPr>
        <w:t xml:space="preserve"> </w:t>
      </w:r>
      <w:r w:rsidRPr="00AA656B">
        <w:rPr>
          <w:b/>
          <w:bCs/>
          <w:noProof/>
          <w:lang w:val="en-US"/>
        </w:rPr>
        <w:t>PhD</w:t>
      </w:r>
      <w:r w:rsidRPr="00AA656B">
        <w:rPr>
          <w:noProof/>
          <w:lang w:val="en-US"/>
        </w:rPr>
        <w:t>, 361 (2004).</w:t>
      </w:r>
    </w:p>
    <w:p w14:paraId="7DD697A2" w14:textId="77777777" w:rsidR="00EF4FC9" w:rsidRPr="00EF4FC9" w:rsidRDefault="00EF4FC9" w:rsidP="00EF4FC9">
      <w:pPr>
        <w:widowControl w:val="0"/>
        <w:autoSpaceDE w:val="0"/>
        <w:autoSpaceDN w:val="0"/>
        <w:adjustRightInd w:val="0"/>
        <w:ind w:left="640" w:hanging="640"/>
        <w:rPr>
          <w:del w:id="331" w:author="Robbie Parks" w:date="2019-10-02T07:34:00Z"/>
          <w:noProof/>
          <w:lang w:val="en-US"/>
        </w:rPr>
      </w:pPr>
      <w:del w:id="332" w:author="Robbie Parks" w:date="2019-10-02T07:34:00Z">
        <w:r w:rsidRPr="00EF4FC9">
          <w:rPr>
            <w:noProof/>
            <w:lang w:val="en-US"/>
          </w:rPr>
          <w:delText>12.</w:delText>
        </w:r>
        <w:r w:rsidRPr="00EF4FC9">
          <w:rPr>
            <w:noProof/>
            <w:lang w:val="en-US"/>
          </w:rPr>
          <w:tab/>
          <w:delText xml:space="preserve">Xu, J. Unintentional drowning deaths in the United States, 1999-2010. </w:delText>
        </w:r>
        <w:r w:rsidRPr="00EF4FC9">
          <w:rPr>
            <w:i/>
            <w:iCs/>
            <w:noProof/>
            <w:lang w:val="en-US"/>
          </w:rPr>
          <w:delText>NCHS Data Brief</w:delText>
        </w:r>
        <w:r w:rsidRPr="00EF4FC9">
          <w:rPr>
            <w:noProof/>
            <w:lang w:val="en-US"/>
          </w:rPr>
          <w:delText xml:space="preserve"> (2014).</w:delText>
        </w:r>
      </w:del>
    </w:p>
    <w:p w14:paraId="74810A9E" w14:textId="2C8410E6" w:rsidR="00AA656B" w:rsidRPr="00AA656B" w:rsidRDefault="00EF4FC9" w:rsidP="00AA656B">
      <w:pPr>
        <w:widowControl w:val="0"/>
        <w:autoSpaceDE w:val="0"/>
        <w:autoSpaceDN w:val="0"/>
        <w:adjustRightInd w:val="0"/>
        <w:ind w:left="640" w:hanging="640"/>
        <w:rPr>
          <w:moveTo w:id="333" w:author="Robbie Parks" w:date="2019-10-02T07:34:00Z"/>
          <w:noProof/>
          <w:lang w:val="en-US"/>
        </w:rPr>
      </w:pPr>
      <w:del w:id="334" w:author="Robbie Parks" w:date="2019-10-02T07:34:00Z">
        <w:r w:rsidRPr="00EF4FC9">
          <w:rPr>
            <w:noProof/>
            <w:lang w:val="en-US"/>
          </w:rPr>
          <w:delText>13.</w:delText>
        </w:r>
      </w:del>
      <w:ins w:id="335" w:author="Robbie Parks" w:date="2019-10-02T07:34:00Z">
        <w:r w:rsidR="00AA656B" w:rsidRPr="00AA656B">
          <w:rPr>
            <w:noProof/>
            <w:lang w:val="en-US"/>
          </w:rPr>
          <w:t>12</w:t>
        </w:r>
      </w:ins>
      <w:moveToRangeStart w:id="336" w:author="Robbie Parks" w:date="2019-10-02T07:34:00Z" w:name="move20894064"/>
      <w:moveTo w:id="337" w:author="Robbie Parks" w:date="2019-10-02T07:34:00Z">
        <w:r w:rsidR="00AA656B" w:rsidRPr="00AA656B">
          <w:rPr>
            <w:noProof/>
            <w:lang w:val="en-US"/>
          </w:rPr>
          <w:t>.</w:t>
        </w:r>
        <w:r w:rsidR="00AA656B" w:rsidRPr="00AA656B">
          <w:rPr>
            <w:noProof/>
            <w:lang w:val="en-US"/>
          </w:rPr>
          <w:tab/>
          <w:t xml:space="preserve">Datla, S., Sahu, P., Roh, H.-J. &amp; Sharma, S. A comprehensive analysis of the association of highway traffic with winter weather conditions. </w:t>
        </w:r>
        <w:r w:rsidR="00AA656B" w:rsidRPr="00AA656B">
          <w:rPr>
            <w:i/>
            <w:iCs/>
            <w:noProof/>
            <w:lang w:val="en-US"/>
          </w:rPr>
          <w:t>Procedia - Soc. Behav. Sci.</w:t>
        </w:r>
        <w:r w:rsidR="00AA656B" w:rsidRPr="00AA656B">
          <w:rPr>
            <w:noProof/>
            <w:lang w:val="en-US"/>
          </w:rPr>
          <w:t xml:space="preserve"> (2013). doi:10.1016/j.sbspro.2013.11.143</w:t>
        </w:r>
      </w:moveTo>
    </w:p>
    <w:moveToRangeEnd w:id="336"/>
    <w:p w14:paraId="15813827" w14:textId="77777777" w:rsidR="00AA656B" w:rsidRPr="00AA656B" w:rsidRDefault="00AA656B" w:rsidP="00AA656B">
      <w:pPr>
        <w:widowControl w:val="0"/>
        <w:autoSpaceDE w:val="0"/>
        <w:autoSpaceDN w:val="0"/>
        <w:adjustRightInd w:val="0"/>
        <w:ind w:left="640" w:hanging="640"/>
        <w:rPr>
          <w:moveTo w:id="338" w:author="Robbie Parks" w:date="2019-10-02T07:34:00Z"/>
          <w:noProof/>
          <w:lang w:val="en-US"/>
        </w:rPr>
      </w:pPr>
      <w:ins w:id="339" w:author="Robbie Parks" w:date="2019-10-02T07:34:00Z">
        <w:r w:rsidRPr="00AA656B">
          <w:rPr>
            <w:noProof/>
            <w:lang w:val="en-US"/>
          </w:rPr>
          <w:t>13</w:t>
        </w:r>
      </w:ins>
      <w:moveToRangeStart w:id="340" w:author="Robbie Parks" w:date="2019-10-02T07:34:00Z" w:name="move20894065"/>
      <w:moveTo w:id="341" w:author="Robbie Parks" w:date="2019-10-02T07:34:00Z">
        <w:r w:rsidRPr="00AA656B">
          <w:rPr>
            <w:noProof/>
            <w:lang w:val="en-US"/>
          </w:rPr>
          <w:t>.</w:t>
        </w:r>
        <w:r w:rsidRPr="00AA656B">
          <w:rPr>
            <w:noProof/>
            <w:lang w:val="en-US"/>
          </w:rPr>
          <w:tab/>
          <w:t xml:space="preserve">Roh, H.-J., Sahu, P. K., Sharma, S., Datla, S. &amp; Mehran, B. Statistical investigations of snowfall and temperature interaction with passenger car and truck traffic on primary highways in Canada. </w:t>
        </w:r>
        <w:r w:rsidRPr="00AA656B">
          <w:rPr>
            <w:i/>
            <w:iCs/>
            <w:noProof/>
            <w:lang w:val="en-US"/>
          </w:rPr>
          <w:t>J. Cold Reg. Eng.</w:t>
        </w:r>
        <w:r w:rsidRPr="00AA656B">
          <w:rPr>
            <w:noProof/>
            <w:lang w:val="en-US"/>
          </w:rPr>
          <w:t xml:space="preserve"> (2016). doi:10.1061/(ASCE)CR.1943-5495.0000099</w:t>
        </w:r>
      </w:moveTo>
    </w:p>
    <w:moveToRangeEnd w:id="340"/>
    <w:p w14:paraId="1953E140" w14:textId="77777777" w:rsidR="00AA656B" w:rsidRPr="00AA656B" w:rsidRDefault="00AA656B" w:rsidP="00AA656B">
      <w:pPr>
        <w:widowControl w:val="0"/>
        <w:autoSpaceDE w:val="0"/>
        <w:autoSpaceDN w:val="0"/>
        <w:adjustRightInd w:val="0"/>
        <w:ind w:left="640" w:hanging="640"/>
        <w:rPr>
          <w:moveTo w:id="342" w:author="Robbie Parks" w:date="2019-10-02T07:34:00Z"/>
          <w:noProof/>
          <w:lang w:val="en-US"/>
        </w:rPr>
      </w:pPr>
      <w:ins w:id="343" w:author="Robbie Parks" w:date="2019-10-02T07:34:00Z">
        <w:r w:rsidRPr="00AA656B">
          <w:rPr>
            <w:noProof/>
            <w:lang w:val="en-US"/>
          </w:rPr>
          <w:t>14</w:t>
        </w:r>
      </w:ins>
      <w:moveToRangeStart w:id="344" w:author="Robbie Parks" w:date="2019-10-02T07:34:00Z" w:name="move20894066"/>
      <w:moveTo w:id="345" w:author="Robbie Parks" w:date="2019-10-02T07:34:00Z">
        <w:r w:rsidRPr="00AA656B">
          <w:rPr>
            <w:noProof/>
            <w:lang w:val="en-US"/>
          </w:rPr>
          <w:t>.</w:t>
        </w:r>
        <w:r w:rsidRPr="00AA656B">
          <w:rPr>
            <w:noProof/>
            <w:lang w:val="en-US"/>
          </w:rPr>
          <w:tab/>
          <w:t xml:space="preserve">Roh, H.-J., Datla, S. &amp; Sharma, S. Effect of snow, temperature and their interaction on highway truck traffic. </w:t>
        </w:r>
        <w:r w:rsidRPr="00AA656B">
          <w:rPr>
            <w:i/>
            <w:iCs/>
            <w:noProof/>
            <w:lang w:val="en-US"/>
          </w:rPr>
          <w:t>J. Transp. Techn.</w:t>
        </w:r>
        <w:r w:rsidRPr="00AA656B">
          <w:rPr>
            <w:noProof/>
            <w:lang w:val="en-US"/>
          </w:rPr>
          <w:t xml:space="preserve"> (2013). doi:10.4236/jtts.2013.31003</w:t>
        </w:r>
      </w:moveTo>
    </w:p>
    <w:moveToRangeEnd w:id="344"/>
    <w:p w14:paraId="41F506C0" w14:textId="77777777" w:rsidR="00AA656B" w:rsidRPr="00AA656B" w:rsidRDefault="00AA656B" w:rsidP="00AA656B">
      <w:pPr>
        <w:widowControl w:val="0"/>
        <w:autoSpaceDE w:val="0"/>
        <w:autoSpaceDN w:val="0"/>
        <w:adjustRightInd w:val="0"/>
        <w:ind w:left="640" w:hanging="640"/>
        <w:rPr>
          <w:moveTo w:id="346" w:author="Robbie Parks" w:date="2019-10-02T07:34:00Z"/>
          <w:noProof/>
          <w:lang w:val="en-US"/>
        </w:rPr>
      </w:pPr>
      <w:ins w:id="347" w:author="Robbie Parks" w:date="2019-10-02T07:34:00Z">
        <w:r w:rsidRPr="00AA656B">
          <w:rPr>
            <w:noProof/>
            <w:lang w:val="en-US"/>
          </w:rPr>
          <w:t>15</w:t>
        </w:r>
      </w:ins>
      <w:moveToRangeStart w:id="348" w:author="Robbie Parks" w:date="2019-10-02T07:34:00Z" w:name="move20894067"/>
      <w:moveTo w:id="349" w:author="Robbie Parks" w:date="2019-10-02T07:34:00Z">
        <w:r w:rsidRPr="00AA656B">
          <w:rPr>
            <w:noProof/>
            <w:lang w:val="en-US"/>
          </w:rPr>
          <w:t>.</w:t>
        </w:r>
        <w:r w:rsidRPr="00AA656B">
          <w:rPr>
            <w:noProof/>
            <w:lang w:val="en-US"/>
          </w:rPr>
          <w:tab/>
          <w:t xml:space="preserve">Roh, H. J., Sharma, S. &amp; Sahu, P. K. Modeling snow and cold effects for classified highway traffic volumes. </w:t>
        </w:r>
        <w:r w:rsidRPr="00AA656B">
          <w:rPr>
            <w:i/>
            <w:iCs/>
            <w:noProof/>
            <w:lang w:val="en-US"/>
          </w:rPr>
          <w:t>KSCE J. Civ. Eng.</w:t>
        </w:r>
        <w:r w:rsidRPr="00AA656B">
          <w:rPr>
            <w:noProof/>
            <w:lang w:val="en-US"/>
          </w:rPr>
          <w:t xml:space="preserve"> (2016). doi:10.1007/s12205-015-0236-0</w:t>
        </w:r>
      </w:moveTo>
    </w:p>
    <w:p w14:paraId="61890286" w14:textId="77777777" w:rsidR="00AA656B" w:rsidRPr="00AA656B" w:rsidRDefault="00AA656B" w:rsidP="00AA656B">
      <w:pPr>
        <w:widowControl w:val="0"/>
        <w:autoSpaceDE w:val="0"/>
        <w:autoSpaceDN w:val="0"/>
        <w:adjustRightInd w:val="0"/>
        <w:ind w:left="640" w:hanging="640"/>
        <w:rPr>
          <w:moveFrom w:id="350" w:author="Robbie Parks" w:date="2019-10-02T07:34:00Z"/>
          <w:noProof/>
          <w:lang w:val="en-US"/>
        </w:rPr>
      </w:pPr>
      <w:moveFromRangeStart w:id="351" w:author="Robbie Parks" w:date="2019-10-02T07:34:00Z" w:name="move20894068"/>
      <w:moveToRangeEnd w:id="348"/>
      <w:moveFrom w:id="352" w:author="Robbie Parks" w:date="2019-10-02T07:34:00Z">
        <w:r w:rsidRPr="00AA656B">
          <w:rPr>
            <w:noProof/>
            <w:lang w:val="en-US"/>
          </w:rPr>
          <w:tab/>
          <w:t xml:space="preserve">Ambrose, A. F., Paul, G. &amp; Hausdorff, J. M. Risk factors for falls among older adults: a review of the literature. </w:t>
        </w:r>
        <w:r w:rsidRPr="00AA656B">
          <w:rPr>
            <w:i/>
            <w:iCs/>
            <w:noProof/>
            <w:lang w:val="en-US"/>
          </w:rPr>
          <w:t>Maturitas</w:t>
        </w:r>
        <w:r w:rsidRPr="00AA656B">
          <w:rPr>
            <w:noProof/>
            <w:lang w:val="en-US"/>
          </w:rPr>
          <w:t xml:space="preserve"> (2013). doi:10.1016/j.maturitas.2013.02.009</w:t>
        </w:r>
      </w:moveFrom>
    </w:p>
    <w:moveFromRangeEnd w:id="351"/>
    <w:p w14:paraId="122FEB39" w14:textId="77777777" w:rsidR="00AA656B" w:rsidRPr="00AA656B" w:rsidRDefault="00EF4FC9" w:rsidP="00AA656B">
      <w:pPr>
        <w:widowControl w:val="0"/>
        <w:autoSpaceDE w:val="0"/>
        <w:autoSpaceDN w:val="0"/>
        <w:adjustRightInd w:val="0"/>
        <w:ind w:left="640" w:hanging="640"/>
        <w:rPr>
          <w:moveFrom w:id="353" w:author="Robbie Parks" w:date="2019-10-02T07:34:00Z"/>
          <w:noProof/>
          <w:lang w:val="en-US"/>
        </w:rPr>
      </w:pPr>
      <w:del w:id="354" w:author="Robbie Parks" w:date="2019-10-02T07:34:00Z">
        <w:r w:rsidRPr="00EF4FC9">
          <w:rPr>
            <w:noProof/>
            <w:lang w:val="en-US"/>
          </w:rPr>
          <w:delText>14.</w:delText>
        </w:r>
      </w:del>
      <w:moveFromRangeStart w:id="355" w:author="Robbie Parks" w:date="2019-10-02T07:34:00Z" w:name="move20894069"/>
      <w:moveFrom w:id="356" w:author="Robbie Parks" w:date="2019-10-02T07:34:00Z">
        <w:r w:rsidR="00AA656B" w:rsidRPr="00AA656B">
          <w:rPr>
            <w:noProof/>
            <w:lang w:val="en-US"/>
          </w:rPr>
          <w:tab/>
          <w:t xml:space="preserve">Bobb, J. F. </w:t>
        </w:r>
        <w:r w:rsidR="00AA656B" w:rsidRPr="00AA656B">
          <w:rPr>
            <w:i/>
            <w:iCs/>
            <w:noProof/>
            <w:lang w:val="en-US"/>
          </w:rPr>
          <w:t>et al.</w:t>
        </w:r>
        <w:r w:rsidR="00AA656B" w:rsidRPr="00AA656B">
          <w:rPr>
            <w:noProof/>
            <w:lang w:val="en-US"/>
          </w:rPr>
          <w:t xml:space="preserve"> Time-course of cause-specific hospital admissions during snowstorms: an analysis of electronic medical records from major hospitals in Boston, Massachusetts. </w:t>
        </w:r>
        <w:r w:rsidR="00AA656B" w:rsidRPr="00AA656B">
          <w:rPr>
            <w:i/>
            <w:iCs/>
            <w:noProof/>
            <w:lang w:val="en-US"/>
          </w:rPr>
          <w:t>Am. J. Epidemiol.</w:t>
        </w:r>
        <w:r w:rsidR="00AA656B" w:rsidRPr="00AA656B">
          <w:rPr>
            <w:noProof/>
            <w:lang w:val="en-US"/>
          </w:rPr>
          <w:t xml:space="preserve"> </w:t>
        </w:r>
        <w:r w:rsidR="00AA656B" w:rsidRPr="00AA656B">
          <w:rPr>
            <w:b/>
            <w:bCs/>
            <w:noProof/>
            <w:lang w:val="en-US"/>
          </w:rPr>
          <w:t>185</w:t>
        </w:r>
        <w:r w:rsidR="00AA656B" w:rsidRPr="00AA656B">
          <w:rPr>
            <w:noProof/>
            <w:lang w:val="en-US"/>
          </w:rPr>
          <w:t>, 283–294 (2017).</w:t>
        </w:r>
      </w:moveFrom>
    </w:p>
    <w:moveFromRangeEnd w:id="355"/>
    <w:p w14:paraId="19FD9922" w14:textId="77777777" w:rsidR="00AA656B" w:rsidRPr="00AA656B" w:rsidRDefault="00EF4FC9" w:rsidP="00AA656B">
      <w:pPr>
        <w:widowControl w:val="0"/>
        <w:autoSpaceDE w:val="0"/>
        <w:autoSpaceDN w:val="0"/>
        <w:adjustRightInd w:val="0"/>
        <w:ind w:left="640" w:hanging="640"/>
        <w:rPr>
          <w:moveFrom w:id="357" w:author="Robbie Parks" w:date="2019-10-02T07:34:00Z"/>
          <w:noProof/>
          <w:lang w:val="en-US"/>
        </w:rPr>
      </w:pPr>
      <w:del w:id="358" w:author="Robbie Parks" w:date="2019-10-02T07:34:00Z">
        <w:r w:rsidRPr="00EF4FC9">
          <w:rPr>
            <w:noProof/>
            <w:lang w:val="en-US"/>
          </w:rPr>
          <w:delText>15.</w:delText>
        </w:r>
      </w:del>
      <w:moveFromRangeStart w:id="359" w:author="Robbie Parks" w:date="2019-10-02T07:34:00Z" w:name="move20894070"/>
      <w:moveFrom w:id="360" w:author="Robbie Parks" w:date="2019-10-02T07:34:00Z">
        <w:r w:rsidR="00AA656B" w:rsidRPr="00AA656B">
          <w:rPr>
            <w:noProof/>
            <w:lang w:val="en-US"/>
          </w:rPr>
          <w:tab/>
          <w:t xml:space="preserve">Kelsey, J. L. </w:t>
        </w:r>
        <w:r w:rsidR="00AA656B" w:rsidRPr="00AA656B">
          <w:rPr>
            <w:i/>
            <w:iCs/>
            <w:noProof/>
            <w:lang w:val="en-US"/>
          </w:rPr>
          <w:t>et al.</w:t>
        </w:r>
        <w:r w:rsidR="00AA656B" w:rsidRPr="00AA656B">
          <w:rPr>
            <w:noProof/>
            <w:lang w:val="en-US"/>
          </w:rPr>
          <w:t xml:space="preserve"> Indoor and outdoor falls in older adults are different: the maintenance of balance, independent living, intellect, and zest in the elderly of Boston study. </w:t>
        </w:r>
        <w:r w:rsidR="00AA656B" w:rsidRPr="00AA656B">
          <w:rPr>
            <w:i/>
            <w:iCs/>
            <w:noProof/>
            <w:lang w:val="en-US"/>
          </w:rPr>
          <w:t>J. Am. Geriatr. Soc.</w:t>
        </w:r>
        <w:r w:rsidR="00AA656B" w:rsidRPr="00AA656B">
          <w:rPr>
            <w:noProof/>
            <w:lang w:val="en-US"/>
          </w:rPr>
          <w:t xml:space="preserve"> (2010). doi:10.1111/j.1532-5415.2010.03062.x</w:t>
        </w:r>
      </w:moveFrom>
    </w:p>
    <w:moveFromRangeEnd w:id="359"/>
    <w:p w14:paraId="7010DDEC" w14:textId="535FB708" w:rsidR="00AA656B" w:rsidRPr="00AA656B" w:rsidRDefault="00AA656B" w:rsidP="00AA656B">
      <w:pPr>
        <w:widowControl w:val="0"/>
        <w:autoSpaceDE w:val="0"/>
        <w:autoSpaceDN w:val="0"/>
        <w:adjustRightInd w:val="0"/>
        <w:ind w:left="640" w:hanging="640"/>
        <w:rPr>
          <w:noProof/>
          <w:lang w:val="en-US"/>
        </w:rPr>
      </w:pPr>
      <w:r w:rsidRPr="00AA656B">
        <w:rPr>
          <w:noProof/>
          <w:lang w:val="en-US"/>
        </w:rPr>
        <w:t>16.</w:t>
      </w:r>
      <w:r w:rsidRPr="00AA656B">
        <w:rPr>
          <w:noProof/>
          <w:lang w:val="en-US"/>
        </w:rPr>
        <w:tab/>
        <w:t xml:space="preserve">Daanen, H. A. M., Van De Vliert, E. &amp; Huang, X. Driving performance in cold, warm, and thermoneutral environments. </w:t>
      </w:r>
      <w:r w:rsidRPr="00AA656B">
        <w:rPr>
          <w:i/>
          <w:iCs/>
          <w:noProof/>
          <w:lang w:val="en-US"/>
        </w:rPr>
        <w:t>Appl. Ergon.</w:t>
      </w:r>
      <w:r w:rsidRPr="00AA656B">
        <w:rPr>
          <w:noProof/>
          <w:lang w:val="en-US"/>
        </w:rPr>
        <w:t xml:space="preserve"> (2003). doi:10.1016/S0003-6870(03)00055-3</w:t>
      </w:r>
    </w:p>
    <w:p w14:paraId="521E8F55"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17.</w:t>
      </w:r>
      <w:r w:rsidRPr="00AA656B">
        <w:rPr>
          <w:noProof/>
          <w:lang w:val="en-US"/>
        </w:rPr>
        <w:tab/>
        <w:t xml:space="preserve">Zlatoper, T. J. Determinants of motor vehicle deaths in the United States: a cross-sectional analysis. </w:t>
      </w:r>
      <w:r w:rsidRPr="00AA656B">
        <w:rPr>
          <w:i/>
          <w:iCs/>
          <w:noProof/>
          <w:lang w:val="en-US"/>
        </w:rPr>
        <w:t>Accid. Anal. Prev.</w:t>
      </w:r>
      <w:r w:rsidRPr="00AA656B">
        <w:rPr>
          <w:noProof/>
          <w:lang w:val="en-US"/>
        </w:rPr>
        <w:t xml:space="preserve"> (1991). doi:10.1016/0001-4575(91)90062-A</w:t>
      </w:r>
    </w:p>
    <w:p w14:paraId="796D9F9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18.</w:t>
      </w:r>
      <w:r w:rsidRPr="00AA656B">
        <w:rPr>
          <w:noProof/>
          <w:lang w:val="en-US"/>
        </w:rPr>
        <w:tab/>
        <w:t xml:space="preserve">Mackie, R. R. &amp; Hanlon, J. F. . O. A study of the combined effects of extented driving and heat stress on driver arousal and performance. in </w:t>
      </w:r>
      <w:r w:rsidRPr="00AA656B">
        <w:rPr>
          <w:i/>
          <w:iCs/>
          <w:noProof/>
          <w:lang w:val="en-US"/>
        </w:rPr>
        <w:t>Symposium on relationships among theory, physiological correlates, and operational performance</w:t>
      </w:r>
      <w:r w:rsidRPr="00AA656B">
        <w:rPr>
          <w:noProof/>
          <w:lang w:val="en-US"/>
        </w:rPr>
        <w:t xml:space="preserve"> (1976). doi:10.1007/978-1-4684-2529-1_25</w:t>
      </w:r>
    </w:p>
    <w:p w14:paraId="7D9083C0"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19.</w:t>
      </w:r>
      <w:r w:rsidRPr="00AA656B">
        <w:rPr>
          <w:noProof/>
          <w:lang w:val="en-US"/>
        </w:rPr>
        <w:tab/>
        <w:t xml:space="preserve">Wyon, D. P., Wyon, I. &amp; Norin, F. Effects of moderate heat stress on driver vigilance </w:t>
      </w:r>
      <w:r w:rsidRPr="00AA656B">
        <w:rPr>
          <w:noProof/>
          <w:lang w:val="en-US"/>
        </w:rPr>
        <w:lastRenderedPageBreak/>
        <w:t xml:space="preserve">in a moving vehicle. </w:t>
      </w:r>
      <w:r w:rsidRPr="00AA656B">
        <w:rPr>
          <w:i/>
          <w:iCs/>
          <w:noProof/>
          <w:lang w:val="en-US"/>
        </w:rPr>
        <w:t>Ergonomics</w:t>
      </w:r>
      <w:r w:rsidRPr="00AA656B">
        <w:rPr>
          <w:noProof/>
          <w:lang w:val="en-US"/>
        </w:rPr>
        <w:t xml:space="preserve"> (1996). doi:10.1080/00140139608964434</w:t>
      </w:r>
    </w:p>
    <w:p w14:paraId="2C1B4E91" w14:textId="77777777" w:rsidR="00AA656B" w:rsidRPr="00AA656B" w:rsidRDefault="00AA656B" w:rsidP="00AA656B">
      <w:pPr>
        <w:widowControl w:val="0"/>
        <w:autoSpaceDE w:val="0"/>
        <w:autoSpaceDN w:val="0"/>
        <w:adjustRightInd w:val="0"/>
        <w:ind w:left="640" w:hanging="640"/>
        <w:rPr>
          <w:ins w:id="361" w:author="Robbie Parks" w:date="2019-10-02T07:34:00Z"/>
          <w:noProof/>
          <w:lang w:val="en-US"/>
        </w:rPr>
      </w:pPr>
      <w:r w:rsidRPr="00AA656B">
        <w:rPr>
          <w:noProof/>
          <w:lang w:val="en-US"/>
        </w:rPr>
        <w:t>20.</w:t>
      </w:r>
      <w:r w:rsidRPr="00AA656B">
        <w:rPr>
          <w:noProof/>
          <w:lang w:val="en-US"/>
        </w:rPr>
        <w:tab/>
      </w:r>
      <w:ins w:id="362" w:author="Robbie Parks" w:date="2019-10-02T07:34:00Z">
        <w:r w:rsidRPr="00AA656B">
          <w:rPr>
            <w:noProof/>
            <w:lang w:val="en-US"/>
          </w:rPr>
          <w:t xml:space="preserve">Robertson, L. S. Reversal of the road death trend in the U.S. in 2015–2016: An examination of the climate and economic hypotheses. </w:t>
        </w:r>
        <w:r w:rsidRPr="00AA656B">
          <w:rPr>
            <w:i/>
            <w:iCs/>
            <w:noProof/>
            <w:lang w:val="en-US"/>
          </w:rPr>
          <w:t>J. Transp. Heal.</w:t>
        </w:r>
        <w:r w:rsidRPr="00AA656B">
          <w:rPr>
            <w:noProof/>
            <w:lang w:val="en-US"/>
          </w:rPr>
          <w:t xml:space="preserve"> (2018). doi:10.1016/j.jth.2018.04.005</w:t>
        </w:r>
      </w:ins>
    </w:p>
    <w:p w14:paraId="2EA1E738" w14:textId="77777777" w:rsidR="00AA656B" w:rsidRPr="00AA656B" w:rsidRDefault="00AA656B" w:rsidP="00AA656B">
      <w:pPr>
        <w:widowControl w:val="0"/>
        <w:autoSpaceDE w:val="0"/>
        <w:autoSpaceDN w:val="0"/>
        <w:adjustRightInd w:val="0"/>
        <w:ind w:left="640" w:hanging="640"/>
        <w:rPr>
          <w:ins w:id="363" w:author="Robbie Parks" w:date="2019-10-02T07:34:00Z"/>
          <w:noProof/>
          <w:lang w:val="en-US"/>
        </w:rPr>
      </w:pPr>
      <w:ins w:id="364" w:author="Robbie Parks" w:date="2019-10-02T07:34:00Z">
        <w:r w:rsidRPr="00AA656B">
          <w:rPr>
            <w:noProof/>
            <w:lang w:val="en-US"/>
          </w:rPr>
          <w:t>21.</w:t>
        </w:r>
        <w:r w:rsidRPr="00AA656B">
          <w:rPr>
            <w:noProof/>
            <w:lang w:val="en-US"/>
          </w:rPr>
          <w:tab/>
          <w:t xml:space="preserve">Robertson, L. Climate change, weather and road deaths. </w:t>
        </w:r>
        <w:r w:rsidRPr="00AA656B">
          <w:rPr>
            <w:i/>
            <w:iCs/>
            <w:noProof/>
            <w:lang w:val="en-US"/>
          </w:rPr>
          <w:t>Inj. Prev.</w:t>
        </w:r>
        <w:r w:rsidRPr="00AA656B">
          <w:rPr>
            <w:noProof/>
            <w:lang w:val="en-US"/>
          </w:rPr>
          <w:t xml:space="preserve"> (2018). doi:10.1136/injuryprev-2017-042419</w:t>
        </w:r>
      </w:ins>
    </w:p>
    <w:p w14:paraId="14302151" w14:textId="77777777" w:rsidR="00AA656B" w:rsidRPr="00AA656B" w:rsidRDefault="00AA656B" w:rsidP="00AA656B">
      <w:pPr>
        <w:widowControl w:val="0"/>
        <w:autoSpaceDE w:val="0"/>
        <w:autoSpaceDN w:val="0"/>
        <w:adjustRightInd w:val="0"/>
        <w:ind w:left="640" w:hanging="640"/>
        <w:rPr>
          <w:moveTo w:id="365" w:author="Robbie Parks" w:date="2019-10-02T07:34:00Z"/>
          <w:noProof/>
          <w:lang w:val="en-US"/>
        </w:rPr>
      </w:pPr>
      <w:ins w:id="366" w:author="Robbie Parks" w:date="2019-10-02T07:34:00Z">
        <w:r w:rsidRPr="00AA656B">
          <w:rPr>
            <w:noProof/>
            <w:lang w:val="en-US"/>
          </w:rPr>
          <w:t>22.</w:t>
        </w:r>
        <w:r w:rsidRPr="00AA656B">
          <w:rPr>
            <w:noProof/>
            <w:lang w:val="en-US"/>
          </w:rPr>
          <w:tab/>
        </w:r>
      </w:ins>
      <w:moveToRangeStart w:id="367" w:author="Robbie Parks" w:date="2019-10-02T07:34:00Z" w:name="move20894071"/>
      <w:moveTo w:id="368" w:author="Robbie Parks" w:date="2019-10-02T07:34:00Z">
        <w:r w:rsidRPr="00AA656B">
          <w:rPr>
            <w:noProof/>
            <w:lang w:val="en-US"/>
          </w:rPr>
          <w:t xml:space="preserve">Opinium. Brits drink more alcohol in warmer weather. </w:t>
        </w:r>
        <w:r w:rsidRPr="00AA656B">
          <w:rPr>
            <w:i/>
            <w:iCs/>
            <w:noProof/>
            <w:lang w:val="en-US"/>
          </w:rPr>
          <w:t>Opinium.co.uk</w:t>
        </w:r>
        <w:r w:rsidRPr="00AA656B">
          <w:rPr>
            <w:noProof/>
            <w:lang w:val="en-US"/>
          </w:rPr>
          <w:t xml:space="preserve"> (2018). Available at: https://www.opinium.co.uk/brits-drink-more-alcohol-in-warmer-weather/. (Accessed: 10th January 2019)</w:t>
        </w:r>
      </w:moveTo>
    </w:p>
    <w:moveToRangeEnd w:id="367"/>
    <w:p w14:paraId="157AEF54" w14:textId="77777777" w:rsidR="00AA656B" w:rsidRPr="00AA656B" w:rsidRDefault="00AA656B" w:rsidP="00AA656B">
      <w:pPr>
        <w:widowControl w:val="0"/>
        <w:autoSpaceDE w:val="0"/>
        <w:autoSpaceDN w:val="0"/>
        <w:adjustRightInd w:val="0"/>
        <w:ind w:left="640" w:hanging="640"/>
        <w:rPr>
          <w:moveTo w:id="369" w:author="Robbie Parks" w:date="2019-10-02T07:34:00Z"/>
          <w:noProof/>
          <w:lang w:val="en-US"/>
        </w:rPr>
      </w:pPr>
      <w:ins w:id="370" w:author="Robbie Parks" w:date="2019-10-02T07:34:00Z">
        <w:r w:rsidRPr="00AA656B">
          <w:rPr>
            <w:noProof/>
            <w:lang w:val="en-US"/>
          </w:rPr>
          <w:t>23.</w:t>
        </w:r>
      </w:ins>
      <w:moveToRangeStart w:id="371" w:author="Robbie Parks" w:date="2019-10-02T07:34:00Z" w:name="move20894072"/>
      <w:moveTo w:id="372" w:author="Robbie Parks" w:date="2019-10-02T07:34:00Z">
        <w:r w:rsidRPr="00AA656B">
          <w:rPr>
            <w:noProof/>
            <w:lang w:val="en-US"/>
          </w:rPr>
          <w:tab/>
          <w:t xml:space="preserve">Anderson, C. A. Temperature and aggression: ubiquitous effects of heat on occurrence of human violence. </w:t>
        </w:r>
        <w:r w:rsidRPr="00AA656B">
          <w:rPr>
            <w:i/>
            <w:iCs/>
            <w:noProof/>
            <w:lang w:val="en-US"/>
          </w:rPr>
          <w:t>Psychol. Bull.</w:t>
        </w:r>
        <w:r w:rsidRPr="00AA656B">
          <w:rPr>
            <w:noProof/>
            <w:lang w:val="en-US"/>
          </w:rPr>
          <w:t xml:space="preserve"> (1989). doi:10.1037/0033-2909.106.1.74</w:t>
        </w:r>
      </w:moveTo>
    </w:p>
    <w:moveToRangeEnd w:id="371"/>
    <w:p w14:paraId="283C2742" w14:textId="77777777" w:rsidR="00AA656B" w:rsidRPr="00AA656B" w:rsidRDefault="00AA656B" w:rsidP="00AA656B">
      <w:pPr>
        <w:widowControl w:val="0"/>
        <w:autoSpaceDE w:val="0"/>
        <w:autoSpaceDN w:val="0"/>
        <w:adjustRightInd w:val="0"/>
        <w:ind w:left="640" w:hanging="640"/>
        <w:rPr>
          <w:moveTo w:id="373" w:author="Robbie Parks" w:date="2019-10-02T07:34:00Z"/>
          <w:noProof/>
          <w:lang w:val="en-US"/>
        </w:rPr>
      </w:pPr>
      <w:ins w:id="374" w:author="Robbie Parks" w:date="2019-10-02T07:34:00Z">
        <w:r w:rsidRPr="00AA656B">
          <w:rPr>
            <w:noProof/>
            <w:lang w:val="en-US"/>
          </w:rPr>
          <w:t>24.</w:t>
        </w:r>
      </w:ins>
      <w:moveToRangeStart w:id="375" w:author="Robbie Parks" w:date="2019-10-02T07:34:00Z" w:name="move20894073"/>
      <w:moveTo w:id="376" w:author="Robbie Parks" w:date="2019-10-02T07:34:00Z">
        <w:r w:rsidRPr="00AA656B">
          <w:rPr>
            <w:noProof/>
            <w:lang w:val="en-US"/>
          </w:rPr>
          <w:tab/>
          <w:t xml:space="preserve">Baron, R. A. &amp; Bell, P. A. Aggression and heat: the influence of ambient temperature, negative affect, and a cooling drink on physical aggression. </w:t>
        </w:r>
        <w:r w:rsidRPr="00AA656B">
          <w:rPr>
            <w:i/>
            <w:iCs/>
            <w:noProof/>
            <w:lang w:val="en-US"/>
          </w:rPr>
          <w:t>J. Pers. Soc. Psychol.</w:t>
        </w:r>
        <w:r w:rsidRPr="00AA656B">
          <w:rPr>
            <w:noProof/>
            <w:lang w:val="en-US"/>
          </w:rPr>
          <w:t xml:space="preserve"> (1976). doi:10.1037/0022-3514.33.3.245</w:t>
        </w:r>
      </w:moveTo>
    </w:p>
    <w:moveToRangeEnd w:id="375"/>
    <w:p w14:paraId="26BADC3B" w14:textId="77777777" w:rsidR="00AA656B" w:rsidRPr="00AA656B" w:rsidRDefault="00AA656B" w:rsidP="00AA656B">
      <w:pPr>
        <w:widowControl w:val="0"/>
        <w:autoSpaceDE w:val="0"/>
        <w:autoSpaceDN w:val="0"/>
        <w:adjustRightInd w:val="0"/>
        <w:ind w:left="640" w:hanging="640"/>
        <w:rPr>
          <w:ins w:id="377" w:author="Robbie Parks" w:date="2019-10-02T07:34:00Z"/>
          <w:noProof/>
          <w:lang w:val="en-US"/>
        </w:rPr>
      </w:pPr>
      <w:ins w:id="378" w:author="Robbie Parks" w:date="2019-10-02T07:34:00Z">
        <w:r w:rsidRPr="00AA656B">
          <w:rPr>
            <w:noProof/>
            <w:lang w:val="en-US"/>
          </w:rPr>
          <w:t>25.</w:t>
        </w:r>
        <w:r w:rsidRPr="00AA656B">
          <w:rPr>
            <w:noProof/>
            <w:lang w:val="en-US"/>
          </w:rPr>
          <w:tab/>
          <w:t xml:space="preserve">Talaei, A., Hedjazi, A., Rezaei Ardani, A., Fayyazi Bordbar, M. R. &amp; Talaei, A. The relationship between meteorological conditions and homicide, suicide, rage, and psychiatric hospitalization. </w:t>
        </w:r>
        <w:r w:rsidRPr="00AA656B">
          <w:rPr>
            <w:i/>
            <w:iCs/>
            <w:noProof/>
            <w:lang w:val="en-US"/>
          </w:rPr>
          <w:t>J. Forensic Sci.</w:t>
        </w:r>
        <w:r w:rsidRPr="00AA656B">
          <w:rPr>
            <w:noProof/>
            <w:lang w:val="en-US"/>
          </w:rPr>
          <w:t xml:space="preserve"> (2014). doi:10.1111/1556-4029.12471</w:t>
        </w:r>
      </w:ins>
    </w:p>
    <w:p w14:paraId="699F8152" w14:textId="77777777" w:rsidR="00AA656B" w:rsidRPr="00AA656B" w:rsidRDefault="00AA656B" w:rsidP="00AA656B">
      <w:pPr>
        <w:widowControl w:val="0"/>
        <w:autoSpaceDE w:val="0"/>
        <w:autoSpaceDN w:val="0"/>
        <w:adjustRightInd w:val="0"/>
        <w:ind w:left="640" w:hanging="640"/>
        <w:rPr>
          <w:ins w:id="379" w:author="Robbie Parks" w:date="2019-10-02T07:34:00Z"/>
          <w:noProof/>
          <w:lang w:val="en-US"/>
        </w:rPr>
      </w:pPr>
      <w:ins w:id="380" w:author="Robbie Parks" w:date="2019-10-02T07:34:00Z">
        <w:r w:rsidRPr="00AA656B">
          <w:rPr>
            <w:noProof/>
            <w:lang w:val="en-US"/>
          </w:rPr>
          <w:t>26.</w:t>
        </w:r>
        <w:r w:rsidRPr="00AA656B">
          <w:rPr>
            <w:noProof/>
            <w:lang w:val="en-US"/>
          </w:rPr>
          <w:tab/>
          <w:t xml:space="preserve">Xu, J. Unintentional drowning deaths in the United States, 1999-2010. </w:t>
        </w:r>
        <w:r w:rsidRPr="00AA656B">
          <w:rPr>
            <w:i/>
            <w:iCs/>
            <w:noProof/>
            <w:lang w:val="en-US"/>
          </w:rPr>
          <w:t>NCHS Data Brief</w:t>
        </w:r>
        <w:r w:rsidRPr="00AA656B">
          <w:rPr>
            <w:noProof/>
            <w:lang w:val="en-US"/>
          </w:rPr>
          <w:t xml:space="preserve"> (2014).</w:t>
        </w:r>
      </w:ins>
    </w:p>
    <w:p w14:paraId="27312858" w14:textId="77777777" w:rsidR="00AA656B" w:rsidRPr="00AA656B" w:rsidRDefault="00AA656B" w:rsidP="00AA656B">
      <w:pPr>
        <w:widowControl w:val="0"/>
        <w:autoSpaceDE w:val="0"/>
        <w:autoSpaceDN w:val="0"/>
        <w:adjustRightInd w:val="0"/>
        <w:ind w:left="640" w:hanging="640"/>
        <w:rPr>
          <w:moveTo w:id="381" w:author="Robbie Parks" w:date="2019-10-02T07:34:00Z"/>
          <w:noProof/>
          <w:lang w:val="en-US"/>
        </w:rPr>
      </w:pPr>
      <w:ins w:id="382" w:author="Robbie Parks" w:date="2019-10-02T07:34:00Z">
        <w:r w:rsidRPr="00AA656B">
          <w:rPr>
            <w:noProof/>
            <w:lang w:val="en-US"/>
          </w:rPr>
          <w:t>27.</w:t>
        </w:r>
      </w:ins>
      <w:moveToRangeStart w:id="383" w:author="Robbie Parks" w:date="2019-10-02T07:34:00Z" w:name="move20894068"/>
      <w:moveTo w:id="384" w:author="Robbie Parks" w:date="2019-10-02T07:34:00Z">
        <w:r w:rsidRPr="00AA656B">
          <w:rPr>
            <w:noProof/>
            <w:lang w:val="en-US"/>
          </w:rPr>
          <w:tab/>
          <w:t xml:space="preserve">Ambrose, A. F., Paul, G. &amp; Hausdorff, J. M. Risk factors for falls among older adults: a review of the literature. </w:t>
        </w:r>
        <w:r w:rsidRPr="00AA656B">
          <w:rPr>
            <w:i/>
            <w:iCs/>
            <w:noProof/>
            <w:lang w:val="en-US"/>
          </w:rPr>
          <w:t>Maturitas</w:t>
        </w:r>
        <w:r w:rsidRPr="00AA656B">
          <w:rPr>
            <w:noProof/>
            <w:lang w:val="en-US"/>
          </w:rPr>
          <w:t xml:space="preserve"> (2013). doi:10.1016/j.maturitas.2013.02.009</w:t>
        </w:r>
      </w:moveTo>
    </w:p>
    <w:moveToRangeEnd w:id="383"/>
    <w:p w14:paraId="23E56D9F" w14:textId="77777777" w:rsidR="00AA656B" w:rsidRPr="00AA656B" w:rsidRDefault="00AA656B" w:rsidP="00AA656B">
      <w:pPr>
        <w:widowControl w:val="0"/>
        <w:autoSpaceDE w:val="0"/>
        <w:autoSpaceDN w:val="0"/>
        <w:adjustRightInd w:val="0"/>
        <w:ind w:left="640" w:hanging="640"/>
        <w:rPr>
          <w:moveTo w:id="385" w:author="Robbie Parks" w:date="2019-10-02T07:34:00Z"/>
          <w:noProof/>
          <w:lang w:val="en-US"/>
        </w:rPr>
      </w:pPr>
      <w:ins w:id="386" w:author="Robbie Parks" w:date="2019-10-02T07:34:00Z">
        <w:r w:rsidRPr="00AA656B">
          <w:rPr>
            <w:noProof/>
            <w:lang w:val="en-US"/>
          </w:rPr>
          <w:t>28.</w:t>
        </w:r>
      </w:ins>
      <w:moveToRangeStart w:id="387" w:author="Robbie Parks" w:date="2019-10-02T07:34:00Z" w:name="move20894069"/>
      <w:moveTo w:id="388" w:author="Robbie Parks" w:date="2019-10-02T07:34:00Z">
        <w:r w:rsidRPr="00AA656B">
          <w:rPr>
            <w:noProof/>
            <w:lang w:val="en-US"/>
          </w:rPr>
          <w:tab/>
          <w:t xml:space="preserve">Bobb, J. F. </w:t>
        </w:r>
        <w:r w:rsidRPr="00AA656B">
          <w:rPr>
            <w:i/>
            <w:iCs/>
            <w:noProof/>
            <w:lang w:val="en-US"/>
          </w:rPr>
          <w:t>et al.</w:t>
        </w:r>
        <w:r w:rsidRPr="00AA656B">
          <w:rPr>
            <w:noProof/>
            <w:lang w:val="en-US"/>
          </w:rPr>
          <w:t xml:space="preserve"> Time-course of cause-specific hospital admissions during snowstorms: an analysis of electronic medical records from major hospitals in Boston, Massachusetts. </w:t>
        </w:r>
        <w:r w:rsidRPr="00AA656B">
          <w:rPr>
            <w:i/>
            <w:iCs/>
            <w:noProof/>
            <w:lang w:val="en-US"/>
          </w:rPr>
          <w:t>Am. J. Epidemiol.</w:t>
        </w:r>
        <w:r w:rsidRPr="00AA656B">
          <w:rPr>
            <w:noProof/>
            <w:lang w:val="en-US"/>
          </w:rPr>
          <w:t xml:space="preserve"> </w:t>
        </w:r>
        <w:r w:rsidRPr="00AA656B">
          <w:rPr>
            <w:b/>
            <w:bCs/>
            <w:noProof/>
            <w:lang w:val="en-US"/>
          </w:rPr>
          <w:t>185</w:t>
        </w:r>
        <w:r w:rsidRPr="00AA656B">
          <w:rPr>
            <w:noProof/>
            <w:lang w:val="en-US"/>
          </w:rPr>
          <w:t>, 283–294 (2017).</w:t>
        </w:r>
      </w:moveTo>
    </w:p>
    <w:moveToRangeEnd w:id="387"/>
    <w:p w14:paraId="33AB2256" w14:textId="77777777" w:rsidR="00AA656B" w:rsidRPr="00AA656B" w:rsidRDefault="00AA656B" w:rsidP="00AA656B">
      <w:pPr>
        <w:widowControl w:val="0"/>
        <w:autoSpaceDE w:val="0"/>
        <w:autoSpaceDN w:val="0"/>
        <w:adjustRightInd w:val="0"/>
        <w:ind w:left="640" w:hanging="640"/>
        <w:rPr>
          <w:moveTo w:id="389" w:author="Robbie Parks" w:date="2019-10-02T07:34:00Z"/>
          <w:noProof/>
          <w:lang w:val="en-US"/>
        </w:rPr>
      </w:pPr>
      <w:ins w:id="390" w:author="Robbie Parks" w:date="2019-10-02T07:34:00Z">
        <w:r w:rsidRPr="00AA656B">
          <w:rPr>
            <w:noProof/>
            <w:lang w:val="en-US"/>
          </w:rPr>
          <w:t>29.</w:t>
        </w:r>
      </w:ins>
      <w:moveToRangeStart w:id="391" w:author="Robbie Parks" w:date="2019-10-02T07:34:00Z" w:name="move20894070"/>
      <w:moveTo w:id="392" w:author="Robbie Parks" w:date="2019-10-02T07:34:00Z">
        <w:r w:rsidRPr="00AA656B">
          <w:rPr>
            <w:noProof/>
            <w:lang w:val="en-US"/>
          </w:rPr>
          <w:tab/>
          <w:t xml:space="preserve">Kelsey, J. L. </w:t>
        </w:r>
        <w:r w:rsidRPr="00AA656B">
          <w:rPr>
            <w:i/>
            <w:iCs/>
            <w:noProof/>
            <w:lang w:val="en-US"/>
          </w:rPr>
          <w:t>et al.</w:t>
        </w:r>
        <w:r w:rsidRPr="00AA656B">
          <w:rPr>
            <w:noProof/>
            <w:lang w:val="en-US"/>
          </w:rPr>
          <w:t xml:space="preserve"> Indoor and outdoor falls in older adults are different: the maintenance of balance, independent living, intellect, and zest in the elderly of Boston study. </w:t>
        </w:r>
        <w:r w:rsidRPr="00AA656B">
          <w:rPr>
            <w:i/>
            <w:iCs/>
            <w:noProof/>
            <w:lang w:val="en-US"/>
          </w:rPr>
          <w:t>J. Am. Geriatr. Soc.</w:t>
        </w:r>
        <w:r w:rsidRPr="00AA656B">
          <w:rPr>
            <w:noProof/>
            <w:lang w:val="en-US"/>
          </w:rPr>
          <w:t xml:space="preserve"> (2010). doi:10.1111/j.1532-5415.2010.03062.x</w:t>
        </w:r>
      </w:moveTo>
    </w:p>
    <w:p w14:paraId="30E85E0E" w14:textId="77777777" w:rsidR="00AA656B" w:rsidRPr="00AA656B" w:rsidRDefault="00AA656B" w:rsidP="00AA656B">
      <w:pPr>
        <w:widowControl w:val="0"/>
        <w:autoSpaceDE w:val="0"/>
        <w:autoSpaceDN w:val="0"/>
        <w:adjustRightInd w:val="0"/>
        <w:ind w:left="640" w:hanging="640"/>
        <w:rPr>
          <w:moveFrom w:id="393" w:author="Robbie Parks" w:date="2019-10-02T07:34:00Z"/>
          <w:noProof/>
          <w:lang w:val="en-US"/>
        </w:rPr>
      </w:pPr>
      <w:moveFromRangeStart w:id="394" w:author="Robbie Parks" w:date="2019-10-02T07:34:00Z" w:name="move20894071"/>
      <w:moveToRangeEnd w:id="391"/>
      <w:moveFrom w:id="395" w:author="Robbie Parks" w:date="2019-10-02T07:34:00Z">
        <w:r w:rsidRPr="00AA656B">
          <w:rPr>
            <w:noProof/>
            <w:lang w:val="en-US"/>
          </w:rPr>
          <w:t xml:space="preserve">Opinium. Brits drink more alcohol in warmer weather. </w:t>
        </w:r>
        <w:r w:rsidRPr="00AA656B">
          <w:rPr>
            <w:i/>
            <w:iCs/>
            <w:noProof/>
            <w:lang w:val="en-US"/>
          </w:rPr>
          <w:t>Opinium.co.uk</w:t>
        </w:r>
        <w:r w:rsidRPr="00AA656B">
          <w:rPr>
            <w:noProof/>
            <w:lang w:val="en-US"/>
          </w:rPr>
          <w:t xml:space="preserve"> (2018). Available at: https://www.opinium.co.uk/brits-drink-more-alcohol-in-warmer-weather/. (Accessed: 10th January 2019)</w:t>
        </w:r>
      </w:moveFrom>
    </w:p>
    <w:moveFromRangeEnd w:id="394"/>
    <w:p w14:paraId="47511236" w14:textId="5D6D1B79" w:rsidR="00AA656B" w:rsidRPr="00AA656B" w:rsidRDefault="00EF4FC9" w:rsidP="00AA656B">
      <w:pPr>
        <w:widowControl w:val="0"/>
        <w:autoSpaceDE w:val="0"/>
        <w:autoSpaceDN w:val="0"/>
        <w:adjustRightInd w:val="0"/>
        <w:ind w:left="640" w:hanging="640"/>
        <w:rPr>
          <w:noProof/>
          <w:lang w:val="en-US"/>
        </w:rPr>
      </w:pPr>
      <w:del w:id="396" w:author="Robbie Parks" w:date="2019-10-02T07:34:00Z">
        <w:r w:rsidRPr="00EF4FC9">
          <w:rPr>
            <w:noProof/>
            <w:lang w:val="en-US"/>
          </w:rPr>
          <w:delText>21</w:delText>
        </w:r>
      </w:del>
      <w:ins w:id="397" w:author="Robbie Parks" w:date="2019-10-02T07:34:00Z">
        <w:r w:rsidR="00AA656B" w:rsidRPr="00AA656B">
          <w:rPr>
            <w:noProof/>
            <w:lang w:val="en-US"/>
          </w:rPr>
          <w:t>30</w:t>
        </w:r>
      </w:ins>
      <w:r w:rsidR="00AA656B" w:rsidRPr="00AA656B">
        <w:rPr>
          <w:noProof/>
          <w:lang w:val="en-US"/>
        </w:rPr>
        <w:t>.</w:t>
      </w:r>
      <w:r w:rsidR="00AA656B" w:rsidRPr="00AA656B">
        <w:rPr>
          <w:noProof/>
          <w:lang w:val="en-US"/>
        </w:rPr>
        <w:tab/>
        <w:t xml:space="preserve">Voas, R. B., Torres, P., Romano, E. &amp; Lacey, J. H. Alcohol-related risk of driver fatalities: an update using 2007 data. </w:t>
      </w:r>
      <w:r w:rsidR="00AA656B" w:rsidRPr="00AA656B">
        <w:rPr>
          <w:i/>
          <w:iCs/>
          <w:noProof/>
          <w:lang w:val="en-US"/>
        </w:rPr>
        <w:t>J. Stud. Alcohol Drugs</w:t>
      </w:r>
      <w:r w:rsidR="00AA656B" w:rsidRPr="00AA656B">
        <w:rPr>
          <w:noProof/>
          <w:lang w:val="en-US"/>
        </w:rPr>
        <w:t xml:space="preserve"> (2012). doi:10.15288/jsad.2012.73.341</w:t>
      </w:r>
    </w:p>
    <w:p w14:paraId="1B11283E" w14:textId="77777777" w:rsidR="00AA656B" w:rsidRPr="00AA656B" w:rsidRDefault="00EF4FC9" w:rsidP="00AA656B">
      <w:pPr>
        <w:widowControl w:val="0"/>
        <w:autoSpaceDE w:val="0"/>
        <w:autoSpaceDN w:val="0"/>
        <w:adjustRightInd w:val="0"/>
        <w:ind w:left="640" w:hanging="640"/>
        <w:rPr>
          <w:moveFrom w:id="398" w:author="Robbie Parks" w:date="2019-10-02T07:34:00Z"/>
          <w:noProof/>
          <w:lang w:val="en-US"/>
        </w:rPr>
      </w:pPr>
      <w:del w:id="399" w:author="Robbie Parks" w:date="2019-10-02T07:34:00Z">
        <w:r w:rsidRPr="00EF4FC9">
          <w:rPr>
            <w:noProof/>
            <w:lang w:val="en-US"/>
          </w:rPr>
          <w:delText>22</w:delText>
        </w:r>
      </w:del>
      <w:ins w:id="400" w:author="Robbie Parks" w:date="2019-10-02T07:34:00Z">
        <w:r w:rsidR="00AA656B" w:rsidRPr="00AA656B">
          <w:rPr>
            <w:noProof/>
            <w:lang w:val="en-US"/>
          </w:rPr>
          <w:t>31</w:t>
        </w:r>
      </w:ins>
      <w:moveFromRangeStart w:id="401" w:author="Robbie Parks" w:date="2019-10-02T07:34:00Z" w:name="move20894064"/>
      <w:moveFrom w:id="402" w:author="Robbie Parks" w:date="2019-10-02T07:34:00Z">
        <w:r w:rsidR="00AA656B" w:rsidRPr="00AA656B">
          <w:rPr>
            <w:noProof/>
            <w:lang w:val="en-US"/>
          </w:rPr>
          <w:t>.</w:t>
        </w:r>
        <w:r w:rsidR="00AA656B" w:rsidRPr="00AA656B">
          <w:rPr>
            <w:noProof/>
            <w:lang w:val="en-US"/>
          </w:rPr>
          <w:tab/>
          <w:t xml:space="preserve">Datla, S., Sahu, P., Roh, H.-J. &amp; Sharma, S. A comprehensive analysis of the association of highway traffic with winter weather conditions. </w:t>
        </w:r>
        <w:r w:rsidR="00AA656B" w:rsidRPr="00AA656B">
          <w:rPr>
            <w:i/>
            <w:iCs/>
            <w:noProof/>
            <w:lang w:val="en-US"/>
          </w:rPr>
          <w:t>Procedia - Soc. Behav. Sci.</w:t>
        </w:r>
        <w:r w:rsidR="00AA656B" w:rsidRPr="00AA656B">
          <w:rPr>
            <w:noProof/>
            <w:lang w:val="en-US"/>
          </w:rPr>
          <w:t xml:space="preserve"> (2013). doi:10.1016/j.sbspro.2013.11.143</w:t>
        </w:r>
      </w:moveFrom>
    </w:p>
    <w:moveFromRangeEnd w:id="401"/>
    <w:p w14:paraId="78E99DBB" w14:textId="77777777" w:rsidR="00AA656B" w:rsidRPr="00AA656B" w:rsidRDefault="00EF4FC9" w:rsidP="00AA656B">
      <w:pPr>
        <w:widowControl w:val="0"/>
        <w:autoSpaceDE w:val="0"/>
        <w:autoSpaceDN w:val="0"/>
        <w:adjustRightInd w:val="0"/>
        <w:ind w:left="640" w:hanging="640"/>
        <w:rPr>
          <w:moveFrom w:id="403" w:author="Robbie Parks" w:date="2019-10-02T07:34:00Z"/>
          <w:noProof/>
          <w:lang w:val="en-US"/>
        </w:rPr>
      </w:pPr>
      <w:del w:id="404" w:author="Robbie Parks" w:date="2019-10-02T07:34:00Z">
        <w:r w:rsidRPr="00EF4FC9">
          <w:rPr>
            <w:noProof/>
            <w:lang w:val="en-US"/>
          </w:rPr>
          <w:delText>23</w:delText>
        </w:r>
      </w:del>
      <w:moveFromRangeStart w:id="405" w:author="Robbie Parks" w:date="2019-10-02T07:34:00Z" w:name="move20894065"/>
      <w:moveFrom w:id="406" w:author="Robbie Parks" w:date="2019-10-02T07:34:00Z">
        <w:r w:rsidR="00AA656B" w:rsidRPr="00AA656B">
          <w:rPr>
            <w:noProof/>
            <w:lang w:val="en-US"/>
          </w:rPr>
          <w:t>.</w:t>
        </w:r>
        <w:r w:rsidR="00AA656B" w:rsidRPr="00AA656B">
          <w:rPr>
            <w:noProof/>
            <w:lang w:val="en-US"/>
          </w:rPr>
          <w:tab/>
          <w:t xml:space="preserve">Roh, H.-J., Sahu, P. K., Sharma, S., Datla, S. &amp; Mehran, B. Statistical investigations of snowfall and temperature interaction with passenger car and truck traffic on primary highways in Canada. </w:t>
        </w:r>
        <w:r w:rsidR="00AA656B" w:rsidRPr="00AA656B">
          <w:rPr>
            <w:i/>
            <w:iCs/>
            <w:noProof/>
            <w:lang w:val="en-US"/>
          </w:rPr>
          <w:t>J. Cold Reg. Eng.</w:t>
        </w:r>
        <w:r w:rsidR="00AA656B" w:rsidRPr="00AA656B">
          <w:rPr>
            <w:noProof/>
            <w:lang w:val="en-US"/>
          </w:rPr>
          <w:t xml:space="preserve"> (2016). doi:10.1061/(ASCE)CR.1943-5495.0000099</w:t>
        </w:r>
      </w:moveFrom>
    </w:p>
    <w:moveFromRangeEnd w:id="405"/>
    <w:p w14:paraId="17A06C97" w14:textId="77777777" w:rsidR="00AA656B" w:rsidRPr="00AA656B" w:rsidRDefault="00EF4FC9" w:rsidP="00AA656B">
      <w:pPr>
        <w:widowControl w:val="0"/>
        <w:autoSpaceDE w:val="0"/>
        <w:autoSpaceDN w:val="0"/>
        <w:adjustRightInd w:val="0"/>
        <w:ind w:left="640" w:hanging="640"/>
        <w:rPr>
          <w:moveFrom w:id="407" w:author="Robbie Parks" w:date="2019-10-02T07:34:00Z"/>
          <w:noProof/>
          <w:lang w:val="en-US"/>
        </w:rPr>
      </w:pPr>
      <w:del w:id="408" w:author="Robbie Parks" w:date="2019-10-02T07:34:00Z">
        <w:r w:rsidRPr="00EF4FC9">
          <w:rPr>
            <w:noProof/>
            <w:lang w:val="en-US"/>
          </w:rPr>
          <w:delText>24</w:delText>
        </w:r>
      </w:del>
      <w:moveFromRangeStart w:id="409" w:author="Robbie Parks" w:date="2019-10-02T07:34:00Z" w:name="move20894066"/>
      <w:moveFrom w:id="410" w:author="Robbie Parks" w:date="2019-10-02T07:34:00Z">
        <w:r w:rsidR="00AA656B" w:rsidRPr="00AA656B">
          <w:rPr>
            <w:noProof/>
            <w:lang w:val="en-US"/>
          </w:rPr>
          <w:t>.</w:t>
        </w:r>
        <w:r w:rsidR="00AA656B" w:rsidRPr="00AA656B">
          <w:rPr>
            <w:noProof/>
            <w:lang w:val="en-US"/>
          </w:rPr>
          <w:tab/>
          <w:t xml:space="preserve">Roh, H.-J., Datla, S. &amp; Sharma, S. Effect of snow, temperature and their interaction on highway truck traffic. </w:t>
        </w:r>
        <w:r w:rsidR="00AA656B" w:rsidRPr="00AA656B">
          <w:rPr>
            <w:i/>
            <w:iCs/>
            <w:noProof/>
            <w:lang w:val="en-US"/>
          </w:rPr>
          <w:t>J. Transp. Techn.</w:t>
        </w:r>
        <w:r w:rsidR="00AA656B" w:rsidRPr="00AA656B">
          <w:rPr>
            <w:noProof/>
            <w:lang w:val="en-US"/>
          </w:rPr>
          <w:t xml:space="preserve"> (2013). doi:10.4236/jtts.2013.31003</w:t>
        </w:r>
      </w:moveFrom>
    </w:p>
    <w:moveFromRangeEnd w:id="409"/>
    <w:p w14:paraId="47FDA8B2" w14:textId="77777777" w:rsidR="00AA656B" w:rsidRPr="00AA656B" w:rsidRDefault="00EF4FC9" w:rsidP="00AA656B">
      <w:pPr>
        <w:widowControl w:val="0"/>
        <w:autoSpaceDE w:val="0"/>
        <w:autoSpaceDN w:val="0"/>
        <w:adjustRightInd w:val="0"/>
        <w:ind w:left="640" w:hanging="640"/>
        <w:rPr>
          <w:moveFrom w:id="411" w:author="Robbie Parks" w:date="2019-10-02T07:34:00Z"/>
          <w:noProof/>
          <w:lang w:val="en-US"/>
        </w:rPr>
      </w:pPr>
      <w:del w:id="412" w:author="Robbie Parks" w:date="2019-10-02T07:34:00Z">
        <w:r w:rsidRPr="00EF4FC9">
          <w:rPr>
            <w:noProof/>
            <w:lang w:val="en-US"/>
          </w:rPr>
          <w:delText>25</w:delText>
        </w:r>
      </w:del>
      <w:moveFromRangeStart w:id="413" w:author="Robbie Parks" w:date="2019-10-02T07:34:00Z" w:name="move20894067"/>
      <w:moveFrom w:id="414" w:author="Robbie Parks" w:date="2019-10-02T07:34:00Z">
        <w:r w:rsidR="00AA656B" w:rsidRPr="00AA656B">
          <w:rPr>
            <w:noProof/>
            <w:lang w:val="en-US"/>
          </w:rPr>
          <w:t>.</w:t>
        </w:r>
        <w:r w:rsidR="00AA656B" w:rsidRPr="00AA656B">
          <w:rPr>
            <w:noProof/>
            <w:lang w:val="en-US"/>
          </w:rPr>
          <w:tab/>
          <w:t xml:space="preserve">Roh, H. J., Sharma, S. &amp; Sahu, P. K. Modeling snow and cold effects for classified highway traffic volumes. </w:t>
        </w:r>
        <w:r w:rsidR="00AA656B" w:rsidRPr="00AA656B">
          <w:rPr>
            <w:i/>
            <w:iCs/>
            <w:noProof/>
            <w:lang w:val="en-US"/>
          </w:rPr>
          <w:t>KSCE J. Civ. Eng.</w:t>
        </w:r>
        <w:r w:rsidR="00AA656B" w:rsidRPr="00AA656B">
          <w:rPr>
            <w:noProof/>
            <w:lang w:val="en-US"/>
          </w:rPr>
          <w:t xml:space="preserve"> (2016). doi:10.1007/s12205-015-0236-0</w:t>
        </w:r>
      </w:moveFrom>
    </w:p>
    <w:moveFromRangeEnd w:id="413"/>
    <w:p w14:paraId="0C347AB6" w14:textId="693D8822" w:rsidR="00AA656B" w:rsidRPr="00AA656B" w:rsidRDefault="00EF4FC9" w:rsidP="00AA656B">
      <w:pPr>
        <w:widowControl w:val="0"/>
        <w:autoSpaceDE w:val="0"/>
        <w:autoSpaceDN w:val="0"/>
        <w:adjustRightInd w:val="0"/>
        <w:ind w:left="640" w:hanging="640"/>
        <w:rPr>
          <w:noProof/>
          <w:lang w:val="en-US"/>
        </w:rPr>
      </w:pPr>
      <w:del w:id="415" w:author="Robbie Parks" w:date="2019-10-02T07:34:00Z">
        <w:r w:rsidRPr="00EF4FC9">
          <w:rPr>
            <w:noProof/>
            <w:lang w:val="en-US"/>
          </w:rPr>
          <w:delText>26</w:delText>
        </w:r>
      </w:del>
      <w:r w:rsidR="00AA656B" w:rsidRPr="00AA656B">
        <w:rPr>
          <w:noProof/>
          <w:lang w:val="en-US"/>
        </w:rPr>
        <w:t>.</w:t>
      </w:r>
      <w:r w:rsidR="00AA656B" w:rsidRPr="00AA656B">
        <w:rPr>
          <w:noProof/>
          <w:lang w:val="en-US"/>
        </w:rPr>
        <w:tab/>
        <w:t xml:space="preserve">Graff Zivin, J. &amp; Neidell, M. Temperature and the allocation of time: implications for climate change. </w:t>
      </w:r>
      <w:r w:rsidR="00AA656B" w:rsidRPr="00AA656B">
        <w:rPr>
          <w:i/>
          <w:iCs/>
          <w:noProof/>
          <w:lang w:val="en-US"/>
        </w:rPr>
        <w:t>J. Labor Econ.</w:t>
      </w:r>
      <w:r w:rsidR="00AA656B" w:rsidRPr="00AA656B">
        <w:rPr>
          <w:noProof/>
          <w:lang w:val="en-US"/>
        </w:rPr>
        <w:t xml:space="preserve"> (2014). doi:10.1086/671766</w:t>
      </w:r>
    </w:p>
    <w:p w14:paraId="54544A78" w14:textId="789C72FD" w:rsidR="00AA656B" w:rsidRPr="00AA656B" w:rsidRDefault="00EF4FC9" w:rsidP="00AA656B">
      <w:pPr>
        <w:widowControl w:val="0"/>
        <w:autoSpaceDE w:val="0"/>
        <w:autoSpaceDN w:val="0"/>
        <w:adjustRightInd w:val="0"/>
        <w:ind w:left="640" w:hanging="640"/>
        <w:rPr>
          <w:noProof/>
          <w:lang w:val="en-US"/>
        </w:rPr>
      </w:pPr>
      <w:del w:id="416" w:author="Robbie Parks" w:date="2019-10-02T07:34:00Z">
        <w:r w:rsidRPr="00EF4FC9">
          <w:rPr>
            <w:noProof/>
            <w:lang w:val="en-US"/>
          </w:rPr>
          <w:delText>27</w:delText>
        </w:r>
      </w:del>
      <w:ins w:id="417" w:author="Robbie Parks" w:date="2019-10-02T07:34:00Z">
        <w:r w:rsidR="00AA656B" w:rsidRPr="00AA656B">
          <w:rPr>
            <w:noProof/>
            <w:lang w:val="en-US"/>
          </w:rPr>
          <w:t>32</w:t>
        </w:r>
      </w:ins>
      <w:r w:rsidR="00AA656B" w:rsidRPr="00AA656B">
        <w:rPr>
          <w:noProof/>
          <w:lang w:val="en-US"/>
        </w:rPr>
        <w:t>.</w:t>
      </w:r>
      <w:r w:rsidR="00AA656B" w:rsidRPr="00AA656B">
        <w:rPr>
          <w:noProof/>
          <w:lang w:val="en-US"/>
        </w:rPr>
        <w:tab/>
        <w:t xml:space="preserve">Glaeser, E. L., Sacerdote, B. &amp; Scheinkman, J. A. Crime and social interactions. </w:t>
      </w:r>
      <w:r w:rsidR="00AA656B" w:rsidRPr="00AA656B">
        <w:rPr>
          <w:i/>
          <w:iCs/>
          <w:noProof/>
          <w:lang w:val="en-US"/>
        </w:rPr>
        <w:t>Q. J. Econ.</w:t>
      </w:r>
      <w:r w:rsidR="00AA656B" w:rsidRPr="00AA656B">
        <w:rPr>
          <w:noProof/>
          <w:lang w:val="en-US"/>
        </w:rPr>
        <w:t xml:space="preserve"> (1996). doi:10.2307/2946686</w:t>
      </w:r>
    </w:p>
    <w:p w14:paraId="40B9B9D5" w14:textId="24F450AB" w:rsidR="00AA656B" w:rsidRPr="00AA656B" w:rsidRDefault="00EF4FC9" w:rsidP="00AA656B">
      <w:pPr>
        <w:widowControl w:val="0"/>
        <w:autoSpaceDE w:val="0"/>
        <w:autoSpaceDN w:val="0"/>
        <w:adjustRightInd w:val="0"/>
        <w:ind w:left="640" w:hanging="640"/>
        <w:rPr>
          <w:noProof/>
          <w:lang w:val="en-US"/>
        </w:rPr>
      </w:pPr>
      <w:del w:id="418" w:author="Robbie Parks" w:date="2019-10-02T07:34:00Z">
        <w:r w:rsidRPr="00EF4FC9">
          <w:rPr>
            <w:noProof/>
            <w:lang w:val="en-US"/>
          </w:rPr>
          <w:delText>28</w:delText>
        </w:r>
      </w:del>
      <w:ins w:id="419" w:author="Robbie Parks" w:date="2019-10-02T07:34:00Z">
        <w:r w:rsidR="00AA656B" w:rsidRPr="00AA656B">
          <w:rPr>
            <w:noProof/>
            <w:lang w:val="en-US"/>
          </w:rPr>
          <w:t>33</w:t>
        </w:r>
      </w:ins>
      <w:r w:rsidR="00AA656B" w:rsidRPr="00AA656B">
        <w:rPr>
          <w:noProof/>
          <w:lang w:val="en-US"/>
        </w:rPr>
        <w:t>.</w:t>
      </w:r>
      <w:r w:rsidR="00AA656B" w:rsidRPr="00AA656B">
        <w:rPr>
          <w:noProof/>
          <w:lang w:val="en-US"/>
        </w:rPr>
        <w:tab/>
        <w:t xml:space="preserve">Rotton, J. &amp; Cohn, E. G. Global warming and U.S. crime rates: an application of routine activity theory. </w:t>
      </w:r>
      <w:r w:rsidR="00AA656B" w:rsidRPr="00AA656B">
        <w:rPr>
          <w:i/>
          <w:iCs/>
          <w:noProof/>
          <w:lang w:val="en-US"/>
        </w:rPr>
        <w:t>Environ. Behav.</w:t>
      </w:r>
      <w:r w:rsidR="00AA656B" w:rsidRPr="00AA656B">
        <w:rPr>
          <w:noProof/>
          <w:lang w:val="en-US"/>
        </w:rPr>
        <w:t xml:space="preserve"> (2003). doi:10.1177/0013916503255565</w:t>
      </w:r>
    </w:p>
    <w:p w14:paraId="301AEADC" w14:textId="4BC7743B" w:rsidR="00AA656B" w:rsidRPr="00AA656B" w:rsidRDefault="00EF4FC9" w:rsidP="00AA656B">
      <w:pPr>
        <w:widowControl w:val="0"/>
        <w:autoSpaceDE w:val="0"/>
        <w:autoSpaceDN w:val="0"/>
        <w:adjustRightInd w:val="0"/>
        <w:ind w:left="640" w:hanging="640"/>
        <w:rPr>
          <w:ins w:id="420" w:author="Robbie Parks" w:date="2019-10-02T07:34:00Z"/>
          <w:noProof/>
          <w:lang w:val="en-US"/>
        </w:rPr>
      </w:pPr>
      <w:del w:id="421" w:author="Robbie Parks" w:date="2019-10-02T07:34:00Z">
        <w:r w:rsidRPr="00EF4FC9">
          <w:rPr>
            <w:noProof/>
            <w:lang w:val="en-US"/>
          </w:rPr>
          <w:delText>29.</w:delText>
        </w:r>
      </w:del>
      <w:ins w:id="422" w:author="Robbie Parks" w:date="2019-10-02T07:34:00Z">
        <w:r w:rsidR="00AA656B" w:rsidRPr="00AA656B">
          <w:rPr>
            <w:noProof/>
            <w:lang w:val="en-US"/>
          </w:rPr>
          <w:t>34.</w:t>
        </w:r>
        <w:r w:rsidR="00AA656B" w:rsidRPr="00AA656B">
          <w:rPr>
            <w:noProof/>
            <w:lang w:val="en-US"/>
          </w:rPr>
          <w:tab/>
          <w:t xml:space="preserve">Mach, K. J. </w:t>
        </w:r>
        <w:r w:rsidR="00AA656B" w:rsidRPr="00AA656B">
          <w:rPr>
            <w:i/>
            <w:iCs/>
            <w:noProof/>
            <w:lang w:val="en-US"/>
          </w:rPr>
          <w:t>et al.</w:t>
        </w:r>
        <w:r w:rsidR="00AA656B" w:rsidRPr="00AA656B">
          <w:rPr>
            <w:noProof/>
            <w:lang w:val="en-US"/>
          </w:rPr>
          <w:t xml:space="preserve"> Climate as a risk factor for armed conflict. </w:t>
        </w:r>
        <w:r w:rsidR="00AA656B" w:rsidRPr="00AA656B">
          <w:rPr>
            <w:i/>
            <w:iCs/>
            <w:noProof/>
            <w:lang w:val="en-US"/>
          </w:rPr>
          <w:t>Nature</w:t>
        </w:r>
        <w:r w:rsidR="00AA656B" w:rsidRPr="00AA656B">
          <w:rPr>
            <w:noProof/>
            <w:lang w:val="en-US"/>
          </w:rPr>
          <w:t xml:space="preserve"> (2019). doi:10.1038/s41586-019-1300-6</w:t>
        </w:r>
      </w:ins>
    </w:p>
    <w:p w14:paraId="3DC2D98B" w14:textId="77777777" w:rsidR="00AA656B" w:rsidRPr="00AA656B" w:rsidRDefault="00AA656B" w:rsidP="00AA656B">
      <w:pPr>
        <w:widowControl w:val="0"/>
        <w:autoSpaceDE w:val="0"/>
        <w:autoSpaceDN w:val="0"/>
        <w:adjustRightInd w:val="0"/>
        <w:ind w:left="640" w:hanging="640"/>
        <w:rPr>
          <w:moveFrom w:id="423" w:author="Robbie Parks" w:date="2019-10-02T07:34:00Z"/>
          <w:noProof/>
          <w:lang w:val="en-US"/>
        </w:rPr>
      </w:pPr>
      <w:ins w:id="424" w:author="Robbie Parks" w:date="2019-10-02T07:34:00Z">
        <w:r w:rsidRPr="00AA656B">
          <w:rPr>
            <w:noProof/>
            <w:lang w:val="en-US"/>
          </w:rPr>
          <w:t>35</w:t>
        </w:r>
      </w:ins>
      <w:moveFromRangeStart w:id="425" w:author="Robbie Parks" w:date="2019-10-02T07:34:00Z" w:name="move20894072"/>
      <w:moveFrom w:id="426" w:author="Robbie Parks" w:date="2019-10-02T07:34:00Z">
        <w:r w:rsidRPr="00AA656B">
          <w:rPr>
            <w:noProof/>
            <w:lang w:val="en-US"/>
          </w:rPr>
          <w:tab/>
          <w:t xml:space="preserve">Anderson, C. A. Temperature and aggression: ubiquitous effects of heat on occurrence of human violence. </w:t>
        </w:r>
        <w:r w:rsidRPr="00AA656B">
          <w:rPr>
            <w:i/>
            <w:iCs/>
            <w:noProof/>
            <w:lang w:val="en-US"/>
          </w:rPr>
          <w:t>Psychol. Bull.</w:t>
        </w:r>
        <w:r w:rsidRPr="00AA656B">
          <w:rPr>
            <w:noProof/>
            <w:lang w:val="en-US"/>
          </w:rPr>
          <w:t xml:space="preserve"> (1989). doi:10.1037/0033-2909.106.1.74</w:t>
        </w:r>
      </w:moveFrom>
    </w:p>
    <w:moveFromRangeEnd w:id="425"/>
    <w:p w14:paraId="362A429A" w14:textId="77777777" w:rsidR="00AA656B" w:rsidRPr="00AA656B" w:rsidRDefault="00EF4FC9" w:rsidP="00AA656B">
      <w:pPr>
        <w:widowControl w:val="0"/>
        <w:autoSpaceDE w:val="0"/>
        <w:autoSpaceDN w:val="0"/>
        <w:adjustRightInd w:val="0"/>
        <w:ind w:left="640" w:hanging="640"/>
        <w:rPr>
          <w:moveFrom w:id="427" w:author="Robbie Parks" w:date="2019-10-02T07:34:00Z"/>
          <w:noProof/>
          <w:lang w:val="en-US"/>
        </w:rPr>
      </w:pPr>
      <w:del w:id="428" w:author="Robbie Parks" w:date="2019-10-02T07:34:00Z">
        <w:r w:rsidRPr="00EF4FC9">
          <w:rPr>
            <w:noProof/>
            <w:lang w:val="en-US"/>
          </w:rPr>
          <w:delText>30.</w:delText>
        </w:r>
      </w:del>
      <w:moveFromRangeStart w:id="429" w:author="Robbie Parks" w:date="2019-10-02T07:34:00Z" w:name="move20894073"/>
      <w:moveFrom w:id="430" w:author="Robbie Parks" w:date="2019-10-02T07:34:00Z">
        <w:r w:rsidR="00AA656B" w:rsidRPr="00AA656B">
          <w:rPr>
            <w:noProof/>
            <w:lang w:val="en-US"/>
          </w:rPr>
          <w:tab/>
          <w:t xml:space="preserve">Baron, R. A. &amp; Bell, P. A. Aggression and heat: the influence of ambient temperature, negative affect, and a cooling drink on physical aggression. </w:t>
        </w:r>
        <w:r w:rsidR="00AA656B" w:rsidRPr="00AA656B">
          <w:rPr>
            <w:i/>
            <w:iCs/>
            <w:noProof/>
            <w:lang w:val="en-US"/>
          </w:rPr>
          <w:t>J. Pers. Soc. Psychol.</w:t>
        </w:r>
        <w:r w:rsidR="00AA656B" w:rsidRPr="00AA656B">
          <w:rPr>
            <w:noProof/>
            <w:lang w:val="en-US"/>
          </w:rPr>
          <w:t xml:space="preserve"> (1976). doi:10.1037/0022-3514.33.3.245</w:t>
        </w:r>
      </w:moveFrom>
    </w:p>
    <w:moveFromRangeEnd w:id="429"/>
    <w:p w14:paraId="13B0C288" w14:textId="0E49F1AE" w:rsidR="00AA656B" w:rsidRPr="00AA656B" w:rsidRDefault="00EF4FC9" w:rsidP="00AA656B">
      <w:pPr>
        <w:widowControl w:val="0"/>
        <w:autoSpaceDE w:val="0"/>
        <w:autoSpaceDN w:val="0"/>
        <w:adjustRightInd w:val="0"/>
        <w:ind w:left="640" w:hanging="640"/>
        <w:rPr>
          <w:noProof/>
          <w:lang w:val="en-US"/>
        </w:rPr>
      </w:pPr>
      <w:del w:id="431" w:author="Robbie Parks" w:date="2019-10-02T07:34:00Z">
        <w:r w:rsidRPr="00EF4FC9">
          <w:rPr>
            <w:noProof/>
            <w:lang w:val="en-US"/>
          </w:rPr>
          <w:delText>31</w:delText>
        </w:r>
      </w:del>
      <w:r w:rsidR="00AA656B" w:rsidRPr="00AA656B">
        <w:rPr>
          <w:noProof/>
          <w:lang w:val="en-US"/>
        </w:rPr>
        <w:t>.</w:t>
      </w:r>
      <w:r w:rsidR="00AA656B" w:rsidRPr="00AA656B">
        <w:rPr>
          <w:noProof/>
          <w:lang w:val="en-US"/>
        </w:rPr>
        <w:tab/>
        <w:t xml:space="preserve">Majeed, H. &amp; Lee, J. The impact of climate change on youth depression and mental health. </w:t>
      </w:r>
      <w:r w:rsidR="00AA656B" w:rsidRPr="00AA656B">
        <w:rPr>
          <w:i/>
          <w:iCs/>
          <w:noProof/>
          <w:lang w:val="en-US"/>
        </w:rPr>
        <w:t>Lancet Planet. Heal.</w:t>
      </w:r>
      <w:r w:rsidR="00AA656B" w:rsidRPr="00AA656B">
        <w:rPr>
          <w:noProof/>
          <w:lang w:val="en-US"/>
        </w:rPr>
        <w:t xml:space="preserve"> </w:t>
      </w:r>
      <w:r w:rsidR="00AA656B" w:rsidRPr="00AA656B">
        <w:rPr>
          <w:b/>
          <w:bCs/>
          <w:noProof/>
          <w:lang w:val="en-US"/>
        </w:rPr>
        <w:t>1</w:t>
      </w:r>
      <w:r w:rsidR="00AA656B" w:rsidRPr="00AA656B">
        <w:rPr>
          <w:noProof/>
          <w:lang w:val="en-US"/>
        </w:rPr>
        <w:t>, e94–e95 (2017).</w:t>
      </w:r>
    </w:p>
    <w:p w14:paraId="45C94A9F" w14:textId="77777777" w:rsidR="00EF4FC9" w:rsidRPr="00EF4FC9" w:rsidRDefault="00EF4FC9" w:rsidP="00EF4FC9">
      <w:pPr>
        <w:widowControl w:val="0"/>
        <w:autoSpaceDE w:val="0"/>
        <w:autoSpaceDN w:val="0"/>
        <w:adjustRightInd w:val="0"/>
        <w:ind w:left="640" w:hanging="640"/>
        <w:rPr>
          <w:del w:id="432" w:author="Robbie Parks" w:date="2019-10-02T07:34:00Z"/>
          <w:noProof/>
          <w:lang w:val="en-US"/>
        </w:rPr>
      </w:pPr>
      <w:del w:id="433" w:author="Robbie Parks" w:date="2019-10-02T07:34:00Z">
        <w:r w:rsidRPr="00EF4FC9">
          <w:rPr>
            <w:noProof/>
            <w:lang w:val="en-US"/>
          </w:rPr>
          <w:delText>32.</w:delText>
        </w:r>
        <w:r w:rsidRPr="00EF4FC9">
          <w:rPr>
            <w:noProof/>
            <w:lang w:val="en-US"/>
          </w:rPr>
          <w:tab/>
          <w:delText xml:space="preserve">Dee, D. P. </w:delText>
        </w:r>
        <w:r w:rsidRPr="00EF4FC9">
          <w:rPr>
            <w:i/>
            <w:iCs/>
            <w:noProof/>
            <w:lang w:val="en-US"/>
          </w:rPr>
          <w:delText>et al.</w:delText>
        </w:r>
        <w:r w:rsidRPr="00EF4FC9">
          <w:rPr>
            <w:noProof/>
            <w:lang w:val="en-US"/>
          </w:rPr>
          <w:delText xml:space="preserve"> The ERA-Interim reanalysis: configuration and performance of the data assimilation system. </w:delText>
        </w:r>
        <w:r w:rsidRPr="00EF4FC9">
          <w:rPr>
            <w:i/>
            <w:iCs/>
            <w:noProof/>
            <w:lang w:val="en-US"/>
          </w:rPr>
          <w:delText>Q. J. R. Meteorol. Soc.</w:delText>
        </w:r>
        <w:r w:rsidRPr="00EF4FC9">
          <w:rPr>
            <w:noProof/>
            <w:lang w:val="en-US"/>
          </w:rPr>
          <w:delText xml:space="preserve"> </w:delText>
        </w:r>
        <w:r w:rsidRPr="00EF4FC9">
          <w:rPr>
            <w:b/>
            <w:bCs/>
            <w:noProof/>
            <w:lang w:val="en-US"/>
          </w:rPr>
          <w:delText>137</w:delText>
        </w:r>
        <w:r w:rsidRPr="00EF4FC9">
          <w:rPr>
            <w:noProof/>
            <w:lang w:val="en-US"/>
          </w:rPr>
          <w:delText>, 553–597 (2011).</w:delText>
        </w:r>
      </w:del>
    </w:p>
    <w:p w14:paraId="7F238F41" w14:textId="56408842" w:rsidR="00AA656B" w:rsidRPr="00AA656B" w:rsidRDefault="00EF4FC9" w:rsidP="00AA656B">
      <w:pPr>
        <w:widowControl w:val="0"/>
        <w:autoSpaceDE w:val="0"/>
        <w:autoSpaceDN w:val="0"/>
        <w:adjustRightInd w:val="0"/>
        <w:ind w:left="640" w:hanging="640"/>
        <w:rPr>
          <w:ins w:id="434" w:author="Robbie Parks" w:date="2019-10-02T07:34:00Z"/>
          <w:noProof/>
          <w:lang w:val="en-US"/>
        </w:rPr>
      </w:pPr>
      <w:del w:id="435" w:author="Robbie Parks" w:date="2019-10-02T07:34:00Z">
        <w:r w:rsidRPr="00EF4FC9">
          <w:rPr>
            <w:noProof/>
            <w:lang w:val="en-US"/>
          </w:rPr>
          <w:delText>33</w:delText>
        </w:r>
      </w:del>
      <w:ins w:id="436" w:author="Robbie Parks" w:date="2019-10-02T07:34:00Z">
        <w:r w:rsidR="00AA656B" w:rsidRPr="00AA656B">
          <w:rPr>
            <w:noProof/>
            <w:lang w:val="en-US"/>
          </w:rPr>
          <w:t>36.</w:t>
        </w:r>
        <w:r w:rsidR="00AA656B" w:rsidRPr="00AA656B">
          <w:rPr>
            <w:noProof/>
            <w:lang w:val="en-US"/>
          </w:rPr>
          <w:tab/>
          <w:t xml:space="preserve">European Centre for Medium-Range Weather Forecasts (ECMWF). ERA5. </w:t>
        </w:r>
        <w:r w:rsidR="00AA656B" w:rsidRPr="00AA656B">
          <w:rPr>
            <w:i/>
            <w:iCs/>
            <w:noProof/>
            <w:lang w:val="en-US"/>
          </w:rPr>
          <w:t>Reanalysis datasets</w:t>
        </w:r>
        <w:r w:rsidR="00AA656B" w:rsidRPr="00AA656B">
          <w:rPr>
            <w:noProof/>
            <w:lang w:val="en-US"/>
          </w:rPr>
          <w:t xml:space="preserve"> (2019).</w:t>
        </w:r>
      </w:ins>
    </w:p>
    <w:p w14:paraId="123BA521" w14:textId="77777777" w:rsidR="00AA656B" w:rsidRPr="00AA656B" w:rsidRDefault="00AA656B" w:rsidP="00AA656B">
      <w:pPr>
        <w:widowControl w:val="0"/>
        <w:autoSpaceDE w:val="0"/>
        <w:autoSpaceDN w:val="0"/>
        <w:adjustRightInd w:val="0"/>
        <w:ind w:left="640" w:hanging="640"/>
        <w:rPr>
          <w:noProof/>
          <w:lang w:val="en-US"/>
        </w:rPr>
      </w:pPr>
      <w:ins w:id="437" w:author="Robbie Parks" w:date="2019-10-02T07:34:00Z">
        <w:r w:rsidRPr="00AA656B">
          <w:rPr>
            <w:noProof/>
            <w:lang w:val="en-US"/>
          </w:rPr>
          <w:t>37</w:t>
        </w:r>
      </w:ins>
      <w:r w:rsidRPr="00AA656B">
        <w:rPr>
          <w:noProof/>
          <w:lang w:val="en-US"/>
        </w:rPr>
        <w:t>.</w:t>
      </w:r>
      <w:r w:rsidRPr="00AA656B">
        <w:rPr>
          <w:noProof/>
          <w:lang w:val="en-US"/>
        </w:rPr>
        <w:tab/>
        <w:t xml:space="preserve">Shi, L., Kloog, I., Zanobetti, A., Liu, P. &amp; Schwartz, J. D. Impacts of temperature and its variability on mortality in New England. </w:t>
      </w:r>
      <w:r w:rsidRPr="00AA656B">
        <w:rPr>
          <w:i/>
          <w:iCs/>
          <w:noProof/>
          <w:lang w:val="en-US"/>
        </w:rPr>
        <w:t>Nat. Clim. Chang.</w:t>
      </w:r>
      <w:r w:rsidRPr="00AA656B">
        <w:rPr>
          <w:noProof/>
          <w:lang w:val="en-US"/>
        </w:rPr>
        <w:t xml:space="preserve"> </w:t>
      </w:r>
      <w:r w:rsidRPr="00AA656B">
        <w:rPr>
          <w:b/>
          <w:bCs/>
          <w:noProof/>
          <w:lang w:val="en-US"/>
        </w:rPr>
        <w:t>5</w:t>
      </w:r>
      <w:r w:rsidRPr="00AA656B">
        <w:rPr>
          <w:noProof/>
          <w:lang w:val="en-US"/>
        </w:rPr>
        <w:t>, 988–991 (2015).</w:t>
      </w:r>
    </w:p>
    <w:p w14:paraId="153AA7DA" w14:textId="04B8254C" w:rsidR="00AA656B" w:rsidRPr="00AA656B" w:rsidRDefault="00EF4FC9" w:rsidP="00AA656B">
      <w:pPr>
        <w:widowControl w:val="0"/>
        <w:autoSpaceDE w:val="0"/>
        <w:autoSpaceDN w:val="0"/>
        <w:adjustRightInd w:val="0"/>
        <w:ind w:left="640" w:hanging="640"/>
        <w:rPr>
          <w:noProof/>
          <w:lang w:val="en-US"/>
        </w:rPr>
      </w:pPr>
      <w:del w:id="438" w:author="Robbie Parks" w:date="2019-10-02T07:34:00Z">
        <w:r w:rsidRPr="00EF4FC9">
          <w:rPr>
            <w:noProof/>
            <w:lang w:val="en-US"/>
          </w:rPr>
          <w:delText>34</w:delText>
        </w:r>
      </w:del>
      <w:ins w:id="439" w:author="Robbie Parks" w:date="2019-10-02T07:34:00Z">
        <w:r w:rsidR="00AA656B" w:rsidRPr="00AA656B">
          <w:rPr>
            <w:noProof/>
            <w:lang w:val="en-US"/>
          </w:rPr>
          <w:t>38</w:t>
        </w:r>
      </w:ins>
      <w:r w:rsidR="00AA656B" w:rsidRPr="00AA656B">
        <w:rPr>
          <w:noProof/>
          <w:lang w:val="en-US"/>
        </w:rPr>
        <w:t>.</w:t>
      </w:r>
      <w:r w:rsidR="00AA656B" w:rsidRPr="00AA656B">
        <w:rPr>
          <w:noProof/>
          <w:lang w:val="en-US"/>
        </w:rPr>
        <w:tab/>
        <w:t xml:space="preserve">Gasparrini, A. </w:t>
      </w:r>
      <w:r w:rsidR="00AA656B" w:rsidRPr="00AA656B">
        <w:rPr>
          <w:i/>
          <w:iCs/>
          <w:noProof/>
          <w:lang w:val="en-US"/>
        </w:rPr>
        <w:t>et al.</w:t>
      </w:r>
      <w:r w:rsidR="00AA656B" w:rsidRPr="00AA656B">
        <w:rPr>
          <w:noProof/>
          <w:lang w:val="en-US"/>
        </w:rPr>
        <w:t xml:space="preserve"> Mortality risk attributable to high and low ambient temperature: a multicountry observational study. </w:t>
      </w:r>
      <w:r w:rsidR="00AA656B" w:rsidRPr="00AA656B">
        <w:rPr>
          <w:i/>
          <w:iCs/>
          <w:noProof/>
          <w:lang w:val="en-US"/>
        </w:rPr>
        <w:t>Lancet</w:t>
      </w:r>
      <w:r w:rsidR="00AA656B" w:rsidRPr="00AA656B">
        <w:rPr>
          <w:noProof/>
          <w:lang w:val="en-US"/>
        </w:rPr>
        <w:t xml:space="preserve"> </w:t>
      </w:r>
      <w:r w:rsidR="00AA656B" w:rsidRPr="00AA656B">
        <w:rPr>
          <w:b/>
          <w:bCs/>
          <w:noProof/>
          <w:lang w:val="en-US"/>
        </w:rPr>
        <w:t>386</w:t>
      </w:r>
      <w:r w:rsidR="00AA656B" w:rsidRPr="00AA656B">
        <w:rPr>
          <w:noProof/>
          <w:lang w:val="en-US"/>
        </w:rPr>
        <w:t>, 369–375 (2015).</w:t>
      </w:r>
    </w:p>
    <w:p w14:paraId="064606E7" w14:textId="277B7581" w:rsidR="00AA656B" w:rsidRPr="00AA656B" w:rsidRDefault="00EF4FC9" w:rsidP="00AA656B">
      <w:pPr>
        <w:widowControl w:val="0"/>
        <w:autoSpaceDE w:val="0"/>
        <w:autoSpaceDN w:val="0"/>
        <w:adjustRightInd w:val="0"/>
        <w:ind w:left="640" w:hanging="640"/>
        <w:rPr>
          <w:noProof/>
          <w:lang w:val="en-US"/>
        </w:rPr>
      </w:pPr>
      <w:del w:id="440" w:author="Robbie Parks" w:date="2019-10-02T07:34:00Z">
        <w:r w:rsidRPr="00EF4FC9">
          <w:rPr>
            <w:noProof/>
            <w:lang w:val="en-US"/>
          </w:rPr>
          <w:delText>35</w:delText>
        </w:r>
      </w:del>
      <w:ins w:id="441" w:author="Robbie Parks" w:date="2019-10-02T07:34:00Z">
        <w:r w:rsidR="00AA656B" w:rsidRPr="00AA656B">
          <w:rPr>
            <w:noProof/>
            <w:lang w:val="en-US"/>
          </w:rPr>
          <w:t>39</w:t>
        </w:r>
      </w:ins>
      <w:r w:rsidR="00AA656B" w:rsidRPr="00AA656B">
        <w:rPr>
          <w:noProof/>
          <w:lang w:val="en-US"/>
        </w:rPr>
        <w:t>.</w:t>
      </w:r>
      <w:r w:rsidR="00AA656B" w:rsidRPr="00AA656B">
        <w:rPr>
          <w:noProof/>
          <w:lang w:val="en-US"/>
        </w:rPr>
        <w:tab/>
        <w:t xml:space="preserve">Ye, X. </w:t>
      </w:r>
      <w:r w:rsidR="00AA656B" w:rsidRPr="00AA656B">
        <w:rPr>
          <w:i/>
          <w:iCs/>
          <w:noProof/>
          <w:lang w:val="en-US"/>
        </w:rPr>
        <w:t>et al.</w:t>
      </w:r>
      <w:r w:rsidR="00AA656B" w:rsidRPr="00AA656B">
        <w:rPr>
          <w:noProof/>
          <w:lang w:val="en-US"/>
        </w:rPr>
        <w:t xml:space="preserve"> Ambient temperature and morbidity: a review of epidemiological evidence. </w:t>
      </w:r>
      <w:r w:rsidR="00AA656B" w:rsidRPr="00AA656B">
        <w:rPr>
          <w:i/>
          <w:iCs/>
          <w:noProof/>
          <w:lang w:val="en-US"/>
        </w:rPr>
        <w:t>Environ. Health Perspect.</w:t>
      </w:r>
      <w:r w:rsidR="00AA656B" w:rsidRPr="00AA656B">
        <w:rPr>
          <w:noProof/>
          <w:lang w:val="en-US"/>
        </w:rPr>
        <w:t xml:space="preserve"> </w:t>
      </w:r>
      <w:r w:rsidR="00AA656B" w:rsidRPr="00AA656B">
        <w:rPr>
          <w:b/>
          <w:bCs/>
          <w:noProof/>
          <w:lang w:val="en-US"/>
        </w:rPr>
        <w:t>120</w:t>
      </w:r>
      <w:r w:rsidR="00AA656B" w:rsidRPr="00AA656B">
        <w:rPr>
          <w:noProof/>
          <w:lang w:val="en-US"/>
        </w:rPr>
        <w:t>, 19–28 (2012).</w:t>
      </w:r>
    </w:p>
    <w:p w14:paraId="478381F1" w14:textId="4657A5BD" w:rsidR="00AA656B" w:rsidRPr="00AA656B" w:rsidRDefault="00EF4FC9" w:rsidP="00AA656B">
      <w:pPr>
        <w:widowControl w:val="0"/>
        <w:autoSpaceDE w:val="0"/>
        <w:autoSpaceDN w:val="0"/>
        <w:adjustRightInd w:val="0"/>
        <w:ind w:left="640" w:hanging="640"/>
        <w:rPr>
          <w:noProof/>
          <w:lang w:val="en-US"/>
        </w:rPr>
      </w:pPr>
      <w:del w:id="442" w:author="Robbie Parks" w:date="2019-10-02T07:34:00Z">
        <w:r w:rsidRPr="00EF4FC9">
          <w:rPr>
            <w:noProof/>
            <w:lang w:val="en-US"/>
          </w:rPr>
          <w:delText>36</w:delText>
        </w:r>
      </w:del>
      <w:ins w:id="443" w:author="Robbie Parks" w:date="2019-10-02T07:34:00Z">
        <w:r w:rsidR="00AA656B" w:rsidRPr="00AA656B">
          <w:rPr>
            <w:noProof/>
            <w:lang w:val="en-US"/>
          </w:rPr>
          <w:t>40</w:t>
        </w:r>
      </w:ins>
      <w:r w:rsidR="00AA656B" w:rsidRPr="00AA656B">
        <w:rPr>
          <w:noProof/>
          <w:lang w:val="en-US"/>
        </w:rPr>
        <w:t>.</w:t>
      </w:r>
      <w:r w:rsidR="00AA656B" w:rsidRPr="00AA656B">
        <w:rPr>
          <w:noProof/>
          <w:lang w:val="en-US"/>
        </w:rPr>
        <w:tab/>
        <w:t xml:space="preserve">Basu, R. High ambient temperature and mortality: a review of epidemiologic studies from 2001 to 2008. </w:t>
      </w:r>
      <w:r w:rsidR="00AA656B" w:rsidRPr="00AA656B">
        <w:rPr>
          <w:i/>
          <w:iCs/>
          <w:noProof/>
          <w:lang w:val="en-US"/>
        </w:rPr>
        <w:t>Environ. Heal. A Glob. Access Sci. Source</w:t>
      </w:r>
      <w:r w:rsidR="00AA656B" w:rsidRPr="00AA656B">
        <w:rPr>
          <w:noProof/>
          <w:lang w:val="en-US"/>
        </w:rPr>
        <w:t xml:space="preserve"> </w:t>
      </w:r>
      <w:r w:rsidR="00AA656B" w:rsidRPr="00AA656B">
        <w:rPr>
          <w:b/>
          <w:bCs/>
          <w:noProof/>
          <w:lang w:val="en-US"/>
        </w:rPr>
        <w:t>8</w:t>
      </w:r>
      <w:r w:rsidR="00AA656B" w:rsidRPr="00AA656B">
        <w:rPr>
          <w:noProof/>
          <w:lang w:val="en-US"/>
        </w:rPr>
        <w:t>, 40 (2009).</w:t>
      </w:r>
    </w:p>
    <w:p w14:paraId="2B7E0F44" w14:textId="77777777" w:rsidR="00EF4FC9" w:rsidRPr="00EF4FC9" w:rsidRDefault="00EF4FC9" w:rsidP="00EF4FC9">
      <w:pPr>
        <w:widowControl w:val="0"/>
        <w:autoSpaceDE w:val="0"/>
        <w:autoSpaceDN w:val="0"/>
        <w:adjustRightInd w:val="0"/>
        <w:ind w:left="640" w:hanging="640"/>
        <w:rPr>
          <w:del w:id="444" w:author="Robbie Parks" w:date="2019-10-02T07:34:00Z"/>
          <w:noProof/>
          <w:lang w:val="en-US"/>
        </w:rPr>
      </w:pPr>
      <w:del w:id="445" w:author="Robbie Parks" w:date="2019-10-02T07:34:00Z">
        <w:r w:rsidRPr="00EF4FC9">
          <w:rPr>
            <w:noProof/>
            <w:lang w:val="en-US"/>
          </w:rPr>
          <w:lastRenderedPageBreak/>
          <w:delText>37.</w:delText>
        </w:r>
        <w:r w:rsidRPr="00EF4FC9">
          <w:rPr>
            <w:noProof/>
            <w:lang w:val="en-US"/>
          </w:rPr>
          <w:tab/>
          <w:delText xml:space="preserve">Wallace, J. M. &amp; Hobbs, P. V. </w:delText>
        </w:r>
        <w:r w:rsidRPr="00EF4FC9">
          <w:rPr>
            <w:i/>
            <w:iCs/>
            <w:noProof/>
            <w:lang w:val="en-US"/>
          </w:rPr>
          <w:delText>Atmospheric science: an introductory survey</w:delText>
        </w:r>
        <w:r w:rsidRPr="00EF4FC9">
          <w:rPr>
            <w:noProof/>
            <w:lang w:val="en-US"/>
          </w:rPr>
          <w:delText xml:space="preserve">. </w:delText>
        </w:r>
        <w:r w:rsidRPr="00EF4FC9">
          <w:rPr>
            <w:i/>
            <w:iCs/>
            <w:noProof/>
            <w:lang w:val="en-US"/>
          </w:rPr>
          <w:delText>Atmospheric Science: An Introductory Survey: Second Edition</w:delText>
        </w:r>
        <w:r w:rsidRPr="00EF4FC9">
          <w:rPr>
            <w:noProof/>
            <w:lang w:val="en-US"/>
          </w:rPr>
          <w:delText xml:space="preserve"> (2006). doi:10.1016/C2009-0-00034-8</w:delText>
        </w:r>
      </w:del>
    </w:p>
    <w:p w14:paraId="1B1CD2F8" w14:textId="1E1C61BF" w:rsidR="00AA656B" w:rsidRPr="00AA656B" w:rsidRDefault="00EF4FC9" w:rsidP="00AA656B">
      <w:pPr>
        <w:widowControl w:val="0"/>
        <w:autoSpaceDE w:val="0"/>
        <w:autoSpaceDN w:val="0"/>
        <w:adjustRightInd w:val="0"/>
        <w:ind w:left="640" w:hanging="640"/>
        <w:rPr>
          <w:noProof/>
          <w:lang w:val="en-US"/>
        </w:rPr>
      </w:pPr>
      <w:del w:id="446" w:author="Robbie Parks" w:date="2019-10-02T07:34:00Z">
        <w:r w:rsidRPr="00EF4FC9">
          <w:rPr>
            <w:noProof/>
            <w:lang w:val="en-US"/>
          </w:rPr>
          <w:delText>38</w:delText>
        </w:r>
      </w:del>
      <w:ins w:id="447" w:author="Robbie Parks" w:date="2019-10-02T07:34:00Z">
        <w:r w:rsidR="00AA656B" w:rsidRPr="00AA656B">
          <w:rPr>
            <w:noProof/>
            <w:lang w:val="en-US"/>
          </w:rPr>
          <w:t>41</w:t>
        </w:r>
      </w:ins>
      <w:r w:rsidR="00AA656B" w:rsidRPr="00AA656B">
        <w:rPr>
          <w:noProof/>
          <w:lang w:val="en-US"/>
        </w:rPr>
        <w:t>.</w:t>
      </w:r>
      <w:r w:rsidR="00AA656B" w:rsidRPr="00AA656B">
        <w:rPr>
          <w:noProof/>
          <w:lang w:val="en-US"/>
        </w:rPr>
        <w:tab/>
        <w:t xml:space="preserve">Rue, H. &amp; Held, L. </w:t>
      </w:r>
      <w:r w:rsidR="00AA656B" w:rsidRPr="00AA656B">
        <w:rPr>
          <w:i/>
          <w:iCs/>
          <w:noProof/>
          <w:lang w:val="en-US"/>
        </w:rPr>
        <w:t>Gaussian Markov random fields. Theory and applications</w:t>
      </w:r>
      <w:r w:rsidR="00AA656B" w:rsidRPr="00AA656B">
        <w:rPr>
          <w:noProof/>
          <w:lang w:val="en-US"/>
        </w:rPr>
        <w:t xml:space="preserve">. </w:t>
      </w:r>
      <w:r w:rsidR="00AA656B" w:rsidRPr="00AA656B">
        <w:rPr>
          <w:i/>
          <w:iCs/>
          <w:noProof/>
          <w:lang w:val="en-US"/>
        </w:rPr>
        <w:t>Chapman &amp; Hall</w:t>
      </w:r>
      <w:r w:rsidR="00AA656B" w:rsidRPr="00AA656B">
        <w:rPr>
          <w:noProof/>
          <w:lang w:val="en-US"/>
        </w:rPr>
        <w:t xml:space="preserve"> (2005). doi:10.1007/s00184-007-0162-3</w:t>
      </w:r>
    </w:p>
    <w:p w14:paraId="3BD63475" w14:textId="5D354C66" w:rsidR="00AA656B" w:rsidRPr="00AA656B" w:rsidRDefault="00EF4FC9" w:rsidP="00AA656B">
      <w:pPr>
        <w:widowControl w:val="0"/>
        <w:autoSpaceDE w:val="0"/>
        <w:autoSpaceDN w:val="0"/>
        <w:adjustRightInd w:val="0"/>
        <w:ind w:left="640" w:hanging="640"/>
        <w:rPr>
          <w:noProof/>
          <w:lang w:val="en-US"/>
        </w:rPr>
      </w:pPr>
      <w:del w:id="448" w:author="Robbie Parks" w:date="2019-10-02T07:34:00Z">
        <w:r w:rsidRPr="00EF4FC9">
          <w:rPr>
            <w:noProof/>
            <w:lang w:val="en-US"/>
          </w:rPr>
          <w:delText>39</w:delText>
        </w:r>
      </w:del>
      <w:ins w:id="449" w:author="Robbie Parks" w:date="2019-10-02T07:34:00Z">
        <w:r w:rsidR="00AA656B" w:rsidRPr="00AA656B">
          <w:rPr>
            <w:noProof/>
            <w:lang w:val="en-US"/>
          </w:rPr>
          <w:t>42</w:t>
        </w:r>
      </w:ins>
      <w:r w:rsidR="00AA656B" w:rsidRPr="00AA656B">
        <w:rPr>
          <w:noProof/>
          <w:lang w:val="en-US"/>
        </w:rPr>
        <w:t>.</w:t>
      </w:r>
      <w:r w:rsidR="00AA656B" w:rsidRPr="00AA656B">
        <w:rPr>
          <w:noProof/>
          <w:lang w:val="en-US"/>
        </w:rPr>
        <w:tab/>
        <w:t>Besag, J</w:t>
      </w:r>
      <w:del w:id="450" w:author="Robbie Parks" w:date="2019-10-02T07:34:00Z">
        <w:r w:rsidRPr="00EF4FC9">
          <w:rPr>
            <w:noProof/>
            <w:lang w:val="en-US"/>
          </w:rPr>
          <w:delText>. Spatial interaction and the statistical snalysis of lattice systems.</w:delText>
        </w:r>
      </w:del>
      <w:ins w:id="451" w:author="Robbie Parks" w:date="2019-10-02T07:34:00Z">
        <w:r w:rsidR="00AA656B" w:rsidRPr="00AA656B">
          <w:rPr>
            <w:noProof/>
            <w:lang w:val="en-US"/>
          </w:rPr>
          <w:t>., York,</w:t>
        </w:r>
      </w:ins>
      <w:r w:rsidR="00AA656B" w:rsidRPr="00AA656B">
        <w:rPr>
          <w:noProof/>
          <w:lang w:val="en-US"/>
        </w:rPr>
        <w:t xml:space="preserve"> </w:t>
      </w:r>
      <w:r w:rsidR="00AA656B" w:rsidRPr="00AA656B">
        <w:rPr>
          <w:lang w:val="en-US"/>
          <w:rPrChange w:id="452" w:author="Robbie Parks" w:date="2019-10-02T07:34:00Z">
            <w:rPr>
              <w:i/>
              <w:lang w:val="en-US"/>
            </w:rPr>
          </w:rPrChange>
        </w:rPr>
        <w:t xml:space="preserve">J. </w:t>
      </w:r>
      <w:del w:id="453" w:author="Robbie Parks" w:date="2019-10-02T07:34:00Z">
        <w:r w:rsidRPr="00EF4FC9">
          <w:rPr>
            <w:i/>
            <w:iCs/>
            <w:noProof/>
            <w:lang w:val="en-US"/>
          </w:rPr>
          <w:delText>R.</w:delText>
        </w:r>
      </w:del>
      <w:ins w:id="454" w:author="Robbie Parks" w:date="2019-10-02T07:34:00Z">
        <w:r w:rsidR="00AA656B" w:rsidRPr="00AA656B">
          <w:rPr>
            <w:noProof/>
            <w:lang w:val="en-US"/>
          </w:rPr>
          <w:t xml:space="preserve">&amp; Mollié, A. Bayesian image restoration, with two applications in spatial statistics. </w:t>
        </w:r>
        <w:r w:rsidR="00AA656B" w:rsidRPr="00AA656B">
          <w:rPr>
            <w:i/>
            <w:iCs/>
            <w:noProof/>
            <w:lang w:val="en-US"/>
          </w:rPr>
          <w:t>Ann. Inst.</w:t>
        </w:r>
      </w:ins>
      <w:r w:rsidR="00AA656B" w:rsidRPr="00AA656B">
        <w:rPr>
          <w:i/>
          <w:iCs/>
          <w:noProof/>
          <w:lang w:val="en-US"/>
        </w:rPr>
        <w:t xml:space="preserve"> Stat. </w:t>
      </w:r>
      <w:del w:id="455" w:author="Robbie Parks" w:date="2019-10-02T07:34:00Z">
        <w:r w:rsidRPr="00EF4FC9">
          <w:rPr>
            <w:i/>
            <w:iCs/>
            <w:noProof/>
            <w:lang w:val="en-US"/>
          </w:rPr>
          <w:delText>Soc. Ser. B (Statistical Methodol.</w:delText>
        </w:r>
        <w:r w:rsidRPr="00EF4FC9">
          <w:rPr>
            <w:noProof/>
            <w:lang w:val="en-US"/>
          </w:rPr>
          <w:delText xml:space="preserve"> (1974).</w:delText>
        </w:r>
      </w:del>
      <w:ins w:id="456" w:author="Robbie Parks" w:date="2019-10-02T07:34:00Z">
        <w:r w:rsidR="00AA656B" w:rsidRPr="00AA656B">
          <w:rPr>
            <w:i/>
            <w:iCs/>
            <w:noProof/>
            <w:lang w:val="en-US"/>
          </w:rPr>
          <w:t>Math.</w:t>
        </w:r>
        <w:r w:rsidR="00AA656B" w:rsidRPr="00AA656B">
          <w:rPr>
            <w:noProof/>
            <w:lang w:val="en-US"/>
          </w:rPr>
          <w:t xml:space="preserve"> (1991).</w:t>
        </w:r>
      </w:ins>
      <w:r w:rsidR="00AA656B" w:rsidRPr="00AA656B">
        <w:rPr>
          <w:noProof/>
          <w:lang w:val="en-US"/>
        </w:rPr>
        <w:t xml:space="preserve"> doi:10.</w:t>
      </w:r>
      <w:del w:id="457" w:author="Robbie Parks" w:date="2019-10-02T07:34:00Z">
        <w:r w:rsidRPr="00EF4FC9">
          <w:rPr>
            <w:noProof/>
            <w:lang w:val="en-US"/>
          </w:rPr>
          <w:delText>2307/2984812</w:delText>
        </w:r>
      </w:del>
      <w:ins w:id="458" w:author="Robbie Parks" w:date="2019-10-02T07:34:00Z">
        <w:r w:rsidR="00AA656B" w:rsidRPr="00AA656B">
          <w:rPr>
            <w:noProof/>
            <w:lang w:val="en-US"/>
          </w:rPr>
          <w:t>1007/BF00116466</w:t>
        </w:r>
      </w:ins>
    </w:p>
    <w:p w14:paraId="23A74778" w14:textId="60C0C184" w:rsidR="00AA656B" w:rsidRPr="00AA656B" w:rsidRDefault="00EF4FC9" w:rsidP="00AA656B">
      <w:pPr>
        <w:widowControl w:val="0"/>
        <w:autoSpaceDE w:val="0"/>
        <w:autoSpaceDN w:val="0"/>
        <w:adjustRightInd w:val="0"/>
        <w:ind w:left="640" w:hanging="640"/>
        <w:rPr>
          <w:ins w:id="459" w:author="Robbie Parks" w:date="2019-10-02T07:34:00Z"/>
          <w:noProof/>
          <w:lang w:val="en-US"/>
        </w:rPr>
      </w:pPr>
      <w:del w:id="460" w:author="Robbie Parks" w:date="2019-10-02T07:34:00Z">
        <w:r w:rsidRPr="00EF4FC9">
          <w:rPr>
            <w:noProof/>
            <w:lang w:val="en-US"/>
          </w:rPr>
          <w:delText>40</w:delText>
        </w:r>
      </w:del>
      <w:ins w:id="461" w:author="Robbie Parks" w:date="2019-10-02T07:34:00Z">
        <w:r w:rsidR="00AA656B" w:rsidRPr="00AA656B">
          <w:rPr>
            <w:noProof/>
            <w:lang w:val="en-US"/>
          </w:rPr>
          <w:t>43.</w:t>
        </w:r>
        <w:r w:rsidR="00AA656B" w:rsidRPr="00AA656B">
          <w:rPr>
            <w:noProof/>
            <w:lang w:val="en-US"/>
          </w:rPr>
          <w:tab/>
          <w:t xml:space="preserve">Knorr-Held, L. Bayesian modelling of inseparable space-time variation in disease risk. in </w:t>
        </w:r>
        <w:r w:rsidR="00AA656B" w:rsidRPr="00AA656B">
          <w:rPr>
            <w:i/>
            <w:iCs/>
            <w:noProof/>
            <w:lang w:val="en-US"/>
          </w:rPr>
          <w:t>Statistics in Medicine</w:t>
        </w:r>
        <w:r w:rsidR="00AA656B" w:rsidRPr="00AA656B">
          <w:rPr>
            <w:noProof/>
            <w:lang w:val="en-US"/>
          </w:rPr>
          <w:t xml:space="preserve"> (2000). doi:10.1002/1097-0258(20000915/30)19:17/18&lt;2555::AID-SIM587&gt;3.0.CO;2-#</w:t>
        </w:r>
      </w:ins>
    </w:p>
    <w:p w14:paraId="636D8DB3" w14:textId="77777777" w:rsidR="00AA656B" w:rsidRPr="00AA656B" w:rsidRDefault="00AA656B" w:rsidP="00AA656B">
      <w:pPr>
        <w:widowControl w:val="0"/>
        <w:autoSpaceDE w:val="0"/>
        <w:autoSpaceDN w:val="0"/>
        <w:adjustRightInd w:val="0"/>
        <w:ind w:left="640" w:hanging="640"/>
        <w:rPr>
          <w:ins w:id="462" w:author="Robbie Parks" w:date="2019-10-02T07:34:00Z"/>
          <w:noProof/>
          <w:lang w:val="en-US"/>
        </w:rPr>
      </w:pPr>
      <w:ins w:id="463" w:author="Robbie Parks" w:date="2019-10-02T07:34:00Z">
        <w:r w:rsidRPr="00AA656B">
          <w:rPr>
            <w:noProof/>
            <w:lang w:val="en-US"/>
          </w:rPr>
          <w:t>44.</w:t>
        </w:r>
        <w:r w:rsidRPr="00AA656B">
          <w:rPr>
            <w:noProof/>
            <w:lang w:val="en-US"/>
          </w:rPr>
          <w:tab/>
          <w:t xml:space="preserve">Bennett, J. E. </w:t>
        </w:r>
        <w:r w:rsidRPr="00AA656B">
          <w:rPr>
            <w:i/>
            <w:iCs/>
            <w:noProof/>
            <w:lang w:val="en-US"/>
          </w:rPr>
          <w:t>et al.</w:t>
        </w:r>
        <w:r w:rsidRPr="00AA656B">
          <w:rPr>
            <w:noProof/>
            <w:lang w:val="en-US"/>
          </w:rPr>
          <w:t xml:space="preserve"> National and county life expectancy loss from particulate matter pollution in the USA. </w:t>
        </w:r>
        <w:r w:rsidRPr="00AA656B">
          <w:rPr>
            <w:i/>
            <w:iCs/>
            <w:noProof/>
            <w:lang w:val="en-US"/>
          </w:rPr>
          <w:t>PLOS Med.</w:t>
        </w:r>
        <w:r w:rsidRPr="00AA656B">
          <w:rPr>
            <w:noProof/>
            <w:lang w:val="en-US"/>
          </w:rPr>
          <w:t xml:space="preserve"> (2019).</w:t>
        </w:r>
      </w:ins>
    </w:p>
    <w:p w14:paraId="7CE1F453" w14:textId="77777777" w:rsidR="00AA656B" w:rsidRPr="00AA656B" w:rsidRDefault="00AA656B" w:rsidP="00AA656B">
      <w:pPr>
        <w:widowControl w:val="0"/>
        <w:autoSpaceDE w:val="0"/>
        <w:autoSpaceDN w:val="0"/>
        <w:adjustRightInd w:val="0"/>
        <w:ind w:left="640" w:hanging="640"/>
        <w:rPr>
          <w:ins w:id="464" w:author="Robbie Parks" w:date="2019-10-02T07:34:00Z"/>
          <w:noProof/>
          <w:lang w:val="en-US"/>
        </w:rPr>
      </w:pPr>
      <w:ins w:id="465" w:author="Robbie Parks" w:date="2019-10-02T07:34:00Z">
        <w:r w:rsidRPr="00AA656B">
          <w:rPr>
            <w:noProof/>
            <w:lang w:val="en-US"/>
          </w:rPr>
          <w:t>45.</w:t>
        </w:r>
        <w:r w:rsidRPr="00AA656B">
          <w:rPr>
            <w:noProof/>
            <w:lang w:val="en-US"/>
          </w:rPr>
          <w:tab/>
          <w:t xml:space="preserve">Kontis, V. </w:t>
        </w:r>
        <w:r w:rsidRPr="00AA656B">
          <w:rPr>
            <w:i/>
            <w:iCs/>
            <w:noProof/>
            <w:lang w:val="en-US"/>
          </w:rPr>
          <w:t>et al.</w:t>
        </w:r>
        <w:r w:rsidRPr="00AA656B">
          <w:rPr>
            <w:noProof/>
            <w:lang w:val="en-US"/>
          </w:rPr>
          <w:t xml:space="preserve"> Future life expectancy in 35 industrialised countries: projections with a Bayesian model ensemble. </w:t>
        </w:r>
        <w:r w:rsidRPr="00AA656B">
          <w:rPr>
            <w:i/>
            <w:iCs/>
            <w:noProof/>
            <w:lang w:val="en-US"/>
          </w:rPr>
          <w:t>Lancet</w:t>
        </w:r>
        <w:r w:rsidRPr="00AA656B">
          <w:rPr>
            <w:noProof/>
            <w:lang w:val="en-US"/>
          </w:rPr>
          <w:t xml:space="preserve"> (2017). doi:10.1016/S0140-6736(16)32381-9</w:t>
        </w:r>
      </w:ins>
    </w:p>
    <w:p w14:paraId="03670E5D" w14:textId="77777777" w:rsidR="00AA656B" w:rsidRPr="00AA656B" w:rsidRDefault="00AA656B" w:rsidP="00AA656B">
      <w:pPr>
        <w:widowControl w:val="0"/>
        <w:autoSpaceDE w:val="0"/>
        <w:autoSpaceDN w:val="0"/>
        <w:adjustRightInd w:val="0"/>
        <w:ind w:left="640" w:hanging="640"/>
        <w:rPr>
          <w:noProof/>
          <w:lang w:val="en-US"/>
        </w:rPr>
      </w:pPr>
      <w:ins w:id="466" w:author="Robbie Parks" w:date="2019-10-02T07:34:00Z">
        <w:r w:rsidRPr="00AA656B">
          <w:rPr>
            <w:noProof/>
            <w:lang w:val="en-US"/>
          </w:rPr>
          <w:t>46</w:t>
        </w:r>
      </w:ins>
      <w:r w:rsidRPr="00AA656B">
        <w:rPr>
          <w:noProof/>
          <w:lang w:val="en-US"/>
        </w:rPr>
        <w:t>.</w:t>
      </w:r>
      <w:r w:rsidRPr="00AA656B">
        <w:rPr>
          <w:noProof/>
          <w:lang w:val="en-US"/>
        </w:rPr>
        <w:tab/>
        <w:t xml:space="preserve">Rue, H., Martino, S. &amp; Chopin, N. Approximate Bayesian inference for latent Gaussian models by using integrated nested Laplace approximations. </w:t>
      </w:r>
      <w:r w:rsidRPr="00AA656B">
        <w:rPr>
          <w:i/>
          <w:iCs/>
          <w:noProof/>
          <w:lang w:val="en-US"/>
        </w:rPr>
        <w:t>J. R. Stat. Soc. Ser. B Stat. Methodol.</w:t>
      </w:r>
      <w:r w:rsidRPr="00AA656B">
        <w:rPr>
          <w:noProof/>
          <w:lang w:val="en-US"/>
        </w:rPr>
        <w:t xml:space="preserve"> (2009). doi:10.1111/j.1467-9868.2008.00700.x</w:t>
      </w:r>
    </w:p>
    <w:p w14:paraId="5DCCC456" w14:textId="77777777" w:rsidR="00EF4FC9" w:rsidRPr="00EF4FC9" w:rsidRDefault="00EF4FC9" w:rsidP="00EF4FC9">
      <w:pPr>
        <w:widowControl w:val="0"/>
        <w:autoSpaceDE w:val="0"/>
        <w:autoSpaceDN w:val="0"/>
        <w:adjustRightInd w:val="0"/>
        <w:ind w:left="640" w:hanging="640"/>
        <w:rPr>
          <w:del w:id="467" w:author="Robbie Parks" w:date="2019-10-02T07:34:00Z"/>
          <w:noProof/>
          <w:lang w:val="en-US"/>
        </w:rPr>
      </w:pPr>
      <w:del w:id="468" w:author="Robbie Parks" w:date="2019-10-02T07:34:00Z">
        <w:r w:rsidRPr="00EF4FC9">
          <w:rPr>
            <w:noProof/>
            <w:lang w:val="en-US"/>
          </w:rPr>
          <w:delText>41.</w:delText>
        </w:r>
        <w:r w:rsidRPr="00EF4FC9">
          <w:rPr>
            <w:noProof/>
            <w:lang w:val="en-US"/>
          </w:rPr>
          <w:tab/>
          <w:delText xml:space="preserve">Lozano, R. </w:delText>
        </w:r>
        <w:r w:rsidRPr="00EF4FC9">
          <w:rPr>
            <w:i/>
            <w:iCs/>
            <w:noProof/>
            <w:lang w:val="en-US"/>
          </w:rPr>
          <w:delText>et al.</w:delText>
        </w:r>
        <w:r w:rsidRPr="00EF4FC9">
          <w:rPr>
            <w:noProof/>
            <w:lang w:val="en-US"/>
          </w:rPr>
          <w:delText xml:space="preserve"> Global and regional mortality from 235 causes of death for 20 age groups in 1990 and 2010: a systematic analysis for the Global Burden of Disease Study 2010. </w:delText>
        </w:r>
        <w:r w:rsidRPr="00EF4FC9">
          <w:rPr>
            <w:i/>
            <w:iCs/>
            <w:noProof/>
            <w:lang w:val="en-US"/>
          </w:rPr>
          <w:delText>Lancet</w:delText>
        </w:r>
        <w:r w:rsidRPr="00EF4FC9">
          <w:rPr>
            <w:noProof/>
            <w:lang w:val="en-US"/>
          </w:rPr>
          <w:delText xml:space="preserve"> (2012). doi:10.1016/S0140-6736(12)61728-0</w:delText>
        </w:r>
      </w:del>
    </w:p>
    <w:p w14:paraId="239EC327" w14:textId="1394F9DA" w:rsidR="00AA656B" w:rsidRPr="00AA656B" w:rsidRDefault="00EF4FC9" w:rsidP="00AA656B">
      <w:pPr>
        <w:widowControl w:val="0"/>
        <w:autoSpaceDE w:val="0"/>
        <w:autoSpaceDN w:val="0"/>
        <w:adjustRightInd w:val="0"/>
        <w:ind w:left="640" w:hanging="640"/>
        <w:rPr>
          <w:noProof/>
        </w:rPr>
      </w:pPr>
      <w:del w:id="469" w:author="Robbie Parks" w:date="2019-10-02T07:34:00Z">
        <w:r w:rsidRPr="00EF4FC9">
          <w:rPr>
            <w:noProof/>
            <w:lang w:val="en-US"/>
          </w:rPr>
          <w:delText>42</w:delText>
        </w:r>
      </w:del>
      <w:ins w:id="470" w:author="Robbie Parks" w:date="2019-10-02T07:34:00Z">
        <w:r w:rsidR="00AA656B" w:rsidRPr="00AA656B">
          <w:rPr>
            <w:noProof/>
            <w:lang w:val="en-US"/>
          </w:rPr>
          <w:t>47</w:t>
        </w:r>
      </w:ins>
      <w:r w:rsidR="00AA656B" w:rsidRPr="00AA656B">
        <w:rPr>
          <w:noProof/>
          <w:lang w:val="en-US"/>
        </w:rPr>
        <w:t>.</w:t>
      </w:r>
      <w:r w:rsidR="00AA656B" w:rsidRPr="00AA656B">
        <w:rPr>
          <w:noProof/>
          <w:lang w:val="en-US"/>
        </w:rPr>
        <w:tab/>
        <w:t xml:space="preserve">IPCC. </w:t>
      </w:r>
      <w:r w:rsidR="00AA656B" w:rsidRPr="00AA656B">
        <w:rPr>
          <w:i/>
          <w:lang w:val="en-US"/>
          <w:rPrChange w:id="471" w:author="Robbie Parks" w:date="2019-10-02T07:34:00Z">
            <w:rPr>
              <w:lang w:val="en-US"/>
            </w:rPr>
          </w:rPrChange>
        </w:rPr>
        <w:t>IPCC special report on the impacts of global warming of 1.5 °C - Summary for policy makers</w:t>
      </w:r>
      <w:r w:rsidR="00AA656B" w:rsidRPr="00AA656B">
        <w:rPr>
          <w:noProof/>
          <w:lang w:val="en-US"/>
        </w:rPr>
        <w:t>. (2018).</w:t>
      </w:r>
    </w:p>
    <w:p w14:paraId="0F6AA8A0" w14:textId="63C14BD6" w:rsidR="00C16BDD" w:rsidRPr="00E85AFA" w:rsidRDefault="00A620DD" w:rsidP="00F92695">
      <w:pPr>
        <w:widowControl w:val="0"/>
        <w:autoSpaceDE w:val="0"/>
        <w:autoSpaceDN w:val="0"/>
        <w:adjustRightInd w:val="0"/>
        <w:ind w:left="640" w:hanging="640"/>
        <w:pPrChange w:id="472" w:author="Robbie Parks" w:date="2019-10-02T07:34:00Z">
          <w:pPr>
            <w:widowControl w:val="0"/>
            <w:autoSpaceDE w:val="0"/>
            <w:autoSpaceDN w:val="0"/>
            <w:adjustRightInd w:val="0"/>
            <w:ind w:left="641" w:hanging="641"/>
          </w:pPr>
        </w:pPrChange>
      </w:pPr>
      <w:r w:rsidRPr="00E85AFA">
        <w:rPr>
          <w:b/>
        </w:rPr>
        <w:fldChar w:fldCharType="end"/>
      </w:r>
    </w:p>
    <w:sectPr w:rsidR="00C16BDD" w:rsidRPr="00E85AFA" w:rsidSect="00521731">
      <w:headerReference w:type="default" r:id="rId12"/>
      <w:footerReference w:type="even" r:id="rId13"/>
      <w:footerReference w:type="default" r:id="rId14"/>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339F6B" w14:textId="77777777" w:rsidR="006E2858" w:rsidRDefault="006E2858">
      <w:r>
        <w:separator/>
      </w:r>
    </w:p>
  </w:endnote>
  <w:endnote w:type="continuationSeparator" w:id="0">
    <w:p w14:paraId="3150F1F9" w14:textId="77777777" w:rsidR="006E2858" w:rsidRDefault="006E2858">
      <w:r>
        <w:continuationSeparator/>
      </w:r>
    </w:p>
  </w:endnote>
  <w:endnote w:type="continuationNotice" w:id="1">
    <w:p w14:paraId="35D169C2" w14:textId="77777777" w:rsidR="006E2858" w:rsidRDefault="006E28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9A2076" w:rsidRDefault="009A207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9A2076" w:rsidRDefault="009A2076"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3A25D04A" w:rsidR="009A2076" w:rsidRDefault="009A207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13</w:t>
    </w:r>
    <w:r>
      <w:rPr>
        <w:rStyle w:val="PageNumber"/>
      </w:rPr>
      <w:fldChar w:fldCharType="end"/>
    </w:r>
  </w:p>
  <w:p w14:paraId="443267E5" w14:textId="77777777" w:rsidR="009A2076" w:rsidRDefault="009A2076"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54460D" w14:textId="77777777" w:rsidR="006E2858" w:rsidRDefault="006E2858">
      <w:r>
        <w:separator/>
      </w:r>
    </w:p>
  </w:footnote>
  <w:footnote w:type="continuationSeparator" w:id="0">
    <w:p w14:paraId="3BAA684C" w14:textId="77777777" w:rsidR="006E2858" w:rsidRDefault="006E2858">
      <w:r>
        <w:continuationSeparator/>
      </w:r>
    </w:p>
  </w:footnote>
  <w:footnote w:type="continuationNotice" w:id="1">
    <w:p w14:paraId="49D0527F" w14:textId="77777777" w:rsidR="006E2858" w:rsidRDefault="006E285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9BBC92" w14:textId="77777777" w:rsidR="00EF32C7" w:rsidRDefault="00EF32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F56"/>
    <w:rsid w:val="00032A53"/>
    <w:rsid w:val="000330EC"/>
    <w:rsid w:val="00037343"/>
    <w:rsid w:val="00040AAF"/>
    <w:rsid w:val="00040DB9"/>
    <w:rsid w:val="00044869"/>
    <w:rsid w:val="00044B4C"/>
    <w:rsid w:val="00044F79"/>
    <w:rsid w:val="0005577D"/>
    <w:rsid w:val="000607DA"/>
    <w:rsid w:val="00063068"/>
    <w:rsid w:val="0006486C"/>
    <w:rsid w:val="00064A53"/>
    <w:rsid w:val="0006696B"/>
    <w:rsid w:val="00066F89"/>
    <w:rsid w:val="0007192B"/>
    <w:rsid w:val="000737EB"/>
    <w:rsid w:val="00073D01"/>
    <w:rsid w:val="00074BEB"/>
    <w:rsid w:val="0007772A"/>
    <w:rsid w:val="000803E2"/>
    <w:rsid w:val="000809B2"/>
    <w:rsid w:val="00081609"/>
    <w:rsid w:val="00083B71"/>
    <w:rsid w:val="0008456B"/>
    <w:rsid w:val="00085C12"/>
    <w:rsid w:val="00087359"/>
    <w:rsid w:val="00087BBC"/>
    <w:rsid w:val="00091D0F"/>
    <w:rsid w:val="00092EE2"/>
    <w:rsid w:val="0009546B"/>
    <w:rsid w:val="00097561"/>
    <w:rsid w:val="00097D97"/>
    <w:rsid w:val="000A020B"/>
    <w:rsid w:val="000A0D93"/>
    <w:rsid w:val="000A355E"/>
    <w:rsid w:val="000A41F3"/>
    <w:rsid w:val="000A6CF4"/>
    <w:rsid w:val="000A7C4B"/>
    <w:rsid w:val="000B2B0E"/>
    <w:rsid w:val="000B7E00"/>
    <w:rsid w:val="000C0334"/>
    <w:rsid w:val="000C077B"/>
    <w:rsid w:val="000C2776"/>
    <w:rsid w:val="000C3D92"/>
    <w:rsid w:val="000C41A6"/>
    <w:rsid w:val="000C53C0"/>
    <w:rsid w:val="000C563B"/>
    <w:rsid w:val="000D0771"/>
    <w:rsid w:val="000D39DD"/>
    <w:rsid w:val="000D4DF6"/>
    <w:rsid w:val="000D54C5"/>
    <w:rsid w:val="000E258A"/>
    <w:rsid w:val="000E604A"/>
    <w:rsid w:val="00100D87"/>
    <w:rsid w:val="00104DAC"/>
    <w:rsid w:val="0010551A"/>
    <w:rsid w:val="00106815"/>
    <w:rsid w:val="00110076"/>
    <w:rsid w:val="00111115"/>
    <w:rsid w:val="00112889"/>
    <w:rsid w:val="00112A57"/>
    <w:rsid w:val="001139FE"/>
    <w:rsid w:val="001153F2"/>
    <w:rsid w:val="00123774"/>
    <w:rsid w:val="001241AE"/>
    <w:rsid w:val="00125AD1"/>
    <w:rsid w:val="00132544"/>
    <w:rsid w:val="00134649"/>
    <w:rsid w:val="001371DD"/>
    <w:rsid w:val="00140DB8"/>
    <w:rsid w:val="00141EE8"/>
    <w:rsid w:val="00141EF4"/>
    <w:rsid w:val="00144923"/>
    <w:rsid w:val="0014511F"/>
    <w:rsid w:val="00145575"/>
    <w:rsid w:val="001470B7"/>
    <w:rsid w:val="001508C3"/>
    <w:rsid w:val="00152198"/>
    <w:rsid w:val="001535E0"/>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2B75"/>
    <w:rsid w:val="001853CA"/>
    <w:rsid w:val="001862B0"/>
    <w:rsid w:val="001869DA"/>
    <w:rsid w:val="0019479E"/>
    <w:rsid w:val="001951E8"/>
    <w:rsid w:val="001960F5"/>
    <w:rsid w:val="00197ECD"/>
    <w:rsid w:val="001A24B7"/>
    <w:rsid w:val="001A3D0C"/>
    <w:rsid w:val="001A6289"/>
    <w:rsid w:val="001A752D"/>
    <w:rsid w:val="001A7F31"/>
    <w:rsid w:val="001B143B"/>
    <w:rsid w:val="001B2697"/>
    <w:rsid w:val="001B559F"/>
    <w:rsid w:val="001C15E5"/>
    <w:rsid w:val="001C45B6"/>
    <w:rsid w:val="001D2042"/>
    <w:rsid w:val="001D43B8"/>
    <w:rsid w:val="001D648D"/>
    <w:rsid w:val="001D66FE"/>
    <w:rsid w:val="001E1452"/>
    <w:rsid w:val="001E3D7C"/>
    <w:rsid w:val="001E4E74"/>
    <w:rsid w:val="001E5B16"/>
    <w:rsid w:val="001E6A53"/>
    <w:rsid w:val="001E7BDE"/>
    <w:rsid w:val="001F307A"/>
    <w:rsid w:val="001F3A6B"/>
    <w:rsid w:val="001F3CCB"/>
    <w:rsid w:val="001F3CF5"/>
    <w:rsid w:val="001F4AAB"/>
    <w:rsid w:val="001F57EB"/>
    <w:rsid w:val="001F77F3"/>
    <w:rsid w:val="00206140"/>
    <w:rsid w:val="00211809"/>
    <w:rsid w:val="00212747"/>
    <w:rsid w:val="00213027"/>
    <w:rsid w:val="0021470F"/>
    <w:rsid w:val="00223743"/>
    <w:rsid w:val="002261F1"/>
    <w:rsid w:val="00227AA5"/>
    <w:rsid w:val="00230266"/>
    <w:rsid w:val="002323F2"/>
    <w:rsid w:val="002358D5"/>
    <w:rsid w:val="00241591"/>
    <w:rsid w:val="00241EB9"/>
    <w:rsid w:val="00250041"/>
    <w:rsid w:val="002524AC"/>
    <w:rsid w:val="00252881"/>
    <w:rsid w:val="002574F3"/>
    <w:rsid w:val="00257C57"/>
    <w:rsid w:val="00257D30"/>
    <w:rsid w:val="002634EF"/>
    <w:rsid w:val="0026389E"/>
    <w:rsid w:val="00267923"/>
    <w:rsid w:val="0027353C"/>
    <w:rsid w:val="002769D0"/>
    <w:rsid w:val="00280784"/>
    <w:rsid w:val="0028169E"/>
    <w:rsid w:val="00283342"/>
    <w:rsid w:val="0028473A"/>
    <w:rsid w:val="002916B5"/>
    <w:rsid w:val="0029344A"/>
    <w:rsid w:val="00293473"/>
    <w:rsid w:val="002960A3"/>
    <w:rsid w:val="00296BD5"/>
    <w:rsid w:val="002A0B4C"/>
    <w:rsid w:val="002A5044"/>
    <w:rsid w:val="002A6AFC"/>
    <w:rsid w:val="002A6C71"/>
    <w:rsid w:val="002B4DCB"/>
    <w:rsid w:val="002C0E06"/>
    <w:rsid w:val="002C2EDC"/>
    <w:rsid w:val="002C3D90"/>
    <w:rsid w:val="002C49EC"/>
    <w:rsid w:val="002D042A"/>
    <w:rsid w:val="002D21A4"/>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233E5"/>
    <w:rsid w:val="00323B6E"/>
    <w:rsid w:val="003242D9"/>
    <w:rsid w:val="00324A84"/>
    <w:rsid w:val="00326ABE"/>
    <w:rsid w:val="003317ED"/>
    <w:rsid w:val="00331F1F"/>
    <w:rsid w:val="00334713"/>
    <w:rsid w:val="00353A64"/>
    <w:rsid w:val="003551A1"/>
    <w:rsid w:val="00367BD4"/>
    <w:rsid w:val="00370294"/>
    <w:rsid w:val="00370E83"/>
    <w:rsid w:val="00371197"/>
    <w:rsid w:val="003730E2"/>
    <w:rsid w:val="00383783"/>
    <w:rsid w:val="00393366"/>
    <w:rsid w:val="003953FB"/>
    <w:rsid w:val="003B10FF"/>
    <w:rsid w:val="003B5431"/>
    <w:rsid w:val="003B5C48"/>
    <w:rsid w:val="003B67D2"/>
    <w:rsid w:val="003C6749"/>
    <w:rsid w:val="003D014C"/>
    <w:rsid w:val="003D1FD6"/>
    <w:rsid w:val="003D3E4E"/>
    <w:rsid w:val="003D575B"/>
    <w:rsid w:val="003D77F4"/>
    <w:rsid w:val="003E17AC"/>
    <w:rsid w:val="003E25A6"/>
    <w:rsid w:val="003E64A4"/>
    <w:rsid w:val="003F11C1"/>
    <w:rsid w:val="003F52A5"/>
    <w:rsid w:val="00400606"/>
    <w:rsid w:val="004009CB"/>
    <w:rsid w:val="004114D9"/>
    <w:rsid w:val="00413881"/>
    <w:rsid w:val="00413F8E"/>
    <w:rsid w:val="00422055"/>
    <w:rsid w:val="0042713A"/>
    <w:rsid w:val="004314BA"/>
    <w:rsid w:val="00431D95"/>
    <w:rsid w:val="004321B4"/>
    <w:rsid w:val="00437D42"/>
    <w:rsid w:val="004409BD"/>
    <w:rsid w:val="00447303"/>
    <w:rsid w:val="0045634B"/>
    <w:rsid w:val="00460727"/>
    <w:rsid w:val="00460D94"/>
    <w:rsid w:val="004614C6"/>
    <w:rsid w:val="004630FC"/>
    <w:rsid w:val="004636EF"/>
    <w:rsid w:val="00466B07"/>
    <w:rsid w:val="004702C5"/>
    <w:rsid w:val="00472E55"/>
    <w:rsid w:val="00475514"/>
    <w:rsid w:val="004761C5"/>
    <w:rsid w:val="00476598"/>
    <w:rsid w:val="0047749E"/>
    <w:rsid w:val="00477F0B"/>
    <w:rsid w:val="00484863"/>
    <w:rsid w:val="00484E3B"/>
    <w:rsid w:val="004878EC"/>
    <w:rsid w:val="00490CF2"/>
    <w:rsid w:val="00492DAF"/>
    <w:rsid w:val="00494DA5"/>
    <w:rsid w:val="004951FD"/>
    <w:rsid w:val="004A205D"/>
    <w:rsid w:val="004A283B"/>
    <w:rsid w:val="004A520F"/>
    <w:rsid w:val="004A5287"/>
    <w:rsid w:val="004A6522"/>
    <w:rsid w:val="004A7B4A"/>
    <w:rsid w:val="004B2F39"/>
    <w:rsid w:val="004B4694"/>
    <w:rsid w:val="004B489C"/>
    <w:rsid w:val="004B68B4"/>
    <w:rsid w:val="004C3A2F"/>
    <w:rsid w:val="004C3F33"/>
    <w:rsid w:val="004C495B"/>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761B"/>
    <w:rsid w:val="005036D2"/>
    <w:rsid w:val="0050578C"/>
    <w:rsid w:val="00516255"/>
    <w:rsid w:val="00521731"/>
    <w:rsid w:val="005246D6"/>
    <w:rsid w:val="00532348"/>
    <w:rsid w:val="00535DCA"/>
    <w:rsid w:val="00537426"/>
    <w:rsid w:val="00537BEF"/>
    <w:rsid w:val="005430F7"/>
    <w:rsid w:val="00546958"/>
    <w:rsid w:val="00551EAA"/>
    <w:rsid w:val="00552BD3"/>
    <w:rsid w:val="00554C76"/>
    <w:rsid w:val="00556C33"/>
    <w:rsid w:val="0055719F"/>
    <w:rsid w:val="005608E9"/>
    <w:rsid w:val="00562F3E"/>
    <w:rsid w:val="0056490F"/>
    <w:rsid w:val="00566923"/>
    <w:rsid w:val="00566F6F"/>
    <w:rsid w:val="005717FC"/>
    <w:rsid w:val="005725C8"/>
    <w:rsid w:val="005741CE"/>
    <w:rsid w:val="00574621"/>
    <w:rsid w:val="00574DB7"/>
    <w:rsid w:val="00580D60"/>
    <w:rsid w:val="00582337"/>
    <w:rsid w:val="005823BA"/>
    <w:rsid w:val="00584BE3"/>
    <w:rsid w:val="00587168"/>
    <w:rsid w:val="0059053C"/>
    <w:rsid w:val="00591920"/>
    <w:rsid w:val="005922A2"/>
    <w:rsid w:val="00597846"/>
    <w:rsid w:val="00597A2E"/>
    <w:rsid w:val="005A0E31"/>
    <w:rsid w:val="005A15DC"/>
    <w:rsid w:val="005A38E3"/>
    <w:rsid w:val="005A512F"/>
    <w:rsid w:val="005B0038"/>
    <w:rsid w:val="005B15FA"/>
    <w:rsid w:val="005B5A50"/>
    <w:rsid w:val="005B70B6"/>
    <w:rsid w:val="005B7448"/>
    <w:rsid w:val="005B7925"/>
    <w:rsid w:val="005B7992"/>
    <w:rsid w:val="005C0334"/>
    <w:rsid w:val="005C12F7"/>
    <w:rsid w:val="005C2A42"/>
    <w:rsid w:val="005C2FC9"/>
    <w:rsid w:val="005C3355"/>
    <w:rsid w:val="005C694B"/>
    <w:rsid w:val="005D4C0F"/>
    <w:rsid w:val="005D53B0"/>
    <w:rsid w:val="005E0B16"/>
    <w:rsid w:val="005E282E"/>
    <w:rsid w:val="005E4E88"/>
    <w:rsid w:val="005E7880"/>
    <w:rsid w:val="005F026A"/>
    <w:rsid w:val="005F0332"/>
    <w:rsid w:val="005F6465"/>
    <w:rsid w:val="006024B8"/>
    <w:rsid w:val="00604BCE"/>
    <w:rsid w:val="00607238"/>
    <w:rsid w:val="00607AE4"/>
    <w:rsid w:val="00607CDE"/>
    <w:rsid w:val="006114C7"/>
    <w:rsid w:val="00613BCB"/>
    <w:rsid w:val="00613C0C"/>
    <w:rsid w:val="00614789"/>
    <w:rsid w:val="006151D9"/>
    <w:rsid w:val="006174C6"/>
    <w:rsid w:val="006237BA"/>
    <w:rsid w:val="00624F5B"/>
    <w:rsid w:val="006276CA"/>
    <w:rsid w:val="0063135F"/>
    <w:rsid w:val="00632616"/>
    <w:rsid w:val="00633303"/>
    <w:rsid w:val="00635891"/>
    <w:rsid w:val="00635FC7"/>
    <w:rsid w:val="00636798"/>
    <w:rsid w:val="00636937"/>
    <w:rsid w:val="00636C6B"/>
    <w:rsid w:val="0064081E"/>
    <w:rsid w:val="00644811"/>
    <w:rsid w:val="00644D09"/>
    <w:rsid w:val="0064666D"/>
    <w:rsid w:val="0065059D"/>
    <w:rsid w:val="00651499"/>
    <w:rsid w:val="0065196B"/>
    <w:rsid w:val="006612CB"/>
    <w:rsid w:val="00671093"/>
    <w:rsid w:val="00673F74"/>
    <w:rsid w:val="00674412"/>
    <w:rsid w:val="006803CA"/>
    <w:rsid w:val="00684591"/>
    <w:rsid w:val="006864D8"/>
    <w:rsid w:val="0069074B"/>
    <w:rsid w:val="00691761"/>
    <w:rsid w:val="00691CB8"/>
    <w:rsid w:val="00693003"/>
    <w:rsid w:val="00695536"/>
    <w:rsid w:val="00695719"/>
    <w:rsid w:val="006A15D5"/>
    <w:rsid w:val="006A25F3"/>
    <w:rsid w:val="006A2CB8"/>
    <w:rsid w:val="006A4E8B"/>
    <w:rsid w:val="006A5716"/>
    <w:rsid w:val="006A72C2"/>
    <w:rsid w:val="006B0D2B"/>
    <w:rsid w:val="006B156A"/>
    <w:rsid w:val="006B1683"/>
    <w:rsid w:val="006B38BF"/>
    <w:rsid w:val="006B6319"/>
    <w:rsid w:val="006B6FC2"/>
    <w:rsid w:val="006C199F"/>
    <w:rsid w:val="006C1E89"/>
    <w:rsid w:val="006C2A1F"/>
    <w:rsid w:val="006C3BDB"/>
    <w:rsid w:val="006C5362"/>
    <w:rsid w:val="006C63BE"/>
    <w:rsid w:val="006C6402"/>
    <w:rsid w:val="006D0AAD"/>
    <w:rsid w:val="006D0C0A"/>
    <w:rsid w:val="006D1D0F"/>
    <w:rsid w:val="006D3250"/>
    <w:rsid w:val="006D5941"/>
    <w:rsid w:val="006E0C0D"/>
    <w:rsid w:val="006E2025"/>
    <w:rsid w:val="006E2858"/>
    <w:rsid w:val="006E2D76"/>
    <w:rsid w:val="006E40F1"/>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37BD"/>
    <w:rsid w:val="0072798F"/>
    <w:rsid w:val="007433BB"/>
    <w:rsid w:val="00743740"/>
    <w:rsid w:val="007501F9"/>
    <w:rsid w:val="0075249E"/>
    <w:rsid w:val="0075346B"/>
    <w:rsid w:val="00754CAD"/>
    <w:rsid w:val="007551F1"/>
    <w:rsid w:val="0075565E"/>
    <w:rsid w:val="007565E7"/>
    <w:rsid w:val="00756CB3"/>
    <w:rsid w:val="007617BF"/>
    <w:rsid w:val="00761993"/>
    <w:rsid w:val="00761FCD"/>
    <w:rsid w:val="00762E4D"/>
    <w:rsid w:val="00763A20"/>
    <w:rsid w:val="00764377"/>
    <w:rsid w:val="00772013"/>
    <w:rsid w:val="00773475"/>
    <w:rsid w:val="0077467D"/>
    <w:rsid w:val="007800F5"/>
    <w:rsid w:val="00782A52"/>
    <w:rsid w:val="00782AA7"/>
    <w:rsid w:val="00785ACC"/>
    <w:rsid w:val="007870AF"/>
    <w:rsid w:val="00790EA3"/>
    <w:rsid w:val="00791CEB"/>
    <w:rsid w:val="007A1553"/>
    <w:rsid w:val="007A2315"/>
    <w:rsid w:val="007A6F39"/>
    <w:rsid w:val="007A74F0"/>
    <w:rsid w:val="007B1AC4"/>
    <w:rsid w:val="007B3AFA"/>
    <w:rsid w:val="007B498A"/>
    <w:rsid w:val="007B5DF5"/>
    <w:rsid w:val="007B69DE"/>
    <w:rsid w:val="007B75A7"/>
    <w:rsid w:val="007C09DB"/>
    <w:rsid w:val="007C1574"/>
    <w:rsid w:val="007C4CDC"/>
    <w:rsid w:val="007D2592"/>
    <w:rsid w:val="007D40BA"/>
    <w:rsid w:val="007E4368"/>
    <w:rsid w:val="007E5B66"/>
    <w:rsid w:val="007F24DA"/>
    <w:rsid w:val="007F57D1"/>
    <w:rsid w:val="007F58E8"/>
    <w:rsid w:val="007F6047"/>
    <w:rsid w:val="00801CD8"/>
    <w:rsid w:val="00801D5E"/>
    <w:rsid w:val="00802549"/>
    <w:rsid w:val="00803C13"/>
    <w:rsid w:val="00803E3A"/>
    <w:rsid w:val="00810B18"/>
    <w:rsid w:val="00814DAE"/>
    <w:rsid w:val="0081585C"/>
    <w:rsid w:val="00820276"/>
    <w:rsid w:val="008238F8"/>
    <w:rsid w:val="008247A0"/>
    <w:rsid w:val="00827246"/>
    <w:rsid w:val="0083202C"/>
    <w:rsid w:val="00833603"/>
    <w:rsid w:val="008356A9"/>
    <w:rsid w:val="0084099F"/>
    <w:rsid w:val="00844950"/>
    <w:rsid w:val="0084627B"/>
    <w:rsid w:val="00851BBD"/>
    <w:rsid w:val="008538B4"/>
    <w:rsid w:val="00860B34"/>
    <w:rsid w:val="00861DBA"/>
    <w:rsid w:val="00867956"/>
    <w:rsid w:val="00867A0C"/>
    <w:rsid w:val="00870E85"/>
    <w:rsid w:val="008717EE"/>
    <w:rsid w:val="0087430B"/>
    <w:rsid w:val="00874A98"/>
    <w:rsid w:val="008813F2"/>
    <w:rsid w:val="0088548E"/>
    <w:rsid w:val="0088578F"/>
    <w:rsid w:val="00890F0D"/>
    <w:rsid w:val="008927DB"/>
    <w:rsid w:val="008A2682"/>
    <w:rsid w:val="008A31A1"/>
    <w:rsid w:val="008B092C"/>
    <w:rsid w:val="008B1803"/>
    <w:rsid w:val="008B2753"/>
    <w:rsid w:val="008B4167"/>
    <w:rsid w:val="008B4CDA"/>
    <w:rsid w:val="008B6D92"/>
    <w:rsid w:val="008C0807"/>
    <w:rsid w:val="008C1284"/>
    <w:rsid w:val="008C59DE"/>
    <w:rsid w:val="008C723E"/>
    <w:rsid w:val="008D17E7"/>
    <w:rsid w:val="008D44AA"/>
    <w:rsid w:val="008D49FF"/>
    <w:rsid w:val="008D6334"/>
    <w:rsid w:val="008E26B6"/>
    <w:rsid w:val="008E42C2"/>
    <w:rsid w:val="008E66EB"/>
    <w:rsid w:val="008E6D79"/>
    <w:rsid w:val="008F177F"/>
    <w:rsid w:val="008F2D1C"/>
    <w:rsid w:val="008F56C5"/>
    <w:rsid w:val="008F6C41"/>
    <w:rsid w:val="00900550"/>
    <w:rsid w:val="00901608"/>
    <w:rsid w:val="009037EA"/>
    <w:rsid w:val="00903AF7"/>
    <w:rsid w:val="009046BB"/>
    <w:rsid w:val="009071DF"/>
    <w:rsid w:val="00907FF4"/>
    <w:rsid w:val="00911F35"/>
    <w:rsid w:val="00914887"/>
    <w:rsid w:val="0091531A"/>
    <w:rsid w:val="00916914"/>
    <w:rsid w:val="009175BD"/>
    <w:rsid w:val="00922083"/>
    <w:rsid w:val="00923C9C"/>
    <w:rsid w:val="009256AE"/>
    <w:rsid w:val="00933E31"/>
    <w:rsid w:val="00937AE9"/>
    <w:rsid w:val="00937FD8"/>
    <w:rsid w:val="009461ED"/>
    <w:rsid w:val="0094745E"/>
    <w:rsid w:val="00957CC4"/>
    <w:rsid w:val="00963DF3"/>
    <w:rsid w:val="00965777"/>
    <w:rsid w:val="009678D3"/>
    <w:rsid w:val="00971FE4"/>
    <w:rsid w:val="00973F5B"/>
    <w:rsid w:val="0097570B"/>
    <w:rsid w:val="00977058"/>
    <w:rsid w:val="00977586"/>
    <w:rsid w:val="00981B2C"/>
    <w:rsid w:val="0098425A"/>
    <w:rsid w:val="00984C48"/>
    <w:rsid w:val="00984FB4"/>
    <w:rsid w:val="00993246"/>
    <w:rsid w:val="009941A7"/>
    <w:rsid w:val="00995D43"/>
    <w:rsid w:val="00995F53"/>
    <w:rsid w:val="009A2076"/>
    <w:rsid w:val="009A2131"/>
    <w:rsid w:val="009A2853"/>
    <w:rsid w:val="009A3E74"/>
    <w:rsid w:val="009A6724"/>
    <w:rsid w:val="009B223E"/>
    <w:rsid w:val="009B34AB"/>
    <w:rsid w:val="009B7D89"/>
    <w:rsid w:val="009C1C41"/>
    <w:rsid w:val="009C2E1F"/>
    <w:rsid w:val="009C39F3"/>
    <w:rsid w:val="009C48DE"/>
    <w:rsid w:val="009C4F51"/>
    <w:rsid w:val="009C70D9"/>
    <w:rsid w:val="009D3FF7"/>
    <w:rsid w:val="009D4505"/>
    <w:rsid w:val="009D767F"/>
    <w:rsid w:val="009E046F"/>
    <w:rsid w:val="009E1F47"/>
    <w:rsid w:val="009E4104"/>
    <w:rsid w:val="009E4AAC"/>
    <w:rsid w:val="009E6662"/>
    <w:rsid w:val="009E7BA2"/>
    <w:rsid w:val="009F1115"/>
    <w:rsid w:val="009F1529"/>
    <w:rsid w:val="009F1573"/>
    <w:rsid w:val="009F44F0"/>
    <w:rsid w:val="009F55B7"/>
    <w:rsid w:val="009F642C"/>
    <w:rsid w:val="009F669A"/>
    <w:rsid w:val="00A15153"/>
    <w:rsid w:val="00A20069"/>
    <w:rsid w:val="00A2681D"/>
    <w:rsid w:val="00A32BE2"/>
    <w:rsid w:val="00A33676"/>
    <w:rsid w:val="00A35816"/>
    <w:rsid w:val="00A36234"/>
    <w:rsid w:val="00A36FD9"/>
    <w:rsid w:val="00A41088"/>
    <w:rsid w:val="00A427C1"/>
    <w:rsid w:val="00A502C2"/>
    <w:rsid w:val="00A51774"/>
    <w:rsid w:val="00A521CE"/>
    <w:rsid w:val="00A530B3"/>
    <w:rsid w:val="00A620DD"/>
    <w:rsid w:val="00A626F5"/>
    <w:rsid w:val="00A63D81"/>
    <w:rsid w:val="00A66148"/>
    <w:rsid w:val="00A67CDD"/>
    <w:rsid w:val="00A70275"/>
    <w:rsid w:val="00A7105A"/>
    <w:rsid w:val="00A72B90"/>
    <w:rsid w:val="00A74A83"/>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4EF6"/>
    <w:rsid w:val="00AA516A"/>
    <w:rsid w:val="00AA656B"/>
    <w:rsid w:val="00AB289C"/>
    <w:rsid w:val="00AB36A3"/>
    <w:rsid w:val="00AB531F"/>
    <w:rsid w:val="00AC1978"/>
    <w:rsid w:val="00AC2C11"/>
    <w:rsid w:val="00AC3F56"/>
    <w:rsid w:val="00AC5ED7"/>
    <w:rsid w:val="00AC771A"/>
    <w:rsid w:val="00AD1556"/>
    <w:rsid w:val="00AD3911"/>
    <w:rsid w:val="00AD4FF6"/>
    <w:rsid w:val="00AE1180"/>
    <w:rsid w:val="00AE1681"/>
    <w:rsid w:val="00AE1F14"/>
    <w:rsid w:val="00AE4753"/>
    <w:rsid w:val="00AE7306"/>
    <w:rsid w:val="00AF1F5F"/>
    <w:rsid w:val="00AF43DE"/>
    <w:rsid w:val="00B00C8B"/>
    <w:rsid w:val="00B0308E"/>
    <w:rsid w:val="00B03876"/>
    <w:rsid w:val="00B05E64"/>
    <w:rsid w:val="00B1048B"/>
    <w:rsid w:val="00B16F19"/>
    <w:rsid w:val="00B16FA1"/>
    <w:rsid w:val="00B178F9"/>
    <w:rsid w:val="00B20D6E"/>
    <w:rsid w:val="00B20F8F"/>
    <w:rsid w:val="00B27D4F"/>
    <w:rsid w:val="00B32477"/>
    <w:rsid w:val="00B34BDE"/>
    <w:rsid w:val="00B3612C"/>
    <w:rsid w:val="00B4203C"/>
    <w:rsid w:val="00B423F3"/>
    <w:rsid w:val="00B42C99"/>
    <w:rsid w:val="00B50482"/>
    <w:rsid w:val="00B52E63"/>
    <w:rsid w:val="00B534B3"/>
    <w:rsid w:val="00B56605"/>
    <w:rsid w:val="00B56CB1"/>
    <w:rsid w:val="00B57911"/>
    <w:rsid w:val="00B57AAA"/>
    <w:rsid w:val="00B63E30"/>
    <w:rsid w:val="00B66C01"/>
    <w:rsid w:val="00B7293C"/>
    <w:rsid w:val="00B73CB3"/>
    <w:rsid w:val="00B74A65"/>
    <w:rsid w:val="00B77DF4"/>
    <w:rsid w:val="00B8349F"/>
    <w:rsid w:val="00B90F8F"/>
    <w:rsid w:val="00B93C15"/>
    <w:rsid w:val="00BA6417"/>
    <w:rsid w:val="00BB01F9"/>
    <w:rsid w:val="00BB3506"/>
    <w:rsid w:val="00BB5ECD"/>
    <w:rsid w:val="00BB74F7"/>
    <w:rsid w:val="00BB7813"/>
    <w:rsid w:val="00BB7D33"/>
    <w:rsid w:val="00BC3F0C"/>
    <w:rsid w:val="00BC52D8"/>
    <w:rsid w:val="00BC73AB"/>
    <w:rsid w:val="00BC74E6"/>
    <w:rsid w:val="00BD0780"/>
    <w:rsid w:val="00BD5426"/>
    <w:rsid w:val="00BD64FD"/>
    <w:rsid w:val="00BD6674"/>
    <w:rsid w:val="00BE0385"/>
    <w:rsid w:val="00BE0D53"/>
    <w:rsid w:val="00BE2421"/>
    <w:rsid w:val="00BE6AF6"/>
    <w:rsid w:val="00BE7222"/>
    <w:rsid w:val="00BF04CA"/>
    <w:rsid w:val="00BF13E0"/>
    <w:rsid w:val="00BF2F16"/>
    <w:rsid w:val="00BF73AA"/>
    <w:rsid w:val="00BF7D67"/>
    <w:rsid w:val="00C00234"/>
    <w:rsid w:val="00C01729"/>
    <w:rsid w:val="00C06426"/>
    <w:rsid w:val="00C123A7"/>
    <w:rsid w:val="00C16BDD"/>
    <w:rsid w:val="00C1740D"/>
    <w:rsid w:val="00C21D1C"/>
    <w:rsid w:val="00C21E57"/>
    <w:rsid w:val="00C237CE"/>
    <w:rsid w:val="00C25FF5"/>
    <w:rsid w:val="00C34D69"/>
    <w:rsid w:val="00C35583"/>
    <w:rsid w:val="00C41AFE"/>
    <w:rsid w:val="00C41EC4"/>
    <w:rsid w:val="00C425A2"/>
    <w:rsid w:val="00C443FF"/>
    <w:rsid w:val="00C45D42"/>
    <w:rsid w:val="00C46C2F"/>
    <w:rsid w:val="00C47280"/>
    <w:rsid w:val="00C50E0E"/>
    <w:rsid w:val="00C50FB9"/>
    <w:rsid w:val="00C60D3C"/>
    <w:rsid w:val="00C6277D"/>
    <w:rsid w:val="00C6297D"/>
    <w:rsid w:val="00C64C08"/>
    <w:rsid w:val="00C7165E"/>
    <w:rsid w:val="00C720F4"/>
    <w:rsid w:val="00C72E90"/>
    <w:rsid w:val="00C731BA"/>
    <w:rsid w:val="00C73D02"/>
    <w:rsid w:val="00C775D5"/>
    <w:rsid w:val="00C822C2"/>
    <w:rsid w:val="00C832E3"/>
    <w:rsid w:val="00C8635F"/>
    <w:rsid w:val="00C864BA"/>
    <w:rsid w:val="00C91F6C"/>
    <w:rsid w:val="00C94C31"/>
    <w:rsid w:val="00C976A4"/>
    <w:rsid w:val="00CA28D9"/>
    <w:rsid w:val="00CB1C77"/>
    <w:rsid w:val="00CB6158"/>
    <w:rsid w:val="00CC1155"/>
    <w:rsid w:val="00CC7AAE"/>
    <w:rsid w:val="00CD4D45"/>
    <w:rsid w:val="00CD636A"/>
    <w:rsid w:val="00CE0666"/>
    <w:rsid w:val="00CE3D68"/>
    <w:rsid w:val="00CF07DE"/>
    <w:rsid w:val="00CF1BDC"/>
    <w:rsid w:val="00CF3412"/>
    <w:rsid w:val="00CF6AE6"/>
    <w:rsid w:val="00CF7F2F"/>
    <w:rsid w:val="00D00652"/>
    <w:rsid w:val="00D006C2"/>
    <w:rsid w:val="00D0309A"/>
    <w:rsid w:val="00D03138"/>
    <w:rsid w:val="00D03977"/>
    <w:rsid w:val="00D03F64"/>
    <w:rsid w:val="00D077B9"/>
    <w:rsid w:val="00D07F9F"/>
    <w:rsid w:val="00D103E1"/>
    <w:rsid w:val="00D110D7"/>
    <w:rsid w:val="00D136F7"/>
    <w:rsid w:val="00D14C79"/>
    <w:rsid w:val="00D16BE4"/>
    <w:rsid w:val="00D21020"/>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524A"/>
    <w:rsid w:val="00D65FA3"/>
    <w:rsid w:val="00D72DCF"/>
    <w:rsid w:val="00D73305"/>
    <w:rsid w:val="00D80EC0"/>
    <w:rsid w:val="00D814E1"/>
    <w:rsid w:val="00D83CCD"/>
    <w:rsid w:val="00D8492E"/>
    <w:rsid w:val="00D85D38"/>
    <w:rsid w:val="00D86244"/>
    <w:rsid w:val="00D86D18"/>
    <w:rsid w:val="00D91594"/>
    <w:rsid w:val="00D965F8"/>
    <w:rsid w:val="00DA04AC"/>
    <w:rsid w:val="00DA13D7"/>
    <w:rsid w:val="00DA3EFF"/>
    <w:rsid w:val="00DB01A5"/>
    <w:rsid w:val="00DB2BE0"/>
    <w:rsid w:val="00DB2CBB"/>
    <w:rsid w:val="00DB2ED8"/>
    <w:rsid w:val="00DB3144"/>
    <w:rsid w:val="00DB3225"/>
    <w:rsid w:val="00DB3899"/>
    <w:rsid w:val="00DB5268"/>
    <w:rsid w:val="00DB7278"/>
    <w:rsid w:val="00DC0A97"/>
    <w:rsid w:val="00DC340F"/>
    <w:rsid w:val="00DC71BA"/>
    <w:rsid w:val="00DD09BF"/>
    <w:rsid w:val="00DD2DDF"/>
    <w:rsid w:val="00DD4894"/>
    <w:rsid w:val="00DD53E8"/>
    <w:rsid w:val="00DD6966"/>
    <w:rsid w:val="00DE19D0"/>
    <w:rsid w:val="00DE2268"/>
    <w:rsid w:val="00DE26FC"/>
    <w:rsid w:val="00DE36CF"/>
    <w:rsid w:val="00DF1ED9"/>
    <w:rsid w:val="00DF2417"/>
    <w:rsid w:val="00DF6AC4"/>
    <w:rsid w:val="00DF6C3A"/>
    <w:rsid w:val="00DF7903"/>
    <w:rsid w:val="00DF7FDE"/>
    <w:rsid w:val="00E018C1"/>
    <w:rsid w:val="00E02878"/>
    <w:rsid w:val="00E07E92"/>
    <w:rsid w:val="00E141B5"/>
    <w:rsid w:val="00E14F26"/>
    <w:rsid w:val="00E15CE2"/>
    <w:rsid w:val="00E16E49"/>
    <w:rsid w:val="00E2287D"/>
    <w:rsid w:val="00E3013D"/>
    <w:rsid w:val="00E317EA"/>
    <w:rsid w:val="00E3371A"/>
    <w:rsid w:val="00E34179"/>
    <w:rsid w:val="00E34829"/>
    <w:rsid w:val="00E361F1"/>
    <w:rsid w:val="00E368F8"/>
    <w:rsid w:val="00E40851"/>
    <w:rsid w:val="00E4203C"/>
    <w:rsid w:val="00E446DD"/>
    <w:rsid w:val="00E44DE4"/>
    <w:rsid w:val="00E512CF"/>
    <w:rsid w:val="00E51470"/>
    <w:rsid w:val="00E5418A"/>
    <w:rsid w:val="00E605FC"/>
    <w:rsid w:val="00E66D76"/>
    <w:rsid w:val="00E72AD6"/>
    <w:rsid w:val="00E760AC"/>
    <w:rsid w:val="00E76D48"/>
    <w:rsid w:val="00E77DBA"/>
    <w:rsid w:val="00E8171C"/>
    <w:rsid w:val="00E82052"/>
    <w:rsid w:val="00E82A06"/>
    <w:rsid w:val="00E82E03"/>
    <w:rsid w:val="00E82FFA"/>
    <w:rsid w:val="00E83B75"/>
    <w:rsid w:val="00E85AFA"/>
    <w:rsid w:val="00E913D3"/>
    <w:rsid w:val="00E9409F"/>
    <w:rsid w:val="00E94BF5"/>
    <w:rsid w:val="00E9717B"/>
    <w:rsid w:val="00E9761E"/>
    <w:rsid w:val="00EA3B93"/>
    <w:rsid w:val="00EA78C3"/>
    <w:rsid w:val="00EA7E0B"/>
    <w:rsid w:val="00EA7E56"/>
    <w:rsid w:val="00EB05BC"/>
    <w:rsid w:val="00EB2FAA"/>
    <w:rsid w:val="00EB3612"/>
    <w:rsid w:val="00EC0F11"/>
    <w:rsid w:val="00EC1B4B"/>
    <w:rsid w:val="00EC53CE"/>
    <w:rsid w:val="00EC54F7"/>
    <w:rsid w:val="00ED2C27"/>
    <w:rsid w:val="00EE09D3"/>
    <w:rsid w:val="00EE5907"/>
    <w:rsid w:val="00EE59A1"/>
    <w:rsid w:val="00EE6FBE"/>
    <w:rsid w:val="00EF0C12"/>
    <w:rsid w:val="00EF32C7"/>
    <w:rsid w:val="00EF4FC9"/>
    <w:rsid w:val="00F0193A"/>
    <w:rsid w:val="00F02882"/>
    <w:rsid w:val="00F04592"/>
    <w:rsid w:val="00F07509"/>
    <w:rsid w:val="00F10B95"/>
    <w:rsid w:val="00F13C7A"/>
    <w:rsid w:val="00F1584A"/>
    <w:rsid w:val="00F16DFE"/>
    <w:rsid w:val="00F24A27"/>
    <w:rsid w:val="00F24F6F"/>
    <w:rsid w:val="00F3092E"/>
    <w:rsid w:val="00F30985"/>
    <w:rsid w:val="00F3180B"/>
    <w:rsid w:val="00F33875"/>
    <w:rsid w:val="00F347A0"/>
    <w:rsid w:val="00F36612"/>
    <w:rsid w:val="00F40163"/>
    <w:rsid w:val="00F4164E"/>
    <w:rsid w:val="00F44657"/>
    <w:rsid w:val="00F45FFD"/>
    <w:rsid w:val="00F50520"/>
    <w:rsid w:val="00F505DA"/>
    <w:rsid w:val="00F52C65"/>
    <w:rsid w:val="00F55AC7"/>
    <w:rsid w:val="00F57C38"/>
    <w:rsid w:val="00F604E7"/>
    <w:rsid w:val="00F6659E"/>
    <w:rsid w:val="00F70015"/>
    <w:rsid w:val="00F710EF"/>
    <w:rsid w:val="00F712EE"/>
    <w:rsid w:val="00F729F4"/>
    <w:rsid w:val="00F72C44"/>
    <w:rsid w:val="00F742F2"/>
    <w:rsid w:val="00F75E41"/>
    <w:rsid w:val="00F80845"/>
    <w:rsid w:val="00F81F2D"/>
    <w:rsid w:val="00F82744"/>
    <w:rsid w:val="00F83E8E"/>
    <w:rsid w:val="00F8508E"/>
    <w:rsid w:val="00F91A81"/>
    <w:rsid w:val="00F92695"/>
    <w:rsid w:val="00F95910"/>
    <w:rsid w:val="00FA0B4C"/>
    <w:rsid w:val="00FA0C31"/>
    <w:rsid w:val="00FA29A5"/>
    <w:rsid w:val="00FA2DA0"/>
    <w:rsid w:val="00FA34CC"/>
    <w:rsid w:val="00FA4114"/>
    <w:rsid w:val="00FA429F"/>
    <w:rsid w:val="00FA56FE"/>
    <w:rsid w:val="00FB2929"/>
    <w:rsid w:val="00FC3A57"/>
    <w:rsid w:val="00FD048A"/>
    <w:rsid w:val="00FD7797"/>
    <w:rsid w:val="00FE0F4E"/>
    <w:rsid w:val="00FE42E8"/>
    <w:rsid w:val="00FE43A4"/>
    <w:rsid w:val="00FE52BE"/>
    <w:rsid w:val="00FE58E0"/>
    <w:rsid w:val="00FE6DE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styleId="UnresolvedMention">
    <w:name w:val="Unresolved Mention"/>
    <w:basedOn w:val="DefaultParagraphFont"/>
    <w:uiPriority w:val="99"/>
    <w:semiHidden/>
    <w:unhideWhenUsed/>
    <w:rsid w:val="00EF32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nchs/nvss/dvs_data_release.ht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lobalenvhealth.org/code-data-download"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census.gov/data/tables/time-series/demo/popest/1980s-county.html" TargetMode="External"/><Relationship Id="rId4" Type="http://schemas.openxmlformats.org/officeDocument/2006/relationships/settings" Target="settings.xml"/><Relationship Id="rId9" Type="http://schemas.openxmlformats.org/officeDocument/2006/relationships/hyperlink" Target="https://www.cdc.gov/nchs/nvss/bridged_race.ht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D04984-3D40-BA4A-AC65-0FA88751D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50134</Words>
  <Characters>285764</Characters>
  <Application>Microsoft Office Word</Application>
  <DocSecurity>0</DocSecurity>
  <Lines>2381</Lines>
  <Paragraphs>670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1</cp:revision>
  <cp:lastPrinted>2019-04-24T23:05:00Z</cp:lastPrinted>
  <dcterms:created xsi:type="dcterms:W3CDTF">2019-10-02T11:33:00Z</dcterms:created>
  <dcterms:modified xsi:type="dcterms:W3CDTF">2019-10-02T11:34:00Z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