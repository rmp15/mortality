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1E4FF9" w14:textId="345C3F7C" w:rsidR="00BA6417" w:rsidRPr="004C3A2F" w:rsidRDefault="00E5418A" w:rsidP="00613BCB">
      <w:pPr>
        <w:spacing w:line="480" w:lineRule="auto"/>
        <w:jc w:val="both"/>
        <w:outlineLvl w:val="0"/>
        <w:rPr>
          <w:b/>
          <w:color w:val="000000" w:themeColor="text1"/>
        </w:rPr>
      </w:pPr>
      <w:r w:rsidRPr="004C3A2F">
        <w:rPr>
          <w:b/>
          <w:color w:val="000000" w:themeColor="text1"/>
        </w:rPr>
        <w:t>Anomalous</w:t>
      </w:r>
      <w:r w:rsidR="008D17E7" w:rsidRPr="004C3A2F">
        <w:rPr>
          <w:b/>
          <w:color w:val="000000" w:themeColor="text1"/>
        </w:rPr>
        <w:t>ly</w:t>
      </w:r>
      <w:r w:rsidRPr="004C3A2F">
        <w:rPr>
          <w:b/>
          <w:color w:val="000000" w:themeColor="text1"/>
        </w:rPr>
        <w:t xml:space="preserve"> </w:t>
      </w:r>
      <w:r w:rsidR="008D17E7" w:rsidRPr="004C3A2F">
        <w:rPr>
          <w:b/>
          <w:color w:val="000000" w:themeColor="text1"/>
        </w:rPr>
        <w:t xml:space="preserve">warm </w:t>
      </w:r>
      <w:r w:rsidRPr="004C3A2F">
        <w:rPr>
          <w:b/>
          <w:color w:val="000000" w:themeColor="text1"/>
        </w:rPr>
        <w:t>temperature</w:t>
      </w:r>
      <w:r w:rsidR="008D17E7" w:rsidRPr="004C3A2F">
        <w:rPr>
          <w:b/>
          <w:color w:val="000000" w:themeColor="text1"/>
        </w:rPr>
        <w:t>s are associated with increased</w:t>
      </w:r>
      <w:r w:rsidRPr="004C3A2F">
        <w:rPr>
          <w:b/>
          <w:color w:val="000000" w:themeColor="text1"/>
        </w:rPr>
        <w:t xml:space="preserve"> injury </w:t>
      </w:r>
      <w:r w:rsidR="008D17E7" w:rsidRPr="004C3A2F">
        <w:rPr>
          <w:b/>
          <w:color w:val="000000" w:themeColor="text1"/>
        </w:rPr>
        <w:t>deaths</w:t>
      </w:r>
      <w:r w:rsidRPr="004C3A2F">
        <w:rPr>
          <w:b/>
          <w:color w:val="000000" w:themeColor="text1"/>
        </w:rPr>
        <w:t xml:space="preserve"> </w:t>
      </w:r>
    </w:p>
    <w:p w14:paraId="253C0EA6" w14:textId="77777777" w:rsidR="00DD09BF" w:rsidRPr="004C3A2F" w:rsidRDefault="00DD09BF" w:rsidP="00613BCB">
      <w:pPr>
        <w:spacing w:line="480" w:lineRule="auto"/>
        <w:jc w:val="both"/>
        <w:outlineLvl w:val="0"/>
        <w:rPr>
          <w:b/>
          <w:color w:val="000000" w:themeColor="text1"/>
        </w:rPr>
      </w:pPr>
    </w:p>
    <w:p w14:paraId="7AE59AB1" w14:textId="77B82EE0" w:rsidR="00613BCB" w:rsidRPr="004C3A2F" w:rsidRDefault="00613BCB" w:rsidP="00613BCB">
      <w:pPr>
        <w:spacing w:line="480" w:lineRule="auto"/>
        <w:jc w:val="both"/>
        <w:outlineLvl w:val="0"/>
        <w:rPr>
          <w:color w:val="000000" w:themeColor="text1"/>
          <w:vertAlign w:val="superscript"/>
        </w:rPr>
      </w:pPr>
      <w:r w:rsidRPr="004C3A2F">
        <w:rPr>
          <w:color w:val="000000" w:themeColor="text1"/>
        </w:rPr>
        <w:t>Robbie M Parks</w:t>
      </w:r>
      <w:r w:rsidRPr="004C3A2F">
        <w:rPr>
          <w:color w:val="000000" w:themeColor="text1"/>
          <w:vertAlign w:val="superscript"/>
        </w:rPr>
        <w:t>1,2</w:t>
      </w:r>
      <w:r w:rsidRPr="004C3A2F">
        <w:rPr>
          <w:color w:val="000000" w:themeColor="text1"/>
        </w:rPr>
        <w:t>, James E Bennett</w:t>
      </w:r>
      <w:r w:rsidRPr="004C3A2F">
        <w:rPr>
          <w:color w:val="000000" w:themeColor="text1"/>
          <w:vertAlign w:val="superscript"/>
        </w:rPr>
        <w:t>1,2</w:t>
      </w:r>
      <w:r w:rsidRPr="004C3A2F">
        <w:rPr>
          <w:color w:val="000000" w:themeColor="text1"/>
        </w:rPr>
        <w:t>, Helen Tamura-Wicks</w:t>
      </w:r>
      <w:r w:rsidRPr="004C3A2F">
        <w:rPr>
          <w:color w:val="000000" w:themeColor="text1"/>
          <w:vertAlign w:val="superscript"/>
        </w:rPr>
        <w:t>1,2</w:t>
      </w:r>
      <w:r w:rsidRPr="004C3A2F">
        <w:rPr>
          <w:color w:val="000000" w:themeColor="text1"/>
        </w:rPr>
        <w:t>, Vasilis Kontis</w:t>
      </w:r>
      <w:r w:rsidRPr="004C3A2F">
        <w:rPr>
          <w:color w:val="000000" w:themeColor="text1"/>
          <w:vertAlign w:val="superscript"/>
        </w:rPr>
        <w:t>1,2</w:t>
      </w:r>
      <w:r w:rsidRPr="004C3A2F">
        <w:rPr>
          <w:color w:val="000000" w:themeColor="text1"/>
        </w:rPr>
        <w:t>, Ralf Toumi</w:t>
      </w:r>
      <w:r w:rsidRPr="004C3A2F">
        <w:rPr>
          <w:color w:val="000000" w:themeColor="text1"/>
          <w:vertAlign w:val="superscript"/>
        </w:rPr>
        <w:t>3</w:t>
      </w:r>
      <w:r w:rsidRPr="004C3A2F">
        <w:rPr>
          <w:color w:val="000000" w:themeColor="text1"/>
        </w:rPr>
        <w:t>, Goodarz Danaei</w:t>
      </w:r>
      <w:r w:rsidRPr="004C3A2F">
        <w:rPr>
          <w:color w:val="000000" w:themeColor="text1"/>
          <w:vertAlign w:val="superscript"/>
        </w:rPr>
        <w:t>4</w:t>
      </w:r>
      <w:r w:rsidR="00E82E03" w:rsidRPr="004C3A2F">
        <w:rPr>
          <w:color w:val="000000" w:themeColor="text1"/>
        </w:rPr>
        <w:t>,</w:t>
      </w:r>
      <w:r w:rsidR="00A77C36" w:rsidRPr="004C3A2F">
        <w:rPr>
          <w:color w:val="000000" w:themeColor="text1"/>
        </w:rPr>
        <w:t xml:space="preserve"> </w:t>
      </w:r>
      <w:r w:rsidRPr="004C3A2F">
        <w:rPr>
          <w:color w:val="000000" w:themeColor="text1"/>
        </w:rPr>
        <w:t>Majid Ezzati</w:t>
      </w:r>
      <w:r w:rsidRPr="004C3A2F">
        <w:rPr>
          <w:color w:val="000000" w:themeColor="text1"/>
          <w:vertAlign w:val="superscript"/>
        </w:rPr>
        <w:t>1,2,5*</w:t>
      </w:r>
    </w:p>
    <w:p w14:paraId="34F2BDE8" w14:textId="77777777" w:rsidR="00DD09BF" w:rsidRPr="004C3A2F" w:rsidRDefault="00DD09BF" w:rsidP="00613BCB">
      <w:pPr>
        <w:spacing w:line="480" w:lineRule="auto"/>
        <w:jc w:val="both"/>
        <w:outlineLvl w:val="0"/>
        <w:rPr>
          <w:color w:val="000000" w:themeColor="text1"/>
        </w:rPr>
      </w:pPr>
    </w:p>
    <w:p w14:paraId="556C6791" w14:textId="77777777" w:rsidR="00613BCB" w:rsidRPr="004C3A2F" w:rsidRDefault="00613BCB" w:rsidP="00613BCB">
      <w:pPr>
        <w:spacing w:line="480" w:lineRule="auto"/>
        <w:jc w:val="both"/>
        <w:rPr>
          <w:color w:val="000000" w:themeColor="text1"/>
        </w:rPr>
      </w:pPr>
      <w:r w:rsidRPr="004C3A2F">
        <w:rPr>
          <w:color w:val="000000" w:themeColor="text1"/>
          <w:vertAlign w:val="superscript"/>
        </w:rPr>
        <w:t>1</w:t>
      </w:r>
      <w:r w:rsidRPr="004C3A2F">
        <w:rPr>
          <w:color w:val="000000" w:themeColor="text1"/>
        </w:rPr>
        <w:t>MRC-PHE Centre for Environment and Health, Imperial College London, London, United Kingdom</w:t>
      </w:r>
    </w:p>
    <w:p w14:paraId="3ACE1BD7" w14:textId="77777777" w:rsidR="00613BCB" w:rsidRPr="004C3A2F" w:rsidRDefault="00613BCB" w:rsidP="00613BCB">
      <w:pPr>
        <w:spacing w:line="480" w:lineRule="auto"/>
        <w:jc w:val="both"/>
        <w:rPr>
          <w:color w:val="000000" w:themeColor="text1"/>
        </w:rPr>
      </w:pPr>
      <w:r w:rsidRPr="004C3A2F">
        <w:rPr>
          <w:color w:val="000000" w:themeColor="text1"/>
          <w:vertAlign w:val="superscript"/>
        </w:rPr>
        <w:t>2</w:t>
      </w:r>
      <w:r w:rsidRPr="004C3A2F">
        <w:rPr>
          <w:color w:val="000000" w:themeColor="text1"/>
        </w:rPr>
        <w:t>Department of Epidemiology and Biostatistics, School of Public Health, Imperial College London, London, United Kingdom</w:t>
      </w:r>
    </w:p>
    <w:p w14:paraId="100ECBBE" w14:textId="77777777" w:rsidR="00613BCB" w:rsidRPr="004C3A2F" w:rsidRDefault="00613BCB" w:rsidP="00613BCB">
      <w:pPr>
        <w:spacing w:line="480" w:lineRule="auto"/>
        <w:jc w:val="both"/>
        <w:rPr>
          <w:color w:val="000000" w:themeColor="text1"/>
        </w:rPr>
      </w:pPr>
      <w:r w:rsidRPr="004C3A2F">
        <w:rPr>
          <w:color w:val="000000" w:themeColor="text1"/>
          <w:vertAlign w:val="superscript"/>
        </w:rPr>
        <w:t>3</w:t>
      </w:r>
      <w:r w:rsidRPr="004C3A2F">
        <w:rPr>
          <w:color w:val="000000" w:themeColor="text1"/>
        </w:rPr>
        <w:t>Space and Atmospheric Physics, Imperial College London, London, United Kingdom</w:t>
      </w:r>
    </w:p>
    <w:p w14:paraId="22AAFA30" w14:textId="6EB52C8D" w:rsidR="00613BCB" w:rsidRPr="004C3A2F" w:rsidRDefault="00613BCB" w:rsidP="00613BCB">
      <w:pPr>
        <w:spacing w:line="480" w:lineRule="auto"/>
        <w:jc w:val="both"/>
        <w:rPr>
          <w:color w:val="000000" w:themeColor="text1"/>
        </w:rPr>
      </w:pPr>
      <w:r w:rsidRPr="004C3A2F">
        <w:rPr>
          <w:color w:val="000000" w:themeColor="text1"/>
          <w:vertAlign w:val="superscript"/>
        </w:rPr>
        <w:t>4</w:t>
      </w:r>
      <w:r w:rsidRPr="004C3A2F">
        <w:rPr>
          <w:color w:val="000000" w:themeColor="text1"/>
        </w:rPr>
        <w:t>Harvard T.H. Chan School of Public Health, Boston, Massachusetts, USA</w:t>
      </w:r>
    </w:p>
    <w:p w14:paraId="144CC5D4" w14:textId="77777777" w:rsidR="00613BCB" w:rsidRPr="004C3A2F" w:rsidRDefault="00613BCB" w:rsidP="00613BCB">
      <w:pPr>
        <w:spacing w:line="480" w:lineRule="auto"/>
        <w:jc w:val="both"/>
        <w:rPr>
          <w:color w:val="000000" w:themeColor="text1"/>
        </w:rPr>
      </w:pPr>
      <w:r w:rsidRPr="004C3A2F">
        <w:rPr>
          <w:color w:val="000000" w:themeColor="text1"/>
          <w:vertAlign w:val="superscript"/>
        </w:rPr>
        <w:t>5</w:t>
      </w:r>
      <w:r w:rsidRPr="004C3A2F">
        <w:rPr>
          <w:color w:val="000000" w:themeColor="text1"/>
        </w:rPr>
        <w:t>WHO Collaborating Centre on NCD Surveillance and Epidemiology, Imperial College London, London, United Kingdom</w:t>
      </w:r>
    </w:p>
    <w:p w14:paraId="604E06F1" w14:textId="77777777" w:rsidR="00613BCB" w:rsidRPr="004C3A2F" w:rsidRDefault="00613BCB" w:rsidP="00613BCB">
      <w:pPr>
        <w:spacing w:line="480" w:lineRule="auto"/>
        <w:jc w:val="both"/>
        <w:rPr>
          <w:color w:val="000000" w:themeColor="text1"/>
        </w:rPr>
      </w:pPr>
    </w:p>
    <w:p w14:paraId="30BBA6A1" w14:textId="3DD64737" w:rsidR="00F45FFD" w:rsidRDefault="00DD09BF" w:rsidP="00DD09BF">
      <w:pPr>
        <w:pStyle w:val="Paragraph"/>
        <w:spacing w:before="0" w:line="480" w:lineRule="auto"/>
        <w:ind w:firstLine="0"/>
        <w:jc w:val="both"/>
        <w:rPr>
          <w:lang w:val="en-GB"/>
        </w:rPr>
      </w:pPr>
      <w:r w:rsidRPr="004C3A2F">
        <w:rPr>
          <w:lang w:val="en-GB"/>
        </w:rPr>
        <w:t xml:space="preserve">* Correspondence to: </w:t>
      </w:r>
      <w:hyperlink r:id="rId8" w:history="1">
        <w:r w:rsidR="00F45FFD" w:rsidRPr="00DB00FD">
          <w:rPr>
            <w:rStyle w:val="Hyperlink"/>
            <w:lang w:val="en-GB"/>
          </w:rPr>
          <w:t>majid.ezzati@imperial.ac.uk</w:t>
        </w:r>
      </w:hyperlink>
    </w:p>
    <w:p w14:paraId="74FC1802" w14:textId="60A18D6E" w:rsidR="00E02878" w:rsidRPr="004C3A2F" w:rsidRDefault="00E02878" w:rsidP="00DD09BF">
      <w:pPr>
        <w:pStyle w:val="Paragraph"/>
        <w:spacing w:before="0" w:line="480" w:lineRule="auto"/>
        <w:ind w:firstLine="0"/>
        <w:jc w:val="both"/>
        <w:rPr>
          <w:lang w:val="en-GB"/>
        </w:rPr>
      </w:pPr>
      <w:r w:rsidRPr="004C3A2F">
        <w:rPr>
          <w:b/>
          <w:lang w:val="en-GB"/>
        </w:rPr>
        <w:br w:type="page"/>
      </w:r>
    </w:p>
    <w:p w14:paraId="36931E7C" w14:textId="4CF259C7" w:rsidR="00566F6F" w:rsidRPr="004C3A2F" w:rsidRDefault="00566F6F" w:rsidP="004C3F33">
      <w:pPr>
        <w:spacing w:line="480" w:lineRule="auto"/>
        <w:jc w:val="both"/>
        <w:rPr>
          <w:rFonts w:eastAsia="Times New Roman"/>
          <w:b/>
        </w:rPr>
      </w:pPr>
      <w:r w:rsidRPr="004C3A2F">
        <w:rPr>
          <w:rFonts w:eastAsia="Times New Roman"/>
          <w:b/>
        </w:rPr>
        <w:lastRenderedPageBreak/>
        <w:t xml:space="preserve">Temperatures which deviate from long-term </w:t>
      </w:r>
      <w:r w:rsidR="00E2287D" w:rsidRPr="004C3A2F">
        <w:rPr>
          <w:rFonts w:eastAsia="Times New Roman"/>
          <w:b/>
        </w:rPr>
        <w:t xml:space="preserve">local </w:t>
      </w:r>
      <w:r w:rsidRPr="004C3A2F">
        <w:rPr>
          <w:rFonts w:eastAsia="Times New Roman"/>
          <w:b/>
        </w:rPr>
        <w:t xml:space="preserve">norms </w:t>
      </w:r>
      <w:r w:rsidR="00E2287D" w:rsidRPr="004C3A2F">
        <w:rPr>
          <w:rFonts w:eastAsia="Times New Roman"/>
          <w:b/>
        </w:rPr>
        <w:t>affect human health</w:t>
      </w:r>
      <w:r w:rsidR="004C3F33" w:rsidRPr="004C3A2F">
        <w:rPr>
          <w:rFonts w:eastAsia="Times New Roman"/>
          <w:b/>
        </w:rPr>
        <w:t xml:space="preserve">, and </w:t>
      </w:r>
      <w:r w:rsidR="00E2287D" w:rsidRPr="004C3A2F">
        <w:rPr>
          <w:rFonts w:eastAsia="Times New Roman"/>
          <w:b/>
        </w:rPr>
        <w:t xml:space="preserve">are projected to </w:t>
      </w:r>
      <w:r w:rsidR="004C3F33" w:rsidRPr="004C3A2F">
        <w:rPr>
          <w:rFonts w:eastAsia="Times New Roman"/>
          <w:b/>
        </w:rPr>
        <w:t>become more frequent as the global climate changes</w:t>
      </w:r>
      <w:r w:rsidRPr="004C3A2F">
        <w:rPr>
          <w:rFonts w:eastAsia="Times New Roman"/>
          <w:b/>
        </w:rPr>
        <w:t>. There is limited data on how such deviations affect deaths from different injuries</w:t>
      </w:r>
      <w:r w:rsidR="007F6047" w:rsidRPr="004C3A2F">
        <w:rPr>
          <w:rFonts w:eastAsia="Times New Roman"/>
          <w:b/>
        </w:rPr>
        <w:t>.</w:t>
      </w:r>
      <w:r w:rsidR="004C3F33" w:rsidRPr="004C3A2F">
        <w:rPr>
          <w:rFonts w:eastAsia="Times New Roman"/>
          <w:b/>
        </w:rPr>
        <w:t xml:space="preserve"> Here, we</w:t>
      </w:r>
      <w:r w:rsidRPr="004C3A2F">
        <w:rPr>
          <w:rFonts w:eastAsia="Times New Roman"/>
          <w:b/>
        </w:rPr>
        <w:t xml:space="preserve"> used data on mortality and temperature over a </w:t>
      </w:r>
      <w:commentRangeStart w:id="0"/>
      <w:del w:id="1" w:author="Ezzati, Majid" w:date="2019-09-05T07:51:00Z">
        <w:r w:rsidRPr="004C3A2F" w:rsidDel="00C425A2">
          <w:rPr>
            <w:rFonts w:eastAsia="Times New Roman"/>
            <w:b/>
          </w:rPr>
          <w:delText>37</w:delText>
        </w:r>
      </w:del>
      <w:ins w:id="2" w:author="Ezzati, Majid" w:date="2019-09-05T07:51:00Z">
        <w:r w:rsidR="00C425A2" w:rsidRPr="004C3A2F">
          <w:rPr>
            <w:rFonts w:eastAsia="Times New Roman"/>
            <w:b/>
          </w:rPr>
          <w:t>3</w:t>
        </w:r>
        <w:r w:rsidR="00C425A2">
          <w:rPr>
            <w:rFonts w:eastAsia="Times New Roman"/>
            <w:b/>
          </w:rPr>
          <w:t>8</w:t>
        </w:r>
      </w:ins>
      <w:r w:rsidRPr="004C3A2F">
        <w:rPr>
          <w:rFonts w:eastAsia="Times New Roman"/>
          <w:b/>
        </w:rPr>
        <w:t>-year period (1980-201</w:t>
      </w:r>
      <w:ins w:id="3" w:author="Ezzati, Majid" w:date="2019-09-05T07:51:00Z">
        <w:r w:rsidR="00C425A2">
          <w:rPr>
            <w:rFonts w:eastAsia="Times New Roman"/>
            <w:b/>
          </w:rPr>
          <w:t>7</w:t>
        </w:r>
      </w:ins>
      <w:del w:id="4" w:author="Ezzati, Majid" w:date="2019-09-05T07:51:00Z">
        <w:r w:rsidRPr="004C3A2F" w:rsidDel="00C425A2">
          <w:rPr>
            <w:rFonts w:eastAsia="Times New Roman"/>
            <w:b/>
          </w:rPr>
          <w:delText>6</w:delText>
        </w:r>
      </w:del>
      <w:r w:rsidRPr="004C3A2F">
        <w:rPr>
          <w:rFonts w:eastAsia="Times New Roman"/>
          <w:b/>
        </w:rPr>
        <w:t>)</w:t>
      </w:r>
      <w:commentRangeEnd w:id="0"/>
      <w:r w:rsidR="00C425A2">
        <w:rPr>
          <w:rStyle w:val="CommentReference"/>
          <w:rFonts w:asciiTheme="minorHAnsi" w:hAnsiTheme="minorHAnsi" w:cstheme="minorBidi"/>
          <w:lang w:eastAsia="en-US"/>
        </w:rPr>
        <w:commentReference w:id="0"/>
      </w:r>
      <w:r w:rsidRPr="004C3A2F">
        <w:rPr>
          <w:rFonts w:eastAsia="Times New Roman"/>
          <w:b/>
        </w:rPr>
        <w:t xml:space="preserve"> in the entire contiguous USA and formulated a Bayesian spatio-temporal model to </w:t>
      </w:r>
      <w:r w:rsidR="00607238">
        <w:rPr>
          <w:rFonts w:eastAsia="Times New Roman"/>
          <w:b/>
        </w:rPr>
        <w:t>quantify</w:t>
      </w:r>
      <w:r w:rsidRPr="004C3A2F">
        <w:rPr>
          <w:rFonts w:eastAsia="Times New Roman"/>
          <w:b/>
        </w:rPr>
        <w:t xml:space="preserve"> how anomalous temperatures, defined as deviations</w:t>
      </w:r>
      <w:ins w:id="5" w:author="Ezzati, Majid" w:date="2019-09-05T15:52:00Z">
        <w:r w:rsidR="005E282E">
          <w:rPr>
            <w:rFonts w:eastAsia="Times New Roman"/>
            <w:b/>
          </w:rPr>
          <w:t xml:space="preserve"> of monthly temperature</w:t>
        </w:r>
      </w:ins>
      <w:r w:rsidRPr="004C3A2F">
        <w:rPr>
          <w:rFonts w:eastAsia="Times New Roman"/>
          <w:b/>
        </w:rPr>
        <w:t xml:space="preserve"> from the </w:t>
      </w:r>
      <w:del w:id="6" w:author="Ezzati, Majid" w:date="2019-09-05T15:51:00Z">
        <w:r w:rsidRPr="004C3A2F" w:rsidDel="005E282E">
          <w:rPr>
            <w:rFonts w:eastAsia="Times New Roman"/>
            <w:b/>
          </w:rPr>
          <w:delText>long-term norm</w:delText>
        </w:r>
      </w:del>
      <w:ins w:id="7" w:author="Ezzati, Majid" w:date="2019-09-05T15:51:00Z">
        <w:r w:rsidR="005E282E" w:rsidRPr="005E282E">
          <w:rPr>
            <w:b/>
            <w:rPrChange w:id="8" w:author="Ezzati, Majid" w:date="2019-09-05T15:51:00Z">
              <w:rPr/>
            </w:rPrChange>
          </w:rPr>
          <w:t xml:space="preserve"> local </w:t>
        </w:r>
        <w:r w:rsidR="005E282E" w:rsidRPr="005E282E">
          <w:rPr>
            <w:rFonts w:eastAsia="Times New Roman"/>
            <w:b/>
          </w:rPr>
          <w:t xml:space="preserve">average </w:t>
        </w:r>
      </w:ins>
      <w:ins w:id="9" w:author="Ezzati, Majid" w:date="2019-09-05T15:52:00Z">
        <w:r w:rsidR="005E282E">
          <w:rPr>
            <w:rFonts w:eastAsia="Times New Roman"/>
            <w:b/>
          </w:rPr>
          <w:t xml:space="preserve">monthly </w:t>
        </w:r>
      </w:ins>
      <w:ins w:id="10" w:author="Ezzati, Majid" w:date="2019-09-05T15:51:00Z">
        <w:r w:rsidR="005E282E" w:rsidRPr="005E282E">
          <w:rPr>
            <w:rFonts w:eastAsia="Times New Roman"/>
            <w:b/>
          </w:rPr>
          <w:t xml:space="preserve">temperature </w:t>
        </w:r>
      </w:ins>
      <w:ins w:id="11" w:author="Ezzati, Majid" w:date="2019-09-05T15:57:00Z">
        <w:r w:rsidR="005E282E">
          <w:rPr>
            <w:rFonts w:eastAsia="Times New Roman"/>
            <w:b/>
          </w:rPr>
          <w:t>over</w:t>
        </w:r>
      </w:ins>
      <w:ins w:id="12" w:author="Ezzati, Majid" w:date="2019-09-05T15:51:00Z">
        <w:r w:rsidR="005E282E" w:rsidRPr="005E282E">
          <w:rPr>
            <w:rFonts w:eastAsia="Times New Roman"/>
            <w:b/>
          </w:rPr>
          <w:t xml:space="preserve"> </w:t>
        </w:r>
      </w:ins>
      <w:ins w:id="13" w:author="Ezzati, Majid" w:date="2019-09-16T21:48:00Z">
        <w:r w:rsidR="00867A0C">
          <w:rPr>
            <w:rFonts w:eastAsia="Times New Roman"/>
            <w:b/>
          </w:rPr>
          <w:t>the entire analysis period</w:t>
        </w:r>
      </w:ins>
      <w:del w:id="14" w:author="Ezzati, Majid" w:date="2019-09-05T15:53:00Z">
        <w:r w:rsidRPr="004C3A2F" w:rsidDel="005E282E">
          <w:rPr>
            <w:rFonts w:eastAsia="Times New Roman"/>
            <w:b/>
          </w:rPr>
          <w:delText xml:space="preserve"> of monthly temperature</w:delText>
        </w:r>
      </w:del>
      <w:r w:rsidRPr="004C3A2F">
        <w:rPr>
          <w:rFonts w:eastAsia="Times New Roman"/>
          <w:b/>
        </w:rPr>
        <w:t xml:space="preserve">, affect deaths from different </w:t>
      </w:r>
      <w:ins w:id="15" w:author="Ezzati, Majid" w:date="2019-09-05T07:51:00Z">
        <w:r w:rsidR="00F50520">
          <w:rPr>
            <w:rFonts w:eastAsia="Times New Roman"/>
            <w:b/>
          </w:rPr>
          <w:t>un</w:t>
        </w:r>
      </w:ins>
      <w:r w:rsidRPr="004C3A2F">
        <w:rPr>
          <w:rFonts w:eastAsia="Times New Roman"/>
          <w:b/>
        </w:rPr>
        <w:t xml:space="preserve">intentional (transport, falls and drownings) and </w:t>
      </w:r>
      <w:del w:id="16" w:author="Ezzati, Majid" w:date="2019-09-05T07:51:00Z">
        <w:r w:rsidRPr="004C3A2F" w:rsidDel="00F50520">
          <w:rPr>
            <w:rFonts w:eastAsia="Times New Roman"/>
            <w:b/>
          </w:rPr>
          <w:delText>un</w:delText>
        </w:r>
      </w:del>
      <w:r w:rsidRPr="004C3A2F">
        <w:rPr>
          <w:rFonts w:eastAsia="Times New Roman"/>
          <w:b/>
        </w:rPr>
        <w:t xml:space="preserve">intentional (assault and </w:t>
      </w:r>
      <w:r w:rsidR="00702E3C" w:rsidRPr="004C3A2F">
        <w:rPr>
          <w:rFonts w:eastAsia="Times New Roman"/>
          <w:b/>
        </w:rPr>
        <w:t>suicide</w:t>
      </w:r>
      <w:r w:rsidRPr="004C3A2F">
        <w:rPr>
          <w:rFonts w:eastAsia="Times New Roman"/>
          <w:b/>
        </w:rPr>
        <w:t>) injuries</w:t>
      </w:r>
      <w:r w:rsidR="00607238">
        <w:rPr>
          <w:rFonts w:eastAsia="Times New Roman"/>
          <w:b/>
        </w:rPr>
        <w:t>,</w:t>
      </w:r>
      <w:r w:rsidRPr="004C3A2F">
        <w:rPr>
          <w:rFonts w:eastAsia="Times New Roman"/>
          <w:b/>
        </w:rPr>
        <w:t xml:space="preserve"> by age group and sex. We found that a </w:t>
      </w:r>
      <w:commentRangeStart w:id="17"/>
      <w:r w:rsidRPr="004C3A2F">
        <w:rPr>
          <w:rFonts w:eastAsia="Times New Roman"/>
          <w:b/>
        </w:rPr>
        <w:t xml:space="preserve">1°C </w:t>
      </w:r>
      <w:commentRangeEnd w:id="17"/>
      <w:r w:rsidR="00995F53">
        <w:rPr>
          <w:rStyle w:val="CommentReference"/>
          <w:rFonts w:asciiTheme="minorHAnsi" w:hAnsiTheme="minorHAnsi" w:cstheme="minorBidi"/>
          <w:lang w:eastAsia="en-US"/>
        </w:rPr>
        <w:commentReference w:id="17"/>
      </w:r>
      <w:r w:rsidRPr="004C3A2F">
        <w:rPr>
          <w:rFonts w:eastAsia="Times New Roman"/>
          <w:b/>
        </w:rPr>
        <w:t xml:space="preserve">anomalously warm year would be associated with an estimated 941 (95% credible interval 831-1,053) additional injury deaths in the contiguous USA. 87% of </w:t>
      </w:r>
      <w:r w:rsidR="00607238">
        <w:rPr>
          <w:rFonts w:eastAsia="Times New Roman"/>
          <w:b/>
        </w:rPr>
        <w:t xml:space="preserve">these additional </w:t>
      </w:r>
      <w:r w:rsidRPr="004C3A2F">
        <w:rPr>
          <w:rFonts w:eastAsia="Times New Roman"/>
          <w:b/>
        </w:rPr>
        <w:t xml:space="preserve">deaths would occur in males, concentrated mostly in adolescent to middle ages. These deaths would comprise of increases in </w:t>
      </w:r>
      <w:r w:rsidR="006A25F3" w:rsidRPr="004C3A2F">
        <w:rPr>
          <w:rFonts w:eastAsia="Times New Roman"/>
          <w:b/>
        </w:rPr>
        <w:t xml:space="preserve">deaths from </w:t>
      </w:r>
      <w:r w:rsidRPr="004C3A2F">
        <w:rPr>
          <w:rFonts w:eastAsia="Times New Roman"/>
          <w:b/>
        </w:rPr>
        <w:t>drowning</w:t>
      </w:r>
      <w:r w:rsidR="006A25F3" w:rsidRPr="004C3A2F">
        <w:rPr>
          <w:rFonts w:eastAsia="Times New Roman"/>
          <w:b/>
        </w:rPr>
        <w:t>s</w:t>
      </w:r>
      <w:r w:rsidRPr="004C3A2F">
        <w:rPr>
          <w:rFonts w:eastAsia="Times New Roman"/>
          <w:b/>
        </w:rPr>
        <w:t xml:space="preserve">, transport, assault and </w:t>
      </w:r>
      <w:r w:rsidR="00702E3C" w:rsidRPr="004C3A2F">
        <w:rPr>
          <w:rFonts w:eastAsia="Times New Roman"/>
          <w:b/>
        </w:rPr>
        <w:t>suicide</w:t>
      </w:r>
      <w:r w:rsidRPr="004C3A2F">
        <w:rPr>
          <w:rFonts w:eastAsia="Times New Roman"/>
          <w:b/>
        </w:rPr>
        <w:t>, offset partly by an overall decline in deaths from falls in older ages. The findings demonstrate the need for targeted public health interventions against injuries during periods of anomalously high temperatures, especially as these episodes increase with global climate change.</w:t>
      </w:r>
    </w:p>
    <w:p w14:paraId="6EE3811E" w14:textId="24913F52" w:rsidR="0065196B" w:rsidRPr="004C3A2F" w:rsidRDefault="0065196B" w:rsidP="0065196B">
      <w:pPr>
        <w:spacing w:line="480" w:lineRule="auto"/>
        <w:jc w:val="both"/>
        <w:rPr>
          <w:color w:val="000000" w:themeColor="text1"/>
        </w:rPr>
      </w:pPr>
    </w:p>
    <w:p w14:paraId="2E5DFF8D" w14:textId="4F54295B" w:rsidR="0065196B" w:rsidRPr="004C3A2F" w:rsidRDefault="00AB531F" w:rsidP="004C3F33">
      <w:pPr>
        <w:spacing w:line="480" w:lineRule="auto"/>
        <w:jc w:val="both"/>
        <w:rPr>
          <w:color w:val="000000" w:themeColor="text1"/>
        </w:rPr>
      </w:pPr>
      <w:r w:rsidRPr="004C3A2F">
        <w:rPr>
          <w:color w:val="000000" w:themeColor="text1"/>
        </w:rPr>
        <w:t>A</w:t>
      </w:r>
      <w:r w:rsidR="00E2287D" w:rsidRPr="004C3A2F">
        <w:rPr>
          <w:color w:val="000000" w:themeColor="text1"/>
        </w:rPr>
        <w:t xml:space="preserve">nomalously warm and cold weather </w:t>
      </w:r>
      <w:r w:rsidRPr="004C3A2F">
        <w:rPr>
          <w:color w:val="000000" w:themeColor="text1"/>
        </w:rPr>
        <w:t xml:space="preserve">events </w:t>
      </w:r>
      <w:r w:rsidR="00E2287D" w:rsidRPr="004C3A2F">
        <w:rPr>
          <w:color w:val="000000" w:themeColor="text1"/>
        </w:rPr>
        <w:t xml:space="preserve">are an important public health concern in today’s world, and </w:t>
      </w:r>
      <w:r w:rsidR="0065196B" w:rsidRPr="004C3A2F">
        <w:rPr>
          <w:color w:val="000000" w:themeColor="text1"/>
        </w:rPr>
        <w:t xml:space="preserve">one of the key drivers for </w:t>
      </w:r>
      <w:r w:rsidR="00E2287D" w:rsidRPr="004C3A2F">
        <w:rPr>
          <w:color w:val="000000" w:themeColor="text1"/>
        </w:rPr>
        <w:t>seeking</w:t>
      </w:r>
      <w:r w:rsidR="0065196B" w:rsidRPr="004C3A2F">
        <w:rPr>
          <w:color w:val="000000" w:themeColor="text1"/>
        </w:rPr>
        <w:t xml:space="preserve"> adaptation measures</w:t>
      </w:r>
      <w:r w:rsidR="00E2287D" w:rsidRPr="004C3A2F">
        <w:rPr>
          <w:color w:val="000000" w:themeColor="text1"/>
        </w:rPr>
        <w:t xml:space="preserve"> against anthropogenic climate change</w:t>
      </w:r>
      <w:r w:rsidR="00494DA5" w:rsidRPr="004C3A2F">
        <w:rPr>
          <w:color w:val="000000" w:themeColor="text1"/>
        </w:rPr>
        <w:t>.</w:t>
      </w:r>
      <w:r w:rsidR="00CD4D45" w:rsidRPr="004C3A2F">
        <w:rPr>
          <w:rFonts w:eastAsia="Times New Roman"/>
          <w:b/>
        </w:rPr>
        <w:fldChar w:fldCharType="begin" w:fldLock="1"/>
      </w:r>
      <w:r w:rsidR="00112889" w:rsidRPr="004C3A2F">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4C3A2F">
        <w:rPr>
          <w:rFonts w:eastAsia="Times New Roman"/>
          <w:b/>
        </w:rPr>
        <w:fldChar w:fldCharType="separate"/>
      </w:r>
      <w:r w:rsidR="00535DCA" w:rsidRPr="004C3A2F">
        <w:rPr>
          <w:rFonts w:eastAsia="Times New Roman"/>
          <w:noProof/>
          <w:vertAlign w:val="superscript"/>
        </w:rPr>
        <w:t>1–3</w:t>
      </w:r>
      <w:r w:rsidR="00CD4D45" w:rsidRPr="004C3A2F">
        <w:rPr>
          <w:rFonts w:eastAsia="Times New Roman"/>
          <w:b/>
        </w:rPr>
        <w:fldChar w:fldCharType="end"/>
      </w:r>
      <w:r w:rsidR="0065196B" w:rsidRPr="004C3A2F">
        <w:rPr>
          <w:color w:val="000000" w:themeColor="text1"/>
        </w:rPr>
        <w:t xml:space="preserve"> Current assessments of the health effects of </w:t>
      </w:r>
      <w:r w:rsidR="00E2287D" w:rsidRPr="004C3A2F">
        <w:rPr>
          <w:color w:val="000000" w:themeColor="text1"/>
        </w:rPr>
        <w:t xml:space="preserve">weather and climate, and by extension of global </w:t>
      </w:r>
      <w:r w:rsidR="0065196B" w:rsidRPr="004C3A2F">
        <w:rPr>
          <w:color w:val="000000" w:themeColor="text1"/>
        </w:rPr>
        <w:t>climate change</w:t>
      </w:r>
      <w:r w:rsidR="00E2287D" w:rsidRPr="004C3A2F">
        <w:rPr>
          <w:color w:val="000000" w:themeColor="text1"/>
        </w:rPr>
        <w:t>,</w:t>
      </w:r>
      <w:r w:rsidR="0065196B" w:rsidRPr="004C3A2F">
        <w:rPr>
          <w:color w:val="000000" w:themeColor="text1"/>
        </w:rPr>
        <w:t xml:space="preserve"> largely focus on parasitic and infectious diseases</w:t>
      </w:r>
      <w:del w:id="18" w:author="Ezzati, Majid" w:date="2019-09-05T15:53:00Z">
        <w:r w:rsidR="00BB01F9" w:rsidRPr="004C3A2F" w:rsidDel="005E282E">
          <w:rPr>
            <w:color w:val="000000" w:themeColor="text1"/>
          </w:rPr>
          <w:delText>,</w:delText>
        </w:r>
      </w:del>
      <w:r w:rsidR="0065196B" w:rsidRPr="004C3A2F">
        <w:rPr>
          <w:color w:val="000000" w:themeColor="text1"/>
        </w:rPr>
        <w:t xml:space="preserve"> and cardiorespiratory and other chronic diseases</w:t>
      </w:r>
      <w:r w:rsidR="00494DA5" w:rsidRPr="004C3A2F">
        <w:rPr>
          <w:color w:val="000000" w:themeColor="text1"/>
        </w:rPr>
        <w:t>.</w:t>
      </w:r>
      <w:r w:rsidR="0065196B" w:rsidRPr="004C3A2F">
        <w:rPr>
          <w:color w:val="000000" w:themeColor="text1"/>
        </w:rPr>
        <w:fldChar w:fldCharType="begin" w:fldLock="1"/>
      </w:r>
      <w:r w:rsidR="00112889" w:rsidRPr="004C3A2F">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4C3A2F">
        <w:rPr>
          <w:color w:val="000000" w:themeColor="text1"/>
        </w:rPr>
        <w:fldChar w:fldCharType="separate"/>
      </w:r>
      <w:r w:rsidR="00535DCA" w:rsidRPr="004C3A2F">
        <w:rPr>
          <w:noProof/>
          <w:color w:val="000000" w:themeColor="text1"/>
          <w:vertAlign w:val="superscript"/>
        </w:rPr>
        <w:t>1–6</w:t>
      </w:r>
      <w:r w:rsidR="0065196B" w:rsidRPr="004C3A2F">
        <w:rPr>
          <w:color w:val="000000" w:themeColor="text1"/>
        </w:rPr>
        <w:fldChar w:fldCharType="end"/>
      </w:r>
      <w:r w:rsidR="0065196B" w:rsidRPr="004C3A2F">
        <w:rPr>
          <w:color w:val="000000" w:themeColor="text1"/>
        </w:rPr>
        <w:t xml:space="preserve"> Less research has been conducted on injuries</w:t>
      </w:r>
      <w:r w:rsidR="00494DA5" w:rsidRPr="004C3A2F">
        <w:rPr>
          <w:color w:val="000000" w:themeColor="text1"/>
        </w:rPr>
        <w:t>,</w:t>
      </w:r>
      <w:r w:rsidR="0065196B" w:rsidRPr="004C3A2F">
        <w:rPr>
          <w:color w:val="000000" w:themeColor="text1"/>
        </w:rPr>
        <w:fldChar w:fldCharType="begin" w:fldLock="1"/>
      </w:r>
      <w:r w:rsidR="004321B4" w:rsidRPr="004C3A2F">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4C3A2F">
        <w:rPr>
          <w:color w:val="000000" w:themeColor="text1"/>
        </w:rPr>
        <w:fldChar w:fldCharType="separate"/>
      </w:r>
      <w:r w:rsidR="00535DCA" w:rsidRPr="004C3A2F">
        <w:rPr>
          <w:noProof/>
          <w:color w:val="000000" w:themeColor="text1"/>
          <w:vertAlign w:val="superscript"/>
        </w:rPr>
        <w:t>7–9</w:t>
      </w:r>
      <w:r w:rsidR="0065196B" w:rsidRPr="004C3A2F">
        <w:rPr>
          <w:color w:val="000000" w:themeColor="text1"/>
        </w:rPr>
        <w:fldChar w:fldCharType="end"/>
      </w:r>
      <w:r w:rsidR="0065196B" w:rsidRPr="004C3A2F">
        <w:t xml:space="preserve"> </w:t>
      </w:r>
      <w:r w:rsidR="0065196B" w:rsidRPr="004C3A2F">
        <w:rPr>
          <w:color w:val="000000" w:themeColor="text1"/>
        </w:rPr>
        <w:t>especially in a consistent way across injury types and demographic subgroups of the population</w:t>
      </w:r>
      <w:ins w:id="19" w:author="Ezzati, Majid" w:date="2019-09-06T11:41:00Z">
        <w:r w:rsidR="006C6402">
          <w:rPr>
            <w:color w:val="000000" w:themeColor="text1"/>
          </w:rPr>
          <w:t xml:space="preserve">. There are two reasons to </w:t>
        </w:r>
      </w:ins>
      <w:ins w:id="20" w:author="Ezzati, Majid" w:date="2019-09-06T11:42:00Z">
        <w:r w:rsidR="006C6402">
          <w:rPr>
            <w:color w:val="000000" w:themeColor="text1"/>
          </w:rPr>
          <w:t>investigate a potential role for temperature on in</w:t>
        </w:r>
      </w:ins>
      <w:ins w:id="21" w:author="Ezzati, Majid" w:date="2019-09-06T11:43:00Z">
        <w:r w:rsidR="006C6402">
          <w:rPr>
            <w:color w:val="000000" w:themeColor="text1"/>
          </w:rPr>
          <w:t>j</w:t>
        </w:r>
      </w:ins>
      <w:ins w:id="22" w:author="Ezzati, Majid" w:date="2019-09-06T11:42:00Z">
        <w:r w:rsidR="006C6402">
          <w:rPr>
            <w:color w:val="000000" w:themeColor="text1"/>
          </w:rPr>
          <w:t>ur</w:t>
        </w:r>
      </w:ins>
      <w:ins w:id="23" w:author="Ezzati, Majid" w:date="2019-09-06T11:43:00Z">
        <w:r w:rsidR="006C6402">
          <w:rPr>
            <w:color w:val="000000" w:themeColor="text1"/>
          </w:rPr>
          <w:t xml:space="preserve">y </w:t>
        </w:r>
        <w:r w:rsidR="006C6402">
          <w:rPr>
            <w:color w:val="000000" w:themeColor="text1"/>
          </w:rPr>
          <w:lastRenderedPageBreak/>
          <w:t>mortality</w:t>
        </w:r>
      </w:ins>
      <w:ins w:id="24" w:author="Ezzati, Majid" w:date="2019-09-06T11:42:00Z">
        <w:r w:rsidR="006C6402">
          <w:rPr>
            <w:color w:val="000000" w:themeColor="text1"/>
          </w:rPr>
          <w:t>: First</w:t>
        </w:r>
      </w:ins>
      <w:del w:id="25" w:author="Ezzati, Majid" w:date="2019-09-06T11:41:00Z">
        <w:r w:rsidR="0065196B" w:rsidRPr="004C3A2F" w:rsidDel="006C6402">
          <w:rPr>
            <w:color w:val="000000" w:themeColor="text1"/>
          </w:rPr>
          <w:delText>,</w:delText>
        </w:r>
      </w:del>
      <w:del w:id="26" w:author="Ezzati, Majid" w:date="2019-09-06T11:43:00Z">
        <w:r w:rsidR="0065196B" w:rsidRPr="004C3A2F" w:rsidDel="006C6402">
          <w:rPr>
            <w:color w:val="000000" w:themeColor="text1"/>
          </w:rPr>
          <w:delText xml:space="preserve"> even though</w:delText>
        </w:r>
      </w:del>
      <w:r w:rsidR="0065196B" w:rsidRPr="004C3A2F">
        <w:rPr>
          <w:color w:val="000000" w:themeColor="text1"/>
        </w:rPr>
        <w:t xml:space="preserve"> death rates from injuries vary seasonally</w:t>
      </w:r>
      <w:r w:rsidR="00494DA5" w:rsidRPr="004C3A2F">
        <w:rPr>
          <w:color w:val="000000" w:themeColor="text1"/>
        </w:rPr>
        <w:t>,</w:t>
      </w:r>
      <w:r w:rsidR="0065196B" w:rsidRPr="004C3A2F">
        <w:rPr>
          <w:color w:val="000000" w:themeColor="text1"/>
        </w:rPr>
        <w:fldChar w:fldCharType="begin" w:fldLock="1"/>
      </w:r>
      <w:r w:rsidR="004321B4" w:rsidRPr="004C3A2F">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4C3A2F">
        <w:rPr>
          <w:color w:val="000000" w:themeColor="text1"/>
        </w:rPr>
        <w:fldChar w:fldCharType="separate"/>
      </w:r>
      <w:r w:rsidR="00535DCA" w:rsidRPr="004C3A2F">
        <w:rPr>
          <w:noProof/>
          <w:color w:val="000000" w:themeColor="text1"/>
          <w:vertAlign w:val="superscript"/>
        </w:rPr>
        <w:t>10,11</w:t>
      </w:r>
      <w:r w:rsidR="0065196B" w:rsidRPr="004C3A2F">
        <w:rPr>
          <w:color w:val="000000" w:themeColor="text1"/>
        </w:rPr>
        <w:fldChar w:fldCharType="end"/>
      </w:r>
      <w:r w:rsidR="0065196B" w:rsidRPr="004C3A2F">
        <w:rPr>
          <w:color w:val="000000" w:themeColor="text1"/>
        </w:rPr>
        <w:t xml:space="preserve"> which </w:t>
      </w:r>
      <w:ins w:id="27" w:author="Ezzati, Majid" w:date="2019-09-06T11:44:00Z">
        <w:r w:rsidR="006C6402" w:rsidRPr="006C6402">
          <w:rPr>
            <w:color w:val="000000" w:themeColor="text1"/>
          </w:rPr>
          <w:t xml:space="preserve">motivates </w:t>
        </w:r>
      </w:ins>
      <w:ins w:id="28" w:author="Ezzati, Majid" w:date="2019-09-16T21:49:00Z">
        <w:r w:rsidR="00867A0C">
          <w:rPr>
            <w:color w:val="000000" w:themeColor="text1"/>
          </w:rPr>
          <w:t>investigating</w:t>
        </w:r>
      </w:ins>
      <w:ins w:id="29" w:author="Ezzati, Majid" w:date="2019-09-06T11:44:00Z">
        <w:r w:rsidR="006C6402" w:rsidRPr="006C6402">
          <w:rPr>
            <w:color w:val="000000" w:themeColor="text1"/>
          </w:rPr>
          <w:t xml:space="preserve"> whether </w:t>
        </w:r>
      </w:ins>
      <w:del w:id="30" w:author="Ezzati, Majid" w:date="2019-09-06T11:44:00Z">
        <w:r w:rsidR="0065196B" w:rsidRPr="004C3A2F" w:rsidDel="006C6402">
          <w:rPr>
            <w:color w:val="000000" w:themeColor="text1"/>
          </w:rPr>
          <w:delText xml:space="preserve">means that </w:delText>
        </w:r>
      </w:del>
      <w:r w:rsidR="0065196B" w:rsidRPr="004C3A2F">
        <w:rPr>
          <w:color w:val="000000" w:themeColor="text1"/>
        </w:rPr>
        <w:t xml:space="preserve">temperature may play a role in their pathogenesis. </w:t>
      </w:r>
      <w:ins w:id="31" w:author="Ezzati, Majid" w:date="2019-09-06T11:44:00Z">
        <w:r w:rsidR="006C6402" w:rsidRPr="006C6402">
          <w:rPr>
            <w:color w:val="000000" w:themeColor="text1"/>
          </w:rPr>
          <w:t>Second, there are plausible behavioural and physiological pathways for a relationship between temperature and injury</w:t>
        </w:r>
      </w:ins>
      <w:ins w:id="32" w:author="Ezzati, Majid" w:date="2019-09-06T11:46:00Z">
        <w:r w:rsidR="00A93A5A">
          <w:rPr>
            <w:color w:val="000000" w:themeColor="text1"/>
          </w:rPr>
          <w:t xml:space="preserve"> </w:t>
        </w:r>
      </w:ins>
      <w:ins w:id="33" w:author="Ezzati, Majid" w:date="2019-09-06T11:47:00Z">
        <w:r w:rsidR="00A93A5A">
          <w:rPr>
            <w:color w:val="000000" w:themeColor="text1"/>
          </w:rPr>
          <w:t>–</w:t>
        </w:r>
      </w:ins>
      <w:ins w:id="34" w:author="Ezzati, Majid" w:date="2019-09-06T11:46:00Z">
        <w:r w:rsidR="00A93A5A">
          <w:rPr>
            <w:color w:val="000000" w:themeColor="text1"/>
          </w:rPr>
          <w:t xml:space="preserve"> for example changes in </w:t>
        </w:r>
        <w:commentRangeStart w:id="35"/>
        <w:r w:rsidR="00A93A5A">
          <w:rPr>
            <w:color w:val="000000" w:themeColor="text1"/>
          </w:rPr>
          <w:t>[[[alcohol drinking, cognitive performance, XXXX]]</w:t>
        </w:r>
      </w:ins>
      <w:commentRangeEnd w:id="35"/>
      <w:ins w:id="36" w:author="Ezzati, Majid" w:date="2019-09-06T11:47:00Z">
        <w:r w:rsidR="00A93A5A">
          <w:rPr>
            <w:rStyle w:val="CommentReference"/>
            <w:rFonts w:asciiTheme="minorHAnsi" w:hAnsiTheme="minorHAnsi" w:cstheme="minorBidi"/>
            <w:lang w:eastAsia="en-US"/>
          </w:rPr>
          <w:commentReference w:id="35"/>
        </w:r>
      </w:ins>
      <w:ins w:id="37" w:author="Ezzati, Majid" w:date="2019-09-06T11:46:00Z">
        <w:r w:rsidR="00A93A5A">
          <w:rPr>
            <w:color w:val="000000" w:themeColor="text1"/>
          </w:rPr>
          <w:t>]</w:t>
        </w:r>
      </w:ins>
      <w:ins w:id="38" w:author="Ezzati, Majid" w:date="2019-09-06T11:47:00Z">
        <w:r w:rsidR="00A93A5A">
          <w:rPr>
            <w:color w:val="000000" w:themeColor="text1"/>
          </w:rPr>
          <w:t xml:space="preserve"> </w:t>
        </w:r>
      </w:ins>
      <w:ins w:id="39" w:author="Ezzati, Majid" w:date="2019-09-06T11:48:00Z">
        <w:r w:rsidR="00A93A5A">
          <w:rPr>
            <w:color w:val="000000" w:themeColor="text1"/>
          </w:rPr>
          <w:t>–</w:t>
        </w:r>
      </w:ins>
      <w:ins w:id="40" w:author="Ezzati, Majid" w:date="2019-09-06T11:44:00Z">
        <w:r w:rsidR="006C6402" w:rsidRPr="006C6402">
          <w:rPr>
            <w:color w:val="000000" w:themeColor="text1"/>
          </w:rPr>
          <w:t xml:space="preserve"> which motivates testing whether injury deaths are affected by temperature anomalies</w:t>
        </w:r>
        <w:r w:rsidR="006C6402">
          <w:rPr>
            <w:color w:val="000000" w:themeColor="text1"/>
          </w:rPr>
          <w:t>.</w:t>
        </w:r>
        <w:r w:rsidR="006C6402" w:rsidRPr="006C6402">
          <w:rPr>
            <w:color w:val="000000" w:themeColor="text1"/>
          </w:rPr>
          <w:t xml:space="preserve"> </w:t>
        </w:r>
      </w:ins>
      <w:r w:rsidR="0065196B" w:rsidRPr="004C3A2F">
        <w:rPr>
          <w:color w:val="000000" w:themeColor="text1"/>
        </w:rPr>
        <w:t xml:space="preserve">Our aim was to evaluate how deaths from various injuries </w:t>
      </w:r>
      <w:r w:rsidR="002358D5" w:rsidRPr="004C3A2F">
        <w:rPr>
          <w:color w:val="000000" w:themeColor="text1"/>
        </w:rPr>
        <w:t xml:space="preserve">in the USA </w:t>
      </w:r>
      <w:r w:rsidR="0065196B" w:rsidRPr="004C3A2F">
        <w:rPr>
          <w:color w:val="000000" w:themeColor="text1"/>
        </w:rPr>
        <w:t>may be affected by</w:t>
      </w:r>
      <w:r w:rsidR="00E2287D" w:rsidRPr="004C3A2F">
        <w:rPr>
          <w:color w:val="000000" w:themeColor="text1"/>
        </w:rPr>
        <w:t xml:space="preserve"> anomalously warm and temperatures that occur today and </w:t>
      </w:r>
      <w:r w:rsidR="00705D2B" w:rsidRPr="004C3A2F">
        <w:rPr>
          <w:color w:val="000000" w:themeColor="text1"/>
        </w:rPr>
        <w:t>are expected to</w:t>
      </w:r>
      <w:r w:rsidR="00E2287D" w:rsidRPr="004C3A2F">
        <w:rPr>
          <w:color w:val="000000" w:themeColor="text1"/>
        </w:rPr>
        <w:t xml:space="preserve"> become increasingly common</w:t>
      </w:r>
      <w:r w:rsidR="0065196B" w:rsidRPr="004C3A2F">
        <w:rPr>
          <w:color w:val="000000" w:themeColor="text1"/>
        </w:rPr>
        <w:t xml:space="preserve"> as a result of global climate change.</w:t>
      </w:r>
    </w:p>
    <w:p w14:paraId="04ECE5B7" w14:textId="4F7F874F" w:rsidR="007433BB" w:rsidRPr="004C3A2F" w:rsidRDefault="007433BB" w:rsidP="004C3F33">
      <w:pPr>
        <w:spacing w:line="480" w:lineRule="auto"/>
        <w:jc w:val="both"/>
        <w:rPr>
          <w:color w:val="000000" w:themeColor="text1"/>
        </w:rPr>
      </w:pPr>
    </w:p>
    <w:p w14:paraId="5A8040E6" w14:textId="050E4FF0" w:rsidR="007433BB" w:rsidRPr="004C3A2F" w:rsidRDefault="00705D2B" w:rsidP="007433BB">
      <w:pPr>
        <w:spacing w:line="480" w:lineRule="auto"/>
        <w:jc w:val="both"/>
        <w:rPr>
          <w:color w:val="000000" w:themeColor="text1"/>
        </w:rPr>
      </w:pPr>
      <w:r w:rsidRPr="004C3A2F">
        <w:rPr>
          <w:color w:val="000000" w:themeColor="text1"/>
        </w:rPr>
        <w:t>We used vital registration data on all injury deaths in the contiguous USA</w:t>
      </w:r>
      <w:r w:rsidRPr="004C3A2F">
        <w:t xml:space="preserve"> </w:t>
      </w:r>
      <w:r w:rsidRPr="004C3A2F">
        <w:rPr>
          <w:color w:val="000000" w:themeColor="text1"/>
        </w:rPr>
        <w:t xml:space="preserve">(i.e., excluding Alaska and Hawaii) from 1980 to 2016, with information on sex, age at death, underlying cause of death and county and state of residence. </w:t>
      </w:r>
      <w:r w:rsidR="007433BB" w:rsidRPr="004C3A2F">
        <w:rPr>
          <w:color w:val="000000" w:themeColor="text1"/>
        </w:rPr>
        <w:t xml:space="preserve">From 1980 to 2016, 4,006,454 boys and men and 1,757,862 girls and women died from an injury in the contiguous USA, accounting for 9.2% and 4.2% of all male and female deaths respectively. 95.6% of male injury deaths and 93.9% of female injury deaths were in those aged 15 years and older, and over half (52.6%) of male injury deaths were in those aged 15-44 years (Figure </w:t>
      </w:r>
      <w:r w:rsidRPr="004C3A2F">
        <w:rPr>
          <w:color w:val="000000" w:themeColor="text1"/>
        </w:rPr>
        <w:t>1</w:t>
      </w:r>
      <w:r w:rsidR="007433BB" w:rsidRPr="004C3A2F">
        <w:rPr>
          <w:color w:val="000000" w:themeColor="text1"/>
        </w:rPr>
        <w:t>). In contrast with males, there was less of an age gradient in females after 15 years of age.</w:t>
      </w:r>
    </w:p>
    <w:p w14:paraId="4A0573B8" w14:textId="77777777" w:rsidR="00705D2B" w:rsidRPr="004C3A2F" w:rsidRDefault="00705D2B" w:rsidP="007433BB">
      <w:pPr>
        <w:spacing w:line="480" w:lineRule="auto"/>
        <w:jc w:val="both"/>
        <w:rPr>
          <w:color w:val="000000" w:themeColor="text1"/>
        </w:rPr>
      </w:pPr>
    </w:p>
    <w:p w14:paraId="0546A507" w14:textId="75670EE8" w:rsidR="007433BB" w:rsidRPr="004C3A2F" w:rsidRDefault="007433BB" w:rsidP="00705D2B">
      <w:pPr>
        <w:spacing w:line="480" w:lineRule="auto"/>
        <w:jc w:val="both"/>
      </w:pPr>
      <w:r w:rsidRPr="004C3A2F">
        <w:rPr>
          <w:color w:val="000000" w:themeColor="text1"/>
        </w:rPr>
        <w:t xml:space="preserve">Injuries from transport, falls, drownings, assault, and suicide accounted for 79.0% of injury deaths in males and 72.1% in females. The remainder were from a heterogeneous group of “other unintentional injuries” (Figure </w:t>
      </w:r>
      <w:r w:rsidR="00705D2B" w:rsidRPr="004C3A2F">
        <w:rPr>
          <w:color w:val="000000" w:themeColor="text1"/>
        </w:rPr>
        <w:t>1</w:t>
      </w:r>
      <w:r w:rsidRPr="004C3A2F">
        <w:rPr>
          <w:color w:val="000000" w:themeColor="text1"/>
        </w:rPr>
        <w:t xml:space="preserve">), within which </w:t>
      </w:r>
      <w:r w:rsidRPr="004C3A2F">
        <w:t xml:space="preserve">the type of injury 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  </w:t>
      </w:r>
    </w:p>
    <w:p w14:paraId="0DB3C8A7" w14:textId="77777777" w:rsidR="00705D2B" w:rsidRPr="004C3A2F" w:rsidRDefault="00705D2B" w:rsidP="00705D2B">
      <w:pPr>
        <w:spacing w:line="480" w:lineRule="auto"/>
        <w:jc w:val="both"/>
      </w:pPr>
    </w:p>
    <w:p w14:paraId="0235BF7C" w14:textId="28ED0D3F" w:rsidR="007433BB" w:rsidRPr="004C3A2F" w:rsidRDefault="007433BB" w:rsidP="00705D2B">
      <w:pPr>
        <w:spacing w:line="480" w:lineRule="auto"/>
        <w:jc w:val="both"/>
      </w:pPr>
      <w:r w:rsidRPr="004C3A2F">
        <w:t>There was a decline in age-standardi</w:t>
      </w:r>
      <w:r w:rsidR="0075565E" w:rsidRPr="004C3A2F">
        <w:t>s</w:t>
      </w:r>
      <w:r w:rsidRPr="004C3A2F">
        <w:t xml:space="preserve">ed death rates of three out of five major injuries (transport, drownings and assault) from 1980 to 2016, although assault deaths have shown a recent increase since 2014 (Figure </w:t>
      </w:r>
      <w:r w:rsidR="00705D2B" w:rsidRPr="004C3A2F">
        <w:t>2</w:t>
      </w:r>
      <w:r w:rsidRPr="004C3A2F">
        <w:t>). In contrast, age-standardi</w:t>
      </w:r>
      <w:r w:rsidR="0075565E" w:rsidRPr="004C3A2F">
        <w:t>s</w:t>
      </w:r>
      <w:r w:rsidRPr="004C3A2F">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2016. Age-standardi</w:t>
      </w:r>
      <w:r w:rsidR="0075565E" w:rsidRPr="004C3A2F">
        <w:t>s</w:t>
      </w:r>
      <w:r w:rsidRPr="004C3A2F">
        <w:t>ed death rates for transport injuries and drownings peaked in summer months but deaths from other major injuries did not have clear seasonal patterns.</w:t>
      </w:r>
    </w:p>
    <w:p w14:paraId="2728A83B" w14:textId="77777777" w:rsidR="00705D2B" w:rsidRPr="004C3A2F" w:rsidRDefault="00705D2B" w:rsidP="00705D2B">
      <w:pPr>
        <w:spacing w:line="480" w:lineRule="auto"/>
        <w:jc w:val="both"/>
      </w:pPr>
    </w:p>
    <w:p w14:paraId="62FFA587" w14:textId="66C8E233" w:rsidR="007433BB" w:rsidRPr="004C3A2F" w:rsidRDefault="002E5F11" w:rsidP="00705D2B">
      <w:pPr>
        <w:spacing w:line="480" w:lineRule="auto"/>
        <w:jc w:val="both"/>
      </w:pPr>
      <w:r w:rsidRPr="004C3A2F">
        <w:rPr>
          <w:color w:val="000000" w:themeColor="text1"/>
        </w:rPr>
        <w:t xml:space="preserve">We defined a measure of anomalous temperature for each </w:t>
      </w:r>
      <w:commentRangeStart w:id="41"/>
      <w:r w:rsidRPr="004C3A2F">
        <w:rPr>
          <w:color w:val="000000" w:themeColor="text1"/>
        </w:rPr>
        <w:t>state</w:t>
      </w:r>
      <w:commentRangeEnd w:id="41"/>
      <w:r w:rsidR="005E282E">
        <w:rPr>
          <w:rStyle w:val="CommentReference"/>
          <w:rFonts w:asciiTheme="minorHAnsi" w:hAnsiTheme="minorHAnsi" w:cstheme="minorBidi"/>
          <w:lang w:eastAsia="en-US"/>
        </w:rPr>
        <w:commentReference w:id="41"/>
      </w:r>
      <w:r w:rsidRPr="004C3A2F">
        <w:rPr>
          <w:color w:val="000000" w:themeColor="text1"/>
        </w:rPr>
        <w:t xml:space="preserve"> and month</w:t>
      </w:r>
      <w:ins w:id="42" w:author="Ezzati, Majid" w:date="2019-09-05T15:55:00Z">
        <w:r w:rsidR="005E282E">
          <w:rPr>
            <w:color w:val="000000" w:themeColor="text1"/>
          </w:rPr>
          <w:t xml:space="preserve">, which represents </w:t>
        </w:r>
      </w:ins>
      <w:r w:rsidRPr="004C3A2F">
        <w:rPr>
          <w:color w:val="000000" w:themeColor="text1"/>
        </w:rPr>
        <w:t xml:space="preserve"> </w:t>
      </w:r>
      <w:del w:id="43" w:author="Ezzati, Majid" w:date="2019-09-05T15:56:00Z">
        <w:r w:rsidRPr="004C3A2F" w:rsidDel="005E282E">
          <w:rPr>
            <w:color w:val="000000" w:themeColor="text1"/>
          </w:rPr>
          <w:delText>relative to</w:delText>
        </w:r>
      </w:del>
      <w:ins w:id="44" w:author="Ezzati, Majid" w:date="2019-09-05T15:56:00Z">
        <w:r w:rsidR="005E282E">
          <w:rPr>
            <w:color w:val="000000" w:themeColor="text1"/>
          </w:rPr>
          <w:t>the deviation from the</w:t>
        </w:r>
        <w:r w:rsidR="005E282E" w:rsidRPr="005E282E">
          <w:rPr>
            <w:color w:val="000000" w:themeColor="text1"/>
          </w:rPr>
          <w:t xml:space="preserve"> average </w:t>
        </w:r>
      </w:ins>
      <w:del w:id="45" w:author="Ezzati, Majid" w:date="2019-09-05T15:57:00Z">
        <w:r w:rsidRPr="005E282E" w:rsidDel="005E282E">
          <w:rPr>
            <w:color w:val="000000" w:themeColor="text1"/>
          </w:rPr>
          <w:delText xml:space="preserve"> </w:delText>
        </w:r>
      </w:del>
      <w:del w:id="46" w:author="Ezzati, Majid" w:date="2019-09-05T15:55:00Z">
        <w:r w:rsidRPr="004C3A2F" w:rsidDel="005E282E">
          <w:delText xml:space="preserve">long-term </w:delText>
        </w:r>
      </w:del>
      <w:del w:id="47" w:author="Ezzati, Majid" w:date="2019-09-05T15:57:00Z">
        <w:r w:rsidRPr="004C3A2F" w:rsidDel="005E282E">
          <w:delText xml:space="preserve">norm </w:delText>
        </w:r>
      </w:del>
      <w:r w:rsidRPr="004C3A2F">
        <w:t xml:space="preserve">temperature of the </w:t>
      </w:r>
      <w:commentRangeStart w:id="48"/>
      <w:r w:rsidRPr="004C3A2F">
        <w:t>state</w:t>
      </w:r>
      <w:commentRangeEnd w:id="48"/>
      <w:r w:rsidR="00D14C79">
        <w:rPr>
          <w:rStyle w:val="CommentReference"/>
          <w:rFonts w:asciiTheme="minorHAnsi" w:hAnsiTheme="minorHAnsi" w:cstheme="minorBidi"/>
          <w:lang w:eastAsia="en-US"/>
        </w:rPr>
        <w:commentReference w:id="48"/>
      </w:r>
      <w:r w:rsidRPr="004C3A2F">
        <w:t xml:space="preserve"> in that month</w:t>
      </w:r>
      <w:ins w:id="49" w:author="Ezzati, Majid" w:date="2019-09-05T15:57:00Z">
        <w:r w:rsidR="005E282E" w:rsidRPr="005E282E">
          <w:rPr>
            <w:color w:val="000000" w:themeColor="text1"/>
          </w:rPr>
          <w:t xml:space="preserve"> </w:t>
        </w:r>
        <w:r w:rsidR="005E282E">
          <w:rPr>
            <w:color w:val="000000" w:themeColor="text1"/>
          </w:rPr>
          <w:t>over</w:t>
        </w:r>
        <w:r w:rsidR="005E282E" w:rsidRPr="005E282E">
          <w:rPr>
            <w:color w:val="000000" w:themeColor="text1"/>
          </w:rPr>
          <w:t xml:space="preserve"> </w:t>
        </w:r>
      </w:ins>
      <w:ins w:id="50" w:author="Ezzati, Majid" w:date="2019-09-16T21:49:00Z">
        <w:r w:rsidR="00867A0C">
          <w:rPr>
            <w:color w:val="000000" w:themeColor="text1"/>
          </w:rPr>
          <w:t>the entire analysis period</w:t>
        </w:r>
      </w:ins>
      <w:r w:rsidRPr="004C3A2F">
        <w:t xml:space="preserve"> (Figure 3)</w:t>
      </w:r>
      <w:r w:rsidRPr="004C3A2F">
        <w:rPr>
          <w:color w:val="000000" w:themeColor="text1"/>
        </w:rPr>
        <w:t xml:space="preserve">. </w:t>
      </w:r>
      <w:ins w:id="51" w:author="Ezzati, Majid" w:date="2019-09-05T15:58:00Z">
        <w:r w:rsidR="005E282E">
          <w:rPr>
            <w:color w:val="000000" w:themeColor="text1"/>
          </w:rPr>
          <w:t xml:space="preserve">County-level anomalies were aggregated to state level with </w:t>
        </w:r>
      </w:ins>
      <w:ins w:id="52" w:author="Ezzati, Majid" w:date="2019-09-05T15:59:00Z">
        <w:r w:rsidR="005E282E">
          <w:rPr>
            <w:color w:val="000000" w:themeColor="text1"/>
          </w:rPr>
          <w:t xml:space="preserve">use of </w:t>
        </w:r>
      </w:ins>
      <w:ins w:id="53" w:author="Ezzati, Majid" w:date="2019-09-05T15:58:00Z">
        <w:r w:rsidR="005E282E">
          <w:rPr>
            <w:color w:val="000000" w:themeColor="text1"/>
          </w:rPr>
          <w:t>population weig</w:t>
        </w:r>
      </w:ins>
      <w:ins w:id="54" w:author="Ezzati, Majid" w:date="2019-09-05T15:59:00Z">
        <w:r w:rsidR="005E282E">
          <w:rPr>
            <w:color w:val="000000" w:themeColor="text1"/>
          </w:rPr>
          <w:t>h</w:t>
        </w:r>
      </w:ins>
      <w:ins w:id="55" w:author="Ezzati, Majid" w:date="2019-09-05T15:58:00Z">
        <w:r w:rsidR="005E282E">
          <w:rPr>
            <w:color w:val="000000" w:themeColor="text1"/>
          </w:rPr>
          <w:t xml:space="preserve">ts. </w:t>
        </w:r>
      </w:ins>
      <w:r w:rsidR="007433BB" w:rsidRPr="004C3A2F">
        <w:rPr>
          <w:color w:val="000000" w:themeColor="text1"/>
        </w:rPr>
        <w:t xml:space="preserve">Average size of anomaly over the study period (1980-2016), a measure of how variable temperatures are around their </w:t>
      </w:r>
      <w:del w:id="56" w:author="Ezzati, Majid" w:date="2019-09-05T15:58:00Z">
        <w:r w:rsidR="007433BB" w:rsidRPr="004C3A2F" w:rsidDel="005E282E">
          <w:rPr>
            <w:color w:val="000000" w:themeColor="text1"/>
          </w:rPr>
          <w:delText xml:space="preserve">central </w:delText>
        </w:r>
      </w:del>
      <w:ins w:id="57" w:author="Ezzati, Majid" w:date="2019-09-05T15:58:00Z">
        <w:r w:rsidR="005E282E" w:rsidRPr="004C3A2F">
          <w:rPr>
            <w:color w:val="000000" w:themeColor="text1"/>
          </w:rPr>
          <w:t xml:space="preserve"> </w:t>
        </w:r>
      </w:ins>
      <w:r w:rsidR="007433BB" w:rsidRPr="004C3A2F">
        <w:rPr>
          <w:color w:val="000000" w:themeColor="text1"/>
        </w:rPr>
        <w:t xml:space="preserve">state-month long-term </w:t>
      </w:r>
      <w:del w:id="58" w:author="Ezzati, Majid" w:date="2019-09-05T15:58:00Z">
        <w:r w:rsidR="007433BB" w:rsidRPr="004C3A2F" w:rsidDel="005E282E">
          <w:rPr>
            <w:color w:val="000000" w:themeColor="text1"/>
          </w:rPr>
          <w:delText>norm</w:delText>
        </w:r>
      </w:del>
      <w:ins w:id="59" w:author="Ezzati, Majid" w:date="2019-09-05T15:58:00Z">
        <w:r w:rsidR="005E282E">
          <w:rPr>
            <w:color w:val="000000" w:themeColor="text1"/>
          </w:rPr>
          <w:t>average</w:t>
        </w:r>
      </w:ins>
      <w:r w:rsidR="007433BB" w:rsidRPr="004C3A2F">
        <w:rPr>
          <w:color w:val="000000" w:themeColor="text1"/>
        </w:rPr>
        <w:t>, ranged from 0.4</w:t>
      </w:r>
      <w:r w:rsidR="007433BB" w:rsidRPr="004C3A2F">
        <w:rPr>
          <w:bCs/>
          <w:color w:val="000000" w:themeColor="text1"/>
        </w:rPr>
        <w:t>°C</w:t>
      </w:r>
      <w:r w:rsidR="007433BB" w:rsidRPr="004C3A2F">
        <w:rPr>
          <w:color w:val="000000" w:themeColor="text1"/>
        </w:rPr>
        <w:t xml:space="preserve"> for Florida in September, to 3.4</w:t>
      </w:r>
      <w:r w:rsidR="007433BB" w:rsidRPr="004C3A2F">
        <w:rPr>
          <w:bCs/>
          <w:color w:val="000000" w:themeColor="text1"/>
        </w:rPr>
        <w:t>°C</w:t>
      </w:r>
      <w:r w:rsidR="007433BB" w:rsidRPr="004C3A2F">
        <w:rPr>
          <w:color w:val="000000" w:themeColor="text1"/>
        </w:rPr>
        <w:t xml:space="preserve"> for North Dakota in February (Figure </w:t>
      </w:r>
      <w:r w:rsidR="00AB531F" w:rsidRPr="004C3A2F">
        <w:rPr>
          <w:color w:val="000000" w:themeColor="text1"/>
        </w:rPr>
        <w:t>4</w:t>
      </w:r>
      <w:r w:rsidR="007433BB" w:rsidRPr="004C3A2F">
        <w:rPr>
          <w:color w:val="000000" w:themeColor="text1"/>
        </w:rPr>
        <w:t>). The average size of anomaly had a median value of 1.2</w:t>
      </w:r>
      <w:r w:rsidR="007433BB" w:rsidRPr="004C3A2F">
        <w:rPr>
          <w:bCs/>
          <w:color w:val="000000" w:themeColor="text1"/>
        </w:rPr>
        <w:t>°C across all states and months</w:t>
      </w:r>
      <w:del w:id="60" w:author="Ezzati, Majid" w:date="2019-09-05T16:00:00Z">
        <w:r w:rsidR="007433BB" w:rsidRPr="004C3A2F" w:rsidDel="005E282E">
          <w:rPr>
            <w:bCs/>
            <w:color w:val="000000" w:themeColor="text1"/>
          </w:rPr>
          <w:delText xml:space="preserve">, with 27% less than 1°C and 90% less than </w:delText>
        </w:r>
        <w:r w:rsidR="007433BB" w:rsidRPr="004C3A2F" w:rsidDel="005E282E">
          <w:rPr>
            <w:color w:val="000000" w:themeColor="text1"/>
          </w:rPr>
          <w:delText>2</w:delText>
        </w:r>
        <w:r w:rsidR="007433BB" w:rsidRPr="004C3A2F" w:rsidDel="005E282E">
          <w:rPr>
            <w:bCs/>
            <w:color w:val="000000" w:themeColor="text1"/>
          </w:rPr>
          <w:delText>°C</w:delText>
        </w:r>
      </w:del>
      <w:r w:rsidR="007433BB" w:rsidRPr="004C3A2F">
        <w:rPr>
          <w:bCs/>
          <w:color w:val="000000" w:themeColor="text1"/>
        </w:rPr>
        <w:t xml:space="preserve"> (Figure </w:t>
      </w:r>
      <w:r w:rsidR="00AB531F" w:rsidRPr="004C3A2F">
        <w:rPr>
          <w:bCs/>
          <w:color w:val="000000" w:themeColor="text1"/>
        </w:rPr>
        <w:t>4</w:t>
      </w:r>
      <w:r w:rsidR="007433BB" w:rsidRPr="004C3A2F">
        <w:rPr>
          <w:bCs/>
          <w:color w:val="000000" w:themeColor="text1"/>
        </w:rPr>
        <w:t>)</w:t>
      </w:r>
      <w:r w:rsidR="007433BB" w:rsidRPr="004C3A2F">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4C3A2F" w:rsidRDefault="002E5F11" w:rsidP="002E5F11">
      <w:pPr>
        <w:spacing w:line="480" w:lineRule="auto"/>
        <w:jc w:val="both"/>
      </w:pPr>
    </w:p>
    <w:p w14:paraId="047E0FB4" w14:textId="7E462AB6" w:rsidR="007433BB" w:rsidRPr="004C3A2F" w:rsidRDefault="00AD4FF6" w:rsidP="002E5F11">
      <w:pPr>
        <w:spacing w:line="480" w:lineRule="auto"/>
        <w:jc w:val="both"/>
      </w:pPr>
      <w:r w:rsidRPr="004C3A2F">
        <w:rPr>
          <w:color w:val="000000" w:themeColor="text1"/>
        </w:rPr>
        <w:t>We analysed the association of monthly injury death rates with anomalous temperature using a Bayesian spatio-temporal model</w:t>
      </w:r>
      <w:ins w:id="61" w:author="Ezzati, Majid" w:date="2019-09-05T16:00:00Z">
        <w:r w:rsidR="00367BD4">
          <w:rPr>
            <w:color w:val="000000" w:themeColor="text1"/>
          </w:rPr>
          <w:t>, described in detail in Methods</w:t>
        </w:r>
      </w:ins>
      <w:r w:rsidRPr="004C3A2F">
        <w:rPr>
          <w:color w:val="000000" w:themeColor="text1"/>
        </w:rPr>
        <w:t xml:space="preserve">. We used the resultant risk estimates and the age-sex-specific death rates from each injury in 2016, to </w:t>
      </w:r>
      <w:r w:rsidR="00212747">
        <w:rPr>
          <w:color w:val="000000" w:themeColor="text1"/>
        </w:rPr>
        <w:t>estimate</w:t>
      </w:r>
      <w:r w:rsidR="00212747" w:rsidRPr="004C3A2F">
        <w:rPr>
          <w:color w:val="000000" w:themeColor="text1"/>
        </w:rPr>
        <w:t xml:space="preserve"> </w:t>
      </w:r>
      <w:r w:rsidRPr="004C3A2F">
        <w:rPr>
          <w:color w:val="000000" w:themeColor="text1"/>
        </w:rPr>
        <w:t>additional deaths if each month in each state were +1</w:t>
      </w:r>
      <w:r w:rsidRPr="004C3A2F">
        <w:rPr>
          <w:rFonts w:eastAsia="Times New Roman"/>
          <w:bCs/>
          <w:color w:val="222222"/>
          <w:shd w:val="clear" w:color="auto" w:fill="FFFFFF"/>
        </w:rPr>
        <w:t>°</w:t>
      </w:r>
      <w:r w:rsidRPr="004C3A2F">
        <w:rPr>
          <w:color w:val="000000" w:themeColor="text1"/>
        </w:rPr>
        <w:t>C above its long-term norm</w:t>
      </w:r>
      <w:r>
        <w:rPr>
          <w:color w:val="000000" w:themeColor="text1"/>
        </w:rPr>
        <w:t xml:space="preserve">. Based on this analysis, </w:t>
      </w:r>
      <w:r>
        <w:rPr>
          <w:color w:val="000000" w:themeColor="text1"/>
        </w:rPr>
        <w:lastRenderedPageBreak/>
        <w:t>w</w:t>
      </w:r>
      <w:r w:rsidR="007433BB" w:rsidRPr="004C3A2F">
        <w:t>e estimated that there would be an estimated 941 (95% credible interval 831, 1,053) excess injury deaths, equivalent to 0.47% of all injury deaths in 2016,</w:t>
      </w:r>
      <w:r w:rsidR="007433BB" w:rsidRPr="004C3A2F">
        <w:rPr>
          <w:color w:val="000000" w:themeColor="text1"/>
        </w:rPr>
        <w:t xml:space="preserve"> in each year in which each month in each state were </w:t>
      </w:r>
      <w:commentRangeStart w:id="62"/>
      <w:r w:rsidR="007433BB" w:rsidRPr="004C3A2F">
        <w:rPr>
          <w:color w:val="000000" w:themeColor="text1"/>
        </w:rPr>
        <w:t>+1</w:t>
      </w:r>
      <w:r w:rsidR="007433BB" w:rsidRPr="004C3A2F">
        <w:rPr>
          <w:rFonts w:eastAsia="Times New Roman"/>
          <w:bCs/>
          <w:color w:val="222222"/>
          <w:shd w:val="clear" w:color="auto" w:fill="FFFFFF"/>
        </w:rPr>
        <w:t>°</w:t>
      </w:r>
      <w:r w:rsidR="007433BB" w:rsidRPr="004C3A2F">
        <w:rPr>
          <w:color w:val="000000" w:themeColor="text1"/>
        </w:rPr>
        <w:t xml:space="preserve">C </w:t>
      </w:r>
      <w:del w:id="63" w:author="Ezzati, Majid" w:date="2019-09-05T16:02:00Z">
        <w:r w:rsidR="007433BB" w:rsidRPr="004C3A2F" w:rsidDel="00367BD4">
          <w:rPr>
            <w:color w:val="000000" w:themeColor="text1"/>
          </w:rPr>
          <w:delText>abo</w:delText>
        </w:r>
      </w:del>
      <w:commentRangeEnd w:id="62"/>
      <w:r w:rsidR="00867A0C">
        <w:rPr>
          <w:rStyle w:val="CommentReference"/>
          <w:rFonts w:asciiTheme="minorHAnsi" w:hAnsiTheme="minorHAnsi" w:cstheme="minorBidi"/>
          <w:lang w:eastAsia="en-US"/>
        </w:rPr>
        <w:commentReference w:id="62"/>
      </w:r>
      <w:del w:id="64" w:author="Ezzati, Majid" w:date="2019-09-05T16:02:00Z">
        <w:r w:rsidR="007433BB" w:rsidRPr="004C3A2F" w:rsidDel="00367BD4">
          <w:rPr>
            <w:color w:val="000000" w:themeColor="text1"/>
          </w:rPr>
          <w:delText xml:space="preserve">ve </w:delText>
        </w:r>
      </w:del>
      <w:ins w:id="65" w:author="Ezzati, Majid" w:date="2019-09-05T16:02:00Z">
        <w:r w:rsidR="00367BD4">
          <w:rPr>
            <w:color w:val="000000" w:themeColor="text1"/>
          </w:rPr>
          <w:t>warmer than</w:t>
        </w:r>
        <w:r w:rsidR="00367BD4" w:rsidRPr="004C3A2F">
          <w:rPr>
            <w:color w:val="000000" w:themeColor="text1"/>
          </w:rPr>
          <w:t xml:space="preserve"> </w:t>
        </w:r>
      </w:ins>
      <w:r w:rsidR="007433BB" w:rsidRPr="004C3A2F">
        <w:rPr>
          <w:color w:val="000000" w:themeColor="text1"/>
        </w:rPr>
        <w:t xml:space="preserve">its long-term </w:t>
      </w:r>
      <w:del w:id="66" w:author="Ezzati, Majid" w:date="2019-09-05T16:01:00Z">
        <w:r w:rsidR="007433BB" w:rsidRPr="004C3A2F" w:rsidDel="00367BD4">
          <w:rPr>
            <w:color w:val="000000" w:themeColor="text1"/>
          </w:rPr>
          <w:delText>norm</w:delText>
        </w:r>
        <w:r w:rsidR="007433BB" w:rsidRPr="004C3A2F" w:rsidDel="00367BD4">
          <w:delText xml:space="preserve"> </w:delText>
        </w:r>
      </w:del>
      <w:ins w:id="67" w:author="Ezzati, Majid" w:date="2019-09-05T16:01:00Z">
        <w:r w:rsidR="00367BD4">
          <w:rPr>
            <w:color w:val="000000" w:themeColor="text1"/>
          </w:rPr>
          <w:t>average</w:t>
        </w:r>
        <w:r w:rsidR="00367BD4" w:rsidRPr="004C3A2F">
          <w:t xml:space="preserve"> </w:t>
        </w:r>
      </w:ins>
      <w:r w:rsidR="007433BB" w:rsidRPr="004C3A2F">
        <w:t xml:space="preserve">(Figure 5). Deaths from drowning, transport, assault and suicide would increase, partly offset by a decline in deaths from falls in middle and older ages and in winter months (Figure 5). Most excess deaths would be from transport injuries (448) followed by suicide (315). 87% of the excess deaths would occur in males and 13% in females. 80% of all male excess deaths would occur in those aged 15-64 years, who have higher rates of deaths from transport injuries. In those aged 85 years and older, there would be an estimated decline in injury deaths, because deaths from falls are expected to decline in a warmer year. </w:t>
      </w:r>
    </w:p>
    <w:p w14:paraId="4B963084" w14:textId="77777777" w:rsidR="002E5F11" w:rsidRPr="004C3A2F" w:rsidRDefault="002E5F11" w:rsidP="002E5F11">
      <w:pPr>
        <w:spacing w:line="480" w:lineRule="auto"/>
        <w:jc w:val="both"/>
      </w:pPr>
    </w:p>
    <w:p w14:paraId="732D26D5" w14:textId="28A56AED" w:rsidR="007433BB" w:rsidRPr="004C3A2F" w:rsidRDefault="007433BB" w:rsidP="002E5F11">
      <w:pPr>
        <w:spacing w:line="480" w:lineRule="auto"/>
        <w:jc w:val="both"/>
      </w:pPr>
      <w:r w:rsidRPr="004C3A2F">
        <w:t xml:space="preserve">Proportionally, deaths from drownings are </w:t>
      </w:r>
      <w:r w:rsidR="00212747">
        <w:t>estimated</w:t>
      </w:r>
      <w:r w:rsidR="00212747" w:rsidRPr="004C3A2F">
        <w:t xml:space="preserve"> </w:t>
      </w:r>
      <w:r w:rsidRPr="004C3A2F">
        <w:t>to increase more than those of other injury types, by as much 8.3% (7.3, 9.3) in men aged 15-24 years (</w:t>
      </w:r>
      <w:r w:rsidR="00EF4FC9">
        <w:t xml:space="preserve">Supplementary </w:t>
      </w:r>
      <w:r w:rsidR="00EF4FC9" w:rsidRPr="00795C72">
        <w:t>Figure 1</w:t>
      </w:r>
      <w:r w:rsidRPr="004C3A2F">
        <w:t>)</w:t>
      </w:r>
      <w:ins w:id="68" w:author="Ezzati, Majid" w:date="2019-09-05T16:02:00Z">
        <w:r w:rsidR="00367BD4">
          <w:t>.</w:t>
        </w:r>
      </w:ins>
      <w:del w:id="69" w:author="Ezzati, Majid" w:date="2019-09-05T16:02:00Z">
        <w:r w:rsidRPr="004C3A2F" w:rsidDel="00367BD4">
          <w:delText>;</w:delText>
        </w:r>
      </w:del>
      <w:r w:rsidRPr="004C3A2F">
        <w:t xml:space="preserve"> </w:t>
      </w:r>
      <w:del w:id="70" w:author="Ezzati, Majid" w:date="2019-09-05T16:02:00Z">
        <w:r w:rsidRPr="004C3A2F" w:rsidDel="00367BD4">
          <w:delText>t</w:delText>
        </w:r>
      </w:del>
      <w:ins w:id="71" w:author="Ezzati, Majid" w:date="2019-09-05T16:02:00Z">
        <w:r w:rsidR="00367BD4">
          <w:t>T</w:t>
        </w:r>
      </w:ins>
      <w:r w:rsidRPr="004C3A2F">
        <w:t xml:space="preserve">he smallest proportional increase was that of assault and suicide (less than 2% in all age and sex groups). There was a larger percent increase in transport deaths for males than for females, especially in young and middle-ages (e.g., </w:t>
      </w:r>
      <w:r w:rsidRPr="004C3A2F">
        <w:rPr>
          <w:rFonts w:eastAsia="Times New Roman"/>
          <w:color w:val="000000"/>
        </w:rPr>
        <w:t>1.25% (0.90, 1.60)</w:t>
      </w:r>
      <w:r w:rsidRPr="004C3A2F">
        <w:t xml:space="preserve"> for 25-34 year old men versus 0.23% (-0.28, 0.76) for women of the same age) (</w:t>
      </w:r>
      <w:commentRangeStart w:id="72"/>
      <w:r w:rsidR="00EF4FC9">
        <w:t xml:space="preserve">Supplementary </w:t>
      </w:r>
      <w:r w:rsidR="00EF4FC9" w:rsidRPr="00795C72">
        <w:t>Figure 1</w:t>
      </w:r>
      <w:commentRangeEnd w:id="72"/>
      <w:r w:rsidR="00867A0C">
        <w:rPr>
          <w:rStyle w:val="CommentReference"/>
          <w:rFonts w:asciiTheme="minorHAnsi" w:hAnsiTheme="minorHAnsi" w:cstheme="minorBidi"/>
          <w:lang w:eastAsia="en-US"/>
        </w:rPr>
        <w:commentReference w:id="72"/>
      </w:r>
      <w:r w:rsidRPr="004C3A2F">
        <w:t>).</w:t>
      </w:r>
    </w:p>
    <w:p w14:paraId="052EE3E9" w14:textId="76A4E8F1" w:rsidR="00370E83" w:rsidRPr="004C3A2F" w:rsidRDefault="00370E83" w:rsidP="00370E83">
      <w:pPr>
        <w:spacing w:line="480" w:lineRule="auto"/>
        <w:jc w:val="both"/>
        <w:rPr>
          <w:color w:val="000000" w:themeColor="text1"/>
        </w:rPr>
      </w:pPr>
    </w:p>
    <w:p w14:paraId="184DC918" w14:textId="68DD1BF1" w:rsidR="00F82744" w:rsidRPr="004C3A2F" w:rsidRDefault="00F82744" w:rsidP="00F82744">
      <w:pPr>
        <w:spacing w:line="480" w:lineRule="auto"/>
        <w:jc w:val="both"/>
      </w:pPr>
      <w:r w:rsidRPr="004C3A2F">
        <w:t xml:space="preserve">That anomalously warm temperature influences deaths from drowning, although not previously quantified, is highly plausible because swimming is likely to be more common when </w:t>
      </w:r>
      <w:del w:id="73" w:author="Ezzati, Majid" w:date="2019-09-05T16:09:00Z">
        <w:r w:rsidRPr="004C3A2F" w:rsidDel="00367BD4">
          <w:delText xml:space="preserve">monthly </w:delText>
        </w:r>
      </w:del>
      <w:r w:rsidRPr="004C3A2F">
        <w:t>temperature is higher. The higher relative and absolute impacts on men compared with women may reflect differences in</w:t>
      </w:r>
      <w:r w:rsidR="009461ED" w:rsidRPr="004C3A2F">
        <w:t xml:space="preserve"> their</w:t>
      </w:r>
      <w:r w:rsidRPr="004C3A2F">
        <w:t xml:space="preserve"> </w:t>
      </w:r>
      <w:commentRangeStart w:id="74"/>
      <w:r w:rsidRPr="004C3A2F">
        <w:t>behavior</w:t>
      </w:r>
      <w:r w:rsidR="009461ED" w:rsidRPr="004C3A2F">
        <w:t>s</w:t>
      </w:r>
      <w:commentRangeEnd w:id="74"/>
      <w:r w:rsidR="00367BD4">
        <w:rPr>
          <w:rStyle w:val="CommentReference"/>
          <w:rFonts w:asciiTheme="minorHAnsi" w:hAnsiTheme="minorHAnsi" w:cstheme="minorBidi"/>
          <w:lang w:eastAsia="en-US"/>
        </w:rPr>
        <w:commentReference w:id="74"/>
      </w:r>
      <w:r w:rsidRPr="004C3A2F">
        <w:t xml:space="preserve">. For example, over half of swimming deaths for males occur in natural water, compared to about </w:t>
      </w:r>
      <w:ins w:id="75" w:author="Ezzati, Majid" w:date="2019-09-05T16:09:00Z">
        <w:r w:rsidR="00367BD4">
          <w:t xml:space="preserve">one </w:t>
        </w:r>
      </w:ins>
      <w:r w:rsidRPr="004C3A2F">
        <w:t>quarter for females</w:t>
      </w:r>
      <w:del w:id="76" w:author="Ezzati, Majid" w:date="2019-09-05T16:09:00Z">
        <w:r w:rsidRPr="004C3A2F" w:rsidDel="00367BD4">
          <w:delText>,</w:delText>
        </w:r>
      </w:del>
      <w:ins w:id="77" w:author="Ezzati, Majid" w:date="2019-09-05T16:09:00Z">
        <w:r w:rsidR="00367BD4">
          <w:t>;</w:t>
        </w:r>
      </w:ins>
      <w:r w:rsidRPr="004C3A2F">
        <w:fldChar w:fldCharType="begin" w:fldLock="1"/>
      </w:r>
      <w:r w:rsidR="00E44DE4" w:rsidRPr="004C3A2F">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12&lt;/sup&gt;","plainTextFormattedCitation":"12","previouslyFormattedCitation":"&lt;sup&gt;12&lt;/sup&gt;"},"properties":{"noteIndex":0},"schema":"https://github.com/citation-style-language/schema/raw/master/csl-citation.json"}</w:instrText>
      </w:r>
      <w:r w:rsidRPr="004C3A2F">
        <w:fldChar w:fldCharType="separate"/>
      </w:r>
      <w:r w:rsidR="00112889" w:rsidRPr="004C3A2F">
        <w:rPr>
          <w:noProof/>
          <w:vertAlign w:val="superscript"/>
        </w:rPr>
        <w:t>12</w:t>
      </w:r>
      <w:r w:rsidRPr="004C3A2F">
        <w:fldChar w:fldCharType="end"/>
      </w:r>
      <w:r w:rsidRPr="004C3A2F">
        <w:t xml:space="preserve"> </w:t>
      </w:r>
      <w:del w:id="78" w:author="Ezzati, Majid" w:date="2019-09-05T16:09:00Z">
        <w:r w:rsidRPr="004C3A2F" w:rsidDel="00367BD4">
          <w:delText>which may lead to a larger rise in t</w:delText>
        </w:r>
      </w:del>
      <w:ins w:id="79" w:author="Ezzati, Majid" w:date="2019-09-05T16:09:00Z">
        <w:r w:rsidR="00367BD4">
          <w:t>T</w:t>
        </w:r>
      </w:ins>
      <w:r w:rsidRPr="004C3A2F">
        <w:t>he former</w:t>
      </w:r>
      <w:ins w:id="80" w:author="Ezzati, Majid" w:date="2019-09-05T16:09:00Z">
        <w:r w:rsidR="00367BD4">
          <w:t xml:space="preserve"> may rise more</w:t>
        </w:r>
      </w:ins>
      <w:r w:rsidRPr="004C3A2F">
        <w:t xml:space="preserve"> in warmer weather. Similarly, deaths from falls</w:t>
      </w:r>
      <w:r w:rsidR="00413F8E" w:rsidRPr="004C3A2F">
        <w:t xml:space="preserve"> declined </w:t>
      </w:r>
      <w:r w:rsidR="00413F8E" w:rsidRPr="004C3A2F">
        <w:lastRenderedPageBreak/>
        <w:t>more</w:t>
      </w:r>
      <w:r w:rsidRPr="004C3A2F">
        <w:t xml:space="preserve"> in older ages because falls in </w:t>
      </w:r>
      <w:r w:rsidR="00413F8E" w:rsidRPr="004C3A2F">
        <w:t>the elderly</w:t>
      </w:r>
      <w:r w:rsidRPr="004C3A2F">
        <w:t xml:space="preserve"> are more likely to be due to slipping on ice than </w:t>
      </w:r>
      <w:r w:rsidR="00413F8E" w:rsidRPr="004C3A2F">
        <w:t xml:space="preserve">those in </w:t>
      </w:r>
      <w:r w:rsidRPr="004C3A2F">
        <w:t xml:space="preserve">younger </w:t>
      </w:r>
      <w:r w:rsidR="00413F8E" w:rsidRPr="004C3A2F">
        <w:t>people</w:t>
      </w:r>
      <w:r w:rsidRPr="004C3A2F">
        <w:t>.</w:t>
      </w:r>
      <w:r w:rsidRPr="004C3A2F">
        <w:fldChar w:fldCharType="begin" w:fldLock="1"/>
      </w:r>
      <w:r w:rsidR="00E44DE4" w:rsidRPr="004C3A2F">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13–15&lt;/sup&gt;","plainTextFormattedCitation":"13–15","previouslyFormattedCitation":"&lt;sup&gt;13–15&lt;/sup&gt;"},"properties":{"noteIndex":0},"schema":"https://github.com/citation-style-language/schema/raw/master/csl-citation.json"}</w:instrText>
      </w:r>
      <w:r w:rsidRPr="004C3A2F">
        <w:fldChar w:fldCharType="separate"/>
      </w:r>
      <w:r w:rsidR="00112889" w:rsidRPr="004C3A2F">
        <w:rPr>
          <w:noProof/>
          <w:vertAlign w:val="superscript"/>
        </w:rPr>
        <w:t>13–15</w:t>
      </w:r>
      <w:r w:rsidRPr="004C3A2F">
        <w:fldChar w:fldCharType="end"/>
      </w:r>
    </w:p>
    <w:p w14:paraId="7B284C3F" w14:textId="77777777" w:rsidR="00F82744" w:rsidRPr="004C3A2F" w:rsidRDefault="00F82744" w:rsidP="00F82744">
      <w:pPr>
        <w:spacing w:line="480" w:lineRule="auto"/>
        <w:jc w:val="both"/>
      </w:pPr>
    </w:p>
    <w:p w14:paraId="5402055F" w14:textId="3B069CEA" w:rsidR="00F82744" w:rsidRPr="004C3A2F" w:rsidRDefault="00F82744" w:rsidP="00F82744">
      <w:pPr>
        <w:spacing w:line="480" w:lineRule="auto"/>
        <w:jc w:val="both"/>
      </w:pPr>
      <w:r w:rsidRPr="004C3A2F">
        <w:t>The pathways from anomalous temperature to transport injury are more varied.  Firstly, driving performance deteriorates at higher temperatures.</w:t>
      </w:r>
      <w:r w:rsidRPr="004C3A2F">
        <w:fldChar w:fldCharType="begin" w:fldLock="1"/>
      </w:r>
      <w:r w:rsidR="00E44DE4" w:rsidRPr="004C3A2F">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4C3A2F">
        <w:fldChar w:fldCharType="separate"/>
      </w:r>
      <w:r w:rsidR="00112889" w:rsidRPr="004C3A2F">
        <w:rPr>
          <w:noProof/>
          <w:vertAlign w:val="superscript"/>
        </w:rPr>
        <w:t>16–19</w:t>
      </w:r>
      <w:r w:rsidRPr="004C3A2F">
        <w:fldChar w:fldCharType="end"/>
      </w:r>
      <w:r w:rsidRPr="004C3A2F">
        <w:t xml:space="preserve"> Further, alcohol consumption increases </w:t>
      </w:r>
      <w:r w:rsidR="00413F8E" w:rsidRPr="004C3A2F">
        <w:t>in</w:t>
      </w:r>
      <w:r w:rsidRPr="004C3A2F">
        <w:t xml:space="preserve"> warm temperature</w:t>
      </w:r>
      <w:r w:rsidR="00413F8E" w:rsidRPr="004C3A2F">
        <w:t>s</w:t>
      </w:r>
      <w:r w:rsidRPr="004C3A2F">
        <w:t>,</w:t>
      </w:r>
      <w:r w:rsidRPr="004C3A2F">
        <w:fldChar w:fldCharType="begin" w:fldLock="1"/>
      </w:r>
      <w:r w:rsidR="00E44DE4" w:rsidRPr="004C3A2F">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20&lt;/sup&gt;","plainTextFormattedCitation":"20","previouslyFormattedCitation":"&lt;sup&gt;20&lt;/sup&gt;"},"properties":{"noteIndex":0},"schema":"https://github.com/citation-style-language/schema/raw/master/csl-citation.json"}</w:instrText>
      </w:r>
      <w:r w:rsidRPr="004C3A2F">
        <w:fldChar w:fldCharType="separate"/>
      </w:r>
      <w:r w:rsidR="00112889" w:rsidRPr="004C3A2F">
        <w:rPr>
          <w:noProof/>
          <w:vertAlign w:val="superscript"/>
        </w:rPr>
        <w:t>20</w:t>
      </w:r>
      <w:r w:rsidRPr="004C3A2F">
        <w:fldChar w:fldCharType="end"/>
      </w:r>
      <w:r w:rsidRPr="004C3A2F">
        <w:t xml:space="preserve"> </w:t>
      </w:r>
      <w:r w:rsidR="00413F8E" w:rsidRPr="004C3A2F">
        <w:t>which also provides an explanation for</w:t>
      </w:r>
      <w:r w:rsidRPr="004C3A2F">
        <w:t xml:space="preserve"> why teenagers, who are more likely than other age groups to crash while intoxicated,</w:t>
      </w:r>
      <w:r w:rsidRPr="004C3A2F">
        <w:fldChar w:fldCharType="begin" w:fldLock="1"/>
      </w:r>
      <w:r w:rsidR="00E44DE4" w:rsidRPr="004C3A2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21&lt;/sup&gt;","plainTextFormattedCitation":"21","previouslyFormattedCitation":"&lt;sup&gt;21&lt;/sup&gt;"},"properties":{"noteIndex":0},"schema":"https://github.com/citation-style-language/schema/raw/master/csl-citation.json"}</w:instrText>
      </w:r>
      <w:r w:rsidRPr="004C3A2F">
        <w:fldChar w:fldCharType="separate"/>
      </w:r>
      <w:r w:rsidR="00112889" w:rsidRPr="004C3A2F">
        <w:rPr>
          <w:noProof/>
          <w:vertAlign w:val="superscript"/>
        </w:rPr>
        <w:t>21</w:t>
      </w:r>
      <w:r w:rsidRPr="004C3A2F">
        <w:fldChar w:fldCharType="end"/>
      </w:r>
      <w:r w:rsidRPr="004C3A2F">
        <w:t xml:space="preserve"> experience a larger proportional rise in deaths from transport when temperatures are anomalously warm</w:t>
      </w:r>
      <w:r w:rsidR="00413F8E" w:rsidRPr="004C3A2F">
        <w:t xml:space="preserve"> than older adults</w:t>
      </w:r>
      <w:r w:rsidRPr="004C3A2F">
        <w:t>. Lastly, warmer temperatures generally increase road traffic in North America;</w:t>
      </w:r>
      <w:r w:rsidRPr="004C3A2F">
        <w:fldChar w:fldCharType="begin" w:fldLock="1"/>
      </w:r>
      <w:r w:rsidR="00E44DE4" w:rsidRPr="004C3A2F">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22–25&lt;/sup&gt;","plainTextFormattedCitation":"22–25","previouslyFormattedCitation":"&lt;sup&gt;22–25&lt;/sup&gt;"},"properties":{"noteIndex":0},"schema":"https://github.com/citation-style-language/schema/raw/master/csl-citation.json"}</w:instrText>
      </w:r>
      <w:r w:rsidRPr="004C3A2F">
        <w:fldChar w:fldCharType="separate"/>
      </w:r>
      <w:r w:rsidR="00112889" w:rsidRPr="004C3A2F">
        <w:rPr>
          <w:noProof/>
          <w:vertAlign w:val="superscript"/>
        </w:rPr>
        <w:t>22–25</w:t>
      </w:r>
      <w:r w:rsidRPr="004C3A2F">
        <w:fldChar w:fldCharType="end"/>
      </w:r>
      <w:r w:rsidRPr="004C3A2F">
        <w:t xml:space="preserve"> </w:t>
      </w:r>
      <w:r w:rsidR="00413F8E" w:rsidRPr="004C3A2F">
        <w:t xml:space="preserve">coupled with </w:t>
      </w:r>
      <w:r w:rsidRPr="004C3A2F">
        <w:t>more people outdoors in warmer weather,</w:t>
      </w:r>
      <w:r w:rsidRPr="004C3A2F">
        <w:fldChar w:fldCharType="begin" w:fldLock="1"/>
      </w:r>
      <w:r w:rsidR="00E44DE4" w:rsidRPr="004C3A2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26&lt;/sup&gt;","plainTextFormattedCitation":"26","previouslyFormattedCitation":"&lt;sup&gt;26&lt;/sup&gt;"},"properties":{"noteIndex":0},"schema":"https://github.com/citation-style-language/schema/raw/master/csl-citation.json"}</w:instrText>
      </w:r>
      <w:r w:rsidRPr="004C3A2F">
        <w:fldChar w:fldCharType="separate"/>
      </w:r>
      <w:r w:rsidR="00112889" w:rsidRPr="004C3A2F">
        <w:rPr>
          <w:noProof/>
          <w:vertAlign w:val="superscript"/>
        </w:rPr>
        <w:t>26</w:t>
      </w:r>
      <w:r w:rsidRPr="004C3A2F">
        <w:fldChar w:fldCharType="end"/>
      </w:r>
      <w:r w:rsidRPr="004C3A2F">
        <w:t xml:space="preserve"> this</w:t>
      </w:r>
      <w:r w:rsidR="00413F8E" w:rsidRPr="004C3A2F">
        <w:t xml:space="preserve"> increase</w:t>
      </w:r>
      <w:r w:rsidRPr="004C3A2F">
        <w:t xml:space="preserve"> could lead to more fatal collisions.</w:t>
      </w:r>
    </w:p>
    <w:p w14:paraId="6C94EA58" w14:textId="77777777" w:rsidR="00F82744" w:rsidRPr="004C3A2F" w:rsidRDefault="00F82744" w:rsidP="00F82744">
      <w:pPr>
        <w:spacing w:line="480" w:lineRule="auto"/>
        <w:jc w:val="both"/>
      </w:pPr>
    </w:p>
    <w:p w14:paraId="27EF3432" w14:textId="7A8463EE" w:rsidR="00F82744" w:rsidRPr="004C3A2F" w:rsidRDefault="00F82744" w:rsidP="00F82744">
      <w:pPr>
        <w:spacing w:line="480" w:lineRule="auto"/>
        <w:jc w:val="both"/>
      </w:pPr>
      <w:r w:rsidRPr="004C3A2F">
        <w:t>Pathways linking anomalously high temperatures and deaths from assault and suicide are less established. One hypothesis is that, similar to transport, more time spent outdoors in anomalously warmer temperatures leads to an increased number of face-to-face interactions, and hence arguments, confrontations, and ultimately assaults.</w:t>
      </w:r>
      <w:r w:rsidRPr="004C3A2F">
        <w:fldChar w:fldCharType="begin" w:fldLock="1"/>
      </w:r>
      <w:r w:rsidR="00E44DE4" w:rsidRPr="004C3A2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27,28&lt;/sup&gt;","plainTextFormattedCitation":"27,28","previouslyFormattedCitation":"&lt;sup&gt;27,28&lt;/sup&gt;"},"properties":{"noteIndex":0},"schema":"https://github.com/citation-style-language/schema/raw/master/csl-citation.json"}</w:instrText>
      </w:r>
      <w:r w:rsidRPr="004C3A2F">
        <w:fldChar w:fldCharType="separate"/>
      </w:r>
      <w:r w:rsidR="00112889" w:rsidRPr="004C3A2F">
        <w:rPr>
          <w:noProof/>
          <w:vertAlign w:val="superscript"/>
        </w:rPr>
        <w:t>27,28</w:t>
      </w:r>
      <w:r w:rsidRPr="004C3A2F">
        <w:fldChar w:fldCharType="end"/>
      </w:r>
      <w:r w:rsidRPr="004C3A2F">
        <w:t xml:space="preserve"> These effects could be compounded by the greater anger levels linked to higher temperatures.</w:t>
      </w:r>
      <w:r w:rsidRPr="004C3A2F">
        <w:fldChar w:fldCharType="begin" w:fldLock="1"/>
      </w:r>
      <w:r w:rsidR="00E44DE4" w:rsidRPr="004C3A2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29,30&lt;/sup&gt;","plainTextFormattedCitation":"29,30","previouslyFormattedCitation":"&lt;sup&gt;29,30&lt;/sup&gt;"},"properties":{"noteIndex":0},"schema":"https://github.com/citation-style-language/schema/raw/master/csl-citation.json"}</w:instrText>
      </w:r>
      <w:r w:rsidRPr="004C3A2F">
        <w:fldChar w:fldCharType="separate"/>
      </w:r>
      <w:r w:rsidR="00112889" w:rsidRPr="004C3A2F">
        <w:rPr>
          <w:noProof/>
          <w:vertAlign w:val="superscript"/>
        </w:rPr>
        <w:t>29,30</w:t>
      </w:r>
      <w:r w:rsidRPr="004C3A2F">
        <w:fldChar w:fldCharType="end"/>
      </w:r>
      <w:r w:rsidRPr="004C3A2F">
        <w:t xml:space="preserve"> Regarding suicide, </w:t>
      </w:r>
      <w:r w:rsidR="00413F8E" w:rsidRPr="004C3A2F">
        <w:t>it has been hypothesi</w:t>
      </w:r>
      <w:r w:rsidR="0075565E" w:rsidRPr="004C3A2F">
        <w:t>s</w:t>
      </w:r>
      <w:r w:rsidR="00413F8E" w:rsidRPr="004C3A2F">
        <w:t xml:space="preserve">ed that </w:t>
      </w:r>
      <w:r w:rsidRPr="004C3A2F">
        <w:t xml:space="preserve">higher temperature </w:t>
      </w:r>
      <w:r w:rsidR="00413F8E" w:rsidRPr="004C3A2F">
        <w:t>is</w:t>
      </w:r>
      <w:r w:rsidRPr="004C3A2F">
        <w:t xml:space="preserve"> associated with higher levels of distress in younger people.</w:t>
      </w:r>
      <w:r w:rsidRPr="004C3A2F">
        <w:fldChar w:fldCharType="begin" w:fldLock="1"/>
      </w:r>
      <w:r w:rsidR="00E44DE4" w:rsidRPr="004C3A2F">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31&lt;/sup&gt;","plainTextFormattedCitation":"31","previouslyFormattedCitation":"&lt;sup&gt;31&lt;/sup&gt;"},"properties":{"noteIndex":0},"schema":"https://github.com/citation-style-language/schema/raw/master/csl-citation.json"}</w:instrText>
      </w:r>
      <w:r w:rsidRPr="004C3A2F">
        <w:fldChar w:fldCharType="separate"/>
      </w:r>
      <w:r w:rsidR="00112889" w:rsidRPr="004C3A2F">
        <w:rPr>
          <w:noProof/>
          <w:vertAlign w:val="superscript"/>
        </w:rPr>
        <w:t>31</w:t>
      </w:r>
      <w:r w:rsidRPr="004C3A2F">
        <w:fldChar w:fldCharType="end"/>
      </w:r>
      <w:r w:rsidRPr="004C3A2F">
        <w:t xml:space="preserve"> Nonetheless, </w:t>
      </w:r>
      <w:ins w:id="81" w:author="Ezzati, Majid" w:date="2019-09-06T09:17:00Z">
        <w:r w:rsidR="00BD64FD">
          <w:t xml:space="preserve">the mechanisms for the </w:t>
        </w:r>
      </w:ins>
      <w:r w:rsidRPr="004C3A2F">
        <w:t>links between temperature and mental health requires further investigation,</w:t>
      </w:r>
      <w:r w:rsidR="00E44DE4" w:rsidRPr="004C3A2F">
        <w:t xml:space="preserve"> i</w:t>
      </w:r>
      <w:r w:rsidRPr="004C3A2F">
        <w:t>ncluding whether the relationship varies by age and sex, as indicated by our results.</w:t>
      </w:r>
      <w:ins w:id="82" w:author="Ezzati, Majid" w:date="2019-09-06T09:17:00Z">
        <w:r w:rsidR="00BD64FD" w:rsidRPr="00BD64FD">
          <w:t xml:space="preserve"> </w:t>
        </w:r>
        <w:r w:rsidR="00BD64FD">
          <w:t>F</w:t>
        </w:r>
        <w:r w:rsidR="00BD64FD" w:rsidRPr="00FE0F4E">
          <w:t xml:space="preserve">uture research should </w:t>
        </w:r>
        <w:r w:rsidR="00BD64FD">
          <w:t xml:space="preserve">also </w:t>
        </w:r>
        <w:r w:rsidR="00BD64FD" w:rsidRPr="00FE0F4E">
          <w:t xml:space="preserve">investigate </w:t>
        </w:r>
        <w:r w:rsidR="00BD64FD">
          <w:t>the extent to which the increased risk of injury death as a result of anomalous temperature depends on community characteristics such as poverty and deprivation, quality of roads and housing, emergency response, and social services.</w:t>
        </w:r>
      </w:ins>
    </w:p>
    <w:p w14:paraId="2645EA01" w14:textId="64975A32" w:rsidR="00324A84" w:rsidRPr="004C3A2F" w:rsidRDefault="00324A84" w:rsidP="00F82744">
      <w:pPr>
        <w:spacing w:line="480" w:lineRule="auto"/>
        <w:jc w:val="both"/>
      </w:pPr>
    </w:p>
    <w:p w14:paraId="0D0C0121" w14:textId="5EFBD91E" w:rsidR="00324A84" w:rsidRPr="004C3A2F" w:rsidRDefault="00324A84" w:rsidP="00324A84">
      <w:pPr>
        <w:spacing w:line="480" w:lineRule="auto"/>
        <w:jc w:val="both"/>
      </w:pPr>
      <w:r w:rsidRPr="004C3A2F">
        <w:lastRenderedPageBreak/>
        <w:t>Our work highlights how deaths from injuries are currently susceptible to temperature anomalies and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more targeted blood alcohol level checks – should be a public health priority.</w:t>
      </w:r>
      <w:ins w:id="83" w:author="Ezzati, Majid" w:date="2019-09-06T09:17:00Z">
        <w:r w:rsidR="00BD64FD" w:rsidRPr="00BD64FD">
          <w:t xml:space="preserve"> </w:t>
        </w:r>
      </w:ins>
    </w:p>
    <w:p w14:paraId="1FA50F6B" w14:textId="77777777" w:rsidR="000C3D92" w:rsidRDefault="000C3D92" w:rsidP="00D21020">
      <w:pPr>
        <w:spacing w:line="480" w:lineRule="auto"/>
        <w:jc w:val="both"/>
      </w:pPr>
    </w:p>
    <w:p w14:paraId="04C1E528" w14:textId="0D8E1AC1" w:rsidR="00D21020" w:rsidRPr="004C3A2F" w:rsidRDefault="00D21020" w:rsidP="00D21020">
      <w:pPr>
        <w:spacing w:line="480" w:lineRule="auto"/>
        <w:jc w:val="both"/>
        <w:rPr>
          <w:b/>
          <w:color w:val="000000" w:themeColor="text1"/>
        </w:rPr>
      </w:pPr>
      <w:r w:rsidRPr="004C3A2F">
        <w:rPr>
          <w:b/>
          <w:color w:val="000000" w:themeColor="text1"/>
        </w:rPr>
        <w:t>Methods</w:t>
      </w:r>
    </w:p>
    <w:p w14:paraId="1D80DA2B" w14:textId="61650915" w:rsidR="00D21020" w:rsidRPr="004C3A2F" w:rsidRDefault="00D21020" w:rsidP="00D21020">
      <w:pPr>
        <w:spacing w:line="480" w:lineRule="auto"/>
        <w:jc w:val="both"/>
        <w:outlineLvl w:val="0"/>
        <w:rPr>
          <w:i/>
          <w:color w:val="000000" w:themeColor="text1"/>
        </w:rPr>
      </w:pPr>
      <w:r w:rsidRPr="004C3A2F">
        <w:rPr>
          <w:i/>
          <w:color w:val="000000" w:themeColor="text1"/>
        </w:rPr>
        <w:t xml:space="preserve">Data </w:t>
      </w:r>
      <w:r w:rsidR="002A0B4C" w:rsidRPr="004C3A2F">
        <w:rPr>
          <w:i/>
          <w:color w:val="000000" w:themeColor="text1"/>
        </w:rPr>
        <w:t>sources</w:t>
      </w:r>
    </w:p>
    <w:p w14:paraId="3BA87459" w14:textId="549683AF" w:rsidR="00D21020" w:rsidRPr="004C3A2F" w:rsidRDefault="00D21020" w:rsidP="007433BB">
      <w:pPr>
        <w:spacing w:line="480" w:lineRule="auto"/>
        <w:jc w:val="both"/>
        <w:rPr>
          <w:color w:val="000000" w:themeColor="text1"/>
        </w:rPr>
      </w:pPr>
      <w:r w:rsidRPr="004C3A2F">
        <w:rPr>
          <w:rStyle w:val="apple-style-span"/>
          <w:color w:val="000000" w:themeColor="text1"/>
        </w:rPr>
        <w:t>We used data on deaths by sex, age, underlying cause of death and state of residence in the contiguous USA from 1980 to 2016 through the National Center for Health Statistics (NCHS) (</w:t>
      </w:r>
      <w:hyperlink r:id="rId11" w:history="1">
        <w:r w:rsidRPr="004C3A2F">
          <w:rPr>
            <w:rStyle w:val="Hyperlink"/>
          </w:rPr>
          <w:t>https://www.cdc.gov/nchs/nvss/dvs_data_release.htm</w:t>
        </w:r>
      </w:hyperlink>
      <w:r w:rsidRPr="004C3A2F">
        <w:rPr>
          <w:rStyle w:val="apple-style-span"/>
          <w:color w:val="000000" w:themeColor="text1"/>
        </w:rPr>
        <w:t xml:space="preserve">) and on population from the NCHS bridged-race dataset </w:t>
      </w:r>
      <w:r w:rsidRPr="004C3A2F">
        <w:rPr>
          <w:color w:val="000000" w:themeColor="text1"/>
        </w:rPr>
        <w:t>for 1990 to 2016 (</w:t>
      </w:r>
      <w:hyperlink r:id="rId12" w:history="1">
        <w:r w:rsidRPr="004C3A2F">
          <w:rPr>
            <w:rStyle w:val="Hyperlink"/>
          </w:rPr>
          <w:t>https://www.cdc.gov/nchs/nvss/bridged_race.htm</w:t>
        </w:r>
      </w:hyperlink>
      <w:r w:rsidRPr="004C3A2F">
        <w:rPr>
          <w:color w:val="000000" w:themeColor="text1"/>
        </w:rPr>
        <w:t>) and from the US Census Bureau prior to 1990 (</w:t>
      </w:r>
      <w:hyperlink r:id="rId13" w:history="1">
        <w:r w:rsidRPr="004C3A2F">
          <w:rPr>
            <w:rStyle w:val="Hyperlink"/>
            <w:noProof/>
          </w:rPr>
          <w:t>https://www.census.gov/data/tables/time-series/demo/popest/1980s-county.html</w:t>
        </w:r>
      </w:hyperlink>
      <w:r w:rsidRPr="004C3A2F">
        <w:rPr>
          <w:rStyle w:val="Hyperlink"/>
          <w:color w:val="auto"/>
        </w:rPr>
        <w:t>)</w:t>
      </w:r>
      <w:r w:rsidRPr="004C3A2F">
        <w:rPr>
          <w:color w:val="000000" w:themeColor="text1"/>
        </w:rPr>
        <w:t>. We calculated monthly population counts through linear interpolation, assigning each yearly count to July.</w:t>
      </w:r>
    </w:p>
    <w:p w14:paraId="2D46AB50" w14:textId="77777777" w:rsidR="007433BB" w:rsidRPr="004C3A2F" w:rsidRDefault="007433BB" w:rsidP="007433BB">
      <w:pPr>
        <w:spacing w:line="480" w:lineRule="auto"/>
        <w:jc w:val="both"/>
        <w:rPr>
          <w:rStyle w:val="apple-style-span"/>
          <w:color w:val="000000" w:themeColor="text1"/>
        </w:rPr>
      </w:pPr>
    </w:p>
    <w:p w14:paraId="15030BAA" w14:textId="7EFB3E72" w:rsidR="00D21020" w:rsidRPr="004C3A2F" w:rsidRDefault="00D21020" w:rsidP="007433BB">
      <w:pPr>
        <w:spacing w:line="480" w:lineRule="auto"/>
        <w:jc w:val="both"/>
        <w:rPr>
          <w:color w:val="000000" w:themeColor="text1"/>
        </w:rPr>
      </w:pPr>
      <w:r w:rsidRPr="004C3A2F">
        <w:rPr>
          <w:color w:val="000000" w:themeColor="text1"/>
        </w:rPr>
        <w:t>The underlying cause of death was coded according to the international classification of diseases (ICD) system (9</w:t>
      </w:r>
      <w:r w:rsidRPr="004C3A2F">
        <w:rPr>
          <w:color w:val="000000" w:themeColor="text1"/>
          <w:vertAlign w:val="superscript"/>
        </w:rPr>
        <w:t>th</w:t>
      </w:r>
      <w:r w:rsidRPr="004C3A2F">
        <w:rPr>
          <w:color w:val="000000" w:themeColor="text1"/>
        </w:rPr>
        <w:t xml:space="preserve"> revision from 1980 to 1998 and 10</w:t>
      </w:r>
      <w:r w:rsidRPr="004C3A2F">
        <w:rPr>
          <w:color w:val="000000" w:themeColor="text1"/>
          <w:vertAlign w:val="superscript"/>
        </w:rPr>
        <w:t>th</w:t>
      </w:r>
      <w:r w:rsidRPr="004C3A2F">
        <w:rPr>
          <w:color w:val="000000" w:themeColor="text1"/>
        </w:rPr>
        <w:t xml:space="preserve"> revision thereafter). The 5.7 million </w:t>
      </w:r>
      <w:r w:rsidRPr="004C3A2F">
        <w:rPr>
          <w:rStyle w:val="apple-style-span"/>
          <w:color w:val="000000" w:themeColor="text1"/>
        </w:rPr>
        <w:t>injury deaths fell into six categories: transport, falls, drownings, assault, suicide and an aggregate set of other unintentional injuries. We report the results of all of these categories except other unintentional injuries (1,329,200 deaths or 23% of total injury deaths during 1980-</w:t>
      </w:r>
      <w:r w:rsidRPr="004C3A2F">
        <w:rPr>
          <w:rStyle w:val="apple-style-span"/>
          <w:color w:val="000000" w:themeColor="text1"/>
        </w:rPr>
        <w:lastRenderedPageBreak/>
        <w:t>2016), because the composition of this aggregate group varies by sex, age group, state and time.</w:t>
      </w:r>
    </w:p>
    <w:p w14:paraId="202FD23D" w14:textId="77777777" w:rsidR="007433BB" w:rsidRPr="004C3A2F" w:rsidRDefault="007433BB" w:rsidP="007433BB">
      <w:pPr>
        <w:spacing w:line="480" w:lineRule="auto"/>
        <w:jc w:val="both"/>
        <w:rPr>
          <w:color w:val="000000" w:themeColor="text1"/>
        </w:rPr>
      </w:pPr>
    </w:p>
    <w:p w14:paraId="15A0916C" w14:textId="5E8A90D0" w:rsidR="00D21020" w:rsidRPr="004C3A2F" w:rsidRDefault="00D21020" w:rsidP="007433BB">
      <w:pPr>
        <w:spacing w:line="480" w:lineRule="auto"/>
        <w:jc w:val="both"/>
        <w:rPr>
          <w:color w:val="000000" w:themeColor="text1"/>
        </w:rPr>
      </w:pPr>
      <w:commentRangeStart w:id="84"/>
      <w:r w:rsidRPr="004C3A2F">
        <w:rPr>
          <w:color w:val="000000" w:themeColor="text1"/>
        </w:rPr>
        <w:t xml:space="preserve">We obtained data on temperature from </w:t>
      </w:r>
      <w:del w:id="85" w:author="Ezzati, Majid" w:date="2019-09-16T21:51:00Z">
        <w:r w:rsidRPr="004C3A2F" w:rsidDel="00383783">
          <w:rPr>
            <w:color w:val="000000" w:themeColor="text1"/>
          </w:rPr>
          <w:delText>ERA-Interim</w:delText>
        </w:r>
      </w:del>
      <w:ins w:id="86" w:author="Ezzati, Majid" w:date="2019-09-16T21:51:00Z">
        <w:r w:rsidR="00383783">
          <w:rPr>
            <w:color w:val="000000" w:themeColor="text1"/>
          </w:rPr>
          <w:t>ERA5</w:t>
        </w:r>
      </w:ins>
      <w:r w:rsidRPr="004C3A2F">
        <w:rPr>
          <w:color w:val="000000" w:themeColor="text1"/>
        </w:rPr>
        <w:t>, which combines predictions from a physical model with in-situ and satellite measurements</w:t>
      </w:r>
      <w:r w:rsidR="00206140" w:rsidRPr="004C3A2F">
        <w:rPr>
          <w:color w:val="000000" w:themeColor="text1"/>
        </w:rPr>
        <w:t>.</w:t>
      </w:r>
      <w:r w:rsidRPr="004C3A2F">
        <w:fldChar w:fldCharType="begin" w:fldLock="1"/>
      </w:r>
      <w:r w:rsidR="00DF6C3A" w:rsidRPr="004C3A2F">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32&lt;/sup&gt;","plainTextFormattedCitation":"32","previouslyFormattedCitation":"&lt;sup&gt;32&lt;/sup&gt;"},"properties":{"noteIndex":0},"schema":"https://github.com/citation-style-language/schema/raw/master/csl-citation.json"}</w:instrText>
      </w:r>
      <w:r w:rsidRPr="004C3A2F">
        <w:fldChar w:fldCharType="separate"/>
      </w:r>
      <w:r w:rsidR="00E44DE4" w:rsidRPr="004C3A2F">
        <w:rPr>
          <w:noProof/>
          <w:vertAlign w:val="superscript"/>
        </w:rPr>
        <w:t>32</w:t>
      </w:r>
      <w:r w:rsidRPr="004C3A2F">
        <w:fldChar w:fldCharType="end"/>
      </w:r>
      <w:r w:rsidRPr="004C3A2F">
        <w:rPr>
          <w:color w:val="000000" w:themeColor="text1"/>
        </w:rPr>
        <w:t xml:space="preserve"> </w:t>
      </w:r>
      <w:commentRangeEnd w:id="84"/>
      <w:r w:rsidR="00000A29">
        <w:rPr>
          <w:rStyle w:val="CommentReference"/>
          <w:rFonts w:asciiTheme="minorHAnsi" w:hAnsiTheme="minorHAnsi" w:cstheme="minorBidi"/>
          <w:lang w:eastAsia="en-US"/>
        </w:rPr>
        <w:commentReference w:id="84"/>
      </w:r>
      <w:r w:rsidRPr="004C3A2F">
        <w:rPr>
          <w:color w:val="000000" w:themeColor="text1"/>
        </w:rPr>
        <w:t xml:space="preserve">We used gridded four-times-daily estimates at a resolution of 80 km to generate monthly population-weighted temperature by state throughout the analysis period. </w:t>
      </w:r>
    </w:p>
    <w:p w14:paraId="46104E08" w14:textId="77777777" w:rsidR="007433BB" w:rsidRPr="004C3A2F" w:rsidRDefault="007433BB" w:rsidP="007433BB">
      <w:pPr>
        <w:spacing w:line="480" w:lineRule="auto"/>
        <w:jc w:val="both"/>
        <w:rPr>
          <w:color w:val="000000" w:themeColor="text1"/>
        </w:rPr>
      </w:pPr>
    </w:p>
    <w:p w14:paraId="4BF78D03" w14:textId="77777777" w:rsidR="00D21020" w:rsidRPr="004C3A2F" w:rsidRDefault="00D21020" w:rsidP="00D21020">
      <w:pPr>
        <w:spacing w:line="480" w:lineRule="auto"/>
        <w:jc w:val="both"/>
        <w:rPr>
          <w:i/>
        </w:rPr>
      </w:pPr>
      <w:r w:rsidRPr="004C3A2F">
        <w:rPr>
          <w:i/>
        </w:rPr>
        <w:t>Anomalous temperature metric</w:t>
      </w:r>
    </w:p>
    <w:p w14:paraId="0530DCB6" w14:textId="6AFA8BC2" w:rsidR="00D21020" w:rsidRPr="004C3A2F" w:rsidRDefault="00422055" w:rsidP="007433BB">
      <w:pPr>
        <w:spacing w:line="480" w:lineRule="auto"/>
        <w:jc w:val="both"/>
        <w:rPr>
          <w:color w:val="000000" w:themeColor="text1"/>
        </w:rPr>
      </w:pPr>
      <w:r w:rsidRPr="004C3A2F">
        <w:rPr>
          <w:color w:val="000000" w:themeColor="text1"/>
        </w:rPr>
        <w:t>With few exceptions,</w:t>
      </w:r>
      <w:r w:rsidRPr="004C3A2F">
        <w:rPr>
          <w:color w:val="000000" w:themeColor="text1"/>
        </w:rPr>
        <w:fldChar w:fldCharType="begin" w:fldLock="1"/>
      </w:r>
      <w:r w:rsidR="00DF6C3A" w:rsidRPr="004C3A2F">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7,33&lt;/sup&gt;","plainTextFormattedCitation":"7,33","previouslyFormattedCitation":"&lt;sup&gt;7,33&lt;/sup&gt;"},"properties":{"noteIndex":0},"schema":"https://github.com/citation-style-language/schema/raw/master/csl-citation.json"}</w:instrText>
      </w:r>
      <w:r w:rsidRPr="004C3A2F">
        <w:rPr>
          <w:color w:val="000000" w:themeColor="text1"/>
        </w:rPr>
        <w:fldChar w:fldCharType="separate"/>
      </w:r>
      <w:r w:rsidR="00E44DE4" w:rsidRPr="004C3A2F">
        <w:rPr>
          <w:noProof/>
          <w:color w:val="000000" w:themeColor="text1"/>
          <w:vertAlign w:val="superscript"/>
        </w:rPr>
        <w:t>7,33</w:t>
      </w:r>
      <w:r w:rsidRPr="004C3A2F">
        <w:rPr>
          <w:color w:val="000000" w:themeColor="text1"/>
        </w:rPr>
        <w:fldChar w:fldCharType="end"/>
      </w:r>
      <w:r w:rsidRPr="004C3A2F">
        <w:rPr>
          <w:color w:val="000000" w:themeColor="text1"/>
        </w:rPr>
        <w:t xml:space="preserve"> current climate change risk assessments typically extrapolate from </w:t>
      </w:r>
      <w:commentRangeStart w:id="87"/>
      <w:ins w:id="88" w:author="Ezzati, Majid" w:date="2019-09-05T16:19:00Z">
        <w:r w:rsidR="00000A29">
          <w:rPr>
            <w:color w:val="000000" w:themeColor="text1"/>
          </w:rPr>
          <w:t xml:space="preserve">associations of </w:t>
        </w:r>
      </w:ins>
      <w:del w:id="89" w:author="Ezzati, Majid" w:date="2019-09-05T16:19:00Z">
        <w:r w:rsidRPr="004C3A2F" w:rsidDel="00000A29">
          <w:rPr>
            <w:color w:val="000000" w:themeColor="text1"/>
          </w:rPr>
          <w:delText>changes in</w:delText>
        </w:r>
      </w:del>
      <w:ins w:id="90" w:author="Ezzati, Majid" w:date="2019-09-05T16:19:00Z">
        <w:r w:rsidR="00000A29">
          <w:rPr>
            <w:color w:val="000000" w:themeColor="text1"/>
          </w:rPr>
          <w:t>daily</w:t>
        </w:r>
      </w:ins>
      <w:r w:rsidRPr="004C3A2F">
        <w:rPr>
          <w:color w:val="000000" w:themeColor="text1"/>
        </w:rPr>
        <w:t xml:space="preserve"> mortality </w:t>
      </w:r>
      <w:del w:id="91" w:author="Ezzati, Majid" w:date="2019-09-05T16:19:00Z">
        <w:r w:rsidRPr="004C3A2F" w:rsidDel="00000A29">
          <w:rPr>
            <w:color w:val="000000" w:themeColor="text1"/>
          </w:rPr>
          <w:delText>in relation to</w:delText>
        </w:r>
      </w:del>
      <w:ins w:id="92" w:author="Ezzati, Majid" w:date="2019-09-05T16:19:00Z">
        <w:r w:rsidR="00000A29">
          <w:rPr>
            <w:color w:val="000000" w:themeColor="text1"/>
          </w:rPr>
          <w:t>with</w:t>
        </w:r>
      </w:ins>
      <w:r w:rsidRPr="004C3A2F">
        <w:rPr>
          <w:color w:val="000000" w:themeColor="text1"/>
        </w:rPr>
        <w:t xml:space="preserve"> daily temperature</w:t>
      </w:r>
      <w:commentRangeEnd w:id="87"/>
      <w:r w:rsidR="00000A29">
        <w:rPr>
          <w:rStyle w:val="CommentReference"/>
          <w:rFonts w:asciiTheme="minorHAnsi" w:hAnsiTheme="minorHAnsi" w:cstheme="minorBidi"/>
          <w:lang w:eastAsia="en-US"/>
        </w:rPr>
        <w:commentReference w:id="87"/>
      </w:r>
      <w:r w:rsidR="00206140" w:rsidRPr="004C3A2F">
        <w:rPr>
          <w:color w:val="000000" w:themeColor="text1"/>
        </w:rPr>
        <w:t>.</w:t>
      </w:r>
      <w:r w:rsidRPr="004C3A2F">
        <w:rPr>
          <w:color w:val="000000" w:themeColor="text1"/>
        </w:rPr>
        <w:fldChar w:fldCharType="begin" w:fldLock="1"/>
      </w:r>
      <w:r w:rsidR="00DF6C3A" w:rsidRPr="004C3A2F">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5,6,34–36&lt;/sup&gt;","plainTextFormattedCitation":"5,6,34–36","previouslyFormattedCitation":"&lt;sup&gt;5,6,34–36&lt;/sup&gt;"},"properties":{"noteIndex":0},"schema":"https://github.com/citation-style-language/schema/raw/master/csl-citation.json"}</w:instrText>
      </w:r>
      <w:r w:rsidRPr="004C3A2F">
        <w:rPr>
          <w:color w:val="000000" w:themeColor="text1"/>
        </w:rPr>
        <w:fldChar w:fldCharType="separate"/>
      </w:r>
      <w:r w:rsidR="00E44DE4" w:rsidRPr="004C3A2F">
        <w:rPr>
          <w:noProof/>
          <w:color w:val="000000" w:themeColor="text1"/>
          <w:vertAlign w:val="superscript"/>
        </w:rPr>
        <w:t>5,6,34–36</w:t>
      </w:r>
      <w:r w:rsidRPr="004C3A2F">
        <w:rPr>
          <w:color w:val="000000" w:themeColor="text1"/>
        </w:rPr>
        <w:fldChar w:fldCharType="end"/>
      </w:r>
      <w:r w:rsidRPr="004C3A2F">
        <w:rPr>
          <w:color w:val="000000" w:themeColor="text1"/>
        </w:rPr>
        <w:t xml:space="preserve"> Climate change, however, will fundamentally modify weather, including seasonal weather patterns, compared to long-term norms, and hence can disrupt </w:t>
      </w:r>
      <w:del w:id="93" w:author="Ezzati, Majid" w:date="2019-09-05T16:20:00Z">
        <w:r w:rsidRPr="004C3A2F" w:rsidDel="007C4CDC">
          <w:rPr>
            <w:color w:val="000000" w:themeColor="text1"/>
          </w:rPr>
          <w:delText>long-term</w:delText>
        </w:r>
      </w:del>
      <w:ins w:id="94" w:author="Ezzati, Majid" w:date="2019-09-05T16:20:00Z">
        <w:r w:rsidR="007C4CDC">
          <w:rPr>
            <w:color w:val="000000" w:themeColor="text1"/>
          </w:rPr>
          <w:t>existing</w:t>
        </w:r>
      </w:ins>
      <w:r w:rsidRPr="004C3A2F">
        <w:rPr>
          <w:color w:val="000000" w:themeColor="text1"/>
        </w:rPr>
        <w:t xml:space="preserve"> </w:t>
      </w:r>
      <w:ins w:id="95" w:author="Ezzati, Majid" w:date="2019-09-05T16:20:00Z">
        <w:r w:rsidR="007C4CDC">
          <w:rPr>
            <w:color w:val="000000" w:themeColor="text1"/>
          </w:rPr>
          <w:t xml:space="preserve">forms of </w:t>
        </w:r>
      </w:ins>
      <w:r w:rsidRPr="004C3A2F">
        <w:rPr>
          <w:color w:val="000000" w:themeColor="text1"/>
        </w:rPr>
        <w:t xml:space="preserve">adaptation. To mimic the conditions that may arise with global climate change, we developed methodology to examine how deviations from long-term </w:t>
      </w:r>
      <w:del w:id="96" w:author="Ezzati, Majid" w:date="2019-09-05T16:20:00Z">
        <w:r w:rsidRPr="004C3A2F" w:rsidDel="007C4CDC">
          <w:rPr>
            <w:color w:val="000000" w:themeColor="text1"/>
          </w:rPr>
          <w:delText xml:space="preserve">norm </w:delText>
        </w:r>
      </w:del>
      <w:ins w:id="97" w:author="Ezzati, Majid" w:date="2019-09-05T16:20:00Z">
        <w:r w:rsidR="007C4CDC">
          <w:rPr>
            <w:color w:val="000000" w:themeColor="text1"/>
          </w:rPr>
          <w:t>average</w:t>
        </w:r>
        <w:r w:rsidR="007C4CDC" w:rsidRPr="004C3A2F">
          <w:rPr>
            <w:color w:val="000000" w:themeColor="text1"/>
          </w:rPr>
          <w:t xml:space="preserve"> </w:t>
        </w:r>
      </w:ins>
      <w:r w:rsidRPr="004C3A2F">
        <w:rPr>
          <w:color w:val="000000" w:themeColor="text1"/>
        </w:rPr>
        <w:t xml:space="preserve">temperature may impact injury death rates. We first defined a measure of anomalous temperature for each </w:t>
      </w:r>
      <w:commentRangeStart w:id="98"/>
      <w:r w:rsidRPr="004C3A2F">
        <w:rPr>
          <w:color w:val="000000" w:themeColor="text1"/>
        </w:rPr>
        <w:t>state</w:t>
      </w:r>
      <w:commentRangeEnd w:id="98"/>
      <w:r w:rsidR="00933E31">
        <w:rPr>
          <w:rStyle w:val="CommentReference"/>
          <w:rFonts w:asciiTheme="minorHAnsi" w:hAnsiTheme="minorHAnsi" w:cstheme="minorBidi"/>
          <w:lang w:eastAsia="en-US"/>
        </w:rPr>
        <w:commentReference w:id="98"/>
      </w:r>
      <w:r w:rsidRPr="004C3A2F">
        <w:rPr>
          <w:color w:val="000000" w:themeColor="text1"/>
        </w:rPr>
        <w:t xml:space="preserve"> and month</w:t>
      </w:r>
      <w:ins w:id="99" w:author="Ezzati, Majid" w:date="2019-09-05T16:42:00Z">
        <w:r w:rsidR="00933E31">
          <w:rPr>
            <w:color w:val="000000" w:themeColor="text1"/>
          </w:rPr>
          <w:t xml:space="preserve">, which represents </w:t>
        </w:r>
        <w:r w:rsidR="00933E31" w:rsidRPr="004C3A2F">
          <w:rPr>
            <w:color w:val="000000" w:themeColor="text1"/>
          </w:rPr>
          <w:t xml:space="preserve"> </w:t>
        </w:r>
        <w:r w:rsidR="00933E31">
          <w:rPr>
            <w:color w:val="000000" w:themeColor="text1"/>
          </w:rPr>
          <w:t>the deviation from the</w:t>
        </w:r>
        <w:r w:rsidR="00933E31" w:rsidRPr="005E282E">
          <w:rPr>
            <w:color w:val="000000" w:themeColor="text1"/>
          </w:rPr>
          <w:t xml:space="preserve"> average </w:t>
        </w:r>
        <w:r w:rsidR="00933E31" w:rsidRPr="004C3A2F">
          <w:t xml:space="preserve">temperature of the </w:t>
        </w:r>
        <w:commentRangeStart w:id="100"/>
        <w:r w:rsidR="00933E31" w:rsidRPr="004C3A2F">
          <w:t>state</w:t>
        </w:r>
        <w:commentRangeEnd w:id="100"/>
        <w:r w:rsidR="00933E31">
          <w:rPr>
            <w:rStyle w:val="CommentReference"/>
            <w:rFonts w:asciiTheme="minorHAnsi" w:hAnsiTheme="minorHAnsi" w:cstheme="minorBidi"/>
            <w:lang w:eastAsia="en-US"/>
          </w:rPr>
          <w:commentReference w:id="100"/>
        </w:r>
        <w:r w:rsidR="00933E31" w:rsidRPr="004C3A2F">
          <w:t xml:space="preserve"> in that month</w:t>
        </w:r>
        <w:r w:rsidR="00933E31" w:rsidRPr="005E282E">
          <w:rPr>
            <w:color w:val="000000" w:themeColor="text1"/>
          </w:rPr>
          <w:t xml:space="preserve"> </w:t>
        </w:r>
        <w:r w:rsidR="00933E31">
          <w:rPr>
            <w:color w:val="000000" w:themeColor="text1"/>
          </w:rPr>
          <w:t>over</w:t>
        </w:r>
        <w:r w:rsidR="00933E31" w:rsidRPr="005E282E">
          <w:rPr>
            <w:color w:val="000000" w:themeColor="text1"/>
          </w:rPr>
          <w:t xml:space="preserve"> </w:t>
        </w:r>
      </w:ins>
      <w:ins w:id="101" w:author="Ezzati, Majid" w:date="2019-09-16T21:52:00Z">
        <w:r w:rsidR="00383783">
          <w:rPr>
            <w:color w:val="000000" w:themeColor="text1"/>
          </w:rPr>
          <w:t>the entire analysis period</w:t>
        </w:r>
      </w:ins>
      <w:ins w:id="102" w:author="Ezzati, Majid" w:date="2019-09-05T16:42:00Z">
        <w:r w:rsidR="00933E31" w:rsidRPr="004C3A2F">
          <w:t xml:space="preserve"> </w:t>
        </w:r>
      </w:ins>
      <w:del w:id="103" w:author="Ezzati, Majid" w:date="2019-09-05T16:42:00Z">
        <w:r w:rsidRPr="004C3A2F" w:rsidDel="00933E31">
          <w:rPr>
            <w:color w:val="000000" w:themeColor="text1"/>
          </w:rPr>
          <w:delText xml:space="preserve"> relative to</w:delText>
        </w:r>
        <w:r w:rsidRPr="004C3A2F" w:rsidDel="00933E31">
          <w:delText xml:space="preserve"> long-term norm temperature of the state in that month </w:delText>
        </w:r>
      </w:del>
      <w:r w:rsidRPr="004C3A2F">
        <w:t xml:space="preserve">(Figure </w:t>
      </w:r>
      <w:r w:rsidR="004C495B">
        <w:t>3</w:t>
      </w:r>
      <w:r w:rsidRPr="004C3A2F">
        <w:t>)</w:t>
      </w:r>
      <w:r w:rsidRPr="004C3A2F">
        <w:rPr>
          <w:color w:val="000000" w:themeColor="text1"/>
        </w:rPr>
        <w:t xml:space="preserve">. </w:t>
      </w:r>
      <w:r w:rsidR="00D21020" w:rsidRPr="004C3A2F">
        <w:t>To calculate the magnitude of temperature anomaly</w:t>
      </w:r>
      <w:del w:id="104" w:author="Ezzati, Majid" w:date="2019-09-05T16:42:00Z">
        <w:r w:rsidR="00D21020" w:rsidRPr="004C3A2F" w:rsidDel="00933E31">
          <w:delText xml:space="preserve"> by state and month</w:delText>
        </w:r>
      </w:del>
      <w:r w:rsidR="00D21020" w:rsidRPr="004C3A2F">
        <w:t xml:space="preserve">, we first calculated </w:t>
      </w:r>
      <w:del w:id="105" w:author="Ezzati, Majid" w:date="2019-09-16T21:52:00Z">
        <w:r w:rsidR="00D21020" w:rsidRPr="004C3A2F" w:rsidDel="00383783">
          <w:delText xml:space="preserve">30-year </w:delText>
        </w:r>
      </w:del>
      <w:del w:id="106" w:author="Ezzati, Majid" w:date="2019-09-05T16:43:00Z">
        <w:r w:rsidR="00D21020" w:rsidRPr="004C3A2F" w:rsidDel="00933E31">
          <w:delText xml:space="preserve">(long-term) norm </w:delText>
        </w:r>
      </w:del>
      <w:ins w:id="107" w:author="Ezzati, Majid" w:date="2019-09-05T16:43:00Z">
        <w:r w:rsidR="00933E31">
          <w:t>average</w:t>
        </w:r>
        <w:r w:rsidR="00933E31" w:rsidRPr="004C3A2F">
          <w:t xml:space="preserve"> </w:t>
        </w:r>
      </w:ins>
      <w:r w:rsidR="00D21020" w:rsidRPr="004C3A2F">
        <w:t xml:space="preserve">temperatures </w:t>
      </w:r>
      <w:del w:id="108" w:author="Ezzati, Majid" w:date="2019-09-05T16:43:00Z">
        <w:r w:rsidR="00D21020" w:rsidRPr="004C3A2F" w:rsidDel="00933E31">
          <w:delText>(from 1980-2009)</w:delText>
        </w:r>
      </w:del>
      <w:r w:rsidR="00D21020" w:rsidRPr="004C3A2F">
        <w:t xml:space="preserve"> for each month in each </w:t>
      </w:r>
      <w:ins w:id="109" w:author="Ezzati, Majid" w:date="2019-09-05T16:43:00Z">
        <w:r w:rsidR="00933E31">
          <w:t>county</w:t>
        </w:r>
      </w:ins>
      <w:ins w:id="110" w:author="Ezzati, Majid" w:date="2019-09-16T21:52:00Z">
        <w:r w:rsidR="00383783">
          <w:t xml:space="preserve"> over the entire 38 years of analysis</w:t>
        </w:r>
      </w:ins>
      <w:del w:id="111" w:author="Ezzati, Majid" w:date="2019-09-05T16:43:00Z">
        <w:r w:rsidR="00D21020" w:rsidRPr="004C3A2F" w:rsidDel="00933E31">
          <w:delText>state</w:delText>
        </w:r>
      </w:del>
      <w:r w:rsidR="00D21020" w:rsidRPr="004C3A2F">
        <w:t xml:space="preserve">. </w:t>
      </w:r>
      <w:commentRangeStart w:id="112"/>
      <w:r w:rsidR="00D21020" w:rsidRPr="004C3A2F">
        <w:t>We calculated for 30 years because it is the duration used in climate assessments</w:t>
      </w:r>
      <w:r w:rsidR="00206140" w:rsidRPr="004C3A2F">
        <w:t>.</w:t>
      </w:r>
      <w:r w:rsidR="00D21020" w:rsidRPr="004C3A2F">
        <w:fldChar w:fldCharType="begin" w:fldLock="1"/>
      </w:r>
      <w:r w:rsidR="00DF6C3A" w:rsidRPr="004C3A2F">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type":"book"},"uris":["http://www.mendeley.com/documents/?uuid=7e389d53-06ac-458e-91f7-a261b908c1f7"]}],"mendeley":{"formattedCitation":"&lt;sup&gt;37&lt;/sup&gt;","plainTextFormattedCitation":"37","previouslyFormattedCitation":"&lt;sup&gt;37&lt;/sup&gt;"},"properties":{"noteIndex":0},"schema":"https://github.com/citation-style-language/schema/raw/master/csl-citation.json"}</w:instrText>
      </w:r>
      <w:r w:rsidR="00D21020" w:rsidRPr="004C3A2F">
        <w:fldChar w:fldCharType="separate"/>
      </w:r>
      <w:r w:rsidR="00E44DE4" w:rsidRPr="004C3A2F">
        <w:rPr>
          <w:noProof/>
          <w:vertAlign w:val="superscript"/>
        </w:rPr>
        <w:t>37</w:t>
      </w:r>
      <w:r w:rsidR="00D21020" w:rsidRPr="004C3A2F">
        <w:fldChar w:fldCharType="end"/>
      </w:r>
      <w:r w:rsidR="00D21020" w:rsidRPr="004C3A2F">
        <w:t xml:space="preserve"> </w:t>
      </w:r>
      <w:commentRangeEnd w:id="112"/>
      <w:r w:rsidR="00383783">
        <w:rPr>
          <w:rStyle w:val="CommentReference"/>
          <w:rFonts w:asciiTheme="minorHAnsi" w:hAnsiTheme="minorHAnsi" w:cstheme="minorBidi"/>
          <w:lang w:eastAsia="en-US"/>
        </w:rPr>
        <w:commentReference w:id="112"/>
      </w:r>
      <w:r w:rsidR="00D21020" w:rsidRPr="004C3A2F">
        <w:t xml:space="preserve">We subtracted these long-term </w:t>
      </w:r>
      <w:del w:id="113" w:author="Ezzati, Majid" w:date="2019-09-05T16:49:00Z">
        <w:r w:rsidR="00D21020" w:rsidRPr="004C3A2F" w:rsidDel="00E77DBA">
          <w:delText xml:space="preserve">norm </w:delText>
        </w:r>
      </w:del>
      <w:ins w:id="114" w:author="Ezzati, Majid" w:date="2019-09-05T16:49:00Z">
        <w:r w:rsidR="00E77DBA">
          <w:t>average</w:t>
        </w:r>
        <w:r w:rsidR="00E77DBA" w:rsidRPr="004C3A2F">
          <w:t xml:space="preserve"> </w:t>
        </w:r>
      </w:ins>
      <w:r w:rsidR="00D21020" w:rsidRPr="004C3A2F">
        <w:t xml:space="preserve">temperatures from respective monthly temperature values to generate a temperature anomaly time series for each month and year in each </w:t>
      </w:r>
      <w:del w:id="115" w:author="Ezzati, Majid" w:date="2019-09-05T16:50:00Z">
        <w:r w:rsidR="00D21020" w:rsidRPr="004C3A2F" w:rsidDel="00E77DBA">
          <w:delText xml:space="preserve">state </w:delText>
        </w:r>
      </w:del>
      <w:ins w:id="116" w:author="Ezzati, Majid" w:date="2019-09-05T16:50:00Z">
        <w:r w:rsidR="00E77DBA">
          <w:t>county</w:t>
        </w:r>
        <w:r w:rsidR="00E77DBA" w:rsidRPr="004C3A2F">
          <w:t xml:space="preserve"> </w:t>
        </w:r>
      </w:ins>
      <w:r w:rsidR="00D21020" w:rsidRPr="004C3A2F">
        <w:t xml:space="preserve">(Figure </w:t>
      </w:r>
      <w:r w:rsidR="004C495B">
        <w:t>3</w:t>
      </w:r>
      <w:r w:rsidR="009C4F51" w:rsidRPr="004C3A2F">
        <w:t>)</w:t>
      </w:r>
      <w:r w:rsidR="00D21020" w:rsidRPr="004C3A2F">
        <w:t xml:space="preserve">. The temperature anomaly metric measures the extent that temperature experienced in a specific month, year and </w:t>
      </w:r>
      <w:del w:id="117" w:author="Ezzati, Majid" w:date="2019-09-05T16:50:00Z">
        <w:r w:rsidR="00D21020" w:rsidRPr="004C3A2F" w:rsidDel="00E77DBA">
          <w:delText xml:space="preserve">state </w:delText>
        </w:r>
      </w:del>
      <w:ins w:id="118" w:author="Ezzati, Majid" w:date="2019-09-05T16:50:00Z">
        <w:r w:rsidR="00E77DBA">
          <w:t>county</w:t>
        </w:r>
        <w:r w:rsidR="00E77DBA" w:rsidRPr="004C3A2F">
          <w:t xml:space="preserve"> </w:t>
        </w:r>
      </w:ins>
      <w:r w:rsidR="00D21020" w:rsidRPr="004C3A2F">
        <w:t xml:space="preserve">is warmer or </w:t>
      </w:r>
      <w:r w:rsidR="00D21020" w:rsidRPr="004C3A2F">
        <w:lastRenderedPageBreak/>
        <w:t xml:space="preserve">cooler than the long-term </w:t>
      </w:r>
      <w:del w:id="119" w:author="Ezzati, Majid" w:date="2019-09-05T16:50:00Z">
        <w:r w:rsidR="00D21020" w:rsidRPr="004C3A2F" w:rsidDel="00E77DBA">
          <w:delText xml:space="preserve">norm </w:delText>
        </w:r>
      </w:del>
      <w:ins w:id="120" w:author="Ezzati, Majid" w:date="2019-09-05T16:50:00Z">
        <w:r w:rsidR="00E77DBA">
          <w:t>average</w:t>
        </w:r>
        <w:r w:rsidR="00E77DBA" w:rsidRPr="004C3A2F">
          <w:t xml:space="preserve"> </w:t>
        </w:r>
      </w:ins>
      <w:r w:rsidR="00D21020" w:rsidRPr="004C3A2F">
        <w:t xml:space="preserve">to which the population </w:t>
      </w:r>
      <w:del w:id="121" w:author="Ezzati, Majid" w:date="2019-09-05T16:50:00Z">
        <w:r w:rsidR="00D21020" w:rsidRPr="004C3A2F" w:rsidDel="00E77DBA">
          <w:delText xml:space="preserve">of each state </w:delText>
        </w:r>
      </w:del>
      <w:r w:rsidR="00D21020" w:rsidRPr="004C3A2F">
        <w:t xml:space="preserve">has </w:t>
      </w:r>
      <w:r w:rsidR="004B489C" w:rsidRPr="004C3A2F">
        <w:t>acclimati</w:t>
      </w:r>
      <w:r w:rsidR="0075565E" w:rsidRPr="004C3A2F">
        <w:t>s</w:t>
      </w:r>
      <w:r w:rsidR="004B489C" w:rsidRPr="004C3A2F">
        <w:t>ed</w:t>
      </w:r>
      <w:r w:rsidR="00D21020" w:rsidRPr="004C3A2F">
        <w:t xml:space="preserve">. These values can be different for different months in the same </w:t>
      </w:r>
      <w:del w:id="122" w:author="Ezzati, Majid" w:date="2019-09-05T16:50:00Z">
        <w:r w:rsidR="00D21020" w:rsidRPr="004C3A2F" w:rsidDel="00E77DBA">
          <w:delText>state</w:delText>
        </w:r>
      </w:del>
      <w:ins w:id="123" w:author="Ezzati, Majid" w:date="2019-09-05T16:50:00Z">
        <w:r w:rsidR="00E77DBA">
          <w:t>county</w:t>
        </w:r>
      </w:ins>
      <w:r w:rsidR="00D21020" w:rsidRPr="004C3A2F">
        <w:t xml:space="preserve">, and different </w:t>
      </w:r>
      <w:del w:id="124" w:author="Ezzati, Majid" w:date="2019-09-05T16:51:00Z">
        <w:r w:rsidR="00D21020" w:rsidRPr="004C3A2F" w:rsidDel="00E77DBA">
          <w:delText xml:space="preserve">states </w:delText>
        </w:r>
      </w:del>
      <w:ins w:id="125" w:author="Ezzati, Majid" w:date="2019-09-05T16:51:00Z">
        <w:r w:rsidR="00E77DBA">
          <w:t>counties</w:t>
        </w:r>
        <w:r w:rsidR="00E77DBA" w:rsidRPr="004C3A2F">
          <w:t xml:space="preserve"> </w:t>
        </w:r>
      </w:ins>
      <w:r w:rsidR="00D21020" w:rsidRPr="004C3A2F">
        <w:t>in the same month.</w:t>
      </w:r>
      <w:r w:rsidRPr="004C3A2F">
        <w:rPr>
          <w:color w:val="000000" w:themeColor="text1"/>
        </w:rPr>
        <w:t xml:space="preserve"> Further, a </w:t>
      </w:r>
      <w:del w:id="126" w:author="Ezzati, Majid" w:date="2019-09-05T16:51:00Z">
        <w:r w:rsidRPr="004C3A2F" w:rsidDel="00E77DBA">
          <w:rPr>
            <w:color w:val="000000" w:themeColor="text1"/>
          </w:rPr>
          <w:delText xml:space="preserve">state </w:delText>
        </w:r>
      </w:del>
      <w:ins w:id="127" w:author="Ezzati, Majid" w:date="2019-09-05T16:51:00Z">
        <w:r w:rsidR="00E77DBA">
          <w:rPr>
            <w:color w:val="000000" w:themeColor="text1"/>
          </w:rPr>
          <w:t>county</w:t>
        </w:r>
        <w:r w:rsidR="00E77DBA" w:rsidRPr="004C3A2F">
          <w:rPr>
            <w:color w:val="000000" w:themeColor="text1"/>
          </w:rPr>
          <w:t xml:space="preserve"> </w:t>
        </w:r>
      </w:ins>
      <w:r w:rsidRPr="004C3A2F">
        <w:rPr>
          <w:color w:val="000000" w:themeColor="text1"/>
        </w:rPr>
        <w:t>with higher, but more stable, temperature in a specific month has smaller anomalies than one with lower but more inter-annually variable temperature.</w:t>
      </w:r>
      <w:ins w:id="128" w:author="Ezzati, Majid" w:date="2019-09-05T16:44:00Z">
        <w:r w:rsidR="00933E31" w:rsidRPr="00933E31">
          <w:rPr>
            <w:color w:val="000000" w:themeColor="text1"/>
          </w:rPr>
          <w:t xml:space="preserve"> </w:t>
        </w:r>
        <w:commentRangeStart w:id="129"/>
        <w:r w:rsidR="00933E31">
          <w:rPr>
            <w:color w:val="000000" w:themeColor="text1"/>
          </w:rPr>
          <w:t>County-level anomalies were aggregated to state level with use of population weights</w:t>
        </w:r>
      </w:ins>
      <w:ins w:id="130" w:author="Ezzati, Majid" w:date="2019-09-05T16:47:00Z">
        <w:r w:rsidR="00E77DBA">
          <w:rPr>
            <w:color w:val="000000" w:themeColor="text1"/>
          </w:rPr>
          <w:t xml:space="preserve"> for analysing their associations with mortality</w:t>
        </w:r>
      </w:ins>
      <w:ins w:id="131" w:author="Ezzati, Majid" w:date="2019-09-05T16:44:00Z">
        <w:r w:rsidR="00933E31">
          <w:rPr>
            <w:color w:val="000000" w:themeColor="text1"/>
          </w:rPr>
          <w:t xml:space="preserve">. </w:t>
        </w:r>
        <w:commentRangeEnd w:id="129"/>
        <w:r w:rsidR="00933E31">
          <w:rPr>
            <w:rStyle w:val="CommentReference"/>
            <w:rFonts w:asciiTheme="minorHAnsi" w:hAnsiTheme="minorHAnsi" w:cstheme="minorBidi"/>
            <w:lang w:eastAsia="en-US"/>
          </w:rPr>
          <w:commentReference w:id="129"/>
        </w:r>
      </w:ins>
      <w:ins w:id="132" w:author="Ezzati, Majid" w:date="2019-09-05T16:51:00Z">
        <w:r w:rsidR="00E77DBA">
          <w:rPr>
            <w:color w:val="000000" w:themeColor="text1"/>
          </w:rPr>
          <w:t xml:space="preserve"> </w:t>
        </w:r>
      </w:ins>
    </w:p>
    <w:p w14:paraId="4D93FBA7" w14:textId="77777777" w:rsidR="007433BB" w:rsidRPr="004C3A2F" w:rsidRDefault="007433BB" w:rsidP="007433BB">
      <w:pPr>
        <w:spacing w:line="480" w:lineRule="auto"/>
        <w:jc w:val="both"/>
        <w:rPr>
          <w:color w:val="000000" w:themeColor="text1"/>
        </w:rPr>
      </w:pPr>
    </w:p>
    <w:p w14:paraId="670BCE15" w14:textId="4413651B" w:rsidR="00422055" w:rsidRPr="004C3A2F" w:rsidRDefault="00D21020" w:rsidP="003242D9">
      <w:pPr>
        <w:spacing w:line="480" w:lineRule="auto"/>
        <w:jc w:val="both"/>
        <w:outlineLvl w:val="0"/>
        <w:rPr>
          <w:i/>
          <w:color w:val="000000" w:themeColor="text1"/>
        </w:rPr>
      </w:pPr>
      <w:commentRangeStart w:id="133"/>
      <w:r w:rsidRPr="004C3A2F">
        <w:rPr>
          <w:i/>
          <w:color w:val="000000" w:themeColor="text1"/>
        </w:rPr>
        <w:t>Statistical methods</w:t>
      </w:r>
      <w:commentRangeEnd w:id="133"/>
      <w:r w:rsidR="00383783">
        <w:rPr>
          <w:rStyle w:val="CommentReference"/>
          <w:rFonts w:asciiTheme="minorHAnsi" w:hAnsiTheme="minorHAnsi" w:cstheme="minorBidi"/>
          <w:lang w:eastAsia="en-US"/>
        </w:rPr>
        <w:commentReference w:id="133"/>
      </w:r>
    </w:p>
    <w:p w14:paraId="6A4142D0" w14:textId="77777777" w:rsidR="00C832E3" w:rsidRPr="00795C72" w:rsidRDefault="00422055" w:rsidP="008E42C2">
      <w:pPr>
        <w:spacing w:line="480" w:lineRule="auto"/>
        <w:jc w:val="both"/>
      </w:pPr>
      <w:r w:rsidRPr="004C3A2F">
        <w:rPr>
          <w:color w:val="000000" w:themeColor="text1"/>
        </w:rPr>
        <w:t xml:space="preserve">We </w:t>
      </w:r>
      <w:r w:rsidR="0075565E" w:rsidRPr="004C3A2F">
        <w:rPr>
          <w:color w:val="000000" w:themeColor="text1"/>
        </w:rPr>
        <w:t>analysed</w:t>
      </w:r>
      <w:r w:rsidRPr="004C3A2F">
        <w:rPr>
          <w:color w:val="000000" w:themeColor="text1"/>
        </w:rPr>
        <w:t xml:space="preserve"> the association of monthly injury death rates with anomalous temperature using a Bayesian spatio-temporal model. </w:t>
      </w:r>
      <w:r w:rsidR="00C832E3" w:rsidRPr="00795C72">
        <w:t>We modelled the number of deaths in each year as following a Poisson distribution:</w:t>
      </w:r>
    </w:p>
    <w:p w14:paraId="64AD2683" w14:textId="77777777" w:rsidR="00C832E3" w:rsidRPr="00795C72" w:rsidRDefault="00083B71"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795C72" w:rsidRDefault="00C832E3" w:rsidP="00C832E3">
      <w:pPr>
        <w:spacing w:line="480" w:lineRule="auto"/>
        <w:jc w:val="both"/>
      </w:pPr>
      <w:r w:rsidRPr="00795C72">
        <w:t>with log-transformed death rates modelled as a sum of components that depend on location (state) of death, month of year, overall time (in months) and temperature anomaly:</w:t>
      </w:r>
    </w:p>
    <w:p w14:paraId="06A50AAD" w14:textId="77777777" w:rsidR="00C832E3" w:rsidRPr="00795C72" w:rsidRDefault="00C832E3" w:rsidP="00C832E3"/>
    <w:p w14:paraId="04973A76" w14:textId="77777777" w:rsidR="00C832E3" w:rsidRPr="00795C72" w:rsidRDefault="00083B71"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Default="008E42C2" w:rsidP="008E42C2">
      <w:pPr>
        <w:spacing w:line="480" w:lineRule="auto"/>
        <w:jc w:val="both"/>
      </w:pPr>
    </w:p>
    <w:p w14:paraId="7C9A7885" w14:textId="788F80AF" w:rsidR="00C832E3" w:rsidRPr="00795C72" w:rsidRDefault="00C832E3" w:rsidP="008E42C2">
      <w:pPr>
        <w:spacing w:line="480" w:lineRule="auto"/>
        <w:jc w:val="both"/>
      </w:pPr>
      <w:r w:rsidRPr="00795C72">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795C72">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795C72">
        <w:rPr>
          <w:rFonts w:eastAsiaTheme="minorEastAsia"/>
        </w:rPr>
        <w:t xml:space="preserve"> the common time slope</w:t>
      </w:r>
      <w:r w:rsidRPr="00795C72">
        <w:t>. Death rates also vary by month, which may be partly related to temperature and partly due to other monthly factors; monthly variations tend to be smooth across adjacent months.</w:t>
      </w:r>
      <w:r w:rsidRPr="00795C72">
        <w:fldChar w:fldCharType="begin" w:fldLock="1"/>
      </w:r>
      <w:r w:rsidR="00EF4FC9">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lt;/sup&gt;"},"properties":{"noteIndex":0},"schema":"https://github.com/citation-style-language/schema/raw/master/csl-citation.json"}</w:instrText>
      </w:r>
      <w:r w:rsidRPr="00795C72">
        <w:fldChar w:fldCharType="separate"/>
      </w:r>
      <w:r w:rsidR="00EF4FC9" w:rsidRPr="00EF4FC9">
        <w:rPr>
          <w:noProof/>
          <w:vertAlign w:val="superscript"/>
        </w:rPr>
        <w:t>10</w:t>
      </w:r>
      <w:r w:rsidRPr="00795C72">
        <w:fldChar w:fldCharType="end"/>
      </w:r>
      <w:r w:rsidRPr="00795C72">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795C72">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795C72">
        <w:rPr>
          <w:rFonts w:eastAsiaTheme="minorEastAsia"/>
        </w:rPr>
        <w:t xml:space="preserve"> the month-specific time slope</w:t>
      </w:r>
      <w:r w:rsidRPr="00795C72">
        <w:t xml:space="preserve">. </w:t>
      </w:r>
      <w:del w:id="134" w:author="Ezzati, Majid" w:date="2019-09-05T16:54:00Z">
        <w:r w:rsidR="002A6AFC" w:rsidDel="00E77DBA">
          <w:delText xml:space="preserve">In order to smooth the coefficients for the </w:delText>
        </w:r>
        <w:r w:rsidR="002A6AFC" w:rsidDel="00E77DBA">
          <w:lastRenderedPageBreak/>
          <w:delText>month terms</w:delText>
        </w:r>
        <w:r w:rsidR="002A6AFC" w:rsidRPr="00795C72" w:rsidDel="00E77DBA">
          <w:delText xml:space="preserve"> </w:delText>
        </w:r>
        <w:r w:rsidR="002A6AFC" w:rsidDel="00E77DBA">
          <w:delText>w</w:delText>
        </w:r>
      </w:del>
      <w:ins w:id="135" w:author="Ezzati, Majid" w:date="2019-09-05T16:54:00Z">
        <w:r w:rsidR="00E77DBA">
          <w:t>W</w:t>
        </w:r>
      </w:ins>
      <w:r w:rsidRPr="00795C72">
        <w:t>e used a</w:t>
      </w:r>
      <w:ins w:id="136" w:author="Ezzati, Majid" w:date="2019-09-06T14:23:00Z">
        <w:r w:rsidR="00FA0C31">
          <w:t xml:space="preserve"> first-order</w:t>
        </w:r>
      </w:ins>
      <w:r w:rsidRPr="00795C72">
        <w:t xml:space="preserve"> </w:t>
      </w:r>
      <w:commentRangeStart w:id="137"/>
      <w:r w:rsidRPr="00795C72">
        <w:t>random</w:t>
      </w:r>
      <w:commentRangeEnd w:id="137"/>
      <w:r w:rsidR="00E77DBA">
        <w:rPr>
          <w:rStyle w:val="CommentReference"/>
          <w:rFonts w:asciiTheme="minorHAnsi" w:hAnsiTheme="minorHAnsi" w:cstheme="minorBidi"/>
          <w:lang w:eastAsia="en-US"/>
        </w:rPr>
        <w:commentReference w:id="137"/>
      </w:r>
      <w:r w:rsidRPr="00795C72">
        <w:t xml:space="preserve"> walk </w:t>
      </w:r>
      <w:r w:rsidR="002A6AFC">
        <w:t>prior</w:t>
      </w:r>
      <w:ins w:id="138" w:author="Ezzati, Majid" w:date="2019-09-05T16:55:00Z">
        <w:r w:rsidR="00E77DBA">
          <w:t xml:space="preserve"> for the monthly random intercepts and slopes</w:t>
        </w:r>
      </w:ins>
      <w:r w:rsidRPr="00795C72">
        <w:t>, widely used to characteri</w:t>
      </w:r>
      <w:r>
        <w:t>s</w:t>
      </w:r>
      <w:r w:rsidRPr="00795C72">
        <w:t xml:space="preserve">e smoothly varying </w:t>
      </w:r>
      <w:del w:id="139" w:author="Ezzati, Majid" w:date="2019-09-05T16:54:00Z">
        <w:r w:rsidRPr="00795C72" w:rsidDel="00E77DBA">
          <w:delText>associations</w:delText>
        </w:r>
      </w:del>
      <w:ins w:id="140" w:author="Ezzati, Majid" w:date="2019-09-05T16:54:00Z">
        <w:r w:rsidR="00E77DBA">
          <w:t>trends</w:t>
        </w:r>
      </w:ins>
      <w:r w:rsidRPr="00795C72">
        <w:t>.</w:t>
      </w:r>
      <w:r w:rsidRPr="00795C72">
        <w:fldChar w:fldCharType="begin" w:fldLock="1"/>
      </w:r>
      <w:r w:rsidR="00EF4FC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38&lt;/sup&gt;","plainTextFormattedCitation":"38","previouslyFormattedCitation":"&lt;sup&gt;2&lt;/sup&gt;"},"properties":{"noteIndex":0},"schema":"https://github.com/citation-style-language/schema/raw/master/csl-citation.json"}</w:instrText>
      </w:r>
      <w:r w:rsidRPr="00795C72">
        <w:fldChar w:fldCharType="separate"/>
      </w:r>
      <w:r w:rsidR="00EF4FC9" w:rsidRPr="00EF4FC9">
        <w:rPr>
          <w:noProof/>
          <w:vertAlign w:val="superscript"/>
        </w:rPr>
        <w:t>38</w:t>
      </w:r>
      <w:r w:rsidRPr="00795C72">
        <w:fldChar w:fldCharType="end"/>
      </w:r>
      <w:r w:rsidRPr="00795C72">
        <w:t xml:space="preserve"> The random walk had a cyclic structure, so that December was adjacent to January.</w:t>
      </w:r>
    </w:p>
    <w:p w14:paraId="2FA51DDF" w14:textId="77777777" w:rsidR="008E42C2" w:rsidRDefault="008E42C2" w:rsidP="008E42C2">
      <w:pPr>
        <w:spacing w:line="480" w:lineRule="auto"/>
        <w:jc w:val="both"/>
      </w:pPr>
    </w:p>
    <w:p w14:paraId="4D0E79EE" w14:textId="1A65542C" w:rsidR="00C832E3" w:rsidRPr="00795C72" w:rsidRDefault="00C832E3" w:rsidP="008E42C2">
      <w:pPr>
        <w:spacing w:line="480" w:lineRule="auto"/>
        <w:jc w:val="both"/>
      </w:pPr>
      <w:r w:rsidRPr="00795C72">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795C72">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795C72">
        <w:rPr>
          <w:rFonts w:eastAsiaTheme="minorEastAsia"/>
        </w:rPr>
        <w:t xml:space="preserve"> the state-specific time slope</w:t>
      </w:r>
      <w:r w:rsidRPr="00795C72">
        <w:t xml:space="preserve">. These terms measure deviations of each state from national values, and allow variation in level and trend in mortality by state. </w:t>
      </w:r>
      <w:del w:id="141" w:author="Ezzati, Majid" w:date="2019-09-05T16:57:00Z">
        <w:r w:rsidRPr="00795C72" w:rsidDel="00E77DBA">
          <w:delText>In addition, death rates in neighbouring states may be more similar than in those further away</w:delText>
        </w:r>
      </w:del>
      <w:del w:id="142" w:author="Ezzati, Majid" w:date="2019-09-05T16:56:00Z">
        <w:r w:rsidRPr="00795C72" w:rsidDel="00E77DBA">
          <w:delText xml:space="preserve">, </w:delText>
        </w:r>
      </w:del>
      <w:ins w:id="143" w:author="Ezzati, Majid" w:date="2019-09-05T16:56:00Z">
        <w:r w:rsidR="00E77DBA">
          <w:t xml:space="preserve">We </w:t>
        </w:r>
      </w:ins>
      <w:r w:rsidRPr="00795C72">
        <w:t>modelled</w:t>
      </w:r>
      <w:ins w:id="144" w:author="Ezzati, Majid" w:date="2019-09-05T16:56:00Z">
        <w:r w:rsidR="00E77DBA">
          <w:t xml:space="preserve"> the state-level random intercepts and slopes</w:t>
        </w:r>
      </w:ins>
      <w:r w:rsidRPr="00795C72">
        <w:t xml:space="preserve"> using a</w:t>
      </w:r>
      <w:ins w:id="145" w:author="Ezzati, Majid" w:date="2019-09-06T14:22:00Z">
        <w:r w:rsidR="00FA0C31">
          <w:t>n</w:t>
        </w:r>
        <w:commentRangeStart w:id="146"/>
        <w:r w:rsidR="00FA0C31">
          <w:t xml:space="preserve"> intrinsic</w:t>
        </w:r>
      </w:ins>
      <w:r w:rsidRPr="00795C72">
        <w:t xml:space="preserve"> </w:t>
      </w:r>
      <w:commentRangeEnd w:id="146"/>
      <w:r w:rsidR="00FA0C31">
        <w:rPr>
          <w:rStyle w:val="CommentReference"/>
          <w:rFonts w:asciiTheme="minorHAnsi" w:hAnsiTheme="minorHAnsi" w:cstheme="minorBidi"/>
          <w:lang w:eastAsia="en-US"/>
        </w:rPr>
        <w:commentReference w:id="146"/>
      </w:r>
      <w:r w:rsidRPr="00795C72">
        <w:t>Conditional Autoregressive (CAR) spatial model.</w:t>
      </w:r>
      <w:r w:rsidRPr="00795C72">
        <w:fldChar w:fldCharType="begin" w:fldLock="1"/>
      </w:r>
      <w:r w:rsidR="00EF4FC9">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39&lt;/sup&gt;","plainTextFormattedCitation":"39","previouslyFormattedCitation":"&lt;sup&gt;3&lt;/sup&gt;"},"properties":{"noteIndex":0},"schema":"https://github.com/citation-style-language/schema/raw/master/csl-citation.json"}</w:instrText>
      </w:r>
      <w:r w:rsidRPr="00795C72">
        <w:fldChar w:fldCharType="separate"/>
      </w:r>
      <w:r w:rsidR="00EF4FC9" w:rsidRPr="00EF4FC9">
        <w:rPr>
          <w:noProof/>
          <w:vertAlign w:val="superscript"/>
        </w:rPr>
        <w:t>39</w:t>
      </w:r>
      <w:r w:rsidRPr="00795C72">
        <w:fldChar w:fldCharType="end"/>
      </w:r>
      <w:r w:rsidRPr="00795C72">
        <w:t xml:space="preserve"> This allows mortality levels and trends of states to be estimated based on their own data as well as using those of their neighbours. 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Pr="00795C72">
        <w:rPr>
          <w:rFonts w:eastAsiaTheme="minorEastAsia"/>
        </w:rPr>
        <w:t>)</w:t>
      </w:r>
      <w:r w:rsidRPr="00795C72">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795C72">
        <w:t>.</w:t>
      </w:r>
      <w:r w:rsidRPr="00795C72">
        <w:fldChar w:fldCharType="begin" w:fldLock="1"/>
      </w:r>
      <w:r w:rsidR="00EF4FC9">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38&lt;/sup&gt;","plainTextFormattedCitation":"38","previouslyFormattedCitation":"&lt;sup&gt;2&lt;/sup&gt;"},"properties":{"noteIndex":0},"schema":"https://github.com/citation-style-language/schema/raw/master/csl-citation.json"}</w:instrText>
      </w:r>
      <w:r w:rsidRPr="00795C72">
        <w:fldChar w:fldCharType="separate"/>
      </w:r>
      <w:r w:rsidR="00EF4FC9" w:rsidRPr="00EF4FC9">
        <w:rPr>
          <w:noProof/>
          <w:vertAlign w:val="superscript"/>
        </w:rPr>
        <w:t>38</w:t>
      </w:r>
      <w:r w:rsidRPr="00795C72">
        <w:fldChar w:fldCharType="end"/>
      </w:r>
    </w:p>
    <w:p w14:paraId="1BDFD325" w14:textId="77777777" w:rsidR="008E42C2" w:rsidRDefault="008E42C2" w:rsidP="008E42C2">
      <w:pPr>
        <w:spacing w:line="480" w:lineRule="auto"/>
        <w:jc w:val="both"/>
      </w:pPr>
    </w:p>
    <w:p w14:paraId="056D49E9" w14:textId="77777777" w:rsidR="00A33676" w:rsidRDefault="00C832E3" w:rsidP="008E42C2">
      <w:pPr>
        <w:spacing w:line="480" w:lineRule="auto"/>
        <w:jc w:val="both"/>
        <w:rPr>
          <w:ins w:id="147" w:author="Ezzati, Majid" w:date="2019-09-05T16:58:00Z"/>
        </w:rPr>
      </w:pPr>
      <w:r w:rsidRPr="00795C72">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795C72">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795C72">
        <w:rPr>
          <w:rFonts w:eastAsiaTheme="minorEastAsia"/>
          <w:sz w:val="22"/>
          <w:szCs w:val="22"/>
        </w:rPr>
        <w:t xml:space="preserve"> </w:t>
      </w:r>
      <w:r w:rsidRPr="00795C72">
        <w:t>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795C72">
        <w:t xml:space="preserve">) captured the variation unaccounted for by other terms in the model, modelled as </w:t>
      </w:r>
      <w:r w:rsidRPr="00795C72">
        <w:rPr>
          <w:i/>
        </w:rPr>
        <w:t>N</w:t>
      </w:r>
      <w:r w:rsidRPr="00795C72">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795C72">
        <w:t xml:space="preserve">). </w:t>
      </w:r>
    </w:p>
    <w:p w14:paraId="103EDA1D" w14:textId="77777777" w:rsidR="00A33676" w:rsidRDefault="00A33676" w:rsidP="008E42C2">
      <w:pPr>
        <w:spacing w:line="480" w:lineRule="auto"/>
        <w:jc w:val="both"/>
        <w:rPr>
          <w:ins w:id="148" w:author="Ezzati, Majid" w:date="2019-09-05T16:58:00Z"/>
        </w:rPr>
      </w:pPr>
    </w:p>
    <w:p w14:paraId="5F04ABA4" w14:textId="4EDF0B97" w:rsidR="00A33676" w:rsidRDefault="00A33676" w:rsidP="008E42C2">
      <w:pPr>
        <w:spacing w:line="480" w:lineRule="auto"/>
        <w:jc w:val="both"/>
        <w:rPr>
          <w:ins w:id="149" w:author="Ezzati, Majid" w:date="2019-09-05T16:58:00Z"/>
        </w:rPr>
      </w:pPr>
      <w:ins w:id="150" w:author="Ezzati, Majid" w:date="2019-09-05T16:58:00Z">
        <w:r>
          <w:t>In addition to representing the spatial (across states) and temporal (</w:t>
        </w:r>
        <w:commentRangeStart w:id="151"/>
        <w:r>
          <w:t>across months and years</w:t>
        </w:r>
      </w:ins>
      <w:commentRangeEnd w:id="151"/>
      <w:ins w:id="152" w:author="Ezzati, Majid" w:date="2019-09-05T16:59:00Z">
        <w:r>
          <w:rPr>
            <w:rStyle w:val="CommentReference"/>
            <w:rFonts w:asciiTheme="minorHAnsi" w:hAnsiTheme="minorHAnsi" w:cstheme="minorBidi"/>
            <w:lang w:eastAsia="en-US"/>
          </w:rPr>
          <w:commentReference w:id="151"/>
        </w:r>
      </w:ins>
      <w:ins w:id="153" w:author="Ezzati, Majid" w:date="2019-09-05T16:58:00Z">
        <w:r>
          <w:t>)</w:t>
        </w:r>
      </w:ins>
      <w:ins w:id="154" w:author="Ezzati, Majid" w:date="2019-09-05T17:00:00Z">
        <w:r>
          <w:t xml:space="preserve"> patterns of mortality, the intercept and slope terms in our statistical model adjust for unobserved factors that influence mortality at the state, month and state-month level, and for changes in these factors over time. </w:t>
        </w:r>
        <w:commentRangeStart w:id="155"/>
        <w:r>
          <w:t xml:space="preserve">Specifically, </w:t>
        </w:r>
      </w:ins>
      <w:ins w:id="156" w:author="Ezzati, Majid" w:date="2019-09-05T17:02:00Z">
        <w:r>
          <w:t>….</w:t>
        </w:r>
        <w:commentRangeEnd w:id="155"/>
        <w:r>
          <w:rPr>
            <w:rStyle w:val="CommentReference"/>
            <w:rFonts w:asciiTheme="minorHAnsi" w:hAnsiTheme="minorHAnsi" w:cstheme="minorBidi"/>
            <w:lang w:eastAsia="en-US"/>
          </w:rPr>
          <w:commentReference w:id="155"/>
        </w:r>
      </w:ins>
    </w:p>
    <w:p w14:paraId="778A8EBC" w14:textId="77777777" w:rsidR="00A33676" w:rsidRDefault="00A33676" w:rsidP="008E42C2">
      <w:pPr>
        <w:spacing w:line="480" w:lineRule="auto"/>
        <w:jc w:val="both"/>
        <w:rPr>
          <w:ins w:id="157" w:author="Ezzati, Majid" w:date="2019-09-05T16:58:00Z"/>
        </w:rPr>
      </w:pPr>
    </w:p>
    <w:p w14:paraId="3F6883CA" w14:textId="16B9F8CD" w:rsidR="00C832E3" w:rsidRPr="00795C72" w:rsidRDefault="00C832E3" w:rsidP="008E42C2">
      <w:pPr>
        <w:spacing w:line="480" w:lineRule="auto"/>
        <w:jc w:val="both"/>
      </w:pPr>
      <w:r w:rsidRPr="00795C72">
        <w:t>We fitted the models using integrated nested Laplace approximation (INLA), using the R-INLA software, which offers orders of computational efficiency improvement in Bayesian inference compared to traditional MCMC.</w:t>
      </w:r>
      <w:r w:rsidRPr="00795C72">
        <w:fldChar w:fldCharType="begin" w:fldLock="1"/>
      </w:r>
      <w:r w:rsidR="00EF4FC9">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40&lt;/sup&gt;","plainTextFormattedCitation":"40","previouslyFormattedCitation":"&lt;sup&gt;4&lt;/sup&gt;"},"properties":{"noteIndex":0},"schema":"https://github.com/citation-style-language/schema/raw/master/csl-citation.json"}</w:instrText>
      </w:r>
      <w:r w:rsidRPr="00795C72">
        <w:fldChar w:fldCharType="separate"/>
      </w:r>
      <w:r w:rsidR="00EF4FC9" w:rsidRPr="00EF4FC9">
        <w:rPr>
          <w:noProof/>
          <w:vertAlign w:val="superscript"/>
        </w:rPr>
        <w:t>40</w:t>
      </w:r>
      <w:r w:rsidRPr="00795C72">
        <w:fldChar w:fldCharType="end"/>
      </w:r>
      <w:r w:rsidRPr="00795C72">
        <w:t xml:space="preserve"> </w:t>
      </w:r>
      <w:r w:rsidRPr="00795C72">
        <w:rPr>
          <w:color w:val="000000" w:themeColor="text1"/>
        </w:rPr>
        <w:t>The uncertainty in our results were obtained from 5000 draws from the posterior marginal of each month’s excess relative risk. The reported 95% credible intervals are the 2.5</w:t>
      </w:r>
      <w:r w:rsidRPr="00795C72">
        <w:rPr>
          <w:color w:val="000000" w:themeColor="text1"/>
          <w:vertAlign w:val="superscript"/>
        </w:rPr>
        <w:t>th</w:t>
      </w:r>
      <w:r w:rsidRPr="00795C72">
        <w:rPr>
          <w:color w:val="000000" w:themeColor="text1"/>
        </w:rPr>
        <w:t xml:space="preserve"> to 97.5</w:t>
      </w:r>
      <w:r w:rsidRPr="00795C72">
        <w:rPr>
          <w:color w:val="000000" w:themeColor="text1"/>
          <w:vertAlign w:val="superscript"/>
        </w:rPr>
        <w:t>th</w:t>
      </w:r>
      <w:r w:rsidRPr="00795C72">
        <w:rPr>
          <w:color w:val="000000" w:themeColor="text1"/>
        </w:rPr>
        <w:t xml:space="preserve"> percentiles of the sampled values.</w:t>
      </w:r>
      <w:r w:rsidR="00AD4FF6">
        <w:rPr>
          <w:color w:val="000000" w:themeColor="text1"/>
        </w:rPr>
        <w:t xml:space="preserve"> </w:t>
      </w:r>
    </w:p>
    <w:p w14:paraId="4B314A03" w14:textId="77777777" w:rsidR="008E42C2" w:rsidRDefault="008E42C2" w:rsidP="007433BB">
      <w:pPr>
        <w:spacing w:line="480" w:lineRule="auto"/>
        <w:jc w:val="both"/>
        <w:outlineLvl w:val="0"/>
        <w:rPr>
          <w:color w:val="000000" w:themeColor="text1"/>
        </w:rPr>
      </w:pPr>
    </w:p>
    <w:p w14:paraId="5FDD0536" w14:textId="50DF3073" w:rsidR="00D21020" w:rsidRPr="004C3A2F" w:rsidRDefault="00422055" w:rsidP="007433BB">
      <w:pPr>
        <w:spacing w:line="480" w:lineRule="auto"/>
        <w:jc w:val="both"/>
        <w:outlineLvl w:val="0"/>
        <w:rPr>
          <w:color w:val="000000" w:themeColor="text1"/>
        </w:rPr>
      </w:pPr>
      <w:r w:rsidRPr="004C3A2F">
        <w:rPr>
          <w:color w:val="000000" w:themeColor="text1"/>
        </w:rPr>
        <w:t xml:space="preserve">Analyses were done </w:t>
      </w:r>
      <w:r w:rsidRPr="00A33676">
        <w:rPr>
          <w:color w:val="000000" w:themeColor="text1"/>
          <w:highlight w:val="yellow"/>
          <w:rPrChange w:id="158" w:author="Ezzati, Majid" w:date="2019-09-05T17:03:00Z">
            <w:rPr>
              <w:color w:val="000000" w:themeColor="text1"/>
            </w:rPr>
          </w:rPrChange>
        </w:rPr>
        <w:t>separately by injury type</w:t>
      </w:r>
      <w:r w:rsidRPr="004C3A2F">
        <w:rPr>
          <w:color w:val="000000" w:themeColor="text1"/>
        </w:rPr>
        <w:t xml:space="preserve">, </w:t>
      </w:r>
      <w:ins w:id="159" w:author="Ezzati, Majid" w:date="2019-09-05T17:03:00Z">
        <w:r w:rsidR="00A33676">
          <w:rPr>
            <w:color w:val="000000" w:themeColor="text1"/>
          </w:rPr>
          <w:t xml:space="preserve">because different </w:t>
        </w:r>
      </w:ins>
      <w:ins w:id="160" w:author="Ezzati, Majid" w:date="2019-09-05T17:04:00Z">
        <w:r w:rsidR="00A33676">
          <w:rPr>
            <w:color w:val="000000" w:themeColor="text1"/>
          </w:rPr>
          <w:t>injuries</w:t>
        </w:r>
      </w:ins>
      <w:ins w:id="161" w:author="Ezzati, Majid" w:date="2019-09-05T17:03:00Z">
        <w:r w:rsidR="00A33676">
          <w:rPr>
            <w:color w:val="000000" w:themeColor="text1"/>
          </w:rPr>
          <w:t xml:space="preserve"> </w:t>
        </w:r>
      </w:ins>
      <w:ins w:id="162" w:author="Ezzati, Majid" w:date="2019-09-05T17:04:00Z">
        <w:r w:rsidR="00A33676">
          <w:rPr>
            <w:color w:val="000000" w:themeColor="text1"/>
          </w:rPr>
          <w:t>can have differing associations with anomalously warm and cold</w:t>
        </w:r>
      </w:ins>
      <w:ins w:id="163" w:author="Ezzati, Majid" w:date="2019-09-05T17:03:00Z">
        <w:r w:rsidR="00A33676">
          <w:rPr>
            <w:color w:val="000000" w:themeColor="text1"/>
          </w:rPr>
          <w:t xml:space="preserve"> temperature</w:t>
        </w:r>
      </w:ins>
      <w:ins w:id="164" w:author="Ezzati, Majid" w:date="2019-09-05T17:04:00Z">
        <w:r w:rsidR="00A33676">
          <w:rPr>
            <w:color w:val="000000" w:themeColor="text1"/>
          </w:rPr>
          <w:t xml:space="preserve">. Analyses were also done separately by </w:t>
        </w:r>
      </w:ins>
      <w:r w:rsidRPr="004C3A2F">
        <w:rPr>
          <w:color w:val="000000" w:themeColor="text1"/>
        </w:rPr>
        <w:t>sex and age group (0-4 years, 10-year age groups from 5 to 84 years, and 85+ years) because injury death rates vary by age group and sex</w:t>
      </w:r>
      <w:r w:rsidR="00206140" w:rsidRPr="004C3A2F">
        <w:rPr>
          <w:color w:val="000000" w:themeColor="text1"/>
        </w:rPr>
        <w:t>,</w:t>
      </w:r>
      <w:r w:rsidRPr="004C3A2F">
        <w:rPr>
          <w:color w:val="000000" w:themeColor="text1"/>
        </w:rPr>
        <w:fldChar w:fldCharType="begin" w:fldLock="1"/>
      </w:r>
      <w:r w:rsidR="00EF4FC9">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10,11,41&lt;/sup&gt;","plainTextFormattedCitation":"10,11,41","previouslyFormattedCitation":"&lt;sup&gt;10,11,38&lt;/sup&gt;"},"properties":{"noteIndex":0},"schema":"https://github.com/citation-style-language/schema/raw/master/csl-citation.json"}</w:instrText>
      </w:r>
      <w:r w:rsidRPr="004C3A2F">
        <w:rPr>
          <w:color w:val="000000" w:themeColor="text1"/>
        </w:rPr>
        <w:fldChar w:fldCharType="separate"/>
      </w:r>
      <w:r w:rsidR="00EF4FC9" w:rsidRPr="00EF4FC9">
        <w:rPr>
          <w:noProof/>
          <w:color w:val="000000" w:themeColor="text1"/>
          <w:vertAlign w:val="superscript"/>
        </w:rPr>
        <w:t>10,11,41</w:t>
      </w:r>
      <w:r w:rsidRPr="004C3A2F">
        <w:rPr>
          <w:color w:val="000000" w:themeColor="text1"/>
        </w:rPr>
        <w:fldChar w:fldCharType="end"/>
      </w:r>
      <w:r w:rsidRPr="004C3A2F">
        <w:rPr>
          <w:color w:val="000000" w:themeColor="text1"/>
        </w:rPr>
        <w:t xml:space="preserve"> as might their associations with temperature. We used the resultant risk estimates and the age-sex-specific death rates </w:t>
      </w:r>
      <w:r w:rsidRPr="00A33676">
        <w:rPr>
          <w:color w:val="000000" w:themeColor="text1"/>
          <w:highlight w:val="yellow"/>
          <w:rPrChange w:id="165" w:author="Ezzati, Majid" w:date="2019-09-05T17:05:00Z">
            <w:rPr>
              <w:color w:val="000000" w:themeColor="text1"/>
            </w:rPr>
          </w:rPrChange>
        </w:rPr>
        <w:t>from each injury</w:t>
      </w:r>
      <w:r w:rsidRPr="004C3A2F">
        <w:rPr>
          <w:color w:val="000000" w:themeColor="text1"/>
        </w:rPr>
        <w:t xml:space="preserve"> in 2016, to calculate additional deaths if each month in each state were</w:t>
      </w:r>
      <w:commentRangeStart w:id="166"/>
      <w:r w:rsidRPr="004C3A2F">
        <w:rPr>
          <w:color w:val="000000" w:themeColor="text1"/>
        </w:rPr>
        <w:t xml:space="preserve"> +1</w:t>
      </w:r>
      <w:r w:rsidRPr="004C3A2F">
        <w:rPr>
          <w:rFonts w:eastAsia="Times New Roman"/>
          <w:bCs/>
          <w:color w:val="222222"/>
          <w:shd w:val="clear" w:color="auto" w:fill="FFFFFF"/>
        </w:rPr>
        <w:t>°</w:t>
      </w:r>
      <w:r w:rsidRPr="004C3A2F">
        <w:rPr>
          <w:color w:val="000000" w:themeColor="text1"/>
        </w:rPr>
        <w:t>C</w:t>
      </w:r>
      <w:commentRangeEnd w:id="166"/>
      <w:r w:rsidR="00A33676">
        <w:rPr>
          <w:rStyle w:val="CommentReference"/>
          <w:rFonts w:asciiTheme="minorHAnsi" w:hAnsiTheme="minorHAnsi" w:cstheme="minorBidi"/>
          <w:lang w:eastAsia="en-US"/>
        </w:rPr>
        <w:commentReference w:id="166"/>
      </w:r>
      <w:r w:rsidRPr="004C3A2F">
        <w:rPr>
          <w:color w:val="000000" w:themeColor="text1"/>
        </w:rPr>
        <w:t xml:space="preserve"> above its long-term norm</w:t>
      </w:r>
      <w:r w:rsidR="004D4929" w:rsidRPr="004C3A2F">
        <w:rPr>
          <w:color w:val="000000" w:themeColor="text1"/>
        </w:rPr>
        <w:t xml:space="preserve">, </w:t>
      </w:r>
      <w:r w:rsidR="004D4929" w:rsidRPr="004C3A2F">
        <w:t>realistic in our lifetimes under current projections of global climate change</w:t>
      </w:r>
      <w:r w:rsidR="0072153E" w:rsidRPr="004C3A2F">
        <w:t>,</w:t>
      </w:r>
      <w:r w:rsidR="004D4929" w:rsidRPr="004C3A2F">
        <w:rPr>
          <w:color w:val="000000" w:themeColor="text1"/>
        </w:rPr>
        <w:fldChar w:fldCharType="begin" w:fldLock="1"/>
      </w:r>
      <w:r w:rsidR="00EF4FC9">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42&lt;/sup&gt;","plainTextFormattedCitation":"42","previouslyFormattedCitation":"&lt;sup&gt;39&lt;/sup&gt;"},"properties":{"noteIndex":0},"schema":"https://github.com/citation-style-language/schema/raw/master/csl-citation.json"}</w:instrText>
      </w:r>
      <w:r w:rsidR="004D4929" w:rsidRPr="004C3A2F">
        <w:rPr>
          <w:color w:val="000000" w:themeColor="text1"/>
        </w:rPr>
        <w:fldChar w:fldCharType="separate"/>
      </w:r>
      <w:r w:rsidR="00EF4FC9" w:rsidRPr="00EF4FC9">
        <w:rPr>
          <w:noProof/>
          <w:color w:val="000000" w:themeColor="text1"/>
          <w:vertAlign w:val="superscript"/>
        </w:rPr>
        <w:t>42</w:t>
      </w:r>
      <w:r w:rsidR="004D4929" w:rsidRPr="004C3A2F">
        <w:rPr>
          <w:color w:val="000000" w:themeColor="text1"/>
        </w:rPr>
        <w:fldChar w:fldCharType="end"/>
      </w:r>
      <w:r w:rsidR="004D4929" w:rsidRPr="004C3A2F">
        <w:rPr>
          <w:color w:val="000000" w:themeColor="text1"/>
        </w:rPr>
        <w:t xml:space="preserve"> as well as within the range of anomaly size experienced by some states (Figure </w:t>
      </w:r>
      <w:r w:rsidR="00907FF4" w:rsidRPr="004C3A2F">
        <w:rPr>
          <w:color w:val="000000" w:themeColor="text1"/>
        </w:rPr>
        <w:t>2</w:t>
      </w:r>
      <w:r w:rsidR="004D4929" w:rsidRPr="004C3A2F">
        <w:rPr>
          <w:color w:val="000000" w:themeColor="text1"/>
        </w:rPr>
        <w:t>).</w:t>
      </w:r>
      <w:r w:rsidR="004D4929" w:rsidRPr="004C3A2F">
        <w:t xml:space="preserve"> </w:t>
      </w:r>
      <w:r w:rsidR="004D4929" w:rsidRPr="004C3A2F">
        <w:rPr>
          <w:color w:val="000000" w:themeColor="text1"/>
        </w:rPr>
        <w:t>For this calculation, we multiplied the actual death counts for each month, sex, state and age group in 201</w:t>
      </w:r>
      <w:commentRangeStart w:id="167"/>
      <w:r w:rsidR="004D4929" w:rsidRPr="004C3A2F">
        <w:rPr>
          <w:color w:val="000000" w:themeColor="text1"/>
        </w:rPr>
        <w:t>6</w:t>
      </w:r>
      <w:commentRangeEnd w:id="167"/>
      <w:r w:rsidR="00A33676">
        <w:rPr>
          <w:rStyle w:val="CommentReference"/>
          <w:rFonts w:asciiTheme="minorHAnsi" w:hAnsiTheme="minorHAnsi" w:cstheme="minorBidi"/>
          <w:lang w:eastAsia="en-US"/>
        </w:rPr>
        <w:commentReference w:id="167"/>
      </w:r>
      <w:r w:rsidR="004D4929" w:rsidRPr="004C3A2F">
        <w:rPr>
          <w:color w:val="000000" w:themeColor="text1"/>
        </w:rPr>
        <w:t xml:space="preserve"> by the corresponding excess relative risk, which was calculated as the exponential of the coefficient of the temperature anomaly term from the above analysis.</w:t>
      </w:r>
    </w:p>
    <w:p w14:paraId="7AE91B70" w14:textId="01429A3B" w:rsidR="00324A84" w:rsidRPr="004C3A2F" w:rsidRDefault="00324A84" w:rsidP="007433BB">
      <w:pPr>
        <w:spacing w:line="480" w:lineRule="auto"/>
        <w:jc w:val="both"/>
        <w:outlineLvl w:val="0"/>
        <w:rPr>
          <w:color w:val="000000" w:themeColor="text1"/>
        </w:rPr>
      </w:pPr>
    </w:p>
    <w:p w14:paraId="00BFF5A3" w14:textId="4BD6528D" w:rsidR="004A6522" w:rsidRPr="004C3A2F" w:rsidRDefault="004A6522" w:rsidP="004A6522">
      <w:pPr>
        <w:spacing w:line="480" w:lineRule="auto"/>
        <w:jc w:val="both"/>
        <w:outlineLvl w:val="0"/>
        <w:rPr>
          <w:i/>
          <w:color w:val="000000" w:themeColor="text1"/>
        </w:rPr>
      </w:pPr>
      <w:r w:rsidRPr="004C3A2F">
        <w:rPr>
          <w:i/>
          <w:color w:val="000000" w:themeColor="text1"/>
        </w:rPr>
        <w:t>Sensitivity analyses</w:t>
      </w:r>
    </w:p>
    <w:p w14:paraId="622D8BB6" w14:textId="77777777" w:rsidR="003D1FD6" w:rsidRPr="004C3A2F" w:rsidRDefault="003D1FD6" w:rsidP="003D1FD6">
      <w:pPr>
        <w:spacing w:line="480" w:lineRule="auto"/>
        <w:jc w:val="both"/>
      </w:pPr>
      <w:r w:rsidRPr="004C3A2F">
        <w:lastRenderedPageBreak/>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(Table S2), and therefore we did not run models using these alternatives. </w:t>
      </w:r>
    </w:p>
    <w:p w14:paraId="1060D678" w14:textId="77777777" w:rsidR="008E42C2" w:rsidRDefault="008E42C2" w:rsidP="008E42C2">
      <w:pPr>
        <w:spacing w:line="480" w:lineRule="auto"/>
        <w:jc w:val="both"/>
      </w:pPr>
    </w:p>
    <w:p w14:paraId="0855A973" w14:textId="08BAB52D" w:rsidR="003D1FD6" w:rsidRPr="003E25A6" w:rsidRDefault="003E25A6" w:rsidP="008E42C2">
      <w:pPr>
        <w:spacing w:line="480" w:lineRule="auto"/>
        <w:jc w:val="both"/>
      </w:pPr>
      <w:ins w:id="168" w:author="Ezzati, Majid" w:date="2019-09-05T20:24:00Z">
        <w:r>
          <w:t xml:space="preserve">Second, </w:t>
        </w:r>
      </w:ins>
      <w:del w:id="169" w:author="Ezzati, Majid" w:date="2019-09-05T20:24:00Z">
        <w:r w:rsidR="003D1FD6" w:rsidRPr="004C3A2F" w:rsidDel="003E25A6">
          <w:delText>T</w:delText>
        </w:r>
      </w:del>
      <w:ins w:id="170" w:author="Ezzati, Majid" w:date="2019-09-05T20:24:00Z">
        <w:r>
          <w:t>t</w:t>
        </w:r>
      </w:ins>
      <w:r w:rsidR="003D1FD6" w:rsidRPr="004C3A2F">
        <w:t>ogether with temperature anomaly based on daily mean temperatures, we also included a second measure of anomaly in the model. The additional measures were related to more extreme anomalous situations</w:t>
      </w:r>
      <w:ins w:id="171" w:author="Ezzati, Majid" w:date="2019-09-05T20:24:00Z">
        <w:r>
          <w:t xml:space="preserve"> which </w:t>
        </w:r>
      </w:ins>
      <w:ins w:id="172" w:author="Ezzati, Majid" w:date="2019-09-05T20:26:00Z">
        <w:r>
          <w:t>may be relevant if the impacts on injuries are related to more extreme temperatures</w:t>
        </w:r>
      </w:ins>
      <w:ins w:id="173" w:author="Ezzati, Majid" w:date="2019-09-06T13:16:00Z">
        <w:r w:rsidR="00FA0C31">
          <w:t xml:space="preserve"> and how common they are in each month</w:t>
        </w:r>
      </w:ins>
      <w:r w:rsidR="003D1FD6" w:rsidRPr="004C3A2F">
        <w:t>:</w:t>
      </w:r>
    </w:p>
    <w:p w14:paraId="59525C92" w14:textId="4D967021" w:rsidR="003D1FD6" w:rsidRPr="003E25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Change w:id="174" w:author="Ezzati, Majid" w:date="2019-09-05T20:27:00Z">
            <w:rPr>
              <w:rFonts w:ascii="Times New Roman" w:hAnsi="Times New Roman"/>
              <w:i/>
              <w:color w:val="000000" w:themeColor="text1"/>
              <w:szCs w:val="24"/>
            </w:rPr>
          </w:rPrChange>
        </w:rPr>
      </w:pPr>
      <w:r w:rsidRPr="003E25A6">
        <w:rPr>
          <w:rFonts w:ascii="Times New Roman" w:hAnsi="Times New Roman"/>
          <w:color w:val="000000" w:themeColor="text1"/>
          <w:sz w:val="24"/>
          <w:szCs w:val="24"/>
          <w:rPrChange w:id="175" w:author="Ezzati, Majid" w:date="2019-09-05T20:27:00Z">
            <w:rPr>
              <w:rFonts w:ascii="Times New Roman" w:hAnsi="Times New Roman"/>
              <w:color w:val="000000" w:themeColor="text1"/>
              <w:szCs w:val="24"/>
            </w:rPr>
          </w:rPrChange>
        </w:rPr>
        <w:t>temperature anomaly calculated based on</w:t>
      </w:r>
      <w:r w:rsidRPr="003E25A6" w:rsidDel="00F36612">
        <w:rPr>
          <w:rFonts w:ascii="Times New Roman" w:hAnsi="Times New Roman"/>
          <w:color w:val="000000" w:themeColor="text1"/>
          <w:sz w:val="24"/>
          <w:szCs w:val="24"/>
          <w:rPrChange w:id="176" w:author="Ezzati, Majid" w:date="2019-09-05T20:27:00Z">
            <w:rPr>
              <w:rFonts w:ascii="Times New Roman" w:hAnsi="Times New Roman"/>
              <w:color w:val="000000" w:themeColor="text1"/>
              <w:szCs w:val="24"/>
            </w:rPr>
          </w:rPrChange>
        </w:rPr>
        <w:t xml:space="preserve"> </w:t>
      </w:r>
      <w:r w:rsidRPr="003E25A6">
        <w:rPr>
          <w:rFonts w:ascii="Times New Roman" w:hAnsi="Times New Roman"/>
          <w:color w:val="000000" w:themeColor="text1"/>
          <w:sz w:val="24"/>
          <w:szCs w:val="24"/>
          <w:rPrChange w:id="177" w:author="Ezzati, Majid" w:date="2019-09-05T20:27:00Z">
            <w:rPr>
              <w:rFonts w:ascii="Times New Roman" w:hAnsi="Times New Roman"/>
              <w:color w:val="000000" w:themeColor="text1"/>
              <w:szCs w:val="24"/>
            </w:rPr>
          </w:rPrChange>
        </w:rPr>
        <w:t>90</w:t>
      </w:r>
      <w:r w:rsidRPr="003E25A6">
        <w:rPr>
          <w:rFonts w:ascii="Times New Roman" w:hAnsi="Times New Roman"/>
          <w:color w:val="000000" w:themeColor="text1"/>
          <w:sz w:val="24"/>
          <w:szCs w:val="24"/>
          <w:vertAlign w:val="superscript"/>
          <w:rPrChange w:id="178" w:author="Ezzati, Majid" w:date="2019-09-05T20:27:00Z">
            <w:rPr>
              <w:rFonts w:ascii="Times New Roman" w:hAnsi="Times New Roman"/>
              <w:color w:val="000000" w:themeColor="text1"/>
              <w:szCs w:val="24"/>
              <w:vertAlign w:val="superscript"/>
            </w:rPr>
          </w:rPrChange>
        </w:rPr>
        <w:t>th</w:t>
      </w:r>
      <w:r w:rsidRPr="003E25A6">
        <w:rPr>
          <w:rFonts w:ascii="Times New Roman" w:hAnsi="Times New Roman"/>
          <w:color w:val="000000" w:themeColor="text1"/>
          <w:sz w:val="24"/>
          <w:szCs w:val="24"/>
          <w:rPrChange w:id="179" w:author="Ezzati, Majid" w:date="2019-09-05T20:27:00Z">
            <w:rPr>
              <w:rFonts w:ascii="Times New Roman" w:hAnsi="Times New Roman"/>
              <w:color w:val="000000" w:themeColor="text1"/>
              <w:szCs w:val="24"/>
            </w:rPr>
          </w:rPrChange>
        </w:rPr>
        <w:t xml:space="preserve"> percentile (°C) of daily mean temperatures within a month, compared to 30-year (long-term) </w:t>
      </w:r>
      <w:commentRangeStart w:id="180"/>
      <w:del w:id="181" w:author="Ezzati, Majid" w:date="2019-09-05T20:27:00Z">
        <w:r w:rsidRPr="003E25A6" w:rsidDel="003E25A6">
          <w:rPr>
            <w:rFonts w:ascii="Times New Roman" w:hAnsi="Times New Roman"/>
            <w:color w:val="000000" w:themeColor="text1"/>
            <w:sz w:val="24"/>
            <w:szCs w:val="24"/>
            <w:rPrChange w:id="182" w:author="Ezzati, Majid" w:date="2019-09-05T20:27:00Z">
              <w:rPr>
                <w:rFonts w:ascii="Times New Roman" w:hAnsi="Times New Roman"/>
                <w:color w:val="000000" w:themeColor="text1"/>
                <w:szCs w:val="24"/>
              </w:rPr>
            </w:rPrChange>
          </w:rPr>
          <w:delText>norm of</w:delText>
        </w:r>
      </w:del>
      <w:ins w:id="183" w:author="Ezzati, Majid" w:date="2019-09-05T20:27:00Z">
        <w:r w:rsidR="003E25A6">
          <w:rPr>
            <w:rFonts w:ascii="Times New Roman" w:hAnsi="Times New Roman"/>
            <w:color w:val="000000" w:themeColor="text1"/>
            <w:sz w:val="24"/>
            <w:szCs w:val="24"/>
          </w:rPr>
          <w:t>average of</w:t>
        </w:r>
      </w:ins>
      <w:r w:rsidRPr="003E25A6">
        <w:rPr>
          <w:rFonts w:ascii="Times New Roman" w:hAnsi="Times New Roman"/>
          <w:color w:val="000000" w:themeColor="text1"/>
          <w:sz w:val="24"/>
          <w:szCs w:val="24"/>
          <w:rPrChange w:id="184" w:author="Ezzati, Majid" w:date="2019-09-05T20:27:00Z">
            <w:rPr>
              <w:rFonts w:ascii="Times New Roman" w:hAnsi="Times New Roman"/>
              <w:color w:val="000000" w:themeColor="text1"/>
              <w:szCs w:val="24"/>
            </w:rPr>
          </w:rPrChange>
        </w:rPr>
        <w:t xml:space="preserve"> 90</w:t>
      </w:r>
      <w:r w:rsidRPr="003E25A6">
        <w:rPr>
          <w:rFonts w:ascii="Times New Roman" w:hAnsi="Times New Roman"/>
          <w:color w:val="000000" w:themeColor="text1"/>
          <w:sz w:val="24"/>
          <w:szCs w:val="24"/>
          <w:vertAlign w:val="superscript"/>
          <w:rPrChange w:id="185" w:author="Ezzati, Majid" w:date="2019-09-05T20:27:00Z">
            <w:rPr>
              <w:rFonts w:ascii="Times New Roman" w:hAnsi="Times New Roman"/>
              <w:color w:val="000000" w:themeColor="text1"/>
              <w:szCs w:val="24"/>
              <w:vertAlign w:val="superscript"/>
            </w:rPr>
          </w:rPrChange>
        </w:rPr>
        <w:t>th</w:t>
      </w:r>
      <w:r w:rsidRPr="003E25A6">
        <w:rPr>
          <w:rFonts w:ascii="Times New Roman" w:hAnsi="Times New Roman"/>
          <w:color w:val="000000" w:themeColor="text1"/>
          <w:sz w:val="24"/>
          <w:szCs w:val="24"/>
          <w:rPrChange w:id="186" w:author="Ezzati, Majid" w:date="2019-09-05T20:27:00Z">
            <w:rPr>
              <w:rFonts w:ascii="Times New Roman" w:hAnsi="Times New Roman"/>
              <w:color w:val="000000" w:themeColor="text1"/>
              <w:szCs w:val="24"/>
            </w:rPr>
          </w:rPrChange>
        </w:rPr>
        <w:t xml:space="preserve"> percentile</w:t>
      </w:r>
      <w:ins w:id="187" w:author="Ezzati, Majid" w:date="2019-09-05T20:27:00Z">
        <w:r w:rsidR="003E25A6">
          <w:rPr>
            <w:rFonts w:ascii="Times New Roman" w:hAnsi="Times New Roman"/>
            <w:color w:val="000000" w:themeColor="text1"/>
            <w:sz w:val="24"/>
            <w:szCs w:val="24"/>
          </w:rPr>
          <w:t>s</w:t>
        </w:r>
      </w:ins>
      <w:r w:rsidRPr="003E25A6">
        <w:rPr>
          <w:rFonts w:ascii="Times New Roman" w:hAnsi="Times New Roman"/>
          <w:color w:val="000000" w:themeColor="text1"/>
          <w:sz w:val="24"/>
          <w:szCs w:val="24"/>
          <w:rPrChange w:id="188" w:author="Ezzati, Majid" w:date="2019-09-05T20:27:00Z">
            <w:rPr>
              <w:rFonts w:ascii="Times New Roman" w:hAnsi="Times New Roman"/>
              <w:color w:val="000000" w:themeColor="text1"/>
              <w:szCs w:val="24"/>
            </w:rPr>
          </w:rPrChange>
        </w:rPr>
        <w:t xml:space="preserve"> </w:t>
      </w:r>
      <w:commentRangeEnd w:id="180"/>
      <w:r w:rsidR="003E25A6">
        <w:rPr>
          <w:rStyle w:val="CommentReference"/>
          <w:rFonts w:asciiTheme="minorHAnsi" w:eastAsiaTheme="minorHAnsi" w:hAnsiTheme="minorHAnsi" w:cstheme="minorBidi"/>
        </w:rPr>
        <w:commentReference w:id="180"/>
      </w:r>
      <w:r w:rsidRPr="003E25A6">
        <w:rPr>
          <w:rFonts w:ascii="Times New Roman" w:hAnsi="Times New Roman"/>
          <w:color w:val="000000" w:themeColor="text1"/>
          <w:sz w:val="24"/>
          <w:szCs w:val="24"/>
          <w:rPrChange w:id="189" w:author="Ezzati, Majid" w:date="2019-09-05T20:27:00Z">
            <w:rPr>
              <w:rFonts w:ascii="Times New Roman" w:hAnsi="Times New Roman"/>
              <w:color w:val="000000" w:themeColor="text1"/>
              <w:szCs w:val="24"/>
            </w:rPr>
          </w:rPrChange>
        </w:rPr>
        <w:t xml:space="preserve">for each state and month </w:t>
      </w:r>
    </w:p>
    <w:p w14:paraId="47B624EE" w14:textId="77777777" w:rsidR="003D1FD6" w:rsidRPr="003E25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Change w:id="190" w:author="Ezzati, Majid" w:date="2019-09-05T20:27:00Z">
            <w:rPr>
              <w:rFonts w:ascii="Times New Roman" w:hAnsi="Times New Roman"/>
              <w:i/>
              <w:color w:val="000000" w:themeColor="text1"/>
              <w:szCs w:val="24"/>
            </w:rPr>
          </w:rPrChange>
        </w:rPr>
      </w:pPr>
      <w:r w:rsidRPr="003E25A6">
        <w:rPr>
          <w:rFonts w:ascii="Times New Roman" w:hAnsi="Times New Roman"/>
          <w:sz w:val="24"/>
          <w:szCs w:val="24"/>
          <w:rPrChange w:id="191" w:author="Ezzati, Majid" w:date="2019-09-05T20:27:00Z">
            <w:rPr>
              <w:rFonts w:ascii="Times New Roman" w:hAnsi="Times New Roman"/>
              <w:szCs w:val="24"/>
            </w:rPr>
          </w:rPrChange>
        </w:rPr>
        <w:t>number of days in a month above the long-term 90</w:t>
      </w:r>
      <w:r w:rsidRPr="003E25A6">
        <w:rPr>
          <w:rFonts w:ascii="Times New Roman" w:hAnsi="Times New Roman"/>
          <w:sz w:val="24"/>
          <w:szCs w:val="24"/>
          <w:vertAlign w:val="superscript"/>
          <w:rPrChange w:id="192" w:author="Ezzati, Majid" w:date="2019-09-05T20:27:00Z">
            <w:rPr>
              <w:rFonts w:ascii="Times New Roman" w:hAnsi="Times New Roman"/>
              <w:szCs w:val="24"/>
              <w:vertAlign w:val="superscript"/>
            </w:rPr>
          </w:rPrChange>
        </w:rPr>
        <w:t>th</w:t>
      </w:r>
      <w:r w:rsidRPr="003E25A6">
        <w:rPr>
          <w:rFonts w:ascii="Times New Roman" w:hAnsi="Times New Roman"/>
          <w:sz w:val="24"/>
          <w:szCs w:val="24"/>
          <w:rPrChange w:id="193" w:author="Ezzati, Majid" w:date="2019-09-05T20:27:00Z">
            <w:rPr>
              <w:rFonts w:ascii="Times New Roman" w:hAnsi="Times New Roman"/>
              <w:szCs w:val="24"/>
            </w:rPr>
          </w:rPrChange>
        </w:rPr>
        <w:t xml:space="preserve"> percentile of norm temperature </w:t>
      </w:r>
      <w:r w:rsidRPr="003E25A6">
        <w:rPr>
          <w:rFonts w:ascii="Times New Roman" w:hAnsi="Times New Roman"/>
          <w:color w:val="000000" w:themeColor="text1"/>
          <w:sz w:val="24"/>
          <w:szCs w:val="24"/>
          <w:rPrChange w:id="194" w:author="Ezzati, Majid" w:date="2019-09-05T20:27:00Z">
            <w:rPr>
              <w:rFonts w:ascii="Times New Roman" w:hAnsi="Times New Roman"/>
              <w:color w:val="000000" w:themeColor="text1"/>
              <w:szCs w:val="24"/>
            </w:rPr>
          </w:rPrChange>
        </w:rPr>
        <w:t>for each state and month</w:t>
      </w:r>
      <w:r w:rsidRPr="003E25A6">
        <w:rPr>
          <w:rFonts w:ascii="Times New Roman" w:hAnsi="Times New Roman"/>
          <w:sz w:val="24"/>
          <w:szCs w:val="24"/>
          <w:rPrChange w:id="195" w:author="Ezzati, Majid" w:date="2019-09-05T20:27:00Z">
            <w:rPr>
              <w:rFonts w:ascii="Times New Roman" w:hAnsi="Times New Roman"/>
              <w:szCs w:val="24"/>
            </w:rPr>
          </w:rPrChange>
        </w:rPr>
        <w:t xml:space="preserve"> (adjusted for length of month)</w:t>
      </w:r>
    </w:p>
    <w:p w14:paraId="31B39AC6" w14:textId="77777777" w:rsidR="003D1FD6" w:rsidRPr="003E25A6" w:rsidRDefault="003D1FD6" w:rsidP="003D1FD6">
      <w:pPr>
        <w:pStyle w:val="ListParagraph"/>
        <w:numPr>
          <w:ilvl w:val="1"/>
          <w:numId w:val="15"/>
        </w:numPr>
        <w:spacing w:after="0" w:line="480" w:lineRule="auto"/>
        <w:jc w:val="both"/>
        <w:rPr>
          <w:rFonts w:ascii="Times New Roman" w:hAnsi="Times New Roman"/>
          <w:i/>
          <w:color w:val="000000" w:themeColor="text1"/>
          <w:sz w:val="24"/>
          <w:szCs w:val="24"/>
          <w:rPrChange w:id="196" w:author="Ezzati, Majid" w:date="2019-09-05T20:27:00Z">
            <w:rPr>
              <w:rFonts w:ascii="Times New Roman" w:hAnsi="Times New Roman"/>
              <w:i/>
              <w:color w:val="000000" w:themeColor="text1"/>
              <w:szCs w:val="24"/>
            </w:rPr>
          </w:rPrChange>
        </w:rPr>
      </w:pPr>
      <w:r w:rsidRPr="003E25A6">
        <w:rPr>
          <w:rFonts w:ascii="Times New Roman" w:hAnsi="Times New Roman"/>
          <w:sz w:val="24"/>
          <w:szCs w:val="24"/>
          <w:rPrChange w:id="197" w:author="Ezzati, Majid" w:date="2019-09-05T20:27:00Z">
            <w:rPr>
              <w:rFonts w:ascii="Times New Roman" w:hAnsi="Times New Roman"/>
              <w:szCs w:val="24"/>
            </w:rPr>
          </w:rPrChange>
        </w:rPr>
        <w:t>number of 3+ day episodes above the long-term 90</w:t>
      </w:r>
      <w:r w:rsidRPr="003E25A6">
        <w:rPr>
          <w:rFonts w:ascii="Times New Roman" w:hAnsi="Times New Roman"/>
          <w:sz w:val="24"/>
          <w:szCs w:val="24"/>
          <w:vertAlign w:val="superscript"/>
          <w:rPrChange w:id="198" w:author="Ezzati, Majid" w:date="2019-09-05T20:27:00Z">
            <w:rPr>
              <w:rFonts w:ascii="Times New Roman" w:hAnsi="Times New Roman"/>
              <w:szCs w:val="24"/>
              <w:vertAlign w:val="superscript"/>
            </w:rPr>
          </w:rPrChange>
        </w:rPr>
        <w:t>th</w:t>
      </w:r>
      <w:r w:rsidRPr="003E25A6">
        <w:rPr>
          <w:rFonts w:ascii="Times New Roman" w:hAnsi="Times New Roman"/>
          <w:sz w:val="24"/>
          <w:szCs w:val="24"/>
          <w:rPrChange w:id="199" w:author="Ezzati, Majid" w:date="2019-09-05T20:27:00Z">
            <w:rPr>
              <w:rFonts w:ascii="Times New Roman" w:hAnsi="Times New Roman"/>
              <w:szCs w:val="24"/>
            </w:rPr>
          </w:rPrChange>
        </w:rPr>
        <w:t xml:space="preserve"> percentile of norm temperature </w:t>
      </w:r>
      <w:r w:rsidRPr="003E25A6">
        <w:rPr>
          <w:rFonts w:ascii="Times New Roman" w:hAnsi="Times New Roman"/>
          <w:color w:val="000000" w:themeColor="text1"/>
          <w:sz w:val="24"/>
          <w:szCs w:val="24"/>
          <w:rPrChange w:id="200" w:author="Ezzati, Majid" w:date="2019-09-05T20:27:00Z">
            <w:rPr>
              <w:rFonts w:ascii="Times New Roman" w:hAnsi="Times New Roman"/>
              <w:color w:val="000000" w:themeColor="text1"/>
              <w:szCs w:val="24"/>
            </w:rPr>
          </w:rPrChange>
        </w:rPr>
        <w:t>for each state and month</w:t>
      </w:r>
      <w:r w:rsidRPr="003E25A6">
        <w:rPr>
          <w:rFonts w:ascii="Times New Roman" w:hAnsi="Times New Roman"/>
          <w:sz w:val="24"/>
          <w:szCs w:val="24"/>
          <w:rPrChange w:id="201" w:author="Ezzati, Majid" w:date="2019-09-05T20:27:00Z">
            <w:rPr>
              <w:rFonts w:ascii="Times New Roman" w:hAnsi="Times New Roman"/>
              <w:szCs w:val="24"/>
            </w:rPr>
          </w:rPrChange>
        </w:rPr>
        <w:t xml:space="preserve"> (adjusted for length of month)</w:t>
      </w:r>
    </w:p>
    <w:p w14:paraId="57F4AD6B" w14:textId="77777777" w:rsidR="008E42C2" w:rsidRPr="003E25A6" w:rsidRDefault="008E42C2" w:rsidP="008E42C2">
      <w:pPr>
        <w:spacing w:line="480" w:lineRule="auto"/>
        <w:jc w:val="both"/>
      </w:pPr>
    </w:p>
    <w:p w14:paraId="73237CCB" w14:textId="52BDD72D" w:rsidR="004A6522" w:rsidRPr="004C3A2F" w:rsidRDefault="003D1FD6" w:rsidP="008E42C2">
      <w:pPr>
        <w:spacing w:line="480" w:lineRule="auto"/>
        <w:jc w:val="both"/>
      </w:pPr>
      <w:r w:rsidRPr="004C3A2F">
        <w:t>The correlations among these variables and anomaly based on mean were between 0.60 and 0.89 (Table S3).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709F1D61" w14:textId="77777777" w:rsidR="004A6522" w:rsidRPr="004C3A2F" w:rsidRDefault="004A6522" w:rsidP="007433BB">
      <w:pPr>
        <w:spacing w:line="480" w:lineRule="auto"/>
        <w:jc w:val="both"/>
        <w:outlineLvl w:val="0"/>
        <w:rPr>
          <w:color w:val="000000" w:themeColor="text1"/>
        </w:rPr>
      </w:pPr>
    </w:p>
    <w:p w14:paraId="41F1E218" w14:textId="1FDCFEE1" w:rsidR="00324A84" w:rsidRPr="004C3A2F" w:rsidRDefault="00324A84" w:rsidP="007433BB">
      <w:pPr>
        <w:spacing w:line="480" w:lineRule="auto"/>
        <w:jc w:val="both"/>
        <w:outlineLvl w:val="0"/>
        <w:rPr>
          <w:i/>
          <w:color w:val="000000" w:themeColor="text1"/>
        </w:rPr>
      </w:pPr>
      <w:r w:rsidRPr="004C3A2F">
        <w:rPr>
          <w:i/>
          <w:color w:val="000000" w:themeColor="text1"/>
        </w:rPr>
        <w:lastRenderedPageBreak/>
        <w:t>Comparison with prior studies</w:t>
      </w:r>
    </w:p>
    <w:p w14:paraId="59312B26" w14:textId="39E388E4" w:rsidR="00DD4894" w:rsidRPr="004C3A2F" w:rsidRDefault="00DD4894" w:rsidP="00032A53">
      <w:pPr>
        <w:spacing w:line="480" w:lineRule="auto"/>
        <w:jc w:val="both"/>
      </w:pPr>
      <w:r w:rsidRPr="004C3A2F">
        <w:t xml:space="preserve">While there are no previous studies of how deviations of monthly temperature from long-term norm are associated with injury mortality, our results are broadly in agreement with those that have </w:t>
      </w:r>
      <w:r w:rsidR="0075565E" w:rsidRPr="004C3A2F">
        <w:t>analysed</w:t>
      </w:r>
      <w:r w:rsidRPr="004C3A2F">
        <w:t xml:space="preserve"> associations with absolute temperature and for specific injury types. A study of suicide in US counties over 37 years (1968-2004) estimated that </w:t>
      </w:r>
      <w:r w:rsidRPr="004C3A2F">
        <w:rPr>
          <w:rFonts w:eastAsia="Times New Roman"/>
          <w:bCs/>
          <w:color w:val="222222"/>
          <w:shd w:val="clear" w:color="auto" w:fill="FFFFFF"/>
        </w:rPr>
        <w:t>1</w:t>
      </w:r>
      <w:r w:rsidRPr="004C3A2F">
        <w:rPr>
          <w:bCs/>
          <w:color w:val="000000" w:themeColor="text1"/>
        </w:rPr>
        <w:t>°C higher monthly temperature would lead to a 0.7% rise in suicides</w:t>
      </w:r>
      <w:r w:rsidR="00B0308E" w:rsidRPr="004C3A2F">
        <w:rPr>
          <w:bCs/>
          <w:color w:val="000000" w:themeColor="text1"/>
        </w:rPr>
        <w:t>,</w:t>
      </w:r>
      <w:r w:rsidRPr="004C3A2F">
        <w:rPr>
          <w:bCs/>
          <w:color w:val="000000" w:themeColor="text1"/>
        </w:rPr>
        <w:fldChar w:fldCharType="begin" w:fldLock="1"/>
      </w:r>
      <w:r w:rsidR="004321B4" w:rsidRPr="004C3A2F">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4C3A2F">
        <w:rPr>
          <w:bCs/>
          <w:color w:val="000000" w:themeColor="text1"/>
        </w:rPr>
        <w:fldChar w:fldCharType="separate"/>
      </w:r>
      <w:r w:rsidR="00535DCA" w:rsidRPr="004C3A2F">
        <w:rPr>
          <w:bCs/>
          <w:noProof/>
          <w:color w:val="000000" w:themeColor="text1"/>
          <w:vertAlign w:val="superscript"/>
        </w:rPr>
        <w:t>7</w:t>
      </w:r>
      <w:r w:rsidRPr="004C3A2F">
        <w:rPr>
          <w:bCs/>
          <w:color w:val="000000" w:themeColor="text1"/>
        </w:rPr>
        <w:fldChar w:fldCharType="end"/>
      </w:r>
      <w:r w:rsidRPr="004C3A2F">
        <w:rPr>
          <w:bCs/>
          <w:color w:val="000000" w:themeColor="text1"/>
        </w:rPr>
        <w:t xml:space="preserve"> compared to our findings of 0.44-1% in males and 0.39-1.47% in females in different ages. </w:t>
      </w:r>
      <w:r w:rsidRPr="004C3A2F">
        <w:t>In a study of six French heatwaves during 1971-2003, mortality from unintentional injuries rose by up to 4% during a heatwave period compared to a non-heatwave baseline</w:t>
      </w:r>
      <w:r w:rsidR="00B0308E" w:rsidRPr="004C3A2F">
        <w:t>.</w:t>
      </w:r>
      <w:r w:rsidRPr="004C3A2F">
        <w:fldChar w:fldCharType="begin" w:fldLock="1"/>
      </w:r>
      <w:r w:rsidR="004321B4" w:rsidRPr="004C3A2F">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4C3A2F">
        <w:fldChar w:fldCharType="separate"/>
      </w:r>
      <w:r w:rsidR="00535DCA" w:rsidRPr="004C3A2F">
        <w:rPr>
          <w:noProof/>
          <w:vertAlign w:val="superscript"/>
        </w:rPr>
        <w:t>8</w:t>
      </w:r>
      <w:r w:rsidRPr="004C3A2F">
        <w:fldChar w:fldCharType="end"/>
      </w:r>
      <w:r w:rsidRPr="004C3A2F">
        <w:t xml:space="preserve"> A study of daily mortality from all injuries from Estonia found a 1.24% increase in mortality when daily maximum temperature went from the 75</w:t>
      </w:r>
      <w:r w:rsidRPr="004C3A2F">
        <w:rPr>
          <w:vertAlign w:val="superscript"/>
        </w:rPr>
        <w:t>th</w:t>
      </w:r>
      <w:r w:rsidRPr="004C3A2F">
        <w:t xml:space="preserve"> to 99</w:t>
      </w:r>
      <w:r w:rsidRPr="004C3A2F">
        <w:rPr>
          <w:vertAlign w:val="superscript"/>
        </w:rPr>
        <w:t>th</w:t>
      </w:r>
      <w:r w:rsidRPr="004C3A2F">
        <w:t xml:space="preserve"> percentile of long-term distribution</w:t>
      </w:r>
      <w:r w:rsidR="00B0308E" w:rsidRPr="004C3A2F">
        <w:t>.</w:t>
      </w:r>
      <w:r w:rsidRPr="004C3A2F">
        <w:fldChar w:fldCharType="begin" w:fldLock="1"/>
      </w:r>
      <w:r w:rsidR="004321B4" w:rsidRPr="004C3A2F">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4C3A2F">
        <w:fldChar w:fldCharType="separate"/>
      </w:r>
      <w:r w:rsidR="00535DCA" w:rsidRPr="004C3A2F">
        <w:rPr>
          <w:noProof/>
          <w:vertAlign w:val="superscript"/>
        </w:rPr>
        <w:t>9</w:t>
      </w:r>
      <w:r w:rsidRPr="004C3A2F">
        <w:fldChar w:fldCharType="end"/>
      </w:r>
    </w:p>
    <w:p w14:paraId="79C01AAD" w14:textId="359F106D" w:rsidR="00F82744" w:rsidRPr="004C3A2F" w:rsidRDefault="00F82744" w:rsidP="00032A53">
      <w:pPr>
        <w:spacing w:line="480" w:lineRule="auto"/>
        <w:jc w:val="both"/>
      </w:pPr>
    </w:p>
    <w:p w14:paraId="324600B6" w14:textId="4A9CE63A" w:rsidR="00324A84" w:rsidRPr="004C3A2F" w:rsidRDefault="00324A84" w:rsidP="00032A53">
      <w:pPr>
        <w:spacing w:line="480" w:lineRule="auto"/>
        <w:jc w:val="both"/>
        <w:rPr>
          <w:i/>
        </w:rPr>
      </w:pPr>
      <w:r w:rsidRPr="004C3A2F">
        <w:rPr>
          <w:i/>
        </w:rPr>
        <w:t>Strengths and limitations</w:t>
      </w:r>
    </w:p>
    <w:p w14:paraId="1ED90FC4" w14:textId="1C722919" w:rsidR="00782A52" w:rsidRDefault="0065196B" w:rsidP="00F82744">
      <w:pPr>
        <w:spacing w:line="480" w:lineRule="auto"/>
        <w:jc w:val="both"/>
        <w:rPr>
          <w:ins w:id="202" w:author="Ezzati, Majid" w:date="2019-09-05T20:36:00Z"/>
        </w:rPr>
      </w:pPr>
      <w:r w:rsidRPr="004C3A2F">
        <w:t xml:space="preserve">The major strength of our study is that we have comprehensively modelled the association of temperature anomaly with injury by type of injury, month, age group and sex. Our measure of temperature anomaly </w:t>
      </w:r>
      <w:r w:rsidR="00400606" w:rsidRPr="004C3A2F">
        <w:t>internali</w:t>
      </w:r>
      <w:r w:rsidR="0075565E" w:rsidRPr="004C3A2F">
        <w:t>s</w:t>
      </w:r>
      <w:r w:rsidR="00400606" w:rsidRPr="004C3A2F">
        <w:t>es</w:t>
      </w:r>
      <w:r w:rsidRPr="004C3A2F">
        <w:t xml:space="preserve"> long-term historical experience of each state, and is closer to what climate change may bring about than solely examining daily episo</w:t>
      </w:r>
      <w:r w:rsidR="00C822C2" w:rsidRPr="004C3A2F">
        <w:t>des,</w:t>
      </w:r>
      <w:r w:rsidRPr="004C3A2F">
        <w:t xml:space="preserve"> or average temperature to which people have adapted. To </w:t>
      </w:r>
      <w:r w:rsidR="00400606" w:rsidRPr="004C3A2F">
        <w:t>utili</w:t>
      </w:r>
      <w:r w:rsidR="0075565E" w:rsidRPr="004C3A2F">
        <w:t>s</w:t>
      </w:r>
      <w:r w:rsidR="00400606" w:rsidRPr="004C3A2F">
        <w:t>e</w:t>
      </w:r>
      <w:r w:rsidRPr="004C3A2F">
        <w:t xml:space="preserve"> this metric, we integrated two large disparate national datasets on mortality (US vital statistics) and meteorology (ERA-Interim</w:t>
      </w:r>
      <w:r w:rsidR="002F7403" w:rsidRPr="004C3A2F">
        <w:t>)</w:t>
      </w:r>
      <w:r w:rsidRPr="004C3A2F">
        <w:t>, and developed a bespoke Bayesian spatio-temporal model. A limitation of our study is that, like all observation studies, we cannot rule out confounding of results due to other factors</w:t>
      </w:r>
      <w:ins w:id="203" w:author="Ezzati, Majid" w:date="2019-09-05T20:33:00Z">
        <w:r w:rsidR="00782A52">
          <w:t xml:space="preserve">. As described above, our statistical model by design adjusts for any factor related to month and state that is either </w:t>
        </w:r>
      </w:ins>
      <w:ins w:id="204" w:author="Ezzati, Majid" w:date="2019-09-05T20:34:00Z">
        <w:r w:rsidR="00782A52">
          <w:t>invariant</w:t>
        </w:r>
      </w:ins>
      <w:ins w:id="205" w:author="Ezzati, Majid" w:date="2019-09-05T20:33:00Z">
        <w:r w:rsidR="00782A52">
          <w:t xml:space="preserve"> </w:t>
        </w:r>
      </w:ins>
      <w:ins w:id="206" w:author="Ezzati, Majid" w:date="2019-09-05T20:34:00Z">
        <w:r w:rsidR="00782A52">
          <w:t>over time or that varies linearly over time.</w:t>
        </w:r>
      </w:ins>
      <w:ins w:id="207" w:author="Ezzati, Majid" w:date="2019-09-05T20:36:00Z">
        <w:r w:rsidR="00782A52">
          <w:t xml:space="preserve"> </w:t>
        </w:r>
      </w:ins>
    </w:p>
    <w:p w14:paraId="1ACFF38B" w14:textId="4CED6204" w:rsidR="00782A52" w:rsidRPr="004C3A2F" w:rsidRDefault="00782A52" w:rsidP="00F82744">
      <w:pPr>
        <w:spacing w:line="480" w:lineRule="auto"/>
        <w:jc w:val="both"/>
      </w:pPr>
      <w:ins w:id="208" w:author="Ezzati, Majid" w:date="2019-09-05T20:34:00Z">
        <w:r>
          <w:t xml:space="preserve">Rather, the confounding factors would be those </w:t>
        </w:r>
      </w:ins>
      <w:del w:id="209" w:author="Ezzati, Majid" w:date="2019-09-05T20:33:00Z">
        <w:r w:rsidR="0065196B" w:rsidRPr="004C3A2F" w:rsidDel="00782A52">
          <w:delText>,</w:delText>
        </w:r>
      </w:del>
      <w:del w:id="210" w:author="Ezzati, Majid" w:date="2019-09-05T20:35:00Z">
        <w:r w:rsidR="0065196B" w:rsidRPr="004C3A2F" w:rsidDel="00782A52">
          <w:delText xml:space="preserve"> although it is unlikely that such factors will have the</w:delText>
        </w:r>
      </w:del>
      <w:ins w:id="211" w:author="Ezzati, Majid" w:date="2019-09-06T05:00:00Z">
        <w:r w:rsidR="00FE0F4E">
          <w:t xml:space="preserve">with </w:t>
        </w:r>
      </w:ins>
      <w:del w:id="212" w:author="Ezzati, Majid" w:date="2019-09-06T05:00:00Z">
        <w:r w:rsidR="0065196B" w:rsidRPr="004C3A2F" w:rsidDel="00FE0F4E">
          <w:delText xml:space="preserve"> same </w:delText>
        </w:r>
      </w:del>
      <w:r w:rsidR="0065196B" w:rsidRPr="004C3A2F">
        <w:t xml:space="preserve">anomalies </w:t>
      </w:r>
      <w:ins w:id="213" w:author="Ezzati, Majid" w:date="2019-09-06T05:00:00Z">
        <w:r w:rsidR="00FE0F4E">
          <w:t xml:space="preserve">that are similar to those of monthly </w:t>
        </w:r>
      </w:ins>
      <w:del w:id="214" w:author="Ezzati, Majid" w:date="2019-09-06T05:00:00Z">
        <w:r w:rsidR="0065196B" w:rsidRPr="004C3A2F" w:rsidDel="00FE0F4E">
          <w:delText>as</w:delText>
        </w:r>
      </w:del>
      <w:r w:rsidR="0065196B" w:rsidRPr="004C3A2F">
        <w:t xml:space="preserve"> temperature</w:t>
      </w:r>
      <w:ins w:id="215" w:author="Ezzati, Majid" w:date="2019-09-05T20:35:00Z">
        <w:r>
          <w:t xml:space="preserve"> in each </w:t>
        </w:r>
        <w:commentRangeStart w:id="216"/>
        <w:r>
          <w:t>state</w:t>
        </w:r>
        <w:commentRangeEnd w:id="216"/>
        <w:r>
          <w:rPr>
            <w:rStyle w:val="CommentReference"/>
            <w:rFonts w:asciiTheme="minorHAnsi" w:hAnsiTheme="minorHAnsi" w:cstheme="minorBidi"/>
            <w:lang w:eastAsia="en-US"/>
          </w:rPr>
          <w:commentReference w:id="216"/>
        </w:r>
      </w:ins>
      <w:ins w:id="217" w:author="Ezzati, Majid" w:date="2019-09-05T20:38:00Z">
        <w:r>
          <w:t xml:space="preserve">, </w:t>
        </w:r>
        <w:r>
          <w:lastRenderedPageBreak/>
          <w:t>such as air pollution</w:t>
        </w:r>
      </w:ins>
      <w:del w:id="218" w:author="Ezzati, Majid" w:date="2019-09-05T20:38:00Z">
        <w:r w:rsidR="0065196B" w:rsidRPr="004C3A2F" w:rsidDel="00782A52">
          <w:delText>,</w:delText>
        </w:r>
      </w:del>
      <w:del w:id="219" w:author="Ezzati, Majid" w:date="2019-09-05T20:36:00Z">
        <w:r w:rsidR="0065196B" w:rsidRPr="004C3A2F" w:rsidDel="00782A52">
          <w:delText xml:space="preserve"> even if their average space and time patterns are the same</w:delText>
        </w:r>
      </w:del>
      <w:r w:rsidR="0065196B" w:rsidRPr="004C3A2F">
        <w:t>.</w:t>
      </w:r>
      <w:del w:id="220" w:author="Ezzati, Majid" w:date="2019-09-05T20:38:00Z">
        <w:r w:rsidR="0065196B" w:rsidRPr="004C3A2F" w:rsidDel="00782A52">
          <w:delText xml:space="preserve"> </w:delText>
        </w:r>
      </w:del>
      <w:ins w:id="221" w:author="Ezzati, Majid" w:date="2019-09-05T20:38:00Z">
        <w:r>
          <w:t xml:space="preserve"> However, to our knowledge, there is currently no evidence of an association between air pollution and injury mortality.</w:t>
        </w:r>
      </w:ins>
      <w:ins w:id="222" w:author="Ezzati, Majid" w:date="2019-09-06T05:00:00Z">
        <w:r w:rsidR="00FE0F4E">
          <w:t xml:space="preserve"> </w:t>
        </w:r>
      </w:ins>
    </w:p>
    <w:p w14:paraId="0214A494" w14:textId="789AF3D3" w:rsidR="00F82744" w:rsidRPr="004C3A2F" w:rsidRDefault="00F82744" w:rsidP="00F82744">
      <w:pPr>
        <w:spacing w:line="480" w:lineRule="auto"/>
        <w:jc w:val="both"/>
      </w:pPr>
    </w:p>
    <w:p w14:paraId="3DF60951" w14:textId="77777777" w:rsidR="00213027" w:rsidRPr="004C3A2F" w:rsidRDefault="00213027" w:rsidP="00213027">
      <w:pPr>
        <w:spacing w:line="480" w:lineRule="auto"/>
        <w:jc w:val="both"/>
        <w:rPr>
          <w:b/>
        </w:rPr>
      </w:pPr>
      <w:r w:rsidRPr="004C3A2F">
        <w:rPr>
          <w:b/>
        </w:rPr>
        <w:t>Data availability</w:t>
      </w:r>
    </w:p>
    <w:p w14:paraId="2AD5B904" w14:textId="7758C252" w:rsidR="00213027" w:rsidRPr="000A020B" w:rsidRDefault="009E7BA2" w:rsidP="00F44657">
      <w:pPr>
        <w:spacing w:line="480" w:lineRule="auto"/>
        <w:jc w:val="both"/>
      </w:pPr>
      <w:r>
        <w:rPr>
          <w:lang w:val="en-US"/>
        </w:rPr>
        <w:t>ERA-Interim</w:t>
      </w:r>
      <w:r w:rsidR="0071790D">
        <w:rPr>
          <w:lang w:val="en-US"/>
        </w:rPr>
        <w:t xml:space="preserve"> </w:t>
      </w:r>
      <w:r>
        <w:rPr>
          <w:lang w:val="en-US"/>
        </w:rPr>
        <w:t>temperature</w:t>
      </w:r>
      <w:r w:rsidR="00F44657" w:rsidRPr="00F44657">
        <w:rPr>
          <w:lang w:val="en-US"/>
        </w:rPr>
        <w:t xml:space="preserve"> data are</w:t>
      </w:r>
      <w:r w:rsidR="00F44657" w:rsidRPr="001F3CF5">
        <w:rPr>
          <w:lang w:val="en-US"/>
        </w:rPr>
        <w:t xml:space="preserve"> </w:t>
      </w:r>
      <w:r w:rsidR="00F44657" w:rsidRPr="00F44657">
        <w:rPr>
          <w:lang w:val="en-US"/>
        </w:rPr>
        <w:t xml:space="preserve">downloadable from </w:t>
      </w:r>
      <w:hyperlink r:id="rId14" w:history="1">
        <w:r w:rsidR="000A020B" w:rsidRPr="000A020B">
          <w:rPr>
            <w:rStyle w:val="Hyperlink"/>
          </w:rPr>
          <w:t>https://apps.ecmwf.int/datasets/data/interim-full-daily/levtype=sfc/</w:t>
        </w:r>
      </w:hyperlink>
      <w:r w:rsidR="00F44657" w:rsidRPr="00F44657">
        <w:rPr>
          <w:lang w:val="en-US"/>
        </w:rPr>
        <w:t>.</w:t>
      </w:r>
      <w:r w:rsidR="00F44657" w:rsidRPr="001F3CF5">
        <w:rPr>
          <w:lang w:val="en-US"/>
        </w:rPr>
        <w:t xml:space="preserve"> </w:t>
      </w:r>
      <w:r w:rsidR="00DE36CF">
        <w:rPr>
          <w:lang w:val="en-US"/>
        </w:rPr>
        <w:t>V</w:t>
      </w:r>
      <w:r w:rsidR="00F44657" w:rsidRPr="00F44657">
        <w:rPr>
          <w:lang w:val="en-US"/>
        </w:rPr>
        <w:t>ital statistics files</w:t>
      </w:r>
      <w:r w:rsidR="00F44657" w:rsidRPr="001F3CF5">
        <w:rPr>
          <w:lang w:val="en-US"/>
        </w:rPr>
        <w:t xml:space="preserve"> </w:t>
      </w:r>
      <w:r w:rsidR="00F44657" w:rsidRPr="00F44657">
        <w:rPr>
          <w:lang w:val="en-US"/>
        </w:rPr>
        <w:t xml:space="preserve">with geographical information </w:t>
      </w:r>
      <w:r w:rsidR="00DE36CF">
        <w:rPr>
          <w:lang w:val="en-US"/>
        </w:rPr>
        <w:t>can be requested through</w:t>
      </w:r>
      <w:r w:rsidR="00F44657" w:rsidRPr="00F44657">
        <w:rPr>
          <w:lang w:val="en-US"/>
        </w:rPr>
        <w:t xml:space="preserve"> submission</w:t>
      </w:r>
      <w:r w:rsidR="00F44657" w:rsidRPr="001F3CF5">
        <w:rPr>
          <w:lang w:val="en-US"/>
        </w:rPr>
        <w:t xml:space="preserve"> </w:t>
      </w:r>
      <w:r w:rsidR="00F44657" w:rsidRPr="00F44657">
        <w:rPr>
          <w:lang w:val="en-US"/>
        </w:rPr>
        <w:t>of a proposal to NCHS (</w:t>
      </w:r>
      <w:hyperlink r:id="rId15" w:history="1">
        <w:r w:rsidR="001F3CF5" w:rsidRPr="00F44657">
          <w:rPr>
            <w:rStyle w:val="Hyperlink"/>
            <w:lang w:val="en-US"/>
          </w:rPr>
          <w:t>https://www.cdc.</w:t>
        </w:r>
        <w:r w:rsidR="001F3CF5" w:rsidRPr="00B37C5B">
          <w:rPr>
            <w:rStyle w:val="Hyperlink"/>
            <w:lang w:val="en-US"/>
          </w:rPr>
          <w:t>gov/nchs/nvss/nvss-restricted-data.htm</w:t>
        </w:r>
      </w:hyperlink>
      <w:r w:rsidR="00F44657" w:rsidRPr="001F3CF5">
        <w:rPr>
          <w:lang w:val="en-US"/>
        </w:rPr>
        <w:t>).</w:t>
      </w:r>
    </w:p>
    <w:p w14:paraId="1366BEB3" w14:textId="77777777" w:rsidR="001F3CF5" w:rsidRPr="001F3CF5" w:rsidRDefault="001F3CF5" w:rsidP="00F44657">
      <w:pPr>
        <w:spacing w:line="480" w:lineRule="auto"/>
        <w:jc w:val="both"/>
        <w:rPr>
          <w:lang w:val="en-US"/>
        </w:rPr>
      </w:pPr>
    </w:p>
    <w:p w14:paraId="6427896B" w14:textId="0480F159" w:rsidR="00213027" w:rsidRPr="004C3A2F" w:rsidRDefault="00213027" w:rsidP="00213027">
      <w:pPr>
        <w:spacing w:line="480" w:lineRule="auto"/>
        <w:jc w:val="both"/>
        <w:rPr>
          <w:b/>
        </w:rPr>
      </w:pPr>
      <w:r w:rsidRPr="004C3A2F">
        <w:rPr>
          <w:b/>
        </w:rPr>
        <w:t>Code availability</w:t>
      </w:r>
    </w:p>
    <w:p w14:paraId="6B88CDF3" w14:textId="194B1C63" w:rsidR="00213027" w:rsidRPr="004C3A2F" w:rsidRDefault="00213027" w:rsidP="00213027">
      <w:pPr>
        <w:spacing w:line="480" w:lineRule="auto"/>
        <w:jc w:val="both"/>
      </w:pPr>
      <w:r w:rsidRPr="004C3A2F">
        <w:t xml:space="preserve">The computer code for the Bayesian model used in this work will be available at </w:t>
      </w:r>
      <w:hyperlink r:id="rId16" w:history="1">
        <w:r w:rsidRPr="004C3A2F">
          <w:rPr>
            <w:rStyle w:val="Hyperlink"/>
          </w:rPr>
          <w:t>www.globalenvhealth.org/code-data-download</w:t>
        </w:r>
      </w:hyperlink>
      <w:r w:rsidRPr="004C3A2F">
        <w:t xml:space="preserve"> upon publication of the paper.  </w:t>
      </w:r>
    </w:p>
    <w:p w14:paraId="3A832C81" w14:textId="005E1835" w:rsidR="00213027" w:rsidRPr="004C3A2F" w:rsidRDefault="00213027" w:rsidP="00F82744">
      <w:pPr>
        <w:spacing w:line="480" w:lineRule="auto"/>
        <w:jc w:val="both"/>
      </w:pPr>
    </w:p>
    <w:p w14:paraId="571CA97A" w14:textId="77777777" w:rsidR="00213027" w:rsidRPr="004C3A2F" w:rsidRDefault="00213027" w:rsidP="00213027">
      <w:pPr>
        <w:pStyle w:val="Acknowledgement"/>
        <w:spacing w:before="0" w:line="480" w:lineRule="auto"/>
        <w:jc w:val="both"/>
        <w:rPr>
          <w:b/>
          <w:lang w:val="en-GB"/>
        </w:rPr>
      </w:pPr>
      <w:r w:rsidRPr="004C3A2F">
        <w:rPr>
          <w:b/>
          <w:lang w:val="en-GB"/>
        </w:rPr>
        <w:t>Supplementary information</w:t>
      </w:r>
    </w:p>
    <w:p w14:paraId="019E8810" w14:textId="437BAFB8" w:rsidR="00213027" w:rsidRPr="004C3A2F" w:rsidRDefault="00213027" w:rsidP="00213027">
      <w:pPr>
        <w:pStyle w:val="Title"/>
        <w:spacing w:line="480" w:lineRule="auto"/>
        <w:rPr>
          <w:rFonts w:cs="Times New Roman"/>
          <w:b w:val="0"/>
          <w:sz w:val="24"/>
          <w:szCs w:val="24"/>
        </w:rPr>
      </w:pPr>
      <w:r w:rsidRPr="004C3A2F">
        <w:rPr>
          <w:rFonts w:cs="Times New Roman"/>
          <w:b w:val="0"/>
          <w:sz w:val="24"/>
          <w:szCs w:val="24"/>
        </w:rPr>
        <w:t xml:space="preserve">This file contains Supplementary </w:t>
      </w:r>
      <w:r w:rsidR="00971FE4">
        <w:rPr>
          <w:rFonts w:cs="Times New Roman"/>
          <w:b w:val="0"/>
          <w:sz w:val="24"/>
          <w:szCs w:val="24"/>
        </w:rPr>
        <w:t>Figure</w:t>
      </w:r>
      <w:r w:rsidRPr="004C3A2F">
        <w:rPr>
          <w:rFonts w:cs="Times New Roman"/>
          <w:b w:val="0"/>
          <w:sz w:val="24"/>
          <w:szCs w:val="24"/>
        </w:rPr>
        <w:t xml:space="preserve"> </w:t>
      </w:r>
      <w:r w:rsidR="00971FE4">
        <w:rPr>
          <w:rFonts w:cs="Times New Roman"/>
          <w:b w:val="0"/>
          <w:sz w:val="24"/>
          <w:szCs w:val="24"/>
        </w:rPr>
        <w:t>1</w:t>
      </w:r>
      <w:r w:rsidRPr="004C3A2F">
        <w:rPr>
          <w:rFonts w:cs="Times New Roman"/>
          <w:b w:val="0"/>
          <w:sz w:val="24"/>
          <w:szCs w:val="24"/>
        </w:rPr>
        <w:t xml:space="preserve">, Supplementary </w:t>
      </w:r>
      <w:r w:rsidR="00971FE4">
        <w:rPr>
          <w:rFonts w:cs="Times New Roman"/>
          <w:b w:val="0"/>
          <w:sz w:val="24"/>
          <w:szCs w:val="24"/>
        </w:rPr>
        <w:t>Figure</w:t>
      </w:r>
      <w:r w:rsidRPr="004C3A2F">
        <w:rPr>
          <w:rFonts w:cs="Times New Roman"/>
          <w:b w:val="0"/>
          <w:sz w:val="24"/>
          <w:szCs w:val="24"/>
        </w:rPr>
        <w:t xml:space="preserve"> </w:t>
      </w:r>
      <w:r w:rsidR="00971FE4">
        <w:rPr>
          <w:rFonts w:cs="Times New Roman"/>
          <w:b w:val="0"/>
          <w:sz w:val="24"/>
          <w:szCs w:val="24"/>
        </w:rPr>
        <w:t>2</w:t>
      </w:r>
      <w:r w:rsidRPr="004C3A2F">
        <w:rPr>
          <w:rFonts w:cs="Times New Roman"/>
          <w:b w:val="0"/>
          <w:sz w:val="24"/>
          <w:szCs w:val="24"/>
        </w:rPr>
        <w:t xml:space="preserve">, Supplementary </w:t>
      </w:r>
      <w:r w:rsidR="00971FE4">
        <w:rPr>
          <w:rFonts w:cs="Times New Roman"/>
          <w:b w:val="0"/>
          <w:sz w:val="24"/>
          <w:szCs w:val="24"/>
        </w:rPr>
        <w:t>Table</w:t>
      </w:r>
      <w:r w:rsidRPr="004C3A2F">
        <w:rPr>
          <w:rFonts w:cs="Times New Roman"/>
          <w:b w:val="0"/>
          <w:sz w:val="24"/>
          <w:szCs w:val="24"/>
        </w:rPr>
        <w:t xml:space="preserve"> </w:t>
      </w:r>
      <w:r w:rsidR="00971FE4">
        <w:rPr>
          <w:rFonts w:cs="Times New Roman"/>
          <w:b w:val="0"/>
          <w:sz w:val="24"/>
          <w:szCs w:val="24"/>
        </w:rPr>
        <w:t>1, Supplementary Table 2</w:t>
      </w:r>
      <w:r w:rsidRPr="004C3A2F">
        <w:rPr>
          <w:rFonts w:cs="Times New Roman"/>
          <w:b w:val="0"/>
          <w:sz w:val="24"/>
          <w:szCs w:val="24"/>
        </w:rPr>
        <w:t xml:space="preserve"> and </w:t>
      </w:r>
      <w:r w:rsidR="00971FE4">
        <w:rPr>
          <w:rFonts w:cs="Times New Roman"/>
          <w:b w:val="0"/>
          <w:sz w:val="24"/>
          <w:szCs w:val="24"/>
        </w:rPr>
        <w:t>Supplementary Table 3</w:t>
      </w:r>
      <w:r w:rsidRPr="004C3A2F">
        <w:rPr>
          <w:rFonts w:cs="Times New Roman"/>
          <w:b w:val="0"/>
          <w:sz w:val="24"/>
          <w:szCs w:val="24"/>
        </w:rPr>
        <w:t>.</w:t>
      </w:r>
    </w:p>
    <w:p w14:paraId="1F59E181" w14:textId="77777777" w:rsidR="00213027" w:rsidRPr="004C3A2F" w:rsidRDefault="00213027" w:rsidP="00F82744">
      <w:pPr>
        <w:spacing w:line="480" w:lineRule="auto"/>
        <w:jc w:val="both"/>
      </w:pPr>
    </w:p>
    <w:p w14:paraId="67D524DD" w14:textId="2E7465C5" w:rsidR="008D17E7" w:rsidRPr="004C3A2F" w:rsidRDefault="00DB3225" w:rsidP="008D17E7">
      <w:pPr>
        <w:spacing w:line="480" w:lineRule="auto"/>
        <w:jc w:val="both"/>
        <w:outlineLvl w:val="0"/>
        <w:rPr>
          <w:b/>
        </w:rPr>
      </w:pPr>
      <w:r w:rsidRPr="004C3A2F">
        <w:rPr>
          <w:b/>
        </w:rPr>
        <w:t>Acknowledgements</w:t>
      </w:r>
    </w:p>
    <w:p w14:paraId="6FD961F8" w14:textId="745FA5E8" w:rsidR="00AE4753" w:rsidRPr="004C3A2F" w:rsidRDefault="008D17E7" w:rsidP="00324A84">
      <w:pPr>
        <w:spacing w:line="480" w:lineRule="auto"/>
        <w:jc w:val="both"/>
      </w:pPr>
      <w:r w:rsidRPr="004C3A2F">
        <w:t>Robbie Parks is supported by a Wellcome Trust ISSF Studentship. The development of statistical methods is supported by grants from the Wellcome Trust (grant</w:t>
      </w:r>
      <w:r w:rsidR="00DB3225" w:rsidRPr="004C3A2F">
        <w:t xml:space="preserve"> </w:t>
      </w:r>
      <w:r w:rsidRPr="004C3A2F">
        <w:t>209376/Z/17/Z). Work on the US mortality data is supported by a grant from US Environmental Protection Agency. This paper has not been formally reviewed by EPA. The views expressed in this document are solely those of authors and do not necessarily reflect those of the Agency. EPA does not endorse any products or commercial services mentioned in this publication.</w:t>
      </w:r>
    </w:p>
    <w:p w14:paraId="6BEDAD5B" w14:textId="411302AF" w:rsidR="00DB3225" w:rsidRPr="004C3A2F" w:rsidRDefault="00DB3225" w:rsidP="00324A84">
      <w:pPr>
        <w:spacing w:line="480" w:lineRule="auto"/>
        <w:jc w:val="both"/>
      </w:pPr>
    </w:p>
    <w:p w14:paraId="44F18620" w14:textId="71AA4CDD" w:rsidR="00DB3225" w:rsidRPr="004C3A2F" w:rsidRDefault="00DB3225" w:rsidP="00DB3225">
      <w:pPr>
        <w:spacing w:line="480" w:lineRule="auto"/>
        <w:jc w:val="both"/>
      </w:pPr>
      <w:r w:rsidRPr="004C3A2F">
        <w:rPr>
          <w:b/>
        </w:rPr>
        <w:t>Author contributions</w:t>
      </w:r>
    </w:p>
    <w:p w14:paraId="00B34562" w14:textId="475A5FC9" w:rsidR="00DB3225" w:rsidRPr="004C3A2F" w:rsidRDefault="00DB3225" w:rsidP="00DB3225">
      <w:pPr>
        <w:spacing w:line="480" w:lineRule="auto"/>
        <w:jc w:val="both"/>
      </w:pPr>
      <w:r w:rsidRPr="004C3A2F">
        <w:t>All authors contributed to study concept, analytical approach, and interpretation of results. RP, GD and ME collated and organi</w:t>
      </w:r>
      <w:r w:rsidR="0075565E" w:rsidRPr="004C3A2F">
        <w:t>s</w:t>
      </w:r>
      <w:r w:rsidRPr="004C3A2F">
        <w:t>ed mortality files. RP performed the analysis, with input from other authors. RP and ME wrote the first draft of the paper; other authors contributed to revising and finalizing the paper.</w:t>
      </w:r>
    </w:p>
    <w:p w14:paraId="78796636" w14:textId="77777777" w:rsidR="00DB3225" w:rsidRPr="004C3A2F" w:rsidRDefault="00DB3225" w:rsidP="00DB3225">
      <w:pPr>
        <w:spacing w:line="480" w:lineRule="auto"/>
        <w:jc w:val="both"/>
      </w:pPr>
    </w:p>
    <w:p w14:paraId="2D8A5289" w14:textId="77777777" w:rsidR="00DB3225" w:rsidRPr="004C3A2F" w:rsidRDefault="00DB3225" w:rsidP="00DB3225">
      <w:pPr>
        <w:pStyle w:val="Acknowledgement"/>
        <w:spacing w:before="0" w:line="480" w:lineRule="auto"/>
        <w:ind w:left="0" w:firstLine="0"/>
        <w:jc w:val="both"/>
        <w:rPr>
          <w:lang w:val="en-GB"/>
        </w:rPr>
      </w:pPr>
      <w:r w:rsidRPr="004C3A2F">
        <w:rPr>
          <w:b/>
          <w:lang w:val="en-GB"/>
        </w:rPr>
        <w:t>Competing interests statement</w:t>
      </w:r>
      <w:r w:rsidRPr="004C3A2F">
        <w:rPr>
          <w:lang w:val="en-GB"/>
        </w:rPr>
        <w:t xml:space="preserve"> </w:t>
      </w:r>
    </w:p>
    <w:p w14:paraId="190CF69F" w14:textId="57972C9D" w:rsidR="0065196B" w:rsidRPr="004C3A2F" w:rsidRDefault="00DB3225" w:rsidP="004B68B4">
      <w:pPr>
        <w:pStyle w:val="Acknowledgement"/>
        <w:spacing w:before="0" w:line="480" w:lineRule="auto"/>
        <w:ind w:left="0" w:firstLine="0"/>
        <w:jc w:val="both"/>
        <w:rPr>
          <w:lang w:val="en-GB"/>
        </w:rPr>
      </w:pPr>
      <w:r w:rsidRPr="004C3A2F">
        <w:rPr>
          <w:lang w:val="en-GB"/>
        </w:rPr>
        <w:t>ME reports a charitable grant from AstraZeneca Young Health Programme, and personal fees from Prudential, Scor, and Third Bridge, all outside the submitted work; all other authors declare no competing interests.</w:t>
      </w:r>
      <w:r w:rsidR="0065196B" w:rsidRPr="004C3A2F">
        <w:rPr>
          <w:b/>
          <w:color w:val="000000" w:themeColor="text1"/>
          <w:lang w:val="en-GB"/>
        </w:rPr>
        <w:br w:type="page"/>
      </w:r>
    </w:p>
    <w:p w14:paraId="63EEACE8" w14:textId="0FA6DFF9" w:rsidR="00E51470" w:rsidRPr="004B68B4" w:rsidRDefault="0065196B" w:rsidP="004B68B4">
      <w:pPr>
        <w:spacing w:line="480" w:lineRule="auto"/>
        <w:jc w:val="both"/>
        <w:rPr>
          <w:color w:val="000000" w:themeColor="text1"/>
        </w:rPr>
      </w:pPr>
      <w:r w:rsidRPr="004C3A2F">
        <w:rPr>
          <w:b/>
          <w:color w:val="000000" w:themeColor="text1"/>
        </w:rPr>
        <w:lastRenderedPageBreak/>
        <w:t xml:space="preserve">Figure </w:t>
      </w:r>
      <w:r w:rsidR="001B143B">
        <w:rPr>
          <w:b/>
          <w:color w:val="000000" w:themeColor="text1"/>
        </w:rPr>
        <w:t>1</w:t>
      </w:r>
      <w:r w:rsidRPr="004C3A2F">
        <w:rPr>
          <w:b/>
          <w:color w:val="000000" w:themeColor="text1"/>
        </w:rPr>
        <w:t xml:space="preserve">. </w:t>
      </w:r>
      <w:r w:rsidRPr="004C3A2F">
        <w:rPr>
          <w:color w:val="000000" w:themeColor="text1"/>
        </w:rPr>
        <w:t xml:space="preserve">Number of injury deaths, by type of unintentional (transport, falls, drownings, and other) and intentional (assault and </w:t>
      </w:r>
      <w:r w:rsidR="000C077B" w:rsidRPr="004C3A2F">
        <w:rPr>
          <w:color w:val="000000" w:themeColor="text1"/>
        </w:rPr>
        <w:t>suicide</w:t>
      </w:r>
      <w:r w:rsidRPr="004C3A2F">
        <w:rPr>
          <w:color w:val="000000" w:themeColor="text1"/>
        </w:rPr>
        <w:t>) injury, by sex and age group in the contiguous USA for 1980-2016</w:t>
      </w:r>
      <w:r w:rsidR="006D1D0F" w:rsidRPr="004C3A2F">
        <w:rPr>
          <w:color w:val="000000" w:themeColor="text1"/>
        </w:rPr>
        <w:t>.</w:t>
      </w:r>
      <w:r w:rsidR="006D1D0F" w:rsidRPr="004C3A2F" w:rsidDel="006D1D0F">
        <w:rPr>
          <w:color w:val="000000" w:themeColor="text1"/>
        </w:rPr>
        <w:t xml:space="preserve"> </w:t>
      </w:r>
      <w:r w:rsidR="00E51470">
        <w:rPr>
          <w:b/>
          <w:color w:val="000000" w:themeColor="text1"/>
        </w:rPr>
        <w:br w:type="page"/>
      </w:r>
    </w:p>
    <w:p w14:paraId="10D8F365" w14:textId="37A2B102" w:rsidR="00E51470" w:rsidRDefault="0065196B" w:rsidP="004B68B4">
      <w:pPr>
        <w:spacing w:line="480" w:lineRule="auto"/>
        <w:jc w:val="both"/>
        <w:rPr>
          <w:b/>
          <w:noProof/>
          <w:color w:val="000000" w:themeColor="text1"/>
        </w:rPr>
      </w:pPr>
      <w:r w:rsidRPr="004C3A2F">
        <w:rPr>
          <w:b/>
          <w:color w:val="000000" w:themeColor="text1"/>
        </w:rPr>
        <w:lastRenderedPageBreak/>
        <w:t xml:space="preserve">Figure </w:t>
      </w:r>
      <w:r w:rsidR="001B143B">
        <w:rPr>
          <w:b/>
          <w:color w:val="000000" w:themeColor="text1"/>
        </w:rPr>
        <w:t>2</w:t>
      </w:r>
      <w:r w:rsidRPr="004C3A2F">
        <w:rPr>
          <w:b/>
          <w:color w:val="000000" w:themeColor="text1"/>
        </w:rPr>
        <w:t xml:space="preserve">. </w:t>
      </w:r>
      <w:r w:rsidRPr="004C3A2F">
        <w:rPr>
          <w:color w:val="000000" w:themeColor="text1"/>
        </w:rPr>
        <w:t>National age-</w:t>
      </w:r>
      <w:r w:rsidR="00400606" w:rsidRPr="004C3A2F">
        <w:rPr>
          <w:color w:val="000000" w:themeColor="text1"/>
        </w:rPr>
        <w:t>standardi</w:t>
      </w:r>
      <w:r w:rsidR="0075565E" w:rsidRPr="004C3A2F">
        <w:rPr>
          <w:color w:val="000000" w:themeColor="text1"/>
        </w:rPr>
        <w:t>s</w:t>
      </w:r>
      <w:r w:rsidR="00400606" w:rsidRPr="004C3A2F">
        <w:rPr>
          <w:color w:val="000000" w:themeColor="text1"/>
        </w:rPr>
        <w:t>ed</w:t>
      </w:r>
      <w:r w:rsidRPr="004C3A2F">
        <w:rPr>
          <w:color w:val="000000" w:themeColor="text1"/>
        </w:rPr>
        <w:t xml:space="preserve"> death rates from 1980 to 2016, by type of injury</w:t>
      </w:r>
      <w:r w:rsidR="006C1E89" w:rsidRPr="004C3A2F">
        <w:rPr>
          <w:color w:val="000000" w:themeColor="text1"/>
        </w:rPr>
        <w:t>, sex</w:t>
      </w:r>
      <w:r w:rsidRPr="004C3A2F">
        <w:rPr>
          <w:color w:val="000000" w:themeColor="text1"/>
        </w:rPr>
        <w:t xml:space="preserve"> and month.</w:t>
      </w:r>
      <w:r w:rsidR="00E51470" w:rsidRPr="004C3A2F">
        <w:rPr>
          <w:b/>
          <w:noProof/>
          <w:color w:val="000000" w:themeColor="text1"/>
        </w:rPr>
        <w:t xml:space="preserve"> </w:t>
      </w:r>
      <w:r w:rsidR="00E51470">
        <w:rPr>
          <w:b/>
          <w:color w:val="000000" w:themeColor="text1"/>
        </w:rPr>
        <w:br w:type="page"/>
      </w:r>
    </w:p>
    <w:p w14:paraId="2A861A56" w14:textId="635EBB7D" w:rsidR="00E51470" w:rsidRPr="004B68B4" w:rsidRDefault="00E51470" w:rsidP="004B68B4">
      <w:pPr>
        <w:spacing w:line="480" w:lineRule="auto"/>
        <w:jc w:val="both"/>
        <w:rPr>
          <w:color w:val="000000" w:themeColor="text1"/>
        </w:rPr>
      </w:pPr>
      <w:commentRangeStart w:id="223"/>
      <w:r w:rsidRPr="004C3A2F">
        <w:rPr>
          <w:b/>
          <w:color w:val="000000" w:themeColor="text1"/>
        </w:rPr>
        <w:lastRenderedPageBreak/>
        <w:t xml:space="preserve">Figure </w:t>
      </w:r>
      <w:r>
        <w:rPr>
          <w:b/>
          <w:color w:val="000000" w:themeColor="text1"/>
        </w:rPr>
        <w:t>3</w:t>
      </w:r>
      <w:r w:rsidRPr="004C3A2F">
        <w:rPr>
          <w:b/>
          <w:color w:val="000000" w:themeColor="text1"/>
        </w:rPr>
        <w:t xml:space="preserve">. </w:t>
      </w:r>
      <w:r w:rsidRPr="004C3A2F">
        <w:rPr>
          <w:color w:val="000000" w:themeColor="text1"/>
        </w:rPr>
        <w:t>Graphic representation of</w:t>
      </w:r>
      <w:r w:rsidRPr="004C3A2F">
        <w:rPr>
          <w:b/>
          <w:color w:val="000000" w:themeColor="text1"/>
        </w:rPr>
        <w:t xml:space="preserve"> </w:t>
      </w:r>
      <w:r w:rsidRPr="004C3A2F">
        <w:rPr>
          <w:color w:val="000000" w:themeColor="text1"/>
        </w:rPr>
        <w:t>temperature anomaly measure used in the analysis. The graph shows how monthly temperatures in July two example states (Florida in red and Minnesota in blue) (left panel) for 1980-2016 are used to calculate temperature anomalies. As seen, a warmer state like Florida (top right) can have a smaller inter-annual variation in a particular month (here, July) compared with a cooler state like Minnesota (bottom right).</w:t>
      </w:r>
      <w:r>
        <w:rPr>
          <w:color w:val="000000" w:themeColor="text1"/>
        </w:rPr>
        <w:t xml:space="preserve"> </w:t>
      </w:r>
      <w:r>
        <w:rPr>
          <w:b/>
          <w:color w:val="000000" w:themeColor="text1"/>
        </w:rPr>
        <w:br w:type="page"/>
      </w:r>
      <w:commentRangeEnd w:id="223"/>
      <w:r w:rsidR="00383783">
        <w:rPr>
          <w:rStyle w:val="CommentReference"/>
          <w:rFonts w:asciiTheme="minorHAnsi" w:hAnsiTheme="minorHAnsi" w:cstheme="minorBidi"/>
          <w:lang w:eastAsia="en-US"/>
        </w:rPr>
        <w:commentReference w:id="223"/>
      </w:r>
    </w:p>
    <w:p w14:paraId="10082966" w14:textId="0BD83F1D" w:rsidR="00E51470" w:rsidRPr="004B68B4" w:rsidRDefault="00E51470" w:rsidP="004B68B4">
      <w:pPr>
        <w:spacing w:line="480" w:lineRule="auto"/>
        <w:jc w:val="both"/>
        <w:rPr>
          <w:color w:val="000000" w:themeColor="text1"/>
        </w:rPr>
      </w:pPr>
      <w:commentRangeStart w:id="224"/>
      <w:r w:rsidRPr="004C3A2F">
        <w:rPr>
          <w:b/>
          <w:color w:val="000000" w:themeColor="text1"/>
        </w:rPr>
        <w:lastRenderedPageBreak/>
        <w:t xml:space="preserve">Figure </w:t>
      </w:r>
      <w:r>
        <w:rPr>
          <w:b/>
          <w:color w:val="000000" w:themeColor="text1"/>
        </w:rPr>
        <w:t>4</w:t>
      </w:r>
      <w:r w:rsidRPr="004C3A2F">
        <w:rPr>
          <w:b/>
          <w:color w:val="000000" w:themeColor="text1"/>
        </w:rPr>
        <w:t xml:space="preserve">. </w:t>
      </w:r>
      <w:r w:rsidRPr="004C3A2F">
        <w:rPr>
          <w:color w:val="000000" w:themeColor="text1"/>
        </w:rPr>
        <w:t>Average size of temperature anomaly (</w:t>
      </w:r>
      <w:r w:rsidRPr="004C3A2F">
        <w:rPr>
          <w:bCs/>
          <w:color w:val="000000" w:themeColor="text1"/>
        </w:rPr>
        <w:t>°C)</w:t>
      </w:r>
      <w:r w:rsidRPr="004C3A2F">
        <w:rPr>
          <w:color w:val="000000" w:themeColor="text1"/>
        </w:rPr>
        <w:t xml:space="preserve"> from 1980 to 2016, by state and month. The value for each state and month is the mean of the absolute size of anomaly, be it cold or warm, and hence gives an indication of the scale of anomalies around the local</w:t>
      </w:r>
      <w:r w:rsidR="004A283B" w:rsidRPr="004A283B">
        <w:rPr>
          <w:color w:val="000000" w:themeColor="text1"/>
        </w:rPr>
        <w:t xml:space="preserve"> </w:t>
      </w:r>
      <w:r w:rsidR="004A283B" w:rsidRPr="004C3A2F">
        <w:rPr>
          <w:color w:val="000000" w:themeColor="text1"/>
        </w:rPr>
        <w:t>norm</w:t>
      </w:r>
      <w:r w:rsidRPr="004C3A2F">
        <w:rPr>
          <w:color w:val="000000" w:themeColor="text1"/>
        </w:rPr>
        <w:t xml:space="preserve"> temperatures.</w:t>
      </w:r>
      <w:bookmarkStart w:id="225" w:name="_GoBack"/>
      <w:r>
        <w:rPr>
          <w:b/>
          <w:color w:val="000000" w:themeColor="text1"/>
        </w:rPr>
        <w:br w:type="page"/>
      </w:r>
      <w:commentRangeEnd w:id="224"/>
      <w:r w:rsidR="00383783">
        <w:rPr>
          <w:rStyle w:val="CommentReference"/>
          <w:rFonts w:asciiTheme="minorHAnsi" w:hAnsiTheme="minorHAnsi" w:cstheme="minorBidi"/>
          <w:lang w:eastAsia="en-US"/>
        </w:rPr>
        <w:commentReference w:id="224"/>
      </w:r>
    </w:p>
    <w:p w14:paraId="45888C81" w14:textId="09344187" w:rsidR="00E51470" w:rsidRDefault="00DD4894" w:rsidP="004B68B4">
      <w:pPr>
        <w:spacing w:line="480" w:lineRule="auto"/>
        <w:jc w:val="both"/>
      </w:pPr>
      <w:r w:rsidRPr="004C3A2F">
        <w:rPr>
          <w:b/>
          <w:color w:val="000000" w:themeColor="text1"/>
        </w:rPr>
        <w:lastRenderedPageBreak/>
        <w:t xml:space="preserve">Figure </w:t>
      </w:r>
      <w:r w:rsidR="00A66148" w:rsidRPr="004C3A2F">
        <w:rPr>
          <w:b/>
          <w:color w:val="000000" w:themeColor="text1"/>
        </w:rPr>
        <w:t>5</w:t>
      </w:r>
      <w:r w:rsidRPr="004C3A2F">
        <w:rPr>
          <w:b/>
          <w:color w:val="000000" w:themeColor="text1"/>
        </w:rPr>
        <w:t>.</w:t>
      </w:r>
      <w:r w:rsidRPr="004C3A2F">
        <w:rPr>
          <w:color w:val="000000" w:themeColor="text1"/>
        </w:rPr>
        <w:t xml:space="preserve"> Additional annual injury deaths for the 2016 US population in year in which each month was +</w:t>
      </w:r>
      <w:r w:rsidRPr="004C3A2F">
        <w:rPr>
          <w:rFonts w:eastAsia="Times New Roman"/>
          <w:bCs/>
          <w:color w:val="222222"/>
          <w:shd w:val="clear" w:color="auto" w:fill="FFFFFF"/>
        </w:rPr>
        <w:t>1</w:t>
      </w:r>
      <w:r w:rsidRPr="004C3A2F">
        <w:rPr>
          <w:bCs/>
          <w:color w:val="000000" w:themeColor="text1"/>
        </w:rPr>
        <w:t>°C</w:t>
      </w:r>
      <w:r w:rsidRPr="004C3A2F">
        <w:rPr>
          <w:color w:val="000000" w:themeColor="text1"/>
        </w:rPr>
        <w:t xml:space="preserve"> </w:t>
      </w:r>
      <w:r w:rsidR="00607AE4" w:rsidRPr="004C3A2F">
        <w:rPr>
          <w:color w:val="000000" w:themeColor="text1"/>
        </w:rPr>
        <w:t xml:space="preserve">warmer </w:t>
      </w:r>
      <w:r w:rsidRPr="004C3A2F">
        <w:rPr>
          <w:color w:val="000000" w:themeColor="text1"/>
        </w:rPr>
        <w:t>compared with 1980-2009 norm temperatures. The top row shows breakdown by type of injury, sex and age group. The bottom row shows the break down by type of injury, sex and month. Black dots represent net changes in deaths for each set of bars.</w:t>
      </w:r>
      <w:r w:rsidR="00E51470" w:rsidRPr="004C3A2F">
        <w:rPr>
          <w:noProof/>
        </w:rPr>
        <w:t xml:space="preserve"> </w:t>
      </w:r>
      <w:r w:rsidR="00E51470">
        <w:br w:type="page"/>
      </w:r>
    </w:p>
    <w:p w14:paraId="09D3B082" w14:textId="184C6342" w:rsidR="00A620DD" w:rsidRPr="004C3A2F" w:rsidRDefault="00A620DD" w:rsidP="00A620DD">
      <w:pPr>
        <w:spacing w:line="480" w:lineRule="auto"/>
        <w:jc w:val="both"/>
        <w:rPr>
          <w:b/>
        </w:rPr>
      </w:pPr>
      <w:r w:rsidRPr="004C3A2F">
        <w:rPr>
          <w:b/>
        </w:rPr>
        <w:lastRenderedPageBreak/>
        <w:t>References</w:t>
      </w:r>
    </w:p>
    <w:p w14:paraId="439E8633" w14:textId="03EAAF8B" w:rsidR="00EF4FC9" w:rsidRPr="00EF4FC9" w:rsidRDefault="00A620DD" w:rsidP="00AD4FF6">
      <w:pPr>
        <w:widowControl w:val="0"/>
        <w:autoSpaceDE w:val="0"/>
        <w:autoSpaceDN w:val="0"/>
        <w:adjustRightInd w:val="0"/>
        <w:ind w:left="640" w:hanging="640"/>
        <w:jc w:val="both"/>
        <w:rPr>
          <w:noProof/>
          <w:lang w:val="en-US"/>
        </w:rPr>
      </w:pPr>
      <w:r w:rsidRPr="004C3A2F">
        <w:rPr>
          <w:b/>
        </w:rPr>
        <w:fldChar w:fldCharType="begin" w:fldLock="1"/>
      </w:r>
      <w:r w:rsidRPr="004C3A2F">
        <w:rPr>
          <w:b/>
        </w:rPr>
        <w:instrText xml:space="preserve">ADDIN Mendeley Bibliography CSL_BIBLIOGRAPHY </w:instrText>
      </w:r>
      <w:r w:rsidRPr="004C3A2F">
        <w:rPr>
          <w:b/>
        </w:rPr>
        <w:fldChar w:fldCharType="separate"/>
      </w:r>
      <w:r w:rsidR="00EF4FC9" w:rsidRPr="00EF4FC9">
        <w:rPr>
          <w:noProof/>
          <w:lang w:val="en-US"/>
        </w:rPr>
        <w:t>1.</w:t>
      </w:r>
      <w:r w:rsidR="00EF4FC9" w:rsidRPr="00EF4FC9">
        <w:rPr>
          <w:noProof/>
          <w:lang w:val="en-US"/>
        </w:rPr>
        <w:tab/>
        <w:t xml:space="preserve">McMichael, A. J., Woodruff, R. E. &amp; Hales, S. Climate change and human health: present and future risks. </w:t>
      </w:r>
      <w:r w:rsidR="00EF4FC9" w:rsidRPr="00EF4FC9">
        <w:rPr>
          <w:i/>
          <w:iCs/>
          <w:noProof/>
          <w:lang w:val="en-US"/>
        </w:rPr>
        <w:t>Lancet</w:t>
      </w:r>
      <w:r w:rsidR="00EF4FC9" w:rsidRPr="00EF4FC9">
        <w:rPr>
          <w:noProof/>
          <w:lang w:val="en-US"/>
        </w:rPr>
        <w:t xml:space="preserve"> (2006). doi:10.1016/S0140-6736(06)68079-3</w:t>
      </w:r>
    </w:p>
    <w:p w14:paraId="338F32BD"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2.</w:t>
      </w:r>
      <w:r w:rsidRPr="00EF4FC9">
        <w:rPr>
          <w:noProof/>
          <w:lang w:val="en-US"/>
        </w:rPr>
        <w:tab/>
        <w:t xml:space="preserve">Smith, K. R. </w:t>
      </w:r>
      <w:r w:rsidRPr="00EF4FC9">
        <w:rPr>
          <w:i/>
          <w:iCs/>
          <w:noProof/>
          <w:lang w:val="en-US"/>
        </w:rPr>
        <w:t>et al.</w:t>
      </w:r>
      <w:r w:rsidRPr="00EF4FC9">
        <w:rPr>
          <w:noProof/>
          <w:lang w:val="en-US"/>
        </w:rPr>
        <w:t xml:space="preserve"> Human health: impacts, adaptation, and co-benefits. in </w:t>
      </w:r>
      <w:r w:rsidRPr="00EF4FC9">
        <w:rPr>
          <w:i/>
          <w:iCs/>
          <w:noProof/>
          <w:lang w:val="en-US"/>
        </w:rPr>
        <w:t>Climate Change 2014 Impacts, Adaptation and Vulnerability: Part A: Global and Sectoral Aspects</w:t>
      </w:r>
      <w:r w:rsidRPr="00EF4FC9">
        <w:rPr>
          <w:noProof/>
          <w:lang w:val="en-US"/>
        </w:rPr>
        <w:t xml:space="preserve"> (2015). doi:10.1017/CBO9781107415379.016</w:t>
      </w:r>
    </w:p>
    <w:p w14:paraId="179A38D5"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3.</w:t>
      </w:r>
      <w:r w:rsidRPr="00EF4FC9">
        <w:rPr>
          <w:noProof/>
          <w:lang w:val="en-US"/>
        </w:rPr>
        <w:tab/>
        <w:t xml:space="preserve">Haines, A. &amp; Ebi, K. The imperative for climate action to protect health. </w:t>
      </w:r>
      <w:r w:rsidRPr="00EF4FC9">
        <w:rPr>
          <w:i/>
          <w:iCs/>
          <w:noProof/>
          <w:lang w:val="en-US"/>
        </w:rPr>
        <w:t>N. Engl. J. Med.</w:t>
      </w:r>
      <w:r w:rsidRPr="00EF4FC9">
        <w:rPr>
          <w:noProof/>
          <w:lang w:val="en-US"/>
        </w:rPr>
        <w:t xml:space="preserve"> 263–273 (2019).</w:t>
      </w:r>
    </w:p>
    <w:p w14:paraId="1282F163"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4.</w:t>
      </w:r>
      <w:r w:rsidRPr="00EF4FC9">
        <w:rPr>
          <w:noProof/>
          <w:lang w:val="en-US"/>
        </w:rPr>
        <w:tab/>
        <w:t xml:space="preserve">Watts, N. </w:t>
      </w:r>
      <w:r w:rsidRPr="00EF4FC9">
        <w:rPr>
          <w:i/>
          <w:iCs/>
          <w:noProof/>
          <w:lang w:val="en-US"/>
        </w:rPr>
        <w:t>et al.</w:t>
      </w:r>
      <w:r w:rsidRPr="00EF4FC9">
        <w:rPr>
          <w:noProof/>
          <w:lang w:val="en-US"/>
        </w:rPr>
        <w:t xml:space="preserve"> The 2018 report of the Lancet Countdown on health and climate change: shaping health of nations for centuries to come. </w:t>
      </w:r>
      <w:r w:rsidRPr="00EF4FC9">
        <w:rPr>
          <w:i/>
          <w:iCs/>
          <w:noProof/>
          <w:lang w:val="en-US"/>
        </w:rPr>
        <w:t>Lancet</w:t>
      </w:r>
      <w:r w:rsidRPr="00EF4FC9">
        <w:rPr>
          <w:noProof/>
          <w:lang w:val="en-US"/>
        </w:rPr>
        <w:t xml:space="preserve"> </w:t>
      </w:r>
      <w:r w:rsidRPr="00EF4FC9">
        <w:rPr>
          <w:b/>
          <w:bCs/>
          <w:noProof/>
          <w:lang w:val="en-US"/>
        </w:rPr>
        <w:t>6736</w:t>
      </w:r>
      <w:r w:rsidRPr="00EF4FC9">
        <w:rPr>
          <w:noProof/>
          <w:lang w:val="en-US"/>
        </w:rPr>
        <w:t>, 1–4 (2018).</w:t>
      </w:r>
    </w:p>
    <w:p w14:paraId="44732AAC"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5.</w:t>
      </w:r>
      <w:r w:rsidRPr="00EF4FC9">
        <w:rPr>
          <w:noProof/>
          <w:lang w:val="en-US"/>
        </w:rPr>
        <w:tab/>
        <w:t xml:space="preserve">Huang, C. </w:t>
      </w:r>
      <w:r w:rsidRPr="00EF4FC9">
        <w:rPr>
          <w:i/>
          <w:iCs/>
          <w:noProof/>
          <w:lang w:val="en-US"/>
        </w:rPr>
        <w:t>et al.</w:t>
      </w:r>
      <w:r w:rsidRPr="00EF4FC9">
        <w:rPr>
          <w:noProof/>
          <w:lang w:val="en-US"/>
        </w:rPr>
        <w:t xml:space="preserve"> Projecting future heat-related mortality under climate change scenarios: a systematic review. </w:t>
      </w:r>
      <w:r w:rsidRPr="00EF4FC9">
        <w:rPr>
          <w:i/>
          <w:iCs/>
          <w:noProof/>
          <w:lang w:val="en-US"/>
        </w:rPr>
        <w:t>Environ. Health Perspect.</w:t>
      </w:r>
      <w:r w:rsidRPr="00EF4FC9">
        <w:rPr>
          <w:noProof/>
          <w:lang w:val="en-US"/>
        </w:rPr>
        <w:t xml:space="preserve"> (2011). doi:10.1289/ehp.1103456</w:t>
      </w:r>
    </w:p>
    <w:p w14:paraId="1138DBCF"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6.</w:t>
      </w:r>
      <w:r w:rsidRPr="00EF4FC9">
        <w:rPr>
          <w:noProof/>
          <w:lang w:val="en-US"/>
        </w:rPr>
        <w:tab/>
        <w:t xml:space="preserve">Gasparrini, A. </w:t>
      </w:r>
      <w:r w:rsidRPr="00EF4FC9">
        <w:rPr>
          <w:i/>
          <w:iCs/>
          <w:noProof/>
          <w:lang w:val="en-US"/>
        </w:rPr>
        <w:t>et al.</w:t>
      </w:r>
      <w:r w:rsidRPr="00EF4FC9">
        <w:rPr>
          <w:noProof/>
          <w:lang w:val="en-US"/>
        </w:rPr>
        <w:t xml:space="preserve"> Projections of temperature-related excess mortality under climate change scenarios. </w:t>
      </w:r>
      <w:r w:rsidRPr="00EF4FC9">
        <w:rPr>
          <w:i/>
          <w:iCs/>
          <w:noProof/>
          <w:lang w:val="en-US"/>
        </w:rPr>
        <w:t>Lancet Planet. Heal.</w:t>
      </w:r>
      <w:r w:rsidRPr="00EF4FC9">
        <w:rPr>
          <w:noProof/>
          <w:lang w:val="en-US"/>
        </w:rPr>
        <w:t xml:space="preserve"> (2017). doi:10.1016/S2542-5196(17)30156-0</w:t>
      </w:r>
    </w:p>
    <w:p w14:paraId="4D554713"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7.</w:t>
      </w:r>
      <w:r w:rsidRPr="00EF4FC9">
        <w:rPr>
          <w:noProof/>
          <w:lang w:val="en-US"/>
        </w:rPr>
        <w:tab/>
        <w:t xml:space="preserve">Burke, M. </w:t>
      </w:r>
      <w:r w:rsidRPr="00EF4FC9">
        <w:rPr>
          <w:i/>
          <w:iCs/>
          <w:noProof/>
          <w:lang w:val="en-US"/>
        </w:rPr>
        <w:t>et al.</w:t>
      </w:r>
      <w:r w:rsidRPr="00EF4FC9">
        <w:rPr>
          <w:noProof/>
          <w:lang w:val="en-US"/>
        </w:rPr>
        <w:t xml:space="preserve"> Higher temperatures increase suicide rates in the United States and Mexico. </w:t>
      </w:r>
      <w:r w:rsidRPr="00EF4FC9">
        <w:rPr>
          <w:i/>
          <w:iCs/>
          <w:noProof/>
          <w:lang w:val="en-US"/>
        </w:rPr>
        <w:t>Nat. Clim. Chang.</w:t>
      </w:r>
      <w:r w:rsidRPr="00EF4FC9">
        <w:rPr>
          <w:noProof/>
          <w:lang w:val="en-US"/>
        </w:rPr>
        <w:t xml:space="preserve"> (2018). doi:10.1038/s41558-018-0222-x</w:t>
      </w:r>
    </w:p>
    <w:p w14:paraId="5B948A8E"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8.</w:t>
      </w:r>
      <w:r w:rsidRPr="00EF4FC9">
        <w:rPr>
          <w:noProof/>
          <w:lang w:val="en-US"/>
        </w:rPr>
        <w:tab/>
        <w:t xml:space="preserve">Rey, G. </w:t>
      </w:r>
      <w:r w:rsidRPr="00EF4FC9">
        <w:rPr>
          <w:i/>
          <w:iCs/>
          <w:noProof/>
          <w:lang w:val="en-US"/>
        </w:rPr>
        <w:t>et al.</w:t>
      </w:r>
      <w:r w:rsidRPr="00EF4FC9">
        <w:rPr>
          <w:noProof/>
          <w:lang w:val="en-US"/>
        </w:rPr>
        <w:t xml:space="preserve"> The impact of major heat waves on all-cause and cause-specific mortality in France from 1971 to 2003. </w:t>
      </w:r>
      <w:r w:rsidRPr="00EF4FC9">
        <w:rPr>
          <w:i/>
          <w:iCs/>
          <w:noProof/>
          <w:lang w:val="en-US"/>
        </w:rPr>
        <w:t>Int. Arch. Occup. Environ. Health</w:t>
      </w:r>
      <w:r w:rsidRPr="00EF4FC9">
        <w:rPr>
          <w:noProof/>
          <w:lang w:val="en-US"/>
        </w:rPr>
        <w:t xml:space="preserve"> (2007). doi:10.1007/s00420-007-0173-4</w:t>
      </w:r>
    </w:p>
    <w:p w14:paraId="6C943D94"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9.</w:t>
      </w:r>
      <w:r w:rsidRPr="00EF4FC9">
        <w:rPr>
          <w:noProof/>
          <w:lang w:val="en-US"/>
        </w:rPr>
        <w:tab/>
        <w:t xml:space="preserve">Orru, H. &amp; Åström, D. O. Increases in external cause mortality due to high and low temperatures: evidence from northeastern Europe. </w:t>
      </w:r>
      <w:r w:rsidRPr="00EF4FC9">
        <w:rPr>
          <w:i/>
          <w:iCs/>
          <w:noProof/>
          <w:lang w:val="en-US"/>
        </w:rPr>
        <w:t>Int. J. Biometeorol.</w:t>
      </w:r>
      <w:r w:rsidRPr="00EF4FC9">
        <w:rPr>
          <w:noProof/>
          <w:lang w:val="en-US"/>
        </w:rPr>
        <w:t xml:space="preserve"> (2017). doi:10.1007/s00484-016-1270-4</w:t>
      </w:r>
    </w:p>
    <w:p w14:paraId="0E0B485C"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10.</w:t>
      </w:r>
      <w:r w:rsidRPr="00EF4FC9">
        <w:rPr>
          <w:noProof/>
          <w:lang w:val="en-US"/>
        </w:rPr>
        <w:tab/>
        <w:t xml:space="preserve">Parks, R. M., Bennett, J. E., Foreman, K. J., Toumi, R. &amp; Ezzati, M. National and regional seasonal dynamics of all-cause and cause-specific mortality in the USA from 1980 to 2016. </w:t>
      </w:r>
      <w:r w:rsidRPr="00EF4FC9">
        <w:rPr>
          <w:i/>
          <w:iCs/>
          <w:noProof/>
          <w:lang w:val="en-US"/>
        </w:rPr>
        <w:t>Elife</w:t>
      </w:r>
      <w:r w:rsidRPr="00EF4FC9">
        <w:rPr>
          <w:noProof/>
          <w:lang w:val="en-US"/>
        </w:rPr>
        <w:t xml:space="preserve"> </w:t>
      </w:r>
      <w:r w:rsidRPr="00EF4FC9">
        <w:rPr>
          <w:b/>
          <w:bCs/>
          <w:noProof/>
          <w:lang w:val="en-US"/>
        </w:rPr>
        <w:t>7</w:t>
      </w:r>
      <w:r w:rsidRPr="00EF4FC9">
        <w:rPr>
          <w:noProof/>
          <w:lang w:val="en-US"/>
        </w:rPr>
        <w:t>, (2018).</w:t>
      </w:r>
    </w:p>
    <w:p w14:paraId="61E3B2FB"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11.</w:t>
      </w:r>
      <w:r w:rsidRPr="00EF4FC9">
        <w:rPr>
          <w:noProof/>
          <w:lang w:val="en-US"/>
        </w:rPr>
        <w:tab/>
        <w:t xml:space="preserve">Rau, R. Seasonality in human mortality. A demographic approach. </w:t>
      </w:r>
      <w:r w:rsidRPr="00EF4FC9">
        <w:rPr>
          <w:i/>
          <w:iCs/>
          <w:noProof/>
          <w:lang w:val="en-US"/>
        </w:rPr>
        <w:t>Wirtschafts- und Sozialwissenschaftlichen Fak.</w:t>
      </w:r>
      <w:r w:rsidRPr="00EF4FC9">
        <w:rPr>
          <w:noProof/>
          <w:lang w:val="en-US"/>
        </w:rPr>
        <w:t xml:space="preserve"> </w:t>
      </w:r>
      <w:r w:rsidRPr="00EF4FC9">
        <w:rPr>
          <w:b/>
          <w:bCs/>
          <w:noProof/>
          <w:lang w:val="en-US"/>
        </w:rPr>
        <w:t>PhD</w:t>
      </w:r>
      <w:r w:rsidRPr="00EF4FC9">
        <w:rPr>
          <w:noProof/>
          <w:lang w:val="en-US"/>
        </w:rPr>
        <w:t>, 361 (2004).</w:t>
      </w:r>
    </w:p>
    <w:p w14:paraId="775644E9"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12.</w:t>
      </w:r>
      <w:r w:rsidRPr="00EF4FC9">
        <w:rPr>
          <w:noProof/>
          <w:lang w:val="en-US"/>
        </w:rPr>
        <w:tab/>
        <w:t xml:space="preserve">Xu, J. Unintentional drowning deaths in the United States, 1999-2010. </w:t>
      </w:r>
      <w:r w:rsidRPr="00EF4FC9">
        <w:rPr>
          <w:i/>
          <w:iCs/>
          <w:noProof/>
          <w:lang w:val="en-US"/>
        </w:rPr>
        <w:t>NCHS Data Brief</w:t>
      </w:r>
      <w:r w:rsidRPr="00EF4FC9">
        <w:rPr>
          <w:noProof/>
          <w:lang w:val="en-US"/>
        </w:rPr>
        <w:t xml:space="preserve"> (2014).</w:t>
      </w:r>
    </w:p>
    <w:p w14:paraId="439E96E8"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13.</w:t>
      </w:r>
      <w:r w:rsidRPr="00EF4FC9">
        <w:rPr>
          <w:noProof/>
          <w:lang w:val="en-US"/>
        </w:rPr>
        <w:tab/>
        <w:t xml:space="preserve">Ambrose, A. F., Paul, G. &amp; Hausdorff, J. M. Risk factors for falls among older adults: a review of the literature. </w:t>
      </w:r>
      <w:r w:rsidRPr="00EF4FC9">
        <w:rPr>
          <w:i/>
          <w:iCs/>
          <w:noProof/>
          <w:lang w:val="en-US"/>
        </w:rPr>
        <w:t>Maturitas</w:t>
      </w:r>
      <w:r w:rsidRPr="00EF4FC9">
        <w:rPr>
          <w:noProof/>
          <w:lang w:val="en-US"/>
        </w:rPr>
        <w:t xml:space="preserve"> (2013). doi:10.1016/j.maturitas.2013.02.009</w:t>
      </w:r>
    </w:p>
    <w:p w14:paraId="36100A4A"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14.</w:t>
      </w:r>
      <w:r w:rsidRPr="00EF4FC9">
        <w:rPr>
          <w:noProof/>
          <w:lang w:val="en-US"/>
        </w:rPr>
        <w:tab/>
        <w:t xml:space="preserve">Bobb, J. F. </w:t>
      </w:r>
      <w:r w:rsidRPr="00EF4FC9">
        <w:rPr>
          <w:i/>
          <w:iCs/>
          <w:noProof/>
          <w:lang w:val="en-US"/>
        </w:rPr>
        <w:t>et al.</w:t>
      </w:r>
      <w:r w:rsidRPr="00EF4FC9">
        <w:rPr>
          <w:noProof/>
          <w:lang w:val="en-US"/>
        </w:rPr>
        <w:t xml:space="preserve"> Time-course of cause-specific hospital admissions during snowstorms: an analysis of electronic medical records from major hospitals in Boston, Massachusetts. </w:t>
      </w:r>
      <w:r w:rsidRPr="00EF4FC9">
        <w:rPr>
          <w:i/>
          <w:iCs/>
          <w:noProof/>
          <w:lang w:val="en-US"/>
        </w:rPr>
        <w:t>Am. J. Epidemiol.</w:t>
      </w:r>
      <w:r w:rsidRPr="00EF4FC9">
        <w:rPr>
          <w:noProof/>
          <w:lang w:val="en-US"/>
        </w:rPr>
        <w:t xml:space="preserve"> </w:t>
      </w:r>
      <w:r w:rsidRPr="00EF4FC9">
        <w:rPr>
          <w:b/>
          <w:bCs/>
          <w:noProof/>
          <w:lang w:val="en-US"/>
        </w:rPr>
        <w:t>185</w:t>
      </w:r>
      <w:r w:rsidRPr="00EF4FC9">
        <w:rPr>
          <w:noProof/>
          <w:lang w:val="en-US"/>
        </w:rPr>
        <w:t>, 283–294 (2017).</w:t>
      </w:r>
    </w:p>
    <w:p w14:paraId="206781B7"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15.</w:t>
      </w:r>
      <w:r w:rsidRPr="00EF4FC9">
        <w:rPr>
          <w:noProof/>
          <w:lang w:val="en-US"/>
        </w:rPr>
        <w:tab/>
        <w:t xml:space="preserve">Kelsey, J. L. </w:t>
      </w:r>
      <w:r w:rsidRPr="00EF4FC9">
        <w:rPr>
          <w:i/>
          <w:iCs/>
          <w:noProof/>
          <w:lang w:val="en-US"/>
        </w:rPr>
        <w:t>et al.</w:t>
      </w:r>
      <w:r w:rsidRPr="00EF4FC9">
        <w:rPr>
          <w:noProof/>
          <w:lang w:val="en-US"/>
        </w:rPr>
        <w:t xml:space="preserve"> Indoor and outdoor falls in older adults are different: the maintenance of balance, independent living, intellect, and zest in the elderly of Boston study. </w:t>
      </w:r>
      <w:r w:rsidRPr="00EF4FC9">
        <w:rPr>
          <w:i/>
          <w:iCs/>
          <w:noProof/>
          <w:lang w:val="en-US"/>
        </w:rPr>
        <w:t>J. Am. Geriatr. Soc.</w:t>
      </w:r>
      <w:r w:rsidRPr="00EF4FC9">
        <w:rPr>
          <w:noProof/>
          <w:lang w:val="en-US"/>
        </w:rPr>
        <w:t xml:space="preserve"> (2010). doi:10.1111/j.1532-5415.2010.03062.x</w:t>
      </w:r>
    </w:p>
    <w:p w14:paraId="3DE8123C"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16.</w:t>
      </w:r>
      <w:r w:rsidRPr="00EF4FC9">
        <w:rPr>
          <w:noProof/>
          <w:lang w:val="en-US"/>
        </w:rPr>
        <w:tab/>
        <w:t xml:space="preserve">Daanen, H. A. M., Van De Vliert, E. &amp; Huang, X. Driving performance in cold, warm, and thermoneutral environments. </w:t>
      </w:r>
      <w:r w:rsidRPr="00EF4FC9">
        <w:rPr>
          <w:i/>
          <w:iCs/>
          <w:noProof/>
          <w:lang w:val="en-US"/>
        </w:rPr>
        <w:t>Appl. Ergon.</w:t>
      </w:r>
      <w:r w:rsidRPr="00EF4FC9">
        <w:rPr>
          <w:noProof/>
          <w:lang w:val="en-US"/>
        </w:rPr>
        <w:t xml:space="preserve"> (2003). doi:10.1016/S0003-6870(03)00055-3</w:t>
      </w:r>
    </w:p>
    <w:p w14:paraId="0B106FF3"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17.</w:t>
      </w:r>
      <w:r w:rsidRPr="00EF4FC9">
        <w:rPr>
          <w:noProof/>
          <w:lang w:val="en-US"/>
        </w:rPr>
        <w:tab/>
        <w:t xml:space="preserve">Zlatoper, T. J. Determinants of motor vehicle deaths in the United States: a cross-sectional analysis. </w:t>
      </w:r>
      <w:r w:rsidRPr="00EF4FC9">
        <w:rPr>
          <w:i/>
          <w:iCs/>
          <w:noProof/>
          <w:lang w:val="en-US"/>
        </w:rPr>
        <w:t>Accid. Anal. Prev.</w:t>
      </w:r>
      <w:r w:rsidRPr="00EF4FC9">
        <w:rPr>
          <w:noProof/>
          <w:lang w:val="en-US"/>
        </w:rPr>
        <w:t xml:space="preserve"> (1991). doi:10.1016/0001-4575(91)90062-A</w:t>
      </w:r>
    </w:p>
    <w:p w14:paraId="10A38330"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18.</w:t>
      </w:r>
      <w:r w:rsidRPr="00EF4FC9">
        <w:rPr>
          <w:noProof/>
          <w:lang w:val="en-US"/>
        </w:rPr>
        <w:tab/>
        <w:t xml:space="preserve">Mackie, R. R. &amp; Hanlon, J. F. . O. A study of the combined effects of extented driving and heat stress on driver arousal and performance. in </w:t>
      </w:r>
      <w:r w:rsidRPr="00EF4FC9">
        <w:rPr>
          <w:i/>
          <w:iCs/>
          <w:noProof/>
          <w:lang w:val="en-US"/>
        </w:rPr>
        <w:t>Symposium on relationships among theory, physiological correlates, and operational performance</w:t>
      </w:r>
      <w:r w:rsidRPr="00EF4FC9">
        <w:rPr>
          <w:noProof/>
          <w:lang w:val="en-US"/>
        </w:rPr>
        <w:t xml:space="preserve"> (1976). doi:10.1007/978-1-4684-2529-1_25</w:t>
      </w:r>
    </w:p>
    <w:p w14:paraId="6BEC8DF8"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19.</w:t>
      </w:r>
      <w:r w:rsidRPr="00EF4FC9">
        <w:rPr>
          <w:noProof/>
          <w:lang w:val="en-US"/>
        </w:rPr>
        <w:tab/>
        <w:t xml:space="preserve">Wyon, D. P., Wyon, I. &amp; Norin, F. Effects of moderate heat stress on driver vigilance in a moving vehicle. </w:t>
      </w:r>
      <w:r w:rsidRPr="00EF4FC9">
        <w:rPr>
          <w:i/>
          <w:iCs/>
          <w:noProof/>
          <w:lang w:val="en-US"/>
        </w:rPr>
        <w:t>Ergonomics</w:t>
      </w:r>
      <w:r w:rsidRPr="00EF4FC9">
        <w:rPr>
          <w:noProof/>
          <w:lang w:val="en-US"/>
        </w:rPr>
        <w:t xml:space="preserve"> (1996). doi:10.1080/00140139608964434</w:t>
      </w:r>
    </w:p>
    <w:p w14:paraId="6D0F5282"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20.</w:t>
      </w:r>
      <w:r w:rsidRPr="00EF4FC9">
        <w:rPr>
          <w:noProof/>
          <w:lang w:val="en-US"/>
        </w:rPr>
        <w:tab/>
        <w:t xml:space="preserve">Opinium. Brits drink more alcohol in warmer weather. </w:t>
      </w:r>
      <w:r w:rsidRPr="00EF4FC9">
        <w:rPr>
          <w:i/>
          <w:iCs/>
          <w:noProof/>
          <w:lang w:val="en-US"/>
        </w:rPr>
        <w:t>Opinium.co.uk</w:t>
      </w:r>
      <w:r w:rsidRPr="00EF4FC9">
        <w:rPr>
          <w:noProof/>
          <w:lang w:val="en-US"/>
        </w:rPr>
        <w:t xml:space="preserve"> (2018). Available </w:t>
      </w:r>
      <w:r w:rsidRPr="00EF4FC9">
        <w:rPr>
          <w:noProof/>
          <w:lang w:val="en-US"/>
        </w:rPr>
        <w:lastRenderedPageBreak/>
        <w:t>at: https://www.opinium.co.uk/brits-drink-more-alcohol-in-warmer-weather/. (Accessed: 10th January 2019)</w:t>
      </w:r>
    </w:p>
    <w:p w14:paraId="7FDD4952"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21.</w:t>
      </w:r>
      <w:r w:rsidRPr="00EF4FC9">
        <w:rPr>
          <w:noProof/>
          <w:lang w:val="en-US"/>
        </w:rPr>
        <w:tab/>
        <w:t xml:space="preserve">Voas, R. B., Torres, P., Romano, E. &amp; Lacey, J. H. Alcohol-related risk of driver fatalities: an update using 2007 data. </w:t>
      </w:r>
      <w:r w:rsidRPr="00EF4FC9">
        <w:rPr>
          <w:i/>
          <w:iCs/>
          <w:noProof/>
          <w:lang w:val="en-US"/>
        </w:rPr>
        <w:t>J. Stud. Alcohol Drugs</w:t>
      </w:r>
      <w:r w:rsidRPr="00EF4FC9">
        <w:rPr>
          <w:noProof/>
          <w:lang w:val="en-US"/>
        </w:rPr>
        <w:t xml:space="preserve"> (2012). doi:10.15288/jsad.2012.73.341</w:t>
      </w:r>
    </w:p>
    <w:p w14:paraId="6752D7FB"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22.</w:t>
      </w:r>
      <w:r w:rsidRPr="00EF4FC9">
        <w:rPr>
          <w:noProof/>
          <w:lang w:val="en-US"/>
        </w:rPr>
        <w:tab/>
        <w:t xml:space="preserve">Datla, S., Sahu, P., Roh, H.-J. &amp; Sharma, S. A comprehensive analysis of the association of highway traffic with winter weather conditions. </w:t>
      </w:r>
      <w:r w:rsidRPr="00EF4FC9">
        <w:rPr>
          <w:i/>
          <w:iCs/>
          <w:noProof/>
          <w:lang w:val="en-US"/>
        </w:rPr>
        <w:t>Procedia - Soc. Behav. Sci.</w:t>
      </w:r>
      <w:r w:rsidRPr="00EF4FC9">
        <w:rPr>
          <w:noProof/>
          <w:lang w:val="en-US"/>
        </w:rPr>
        <w:t xml:space="preserve"> (2013). doi:10.1016/j.sbspro.2013.11.143</w:t>
      </w:r>
    </w:p>
    <w:p w14:paraId="7034A880"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23.</w:t>
      </w:r>
      <w:r w:rsidRPr="00EF4FC9">
        <w:rPr>
          <w:noProof/>
          <w:lang w:val="en-US"/>
        </w:rPr>
        <w:tab/>
        <w:t xml:space="preserve">Roh, H.-J., Sahu, P. K., Sharma, S., Datla, S. &amp; Mehran, B. Statistical investigations of snowfall and temperature interaction with passenger car and truck traffic on primary highways in Canada. </w:t>
      </w:r>
      <w:r w:rsidRPr="00EF4FC9">
        <w:rPr>
          <w:i/>
          <w:iCs/>
          <w:noProof/>
          <w:lang w:val="en-US"/>
        </w:rPr>
        <w:t>J. Cold Reg. Eng.</w:t>
      </w:r>
      <w:r w:rsidRPr="00EF4FC9">
        <w:rPr>
          <w:noProof/>
          <w:lang w:val="en-US"/>
        </w:rPr>
        <w:t xml:space="preserve"> (2016). doi:10.1061/(ASCE)CR.1943-5495.0000099</w:t>
      </w:r>
    </w:p>
    <w:p w14:paraId="2F311B0E"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24.</w:t>
      </w:r>
      <w:r w:rsidRPr="00EF4FC9">
        <w:rPr>
          <w:noProof/>
          <w:lang w:val="en-US"/>
        </w:rPr>
        <w:tab/>
        <w:t xml:space="preserve">Roh, H.-J., Datla, S. &amp; Sharma, S. Effect of snow, temperature and their interaction on highway truck traffic. </w:t>
      </w:r>
      <w:r w:rsidRPr="00EF4FC9">
        <w:rPr>
          <w:i/>
          <w:iCs/>
          <w:noProof/>
          <w:lang w:val="en-US"/>
        </w:rPr>
        <w:t>J. Transp. Techn.</w:t>
      </w:r>
      <w:r w:rsidRPr="00EF4FC9">
        <w:rPr>
          <w:noProof/>
          <w:lang w:val="en-US"/>
        </w:rPr>
        <w:t xml:space="preserve"> (2013). doi:10.4236/jtts.2013.31003</w:t>
      </w:r>
    </w:p>
    <w:p w14:paraId="09E7B8F0"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25.</w:t>
      </w:r>
      <w:r w:rsidRPr="00EF4FC9">
        <w:rPr>
          <w:noProof/>
          <w:lang w:val="en-US"/>
        </w:rPr>
        <w:tab/>
        <w:t xml:space="preserve">Roh, H. J., Sharma, S. &amp; Sahu, P. K. Modeling snow and cold effects for classified highway traffic volumes. </w:t>
      </w:r>
      <w:r w:rsidRPr="00EF4FC9">
        <w:rPr>
          <w:i/>
          <w:iCs/>
          <w:noProof/>
          <w:lang w:val="en-US"/>
        </w:rPr>
        <w:t>KSCE J. Civ. Eng.</w:t>
      </w:r>
      <w:r w:rsidRPr="00EF4FC9">
        <w:rPr>
          <w:noProof/>
          <w:lang w:val="en-US"/>
        </w:rPr>
        <w:t xml:space="preserve"> (2016). doi:10.1007/s12205-015-0236-0</w:t>
      </w:r>
    </w:p>
    <w:p w14:paraId="19AE824B"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26.</w:t>
      </w:r>
      <w:r w:rsidRPr="00EF4FC9">
        <w:rPr>
          <w:noProof/>
          <w:lang w:val="en-US"/>
        </w:rPr>
        <w:tab/>
        <w:t xml:space="preserve">Graff Zivin, J. &amp; Neidell, M. Temperature and the allocation of time: implications for climate change. </w:t>
      </w:r>
      <w:r w:rsidRPr="00EF4FC9">
        <w:rPr>
          <w:i/>
          <w:iCs/>
          <w:noProof/>
          <w:lang w:val="en-US"/>
        </w:rPr>
        <w:t>J. Labor Econ.</w:t>
      </w:r>
      <w:r w:rsidRPr="00EF4FC9">
        <w:rPr>
          <w:noProof/>
          <w:lang w:val="en-US"/>
        </w:rPr>
        <w:t xml:space="preserve"> (2014). doi:10.1086/671766</w:t>
      </w:r>
    </w:p>
    <w:p w14:paraId="56C92613"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27.</w:t>
      </w:r>
      <w:r w:rsidRPr="00EF4FC9">
        <w:rPr>
          <w:noProof/>
          <w:lang w:val="en-US"/>
        </w:rPr>
        <w:tab/>
        <w:t xml:space="preserve">Glaeser, E. L., Sacerdote, B. &amp; Scheinkman, J. A. Crime and social interactions. </w:t>
      </w:r>
      <w:r w:rsidRPr="00EF4FC9">
        <w:rPr>
          <w:i/>
          <w:iCs/>
          <w:noProof/>
          <w:lang w:val="en-US"/>
        </w:rPr>
        <w:t>Q. J. Econ.</w:t>
      </w:r>
      <w:r w:rsidRPr="00EF4FC9">
        <w:rPr>
          <w:noProof/>
          <w:lang w:val="en-US"/>
        </w:rPr>
        <w:t xml:space="preserve"> (1996). doi:10.2307/2946686</w:t>
      </w:r>
    </w:p>
    <w:p w14:paraId="7DC694E5"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28.</w:t>
      </w:r>
      <w:r w:rsidRPr="00EF4FC9">
        <w:rPr>
          <w:noProof/>
          <w:lang w:val="en-US"/>
        </w:rPr>
        <w:tab/>
        <w:t xml:space="preserve">Rotton, J. &amp; Cohn, E. G. Global warming and U.S. crime rates: an application of routine activity theory. </w:t>
      </w:r>
      <w:r w:rsidRPr="00EF4FC9">
        <w:rPr>
          <w:i/>
          <w:iCs/>
          <w:noProof/>
          <w:lang w:val="en-US"/>
        </w:rPr>
        <w:t>Environ. Behav.</w:t>
      </w:r>
      <w:r w:rsidRPr="00EF4FC9">
        <w:rPr>
          <w:noProof/>
          <w:lang w:val="en-US"/>
        </w:rPr>
        <w:t xml:space="preserve"> (2003). doi:10.1177/0013916503255565</w:t>
      </w:r>
    </w:p>
    <w:p w14:paraId="464B07E8"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29.</w:t>
      </w:r>
      <w:r w:rsidRPr="00EF4FC9">
        <w:rPr>
          <w:noProof/>
          <w:lang w:val="en-US"/>
        </w:rPr>
        <w:tab/>
        <w:t xml:space="preserve">Anderson, C. A. Temperature and aggression: ubiquitous effects of heat on occurrence of human violence. </w:t>
      </w:r>
      <w:r w:rsidRPr="00EF4FC9">
        <w:rPr>
          <w:i/>
          <w:iCs/>
          <w:noProof/>
          <w:lang w:val="en-US"/>
        </w:rPr>
        <w:t>Psychol. Bull.</w:t>
      </w:r>
      <w:r w:rsidRPr="00EF4FC9">
        <w:rPr>
          <w:noProof/>
          <w:lang w:val="en-US"/>
        </w:rPr>
        <w:t xml:space="preserve"> (1989). doi:10.1037/0033-2909.106.1.74</w:t>
      </w:r>
    </w:p>
    <w:p w14:paraId="477B2CB7"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30.</w:t>
      </w:r>
      <w:r w:rsidRPr="00EF4FC9">
        <w:rPr>
          <w:noProof/>
          <w:lang w:val="en-US"/>
        </w:rPr>
        <w:tab/>
        <w:t xml:space="preserve">Baron, R. A. &amp; Bell, P. A. Aggression and heat: the influence of ambient temperature, negative affect, and a cooling drink on physical aggression. </w:t>
      </w:r>
      <w:r w:rsidRPr="00EF4FC9">
        <w:rPr>
          <w:i/>
          <w:iCs/>
          <w:noProof/>
          <w:lang w:val="en-US"/>
        </w:rPr>
        <w:t>J. Pers. Soc. Psychol.</w:t>
      </w:r>
      <w:r w:rsidRPr="00EF4FC9">
        <w:rPr>
          <w:noProof/>
          <w:lang w:val="en-US"/>
        </w:rPr>
        <w:t xml:space="preserve"> (1976). doi:10.1037/0022-3514.33.3.245</w:t>
      </w:r>
    </w:p>
    <w:p w14:paraId="5B6F55B9"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31.</w:t>
      </w:r>
      <w:r w:rsidRPr="00EF4FC9">
        <w:rPr>
          <w:noProof/>
          <w:lang w:val="en-US"/>
        </w:rPr>
        <w:tab/>
        <w:t xml:space="preserve">Majeed, H. &amp; Lee, J. The impact of climate change on youth depression and mental health. </w:t>
      </w:r>
      <w:r w:rsidRPr="00EF4FC9">
        <w:rPr>
          <w:i/>
          <w:iCs/>
          <w:noProof/>
          <w:lang w:val="en-US"/>
        </w:rPr>
        <w:t>Lancet Planet. Heal.</w:t>
      </w:r>
      <w:r w:rsidRPr="00EF4FC9">
        <w:rPr>
          <w:noProof/>
          <w:lang w:val="en-US"/>
        </w:rPr>
        <w:t xml:space="preserve"> </w:t>
      </w:r>
      <w:r w:rsidRPr="00EF4FC9">
        <w:rPr>
          <w:b/>
          <w:bCs/>
          <w:noProof/>
          <w:lang w:val="en-US"/>
        </w:rPr>
        <w:t>1</w:t>
      </w:r>
      <w:r w:rsidRPr="00EF4FC9">
        <w:rPr>
          <w:noProof/>
          <w:lang w:val="en-US"/>
        </w:rPr>
        <w:t>, e94–e95 (2017).</w:t>
      </w:r>
    </w:p>
    <w:p w14:paraId="593893F7"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32.</w:t>
      </w:r>
      <w:r w:rsidRPr="00EF4FC9">
        <w:rPr>
          <w:noProof/>
          <w:lang w:val="en-US"/>
        </w:rPr>
        <w:tab/>
        <w:t xml:space="preserve">Dee, D. P. </w:t>
      </w:r>
      <w:r w:rsidRPr="00EF4FC9">
        <w:rPr>
          <w:i/>
          <w:iCs/>
          <w:noProof/>
          <w:lang w:val="en-US"/>
        </w:rPr>
        <w:t>et al.</w:t>
      </w:r>
      <w:r w:rsidRPr="00EF4FC9">
        <w:rPr>
          <w:noProof/>
          <w:lang w:val="en-US"/>
        </w:rPr>
        <w:t xml:space="preserve"> The ERA-Interim reanalysis: configuration and performance of the data assimilation system. </w:t>
      </w:r>
      <w:r w:rsidRPr="00EF4FC9">
        <w:rPr>
          <w:i/>
          <w:iCs/>
          <w:noProof/>
          <w:lang w:val="en-US"/>
        </w:rPr>
        <w:t>Q. J. R. Meteorol. Soc.</w:t>
      </w:r>
      <w:r w:rsidRPr="00EF4FC9">
        <w:rPr>
          <w:noProof/>
          <w:lang w:val="en-US"/>
        </w:rPr>
        <w:t xml:space="preserve"> </w:t>
      </w:r>
      <w:r w:rsidRPr="00EF4FC9">
        <w:rPr>
          <w:b/>
          <w:bCs/>
          <w:noProof/>
          <w:lang w:val="en-US"/>
        </w:rPr>
        <w:t>137</w:t>
      </w:r>
      <w:r w:rsidRPr="00EF4FC9">
        <w:rPr>
          <w:noProof/>
          <w:lang w:val="en-US"/>
        </w:rPr>
        <w:t>, 553–597 (2011).</w:t>
      </w:r>
    </w:p>
    <w:p w14:paraId="6A914AF0"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33.</w:t>
      </w:r>
      <w:r w:rsidRPr="00EF4FC9">
        <w:rPr>
          <w:noProof/>
          <w:lang w:val="en-US"/>
        </w:rPr>
        <w:tab/>
        <w:t xml:space="preserve">Shi, L., Kloog, I., Zanobetti, A., Liu, P. &amp; Schwartz, J. D. Impacts of temperature and its variability on mortality in New England. </w:t>
      </w:r>
      <w:r w:rsidRPr="00EF4FC9">
        <w:rPr>
          <w:i/>
          <w:iCs/>
          <w:noProof/>
          <w:lang w:val="en-US"/>
        </w:rPr>
        <w:t>Nat. Clim. Chang.</w:t>
      </w:r>
      <w:r w:rsidRPr="00EF4FC9">
        <w:rPr>
          <w:noProof/>
          <w:lang w:val="en-US"/>
        </w:rPr>
        <w:t xml:space="preserve"> </w:t>
      </w:r>
      <w:r w:rsidRPr="00EF4FC9">
        <w:rPr>
          <w:b/>
          <w:bCs/>
          <w:noProof/>
          <w:lang w:val="en-US"/>
        </w:rPr>
        <w:t>5</w:t>
      </w:r>
      <w:r w:rsidRPr="00EF4FC9">
        <w:rPr>
          <w:noProof/>
          <w:lang w:val="en-US"/>
        </w:rPr>
        <w:t>, 988–991 (2015).</w:t>
      </w:r>
    </w:p>
    <w:p w14:paraId="62F4BBB7"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34.</w:t>
      </w:r>
      <w:r w:rsidRPr="00EF4FC9">
        <w:rPr>
          <w:noProof/>
          <w:lang w:val="en-US"/>
        </w:rPr>
        <w:tab/>
        <w:t xml:space="preserve">Gasparrini, A. </w:t>
      </w:r>
      <w:r w:rsidRPr="00EF4FC9">
        <w:rPr>
          <w:i/>
          <w:iCs/>
          <w:noProof/>
          <w:lang w:val="en-US"/>
        </w:rPr>
        <w:t>et al.</w:t>
      </w:r>
      <w:r w:rsidRPr="00EF4FC9">
        <w:rPr>
          <w:noProof/>
          <w:lang w:val="en-US"/>
        </w:rPr>
        <w:t xml:space="preserve"> Mortality risk attributable to high and low ambient temperature: a multicountry observational study. </w:t>
      </w:r>
      <w:r w:rsidRPr="00EF4FC9">
        <w:rPr>
          <w:i/>
          <w:iCs/>
          <w:noProof/>
          <w:lang w:val="en-US"/>
        </w:rPr>
        <w:t>Lancet</w:t>
      </w:r>
      <w:r w:rsidRPr="00EF4FC9">
        <w:rPr>
          <w:noProof/>
          <w:lang w:val="en-US"/>
        </w:rPr>
        <w:t xml:space="preserve"> </w:t>
      </w:r>
      <w:r w:rsidRPr="00EF4FC9">
        <w:rPr>
          <w:b/>
          <w:bCs/>
          <w:noProof/>
          <w:lang w:val="en-US"/>
        </w:rPr>
        <w:t>386</w:t>
      </w:r>
      <w:r w:rsidRPr="00EF4FC9">
        <w:rPr>
          <w:noProof/>
          <w:lang w:val="en-US"/>
        </w:rPr>
        <w:t>, 369–375 (2015).</w:t>
      </w:r>
    </w:p>
    <w:p w14:paraId="61D25636"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35.</w:t>
      </w:r>
      <w:r w:rsidRPr="00EF4FC9">
        <w:rPr>
          <w:noProof/>
          <w:lang w:val="en-US"/>
        </w:rPr>
        <w:tab/>
        <w:t xml:space="preserve">Ye, X. </w:t>
      </w:r>
      <w:r w:rsidRPr="00EF4FC9">
        <w:rPr>
          <w:i/>
          <w:iCs/>
          <w:noProof/>
          <w:lang w:val="en-US"/>
        </w:rPr>
        <w:t>et al.</w:t>
      </w:r>
      <w:r w:rsidRPr="00EF4FC9">
        <w:rPr>
          <w:noProof/>
          <w:lang w:val="en-US"/>
        </w:rPr>
        <w:t xml:space="preserve"> Ambient temperature and morbidity: a review of epidemiological evidence. </w:t>
      </w:r>
      <w:r w:rsidRPr="00EF4FC9">
        <w:rPr>
          <w:i/>
          <w:iCs/>
          <w:noProof/>
          <w:lang w:val="en-US"/>
        </w:rPr>
        <w:t>Environ. Health Perspect.</w:t>
      </w:r>
      <w:r w:rsidRPr="00EF4FC9">
        <w:rPr>
          <w:noProof/>
          <w:lang w:val="en-US"/>
        </w:rPr>
        <w:t xml:space="preserve"> </w:t>
      </w:r>
      <w:r w:rsidRPr="00EF4FC9">
        <w:rPr>
          <w:b/>
          <w:bCs/>
          <w:noProof/>
          <w:lang w:val="en-US"/>
        </w:rPr>
        <w:t>120</w:t>
      </w:r>
      <w:r w:rsidRPr="00EF4FC9">
        <w:rPr>
          <w:noProof/>
          <w:lang w:val="en-US"/>
        </w:rPr>
        <w:t>, 19–28 (2012).</w:t>
      </w:r>
    </w:p>
    <w:p w14:paraId="5D4243AF"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36.</w:t>
      </w:r>
      <w:r w:rsidRPr="00EF4FC9">
        <w:rPr>
          <w:noProof/>
          <w:lang w:val="en-US"/>
        </w:rPr>
        <w:tab/>
        <w:t xml:space="preserve">Basu, R. High ambient temperature and mortality: a review of epidemiologic studies from 2001 to 2008. </w:t>
      </w:r>
      <w:r w:rsidRPr="00EF4FC9">
        <w:rPr>
          <w:i/>
          <w:iCs/>
          <w:noProof/>
          <w:lang w:val="en-US"/>
        </w:rPr>
        <w:t>Environ. Heal. A Glob. Access Sci. Source</w:t>
      </w:r>
      <w:r w:rsidRPr="00EF4FC9">
        <w:rPr>
          <w:noProof/>
          <w:lang w:val="en-US"/>
        </w:rPr>
        <w:t xml:space="preserve"> </w:t>
      </w:r>
      <w:r w:rsidRPr="00EF4FC9">
        <w:rPr>
          <w:b/>
          <w:bCs/>
          <w:noProof/>
          <w:lang w:val="en-US"/>
        </w:rPr>
        <w:t>8</w:t>
      </w:r>
      <w:r w:rsidRPr="00EF4FC9">
        <w:rPr>
          <w:noProof/>
          <w:lang w:val="en-US"/>
        </w:rPr>
        <w:t>, 40 (2009).</w:t>
      </w:r>
    </w:p>
    <w:p w14:paraId="522B8A42"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37.</w:t>
      </w:r>
      <w:r w:rsidRPr="00EF4FC9">
        <w:rPr>
          <w:noProof/>
          <w:lang w:val="en-US"/>
        </w:rPr>
        <w:tab/>
        <w:t xml:space="preserve">Wallace, J. M. &amp; Hobbs, P. V. </w:t>
      </w:r>
      <w:r w:rsidRPr="00EF4FC9">
        <w:rPr>
          <w:i/>
          <w:iCs/>
          <w:noProof/>
          <w:lang w:val="en-US"/>
        </w:rPr>
        <w:t>Atmospheric science: an introductory survey</w:t>
      </w:r>
      <w:r w:rsidRPr="00EF4FC9">
        <w:rPr>
          <w:noProof/>
          <w:lang w:val="en-US"/>
        </w:rPr>
        <w:t xml:space="preserve">. </w:t>
      </w:r>
      <w:r w:rsidRPr="00EF4FC9">
        <w:rPr>
          <w:i/>
          <w:iCs/>
          <w:noProof/>
          <w:lang w:val="en-US"/>
        </w:rPr>
        <w:t>Atmospheric Science: An Introductory Survey: Second Edition</w:t>
      </w:r>
      <w:r w:rsidRPr="00EF4FC9">
        <w:rPr>
          <w:noProof/>
          <w:lang w:val="en-US"/>
        </w:rPr>
        <w:t xml:space="preserve"> (2006). doi:10.1016/C2009-0-00034-8</w:t>
      </w:r>
    </w:p>
    <w:p w14:paraId="6B63DF37"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38.</w:t>
      </w:r>
      <w:r w:rsidRPr="00EF4FC9">
        <w:rPr>
          <w:noProof/>
          <w:lang w:val="en-US"/>
        </w:rPr>
        <w:tab/>
        <w:t xml:space="preserve">Rue, H. &amp; Held, L. </w:t>
      </w:r>
      <w:r w:rsidRPr="00EF4FC9">
        <w:rPr>
          <w:i/>
          <w:iCs/>
          <w:noProof/>
          <w:lang w:val="en-US"/>
        </w:rPr>
        <w:t>Gaussian Markov random fields. Theory and applications</w:t>
      </w:r>
      <w:r w:rsidRPr="00EF4FC9">
        <w:rPr>
          <w:noProof/>
          <w:lang w:val="en-US"/>
        </w:rPr>
        <w:t xml:space="preserve">. </w:t>
      </w:r>
      <w:r w:rsidRPr="00EF4FC9">
        <w:rPr>
          <w:i/>
          <w:iCs/>
          <w:noProof/>
          <w:lang w:val="en-US"/>
        </w:rPr>
        <w:t>Chapman &amp; Hall</w:t>
      </w:r>
      <w:r w:rsidRPr="00EF4FC9">
        <w:rPr>
          <w:noProof/>
          <w:lang w:val="en-US"/>
        </w:rPr>
        <w:t xml:space="preserve"> (2005). doi:10.1007/s00184-007-0162-3</w:t>
      </w:r>
    </w:p>
    <w:p w14:paraId="717727A1"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39.</w:t>
      </w:r>
      <w:r w:rsidRPr="00EF4FC9">
        <w:rPr>
          <w:noProof/>
          <w:lang w:val="en-US"/>
        </w:rPr>
        <w:tab/>
        <w:t xml:space="preserve">Besag, J. Spatial interaction and the statistical snalysis of lattice systems. </w:t>
      </w:r>
      <w:r w:rsidRPr="00EF4FC9">
        <w:rPr>
          <w:i/>
          <w:iCs/>
          <w:noProof/>
          <w:lang w:val="en-US"/>
        </w:rPr>
        <w:t>J. R. Stat. Soc. Ser. B (Statistical Methodol.</w:t>
      </w:r>
      <w:r w:rsidRPr="00EF4FC9">
        <w:rPr>
          <w:noProof/>
          <w:lang w:val="en-US"/>
        </w:rPr>
        <w:t xml:space="preserve"> (1974). doi:10.2307/2984812</w:t>
      </w:r>
    </w:p>
    <w:p w14:paraId="03384600"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40.</w:t>
      </w:r>
      <w:r w:rsidRPr="00EF4FC9">
        <w:rPr>
          <w:noProof/>
          <w:lang w:val="en-US"/>
        </w:rPr>
        <w:tab/>
        <w:t xml:space="preserve">Rue, H., Martino, S. &amp; Chopin, N. Approximate Bayesian inference for latent Gaussian models by using integrated nested Laplace approximations. </w:t>
      </w:r>
      <w:r w:rsidRPr="00EF4FC9">
        <w:rPr>
          <w:i/>
          <w:iCs/>
          <w:noProof/>
          <w:lang w:val="en-US"/>
        </w:rPr>
        <w:t>J. R. Stat. Soc. Ser. B Stat. Methodol.</w:t>
      </w:r>
      <w:r w:rsidRPr="00EF4FC9">
        <w:rPr>
          <w:noProof/>
          <w:lang w:val="en-US"/>
        </w:rPr>
        <w:t xml:space="preserve"> (2009). doi:10.1111/j.1467-9868.2008.00700.x</w:t>
      </w:r>
    </w:p>
    <w:p w14:paraId="20E220E1" w14:textId="77777777" w:rsidR="00EF4FC9" w:rsidRPr="00EF4FC9" w:rsidRDefault="00EF4FC9" w:rsidP="00AD4FF6">
      <w:pPr>
        <w:widowControl w:val="0"/>
        <w:autoSpaceDE w:val="0"/>
        <w:autoSpaceDN w:val="0"/>
        <w:adjustRightInd w:val="0"/>
        <w:ind w:left="640" w:hanging="640"/>
        <w:jc w:val="both"/>
        <w:rPr>
          <w:noProof/>
          <w:lang w:val="en-US"/>
        </w:rPr>
      </w:pPr>
      <w:r w:rsidRPr="00EF4FC9">
        <w:rPr>
          <w:noProof/>
          <w:lang w:val="en-US"/>
        </w:rPr>
        <w:t>41.</w:t>
      </w:r>
      <w:r w:rsidRPr="00EF4FC9">
        <w:rPr>
          <w:noProof/>
          <w:lang w:val="en-US"/>
        </w:rPr>
        <w:tab/>
        <w:t xml:space="preserve">Lozano, R. </w:t>
      </w:r>
      <w:r w:rsidRPr="00EF4FC9">
        <w:rPr>
          <w:i/>
          <w:iCs/>
          <w:noProof/>
          <w:lang w:val="en-US"/>
        </w:rPr>
        <w:t>et al.</w:t>
      </w:r>
      <w:r w:rsidRPr="00EF4FC9">
        <w:rPr>
          <w:noProof/>
          <w:lang w:val="en-US"/>
        </w:rPr>
        <w:t xml:space="preserve"> Global and regional mortality from 235 causes of death for 20 age </w:t>
      </w:r>
      <w:r w:rsidRPr="00EF4FC9">
        <w:rPr>
          <w:noProof/>
          <w:lang w:val="en-US"/>
        </w:rPr>
        <w:lastRenderedPageBreak/>
        <w:t xml:space="preserve">groups in 1990 and 2010: a systematic analysis for the Global Burden of Disease Study 2010. </w:t>
      </w:r>
      <w:r w:rsidRPr="00EF4FC9">
        <w:rPr>
          <w:i/>
          <w:iCs/>
          <w:noProof/>
          <w:lang w:val="en-US"/>
        </w:rPr>
        <w:t>Lancet</w:t>
      </w:r>
      <w:r w:rsidRPr="00EF4FC9">
        <w:rPr>
          <w:noProof/>
          <w:lang w:val="en-US"/>
        </w:rPr>
        <w:t xml:space="preserve"> (2012). doi:10.1016/S0140-6736(12)61728-0</w:t>
      </w:r>
    </w:p>
    <w:p w14:paraId="1E141808" w14:textId="77777777" w:rsidR="00EF4FC9" w:rsidRPr="00EF4FC9" w:rsidRDefault="00EF4FC9" w:rsidP="00AD4FF6">
      <w:pPr>
        <w:widowControl w:val="0"/>
        <w:autoSpaceDE w:val="0"/>
        <w:autoSpaceDN w:val="0"/>
        <w:adjustRightInd w:val="0"/>
        <w:ind w:left="640" w:hanging="640"/>
        <w:jc w:val="both"/>
        <w:rPr>
          <w:noProof/>
        </w:rPr>
      </w:pPr>
      <w:r w:rsidRPr="00EF4FC9">
        <w:rPr>
          <w:noProof/>
          <w:lang w:val="en-US"/>
        </w:rPr>
        <w:t>42.</w:t>
      </w:r>
      <w:r w:rsidRPr="00EF4FC9">
        <w:rPr>
          <w:noProof/>
          <w:lang w:val="en-US"/>
        </w:rPr>
        <w:tab/>
        <w:t>IPCC. IPCC special report on the impacts of global warming of 1.5 °C - Summary for policy makers. (2018).</w:t>
      </w:r>
    </w:p>
    <w:p w14:paraId="0F6AA8A0" w14:textId="52CCDF50" w:rsidR="00C16BDD" w:rsidRPr="004C3A2F" w:rsidRDefault="00A620DD" w:rsidP="00AD4FF6">
      <w:pPr>
        <w:widowControl w:val="0"/>
        <w:autoSpaceDE w:val="0"/>
        <w:autoSpaceDN w:val="0"/>
        <w:adjustRightInd w:val="0"/>
        <w:ind w:left="641" w:hanging="641"/>
        <w:jc w:val="both"/>
      </w:pPr>
      <w:r w:rsidRPr="004C3A2F">
        <w:rPr>
          <w:b/>
        </w:rPr>
        <w:fldChar w:fldCharType="end"/>
      </w:r>
      <w:bookmarkEnd w:id="225"/>
    </w:p>
    <w:sectPr w:rsidR="00C16BDD" w:rsidRPr="004C3A2F" w:rsidSect="00521731">
      <w:footerReference w:type="even" r:id="rId17"/>
      <w:footerReference w:type="default" r:id="rId18"/>
      <w:type w:val="continuous"/>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Ezzati, Majid" w:date="2019-09-05T07:51:00Z" w:initials="EM">
    <w:p w14:paraId="242AAAEE" w14:textId="3B61E497" w:rsidR="00FE0F4E" w:rsidRDefault="00FE0F4E">
      <w:pPr>
        <w:pStyle w:val="CommentText"/>
      </w:pPr>
      <w:r>
        <w:rPr>
          <w:rStyle w:val="CommentReference"/>
        </w:rPr>
        <w:annotationRef/>
      </w:r>
      <w:r>
        <w:t>To do so throughout</w:t>
      </w:r>
    </w:p>
  </w:comment>
  <w:comment w:id="17" w:author="Ezzati, Majid" w:date="2019-09-05T07:53:00Z" w:initials="EM">
    <w:p w14:paraId="09D5E175" w14:textId="419263C4" w:rsidR="00FE0F4E" w:rsidRDefault="00FE0F4E">
      <w:pPr>
        <w:pStyle w:val="CommentText"/>
      </w:pPr>
      <w:r>
        <w:rPr>
          <w:rStyle w:val="CommentReference"/>
        </w:rPr>
        <w:annotationRef/>
      </w:r>
      <w:r>
        <w:t>Whatever we replace this with</w:t>
      </w:r>
    </w:p>
  </w:comment>
  <w:comment w:id="35" w:author="Ezzati, Majid" w:date="2019-09-06T11:47:00Z" w:initials="EM">
    <w:p w14:paraId="120845BE" w14:textId="50CA1770" w:rsidR="00A93A5A" w:rsidRDefault="00A93A5A">
      <w:pPr>
        <w:pStyle w:val="CommentText"/>
      </w:pPr>
      <w:r>
        <w:rPr>
          <w:rStyle w:val="CommentReference"/>
        </w:rPr>
        <w:annotationRef/>
      </w:r>
      <w:r>
        <w:t>Robbie: complete based on what we have in Discussion and what we got from Tord and Howie + cite relevant things</w:t>
      </w:r>
    </w:p>
  </w:comment>
  <w:comment w:id="41" w:author="Ezzati, Majid" w:date="2019-09-05T15:56:00Z" w:initials="EM">
    <w:p w14:paraId="5CDF104E" w14:textId="5ADC40AC" w:rsidR="00FE0F4E" w:rsidRDefault="00FE0F4E">
      <w:pPr>
        <w:pStyle w:val="CommentText"/>
      </w:pPr>
      <w:r>
        <w:rPr>
          <w:rStyle w:val="CommentReference"/>
        </w:rPr>
        <w:annotationRef/>
      </w:r>
      <w:r>
        <w:t>county</w:t>
      </w:r>
    </w:p>
  </w:comment>
  <w:comment w:id="48" w:author="Ezzati, Majid" w:date="2019-09-05T16:34:00Z" w:initials="EM">
    <w:p w14:paraId="1E800FB2" w14:textId="101751C9" w:rsidR="00FE0F4E" w:rsidRDefault="00FE0F4E">
      <w:pPr>
        <w:pStyle w:val="CommentText"/>
      </w:pPr>
      <w:r>
        <w:rPr>
          <w:rStyle w:val="CommentReference"/>
        </w:rPr>
        <w:annotationRef/>
      </w:r>
      <w:r>
        <w:t>county</w:t>
      </w:r>
    </w:p>
  </w:comment>
  <w:comment w:id="62" w:author="Ezzati, Majid" w:date="2019-09-16T21:50:00Z" w:initials="EM">
    <w:p w14:paraId="414827E9" w14:textId="4B192CA3" w:rsidR="00867A0C" w:rsidRDefault="00867A0C">
      <w:pPr>
        <w:pStyle w:val="CommentText"/>
      </w:pPr>
      <w:r>
        <w:rPr>
          <w:rStyle w:val="CommentReference"/>
        </w:rPr>
        <w:annotationRef/>
      </w:r>
      <w:r>
        <w:t>whatever this becomes</w:t>
      </w:r>
    </w:p>
  </w:comment>
  <w:comment w:id="72" w:author="Ezzati, Majid" w:date="2019-09-16T21:50:00Z" w:initials="EM">
    <w:p w14:paraId="31C8A59F" w14:textId="701EB153" w:rsidR="00867A0C" w:rsidRDefault="00867A0C">
      <w:pPr>
        <w:pStyle w:val="CommentText"/>
      </w:pPr>
      <w:r>
        <w:rPr>
          <w:rStyle w:val="CommentReference"/>
        </w:rPr>
        <w:annotationRef/>
      </w:r>
      <w:r>
        <w:t>becomes main figure</w:t>
      </w:r>
    </w:p>
  </w:comment>
  <w:comment w:id="74" w:author="Ezzati, Majid" w:date="2019-09-05T16:02:00Z" w:initials="EM">
    <w:p w14:paraId="486708A4" w14:textId="271FA128" w:rsidR="00FE0F4E" w:rsidRDefault="00FE0F4E">
      <w:pPr>
        <w:pStyle w:val="CommentText"/>
      </w:pPr>
      <w:r>
        <w:rPr>
          <w:rStyle w:val="CommentReference"/>
        </w:rPr>
        <w:annotationRef/>
      </w:r>
      <w:r>
        <w:t>UK or US spelling for Nature Medicine? Check and make sure we consistently follow</w:t>
      </w:r>
    </w:p>
  </w:comment>
  <w:comment w:id="84" w:author="Ezzati, Majid" w:date="2019-09-05T16:16:00Z" w:initials="EM">
    <w:p w14:paraId="061FBF75" w14:textId="3ABC244A" w:rsidR="00FE0F4E" w:rsidRDefault="00FE0F4E">
      <w:pPr>
        <w:pStyle w:val="CommentText"/>
      </w:pPr>
      <w:r>
        <w:rPr>
          <w:rStyle w:val="CommentReference"/>
        </w:rPr>
        <w:annotationRef/>
      </w:r>
      <w:r>
        <w:t xml:space="preserve">We need to give more detail + reframe to play up the data part as this reads like model not measurement.  </w:t>
      </w:r>
      <w:r w:rsidR="00DF2417">
        <w:t>If there is text in either eLife or thesis, please use. If not, draft text that starts something like</w:t>
      </w:r>
    </w:p>
    <w:p w14:paraId="5EC90193" w14:textId="55D048CF" w:rsidR="00DF2417" w:rsidRDefault="00DF2417">
      <w:pPr>
        <w:pStyle w:val="CommentText"/>
      </w:pPr>
    </w:p>
    <w:p w14:paraId="3286216A" w14:textId="2DCF4B7C" w:rsidR="00DF2417" w:rsidRDefault="00DF2417">
      <w:pPr>
        <w:pStyle w:val="CommentText"/>
      </w:pPr>
      <w:r>
        <w:t>Uses measurements at …  to be able to cover full space-time, there is also a model informed by measurements etc etc</w:t>
      </w:r>
    </w:p>
  </w:comment>
  <w:comment w:id="87" w:author="Ezzati, Majid" w:date="2019-09-05T16:19:00Z" w:initials="EM">
    <w:p w14:paraId="297EF0CF" w14:textId="0B2E9F0C" w:rsidR="00FE0F4E" w:rsidRDefault="00FE0F4E">
      <w:pPr>
        <w:pStyle w:val="CommentText"/>
      </w:pPr>
      <w:r>
        <w:rPr>
          <w:rStyle w:val="CommentReference"/>
        </w:rPr>
        <w:annotationRef/>
      </w:r>
      <w:r>
        <w:t>James: OK?</w:t>
      </w:r>
    </w:p>
  </w:comment>
  <w:comment w:id="98" w:author="Ezzati, Majid" w:date="2019-09-05T16:41:00Z" w:initials="EM">
    <w:p w14:paraId="69A4AAC6" w14:textId="72C8220A" w:rsidR="00FE0F4E" w:rsidRDefault="00FE0F4E">
      <w:pPr>
        <w:pStyle w:val="CommentText"/>
      </w:pPr>
      <w:r>
        <w:rPr>
          <w:rStyle w:val="CommentReference"/>
        </w:rPr>
        <w:annotationRef/>
      </w:r>
      <w:r>
        <w:t>county</w:t>
      </w:r>
    </w:p>
  </w:comment>
  <w:comment w:id="100" w:author="Ezzati, Majid" w:date="2019-09-05T16:34:00Z" w:initials="EM">
    <w:p w14:paraId="5DE7917C" w14:textId="77777777" w:rsidR="00FE0F4E" w:rsidRDefault="00FE0F4E" w:rsidP="00933E31">
      <w:pPr>
        <w:pStyle w:val="CommentText"/>
      </w:pPr>
      <w:r>
        <w:rPr>
          <w:rStyle w:val="CommentReference"/>
        </w:rPr>
        <w:annotationRef/>
      </w:r>
      <w:r>
        <w:t>county</w:t>
      </w:r>
    </w:p>
  </w:comment>
  <w:comment w:id="112" w:author="Ezzati, Majid" w:date="2019-09-16T21:52:00Z" w:initials="EM">
    <w:p w14:paraId="37AAD665" w14:textId="0A94483B" w:rsidR="00383783" w:rsidRDefault="00383783">
      <w:pPr>
        <w:pStyle w:val="CommentText"/>
      </w:pPr>
      <w:r>
        <w:rPr>
          <w:rStyle w:val="CommentReference"/>
        </w:rPr>
        <w:annotationRef/>
      </w:r>
      <w:r>
        <w:t>drop sentence?</w:t>
      </w:r>
    </w:p>
  </w:comment>
  <w:comment w:id="129" w:author="Ezzati, Majid" w:date="2019-09-05T16:34:00Z" w:initials="EM">
    <w:p w14:paraId="2E53880F" w14:textId="77777777" w:rsidR="00FE0F4E" w:rsidRDefault="00FE0F4E" w:rsidP="00933E31">
      <w:pPr>
        <w:pStyle w:val="CommentText"/>
      </w:pPr>
      <w:r>
        <w:rPr>
          <w:rStyle w:val="CommentReference"/>
        </w:rPr>
        <w:annotationRef/>
      </w:r>
      <w:r>
        <w:t>if relevant</w:t>
      </w:r>
    </w:p>
  </w:comment>
  <w:comment w:id="133" w:author="Ezzati, Majid" w:date="2019-09-16T21:53:00Z" w:initials="EM">
    <w:p w14:paraId="540CB39C" w14:textId="03CEC91E" w:rsidR="00383783" w:rsidRDefault="00383783">
      <w:pPr>
        <w:pStyle w:val="CommentText"/>
      </w:pPr>
      <w:r>
        <w:rPr>
          <w:rStyle w:val="CommentReference"/>
        </w:rPr>
        <w:annotationRef/>
      </w:r>
      <w:r>
        <w:t>update as needed</w:t>
      </w:r>
    </w:p>
  </w:comment>
  <w:comment w:id="137" w:author="Ezzati, Majid" w:date="2019-09-05T16:54:00Z" w:initials="EM">
    <w:p w14:paraId="5D07AA48" w14:textId="3CCF851C" w:rsidR="00FE0F4E" w:rsidRDefault="00FE0F4E">
      <w:pPr>
        <w:pStyle w:val="CommentText"/>
      </w:pPr>
      <w:r>
        <w:rPr>
          <w:rStyle w:val="CommentReference"/>
        </w:rPr>
        <w:annotationRef/>
      </w:r>
      <w:r>
        <w:t>per reviewer 3, to say first order?</w:t>
      </w:r>
    </w:p>
  </w:comment>
  <w:comment w:id="146" w:author="Ezzati, Majid" w:date="2019-09-06T14:23:00Z" w:initials="EM">
    <w:p w14:paraId="35823CC0" w14:textId="746819B7" w:rsidR="00FA0C31" w:rsidRDefault="00FA0C31">
      <w:pPr>
        <w:pStyle w:val="CommentText"/>
      </w:pPr>
      <w:r>
        <w:rPr>
          <w:rStyle w:val="CommentReference"/>
        </w:rPr>
        <w:annotationRef/>
      </w:r>
      <w:r>
        <w:t>James: OK?</w:t>
      </w:r>
    </w:p>
  </w:comment>
  <w:comment w:id="151" w:author="Ezzati, Majid" w:date="2019-09-05T16:59:00Z" w:initials="EM">
    <w:p w14:paraId="2ABE248E" w14:textId="284F01FF" w:rsidR="00FE0F4E" w:rsidRDefault="00FE0F4E">
      <w:pPr>
        <w:pStyle w:val="CommentText"/>
      </w:pPr>
      <w:r>
        <w:rPr>
          <w:rStyle w:val="CommentReference"/>
        </w:rPr>
        <w:annotationRef/>
      </w:r>
      <w:r>
        <w:t>Better wording</w:t>
      </w:r>
    </w:p>
  </w:comment>
  <w:comment w:id="155" w:author="Ezzati, Majid" w:date="2019-09-05T17:02:00Z" w:initials="EM">
    <w:p w14:paraId="410D2EB9" w14:textId="2B156A36" w:rsidR="00FE0F4E" w:rsidRDefault="00FE0F4E">
      <w:pPr>
        <w:pStyle w:val="CommentText"/>
      </w:pPr>
      <w:r>
        <w:rPr>
          <w:rStyle w:val="CommentReference"/>
        </w:rPr>
        <w:annotationRef/>
      </w:r>
      <w:r>
        <w:t>Text we developed in the thesis</w:t>
      </w:r>
    </w:p>
  </w:comment>
  <w:comment w:id="166" w:author="Ezzati, Majid" w:date="2019-09-05T17:05:00Z" w:initials="EM">
    <w:p w14:paraId="55914364" w14:textId="6B9E96EE" w:rsidR="00FE0F4E" w:rsidRDefault="00FE0F4E">
      <w:pPr>
        <w:pStyle w:val="CommentText"/>
      </w:pPr>
      <w:r>
        <w:rPr>
          <w:rStyle w:val="CommentReference"/>
        </w:rPr>
        <w:annotationRef/>
      </w:r>
      <w:r>
        <w:t>Unless we change</w:t>
      </w:r>
    </w:p>
  </w:comment>
  <w:comment w:id="167" w:author="Ezzati, Majid" w:date="2019-09-05T17:05:00Z" w:initials="EM">
    <w:p w14:paraId="5982A732" w14:textId="3CFBEAAB" w:rsidR="00FE0F4E" w:rsidRDefault="00FE0F4E">
      <w:pPr>
        <w:pStyle w:val="CommentText"/>
      </w:pPr>
      <w:r>
        <w:rPr>
          <w:rStyle w:val="CommentReference"/>
        </w:rPr>
        <w:annotationRef/>
      </w:r>
      <w:r>
        <w:t>7</w:t>
      </w:r>
    </w:p>
  </w:comment>
  <w:comment w:id="180" w:author="Ezzati, Majid" w:date="2019-09-05T20:28:00Z" w:initials="EM">
    <w:p w14:paraId="42614168" w14:textId="590E6B43" w:rsidR="00FE0F4E" w:rsidRDefault="00FE0F4E">
      <w:pPr>
        <w:pStyle w:val="CommentText"/>
      </w:pPr>
      <w:r>
        <w:rPr>
          <w:rStyle w:val="CommentReference"/>
        </w:rPr>
        <w:annotationRef/>
      </w:r>
      <w:r>
        <w:t>OK? assuming you took average of 90</w:t>
      </w:r>
      <w:r w:rsidRPr="003E25A6">
        <w:rPr>
          <w:vertAlign w:val="superscript"/>
        </w:rPr>
        <w:t>th</w:t>
      </w:r>
      <w:r>
        <w:t xml:space="preserve"> percentiles across years</w:t>
      </w:r>
    </w:p>
  </w:comment>
  <w:comment w:id="216" w:author="Ezzati, Majid" w:date="2019-09-05T20:35:00Z" w:initials="EM">
    <w:p w14:paraId="4F0644F5" w14:textId="37D49360" w:rsidR="00FE0F4E" w:rsidRDefault="00FE0F4E">
      <w:pPr>
        <w:pStyle w:val="CommentText"/>
      </w:pPr>
      <w:r>
        <w:rPr>
          <w:rStyle w:val="CommentReference"/>
        </w:rPr>
        <w:annotationRef/>
      </w:r>
      <w:r>
        <w:t>county</w:t>
      </w:r>
    </w:p>
  </w:comment>
  <w:comment w:id="223" w:author="Ezzati, Majid" w:date="2019-09-16T21:54:00Z" w:initials="EM">
    <w:p w14:paraId="2A900216" w14:textId="60679725" w:rsidR="00383783" w:rsidRDefault="00383783">
      <w:pPr>
        <w:pStyle w:val="CommentText"/>
      </w:pPr>
      <w:r>
        <w:rPr>
          <w:rStyle w:val="CommentReference"/>
        </w:rPr>
        <w:annotationRef/>
      </w:r>
      <w:r>
        <w:t>to make a supplement and make supplement figures main paper?</w:t>
      </w:r>
    </w:p>
  </w:comment>
  <w:comment w:id="224" w:author="Ezzati, Majid" w:date="2019-09-16T21:55:00Z" w:initials="EM">
    <w:p w14:paraId="1A284C3B" w14:textId="28C831CC" w:rsidR="00383783" w:rsidRDefault="00383783">
      <w:pPr>
        <w:pStyle w:val="CommentText"/>
      </w:pPr>
      <w:r>
        <w:rPr>
          <w:rStyle w:val="CommentReference"/>
        </w:rPr>
        <w:annotationRef/>
      </w:r>
      <w:r>
        <w:t xml:space="preserve">Should there be another panel that shows monthly average for each state-month (different colour code, e.g. beige to red)?? </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42AAAEE" w15:done="0"/>
  <w15:commentEx w15:paraId="09D5E175" w15:done="0"/>
  <w15:commentEx w15:paraId="120845BE" w15:done="0"/>
  <w15:commentEx w15:paraId="5CDF104E" w15:done="0"/>
  <w15:commentEx w15:paraId="1E800FB2" w15:done="0"/>
  <w15:commentEx w15:paraId="414827E9" w15:done="0"/>
  <w15:commentEx w15:paraId="31C8A59F" w15:done="0"/>
  <w15:commentEx w15:paraId="486708A4" w15:done="0"/>
  <w15:commentEx w15:paraId="3286216A" w15:done="0"/>
  <w15:commentEx w15:paraId="297EF0CF" w15:done="0"/>
  <w15:commentEx w15:paraId="69A4AAC6" w15:done="0"/>
  <w15:commentEx w15:paraId="5DE7917C" w15:done="0"/>
  <w15:commentEx w15:paraId="37AAD665" w15:done="0"/>
  <w15:commentEx w15:paraId="2E53880F" w15:done="0"/>
  <w15:commentEx w15:paraId="540CB39C" w15:done="0"/>
  <w15:commentEx w15:paraId="5D07AA48" w15:done="0"/>
  <w15:commentEx w15:paraId="35823CC0" w15:done="0"/>
  <w15:commentEx w15:paraId="2ABE248E" w15:done="0"/>
  <w15:commentEx w15:paraId="410D2EB9" w15:done="0"/>
  <w15:commentEx w15:paraId="55914364" w15:done="0"/>
  <w15:commentEx w15:paraId="5982A732" w15:done="0"/>
  <w15:commentEx w15:paraId="42614168" w15:done="0"/>
  <w15:commentEx w15:paraId="4F0644F5" w15:done="0"/>
  <w15:commentEx w15:paraId="2A900216" w15:done="0"/>
  <w15:commentEx w15:paraId="1A284C3B"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5B7C5A" w14:textId="77777777" w:rsidR="00083B71" w:rsidRDefault="00083B71">
      <w:r>
        <w:separator/>
      </w:r>
    </w:p>
  </w:endnote>
  <w:endnote w:type="continuationSeparator" w:id="0">
    <w:p w14:paraId="62AEB540" w14:textId="77777777" w:rsidR="00083B71" w:rsidRDefault="00083B71">
      <w:r>
        <w:continuationSeparator/>
      </w:r>
    </w:p>
  </w:endnote>
  <w:endnote w:type="continuationNotice" w:id="1">
    <w:p w14:paraId="4B9ECD70" w14:textId="77777777" w:rsidR="00083B71" w:rsidRDefault="00083B7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F05FC" w14:textId="77777777" w:rsidR="00FE0F4E" w:rsidRDefault="00FE0F4E"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FE0F4E" w:rsidRDefault="00FE0F4E" w:rsidP="006237B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D980E3" w14:textId="06D061BC" w:rsidR="00FE0F4E" w:rsidRDefault="00FE0F4E"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83783">
      <w:rPr>
        <w:rStyle w:val="PageNumber"/>
        <w:noProof/>
      </w:rPr>
      <w:t>22</w:t>
    </w:r>
    <w:r>
      <w:rPr>
        <w:rStyle w:val="PageNumber"/>
      </w:rPr>
      <w:fldChar w:fldCharType="end"/>
    </w:r>
  </w:p>
  <w:p w14:paraId="443267E5" w14:textId="77777777" w:rsidR="00FE0F4E" w:rsidRDefault="00FE0F4E" w:rsidP="006237B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02AD4F" w14:textId="77777777" w:rsidR="00083B71" w:rsidRDefault="00083B71">
      <w:r>
        <w:separator/>
      </w:r>
    </w:p>
  </w:footnote>
  <w:footnote w:type="continuationSeparator" w:id="0">
    <w:p w14:paraId="70F2BCFC" w14:textId="77777777" w:rsidR="00083B71" w:rsidRDefault="00083B71">
      <w:r>
        <w:continuationSeparator/>
      </w:r>
    </w:p>
  </w:footnote>
  <w:footnote w:type="continuationNotice" w:id="1">
    <w:p w14:paraId="2D610553" w14:textId="77777777" w:rsidR="00083B71" w:rsidRDefault="00083B71"/>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196B"/>
    <w:rsid w:val="00000A29"/>
    <w:rsid w:val="000036E5"/>
    <w:rsid w:val="0001349E"/>
    <w:rsid w:val="000138ED"/>
    <w:rsid w:val="00014C80"/>
    <w:rsid w:val="00015C8E"/>
    <w:rsid w:val="000161D5"/>
    <w:rsid w:val="00025B49"/>
    <w:rsid w:val="00032A53"/>
    <w:rsid w:val="000330EC"/>
    <w:rsid w:val="00037343"/>
    <w:rsid w:val="00040AAF"/>
    <w:rsid w:val="00040DB9"/>
    <w:rsid w:val="0005577D"/>
    <w:rsid w:val="000607DA"/>
    <w:rsid w:val="00063068"/>
    <w:rsid w:val="0006486C"/>
    <w:rsid w:val="00064A53"/>
    <w:rsid w:val="00066F89"/>
    <w:rsid w:val="0007192B"/>
    <w:rsid w:val="000737EB"/>
    <w:rsid w:val="00073D01"/>
    <w:rsid w:val="0007772A"/>
    <w:rsid w:val="000803E2"/>
    <w:rsid w:val="000809B2"/>
    <w:rsid w:val="00083B71"/>
    <w:rsid w:val="0008456B"/>
    <w:rsid w:val="00085C12"/>
    <w:rsid w:val="00087359"/>
    <w:rsid w:val="00087BBC"/>
    <w:rsid w:val="00092EE2"/>
    <w:rsid w:val="0009546B"/>
    <w:rsid w:val="00097561"/>
    <w:rsid w:val="00097D97"/>
    <w:rsid w:val="000A020B"/>
    <w:rsid w:val="000A0D93"/>
    <w:rsid w:val="000A355E"/>
    <w:rsid w:val="000A6CF4"/>
    <w:rsid w:val="000A7C4B"/>
    <w:rsid w:val="000B2B0E"/>
    <w:rsid w:val="000C077B"/>
    <w:rsid w:val="000C2776"/>
    <w:rsid w:val="000C3D92"/>
    <w:rsid w:val="000C53C0"/>
    <w:rsid w:val="000C563B"/>
    <w:rsid w:val="000D0771"/>
    <w:rsid w:val="000D39DD"/>
    <w:rsid w:val="000D4DF6"/>
    <w:rsid w:val="000D54C5"/>
    <w:rsid w:val="000E258A"/>
    <w:rsid w:val="000E604A"/>
    <w:rsid w:val="00100D87"/>
    <w:rsid w:val="00106815"/>
    <w:rsid w:val="00110076"/>
    <w:rsid w:val="00111115"/>
    <w:rsid w:val="00112889"/>
    <w:rsid w:val="00112A57"/>
    <w:rsid w:val="001139FE"/>
    <w:rsid w:val="001153F2"/>
    <w:rsid w:val="00123774"/>
    <w:rsid w:val="001241AE"/>
    <w:rsid w:val="00125AD1"/>
    <w:rsid w:val="00134649"/>
    <w:rsid w:val="001371DD"/>
    <w:rsid w:val="00140DB8"/>
    <w:rsid w:val="00141EE8"/>
    <w:rsid w:val="0014511F"/>
    <w:rsid w:val="00145575"/>
    <w:rsid w:val="001470B7"/>
    <w:rsid w:val="001535E0"/>
    <w:rsid w:val="00154645"/>
    <w:rsid w:val="00154FA8"/>
    <w:rsid w:val="00155518"/>
    <w:rsid w:val="001578B7"/>
    <w:rsid w:val="001647AD"/>
    <w:rsid w:val="00164CC4"/>
    <w:rsid w:val="00165E04"/>
    <w:rsid w:val="00167005"/>
    <w:rsid w:val="0017009F"/>
    <w:rsid w:val="00172B5B"/>
    <w:rsid w:val="00175B70"/>
    <w:rsid w:val="00180ECA"/>
    <w:rsid w:val="001A24B7"/>
    <w:rsid w:val="001A3D0C"/>
    <w:rsid w:val="001A6289"/>
    <w:rsid w:val="001A752D"/>
    <w:rsid w:val="001A7F31"/>
    <w:rsid w:val="001B143B"/>
    <w:rsid w:val="001B2697"/>
    <w:rsid w:val="001B559F"/>
    <w:rsid w:val="001C15E5"/>
    <w:rsid w:val="001C45B6"/>
    <w:rsid w:val="001D2042"/>
    <w:rsid w:val="001D43B8"/>
    <w:rsid w:val="001D648D"/>
    <w:rsid w:val="001D66FE"/>
    <w:rsid w:val="001E3D7C"/>
    <w:rsid w:val="001E4E74"/>
    <w:rsid w:val="001E5B16"/>
    <w:rsid w:val="001E6A53"/>
    <w:rsid w:val="001E7BDE"/>
    <w:rsid w:val="001F307A"/>
    <w:rsid w:val="001F3A6B"/>
    <w:rsid w:val="001F3CCB"/>
    <w:rsid w:val="001F3CF5"/>
    <w:rsid w:val="001F4AAB"/>
    <w:rsid w:val="001F57EB"/>
    <w:rsid w:val="001F77F3"/>
    <w:rsid w:val="00206140"/>
    <w:rsid w:val="00212747"/>
    <w:rsid w:val="00213027"/>
    <w:rsid w:val="0021470F"/>
    <w:rsid w:val="00223743"/>
    <w:rsid w:val="00227AA5"/>
    <w:rsid w:val="00230266"/>
    <w:rsid w:val="002323F2"/>
    <w:rsid w:val="002358D5"/>
    <w:rsid w:val="00241591"/>
    <w:rsid w:val="00241EB9"/>
    <w:rsid w:val="00252881"/>
    <w:rsid w:val="002574F3"/>
    <w:rsid w:val="00257D30"/>
    <w:rsid w:val="0026389E"/>
    <w:rsid w:val="00267923"/>
    <w:rsid w:val="0027353C"/>
    <w:rsid w:val="002769D0"/>
    <w:rsid w:val="00283342"/>
    <w:rsid w:val="002916B5"/>
    <w:rsid w:val="0029344A"/>
    <w:rsid w:val="00293473"/>
    <w:rsid w:val="002960A3"/>
    <w:rsid w:val="00296BD5"/>
    <w:rsid w:val="002A0B4C"/>
    <w:rsid w:val="002A5044"/>
    <w:rsid w:val="002A6AFC"/>
    <w:rsid w:val="002A6C71"/>
    <w:rsid w:val="002B4DCB"/>
    <w:rsid w:val="002C2EDC"/>
    <w:rsid w:val="002D042A"/>
    <w:rsid w:val="002D3F38"/>
    <w:rsid w:val="002E038D"/>
    <w:rsid w:val="002E3D60"/>
    <w:rsid w:val="002E4AD3"/>
    <w:rsid w:val="002E5F11"/>
    <w:rsid w:val="002F1D41"/>
    <w:rsid w:val="002F7403"/>
    <w:rsid w:val="00303B67"/>
    <w:rsid w:val="00305209"/>
    <w:rsid w:val="00306DFD"/>
    <w:rsid w:val="00310E7E"/>
    <w:rsid w:val="003233E5"/>
    <w:rsid w:val="00323B6E"/>
    <w:rsid w:val="003242D9"/>
    <w:rsid w:val="00324A84"/>
    <w:rsid w:val="00326ABE"/>
    <w:rsid w:val="003317ED"/>
    <w:rsid w:val="003551A1"/>
    <w:rsid w:val="00367BD4"/>
    <w:rsid w:val="00370E83"/>
    <w:rsid w:val="00371197"/>
    <w:rsid w:val="003730E2"/>
    <w:rsid w:val="00383783"/>
    <w:rsid w:val="00393366"/>
    <w:rsid w:val="003953FB"/>
    <w:rsid w:val="003B10FF"/>
    <w:rsid w:val="003C6749"/>
    <w:rsid w:val="003D1FD6"/>
    <w:rsid w:val="003D3E4E"/>
    <w:rsid w:val="003D575B"/>
    <w:rsid w:val="003D77F4"/>
    <w:rsid w:val="003E17AC"/>
    <w:rsid w:val="003E25A6"/>
    <w:rsid w:val="003F11C1"/>
    <w:rsid w:val="003F52A5"/>
    <w:rsid w:val="00400606"/>
    <w:rsid w:val="00413881"/>
    <w:rsid w:val="00413F8E"/>
    <w:rsid w:val="00422055"/>
    <w:rsid w:val="0042713A"/>
    <w:rsid w:val="00431D95"/>
    <w:rsid w:val="004321B4"/>
    <w:rsid w:val="00437D42"/>
    <w:rsid w:val="00447303"/>
    <w:rsid w:val="0045634B"/>
    <w:rsid w:val="00460727"/>
    <w:rsid w:val="00460D94"/>
    <w:rsid w:val="004630FC"/>
    <w:rsid w:val="004702C5"/>
    <w:rsid w:val="00475514"/>
    <w:rsid w:val="004761C5"/>
    <w:rsid w:val="00476598"/>
    <w:rsid w:val="0047749E"/>
    <w:rsid w:val="00477F0B"/>
    <w:rsid w:val="00484863"/>
    <w:rsid w:val="00484E3B"/>
    <w:rsid w:val="004878EC"/>
    <w:rsid w:val="00490CF2"/>
    <w:rsid w:val="00492DAF"/>
    <w:rsid w:val="00494DA5"/>
    <w:rsid w:val="004951FD"/>
    <w:rsid w:val="004A283B"/>
    <w:rsid w:val="004A520F"/>
    <w:rsid w:val="004A6522"/>
    <w:rsid w:val="004A7B4A"/>
    <w:rsid w:val="004B489C"/>
    <w:rsid w:val="004B68B4"/>
    <w:rsid w:val="004C3A2F"/>
    <w:rsid w:val="004C3F33"/>
    <w:rsid w:val="004C495B"/>
    <w:rsid w:val="004C4969"/>
    <w:rsid w:val="004C5C74"/>
    <w:rsid w:val="004D148F"/>
    <w:rsid w:val="004D1F37"/>
    <w:rsid w:val="004D4929"/>
    <w:rsid w:val="004D55C2"/>
    <w:rsid w:val="004D7673"/>
    <w:rsid w:val="004E0997"/>
    <w:rsid w:val="004E30F3"/>
    <w:rsid w:val="004E6DA4"/>
    <w:rsid w:val="004F026B"/>
    <w:rsid w:val="004F1977"/>
    <w:rsid w:val="004F54F9"/>
    <w:rsid w:val="004F617A"/>
    <w:rsid w:val="004F6BCD"/>
    <w:rsid w:val="004F761B"/>
    <w:rsid w:val="005036D2"/>
    <w:rsid w:val="0050578C"/>
    <w:rsid w:val="00516255"/>
    <w:rsid w:val="00521731"/>
    <w:rsid w:val="00535DCA"/>
    <w:rsid w:val="00537426"/>
    <w:rsid w:val="005430F7"/>
    <w:rsid w:val="00551EAA"/>
    <w:rsid w:val="00552BD3"/>
    <w:rsid w:val="00554C76"/>
    <w:rsid w:val="00556C33"/>
    <w:rsid w:val="0055719F"/>
    <w:rsid w:val="005608E9"/>
    <w:rsid w:val="00562F3E"/>
    <w:rsid w:val="0056490F"/>
    <w:rsid w:val="00566923"/>
    <w:rsid w:val="00566F6F"/>
    <w:rsid w:val="005717FC"/>
    <w:rsid w:val="005725C8"/>
    <w:rsid w:val="00574DB7"/>
    <w:rsid w:val="00580D60"/>
    <w:rsid w:val="00582337"/>
    <w:rsid w:val="005823BA"/>
    <w:rsid w:val="00584BE3"/>
    <w:rsid w:val="00587168"/>
    <w:rsid w:val="00591920"/>
    <w:rsid w:val="005922A2"/>
    <w:rsid w:val="00597846"/>
    <w:rsid w:val="00597A2E"/>
    <w:rsid w:val="005A15DC"/>
    <w:rsid w:val="005A38E3"/>
    <w:rsid w:val="005A512F"/>
    <w:rsid w:val="005B15FA"/>
    <w:rsid w:val="005B70B6"/>
    <w:rsid w:val="005B7448"/>
    <w:rsid w:val="005B7992"/>
    <w:rsid w:val="005C2A42"/>
    <w:rsid w:val="005C3355"/>
    <w:rsid w:val="005C694B"/>
    <w:rsid w:val="005D4C0F"/>
    <w:rsid w:val="005D53B0"/>
    <w:rsid w:val="005E282E"/>
    <w:rsid w:val="005F026A"/>
    <w:rsid w:val="005F0332"/>
    <w:rsid w:val="006024B8"/>
    <w:rsid w:val="00607238"/>
    <w:rsid w:val="00607AE4"/>
    <w:rsid w:val="00613BCB"/>
    <w:rsid w:val="00613C0C"/>
    <w:rsid w:val="00614789"/>
    <w:rsid w:val="006174C6"/>
    <w:rsid w:val="006237BA"/>
    <w:rsid w:val="00624F5B"/>
    <w:rsid w:val="0063135F"/>
    <w:rsid w:val="00632616"/>
    <w:rsid w:val="00635FC7"/>
    <w:rsid w:val="00636798"/>
    <w:rsid w:val="0064081E"/>
    <w:rsid w:val="00644811"/>
    <w:rsid w:val="0064666D"/>
    <w:rsid w:val="0065059D"/>
    <w:rsid w:val="0065196B"/>
    <w:rsid w:val="006612CB"/>
    <w:rsid w:val="00673F74"/>
    <w:rsid w:val="00674412"/>
    <w:rsid w:val="006803CA"/>
    <w:rsid w:val="00684591"/>
    <w:rsid w:val="0069074B"/>
    <w:rsid w:val="00691761"/>
    <w:rsid w:val="00691CB8"/>
    <w:rsid w:val="00693003"/>
    <w:rsid w:val="00695536"/>
    <w:rsid w:val="00695719"/>
    <w:rsid w:val="006A15D5"/>
    <w:rsid w:val="006A25F3"/>
    <w:rsid w:val="006A2CB8"/>
    <w:rsid w:val="006A4E8B"/>
    <w:rsid w:val="006A5716"/>
    <w:rsid w:val="006B0D2B"/>
    <w:rsid w:val="006B156A"/>
    <w:rsid w:val="006B1683"/>
    <w:rsid w:val="006B6319"/>
    <w:rsid w:val="006B6FC2"/>
    <w:rsid w:val="006C1E89"/>
    <w:rsid w:val="006C3BDB"/>
    <w:rsid w:val="006C63BE"/>
    <w:rsid w:val="006C6402"/>
    <w:rsid w:val="006D0C0A"/>
    <w:rsid w:val="006D1D0F"/>
    <w:rsid w:val="006D3250"/>
    <w:rsid w:val="006E2025"/>
    <w:rsid w:val="006E2D76"/>
    <w:rsid w:val="006E40F1"/>
    <w:rsid w:val="006F11AE"/>
    <w:rsid w:val="006F1A8B"/>
    <w:rsid w:val="006F2FEB"/>
    <w:rsid w:val="006F7EB3"/>
    <w:rsid w:val="00702E3C"/>
    <w:rsid w:val="00705D2B"/>
    <w:rsid w:val="00705F8D"/>
    <w:rsid w:val="00710E1D"/>
    <w:rsid w:val="00712B85"/>
    <w:rsid w:val="007137E9"/>
    <w:rsid w:val="00714300"/>
    <w:rsid w:val="00715CFE"/>
    <w:rsid w:val="0071790D"/>
    <w:rsid w:val="00720887"/>
    <w:rsid w:val="0072153E"/>
    <w:rsid w:val="0072798F"/>
    <w:rsid w:val="007433BB"/>
    <w:rsid w:val="0075249E"/>
    <w:rsid w:val="0075346B"/>
    <w:rsid w:val="00754CAD"/>
    <w:rsid w:val="007551F1"/>
    <w:rsid w:val="0075565E"/>
    <w:rsid w:val="007617BF"/>
    <w:rsid w:val="00761993"/>
    <w:rsid w:val="00761FCD"/>
    <w:rsid w:val="00762E4D"/>
    <w:rsid w:val="00772013"/>
    <w:rsid w:val="0077467D"/>
    <w:rsid w:val="00782A52"/>
    <w:rsid w:val="00782AA7"/>
    <w:rsid w:val="007870AF"/>
    <w:rsid w:val="00790EA3"/>
    <w:rsid w:val="007A1553"/>
    <w:rsid w:val="007A2315"/>
    <w:rsid w:val="007A6F39"/>
    <w:rsid w:val="007A74F0"/>
    <w:rsid w:val="007B1AC4"/>
    <w:rsid w:val="007B3AFA"/>
    <w:rsid w:val="007B498A"/>
    <w:rsid w:val="007B75A7"/>
    <w:rsid w:val="007C09DB"/>
    <w:rsid w:val="007C1574"/>
    <w:rsid w:val="007C4CDC"/>
    <w:rsid w:val="007D2592"/>
    <w:rsid w:val="007D40BA"/>
    <w:rsid w:val="007E4368"/>
    <w:rsid w:val="007F57D1"/>
    <w:rsid w:val="007F58E8"/>
    <w:rsid w:val="007F6047"/>
    <w:rsid w:val="00801CD8"/>
    <w:rsid w:val="00801D5E"/>
    <w:rsid w:val="00803C13"/>
    <w:rsid w:val="00803E3A"/>
    <w:rsid w:val="00810B18"/>
    <w:rsid w:val="0081585C"/>
    <w:rsid w:val="00820276"/>
    <w:rsid w:val="00827246"/>
    <w:rsid w:val="00833603"/>
    <w:rsid w:val="008356A9"/>
    <w:rsid w:val="0084099F"/>
    <w:rsid w:val="0084627B"/>
    <w:rsid w:val="00851BBD"/>
    <w:rsid w:val="008538B4"/>
    <w:rsid w:val="00860B34"/>
    <w:rsid w:val="00861DBA"/>
    <w:rsid w:val="00867956"/>
    <w:rsid w:val="00867A0C"/>
    <w:rsid w:val="00870E85"/>
    <w:rsid w:val="008717EE"/>
    <w:rsid w:val="0088548E"/>
    <w:rsid w:val="0088578F"/>
    <w:rsid w:val="008927DB"/>
    <w:rsid w:val="008B092C"/>
    <w:rsid w:val="008B1803"/>
    <w:rsid w:val="008B4CDA"/>
    <w:rsid w:val="008B6D92"/>
    <w:rsid w:val="008C0807"/>
    <w:rsid w:val="008C723E"/>
    <w:rsid w:val="008D17E7"/>
    <w:rsid w:val="008D44AA"/>
    <w:rsid w:val="008E26B6"/>
    <w:rsid w:val="008E42C2"/>
    <w:rsid w:val="008E66EB"/>
    <w:rsid w:val="008E6D79"/>
    <w:rsid w:val="008F2D1C"/>
    <w:rsid w:val="008F56C5"/>
    <w:rsid w:val="008F6C41"/>
    <w:rsid w:val="00900550"/>
    <w:rsid w:val="00901608"/>
    <w:rsid w:val="009037EA"/>
    <w:rsid w:val="00903AF7"/>
    <w:rsid w:val="009046BB"/>
    <w:rsid w:val="009071DF"/>
    <w:rsid w:val="00907FF4"/>
    <w:rsid w:val="00911F35"/>
    <w:rsid w:val="0091531A"/>
    <w:rsid w:val="00916914"/>
    <w:rsid w:val="009175BD"/>
    <w:rsid w:val="00922083"/>
    <w:rsid w:val="009256AE"/>
    <w:rsid w:val="00933E31"/>
    <w:rsid w:val="009461ED"/>
    <w:rsid w:val="0094745E"/>
    <w:rsid w:val="00957CC4"/>
    <w:rsid w:val="00965777"/>
    <w:rsid w:val="009678D3"/>
    <w:rsid w:val="00971FE4"/>
    <w:rsid w:val="00973F5B"/>
    <w:rsid w:val="00977058"/>
    <w:rsid w:val="00977586"/>
    <w:rsid w:val="00981B2C"/>
    <w:rsid w:val="00984C48"/>
    <w:rsid w:val="00984FB4"/>
    <w:rsid w:val="00993246"/>
    <w:rsid w:val="009941A7"/>
    <w:rsid w:val="00995F53"/>
    <w:rsid w:val="009A2131"/>
    <w:rsid w:val="009A2853"/>
    <w:rsid w:val="009A3E74"/>
    <w:rsid w:val="009A6724"/>
    <w:rsid w:val="009B223E"/>
    <w:rsid w:val="009B34AB"/>
    <w:rsid w:val="009B7D89"/>
    <w:rsid w:val="009C48DE"/>
    <w:rsid w:val="009C4F51"/>
    <w:rsid w:val="009C70D9"/>
    <w:rsid w:val="009D4505"/>
    <w:rsid w:val="009D767F"/>
    <w:rsid w:val="009E1F47"/>
    <w:rsid w:val="009E4AAC"/>
    <w:rsid w:val="009E6662"/>
    <w:rsid w:val="009E7BA2"/>
    <w:rsid w:val="009F1115"/>
    <w:rsid w:val="009F1573"/>
    <w:rsid w:val="009F44F0"/>
    <w:rsid w:val="009F55B7"/>
    <w:rsid w:val="009F642C"/>
    <w:rsid w:val="009F669A"/>
    <w:rsid w:val="00A20069"/>
    <w:rsid w:val="00A2681D"/>
    <w:rsid w:val="00A33676"/>
    <w:rsid w:val="00A35816"/>
    <w:rsid w:val="00A36234"/>
    <w:rsid w:val="00A36FD9"/>
    <w:rsid w:val="00A427C1"/>
    <w:rsid w:val="00A502C2"/>
    <w:rsid w:val="00A51774"/>
    <w:rsid w:val="00A521CE"/>
    <w:rsid w:val="00A530B3"/>
    <w:rsid w:val="00A620DD"/>
    <w:rsid w:val="00A626F5"/>
    <w:rsid w:val="00A63D81"/>
    <w:rsid w:val="00A66148"/>
    <w:rsid w:val="00A67CDD"/>
    <w:rsid w:val="00A70275"/>
    <w:rsid w:val="00A7105A"/>
    <w:rsid w:val="00A74A83"/>
    <w:rsid w:val="00A77C36"/>
    <w:rsid w:val="00A825E1"/>
    <w:rsid w:val="00A82BEF"/>
    <w:rsid w:val="00A8623B"/>
    <w:rsid w:val="00A90836"/>
    <w:rsid w:val="00A91012"/>
    <w:rsid w:val="00A9112D"/>
    <w:rsid w:val="00A93A5A"/>
    <w:rsid w:val="00A95EC9"/>
    <w:rsid w:val="00AA1499"/>
    <w:rsid w:val="00AA3C2D"/>
    <w:rsid w:val="00AA4C93"/>
    <w:rsid w:val="00AA516A"/>
    <w:rsid w:val="00AB289C"/>
    <w:rsid w:val="00AB531F"/>
    <w:rsid w:val="00AC3F56"/>
    <w:rsid w:val="00AC5ED7"/>
    <w:rsid w:val="00AC771A"/>
    <w:rsid w:val="00AD1556"/>
    <w:rsid w:val="00AD4FF6"/>
    <w:rsid w:val="00AE1180"/>
    <w:rsid w:val="00AE1F14"/>
    <w:rsid w:val="00AE4753"/>
    <w:rsid w:val="00AF1F5F"/>
    <w:rsid w:val="00AF43DE"/>
    <w:rsid w:val="00B00C8B"/>
    <w:rsid w:val="00B0308E"/>
    <w:rsid w:val="00B03876"/>
    <w:rsid w:val="00B05E64"/>
    <w:rsid w:val="00B1048B"/>
    <w:rsid w:val="00B16F19"/>
    <w:rsid w:val="00B16FA1"/>
    <w:rsid w:val="00B178F9"/>
    <w:rsid w:val="00B20D6E"/>
    <w:rsid w:val="00B27D4F"/>
    <w:rsid w:val="00B32477"/>
    <w:rsid w:val="00B34BDE"/>
    <w:rsid w:val="00B3612C"/>
    <w:rsid w:val="00B423F3"/>
    <w:rsid w:val="00B52E63"/>
    <w:rsid w:val="00B534B3"/>
    <w:rsid w:val="00B56605"/>
    <w:rsid w:val="00B57911"/>
    <w:rsid w:val="00B57AAA"/>
    <w:rsid w:val="00B63E30"/>
    <w:rsid w:val="00B66C01"/>
    <w:rsid w:val="00B7293C"/>
    <w:rsid w:val="00B74A65"/>
    <w:rsid w:val="00B77DF4"/>
    <w:rsid w:val="00B8349F"/>
    <w:rsid w:val="00BA6417"/>
    <w:rsid w:val="00BB01F9"/>
    <w:rsid w:val="00BB3506"/>
    <w:rsid w:val="00BB5ECD"/>
    <w:rsid w:val="00BB74F7"/>
    <w:rsid w:val="00BC3F0C"/>
    <w:rsid w:val="00BC52D8"/>
    <w:rsid w:val="00BC73AB"/>
    <w:rsid w:val="00BC74E6"/>
    <w:rsid w:val="00BD5426"/>
    <w:rsid w:val="00BD64FD"/>
    <w:rsid w:val="00BD6674"/>
    <w:rsid w:val="00BE0385"/>
    <w:rsid w:val="00BE0D53"/>
    <w:rsid w:val="00BE2421"/>
    <w:rsid w:val="00BE6AF6"/>
    <w:rsid w:val="00BE7222"/>
    <w:rsid w:val="00BF04CA"/>
    <w:rsid w:val="00BF7D67"/>
    <w:rsid w:val="00C00234"/>
    <w:rsid w:val="00C01729"/>
    <w:rsid w:val="00C06426"/>
    <w:rsid w:val="00C123A7"/>
    <w:rsid w:val="00C16BDD"/>
    <w:rsid w:val="00C1740D"/>
    <w:rsid w:val="00C237CE"/>
    <w:rsid w:val="00C25FF5"/>
    <w:rsid w:val="00C34D69"/>
    <w:rsid w:val="00C41AFE"/>
    <w:rsid w:val="00C425A2"/>
    <w:rsid w:val="00C443FF"/>
    <w:rsid w:val="00C45D42"/>
    <w:rsid w:val="00C50E0E"/>
    <w:rsid w:val="00C50FB9"/>
    <w:rsid w:val="00C60D3C"/>
    <w:rsid w:val="00C6277D"/>
    <w:rsid w:val="00C64C08"/>
    <w:rsid w:val="00C7165E"/>
    <w:rsid w:val="00C720F4"/>
    <w:rsid w:val="00C72E90"/>
    <w:rsid w:val="00C731BA"/>
    <w:rsid w:val="00C73D02"/>
    <w:rsid w:val="00C775D5"/>
    <w:rsid w:val="00C822C2"/>
    <w:rsid w:val="00C832E3"/>
    <w:rsid w:val="00C8635F"/>
    <w:rsid w:val="00C94C31"/>
    <w:rsid w:val="00C976A4"/>
    <w:rsid w:val="00CA28D9"/>
    <w:rsid w:val="00CC7AAE"/>
    <w:rsid w:val="00CD4D45"/>
    <w:rsid w:val="00CD636A"/>
    <w:rsid w:val="00CE3D68"/>
    <w:rsid w:val="00CF07DE"/>
    <w:rsid w:val="00CF3412"/>
    <w:rsid w:val="00CF6AE6"/>
    <w:rsid w:val="00CF7F2F"/>
    <w:rsid w:val="00D00652"/>
    <w:rsid w:val="00D006C2"/>
    <w:rsid w:val="00D0309A"/>
    <w:rsid w:val="00D03138"/>
    <w:rsid w:val="00D03977"/>
    <w:rsid w:val="00D077B9"/>
    <w:rsid w:val="00D07F9F"/>
    <w:rsid w:val="00D136F7"/>
    <w:rsid w:val="00D14C79"/>
    <w:rsid w:val="00D21020"/>
    <w:rsid w:val="00D25AD3"/>
    <w:rsid w:val="00D300FF"/>
    <w:rsid w:val="00D32F3C"/>
    <w:rsid w:val="00D33156"/>
    <w:rsid w:val="00D33F56"/>
    <w:rsid w:val="00D36637"/>
    <w:rsid w:val="00D378F4"/>
    <w:rsid w:val="00D447B4"/>
    <w:rsid w:val="00D450FB"/>
    <w:rsid w:val="00D55813"/>
    <w:rsid w:val="00D60A71"/>
    <w:rsid w:val="00D6524A"/>
    <w:rsid w:val="00D72DCF"/>
    <w:rsid w:val="00D73305"/>
    <w:rsid w:val="00D80EC0"/>
    <w:rsid w:val="00D83CCD"/>
    <w:rsid w:val="00D86244"/>
    <w:rsid w:val="00D91594"/>
    <w:rsid w:val="00D965F8"/>
    <w:rsid w:val="00DA13D7"/>
    <w:rsid w:val="00DA3EFF"/>
    <w:rsid w:val="00DB2BE0"/>
    <w:rsid w:val="00DB2CBB"/>
    <w:rsid w:val="00DB3225"/>
    <w:rsid w:val="00DB3899"/>
    <w:rsid w:val="00DB5268"/>
    <w:rsid w:val="00DC0A97"/>
    <w:rsid w:val="00DC340F"/>
    <w:rsid w:val="00DC71BA"/>
    <w:rsid w:val="00DD09BF"/>
    <w:rsid w:val="00DD2DDF"/>
    <w:rsid w:val="00DD4894"/>
    <w:rsid w:val="00DD53E8"/>
    <w:rsid w:val="00DE2268"/>
    <w:rsid w:val="00DE36CF"/>
    <w:rsid w:val="00DF1ED9"/>
    <w:rsid w:val="00DF2417"/>
    <w:rsid w:val="00DF6AC4"/>
    <w:rsid w:val="00DF6C3A"/>
    <w:rsid w:val="00DF7903"/>
    <w:rsid w:val="00DF7FDE"/>
    <w:rsid w:val="00E02878"/>
    <w:rsid w:val="00E141B5"/>
    <w:rsid w:val="00E15CE2"/>
    <w:rsid w:val="00E16E49"/>
    <w:rsid w:val="00E2287D"/>
    <w:rsid w:val="00E3013D"/>
    <w:rsid w:val="00E34829"/>
    <w:rsid w:val="00E361F1"/>
    <w:rsid w:val="00E40851"/>
    <w:rsid w:val="00E44DE4"/>
    <w:rsid w:val="00E512CF"/>
    <w:rsid w:val="00E51470"/>
    <w:rsid w:val="00E5418A"/>
    <w:rsid w:val="00E605FC"/>
    <w:rsid w:val="00E72AD6"/>
    <w:rsid w:val="00E760AC"/>
    <w:rsid w:val="00E77DBA"/>
    <w:rsid w:val="00E8171C"/>
    <w:rsid w:val="00E82A06"/>
    <w:rsid w:val="00E82E03"/>
    <w:rsid w:val="00E82FFA"/>
    <w:rsid w:val="00E913D3"/>
    <w:rsid w:val="00E9409F"/>
    <w:rsid w:val="00E94BF5"/>
    <w:rsid w:val="00E9717B"/>
    <w:rsid w:val="00E9761E"/>
    <w:rsid w:val="00EA78C3"/>
    <w:rsid w:val="00EA7E0B"/>
    <w:rsid w:val="00EB05BC"/>
    <w:rsid w:val="00EB2FAA"/>
    <w:rsid w:val="00EB3612"/>
    <w:rsid w:val="00EC0F11"/>
    <w:rsid w:val="00EC1B4B"/>
    <w:rsid w:val="00EC53CE"/>
    <w:rsid w:val="00EC54F7"/>
    <w:rsid w:val="00ED2C27"/>
    <w:rsid w:val="00EE5907"/>
    <w:rsid w:val="00EE59A1"/>
    <w:rsid w:val="00EF4FC9"/>
    <w:rsid w:val="00F0193A"/>
    <w:rsid w:val="00F02882"/>
    <w:rsid w:val="00F04592"/>
    <w:rsid w:val="00F07509"/>
    <w:rsid w:val="00F10B95"/>
    <w:rsid w:val="00F13C7A"/>
    <w:rsid w:val="00F1584A"/>
    <w:rsid w:val="00F16DFE"/>
    <w:rsid w:val="00F24F6F"/>
    <w:rsid w:val="00F3092E"/>
    <w:rsid w:val="00F30985"/>
    <w:rsid w:val="00F347A0"/>
    <w:rsid w:val="00F36612"/>
    <w:rsid w:val="00F40163"/>
    <w:rsid w:val="00F4164E"/>
    <w:rsid w:val="00F44657"/>
    <w:rsid w:val="00F45FFD"/>
    <w:rsid w:val="00F50520"/>
    <w:rsid w:val="00F52C65"/>
    <w:rsid w:val="00F55AC7"/>
    <w:rsid w:val="00F57C38"/>
    <w:rsid w:val="00F604E7"/>
    <w:rsid w:val="00F6659E"/>
    <w:rsid w:val="00F710EF"/>
    <w:rsid w:val="00F712EE"/>
    <w:rsid w:val="00F742F2"/>
    <w:rsid w:val="00F81F2D"/>
    <w:rsid w:val="00F82744"/>
    <w:rsid w:val="00F83E8E"/>
    <w:rsid w:val="00F8508E"/>
    <w:rsid w:val="00F95910"/>
    <w:rsid w:val="00FA0B4C"/>
    <w:rsid w:val="00FA0C31"/>
    <w:rsid w:val="00FA29A5"/>
    <w:rsid w:val="00FA34CC"/>
    <w:rsid w:val="00FA4114"/>
    <w:rsid w:val="00FA429F"/>
    <w:rsid w:val="00FA56FE"/>
    <w:rsid w:val="00FB2929"/>
    <w:rsid w:val="00FD048A"/>
    <w:rsid w:val="00FD7797"/>
    <w:rsid w:val="00FE0F4E"/>
    <w:rsid w:val="00FE43A4"/>
    <w:rsid w:val="00FE52BE"/>
    <w:rsid w:val="00FE6DEE"/>
    <w:rsid w:val="00FF0F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ensus.gov/data/tables/time-series/demo/popest/1980s-county.html"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cdc.gov/nchs/nvss/bridged_race.ht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www.globalenvhealth.org/code-data-download"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dc.gov/nchs/nvss/dvs_data_release.htm" TargetMode="External"/><Relationship Id="rId5" Type="http://schemas.openxmlformats.org/officeDocument/2006/relationships/webSettings" Target="webSettings.xml"/><Relationship Id="rId15" Type="http://schemas.openxmlformats.org/officeDocument/2006/relationships/hyperlink" Target="https://www.cdc.gov/nchs/nvss/nvss-restricted-data.htm" TargetMode="Externa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apps.ecmwf.int/datasets/data/interim-full-daily/levtype=sf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5F8E3F-0395-4D18-8938-CDC995B60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30147</Words>
  <Characters>171839</Characters>
  <Application>Microsoft Office Word</Application>
  <DocSecurity>0</DocSecurity>
  <Lines>1431</Lines>
  <Paragraphs>403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Ezzati, Majid</cp:lastModifiedBy>
  <cp:revision>77</cp:revision>
  <cp:lastPrinted>2019-04-24T18:05:00Z</cp:lastPrinted>
  <dcterms:created xsi:type="dcterms:W3CDTF">2019-07-27T09:45:00Z</dcterms:created>
  <dcterms:modified xsi:type="dcterms:W3CDTF">2019-09-16T20:55:00Z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http://www.zotero.org/styles/elsevier-vancouver</vt:lpwstr>
  </property>
  <property fmtid="{D5CDD505-2E9C-101B-9397-08002B2CF9AE}" pid="9" name="Mendeley Recent Style Name 2_1">
    <vt:lpwstr>Elsevier - Vancouver</vt:lpwstr>
  </property>
  <property fmtid="{D5CDD505-2E9C-101B-9397-08002B2CF9AE}" pid="10" name="Mendeley Recent Style Id 3_1">
    <vt:lpwstr>http://www.zotero.org/styles/harvard1</vt:lpwstr>
  </property>
  <property fmtid="{D5CDD505-2E9C-101B-9397-08002B2CF9AE}" pid="11" name="Mendeley Recent Style Name 3_1">
    <vt:lpwstr>Harvard reference format 1 (deprecated)</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http://www.zotero.org/styles/the-new-england-journal-of-medicine</vt:lpwstr>
  </property>
  <property fmtid="{D5CDD505-2E9C-101B-9397-08002B2CF9AE}" pid="21" name="Mendeley Recent Style Name 8_1">
    <vt:lpwstr>The New England Journal of Medicine</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