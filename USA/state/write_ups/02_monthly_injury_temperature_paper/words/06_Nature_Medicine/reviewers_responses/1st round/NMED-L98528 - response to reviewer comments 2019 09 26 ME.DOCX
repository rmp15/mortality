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w:t>
      </w:r>
      <w:commentRangeStart w:id="0"/>
      <w:r w:rsidR="00704F10">
        <w:rPr>
          <w:rFonts w:ascii="Times New Roman" w:hAnsi="Times New Roman" w:cs="Times New Roman"/>
        </w:rPr>
        <w:t>. XX, Lines XX-X</w:t>
      </w:r>
      <w:commentRangeEnd w:id="0"/>
      <w:r w:rsidR="00704F10">
        <w:rPr>
          <w:rStyle w:val="CommentReference"/>
        </w:rPr>
        <w:commentReference w:id="0"/>
      </w:r>
      <w:r w:rsidR="00704F10">
        <w:rPr>
          <w:rFonts w:ascii="Times New Roman" w:hAnsi="Times New Roman" w:cs="Times New Roman"/>
        </w:rPr>
        <w:t>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BA6751" w:rsidRPr="006932D3">
        <w:rPr>
          <w:rFonts w:ascii="Times New Roman" w:hAnsi="Times New Roman" w:cs="Times New Roman"/>
          <w:u w:val="single"/>
        </w:rPr>
        <w:t>After our paper was submitted</w:t>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4CDA596"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The injury rate for some categories decreased over recent decades (presumably for multiple reasons) yet temperature anomalies increased. As we move into the future, how could the analyses 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 xml:space="preserve">its anomalies. As the Reviewer has correctly stated, this is </w:t>
      </w:r>
      <w:r w:rsidRPr="00C53617">
        <w:rPr>
          <w:rFonts w:ascii="Times New Roman" w:hAnsi="Times New Roman" w:cs="Times New Roman"/>
        </w:rPr>
        <w:lastRenderedPageBreak/>
        <w:t>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77777777"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w:t>
      </w:r>
      <w:r w:rsidR="0084014E" w:rsidRPr="00C53617">
        <w:rPr>
          <w:rFonts w:ascii="Times New Roman" w:hAnsi="Times New Roman" w:cs="Times New Roman"/>
        </w:rPr>
        <w:lastRenderedPageBreak/>
        <w:t xml:space="preserve">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and present the results below. </w:t>
      </w:r>
    </w:p>
    <w:p w14:paraId="4D18AA47" w14:textId="77777777" w:rsidR="00F45AF5" w:rsidRPr="00C53617" w:rsidRDefault="00F45AF5" w:rsidP="00733A35">
      <w:pPr>
        <w:spacing w:after="0" w:line="240" w:lineRule="auto"/>
        <w:jc w:val="both"/>
        <w:rPr>
          <w:rFonts w:ascii="Times New Roman" w:hAnsi="Times New Roman" w:cs="Times New Roman"/>
        </w:rPr>
      </w:pPr>
    </w:p>
    <w:p w14:paraId="235E8247" w14:textId="37A32796" w:rsidR="00F45AF5" w:rsidRPr="00C53617" w:rsidRDefault="00F45AF5" w:rsidP="00733A35">
      <w:pPr>
        <w:spacing w:after="0" w:line="240" w:lineRule="auto"/>
        <w:jc w:val="both"/>
        <w:rPr>
          <w:rFonts w:ascii="Times New Roman" w:hAnsi="Times New Roman" w:cs="Times New Roman"/>
        </w:rPr>
      </w:pPr>
      <w:r w:rsidRPr="00C53617">
        <w:rPr>
          <w:rFonts w:ascii="Times New Roman" w:hAnsi="Times New Roman" w:cs="Times New Roman"/>
        </w:rPr>
        <w:t>[[[TO FILL IN WHEN TRAFFIC AND NON-TRAFFIC DONE]]]</w:t>
      </w:r>
    </w:p>
    <w:p w14:paraId="0778A31F" w14:textId="57F9B9EA" w:rsidR="00292188" w:rsidRPr="00C53617" w:rsidRDefault="00F45AF5" w:rsidP="00733A35">
      <w:pPr>
        <w:spacing w:after="0" w:line="240" w:lineRule="auto"/>
        <w:jc w:val="both"/>
        <w:rPr>
          <w:rFonts w:ascii="Times New Roman" w:hAnsi="Times New Roman" w:cs="Times New Roman"/>
        </w:rPr>
      </w:pPr>
      <w:r w:rsidRPr="00C53617">
        <w:rPr>
          <w:rFonts w:ascii="Times New Roman" w:hAnsi="Times New Roman" w:cs="Times New Roman"/>
        </w:rPr>
        <w:br/>
      </w:r>
      <w:r w:rsidR="00A963E0"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3DA21F15" w:rsidR="0084014E" w:rsidRPr="00C53617" w:rsidRDefault="00D2484A" w:rsidP="00733A35">
      <w:pPr>
        <w:spacing w:after="0" w:line="240" w:lineRule="auto"/>
        <w:jc w:val="both"/>
        <w:rPr>
          <w:rFonts w:ascii="Times New Roman" w:hAnsi="Times New Roman" w:cs="Times New Roman"/>
        </w:rPr>
      </w:pPr>
      <w:commentRangeStart w:id="1"/>
      <w:r w:rsidRPr="00C53617">
        <w:rPr>
          <w:rFonts w:ascii="Times New Roman" w:hAnsi="Times New Roman" w:cs="Times New Roman"/>
        </w:rPr>
        <w:lastRenderedPageBreak/>
        <w:t xml:space="preserve">The seasonality of death rates are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XX </w:t>
      </w:r>
      <w:r w:rsidR="006D5223">
        <w:rPr>
          <w:rFonts w:ascii="Times New Roman" w:hAnsi="Times New Roman" w:cs="Times New Roman"/>
        </w:rPr>
        <w:t xml:space="preserve">(previously Supplementary Figure XX)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month (as well as </w:t>
      </w:r>
      <w:r w:rsidRPr="00C53617">
        <w:rPr>
          <w:rFonts w:ascii="Times New Roman" w:hAnsi="Times New Roman" w:cs="Times New Roman"/>
        </w:rPr>
        <w:t xml:space="preserve">by </w:t>
      </w:r>
      <w:r w:rsidR="0084014E" w:rsidRPr="00C53617">
        <w:rPr>
          <w:rFonts w:ascii="Times New Roman" w:hAnsi="Times New Roman" w:cs="Times New Roman"/>
        </w:rPr>
        <w:t>age as se</w:t>
      </w:r>
      <w:r w:rsidRPr="00C53617">
        <w:rPr>
          <w:rFonts w:ascii="Times New Roman" w:hAnsi="Times New Roman" w:cs="Times New Roman"/>
        </w:rPr>
        <w:t>en in Figure XX</w:t>
      </w:r>
      <w:r w:rsidR="006D5223">
        <w:rPr>
          <w:rFonts w:ascii="Times New Roman" w:hAnsi="Times New Roman" w:cs="Times New Roman"/>
        </w:rPr>
        <w:t xml:space="preserve"> (previously Supplementary Figure XX)</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XX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and moved the older Figure XX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commentRangeEnd w:id="1"/>
      <w:r w:rsidR="006D5223">
        <w:rPr>
          <w:rStyle w:val="CommentReference"/>
        </w:rPr>
        <w:commentReference w:id="1"/>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037C4258"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commentRangeStart w:id="2"/>
      <w:r w:rsidRPr="00C53617">
        <w:rPr>
          <w:rFonts w:ascii="Times New Roman" w:hAnsi="Times New Roman" w:cs="Times New Roman"/>
        </w:rPr>
        <w:t>XX%</w:t>
      </w:r>
      <w:commentRangeEnd w:id="2"/>
      <w:r w:rsidR="006D5223">
        <w:rPr>
          <w:rStyle w:val="CommentReference"/>
        </w:rPr>
        <w:commentReference w:id="2"/>
      </w:r>
      <w:r w:rsidRPr="00C53617">
        <w:rPr>
          <w:rFonts w:ascii="Times New Roman" w:hAnsi="Times New Roman" w:cs="Times New Roman"/>
        </w:rPr>
        <w:t xml:space="preserve">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901B5E"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commentRangeStart w:id="3"/>
      <w:r w:rsidRPr="00C53617">
        <w:rPr>
          <w:rFonts w:ascii="Times New Roman" w:hAnsi="Times New Roman" w:cs="Times New Roman"/>
          <w:noProof/>
          <w:lang w:eastAsia="en-GB"/>
        </w:rPr>
        <w:lastRenderedPageBreak/>
        <w:drawing>
          <wp:inline distT="0" distB="0" distL="0" distR="0" wp14:anchorId="52D5B14C" wp14:editId="5B05823E">
            <wp:extent cx="5996824" cy="8476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6014744" cy="8501672"/>
                    </a:xfrm>
                    <a:prstGeom prst="rect">
                      <a:avLst/>
                    </a:prstGeom>
                  </pic:spPr>
                </pic:pic>
              </a:graphicData>
            </a:graphic>
          </wp:inline>
        </w:drawing>
      </w:r>
      <w:commentRangeEnd w:id="3"/>
      <w:r w:rsidR="006203AC">
        <w:rPr>
          <w:rStyle w:val="CommentReference"/>
        </w:rPr>
        <w:commentReference w:id="3"/>
      </w:r>
    </w:p>
    <w:p w14:paraId="54ACA704" w14:textId="703AEB57"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B84331">
        <w:rPr>
          <w:rFonts w:ascii="Times New Roman" w:hAnsi="Times New Roman" w:cs="Times New Roman"/>
          <w:i w:val="0"/>
          <w:color w:val="auto"/>
        </w:rPr>
        <w:t>age group</w:t>
      </w:r>
      <w:r w:rsidR="002D4189" w:rsidRPr="00C53617">
        <w:rPr>
          <w:rFonts w:ascii="Times New Roman" w:hAnsi="Times New Roman" w:cs="Times New Roman"/>
          <w:i w:val="0"/>
          <w:color w:val="auto"/>
        </w:rPr>
        <w:t>.</w:t>
      </w:r>
    </w:p>
    <w:p w14:paraId="65E47D04" w14:textId="0744154F"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 xml:space="preserve">es in these factors over </w:t>
      </w:r>
      <w:commentRangeStart w:id="4"/>
      <w:r w:rsidR="008F1DFB">
        <w:rPr>
          <w:rFonts w:ascii="Times New Roman" w:hAnsi="Times New Roman" w:cs="Times New Roman"/>
        </w:rPr>
        <w:t>time</w:t>
      </w:r>
      <w:commentRangeEnd w:id="4"/>
      <w:r w:rsidR="008F1DFB">
        <w:rPr>
          <w:rStyle w:val="CommentReference"/>
        </w:rPr>
        <w:commentReference w:id="4"/>
      </w:r>
      <w:r w:rsidR="008F1DFB">
        <w:rPr>
          <w:rFonts w:ascii="Times New Roman" w:hAnsi="Times New Roman" w:cs="Times New Roman"/>
        </w:rPr>
        <w:t>.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5B091E09"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 xml:space="preserve"> 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22E18E8B"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w:t>
      </w:r>
      <w:commentRangeStart w:id="5"/>
      <w:r w:rsidR="008B18CE">
        <w:rPr>
          <w:rFonts w:ascii="Times New Roman" w:hAnsi="Times New Roman" w:cs="Times New Roman"/>
        </w:rPr>
        <w:t>trends</w:t>
      </w:r>
      <w:commentRangeEnd w:id="5"/>
      <w:r w:rsidR="008B18CE">
        <w:rPr>
          <w:rStyle w:val="CommentReference"/>
        </w:rPr>
        <w:commentReference w:id="5"/>
      </w:r>
      <w:r w:rsidR="008B18CE">
        <w:rPr>
          <w:rFonts w:ascii="Times New Roman" w:hAnsi="Times New Roman" w:cs="Times New Roman"/>
        </w:rPr>
        <w:t>,</w:t>
      </w:r>
      <w:r w:rsidR="008B18CE" w:rsidRPr="00C53617">
        <w:rPr>
          <w:rFonts w:ascii="Times New Roman" w:hAnsi="Times New Roman" w:cs="Times New Roman"/>
        </w:rPr>
        <w:t xml:space="preserve"> in sensitivity analysis we also used logGamma(1, 0.01), which is a </w:t>
      </w:r>
      <w:del w:id="6" w:author="Ezzati, Majid" w:date="2019-09-27T14:17:00Z">
        <w:r w:rsidR="008B18CE" w:rsidRPr="00C53617" w:rsidDel="008B18CE">
          <w:rPr>
            <w:rFonts w:ascii="Times New Roman" w:hAnsi="Times New Roman" w:cs="Times New Roman"/>
          </w:rPr>
          <w:delText xml:space="preserve">comparable </w:delText>
        </w:r>
      </w:del>
      <w:r w:rsidR="008B18CE" w:rsidRPr="00C53617">
        <w:rPr>
          <w:rFonts w:ascii="Times New Roman" w:hAnsi="Times New Roman" w:cs="Times New Roman"/>
        </w:rPr>
        <w:t xml:space="preserve">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commentRangeStart w:id="7"/>
      <w:r w:rsidR="008B18CE" w:rsidRPr="00C53617">
        <w:rPr>
          <w:rFonts w:ascii="Times New Roman" w:hAnsi="Times New Roman" w:cs="Times New Roman"/>
        </w:rPr>
        <w:t xml:space="preserve">The </w:t>
      </w:r>
      <w:del w:id="8" w:author="Ezzati, Majid" w:date="2019-09-27T16:05:00Z">
        <w:r w:rsidR="008B18CE" w:rsidRPr="00C53617" w:rsidDel="002B768C">
          <w:rPr>
            <w:rFonts w:ascii="Times New Roman" w:hAnsi="Times New Roman" w:cs="Times New Roman"/>
          </w:rPr>
          <w:delText xml:space="preserve">conclusions </w:delText>
        </w:r>
      </w:del>
      <w:ins w:id="9" w:author="Ezzati, Majid" w:date="2019-09-27T16:05:00Z">
        <w:r w:rsidR="002B768C">
          <w:rPr>
            <w:rFonts w:ascii="Times New Roman" w:hAnsi="Times New Roman" w:cs="Times New Roman"/>
          </w:rPr>
          <w:t>results</w:t>
        </w:r>
        <w:r w:rsidR="002B768C" w:rsidRPr="00C53617">
          <w:rPr>
            <w:rFonts w:ascii="Times New Roman" w:hAnsi="Times New Roman" w:cs="Times New Roman"/>
          </w:rPr>
          <w:t xml:space="preserve"> </w:t>
        </w:r>
      </w:ins>
      <w:r w:rsidR="008B18CE" w:rsidRPr="00C53617">
        <w:rPr>
          <w:rFonts w:ascii="Times New Roman" w:hAnsi="Times New Roman" w:cs="Times New Roman"/>
        </w:rPr>
        <w:t xml:space="preserve">were not sensitive to this change. </w:t>
      </w:r>
      <w:commentRangeEnd w:id="7"/>
      <w:r w:rsidR="002B768C">
        <w:rPr>
          <w:rStyle w:val="CommentReference"/>
        </w:rPr>
        <w:commentReference w:id="7"/>
      </w:r>
    </w:p>
    <w:p w14:paraId="4EEB23C4" w14:textId="2DC7E507" w:rsidR="009B5429" w:rsidRDefault="009B5429" w:rsidP="00733A35">
      <w:pPr>
        <w:spacing w:after="0" w:line="240" w:lineRule="auto"/>
        <w:jc w:val="both"/>
        <w:rPr>
          <w:rFonts w:ascii="Times New Roman" w:hAnsi="Times New Roman" w:cs="Times New Roman"/>
        </w:rPr>
      </w:pPr>
    </w:p>
    <w:p w14:paraId="68AA1AAD" w14:textId="4DA36F0C"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t>
      </w:r>
      <w:commentRangeStart w:id="11"/>
      <w:r w:rsidR="00B75282" w:rsidRPr="00C53617">
        <w:rPr>
          <w:rFonts w:ascii="Times New Roman" w:eastAsiaTheme="minorEastAsia" w:hAnsi="Times New Roman" w:cs="Times New Roman"/>
        </w:rPr>
        <w:t xml:space="preserve">We now make this clearer in the model description </w:t>
      </w:r>
      <w:r w:rsidR="00B75282" w:rsidRPr="00C53617">
        <w:rPr>
          <w:rFonts w:ascii="Times New Roman" w:hAnsi="Times New Roman" w:cs="Times New Roman"/>
        </w:rPr>
        <w:t>(P. XX, Line XX).</w:t>
      </w:r>
      <w:commentRangeEnd w:id="11"/>
      <w:r w:rsidR="009B5429">
        <w:rPr>
          <w:rStyle w:val="CommentReference"/>
        </w:rPr>
        <w:commentReference w:id="11"/>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74C8EA5F"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commentRangeStart w:id="12"/>
      <w:del w:id="13" w:author="Ezzati, Majid" w:date="2019-09-27T14:31:00Z">
        <w:r w:rsidR="00017DDA" w:rsidRPr="00C53617" w:rsidDel="009B5429">
          <w:rPr>
            <w:rFonts w:ascii="Times New Roman" w:hAnsi="Times New Roman" w:cs="Times New Roman"/>
          </w:rPr>
          <w:delText>now specified in model description</w:delText>
        </w:r>
        <w:r w:rsidRPr="00C53617" w:rsidDel="009B5429">
          <w:rPr>
            <w:rFonts w:ascii="Times New Roman" w:hAnsi="Times New Roman" w:cs="Times New Roman"/>
          </w:rPr>
          <w:delText xml:space="preserve"> </w:delText>
        </w:r>
      </w:del>
      <w:ins w:id="14" w:author="Ezzati, Majid" w:date="2019-09-27T14:31:00Z">
        <w:r w:rsidR="009B5429">
          <w:rPr>
            <w:rFonts w:ascii="Times New Roman" w:hAnsi="Times New Roman" w:cs="Times New Roman"/>
          </w:rPr>
          <w:t>which has now been changed to a BYM model following comment by Reviewer 2</w:t>
        </w:r>
      </w:ins>
      <w:ins w:id="15" w:author="Ezzati, Majid" w:date="2019-09-27T15:15:00Z">
        <w:r w:rsidR="00704F10">
          <w:rPr>
            <w:rFonts w:ascii="Times New Roman" w:hAnsi="Times New Roman" w:cs="Times New Roman"/>
          </w:rPr>
          <w:t xml:space="preserve">. We have clarified that the BYM includes an ICAR component </w:t>
        </w:r>
      </w:ins>
      <w:r w:rsidRPr="00C53617">
        <w:rPr>
          <w:rFonts w:ascii="Times New Roman" w:hAnsi="Times New Roman" w:cs="Times New Roman"/>
        </w:rPr>
        <w:t>(P. XX, Line XX)</w:t>
      </w:r>
      <w:commentRangeEnd w:id="12"/>
      <w:r w:rsidR="009B5429">
        <w:rPr>
          <w:rStyle w:val="CommentReference"/>
        </w:rPr>
        <w:commentReference w:id="12"/>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69DA8985"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del w:id="16" w:author="Ezzati, Majid" w:date="2019-09-27T14:32:00Z">
        <w:r w:rsidR="009353AF" w:rsidRPr="00C53617" w:rsidDel="00733A35">
          <w:rPr>
            <w:rFonts w:ascii="Times New Roman" w:hAnsi="Times New Roman" w:cs="Times New Roman"/>
          </w:rPr>
          <w:delText xml:space="preserve">include </w:delText>
        </w:r>
      </w:del>
      <w:ins w:id="17" w:author="Ezzati, Majid" w:date="2019-09-27T14:32:00Z">
        <w:r w:rsidR="00733A35">
          <w:rPr>
            <w:rFonts w:ascii="Times New Roman" w:hAnsi="Times New Roman" w:cs="Times New Roman"/>
          </w:rPr>
          <w:t>had</w:t>
        </w:r>
        <w:r w:rsidR="00733A35" w:rsidRPr="00C53617">
          <w:rPr>
            <w:rFonts w:ascii="Times New Roman" w:hAnsi="Times New Roman" w:cs="Times New Roman"/>
          </w:rPr>
          <w:t xml:space="preserve"> </w:t>
        </w:r>
      </w:ins>
      <w:r w:rsidR="009353AF" w:rsidRPr="00C53617">
        <w:rPr>
          <w:rFonts w:ascii="Times New Roman" w:hAnsi="Times New Roman" w:cs="Times New Roman"/>
        </w:rPr>
        <w:t xml:space="preserve">sum-to-zero </w:t>
      </w:r>
      <w:commentRangeStart w:id="18"/>
      <w:r w:rsidR="009353AF" w:rsidRPr="00C53617">
        <w:rPr>
          <w:rFonts w:ascii="Times New Roman" w:hAnsi="Times New Roman" w:cs="Times New Roman"/>
        </w:rPr>
        <w:t>constraints</w:t>
      </w:r>
      <w:commentRangeEnd w:id="18"/>
      <w:r w:rsidR="00733A35">
        <w:rPr>
          <w:rStyle w:val="CommentReference"/>
        </w:rPr>
        <w:commentReference w:id="18"/>
      </w:r>
      <w:r w:rsidR="000331BC" w:rsidRPr="00C53617">
        <w:rPr>
          <w:rFonts w:ascii="Times New Roman" w:hAnsi="Times New Roman" w:cs="Times New Roman"/>
        </w:rPr>
        <w:t>.</w:t>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B798281"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33&lt;/sup&gt;","plainTextFormattedCitation":"33"},"properties":{"noteIndex":0},"schema":"https://github.com/citation-style-language/schema/raw/master/csl-citation.json"}</w:instrText>
      </w:r>
      <w:r w:rsidR="004F78CD" w:rsidRPr="00C53617">
        <w:rPr>
          <w:rFonts w:ascii="Times New Roman" w:hAnsi="Times New Roman" w:cs="Times New Roman"/>
        </w:rPr>
        <w:fldChar w:fldCharType="separate"/>
      </w:r>
      <w:r w:rsidR="004F78CD" w:rsidRPr="00C53617">
        <w:rPr>
          <w:rFonts w:ascii="Times New Roman" w:hAnsi="Times New Roman" w:cs="Times New Roman"/>
          <w:noProof/>
          <w:vertAlign w:val="superscript"/>
        </w:rPr>
        <w:t>33</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3C4C4C3C"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24,34&lt;/sup&gt;","plainTextFormattedCitation":"24,34","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4F78CD" w:rsidRPr="00C53617">
        <w:rPr>
          <w:rFonts w:ascii="Times New Roman" w:hAnsi="Times New Roman" w:cs="Times New Roman"/>
          <w:noProof/>
          <w:vertAlign w:val="superscript"/>
        </w:rPr>
        <w:t>24,34</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r w:rsidRPr="00C53617">
        <w:rPr>
          <w:rFonts w:ascii="Cambria Math" w:hAnsi="Cambria Math" w:cs="Cambria Math"/>
        </w:rPr>
        <w:t>𝒩</w:t>
      </w:r>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1E0E75D" w14:textId="55223112" w:rsidR="00C37B1F" w:rsidRPr="00C53617"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2286E6D8" w14:textId="7F9086AC" w:rsidR="00B35E42" w:rsidRDefault="00B35E42" w:rsidP="00733A35">
      <w:pPr>
        <w:spacing w:after="0" w:line="240" w:lineRule="auto"/>
        <w:jc w:val="both"/>
        <w:rPr>
          <w:rFonts w:ascii="Times New Roman" w:hAnsi="Times New Roman" w:cs="Times New Roman"/>
        </w:rPr>
      </w:pP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35E1B13A" w14:textId="021FBEF4" w:rsidR="004F78CD" w:rsidRPr="00C53617" w:rsidRDefault="000604D5"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4F78CD" w:rsidRPr="00C53617">
        <w:rPr>
          <w:rFonts w:ascii="Times New Roman" w:hAnsi="Times New Roman" w:cs="Times New Roman"/>
          <w:noProof/>
          <w:lang w:val="en-US"/>
        </w:rPr>
        <w:t>1.</w:t>
      </w:r>
      <w:r w:rsidR="004F78CD" w:rsidRPr="00C5361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4F78CD" w:rsidRPr="00C53617">
        <w:rPr>
          <w:rFonts w:ascii="Times New Roman" w:hAnsi="Times New Roman" w:cs="Times New Roman"/>
          <w:i/>
          <w:iCs/>
          <w:noProof/>
          <w:lang w:val="en-US"/>
        </w:rPr>
        <w:t>Elife</w:t>
      </w:r>
      <w:r w:rsidR="004F78CD" w:rsidRPr="00C53617">
        <w:rPr>
          <w:rFonts w:ascii="Times New Roman" w:hAnsi="Times New Roman" w:cs="Times New Roman"/>
          <w:noProof/>
          <w:lang w:val="en-US"/>
        </w:rPr>
        <w:t xml:space="preserve"> </w:t>
      </w:r>
      <w:r w:rsidR="004F78CD" w:rsidRPr="00C53617">
        <w:rPr>
          <w:rFonts w:ascii="Times New Roman" w:hAnsi="Times New Roman" w:cs="Times New Roman"/>
          <w:b/>
          <w:bCs/>
          <w:noProof/>
          <w:lang w:val="en-US"/>
        </w:rPr>
        <w:t>7</w:t>
      </w:r>
      <w:r w:rsidR="004F78CD" w:rsidRPr="00C53617">
        <w:rPr>
          <w:rFonts w:ascii="Times New Roman" w:hAnsi="Times New Roman" w:cs="Times New Roman"/>
          <w:noProof/>
          <w:lang w:val="en-US"/>
        </w:rPr>
        <w:t>, (2018).</w:t>
      </w:r>
    </w:p>
    <w:p w14:paraId="2E58D417"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w:t>
      </w:r>
      <w:r w:rsidRPr="00C53617">
        <w:rPr>
          <w:rFonts w:ascii="Times New Roman" w:hAnsi="Times New Roman" w:cs="Times New Roman"/>
          <w:noProof/>
          <w:lang w:val="en-US"/>
        </w:rPr>
        <w:tab/>
        <w:t xml:space="preserve">Datla, S., Sahu, P., Roh, H.-J. &amp; Sharma, S. A comprehensive analysis of the association of highway traffic with winter weather conditions. </w:t>
      </w:r>
      <w:r w:rsidRPr="00C53617">
        <w:rPr>
          <w:rFonts w:ascii="Times New Roman" w:hAnsi="Times New Roman" w:cs="Times New Roman"/>
          <w:i/>
          <w:iCs/>
          <w:noProof/>
          <w:lang w:val="en-US"/>
        </w:rPr>
        <w:t>Procedia - Soc. Behav. Sci.</w:t>
      </w:r>
      <w:r w:rsidRPr="00C53617">
        <w:rPr>
          <w:rFonts w:ascii="Times New Roman" w:hAnsi="Times New Roman" w:cs="Times New Roman"/>
          <w:noProof/>
          <w:lang w:val="en-US"/>
        </w:rPr>
        <w:t xml:space="preserve"> (2013). doi:10.1016/j.sbspro.2013.11.143</w:t>
      </w:r>
    </w:p>
    <w:p w14:paraId="20CD3DEA"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w:t>
      </w:r>
      <w:r w:rsidRPr="00C5361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C53617">
        <w:rPr>
          <w:rFonts w:ascii="Times New Roman" w:hAnsi="Times New Roman" w:cs="Times New Roman"/>
          <w:i/>
          <w:iCs/>
          <w:noProof/>
          <w:lang w:val="en-US"/>
        </w:rPr>
        <w:t>J. Cold Reg. Eng.</w:t>
      </w:r>
      <w:r w:rsidRPr="00C53617">
        <w:rPr>
          <w:rFonts w:ascii="Times New Roman" w:hAnsi="Times New Roman" w:cs="Times New Roman"/>
          <w:noProof/>
          <w:lang w:val="en-US"/>
        </w:rPr>
        <w:t xml:space="preserve"> (2016). doi:10.1061/(ASCE)CR.1943-5495.0000099</w:t>
      </w:r>
    </w:p>
    <w:p w14:paraId="7CCCFF63"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4.</w:t>
      </w:r>
      <w:r w:rsidRPr="00C53617">
        <w:rPr>
          <w:rFonts w:ascii="Times New Roman" w:hAnsi="Times New Roman" w:cs="Times New Roman"/>
          <w:noProof/>
          <w:lang w:val="en-US"/>
        </w:rPr>
        <w:tab/>
        <w:t xml:space="preserve">Roh, H.-J., Datla, S. &amp; Sharma, S. Effect of snow, temperature and their interaction on highway truck traffic. </w:t>
      </w:r>
      <w:r w:rsidRPr="00C53617">
        <w:rPr>
          <w:rFonts w:ascii="Times New Roman" w:hAnsi="Times New Roman" w:cs="Times New Roman"/>
          <w:i/>
          <w:iCs/>
          <w:noProof/>
          <w:lang w:val="en-US"/>
        </w:rPr>
        <w:t>J. Transp. Techn.</w:t>
      </w:r>
      <w:r w:rsidRPr="00C53617">
        <w:rPr>
          <w:rFonts w:ascii="Times New Roman" w:hAnsi="Times New Roman" w:cs="Times New Roman"/>
          <w:noProof/>
          <w:lang w:val="en-US"/>
        </w:rPr>
        <w:t xml:space="preserve"> (2013). doi:10.4236/jtts.2013.31003</w:t>
      </w:r>
    </w:p>
    <w:p w14:paraId="5F6E80CF"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5.</w:t>
      </w:r>
      <w:r w:rsidRPr="00C53617">
        <w:rPr>
          <w:rFonts w:ascii="Times New Roman" w:hAnsi="Times New Roman" w:cs="Times New Roman"/>
          <w:noProof/>
          <w:lang w:val="en-US"/>
        </w:rPr>
        <w:tab/>
        <w:t xml:space="preserve">Roh, H. J., Sharma, S. &amp; Sahu, P. K. Modeling snow and cold effects for classified highway traffic volumes. </w:t>
      </w:r>
      <w:r w:rsidRPr="00C53617">
        <w:rPr>
          <w:rFonts w:ascii="Times New Roman" w:hAnsi="Times New Roman" w:cs="Times New Roman"/>
          <w:i/>
          <w:iCs/>
          <w:noProof/>
          <w:lang w:val="en-US"/>
        </w:rPr>
        <w:t>KSCE J. Civ. Eng.</w:t>
      </w:r>
      <w:r w:rsidRPr="00C53617">
        <w:rPr>
          <w:rFonts w:ascii="Times New Roman" w:hAnsi="Times New Roman" w:cs="Times New Roman"/>
          <w:noProof/>
          <w:lang w:val="en-US"/>
        </w:rPr>
        <w:t xml:space="preserve"> (2016). doi:10.1007/s12205-015-0236-0</w:t>
      </w:r>
    </w:p>
    <w:p w14:paraId="2D506B2E"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6.</w:t>
      </w:r>
      <w:r w:rsidRPr="00C53617">
        <w:rPr>
          <w:rFonts w:ascii="Times New Roman" w:hAnsi="Times New Roman" w:cs="Times New Roman"/>
          <w:noProof/>
          <w:lang w:val="en-US"/>
        </w:rPr>
        <w:tab/>
        <w:t xml:space="preserve">Daanen, H. A. M., Van De Vliert, E. &amp; Huang, X. Driving performance in cold, warm, and thermoneutral environments. </w:t>
      </w:r>
      <w:r w:rsidRPr="00C53617">
        <w:rPr>
          <w:rFonts w:ascii="Times New Roman" w:hAnsi="Times New Roman" w:cs="Times New Roman"/>
          <w:i/>
          <w:iCs/>
          <w:noProof/>
          <w:lang w:val="en-US"/>
        </w:rPr>
        <w:t>Appl. Ergon.</w:t>
      </w:r>
      <w:r w:rsidRPr="00C53617">
        <w:rPr>
          <w:rFonts w:ascii="Times New Roman" w:hAnsi="Times New Roman" w:cs="Times New Roman"/>
          <w:noProof/>
          <w:lang w:val="en-US"/>
        </w:rPr>
        <w:t xml:space="preserve"> (2003). doi:10.1016/S0003-6870(03)00055-3</w:t>
      </w:r>
    </w:p>
    <w:p w14:paraId="012C7F5C"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7.</w:t>
      </w:r>
      <w:r w:rsidRPr="00C53617">
        <w:rPr>
          <w:rFonts w:ascii="Times New Roman" w:hAnsi="Times New Roman" w:cs="Times New Roman"/>
          <w:noProof/>
          <w:lang w:val="en-US"/>
        </w:rPr>
        <w:tab/>
        <w:t xml:space="preserve">Zlatoper, T. J. Determinants of motor vehicle deaths in the United States: a cross-sectional analysis. </w:t>
      </w:r>
      <w:r w:rsidRPr="00C53617">
        <w:rPr>
          <w:rFonts w:ascii="Times New Roman" w:hAnsi="Times New Roman" w:cs="Times New Roman"/>
          <w:i/>
          <w:iCs/>
          <w:noProof/>
          <w:lang w:val="en-US"/>
        </w:rPr>
        <w:t>Accid. Anal. Prev.</w:t>
      </w:r>
      <w:r w:rsidRPr="00C53617">
        <w:rPr>
          <w:rFonts w:ascii="Times New Roman" w:hAnsi="Times New Roman" w:cs="Times New Roman"/>
          <w:noProof/>
          <w:lang w:val="en-US"/>
        </w:rPr>
        <w:t xml:space="preserve"> (1991). doi:10.1016/0001-4575(91)90062-A</w:t>
      </w:r>
    </w:p>
    <w:p w14:paraId="231E9004"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8.</w:t>
      </w:r>
      <w:r w:rsidRPr="00C5361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C53617">
        <w:rPr>
          <w:rFonts w:ascii="Times New Roman" w:hAnsi="Times New Roman" w:cs="Times New Roman"/>
          <w:i/>
          <w:iCs/>
          <w:noProof/>
          <w:lang w:val="en-US"/>
        </w:rPr>
        <w:t>Symposium on relationships among theory, physiological correlates, and operational performance</w:t>
      </w:r>
      <w:r w:rsidRPr="00C53617">
        <w:rPr>
          <w:rFonts w:ascii="Times New Roman" w:hAnsi="Times New Roman" w:cs="Times New Roman"/>
          <w:noProof/>
          <w:lang w:val="en-US"/>
        </w:rPr>
        <w:t xml:space="preserve"> (1976). doi:10.1007/978-1-4684-2529-1_25</w:t>
      </w:r>
    </w:p>
    <w:p w14:paraId="6687A7A5"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9.</w:t>
      </w:r>
      <w:r w:rsidRPr="00C53617">
        <w:rPr>
          <w:rFonts w:ascii="Times New Roman" w:hAnsi="Times New Roman" w:cs="Times New Roman"/>
          <w:noProof/>
          <w:lang w:val="en-US"/>
        </w:rPr>
        <w:tab/>
        <w:t xml:space="preserve">Wyon, D. P., Wyon, I. &amp; Norin, F. Effects of moderate heat stress on driver vigilance in a moving vehicle. </w:t>
      </w:r>
      <w:r w:rsidRPr="00C53617">
        <w:rPr>
          <w:rFonts w:ascii="Times New Roman" w:hAnsi="Times New Roman" w:cs="Times New Roman"/>
          <w:i/>
          <w:iCs/>
          <w:noProof/>
          <w:lang w:val="en-US"/>
        </w:rPr>
        <w:t>Ergonomics</w:t>
      </w:r>
      <w:r w:rsidRPr="00C53617">
        <w:rPr>
          <w:rFonts w:ascii="Times New Roman" w:hAnsi="Times New Roman" w:cs="Times New Roman"/>
          <w:noProof/>
          <w:lang w:val="en-US"/>
        </w:rPr>
        <w:t xml:space="preserve"> (1996). doi:10.1080/00140139608964434</w:t>
      </w:r>
    </w:p>
    <w:p w14:paraId="7D374123"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10.</w:t>
      </w:r>
      <w:r w:rsidRPr="00C53617">
        <w:rPr>
          <w:rFonts w:ascii="Times New Roman" w:hAnsi="Times New Roman" w:cs="Times New Roman"/>
          <w:noProof/>
          <w:lang w:val="en-US"/>
        </w:rPr>
        <w:tab/>
        <w:t xml:space="preserve">Robertson, L. S. Reversal of the road death trend in the U.S. in 2015–2016: An examination of the climate and economic hypotheses. </w:t>
      </w:r>
      <w:r w:rsidRPr="00C53617">
        <w:rPr>
          <w:rFonts w:ascii="Times New Roman" w:hAnsi="Times New Roman" w:cs="Times New Roman"/>
          <w:i/>
          <w:iCs/>
          <w:noProof/>
          <w:lang w:val="en-US"/>
        </w:rPr>
        <w:t>J. Transp. Heal.</w:t>
      </w:r>
      <w:r w:rsidRPr="00C53617">
        <w:rPr>
          <w:rFonts w:ascii="Times New Roman" w:hAnsi="Times New Roman" w:cs="Times New Roman"/>
          <w:noProof/>
          <w:lang w:val="en-US"/>
        </w:rPr>
        <w:t xml:space="preserve"> (2018). doi:10.1016/j.jth.2018.04.005</w:t>
      </w:r>
    </w:p>
    <w:p w14:paraId="4BCADC4B"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11.</w:t>
      </w:r>
      <w:r w:rsidRPr="00C53617">
        <w:rPr>
          <w:rFonts w:ascii="Times New Roman" w:hAnsi="Times New Roman" w:cs="Times New Roman"/>
          <w:noProof/>
          <w:lang w:val="en-US"/>
        </w:rPr>
        <w:tab/>
        <w:t xml:space="preserve">Robertson, L. Climate change, weather and road deaths. </w:t>
      </w:r>
      <w:r w:rsidRPr="00C53617">
        <w:rPr>
          <w:rFonts w:ascii="Times New Roman" w:hAnsi="Times New Roman" w:cs="Times New Roman"/>
          <w:i/>
          <w:iCs/>
          <w:noProof/>
          <w:lang w:val="en-US"/>
        </w:rPr>
        <w:t>Inj. Prev.</w:t>
      </w:r>
      <w:r w:rsidRPr="00C53617">
        <w:rPr>
          <w:rFonts w:ascii="Times New Roman" w:hAnsi="Times New Roman" w:cs="Times New Roman"/>
          <w:noProof/>
          <w:lang w:val="en-US"/>
        </w:rPr>
        <w:t xml:space="preserve"> (2018). doi:10.1136/injuryprev-2017-042419</w:t>
      </w:r>
    </w:p>
    <w:p w14:paraId="4071F766"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12.</w:t>
      </w:r>
      <w:r w:rsidRPr="00C53617">
        <w:rPr>
          <w:rFonts w:ascii="Times New Roman" w:hAnsi="Times New Roman" w:cs="Times New Roman"/>
          <w:noProof/>
          <w:lang w:val="en-US"/>
        </w:rPr>
        <w:tab/>
        <w:t xml:space="preserve">Opinium. Brits drink more alcohol in warmer weather. </w:t>
      </w:r>
      <w:r w:rsidRPr="00C53617">
        <w:rPr>
          <w:rFonts w:ascii="Times New Roman" w:hAnsi="Times New Roman" w:cs="Times New Roman"/>
          <w:i/>
          <w:iCs/>
          <w:noProof/>
          <w:lang w:val="en-US"/>
        </w:rPr>
        <w:t>Opinium.co.uk</w:t>
      </w:r>
      <w:r w:rsidRPr="00C53617">
        <w:rPr>
          <w:rFonts w:ascii="Times New Roman" w:hAnsi="Times New Roman" w:cs="Times New Roman"/>
          <w:noProof/>
          <w:lang w:val="en-US"/>
        </w:rPr>
        <w:t xml:space="preserve"> (2018). Available at: https://www.opinium.co.uk/brits-drink-more-alcohol-in-warmer-weather/. (Accessed: 10th January 2019)</w:t>
      </w:r>
    </w:p>
    <w:p w14:paraId="6F2CC8D6"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13.</w:t>
      </w:r>
      <w:r w:rsidRPr="00C53617">
        <w:rPr>
          <w:rFonts w:ascii="Times New Roman" w:hAnsi="Times New Roman" w:cs="Times New Roman"/>
          <w:noProof/>
          <w:lang w:val="en-US"/>
        </w:rPr>
        <w:tab/>
        <w:t xml:space="preserve">Anderson, C. A. Temperature and aggression: ubiquitous effects of heat on occurrence of human violence. </w:t>
      </w:r>
      <w:r w:rsidRPr="00C53617">
        <w:rPr>
          <w:rFonts w:ascii="Times New Roman" w:hAnsi="Times New Roman" w:cs="Times New Roman"/>
          <w:i/>
          <w:iCs/>
          <w:noProof/>
          <w:lang w:val="en-US"/>
        </w:rPr>
        <w:t>Psychol. Bull.</w:t>
      </w:r>
      <w:r w:rsidRPr="00C53617">
        <w:rPr>
          <w:rFonts w:ascii="Times New Roman" w:hAnsi="Times New Roman" w:cs="Times New Roman"/>
          <w:noProof/>
          <w:lang w:val="en-US"/>
        </w:rPr>
        <w:t xml:space="preserve"> (1989). doi:10.1037/0033-2909.106.1.74</w:t>
      </w:r>
    </w:p>
    <w:p w14:paraId="2421B035"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14.</w:t>
      </w:r>
      <w:r w:rsidRPr="00C5361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C53617">
        <w:rPr>
          <w:rFonts w:ascii="Times New Roman" w:hAnsi="Times New Roman" w:cs="Times New Roman"/>
          <w:i/>
          <w:iCs/>
          <w:noProof/>
          <w:lang w:val="en-US"/>
        </w:rPr>
        <w:t>J. Pers. Soc. Psychol.</w:t>
      </w:r>
      <w:r w:rsidRPr="00C53617">
        <w:rPr>
          <w:rFonts w:ascii="Times New Roman" w:hAnsi="Times New Roman" w:cs="Times New Roman"/>
          <w:noProof/>
          <w:lang w:val="en-US"/>
        </w:rPr>
        <w:t xml:space="preserve"> (1976). doi:10.1037/0022-3514.33.3.245</w:t>
      </w:r>
    </w:p>
    <w:p w14:paraId="3B719B79"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15.</w:t>
      </w:r>
      <w:r w:rsidRPr="00C5361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C53617">
        <w:rPr>
          <w:rFonts w:ascii="Times New Roman" w:hAnsi="Times New Roman" w:cs="Times New Roman"/>
          <w:i/>
          <w:iCs/>
          <w:noProof/>
          <w:lang w:val="en-US"/>
        </w:rPr>
        <w:t>J. Forensic Sci.</w:t>
      </w:r>
      <w:r w:rsidRPr="00C53617">
        <w:rPr>
          <w:rFonts w:ascii="Times New Roman" w:hAnsi="Times New Roman" w:cs="Times New Roman"/>
          <w:noProof/>
          <w:lang w:val="en-US"/>
        </w:rPr>
        <w:t xml:space="preserve"> (2014). doi:10.1111/1556-4029.12471</w:t>
      </w:r>
    </w:p>
    <w:p w14:paraId="10664FF8"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16.</w:t>
      </w:r>
      <w:r w:rsidRPr="00C5361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C53617">
        <w:rPr>
          <w:rFonts w:ascii="Times New Roman" w:hAnsi="Times New Roman" w:cs="Times New Roman"/>
          <w:i/>
          <w:iCs/>
          <w:noProof/>
          <w:lang w:val="en-US"/>
        </w:rPr>
        <w:t>Nat. Clim. Chang.</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4</w:t>
      </w:r>
      <w:r w:rsidRPr="00C53617">
        <w:rPr>
          <w:rFonts w:ascii="Times New Roman" w:hAnsi="Times New Roman" w:cs="Times New Roman"/>
          <w:noProof/>
          <w:lang w:val="en-US"/>
        </w:rPr>
        <w:t>, 269–273 (2014).</w:t>
      </w:r>
    </w:p>
    <w:p w14:paraId="40169CDC"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17.</w:t>
      </w:r>
      <w:r w:rsidRPr="00C53617">
        <w:rPr>
          <w:rFonts w:ascii="Times New Roman" w:hAnsi="Times New Roman" w:cs="Times New Roman"/>
          <w:noProof/>
          <w:lang w:val="en-US"/>
        </w:rPr>
        <w:tab/>
        <w:t xml:space="preserve">IPCC. </w:t>
      </w:r>
      <w:r w:rsidRPr="00C53617">
        <w:rPr>
          <w:rFonts w:ascii="Times New Roman" w:hAnsi="Times New Roman" w:cs="Times New Roman"/>
          <w:i/>
          <w:iCs/>
          <w:noProof/>
          <w:lang w:val="en-US"/>
        </w:rPr>
        <w:t>IPCC special report on the impacts of global warming of 1.5 °C - Summary for policy makers</w:t>
      </w:r>
      <w:r w:rsidRPr="00C53617">
        <w:rPr>
          <w:rFonts w:ascii="Times New Roman" w:hAnsi="Times New Roman" w:cs="Times New Roman"/>
          <w:noProof/>
          <w:lang w:val="en-US"/>
        </w:rPr>
        <w:t>. (2018).</w:t>
      </w:r>
    </w:p>
    <w:p w14:paraId="3E8C6D80"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18.</w:t>
      </w:r>
      <w:r w:rsidRPr="00C53617">
        <w:rPr>
          <w:rFonts w:ascii="Times New Roman" w:hAnsi="Times New Roman" w:cs="Times New Roman"/>
          <w:noProof/>
          <w:lang w:val="en-US"/>
        </w:rPr>
        <w:tab/>
        <w:t xml:space="preserve">Dee, D. P.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ERA-Interim reanalysis: configuration and performance of the data assimilation system. </w:t>
      </w:r>
      <w:r w:rsidRPr="00C53617">
        <w:rPr>
          <w:rFonts w:ascii="Times New Roman" w:hAnsi="Times New Roman" w:cs="Times New Roman"/>
          <w:i/>
          <w:iCs/>
          <w:noProof/>
          <w:lang w:val="en-US"/>
        </w:rPr>
        <w:t>Q. J. R. Meteorol. Soc.</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137</w:t>
      </w:r>
      <w:r w:rsidRPr="00C53617">
        <w:rPr>
          <w:rFonts w:ascii="Times New Roman" w:hAnsi="Times New Roman" w:cs="Times New Roman"/>
          <w:noProof/>
          <w:lang w:val="en-US"/>
        </w:rPr>
        <w:t>, 553–597 (2011).</w:t>
      </w:r>
    </w:p>
    <w:p w14:paraId="2C51AF94"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19.</w:t>
      </w:r>
      <w:r w:rsidRPr="00C53617">
        <w:rPr>
          <w:rFonts w:ascii="Times New Roman" w:hAnsi="Times New Roman" w:cs="Times New Roman"/>
          <w:noProof/>
          <w:lang w:val="en-US"/>
        </w:rPr>
        <w:tab/>
        <w:t>UNFCCC. Paris Agreement. in (2015).</w:t>
      </w:r>
    </w:p>
    <w:p w14:paraId="54C97FB4"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20.</w:t>
      </w:r>
      <w:r w:rsidRPr="00C53617">
        <w:rPr>
          <w:rFonts w:ascii="Times New Roman" w:hAnsi="Times New Roman" w:cs="Times New Roman"/>
          <w:noProof/>
          <w:lang w:val="en-US"/>
        </w:rPr>
        <w:tab/>
        <w:t xml:space="preserve">Kuulasmaa, K.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(2000). doi:10.1016/S0140-6736(99)11180-2</w:t>
      </w:r>
    </w:p>
    <w:p w14:paraId="51350C68"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21.</w:t>
      </w:r>
      <w:r w:rsidRPr="00C53617">
        <w:rPr>
          <w:rFonts w:ascii="Times New Roman" w:hAnsi="Times New Roman" w:cs="Times New Roman"/>
          <w:noProof/>
          <w:lang w:val="en-US"/>
        </w:rPr>
        <w:tab/>
        <w:t xml:space="preserve">Cesare, M. Di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contributions of risk factor trends to cardiometabolic mortality decline in 26 industrialized countries. </w:t>
      </w:r>
      <w:r w:rsidRPr="00C53617">
        <w:rPr>
          <w:rFonts w:ascii="Times New Roman" w:hAnsi="Times New Roman" w:cs="Times New Roman"/>
          <w:i/>
          <w:iCs/>
          <w:noProof/>
          <w:lang w:val="en-US"/>
        </w:rPr>
        <w:t>Int. J. Epidemiol.</w:t>
      </w:r>
      <w:r w:rsidRPr="00C53617">
        <w:rPr>
          <w:rFonts w:ascii="Times New Roman" w:hAnsi="Times New Roman" w:cs="Times New Roman"/>
          <w:noProof/>
          <w:lang w:val="en-US"/>
        </w:rPr>
        <w:t xml:space="preserve"> (2013). doi:10.1093/ije/dyt063</w:t>
      </w:r>
    </w:p>
    <w:p w14:paraId="7B29E0D2"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22.</w:t>
      </w:r>
      <w:r w:rsidRPr="00C53617">
        <w:rPr>
          <w:rFonts w:ascii="Times New Roman" w:hAnsi="Times New Roman" w:cs="Times New Roman"/>
          <w:noProof/>
          <w:lang w:val="en-US"/>
        </w:rPr>
        <w:tab/>
        <w:t xml:space="preserve">Ezzati, M.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Contributions of risk factors and medical care to cardiovascular mortality trends. </w:t>
      </w:r>
      <w:r w:rsidRPr="00C53617">
        <w:rPr>
          <w:rFonts w:ascii="Times New Roman" w:hAnsi="Times New Roman" w:cs="Times New Roman"/>
          <w:i/>
          <w:iCs/>
          <w:noProof/>
          <w:lang w:val="en-US"/>
        </w:rPr>
        <w:t>Nature Reviews Cardiology</w:t>
      </w:r>
      <w:r w:rsidRPr="00C53617">
        <w:rPr>
          <w:rFonts w:ascii="Times New Roman" w:hAnsi="Times New Roman" w:cs="Times New Roman"/>
          <w:noProof/>
          <w:lang w:val="en-US"/>
        </w:rPr>
        <w:t xml:space="preserve"> (2015). doi:10.1038/nrcardio.2015.82</w:t>
      </w:r>
    </w:p>
    <w:p w14:paraId="10A2DFD6"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lastRenderedPageBreak/>
        <w:t>23.</w:t>
      </w:r>
      <w:r w:rsidRPr="00C53617">
        <w:rPr>
          <w:rFonts w:ascii="Times New Roman" w:hAnsi="Times New Roman" w:cs="Times New Roman"/>
          <w:noProof/>
          <w:lang w:val="en-US"/>
        </w:rPr>
        <w:tab/>
        <w:t xml:space="preserve">Pope, C. A., Ezzati, M. &amp; Dockery, D. W. Fine-particulate air pollution and life expectancy in the United States. </w:t>
      </w:r>
      <w:r w:rsidRPr="00C53617">
        <w:rPr>
          <w:rFonts w:ascii="Times New Roman" w:hAnsi="Times New Roman" w:cs="Times New Roman"/>
          <w:i/>
          <w:iCs/>
          <w:noProof/>
          <w:lang w:val="en-US"/>
        </w:rPr>
        <w:t>N. Engl. J. Med.</w:t>
      </w:r>
      <w:r w:rsidRPr="00C53617">
        <w:rPr>
          <w:rFonts w:ascii="Times New Roman" w:hAnsi="Times New Roman" w:cs="Times New Roman"/>
          <w:noProof/>
          <w:lang w:val="en-US"/>
        </w:rPr>
        <w:t xml:space="preserve"> (2009). doi:10.1056/nejmsa0805646</w:t>
      </w:r>
    </w:p>
    <w:p w14:paraId="5371DED8"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24.</w:t>
      </w:r>
      <w:r w:rsidRPr="00C53617">
        <w:rPr>
          <w:rFonts w:ascii="Times New Roman" w:hAnsi="Times New Roman" w:cs="Times New Roman"/>
          <w:noProof/>
          <w:lang w:val="en-US"/>
        </w:rPr>
        <w:tab/>
        <w:t xml:space="preserve">Bennett, J. E.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National and county life expectancy loss from particulate matter pollution in the USA. </w:t>
      </w:r>
      <w:r w:rsidRPr="00C53617">
        <w:rPr>
          <w:rFonts w:ascii="Times New Roman" w:hAnsi="Times New Roman" w:cs="Times New Roman"/>
          <w:i/>
          <w:iCs/>
          <w:noProof/>
          <w:lang w:val="en-US"/>
        </w:rPr>
        <w:t>PLOS Med.</w:t>
      </w:r>
      <w:r w:rsidRPr="00C53617">
        <w:rPr>
          <w:rFonts w:ascii="Times New Roman" w:hAnsi="Times New Roman" w:cs="Times New Roman"/>
          <w:noProof/>
          <w:lang w:val="en-US"/>
        </w:rPr>
        <w:t xml:space="preserve"> (2019).</w:t>
      </w:r>
    </w:p>
    <w:p w14:paraId="527EF6F5"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25.</w:t>
      </w:r>
      <w:r w:rsidRPr="00C53617">
        <w:rPr>
          <w:rFonts w:ascii="Times New Roman" w:hAnsi="Times New Roman" w:cs="Times New Roman"/>
          <w:noProof/>
          <w:lang w:val="en-US"/>
        </w:rPr>
        <w:tab/>
        <w:t xml:space="preserve">Burke, M.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Higher temperatures increase suicide rates in the United States and Mexico. </w:t>
      </w:r>
      <w:r w:rsidRPr="00C53617">
        <w:rPr>
          <w:rFonts w:ascii="Times New Roman" w:hAnsi="Times New Roman" w:cs="Times New Roman"/>
          <w:i/>
          <w:iCs/>
          <w:noProof/>
          <w:lang w:val="en-US"/>
        </w:rPr>
        <w:t>Nat. Clim. Chang.</w:t>
      </w:r>
      <w:r w:rsidRPr="00C53617">
        <w:rPr>
          <w:rFonts w:ascii="Times New Roman" w:hAnsi="Times New Roman" w:cs="Times New Roman"/>
          <w:noProof/>
          <w:lang w:val="en-US"/>
        </w:rPr>
        <w:t xml:space="preserve"> (2018). doi:10.1038/s41558-018-0222-x</w:t>
      </w:r>
    </w:p>
    <w:p w14:paraId="6BD503D2"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26.</w:t>
      </w:r>
      <w:r w:rsidRPr="00C53617">
        <w:rPr>
          <w:rFonts w:ascii="Times New Roman" w:hAnsi="Times New Roman" w:cs="Times New Roman"/>
          <w:noProof/>
          <w:lang w:val="en-US"/>
        </w:rPr>
        <w:tab/>
        <w:t xml:space="preserve">Rey, G.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impact of major heat waves on all-cause and cause-specific mortality in France from 1971 to 2003. </w:t>
      </w:r>
      <w:r w:rsidRPr="00C53617">
        <w:rPr>
          <w:rFonts w:ascii="Times New Roman" w:hAnsi="Times New Roman" w:cs="Times New Roman"/>
          <w:i/>
          <w:iCs/>
          <w:noProof/>
          <w:lang w:val="en-US"/>
        </w:rPr>
        <w:t>Int. Arch. Occup. Environ. Health</w:t>
      </w:r>
      <w:r w:rsidRPr="00C53617">
        <w:rPr>
          <w:rFonts w:ascii="Times New Roman" w:hAnsi="Times New Roman" w:cs="Times New Roman"/>
          <w:noProof/>
          <w:lang w:val="en-US"/>
        </w:rPr>
        <w:t xml:space="preserve"> (2007). doi:10.1007/s00420-007-0173-4</w:t>
      </w:r>
    </w:p>
    <w:p w14:paraId="660081ED"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27.</w:t>
      </w:r>
      <w:r w:rsidRPr="00C53617">
        <w:rPr>
          <w:rFonts w:ascii="Times New Roman" w:hAnsi="Times New Roman" w:cs="Times New Roman"/>
          <w:noProof/>
          <w:lang w:val="en-US"/>
        </w:rPr>
        <w:tab/>
        <w:t xml:space="preserve">Orru, H. &amp; Åström, D. O. Increases in external cause mortality due to high and low temperatures: evidence from northeastern Europe. </w:t>
      </w:r>
      <w:r w:rsidRPr="00C53617">
        <w:rPr>
          <w:rFonts w:ascii="Times New Roman" w:hAnsi="Times New Roman" w:cs="Times New Roman"/>
          <w:i/>
          <w:iCs/>
          <w:noProof/>
          <w:lang w:val="en-US"/>
        </w:rPr>
        <w:t>Int. J. Biometeorol.</w:t>
      </w:r>
      <w:r w:rsidRPr="00C53617">
        <w:rPr>
          <w:rFonts w:ascii="Times New Roman" w:hAnsi="Times New Roman" w:cs="Times New Roman"/>
          <w:noProof/>
          <w:lang w:val="en-US"/>
        </w:rPr>
        <w:t xml:space="preserve"> (2017). doi:10.1007/s00484-016-1270-4</w:t>
      </w:r>
    </w:p>
    <w:p w14:paraId="3C855E01"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28.</w:t>
      </w:r>
      <w:r w:rsidRPr="00C53617">
        <w:rPr>
          <w:rFonts w:ascii="Times New Roman" w:hAnsi="Times New Roman" w:cs="Times New Roman"/>
          <w:noProof/>
          <w:lang w:val="en-US"/>
        </w:rPr>
        <w:tab/>
        <w:t xml:space="preserve">Glaeser, E. L., Sacerdote, B. &amp; Scheinkman, J. A. Crime and social interactions. </w:t>
      </w:r>
      <w:r w:rsidRPr="00C53617">
        <w:rPr>
          <w:rFonts w:ascii="Times New Roman" w:hAnsi="Times New Roman" w:cs="Times New Roman"/>
          <w:i/>
          <w:iCs/>
          <w:noProof/>
          <w:lang w:val="en-US"/>
        </w:rPr>
        <w:t>Q. J. Econ.</w:t>
      </w:r>
      <w:r w:rsidRPr="00C53617">
        <w:rPr>
          <w:rFonts w:ascii="Times New Roman" w:hAnsi="Times New Roman" w:cs="Times New Roman"/>
          <w:noProof/>
          <w:lang w:val="en-US"/>
        </w:rPr>
        <w:t xml:space="preserve"> (1996). doi:10.2307/2946686</w:t>
      </w:r>
    </w:p>
    <w:p w14:paraId="63741E55"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29.</w:t>
      </w:r>
      <w:r w:rsidRPr="00C53617">
        <w:rPr>
          <w:rFonts w:ascii="Times New Roman" w:hAnsi="Times New Roman" w:cs="Times New Roman"/>
          <w:noProof/>
          <w:lang w:val="en-US"/>
        </w:rPr>
        <w:tab/>
        <w:t xml:space="preserve">Rotton, J. &amp; Cohn, E. G. Global warming and U.S. crime rates: an application of routine activity theory. </w:t>
      </w:r>
      <w:r w:rsidRPr="00C53617">
        <w:rPr>
          <w:rFonts w:ascii="Times New Roman" w:hAnsi="Times New Roman" w:cs="Times New Roman"/>
          <w:i/>
          <w:iCs/>
          <w:noProof/>
          <w:lang w:val="en-US"/>
        </w:rPr>
        <w:t>Environ. Behav.</w:t>
      </w:r>
      <w:r w:rsidRPr="00C53617">
        <w:rPr>
          <w:rFonts w:ascii="Times New Roman" w:hAnsi="Times New Roman" w:cs="Times New Roman"/>
          <w:noProof/>
          <w:lang w:val="en-US"/>
        </w:rPr>
        <w:t xml:space="preserve"> (2003). doi:10.1177/0013916503255565</w:t>
      </w:r>
    </w:p>
    <w:p w14:paraId="78BC9823"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30.</w:t>
      </w:r>
      <w:r w:rsidRPr="00C53617">
        <w:rPr>
          <w:rFonts w:ascii="Times New Roman" w:hAnsi="Times New Roman" w:cs="Times New Roman"/>
          <w:noProof/>
          <w:lang w:val="en-US"/>
        </w:rPr>
        <w:tab/>
        <w:t xml:space="preserve">Besag, J., York, J. &amp; Mollié, A. Bayesian image restoration, with two applications in spatial statistics. </w:t>
      </w:r>
      <w:r w:rsidRPr="00C53617">
        <w:rPr>
          <w:rFonts w:ascii="Times New Roman" w:hAnsi="Times New Roman" w:cs="Times New Roman"/>
          <w:i/>
          <w:iCs/>
          <w:noProof/>
          <w:lang w:val="en-US"/>
        </w:rPr>
        <w:t>Ann. Inst. Stat. Math.</w:t>
      </w:r>
      <w:r w:rsidRPr="00C53617">
        <w:rPr>
          <w:rFonts w:ascii="Times New Roman" w:hAnsi="Times New Roman" w:cs="Times New Roman"/>
          <w:noProof/>
          <w:lang w:val="en-US"/>
        </w:rPr>
        <w:t xml:space="preserve"> (1991). doi:10.1007/BF00116466</w:t>
      </w:r>
    </w:p>
    <w:p w14:paraId="7625812E"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31.</w:t>
      </w:r>
      <w:r w:rsidRPr="00C53617">
        <w:rPr>
          <w:rFonts w:ascii="Times New Roman" w:hAnsi="Times New Roman" w:cs="Times New Roman"/>
          <w:noProof/>
          <w:lang w:val="en-US"/>
        </w:rPr>
        <w:tab/>
        <w:t xml:space="preserve">Gasparrini, A.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Mortality risk attributable to high and low ambient temperature: a multicountry observational study.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386</w:t>
      </w:r>
      <w:r w:rsidRPr="00C53617">
        <w:rPr>
          <w:rFonts w:ascii="Times New Roman" w:hAnsi="Times New Roman" w:cs="Times New Roman"/>
          <w:noProof/>
          <w:lang w:val="en-US"/>
        </w:rPr>
        <w:t>, 369–375 (2015).</w:t>
      </w:r>
    </w:p>
    <w:p w14:paraId="17D9B554"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32.</w:t>
      </w:r>
      <w:r w:rsidRPr="00C5361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C53617">
        <w:rPr>
          <w:rFonts w:ascii="Times New Roman" w:hAnsi="Times New Roman" w:cs="Times New Roman"/>
          <w:i/>
          <w:iCs/>
          <w:noProof/>
          <w:lang w:val="en-US"/>
        </w:rPr>
        <w:t>J. R. Stat. Soc. Ser. C Appl. Stat.</w:t>
      </w:r>
      <w:r w:rsidRPr="00C53617">
        <w:rPr>
          <w:rFonts w:ascii="Times New Roman" w:hAnsi="Times New Roman" w:cs="Times New Roman"/>
          <w:noProof/>
          <w:lang w:val="en-US"/>
        </w:rPr>
        <w:t xml:space="preserve"> (2017). doi:10.1111/rssc.12157</w:t>
      </w:r>
    </w:p>
    <w:p w14:paraId="160E157C"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33.</w:t>
      </w:r>
      <w:r w:rsidRPr="00C53617">
        <w:rPr>
          <w:rFonts w:ascii="Times New Roman" w:hAnsi="Times New Roman" w:cs="Times New Roman"/>
          <w:noProof/>
          <w:lang w:val="en-US"/>
        </w:rPr>
        <w:tab/>
        <w:t xml:space="preserve">Knorr-Held, L. Bayesian modelling of inseparable space-time variation in disease risk. in </w:t>
      </w:r>
      <w:r w:rsidRPr="00C53617">
        <w:rPr>
          <w:rFonts w:ascii="Times New Roman" w:hAnsi="Times New Roman" w:cs="Times New Roman"/>
          <w:i/>
          <w:iCs/>
          <w:noProof/>
          <w:lang w:val="en-US"/>
        </w:rPr>
        <w:t>Statistics in Medicine</w:t>
      </w:r>
      <w:r w:rsidRPr="00C53617">
        <w:rPr>
          <w:rFonts w:ascii="Times New Roman" w:hAnsi="Times New Roman" w:cs="Times New Roman"/>
          <w:noProof/>
          <w:lang w:val="en-US"/>
        </w:rPr>
        <w:t xml:space="preserve"> (2000). doi:10.1002/1097-0258(20000915/30)19:17/18&lt;2555::AID-SIM587&gt;3.0.CO;2-#</w:t>
      </w:r>
    </w:p>
    <w:p w14:paraId="355AF1D7" w14:textId="77777777" w:rsidR="004F78CD" w:rsidRPr="00C53617" w:rsidRDefault="004F78CD" w:rsidP="00733A35">
      <w:pPr>
        <w:widowControl w:val="0"/>
        <w:autoSpaceDE w:val="0"/>
        <w:autoSpaceDN w:val="0"/>
        <w:adjustRightInd w:val="0"/>
        <w:spacing w:after="0" w:line="240" w:lineRule="auto"/>
        <w:ind w:left="640" w:hanging="640"/>
        <w:jc w:val="both"/>
        <w:rPr>
          <w:rFonts w:ascii="Times New Roman" w:hAnsi="Times New Roman" w:cs="Times New Roman"/>
          <w:noProof/>
        </w:rPr>
      </w:pPr>
      <w:r w:rsidRPr="00C53617">
        <w:rPr>
          <w:rFonts w:ascii="Times New Roman" w:hAnsi="Times New Roman" w:cs="Times New Roman"/>
          <w:noProof/>
          <w:lang w:val="en-US"/>
        </w:rPr>
        <w:t>34.</w:t>
      </w:r>
      <w:r w:rsidRPr="00C53617">
        <w:rPr>
          <w:rFonts w:ascii="Times New Roman" w:hAnsi="Times New Roman" w:cs="Times New Roman"/>
          <w:noProof/>
          <w:lang w:val="en-US"/>
        </w:rPr>
        <w:tab/>
        <w:t xml:space="preserve">Kontis, V.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Future life expectancy in 35 industrialised countries: projections with a Bayesian model ensemble.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(2017). doi:10.1016/S0140-6736(16)32381-9</w:t>
      </w:r>
    </w:p>
    <w:p w14:paraId="602710DB" w14:textId="56157116" w:rsidR="000604D5" w:rsidRPr="00C53617" w:rsidRDefault="000604D5" w:rsidP="00733A35">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09-27T15:11:00Z" w:initials="EM">
    <w:p w14:paraId="16ED4637" w14:textId="4943DB9F" w:rsidR="00704F10" w:rsidRDefault="00704F10">
      <w:pPr>
        <w:pStyle w:val="CommentText"/>
      </w:pPr>
      <w:r>
        <w:rPr>
          <w:rStyle w:val="CommentReference"/>
        </w:rPr>
        <w:annotationRef/>
      </w:r>
      <w:r>
        <w:t>We say this early in the section on anomalous temperature</w:t>
      </w:r>
    </w:p>
  </w:comment>
  <w:comment w:id="1" w:author="Ezzati, Majid" w:date="2019-09-27T13:42:00Z" w:initials="EM">
    <w:p w14:paraId="776CBE3F" w14:textId="46128A79" w:rsidR="006D5223" w:rsidRDefault="006D5223">
      <w:pPr>
        <w:pStyle w:val="CommentText"/>
      </w:pPr>
      <w:r>
        <w:rPr>
          <w:rStyle w:val="CommentReference"/>
        </w:rPr>
        <w:annotationRef/>
      </w:r>
      <w:r>
        <w:t>Robbie: add figure numbers.</w:t>
      </w:r>
    </w:p>
  </w:comment>
  <w:comment w:id="2" w:author="Ezzati, Majid" w:date="2019-09-27T13:44:00Z" w:initials="EM">
    <w:p w14:paraId="50570C56" w14:textId="640085D1" w:rsidR="006D5223" w:rsidRDefault="006D5223">
      <w:pPr>
        <w:pStyle w:val="CommentText"/>
      </w:pPr>
      <w:r>
        <w:rPr>
          <w:rStyle w:val="CommentReference"/>
        </w:rPr>
        <w:annotationRef/>
      </w:r>
      <w:r>
        <w:t>fill</w:t>
      </w:r>
    </w:p>
  </w:comment>
  <w:comment w:id="3" w:author="Ezzati, Majid" w:date="2019-09-27T13:49:00Z" w:initials="EM">
    <w:p w14:paraId="3E52150C" w14:textId="77777777" w:rsidR="006203AC" w:rsidRDefault="006203AC">
      <w:pPr>
        <w:pStyle w:val="CommentText"/>
      </w:pPr>
      <w:r>
        <w:rPr>
          <w:rStyle w:val="CommentReference"/>
        </w:rPr>
        <w:annotationRef/>
      </w:r>
      <w:r>
        <w:t>take out injuries. I also think that the important thing is to stratify results on month not on age.</w:t>
      </w:r>
    </w:p>
    <w:p w14:paraId="4D1CC6D3" w14:textId="77777777" w:rsidR="006203AC" w:rsidRDefault="006203AC">
      <w:pPr>
        <w:pStyle w:val="CommentText"/>
      </w:pPr>
    </w:p>
    <w:p w14:paraId="173BC8B1" w14:textId="77777777" w:rsidR="006203AC" w:rsidRDefault="006203AC">
      <w:pPr>
        <w:pStyle w:val="CommentText"/>
      </w:pPr>
    </w:p>
    <w:p w14:paraId="7D004EA2" w14:textId="2416F47F" w:rsidR="006203AC" w:rsidRDefault="006203AC">
      <w:pPr>
        <w:pStyle w:val="CommentText"/>
      </w:pPr>
      <w:r>
        <w:t>If you have not aggregated results by age, age-specific is fine. it will be many pages but so be it.</w:t>
      </w:r>
    </w:p>
  </w:comment>
  <w:comment w:id="4" w:author="Ezzati, Majid" w:date="2019-09-27T14:01:00Z" w:initials="EM">
    <w:p w14:paraId="42C47E14" w14:textId="25658FF8" w:rsidR="008F1DFB" w:rsidRDefault="008F1DFB">
      <w:pPr>
        <w:pStyle w:val="CommentText"/>
      </w:pPr>
      <w:r>
        <w:rPr>
          <w:rStyle w:val="CommentReference"/>
        </w:rPr>
        <w:annotationRef/>
      </w:r>
      <w:r>
        <w:t>Cite Bennett PLoS Med</w:t>
      </w:r>
    </w:p>
  </w:comment>
  <w:comment w:id="5" w:author="Ezzati, Majid" w:date="2019-09-27T14:17:00Z" w:initials="EM">
    <w:p w14:paraId="6B61B1CF" w14:textId="77777777" w:rsidR="008B18CE" w:rsidRDefault="008B18CE" w:rsidP="008B18CE">
      <w:pPr>
        <w:pStyle w:val="CommentText"/>
      </w:pPr>
      <w:r>
        <w:rPr>
          <w:rStyle w:val="CommentReference"/>
        </w:rPr>
        <w:annotationRef/>
      </w:r>
      <w:r>
        <w:t>Cie Kontis</w:t>
      </w:r>
    </w:p>
  </w:comment>
  <w:comment w:id="7" w:author="Ezzati, Majid" w:date="2019-09-27T16:06:00Z" w:initials="EM">
    <w:p w14:paraId="42262D7B" w14:textId="71692708" w:rsidR="002B768C" w:rsidRDefault="002B768C">
      <w:pPr>
        <w:pStyle w:val="CommentText"/>
      </w:pPr>
      <w:r>
        <w:rPr>
          <w:rStyle w:val="CommentReference"/>
        </w:rPr>
        <w:annotationRef/>
      </w:r>
      <w:r>
        <w:t>Give a figure here? or is it mentioned in paper (probably too specific)</w:t>
      </w:r>
      <w:bookmarkStart w:id="10" w:name="_GoBack"/>
      <w:bookmarkEnd w:id="10"/>
    </w:p>
  </w:comment>
  <w:comment w:id="11" w:author="Ezzati, Majid" w:date="2019-09-27T14:31:00Z" w:initials="EM">
    <w:p w14:paraId="6872C40B" w14:textId="2068578A" w:rsidR="009B5429" w:rsidRDefault="009B5429">
      <w:pPr>
        <w:pStyle w:val="CommentText"/>
      </w:pPr>
      <w:r>
        <w:rPr>
          <w:rStyle w:val="CommentReference"/>
        </w:rPr>
        <w:annotationRef/>
      </w:r>
      <w:r>
        <w:t>Must make sure all of these are there</w:t>
      </w:r>
    </w:p>
  </w:comment>
  <w:comment w:id="12" w:author="Ezzati, Majid" w:date="2019-09-27T14:32:00Z" w:initials="EM">
    <w:p w14:paraId="6F21D778" w14:textId="760F4B32" w:rsidR="009B5429" w:rsidRDefault="009B5429">
      <w:pPr>
        <w:pStyle w:val="CommentText"/>
      </w:pPr>
      <w:r>
        <w:rPr>
          <w:rStyle w:val="CommentReference"/>
        </w:rPr>
        <w:annotationRef/>
      </w:r>
      <w:r>
        <w:t>Ok?</w:t>
      </w:r>
    </w:p>
  </w:comment>
  <w:comment w:id="18" w:author="Ezzati, Majid" w:date="2019-09-27T14:32:00Z" w:initials="EM">
    <w:p w14:paraId="7FDAB4DD" w14:textId="51A9249A" w:rsidR="00733A35" w:rsidRDefault="00733A35">
      <w:pPr>
        <w:pStyle w:val="CommentText"/>
      </w:pPr>
      <w:r>
        <w:rPr>
          <w:rStyle w:val="CommentReference"/>
        </w:rPr>
        <w:annotationRef/>
      </w:r>
      <w:r>
        <w:t>Should we cite Rue and Held here?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6ED4637" w15:done="0"/>
  <w15:commentEx w15:paraId="776CBE3F" w15:done="0"/>
  <w15:commentEx w15:paraId="50570C56" w15:done="0"/>
  <w15:commentEx w15:paraId="7D004EA2" w15:done="0"/>
  <w15:commentEx w15:paraId="42C47E14" w15:done="0"/>
  <w15:commentEx w15:paraId="6B61B1CF" w15:done="0"/>
  <w15:commentEx w15:paraId="42262D7B" w15:done="0"/>
  <w15:commentEx w15:paraId="6872C40B" w15:done="0"/>
  <w15:commentEx w15:paraId="6F21D778" w15:done="0"/>
  <w15:commentEx w15:paraId="7FDAB4D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8BE614" w14:textId="77777777" w:rsidR="00A654D5" w:rsidRDefault="00A654D5" w:rsidP="00AD5780">
      <w:pPr>
        <w:spacing w:after="0" w:line="240" w:lineRule="auto"/>
      </w:pPr>
      <w:r>
        <w:separator/>
      </w:r>
    </w:p>
  </w:endnote>
  <w:endnote w:type="continuationSeparator" w:id="0">
    <w:p w14:paraId="5D3B7929" w14:textId="77777777" w:rsidR="00A654D5" w:rsidRDefault="00A654D5"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90772" w14:textId="77777777" w:rsidR="00A654D5" w:rsidRDefault="00A654D5" w:rsidP="00AD5780">
      <w:pPr>
        <w:spacing w:after="0" w:line="240" w:lineRule="auto"/>
      </w:pPr>
      <w:r>
        <w:separator/>
      </w:r>
    </w:p>
  </w:footnote>
  <w:footnote w:type="continuationSeparator" w:id="0">
    <w:p w14:paraId="30497796" w14:textId="77777777" w:rsidR="00A654D5" w:rsidRDefault="00A654D5"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68C"/>
    <w:rsid w:val="002B7D44"/>
    <w:rsid w:val="002C0630"/>
    <w:rsid w:val="002C1F0B"/>
    <w:rsid w:val="002C3A32"/>
    <w:rsid w:val="002C4665"/>
    <w:rsid w:val="002D2F5E"/>
    <w:rsid w:val="002D4189"/>
    <w:rsid w:val="002D7AAC"/>
    <w:rsid w:val="002E0917"/>
    <w:rsid w:val="002E1585"/>
    <w:rsid w:val="002E2C83"/>
    <w:rsid w:val="002E4F3E"/>
    <w:rsid w:val="002E6F7A"/>
    <w:rsid w:val="002E712C"/>
    <w:rsid w:val="002F22BE"/>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7CCA"/>
    <w:rsid w:val="003A0BF3"/>
    <w:rsid w:val="003A793C"/>
    <w:rsid w:val="003A7CBA"/>
    <w:rsid w:val="003B4658"/>
    <w:rsid w:val="003B6A24"/>
    <w:rsid w:val="003B7415"/>
    <w:rsid w:val="003B7E82"/>
    <w:rsid w:val="003C4B10"/>
    <w:rsid w:val="003C6997"/>
    <w:rsid w:val="003D4F70"/>
    <w:rsid w:val="003D7A89"/>
    <w:rsid w:val="003E2EC8"/>
    <w:rsid w:val="003F1224"/>
    <w:rsid w:val="0040546C"/>
    <w:rsid w:val="004058E0"/>
    <w:rsid w:val="004060BF"/>
    <w:rsid w:val="00411FE8"/>
    <w:rsid w:val="0041331F"/>
    <w:rsid w:val="00414C61"/>
    <w:rsid w:val="00415B09"/>
    <w:rsid w:val="00417F31"/>
    <w:rsid w:val="00421564"/>
    <w:rsid w:val="004221DA"/>
    <w:rsid w:val="00422AAE"/>
    <w:rsid w:val="00424DA2"/>
    <w:rsid w:val="0042673E"/>
    <w:rsid w:val="00432D3C"/>
    <w:rsid w:val="004351FE"/>
    <w:rsid w:val="00440EC2"/>
    <w:rsid w:val="004479D0"/>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5136C"/>
    <w:rsid w:val="0066079B"/>
    <w:rsid w:val="006608CA"/>
    <w:rsid w:val="006630CD"/>
    <w:rsid w:val="00664605"/>
    <w:rsid w:val="00665686"/>
    <w:rsid w:val="00681813"/>
    <w:rsid w:val="006930A8"/>
    <w:rsid w:val="006932D3"/>
    <w:rsid w:val="006978B9"/>
    <w:rsid w:val="00697A5B"/>
    <w:rsid w:val="00697E8E"/>
    <w:rsid w:val="006A5141"/>
    <w:rsid w:val="006B07BD"/>
    <w:rsid w:val="006B7919"/>
    <w:rsid w:val="006C16AF"/>
    <w:rsid w:val="006C2A01"/>
    <w:rsid w:val="006C462E"/>
    <w:rsid w:val="006D1F1B"/>
    <w:rsid w:val="006D2BFE"/>
    <w:rsid w:val="006D5223"/>
    <w:rsid w:val="006E1581"/>
    <w:rsid w:val="006E2459"/>
    <w:rsid w:val="006E6A3F"/>
    <w:rsid w:val="006F3192"/>
    <w:rsid w:val="007025EF"/>
    <w:rsid w:val="00704F10"/>
    <w:rsid w:val="007106F2"/>
    <w:rsid w:val="00713DD3"/>
    <w:rsid w:val="00714E24"/>
    <w:rsid w:val="00715CB7"/>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1358"/>
    <w:rsid w:val="007E1808"/>
    <w:rsid w:val="007E2A98"/>
    <w:rsid w:val="007F055E"/>
    <w:rsid w:val="007F4AA3"/>
    <w:rsid w:val="007F5056"/>
    <w:rsid w:val="007F5AE3"/>
    <w:rsid w:val="00802976"/>
    <w:rsid w:val="00804D36"/>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4D"/>
    <w:rsid w:val="00893878"/>
    <w:rsid w:val="00896C93"/>
    <w:rsid w:val="008B18CE"/>
    <w:rsid w:val="008B4444"/>
    <w:rsid w:val="008B7930"/>
    <w:rsid w:val="008C021D"/>
    <w:rsid w:val="008C35D9"/>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97196"/>
    <w:rsid w:val="009A0B1B"/>
    <w:rsid w:val="009A2F18"/>
    <w:rsid w:val="009A5BA3"/>
    <w:rsid w:val="009A7548"/>
    <w:rsid w:val="009A77FB"/>
    <w:rsid w:val="009B18E7"/>
    <w:rsid w:val="009B5429"/>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C60"/>
    <w:rsid w:val="00AA354B"/>
    <w:rsid w:val="00AB62F1"/>
    <w:rsid w:val="00AB7E39"/>
    <w:rsid w:val="00AC3F1E"/>
    <w:rsid w:val="00AC7868"/>
    <w:rsid w:val="00AD07AE"/>
    <w:rsid w:val="00AD1BC5"/>
    <w:rsid w:val="00AD5780"/>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92F7D"/>
    <w:rsid w:val="00DA0367"/>
    <w:rsid w:val="00DA2600"/>
    <w:rsid w:val="00DB187F"/>
    <w:rsid w:val="00DB2EBD"/>
    <w:rsid w:val="00DB3DCC"/>
    <w:rsid w:val="00DC2AAC"/>
    <w:rsid w:val="00DC4F98"/>
    <w:rsid w:val="00DC6080"/>
    <w:rsid w:val="00DD125B"/>
    <w:rsid w:val="00DD5874"/>
    <w:rsid w:val="00DE426A"/>
    <w:rsid w:val="00DF3001"/>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26810"/>
    <w:rsid w:val="00F31D42"/>
    <w:rsid w:val="00F31EFF"/>
    <w:rsid w:val="00F3432E"/>
    <w:rsid w:val="00F34AA7"/>
    <w:rsid w:val="00F42EEA"/>
    <w:rsid w:val="00F44A63"/>
    <w:rsid w:val="00F45AF5"/>
    <w:rsid w:val="00F523AE"/>
    <w:rsid w:val="00F52696"/>
    <w:rsid w:val="00F53629"/>
    <w:rsid w:val="00F5788B"/>
    <w:rsid w:val="00F616B9"/>
    <w:rsid w:val="00F64C89"/>
    <w:rsid w:val="00F653F7"/>
    <w:rsid w:val="00F661C7"/>
    <w:rsid w:val="00F672A0"/>
    <w:rsid w:val="00F725F6"/>
    <w:rsid w:val="00F72766"/>
    <w:rsid w:val="00F72941"/>
    <w:rsid w:val="00F76109"/>
    <w:rsid w:val="00F847A4"/>
    <w:rsid w:val="00F87773"/>
    <w:rsid w:val="00F935B3"/>
    <w:rsid w:val="00F979B6"/>
    <w:rsid w:val="00F97E9F"/>
    <w:rsid w:val="00FA47CB"/>
    <w:rsid w:val="00FB052D"/>
    <w:rsid w:val="00FB666A"/>
    <w:rsid w:val="00FC0414"/>
    <w:rsid w:val="00FC189F"/>
    <w:rsid w:val="00FC27BF"/>
    <w:rsid w:val="00FC3071"/>
    <w:rsid w:val="00FC32FB"/>
    <w:rsid w:val="00FC6891"/>
    <w:rsid w:val="00FC7B4B"/>
    <w:rsid w:val="00FD6276"/>
    <w:rsid w:val="00FD73A8"/>
    <w:rsid w:val="00FD766B"/>
    <w:rsid w:val="00FE5963"/>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7376C-DC13-4BF4-9AD4-7C0A3FD1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21397</Words>
  <Characters>121968</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Ezzati, Majid</cp:lastModifiedBy>
  <cp:revision>27</cp:revision>
  <cp:lastPrinted>2019-09-25T12:38:00Z</cp:lastPrinted>
  <dcterms:created xsi:type="dcterms:W3CDTF">2019-09-26T09:12:00Z</dcterms:created>
  <dcterms:modified xsi:type="dcterms:W3CDTF">2019-09-27T15:06:00Z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