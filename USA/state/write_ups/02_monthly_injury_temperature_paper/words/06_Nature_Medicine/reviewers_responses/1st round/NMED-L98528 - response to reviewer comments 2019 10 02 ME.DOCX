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115C014C"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3706BA8E"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2745852"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 XX, Lines XX-XX)</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3E1F47C1"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57CE24E2"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7385EDE"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(P. XX, Lines XX)</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4AEA37CB"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34C9362E"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32461D5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In the specific case of traffic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0B58F272"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lastRenderedPageBreak/>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53D847D9"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ect no or a weak relationship)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do expect a relationship</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at most 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commentRangeStart w:id="0"/>
      <w:r w:rsidRPr="00C53617">
        <w:rPr>
          <w:rFonts w:ascii="Times New Roman" w:hAnsi="Times New Roman" w:cs="Times New Roman"/>
          <w:noProof/>
          <w:lang w:eastAsia="en-GB"/>
        </w:rPr>
        <w:lastRenderedPageBreak/>
        <w:drawing>
          <wp:inline distT="0" distB="0" distL="0" distR="0" wp14:anchorId="52D5B14C" wp14:editId="68D36F48">
            <wp:extent cx="6014743"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3" cy="8501510"/>
                    </a:xfrm>
                    <a:prstGeom prst="rect">
                      <a:avLst/>
                    </a:prstGeom>
                  </pic:spPr>
                </pic:pic>
              </a:graphicData>
            </a:graphic>
          </wp:inline>
        </w:drawing>
      </w:r>
      <w:commentRangeEnd w:id="0"/>
      <w:r w:rsidR="00D76863">
        <w:rPr>
          <w:rStyle w:val="CommentReference"/>
        </w:rPr>
        <w:commentReference w:id="0"/>
      </w:r>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65E97BA7"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6FD19DA5"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1"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2"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logGamma(1,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EF0B4A" w:rsidRPr="003A57D5">
        <w:rPr>
          <w:rFonts w:ascii="Times New Roman" w:hAnsi="Times New Roman" w:cs="Times New Roman"/>
          <w:highlight w:val="yellow"/>
        </w:rPr>
        <w:t>A comparison of the output can be seen in the figure below</w:t>
      </w:r>
      <w:commentRangeStart w:id="3"/>
      <w:r w:rsidR="00EF0B4A" w:rsidRPr="003A57D5">
        <w:rPr>
          <w:rFonts w:ascii="Times New Roman" w:hAnsi="Times New Roman" w:cs="Times New Roman"/>
          <w:highlight w:val="yellow"/>
        </w:rPr>
        <w:t xml:space="preserve"> for transport deaths</w:t>
      </w:r>
      <w:commentRangeEnd w:id="3"/>
      <w:r w:rsidR="003755D4">
        <w:rPr>
          <w:rStyle w:val="CommentReference"/>
        </w:rPr>
        <w:commentReference w:id="3"/>
      </w:r>
      <w:r w:rsidR="00EF0B4A" w:rsidRPr="003A57D5">
        <w:rPr>
          <w:rFonts w:ascii="Times New Roman" w:hAnsi="Times New Roman" w:cs="Times New Roman"/>
          <w:highlight w:val="yellow"/>
        </w:rPr>
        <w:t xml:space="preserve">. </w:t>
      </w:r>
      <w:commentRangeStart w:id="4"/>
      <w:r w:rsidR="008B18CE" w:rsidRPr="003A57D5">
        <w:rPr>
          <w:rFonts w:ascii="Times New Roman" w:hAnsi="Times New Roman" w:cs="Times New Roman"/>
          <w:highlight w:val="yellow"/>
        </w:rPr>
        <w:t xml:space="preserve">The </w:t>
      </w:r>
      <w:r w:rsidR="002B768C" w:rsidRPr="003A57D5">
        <w:rPr>
          <w:rFonts w:ascii="Times New Roman" w:hAnsi="Times New Roman" w:cs="Times New Roman"/>
          <w:highlight w:val="yellow"/>
        </w:rPr>
        <w:t xml:space="preserve">results </w:t>
      </w:r>
      <w:r w:rsidR="008B18CE" w:rsidRPr="003A57D5">
        <w:rPr>
          <w:rFonts w:ascii="Times New Roman" w:hAnsi="Times New Roman" w:cs="Times New Roman"/>
          <w:highlight w:val="yellow"/>
        </w:rPr>
        <w:t>were</w:t>
      </w:r>
      <w:r w:rsidR="00EF0B4A" w:rsidRPr="003A57D5">
        <w:rPr>
          <w:rFonts w:ascii="Times New Roman" w:hAnsi="Times New Roman" w:cs="Times New Roman"/>
          <w:highlight w:val="yellow"/>
        </w:rPr>
        <w:t xml:space="preserve"> generally</w:t>
      </w:r>
      <w:r w:rsidR="008B18CE" w:rsidRPr="003A57D5">
        <w:rPr>
          <w:rFonts w:ascii="Times New Roman" w:hAnsi="Times New Roman" w:cs="Times New Roman"/>
          <w:highlight w:val="yellow"/>
        </w:rPr>
        <w:t xml:space="preserve"> not sensitive to this change</w:t>
      </w:r>
      <w:r w:rsidR="00EF0B4A" w:rsidRPr="003A57D5">
        <w:rPr>
          <w:rFonts w:ascii="Times New Roman" w:hAnsi="Times New Roman" w:cs="Times New Roman"/>
          <w:highlight w:val="yellow"/>
        </w:rPr>
        <w:t xml:space="preserve"> where there were large numbers of deaths</w:t>
      </w:r>
      <w:r w:rsidR="002657F1" w:rsidRPr="003A57D5">
        <w:rPr>
          <w:rFonts w:ascii="Times New Roman" w:hAnsi="Times New Roman" w:cs="Times New Roman"/>
          <w:highlight w:val="yellow"/>
        </w:rPr>
        <w:t xml:space="preserve"> (in the 15-24 to 35-44 age groups). Where values did not agree so well, there were generally fewer deaths (youngest and oldest age groups)</w:t>
      </w:r>
      <w:r w:rsidR="003A57D5">
        <w:rPr>
          <w:rFonts w:ascii="Times New Roman" w:hAnsi="Times New Roman" w:cs="Times New Roman"/>
          <w:highlight w:val="yellow"/>
        </w:rPr>
        <w:t>, and uncertainty in these parameters was large</w:t>
      </w:r>
      <w:r w:rsidR="002657F1" w:rsidRPr="003A57D5">
        <w:rPr>
          <w:rFonts w:ascii="Times New Roman" w:hAnsi="Times New Roman" w:cs="Times New Roman"/>
          <w:highlight w:val="yellow"/>
        </w:rPr>
        <w:t>.</w:t>
      </w:r>
      <w:commentRangeEnd w:id="4"/>
      <w:r w:rsidR="003755D4">
        <w:rPr>
          <w:rStyle w:val="CommentReference"/>
        </w:rPr>
        <w:commentReference w:id="4"/>
      </w:r>
    </w:p>
    <w:p w14:paraId="1DF21341" w14:textId="6AD9742F" w:rsidR="002F6E85" w:rsidRDefault="002F6E85" w:rsidP="00733A35">
      <w:pPr>
        <w:spacing w:after="0" w:line="240" w:lineRule="auto"/>
        <w:jc w:val="both"/>
        <w:rPr>
          <w:rFonts w:ascii="Times New Roman" w:hAnsi="Times New Roman" w:cs="Times New Roman"/>
        </w:rPr>
      </w:pPr>
    </w:p>
    <w:p w14:paraId="4EEB23C4" w14:textId="557BC0CB" w:rsidR="009B5429" w:rsidRDefault="00AD6C28" w:rsidP="00AD6C28">
      <w:pPr>
        <w:spacing w:after="0" w:line="240" w:lineRule="auto"/>
        <w:jc w:val="center"/>
        <w:rPr>
          <w:rFonts w:ascii="Times New Roman" w:hAnsi="Times New Roman" w:cs="Times New Roman"/>
        </w:rPr>
      </w:pPr>
      <w:commentRangeStart w:id="5"/>
      <w:r>
        <w:rPr>
          <w:rFonts w:ascii="Times New Roman" w:hAnsi="Times New Roman" w:cs="Times New Roman"/>
          <w:noProof/>
          <w:lang w:eastAsia="en-GB"/>
        </w:rPr>
        <w:lastRenderedPageBreak/>
        <w:drawing>
          <wp:inline distT="0" distB="0" distL="0" distR="0" wp14:anchorId="3127D026" wp14:editId="21B4A33A">
            <wp:extent cx="2339788" cy="3813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_correlations_1d9_1d10_1980_2017_t2m_meanc4_fast_contig (dragged).pdf"/>
                    <pic:cNvPicPr/>
                  </pic:nvPicPr>
                  <pic:blipFill rotWithShape="1">
                    <a:blip r:embed="rId12">
                      <a:extLst>
                        <a:ext uri="{28A0092B-C50C-407E-A947-70E740481C1C}">
                          <a14:useLocalDpi xmlns:a14="http://schemas.microsoft.com/office/drawing/2010/main" val="0"/>
                        </a:ext>
                      </a:extLst>
                    </a:blip>
                    <a:srcRect l="29796" r="26796"/>
                    <a:stretch/>
                  </pic:blipFill>
                  <pic:spPr bwMode="auto">
                    <a:xfrm>
                      <a:off x="0" y="0"/>
                      <a:ext cx="2364259" cy="3853527"/>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3755D4">
        <w:rPr>
          <w:rStyle w:val="CommentReference"/>
        </w:rPr>
        <w:commentReference w:id="5"/>
      </w:r>
      <w:r w:rsidR="0042149D">
        <w:rPr>
          <w:rFonts w:ascii="Times New Roman" w:hAnsi="Times New Roman" w:cs="Times New Roman"/>
        </w:rPr>
        <w:t>+</w:t>
      </w:r>
    </w:p>
    <w:p w14:paraId="70822132" w14:textId="32ADE0E1" w:rsidR="00EF0B4A" w:rsidRPr="00EF0B4A" w:rsidDel="003755D4" w:rsidRDefault="00EF0B4A" w:rsidP="00733A35">
      <w:pPr>
        <w:spacing w:after="0" w:line="240" w:lineRule="auto"/>
        <w:jc w:val="both"/>
        <w:rPr>
          <w:del w:id="6" w:author="Ezzati, Majid" w:date="2019-10-02T21:26:00Z"/>
          <w:rFonts w:ascii="Times New Roman" w:hAnsi="Times New Roman" w:cs="Times New Roman"/>
        </w:rPr>
      </w:pPr>
      <w:del w:id="7" w:author="Ezzati, Majid" w:date="2019-10-02T21:26:00Z">
        <w:r w:rsidDel="003755D4">
          <w:rPr>
            <w:rFonts w:ascii="Times New Roman" w:hAnsi="Times New Roman" w:cs="Times New Roman"/>
            <w:b/>
          </w:rPr>
          <w:delText xml:space="preserve">Figure. </w:delText>
        </w:r>
        <w:r w:rsidDel="003755D4">
          <w:rPr>
            <w:rFonts w:ascii="Times New Roman" w:hAnsi="Times New Roman" w:cs="Times New Roman"/>
          </w:rPr>
          <w:delText>Comparison of temperature parameters from original model compared with hyperpriors, for transport deaths in males.</w:delText>
        </w:r>
      </w:del>
    </w:p>
    <w:p w14:paraId="7FD2E49E" w14:textId="77777777" w:rsidR="00EF0B4A" w:rsidRDefault="00EF0B4A" w:rsidP="00733A35">
      <w:pPr>
        <w:spacing w:after="0" w:line="240" w:lineRule="auto"/>
        <w:jc w:val="both"/>
        <w:rPr>
          <w:rFonts w:ascii="Times New Roman" w:hAnsi="Times New Roman" w:cs="Times New Roman"/>
        </w:rPr>
      </w:pPr>
    </w:p>
    <w:p w14:paraId="68AA1AAD" w14:textId="5FB9F887"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611D4A72"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t>
      </w:r>
      <w:commentRangeStart w:id="8"/>
      <w:r w:rsidR="00B75282" w:rsidRPr="00C53617">
        <w:rPr>
          <w:rFonts w:ascii="Times New Roman" w:eastAsiaTheme="minorEastAsia" w:hAnsi="Times New Roman" w:cs="Times New Roman"/>
        </w:rPr>
        <w:t xml:space="preserve">We </w:t>
      </w:r>
      <w:r w:rsidR="003755D4">
        <w:rPr>
          <w:rFonts w:ascii="Times New Roman" w:eastAsiaTheme="minorEastAsia" w:hAnsi="Times New Roman" w:cs="Times New Roman"/>
        </w:rPr>
        <w:t>have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(P. XX, Line XX).</w:t>
      </w:r>
      <w:commentRangeEnd w:id="8"/>
      <w:r w:rsidR="003755D4">
        <w:rPr>
          <w:rStyle w:val="CommentReference"/>
        </w:rPr>
        <w:commentReference w:id="8"/>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lastRenderedPageBreak/>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48C1F2D1"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r w:rsidRPr="00C53617">
        <w:rPr>
          <w:rFonts w:ascii="Cambria Math" w:hAnsi="Cambria Math" w:cs="Cambria Math"/>
        </w:rPr>
        <w:t>𝒩</w:t>
      </w:r>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5EF7407A"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XX)</w:t>
      </w:r>
      <w:bookmarkStart w:id="9" w:name="_GoBack"/>
      <w:bookmarkEnd w:id="9"/>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10-02T21:21:00Z" w:initials="EM">
    <w:p w14:paraId="710B0543" w14:textId="220EA978" w:rsidR="00D76863" w:rsidRDefault="00D76863">
      <w:pPr>
        <w:pStyle w:val="CommentText"/>
      </w:pPr>
      <w:r>
        <w:rPr>
          <w:rStyle w:val="CommentReference"/>
        </w:rPr>
        <w:annotationRef/>
      </w:r>
      <w:r>
        <w:t>See my text above and go to monthly. This is just too hard to interpret</w:t>
      </w:r>
    </w:p>
  </w:comment>
  <w:comment w:id="3" w:author="Ezzati, Majid" w:date="2019-10-02T21:24:00Z" w:initials="EM">
    <w:p w14:paraId="4939B053" w14:textId="64B327E8" w:rsidR="003755D4" w:rsidRDefault="003755D4">
      <w:pPr>
        <w:pStyle w:val="CommentText"/>
      </w:pPr>
      <w:r>
        <w:rPr>
          <w:rStyle w:val="CommentReference"/>
        </w:rPr>
        <w:annotationRef/>
      </w:r>
      <w:r>
        <w:t>Likely for various ones</w:t>
      </w:r>
    </w:p>
  </w:comment>
  <w:comment w:id="4" w:author="Ezzati, Majid" w:date="2019-10-02T21:25:00Z" w:initials="EM">
    <w:p w14:paraId="480ED75B" w14:textId="072BD715" w:rsidR="003755D4" w:rsidRDefault="003755D4">
      <w:pPr>
        <w:pStyle w:val="CommentText"/>
      </w:pPr>
      <w:r>
        <w:rPr>
          <w:rStyle w:val="CommentReference"/>
        </w:rPr>
        <w:annotationRef/>
      </w:r>
      <w:r>
        <w:t>See James’ suggestion. Getting this done now is the main remaining point</w:t>
      </w:r>
    </w:p>
  </w:comment>
  <w:comment w:id="5" w:author="Ezzati, Majid" w:date="2019-10-02T21:25:00Z" w:initials="EM">
    <w:p w14:paraId="37E7033E" w14:textId="420186C7" w:rsidR="003755D4" w:rsidRDefault="003755D4">
      <w:pPr>
        <w:pStyle w:val="CommentText"/>
      </w:pPr>
      <w:r>
        <w:rPr>
          <w:rStyle w:val="CommentReference"/>
        </w:rPr>
        <w:annotationRef/>
      </w:r>
      <w:r>
        <w:t>Remove this. We cannot show these axes and we have to agree on the figure we add before it is added not to distract</w:t>
      </w:r>
    </w:p>
  </w:comment>
  <w:comment w:id="8" w:author="Ezzati, Majid" w:date="2019-10-02T21:30:00Z" w:initials="EM">
    <w:p w14:paraId="3BBDE7CF" w14:textId="245F5DB6" w:rsidR="003755D4" w:rsidRDefault="003755D4">
      <w:pPr>
        <w:pStyle w:val="CommentText"/>
      </w:pPr>
      <w:r>
        <w:rPr>
          <w:rStyle w:val="CommentReference"/>
        </w:rPr>
        <w:annotationRef/>
      </w:r>
      <w:r>
        <w:t>Make sure this is done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10B0543" w15:done="0"/>
  <w15:commentEx w15:paraId="4939B053" w15:done="0"/>
  <w15:commentEx w15:paraId="480ED75B" w15:done="0"/>
  <w15:commentEx w15:paraId="37E7033E" w15:done="0"/>
  <w15:commentEx w15:paraId="3BBDE7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A65728" w16cid:durableId="213F293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1E9A65" w14:textId="77777777" w:rsidR="00631133" w:rsidRDefault="00631133" w:rsidP="00AD5780">
      <w:pPr>
        <w:spacing w:after="0" w:line="240" w:lineRule="auto"/>
      </w:pPr>
      <w:r>
        <w:separator/>
      </w:r>
    </w:p>
  </w:endnote>
  <w:endnote w:type="continuationSeparator" w:id="0">
    <w:p w14:paraId="26396DF0" w14:textId="77777777" w:rsidR="00631133" w:rsidRDefault="00631133"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2C846D" w14:textId="77777777" w:rsidR="00631133" w:rsidRDefault="00631133" w:rsidP="00AD5780">
      <w:pPr>
        <w:spacing w:after="0" w:line="240" w:lineRule="auto"/>
      </w:pPr>
      <w:r>
        <w:separator/>
      </w:r>
    </w:p>
  </w:footnote>
  <w:footnote w:type="continuationSeparator" w:id="0">
    <w:p w14:paraId="196B29D3" w14:textId="77777777" w:rsidR="00631133" w:rsidRDefault="00631133"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922D1"/>
    <w:rsid w:val="001A7574"/>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4658"/>
    <w:rsid w:val="003B6A24"/>
    <w:rsid w:val="003B7415"/>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1CC4"/>
    <w:rsid w:val="004479D0"/>
    <w:rsid w:val="0045437F"/>
    <w:rsid w:val="00456F1C"/>
    <w:rsid w:val="00463C6D"/>
    <w:rsid w:val="0046607F"/>
    <w:rsid w:val="004735EC"/>
    <w:rsid w:val="004747B4"/>
    <w:rsid w:val="00475C5A"/>
    <w:rsid w:val="00476A66"/>
    <w:rsid w:val="0048149E"/>
    <w:rsid w:val="004861A2"/>
    <w:rsid w:val="00492633"/>
    <w:rsid w:val="00492649"/>
    <w:rsid w:val="00492B7F"/>
    <w:rsid w:val="004951AD"/>
    <w:rsid w:val="0049725B"/>
    <w:rsid w:val="004A3D61"/>
    <w:rsid w:val="004B2308"/>
    <w:rsid w:val="004B29F9"/>
    <w:rsid w:val="004C1318"/>
    <w:rsid w:val="004D0613"/>
    <w:rsid w:val="004D2931"/>
    <w:rsid w:val="004D293A"/>
    <w:rsid w:val="004D4F1E"/>
    <w:rsid w:val="004E0114"/>
    <w:rsid w:val="004E191D"/>
    <w:rsid w:val="004E1A65"/>
    <w:rsid w:val="004E3BE8"/>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546B9"/>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1133"/>
    <w:rsid w:val="00633087"/>
    <w:rsid w:val="00645C1D"/>
    <w:rsid w:val="0065136C"/>
    <w:rsid w:val="00652C8A"/>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52C"/>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7FA0"/>
    <w:rsid w:val="00D82B72"/>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5EC3"/>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97981-0399-4001-BA0C-5AC21208D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22645</Words>
  <Characters>129081</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Ezzati, Majid</cp:lastModifiedBy>
  <cp:revision>11</cp:revision>
  <cp:lastPrinted>2019-09-25T12:38:00Z</cp:lastPrinted>
  <dcterms:created xsi:type="dcterms:W3CDTF">2019-10-02T03:50:00Z</dcterms:created>
  <dcterms:modified xsi:type="dcterms:W3CDTF">2019-10-02T20:36:00Z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