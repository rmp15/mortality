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245729" w:rsidRPr="009D1930" w:rsidRDefault="00867394">
      <w:pPr>
        <w:rPr>
          <w:b/>
        </w:rPr>
      </w:pPr>
      <w:r w:rsidRPr="009D1930">
        <w:rPr>
          <w:b/>
        </w:rPr>
        <w:t>R</w:t>
      </w:r>
      <w:r w:rsidRPr="009D1930">
        <w:rPr>
          <w:rFonts w:eastAsia="Times New Roman"/>
          <w:b/>
          <w:color w:val="000000"/>
        </w:rPr>
        <w:t xml:space="preserve">esearchers predict over </w:t>
      </w:r>
      <w:r w:rsidRPr="009D1930">
        <w:rPr>
          <w:rFonts w:eastAsia="Times New Roman"/>
          <w:b/>
          <w:color w:val="000000"/>
        </w:rPr>
        <w:t>1,6</w:t>
      </w:r>
      <w:r w:rsidRPr="009D1930">
        <w:rPr>
          <w:rFonts w:eastAsia="Times New Roman"/>
          <w:b/>
          <w:color w:val="000000"/>
        </w:rPr>
        <w:t>00 additional deaths from injury per year from r</w:t>
      </w:r>
      <w:r w:rsidRPr="009D1930">
        <w:rPr>
          <w:b/>
        </w:rPr>
        <w:t xml:space="preserve">ising US temperatures </w:t>
      </w:r>
    </w:p>
    <w:p w14:paraId="00000002" w14:textId="506A436C" w:rsidR="00245729" w:rsidRPr="009D1930" w:rsidRDefault="00867394">
      <w:r w:rsidRPr="009D1930">
        <w:t xml:space="preserve">A 1.5 Celsius rise in average temperatures </w:t>
      </w:r>
      <w:r w:rsidRPr="009D1930">
        <w:t xml:space="preserve">could </w:t>
      </w:r>
      <w:r w:rsidRPr="009D1930">
        <w:t>result in</w:t>
      </w:r>
      <w:r w:rsidRPr="009D1930">
        <w:rPr>
          <w:rFonts w:eastAsia="Times New Roman"/>
          <w:color w:val="000000"/>
        </w:rPr>
        <w:t xml:space="preserve"> around</w:t>
      </w:r>
      <w:r w:rsidRPr="009D1930">
        <w:t xml:space="preserve"> 1,60</w:t>
      </w:r>
      <w:ins w:id="0" w:author="lauraclairegallagher@gmail.com" w:date="2019-12-17T11:35:00Z">
        <w:r w:rsidRPr="009D1930">
          <w:rPr>
            <w:rFonts w:eastAsia="Times New Roman"/>
            <w:color w:val="000000"/>
          </w:rPr>
          <w:t>0</w:t>
        </w:r>
      </w:ins>
      <w:r w:rsidRPr="009D1930">
        <w:t xml:space="preserve"> additional deaths from </w:t>
      </w:r>
      <w:del w:id="1" w:author="Robbie Parks" w:date="2019-12-17T16:15:00Z">
        <w:r w:rsidRPr="009D1930" w:rsidDel="00052239">
          <w:delText>injuries</w:delText>
        </w:r>
      </w:del>
      <w:ins w:id="2" w:author="Robbie Parks" w:date="2019-12-17T15:58:00Z">
        <w:r w:rsidR="00BF594D">
          <w:t xml:space="preserve">assaults, suicides, transport </w:t>
        </w:r>
      </w:ins>
      <w:ins w:id="3" w:author="Robbie Parks" w:date="2019-12-17T16:15:00Z">
        <w:r w:rsidR="00052239">
          <w:t>and drownings</w:t>
        </w:r>
      </w:ins>
      <w:r w:rsidRPr="009D1930">
        <w:t xml:space="preserve"> every year in the United States. </w:t>
      </w:r>
    </w:p>
    <w:p w14:paraId="00000003" w14:textId="77777777" w:rsidR="00245729" w:rsidRPr="009D1930" w:rsidRDefault="00867394">
      <w:r w:rsidRPr="009D1930">
        <w:t>This is the finding of research from Imperial College London and Columbia University, published in the journal Nature Medicine.</w:t>
      </w:r>
    </w:p>
    <w:p w14:paraId="00000004" w14:textId="313DB659" w:rsidR="00245729" w:rsidRPr="009D1930" w:rsidRDefault="00867394">
      <w:r w:rsidRPr="009D1930">
        <w:t>In the study, funded by the Wellcome Trust, the researchers a</w:t>
      </w:r>
      <w:r w:rsidRPr="009D1930">
        <w:t>lso</w:t>
      </w:r>
      <w:r w:rsidRPr="009D1930">
        <w:rPr>
          <w:rFonts w:eastAsia="Times New Roman"/>
          <w:color w:val="000000"/>
        </w:rPr>
        <w:t xml:space="preserve"> suggest that if the</w:t>
      </w:r>
      <w:r w:rsidRPr="009D1930">
        <w:rPr>
          <w:rFonts w:eastAsia="Times New Roman"/>
          <w:color w:val="000000"/>
        </w:rPr>
        <w:t xml:space="preserve"> rise in temperature from global warming </w:t>
      </w:r>
      <w:del w:id="4" w:author="Robbie Parks" w:date="2019-12-17T16:23:00Z">
        <w:r w:rsidRPr="009D1930" w:rsidDel="00890C04">
          <w:rPr>
            <w:rFonts w:eastAsia="Times New Roman"/>
            <w:color w:val="000000"/>
          </w:rPr>
          <w:delText>is</w:delText>
        </w:r>
        <w:r w:rsidRPr="009D1930" w:rsidDel="00890C04">
          <w:rPr>
            <w:rFonts w:eastAsia="Times New Roman"/>
            <w:color w:val="000000"/>
          </w:rPr>
          <w:delText xml:space="preserve"> </w:delText>
        </w:r>
      </w:del>
      <w:ins w:id="5" w:author="Robbie Parks" w:date="2019-12-17T16:23:00Z">
        <w:r w:rsidR="00890C04">
          <w:rPr>
            <w:rFonts w:eastAsia="Times New Roman"/>
            <w:color w:val="000000"/>
          </w:rPr>
          <w:t>were</w:t>
        </w:r>
        <w:r w:rsidR="00890C04" w:rsidRPr="009D1930">
          <w:rPr>
            <w:rFonts w:eastAsia="Times New Roman"/>
            <w:color w:val="000000"/>
          </w:rPr>
          <w:t xml:space="preserve"> </w:t>
        </w:r>
      </w:ins>
      <w:r w:rsidRPr="009D1930">
        <w:rPr>
          <w:rFonts w:eastAsia="Times New Roman"/>
          <w:color w:val="000000"/>
        </w:rPr>
        <w:t xml:space="preserve">2 Celsius, the number of additional deaths from injuries would be around </w:t>
      </w:r>
      <w:r w:rsidRPr="009D1930">
        <w:t>2,135</w:t>
      </w:r>
      <w:r w:rsidRPr="009D1930">
        <w:rPr>
          <w:rFonts w:eastAsia="Times New Roman"/>
          <w:color w:val="000000"/>
        </w:rPr>
        <w:t xml:space="preserve"> per year</w:t>
      </w:r>
      <w:r w:rsidRPr="009D1930">
        <w:t>.</w:t>
      </w:r>
    </w:p>
    <w:p w14:paraId="00000005" w14:textId="1400A941" w:rsidR="00245729" w:rsidRPr="009D1930" w:rsidRDefault="00867394">
      <w:bookmarkStart w:id="6" w:name="_gjdgxs" w:colFirst="0" w:colLast="0"/>
      <w:bookmarkEnd w:id="6"/>
      <w:r w:rsidRPr="009D1930">
        <w:t>Most of these deaths would be among young men, between the ages of 15-34</w:t>
      </w:r>
      <w:ins w:id="7" w:author="Robbie Parks" w:date="2019-12-17T16:15:00Z">
        <w:r w:rsidR="006654CE">
          <w:t xml:space="preserve"> years</w:t>
        </w:r>
      </w:ins>
      <w:r w:rsidRPr="009D1930">
        <w:t>.</w:t>
      </w:r>
    </w:p>
    <w:p w14:paraId="00000006" w14:textId="75A8D265" w:rsidR="00245729" w:rsidRPr="009D1930" w:rsidRDefault="00867394">
      <w:r w:rsidRPr="009D1930">
        <w:t>The researchers studied t</w:t>
      </w:r>
      <w:r w:rsidRPr="009D1930">
        <w:t>he number of deaths from injuries</w:t>
      </w:r>
      <w:ins w:id="8" w:author="Robbie Parks" w:date="2019-12-17T16:24:00Z">
        <w:r w:rsidR="00230773">
          <w:t xml:space="preserve"> by month </w:t>
        </w:r>
      </w:ins>
      <w:del w:id="9" w:author="Robbie Parks" w:date="2019-12-17T16:24:00Z">
        <w:r w:rsidRPr="009D1930" w:rsidDel="00230773">
          <w:delText xml:space="preserve"> </w:delText>
        </w:r>
      </w:del>
      <w:r w:rsidRPr="009D1930">
        <w:t>a</w:t>
      </w:r>
      <w:ins w:id="10" w:author="Robbie Parks" w:date="2019-12-17T16:24:00Z">
        <w:r w:rsidR="00230773">
          <w:t>nd</w:t>
        </w:r>
      </w:ins>
      <w:r w:rsidRPr="009D1930">
        <w:t xml:space="preserve"> year</w:t>
      </w:r>
      <w:ins w:id="11" w:author="Robbie Parks" w:date="2019-12-17T16:24:00Z">
        <w:r w:rsidR="004A065E">
          <w:t>,</w:t>
        </w:r>
      </w:ins>
      <w:r w:rsidRPr="009D1930">
        <w:t xml:space="preserve"> in every state and county in the </w:t>
      </w:r>
      <w:ins w:id="12" w:author="Robbie Parks" w:date="2019-12-17T16:24:00Z">
        <w:r w:rsidR="000A1E68">
          <w:t xml:space="preserve">mainland </w:t>
        </w:r>
      </w:ins>
      <w:r w:rsidRPr="009D1930">
        <w:t>United States</w:t>
      </w:r>
      <w:ins w:id="13" w:author="Robbie Parks" w:date="2019-12-17T16:24:00Z">
        <w:r w:rsidR="004A065E">
          <w:t>,</w:t>
        </w:r>
      </w:ins>
      <w:r w:rsidRPr="009D1930">
        <w:t xml:space="preserve"> </w:t>
      </w:r>
      <w:del w:id="14" w:author="Robbie Parks" w:date="2019-12-17T16:24:00Z">
        <w:r w:rsidRPr="009D1930" w:rsidDel="000A1E68">
          <w:delText xml:space="preserve">(excluding Hawaii and Alaska) </w:delText>
        </w:r>
      </w:del>
      <w:r w:rsidRPr="009D1930">
        <w:t>between the years of 1980 to 2017.</w:t>
      </w:r>
    </w:p>
    <w:p w14:paraId="00000007" w14:textId="77777777" w:rsidR="00245729" w:rsidRPr="009D1930" w:rsidRDefault="00867394">
      <w:r w:rsidRPr="009D1930">
        <w:t>These injuries were classed as unintentional, such as those from transport, falls and drowning, and int</w:t>
      </w:r>
      <w:r w:rsidRPr="009D1930">
        <w:t>entional, such as assault and suicide.</w:t>
      </w:r>
    </w:p>
    <w:p w14:paraId="00000008" w14:textId="51F103A2" w:rsidR="00245729" w:rsidRPr="009D1930" w:rsidRDefault="00867394">
      <w:r w:rsidRPr="003028AA">
        <w:rPr>
          <w:highlight w:val="yellow"/>
          <w:rPrChange w:id="15" w:author="Robbie Parks" w:date="2019-12-17T16:29:00Z">
            <w:rPr/>
          </w:rPrChange>
        </w:rPr>
        <w:t xml:space="preserve">After tracking unusual, or anomalous, temperature rises in every state and county </w:t>
      </w:r>
      <w:ins w:id="16" w:author="Robbie Parks" w:date="2019-12-17T16:26:00Z">
        <w:r w:rsidR="004A065E" w:rsidRPr="003028AA">
          <w:rPr>
            <w:highlight w:val="yellow"/>
            <w:rPrChange w:id="17" w:author="Robbie Parks" w:date="2019-12-17T16:29:00Z">
              <w:rPr/>
            </w:rPrChange>
          </w:rPr>
          <w:t xml:space="preserve">in mainland </w:t>
        </w:r>
      </w:ins>
      <w:ins w:id="18" w:author="Robbie Parks" w:date="2019-12-17T16:27:00Z">
        <w:r w:rsidR="00161D5D" w:rsidRPr="003028AA">
          <w:rPr>
            <w:highlight w:val="yellow"/>
            <w:rPrChange w:id="19" w:author="Robbie Parks" w:date="2019-12-17T16:29:00Z">
              <w:rPr/>
            </w:rPrChange>
          </w:rPr>
          <w:t xml:space="preserve">United States </w:t>
        </w:r>
      </w:ins>
      <w:r w:rsidRPr="003028AA">
        <w:rPr>
          <w:highlight w:val="yellow"/>
          <w:rPrChange w:id="20" w:author="Robbie Parks" w:date="2019-12-17T16:29:00Z">
            <w:rPr/>
          </w:rPrChange>
        </w:rPr>
        <w:t>over this period</w:t>
      </w:r>
      <w:ins w:id="21" w:author="Robbie Parks" w:date="2019-12-17T16:27:00Z">
        <w:r w:rsidR="008B2C5B">
          <w:t>,</w:t>
        </w:r>
      </w:ins>
      <w:r w:rsidRPr="009D1930">
        <w:rPr>
          <w:rFonts w:eastAsia="Times New Roman"/>
          <w:color w:val="000000"/>
        </w:rPr>
        <w:t xml:space="preserve"> and </w:t>
      </w:r>
      <w:ins w:id="22" w:author="Robbie Parks" w:date="2019-12-17T16:27:00Z">
        <w:r w:rsidR="008B2C5B">
          <w:rPr>
            <w:rFonts w:eastAsia="Times New Roman"/>
            <w:color w:val="000000"/>
          </w:rPr>
          <w:t xml:space="preserve">then </w:t>
        </w:r>
      </w:ins>
      <w:r w:rsidRPr="009D1930">
        <w:rPr>
          <w:rFonts w:eastAsia="Times New Roman"/>
          <w:color w:val="000000"/>
        </w:rPr>
        <w:t xml:space="preserve">comparing </w:t>
      </w:r>
      <w:del w:id="23" w:author="Robbie Parks" w:date="2019-12-17T16:27:00Z">
        <w:r w:rsidRPr="009D1930" w:rsidDel="008B2C5B">
          <w:rPr>
            <w:rFonts w:eastAsia="Times New Roman"/>
            <w:color w:val="000000"/>
          </w:rPr>
          <w:delText xml:space="preserve">this </w:delText>
        </w:r>
      </w:del>
      <w:r w:rsidRPr="009D1930">
        <w:rPr>
          <w:rFonts w:eastAsia="Times New Roman"/>
          <w:color w:val="000000"/>
        </w:rPr>
        <w:t xml:space="preserve">with injury </w:t>
      </w:r>
      <w:ins w:id="24" w:author="Robbie Parks" w:date="2019-12-17T16:24:00Z">
        <w:r w:rsidR="004A065E">
          <w:rPr>
            <w:rFonts w:eastAsia="Times New Roman"/>
            <w:color w:val="000000"/>
          </w:rPr>
          <w:t xml:space="preserve">mortality </w:t>
        </w:r>
      </w:ins>
      <w:r w:rsidRPr="009D1930">
        <w:rPr>
          <w:rFonts w:eastAsia="Times New Roman"/>
          <w:color w:val="000000"/>
        </w:rPr>
        <w:t>records</w:t>
      </w:r>
      <w:r w:rsidRPr="009D1930">
        <w:t xml:space="preserve">, the team calculated the rise in deaths from injuries associated with a rising </w:t>
      </w:r>
      <w:r w:rsidRPr="009D1930">
        <w:t>global temperatures triggered by climate change.</w:t>
      </w:r>
    </w:p>
    <w:p w14:paraId="00000009" w14:textId="4D55E619" w:rsidR="00245729" w:rsidRPr="009D1930" w:rsidRDefault="009969B4">
      <w:ins w:id="25" w:author="Robbie Parks" w:date="2019-12-17T16:16:00Z">
        <w:r>
          <w:t>“</w:t>
        </w:r>
      </w:ins>
      <w:r w:rsidR="00867394" w:rsidRPr="009D1930">
        <w:t>Most of the additional deaths</w:t>
      </w:r>
      <w:r w:rsidR="00867394" w:rsidRPr="009D1930">
        <w:rPr>
          <w:rFonts w:eastAsia="Times New Roman"/>
          <w:color w:val="000000"/>
        </w:rPr>
        <w:t xml:space="preserve"> seen during times of unusual temperature rises</w:t>
      </w:r>
      <w:r w:rsidR="00867394" w:rsidRPr="009D1930">
        <w:t xml:space="preserve"> were among </w:t>
      </w:r>
      <w:ins w:id="26" w:author="Robbie Parks" w:date="2019-12-17T16:16:00Z">
        <w:r>
          <w:t xml:space="preserve">younger </w:t>
        </w:r>
      </w:ins>
      <w:r w:rsidR="00867394" w:rsidRPr="009D1930">
        <w:t>men, and caused by transport accidents and drowning</w:t>
      </w:r>
      <w:ins w:id="27" w:author="Robbie Parks" w:date="2019-12-17T16:16:00Z">
        <w:r>
          <w:t>”</w:t>
        </w:r>
      </w:ins>
      <w:r w:rsidR="00867394" w:rsidRPr="009D1930">
        <w:t xml:space="preserve">, explained Professor Majid Ezzati, senior author from the </w:t>
      </w:r>
      <w:commentRangeStart w:id="28"/>
      <w:r w:rsidR="00867394" w:rsidRPr="009D1930">
        <w:t>Abdul Lat</w:t>
      </w:r>
      <w:r w:rsidR="00867394" w:rsidRPr="009D1930">
        <w:t xml:space="preserve">if Jameel Institute for Disease and Emergency Analytics </w:t>
      </w:r>
      <w:commentRangeEnd w:id="28"/>
      <w:r>
        <w:rPr>
          <w:rStyle w:val="CommentReference"/>
        </w:rPr>
        <w:commentReference w:id="28"/>
      </w:r>
      <w:r w:rsidR="00867394" w:rsidRPr="009D1930">
        <w:t xml:space="preserve">at Imperial College London. “These predictions suggest we could see more deaths from road traffic accidents and accidental drownings as temperatures rise. </w:t>
      </w:r>
      <w:del w:id="29" w:author="Robbie Parks" w:date="2019-12-17T16:17:00Z">
        <w:r w:rsidR="00867394" w:rsidRPr="009D1930" w:rsidDel="003267AA">
          <w:delText>Most of the</w:delText>
        </w:r>
        <w:r w:rsidR="00867394" w:rsidRPr="009D1930" w:rsidDel="003267AA">
          <w:rPr>
            <w:rFonts w:eastAsia="Times New Roman"/>
            <w:color w:val="000000"/>
          </w:rPr>
          <w:delText xml:space="preserve"> additional injury-related</w:delText>
        </w:r>
        <w:r w:rsidR="00867394" w:rsidRPr="009D1930" w:rsidDel="003267AA">
          <w:delText xml:space="preserve"> deaths</w:delText>
        </w:r>
        <w:r w:rsidR="00867394" w:rsidRPr="009D1930" w:rsidDel="003267AA">
          <w:rPr>
            <w:rFonts w:eastAsia="Times New Roman"/>
            <w:color w:val="000000"/>
          </w:rPr>
          <w:delText xml:space="preserve"> </w:delText>
        </w:r>
        <w:r w:rsidR="00867394" w:rsidRPr="009D1930" w:rsidDel="003267AA">
          <w:rPr>
            <w:rFonts w:eastAsia="Times New Roman"/>
            <w:color w:val="000000"/>
          </w:rPr>
          <w:delText>that we see when temperatures rise</w:delText>
        </w:r>
        <w:r w:rsidR="00867394" w:rsidRPr="009D1930" w:rsidDel="003267AA">
          <w:delText xml:space="preserve"> </w:delText>
        </w:r>
        <w:r w:rsidR="00867394" w:rsidRPr="009D1930" w:rsidDel="003267AA">
          <w:rPr>
            <w:rFonts w:eastAsia="Times New Roman"/>
            <w:color w:val="000000"/>
          </w:rPr>
          <w:delText>a</w:delText>
        </w:r>
        <w:r w:rsidR="00867394" w:rsidRPr="009D1930" w:rsidDel="003267AA">
          <w:delText xml:space="preserve">re among men, and </w:delText>
        </w:r>
      </w:del>
      <w:ins w:id="30" w:author="Robbie Parks" w:date="2019-12-17T16:17:00Z">
        <w:r w:rsidR="003267AA">
          <w:t>P</w:t>
        </w:r>
      </w:ins>
      <w:del w:id="31" w:author="Robbie Parks" w:date="2019-12-17T16:17:00Z">
        <w:r w:rsidR="00867394" w:rsidRPr="009D1930" w:rsidDel="003267AA">
          <w:delText>p</w:delText>
        </w:r>
      </w:del>
      <w:r w:rsidR="00867394" w:rsidRPr="009D1930">
        <w:t>revious studies have linked summer-time road and drowning deaths to increased alcohol consumption, as well as reduced driving performance. Targeted campaigns and interventions, warning people</w:t>
      </w:r>
      <w:r w:rsidR="00867394" w:rsidRPr="009D1930">
        <w:rPr>
          <w:rFonts w:eastAsia="Times New Roman"/>
          <w:color w:val="000000"/>
        </w:rPr>
        <w:t xml:space="preserve"> about dri</w:t>
      </w:r>
      <w:r w:rsidR="00867394" w:rsidRPr="009D1930">
        <w:rPr>
          <w:rFonts w:eastAsia="Times New Roman"/>
          <w:color w:val="000000"/>
        </w:rPr>
        <w:t>ving and swimming safely and</w:t>
      </w:r>
      <w:r w:rsidR="00867394" w:rsidRPr="009D1930">
        <w:t xml:space="preserve"> the dangers of </w:t>
      </w:r>
      <w:r w:rsidR="00867394" w:rsidRPr="009D1930">
        <w:rPr>
          <w:rFonts w:eastAsia="Times New Roman"/>
          <w:color w:val="000000"/>
        </w:rPr>
        <w:t>drinking too much</w:t>
      </w:r>
      <w:r w:rsidR="00867394" w:rsidRPr="009D1930">
        <w:t xml:space="preserve">, could help save lives as temperatures rise.” </w:t>
      </w:r>
    </w:p>
    <w:p w14:paraId="0000000A" w14:textId="06C62BDC" w:rsidR="00245729" w:rsidRPr="009D1930" w:rsidRDefault="00867394">
      <w:r w:rsidRPr="009D1930">
        <w:t>In the research, the team used data from the National Center for Health Statistics to calculate the number of deaths from injuries between 1980 and</w:t>
      </w:r>
      <w:r w:rsidRPr="009D1930">
        <w:t xml:space="preserve"> 2017. This revealed 4</w:t>
      </w:r>
      <w:del w:id="32" w:author="Robbie Parks" w:date="2019-12-17T16:27:00Z">
        <w:r w:rsidRPr="009D1930" w:rsidDel="002330D7">
          <w:delText>,145,963</w:delText>
        </w:r>
      </w:del>
      <w:ins w:id="33" w:author="Robbie Parks" w:date="2019-12-17T16:27:00Z">
        <w:r w:rsidR="002330D7">
          <w:t>.1 million</w:t>
        </w:r>
      </w:ins>
      <w:r w:rsidRPr="009D1930">
        <w:t xml:space="preserve"> boys and men died from an injury during this </w:t>
      </w:r>
      <w:ins w:id="34" w:author="Robbie Parks" w:date="2019-12-17T16:19:00Z">
        <w:r w:rsidR="002C0A65">
          <w:t>3</w:t>
        </w:r>
      </w:ins>
      <w:del w:id="35" w:author="Robbie Parks" w:date="2019-12-17T16:19:00Z">
        <w:r w:rsidRPr="009D1930" w:rsidDel="002C0A65">
          <w:delText>1</w:delText>
        </w:r>
      </w:del>
      <w:ins w:id="36" w:author="Robbie Parks" w:date="2019-12-17T16:20:00Z">
        <w:r w:rsidR="00395BE6">
          <w:t>8</w:t>
        </w:r>
      </w:ins>
      <w:del w:id="37" w:author="Robbie Parks" w:date="2019-12-17T16:20:00Z">
        <w:r w:rsidRPr="009D1930" w:rsidDel="00395BE6">
          <w:delText>7</w:delText>
        </w:r>
      </w:del>
      <w:r w:rsidRPr="009D1930">
        <w:t>-year period, and 1</w:t>
      </w:r>
      <w:del w:id="38" w:author="Robbie Parks" w:date="2019-12-17T16:28:00Z">
        <w:r w:rsidRPr="009D1930" w:rsidDel="002330D7">
          <w:delText>,825,</w:delText>
        </w:r>
      </w:del>
      <w:del w:id="39" w:author="Robbie Parks" w:date="2019-12-17T16:19:00Z">
        <w:r w:rsidRPr="009D1930" w:rsidDel="002C0A65">
          <w:delText xml:space="preserve"> </w:delText>
        </w:r>
      </w:del>
      <w:del w:id="40" w:author="Robbie Parks" w:date="2019-12-17T16:28:00Z">
        <w:r w:rsidRPr="009D1930" w:rsidDel="002330D7">
          <w:delText xml:space="preserve">817 </w:delText>
        </w:r>
      </w:del>
      <w:ins w:id="41" w:author="Robbie Parks" w:date="2019-12-17T16:28:00Z">
        <w:r w:rsidR="002330D7">
          <w:t xml:space="preserve">.8 million </w:t>
        </w:r>
      </w:ins>
      <w:r w:rsidRPr="009D1930">
        <w:t>girls and women died from an injury. Transport, falls, drownings, assault and suicide accounted for the majority of these deaths.</w:t>
      </w:r>
    </w:p>
    <w:p w14:paraId="0000000B" w14:textId="122D3E4B" w:rsidR="00245729" w:rsidRPr="009D1930" w:rsidRDefault="00867394">
      <w:commentRangeStart w:id="42"/>
      <w:r w:rsidRPr="009D1930">
        <w:t xml:space="preserve">The </w:t>
      </w:r>
      <w:r w:rsidRPr="009D1930">
        <w:t xml:space="preserve">data </w:t>
      </w:r>
      <w:r w:rsidRPr="009D1930">
        <w:t>revealed a</w:t>
      </w:r>
      <w:r w:rsidRPr="009D1930">
        <w:t xml:space="preserve">ge-standardised death rates from transport, drowning and assault declined over this </w:t>
      </w:r>
      <w:ins w:id="43" w:author="Robbie Parks" w:date="2019-12-17T16:19:00Z">
        <w:r w:rsidR="00B7223A">
          <w:t>3</w:t>
        </w:r>
      </w:ins>
      <w:del w:id="44" w:author="Robbie Parks" w:date="2019-12-17T16:19:00Z">
        <w:r w:rsidRPr="009D1930" w:rsidDel="00B7223A">
          <w:delText>1</w:delText>
        </w:r>
      </w:del>
      <w:ins w:id="45" w:author="Robbie Parks" w:date="2019-12-17T16:20:00Z">
        <w:r w:rsidR="00395BE6">
          <w:t>8</w:t>
        </w:r>
      </w:ins>
      <w:del w:id="46" w:author="Robbie Parks" w:date="2019-12-17T16:20:00Z">
        <w:r w:rsidRPr="009D1930" w:rsidDel="00395BE6">
          <w:delText>7</w:delText>
        </w:r>
      </w:del>
      <w:r w:rsidRPr="009D1930">
        <w:t>-year period, although deaths from assault have recently increased. Deaths from suicide initially fell, but they too have shown a recent rise.</w:t>
      </w:r>
      <w:commentRangeEnd w:id="42"/>
      <w:r w:rsidR="001C1725">
        <w:rPr>
          <w:rStyle w:val="CommentReference"/>
        </w:rPr>
        <w:commentReference w:id="42"/>
      </w:r>
    </w:p>
    <w:p w14:paraId="0000000C" w14:textId="77DAA55C" w:rsidR="00245729" w:rsidRPr="009D1930" w:rsidRDefault="00867394">
      <w:commentRangeStart w:id="47"/>
      <w:r w:rsidRPr="009D1930">
        <w:t xml:space="preserve">The team then analysed temperature over this </w:t>
      </w:r>
      <w:del w:id="48" w:author="Robbie Parks" w:date="2019-12-17T16:20:00Z">
        <w:r w:rsidRPr="009D1930" w:rsidDel="002161B2">
          <w:delText>17</w:delText>
        </w:r>
      </w:del>
      <w:ins w:id="49" w:author="Robbie Parks" w:date="2019-12-17T16:20:00Z">
        <w:r w:rsidR="002161B2">
          <w:t>38</w:t>
        </w:r>
      </w:ins>
      <w:r w:rsidRPr="009D1930">
        <w:t xml:space="preserve">-year period for each state and county, and tracked unusual, anomalous temperature increases for each month. </w:t>
      </w:r>
      <w:commentRangeEnd w:id="47"/>
      <w:r w:rsidR="00163F4C">
        <w:rPr>
          <w:rStyle w:val="CommentReference"/>
        </w:rPr>
        <w:commentReference w:id="47"/>
      </w:r>
    </w:p>
    <w:p w14:paraId="0000000D" w14:textId="2B1A72AC" w:rsidR="00245729" w:rsidRPr="009D1930" w:rsidRDefault="00867394">
      <w:r w:rsidRPr="009D1930">
        <w:t xml:space="preserve">Using a </w:t>
      </w:r>
      <w:ins w:id="50" w:author="Robbie Parks" w:date="2019-12-17T16:29:00Z">
        <w:r w:rsidR="00531A92">
          <w:t xml:space="preserve">Bayesian </w:t>
        </w:r>
      </w:ins>
      <w:r w:rsidRPr="009D1930">
        <w:t>statistical model, the researchers then calculated the number of additional deaths from inj</w:t>
      </w:r>
      <w:r w:rsidRPr="009D1930">
        <w:t>uries caused by unusual rises in temperature.</w:t>
      </w:r>
    </w:p>
    <w:p w14:paraId="0000000E" w14:textId="1D3EC0DD" w:rsidR="00245729" w:rsidRPr="009D1930" w:rsidRDefault="00867394">
      <w:r w:rsidRPr="009D1930">
        <w:t xml:space="preserve">The researchers then used this model to predict number of additional deaths for an increase in average temperatures of 1.5 and 2 Celsius. These are the global temperature rises </w:t>
      </w:r>
      <w:del w:id="51" w:author="Robbie Parks" w:date="2019-12-17T16:10:00Z">
        <w:r w:rsidRPr="009D1930" w:rsidDel="00DC21A1">
          <w:delText xml:space="preserve">predicted </w:delText>
        </w:r>
      </w:del>
      <w:ins w:id="52" w:author="Robbie Parks" w:date="2019-12-17T16:20:00Z">
        <w:r w:rsidR="00CF6B58">
          <w:t>agreed</w:t>
        </w:r>
      </w:ins>
      <w:ins w:id="53" w:author="Robbie Parks" w:date="2019-12-17T16:10:00Z">
        <w:r w:rsidR="00DC21A1">
          <w:t xml:space="preserve"> as an upper </w:t>
        </w:r>
      </w:ins>
      <w:ins w:id="54" w:author="Robbie Parks" w:date="2019-12-17T16:12:00Z">
        <w:r w:rsidR="00CB07C1">
          <w:t>limit</w:t>
        </w:r>
      </w:ins>
      <w:ins w:id="55" w:author="Robbie Parks" w:date="2019-12-17T16:10:00Z">
        <w:r w:rsidR="00DC21A1" w:rsidRPr="009D1930">
          <w:t xml:space="preserve"> </w:t>
        </w:r>
      </w:ins>
      <w:r w:rsidRPr="009D1930">
        <w:t>by the Paris Climate Ag</w:t>
      </w:r>
      <w:r w:rsidRPr="009D1930">
        <w:t>reement.</w:t>
      </w:r>
    </w:p>
    <w:p w14:paraId="0000000F" w14:textId="5F7FF760" w:rsidR="00245729" w:rsidRPr="009D1930" w:rsidRDefault="00867394">
      <w:r w:rsidRPr="009D1930">
        <w:lastRenderedPageBreak/>
        <w:t xml:space="preserve">The results </w:t>
      </w:r>
      <w:r w:rsidRPr="009D1930">
        <w:rPr>
          <w:rFonts w:eastAsia="Times New Roman"/>
          <w:color w:val="000000"/>
        </w:rPr>
        <w:t>suggest</w:t>
      </w:r>
      <w:r w:rsidRPr="009D1930">
        <w:t xml:space="preserve"> most of the 1</w:t>
      </w:r>
      <w:ins w:id="56" w:author="Robbie Parks" w:date="2019-12-17T16:20:00Z">
        <w:r w:rsidR="00CF6B58">
          <w:t>,</w:t>
        </w:r>
      </w:ins>
      <w:r w:rsidRPr="009D1930">
        <w:t>60</w:t>
      </w:r>
      <w:r w:rsidRPr="009D1930">
        <w:rPr>
          <w:rFonts w:eastAsia="Times New Roman"/>
          <w:color w:val="000000"/>
        </w:rPr>
        <w:t>0</w:t>
      </w:r>
      <w:r w:rsidRPr="009D1930">
        <w:t xml:space="preserve"> excess deaths associated with a 1.5 Celsius rise would be in males (82 per cent). Of these excess deaths in men,</w:t>
      </w:r>
      <w:r w:rsidRPr="009D1930">
        <w:rPr>
          <w:rFonts w:eastAsia="Times New Roman"/>
          <w:color w:val="000000"/>
        </w:rPr>
        <w:t xml:space="preserve"> temperature rises were associated with the biggest proportional increases in</w:t>
      </w:r>
      <w:r w:rsidRPr="009D1930">
        <w:t xml:space="preserve"> deaths from drowning</w:t>
      </w:r>
      <w:r w:rsidRPr="009D1930">
        <w:t xml:space="preserve"> and transport accidents, which the researchers say is due to increased swimming, as well as alcohol consumption, in hot temperatures. However, among </w:t>
      </w:r>
      <w:ins w:id="57" w:author="Robbie Parks" w:date="2019-12-17T16:30:00Z">
        <w:r w:rsidR="00DB25AF">
          <w:t xml:space="preserve">women and </w:t>
        </w:r>
      </w:ins>
      <w:r w:rsidRPr="009D1930">
        <w:t>men</w:t>
      </w:r>
      <w:r w:rsidRPr="009D1930">
        <w:t xml:space="preserve"> over 8</w:t>
      </w:r>
      <w:r w:rsidRPr="009D1930">
        <w:t>5</w:t>
      </w:r>
      <w:ins w:id="58" w:author="Robbie Parks" w:date="2019-12-17T16:21:00Z">
        <w:r w:rsidR="001F1CAE">
          <w:t xml:space="preserve"> year</w:t>
        </w:r>
        <w:r w:rsidR="002C5309">
          <w:t>s</w:t>
        </w:r>
      </w:ins>
      <w:r w:rsidRPr="009D1930">
        <w:t xml:space="preserve">, increased temperatures were associated with a reduction in deaths from falls. </w:t>
      </w:r>
    </w:p>
    <w:p w14:paraId="00000010" w14:textId="01A7C9A1" w:rsidR="00245729" w:rsidRPr="009D1930" w:rsidRDefault="00867394">
      <w:r w:rsidRPr="009D1930">
        <w:t>There were als</w:t>
      </w:r>
      <w:r w:rsidRPr="009D1930">
        <w:t xml:space="preserve">o rises in deaths from suicide and assault in </w:t>
      </w:r>
      <w:del w:id="59" w:author="Robbie Parks" w:date="2019-12-17T16:30:00Z">
        <w:r w:rsidRPr="009D1930" w:rsidDel="00352DEF">
          <w:delText xml:space="preserve">hot </w:delText>
        </w:r>
      </w:del>
      <w:ins w:id="60" w:author="Robbie Parks" w:date="2019-12-17T16:30:00Z">
        <w:r w:rsidR="00352DEF">
          <w:t>warmer</w:t>
        </w:r>
        <w:r w:rsidR="00352DEF" w:rsidRPr="009D1930">
          <w:t xml:space="preserve"> </w:t>
        </w:r>
      </w:ins>
      <w:r w:rsidRPr="009D1930">
        <w:t>temperatures,</w:t>
      </w:r>
      <w:ins w:id="61" w:author="Robbie Parks" w:date="2019-12-17T16:22:00Z">
        <w:r w:rsidR="00F73AF9">
          <w:t xml:space="preserve"> </w:t>
        </w:r>
      </w:ins>
      <w:del w:id="62" w:author="Robbie Parks" w:date="2019-12-17T16:22:00Z">
        <w:r w:rsidRPr="009D1930" w:rsidDel="00F73AF9">
          <w:delText xml:space="preserve"> though not as large as those seen for </w:delText>
        </w:r>
      </w:del>
      <w:ins w:id="63" w:author="Robbie Parks" w:date="2019-12-17T16:22:00Z">
        <w:r w:rsidR="00F73AF9">
          <w:t xml:space="preserve">proportionally similar to those from </w:t>
        </w:r>
      </w:ins>
      <w:del w:id="64" w:author="Robbie Parks" w:date="2019-12-17T16:21:00Z">
        <w:r w:rsidRPr="009D1930" w:rsidDel="007D70C2">
          <w:delText xml:space="preserve">drowning and </w:delText>
        </w:r>
      </w:del>
      <w:r w:rsidRPr="009D1930">
        <w:t>transport. The researchers say the reasons for these increases were unclear. One possible explanation could be people spend more time outdoor</w:t>
      </w:r>
      <w:r w:rsidRPr="009D1930">
        <w:t xml:space="preserve">s in hot weather – and drink more alcohol, leading to increased number of assaults. </w:t>
      </w:r>
      <w:ins w:id="65" w:author="Robbie Parks" w:date="2019-12-17T16:30:00Z">
        <w:r w:rsidR="00352DEF">
          <w:t>Regarding suicide, p</w:t>
        </w:r>
      </w:ins>
      <w:del w:id="66" w:author="Robbie Parks" w:date="2019-12-17T16:30:00Z">
        <w:r w:rsidRPr="009D1930" w:rsidDel="00352DEF">
          <w:delText>P</w:delText>
        </w:r>
      </w:del>
      <w:r w:rsidRPr="009D1930">
        <w:t>revious research has suggested high temperatures are associated with higher levels of mental distress in young people.</w:t>
      </w:r>
    </w:p>
    <w:p w14:paraId="00000011" w14:textId="2C484AF4" w:rsidR="00245729" w:rsidRPr="009D1930" w:rsidRDefault="00867394">
      <w:r w:rsidRPr="009D1930">
        <w:t xml:space="preserve">Dr Robbie Parks, first author from the </w:t>
      </w:r>
      <w:del w:id="67" w:author="Robbie Parks" w:date="2019-12-17T16:12:00Z">
        <w:r w:rsidRPr="009D1930" w:rsidDel="00CB07C1">
          <w:delText>International</w:delText>
        </w:r>
        <w:r w:rsidRPr="009D1930" w:rsidDel="00CB07C1">
          <w:delText xml:space="preserve"> Research Institute for Climate and Society</w:delText>
        </w:r>
      </w:del>
      <w:ins w:id="68" w:author="Robbie Parks" w:date="2019-12-17T16:12:00Z">
        <w:r w:rsidR="00CB07C1">
          <w:t>Earth Institute</w:t>
        </w:r>
      </w:ins>
      <w:del w:id="69" w:author="Robbie Parks" w:date="2019-12-17T16:12:00Z">
        <w:r w:rsidRPr="009D1930" w:rsidDel="00CB07C1">
          <w:delText>,</w:delText>
        </w:r>
      </w:del>
      <w:r w:rsidRPr="009D1930">
        <w:t xml:space="preserve"> at Columbia University, said:</w:t>
      </w:r>
      <w:del w:id="70" w:author="Robbie Parks" w:date="2019-12-17T16:13:00Z">
        <w:r w:rsidRPr="009D1930" w:rsidDel="00CB07C1">
          <w:delText xml:space="preserve"> </w:delText>
        </w:r>
      </w:del>
      <w:del w:id="71" w:author="Robbie Parks" w:date="2019-12-17T16:12:00Z">
        <w:r w:rsidRPr="009D1930" w:rsidDel="00CB07C1">
          <w:delText>[</w:delText>
        </w:r>
        <w:r w:rsidRPr="009D1930" w:rsidDel="00CB07C1">
          <w:delText>ROBBIE PLEASE FEEL FREE TO CHANGE – THIS IS HOLDING QUOTE FROM PAPER]</w:delText>
        </w:r>
      </w:del>
      <w:r w:rsidRPr="009D1930">
        <w:t xml:space="preserve"> “Our work highlights how deaths from injuries</w:t>
      </w:r>
      <w:ins w:id="72" w:author="Robbie Parks" w:date="2019-12-17T16:13:00Z">
        <w:r w:rsidR="00CB07C1">
          <w:t xml:space="preserve"> including </w:t>
        </w:r>
      </w:ins>
      <w:r w:rsidRPr="009D1930">
        <w:t xml:space="preserve"> </w:t>
      </w:r>
      <w:ins w:id="73" w:author="Robbie Parks" w:date="2019-12-17T16:13:00Z">
        <w:r w:rsidR="00CB07C1">
          <w:t xml:space="preserve">assaults, suicides, transport and </w:t>
        </w:r>
      </w:ins>
      <w:ins w:id="74" w:author="Robbie Parks" w:date="2019-12-17T16:31:00Z">
        <w:r w:rsidR="00D379B1">
          <w:t>drowning</w:t>
        </w:r>
      </w:ins>
      <w:ins w:id="75" w:author="Robbie Parks" w:date="2019-12-17T16:13:00Z">
        <w:r w:rsidR="00CB07C1">
          <w:t xml:space="preserve"> deaths</w:t>
        </w:r>
        <w:r w:rsidR="00CB07C1" w:rsidRPr="009D1930">
          <w:t xml:space="preserve"> </w:t>
        </w:r>
      </w:ins>
      <w:r w:rsidRPr="009D1930">
        <w:t xml:space="preserve">are currently </w:t>
      </w:r>
      <w:del w:id="76" w:author="Robbie Parks" w:date="2019-12-17T16:13:00Z">
        <w:r w:rsidRPr="009D1930" w:rsidDel="00CB07C1">
          <w:delText xml:space="preserve">susceptible </w:delText>
        </w:r>
      </w:del>
      <w:ins w:id="77" w:author="Robbie Parks" w:date="2019-12-17T16:13:00Z">
        <w:r w:rsidR="00CB07C1">
          <w:t>associated with warm</w:t>
        </w:r>
      </w:ins>
      <w:del w:id="78" w:author="Robbie Parks" w:date="2019-12-17T16:13:00Z">
        <w:r w:rsidRPr="009D1930" w:rsidDel="00CB07C1">
          <w:delText>to</w:delText>
        </w:r>
      </w:del>
      <w:r w:rsidRPr="009D1930">
        <w:t xml:space="preserve"> temperature anomalies</w:t>
      </w:r>
      <w:ins w:id="79" w:author="Robbie Parks" w:date="2019-12-17T16:13:00Z">
        <w:r w:rsidR="00CB07C1">
          <w:t>,</w:t>
        </w:r>
      </w:ins>
      <w:r w:rsidRPr="009D1930">
        <w:t xml:space="preserve"> and could als</w:t>
      </w:r>
      <w:r w:rsidRPr="009D1930">
        <w:t xml:space="preserve">o be modified by rising temperatures resulting from </w:t>
      </w:r>
      <w:ins w:id="80" w:author="Robbie Parks" w:date="2019-12-17T16:31:00Z">
        <w:r>
          <w:t xml:space="preserve">global heating due to </w:t>
        </w:r>
      </w:ins>
      <w:bookmarkStart w:id="81" w:name="_GoBack"/>
      <w:bookmarkEnd w:id="81"/>
      <w:r w:rsidRPr="009D1930">
        <w:t xml:space="preserve">climate change, unless countered by social </w:t>
      </w:r>
      <w:del w:id="82" w:author="Robbie Parks" w:date="2019-12-17T16:13:00Z">
        <w:r w:rsidRPr="009D1930" w:rsidDel="00CB07C1">
          <w:delText xml:space="preserve">infrastructure </w:delText>
        </w:r>
      </w:del>
      <w:r w:rsidRPr="009D1930">
        <w:t xml:space="preserve">and </w:t>
      </w:r>
      <w:r w:rsidRPr="009D1930">
        <w:t>health system infrastructure that mitigate these impacts.”</w:t>
      </w:r>
    </w:p>
    <w:p w14:paraId="00000012" w14:textId="77777777" w:rsidR="00245729" w:rsidRPr="009D1930" w:rsidRDefault="00867394">
      <w:r w:rsidRPr="009D1930">
        <w:t xml:space="preserve"> </w:t>
      </w:r>
    </w:p>
    <w:p w14:paraId="00000013" w14:textId="77777777" w:rsidR="00245729" w:rsidRPr="009D1930" w:rsidRDefault="00245729"/>
    <w:p w14:paraId="00000014" w14:textId="77777777" w:rsidR="00245729" w:rsidRPr="009D1930" w:rsidRDefault="00245729"/>
    <w:p w14:paraId="00000015" w14:textId="77777777" w:rsidR="00245729" w:rsidRPr="009D1930" w:rsidRDefault="00867394">
      <w:r w:rsidRPr="009D1930">
        <w:t xml:space="preserve"> </w:t>
      </w:r>
    </w:p>
    <w:p w14:paraId="00000016" w14:textId="77777777" w:rsidR="00245729" w:rsidRPr="009D1930" w:rsidRDefault="00245729"/>
    <w:p w14:paraId="00000017" w14:textId="77777777" w:rsidR="00245729" w:rsidRPr="009D1930" w:rsidRDefault="00867394">
      <w:r w:rsidRPr="009D1930">
        <w:t xml:space="preserve"> </w:t>
      </w:r>
    </w:p>
    <w:sectPr w:rsidR="00245729" w:rsidRPr="009D193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8" w:author="Robbie Parks" w:date="2019-12-17T16:17:00Z" w:initials="RP">
    <w:p w14:paraId="3E7CCEA4" w14:textId="0FA8CEC4" w:rsidR="009969B4" w:rsidRDefault="009969B4">
      <w:pPr>
        <w:pStyle w:val="CommentText"/>
      </w:pPr>
      <w:r>
        <w:rPr>
          <w:rStyle w:val="CommentReference"/>
        </w:rPr>
        <w:annotationRef/>
      </w:r>
      <w:r>
        <w:t>Majid is that what you want as your main affiliation here?</w:t>
      </w:r>
    </w:p>
  </w:comment>
  <w:comment w:id="42" w:author="Robbie Parks" w:date="2019-12-17T16:28:00Z" w:initials="RP">
    <w:p w14:paraId="2C74B376" w14:textId="04E7837E" w:rsidR="001C1725" w:rsidRDefault="001C1725">
      <w:pPr>
        <w:pStyle w:val="CommentText"/>
      </w:pPr>
      <w:r>
        <w:rPr>
          <w:rStyle w:val="CommentReference"/>
        </w:rPr>
        <w:annotationRef/>
      </w:r>
      <w:r>
        <w:t>Will people care about this in press release?</w:t>
      </w:r>
    </w:p>
  </w:comment>
  <w:comment w:id="47" w:author="Robbie Parks" w:date="2019-12-17T16:28:00Z" w:initials="RP">
    <w:p w14:paraId="10D08F7C" w14:textId="1A33E78F" w:rsidR="00163F4C" w:rsidRDefault="00163F4C">
      <w:pPr>
        <w:pStyle w:val="CommentText"/>
      </w:pPr>
      <w:r>
        <w:rPr>
          <w:rStyle w:val="CommentReference"/>
        </w:rPr>
        <w:annotationRef/>
      </w:r>
      <w:r>
        <w:t>Repeat of above I think (highlighted)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E7CCEA4" w15:done="0"/>
  <w15:commentEx w15:paraId="2C74B376" w15:done="0"/>
  <w15:commentEx w15:paraId="10D08F7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E7CCEA4" w16cid:durableId="21A37E12"/>
  <w16cid:commentId w16cid:paraId="2C74B376" w16cid:durableId="21A380A2"/>
  <w16cid:commentId w16cid:paraId="10D08F7C" w16cid:durableId="21A380B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obbie Parks">
    <w15:presenceInfo w15:providerId="None" w15:userId="Robbie Park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9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729"/>
    <w:rsid w:val="00052239"/>
    <w:rsid w:val="000900CA"/>
    <w:rsid w:val="000A1E68"/>
    <w:rsid w:val="00161D5D"/>
    <w:rsid w:val="00163F4C"/>
    <w:rsid w:val="00174467"/>
    <w:rsid w:val="001C1725"/>
    <w:rsid w:val="001F1CAE"/>
    <w:rsid w:val="002161B2"/>
    <w:rsid w:val="00230773"/>
    <w:rsid w:val="002330D7"/>
    <w:rsid w:val="00245729"/>
    <w:rsid w:val="002C0A65"/>
    <w:rsid w:val="002C5309"/>
    <w:rsid w:val="003028AA"/>
    <w:rsid w:val="003267AA"/>
    <w:rsid w:val="00352DEF"/>
    <w:rsid w:val="00395BE6"/>
    <w:rsid w:val="00492E63"/>
    <w:rsid w:val="004A065E"/>
    <w:rsid w:val="00531A92"/>
    <w:rsid w:val="006654CE"/>
    <w:rsid w:val="006B37B0"/>
    <w:rsid w:val="007D70C2"/>
    <w:rsid w:val="00867394"/>
    <w:rsid w:val="00890C04"/>
    <w:rsid w:val="008B2C5B"/>
    <w:rsid w:val="009969B4"/>
    <w:rsid w:val="009D1930"/>
    <w:rsid w:val="00B1217C"/>
    <w:rsid w:val="00B7223A"/>
    <w:rsid w:val="00BF594D"/>
    <w:rsid w:val="00C36ABA"/>
    <w:rsid w:val="00CB07C1"/>
    <w:rsid w:val="00CF6B58"/>
    <w:rsid w:val="00D379B1"/>
    <w:rsid w:val="00DB25AF"/>
    <w:rsid w:val="00DC21A1"/>
    <w:rsid w:val="00F7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0AD590"/>
  <w15:docId w15:val="{575CB90F-D02A-3A4C-877C-501C44F16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21A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1A1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969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69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69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69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69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Robbie Parks</cp:lastModifiedBy>
  <cp:revision>38</cp:revision>
  <dcterms:created xsi:type="dcterms:W3CDTF">2019-12-17T20:56:00Z</dcterms:created>
  <dcterms:modified xsi:type="dcterms:W3CDTF">2019-12-17T21:31:00Z</dcterms:modified>
</cp:coreProperties>
</file>