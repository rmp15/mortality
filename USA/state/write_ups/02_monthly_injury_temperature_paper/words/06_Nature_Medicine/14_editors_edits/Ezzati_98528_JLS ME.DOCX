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65461266"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,3</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00250FEF">
        <w:rPr>
          <w:color w:val="000000" w:themeColor="text1"/>
          <w:vertAlign w:val="superscript"/>
        </w:rPr>
        <w:t>4</w:t>
      </w:r>
      <w:r w:rsidRPr="00E85AFA">
        <w:rPr>
          <w:color w:val="000000" w:themeColor="text1"/>
        </w:rPr>
        <w:t>, Goodarz Danaei</w:t>
      </w:r>
      <w:r w:rsidR="00250FEF">
        <w:rPr>
          <w:color w:val="000000" w:themeColor="text1"/>
          <w:vertAlign w:val="superscript"/>
        </w:rPr>
        <w:t>5</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r w:rsidR="00391483">
        <w:rPr>
          <w:color w:val="000000" w:themeColor="text1"/>
          <w:vertAlign w:val="superscript"/>
        </w:rPr>
        <w:t>3,</w:t>
      </w:r>
      <w:r w:rsidR="00250FEF">
        <w:rPr>
          <w:color w:val="000000" w:themeColor="text1"/>
          <w:vertAlign w:val="superscript"/>
        </w:rPr>
        <w:t>6</w:t>
      </w:r>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4146C4EB" w:rsidR="00613BCB"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52FD54CB" w14:textId="7694E57F" w:rsidR="00391483" w:rsidRPr="00E85AFA" w:rsidRDefault="00391483" w:rsidP="00613BCB">
      <w:pPr>
        <w:spacing w:line="480" w:lineRule="auto"/>
        <w:jc w:val="both"/>
        <w:rPr>
          <w:color w:val="000000" w:themeColor="text1"/>
        </w:rPr>
      </w:pPr>
      <w:r>
        <w:rPr>
          <w:color w:val="000000" w:themeColor="text1"/>
          <w:vertAlign w:val="superscript"/>
        </w:rPr>
        <w:t>3</w:t>
      </w:r>
      <w:r w:rsidRPr="00324F0F">
        <w:t xml:space="preserve">Abdul Latif </w:t>
      </w:r>
      <w:proofErr w:type="spellStart"/>
      <w:r w:rsidRPr="00324F0F">
        <w:t>Jameel</w:t>
      </w:r>
      <w:proofErr w:type="spellEnd"/>
      <w:r w:rsidRPr="00324F0F">
        <w:t xml:space="preserve"> Institute for Disease and Emergency Analytics</w:t>
      </w:r>
      <w:r w:rsidR="00595961">
        <w:t xml:space="preserve">, </w:t>
      </w:r>
      <w:r w:rsidR="00595961" w:rsidRPr="00E85AFA">
        <w:rPr>
          <w:color w:val="000000" w:themeColor="text1"/>
        </w:rPr>
        <w:t>Imperial College London, London, United Kingdom</w:t>
      </w:r>
    </w:p>
    <w:p w14:paraId="100ECBBE" w14:textId="4C3CC46C" w:rsidR="00613BCB" w:rsidRPr="00E85AFA" w:rsidRDefault="00250FEF" w:rsidP="00613BCB">
      <w:pPr>
        <w:spacing w:line="480" w:lineRule="auto"/>
        <w:jc w:val="both"/>
        <w:rPr>
          <w:color w:val="000000" w:themeColor="text1"/>
        </w:rPr>
      </w:pPr>
      <w:r>
        <w:rPr>
          <w:color w:val="000000" w:themeColor="text1"/>
          <w:vertAlign w:val="superscript"/>
        </w:rPr>
        <w:t>4</w:t>
      </w:r>
      <w:r w:rsidR="00613BCB" w:rsidRPr="00E85AFA">
        <w:rPr>
          <w:color w:val="000000" w:themeColor="text1"/>
        </w:rPr>
        <w:t>Space and Atmospheric Physics, Imperial College London, London, United Kingdom</w:t>
      </w:r>
    </w:p>
    <w:p w14:paraId="22AAFA30" w14:textId="52483641" w:rsidR="00613BCB" w:rsidRPr="00E85AFA" w:rsidRDefault="00250FEF" w:rsidP="00613BCB">
      <w:pPr>
        <w:spacing w:line="480" w:lineRule="auto"/>
        <w:jc w:val="both"/>
        <w:rPr>
          <w:color w:val="000000" w:themeColor="text1"/>
        </w:rPr>
      </w:pPr>
      <w:r>
        <w:rPr>
          <w:color w:val="000000" w:themeColor="text1"/>
          <w:vertAlign w:val="superscript"/>
        </w:rPr>
        <w:t>5</w:t>
      </w:r>
      <w:r w:rsidR="00613BCB" w:rsidRPr="00E85AFA">
        <w:rPr>
          <w:color w:val="000000" w:themeColor="text1"/>
        </w:rPr>
        <w:t>Harvard T.H. Chan School of Public Health, Boston, Massachusetts, USA</w:t>
      </w:r>
    </w:p>
    <w:p w14:paraId="144CC5D4" w14:textId="37563F58" w:rsidR="00613BCB" w:rsidRPr="00E85AFA" w:rsidRDefault="00250FEF" w:rsidP="00613BCB">
      <w:pPr>
        <w:spacing w:line="480" w:lineRule="auto"/>
        <w:jc w:val="both"/>
        <w:rPr>
          <w:color w:val="000000" w:themeColor="text1"/>
        </w:rPr>
      </w:pPr>
      <w:r>
        <w:rPr>
          <w:color w:val="000000" w:themeColor="text1"/>
          <w:vertAlign w:val="superscript"/>
        </w:rPr>
        <w:t>6</w:t>
      </w:r>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7C11FB9A"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w:t>
      </w:r>
      <w:del w:id="0" w:author="Jennifer Sargent" w:date="2019-11-16T16:03:00Z">
        <w:r w:rsidRPr="00E85AFA" w:rsidDel="003F73CF">
          <w:rPr>
            <w:rFonts w:eastAsia="Times New Roman"/>
            <w:b/>
          </w:rPr>
          <w:delText xml:space="preserve">entire </w:delText>
        </w:r>
      </w:del>
      <w:r w:rsidRPr="00E85AFA">
        <w:rPr>
          <w:rFonts w:eastAsia="Times New Roman"/>
          <w:b/>
        </w:rPr>
        <w:t xml:space="preserve">contiguous USA and formulated a Bayesian </w:t>
      </w:r>
      <w:proofErr w:type="spellStart"/>
      <w:r w:rsidRPr="00E85AFA">
        <w:rPr>
          <w:rFonts w:eastAsia="Times New Roman"/>
          <w:b/>
        </w:rPr>
        <w:t>spatio</w:t>
      </w:r>
      <w:proofErr w:type="spellEnd"/>
      <w:r w:rsidRPr="00E85AFA">
        <w:rPr>
          <w:rFonts w:eastAsia="Times New Roman"/>
          <w:b/>
        </w:rPr>
        <w:t xml:space="preserve">-temporal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additional injury deaths</w:t>
      </w:r>
      <w:del w:id="1" w:author="Jennifer Sargent" w:date="2019-11-16T16:04:00Z">
        <w:r w:rsidRPr="00E85AFA" w:rsidDel="003F73CF">
          <w:rPr>
            <w:rFonts w:eastAsia="Times New Roman"/>
            <w:b/>
          </w:rPr>
          <w:delText xml:space="preserve"> in the contiguous USA</w:delText>
        </w:r>
      </w:del>
      <w:r w:rsidRPr="00E85AFA">
        <w:rPr>
          <w:rFonts w:eastAsia="Times New Roman"/>
          <w:b/>
        </w:rPr>
        <w:t xml:space="preserve">.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ins w:id="2" w:author="Jennifer Sargent" w:date="2019-11-16T16:05:00Z">
        <w:r w:rsidR="003F73CF">
          <w:rPr>
            <w:rFonts w:eastAsia="Times New Roman"/>
            <w:b/>
          </w:rPr>
          <w:t xml:space="preserve">are likely to </w:t>
        </w:r>
      </w:ins>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57FD0082"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9–13</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ins w:id="3" w:author="Jennifer Sargent" w:date="2019-11-16T16:14:00Z">
        <w:r w:rsidR="005E0A7B">
          <w:rPr>
            <w:color w:val="000000" w:themeColor="text1"/>
          </w:rPr>
          <w:t>.</w:t>
        </w:r>
      </w:ins>
      <w:del w:id="4" w:author="Jennifer Sargent" w:date="2019-11-16T16:14:00Z">
        <w:r w:rsidR="006C6402" w:rsidRPr="00E85AFA" w:rsidDel="005E0A7B">
          <w:rPr>
            <w:color w:val="000000" w:themeColor="text1"/>
          </w:rPr>
          <w:delText>:</w:delText>
        </w:r>
      </w:del>
      <w:r w:rsidR="006C6402" w:rsidRPr="00E85AFA">
        <w:rPr>
          <w:color w:val="000000" w:themeColor="text1"/>
        </w:rPr>
        <w:t xml:space="preserve"> First</w:t>
      </w:r>
      <w:ins w:id="5" w:author="Jennifer Sargent" w:date="2019-11-16T16:14:00Z">
        <w:r w:rsidR="005E0A7B">
          <w:rPr>
            <w:color w:val="000000" w:themeColor="text1"/>
          </w:rPr>
          <w:t>,</w:t>
        </w:r>
      </w:ins>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14,15&lt;/sup&gt;","plainTextFormattedCitation":"14,15","previouslyFormattedCitation":"&lt;sup&gt;14,15&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14,15</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del w:id="6" w:author="Jennifer Sargent" w:date="2019-11-16T16:14:00Z">
        <w:r w:rsidR="0065196B" w:rsidRPr="00E85AFA" w:rsidDel="005E0A7B">
          <w:rPr>
            <w:color w:val="000000" w:themeColor="text1"/>
          </w:rPr>
          <w:delText>may play a role in</w:delText>
        </w:r>
      </w:del>
      <w:ins w:id="7" w:author="Jennifer Sargent" w:date="2019-11-16T16:14:00Z">
        <w:r w:rsidR="005E0A7B">
          <w:rPr>
            <w:color w:val="000000" w:themeColor="text1"/>
          </w:rPr>
          <w:t>contribute</w:t>
        </w:r>
      </w:ins>
      <w:ins w:id="8" w:author="Jennifer Sargent" w:date="2019-11-16T16:15:00Z">
        <w:r w:rsidR="005E0A7B">
          <w:rPr>
            <w:color w:val="000000" w:themeColor="text1"/>
          </w:rPr>
          <w:t>s</w:t>
        </w:r>
      </w:ins>
      <w:ins w:id="9" w:author="Jennifer Sargent" w:date="2019-11-16T16:14:00Z">
        <w:r w:rsidR="005E0A7B">
          <w:rPr>
            <w:color w:val="000000" w:themeColor="text1"/>
          </w:rPr>
          <w:t xml:space="preserve"> to </w:t>
        </w:r>
      </w:ins>
      <w:ins w:id="10" w:author="Jennifer Sargent" w:date="2019-11-16T16:15:00Z">
        <w:r w:rsidR="005E0A7B">
          <w:rPr>
            <w:b/>
            <w:color w:val="FF0000"/>
          </w:rPr>
          <w:t>[A: changed to remove colloquialism, feel free to edit as you prefer]</w:t>
        </w:r>
      </w:ins>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8A31A1">
        <w:rPr>
          <w:color w:val="000000" w:themeColor="text1"/>
        </w:rPr>
        <w:t>alcohol drinking,</w:t>
      </w:r>
      <w:r w:rsidR="0098425A"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98425A" w:rsidRPr="00E85AFA">
        <w:fldChar w:fldCharType="separate"/>
      </w:r>
      <w:r w:rsidR="00EF1DA9" w:rsidRPr="00EF1DA9">
        <w:rPr>
          <w:noProof/>
          <w:vertAlign w:val="superscript"/>
        </w:rPr>
        <w:t>13</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del w:id="11" w:author="Jennifer Sargent" w:date="2019-11-16T16:15:00Z">
        <w:r w:rsidR="0065196B" w:rsidRPr="00E85AFA" w:rsidDel="005E0A7B">
          <w:rPr>
            <w:color w:val="000000" w:themeColor="text1"/>
          </w:rPr>
          <w:delText xml:space="preserve">may </w:delText>
        </w:r>
      </w:del>
      <w:ins w:id="12" w:author="Jennifer Sargent" w:date="2019-11-16T16:15:00Z">
        <w:r w:rsidR="005E0A7B">
          <w:rPr>
            <w:color w:val="000000" w:themeColor="text1"/>
          </w:rPr>
          <w:t>might</w:t>
        </w:r>
        <w:r w:rsidR="005E0A7B" w:rsidRPr="00E85AFA">
          <w:rPr>
            <w:color w:val="000000" w:themeColor="text1"/>
          </w:rPr>
          <w:t xml:space="preserve"> </w:t>
        </w:r>
      </w:ins>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02611B87"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del w:id="13" w:author="Jennifer Sargent" w:date="2019-11-16T16:16:00Z">
        <w:r w:rsidR="007433BB" w:rsidRPr="00E85AFA" w:rsidDel="005E0A7B">
          <w:rPr>
            <w:color w:val="000000" w:themeColor="text1"/>
          </w:rPr>
          <w:delText xml:space="preserve">In </w:delText>
        </w:r>
      </w:del>
      <w:ins w:id="14" w:author="Jennifer Sargent" w:date="2019-11-16T16:16:00Z">
        <w:r w:rsidR="005E0A7B">
          <w:rPr>
            <w:color w:val="000000" w:themeColor="text1"/>
          </w:rPr>
          <w:t>By</w:t>
        </w:r>
        <w:r w:rsidR="005E0A7B" w:rsidRPr="00E85AFA">
          <w:rPr>
            <w:color w:val="000000" w:themeColor="text1"/>
          </w:rPr>
          <w:t xml:space="preserve"> </w:t>
        </w:r>
      </w:ins>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ins w:id="15" w:author="Jennifer Sargent" w:date="2019-11-16T16:16:00Z">
        <w:r w:rsidR="005E0A7B">
          <w:t xml:space="preserve">in </w:t>
        </w:r>
      </w:ins>
      <w:r w:rsidRPr="00E85AFA">
        <w:t xml:space="preserve">men younger than 35 years. Between 35 and 74 years of age, more men died of </w:t>
      </w:r>
      <w:r w:rsidRPr="00E85AFA">
        <w:lastRenderedPageBreak/>
        <w:t xml:space="preserve">suicide than any other injury. Above 75 years of age, falls were the largest cause of </w:t>
      </w:r>
      <w:ins w:id="16" w:author="Jennifer Sargent" w:date="2019-11-16T16:17:00Z">
        <w:r w:rsidR="005E0A7B">
          <w:t xml:space="preserve">injury-related </w:t>
        </w:r>
      </w:ins>
      <w:r w:rsidRPr="00E85AFA">
        <w:t>death in both men and women.</w:t>
      </w:r>
    </w:p>
    <w:p w14:paraId="0DB3C8A7" w14:textId="77777777" w:rsidR="00705D2B" w:rsidRPr="00E85AFA" w:rsidRDefault="00705D2B" w:rsidP="00705D2B">
      <w:pPr>
        <w:spacing w:line="480" w:lineRule="auto"/>
        <w:jc w:val="both"/>
      </w:pPr>
    </w:p>
    <w:p w14:paraId="0235BF7C" w14:textId="26052C55"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del w:id="17" w:author="Jennifer Sargent" w:date="2019-11-16T16:17:00Z">
        <w:r w:rsidRPr="00E85AFA" w:rsidDel="005E0A7B">
          <w:delText xml:space="preserve">In </w:delText>
        </w:r>
      </w:del>
      <w:ins w:id="18" w:author="Jennifer Sargent" w:date="2019-11-16T16:17:00Z">
        <w:r w:rsidR="005E0A7B">
          <w:t>By</w:t>
        </w:r>
        <w:r w:rsidR="005E0A7B" w:rsidRPr="00E85AFA">
          <w:t xml:space="preserve"> </w:t>
        </w:r>
      </w:ins>
      <w:r w:rsidRPr="00E85AFA">
        <w:t>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5DCEA238" w:rsidR="007433BB" w:rsidRPr="005E0A7B" w:rsidRDefault="002E5F11" w:rsidP="00705D2B">
      <w:pPr>
        <w:spacing w:line="480" w:lineRule="auto"/>
        <w:jc w:val="both"/>
        <w:rPr>
          <w:b/>
          <w:color w:val="FF0000"/>
          <w:rPrChange w:id="19" w:author="Jennifer Sargent" w:date="2019-11-16T16:20:00Z">
            <w:rPr/>
          </w:rPrChange>
        </w:rPr>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r w:rsidR="00D21C12">
        <w:t xml:space="preserve">Extended Data Figure </w:t>
      </w:r>
      <w:r w:rsidR="008270A4">
        <w:t>1</w:t>
      </w:r>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commentRangeStart w:id="20"/>
      <w:ins w:id="21" w:author="Ezzati, Majid" w:date="2019-11-16T20:12:00Z">
        <w:r w:rsidR="002B07A6">
          <w:rPr>
            <w:color w:val="000000" w:themeColor="text1"/>
          </w:rPr>
          <w:t xml:space="preserve">This generated a number for each state and month that measured deviation from long-term average </w:t>
        </w:r>
      </w:ins>
      <w:ins w:id="22" w:author="Ezzati, Majid" w:date="2019-11-16T20:13:00Z">
        <w:r w:rsidR="002B07A6">
          <w:rPr>
            <w:color w:val="000000" w:themeColor="text1"/>
          </w:rPr>
          <w:t xml:space="preserve">of the state in that month. </w:t>
        </w:r>
        <w:commentRangeEnd w:id="20"/>
        <w:r w:rsidR="002B07A6">
          <w:rPr>
            <w:rStyle w:val="CommentReference"/>
            <w:rFonts w:asciiTheme="minorHAnsi" w:hAnsiTheme="minorHAnsi" w:cstheme="minorBidi"/>
            <w:lang w:eastAsia="en-US"/>
          </w:rPr>
          <w:commentReference w:id="20"/>
        </w:r>
      </w:ins>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a measure of how v</w:t>
      </w:r>
      <w:commentRangeStart w:id="23"/>
      <w:r w:rsidR="007433BB" w:rsidRPr="00E85AFA">
        <w:rPr>
          <w:color w:val="000000" w:themeColor="text1"/>
        </w:rPr>
        <w:t>ariable temperatures are</w:t>
      </w:r>
      <w:commentRangeEnd w:id="23"/>
      <w:r w:rsidR="002B07A6">
        <w:rPr>
          <w:rStyle w:val="CommentReference"/>
          <w:rFonts w:asciiTheme="minorHAnsi" w:hAnsiTheme="minorHAnsi" w:cstheme="minorBidi"/>
          <w:lang w:eastAsia="en-US"/>
        </w:rPr>
        <w:commentReference w:id="23"/>
      </w:r>
      <w:r w:rsidR="007433BB" w:rsidRPr="00E85AFA">
        <w:rPr>
          <w:color w:val="000000" w:themeColor="text1"/>
        </w:rPr>
        <w:t xml:space="preserv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5E0A7B">
        <w:rPr>
          <w:color w:val="000000" w:themeColor="text1"/>
          <w:highlight w:val="yellow"/>
          <w:rPrChange w:id="24" w:author="Jennifer Sargent" w:date="2019-11-16T16:19:00Z">
            <w:rPr>
              <w:color w:val="000000" w:themeColor="text1"/>
            </w:rPr>
          </w:rPrChange>
        </w:rPr>
        <w:t>0.</w:t>
      </w:r>
      <w:r w:rsidR="00FE42E8" w:rsidRPr="005E0A7B">
        <w:rPr>
          <w:color w:val="000000" w:themeColor="text1"/>
          <w:highlight w:val="yellow"/>
          <w:rPrChange w:id="25" w:author="Jennifer Sargent" w:date="2019-11-16T16:19:00Z">
            <w:rPr>
              <w:color w:val="000000" w:themeColor="text1"/>
            </w:rPr>
          </w:rPrChange>
        </w:rPr>
        <w:t>4</w:t>
      </w:r>
      <w:r w:rsidR="007433BB" w:rsidRPr="005E0A7B">
        <w:rPr>
          <w:bCs/>
          <w:color w:val="000000" w:themeColor="text1"/>
          <w:highlight w:val="yellow"/>
          <w:rPrChange w:id="26" w:author="Jennifer Sargent" w:date="2019-11-16T16:19:00Z">
            <w:rPr>
              <w:bCs/>
              <w:color w:val="000000" w:themeColor="text1"/>
            </w:rPr>
          </w:rPrChange>
        </w:rPr>
        <w:t>°C</w:t>
      </w:r>
      <w:r w:rsidR="007433BB" w:rsidRPr="00E85AFA">
        <w:rPr>
          <w:color w:val="000000" w:themeColor="text1"/>
        </w:rPr>
        <w:t xml:space="preserve"> for Florida in September, to </w:t>
      </w:r>
      <w:r w:rsidR="007565E7" w:rsidRPr="005E0A7B">
        <w:rPr>
          <w:color w:val="000000" w:themeColor="text1"/>
          <w:highlight w:val="yellow"/>
          <w:rPrChange w:id="27" w:author="Jennifer Sargent" w:date="2019-11-16T16:19:00Z">
            <w:rPr>
              <w:color w:val="000000" w:themeColor="text1"/>
            </w:rPr>
          </w:rPrChange>
        </w:rPr>
        <w:t>3.4</w:t>
      </w:r>
      <w:r w:rsidR="007433BB" w:rsidRPr="005E0A7B">
        <w:rPr>
          <w:bCs/>
          <w:color w:val="000000" w:themeColor="text1"/>
          <w:highlight w:val="yellow"/>
          <w:rPrChange w:id="28" w:author="Jennifer Sargent" w:date="2019-11-16T16:19:00Z">
            <w:rPr>
              <w:bCs/>
              <w:color w:val="000000" w:themeColor="text1"/>
            </w:rPr>
          </w:rPrChange>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del w:id="29" w:author="Ezzati, Majid" w:date="2019-11-16T20:09:00Z">
        <w:r w:rsidR="007433BB" w:rsidRPr="00E85AFA" w:rsidDel="002B07A6">
          <w:rPr>
            <w:color w:val="000000" w:themeColor="text1"/>
          </w:rPr>
          <w:delText xml:space="preserve">The average size of anomaly had a median value of </w:delText>
        </w:r>
        <w:r w:rsidR="00A72B90" w:rsidRPr="005E0A7B" w:rsidDel="002B07A6">
          <w:rPr>
            <w:color w:val="000000" w:themeColor="text1"/>
            <w:highlight w:val="yellow"/>
            <w:rPrChange w:id="30" w:author="Jennifer Sargent" w:date="2019-11-16T16:19:00Z">
              <w:rPr>
                <w:color w:val="000000" w:themeColor="text1"/>
              </w:rPr>
            </w:rPrChange>
          </w:rPr>
          <w:delText>1</w:delText>
        </w:r>
        <w:r w:rsidR="007433BB" w:rsidRPr="005E0A7B" w:rsidDel="002B07A6">
          <w:rPr>
            <w:color w:val="000000" w:themeColor="text1"/>
            <w:highlight w:val="yellow"/>
            <w:rPrChange w:id="31" w:author="Jennifer Sargent" w:date="2019-11-16T16:19:00Z">
              <w:rPr>
                <w:color w:val="000000" w:themeColor="text1"/>
              </w:rPr>
            </w:rPrChange>
          </w:rPr>
          <w:delText>.</w:delText>
        </w:r>
        <w:r w:rsidR="00A72B90" w:rsidRPr="005E0A7B" w:rsidDel="002B07A6">
          <w:rPr>
            <w:color w:val="000000" w:themeColor="text1"/>
            <w:highlight w:val="yellow"/>
            <w:rPrChange w:id="32" w:author="Jennifer Sargent" w:date="2019-11-16T16:19:00Z">
              <w:rPr>
                <w:color w:val="000000" w:themeColor="text1"/>
              </w:rPr>
            </w:rPrChange>
          </w:rPr>
          <w:delText>2</w:delText>
        </w:r>
        <w:r w:rsidR="007433BB" w:rsidRPr="005E0A7B" w:rsidDel="002B07A6">
          <w:rPr>
            <w:bCs/>
            <w:color w:val="000000" w:themeColor="text1"/>
            <w:highlight w:val="yellow"/>
            <w:rPrChange w:id="33" w:author="Jennifer Sargent" w:date="2019-11-16T16:19:00Z">
              <w:rPr>
                <w:bCs/>
                <w:color w:val="000000" w:themeColor="text1"/>
              </w:rPr>
            </w:rPrChange>
          </w:rPr>
          <w:delText>°C</w:delText>
        </w:r>
      </w:del>
      <w:ins w:id="34" w:author="Ezzati, Majid" w:date="2019-11-16T20:09:00Z">
        <w:r w:rsidR="002B07A6">
          <w:rPr>
            <w:bCs/>
            <w:color w:val="000000" w:themeColor="text1"/>
          </w:rPr>
          <w:t xml:space="preserve">Taken </w:t>
        </w:r>
      </w:ins>
      <w:del w:id="35" w:author="Ezzati, Majid" w:date="2019-11-16T20:09:00Z">
        <w:r w:rsidR="007433BB" w:rsidRPr="00E85AFA" w:rsidDel="002B07A6">
          <w:rPr>
            <w:bCs/>
            <w:color w:val="000000" w:themeColor="text1"/>
          </w:rPr>
          <w:delText xml:space="preserve"> </w:delText>
        </w:r>
      </w:del>
      <w:r w:rsidR="007433BB" w:rsidRPr="00E85AFA">
        <w:rPr>
          <w:bCs/>
          <w:color w:val="000000" w:themeColor="text1"/>
        </w:rPr>
        <w:t>across all states and months</w:t>
      </w:r>
      <w:ins w:id="36" w:author="Ezzati, Majid" w:date="2019-11-16T20:09:00Z">
        <w:r w:rsidR="002B07A6">
          <w:rPr>
            <w:bCs/>
            <w:color w:val="000000" w:themeColor="text1"/>
          </w:rPr>
          <w:t>, the</w:t>
        </w:r>
      </w:ins>
      <w:ins w:id="37" w:author="Ezzati, Majid" w:date="2019-11-16T20:15:00Z">
        <w:r w:rsidR="002A415F" w:rsidRPr="00E85AFA">
          <w:rPr>
            <w:color w:val="000000" w:themeColor="text1"/>
          </w:rPr>
          <w:t xml:space="preserve"> average size of anomaly had a median value of </w:t>
        </w:r>
        <w:r w:rsidR="002A415F" w:rsidRPr="00252375">
          <w:rPr>
            <w:color w:val="000000" w:themeColor="text1"/>
            <w:highlight w:val="yellow"/>
          </w:rPr>
          <w:t>1.2</w:t>
        </w:r>
        <w:r w:rsidR="002A415F" w:rsidRPr="00252375">
          <w:rPr>
            <w:bCs/>
            <w:color w:val="000000" w:themeColor="text1"/>
            <w:highlight w:val="yellow"/>
          </w:rPr>
          <w:t>°C</w:t>
        </w:r>
      </w:ins>
      <w:r w:rsidR="007433BB" w:rsidRPr="00E85AFA">
        <w:rPr>
          <w:bCs/>
          <w:color w:val="000000" w:themeColor="text1"/>
        </w:rPr>
        <w:t xml:space="preserve"> (</w:t>
      </w:r>
      <w:r w:rsidR="00210FEB">
        <w:rPr>
          <w:color w:val="000000" w:themeColor="text1"/>
        </w:rPr>
        <w:t>Extended Data Figure 2</w:t>
      </w:r>
      <w:r w:rsidR="007433BB" w:rsidRPr="00E85AFA">
        <w:rPr>
          <w:bCs/>
          <w:color w:val="000000" w:themeColor="text1"/>
        </w:rPr>
        <w:t>)</w:t>
      </w:r>
      <w:r w:rsidR="007433BB" w:rsidRPr="00E85AFA">
        <w:rPr>
          <w:color w:val="000000" w:themeColor="text1"/>
        </w:rPr>
        <w:t xml:space="preserve">. Temperature anomalies were largest in January and December and smallest in August and September. </w:t>
      </w:r>
      <w:ins w:id="38" w:author="Jennifer Sargent" w:date="2019-11-16T16:20:00Z">
        <w:r w:rsidR="005E0A7B">
          <w:rPr>
            <w:color w:val="000000" w:themeColor="text1"/>
          </w:rPr>
          <w:t xml:space="preserve">Additionally, </w:t>
        </w:r>
      </w:ins>
      <w:del w:id="39" w:author="Jennifer Sargent" w:date="2019-11-16T16:20:00Z">
        <w:r w:rsidR="007433BB" w:rsidRPr="00E85AFA" w:rsidDel="005E0A7B">
          <w:rPr>
            <w:color w:val="000000" w:themeColor="text1"/>
          </w:rPr>
          <w:delText>T</w:delText>
        </w:r>
      </w:del>
      <w:ins w:id="40" w:author="Jennifer Sargent" w:date="2019-11-16T16:20:00Z">
        <w:r w:rsidR="005E0A7B">
          <w:rPr>
            <w:color w:val="000000" w:themeColor="text1"/>
          </w:rPr>
          <w:t>t</w:t>
        </w:r>
      </w:ins>
      <w:r w:rsidR="007433BB" w:rsidRPr="00E85AFA">
        <w:rPr>
          <w:color w:val="000000" w:themeColor="text1"/>
        </w:rPr>
        <w:t>hey were larger in northern and central states than in southern and coastal ones.</w:t>
      </w:r>
      <w:ins w:id="41" w:author="Jennifer Sargent" w:date="2019-11-16T16:19:00Z">
        <w:r w:rsidR="005E0A7B">
          <w:rPr>
            <w:color w:val="000000" w:themeColor="text1"/>
          </w:rPr>
          <w:t xml:space="preserve"> </w:t>
        </w:r>
      </w:ins>
      <w:commentRangeStart w:id="42"/>
      <w:ins w:id="43" w:author="Jennifer Sargent" w:date="2019-11-16T16:20:00Z">
        <w:r w:rsidR="005E0A7B">
          <w:rPr>
            <w:b/>
            <w:color w:val="FF0000"/>
          </w:rPr>
          <w:t xml:space="preserve">[A: please can you clarify? I assume that the </w:t>
        </w:r>
        <w:r w:rsidR="005E0A7B">
          <w:rPr>
            <w:b/>
            <w:color w:val="FF0000"/>
          </w:rPr>
          <w:lastRenderedPageBreak/>
          <w:t>highlighted numbers are all temperature increases, but in case not, please can you specify the direction of the anomalies?]</w:t>
        </w:r>
      </w:ins>
      <w:commentRangeEnd w:id="42"/>
      <w:r w:rsidR="002B07A6">
        <w:rPr>
          <w:rStyle w:val="CommentReference"/>
          <w:rFonts w:asciiTheme="minorHAnsi" w:hAnsiTheme="minorHAnsi" w:cstheme="minorBidi"/>
          <w:lang w:eastAsia="en-US"/>
        </w:rPr>
        <w:commentReference w:id="42"/>
      </w:r>
    </w:p>
    <w:p w14:paraId="7003C71E" w14:textId="77777777" w:rsidR="002E5F11" w:rsidRPr="00E85AFA" w:rsidRDefault="002E5F11" w:rsidP="002E5F11">
      <w:pPr>
        <w:spacing w:line="480" w:lineRule="auto"/>
        <w:jc w:val="both"/>
      </w:pPr>
    </w:p>
    <w:p w14:paraId="4984BF13" w14:textId="5F07FDDE" w:rsidR="0089187A" w:rsidRDefault="00AD4FF6" w:rsidP="002E5F11">
      <w:pPr>
        <w:spacing w:line="480" w:lineRule="auto"/>
        <w:jc w:val="both"/>
      </w:pPr>
      <w:r w:rsidRPr="00E85AFA">
        <w:rPr>
          <w:color w:val="000000" w:themeColor="text1"/>
        </w:rPr>
        <w:t xml:space="preserve">We analysed the association of monthly injury death rates with </w:t>
      </w:r>
      <w:commentRangeStart w:id="44"/>
      <w:r w:rsidRPr="00E85AFA">
        <w:rPr>
          <w:color w:val="000000" w:themeColor="text1"/>
        </w:rPr>
        <w:t>anomalous temperature</w:t>
      </w:r>
      <w:commentRangeEnd w:id="44"/>
      <w:r w:rsidR="00A458A2">
        <w:rPr>
          <w:rStyle w:val="CommentReference"/>
          <w:rFonts w:asciiTheme="minorHAnsi" w:hAnsiTheme="minorHAnsi" w:cstheme="minorBidi"/>
          <w:lang w:eastAsia="en-US"/>
        </w:rPr>
        <w:commentReference w:id="44"/>
      </w:r>
      <w:r w:rsidRPr="00E85AFA">
        <w:rPr>
          <w:color w:val="000000" w:themeColor="text1"/>
        </w:rPr>
        <w:t xml:space="preserve"> using a Bayesian </w:t>
      </w:r>
      <w:proofErr w:type="spellStart"/>
      <w:r w:rsidRPr="00E85AFA">
        <w:rPr>
          <w:color w:val="000000" w:themeColor="text1"/>
        </w:rPr>
        <w:t>spatio</w:t>
      </w:r>
      <w:proofErr w:type="spellEnd"/>
      <w:r w:rsidRPr="00E85AFA">
        <w:rPr>
          <w:color w:val="000000" w:themeColor="text1"/>
        </w:rPr>
        <w:t>-temporal model</w:t>
      </w:r>
      <w:r w:rsidR="00367BD4" w:rsidRPr="00E85AFA">
        <w:rPr>
          <w:color w:val="000000" w:themeColor="text1"/>
        </w:rPr>
        <w:t>, described in detail in Methods</w:t>
      </w:r>
      <w:r w:rsidRPr="00E85AFA">
        <w:rPr>
          <w:color w:val="000000" w:themeColor="text1"/>
        </w:rPr>
        <w:t xml:space="preserve">. We used the resultant risk estimates and the age-sex-specific death rates from each injury </w:t>
      </w:r>
      <w:bookmarkStart w:id="45" w:name="_GoBack"/>
      <w:r w:rsidRPr="00E85AFA">
        <w:rPr>
          <w:color w:val="000000" w:themeColor="text1"/>
        </w:rPr>
        <w:t>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73023B">
        <w:rPr>
          <w:color w:val="000000" w:themeColor="text1"/>
        </w:rPr>
        <w:t xml:space="preserve"> We present additional results, based on a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Deaths from drowning, transport, assault and suicide would increase, partly offs</w:t>
      </w:r>
      <w:bookmarkEnd w:id="45"/>
      <w:r w:rsidRPr="00E85AFA">
        <w:t xml:space="preserve">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69ECD5AF" w:rsidR="007433BB" w:rsidRPr="00E85AFA" w:rsidRDefault="007433BB" w:rsidP="002E5F11">
      <w:pPr>
        <w:spacing w:line="480" w:lineRule="auto"/>
        <w:jc w:val="both"/>
      </w:pPr>
      <w:r w:rsidRPr="00E85AFA">
        <w:lastRenderedPageBreak/>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p>
    <w:p w14:paraId="052EE3E9" w14:textId="76A4E8F1" w:rsidR="00370E83" w:rsidRPr="00E85AFA" w:rsidRDefault="00370E83" w:rsidP="00370E83">
      <w:pPr>
        <w:spacing w:line="480" w:lineRule="auto"/>
        <w:jc w:val="both"/>
        <w:rPr>
          <w:color w:val="000000" w:themeColor="text1"/>
        </w:rPr>
      </w:pPr>
    </w:p>
    <w:p w14:paraId="184DC918" w14:textId="00505307"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w:t>
      </w:r>
      <w:ins w:id="46" w:author="Jennifer Sargent" w:date="2019-11-16T16:35:00Z">
        <w:r w:rsidR="00036B5B">
          <w:t xml:space="preserve"> </w:t>
        </w:r>
        <w:commentRangeStart w:id="47"/>
        <w:r w:rsidR="00036B5B">
          <w:rPr>
            <w:b/>
            <w:color w:val="FF0000"/>
          </w:rPr>
          <w:t>[A: only for men or for women in natural water too?]</w:t>
        </w:r>
      </w:ins>
      <w:commentRangeEnd w:id="47"/>
      <w:r w:rsidR="002A415F">
        <w:rPr>
          <w:rStyle w:val="CommentReference"/>
          <w:rFonts w:asciiTheme="minorHAnsi" w:hAnsiTheme="minorHAnsi" w:cstheme="minorBidi"/>
          <w:lang w:eastAsia="en-US"/>
        </w:rPr>
        <w:commentReference w:id="47"/>
      </w:r>
      <w:r w:rsidRPr="00E85AFA">
        <w:t>.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35E18D8D"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13</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ins w:id="48" w:author="Jennifer Sargent" w:date="2019-11-16T16:36:00Z">
        <w:r w:rsidR="00036B5B">
          <w:t xml:space="preserve">could </w:t>
        </w:r>
      </w:ins>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rPr>
          <w:ins w:id="49" w:author="Jennifer Sargent" w:date="2019-11-16T16:41:00Z"/>
        </w:rPr>
      </w:pPr>
      <w:r w:rsidRPr="00E85AFA">
        <w:lastRenderedPageBreak/>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rPr>
          <w:ins w:id="50" w:author="Jennifer Sargent" w:date="2019-11-16T16:42:00Z"/>
        </w:rPr>
      </w:pPr>
    </w:p>
    <w:p w14:paraId="04E49F9C" w14:textId="0D537CC0" w:rsidR="00036B5B" w:rsidRPr="00036B5B" w:rsidRDefault="00036B5B" w:rsidP="00F82744">
      <w:pPr>
        <w:spacing w:line="480" w:lineRule="auto"/>
        <w:jc w:val="both"/>
        <w:rPr>
          <w:ins w:id="51" w:author="Jennifer Sargent" w:date="2019-11-16T16:41:00Z"/>
          <w:b/>
          <w:color w:val="FF0000"/>
          <w:rPrChange w:id="52" w:author="Jennifer Sargent" w:date="2019-11-16T16:42:00Z">
            <w:rPr>
              <w:ins w:id="53" w:author="Jennifer Sargent" w:date="2019-11-16T16:41:00Z"/>
            </w:rPr>
          </w:rPrChange>
        </w:rPr>
      </w:pPr>
      <w:ins w:id="54" w:author="Jennifer Sargent" w:date="2019-11-16T16:42:00Z">
        <w:r>
          <w:rPr>
            <w:b/>
            <w:color w:val="FF0000"/>
          </w:rPr>
          <w:t>[</w:t>
        </w:r>
        <w:commentRangeStart w:id="55"/>
        <w:r>
          <w:rPr>
            <w:b/>
            <w:color w:val="FF0000"/>
          </w:rPr>
          <w:t>A: the text below has been moved from the Methods. We would prefer strengths and limitations be included in the main text. You may move this to a more appropriate place within the main text if you wish.</w:t>
        </w:r>
      </w:ins>
      <w:ins w:id="56" w:author="Jennifer Sargent" w:date="2019-11-16T16:43:00Z">
        <w:r>
          <w:rPr>
            <w:b/>
            <w:color w:val="FF0000"/>
          </w:rPr>
          <w:t xml:space="preserve"> I’m not concerned about additional length at this stage.</w:t>
        </w:r>
      </w:ins>
      <w:ins w:id="57" w:author="Jennifer Sargent" w:date="2019-11-16T16:42:00Z">
        <w:r>
          <w:rPr>
            <w:b/>
            <w:color w:val="FF0000"/>
          </w:rPr>
          <w:t>]</w:t>
        </w:r>
      </w:ins>
      <w:commentRangeEnd w:id="55"/>
      <w:r w:rsidR="002A415F">
        <w:rPr>
          <w:rStyle w:val="CommentReference"/>
          <w:rFonts w:asciiTheme="minorHAnsi" w:hAnsiTheme="minorHAnsi" w:cstheme="minorBidi"/>
          <w:lang w:eastAsia="en-US"/>
        </w:rPr>
        <w:commentReference w:id="55"/>
      </w:r>
    </w:p>
    <w:p w14:paraId="494B8615" w14:textId="77777777" w:rsidR="00036B5B" w:rsidRPr="00853C6B" w:rsidRDefault="00036B5B" w:rsidP="00036B5B">
      <w:pPr>
        <w:spacing w:line="480" w:lineRule="auto"/>
        <w:jc w:val="both"/>
        <w:rPr>
          <w:ins w:id="58" w:author="Jennifer Sargent" w:date="2019-11-16T16:41:00Z"/>
        </w:rPr>
      </w:pPr>
      <w:ins w:id="59" w:author="Jennifer Sargent" w:date="2019-11-16T16:41:00Z">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(US vital statistics) and meteorology (ERA</w:t>
        </w:r>
        <w:r>
          <w:t>5</w:t>
        </w:r>
        <w:r w:rsidRPr="00E85AFA">
          <w:t xml:space="preserve">), and developed a bespoke Bayesian </w:t>
        </w:r>
        <w:proofErr w:type="spellStart"/>
        <w:r w:rsidRPr="00E85AFA">
          <w:t>spatio</w:t>
        </w:r>
        <w:proofErr w:type="spellEnd"/>
        <w:r w:rsidRPr="00E85AFA">
          <w:t xml:space="preserve">-temporal model. A limitation of our study is that, like all observation studies, we cannot rule out confounding of results due to other factors. As </w:t>
        </w:r>
        <w:r w:rsidRPr="00E85AFA">
          <w:lastRenderedPageBreak/>
          <w:t>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We analysed the associations between anomalous temperature and injury mortality at the state level because the small number of events and computational demands made county-level analyses unfeasible. Analyses at finer 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can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ins>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0225A95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13.</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79DF17B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14.</w:t>
      </w:r>
      <w:r w:rsidRPr="00DE2407">
        <w:rPr>
          <w:noProof/>
          <w:lang w:val="en-US"/>
        </w:rPr>
        <w:tab/>
        <w:t xml:space="preserve">Parks, R. M., Bennett, J. E., Foreman, K. J., Toumi, R. &amp; Ezzati, M. National and regional seasonal dynamics of all-cause and cause-specific mortality in the USA from 1980 to 2016. </w:t>
      </w:r>
      <w:r w:rsidRPr="00DE2407">
        <w:rPr>
          <w:i/>
          <w:iCs/>
          <w:noProof/>
          <w:lang w:val="en-US"/>
        </w:rPr>
        <w:t>Elife</w:t>
      </w:r>
      <w:r w:rsidRPr="00DE2407">
        <w:rPr>
          <w:noProof/>
          <w:lang w:val="en-US"/>
        </w:rPr>
        <w:t xml:space="preserve"> </w:t>
      </w:r>
      <w:r w:rsidRPr="00DE2407">
        <w:rPr>
          <w:b/>
          <w:bCs/>
          <w:noProof/>
          <w:lang w:val="en-US"/>
        </w:rPr>
        <w:t>7</w:t>
      </w:r>
      <w:r w:rsidRPr="00DE2407">
        <w:rPr>
          <w:noProof/>
          <w:lang w:val="en-US"/>
        </w:rPr>
        <w:t>, (2018).</w:t>
      </w:r>
    </w:p>
    <w:p w14:paraId="7E9CE95F"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15.</w:t>
      </w:r>
      <w:r w:rsidRPr="00DE2407">
        <w:rPr>
          <w:noProof/>
          <w:lang w:val="en-US"/>
        </w:rPr>
        <w:tab/>
        <w:t xml:space="preserve">Rau, R. Seasonality in human mortality. A demographic approach. </w:t>
      </w:r>
      <w:r w:rsidRPr="00DE2407">
        <w:rPr>
          <w:i/>
          <w:iCs/>
          <w:noProof/>
          <w:lang w:val="en-US"/>
        </w:rPr>
        <w:t>Wirtschafts- und Sozialwissenschaftlichen Fak.</w:t>
      </w:r>
      <w:r w:rsidRPr="00DE2407">
        <w:rPr>
          <w:noProof/>
          <w:lang w:val="en-US"/>
        </w:rPr>
        <w:t xml:space="preserve"> </w:t>
      </w:r>
      <w:r w:rsidRPr="00DE2407">
        <w:rPr>
          <w:b/>
          <w:bCs/>
          <w:noProof/>
          <w:lang w:val="en-US"/>
        </w:rPr>
        <w:t>PhD</w:t>
      </w:r>
      <w:r w:rsidRPr="00DE2407">
        <w:rPr>
          <w:noProof/>
          <w:lang w:val="en-US"/>
        </w:rPr>
        <w:t>, 361 (2004).</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w:t>
      </w:r>
      <w:proofErr w:type="spellStart"/>
      <w:r w:rsidRPr="00E85AFA">
        <w:rPr>
          <w:rStyle w:val="apple-style-span"/>
          <w:color w:val="000000" w:themeColor="text1"/>
        </w:rPr>
        <w:t>Center</w:t>
      </w:r>
      <w:proofErr w:type="spellEnd"/>
      <w:r w:rsidRPr="00E85AFA">
        <w:rPr>
          <w:rStyle w:val="apple-style-span"/>
          <w:color w:val="000000" w:themeColor="text1"/>
        </w:rPr>
        <w:t xml:space="preserve"> for Health Statistics (NCHS) (</w:t>
      </w:r>
      <w:hyperlink r:id="rId11"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2" w:history="1">
        <w:r w:rsidRPr="00E85AFA">
          <w:rPr>
            <w:rStyle w:val="Hyperlink"/>
          </w:rPr>
          <w:t>https://www.cdc.gov/nchs/nvss/bridged_race.htm</w:t>
        </w:r>
      </w:hyperlink>
      <w:r w:rsidRPr="00E85AFA">
        <w:rPr>
          <w:color w:val="000000" w:themeColor="text1"/>
        </w:rPr>
        <w:t>) and from the US Census Bureau prior to 1990 (</w:t>
      </w:r>
      <w:hyperlink r:id="rId13"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4A3B0CEE"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6FE4391"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r w:rsidR="0018209F" w:rsidRPr="00E1512E">
        <w:t>Extended Data Figure 1</w:t>
      </w:r>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w:t>
      </w:r>
      <w:proofErr w:type="spellStart"/>
      <w:r w:rsidRPr="00E85AFA">
        <w:rPr>
          <w:color w:val="000000" w:themeColor="text1"/>
        </w:rPr>
        <w:t>spatio</w:t>
      </w:r>
      <w:proofErr w:type="spellEnd"/>
      <w:r w:rsidRPr="00E85AFA">
        <w:rPr>
          <w:color w:val="000000" w:themeColor="text1"/>
        </w:rPr>
        <w:t>-temporal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8C222B"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8C222B"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038DDD7D"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14</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 xml:space="preserve">the </w:t>
      </w:r>
      <w:proofErr w:type="spellStart"/>
      <w:r w:rsidR="00DB7278">
        <w:t>Besag</w:t>
      </w:r>
      <w:proofErr w:type="spellEnd"/>
      <w:r w:rsidR="00DB7278">
        <w:t>,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w:t>
      </w:r>
      <w:proofErr w:type="spellStart"/>
      <w:r w:rsidR="00EA3B93">
        <w:t>identifiability</w:t>
      </w:r>
      <w:proofErr w:type="spellEnd"/>
      <w:r w:rsidR="00EA3B93">
        <w:t xml:space="preserve">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spellStart"/>
      <w:r w:rsidR="003B5C48" w:rsidRPr="003B5C48">
        <w:t>logGamma</w:t>
      </w:r>
      <w:proofErr w:type="spellEnd"/>
      <w:r w:rsidR="003B5C48" w:rsidRPr="003B5C48">
        <w:t>(</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33E86F5E"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31862B1D"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Extended Data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28C27E1A"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r w:rsidR="00525FAD">
        <w:t>Extended Data</w:t>
      </w:r>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72757A6B"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w:t>
      </w:r>
      <w:ins w:id="60" w:author="Ezzati, Majid" w:date="2019-11-16T20:18:00Z">
        <w:r w:rsidR="002A415F">
          <w:t xml:space="preserve"> We tested three different measures for this sensitivity analysis: (i) </w:t>
        </w:r>
      </w:ins>
      <w:moveToRangeStart w:id="61" w:author="Ezzati, Majid" w:date="2019-11-16T20:19:00Z" w:name="move24827982"/>
      <w:moveTo w:id="62" w:author="Ezzati, Majid" w:date="2019-11-16T20:19:00Z">
        <w:r w:rsidR="002A415F" w:rsidRPr="00A361FE">
          <w:rPr>
            <w:color w:val="000000" w:themeColor="text1"/>
            <w:highlight w:val="yellow"/>
          </w:rPr>
          <w:t>temperature anomaly calculated based on</w:t>
        </w:r>
        <w:r w:rsidR="002A415F" w:rsidRPr="00A361FE" w:rsidDel="00F36612">
          <w:rPr>
            <w:color w:val="000000" w:themeColor="text1"/>
            <w:highlight w:val="yellow"/>
          </w:rPr>
          <w:t xml:space="preserve"> </w:t>
        </w:r>
        <w:r w:rsidR="002A415F" w:rsidRPr="00A361FE">
          <w:rPr>
            <w:color w:val="000000" w:themeColor="text1"/>
            <w:highlight w:val="yellow"/>
          </w:rPr>
          <w:t>90</w:t>
        </w:r>
        <w:r w:rsidR="002A415F" w:rsidRPr="00A361FE">
          <w:rPr>
            <w:color w:val="000000" w:themeColor="text1"/>
            <w:highlight w:val="yellow"/>
            <w:vertAlign w:val="superscript"/>
          </w:rPr>
          <w:t>th</w:t>
        </w:r>
        <w:r w:rsidR="002A415F" w:rsidRPr="00A361FE">
          <w:rPr>
            <w:color w:val="000000" w:themeColor="text1"/>
            <w:highlight w:val="yellow"/>
          </w:rPr>
          <w:t xml:space="preserve"> percentile (°C) of daily mean temperatures within a month, compared to the average of 90</w:t>
        </w:r>
        <w:r w:rsidR="002A415F" w:rsidRPr="00A361FE">
          <w:rPr>
            <w:color w:val="000000" w:themeColor="text1"/>
            <w:highlight w:val="yellow"/>
            <w:vertAlign w:val="superscript"/>
          </w:rPr>
          <w:t>th</w:t>
        </w:r>
        <w:r w:rsidR="002A415F" w:rsidRPr="00A361FE">
          <w:rPr>
            <w:color w:val="000000" w:themeColor="text1"/>
            <w:highlight w:val="yellow"/>
          </w:rPr>
          <w:t xml:space="preserve"> percentiles for each state and month</w:t>
        </w:r>
      </w:moveTo>
      <w:moveToRangeEnd w:id="61"/>
      <w:ins w:id="63" w:author="Ezzati, Majid" w:date="2019-11-16T20:19:00Z">
        <w:r w:rsidR="002A415F">
          <w:rPr>
            <w:color w:val="000000" w:themeColor="text1"/>
          </w:rPr>
          <w:t xml:space="preserve">; (ii) </w:t>
        </w:r>
      </w:ins>
      <w:moveToRangeStart w:id="64" w:author="Ezzati, Majid" w:date="2019-11-16T20:19:00Z" w:name="move24827992"/>
      <w:moveTo w:id="65" w:author="Ezzati, Majid" w:date="2019-11-16T20:19:00Z">
        <w:r w:rsidR="002A415F" w:rsidRPr="00156A65">
          <w:rPr>
            <w:highlight w:val="yellow"/>
          </w:rPr>
          <w:t>number of days in a month above the long-term 90</w:t>
        </w:r>
        <w:r w:rsidR="002A415F" w:rsidRPr="00156A65">
          <w:rPr>
            <w:highlight w:val="yellow"/>
            <w:vertAlign w:val="superscript"/>
          </w:rPr>
          <w:t>th</w:t>
        </w:r>
        <w:r w:rsidR="002A415F" w:rsidRPr="00156A65">
          <w:rPr>
            <w:highlight w:val="yellow"/>
          </w:rPr>
          <w:t xml:space="preserve"> percentile of average temperature </w:t>
        </w:r>
        <w:r w:rsidR="002A415F" w:rsidRPr="00156A65">
          <w:rPr>
            <w:color w:val="000000" w:themeColor="text1"/>
            <w:highlight w:val="yellow"/>
          </w:rPr>
          <w:t>for each state and month</w:t>
        </w:r>
        <w:r w:rsidR="002A415F" w:rsidRPr="00156A65">
          <w:rPr>
            <w:highlight w:val="yellow"/>
          </w:rPr>
          <w:t xml:space="preserve"> (adjusted for length of month)</w:t>
        </w:r>
      </w:moveTo>
      <w:moveToRangeEnd w:id="64"/>
      <w:ins w:id="66" w:author="Ezzati, Majid" w:date="2019-11-16T20:19:00Z">
        <w:r w:rsidR="002A415F">
          <w:t xml:space="preserve">; and (iii) </w:t>
        </w:r>
        <w:r w:rsidR="002A415F" w:rsidRPr="004827F7">
          <w:rPr>
            <w:highlight w:val="yellow"/>
          </w:rPr>
          <w:t>number of 3+ day episodes above the long-term 90</w:t>
        </w:r>
        <w:r w:rsidR="002A415F" w:rsidRPr="004827F7">
          <w:rPr>
            <w:highlight w:val="yellow"/>
            <w:vertAlign w:val="superscript"/>
          </w:rPr>
          <w:t>th</w:t>
        </w:r>
        <w:r w:rsidR="002A415F" w:rsidRPr="004827F7">
          <w:rPr>
            <w:highlight w:val="yellow"/>
          </w:rPr>
          <w:t xml:space="preserve"> percentile of average temperature </w:t>
        </w:r>
        <w:r w:rsidR="002A415F" w:rsidRPr="004827F7">
          <w:rPr>
            <w:color w:val="000000" w:themeColor="text1"/>
            <w:highlight w:val="yellow"/>
          </w:rPr>
          <w:t>for each state and month</w:t>
        </w:r>
        <w:r w:rsidR="002A415F" w:rsidRPr="004827F7">
          <w:rPr>
            <w:highlight w:val="yellow"/>
          </w:rPr>
          <w:t xml:space="preserve"> (adjusted for length of month)</w:t>
        </w:r>
        <w:r w:rsidR="002A415F">
          <w:t>.</w:t>
        </w:r>
      </w:ins>
      <w:r w:rsidR="003D1FD6" w:rsidRPr="00E85AFA">
        <w:t xml:space="preserve"> The</w:t>
      </w:r>
      <w:ins w:id="67" w:author="Ezzati, Majid" w:date="2019-11-16T20:17:00Z">
        <w:r w:rsidR="002A415F">
          <w:t>se</w:t>
        </w:r>
      </w:ins>
      <w:r w:rsidR="003D1FD6" w:rsidRPr="00E85AFA">
        <w:t xml:space="preserv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del w:id="68" w:author="Ezzati, Majid" w:date="2019-11-16T20:30:00Z">
        <w:r w:rsidR="003D1FD6" w:rsidRPr="00E85AFA" w:rsidDel="00296C99">
          <w:delText>:</w:delText>
        </w:r>
      </w:del>
      <w:ins w:id="69" w:author="Ezzati, Majid" w:date="2019-11-16T20:30:00Z">
        <w:r w:rsidR="00296C99">
          <w:t>.</w:t>
        </w:r>
      </w:ins>
    </w:p>
    <w:p w14:paraId="59525C92" w14:textId="01E4AF57"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70" w:author="Jennifer Sargent" w:date="2019-11-16T16:40:00Z">
            <w:rPr>
              <w:rFonts w:ascii="Times New Roman" w:hAnsi="Times New Roman"/>
              <w:i/>
              <w:color w:val="000000" w:themeColor="text1"/>
              <w:sz w:val="24"/>
            </w:rPr>
          </w:rPrChange>
        </w:rPr>
      </w:pPr>
      <w:moveFromRangeStart w:id="71" w:author="Ezzati, Majid" w:date="2019-11-16T20:19:00Z" w:name="move24827982"/>
      <w:moveFrom w:id="72" w:author="Ezzati, Majid" w:date="2019-11-16T20:19:00Z">
        <w:r w:rsidRPr="00036B5B" w:rsidDel="002A415F">
          <w:rPr>
            <w:rFonts w:ascii="Times New Roman" w:hAnsi="Times New Roman"/>
            <w:color w:val="000000" w:themeColor="text1"/>
            <w:sz w:val="24"/>
            <w:highlight w:val="yellow"/>
            <w:rPrChange w:id="73" w:author="Jennifer Sargent" w:date="2019-11-16T16:40:00Z">
              <w:rPr>
                <w:rFonts w:ascii="Times New Roman" w:hAnsi="Times New Roman"/>
                <w:color w:val="000000" w:themeColor="text1"/>
                <w:sz w:val="24"/>
              </w:rPr>
            </w:rPrChange>
          </w:rPr>
          <w:t>temperature anomaly calculated based on 90</w:t>
        </w:r>
        <w:r w:rsidRPr="00036B5B" w:rsidDel="002A415F">
          <w:rPr>
            <w:rFonts w:ascii="Times New Roman" w:hAnsi="Times New Roman"/>
            <w:color w:val="000000" w:themeColor="text1"/>
            <w:sz w:val="24"/>
            <w:highlight w:val="yellow"/>
            <w:vertAlign w:val="superscript"/>
            <w:rPrChange w:id="74" w:author="Jennifer Sargent" w:date="2019-11-16T16:40:00Z">
              <w:rPr>
                <w:rFonts w:ascii="Times New Roman" w:hAnsi="Times New Roman"/>
                <w:color w:val="000000" w:themeColor="text1"/>
                <w:sz w:val="24"/>
                <w:vertAlign w:val="superscript"/>
              </w:rPr>
            </w:rPrChange>
          </w:rPr>
          <w:t>th</w:t>
        </w:r>
        <w:r w:rsidRPr="00036B5B" w:rsidDel="002A415F">
          <w:rPr>
            <w:rFonts w:ascii="Times New Roman" w:hAnsi="Times New Roman"/>
            <w:color w:val="000000" w:themeColor="text1"/>
            <w:sz w:val="24"/>
            <w:highlight w:val="yellow"/>
            <w:rPrChange w:id="75" w:author="Jennifer Sargent" w:date="2019-11-16T16:40:00Z">
              <w:rPr>
                <w:rFonts w:ascii="Times New Roman" w:hAnsi="Times New Roman"/>
                <w:color w:val="000000" w:themeColor="text1"/>
                <w:sz w:val="24"/>
              </w:rPr>
            </w:rPrChange>
          </w:rPr>
          <w:t xml:space="preserve"> percentile (°C) of daily mean temperatures within a month, compared to </w:t>
        </w:r>
        <w:r w:rsidR="00700308" w:rsidRPr="00036B5B" w:rsidDel="002A415F">
          <w:rPr>
            <w:rFonts w:ascii="Times New Roman" w:hAnsi="Times New Roman"/>
            <w:color w:val="000000" w:themeColor="text1"/>
            <w:sz w:val="24"/>
            <w:szCs w:val="24"/>
            <w:highlight w:val="yellow"/>
            <w:rPrChange w:id="76" w:author="Jennifer Sargent" w:date="2019-11-16T16:40:00Z">
              <w:rPr>
                <w:rFonts w:ascii="Times New Roman" w:hAnsi="Times New Roman"/>
                <w:color w:val="000000" w:themeColor="text1"/>
                <w:sz w:val="24"/>
                <w:szCs w:val="24"/>
              </w:rPr>
            </w:rPrChange>
          </w:rPr>
          <w:t xml:space="preserve">the </w:t>
        </w:r>
        <w:r w:rsidR="003E25A6" w:rsidRPr="00036B5B" w:rsidDel="002A415F">
          <w:rPr>
            <w:rFonts w:ascii="Times New Roman" w:hAnsi="Times New Roman"/>
            <w:color w:val="000000" w:themeColor="text1"/>
            <w:sz w:val="24"/>
            <w:szCs w:val="24"/>
            <w:highlight w:val="yellow"/>
            <w:rPrChange w:id="77" w:author="Jennifer Sargent" w:date="2019-11-16T16:40:00Z">
              <w:rPr>
                <w:rFonts w:ascii="Times New Roman" w:hAnsi="Times New Roman"/>
                <w:color w:val="000000" w:themeColor="text1"/>
                <w:sz w:val="24"/>
                <w:szCs w:val="24"/>
              </w:rPr>
            </w:rPrChange>
          </w:rPr>
          <w:t>average</w:t>
        </w:r>
        <w:r w:rsidR="003E25A6" w:rsidRPr="00036B5B" w:rsidDel="002A415F">
          <w:rPr>
            <w:rFonts w:ascii="Times New Roman" w:hAnsi="Times New Roman"/>
            <w:color w:val="000000" w:themeColor="text1"/>
            <w:sz w:val="24"/>
            <w:highlight w:val="yellow"/>
            <w:rPrChange w:id="78" w:author="Jennifer Sargent" w:date="2019-11-16T16:40:00Z">
              <w:rPr>
                <w:rFonts w:ascii="Times New Roman" w:hAnsi="Times New Roman"/>
                <w:color w:val="000000" w:themeColor="text1"/>
                <w:sz w:val="24"/>
              </w:rPr>
            </w:rPrChange>
          </w:rPr>
          <w:t xml:space="preserve"> of</w:t>
        </w:r>
        <w:r w:rsidRPr="00036B5B" w:rsidDel="002A415F">
          <w:rPr>
            <w:rFonts w:ascii="Times New Roman" w:hAnsi="Times New Roman"/>
            <w:color w:val="000000" w:themeColor="text1"/>
            <w:sz w:val="24"/>
            <w:highlight w:val="yellow"/>
            <w:rPrChange w:id="79" w:author="Jennifer Sargent" w:date="2019-11-16T16:40:00Z">
              <w:rPr>
                <w:rFonts w:ascii="Times New Roman" w:hAnsi="Times New Roman"/>
                <w:color w:val="000000" w:themeColor="text1"/>
                <w:sz w:val="24"/>
              </w:rPr>
            </w:rPrChange>
          </w:rPr>
          <w:t xml:space="preserve"> 90</w:t>
        </w:r>
        <w:r w:rsidRPr="00036B5B" w:rsidDel="002A415F">
          <w:rPr>
            <w:rFonts w:ascii="Times New Roman" w:hAnsi="Times New Roman"/>
            <w:color w:val="000000" w:themeColor="text1"/>
            <w:sz w:val="24"/>
            <w:highlight w:val="yellow"/>
            <w:vertAlign w:val="superscript"/>
            <w:rPrChange w:id="80" w:author="Jennifer Sargent" w:date="2019-11-16T16:40:00Z">
              <w:rPr>
                <w:rFonts w:ascii="Times New Roman" w:hAnsi="Times New Roman"/>
                <w:color w:val="000000" w:themeColor="text1"/>
                <w:sz w:val="24"/>
                <w:vertAlign w:val="superscript"/>
              </w:rPr>
            </w:rPrChange>
          </w:rPr>
          <w:t>th</w:t>
        </w:r>
        <w:r w:rsidRPr="00036B5B" w:rsidDel="002A415F">
          <w:rPr>
            <w:rFonts w:ascii="Times New Roman" w:hAnsi="Times New Roman"/>
            <w:color w:val="000000" w:themeColor="text1"/>
            <w:sz w:val="24"/>
            <w:highlight w:val="yellow"/>
            <w:rPrChange w:id="81" w:author="Jennifer Sargent" w:date="2019-11-16T16:40:00Z">
              <w:rPr>
                <w:rFonts w:ascii="Times New Roman" w:hAnsi="Times New Roman"/>
                <w:color w:val="000000" w:themeColor="text1"/>
                <w:sz w:val="24"/>
              </w:rPr>
            </w:rPrChange>
          </w:rPr>
          <w:t xml:space="preserve"> </w:t>
        </w:r>
        <w:r w:rsidRPr="00036B5B" w:rsidDel="002A415F">
          <w:rPr>
            <w:rFonts w:ascii="Times New Roman" w:hAnsi="Times New Roman"/>
            <w:color w:val="000000" w:themeColor="text1"/>
            <w:sz w:val="24"/>
            <w:szCs w:val="24"/>
            <w:highlight w:val="yellow"/>
            <w:rPrChange w:id="82" w:author="Jennifer Sargent" w:date="2019-11-16T16:40:00Z">
              <w:rPr>
                <w:rFonts w:ascii="Times New Roman" w:hAnsi="Times New Roman"/>
                <w:color w:val="000000" w:themeColor="text1"/>
                <w:sz w:val="24"/>
                <w:szCs w:val="24"/>
              </w:rPr>
            </w:rPrChange>
          </w:rPr>
          <w:t>percentile</w:t>
        </w:r>
        <w:r w:rsidR="003E25A6" w:rsidRPr="00036B5B" w:rsidDel="002A415F">
          <w:rPr>
            <w:rFonts w:ascii="Times New Roman" w:hAnsi="Times New Roman"/>
            <w:color w:val="000000" w:themeColor="text1"/>
            <w:sz w:val="24"/>
            <w:szCs w:val="24"/>
            <w:highlight w:val="yellow"/>
            <w:rPrChange w:id="83" w:author="Jennifer Sargent" w:date="2019-11-16T16:40:00Z">
              <w:rPr>
                <w:rFonts w:ascii="Times New Roman" w:hAnsi="Times New Roman"/>
                <w:color w:val="000000" w:themeColor="text1"/>
                <w:sz w:val="24"/>
                <w:szCs w:val="24"/>
              </w:rPr>
            </w:rPrChange>
          </w:rPr>
          <w:t>s</w:t>
        </w:r>
        <w:r w:rsidRPr="00036B5B" w:rsidDel="002A415F">
          <w:rPr>
            <w:rFonts w:ascii="Times New Roman" w:hAnsi="Times New Roman"/>
            <w:color w:val="000000" w:themeColor="text1"/>
            <w:sz w:val="24"/>
            <w:highlight w:val="yellow"/>
            <w:rPrChange w:id="84" w:author="Jennifer Sargent" w:date="2019-11-16T16:40:00Z">
              <w:rPr>
                <w:rFonts w:ascii="Times New Roman" w:hAnsi="Times New Roman"/>
                <w:color w:val="000000" w:themeColor="text1"/>
                <w:sz w:val="24"/>
              </w:rPr>
            </w:rPrChange>
          </w:rPr>
          <w:t xml:space="preserve"> for each state and month </w:t>
        </w:r>
      </w:moveFrom>
      <w:moveFromRangeEnd w:id="71"/>
    </w:p>
    <w:p w14:paraId="47B624EE" w14:textId="4C759CF6"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85" w:author="Jennifer Sargent" w:date="2019-11-16T16:40:00Z">
            <w:rPr>
              <w:rFonts w:ascii="Times New Roman" w:hAnsi="Times New Roman"/>
              <w:i/>
              <w:color w:val="000000" w:themeColor="text1"/>
              <w:sz w:val="24"/>
            </w:rPr>
          </w:rPrChange>
        </w:rPr>
      </w:pPr>
      <w:moveFromRangeStart w:id="86" w:author="Ezzati, Majid" w:date="2019-11-16T20:19:00Z" w:name="move24827992"/>
      <w:moveFrom w:id="87" w:author="Ezzati, Majid" w:date="2019-11-16T20:19:00Z">
        <w:r w:rsidRPr="00036B5B" w:rsidDel="002A415F">
          <w:rPr>
            <w:rFonts w:ascii="Times New Roman" w:hAnsi="Times New Roman"/>
            <w:sz w:val="24"/>
            <w:highlight w:val="yellow"/>
            <w:rPrChange w:id="88" w:author="Jennifer Sargent" w:date="2019-11-16T16:40:00Z">
              <w:rPr>
                <w:rFonts w:ascii="Times New Roman" w:hAnsi="Times New Roman"/>
                <w:sz w:val="24"/>
              </w:rPr>
            </w:rPrChange>
          </w:rPr>
          <w:t>number of days in a month above the long-term 90</w:t>
        </w:r>
        <w:r w:rsidRPr="00036B5B" w:rsidDel="002A415F">
          <w:rPr>
            <w:rFonts w:ascii="Times New Roman" w:hAnsi="Times New Roman"/>
            <w:sz w:val="24"/>
            <w:highlight w:val="yellow"/>
            <w:vertAlign w:val="superscript"/>
            <w:rPrChange w:id="89" w:author="Jennifer Sargent" w:date="2019-11-16T16:40:00Z">
              <w:rPr>
                <w:rFonts w:ascii="Times New Roman" w:hAnsi="Times New Roman"/>
                <w:sz w:val="24"/>
                <w:vertAlign w:val="superscript"/>
              </w:rPr>
            </w:rPrChange>
          </w:rPr>
          <w:t>th</w:t>
        </w:r>
        <w:r w:rsidRPr="00036B5B" w:rsidDel="002A415F">
          <w:rPr>
            <w:rFonts w:ascii="Times New Roman" w:hAnsi="Times New Roman"/>
            <w:sz w:val="24"/>
            <w:highlight w:val="yellow"/>
            <w:rPrChange w:id="90" w:author="Jennifer Sargent" w:date="2019-11-16T16:40:00Z">
              <w:rPr>
                <w:rFonts w:ascii="Times New Roman" w:hAnsi="Times New Roman"/>
                <w:sz w:val="24"/>
              </w:rPr>
            </w:rPrChange>
          </w:rPr>
          <w:t xml:space="preserve"> percentile of </w:t>
        </w:r>
        <w:r w:rsidR="00144923" w:rsidRPr="00036B5B" w:rsidDel="002A415F">
          <w:rPr>
            <w:rFonts w:ascii="Times New Roman" w:hAnsi="Times New Roman"/>
            <w:sz w:val="24"/>
            <w:szCs w:val="24"/>
            <w:highlight w:val="yellow"/>
            <w:rPrChange w:id="91" w:author="Jennifer Sargent" w:date="2019-11-16T16:40:00Z">
              <w:rPr>
                <w:rFonts w:ascii="Times New Roman" w:hAnsi="Times New Roman"/>
                <w:sz w:val="24"/>
                <w:szCs w:val="24"/>
              </w:rPr>
            </w:rPrChange>
          </w:rPr>
          <w:t>average</w:t>
        </w:r>
        <w:r w:rsidRPr="00036B5B" w:rsidDel="002A415F">
          <w:rPr>
            <w:rFonts w:ascii="Times New Roman" w:hAnsi="Times New Roman"/>
            <w:sz w:val="24"/>
            <w:highlight w:val="yellow"/>
            <w:rPrChange w:id="92" w:author="Jennifer Sargent" w:date="2019-11-16T16:40:00Z">
              <w:rPr>
                <w:rFonts w:ascii="Times New Roman" w:hAnsi="Times New Roman"/>
                <w:sz w:val="24"/>
              </w:rPr>
            </w:rPrChange>
          </w:rPr>
          <w:t xml:space="preserve"> temperature </w:t>
        </w:r>
        <w:r w:rsidRPr="00036B5B" w:rsidDel="002A415F">
          <w:rPr>
            <w:rFonts w:ascii="Times New Roman" w:hAnsi="Times New Roman"/>
            <w:color w:val="000000" w:themeColor="text1"/>
            <w:sz w:val="24"/>
            <w:highlight w:val="yellow"/>
            <w:rPrChange w:id="93" w:author="Jennifer Sargent" w:date="2019-11-16T16:40:00Z">
              <w:rPr>
                <w:rFonts w:ascii="Times New Roman" w:hAnsi="Times New Roman"/>
                <w:color w:val="000000" w:themeColor="text1"/>
                <w:sz w:val="24"/>
              </w:rPr>
            </w:rPrChange>
          </w:rPr>
          <w:t>for each state and month</w:t>
        </w:r>
        <w:r w:rsidRPr="00036B5B" w:rsidDel="002A415F">
          <w:rPr>
            <w:rFonts w:ascii="Times New Roman" w:hAnsi="Times New Roman"/>
            <w:sz w:val="24"/>
            <w:highlight w:val="yellow"/>
            <w:rPrChange w:id="94" w:author="Jennifer Sargent" w:date="2019-11-16T16:40:00Z">
              <w:rPr>
                <w:rFonts w:ascii="Times New Roman" w:hAnsi="Times New Roman"/>
                <w:sz w:val="24"/>
              </w:rPr>
            </w:rPrChange>
          </w:rPr>
          <w:t xml:space="preserve"> (adjusted for length of month)</w:t>
        </w:r>
      </w:moveFrom>
      <w:moveFromRangeEnd w:id="86"/>
    </w:p>
    <w:p w14:paraId="31B39AC6" w14:textId="27419D6B" w:rsidR="003D1FD6" w:rsidRPr="00036B5B" w:rsidRDefault="003D1FD6" w:rsidP="003D1FD6">
      <w:pPr>
        <w:pStyle w:val="ListParagraph"/>
        <w:numPr>
          <w:ilvl w:val="1"/>
          <w:numId w:val="15"/>
        </w:numPr>
        <w:spacing w:after="0" w:line="480" w:lineRule="auto"/>
        <w:jc w:val="both"/>
        <w:rPr>
          <w:rFonts w:ascii="Times New Roman" w:hAnsi="Times New Roman"/>
          <w:i/>
          <w:color w:val="000000" w:themeColor="text1"/>
          <w:sz w:val="24"/>
          <w:highlight w:val="yellow"/>
          <w:rPrChange w:id="95" w:author="Jennifer Sargent" w:date="2019-11-16T16:40:00Z">
            <w:rPr>
              <w:rFonts w:ascii="Times New Roman" w:hAnsi="Times New Roman"/>
              <w:i/>
              <w:color w:val="000000" w:themeColor="text1"/>
              <w:sz w:val="24"/>
            </w:rPr>
          </w:rPrChange>
        </w:rPr>
      </w:pPr>
      <w:del w:id="96" w:author="Ezzati, Majid" w:date="2019-11-16T20:19:00Z">
        <w:r w:rsidRPr="00036B5B" w:rsidDel="002A415F">
          <w:rPr>
            <w:rFonts w:ascii="Times New Roman" w:hAnsi="Times New Roman"/>
            <w:sz w:val="24"/>
            <w:highlight w:val="yellow"/>
            <w:rPrChange w:id="97" w:author="Jennifer Sargent" w:date="2019-11-16T16:40:00Z">
              <w:rPr>
                <w:rFonts w:ascii="Times New Roman" w:hAnsi="Times New Roman"/>
                <w:sz w:val="24"/>
              </w:rPr>
            </w:rPrChange>
          </w:rPr>
          <w:lastRenderedPageBreak/>
          <w:delText>number of 3+ day episodes above the long-term 90</w:delText>
        </w:r>
        <w:r w:rsidRPr="00036B5B" w:rsidDel="002A415F">
          <w:rPr>
            <w:rFonts w:ascii="Times New Roman" w:hAnsi="Times New Roman"/>
            <w:sz w:val="24"/>
            <w:highlight w:val="yellow"/>
            <w:vertAlign w:val="superscript"/>
            <w:rPrChange w:id="98" w:author="Jennifer Sargent" w:date="2019-11-16T16:40:00Z">
              <w:rPr>
                <w:rFonts w:ascii="Times New Roman" w:hAnsi="Times New Roman"/>
                <w:sz w:val="24"/>
                <w:vertAlign w:val="superscript"/>
              </w:rPr>
            </w:rPrChange>
          </w:rPr>
          <w:delText>th</w:delText>
        </w:r>
        <w:r w:rsidRPr="00036B5B" w:rsidDel="002A415F">
          <w:rPr>
            <w:rFonts w:ascii="Times New Roman" w:hAnsi="Times New Roman"/>
            <w:sz w:val="24"/>
            <w:highlight w:val="yellow"/>
            <w:rPrChange w:id="99" w:author="Jennifer Sargent" w:date="2019-11-16T16:40:00Z">
              <w:rPr>
                <w:rFonts w:ascii="Times New Roman" w:hAnsi="Times New Roman"/>
                <w:sz w:val="24"/>
              </w:rPr>
            </w:rPrChange>
          </w:rPr>
          <w:delText xml:space="preserve"> percentile of </w:delText>
        </w:r>
        <w:r w:rsidR="00144923" w:rsidRPr="00036B5B" w:rsidDel="002A415F">
          <w:rPr>
            <w:rFonts w:ascii="Times New Roman" w:hAnsi="Times New Roman"/>
            <w:sz w:val="24"/>
            <w:szCs w:val="24"/>
            <w:highlight w:val="yellow"/>
            <w:rPrChange w:id="100" w:author="Jennifer Sargent" w:date="2019-11-16T16:40:00Z">
              <w:rPr>
                <w:rFonts w:ascii="Times New Roman" w:hAnsi="Times New Roman"/>
                <w:sz w:val="24"/>
                <w:szCs w:val="24"/>
              </w:rPr>
            </w:rPrChange>
          </w:rPr>
          <w:delText>average</w:delText>
        </w:r>
        <w:r w:rsidRPr="00036B5B" w:rsidDel="002A415F">
          <w:rPr>
            <w:rFonts w:ascii="Times New Roman" w:hAnsi="Times New Roman"/>
            <w:sz w:val="24"/>
            <w:highlight w:val="yellow"/>
            <w:rPrChange w:id="101" w:author="Jennifer Sargent" w:date="2019-11-16T16:40:00Z">
              <w:rPr>
                <w:rFonts w:ascii="Times New Roman" w:hAnsi="Times New Roman"/>
                <w:sz w:val="24"/>
              </w:rPr>
            </w:rPrChange>
          </w:rPr>
          <w:delText xml:space="preserve"> temperature </w:delText>
        </w:r>
        <w:r w:rsidRPr="00036B5B" w:rsidDel="002A415F">
          <w:rPr>
            <w:rFonts w:ascii="Times New Roman" w:hAnsi="Times New Roman"/>
            <w:color w:val="000000" w:themeColor="text1"/>
            <w:sz w:val="24"/>
            <w:highlight w:val="yellow"/>
            <w:rPrChange w:id="102" w:author="Jennifer Sargent" w:date="2019-11-16T16:40:00Z">
              <w:rPr>
                <w:rFonts w:ascii="Times New Roman" w:hAnsi="Times New Roman"/>
                <w:color w:val="000000" w:themeColor="text1"/>
                <w:sz w:val="24"/>
              </w:rPr>
            </w:rPrChange>
          </w:rPr>
          <w:delText>for each state and month</w:delText>
        </w:r>
        <w:r w:rsidRPr="00036B5B" w:rsidDel="002A415F">
          <w:rPr>
            <w:rFonts w:ascii="Times New Roman" w:hAnsi="Times New Roman"/>
            <w:sz w:val="24"/>
            <w:highlight w:val="yellow"/>
            <w:rPrChange w:id="103" w:author="Jennifer Sargent" w:date="2019-11-16T16:40:00Z">
              <w:rPr>
                <w:rFonts w:ascii="Times New Roman" w:hAnsi="Times New Roman"/>
                <w:sz w:val="24"/>
              </w:rPr>
            </w:rPrChange>
          </w:rPr>
          <w:delText xml:space="preserve"> (adjusted for length of month)</w:delText>
        </w:r>
      </w:del>
      <w:ins w:id="104" w:author="Jennifer Sargent" w:date="2019-11-16T16:40:00Z">
        <w:del w:id="105" w:author="Ezzati, Majid" w:date="2019-11-16T20:19:00Z">
          <w:r w:rsidR="00036B5B" w:rsidDel="002A415F">
            <w:rPr>
              <w:rFonts w:ascii="Times New Roman" w:hAnsi="Times New Roman"/>
              <w:sz w:val="24"/>
              <w:highlight w:val="yellow"/>
            </w:rPr>
            <w:delText xml:space="preserve"> </w:delText>
          </w:r>
        </w:del>
        <w:commentRangeStart w:id="106"/>
        <w:r w:rsidR="00036B5B">
          <w:rPr>
            <w:rFonts w:ascii="Times New Roman" w:hAnsi="Times New Roman"/>
            <w:b/>
            <w:color w:val="FF0000"/>
            <w:sz w:val="24"/>
            <w:highlight w:val="yellow"/>
          </w:rPr>
          <w:t xml:space="preserve">[A: we don’t allow for </w:t>
        </w:r>
      </w:ins>
      <w:ins w:id="107" w:author="Jennifer Sargent" w:date="2019-11-16T16:41:00Z">
        <w:r w:rsidR="00036B5B">
          <w:rPr>
            <w:rFonts w:ascii="Times New Roman" w:hAnsi="Times New Roman"/>
            <w:b/>
            <w:color w:val="FF0000"/>
            <w:sz w:val="24"/>
            <w:highlight w:val="yellow"/>
          </w:rPr>
          <w:t>bullet-pointed paragraphs in the text, please change.]</w:t>
        </w:r>
      </w:ins>
      <w:commentRangeEnd w:id="106"/>
      <w:r w:rsidR="00296C99">
        <w:rPr>
          <w:rStyle w:val="CommentReference"/>
          <w:rFonts w:asciiTheme="minorHAnsi" w:eastAsiaTheme="minorHAnsi" w:hAnsiTheme="minorHAnsi" w:cstheme="minorBidi"/>
        </w:rPr>
        <w:commentReference w:id="106"/>
      </w:r>
    </w:p>
    <w:p w14:paraId="57F4AD6B" w14:textId="77777777" w:rsidR="008E42C2" w:rsidRPr="00E85AFA" w:rsidRDefault="008E42C2" w:rsidP="008E42C2">
      <w:pPr>
        <w:spacing w:line="480" w:lineRule="auto"/>
        <w:jc w:val="both"/>
      </w:pPr>
    </w:p>
    <w:p w14:paraId="73237CCB" w14:textId="486C6A4F" w:rsidR="004A6522" w:rsidRDefault="003D1FD6" w:rsidP="008E42C2">
      <w:pPr>
        <w:spacing w:line="480" w:lineRule="auto"/>
        <w:jc w:val="both"/>
      </w:pPr>
      <w:r w:rsidRPr="00E85AFA">
        <w:t>The correlations among these variables and anomaly based on mean were between 0.60 and 0.89 (</w:t>
      </w:r>
      <w:r w:rsidR="00796EEF" w:rsidRPr="00796EEF">
        <w:t xml:space="preserve">Extended Data Table </w:t>
      </w:r>
      <w:r w:rsidR="00796EEF">
        <w:t>4</w:t>
      </w:r>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79C01AAD" w14:textId="0C0421E5" w:rsidR="00F82744" w:rsidRPr="00036B5B" w:rsidRDefault="00036B5B" w:rsidP="00032A53">
      <w:pPr>
        <w:spacing w:line="480" w:lineRule="auto"/>
        <w:jc w:val="both"/>
        <w:rPr>
          <w:b/>
          <w:color w:val="FF0000"/>
          <w:rPrChange w:id="108" w:author="Jennifer Sargent" w:date="2019-11-16T16:43:00Z">
            <w:rPr/>
          </w:rPrChange>
        </w:rPr>
      </w:pPr>
      <w:ins w:id="109" w:author="Jennifer Sargent" w:date="2019-11-16T16:44:00Z">
        <w:r>
          <w:rPr>
            <w:b/>
            <w:color w:val="FF0000"/>
          </w:rPr>
          <w:lastRenderedPageBreak/>
          <w:t>[A: text below moved to main text]</w:t>
        </w:r>
      </w:ins>
    </w:p>
    <w:p w14:paraId="324600B6" w14:textId="2E99E8B3" w:rsidR="00324A84" w:rsidRPr="00E85AFA" w:rsidDel="00036B5B" w:rsidRDefault="00324A84" w:rsidP="00032A53">
      <w:pPr>
        <w:spacing w:line="480" w:lineRule="auto"/>
        <w:jc w:val="both"/>
        <w:rPr>
          <w:del w:id="110" w:author="Jennifer Sargent" w:date="2019-11-16T16:43:00Z"/>
          <w:i/>
        </w:rPr>
      </w:pPr>
      <w:del w:id="111" w:author="Jennifer Sargent" w:date="2019-11-16T16:43:00Z">
        <w:r w:rsidRPr="00E85AFA" w:rsidDel="00036B5B">
          <w:rPr>
            <w:i/>
          </w:rPr>
          <w:delText>Strengths and limitations</w:delText>
        </w:r>
      </w:del>
    </w:p>
    <w:p w14:paraId="7DA2F485" w14:textId="3B5B368C" w:rsidR="00853C6B" w:rsidRPr="00853C6B" w:rsidDel="00036B5B" w:rsidRDefault="0065196B" w:rsidP="00991104">
      <w:pPr>
        <w:spacing w:line="480" w:lineRule="auto"/>
        <w:jc w:val="both"/>
        <w:rPr>
          <w:del w:id="112" w:author="Jennifer Sargent" w:date="2019-11-16T16:43:00Z"/>
        </w:rPr>
      </w:pPr>
      <w:del w:id="113" w:author="Jennifer Sargent" w:date="2019-11-16T16:43:00Z">
        <w:r w:rsidRPr="00E85AFA" w:rsidDel="00036B5B">
          <w:delText xml:space="preserve">The major strength of our study is that we have comprehensively modelled the association of temperature anomaly with injury by type of injury, month, age group and sex. Our measure of temperature anomaly </w:delText>
        </w:r>
        <w:r w:rsidR="00400606" w:rsidRPr="00E85AFA" w:rsidDel="00036B5B">
          <w:delText>internali</w:delText>
        </w:r>
        <w:r w:rsidR="0075565E" w:rsidRPr="00E85AFA" w:rsidDel="00036B5B">
          <w:delText>s</w:delText>
        </w:r>
        <w:r w:rsidR="00400606" w:rsidRPr="00E85AFA" w:rsidDel="00036B5B">
          <w:delText>es</w:delText>
        </w:r>
        <w:r w:rsidRPr="00E85AFA" w:rsidDel="00036B5B">
          <w:delText xml:space="preserve"> long-term historical experience of each state, and is closer to what climate change may bring about than solely examining daily episo</w:delText>
        </w:r>
        <w:r w:rsidR="00C822C2" w:rsidRPr="00E85AFA" w:rsidDel="00036B5B">
          <w:delText>des,</w:delText>
        </w:r>
        <w:r w:rsidRPr="00E85AFA" w:rsidDel="00036B5B">
          <w:delText xml:space="preserve"> or average temperature to which people have adapted. To </w:delText>
        </w:r>
        <w:r w:rsidR="00400606" w:rsidRPr="00E85AFA" w:rsidDel="00036B5B">
          <w:delText>utili</w:delText>
        </w:r>
        <w:r w:rsidR="0075565E" w:rsidRPr="00E85AFA" w:rsidDel="00036B5B">
          <w:delText>s</w:delText>
        </w:r>
        <w:r w:rsidR="00400606" w:rsidRPr="00E85AFA" w:rsidDel="00036B5B">
          <w:delText>e</w:delText>
        </w:r>
        <w:r w:rsidRPr="00E85AFA" w:rsidDel="00036B5B">
          <w:delText xml:space="preserve"> this metric, we integrated two large disparate national datasets on mortality (US vital statistics) and meteorology (ERA</w:delText>
        </w:r>
        <w:r w:rsidR="00DA04AC" w:rsidDel="00036B5B">
          <w:delText>5</w:delText>
        </w:r>
        <w:r w:rsidR="002F7403" w:rsidRPr="00E85AFA" w:rsidDel="00036B5B">
          <w:delText>)</w:delText>
        </w:r>
        <w:r w:rsidRPr="00E85AFA" w:rsidDel="00036B5B">
          <w:delText>, and developed a bespoke Bayesian spatio-temporal model. A limitation of our study is that, like all observation studies, we cannot rule out confounding of results due to other factors</w:delText>
        </w:r>
        <w:r w:rsidR="00782A52" w:rsidRPr="00E85AFA" w:rsidDel="00036B5B">
          <w:delText>. As described above, our statistical model by design adjusts for factor</w:delText>
        </w:r>
        <w:r w:rsidR="00AA4EF6" w:rsidDel="00036B5B">
          <w:delText>s</w:delText>
        </w:r>
        <w:r w:rsidR="00782A52" w:rsidRPr="00E85AFA" w:rsidDel="00036B5B">
          <w:delText xml:space="preserve"> related to month</w:delText>
        </w:r>
        <w:r w:rsidR="00AA4EF6" w:rsidDel="00036B5B">
          <w:delText>,</w:delText>
        </w:r>
        <w:r w:rsidR="00782A52" w:rsidRPr="00E85AFA" w:rsidDel="00036B5B">
          <w:delText xml:space="preserve"> state</w:delText>
        </w:r>
        <w:r w:rsidR="00AA4EF6" w:rsidDel="00036B5B">
          <w:delText xml:space="preserve"> and state-month</w:delText>
        </w:r>
        <w:r w:rsidR="00782A52" w:rsidRPr="00E85AFA" w:rsidDel="00036B5B">
          <w:delText xml:space="preserve"> that </w:delText>
        </w:r>
        <w:r w:rsidR="00AA4EF6" w:rsidDel="00036B5B">
          <w:delText>are</w:delText>
        </w:r>
        <w:r w:rsidR="00782A52" w:rsidRPr="00E85AFA" w:rsidDel="00036B5B">
          <w:delText xml:space="preserve"> either invariant over time or that </w:delText>
        </w:r>
        <w:r w:rsidR="00AA4EF6" w:rsidDel="00036B5B">
          <w:delText>change</w:delText>
        </w:r>
        <w:r w:rsidR="00782A52" w:rsidRPr="00E85AFA" w:rsidDel="00036B5B">
          <w:delText xml:space="preserve"> linearly. Rather, the confounding factors would be those </w:delText>
        </w:r>
        <w:r w:rsidR="00FE0F4E" w:rsidRPr="00E85AFA" w:rsidDel="00036B5B">
          <w:delText xml:space="preserve">with </w:delText>
        </w:r>
        <w:r w:rsidRPr="00E85AFA" w:rsidDel="00036B5B">
          <w:delText xml:space="preserve">anomalies </w:delText>
        </w:r>
        <w:r w:rsidR="00FE0F4E" w:rsidRPr="00E85AFA" w:rsidDel="00036B5B">
          <w:delText xml:space="preserve">that are similar to those of monthly </w:delText>
        </w:r>
        <w:r w:rsidRPr="00E85AFA" w:rsidDel="00036B5B">
          <w:delText>temperature</w:delText>
        </w:r>
        <w:r w:rsidR="00782A52" w:rsidRPr="00E85AFA" w:rsidDel="00036B5B">
          <w:delText xml:space="preserve"> in each state, such as air pollution</w:delText>
        </w:r>
        <w:r w:rsidRPr="00E85AFA" w:rsidDel="00036B5B">
          <w:delText>.</w:delText>
        </w:r>
        <w:r w:rsidR="00782A52" w:rsidRPr="00E85AFA" w:rsidDel="00036B5B">
          <w:delText xml:space="preserve"> However, to our knowledge, there is currently no evidence of an association between air pollution and injury mortality.</w:delText>
        </w:r>
        <w:r w:rsidR="00FE0F4E" w:rsidRPr="00E85AFA" w:rsidDel="00036B5B">
          <w:delText xml:space="preserve"> </w:delText>
        </w:r>
        <w:r w:rsidR="000F2941" w:rsidDel="00036B5B">
          <w:delText xml:space="preserve">We analysed the associations between anomalous temperature and injury mortality at the state level because </w:delText>
        </w:r>
        <w:r w:rsidR="00454A7D" w:rsidDel="00036B5B">
          <w:delText>the small number of events and computational demands made county-level analyses</w:delText>
        </w:r>
        <w:r w:rsidR="00FC02E7" w:rsidDel="00036B5B">
          <w:delText xml:space="preserve"> </w:delText>
        </w:r>
        <w:r w:rsidR="00B44799" w:rsidDel="00036B5B">
          <w:delText>unfeasible</w:delText>
        </w:r>
        <w:r w:rsidR="00454A7D" w:rsidDel="00036B5B">
          <w:delText>. Analyses at finer spatial resolution</w:delText>
        </w:r>
        <w:r w:rsidR="00491E98" w:rsidDel="00036B5B">
          <w:delText>, such as county or district,</w:delText>
        </w:r>
        <w:r w:rsidR="00075CB2" w:rsidDel="00036B5B">
          <w:fldChar w:fldCharType="begin" w:fldLock="1"/>
        </w:r>
        <w:r w:rsidR="00EF1DA9" w:rsidDel="00036B5B">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delInstrText>
        </w:r>
        <w:r w:rsidR="00075CB2" w:rsidDel="00036B5B">
          <w:fldChar w:fldCharType="separate"/>
        </w:r>
        <w:r w:rsidR="00EF1DA9" w:rsidRPr="00EF1DA9" w:rsidDel="00036B5B">
          <w:rPr>
            <w:noProof/>
            <w:vertAlign w:val="superscript"/>
          </w:rPr>
          <w:delText>50</w:delText>
        </w:r>
        <w:r w:rsidR="00075CB2" w:rsidDel="00036B5B">
          <w:fldChar w:fldCharType="end"/>
        </w:r>
        <w:r w:rsidR="00454A7D" w:rsidDel="00036B5B">
          <w:delText xml:space="preserve"> would be ideal because the impacts of anomalously warm and cold temperature on deaths from injuries may depend on socioeconomic (e.g., poverty</w:delText>
        </w:r>
        <w:r w:rsidR="009602CE" w:rsidDel="00036B5B">
          <w:delText>;</w:delText>
        </w:r>
        <w:r w:rsidR="00454A7D" w:rsidDel="00036B5B">
          <w:delText xml:space="preserve"> social </w:delText>
        </w:r>
        <w:r w:rsidR="00255B55" w:rsidDel="00036B5B">
          <w:delText>connectivity</w:delText>
        </w:r>
        <w:r w:rsidR="00454A7D" w:rsidDel="00036B5B">
          <w:delText xml:space="preserve"> </w:delText>
        </w:r>
        <w:r w:rsidR="009602CE" w:rsidDel="00036B5B">
          <w:delText>and cohesion;</w:delText>
        </w:r>
        <w:r w:rsidR="00454A7D" w:rsidDel="00036B5B">
          <w:delText xml:space="preserve"> availability of guns), environmental (e.g., availability of swimming pools</w:delText>
        </w:r>
        <w:r w:rsidR="009602CE" w:rsidDel="00036B5B">
          <w:delText>;</w:delText>
        </w:r>
        <w:r w:rsidR="00454A7D" w:rsidDel="00036B5B">
          <w:delText xml:space="preserve"> distance to </w:delText>
        </w:r>
        <w:r w:rsidR="001528CC" w:rsidDel="00036B5B">
          <w:delText>bodies of water</w:delText>
        </w:r>
        <w:r w:rsidR="00454A7D" w:rsidDel="00036B5B">
          <w:delText xml:space="preserve">), infrastructure (e.g., </w:delText>
        </w:r>
        <w:r w:rsidR="009602CE" w:rsidDel="00036B5B">
          <w:delText>quality and safety of roads; public transportation options), and health and social services (e.g., counselling and mental health services; emergency response).</w:delText>
        </w:r>
        <w:r w:rsidR="00853C6B" w:rsidDel="00036B5B">
          <w:delText xml:space="preserve"> </w:delText>
        </w:r>
        <w:r w:rsidR="00A56A47" w:rsidDel="00036B5B">
          <w:delText xml:space="preserve">We used categories of injuries that are relevant for public health purposes and for designing and implementing interventions. It may be possible to further split each category. For example, 92% of all </w:delText>
        </w:r>
        <w:r w:rsidR="00A56A47" w:rsidDel="00036B5B">
          <w:lastRenderedPageBreak/>
          <w:delText xml:space="preserve">transport injuries in males and 96% in females are from road traffic injuries, with the remainder being classified as other transport injuries (Extended Data Figure 5). Similarly, suicides can be classified based on the means of suicide. To the extent that these sub-categories are relevant for interventions, they can be separately analysed in future studies. Finally, </w:delText>
        </w:r>
        <w:r w:rsidR="007A6258" w:rsidDel="00036B5B">
          <w:delText>a</w:delText>
        </w:r>
        <w:r w:rsidR="00853C6B" w:rsidRPr="00853C6B" w:rsidDel="00036B5B">
          <w:delText xml:space="preserve">s with any Bayesian </w:delText>
        </w:r>
        <w:r w:rsidR="00A56A47" w:rsidDel="00036B5B">
          <w:delText>model</w:delText>
        </w:r>
        <w:r w:rsidR="00853C6B" w:rsidDel="00036B5B">
          <w:delText>,</w:delText>
        </w:r>
        <w:r w:rsidR="00853C6B" w:rsidRPr="00853C6B" w:rsidDel="00036B5B">
          <w:delText xml:space="preserve"> choices of prior distributions</w:delText>
        </w:r>
        <w:r w:rsidR="004750C2" w:rsidDel="00036B5B">
          <w:delText xml:space="preserve"> and hyper-</w:delText>
        </w:r>
        <w:r w:rsidR="006A618D" w:rsidDel="00036B5B">
          <w:delText>parameters</w:delText>
        </w:r>
        <w:r w:rsidR="00853C6B" w:rsidRPr="00853C6B" w:rsidDel="00036B5B">
          <w:delText xml:space="preserve"> are necessary</w:delText>
        </w:r>
        <w:r w:rsidR="002124C8" w:rsidDel="00036B5B">
          <w:delText>.</w:delText>
        </w:r>
        <w:r w:rsidR="00853C6B" w:rsidRPr="00853C6B" w:rsidDel="00036B5B">
          <w:delText xml:space="preserve"> </w:delText>
        </w:r>
        <w:r w:rsidR="002124C8" w:rsidDel="00036B5B">
          <w:delText>T</w:delText>
        </w:r>
        <w:r w:rsidR="00853C6B" w:rsidRPr="00853C6B" w:rsidDel="00036B5B">
          <w:delText xml:space="preserve">here are alternatives to </w:delText>
        </w:r>
        <w:r w:rsidR="006A618D" w:rsidDel="00036B5B">
          <w:delText xml:space="preserve">the </w:delText>
        </w:r>
        <w:r w:rsidR="00F8765B" w:rsidDel="00036B5B">
          <w:delText>priors</w:delText>
        </w:r>
        <w:r w:rsidR="00853C6B" w:rsidRPr="00853C6B" w:rsidDel="00036B5B">
          <w:delText xml:space="preserve"> we use</w:delText>
        </w:r>
        <w:r w:rsidR="00EC3601" w:rsidDel="00036B5B">
          <w:delText>d</w:delText>
        </w:r>
        <w:r w:rsidR="004750C2" w:rsidDel="00036B5B">
          <w:delText xml:space="preserve">. For example, our weakly informative gamma priors could have been replaced with </w:delText>
        </w:r>
        <w:r w:rsidR="0023369B" w:rsidDel="00036B5B">
          <w:delText>penalised complexity</w:delText>
        </w:r>
        <w:r w:rsidR="00853C6B" w:rsidRPr="00853C6B" w:rsidDel="00036B5B">
          <w:delText xml:space="preserve"> priors</w:delText>
        </w:r>
        <w:r w:rsidR="007C3021" w:rsidDel="00036B5B">
          <w:rPr>
            <w:rStyle w:val="FootnoteReference"/>
          </w:rPr>
          <w:fldChar w:fldCharType="begin" w:fldLock="1"/>
        </w:r>
        <w:r w:rsidR="00EF1DA9" w:rsidDel="00036B5B">
          <w:del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delInstrText>
        </w:r>
        <w:r w:rsidR="007C3021" w:rsidDel="00036B5B">
          <w:rPr>
            <w:rStyle w:val="FootnoteReference"/>
          </w:rPr>
          <w:fldChar w:fldCharType="separate"/>
        </w:r>
        <w:r w:rsidR="00EF1DA9" w:rsidRPr="00EF1DA9" w:rsidDel="00036B5B">
          <w:rPr>
            <w:noProof/>
            <w:vertAlign w:val="superscript"/>
          </w:rPr>
          <w:delText>51</w:delText>
        </w:r>
        <w:r w:rsidR="007C3021" w:rsidDel="00036B5B">
          <w:rPr>
            <w:rStyle w:val="FootnoteReference"/>
          </w:rPr>
          <w:fldChar w:fldCharType="end"/>
        </w:r>
        <w:r w:rsidR="00853C6B" w:rsidDel="00036B5B">
          <w:delText xml:space="preserve"> </w:delText>
        </w:r>
        <w:r w:rsidR="004750C2" w:rsidDel="00036B5B">
          <w:delText>or uniform priors on the standard deviation scale.</w:delText>
        </w:r>
        <w:r w:rsidR="00237104" w:rsidDel="00036B5B">
          <w:fldChar w:fldCharType="begin" w:fldLock="1"/>
        </w:r>
        <w:r w:rsidR="00EF1DA9" w:rsidDel="00036B5B">
          <w:del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delInstrText>
        </w:r>
        <w:r w:rsidR="00237104" w:rsidDel="00036B5B">
          <w:fldChar w:fldCharType="separate"/>
        </w:r>
        <w:r w:rsidR="00EF1DA9" w:rsidRPr="00EF1DA9" w:rsidDel="00036B5B">
          <w:rPr>
            <w:noProof/>
            <w:vertAlign w:val="superscript"/>
          </w:rPr>
          <w:delText>52</w:delText>
        </w:r>
        <w:r w:rsidR="00237104" w:rsidDel="00036B5B">
          <w:fldChar w:fldCharType="end"/>
        </w:r>
        <w:r w:rsidR="004750C2" w:rsidDel="00036B5B">
          <w:delText xml:space="preserve"> We tested a limited number of alternatives and found that our results were robust to such specifications. </w:delText>
        </w:r>
      </w:del>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4"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5"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69EEA5F1" w:rsidR="00213027" w:rsidRPr="00E85AFA" w:rsidRDefault="00213027" w:rsidP="00213027">
      <w:pPr>
        <w:spacing w:line="480" w:lineRule="auto"/>
        <w:jc w:val="both"/>
      </w:pPr>
      <w:r w:rsidRPr="00E85AFA">
        <w:t xml:space="preserve">The computer code for the Bayesian model used in this work </w:t>
      </w:r>
      <w:del w:id="114" w:author="Jennifer Sargent" w:date="2019-11-16T16:44:00Z">
        <w:r w:rsidRPr="00E85AFA" w:rsidDel="00036B5B">
          <w:delText>will be</w:delText>
        </w:r>
      </w:del>
      <w:ins w:id="115" w:author="Jennifer Sargent" w:date="2019-11-16T16:44:00Z">
        <w:r w:rsidR="00036B5B">
          <w:t>is</w:t>
        </w:r>
      </w:ins>
      <w:r w:rsidRPr="00E85AFA">
        <w:t xml:space="preserve"> available at </w:t>
      </w:r>
      <w:hyperlink r:id="rId16" w:history="1">
        <w:r w:rsidRPr="00E85AFA">
          <w:rPr>
            <w:rStyle w:val="Hyperlink"/>
          </w:rPr>
          <w:t>www.globalenvhealth.org/code-data-download</w:t>
        </w:r>
      </w:hyperlink>
      <w:r w:rsidRPr="00E85AFA">
        <w:t xml:space="preserve"> </w:t>
      </w:r>
      <w:del w:id="116" w:author="Jennifer Sargent" w:date="2019-11-16T16:44:00Z">
        <w:r w:rsidRPr="00E85AFA" w:rsidDel="00036B5B">
          <w:delText>upon publication of the paper</w:delText>
        </w:r>
      </w:del>
      <w:r w:rsidRPr="00E85AFA">
        <w:t>.  </w:t>
      </w:r>
    </w:p>
    <w:p w14:paraId="3A832C81" w14:textId="005E1835" w:rsidR="00213027" w:rsidRPr="00E85AFA" w:rsidRDefault="00213027" w:rsidP="00F82744">
      <w:pPr>
        <w:spacing w:line="480" w:lineRule="auto"/>
        <w:jc w:val="both"/>
      </w:pPr>
    </w:p>
    <w:p w14:paraId="571CA97A" w14:textId="43D6C73E" w:rsidR="00213027" w:rsidRPr="00E85AFA" w:rsidDel="00036B5B" w:rsidRDefault="00495533" w:rsidP="00213027">
      <w:pPr>
        <w:pStyle w:val="Acknowledgement"/>
        <w:spacing w:before="0" w:line="480" w:lineRule="auto"/>
        <w:jc w:val="both"/>
        <w:rPr>
          <w:del w:id="117" w:author="Jennifer Sargent" w:date="2019-11-16T16:44:00Z"/>
          <w:b/>
          <w:lang w:val="en-GB"/>
        </w:rPr>
      </w:pPr>
      <w:del w:id="118" w:author="Jennifer Sargent" w:date="2019-11-16T16:44:00Z">
        <w:r w:rsidDel="00036B5B">
          <w:rPr>
            <w:b/>
            <w:lang w:val="en-GB"/>
          </w:rPr>
          <w:delText>Extended Data</w:delText>
        </w:r>
      </w:del>
    </w:p>
    <w:p w14:paraId="019E8810" w14:textId="5452D289" w:rsidR="00213027" w:rsidRPr="00E85AFA" w:rsidDel="00036B5B" w:rsidRDefault="00213027" w:rsidP="00213027">
      <w:pPr>
        <w:pStyle w:val="Title"/>
        <w:spacing w:line="480" w:lineRule="auto"/>
        <w:rPr>
          <w:del w:id="119" w:author="Jennifer Sargent" w:date="2019-11-16T16:44:00Z"/>
          <w:rFonts w:cs="Times New Roman"/>
          <w:b w:val="0"/>
          <w:sz w:val="24"/>
          <w:szCs w:val="24"/>
        </w:rPr>
      </w:pPr>
      <w:del w:id="120" w:author="Jennifer Sargent" w:date="2019-11-16T16:44:00Z">
        <w:r w:rsidRPr="00E85AFA" w:rsidDel="00036B5B">
          <w:rPr>
            <w:rFonts w:cs="Times New Roman"/>
            <w:b w:val="0"/>
            <w:sz w:val="24"/>
            <w:szCs w:val="24"/>
          </w:rPr>
          <w:delText xml:space="preserve">This file contains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Figure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1</w:delText>
        </w:r>
        <w:r w:rsidR="000164A3" w:rsidDel="00036B5B">
          <w:rPr>
            <w:rFonts w:cs="Times New Roman"/>
            <w:b w:val="0"/>
            <w:sz w:val="24"/>
            <w:szCs w:val="24"/>
          </w:rPr>
          <w:delText>,</w:delText>
        </w:r>
        <w:r w:rsidRPr="00E85AFA"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2,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3, Extended Data</w:delText>
        </w:r>
        <w:r w:rsidR="00BC11A4" w:rsidRPr="00E85AFA" w:rsidDel="00036B5B">
          <w:rPr>
            <w:rFonts w:cs="Times New Roman"/>
            <w:b w:val="0"/>
            <w:sz w:val="24"/>
            <w:szCs w:val="24"/>
          </w:rPr>
          <w:delText xml:space="preserve"> Figure </w:delText>
        </w:r>
        <w:r w:rsidR="00BC11A4" w:rsidDel="00036B5B">
          <w:rPr>
            <w:rFonts w:cs="Times New Roman"/>
            <w:b w:val="0"/>
            <w:sz w:val="24"/>
            <w:szCs w:val="24"/>
          </w:rPr>
          <w:delText xml:space="preserve">4, </w:delText>
        </w:r>
        <w:r w:rsidR="005D185E" w:rsidDel="00036B5B">
          <w:rPr>
            <w:rFonts w:cs="Times New Roman"/>
            <w:b w:val="0"/>
            <w:sz w:val="24"/>
            <w:szCs w:val="24"/>
          </w:rPr>
          <w:delText>Extended Data</w:delText>
        </w:r>
        <w:r w:rsidR="005D185E" w:rsidRPr="00E85AFA" w:rsidDel="00036B5B">
          <w:rPr>
            <w:rFonts w:cs="Times New Roman"/>
            <w:b w:val="0"/>
            <w:sz w:val="24"/>
            <w:szCs w:val="24"/>
          </w:rPr>
          <w:delText xml:space="preserve"> Figure </w:delText>
        </w:r>
        <w:r w:rsidR="005D185E" w:rsidDel="00036B5B">
          <w:rPr>
            <w:rFonts w:cs="Times New Roman"/>
            <w:b w:val="0"/>
            <w:sz w:val="24"/>
            <w:szCs w:val="24"/>
          </w:rPr>
          <w:delText xml:space="preserve">5,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w:delText>
        </w:r>
        <w:r w:rsidRPr="00E85AFA" w:rsidDel="00036B5B">
          <w:rPr>
            <w:rFonts w:cs="Times New Roman"/>
            <w:b w:val="0"/>
            <w:sz w:val="24"/>
            <w:szCs w:val="24"/>
          </w:rPr>
          <w:delText xml:space="preserve"> </w:delText>
        </w:r>
        <w:r w:rsidR="00971FE4" w:rsidRPr="00E85AFA" w:rsidDel="00036B5B">
          <w:rPr>
            <w:rFonts w:cs="Times New Roman"/>
            <w:b w:val="0"/>
            <w:sz w:val="24"/>
            <w:szCs w:val="24"/>
          </w:rPr>
          <w:delText xml:space="preserve">1,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2</w:delText>
        </w:r>
        <w:r w:rsidR="00AB36A3" w:rsidDel="00036B5B">
          <w:rPr>
            <w:rFonts w:cs="Times New Roman"/>
            <w:b w:val="0"/>
            <w:sz w:val="24"/>
            <w:szCs w:val="24"/>
          </w:rPr>
          <w:delText xml:space="preserve">,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971FE4" w:rsidRPr="00E85AFA" w:rsidDel="00036B5B">
          <w:rPr>
            <w:rFonts w:cs="Times New Roman"/>
            <w:b w:val="0"/>
            <w:sz w:val="24"/>
            <w:szCs w:val="24"/>
          </w:rPr>
          <w:delText>Table 3</w:delText>
        </w:r>
        <w:r w:rsidR="00AB36A3" w:rsidDel="00036B5B">
          <w:rPr>
            <w:rFonts w:cs="Times New Roman"/>
            <w:b w:val="0"/>
            <w:sz w:val="24"/>
            <w:szCs w:val="24"/>
          </w:rPr>
          <w:delText xml:space="preserve"> and </w:delText>
        </w:r>
        <w:r w:rsidR="00BC11A4" w:rsidDel="00036B5B">
          <w:rPr>
            <w:rFonts w:cs="Times New Roman"/>
            <w:b w:val="0"/>
            <w:sz w:val="24"/>
            <w:szCs w:val="24"/>
          </w:rPr>
          <w:delText>Extended Data</w:delText>
        </w:r>
        <w:r w:rsidR="00BC11A4" w:rsidRPr="00E85AFA" w:rsidDel="00036B5B">
          <w:rPr>
            <w:rFonts w:cs="Times New Roman"/>
            <w:b w:val="0"/>
            <w:sz w:val="24"/>
            <w:szCs w:val="24"/>
          </w:rPr>
          <w:delText xml:space="preserve"> </w:delText>
        </w:r>
        <w:r w:rsidR="00AB36A3" w:rsidDel="00036B5B">
          <w:rPr>
            <w:rFonts w:cs="Times New Roman"/>
            <w:b w:val="0"/>
            <w:sz w:val="24"/>
            <w:szCs w:val="24"/>
          </w:rPr>
          <w:delText>Table 4</w:delText>
        </w:r>
        <w:r w:rsidRPr="00E85AFA" w:rsidDel="00036B5B">
          <w:rPr>
            <w:rFonts w:cs="Times New Roman"/>
            <w:b w:val="0"/>
            <w:sz w:val="24"/>
            <w:szCs w:val="24"/>
          </w:rPr>
          <w:delText>.</w:delText>
        </w:r>
      </w:del>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0F7D26D6"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 xml:space="preserve">as part of the </w:t>
      </w:r>
      <w:proofErr w:type="spellStart"/>
      <w:r w:rsidR="00763A20" w:rsidRPr="00763A20">
        <w:t>Center</w:t>
      </w:r>
      <w:proofErr w:type="spellEnd"/>
      <w:r w:rsidR="00763A20" w:rsidRPr="00763A20">
        <w:t xml:space="preserve">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Christopher Paciorek</w:t>
      </w:r>
      <w:r w:rsidR="00514D50">
        <w:t xml:space="preserve"> </w:t>
      </w:r>
      <w:r w:rsidR="00AA4EF6">
        <w:t xml:space="preserve">for discussions on statistical </w:t>
      </w:r>
      <w:r w:rsidR="00AA4EF6">
        <w:lastRenderedPageBreak/>
        <w:t xml:space="preserve">model, and </w:t>
      </w:r>
      <w:proofErr w:type="spellStart"/>
      <w:r w:rsidR="00AA4EF6">
        <w:t>Kavi</w:t>
      </w:r>
      <w:proofErr w:type="spellEnd"/>
      <w:r w:rsidR="00AA4EF6">
        <w:t xml:space="preserve"> </w:t>
      </w:r>
      <w:proofErr w:type="spellStart"/>
      <w:r w:rsidR="00AA4EF6">
        <w:t>Bhalla</w:t>
      </w:r>
      <w:proofErr w:type="spellEnd"/>
      <w:r w:rsidR="00AA4EF6">
        <w:t xml:space="preserve">,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7E57ACC9"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 xml:space="preserve">for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7"/>
      <w:footerReference w:type="default" r:id="rId18"/>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0" w:author="Ezzati, Majid" w:date="2019-11-16T20:13:00Z" w:initials="EM">
    <w:p w14:paraId="7760BCEB" w14:textId="222EBD88" w:rsidR="002B07A6" w:rsidRDefault="002B07A6">
      <w:pPr>
        <w:pStyle w:val="CommentText"/>
      </w:pPr>
      <w:r>
        <w:rPr>
          <w:rStyle w:val="CommentReference"/>
        </w:rPr>
        <w:annotationRef/>
      </w:r>
      <w:r>
        <w:t>Robbie/James: OK?</w:t>
      </w:r>
    </w:p>
  </w:comment>
  <w:comment w:id="23" w:author="Ezzati, Majid" w:date="2019-11-16T20:07:00Z" w:initials="EM">
    <w:p w14:paraId="4D00D27D" w14:textId="32970445" w:rsidR="002B07A6" w:rsidRDefault="002B07A6">
      <w:pPr>
        <w:pStyle w:val="CommentText"/>
      </w:pPr>
      <w:r>
        <w:rPr>
          <w:rStyle w:val="CommentReference"/>
        </w:rPr>
        <w:annotationRef/>
      </w:r>
      <w:r>
        <w:t>Alternative (see comment below</w:t>
      </w:r>
      <w:r w:rsidR="00296C99">
        <w:t xml:space="preserve"> in response to your query</w:t>
      </w:r>
      <w:r>
        <w:t>): “how much temperatures fluctuate”</w:t>
      </w:r>
    </w:p>
  </w:comment>
  <w:comment w:id="42" w:author="Ezzati, Majid" w:date="2019-11-16T20:04:00Z" w:initials="EM">
    <w:p w14:paraId="1DD823DE" w14:textId="6BB47D10" w:rsidR="002B07A6" w:rsidRDefault="002B07A6">
      <w:pPr>
        <w:pStyle w:val="CommentText"/>
      </w:pPr>
      <w:r>
        <w:rPr>
          <w:rStyle w:val="CommentReference"/>
        </w:rPr>
        <w:annotationRef/>
      </w:r>
      <w:r>
        <w:t>Good point. Actually no they are not increase. They are, by definition, on both sides in the following sense</w:t>
      </w:r>
      <w:r w:rsidR="002A415F">
        <w:t>:</w:t>
      </w:r>
    </w:p>
    <w:p w14:paraId="78DB0488" w14:textId="77777777" w:rsidR="002B07A6" w:rsidRDefault="002B07A6">
      <w:pPr>
        <w:pStyle w:val="CommentText"/>
      </w:pPr>
    </w:p>
    <w:p w14:paraId="1FC05B7B" w14:textId="3E213E1E" w:rsidR="002B07A6" w:rsidRDefault="002B07A6">
      <w:pPr>
        <w:pStyle w:val="CommentText"/>
      </w:pPr>
      <w:r>
        <w:t xml:space="preserve">Because we define anomaly as deviation from county average, then taken over the entire period, the anomalies for each county average to exactly zero. These are the average of absolute values (the word “size” refers to this). This is embedded in the term “variable” earlier in the paragraph. We </w:t>
      </w:r>
      <w:r w:rsidR="002A415F">
        <w:t>have given an alternative +  a sentence that hopefully clarifies. Happy to try to clarify more</w:t>
      </w:r>
    </w:p>
    <w:p w14:paraId="1C58EAA7" w14:textId="4A5C5009" w:rsidR="00A458A2" w:rsidRDefault="00A458A2">
      <w:pPr>
        <w:pStyle w:val="CommentText"/>
      </w:pPr>
    </w:p>
    <w:p w14:paraId="527751CB" w14:textId="0B3E9501" w:rsidR="00A458A2" w:rsidRDefault="00A458A2">
      <w:pPr>
        <w:pStyle w:val="CommentText"/>
      </w:pPr>
      <w:r>
        <w:t xml:space="preserve">In Extended Figure 1, this is represented in </w:t>
      </w:r>
      <w:r w:rsidRPr="00A458A2">
        <w:t>Minnesota</w:t>
      </w:r>
      <w:r>
        <w:t xml:space="preserve"> fluctuating more than Florida</w:t>
      </w:r>
    </w:p>
    <w:p w14:paraId="7AE70D1E" w14:textId="6E7FDB11" w:rsidR="00A458A2" w:rsidRDefault="00A458A2">
      <w:pPr>
        <w:pStyle w:val="CommentText"/>
      </w:pPr>
    </w:p>
    <w:p w14:paraId="3A04099F" w14:textId="77777777" w:rsidR="00A458A2" w:rsidRDefault="00A458A2">
      <w:pPr>
        <w:pStyle w:val="CommentText"/>
      </w:pPr>
    </w:p>
  </w:comment>
  <w:comment w:id="44" w:author="Ezzati, Majid" w:date="2019-11-16T20:32:00Z" w:initials="EM">
    <w:p w14:paraId="6C925257" w14:textId="0D72859F" w:rsidR="00A458A2" w:rsidRDefault="00A458A2">
      <w:pPr>
        <w:pStyle w:val="CommentText"/>
      </w:pPr>
      <w:r>
        <w:rPr>
          <w:rStyle w:val="CommentReference"/>
        </w:rPr>
        <w:annotationRef/>
      </w:r>
      <w:r>
        <w:t xml:space="preserve">Here, unlike above, we don’t use the word “size” hence direction taken into account in terms of impacts on </w:t>
      </w:r>
      <w:proofErr w:type="spellStart"/>
      <w:r>
        <w:t>inuries</w:t>
      </w:r>
      <w:proofErr w:type="spellEnd"/>
    </w:p>
  </w:comment>
  <w:comment w:id="47" w:author="Ezzati, Majid" w:date="2019-11-16T20:16:00Z" w:initials="EM">
    <w:p w14:paraId="515D556E" w14:textId="2872E21B" w:rsidR="002A415F" w:rsidRDefault="002A415F">
      <w:pPr>
        <w:pStyle w:val="CommentText"/>
      </w:pPr>
      <w:r>
        <w:rPr>
          <w:rStyle w:val="CommentReference"/>
        </w:rPr>
        <w:annotationRef/>
      </w:r>
      <w:r>
        <w:t>Likely for both.  Men just happen to die more in natural water so they experience a bigger rise.</w:t>
      </w:r>
    </w:p>
  </w:comment>
  <w:comment w:id="55" w:author="Ezzati, Majid" w:date="2019-11-16T20:16:00Z" w:initials="EM">
    <w:p w14:paraId="7341373D" w14:textId="6BB9E40F" w:rsidR="002A415F" w:rsidRDefault="002A415F">
      <w:pPr>
        <w:pStyle w:val="CommentText"/>
      </w:pPr>
      <w:r>
        <w:rPr>
          <w:rStyle w:val="CommentReference"/>
        </w:rPr>
        <w:annotationRef/>
      </w:r>
      <w:r>
        <w:t>Sure as long as length is not an issue</w:t>
      </w:r>
    </w:p>
  </w:comment>
  <w:comment w:id="106" w:author="Ezzati, Majid" w:date="2019-11-16T20:30:00Z" w:initials="EM">
    <w:p w14:paraId="46B80EF1" w14:textId="3C840A7F" w:rsidR="00296C99" w:rsidRDefault="00296C99">
      <w:pPr>
        <w:pStyle w:val="CommentText"/>
      </w:pPr>
      <w:r>
        <w:rPr>
          <w:rStyle w:val="CommentReference"/>
        </w:rPr>
        <w:annotationRef/>
      </w:r>
      <w:r>
        <w:t>Is the changed version OK?</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760BCEB" w15:done="0"/>
  <w15:commentEx w15:paraId="4D00D27D" w15:done="0"/>
  <w15:commentEx w15:paraId="3A04099F" w15:done="0"/>
  <w15:commentEx w15:paraId="6C925257" w15:done="0"/>
  <w15:commentEx w15:paraId="515D556E" w15:done="0"/>
  <w15:commentEx w15:paraId="7341373D" w15:done="0"/>
  <w15:commentEx w15:paraId="46B80EF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DA4BBE" w14:textId="77777777" w:rsidR="008C222B" w:rsidRDefault="008C222B">
      <w:r>
        <w:separator/>
      </w:r>
    </w:p>
  </w:endnote>
  <w:endnote w:type="continuationSeparator" w:id="0">
    <w:p w14:paraId="121C0DCA" w14:textId="77777777" w:rsidR="008C222B" w:rsidRDefault="008C222B">
      <w:r>
        <w:continuationSeparator/>
      </w:r>
    </w:p>
  </w:endnote>
  <w:endnote w:type="continuationNotice" w:id="1">
    <w:p w14:paraId="7BF3EE2F" w14:textId="77777777" w:rsidR="008C222B" w:rsidRDefault="008C22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6A618D" w:rsidRDefault="006A618D"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6902DC52" w:rsidR="006A618D" w:rsidRDefault="006A618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458A2">
      <w:rPr>
        <w:rStyle w:val="PageNumber"/>
        <w:noProof/>
      </w:rPr>
      <w:t>6</w:t>
    </w:r>
    <w:r>
      <w:rPr>
        <w:rStyle w:val="PageNumber"/>
      </w:rPr>
      <w:fldChar w:fldCharType="end"/>
    </w:r>
  </w:p>
  <w:p w14:paraId="443267E5" w14:textId="77777777" w:rsidR="006A618D" w:rsidRDefault="006A618D"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F777AE" w14:textId="77777777" w:rsidR="008C222B" w:rsidRDefault="008C222B">
      <w:r>
        <w:separator/>
      </w:r>
    </w:p>
  </w:footnote>
  <w:footnote w:type="continuationSeparator" w:id="0">
    <w:p w14:paraId="37F81055" w14:textId="77777777" w:rsidR="008C222B" w:rsidRDefault="008C222B">
      <w:r>
        <w:continuationSeparator/>
      </w:r>
    </w:p>
  </w:footnote>
  <w:footnote w:type="continuationNotice" w:id="1">
    <w:p w14:paraId="437227DB" w14:textId="77777777" w:rsidR="008C222B" w:rsidRDefault="008C222B"/>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ennifer Sargent">
    <w15:presenceInfo w15:providerId="AD" w15:userId="S-1-5-21-2763061908-3102728991-3641480467-189482"/>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696B"/>
    <w:rsid w:val="00066D53"/>
    <w:rsid w:val="00066F89"/>
    <w:rsid w:val="0007192B"/>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3743"/>
    <w:rsid w:val="00223D2F"/>
    <w:rsid w:val="00223D7D"/>
    <w:rsid w:val="002261F1"/>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2281"/>
    <w:rsid w:val="002A239B"/>
    <w:rsid w:val="002A415F"/>
    <w:rsid w:val="002A5044"/>
    <w:rsid w:val="002A5FC4"/>
    <w:rsid w:val="002A6AFC"/>
    <w:rsid w:val="002A6C71"/>
    <w:rsid w:val="002B07A6"/>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0FBF"/>
    <w:rsid w:val="003233E5"/>
    <w:rsid w:val="0032373A"/>
    <w:rsid w:val="00323B6E"/>
    <w:rsid w:val="003242D9"/>
    <w:rsid w:val="00324A84"/>
    <w:rsid w:val="00324F0F"/>
    <w:rsid w:val="00326ABE"/>
    <w:rsid w:val="003317ED"/>
    <w:rsid w:val="00331F1F"/>
    <w:rsid w:val="00334713"/>
    <w:rsid w:val="00341847"/>
    <w:rsid w:val="00352157"/>
    <w:rsid w:val="00353A64"/>
    <w:rsid w:val="003551A1"/>
    <w:rsid w:val="00363E6C"/>
    <w:rsid w:val="003650D7"/>
    <w:rsid w:val="00367BD4"/>
    <w:rsid w:val="00370294"/>
    <w:rsid w:val="00370E83"/>
    <w:rsid w:val="00371197"/>
    <w:rsid w:val="003730E2"/>
    <w:rsid w:val="00374D1C"/>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64A4"/>
    <w:rsid w:val="003E6DF9"/>
    <w:rsid w:val="003F11C1"/>
    <w:rsid w:val="003F2BCD"/>
    <w:rsid w:val="003F52A5"/>
    <w:rsid w:val="003F73CF"/>
    <w:rsid w:val="00400606"/>
    <w:rsid w:val="004009CB"/>
    <w:rsid w:val="004114D9"/>
    <w:rsid w:val="004124B5"/>
    <w:rsid w:val="00412FCC"/>
    <w:rsid w:val="00413881"/>
    <w:rsid w:val="00413F8E"/>
    <w:rsid w:val="00422055"/>
    <w:rsid w:val="00425263"/>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4209"/>
    <w:rsid w:val="004F54F9"/>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276E7"/>
    <w:rsid w:val="00933E31"/>
    <w:rsid w:val="00937AE9"/>
    <w:rsid w:val="00937FD8"/>
    <w:rsid w:val="009461ED"/>
    <w:rsid w:val="0094745E"/>
    <w:rsid w:val="0095264B"/>
    <w:rsid w:val="00957CC4"/>
    <w:rsid w:val="009602C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28B7"/>
    <w:rsid w:val="00BA5EC7"/>
    <w:rsid w:val="00BA6417"/>
    <w:rsid w:val="00BB01F9"/>
    <w:rsid w:val="00BB0DFC"/>
    <w:rsid w:val="00BB3506"/>
    <w:rsid w:val="00BB5ECD"/>
    <w:rsid w:val="00BB74F7"/>
    <w:rsid w:val="00BB7813"/>
    <w:rsid w:val="00BB7D33"/>
    <w:rsid w:val="00BC0876"/>
    <w:rsid w:val="00BC11A4"/>
    <w:rsid w:val="00BC27D1"/>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7144B"/>
    <w:rsid w:val="00D72DCF"/>
    <w:rsid w:val="00D73305"/>
    <w:rsid w:val="00D80D6E"/>
    <w:rsid w:val="00D80EC0"/>
    <w:rsid w:val="00D814E1"/>
    <w:rsid w:val="00D8156C"/>
    <w:rsid w:val="00D83CCD"/>
    <w:rsid w:val="00D8492E"/>
    <w:rsid w:val="00D85D38"/>
    <w:rsid w:val="00D86244"/>
    <w:rsid w:val="00D86D18"/>
    <w:rsid w:val="00D91594"/>
    <w:rsid w:val="00D965F8"/>
    <w:rsid w:val="00DA04AC"/>
    <w:rsid w:val="00DA13D7"/>
    <w:rsid w:val="00DA3EFF"/>
    <w:rsid w:val="00DA7754"/>
    <w:rsid w:val="00DB01A5"/>
    <w:rsid w:val="00DB2BE0"/>
    <w:rsid w:val="00DB2CBB"/>
    <w:rsid w:val="00DB2ED8"/>
    <w:rsid w:val="00DB3144"/>
    <w:rsid w:val="00DB3225"/>
    <w:rsid w:val="00DB336A"/>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D2C27"/>
    <w:rsid w:val="00EE09D3"/>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765B"/>
    <w:rsid w:val="00F91A81"/>
    <w:rsid w:val="00F92695"/>
    <w:rsid w:val="00F95910"/>
    <w:rsid w:val="00F95D03"/>
    <w:rsid w:val="00FA0B4C"/>
    <w:rsid w:val="00FA0C31"/>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ensus.gov/data/tables/time-series/demo/popest/1980s-county.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lobalenvhealth.org/code-data-download"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hyperlink" Target="https://www.cdc.gov/nchs/nvss/nvss-restricted-data.htm"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ecmwf.int/en/forecasts/datasets/reanalysis-datasets/era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0496E-E06B-4175-B612-2F5D6C270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35943</Words>
  <Characters>204877</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4</cp:revision>
  <cp:lastPrinted>2019-04-24T23:05:00Z</cp:lastPrinted>
  <dcterms:created xsi:type="dcterms:W3CDTF">2019-11-16T16:45:00Z</dcterms:created>
  <dcterms:modified xsi:type="dcterms:W3CDTF">2019-11-16T20:33:00Z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