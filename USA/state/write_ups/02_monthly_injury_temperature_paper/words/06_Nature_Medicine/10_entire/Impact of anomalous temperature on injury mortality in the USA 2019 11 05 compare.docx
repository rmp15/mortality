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01F102BC"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xml:space="preserve">. There is limited data on how such </w:t>
      </w:r>
      <w:del w:id="0" w:author="Robbie Parks" w:date="2019-11-05T17:27:00Z">
        <w:r w:rsidRPr="00E85AFA">
          <w:rPr>
            <w:rFonts w:eastAsia="Times New Roman"/>
            <w:b/>
          </w:rPr>
          <w:delText>deviations</w:delText>
        </w:r>
      </w:del>
      <w:ins w:id="1" w:author="Robbie Parks" w:date="2019-11-05T17:27:00Z">
        <w:r w:rsidR="00EF4751">
          <w:rPr>
            <w:rFonts w:eastAsia="Times New Roman"/>
            <w:b/>
          </w:rPr>
          <w:t>anomalies</w:t>
        </w:r>
      </w:ins>
      <w:r w:rsidR="00EF4751" w:rsidRPr="00E85AFA">
        <w:rPr>
          <w:rFonts w:eastAsia="Times New Roman"/>
          <w:b/>
        </w:rPr>
        <w:t xml:space="preserve"> </w:t>
      </w:r>
      <w:r w:rsidRPr="00E85AFA">
        <w:rPr>
          <w:rFonts w:eastAsia="Times New Roman"/>
          <w:b/>
        </w:rPr>
        <w:t xml:space="preserve">affect deaths from </w:t>
      </w:r>
      <w:del w:id="2" w:author="Robbie Parks" w:date="2019-11-05T17:27:00Z">
        <w:r w:rsidRPr="00E85AFA">
          <w:rPr>
            <w:rFonts w:eastAsia="Times New Roman"/>
            <w:b/>
          </w:rPr>
          <w:delText xml:space="preserve">different </w:delText>
        </w:r>
      </w:del>
      <w:r w:rsidRPr="00E85AFA">
        <w:rPr>
          <w:rFonts w:eastAsia="Times New Roman"/>
          <w:b/>
        </w:rPr>
        <w:t>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del w:id="3" w:author="Robbie Parks" w:date="2019-11-05T17:27:00Z">
        <w:r w:rsidRPr="00E85AFA">
          <w:rPr>
            <w:rFonts w:eastAsia="Times New Roman"/>
            <w:b/>
          </w:rPr>
          <w:delText xml:space="preserve">a </w:delText>
        </w:r>
      </w:del>
      <w:r w:rsidR="00EF4751">
        <w:rPr>
          <w:rFonts w:eastAsia="Times New Roman"/>
          <w:b/>
        </w:rPr>
        <w:t>38</w:t>
      </w:r>
      <w:del w:id="4" w:author="Robbie Parks" w:date="2019-11-05T17:27:00Z">
        <w:r w:rsidRPr="00E85AFA">
          <w:rPr>
            <w:rFonts w:eastAsia="Times New Roman"/>
            <w:b/>
          </w:rPr>
          <w:delText>-year period</w:delText>
        </w:r>
      </w:del>
      <w:ins w:id="5" w:author="Robbie Parks" w:date="2019-11-05T17:27:00Z">
        <w:r w:rsidR="00EF4751">
          <w:rPr>
            <w:rFonts w:eastAsia="Times New Roman"/>
            <w:b/>
          </w:rPr>
          <w:t xml:space="preserve"> years</w:t>
        </w:r>
      </w:ins>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del w:id="6" w:author="Robbie Parks" w:date="2019-11-05T17:27:00Z">
        <w:r w:rsidRPr="00E85AFA">
          <w:rPr>
            <w:rFonts w:eastAsia="Times New Roman"/>
            <w:b/>
          </w:rPr>
          <w:delText xml:space="preserve">different </w:delText>
        </w:r>
      </w:del>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del w:id="7" w:author="Robbie Parks" w:date="2019-11-05T17:27:00Z">
        <w:r w:rsidR="00F24A27" w:rsidRPr="00E85AFA">
          <w:rPr>
            <w:rFonts w:eastAsia="Times New Roman"/>
            <w:b/>
          </w:rPr>
          <w:delText>2</w:delText>
        </w:r>
      </w:del>
      <w:ins w:id="8" w:author="Robbie Parks" w:date="2019-11-05T17:27:00Z">
        <w:r w:rsidR="0002698C">
          <w:rPr>
            <w:rFonts w:eastAsia="Times New Roman"/>
            <w:b/>
          </w:rPr>
          <w:t>1.5</w:t>
        </w:r>
      </w:ins>
      <w:r w:rsidRPr="00E85AFA">
        <w:rPr>
          <w:rFonts w:eastAsia="Times New Roman"/>
          <w:b/>
        </w:rPr>
        <w:t>°C anomalously warm year</w:t>
      </w:r>
      <w:ins w:id="9" w:author="Robbie Parks" w:date="2019-11-05T17:27:00Z">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ins>
      <w:r w:rsidRPr="00E85AFA">
        <w:rPr>
          <w:rFonts w:eastAsia="Times New Roman"/>
          <w:b/>
        </w:rPr>
        <w:t xml:space="preserve"> would be associated with an estimated</w:t>
      </w:r>
      <w:r w:rsidR="00490C94">
        <w:rPr>
          <w:rFonts w:eastAsia="Times New Roman"/>
          <w:b/>
        </w:rPr>
        <w:t xml:space="preserve"> </w:t>
      </w:r>
      <w:del w:id="10" w:author="Robbie Parks" w:date="2019-11-05T17:27:00Z">
        <w:r w:rsidR="005E0B16">
          <w:rPr>
            <w:rFonts w:eastAsia="Times New Roman"/>
            <w:b/>
          </w:rPr>
          <w:delText>2,135</w:delText>
        </w:r>
      </w:del>
      <w:ins w:id="11" w:author="Robbie Parks" w:date="2019-11-05T17:27:00Z">
        <w:r w:rsidR="00490C94">
          <w:rPr>
            <w:rFonts w:eastAsia="Times New Roman"/>
            <w:b/>
          </w:rPr>
          <w:t>1,601</w:t>
        </w:r>
      </w:ins>
      <w:r w:rsidRPr="00E85AFA">
        <w:rPr>
          <w:rFonts w:eastAsia="Times New Roman"/>
          <w:b/>
        </w:rPr>
        <w:t xml:space="preserve"> (95% credible interval </w:t>
      </w:r>
      <w:r w:rsidR="005E0B16">
        <w:rPr>
          <w:rFonts w:eastAsia="Times New Roman"/>
          <w:b/>
        </w:rPr>
        <w:t>1,</w:t>
      </w:r>
      <w:del w:id="12" w:author="Robbie Parks" w:date="2019-11-05T17:27:00Z">
        <w:r w:rsidR="005E0B16">
          <w:rPr>
            <w:rFonts w:eastAsia="Times New Roman"/>
            <w:b/>
          </w:rPr>
          <w:delText>906</w:delText>
        </w:r>
        <w:r w:rsidRPr="00E85AFA">
          <w:rPr>
            <w:rFonts w:eastAsia="Times New Roman"/>
            <w:b/>
          </w:rPr>
          <w:delText>-</w:delText>
        </w:r>
        <w:r w:rsidR="005E0B16">
          <w:rPr>
            <w:rFonts w:eastAsia="Times New Roman"/>
            <w:b/>
          </w:rPr>
          <w:delText>2,368</w:delText>
        </w:r>
      </w:del>
      <w:ins w:id="13" w:author="Robbie Parks" w:date="2019-11-05T17:27:00Z">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ins>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w:t>
      </w:r>
      <w:del w:id="14" w:author="Robbie Parks" w:date="2019-11-05T17:27:00Z">
        <w:r w:rsidRPr="00E85AFA">
          <w:rPr>
            <w:rFonts w:eastAsia="Times New Roman"/>
            <w:b/>
          </w:rPr>
          <w:delText xml:space="preserve">concentrated </w:delText>
        </w:r>
      </w:del>
      <w:r w:rsidRPr="00E85AFA">
        <w:rPr>
          <w:rFonts w:eastAsia="Times New Roman"/>
          <w:b/>
        </w:rPr>
        <w:t xml:space="preserve">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del w:id="15" w:author="Robbie Parks" w:date="2019-11-05T17:27:00Z">
        <w:r w:rsidRPr="00E85AFA">
          <w:rPr>
            <w:rFonts w:eastAsia="Times New Roman"/>
            <w:b/>
          </w:rPr>
          <w:delText>an overall</w:delText>
        </w:r>
      </w:del>
      <w:ins w:id="16" w:author="Robbie Parks" w:date="2019-11-05T17:27:00Z">
        <w:r w:rsidR="000643BD">
          <w:rPr>
            <w:rFonts w:eastAsia="Times New Roman"/>
            <w:b/>
          </w:rPr>
          <w:t>a</w:t>
        </w:r>
      </w:ins>
      <w:r w:rsidRPr="00E85AFA">
        <w:rPr>
          <w:rFonts w:eastAsia="Times New Roman"/>
          <w:b/>
        </w:rPr>
        <w:t xml:space="preserve"> decline in deaths from falls in older ages. The findings demonstrate the need for targeted</w:t>
      </w:r>
      <w:del w:id="17" w:author="Robbie Parks" w:date="2019-11-05T17:27:00Z">
        <w:r w:rsidRPr="00E85AFA">
          <w:rPr>
            <w:rFonts w:eastAsia="Times New Roman"/>
            <w:b/>
          </w:rPr>
          <w:delText xml:space="preserve"> public health</w:delText>
        </w:r>
      </w:del>
      <w:r w:rsidRPr="00E85AFA">
        <w:rPr>
          <w:rFonts w:eastAsia="Times New Roman"/>
          <w:b/>
        </w:rPr>
        <w:t xml:space="preserve">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1FC080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w:t>
      </w:r>
      <w:r w:rsidR="006C6402" w:rsidRPr="00E85AFA">
        <w:rPr>
          <w:color w:val="000000" w:themeColor="text1"/>
        </w:rPr>
        <w:lastRenderedPageBreak/>
        <w:t>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602A39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del w:id="18" w:author="Robbie Parks" w:date="2019-11-05T17:27:00Z">
        <w:r w:rsidRPr="00E85AFA">
          <w:delText xml:space="preserve">  </w:delText>
        </w:r>
      </w:del>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60E6F68"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del w:id="19" w:author="Robbie Parks" w:date="2019-11-05T17:27:00Z">
        <w:r w:rsidR="00FA2DA0">
          <w:delText>Supplementary</w:delText>
        </w:r>
      </w:del>
      <w:ins w:id="20" w:author="Robbie Parks" w:date="2019-11-05T17:27:00Z">
        <w:r w:rsidR="00D21C12">
          <w:t>Extended Data</w:t>
        </w:r>
      </w:ins>
      <w:r w:rsidR="00D21C12">
        <w:t xml:space="preserve">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ins w:id="21" w:author="Robbie Parks" w:date="2019-11-05T17:27:00Z">
        <w:r w:rsidR="000828BE">
          <w:rPr>
            <w:color w:val="000000" w:themeColor="text1"/>
          </w:rPr>
          <w:t xml:space="preserve">Extended Data </w:t>
        </w:r>
      </w:ins>
      <w:r w:rsidR="000828BE">
        <w:rPr>
          <w:color w:val="000000" w:themeColor="text1"/>
        </w:rPr>
        <w:t xml:space="preserve">Figure </w:t>
      </w:r>
      <w:del w:id="22" w:author="Robbie Parks" w:date="2019-11-05T17:27:00Z">
        <w:r w:rsidR="006114C7">
          <w:rPr>
            <w:color w:val="000000" w:themeColor="text1"/>
          </w:rPr>
          <w:delText>3</w:delText>
        </w:r>
      </w:del>
      <w:ins w:id="23" w:author="Robbie Parks" w:date="2019-11-05T17:27:00Z">
        <w:r w:rsidR="000828BE">
          <w:rPr>
            <w:color w:val="000000" w:themeColor="text1"/>
          </w:rPr>
          <w:t>2</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ins w:id="24" w:author="Robbie Parks" w:date="2019-11-05T17:27:00Z">
        <w:r w:rsidR="00210FEB">
          <w:rPr>
            <w:color w:val="000000" w:themeColor="text1"/>
          </w:rPr>
          <w:t xml:space="preserve">Extended Data </w:t>
        </w:r>
      </w:ins>
      <w:r w:rsidR="00210FEB">
        <w:rPr>
          <w:color w:val="000000" w:themeColor="text1"/>
        </w:rPr>
        <w:t xml:space="preserve">Figure </w:t>
      </w:r>
      <w:del w:id="25" w:author="Robbie Parks" w:date="2019-11-05T17:27:00Z">
        <w:r w:rsidR="006114C7">
          <w:rPr>
            <w:bCs/>
            <w:color w:val="000000" w:themeColor="text1"/>
          </w:rPr>
          <w:delText>3</w:delText>
        </w:r>
      </w:del>
      <w:ins w:id="26" w:author="Robbie Parks" w:date="2019-11-05T17:27:00Z">
        <w:r w:rsidR="00210FEB">
          <w:rPr>
            <w:color w:val="000000" w:themeColor="text1"/>
          </w:rPr>
          <w:t>2</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5A5A0C62" w:rsidR="0089187A" w:rsidRDefault="00AD4FF6" w:rsidP="002E5F11">
      <w:pPr>
        <w:spacing w:line="480" w:lineRule="auto"/>
        <w:jc w:val="both"/>
        <w:rPr>
          <w:ins w:id="27" w:author="Robbie Parks" w:date="2019-11-05T17:27:00Z"/>
        </w:rPr>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del w:id="28" w:author="Robbie Parks" w:date="2019-11-05T17:27:00Z">
        <w:r w:rsidR="00F24A27" w:rsidRPr="00E85AFA">
          <w:rPr>
            <w:color w:val="000000" w:themeColor="text1"/>
          </w:rPr>
          <w:delText>2</w:delText>
        </w:r>
      </w:del>
      <w:ins w:id="29" w:author="Robbie Parks" w:date="2019-11-05T17:27:00Z">
        <w:r w:rsidR="0089187A">
          <w:rPr>
            <w:color w:val="000000" w:themeColor="text1"/>
          </w:rPr>
          <w:t>1.5</w:t>
        </w:r>
      </w:ins>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del w:id="30" w:author="Robbie Parks" w:date="2019-11-05T17:27:00Z">
        <w:r w:rsidR="00E8517B">
          <w:rPr>
            <w:color w:val="000000" w:themeColor="text1"/>
          </w:rPr>
          <w:delText>, consistent with</w:delText>
        </w:r>
      </w:del>
      <w:ins w:id="31" w:author="Robbie Parks" w:date="2019-11-05T17:27:00Z">
        <w:r w:rsidR="0089187A">
          <w:rPr>
            <w:color w:val="000000" w:themeColor="text1"/>
          </w:rPr>
          <w:t xml:space="preserve"> </w:t>
        </w:r>
        <w:r w:rsidR="0089187A">
          <w:rPr>
            <w:color w:val="000000" w:themeColor="text1"/>
          </w:rPr>
          <w:lastRenderedPageBreak/>
          <w:t>as envisioned under</w:t>
        </w:r>
        <w:r w:rsidR="00E8517B">
          <w:rPr>
            <w:color w:val="000000" w:themeColor="text1"/>
          </w:rPr>
          <w:t xml:space="preserve"> 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w:t>
        </w:r>
      </w:ins>
      <w:r w:rsidR="0073023B">
        <w:rPr>
          <w:color w:val="000000" w:themeColor="text1"/>
        </w:rPr>
        <w:t xml:space="preserve"> the upper bound of the Paris Climate Agreement</w:t>
      </w:r>
      <w:del w:id="32" w:author="Robbie Parks" w:date="2019-11-05T17:27:00Z">
        <w:r w:rsidRPr="00E85AFA">
          <w:rPr>
            <w:color w:val="000000" w:themeColor="text1"/>
          </w:rPr>
          <w:delText>.</w:delText>
        </w:r>
      </w:del>
      <w:ins w:id="33" w:author="Robbie Parks" w:date="2019-11-05T17:27:00Z">
        <w:r w:rsidR="0073023B">
          <w:rPr>
            <w:color w:val="000000" w:themeColor="text1"/>
          </w:rPr>
          <w:t xml:space="preserve"> as Extended Data</w:t>
        </w:r>
        <w:r w:rsidR="00F1568D">
          <w:rPr>
            <w:color w:val="000000" w:themeColor="text1"/>
          </w:rPr>
          <w:t>.</w:t>
        </w:r>
      </w:ins>
      <w:r w:rsidRPr="00E85AFA">
        <w:rPr>
          <w:color w:val="000000" w:themeColor="text1"/>
        </w:rPr>
        <w:t xml:space="preserve"> Based on this analysis, </w:t>
      </w:r>
      <w:del w:id="34" w:author="Robbie Parks" w:date="2019-11-05T17:27:00Z">
        <w:r w:rsidRPr="00E85AFA">
          <w:rPr>
            <w:color w:val="000000" w:themeColor="text1"/>
          </w:rPr>
          <w:delText>w</w:delText>
        </w:r>
        <w:r w:rsidR="007433BB" w:rsidRPr="00E85AFA">
          <w:delText xml:space="preserve">e estimated that </w:delText>
        </w:r>
      </w:del>
      <w:r w:rsidR="007433BB" w:rsidRPr="00E85AFA">
        <w:t xml:space="preserve">there would be an estimated </w:t>
      </w:r>
      <w:ins w:id="35" w:author="Robbie Parks" w:date="2019-11-05T17:27:00Z">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ins>
      <w:r w:rsidR="00644D09" w:rsidRPr="00644D09">
        <w:t>2,135</w:t>
      </w:r>
      <w:r w:rsidR="007433BB" w:rsidRPr="00644D09">
        <w:t xml:space="preserve"> </w:t>
      </w:r>
      <w:r w:rsidR="007433BB" w:rsidRPr="00E85AFA">
        <w:t xml:space="preserve">(95% credible interval </w:t>
      </w:r>
      <w:r w:rsidR="00644D09" w:rsidRPr="00644D09">
        <w:t>1,906-2,368</w:t>
      </w:r>
      <w:del w:id="36" w:author="Robbie Parks" w:date="2019-11-05T17:27:00Z">
        <w:r w:rsidR="007433BB" w:rsidRPr="00E85AFA">
          <w:delText>) excess injury deaths,</w:delText>
        </w:r>
      </w:del>
      <w:ins w:id="37" w:author="Robbie Parks" w:date="2019-11-05T17:27:00Z">
        <w:r w:rsidR="007433BB" w:rsidRPr="00E85AFA">
          <w:t>),</w:t>
        </w:r>
      </w:ins>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del w:id="38" w:author="Robbie Parks" w:date="2019-11-05T17:27:00Z">
        <w:r w:rsidR="00367BD4" w:rsidRPr="00E85AFA">
          <w:delText xml:space="preserve"> </w:delText>
        </w:r>
        <w:r w:rsidR="007433BB" w:rsidRPr="00E85AFA">
          <w:delText xml:space="preserve">(Figure </w:delText>
        </w:r>
        <w:r w:rsidR="009C39F3">
          <w:delText>4</w:delText>
        </w:r>
        <w:r w:rsidR="007433BB" w:rsidRPr="00E85AFA">
          <w:delText xml:space="preserve">). </w:delText>
        </w:r>
      </w:del>
      <w:ins w:id="39" w:author="Robbie Parks" w:date="2019-11-05T17:27:00Z">
        <w:r w:rsidR="0089187A">
          <w:rPr>
            <w:color w:val="000000" w:themeColor="text1"/>
          </w:rPr>
          <w:t>, which is the upper bound of</w:t>
        </w:r>
        <w:r w:rsidR="00744D05">
          <w:t xml:space="preserve"> the Paris Climate Agreement</w:t>
        </w:r>
        <w:r w:rsidR="00CE7C22">
          <w:t xml:space="preserve"> </w:t>
        </w:r>
        <w:r w:rsidR="007433BB" w:rsidRPr="00E85AFA">
          <w:t>(</w:t>
        </w:r>
        <w:r w:rsidR="00CE7C22">
          <w:t>Extended Data Figure 3)</w:t>
        </w:r>
        <w:r w:rsidR="007433BB" w:rsidRPr="00E85AFA">
          <w:t xml:space="preserve">. </w:t>
        </w:r>
      </w:ins>
    </w:p>
    <w:p w14:paraId="25FB8F62" w14:textId="77777777" w:rsidR="0089187A" w:rsidRDefault="0089187A" w:rsidP="002E5F11">
      <w:pPr>
        <w:spacing w:line="480" w:lineRule="auto"/>
        <w:jc w:val="both"/>
        <w:rPr>
          <w:ins w:id="40" w:author="Robbie Parks" w:date="2019-11-05T17:27:00Z"/>
        </w:rPr>
      </w:pPr>
    </w:p>
    <w:p w14:paraId="047E0FB4" w14:textId="4BD303C9"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del w:id="41" w:author="Robbie Parks" w:date="2019-11-05T17:27:00Z">
        <w:r w:rsidR="009C39F3">
          <w:delText>4</w:delText>
        </w:r>
      </w:del>
      <w:ins w:id="42" w:author="Robbie Parks" w:date="2019-11-05T17:27:00Z">
        <w:r w:rsidR="00040AE0">
          <w:t>3</w:t>
        </w:r>
      </w:ins>
      <w:r w:rsidRPr="00E85AFA">
        <w:t>). Most excess deaths would be from transport injuries (</w:t>
      </w:r>
      <w:del w:id="43" w:author="Robbie Parks" w:date="2019-11-05T17:27:00Z">
        <w:r w:rsidR="00280784">
          <w:delText>985</w:delText>
        </w:r>
        <w:r w:rsidR="00A3039C">
          <w:delText xml:space="preserve">; </w:delText>
        </w:r>
        <w:r w:rsidR="00C25EE4">
          <w:delText>866</w:delText>
        </w:r>
        <w:r w:rsidR="006F071D">
          <w:delText>-</w:delText>
        </w:r>
      </w:del>
      <w:ins w:id="44" w:author="Robbie Parks" w:date="2019-11-05T17:27:00Z">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ins>
      <w:r w:rsidR="0089187A">
        <w:rPr>
          <w:color w:val="000000" w:themeColor="text1"/>
          <w:rPrChange w:id="45" w:author="Robbie Parks" w:date="2019-11-05T17:27:00Z">
            <w:rPr/>
          </w:rPrChange>
        </w:rPr>
        <w:t>1</w:t>
      </w:r>
      <w:del w:id="46" w:author="Robbie Parks" w:date="2019-11-05T17:27:00Z">
        <w:r w:rsidR="00C25EE4">
          <w:delText>,085</w:delText>
        </w:r>
      </w:del>
      <w:ins w:id="47" w:author="Robbie Parks" w:date="2019-11-05T17:27:00Z">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ins>
      <w:r w:rsidRPr="00E85AFA">
        <w:t xml:space="preserve">) followed </w:t>
      </w:r>
      <w:r w:rsidR="006F071D">
        <w:t xml:space="preserve">closely </w:t>
      </w:r>
      <w:r w:rsidRPr="00E85AFA">
        <w:t>by suicide (</w:t>
      </w:r>
      <w:del w:id="48" w:author="Robbie Parks" w:date="2019-11-05T17:27:00Z">
        <w:r w:rsidR="00280784">
          <w:delText>720</w:delText>
        </w:r>
        <w:r w:rsidR="00A3039C">
          <w:delText>; 593</w:delText>
        </w:r>
        <w:r w:rsidR="006F071D">
          <w:delText>-</w:delText>
        </w:r>
        <w:r w:rsidR="00A3039C">
          <w:delText>841</w:delText>
        </w:r>
      </w:del>
      <w:ins w:id="49" w:author="Robbie Parks" w:date="2019-11-05T17:27:00Z">
        <w:r w:rsidR="00296851">
          <w:t>540</w:t>
        </w:r>
        <w:r w:rsidR="00A3039C">
          <w:t xml:space="preserve">; </w:t>
        </w:r>
        <w:r w:rsidR="00296851">
          <w:t>445</w:t>
        </w:r>
        <w:r w:rsidR="006F071D">
          <w:t>-</w:t>
        </w:r>
        <w:r w:rsidR="00296851">
          <w:t>631</w:t>
        </w:r>
      </w:ins>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74FE4E2A"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del w:id="50" w:author="Robbie Parks" w:date="2019-11-05T17:27:00Z">
        <w:r w:rsidR="00DB2ED8">
          <w:delText>18</w:delText>
        </w:r>
        <w:r w:rsidRPr="00E85AFA">
          <w:delText>.</w:delText>
        </w:r>
        <w:r w:rsidR="00DB2ED8">
          <w:delText>3</w:delText>
        </w:r>
        <w:r w:rsidRPr="00E85AFA">
          <w:delText>% (</w:delText>
        </w:r>
        <w:r w:rsidR="00DB2ED8">
          <w:delText>16.6</w:delText>
        </w:r>
        <w:r w:rsidRPr="00E85AFA">
          <w:delText xml:space="preserve">, </w:delText>
        </w:r>
        <w:r w:rsidR="00DB2ED8">
          <w:delText>20</w:delText>
        </w:r>
      </w:del>
      <w:ins w:id="51" w:author="Robbie Parks" w:date="2019-11-05T17:27:00Z">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ins>
      <w:r w:rsidR="00DB2ED8">
        <w:t>.2</w:t>
      </w:r>
      <w:r w:rsidRPr="00E85AFA">
        <w:t>)</w:t>
      </w:r>
      <w:r w:rsidR="006F071D">
        <w:t xml:space="preserve"> for a </w:t>
      </w:r>
      <w:r w:rsidR="006F071D" w:rsidRPr="00E85AFA">
        <w:rPr>
          <w:color w:val="000000" w:themeColor="text1"/>
        </w:rPr>
        <w:t>+</w:t>
      </w:r>
      <w:del w:id="52" w:author="Robbie Parks" w:date="2019-11-05T17:27:00Z">
        <w:r w:rsidR="006F071D" w:rsidRPr="00E85AFA">
          <w:rPr>
            <w:color w:val="000000" w:themeColor="text1"/>
          </w:rPr>
          <w:delText>2</w:delText>
        </w:r>
      </w:del>
      <w:ins w:id="53" w:author="Robbie Parks" w:date="2019-11-05T17:27:00Z">
        <w:r w:rsidR="00556438">
          <w:rPr>
            <w:color w:val="000000" w:themeColor="text1"/>
          </w:rPr>
          <w:t>1.5</w:t>
        </w:r>
      </w:ins>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del w:id="54" w:author="Robbie Parks" w:date="2019-11-05T17:27:00Z">
        <w:r w:rsidR="009C39F3">
          <w:delText>5</w:delText>
        </w:r>
      </w:del>
      <w:ins w:id="55" w:author="Robbie Parks" w:date="2019-11-05T17:27:00Z">
        <w:r w:rsidR="00D16DC8">
          <w:t>4</w:t>
        </w:r>
      </w:ins>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del w:id="56" w:author="Robbie Parks" w:date="2019-11-05T17:27:00Z">
        <w:r w:rsidR="006864D8">
          <w:delText>4</w:delText>
        </w:r>
      </w:del>
      <w:ins w:id="57" w:author="Robbie Parks" w:date="2019-11-05T17:27:00Z">
        <w:r w:rsidR="008847C3">
          <w:t>3</w:t>
        </w:r>
      </w:ins>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del w:id="58" w:author="Robbie Parks" w:date="2019-11-05T17:27:00Z">
        <w:r w:rsidR="00B93C15">
          <w:rPr>
            <w:rFonts w:eastAsia="Times New Roman"/>
            <w:color w:val="000000"/>
          </w:rPr>
          <w:delText>7</w:delText>
        </w:r>
        <w:r w:rsidRPr="00E85AFA">
          <w:rPr>
            <w:rFonts w:eastAsia="Times New Roman"/>
            <w:color w:val="000000"/>
          </w:rPr>
          <w:delText>% (</w:delText>
        </w:r>
      </w:del>
      <w:ins w:id="59" w:author="Robbie Parks" w:date="2019-11-05T17:27:00Z">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ins>
      <w:r w:rsidR="001B2C85">
        <w:rPr>
          <w:rFonts w:eastAsia="Times New Roman"/>
          <w:color w:val="000000"/>
        </w:rPr>
        <w:t>2</w:t>
      </w:r>
      <w:r w:rsidRPr="00E85AFA">
        <w:rPr>
          <w:rFonts w:eastAsia="Times New Roman"/>
          <w:color w:val="000000"/>
        </w:rPr>
        <w:t>.</w:t>
      </w:r>
      <w:del w:id="60" w:author="Robbie Parks" w:date="2019-11-05T17:27:00Z">
        <w:r w:rsidR="00B93C15">
          <w:rPr>
            <w:rFonts w:eastAsia="Times New Roman"/>
            <w:color w:val="000000"/>
          </w:rPr>
          <w:delText>1</w:delText>
        </w:r>
        <w:r w:rsidRPr="00E85AFA">
          <w:rPr>
            <w:rFonts w:eastAsia="Times New Roman"/>
            <w:color w:val="000000"/>
          </w:rPr>
          <w:delText xml:space="preserve">, </w:delText>
        </w:r>
        <w:r w:rsidR="00B93C15">
          <w:rPr>
            <w:rFonts w:eastAsia="Times New Roman"/>
            <w:color w:val="000000"/>
          </w:rPr>
          <w:delText>3</w:delText>
        </w:r>
        <w:r w:rsidRPr="00E85AFA">
          <w:rPr>
            <w:rFonts w:eastAsia="Times New Roman"/>
            <w:color w:val="000000"/>
          </w:rPr>
          <w:delText>.</w:delText>
        </w:r>
        <w:r w:rsidR="00B93C15">
          <w:rPr>
            <w:rFonts w:eastAsia="Times New Roman"/>
            <w:color w:val="000000"/>
          </w:rPr>
          <w:delText>4</w:delText>
        </w:r>
      </w:del>
      <w:ins w:id="61" w:author="Robbie Parks" w:date="2019-11-05T17:27:00Z">
        <w:r w:rsidR="001B2C85">
          <w:rPr>
            <w:rFonts w:eastAsia="Times New Roman"/>
            <w:color w:val="000000"/>
          </w:rPr>
          <w:t>6</w:t>
        </w:r>
      </w:ins>
      <w:r w:rsidRPr="00E85AFA">
        <w:rPr>
          <w:rFonts w:eastAsia="Times New Roman"/>
          <w:color w:val="000000"/>
        </w:rPr>
        <w:t>)</w:t>
      </w:r>
      <w:r w:rsidRPr="00E85AFA">
        <w:t xml:space="preserve"> for 25-34 year old men versus </w:t>
      </w:r>
      <w:r w:rsidR="00B93C15">
        <w:t>0</w:t>
      </w:r>
      <w:r w:rsidRPr="00E85AFA">
        <w:t>.</w:t>
      </w:r>
      <w:del w:id="62" w:author="Robbie Parks" w:date="2019-11-05T17:27:00Z">
        <w:r w:rsidR="00B93C15">
          <w:delText>7</w:delText>
        </w:r>
      </w:del>
      <w:ins w:id="63" w:author="Robbie Parks" w:date="2019-11-05T17:27:00Z">
        <w:r w:rsidR="001B2C85">
          <w:t>5</w:t>
        </w:r>
      </w:ins>
      <w:r w:rsidRPr="00E85AFA">
        <w:t>% (</w:t>
      </w:r>
      <w:r w:rsidR="00EE6FBE" w:rsidRPr="00E85AFA">
        <w:t>-</w:t>
      </w:r>
      <w:r w:rsidR="00B93C15">
        <w:t>0</w:t>
      </w:r>
      <w:r w:rsidRPr="00E85AFA">
        <w:t>.</w:t>
      </w:r>
      <w:del w:id="64" w:author="Robbie Parks" w:date="2019-11-05T17:27:00Z">
        <w:r w:rsidR="00B93C15">
          <w:delText>4</w:delText>
        </w:r>
      </w:del>
      <w:ins w:id="65" w:author="Robbie Parks" w:date="2019-11-05T17:27:00Z">
        <w:r w:rsidR="00C41D2A">
          <w:t>3</w:t>
        </w:r>
      </w:ins>
      <w:r w:rsidRPr="00E85AFA">
        <w:t xml:space="preserve">, </w:t>
      </w:r>
      <w:r w:rsidR="00B93C15">
        <w:t>1</w:t>
      </w:r>
      <w:r w:rsidRPr="00E85AFA">
        <w:t>.</w:t>
      </w:r>
      <w:del w:id="66" w:author="Robbie Parks" w:date="2019-11-05T17:27:00Z">
        <w:r w:rsidR="00B93C15">
          <w:delText>9</w:delText>
        </w:r>
      </w:del>
      <w:ins w:id="67" w:author="Robbie Parks" w:date="2019-11-05T17:27:00Z">
        <w:r w:rsidR="00C41D2A">
          <w:t>4</w:t>
        </w:r>
      </w:ins>
      <w:r w:rsidRPr="00E85AFA">
        <w:t>) for women of the same age) (</w:t>
      </w:r>
      <w:r w:rsidR="009C39F3" w:rsidRPr="00E85AFA">
        <w:t xml:space="preserve">Figure </w:t>
      </w:r>
      <w:del w:id="68" w:author="Robbie Parks" w:date="2019-11-05T17:27:00Z">
        <w:r w:rsidR="009C39F3">
          <w:delText>5</w:delText>
        </w:r>
      </w:del>
      <w:ins w:id="69" w:author="Robbie Parks" w:date="2019-11-05T17:27:00Z">
        <w:r w:rsidR="00D16DC8">
          <w:t>4</w:t>
        </w:r>
      </w:ins>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5B09A535" w:rsidR="00F82744" w:rsidRPr="00E85AFA" w:rsidRDefault="00F82744" w:rsidP="00F82744">
      <w:pPr>
        <w:spacing w:line="480" w:lineRule="auto"/>
        <w:jc w:val="both"/>
      </w:pPr>
      <w:r w:rsidRPr="00E85AFA">
        <w:t xml:space="preserve">The pathways from anomalous temperature to transport injury are more varied. </w:t>
      </w:r>
      <w:del w:id="70" w:author="Robbie Parks" w:date="2019-11-05T17:27:00Z">
        <w:r w:rsidRPr="00E85AFA">
          <w:delText xml:space="preserve"> </w:delText>
        </w:r>
      </w:del>
      <w:r w:rsidRPr="00E85AFA">
        <w:t>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39532848" w:rsidR="00F82744"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w:t>
      </w:r>
      <w:r w:rsidRPr="00E85AFA">
        <w:lastRenderedPageBreak/>
        <w:t>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1C13B726"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del w:id="71" w:author="Robbie Parks" w:date="2019-11-05T17:27:00Z">
        <w:r w:rsidRPr="00E85AFA">
          <w:delText>more</w:delText>
        </w:r>
      </w:del>
      <w:ins w:id="72" w:author="Robbie Parks" w:date="2019-11-05T17:27:00Z">
        <w:r w:rsidR="00E10DBB">
          <w:t>additional</w:t>
        </w:r>
      </w:ins>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lastRenderedPageBreak/>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3B65FEED" w14:textId="77777777" w:rsidR="00633303" w:rsidRDefault="00D21020" w:rsidP="007433BB">
      <w:pPr>
        <w:spacing w:line="480" w:lineRule="auto"/>
        <w:jc w:val="both"/>
        <w:rPr>
          <w:del w:id="73" w:author="Robbie Parks" w:date="2019-11-05T17:27: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2F1A6EF"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del w:id="74" w:author="Robbie Parks" w:date="2019-11-05T17:27:00Z">
        <w:r w:rsidRPr="00E85AFA">
          <w:rPr>
            <w:rStyle w:val="apple-style-span"/>
            <w:color w:val="000000" w:themeColor="text1"/>
          </w:rPr>
          <w:delText>.</w:delText>
        </w:r>
      </w:del>
      <w:ins w:id="75" w:author="Robbie Parks" w:date="2019-11-05T17:27:00Z">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w:t>
        </w:r>
      </w:ins>
      <w:r w:rsidRPr="00E85AFA">
        <w:rPr>
          <w:rStyle w:val="apple-style-span"/>
          <w:color w:val="000000" w:themeColor="text1"/>
        </w:rPr>
        <w:t xml:space="preserve">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1BEABA3F"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4ECD4944"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1FB57767"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del w:id="76" w:author="Robbie Parks" w:date="2019-11-05T17:27:00Z">
        <w:r w:rsidR="00E4445A">
          <w:delText>Supplementary</w:delText>
        </w:r>
      </w:del>
      <w:ins w:id="77" w:author="Robbie Parks" w:date="2019-11-05T17:27:00Z">
        <w:r w:rsidR="0018209F" w:rsidRPr="00E1512E">
          <w:t>Extended Data</w:t>
        </w:r>
      </w:ins>
      <w:r w:rsidR="0018209F" w:rsidRPr="00E1512E">
        <w:t xml:space="preserve">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del w:id="78" w:author="Robbie Parks" w:date="2019-11-05T17:27:00Z">
        <w:r w:rsidR="00E4445A">
          <w:delText>Supplementary</w:delText>
        </w:r>
      </w:del>
      <w:ins w:id="79" w:author="Robbie Parks" w:date="2019-11-05T17:27:00Z">
        <w:r w:rsidR="00E02380" w:rsidRPr="00C11C90">
          <w:t>Extended Data</w:t>
        </w:r>
      </w:ins>
      <w:r w:rsidR="00E02380" w:rsidRPr="00C11C90">
        <w:t xml:space="preserve">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del w:id="80" w:author="Robbie Parks" w:date="2019-11-05T17:27:00Z">
        <w:r w:rsidR="00933E31" w:rsidRPr="00E85AFA">
          <w:rPr>
            <w:color w:val="000000" w:themeColor="text1"/>
          </w:rPr>
          <w:delText xml:space="preserve"> </w:delText>
        </w:r>
        <w:r w:rsidR="00E77DBA" w:rsidRPr="00E85AFA">
          <w:rPr>
            <w:color w:val="000000" w:themeColor="text1"/>
          </w:rPr>
          <w:delText xml:space="preserve"> </w:delText>
        </w:r>
      </w:del>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5034DA"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0FB25C66" w:rsidR="00C832E3" w:rsidRPr="00E85AFA" w:rsidRDefault="005034DA" w:rsidP="00C832E3">
      <m:oMathPara>
        <m:oMath>
          <m:func>
            <m:funcPr>
              <m:ctrlPr>
                <w:del w:id="81" w:author="Robbie Parks" w:date="2019-11-05T17:27:00Z">
                  <w:rPr>
                    <w:rFonts w:ascii="Cambria Math" w:hAnsi="Cambria Math"/>
                    <w:i/>
                  </w:rPr>
                </w:del>
              </m:ctrlPr>
            </m:funcPr>
            <m:fName>
              <m:r>
                <w:del w:id="82" w:author="Robbie Parks" w:date="2019-11-05T17:27:00Z">
                  <m:rPr>
                    <m:sty m:val="p"/>
                  </m:rPr>
                  <w:rPr>
                    <w:rFonts w:ascii="Cambria Math" w:hAnsi="Cambria Math"/>
                  </w:rPr>
                  <m:t>log</m:t>
                </w:del>
              </m:r>
            </m:fName>
            <m:e>
              <m:d>
                <m:dPr>
                  <m:ctrlPr>
                    <w:del w:id="83" w:author="Robbie Parks" w:date="2019-11-05T17:27:00Z">
                      <w:rPr>
                        <w:rFonts w:ascii="Cambria Math" w:hAnsi="Cambria Math"/>
                        <w:i/>
                      </w:rPr>
                    </w:del>
                  </m:ctrlPr>
                </m:dPr>
                <m:e>
                  <m:sSub>
                    <m:sSubPr>
                      <m:ctrlPr>
                        <w:del w:id="84" w:author="Robbie Parks" w:date="2019-11-05T17:27:00Z">
                          <w:rPr>
                            <w:rFonts w:ascii="Cambria Math" w:hAnsi="Cambria Math"/>
                            <w:i/>
                          </w:rPr>
                        </w:del>
                      </m:ctrlPr>
                    </m:sSubPr>
                    <m:e>
                      <m:r>
                        <w:del w:id="85" w:author="Robbie Parks" w:date="2019-11-05T17:27:00Z">
                          <w:rPr>
                            <w:rFonts w:ascii="Cambria Math" w:hAnsi="Cambria Math"/>
                          </w:rPr>
                          <m:t>deaths</m:t>
                        </w:del>
                      </m:r>
                    </m:e>
                    <m:sub>
                      <m:r>
                        <w:del w:id="86" w:author="Robbie Parks" w:date="2019-11-05T17:27:00Z">
                          <w:rPr>
                            <w:rFonts w:ascii="Cambria Math" w:hAnsi="Cambria Math"/>
                          </w:rPr>
                          <m:t>state-time</m:t>
                        </w:del>
                      </m:r>
                    </m:sub>
                  </m:sSub>
                </m:e>
              </m:d>
            </m:e>
          </m:func>
          <m:func>
            <m:funcPr>
              <m:ctrlPr>
                <w:ins w:id="87" w:author="Robbie Parks" w:date="2019-11-05T17:27:00Z">
                  <w:rPr>
                    <w:rFonts w:ascii="Cambria Math" w:hAnsi="Cambria Math"/>
                    <w:i/>
                  </w:rPr>
                </w:ins>
              </m:ctrlPr>
            </m:funcPr>
            <m:fName>
              <m:r>
                <w:ins w:id="88" w:author="Robbie Parks" w:date="2019-11-05T17:27:00Z">
                  <m:rPr>
                    <m:sty m:val="p"/>
                  </m:rPr>
                  <w:rPr>
                    <w:rFonts w:ascii="Cambria Math" w:hAnsi="Cambria Math"/>
                  </w:rPr>
                  <m:t>log</m:t>
                </w:ins>
              </m:r>
            </m:fName>
            <m:e>
              <m:d>
                <m:dPr>
                  <m:ctrlPr>
                    <w:ins w:id="89" w:author="Robbie Parks" w:date="2019-11-05T17:27:00Z">
                      <w:rPr>
                        <w:rFonts w:ascii="Cambria Math" w:hAnsi="Cambria Math"/>
                        <w:i/>
                      </w:rPr>
                    </w:ins>
                  </m:ctrlPr>
                </m:dPr>
                <m:e>
                  <m:sSub>
                    <m:sSubPr>
                      <m:ctrlPr>
                        <w:ins w:id="90" w:author="Robbie Parks" w:date="2019-11-05T17:27:00Z">
                          <w:rPr>
                            <w:rFonts w:ascii="Cambria Math" w:hAnsi="Cambria Math"/>
                            <w:i/>
                          </w:rPr>
                        </w:ins>
                      </m:ctrlPr>
                    </m:sSubPr>
                    <m:e>
                      <m:r>
                        <w:ins w:id="91" w:author="Robbie Parks" w:date="2019-11-05T17:27:00Z">
                          <w:rPr>
                            <w:rFonts w:ascii="Cambria Math" w:hAnsi="Cambria Math"/>
                          </w:rPr>
                          <m:t>death rate</m:t>
                        </w:ins>
                      </m:r>
                    </m:e>
                    <m:sub>
                      <m:r>
                        <w:ins w:id="92" w:author="Robbie Parks" w:date="2019-11-05T17:27:00Z">
                          <w:rPr>
                            <w:rFonts w:ascii="Cambria Math" w:hAnsi="Cambria Math"/>
                          </w:rPr>
                          <m:t>state-time</m:t>
                        </w:ins>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2A48BD2"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C846464"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w:t>
      </w:r>
      <w:r w:rsidR="008F177F" w:rsidRPr="008F177F">
        <w:lastRenderedPageBreak/>
        <w:t xml:space="preserv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07D9A7CA"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267D8D9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 xml:space="preserve">es in these factors </w:t>
      </w:r>
      <w:r w:rsidR="005A0E31">
        <w:lastRenderedPageBreak/>
        <w:t>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44069E3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5BCCB504"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del w:id="93" w:author="Robbie Parks" w:date="2019-11-05T17:27:00Z">
        <w:r w:rsidR="00206140" w:rsidRPr="00E85AFA">
          <w:rPr>
            <w:color w:val="000000" w:themeColor="text1"/>
          </w:rPr>
          <w:delText>,</w:delText>
        </w:r>
      </w:del>
      <w:ins w:id="94" w:author="Robbie Parks" w:date="2019-11-05T17:27:00Z">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ins>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del w:id="95" w:author="Robbie Parks" w:date="2019-11-05T17:27:00Z">
        <w:r w:rsidR="00F24A27" w:rsidRPr="00E85AFA">
          <w:rPr>
            <w:color w:val="000000" w:themeColor="text1"/>
          </w:rPr>
          <w:delText>2</w:delText>
        </w:r>
      </w:del>
      <w:ins w:id="96" w:author="Robbie Parks" w:date="2019-11-05T17:27:00Z">
        <w:r w:rsidR="00556438">
          <w:rPr>
            <w:color w:val="000000" w:themeColor="text1"/>
          </w:rPr>
          <w:t>1.5</w:t>
        </w:r>
      </w:ins>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del w:id="97" w:author="Robbie Parks" w:date="2019-11-05T17:27:00Z">
        <w:r w:rsidR="005A0E31" w:rsidRPr="00E85AFA">
          <w:rPr>
            <w:color w:val="000000" w:themeColor="text1"/>
          </w:rPr>
          <w:delText xml:space="preserve"> +2</w:delText>
        </w:r>
      </w:del>
      <w:ins w:id="98" w:author="Robbie Parks" w:date="2019-11-05T17:27:00Z">
        <w:r w:rsidR="005A0E31" w:rsidRPr="00E85AFA">
          <w:rPr>
            <w:color w:val="000000" w:themeColor="text1"/>
          </w:rPr>
          <w:t>+</w:t>
        </w:r>
        <w:r w:rsidR="00556438">
          <w:rPr>
            <w:color w:val="000000" w:themeColor="text1"/>
          </w:rPr>
          <w:t>1.5</w:t>
        </w:r>
      </w:ins>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57494646"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w:t>
      </w:r>
      <w:r w:rsidRPr="00E85AFA">
        <w:lastRenderedPageBreak/>
        <w:t>monthly temperature anomalies based on daily mean temperatures, we used daily maxima and minima. These measures were strongly correlated to those generated from daily means (</w:t>
      </w:r>
      <w:del w:id="99" w:author="Robbie Parks" w:date="2019-11-05T17:27:00Z">
        <w:r w:rsidR="00546958" w:rsidRPr="00546958">
          <w:delText>Supplementary</w:delText>
        </w:r>
      </w:del>
      <w:ins w:id="100" w:author="Robbie Parks" w:date="2019-11-05T17:27:00Z">
        <w:r w:rsidR="00525FAD">
          <w:t>Extended Data</w:t>
        </w:r>
      </w:ins>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1984E8EA"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2DC8CEEC" w14:textId="77777777" w:rsidR="00773475" w:rsidRPr="00E85AFA" w:rsidRDefault="00773475" w:rsidP="008E42C2">
      <w:pPr>
        <w:spacing w:line="480" w:lineRule="auto"/>
        <w:jc w:val="both"/>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3119D3E2" w:rsidR="004A6522" w:rsidRDefault="003D1FD6" w:rsidP="008E42C2">
      <w:pPr>
        <w:spacing w:line="480" w:lineRule="auto"/>
        <w:jc w:val="both"/>
      </w:pPr>
      <w:r w:rsidRPr="00E85AFA">
        <w:t>The correlations among these variables and anomaly based on mean were between 0.60 and 0.89 (</w:t>
      </w:r>
      <w:del w:id="101" w:author="Robbie Parks" w:date="2019-11-05T17:27:00Z">
        <w:r w:rsidR="00D26AC1">
          <w:delText>Supplementary</w:delText>
        </w:r>
      </w:del>
      <w:ins w:id="102" w:author="Robbie Parks" w:date="2019-11-05T17:27:00Z">
        <w:r w:rsidR="00796EEF" w:rsidRPr="00796EEF">
          <w:t>Extended Data</w:t>
        </w:r>
      </w:ins>
      <w:r w:rsidR="00796EEF" w:rsidRPr="00796EEF">
        <w:t xml:space="preserve">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BECAB5" w14:textId="4B0AF978" w:rsidR="0032373A" w:rsidRDefault="0032373A">
      <w:pPr>
        <w:spacing w:line="480" w:lineRule="auto"/>
        <w:jc w:val="both"/>
        <w:rPr>
          <w:rPrChange w:id="103" w:author="Robbie Parks" w:date="2019-11-05T17:27:00Z">
            <w:rPr>
              <w:color w:val="000000" w:themeColor="text1"/>
            </w:rPr>
          </w:rPrChange>
        </w:rPr>
        <w:pPrChange w:id="104" w:author="Robbie Parks" w:date="2019-11-05T17:27:00Z">
          <w:pPr>
            <w:spacing w:line="480" w:lineRule="auto"/>
            <w:jc w:val="both"/>
            <w:outlineLvl w:val="0"/>
          </w:pPr>
        </w:pPrChange>
      </w:pPr>
    </w:p>
    <w:p w14:paraId="7F115CDD" w14:textId="75C8A61D" w:rsidR="0032373A" w:rsidRPr="00E85AFA" w:rsidRDefault="0032373A" w:rsidP="008E42C2">
      <w:pPr>
        <w:spacing w:line="480" w:lineRule="auto"/>
        <w:jc w:val="both"/>
        <w:rPr>
          <w:ins w:id="105" w:author="Robbie Parks" w:date="2019-11-05T17:27:00Z"/>
        </w:rPr>
      </w:pPr>
      <w:ins w:id="106" w:author="Robbie Parks" w:date="2019-11-05T17:27:00Z">
        <w:r>
          <w:lastRenderedPageBreak/>
          <w:t xml:space="preserve">Finally, we conducted a sensitivity analysis in which we separated </w:t>
        </w:r>
        <w:r w:rsidR="00282548">
          <w:t>transport injuries into road traffic injuries and other transport injuries. The former ma</w:t>
        </w:r>
        <w:r w:rsidR="009771CB">
          <w:t>de</w:t>
        </w:r>
        <w:r w:rsidR="00282548">
          <w:t xml:space="preserve"> up </w:t>
        </w:r>
        <w:r w:rsidR="00194909">
          <w:t>92</w:t>
        </w:r>
        <w:r w:rsidR="00282548">
          <w:t xml:space="preserve">% of all transport injuries in </w:t>
        </w:r>
        <w:r w:rsidR="00045AA5">
          <w:t xml:space="preserve">males and </w:t>
        </w:r>
        <w:r w:rsidR="001E1DFD">
          <w:t>96</w:t>
        </w:r>
        <w:r w:rsidR="00045AA5">
          <w:t xml:space="preserve">% in </w:t>
        </w:r>
        <w:r w:rsidR="00E77CF3">
          <w:t>fe</w:t>
        </w:r>
        <w:r w:rsidR="00045AA5">
          <w:t xml:space="preserve">males (Extended Data Figure </w:t>
        </w:r>
        <w:r w:rsidR="005D185E">
          <w:t>5</w:t>
        </w:r>
        <w:r w:rsidR="000F2941">
          <w:t xml:space="preserve">). </w:t>
        </w:r>
        <w:r w:rsidR="008D5219">
          <w:t xml:space="preserve">Based on sensitivity analysis, the </w:t>
        </w:r>
        <w:r w:rsidR="000C6911">
          <w:t>vast majority of additional deaths from transport injuries would come from road traffic injuries.</w:t>
        </w:r>
      </w:ins>
    </w:p>
    <w:p w14:paraId="709F1D61" w14:textId="77777777" w:rsidR="004A6522" w:rsidRPr="00E85AFA" w:rsidRDefault="004A6522" w:rsidP="007433BB">
      <w:pPr>
        <w:spacing w:line="480" w:lineRule="auto"/>
        <w:jc w:val="both"/>
        <w:outlineLvl w:val="0"/>
        <w:rPr>
          <w:ins w:id="107" w:author="Robbie Parks" w:date="2019-11-05T17:27:00Z"/>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1315CEA3"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4321B4" w:rsidRPr="00E1512E">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1528CC">
        <w:rPr>
          <w:bCs/>
          <w:color w:val="000000" w:themeColor="text1"/>
        </w:rPr>
        <w:fldChar w:fldCharType="separate"/>
      </w:r>
      <w:r w:rsidR="00535DCA" w:rsidRPr="001528CC">
        <w:rPr>
          <w:bCs/>
          <w:noProof/>
          <w:color w:val="000000" w:themeColor="text1"/>
          <w:vertAlign w:val="superscript"/>
        </w:rPr>
        <w:t>7</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del w:id="108" w:author="Robbie Parks" w:date="2019-11-05T17:27:00Z">
        <w:r w:rsidR="0078686A">
          <w:rPr>
            <w:bCs/>
            <w:color w:val="000000" w:themeColor="text1"/>
          </w:rPr>
          <w:delText>9</w:delText>
        </w:r>
        <w:r w:rsidRPr="00E85AFA">
          <w:rPr>
            <w:bCs/>
            <w:color w:val="000000" w:themeColor="text1"/>
          </w:rPr>
          <w:delText>-</w:delText>
        </w:r>
        <w:r w:rsidR="0078686A">
          <w:rPr>
            <w:bCs/>
            <w:color w:val="000000" w:themeColor="text1"/>
          </w:rPr>
          <w:delText>2</w:delText>
        </w:r>
      </w:del>
      <w:ins w:id="109" w:author="Robbie Parks" w:date="2019-11-05T17:27:00Z">
        <w:r w:rsidR="009239C0" w:rsidRPr="00E1512E">
          <w:rPr>
            <w:bCs/>
            <w:color w:val="000000" w:themeColor="text1"/>
          </w:rPr>
          <w:t>7</w:t>
        </w:r>
        <w:r w:rsidRPr="001528CC">
          <w:rPr>
            <w:bCs/>
            <w:color w:val="000000" w:themeColor="text1"/>
          </w:rPr>
          <w:t>-</w:t>
        </w:r>
        <w:r w:rsidR="009239C0" w:rsidRPr="00E1512E">
          <w:rPr>
            <w:bCs/>
            <w:color w:val="000000" w:themeColor="text1"/>
          </w:rPr>
          <w:t>1,5</w:t>
        </w:r>
      </w:ins>
      <w:r w:rsidRPr="001528CC">
        <w:rPr>
          <w:bCs/>
          <w:color w:val="000000" w:themeColor="text1"/>
        </w:rPr>
        <w:t>% in males and 0.</w:t>
      </w:r>
      <w:del w:id="110" w:author="Robbie Parks" w:date="2019-11-05T17:27:00Z">
        <w:r w:rsidR="003F2BCD">
          <w:rPr>
            <w:bCs/>
            <w:color w:val="000000" w:themeColor="text1"/>
          </w:rPr>
          <w:delText>6</w:delText>
        </w:r>
        <w:r w:rsidRPr="00E85AFA">
          <w:rPr>
            <w:bCs/>
            <w:color w:val="000000" w:themeColor="text1"/>
          </w:rPr>
          <w:delText>-</w:delText>
        </w:r>
        <w:r w:rsidR="003F2BCD">
          <w:rPr>
            <w:bCs/>
            <w:color w:val="000000" w:themeColor="text1"/>
          </w:rPr>
          <w:delText>3</w:delText>
        </w:r>
      </w:del>
      <w:ins w:id="111" w:author="Robbie Parks" w:date="2019-11-05T17:27:00Z">
        <w:r w:rsidR="009239C0" w:rsidRPr="00E1512E">
          <w:rPr>
            <w:bCs/>
            <w:color w:val="000000" w:themeColor="text1"/>
          </w:rPr>
          <w:t>5</w:t>
        </w:r>
        <w:r w:rsidRPr="001528CC">
          <w:rPr>
            <w:bCs/>
            <w:color w:val="000000" w:themeColor="text1"/>
          </w:rPr>
          <w:t>-</w:t>
        </w:r>
        <w:r w:rsidR="002A5FC4" w:rsidRPr="00E1512E">
          <w:rPr>
            <w:bCs/>
            <w:color w:val="000000" w:themeColor="text1"/>
          </w:rPr>
          <w:t>2</w:t>
        </w:r>
      </w:ins>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del w:id="112" w:author="Robbie Parks" w:date="2019-11-05T17:27:00Z">
        <w:r w:rsidR="0089219B" w:rsidRPr="00E85AFA">
          <w:rPr>
            <w:color w:val="000000" w:themeColor="text1"/>
          </w:rPr>
          <w:delText>2</w:delText>
        </w:r>
      </w:del>
      <w:ins w:id="113" w:author="Robbie Parks" w:date="2019-11-05T17:27:00Z">
        <w:r w:rsidR="00556438" w:rsidRPr="006E68E1">
          <w:rPr>
            <w:color w:val="000000" w:themeColor="text1"/>
          </w:rPr>
          <w:t>1</w:t>
        </w:r>
        <w:r w:rsidR="00556438" w:rsidRPr="00FE772E">
          <w:rPr>
            <w:color w:val="000000" w:themeColor="text1"/>
          </w:rPr>
          <w:t>.5</w:t>
        </w:r>
      </w:ins>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del w:id="114" w:author="Robbie Parks" w:date="2019-11-05T17:27:00Z">
        <w:r w:rsidR="009A4E38">
          <w:rPr>
            <w:rStyle w:val="FootnoteReference"/>
            <w:bCs/>
            <w:color w:val="000000" w:themeColor="text1"/>
          </w:rPr>
          <w:fldChar w:fldCharType="begin" w:fldLock="1"/>
        </w:r>
        <w:r w:rsidR="009A4E38">
          <w:rPr>
            <w:bCs/>
            <w:color w:val="000000" w:themeColor="text1"/>
          </w:rPr>
          <w:del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delInstrText>
        </w:r>
        <w:r w:rsidR="009A4E38">
          <w:rPr>
            <w:rStyle w:val="FootnoteReference"/>
            <w:bCs/>
            <w:color w:val="000000" w:themeColor="text1"/>
          </w:rPr>
          <w:fldChar w:fldCharType="separate"/>
        </w:r>
        <w:r w:rsidR="009A4E38" w:rsidRPr="00924924">
          <w:rPr>
            <w:bCs/>
            <w:noProof/>
            <w:color w:val="000000" w:themeColor="text1"/>
            <w:vertAlign w:val="superscript"/>
          </w:rPr>
          <w:delText>21</w:delText>
        </w:r>
        <w:r w:rsidR="009A4E38">
          <w:rPr>
            <w:rStyle w:val="FootnoteReference"/>
            <w:bCs/>
            <w:color w:val="000000" w:themeColor="text1"/>
          </w:rPr>
          <w:fldChar w:fldCharType="end"/>
        </w:r>
      </w:del>
      <w:ins w:id="115" w:author="Robbie Parks" w:date="2019-11-05T17:27:00Z">
        <w:r w:rsidR="009A4E38" w:rsidRPr="001528CC">
          <w:rPr>
            <w:rStyle w:val="FootnoteReference"/>
            <w:bCs/>
            <w:color w:val="000000" w:themeColor="text1"/>
          </w:rPr>
          <w:fldChar w:fldCharType="begin" w:fldLock="1"/>
        </w:r>
        <w:r w:rsidR="007C3021">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eviouslyFormattedCitation":"&lt;sup&gt;21&lt;/sup&gt;"},"properties":{"noteIndex":0},"schema":"https://github.com/citation-style-language/schema/raw/master/csl-citation.json"}</w:instrText>
        </w:r>
        <w:r w:rsidR="009A4E38" w:rsidRPr="001528CC">
          <w:rPr>
            <w:rStyle w:val="FootnoteReference"/>
            <w:bCs/>
            <w:color w:val="000000" w:themeColor="text1"/>
          </w:rPr>
          <w:fldChar w:fldCharType="separate"/>
        </w:r>
        <w:r w:rsidR="009A4E38" w:rsidRPr="001528CC">
          <w:rPr>
            <w:bCs/>
            <w:noProof/>
            <w:color w:val="000000" w:themeColor="text1"/>
            <w:vertAlign w:val="superscript"/>
          </w:rPr>
          <w:t>21</w:t>
        </w:r>
        <w:r w:rsidR="009A4E38" w:rsidRPr="001528CC">
          <w:rPr>
            <w:rStyle w:val="FootnoteReference"/>
            <w:bCs/>
            <w:color w:val="000000" w:themeColor="text1"/>
          </w:rPr>
          <w:fldChar w:fldCharType="end"/>
        </w:r>
      </w:ins>
      <w:r w:rsidR="00BC396A" w:rsidRPr="005F78C0">
        <w:rPr>
          <w:bCs/>
          <w:color w:val="000000" w:themeColor="text1"/>
        </w:rPr>
        <w:t xml:space="preserve"> compared to our finding of </w:t>
      </w:r>
      <w:r w:rsidR="002A239B" w:rsidRPr="001528CC">
        <w:rPr>
          <w:bCs/>
          <w:color w:val="000000" w:themeColor="text1"/>
        </w:rPr>
        <w:t>0.</w:t>
      </w:r>
      <w:del w:id="116" w:author="Robbie Parks" w:date="2019-11-05T17:27:00Z">
        <w:r w:rsidR="002A239B">
          <w:rPr>
            <w:bCs/>
            <w:color w:val="000000" w:themeColor="text1"/>
          </w:rPr>
          <w:delText>8-4</w:delText>
        </w:r>
      </w:del>
      <w:ins w:id="117" w:author="Robbie Parks" w:date="2019-11-05T17:27:00Z">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ins>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del w:id="118" w:author="Robbie Parks" w:date="2019-11-05T17:27:00Z">
        <w:r w:rsidR="002A239B">
          <w:rPr>
            <w:bCs/>
            <w:color w:val="000000" w:themeColor="text1"/>
          </w:rPr>
          <w:delText>6</w:delText>
        </w:r>
      </w:del>
      <w:ins w:id="119" w:author="Robbie Parks" w:date="2019-11-05T17:27:00Z">
        <w:r w:rsidR="005F78C0" w:rsidRPr="00E1512E">
          <w:rPr>
            <w:bCs/>
            <w:color w:val="000000" w:themeColor="text1"/>
          </w:rPr>
          <w:t>5</w:t>
        </w:r>
      </w:ins>
      <w:r w:rsidR="002A239B" w:rsidRPr="001528CC">
        <w:rPr>
          <w:bCs/>
          <w:color w:val="000000" w:themeColor="text1"/>
        </w:rPr>
        <w:t>-2.</w:t>
      </w:r>
      <w:del w:id="120" w:author="Robbie Parks" w:date="2019-11-05T17:27:00Z">
        <w:r w:rsidR="002A239B">
          <w:rPr>
            <w:bCs/>
            <w:color w:val="000000" w:themeColor="text1"/>
          </w:rPr>
          <w:delText>7</w:delText>
        </w:r>
      </w:del>
      <w:ins w:id="121" w:author="Robbie Parks" w:date="2019-11-05T17:27:00Z">
        <w:r w:rsidR="005F78C0" w:rsidRPr="00E1512E">
          <w:rPr>
            <w:bCs/>
            <w:color w:val="000000" w:themeColor="text1"/>
          </w:rPr>
          <w:t>0</w:t>
        </w:r>
      </w:ins>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del w:id="122" w:author="Robbie Parks" w:date="2019-11-05T17:27:00Z">
        <w:r w:rsidR="0089219B" w:rsidRPr="00E85AFA">
          <w:rPr>
            <w:color w:val="000000" w:themeColor="text1"/>
          </w:rPr>
          <w:delText>2</w:delText>
        </w:r>
      </w:del>
      <w:ins w:id="123" w:author="Robbie Parks" w:date="2019-11-05T17:27:00Z">
        <w:r w:rsidR="00556438" w:rsidRPr="005D185E">
          <w:rPr>
            <w:color w:val="000000" w:themeColor="text1"/>
          </w:rPr>
          <w:t>1.</w:t>
        </w:r>
        <w:r w:rsidR="00556438" w:rsidRPr="006E68E1">
          <w:rPr>
            <w:color w:val="000000" w:themeColor="text1"/>
          </w:rPr>
          <w:t>5</w:t>
        </w:r>
      </w:ins>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4321B4" w:rsidRPr="00E1512E">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1528CC">
        <w:fldChar w:fldCharType="separate"/>
      </w:r>
      <w:r w:rsidR="00535DCA" w:rsidRPr="001528CC">
        <w:rPr>
          <w:noProof/>
          <w:vertAlign w:val="superscript"/>
        </w:rPr>
        <w:t>8</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4321B4" w:rsidRPr="00E1512E">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1528CC">
        <w:fldChar w:fldCharType="separate"/>
      </w:r>
      <w:r w:rsidR="00535DCA" w:rsidRPr="001528CC">
        <w:rPr>
          <w:noProof/>
          <w:vertAlign w:val="superscript"/>
        </w:rPr>
        <w:t>9</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43B83AB5"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w:t>
      </w:r>
      <w:r w:rsidRPr="00E85AFA">
        <w:lastRenderedPageBreak/>
        <w:t xml:space="preserve">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ins w:id="124" w:author="Robbie Parks" w:date="2019-11-05T17:27:00Z">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853C6B" w:rsidRPr="00853C6B">
          <w:t>As with any Bayesian analysis</w:t>
        </w:r>
        <w:r w:rsidR="00853C6B">
          <w:t>,</w:t>
        </w:r>
        <w:r w:rsidR="00853C6B" w:rsidRPr="00853C6B">
          <w:t xml:space="preserve"> choices of prior distributions are necessary</w:t>
        </w:r>
        <w:r w:rsidR="002124C8">
          <w:t>.</w:t>
        </w:r>
        <w:r w:rsidR="00853C6B" w:rsidRPr="00853C6B">
          <w:t xml:space="preserve"> </w:t>
        </w:r>
        <w:r w:rsidR="002124C8">
          <w:t>T</w:t>
        </w:r>
        <w:r w:rsidR="00853C6B" w:rsidRPr="00853C6B">
          <w:t xml:space="preserve">here are alternatives to </w:t>
        </w:r>
        <w:r w:rsidR="00F8765B">
          <w:t>priors</w:t>
        </w:r>
        <w:r w:rsidR="00853C6B" w:rsidRPr="00853C6B">
          <w:t xml:space="preserve"> we use</w:t>
        </w:r>
        <w:r w:rsidR="00EC3601">
          <w:t>d</w:t>
        </w:r>
        <w:r w:rsidR="00F1708B">
          <w:t>,</w:t>
        </w:r>
        <w:r w:rsidR="00853C6B" w:rsidRPr="00853C6B">
          <w:t xml:space="preserve"> such as </w:t>
        </w:r>
        <w:r w:rsidR="0023369B">
          <w:t>penalised complexity</w:t>
        </w:r>
        <w:r w:rsidR="00853C6B" w:rsidRPr="00853C6B">
          <w:t xml:space="preserve"> priors</w:t>
        </w:r>
        <w:r w:rsidR="00853C6B">
          <w:t>.</w:t>
        </w:r>
        <w:r w:rsidR="007C3021">
          <w:rPr>
            <w:rStyle w:val="FootnoteReference"/>
          </w:rPr>
          <w:fldChar w:fldCharType="begin" w:fldLock="1"/>
        </w:r>
        <w:r w:rsidR="007C3021">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48&lt;/sup&gt;","plainTextFormattedCitation":"48","previouslyFormattedCitation":"&lt;sup&gt;48&lt;/sup&gt;"},"properties":{"noteIndex":0},"schema":"https://github.com/citation-style-language/schema/raw/master/csl-citation.json"}</w:instrText>
        </w:r>
        <w:r w:rsidR="007C3021">
          <w:rPr>
            <w:rStyle w:val="FootnoteReference"/>
          </w:rPr>
          <w:fldChar w:fldCharType="separate"/>
        </w:r>
        <w:r w:rsidR="007C3021" w:rsidRPr="007C3021">
          <w:rPr>
            <w:noProof/>
            <w:vertAlign w:val="superscript"/>
          </w:rPr>
          <w:t>48</w:t>
        </w:r>
        <w:r w:rsidR="007C3021">
          <w:rPr>
            <w:rStyle w:val="FootnoteReference"/>
          </w:rPr>
          <w:fldChar w:fldCharType="end"/>
        </w:r>
        <w:r w:rsidR="00853C6B">
          <w:t xml:space="preserve"> However,</w:t>
        </w:r>
        <w:r w:rsidR="00853C6B" w:rsidRPr="00853C6B">
          <w:t xml:space="preserve"> we believe that the model we use is robust to other reasonable prior specifications.</w:t>
        </w:r>
      </w:ins>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46A50CDF" w14:textId="77777777" w:rsidR="00213027" w:rsidRPr="00E85AFA" w:rsidRDefault="00213027" w:rsidP="00213027">
      <w:pPr>
        <w:pStyle w:val="Acknowledgement"/>
        <w:spacing w:before="0" w:line="480" w:lineRule="auto"/>
        <w:jc w:val="both"/>
        <w:rPr>
          <w:del w:id="125" w:author="Robbie Parks" w:date="2019-11-05T17:27:00Z"/>
          <w:b/>
          <w:lang w:val="en-GB"/>
        </w:rPr>
      </w:pPr>
      <w:del w:id="126" w:author="Robbie Parks" w:date="2019-11-05T17:27:00Z">
        <w:r w:rsidRPr="00E85AFA">
          <w:rPr>
            <w:b/>
            <w:lang w:val="en-GB"/>
          </w:rPr>
          <w:delText>Supplementary information</w:delText>
        </w:r>
      </w:del>
    </w:p>
    <w:p w14:paraId="571CA97A" w14:textId="3D0FDC03" w:rsidR="00213027" w:rsidRPr="00E85AFA" w:rsidRDefault="00495533" w:rsidP="00213027">
      <w:pPr>
        <w:pStyle w:val="Acknowledgement"/>
        <w:spacing w:before="0" w:line="480" w:lineRule="auto"/>
        <w:jc w:val="both"/>
        <w:rPr>
          <w:ins w:id="127" w:author="Robbie Parks" w:date="2019-11-05T17:27:00Z"/>
          <w:b/>
          <w:lang w:val="en-GB"/>
        </w:rPr>
      </w:pPr>
      <w:ins w:id="128" w:author="Robbie Parks" w:date="2019-11-05T17:27:00Z">
        <w:r>
          <w:rPr>
            <w:b/>
            <w:lang w:val="en-GB"/>
          </w:rPr>
          <w:t>Extended Data</w:t>
        </w:r>
      </w:ins>
    </w:p>
    <w:p w14:paraId="019E8810" w14:textId="3CC9AF2D"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del w:id="129" w:author="Robbie Parks" w:date="2019-11-05T17:27:00Z">
        <w:r w:rsidRPr="00E85AFA">
          <w:rPr>
            <w:rFonts w:cs="Times New Roman"/>
            <w:b w:val="0"/>
            <w:sz w:val="24"/>
            <w:szCs w:val="24"/>
          </w:rPr>
          <w:delText>Supplementary</w:delText>
        </w:r>
      </w:del>
      <w:ins w:id="130"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del w:id="131" w:author="Robbie Parks" w:date="2019-11-05T17:27:00Z">
        <w:r w:rsidRPr="00E85AFA">
          <w:rPr>
            <w:rFonts w:cs="Times New Roman"/>
            <w:b w:val="0"/>
            <w:sz w:val="24"/>
            <w:szCs w:val="24"/>
          </w:rPr>
          <w:delText>Supplementary</w:delText>
        </w:r>
      </w:del>
      <w:ins w:id="132" w:author="Robbie Parks" w:date="2019-11-05T17:27:00Z">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del w:id="133" w:author="Robbie Parks" w:date="2019-11-05T17:27:00Z">
        <w:r w:rsidR="00971FE4" w:rsidRPr="00E85AFA">
          <w:rPr>
            <w:rFonts w:cs="Times New Roman"/>
            <w:b w:val="0"/>
            <w:sz w:val="24"/>
            <w:szCs w:val="24"/>
          </w:rPr>
          <w:delText>Supplementary</w:delText>
        </w:r>
      </w:del>
      <w:ins w:id="134"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del w:id="135" w:author="Robbie Parks" w:date="2019-11-05T17:27:00Z">
        <w:r w:rsidR="00971FE4" w:rsidRPr="00E85AFA">
          <w:rPr>
            <w:rFonts w:cs="Times New Roman"/>
            <w:b w:val="0"/>
            <w:sz w:val="24"/>
            <w:szCs w:val="24"/>
          </w:rPr>
          <w:delText>Supplementary</w:delText>
        </w:r>
      </w:del>
      <w:ins w:id="136"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del w:id="137" w:author="Robbie Parks" w:date="2019-11-05T17:27:00Z">
        <w:r w:rsidR="00AB36A3">
          <w:rPr>
            <w:rFonts w:cs="Times New Roman"/>
            <w:b w:val="0"/>
            <w:sz w:val="24"/>
            <w:szCs w:val="24"/>
          </w:rPr>
          <w:delText>Supplementary</w:delText>
        </w:r>
      </w:del>
      <w:ins w:id="138" w:author="Robbie Parks" w:date="2019-11-05T17:27:00Z">
        <w:r w:rsidR="00BC11A4">
          <w:rPr>
            <w:rFonts w:cs="Times New Roman"/>
            <w:b w:val="0"/>
            <w:sz w:val="24"/>
            <w:szCs w:val="24"/>
          </w:rPr>
          <w:t>Extended Data</w:t>
        </w:r>
      </w:ins>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938FA2B"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del w:id="139" w:author="Robbie Parks" w:date="2019-11-05T17:27:00Z">
        <w:r w:rsidR="00AA4EF6">
          <w:delText xml:space="preserve"> and</w:delText>
        </w:r>
      </w:del>
      <w:ins w:id="140" w:author="Robbie Parks" w:date="2019-11-05T17:27:00Z">
        <w:r w:rsidR="00BB0DFC">
          <w:t>,</w:t>
        </w:r>
      </w:ins>
      <w:r w:rsidR="00BB0DFC">
        <w:t xml:space="preserve"> </w:t>
      </w:r>
      <w:r w:rsidR="00AA4EF6">
        <w:t xml:space="preserve">Christopher </w:t>
      </w:r>
      <w:proofErr w:type="spellStart"/>
      <w:r w:rsidR="00AA4EF6">
        <w:t>Paciorek</w:t>
      </w:r>
      <w:proofErr w:type="spellEnd"/>
      <w:r w:rsidR="00BB0DFC">
        <w:t xml:space="preserve"> </w:t>
      </w:r>
      <w:ins w:id="141" w:author="Robbie Parks" w:date="2019-11-05T17:27:00Z">
        <w:r w:rsidR="00BB0DFC">
          <w:t>and Seth Flaxman</w:t>
        </w:r>
        <w:r w:rsidR="00AA4EF6">
          <w:t xml:space="preserve"> </w:t>
        </w:r>
      </w:ins>
      <w:r w:rsidR="00AA4EF6">
        <w:t xml:space="preserve">for discussions on statistical model, and Kavi Bhalla, </w:t>
      </w:r>
      <w:del w:id="142" w:author="Robbie Parks" w:date="2019-11-05T17:27:00Z">
        <w:r w:rsidR="00AA4EF6">
          <w:delText xml:space="preserve">Andy Haines, </w:delText>
        </w:r>
      </w:del>
      <w:r w:rsidR="00AA4EF6">
        <w:t xml:space="preserve">Howie </w:t>
      </w:r>
      <w:proofErr w:type="spellStart"/>
      <w:r w:rsidR="00AA4EF6">
        <w:t>Frumkin</w:t>
      </w:r>
      <w:proofErr w:type="spellEnd"/>
      <w:ins w:id="143" w:author="Robbie Parks" w:date="2019-11-05T17:27:00Z">
        <w:r w:rsidR="00066D53">
          <w:t>, Andy Haines</w:t>
        </w:r>
      </w:ins>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69E1F5E5" w14:textId="77777777" w:rsidR="000150FE" w:rsidRPr="00D01273" w:rsidRDefault="00DD4894" w:rsidP="000150FE">
      <w:pPr>
        <w:spacing w:line="480" w:lineRule="auto"/>
        <w:jc w:val="both"/>
        <w:rPr>
          <w:del w:id="144" w:author="Robbie Parks" w:date="2019-11-05T17:27:00Z"/>
          <w:b/>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E85AFA">
        <w:rPr>
          <w:color w:val="000000" w:themeColor="text1"/>
          <w:rPrChange w:id="145" w:author="Robbie Parks" w:date="2019-11-05T17:27:00Z">
            <w:rPr>
              <w:b/>
              <w:color w:val="000000" w:themeColor="text1"/>
            </w:rPr>
          </w:rPrChange>
        </w:rPr>
        <w:t xml:space="preserve"> </w:t>
      </w:r>
      <w:del w:id="146" w:author="Robbie Parks" w:date="2019-11-05T17:27:00Z">
        <w:r w:rsidR="00E51470" w:rsidRPr="00E85AFA">
          <w:rPr>
            <w:color w:val="000000" w:themeColor="text1"/>
          </w:rPr>
          <w:delText>Average size of temperature anomaly (</w:delText>
        </w:r>
        <w:r w:rsidR="00E51470" w:rsidRPr="00E85AFA">
          <w:rPr>
            <w:bCs/>
            <w:color w:val="000000" w:themeColor="text1"/>
          </w:rPr>
          <w:delText>°C)</w:delText>
        </w:r>
        <w:r w:rsidR="00E51470" w:rsidRPr="00E85AFA">
          <w:rPr>
            <w:color w:val="000000" w:themeColor="text1"/>
          </w:rPr>
          <w:delText xml:space="preserve"> from 1980 to 201</w:delText>
        </w:r>
        <w:r w:rsidR="00300228" w:rsidRPr="00E85AFA">
          <w:rPr>
            <w:color w:val="000000" w:themeColor="text1"/>
          </w:rPr>
          <w:delText>7</w:delText>
        </w:r>
        <w:r w:rsidR="00E51470" w:rsidRPr="00E85AFA">
          <w:rPr>
            <w:color w:val="000000" w:themeColor="text1"/>
          </w:rPr>
          <w:delText>, by state and month. The value for each state and month is the mean of the absolute size of anomaly, be it cold or warm, and hence gives an indication of the scale of anomalies around the local</w:delText>
        </w:r>
        <w:r w:rsidR="004A283B" w:rsidRPr="00E85AFA">
          <w:rPr>
            <w:color w:val="000000" w:themeColor="text1"/>
          </w:rPr>
          <w:delText xml:space="preserve"> </w:delText>
        </w:r>
        <w:r w:rsidR="00144923">
          <w:rPr>
            <w:color w:val="000000" w:themeColor="text1"/>
          </w:rPr>
          <w:delText>average</w:delText>
        </w:r>
        <w:r w:rsidR="00E51470" w:rsidRPr="00E85AFA">
          <w:rPr>
            <w:color w:val="000000" w:themeColor="text1"/>
          </w:rPr>
          <w:delText xml:space="preserve"> temperatures.</w:delText>
        </w:r>
        <w:r w:rsidR="000150FE">
          <w:rPr>
            <w:b/>
            <w:color w:val="000000" w:themeColor="text1"/>
          </w:rPr>
          <w:br w:type="page"/>
        </w:r>
      </w:del>
    </w:p>
    <w:p w14:paraId="13CB8F03" w14:textId="3FED6641" w:rsidR="006C199F" w:rsidRPr="001768A6" w:rsidRDefault="000150FE" w:rsidP="006C199F">
      <w:pPr>
        <w:spacing w:line="480" w:lineRule="auto"/>
        <w:jc w:val="both"/>
        <w:rPr>
          <w:color w:val="000000" w:themeColor="text1"/>
        </w:rPr>
      </w:pPr>
      <w:del w:id="147" w:author="Robbie Parks" w:date="2019-11-05T17:27:00Z">
        <w:r w:rsidRPr="00E85AFA">
          <w:rPr>
            <w:rStyle w:val="CommentReference"/>
            <w:rFonts w:asciiTheme="minorHAnsi" w:hAnsiTheme="minorHAnsi" w:cstheme="minorBidi"/>
            <w:lang w:eastAsia="en-US"/>
          </w:rPr>
          <w:lastRenderedPageBreak/>
          <w:delText xml:space="preserve"> </w:delText>
        </w:r>
        <w:r w:rsidR="00DD4894" w:rsidRPr="00E85AFA">
          <w:rPr>
            <w:b/>
            <w:color w:val="000000" w:themeColor="text1"/>
          </w:rPr>
          <w:delText xml:space="preserve">Figure </w:delText>
        </w:r>
        <w:r w:rsidR="00026F56">
          <w:rPr>
            <w:b/>
            <w:color w:val="000000" w:themeColor="text1"/>
          </w:rPr>
          <w:delText>4</w:delText>
        </w:r>
        <w:r w:rsidR="00DD4894" w:rsidRPr="00E85AFA">
          <w:rPr>
            <w:b/>
            <w:color w:val="000000" w:themeColor="text1"/>
          </w:rPr>
          <w:delText>.</w:delText>
        </w:r>
        <w:r w:rsidR="00DD4894" w:rsidRPr="00E85AFA">
          <w:rPr>
            <w:color w:val="000000" w:themeColor="text1"/>
          </w:rPr>
          <w:delText xml:space="preserve"> </w:delText>
        </w:r>
      </w:del>
      <w:r w:rsidR="00DD4894" w:rsidRPr="00E85AFA">
        <w:rPr>
          <w:color w:val="000000" w:themeColor="text1"/>
        </w:rPr>
        <w:t>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del w:id="148" w:author="Robbie Parks" w:date="2019-11-05T17:27:00Z">
        <w:r w:rsidR="00F24A27" w:rsidRPr="00E85AFA">
          <w:rPr>
            <w:rFonts w:eastAsia="Times New Roman"/>
            <w:bCs/>
            <w:color w:val="222222"/>
            <w:shd w:val="clear" w:color="auto" w:fill="FFFFFF"/>
          </w:rPr>
          <w:delText>2</w:delText>
        </w:r>
      </w:del>
      <w:ins w:id="149" w:author="Robbie Parks" w:date="2019-11-05T17:27:00Z">
        <w:r w:rsidR="00CE738A">
          <w:rPr>
            <w:rFonts w:eastAsia="Times New Roman"/>
            <w:bCs/>
            <w:color w:val="222222"/>
            <w:shd w:val="clear" w:color="auto" w:fill="FFFFFF"/>
          </w:rPr>
          <w:t>1.5</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ins w:id="150" w:author="Robbie Parks" w:date="2019-11-05T17:27:00Z">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ins>
      <w:r w:rsidR="006C199F">
        <w:rPr>
          <w:noProof/>
        </w:rPr>
        <w:br w:type="page"/>
      </w:r>
    </w:p>
    <w:p w14:paraId="45888C81" w14:textId="59CCA334" w:rsidR="00E51470" w:rsidRPr="009F1529" w:rsidRDefault="003E64A4" w:rsidP="004B68B4">
      <w:pPr>
        <w:spacing w:line="480" w:lineRule="auto"/>
        <w:jc w:val="both"/>
        <w:rPr>
          <w:bCs/>
        </w:rPr>
      </w:pPr>
      <w:r w:rsidRPr="003E64A4">
        <w:rPr>
          <w:b/>
          <w:bCs/>
        </w:rPr>
        <w:lastRenderedPageBreak/>
        <w:t xml:space="preserve">Figure </w:t>
      </w:r>
      <w:del w:id="151" w:author="Robbie Parks" w:date="2019-11-05T17:27:00Z">
        <w:r>
          <w:rPr>
            <w:b/>
            <w:bCs/>
          </w:rPr>
          <w:delText>5</w:delText>
        </w:r>
      </w:del>
      <w:ins w:id="152" w:author="Robbie Parks" w:date="2019-11-05T17:27:00Z">
        <w:r w:rsidR="00D16DC8">
          <w:rPr>
            <w:b/>
            <w:bCs/>
          </w:rPr>
          <w:t>4</w:t>
        </w:r>
      </w:ins>
      <w:r w:rsidRPr="003E64A4">
        <w:rPr>
          <w:b/>
          <w:bCs/>
        </w:rPr>
        <w:t xml:space="preserve">. </w:t>
      </w:r>
      <w:r w:rsidRPr="003E64A4">
        <w:rPr>
          <w:bCs/>
        </w:rPr>
        <w:t xml:space="preserve">Percent change in death rates in year in which each month was </w:t>
      </w:r>
      <w:r w:rsidR="009F1529">
        <w:rPr>
          <w:bCs/>
        </w:rPr>
        <w:t>+</w:t>
      </w:r>
      <w:del w:id="153" w:author="Robbie Parks" w:date="2019-11-05T17:27:00Z">
        <w:r w:rsidR="00C47280">
          <w:rPr>
            <w:bCs/>
          </w:rPr>
          <w:delText>2</w:delText>
        </w:r>
      </w:del>
      <w:ins w:id="154" w:author="Robbie Parks" w:date="2019-11-05T17:27:00Z">
        <w:r w:rsidR="00CE738A">
          <w:rPr>
            <w:bCs/>
          </w:rPr>
          <w:t>1.5</w:t>
        </w:r>
      </w:ins>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id="155" w:author="Robbie Parks" w:date="2019-11-05T17:27:00Z">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6230209E" w14:textId="19A4FFCC" w:rsidR="007C3021" w:rsidRPr="007C3021" w:rsidRDefault="00A620DD" w:rsidP="007C3021">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7C3021" w:rsidRPr="007C3021">
        <w:rPr>
          <w:noProof/>
          <w:lang w:val="en-US"/>
        </w:rPr>
        <w:t>1.</w:t>
      </w:r>
      <w:r w:rsidR="007C3021" w:rsidRPr="007C3021">
        <w:rPr>
          <w:noProof/>
          <w:lang w:val="en-US"/>
        </w:rPr>
        <w:tab/>
        <w:t xml:space="preserve">McMichael, A. J., Woodruff, R. E. &amp; Hales, S. Climate change and human health: present and future risks. </w:t>
      </w:r>
      <w:r w:rsidR="007C3021" w:rsidRPr="007C3021">
        <w:rPr>
          <w:i/>
          <w:iCs/>
          <w:noProof/>
          <w:lang w:val="en-US"/>
        </w:rPr>
        <w:t>Lancet</w:t>
      </w:r>
      <w:r w:rsidR="007C3021" w:rsidRPr="007C3021">
        <w:rPr>
          <w:noProof/>
          <w:lang w:val="en-US"/>
        </w:rPr>
        <w:t xml:space="preserve"> (2006). doi:10.1016/S0140-6736(06)68079-3</w:t>
      </w:r>
    </w:p>
    <w:p w14:paraId="6B603DA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w:t>
      </w:r>
      <w:r w:rsidRPr="007C3021">
        <w:rPr>
          <w:noProof/>
          <w:lang w:val="en-US"/>
        </w:rPr>
        <w:tab/>
        <w:t xml:space="preserve">Smith, K. R. </w:t>
      </w:r>
      <w:r w:rsidRPr="007C3021">
        <w:rPr>
          <w:i/>
          <w:iCs/>
          <w:noProof/>
          <w:lang w:val="en-US"/>
        </w:rPr>
        <w:t>et al.</w:t>
      </w:r>
      <w:r w:rsidRPr="007C3021">
        <w:rPr>
          <w:noProof/>
          <w:lang w:val="en-US"/>
        </w:rPr>
        <w:t xml:space="preserve"> Human health: impacts, adaptation, and co-benefits. in </w:t>
      </w:r>
      <w:r w:rsidRPr="007C3021">
        <w:rPr>
          <w:i/>
          <w:iCs/>
          <w:noProof/>
          <w:lang w:val="en-US"/>
        </w:rPr>
        <w:t>Climate Change 2014 Impacts, Adaptation and Vulnerability: Part A: Global and Sectoral Aspects</w:t>
      </w:r>
      <w:r w:rsidRPr="007C3021">
        <w:rPr>
          <w:noProof/>
          <w:lang w:val="en-US"/>
        </w:rPr>
        <w:t xml:space="preserve"> (2015). doi:10.1017/CBO9781107415379.016</w:t>
      </w:r>
    </w:p>
    <w:p w14:paraId="66299A2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w:t>
      </w:r>
      <w:r w:rsidRPr="007C3021">
        <w:rPr>
          <w:noProof/>
          <w:lang w:val="en-US"/>
        </w:rPr>
        <w:tab/>
        <w:t xml:space="preserve">Haines, A. &amp; Ebi, K. The imperative for climate action to protect health. </w:t>
      </w:r>
      <w:r w:rsidRPr="007C3021">
        <w:rPr>
          <w:i/>
          <w:iCs/>
          <w:noProof/>
          <w:lang w:val="en-US"/>
        </w:rPr>
        <w:t>N. Engl. J. Med.</w:t>
      </w:r>
      <w:r w:rsidRPr="007C3021">
        <w:rPr>
          <w:noProof/>
          <w:lang w:val="en-US"/>
        </w:rPr>
        <w:t xml:space="preserve"> 263–273 (2019).</w:t>
      </w:r>
    </w:p>
    <w:p w14:paraId="650C122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w:t>
      </w:r>
      <w:r w:rsidRPr="007C3021">
        <w:rPr>
          <w:noProof/>
          <w:lang w:val="en-US"/>
        </w:rPr>
        <w:tab/>
        <w:t xml:space="preserve">Watts, N. </w:t>
      </w:r>
      <w:r w:rsidRPr="007C3021">
        <w:rPr>
          <w:i/>
          <w:iCs/>
          <w:noProof/>
          <w:lang w:val="en-US"/>
        </w:rPr>
        <w:t>et al.</w:t>
      </w:r>
      <w:r w:rsidRPr="007C3021">
        <w:rPr>
          <w:noProof/>
          <w:lang w:val="en-US"/>
        </w:rPr>
        <w:t xml:space="preserve"> The 2018 report of the Lancet Countdown on health and climate change: shaping health of nations for centuries to come. </w:t>
      </w:r>
      <w:r w:rsidRPr="007C3021">
        <w:rPr>
          <w:i/>
          <w:iCs/>
          <w:noProof/>
          <w:lang w:val="en-US"/>
        </w:rPr>
        <w:t>Lancet</w:t>
      </w:r>
      <w:r w:rsidRPr="007C3021">
        <w:rPr>
          <w:noProof/>
          <w:lang w:val="en-US"/>
        </w:rPr>
        <w:t xml:space="preserve"> </w:t>
      </w:r>
      <w:r w:rsidRPr="007C3021">
        <w:rPr>
          <w:b/>
          <w:bCs/>
          <w:noProof/>
          <w:lang w:val="en-US"/>
        </w:rPr>
        <w:t>6736</w:t>
      </w:r>
      <w:r w:rsidRPr="007C3021">
        <w:rPr>
          <w:noProof/>
          <w:lang w:val="en-US"/>
        </w:rPr>
        <w:t>, 1–4 (2018).</w:t>
      </w:r>
    </w:p>
    <w:p w14:paraId="1B21344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5.</w:t>
      </w:r>
      <w:r w:rsidRPr="007C3021">
        <w:rPr>
          <w:noProof/>
          <w:lang w:val="en-US"/>
        </w:rPr>
        <w:tab/>
        <w:t xml:space="preserve">Huang, C. </w:t>
      </w:r>
      <w:r w:rsidRPr="007C3021">
        <w:rPr>
          <w:i/>
          <w:iCs/>
          <w:noProof/>
          <w:lang w:val="en-US"/>
        </w:rPr>
        <w:t>et al.</w:t>
      </w:r>
      <w:r w:rsidRPr="007C3021">
        <w:rPr>
          <w:noProof/>
          <w:lang w:val="en-US"/>
        </w:rPr>
        <w:t xml:space="preserve"> Projecting future heat-related mortality under climate change scenarios: a systematic review. </w:t>
      </w:r>
      <w:r w:rsidRPr="007C3021">
        <w:rPr>
          <w:i/>
          <w:iCs/>
          <w:noProof/>
          <w:lang w:val="en-US"/>
        </w:rPr>
        <w:t>Environ. Health Perspect.</w:t>
      </w:r>
      <w:r w:rsidRPr="007C3021">
        <w:rPr>
          <w:noProof/>
          <w:lang w:val="en-US"/>
        </w:rPr>
        <w:t xml:space="preserve"> (2011). doi:10.1289/ehp.1103456</w:t>
      </w:r>
    </w:p>
    <w:p w14:paraId="63DFD7B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6.</w:t>
      </w:r>
      <w:r w:rsidRPr="007C3021">
        <w:rPr>
          <w:noProof/>
          <w:lang w:val="en-US"/>
        </w:rPr>
        <w:tab/>
        <w:t xml:space="preserve">Gasparrini, A. </w:t>
      </w:r>
      <w:r w:rsidRPr="007C3021">
        <w:rPr>
          <w:i/>
          <w:iCs/>
          <w:noProof/>
          <w:lang w:val="en-US"/>
        </w:rPr>
        <w:t>et al.</w:t>
      </w:r>
      <w:r w:rsidRPr="007C3021">
        <w:rPr>
          <w:noProof/>
          <w:lang w:val="en-US"/>
        </w:rPr>
        <w:t xml:space="preserve"> Projections of temperature-related excess mortality under climate change scenarios. </w:t>
      </w:r>
      <w:r w:rsidRPr="007C3021">
        <w:rPr>
          <w:i/>
          <w:iCs/>
          <w:noProof/>
          <w:lang w:val="en-US"/>
        </w:rPr>
        <w:t>Lancet Planet. Heal.</w:t>
      </w:r>
      <w:r w:rsidRPr="007C3021">
        <w:rPr>
          <w:noProof/>
          <w:lang w:val="en-US"/>
        </w:rPr>
        <w:t xml:space="preserve"> (2017). doi:10.1016/S2542-5196(17)30156-0</w:t>
      </w:r>
    </w:p>
    <w:p w14:paraId="1D6389B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7.</w:t>
      </w:r>
      <w:r w:rsidRPr="007C3021">
        <w:rPr>
          <w:noProof/>
          <w:lang w:val="en-US"/>
        </w:rPr>
        <w:tab/>
        <w:t xml:space="preserve">Burke, M. </w:t>
      </w:r>
      <w:r w:rsidRPr="007C3021">
        <w:rPr>
          <w:i/>
          <w:iCs/>
          <w:noProof/>
          <w:lang w:val="en-US"/>
        </w:rPr>
        <w:t>et al.</w:t>
      </w:r>
      <w:r w:rsidRPr="007C3021">
        <w:rPr>
          <w:noProof/>
          <w:lang w:val="en-US"/>
        </w:rPr>
        <w:t xml:space="preserve"> Higher temperatures increase suicide rates in the United States and Mexico. </w:t>
      </w:r>
      <w:r w:rsidRPr="007C3021">
        <w:rPr>
          <w:i/>
          <w:iCs/>
          <w:noProof/>
          <w:lang w:val="en-US"/>
        </w:rPr>
        <w:t>Nat. Clim. Chang.</w:t>
      </w:r>
      <w:r w:rsidRPr="007C3021">
        <w:rPr>
          <w:noProof/>
          <w:lang w:val="en-US"/>
        </w:rPr>
        <w:t xml:space="preserve"> (2018). doi:10.1038/s41558-018-0222-x</w:t>
      </w:r>
    </w:p>
    <w:p w14:paraId="0EA6B2C2"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8.</w:t>
      </w:r>
      <w:r w:rsidRPr="007C3021">
        <w:rPr>
          <w:noProof/>
          <w:lang w:val="en-US"/>
        </w:rPr>
        <w:tab/>
        <w:t xml:space="preserve">Rey, G. </w:t>
      </w:r>
      <w:r w:rsidRPr="007C3021">
        <w:rPr>
          <w:i/>
          <w:iCs/>
          <w:noProof/>
          <w:lang w:val="en-US"/>
        </w:rPr>
        <w:t>et al.</w:t>
      </w:r>
      <w:r w:rsidRPr="007C3021">
        <w:rPr>
          <w:noProof/>
          <w:lang w:val="en-US"/>
        </w:rPr>
        <w:t xml:space="preserve"> The impact of major heat waves on all-cause and cause-specific mortality in France from 1971 to 2003. </w:t>
      </w:r>
      <w:r w:rsidRPr="007C3021">
        <w:rPr>
          <w:i/>
          <w:iCs/>
          <w:noProof/>
          <w:lang w:val="en-US"/>
        </w:rPr>
        <w:t>Int. Arch. Occup. Environ. Health</w:t>
      </w:r>
      <w:r w:rsidRPr="007C3021">
        <w:rPr>
          <w:noProof/>
          <w:lang w:val="en-US"/>
        </w:rPr>
        <w:t xml:space="preserve"> (2007). doi:10.1007/s00420-007-0173-4</w:t>
      </w:r>
    </w:p>
    <w:p w14:paraId="2C24735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9.</w:t>
      </w:r>
      <w:r w:rsidRPr="007C3021">
        <w:rPr>
          <w:noProof/>
          <w:lang w:val="en-US"/>
        </w:rPr>
        <w:tab/>
        <w:t xml:space="preserve">Orru, H. &amp; Åström, D. O. Increases in external cause mortality due to high and low temperatures: evidence from northeastern Europe. </w:t>
      </w:r>
      <w:r w:rsidRPr="007C3021">
        <w:rPr>
          <w:i/>
          <w:iCs/>
          <w:noProof/>
          <w:lang w:val="en-US"/>
        </w:rPr>
        <w:t>Int. J. Biometeorol.</w:t>
      </w:r>
      <w:r w:rsidRPr="007C3021">
        <w:rPr>
          <w:noProof/>
          <w:lang w:val="en-US"/>
        </w:rPr>
        <w:t xml:space="preserve"> (2017). doi:10.1007/s00484-016-1270-4</w:t>
      </w:r>
    </w:p>
    <w:p w14:paraId="0D690F7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10.</w:t>
      </w:r>
      <w:r w:rsidRPr="007C3021">
        <w:rPr>
          <w:noProof/>
          <w:lang w:val="en-US"/>
        </w:rPr>
        <w:tab/>
        <w:t xml:space="preserve">Parks, R. M., Bennett, J. E., Foreman, K. J., Toumi, R. &amp; Ezzati, M. National and regional seasonal dynamics of all-cause and cause-specific mortality in the USA from 1980 to 2016. </w:t>
      </w:r>
      <w:r w:rsidRPr="007C3021">
        <w:rPr>
          <w:i/>
          <w:iCs/>
          <w:noProof/>
          <w:lang w:val="en-US"/>
        </w:rPr>
        <w:t>Elife</w:t>
      </w:r>
      <w:r w:rsidRPr="007C3021">
        <w:rPr>
          <w:noProof/>
          <w:lang w:val="en-US"/>
        </w:rPr>
        <w:t xml:space="preserve"> </w:t>
      </w:r>
      <w:r w:rsidRPr="007C3021">
        <w:rPr>
          <w:b/>
          <w:bCs/>
          <w:noProof/>
          <w:lang w:val="en-US"/>
        </w:rPr>
        <w:t>7</w:t>
      </w:r>
      <w:r w:rsidRPr="007C3021">
        <w:rPr>
          <w:noProof/>
          <w:lang w:val="en-US"/>
        </w:rPr>
        <w:t>, (2018).</w:t>
      </w:r>
    </w:p>
    <w:p w14:paraId="1284348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11.</w:t>
      </w:r>
      <w:r w:rsidRPr="007C3021">
        <w:rPr>
          <w:noProof/>
          <w:lang w:val="en-US"/>
        </w:rPr>
        <w:tab/>
        <w:t xml:space="preserve">Rau, R. Seasonality in human mortality. A demographic approach. </w:t>
      </w:r>
      <w:r w:rsidRPr="007C3021">
        <w:rPr>
          <w:i/>
          <w:iCs/>
          <w:noProof/>
          <w:lang w:val="en-US"/>
        </w:rPr>
        <w:t>Wirtschafts- und Sozialwissenschaftlichen Fak.</w:t>
      </w:r>
      <w:r w:rsidRPr="007C3021">
        <w:rPr>
          <w:noProof/>
          <w:lang w:val="en-US"/>
        </w:rPr>
        <w:t xml:space="preserve"> </w:t>
      </w:r>
      <w:r w:rsidRPr="007C3021">
        <w:rPr>
          <w:b/>
          <w:bCs/>
          <w:noProof/>
          <w:lang w:val="en-US"/>
        </w:rPr>
        <w:t>PhD</w:t>
      </w:r>
      <w:r w:rsidRPr="007C3021">
        <w:rPr>
          <w:noProof/>
          <w:lang w:val="en-US"/>
        </w:rPr>
        <w:t>, 361 (2004).</w:t>
      </w:r>
    </w:p>
    <w:p w14:paraId="74E0247D"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12.</w:t>
      </w:r>
      <w:r w:rsidRPr="007C3021">
        <w:rPr>
          <w:noProof/>
          <w:lang w:val="en-US"/>
        </w:rPr>
        <w:tab/>
        <w:t xml:space="preserve">Datla, S., Sahu, P., Roh, H.-J. &amp; Sharma, S. A comprehensive analysis of the association of highway traffic with winter weather conditions. </w:t>
      </w:r>
      <w:r w:rsidRPr="007C3021">
        <w:rPr>
          <w:i/>
          <w:iCs/>
          <w:noProof/>
          <w:lang w:val="en-US"/>
        </w:rPr>
        <w:t>Procedia - Soc. Behav. Sci.</w:t>
      </w:r>
      <w:r w:rsidRPr="007C3021">
        <w:rPr>
          <w:noProof/>
          <w:lang w:val="en-US"/>
        </w:rPr>
        <w:t xml:space="preserve"> (2013). doi:10.1016/j.sbspro.2013.11.143</w:t>
      </w:r>
    </w:p>
    <w:p w14:paraId="55E4BC81"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13.</w:t>
      </w:r>
      <w:r w:rsidRPr="007C3021">
        <w:rPr>
          <w:noProof/>
          <w:lang w:val="en-US"/>
        </w:rPr>
        <w:tab/>
        <w:t xml:space="preserve">Roh, H.-J., Sahu, P. K., Sharma, S., Datla, S. &amp; Mehran, B. Statistical investigations of snowfall and temperature interaction with passenger car and truck traffic on primary highways in Canada. </w:t>
      </w:r>
      <w:r w:rsidRPr="007C3021">
        <w:rPr>
          <w:i/>
          <w:iCs/>
          <w:noProof/>
          <w:lang w:val="en-US"/>
        </w:rPr>
        <w:t>J. Cold Reg. Eng.</w:t>
      </w:r>
      <w:r w:rsidRPr="007C3021">
        <w:rPr>
          <w:noProof/>
          <w:lang w:val="en-US"/>
        </w:rPr>
        <w:t xml:space="preserve"> (2016). doi:10.1061/(ASCE)CR.1943-5495.0000099</w:t>
      </w:r>
    </w:p>
    <w:p w14:paraId="43208CA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14.</w:t>
      </w:r>
      <w:r w:rsidRPr="007C3021">
        <w:rPr>
          <w:noProof/>
          <w:lang w:val="en-US"/>
        </w:rPr>
        <w:tab/>
        <w:t xml:space="preserve">Roh, H.-J., Datla, S. &amp; Sharma, S. Effect of snow, temperature and their interaction on highway truck traffic. </w:t>
      </w:r>
      <w:r w:rsidRPr="007C3021">
        <w:rPr>
          <w:i/>
          <w:iCs/>
          <w:noProof/>
          <w:lang w:val="en-US"/>
        </w:rPr>
        <w:t>J. Transp. Techn.</w:t>
      </w:r>
      <w:r w:rsidRPr="007C3021">
        <w:rPr>
          <w:noProof/>
          <w:lang w:val="en-US"/>
        </w:rPr>
        <w:t xml:space="preserve"> (2013). doi:10.4236/jtts.2013.31003</w:t>
      </w:r>
    </w:p>
    <w:p w14:paraId="52C1FE0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15.</w:t>
      </w:r>
      <w:r w:rsidRPr="007C3021">
        <w:rPr>
          <w:noProof/>
          <w:lang w:val="en-US"/>
        </w:rPr>
        <w:tab/>
        <w:t xml:space="preserve">Roh, H. J., Sharma, S. &amp; Sahu, P. K. Modeling snow and cold effects for classified highway traffic volumes. </w:t>
      </w:r>
      <w:r w:rsidRPr="007C3021">
        <w:rPr>
          <w:i/>
          <w:iCs/>
          <w:noProof/>
          <w:lang w:val="en-US"/>
        </w:rPr>
        <w:t>KSCE J. Civ. Eng.</w:t>
      </w:r>
      <w:r w:rsidRPr="007C3021">
        <w:rPr>
          <w:noProof/>
          <w:lang w:val="en-US"/>
        </w:rPr>
        <w:t xml:space="preserve"> (2016). doi:10.1007/s12205-015-0236-0</w:t>
      </w:r>
    </w:p>
    <w:p w14:paraId="773B0DF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16.</w:t>
      </w:r>
      <w:r w:rsidRPr="007C3021">
        <w:rPr>
          <w:noProof/>
          <w:lang w:val="en-US"/>
        </w:rPr>
        <w:tab/>
        <w:t xml:space="preserve">Daanen, H. A. M., Van De Vliert, E. &amp; Huang, X. Driving performance in cold, warm, and thermoneutral environments. </w:t>
      </w:r>
      <w:r w:rsidRPr="007C3021">
        <w:rPr>
          <w:i/>
          <w:iCs/>
          <w:noProof/>
          <w:lang w:val="en-US"/>
        </w:rPr>
        <w:t>Appl. Ergon.</w:t>
      </w:r>
      <w:r w:rsidRPr="007C3021">
        <w:rPr>
          <w:noProof/>
          <w:lang w:val="en-US"/>
        </w:rPr>
        <w:t xml:space="preserve"> (2003). doi:10.1016/S0003-6870(03)00055-3</w:t>
      </w:r>
    </w:p>
    <w:p w14:paraId="2F9371C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17.</w:t>
      </w:r>
      <w:r w:rsidRPr="007C3021">
        <w:rPr>
          <w:noProof/>
          <w:lang w:val="en-US"/>
        </w:rPr>
        <w:tab/>
        <w:t xml:space="preserve">Zlatoper, T. J. Determinants of motor vehicle deaths in the United States: a cross-sectional analysis. </w:t>
      </w:r>
      <w:r w:rsidRPr="007C3021">
        <w:rPr>
          <w:i/>
          <w:iCs/>
          <w:noProof/>
          <w:lang w:val="en-US"/>
        </w:rPr>
        <w:t>Accid. Anal. Prev.</w:t>
      </w:r>
      <w:r w:rsidRPr="007C3021">
        <w:rPr>
          <w:noProof/>
          <w:lang w:val="en-US"/>
        </w:rPr>
        <w:t xml:space="preserve"> (1991). doi:10.1016/0001-4575(91)90062-A</w:t>
      </w:r>
    </w:p>
    <w:p w14:paraId="4680D03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18.</w:t>
      </w:r>
      <w:r w:rsidRPr="007C3021">
        <w:rPr>
          <w:noProof/>
          <w:lang w:val="en-US"/>
        </w:rPr>
        <w:tab/>
        <w:t xml:space="preserve">Mackie, R. R. &amp; Hanlon, J. F. . O. A study of the combined effects of extented driving and heat stress on driver arousal and performance. in </w:t>
      </w:r>
      <w:r w:rsidRPr="007C3021">
        <w:rPr>
          <w:i/>
          <w:iCs/>
          <w:noProof/>
          <w:lang w:val="en-US"/>
        </w:rPr>
        <w:t>Symposium on relationships among theory, physiological correlates, and operational performance</w:t>
      </w:r>
      <w:r w:rsidRPr="007C3021">
        <w:rPr>
          <w:noProof/>
          <w:lang w:val="en-US"/>
        </w:rPr>
        <w:t xml:space="preserve"> (1976). doi:10.1007/978-1-4684-2529-1_25</w:t>
      </w:r>
    </w:p>
    <w:p w14:paraId="56C07731"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19.</w:t>
      </w:r>
      <w:r w:rsidRPr="007C3021">
        <w:rPr>
          <w:noProof/>
          <w:lang w:val="en-US"/>
        </w:rPr>
        <w:tab/>
        <w:t xml:space="preserve">Wyon, D. P., Wyon, I. &amp; Norin, F. Effects of moderate heat stress on driver vigilance </w:t>
      </w:r>
      <w:r w:rsidRPr="007C3021">
        <w:rPr>
          <w:noProof/>
          <w:lang w:val="en-US"/>
        </w:rPr>
        <w:lastRenderedPageBreak/>
        <w:t xml:space="preserve">in a moving vehicle. </w:t>
      </w:r>
      <w:r w:rsidRPr="007C3021">
        <w:rPr>
          <w:i/>
          <w:iCs/>
          <w:noProof/>
          <w:lang w:val="en-US"/>
        </w:rPr>
        <w:t>Ergonomics</w:t>
      </w:r>
      <w:r w:rsidRPr="007C3021">
        <w:rPr>
          <w:noProof/>
          <w:lang w:val="en-US"/>
        </w:rPr>
        <w:t xml:space="preserve"> (1996). doi:10.1080/00140139608964434</w:t>
      </w:r>
    </w:p>
    <w:p w14:paraId="30A968E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20.</w:t>
      </w:r>
      <w:r w:rsidRPr="007C3021">
        <w:rPr>
          <w:noProof/>
          <w:lang w:val="en-US"/>
        </w:rPr>
        <w:tab/>
        <w:t xml:space="preserve">Robertson, L. S. Reversal of the road death trend in the U.S. in 2015–2016: An examination of the climate and economic hypotheses. </w:t>
      </w:r>
      <w:r w:rsidRPr="007C3021">
        <w:rPr>
          <w:i/>
          <w:iCs/>
          <w:noProof/>
          <w:lang w:val="en-US"/>
        </w:rPr>
        <w:t>J. Transp. Heal.</w:t>
      </w:r>
      <w:r w:rsidRPr="007C3021">
        <w:rPr>
          <w:noProof/>
          <w:lang w:val="en-US"/>
        </w:rPr>
        <w:t xml:space="preserve"> (2018). doi:10.1016/j.jth.2018.04.005</w:t>
      </w:r>
    </w:p>
    <w:p w14:paraId="6E29E7B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21.</w:t>
      </w:r>
      <w:r w:rsidRPr="007C3021">
        <w:rPr>
          <w:noProof/>
          <w:lang w:val="en-US"/>
        </w:rPr>
        <w:tab/>
        <w:t xml:space="preserve">Robertson, L. Climate change, weather and road deaths. </w:t>
      </w:r>
      <w:r w:rsidRPr="007C3021">
        <w:rPr>
          <w:i/>
          <w:iCs/>
          <w:noProof/>
          <w:lang w:val="en-US"/>
        </w:rPr>
        <w:t>Inj. Prev.</w:t>
      </w:r>
      <w:r w:rsidRPr="007C3021">
        <w:rPr>
          <w:noProof/>
          <w:lang w:val="en-US"/>
        </w:rPr>
        <w:t xml:space="preserve"> (2018). doi:10.1136/injuryprev-2017-042419</w:t>
      </w:r>
    </w:p>
    <w:p w14:paraId="58AB3F1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22.</w:t>
      </w:r>
      <w:r w:rsidRPr="007C3021">
        <w:rPr>
          <w:noProof/>
          <w:lang w:val="en-US"/>
        </w:rPr>
        <w:tab/>
        <w:t xml:space="preserve">Opinium. Brits drink more alcohol in warmer weather. </w:t>
      </w:r>
      <w:r w:rsidRPr="007C3021">
        <w:rPr>
          <w:i/>
          <w:iCs/>
          <w:noProof/>
          <w:lang w:val="en-US"/>
        </w:rPr>
        <w:t>Opinium.co.uk</w:t>
      </w:r>
      <w:r w:rsidRPr="007C3021">
        <w:rPr>
          <w:noProof/>
          <w:lang w:val="en-US"/>
        </w:rPr>
        <w:t xml:space="preserve"> (2018). Available at: https://www.opinium.co.uk/brits-drink-more-alcohol-in-warmer-weather/. (Accessed: 10th January 2019)</w:t>
      </w:r>
    </w:p>
    <w:p w14:paraId="3CA0D0B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23.</w:t>
      </w:r>
      <w:r w:rsidRPr="007C3021">
        <w:rPr>
          <w:noProof/>
          <w:lang w:val="en-US"/>
        </w:rPr>
        <w:tab/>
        <w:t xml:space="preserve">Anderson, C. A. Temperature and aggression: ubiquitous effects of heat on occurrence of human violence. </w:t>
      </w:r>
      <w:r w:rsidRPr="007C3021">
        <w:rPr>
          <w:i/>
          <w:iCs/>
          <w:noProof/>
          <w:lang w:val="en-US"/>
        </w:rPr>
        <w:t>Psychol. Bull.</w:t>
      </w:r>
      <w:r w:rsidRPr="007C3021">
        <w:rPr>
          <w:noProof/>
          <w:lang w:val="en-US"/>
        </w:rPr>
        <w:t xml:space="preserve"> (1989). doi:10.1037/0033-2909.106.1.74</w:t>
      </w:r>
    </w:p>
    <w:p w14:paraId="0074CC0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24.</w:t>
      </w:r>
      <w:r w:rsidRPr="007C3021">
        <w:rPr>
          <w:noProof/>
          <w:lang w:val="en-US"/>
        </w:rPr>
        <w:tab/>
        <w:t xml:space="preserve">Baron, R. A. &amp; Bell, P. A. Aggression and heat: the influence of ambient temperature, negative affect, and a cooling drink on physical aggression. </w:t>
      </w:r>
      <w:r w:rsidRPr="007C3021">
        <w:rPr>
          <w:i/>
          <w:iCs/>
          <w:noProof/>
          <w:lang w:val="en-US"/>
        </w:rPr>
        <w:t>J. Pers. Soc. Psychol.</w:t>
      </w:r>
      <w:r w:rsidRPr="007C3021">
        <w:rPr>
          <w:noProof/>
          <w:lang w:val="en-US"/>
        </w:rPr>
        <w:t xml:space="preserve"> (1976). doi:10.1037/0022-3514.33.3.245</w:t>
      </w:r>
    </w:p>
    <w:p w14:paraId="1BC3516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25.</w:t>
      </w:r>
      <w:r w:rsidRPr="007C3021">
        <w:rPr>
          <w:noProof/>
          <w:lang w:val="en-US"/>
        </w:rPr>
        <w:tab/>
        <w:t xml:space="preserve">Talaei, A., Hedjazi, A., Rezaei Ardani, A., Fayyazi Bordbar, M. R. &amp; Talaei, A. The relationship between meteorological conditions and homicide, suicide, rage, and psychiatric hospitalization. </w:t>
      </w:r>
      <w:r w:rsidRPr="007C3021">
        <w:rPr>
          <w:i/>
          <w:iCs/>
          <w:noProof/>
          <w:lang w:val="en-US"/>
        </w:rPr>
        <w:t>J. Forensic Sci.</w:t>
      </w:r>
      <w:r w:rsidRPr="007C3021">
        <w:rPr>
          <w:noProof/>
          <w:lang w:val="en-US"/>
        </w:rPr>
        <w:t xml:space="preserve"> (2014). doi:10.1111/1556-4029.12471</w:t>
      </w:r>
    </w:p>
    <w:p w14:paraId="2F16ACB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26.</w:t>
      </w:r>
      <w:r w:rsidRPr="007C3021">
        <w:rPr>
          <w:noProof/>
          <w:lang w:val="en-US"/>
        </w:rPr>
        <w:tab/>
        <w:t xml:space="preserve">Xu, J. Unintentional drowning deaths in the United States, 1999-2010. </w:t>
      </w:r>
      <w:r w:rsidRPr="007C3021">
        <w:rPr>
          <w:i/>
          <w:iCs/>
          <w:noProof/>
          <w:lang w:val="en-US"/>
        </w:rPr>
        <w:t>NCHS Data Brief</w:t>
      </w:r>
      <w:r w:rsidRPr="007C3021">
        <w:rPr>
          <w:noProof/>
          <w:lang w:val="en-US"/>
        </w:rPr>
        <w:t xml:space="preserve"> (2014).</w:t>
      </w:r>
    </w:p>
    <w:p w14:paraId="13EDCF9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27.</w:t>
      </w:r>
      <w:r w:rsidRPr="007C3021">
        <w:rPr>
          <w:noProof/>
          <w:lang w:val="en-US"/>
        </w:rPr>
        <w:tab/>
        <w:t xml:space="preserve">Ambrose, A. F., Paul, G. &amp; Hausdorff, J. M. Risk factors for falls among older adults: a review of the literature. </w:t>
      </w:r>
      <w:r w:rsidRPr="007C3021">
        <w:rPr>
          <w:i/>
          <w:iCs/>
          <w:noProof/>
          <w:lang w:val="en-US"/>
        </w:rPr>
        <w:t>Maturitas</w:t>
      </w:r>
      <w:r w:rsidRPr="007C3021">
        <w:rPr>
          <w:noProof/>
          <w:lang w:val="en-US"/>
        </w:rPr>
        <w:t xml:space="preserve"> (2013). doi:10.1016/j.maturitas.2013.02.009</w:t>
      </w:r>
    </w:p>
    <w:p w14:paraId="254114B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28.</w:t>
      </w:r>
      <w:r w:rsidRPr="007C3021">
        <w:rPr>
          <w:noProof/>
          <w:lang w:val="en-US"/>
        </w:rPr>
        <w:tab/>
        <w:t xml:space="preserve">Bobb, J. F. </w:t>
      </w:r>
      <w:r w:rsidRPr="007C3021">
        <w:rPr>
          <w:i/>
          <w:iCs/>
          <w:noProof/>
          <w:lang w:val="en-US"/>
        </w:rPr>
        <w:t>et al.</w:t>
      </w:r>
      <w:r w:rsidRPr="007C3021">
        <w:rPr>
          <w:noProof/>
          <w:lang w:val="en-US"/>
        </w:rPr>
        <w:t xml:space="preserve"> Time-course of cause-specific hospital admissions during snowstorms: an analysis of electronic medical records from major hospitals in Boston, Massachusetts. </w:t>
      </w:r>
      <w:r w:rsidRPr="007C3021">
        <w:rPr>
          <w:i/>
          <w:iCs/>
          <w:noProof/>
          <w:lang w:val="en-US"/>
        </w:rPr>
        <w:t>Am. J. Epidemiol.</w:t>
      </w:r>
      <w:r w:rsidRPr="007C3021">
        <w:rPr>
          <w:noProof/>
          <w:lang w:val="en-US"/>
        </w:rPr>
        <w:t xml:space="preserve"> </w:t>
      </w:r>
      <w:r w:rsidRPr="007C3021">
        <w:rPr>
          <w:b/>
          <w:bCs/>
          <w:noProof/>
          <w:lang w:val="en-US"/>
        </w:rPr>
        <w:t>185</w:t>
      </w:r>
      <w:r w:rsidRPr="007C3021">
        <w:rPr>
          <w:noProof/>
          <w:lang w:val="en-US"/>
        </w:rPr>
        <w:t>, 283–294 (2017).</w:t>
      </w:r>
    </w:p>
    <w:p w14:paraId="4CC50F5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29.</w:t>
      </w:r>
      <w:r w:rsidRPr="007C3021">
        <w:rPr>
          <w:noProof/>
          <w:lang w:val="en-US"/>
        </w:rPr>
        <w:tab/>
        <w:t xml:space="preserve">Kelsey, J. L. </w:t>
      </w:r>
      <w:r w:rsidRPr="007C3021">
        <w:rPr>
          <w:i/>
          <w:iCs/>
          <w:noProof/>
          <w:lang w:val="en-US"/>
        </w:rPr>
        <w:t>et al.</w:t>
      </w:r>
      <w:r w:rsidRPr="007C3021">
        <w:rPr>
          <w:noProof/>
          <w:lang w:val="en-US"/>
        </w:rPr>
        <w:t xml:space="preserve"> Indoor and outdoor falls in older adults are different: the maintenance of balance, independent living, intellect, and zest in the elderly of Boston study. </w:t>
      </w:r>
      <w:r w:rsidRPr="007C3021">
        <w:rPr>
          <w:i/>
          <w:iCs/>
          <w:noProof/>
          <w:lang w:val="en-US"/>
        </w:rPr>
        <w:t>J. Am. Geriatr. Soc.</w:t>
      </w:r>
      <w:r w:rsidRPr="007C3021">
        <w:rPr>
          <w:noProof/>
          <w:lang w:val="en-US"/>
        </w:rPr>
        <w:t xml:space="preserve"> (2010). doi:10.1111/j.1532-5415.2010.03062.x</w:t>
      </w:r>
    </w:p>
    <w:p w14:paraId="3EEAE7D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30.</w:t>
      </w:r>
      <w:r w:rsidRPr="007C3021">
        <w:rPr>
          <w:noProof/>
          <w:lang w:val="en-US"/>
        </w:rPr>
        <w:tab/>
        <w:t xml:space="preserve">Voas, R. B., Torres, P., Romano, E. &amp; Lacey, J. H. Alcohol-related risk of driver fatalities: an update using 2007 data. </w:t>
      </w:r>
      <w:r w:rsidRPr="007C3021">
        <w:rPr>
          <w:i/>
          <w:iCs/>
          <w:noProof/>
          <w:lang w:val="en-US"/>
        </w:rPr>
        <w:t>J. Stud. Alcohol Drugs</w:t>
      </w:r>
      <w:r w:rsidRPr="007C3021">
        <w:rPr>
          <w:noProof/>
          <w:lang w:val="en-US"/>
        </w:rPr>
        <w:t xml:space="preserve"> (2012). doi:10.15288/jsad.2012.73.341</w:t>
      </w:r>
    </w:p>
    <w:p w14:paraId="54CD1A1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31.</w:t>
      </w:r>
      <w:r w:rsidRPr="007C3021">
        <w:rPr>
          <w:noProof/>
          <w:lang w:val="en-US"/>
        </w:rPr>
        <w:tab/>
        <w:t xml:space="preserve">Graff Zivin, J. &amp; Neidell, M. Temperature and the allocation of time: implications for climate change. </w:t>
      </w:r>
      <w:r w:rsidRPr="007C3021">
        <w:rPr>
          <w:i/>
          <w:iCs/>
          <w:noProof/>
          <w:lang w:val="en-US"/>
        </w:rPr>
        <w:t>J. Labor Econ.</w:t>
      </w:r>
      <w:r w:rsidRPr="007C3021">
        <w:rPr>
          <w:noProof/>
          <w:lang w:val="en-US"/>
        </w:rPr>
        <w:t xml:space="preserve"> (2014). doi:10.1086/671766</w:t>
      </w:r>
    </w:p>
    <w:p w14:paraId="5B6ECF4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32.</w:t>
      </w:r>
      <w:r w:rsidRPr="007C3021">
        <w:rPr>
          <w:noProof/>
          <w:lang w:val="en-US"/>
        </w:rPr>
        <w:tab/>
        <w:t xml:space="preserve">Glaeser, E. L., Sacerdote, B. &amp; Scheinkman, J. A. Crime and social interactions. </w:t>
      </w:r>
      <w:r w:rsidRPr="007C3021">
        <w:rPr>
          <w:i/>
          <w:iCs/>
          <w:noProof/>
          <w:lang w:val="en-US"/>
        </w:rPr>
        <w:t>Q. J. Econ.</w:t>
      </w:r>
      <w:r w:rsidRPr="007C3021">
        <w:rPr>
          <w:noProof/>
          <w:lang w:val="en-US"/>
        </w:rPr>
        <w:t xml:space="preserve"> (1996). doi:10.2307/2946686</w:t>
      </w:r>
    </w:p>
    <w:p w14:paraId="4512B85A"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33.</w:t>
      </w:r>
      <w:r w:rsidRPr="007C3021">
        <w:rPr>
          <w:noProof/>
          <w:lang w:val="en-US"/>
        </w:rPr>
        <w:tab/>
        <w:t xml:space="preserve">Rotton, J. &amp; Cohn, E. G. Global warming and U.S. crime rates: an application of routine activity theory. </w:t>
      </w:r>
      <w:r w:rsidRPr="007C3021">
        <w:rPr>
          <w:i/>
          <w:iCs/>
          <w:noProof/>
          <w:lang w:val="en-US"/>
        </w:rPr>
        <w:t>Environ. Behav.</w:t>
      </w:r>
      <w:r w:rsidRPr="007C3021">
        <w:rPr>
          <w:noProof/>
          <w:lang w:val="en-US"/>
        </w:rPr>
        <w:t xml:space="preserve"> (2003). doi:10.1177/0013916503255565</w:t>
      </w:r>
    </w:p>
    <w:p w14:paraId="7A371B33" w14:textId="05359C42" w:rsidR="007C3021" w:rsidRDefault="007C3021" w:rsidP="007C3021">
      <w:pPr>
        <w:widowControl w:val="0"/>
        <w:autoSpaceDE w:val="0"/>
        <w:autoSpaceDN w:val="0"/>
        <w:adjustRightInd w:val="0"/>
        <w:ind w:left="640" w:hanging="640"/>
        <w:rPr>
          <w:noProof/>
          <w:lang w:val="en-US"/>
        </w:rPr>
      </w:pPr>
      <w:r w:rsidRPr="007C3021">
        <w:rPr>
          <w:noProof/>
          <w:lang w:val="en-US"/>
        </w:rPr>
        <w:t>34.</w:t>
      </w:r>
      <w:r w:rsidRPr="007C3021">
        <w:rPr>
          <w:noProof/>
          <w:lang w:val="en-US"/>
        </w:rPr>
        <w:tab/>
        <w:t xml:space="preserve">Mach, K. J. </w:t>
      </w:r>
      <w:r w:rsidRPr="007C3021">
        <w:rPr>
          <w:i/>
          <w:iCs/>
          <w:noProof/>
          <w:lang w:val="en-US"/>
        </w:rPr>
        <w:t>et al.</w:t>
      </w:r>
      <w:r w:rsidRPr="007C3021">
        <w:rPr>
          <w:noProof/>
          <w:lang w:val="en-US"/>
        </w:rPr>
        <w:t xml:space="preserve"> Climate as a risk factor for armed conflict. </w:t>
      </w:r>
      <w:r w:rsidRPr="007C3021">
        <w:rPr>
          <w:i/>
          <w:iCs/>
          <w:noProof/>
          <w:lang w:val="en-US"/>
        </w:rPr>
        <w:t>Nature</w:t>
      </w:r>
      <w:r w:rsidRPr="007C3021">
        <w:rPr>
          <w:noProof/>
          <w:lang w:val="en-US"/>
        </w:rPr>
        <w:t xml:space="preserve"> (2019). doi:10.1038/s41586-019-1300-6</w:t>
      </w:r>
    </w:p>
    <w:p w14:paraId="74B83C68" w14:textId="7FA39A65" w:rsidR="003C7CD7" w:rsidRDefault="003C7CD7" w:rsidP="007C3021">
      <w:pPr>
        <w:widowControl w:val="0"/>
        <w:autoSpaceDE w:val="0"/>
        <w:autoSpaceDN w:val="0"/>
        <w:adjustRightInd w:val="0"/>
        <w:ind w:left="640" w:hanging="640"/>
        <w:rPr>
          <w:noProof/>
          <w:lang w:val="en-US"/>
        </w:rPr>
      </w:pPr>
    </w:p>
    <w:p w14:paraId="42671053" w14:textId="2A37FC3A" w:rsidR="003C7CD7" w:rsidRDefault="003C7CD7" w:rsidP="007C3021">
      <w:pPr>
        <w:widowControl w:val="0"/>
        <w:autoSpaceDE w:val="0"/>
        <w:autoSpaceDN w:val="0"/>
        <w:adjustRightInd w:val="0"/>
        <w:ind w:left="640" w:hanging="640"/>
        <w:rPr>
          <w:noProof/>
          <w:lang w:val="en-US"/>
        </w:rPr>
      </w:pPr>
    </w:p>
    <w:p w14:paraId="40D4065A" w14:textId="599D295D" w:rsidR="003C7CD7" w:rsidRDefault="003C7CD7" w:rsidP="007C3021">
      <w:pPr>
        <w:widowControl w:val="0"/>
        <w:autoSpaceDE w:val="0"/>
        <w:autoSpaceDN w:val="0"/>
        <w:adjustRightInd w:val="0"/>
        <w:ind w:left="640" w:hanging="640"/>
        <w:rPr>
          <w:noProof/>
          <w:lang w:val="en-US"/>
        </w:rPr>
      </w:pPr>
    </w:p>
    <w:p w14:paraId="7D48B0B8" w14:textId="3F9F5683" w:rsidR="003C7CD7" w:rsidRDefault="003C7CD7" w:rsidP="007C3021">
      <w:pPr>
        <w:widowControl w:val="0"/>
        <w:autoSpaceDE w:val="0"/>
        <w:autoSpaceDN w:val="0"/>
        <w:adjustRightInd w:val="0"/>
        <w:ind w:left="640" w:hanging="640"/>
        <w:rPr>
          <w:noProof/>
          <w:lang w:val="en-US"/>
        </w:rPr>
      </w:pPr>
    </w:p>
    <w:p w14:paraId="5EC6B7B4" w14:textId="5A9EF88A" w:rsidR="003C7CD7" w:rsidRDefault="003C7CD7" w:rsidP="007C3021">
      <w:pPr>
        <w:widowControl w:val="0"/>
        <w:autoSpaceDE w:val="0"/>
        <w:autoSpaceDN w:val="0"/>
        <w:adjustRightInd w:val="0"/>
        <w:ind w:left="640" w:hanging="640"/>
        <w:rPr>
          <w:noProof/>
          <w:lang w:val="en-US"/>
        </w:rPr>
      </w:pPr>
    </w:p>
    <w:p w14:paraId="1FB1BC5F" w14:textId="056EBA1F" w:rsidR="003C7CD7" w:rsidRDefault="003C7CD7" w:rsidP="007C3021">
      <w:pPr>
        <w:widowControl w:val="0"/>
        <w:autoSpaceDE w:val="0"/>
        <w:autoSpaceDN w:val="0"/>
        <w:adjustRightInd w:val="0"/>
        <w:ind w:left="640" w:hanging="640"/>
        <w:rPr>
          <w:noProof/>
          <w:lang w:val="en-US"/>
        </w:rPr>
      </w:pPr>
    </w:p>
    <w:p w14:paraId="03E6E3EC" w14:textId="7182B51C" w:rsidR="003C7CD7" w:rsidRDefault="003C7CD7" w:rsidP="007C3021">
      <w:pPr>
        <w:widowControl w:val="0"/>
        <w:autoSpaceDE w:val="0"/>
        <w:autoSpaceDN w:val="0"/>
        <w:adjustRightInd w:val="0"/>
        <w:ind w:left="640" w:hanging="640"/>
        <w:rPr>
          <w:noProof/>
          <w:lang w:val="en-US"/>
        </w:rPr>
      </w:pPr>
    </w:p>
    <w:p w14:paraId="3E6AEA75" w14:textId="61015B30" w:rsidR="003C7CD7" w:rsidRDefault="003C7CD7" w:rsidP="007C3021">
      <w:pPr>
        <w:widowControl w:val="0"/>
        <w:autoSpaceDE w:val="0"/>
        <w:autoSpaceDN w:val="0"/>
        <w:adjustRightInd w:val="0"/>
        <w:ind w:left="640" w:hanging="640"/>
        <w:rPr>
          <w:noProof/>
          <w:lang w:val="en-US"/>
        </w:rPr>
      </w:pPr>
    </w:p>
    <w:p w14:paraId="0C1436E8" w14:textId="38E17E64" w:rsidR="003C7CD7" w:rsidRDefault="003C7CD7" w:rsidP="007C3021">
      <w:pPr>
        <w:widowControl w:val="0"/>
        <w:autoSpaceDE w:val="0"/>
        <w:autoSpaceDN w:val="0"/>
        <w:adjustRightInd w:val="0"/>
        <w:ind w:left="640" w:hanging="640"/>
        <w:rPr>
          <w:noProof/>
          <w:lang w:val="en-US"/>
        </w:rPr>
      </w:pPr>
    </w:p>
    <w:p w14:paraId="3DBA8BE8" w14:textId="2A1811E3" w:rsidR="003C7CD7" w:rsidRDefault="003C7CD7" w:rsidP="007C3021">
      <w:pPr>
        <w:widowControl w:val="0"/>
        <w:autoSpaceDE w:val="0"/>
        <w:autoSpaceDN w:val="0"/>
        <w:adjustRightInd w:val="0"/>
        <w:ind w:left="640" w:hanging="640"/>
        <w:rPr>
          <w:noProof/>
          <w:lang w:val="en-US"/>
        </w:rPr>
      </w:pPr>
    </w:p>
    <w:p w14:paraId="7872F040" w14:textId="10C77E12" w:rsidR="003C7CD7" w:rsidRDefault="003C7CD7" w:rsidP="007C3021">
      <w:pPr>
        <w:widowControl w:val="0"/>
        <w:autoSpaceDE w:val="0"/>
        <w:autoSpaceDN w:val="0"/>
        <w:adjustRightInd w:val="0"/>
        <w:ind w:left="640" w:hanging="640"/>
        <w:rPr>
          <w:noProof/>
          <w:lang w:val="en-US"/>
        </w:rPr>
      </w:pPr>
    </w:p>
    <w:p w14:paraId="503C383A" w14:textId="77777777" w:rsidR="003C7CD7" w:rsidRDefault="003C7CD7" w:rsidP="007C3021">
      <w:pPr>
        <w:widowControl w:val="0"/>
        <w:autoSpaceDE w:val="0"/>
        <w:autoSpaceDN w:val="0"/>
        <w:adjustRightInd w:val="0"/>
        <w:ind w:left="640" w:hanging="640"/>
        <w:rPr>
          <w:noProof/>
          <w:lang w:val="en-US"/>
        </w:rPr>
      </w:pPr>
    </w:p>
    <w:p w14:paraId="257D851F" w14:textId="5CFDB457" w:rsidR="003C7CD7" w:rsidRDefault="003C7CD7" w:rsidP="007C3021">
      <w:pPr>
        <w:widowControl w:val="0"/>
        <w:autoSpaceDE w:val="0"/>
        <w:autoSpaceDN w:val="0"/>
        <w:adjustRightInd w:val="0"/>
        <w:ind w:left="640" w:hanging="640"/>
        <w:rPr>
          <w:b/>
          <w:noProof/>
          <w:lang w:val="en-US"/>
        </w:rPr>
      </w:pPr>
      <w:r>
        <w:rPr>
          <w:b/>
          <w:noProof/>
          <w:lang w:val="en-US"/>
        </w:rPr>
        <w:lastRenderedPageBreak/>
        <w:t>Methods</w:t>
      </w:r>
    </w:p>
    <w:p w14:paraId="0BFC5A08" w14:textId="77777777" w:rsidR="007F5FFD" w:rsidRPr="003C7CD7" w:rsidRDefault="007F5FFD" w:rsidP="007C3021">
      <w:pPr>
        <w:widowControl w:val="0"/>
        <w:autoSpaceDE w:val="0"/>
        <w:autoSpaceDN w:val="0"/>
        <w:adjustRightInd w:val="0"/>
        <w:ind w:left="640" w:hanging="640"/>
        <w:rPr>
          <w:b/>
          <w:noProof/>
          <w:lang w:val="en-US"/>
        </w:rPr>
      </w:pPr>
      <w:bookmarkStart w:id="156" w:name="_GoBack"/>
      <w:bookmarkEnd w:id="156"/>
    </w:p>
    <w:p w14:paraId="2F1B70C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35.</w:t>
      </w:r>
      <w:r w:rsidRPr="007C3021">
        <w:rPr>
          <w:noProof/>
          <w:lang w:val="en-US"/>
        </w:rPr>
        <w:tab/>
        <w:t xml:space="preserve">Majeed, H. &amp; Lee, J. The impact of climate change on youth depression and mental health. </w:t>
      </w:r>
      <w:r w:rsidRPr="007C3021">
        <w:rPr>
          <w:i/>
          <w:iCs/>
          <w:noProof/>
          <w:lang w:val="en-US"/>
        </w:rPr>
        <w:t>Lancet Planet. Heal.</w:t>
      </w:r>
      <w:r w:rsidRPr="007C3021">
        <w:rPr>
          <w:noProof/>
          <w:lang w:val="en-US"/>
        </w:rPr>
        <w:t xml:space="preserve"> </w:t>
      </w:r>
      <w:r w:rsidRPr="007C3021">
        <w:rPr>
          <w:b/>
          <w:bCs/>
          <w:noProof/>
          <w:lang w:val="en-US"/>
        </w:rPr>
        <w:t>1</w:t>
      </w:r>
      <w:r w:rsidRPr="007C3021">
        <w:rPr>
          <w:noProof/>
          <w:lang w:val="en-US"/>
        </w:rPr>
        <w:t>, e94–e95 (2017).</w:t>
      </w:r>
    </w:p>
    <w:p w14:paraId="4AC383A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36.</w:t>
      </w:r>
      <w:r w:rsidRPr="007C3021">
        <w:rPr>
          <w:noProof/>
          <w:lang w:val="en-US"/>
        </w:rPr>
        <w:tab/>
        <w:t xml:space="preserve">European Centre for Medium-Range Weather Forecasts (ECMWF). ERA5. </w:t>
      </w:r>
      <w:r w:rsidRPr="007C3021">
        <w:rPr>
          <w:i/>
          <w:iCs/>
          <w:noProof/>
          <w:lang w:val="en-US"/>
        </w:rPr>
        <w:t>Reanalysis datasets</w:t>
      </w:r>
      <w:r w:rsidRPr="007C3021">
        <w:rPr>
          <w:noProof/>
          <w:lang w:val="en-US"/>
        </w:rPr>
        <w:t xml:space="preserve"> (2019).</w:t>
      </w:r>
    </w:p>
    <w:p w14:paraId="499E57F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37.</w:t>
      </w:r>
      <w:r w:rsidRPr="007C3021">
        <w:rPr>
          <w:noProof/>
          <w:lang w:val="en-US"/>
        </w:rPr>
        <w:tab/>
        <w:t xml:space="preserve">Shi, L., Kloog, I., Zanobetti, A., Liu, P. &amp; Schwartz, J. D. Impacts of temperature and its variability on mortality in New England. </w:t>
      </w:r>
      <w:r w:rsidRPr="007C3021">
        <w:rPr>
          <w:i/>
          <w:iCs/>
          <w:noProof/>
          <w:lang w:val="en-US"/>
        </w:rPr>
        <w:t>Nat. Clim. Chang.</w:t>
      </w:r>
      <w:r w:rsidRPr="007C3021">
        <w:rPr>
          <w:noProof/>
          <w:lang w:val="en-US"/>
        </w:rPr>
        <w:t xml:space="preserve"> </w:t>
      </w:r>
      <w:r w:rsidRPr="007C3021">
        <w:rPr>
          <w:b/>
          <w:bCs/>
          <w:noProof/>
          <w:lang w:val="en-US"/>
        </w:rPr>
        <w:t>5</w:t>
      </w:r>
      <w:r w:rsidRPr="007C3021">
        <w:rPr>
          <w:noProof/>
          <w:lang w:val="en-US"/>
        </w:rPr>
        <w:t>, 988–991 (2015).</w:t>
      </w:r>
    </w:p>
    <w:p w14:paraId="5AA15E5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38.</w:t>
      </w:r>
      <w:r w:rsidRPr="007C3021">
        <w:rPr>
          <w:noProof/>
          <w:lang w:val="en-US"/>
        </w:rPr>
        <w:tab/>
        <w:t xml:space="preserve">Gasparrini, A. </w:t>
      </w:r>
      <w:r w:rsidRPr="007C3021">
        <w:rPr>
          <w:i/>
          <w:iCs/>
          <w:noProof/>
          <w:lang w:val="en-US"/>
        </w:rPr>
        <w:t>et al.</w:t>
      </w:r>
      <w:r w:rsidRPr="007C3021">
        <w:rPr>
          <w:noProof/>
          <w:lang w:val="en-US"/>
        </w:rPr>
        <w:t xml:space="preserve"> Mortality risk attributable to high and low ambient temperature: a multicountry observational study. </w:t>
      </w:r>
      <w:r w:rsidRPr="007C3021">
        <w:rPr>
          <w:i/>
          <w:iCs/>
          <w:noProof/>
          <w:lang w:val="en-US"/>
        </w:rPr>
        <w:t>Lancet</w:t>
      </w:r>
      <w:r w:rsidRPr="007C3021">
        <w:rPr>
          <w:noProof/>
          <w:lang w:val="en-US"/>
        </w:rPr>
        <w:t xml:space="preserve"> </w:t>
      </w:r>
      <w:r w:rsidRPr="007C3021">
        <w:rPr>
          <w:b/>
          <w:bCs/>
          <w:noProof/>
          <w:lang w:val="en-US"/>
        </w:rPr>
        <w:t>386</w:t>
      </w:r>
      <w:r w:rsidRPr="007C3021">
        <w:rPr>
          <w:noProof/>
          <w:lang w:val="en-US"/>
        </w:rPr>
        <w:t>, 369–375 (2015).</w:t>
      </w:r>
    </w:p>
    <w:p w14:paraId="7BAD37F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39.</w:t>
      </w:r>
      <w:r w:rsidRPr="007C3021">
        <w:rPr>
          <w:noProof/>
          <w:lang w:val="en-US"/>
        </w:rPr>
        <w:tab/>
        <w:t xml:space="preserve">Ye, X. </w:t>
      </w:r>
      <w:r w:rsidRPr="007C3021">
        <w:rPr>
          <w:i/>
          <w:iCs/>
          <w:noProof/>
          <w:lang w:val="en-US"/>
        </w:rPr>
        <w:t>et al.</w:t>
      </w:r>
      <w:r w:rsidRPr="007C3021">
        <w:rPr>
          <w:noProof/>
          <w:lang w:val="en-US"/>
        </w:rPr>
        <w:t xml:space="preserve"> Ambient temperature and morbidity: a review of epidemiological evidence. </w:t>
      </w:r>
      <w:r w:rsidRPr="007C3021">
        <w:rPr>
          <w:i/>
          <w:iCs/>
          <w:noProof/>
          <w:lang w:val="en-US"/>
        </w:rPr>
        <w:t>Environ. Health Perspect.</w:t>
      </w:r>
      <w:r w:rsidRPr="007C3021">
        <w:rPr>
          <w:noProof/>
          <w:lang w:val="en-US"/>
        </w:rPr>
        <w:t xml:space="preserve"> </w:t>
      </w:r>
      <w:r w:rsidRPr="007C3021">
        <w:rPr>
          <w:b/>
          <w:bCs/>
          <w:noProof/>
          <w:lang w:val="en-US"/>
        </w:rPr>
        <w:t>120</w:t>
      </w:r>
      <w:r w:rsidRPr="007C3021">
        <w:rPr>
          <w:noProof/>
          <w:lang w:val="en-US"/>
        </w:rPr>
        <w:t>, 19–28 (2012).</w:t>
      </w:r>
    </w:p>
    <w:p w14:paraId="3F493BC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40.</w:t>
      </w:r>
      <w:r w:rsidRPr="007C3021">
        <w:rPr>
          <w:noProof/>
          <w:lang w:val="en-US"/>
        </w:rPr>
        <w:tab/>
        <w:t xml:space="preserve">Basu, R. High ambient temperature and mortality: a review of epidemiologic studies from 2001 to 2008. </w:t>
      </w:r>
      <w:r w:rsidRPr="007C3021">
        <w:rPr>
          <w:i/>
          <w:iCs/>
          <w:noProof/>
          <w:lang w:val="en-US"/>
        </w:rPr>
        <w:t>Environ. Heal. A Glob. Access Sci. Source</w:t>
      </w:r>
      <w:r w:rsidRPr="007C3021">
        <w:rPr>
          <w:noProof/>
          <w:lang w:val="en-US"/>
        </w:rPr>
        <w:t xml:space="preserve"> </w:t>
      </w:r>
      <w:r w:rsidRPr="007C3021">
        <w:rPr>
          <w:b/>
          <w:bCs/>
          <w:noProof/>
          <w:lang w:val="en-US"/>
        </w:rPr>
        <w:t>8</w:t>
      </w:r>
      <w:r w:rsidRPr="007C3021">
        <w:rPr>
          <w:noProof/>
          <w:lang w:val="en-US"/>
        </w:rPr>
        <w:t>, 40 (2009).</w:t>
      </w:r>
    </w:p>
    <w:p w14:paraId="7786FF8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41.</w:t>
      </w:r>
      <w:r w:rsidRPr="007C3021">
        <w:rPr>
          <w:noProof/>
          <w:lang w:val="en-US"/>
        </w:rPr>
        <w:tab/>
        <w:t xml:space="preserve">Rue, H. &amp; Held, L. </w:t>
      </w:r>
      <w:r w:rsidRPr="007C3021">
        <w:rPr>
          <w:i/>
          <w:iCs/>
          <w:noProof/>
          <w:lang w:val="en-US"/>
        </w:rPr>
        <w:t>Gaussian Markov random fields. Theory and applications</w:t>
      </w:r>
      <w:r w:rsidRPr="007C3021">
        <w:rPr>
          <w:noProof/>
          <w:lang w:val="en-US"/>
        </w:rPr>
        <w:t xml:space="preserve">. </w:t>
      </w:r>
      <w:r w:rsidRPr="007C3021">
        <w:rPr>
          <w:i/>
          <w:iCs/>
          <w:noProof/>
          <w:lang w:val="en-US"/>
        </w:rPr>
        <w:t>Chapman &amp; Hall</w:t>
      </w:r>
      <w:r w:rsidRPr="007C3021">
        <w:rPr>
          <w:noProof/>
          <w:lang w:val="en-US"/>
        </w:rPr>
        <w:t xml:space="preserve"> (2005). doi:10.1007/s00184-007-0162-3</w:t>
      </w:r>
    </w:p>
    <w:p w14:paraId="1106E89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42.</w:t>
      </w:r>
      <w:r w:rsidRPr="007C3021">
        <w:rPr>
          <w:noProof/>
          <w:lang w:val="en-US"/>
        </w:rPr>
        <w:tab/>
        <w:t xml:space="preserve">Besag, J., York, J. &amp; Mollié, A. Bayesian image restoration, with two applications in spatial statistics. </w:t>
      </w:r>
      <w:r w:rsidRPr="007C3021">
        <w:rPr>
          <w:i/>
          <w:iCs/>
          <w:noProof/>
          <w:lang w:val="en-US"/>
        </w:rPr>
        <w:t>Ann. Inst. Stat. Math.</w:t>
      </w:r>
      <w:r w:rsidRPr="007C3021">
        <w:rPr>
          <w:noProof/>
          <w:lang w:val="en-US"/>
        </w:rPr>
        <w:t xml:space="preserve"> (1991). doi:10.1007/BF00116466</w:t>
      </w:r>
    </w:p>
    <w:p w14:paraId="5116BCF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43.</w:t>
      </w:r>
      <w:r w:rsidRPr="007C3021">
        <w:rPr>
          <w:noProof/>
          <w:lang w:val="en-US"/>
        </w:rPr>
        <w:tab/>
        <w:t xml:space="preserve">Knorr-Held, L. Bayesian modelling of inseparable space-time variation in disease risk. in </w:t>
      </w:r>
      <w:r w:rsidRPr="007C3021">
        <w:rPr>
          <w:i/>
          <w:iCs/>
          <w:noProof/>
          <w:lang w:val="en-US"/>
        </w:rPr>
        <w:t>Statistics in Medicine</w:t>
      </w:r>
      <w:r w:rsidRPr="007C3021">
        <w:rPr>
          <w:noProof/>
          <w:lang w:val="en-US"/>
        </w:rPr>
        <w:t xml:space="preserve"> (2000). doi:10.1002/1097-0258(20000915/30)19:17/18&lt;2555::AID-SIM587&gt;3.0.CO;2-#</w:t>
      </w:r>
    </w:p>
    <w:p w14:paraId="705BC86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44.</w:t>
      </w:r>
      <w:r w:rsidRPr="007C3021">
        <w:rPr>
          <w:noProof/>
          <w:lang w:val="en-US"/>
        </w:rPr>
        <w:tab/>
        <w:t xml:space="preserve">Bennett, J. E. </w:t>
      </w:r>
      <w:r w:rsidRPr="007C3021">
        <w:rPr>
          <w:i/>
          <w:iCs/>
          <w:noProof/>
          <w:lang w:val="en-US"/>
        </w:rPr>
        <w:t>et al.</w:t>
      </w:r>
      <w:r w:rsidRPr="007C3021">
        <w:rPr>
          <w:noProof/>
          <w:lang w:val="en-US"/>
        </w:rPr>
        <w:t xml:space="preserve"> National and county life expectancy loss from particulate matter pollution in the USA. </w:t>
      </w:r>
      <w:r w:rsidRPr="007C3021">
        <w:rPr>
          <w:i/>
          <w:iCs/>
          <w:noProof/>
          <w:lang w:val="en-US"/>
        </w:rPr>
        <w:t>PLOS Med.</w:t>
      </w:r>
      <w:r w:rsidRPr="007C3021">
        <w:rPr>
          <w:noProof/>
          <w:lang w:val="en-US"/>
        </w:rPr>
        <w:t xml:space="preserve"> (2019).</w:t>
      </w:r>
    </w:p>
    <w:p w14:paraId="0C235F7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45.</w:t>
      </w:r>
      <w:r w:rsidRPr="007C3021">
        <w:rPr>
          <w:noProof/>
          <w:lang w:val="en-US"/>
        </w:rPr>
        <w:tab/>
        <w:t xml:space="preserve">Kontis, V. </w:t>
      </w:r>
      <w:r w:rsidRPr="007C3021">
        <w:rPr>
          <w:i/>
          <w:iCs/>
          <w:noProof/>
          <w:lang w:val="en-US"/>
        </w:rPr>
        <w:t>et al.</w:t>
      </w:r>
      <w:r w:rsidRPr="007C3021">
        <w:rPr>
          <w:noProof/>
          <w:lang w:val="en-US"/>
        </w:rPr>
        <w:t xml:space="preserve"> Future life expectancy in 35 industrialised countries: projections with a Bayesian model ensemble. </w:t>
      </w:r>
      <w:r w:rsidRPr="007C3021">
        <w:rPr>
          <w:i/>
          <w:iCs/>
          <w:noProof/>
          <w:lang w:val="en-US"/>
        </w:rPr>
        <w:t>Lancet</w:t>
      </w:r>
      <w:r w:rsidRPr="007C3021">
        <w:rPr>
          <w:noProof/>
          <w:lang w:val="en-US"/>
        </w:rPr>
        <w:t xml:space="preserve"> (2017). doi:10.1016/S0140-6736(16)32381-9</w:t>
      </w:r>
    </w:p>
    <w:p w14:paraId="44117E6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46.</w:t>
      </w:r>
      <w:r w:rsidRPr="007C3021">
        <w:rPr>
          <w:noProof/>
          <w:lang w:val="en-US"/>
        </w:rPr>
        <w:tab/>
        <w:t xml:space="preserve">Rue, H., Martino, S. &amp; Chopin, N. Approximate Bayesian inference for latent Gaussian models by using integrated nested Laplace approximations. </w:t>
      </w:r>
      <w:r w:rsidRPr="007C3021">
        <w:rPr>
          <w:i/>
          <w:iCs/>
          <w:noProof/>
          <w:lang w:val="en-US"/>
        </w:rPr>
        <w:t>J. R. Stat. Soc. Ser. B Stat. Methodol.</w:t>
      </w:r>
      <w:r w:rsidRPr="007C3021">
        <w:rPr>
          <w:noProof/>
          <w:lang w:val="en-US"/>
        </w:rPr>
        <w:t xml:space="preserve"> (2009). doi:10.1111/j.1467-9868.2008.00700.x</w:t>
      </w:r>
    </w:p>
    <w:p w14:paraId="6E2AA455" w14:textId="77777777" w:rsidR="007C3021" w:rsidRPr="007C3021" w:rsidRDefault="007C3021" w:rsidP="007C3021">
      <w:pPr>
        <w:widowControl w:val="0"/>
        <w:autoSpaceDE w:val="0"/>
        <w:autoSpaceDN w:val="0"/>
        <w:adjustRightInd w:val="0"/>
        <w:ind w:left="640" w:hanging="640"/>
        <w:rPr>
          <w:lang w:val="en-US"/>
          <w:rPrChange w:id="157" w:author="Robbie Parks" w:date="2019-11-05T17:27:00Z">
            <w:rPr/>
          </w:rPrChange>
        </w:rPr>
      </w:pPr>
      <w:r w:rsidRPr="007C3021">
        <w:rPr>
          <w:noProof/>
          <w:lang w:val="en-US"/>
        </w:rPr>
        <w:t>47.</w:t>
      </w:r>
      <w:r w:rsidRPr="007C3021">
        <w:rPr>
          <w:noProof/>
          <w:lang w:val="en-US"/>
        </w:rPr>
        <w:tab/>
        <w:t xml:space="preserve">IPCC. </w:t>
      </w:r>
      <w:r w:rsidRPr="007C3021">
        <w:rPr>
          <w:i/>
          <w:iCs/>
          <w:noProof/>
          <w:lang w:val="en-US"/>
        </w:rPr>
        <w:t>IPCC special report on the impacts of global warming of 1.5 °C - Summary for policy makers</w:t>
      </w:r>
      <w:r w:rsidRPr="007C3021">
        <w:rPr>
          <w:noProof/>
          <w:lang w:val="en-US"/>
        </w:rPr>
        <w:t>. (2018).</w:t>
      </w:r>
    </w:p>
    <w:p w14:paraId="74EF4132" w14:textId="77777777" w:rsidR="007C3021" w:rsidRPr="007C3021" w:rsidRDefault="007C3021" w:rsidP="007C3021">
      <w:pPr>
        <w:widowControl w:val="0"/>
        <w:autoSpaceDE w:val="0"/>
        <w:autoSpaceDN w:val="0"/>
        <w:adjustRightInd w:val="0"/>
        <w:ind w:left="640" w:hanging="640"/>
        <w:rPr>
          <w:ins w:id="158" w:author="Robbie Parks" w:date="2019-11-05T17:27:00Z"/>
          <w:noProof/>
        </w:rPr>
      </w:pPr>
      <w:ins w:id="159" w:author="Robbie Parks" w:date="2019-11-05T17:27:00Z">
        <w:r w:rsidRPr="007C3021">
          <w:rPr>
            <w:noProof/>
            <w:lang w:val="en-US"/>
          </w:rPr>
          <w:t>48.</w:t>
        </w:r>
        <w:r w:rsidRPr="007C3021">
          <w:rPr>
            <w:noProof/>
            <w:lang w:val="en-US"/>
          </w:rPr>
          <w:tab/>
          <w:t xml:space="preserve">Simpson, D., Rue, H., Riebler, A., Martins, T. G. &amp; Sørbye, S. H. Penalising model component complexity: a principled, practical approach to constructing priors. </w:t>
        </w:r>
        <w:r w:rsidRPr="007C3021">
          <w:rPr>
            <w:i/>
            <w:iCs/>
            <w:noProof/>
            <w:lang w:val="en-US"/>
          </w:rPr>
          <w:t>Stat. Sci.</w:t>
        </w:r>
        <w:r w:rsidRPr="007C3021">
          <w:rPr>
            <w:noProof/>
            <w:lang w:val="en-US"/>
          </w:rPr>
          <w:t xml:space="preserve"> (2017). doi:10.1214/16-STS576</w:t>
        </w:r>
      </w:ins>
    </w:p>
    <w:p w14:paraId="0F6AA8A0" w14:textId="305869F7" w:rsidR="00C16BDD" w:rsidRPr="00E85AFA" w:rsidRDefault="00A620DD" w:rsidP="007C3021">
      <w:pPr>
        <w:widowControl w:val="0"/>
        <w:autoSpaceDE w:val="0"/>
        <w:autoSpaceDN w:val="0"/>
        <w:adjustRightInd w:val="0"/>
        <w:ind w:left="640" w:hanging="640"/>
      </w:pPr>
      <w:r w:rsidRPr="00E85AFA">
        <w:rPr>
          <w:b/>
        </w:rPr>
        <w:fldChar w:fldCharType="end"/>
      </w:r>
    </w:p>
    <w:sectPr w:rsidR="00C16BDD" w:rsidRPr="00E85AFA" w:rsidSect="00521731">
      <w:headerReference w:type="default" r:id="rId15"/>
      <w:footerReference w:type="even" r:id="rId16"/>
      <w:footerReference w:type="default" r:id="rId17"/>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ACD892" w14:textId="77777777" w:rsidR="005034DA" w:rsidRDefault="005034DA">
      <w:r>
        <w:separator/>
      </w:r>
    </w:p>
  </w:endnote>
  <w:endnote w:type="continuationSeparator" w:id="0">
    <w:p w14:paraId="14C99C98" w14:textId="77777777" w:rsidR="005034DA" w:rsidRDefault="005034DA">
      <w:r>
        <w:continuationSeparator/>
      </w:r>
    </w:p>
  </w:endnote>
  <w:endnote w:type="continuationNotice" w:id="1">
    <w:p w14:paraId="4D27C399" w14:textId="77777777" w:rsidR="005034DA" w:rsidRDefault="005034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C05BD" w:rsidRDefault="000C05B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3123204"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443267E5" w14:textId="77777777" w:rsidR="000C05BD" w:rsidRDefault="000C05B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EA7BDE" w14:textId="77777777" w:rsidR="005034DA" w:rsidRDefault="005034DA">
      <w:r>
        <w:separator/>
      </w:r>
    </w:p>
  </w:footnote>
  <w:footnote w:type="continuationSeparator" w:id="0">
    <w:p w14:paraId="507A8EE0" w14:textId="77777777" w:rsidR="005034DA" w:rsidRDefault="005034DA">
      <w:r>
        <w:continuationSeparator/>
      </w:r>
    </w:p>
  </w:footnote>
  <w:footnote w:type="continuationNotice" w:id="1">
    <w:p w14:paraId="7D9858FE" w14:textId="77777777" w:rsidR="005034DA" w:rsidRDefault="005034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597737" w14:textId="77777777" w:rsidR="000B5BFF" w:rsidRDefault="000B5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53C0"/>
    <w:rsid w:val="000C563B"/>
    <w:rsid w:val="000C6911"/>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41591"/>
    <w:rsid w:val="00241EB9"/>
    <w:rsid w:val="00246F79"/>
    <w:rsid w:val="00250041"/>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33E5"/>
    <w:rsid w:val="0032373A"/>
    <w:rsid w:val="00323B6E"/>
    <w:rsid w:val="003242D9"/>
    <w:rsid w:val="00324A84"/>
    <w:rsid w:val="00326ABE"/>
    <w:rsid w:val="003317ED"/>
    <w:rsid w:val="00331F1F"/>
    <w:rsid w:val="00334713"/>
    <w:rsid w:val="00341847"/>
    <w:rsid w:val="0035215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514"/>
    <w:rsid w:val="004761C5"/>
    <w:rsid w:val="00476598"/>
    <w:rsid w:val="00476788"/>
    <w:rsid w:val="0047749E"/>
    <w:rsid w:val="00477F0B"/>
    <w:rsid w:val="00484863"/>
    <w:rsid w:val="00484E3B"/>
    <w:rsid w:val="004878EC"/>
    <w:rsid w:val="00490C94"/>
    <w:rsid w:val="00490CF2"/>
    <w:rsid w:val="00492DAF"/>
    <w:rsid w:val="00494DA5"/>
    <w:rsid w:val="004951FD"/>
    <w:rsid w:val="00495533"/>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54F9"/>
    <w:rsid w:val="004F617A"/>
    <w:rsid w:val="004F6BCD"/>
    <w:rsid w:val="004F6F54"/>
    <w:rsid w:val="004F761B"/>
    <w:rsid w:val="005034DA"/>
    <w:rsid w:val="005036D2"/>
    <w:rsid w:val="0050578C"/>
    <w:rsid w:val="00516255"/>
    <w:rsid w:val="00521731"/>
    <w:rsid w:val="005246D6"/>
    <w:rsid w:val="00525FAD"/>
    <w:rsid w:val="00532348"/>
    <w:rsid w:val="00535DCA"/>
    <w:rsid w:val="00537426"/>
    <w:rsid w:val="00537BEF"/>
    <w:rsid w:val="00540E18"/>
    <w:rsid w:val="005430F7"/>
    <w:rsid w:val="00546958"/>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7880"/>
    <w:rsid w:val="005F00FD"/>
    <w:rsid w:val="005F026A"/>
    <w:rsid w:val="005F0332"/>
    <w:rsid w:val="005F6465"/>
    <w:rsid w:val="005F78C0"/>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6EEF"/>
    <w:rsid w:val="007A1553"/>
    <w:rsid w:val="007A2315"/>
    <w:rsid w:val="007A575B"/>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5EC7"/>
    <w:rsid w:val="00BA6417"/>
    <w:rsid w:val="00BB01F9"/>
    <w:rsid w:val="00BB0DFC"/>
    <w:rsid w:val="00BB3506"/>
    <w:rsid w:val="00BB5ECD"/>
    <w:rsid w:val="00BB74F7"/>
    <w:rsid w:val="00BB7813"/>
    <w:rsid w:val="00BB7D33"/>
    <w:rsid w:val="00BC0876"/>
    <w:rsid w:val="00BC11A4"/>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4D45"/>
    <w:rsid w:val="00CD636A"/>
    <w:rsid w:val="00CE0666"/>
    <w:rsid w:val="00CE3D68"/>
    <w:rsid w:val="00CE3FDD"/>
    <w:rsid w:val="00CE738A"/>
    <w:rsid w:val="00CE7C22"/>
    <w:rsid w:val="00CF07DE"/>
    <w:rsid w:val="00CF1BDC"/>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144B"/>
    <w:rsid w:val="00D72DCF"/>
    <w:rsid w:val="00D73305"/>
    <w:rsid w:val="00D80D6E"/>
    <w:rsid w:val="00D80EC0"/>
    <w:rsid w:val="00D814E1"/>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3092E"/>
    <w:rsid w:val="00F30985"/>
    <w:rsid w:val="00F3180B"/>
    <w:rsid w:val="00F33875"/>
    <w:rsid w:val="00F347A0"/>
    <w:rsid w:val="00F36612"/>
    <w:rsid w:val="00F40163"/>
    <w:rsid w:val="00F4164E"/>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508E"/>
    <w:rsid w:val="00F8765B"/>
    <w:rsid w:val="00F91A81"/>
    <w:rsid w:val="00F92695"/>
    <w:rsid w:val="00F95910"/>
    <w:rsid w:val="00FA0B4C"/>
    <w:rsid w:val="00FA0C31"/>
    <w:rsid w:val="00FA29A5"/>
    <w:rsid w:val="00FA2DA0"/>
    <w:rsid w:val="00FA34CC"/>
    <w:rsid w:val="00FA4114"/>
    <w:rsid w:val="00FA429F"/>
    <w:rsid w:val="00FA56FE"/>
    <w:rsid w:val="00FB0553"/>
    <w:rsid w:val="00FB0E1F"/>
    <w:rsid w:val="00FB2929"/>
    <w:rsid w:val="00FC02E7"/>
    <w:rsid w:val="00FC3A57"/>
    <w:rsid w:val="00FD048A"/>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cdc.gov/nchs/nvss/bridged_race.htm"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75990-4A45-0B4C-B527-568B31E42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25</Pages>
  <Words>33011</Words>
  <Characters>188168</Characters>
  <Application>Microsoft Office Word</Application>
  <DocSecurity>0</DocSecurity>
  <Lines>1568</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2019-04-24T23:05:00Z</cp:lastPrinted>
  <dcterms:created xsi:type="dcterms:W3CDTF">2019-11-05T16:56:00Z</dcterms:created>
  <dcterms:modified xsi:type="dcterms:W3CDTF">2019-11-05T17:46:00Z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