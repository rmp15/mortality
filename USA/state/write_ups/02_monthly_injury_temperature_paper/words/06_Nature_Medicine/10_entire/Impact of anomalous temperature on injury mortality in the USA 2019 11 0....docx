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454E7013" w:rsidR="00566F6F" w:rsidRPr="00E85AFA" w:rsidRDefault="00566F6F" w:rsidP="004C3F33">
      <w:pPr>
        <w:spacing w:line="480" w:lineRule="auto"/>
        <w:jc w:val="both"/>
        <w:rPr>
          <w:rFonts w:eastAsia="Times New Roman"/>
          <w:b/>
        </w:rPr>
      </w:pPr>
      <w:commentRangeStart w:id="0"/>
      <w:r w:rsidRPr="00E85AFA">
        <w:rPr>
          <w:rFonts w:eastAsia="Times New Roman"/>
          <w:b/>
        </w:rPr>
        <w:lastRenderedPageBreak/>
        <w:t>Temperatures</w:t>
      </w:r>
      <w:commentRangeEnd w:id="0"/>
      <w:r w:rsidR="0002698C">
        <w:rPr>
          <w:rStyle w:val="CommentReference"/>
          <w:rFonts w:asciiTheme="minorHAnsi" w:hAnsiTheme="minorHAnsi" w:cstheme="minorBidi"/>
          <w:lang w:eastAsia="en-US"/>
        </w:rPr>
        <w:commentReference w:id="0"/>
      </w:r>
      <w:r w:rsidRPr="00E85AFA">
        <w:rPr>
          <w:rFonts w:eastAsia="Times New Roman"/>
          <w:b/>
        </w:rPr>
        <w:t xml:space="preserve">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xml:space="preserve">. There is limited data on how such </w:t>
      </w:r>
      <w:del w:id="1" w:author="Ezzati, Majid" w:date="2019-11-04T20:17:00Z">
        <w:r w:rsidRPr="00E85AFA" w:rsidDel="00EF4751">
          <w:rPr>
            <w:rFonts w:eastAsia="Times New Roman"/>
            <w:b/>
          </w:rPr>
          <w:delText xml:space="preserve">deviations </w:delText>
        </w:r>
      </w:del>
      <w:ins w:id="2" w:author="Ezzati, Majid" w:date="2019-11-04T20:17:00Z">
        <w:r w:rsidR="00EF4751">
          <w:rPr>
            <w:rFonts w:eastAsia="Times New Roman"/>
            <w:b/>
          </w:rPr>
          <w:t>anomalies</w:t>
        </w:r>
        <w:r w:rsidR="00EF4751" w:rsidRPr="00E85AFA">
          <w:rPr>
            <w:rFonts w:eastAsia="Times New Roman"/>
            <w:b/>
          </w:rPr>
          <w:t xml:space="preserve"> </w:t>
        </w:r>
      </w:ins>
      <w:r w:rsidRPr="00E85AFA">
        <w:rPr>
          <w:rFonts w:eastAsia="Times New Roman"/>
          <w:b/>
        </w:rPr>
        <w:t xml:space="preserve">affect deaths from </w:t>
      </w:r>
      <w:del w:id="3" w:author="Ezzati, Majid" w:date="2019-11-04T20:17:00Z">
        <w:r w:rsidRPr="00E85AFA" w:rsidDel="00EF4751">
          <w:rPr>
            <w:rFonts w:eastAsia="Times New Roman"/>
            <w:b/>
          </w:rPr>
          <w:delText xml:space="preserve">different </w:delText>
        </w:r>
      </w:del>
      <w:r w:rsidRPr="00E85AFA">
        <w:rPr>
          <w:rFonts w:eastAsia="Times New Roman"/>
          <w:b/>
        </w:rPr>
        <w:t>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del w:id="4" w:author="Ezzati, Majid" w:date="2019-11-04T20:18:00Z">
        <w:r w:rsidRPr="00E85AFA" w:rsidDel="00EF4751">
          <w:rPr>
            <w:rFonts w:eastAsia="Times New Roman"/>
            <w:b/>
          </w:rPr>
          <w:delText xml:space="preserve">a </w:delText>
        </w:r>
        <w:r w:rsidR="00C425A2" w:rsidRPr="00E85AFA" w:rsidDel="00EF4751">
          <w:rPr>
            <w:rFonts w:eastAsia="Times New Roman"/>
            <w:b/>
          </w:rPr>
          <w:delText>38</w:delText>
        </w:r>
        <w:r w:rsidRPr="00E85AFA" w:rsidDel="00EF4751">
          <w:rPr>
            <w:rFonts w:eastAsia="Times New Roman"/>
            <w:b/>
          </w:rPr>
          <w:delText>-year period</w:delText>
        </w:r>
      </w:del>
      <w:ins w:id="5" w:author="Ezzati, Majid" w:date="2019-11-04T20:18:00Z">
        <w:r w:rsidR="00EF4751">
          <w:rPr>
            <w:rFonts w:eastAsia="Times New Roman"/>
            <w:b/>
          </w:rPr>
          <w:t>38 years</w:t>
        </w:r>
      </w:ins>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del w:id="6" w:author="Ezzati, Majid" w:date="2019-11-04T20:21:00Z">
        <w:r w:rsidRPr="00E85AFA" w:rsidDel="00EF4751">
          <w:rPr>
            <w:rFonts w:eastAsia="Times New Roman"/>
            <w:b/>
          </w:rPr>
          <w:delText xml:space="preserve">different </w:delText>
        </w:r>
      </w:del>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t>
      </w:r>
      <w:commentRangeStart w:id="7"/>
      <w:r w:rsidRPr="00E85AFA">
        <w:rPr>
          <w:rFonts w:eastAsia="Times New Roman"/>
          <w:b/>
        </w:rPr>
        <w:t xml:space="preserve">We found that a </w:t>
      </w:r>
      <w:del w:id="8" w:author="Ezzati, Majid" w:date="2019-11-04T04:12:00Z">
        <w:r w:rsidR="00F24A27" w:rsidRPr="00E85AFA" w:rsidDel="0002698C">
          <w:rPr>
            <w:rFonts w:eastAsia="Times New Roman"/>
            <w:b/>
          </w:rPr>
          <w:delText>2</w:delText>
        </w:r>
      </w:del>
      <w:ins w:id="9" w:author="Ezzati, Majid" w:date="2019-11-04T04:12:00Z">
        <w:r w:rsidR="0002698C">
          <w:rPr>
            <w:rFonts w:eastAsia="Times New Roman"/>
            <w:b/>
          </w:rPr>
          <w:t>1.5</w:t>
        </w:r>
      </w:ins>
      <w:r w:rsidRPr="00E85AFA">
        <w:rPr>
          <w:rFonts w:eastAsia="Times New Roman"/>
          <w:b/>
        </w:rPr>
        <w:t>°C anomalously warm year</w:t>
      </w:r>
      <w:ins w:id="10" w:author="Ezzati, Majid" w:date="2019-11-04T04:12:00Z">
        <w:r w:rsidR="0002698C">
          <w:rPr>
            <w:rFonts w:eastAsia="Times New Roman"/>
            <w:b/>
          </w:rPr>
          <w:t xml:space="preserve">, as envisioned </w:t>
        </w:r>
      </w:ins>
      <w:ins w:id="11" w:author="Ezzati, Majid" w:date="2019-11-04T04:13:00Z">
        <w:r w:rsidR="0002698C" w:rsidRPr="0002698C">
          <w:rPr>
            <w:rFonts w:eastAsia="Times New Roman"/>
            <w:b/>
          </w:rPr>
          <w:t>under the Paris Climate Agreement</w:t>
        </w:r>
      </w:ins>
      <w:ins w:id="12" w:author="Ezzati, Majid" w:date="2019-11-04T04:12:00Z">
        <w:r w:rsidR="0002698C">
          <w:rPr>
            <w:rFonts w:eastAsia="Times New Roman"/>
            <w:b/>
          </w:rPr>
          <w:t>,</w:t>
        </w:r>
      </w:ins>
      <w:r w:rsidRPr="00E85AFA">
        <w:rPr>
          <w:rFonts w:eastAsia="Times New Roman"/>
          <w:b/>
        </w:rPr>
        <w:t xml:space="preserve"> would be associated with an estimated </w:t>
      </w:r>
      <w:r w:rsidR="005E0B16">
        <w:rPr>
          <w:rFonts w:eastAsia="Times New Roman"/>
          <w:b/>
        </w:rPr>
        <w:t>2,135</w:t>
      </w:r>
      <w:r w:rsidRPr="00E85AFA">
        <w:rPr>
          <w:rFonts w:eastAsia="Times New Roman"/>
          <w:b/>
        </w:rPr>
        <w:t xml:space="preserve"> (95% credible interval </w:t>
      </w:r>
      <w:r w:rsidR="005E0B16">
        <w:rPr>
          <w:rFonts w:eastAsia="Times New Roman"/>
          <w:b/>
        </w:rPr>
        <w:t>1,906</w:t>
      </w:r>
      <w:r w:rsidRPr="00E85AFA">
        <w:rPr>
          <w:rFonts w:eastAsia="Times New Roman"/>
          <w:b/>
        </w:rPr>
        <w:t>-</w:t>
      </w:r>
      <w:r w:rsidR="005E0B16">
        <w:rPr>
          <w:rFonts w:eastAsia="Times New Roman"/>
          <w:b/>
        </w:rPr>
        <w:t>2,368</w:t>
      </w:r>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w:t>
      </w:r>
      <w:del w:id="13" w:author="Ezzati, Majid" w:date="2019-11-04T20:31:00Z">
        <w:r w:rsidRPr="00E85AFA" w:rsidDel="000643BD">
          <w:rPr>
            <w:rFonts w:eastAsia="Times New Roman"/>
            <w:b/>
          </w:rPr>
          <w:delText xml:space="preserve">concentrated </w:delText>
        </w:r>
      </w:del>
      <w:r w:rsidRPr="00E85AFA">
        <w:rPr>
          <w:rFonts w:eastAsia="Times New Roman"/>
          <w:b/>
        </w:rPr>
        <w:t xml:space="preserve">mostly in adolescent to middle ages. </w:t>
      </w:r>
      <w:commentRangeEnd w:id="7"/>
      <w:r w:rsidR="004D3B85">
        <w:rPr>
          <w:rStyle w:val="CommentReference"/>
          <w:rFonts w:asciiTheme="minorHAnsi" w:hAnsiTheme="minorHAnsi" w:cstheme="minorBidi"/>
          <w:lang w:eastAsia="en-US"/>
        </w:rPr>
        <w:commentReference w:id="7"/>
      </w:r>
      <w:r w:rsidRPr="00E85AFA">
        <w:rPr>
          <w:rFonts w:eastAsia="Times New Roman"/>
          <w:b/>
        </w:rPr>
        <w:t xml:space="preserve">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del w:id="14" w:author="Ezzati, Majid" w:date="2019-11-04T20:31:00Z">
        <w:r w:rsidRPr="00E85AFA" w:rsidDel="000643BD">
          <w:rPr>
            <w:rFonts w:eastAsia="Times New Roman"/>
            <w:b/>
          </w:rPr>
          <w:delText>an overall</w:delText>
        </w:r>
      </w:del>
      <w:ins w:id="15" w:author="Ezzati, Majid" w:date="2019-11-04T20:31:00Z">
        <w:r w:rsidR="000643BD">
          <w:rPr>
            <w:rFonts w:eastAsia="Times New Roman"/>
            <w:b/>
          </w:rPr>
          <w:t>a</w:t>
        </w:r>
      </w:ins>
      <w:r w:rsidRPr="00E85AFA">
        <w:rPr>
          <w:rFonts w:eastAsia="Times New Roman"/>
          <w:b/>
        </w:rPr>
        <w:t xml:space="preserve"> decline in deaths from falls in older ages. The findings demonstrate the need for </w:t>
      </w:r>
      <w:bookmarkStart w:id="16" w:name="_GoBack"/>
      <w:bookmarkEnd w:id="16"/>
      <w:r w:rsidRPr="00E85AFA">
        <w:rPr>
          <w:rFonts w:eastAsia="Times New Roman"/>
          <w:b/>
        </w:rPr>
        <w:t xml:space="preserve">targeted </w:t>
      </w:r>
      <w:del w:id="17" w:author="Ezzati, Majid" w:date="2019-11-04T20:31:00Z">
        <w:r w:rsidRPr="00E85AFA" w:rsidDel="000643BD">
          <w:rPr>
            <w:rFonts w:eastAsia="Times New Roman"/>
            <w:b/>
          </w:rPr>
          <w:delText xml:space="preserve">public health </w:delText>
        </w:r>
      </w:del>
      <w:r w:rsidRPr="00E85AFA">
        <w:rPr>
          <w:rFonts w:eastAsia="Times New Roman"/>
          <w:b/>
        </w:rPr>
        <w:t>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w:t>
      </w:r>
      <w:r w:rsidR="006C6402" w:rsidRPr="00E85AFA">
        <w:rPr>
          <w:color w:val="000000" w:themeColor="text1"/>
        </w:rPr>
        <w:lastRenderedPageBreak/>
        <w:t>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51F8531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7898BF9"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7F08F8DA"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commentRangeStart w:id="18"/>
      <w:r w:rsidR="00FA2DA0">
        <w:t xml:space="preserve">Supplementary </w:t>
      </w:r>
      <w:r w:rsidRPr="00E85AFA">
        <w:t xml:space="preserve">Figure </w:t>
      </w:r>
      <w:r w:rsidR="00FA2DA0">
        <w:t>1</w:t>
      </w:r>
      <w:commentRangeEnd w:id="18"/>
      <w:r w:rsidR="00E10DBB">
        <w:rPr>
          <w:rStyle w:val="CommentReference"/>
          <w:rFonts w:asciiTheme="minorHAnsi" w:hAnsiTheme="minorHAnsi" w:cstheme="minorBidi"/>
          <w:lang w:eastAsia="en-US"/>
        </w:rPr>
        <w:commentReference w:id="18"/>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commentRangeStart w:id="19"/>
      <w:r w:rsidR="007433BB" w:rsidRPr="00E85AFA">
        <w:rPr>
          <w:color w:val="000000" w:themeColor="text1"/>
        </w:rPr>
        <w:t xml:space="preserve">Figure </w:t>
      </w:r>
      <w:r w:rsidR="006114C7">
        <w:rPr>
          <w:color w:val="000000" w:themeColor="text1"/>
        </w:rPr>
        <w:t>3</w:t>
      </w:r>
      <w:commentRangeEnd w:id="19"/>
      <w:r w:rsidR="00E10DBB">
        <w:rPr>
          <w:rStyle w:val="CommentReference"/>
          <w:rFonts w:asciiTheme="minorHAnsi" w:hAnsiTheme="minorHAnsi" w:cstheme="minorBidi"/>
          <w:lang w:eastAsia="en-US"/>
        </w:rPr>
        <w:commentReference w:id="19"/>
      </w:r>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 xml:space="preserve">°C across all states and months (Figure </w:t>
      </w:r>
      <w:r w:rsidR="006114C7">
        <w:rPr>
          <w:bCs/>
          <w:color w:val="000000" w:themeColor="text1"/>
        </w:rPr>
        <w:t>3</w:t>
      </w:r>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06985B15" w:rsidR="0089187A" w:rsidRDefault="00AD4FF6" w:rsidP="002E5F11">
      <w:pPr>
        <w:spacing w:line="480" w:lineRule="auto"/>
        <w:jc w:val="both"/>
        <w:rPr>
          <w:ins w:id="20" w:author="Ezzati, Majid" w:date="2019-11-04T06:19: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ins w:id="21" w:author="Ezzati, Majid" w:date="2019-11-04T06:18:00Z">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ins>
      <w:del w:id="22" w:author="Ezzati, Majid" w:date="2019-11-04T06:22:00Z">
        <w:r w:rsidRPr="00E85AFA" w:rsidDel="0089187A">
          <w:rPr>
            <w:color w:val="000000" w:themeColor="text1"/>
          </w:rPr>
          <w:delText>+</w:delText>
        </w:r>
        <w:r w:rsidR="00F24A27" w:rsidRPr="00E85AFA" w:rsidDel="0089187A">
          <w:rPr>
            <w:color w:val="000000" w:themeColor="text1"/>
          </w:rPr>
          <w:delText>2</w:delText>
        </w:r>
        <w:r w:rsidRPr="00E85AFA" w:rsidDel="0089187A">
          <w:rPr>
            <w:rFonts w:eastAsia="Times New Roman"/>
            <w:bCs/>
            <w:color w:val="222222"/>
            <w:shd w:val="clear" w:color="auto" w:fill="FFFFFF"/>
          </w:rPr>
          <w:delText>°</w:delText>
        </w:r>
        <w:r w:rsidRPr="00E85AFA" w:rsidDel="0089187A">
          <w:rPr>
            <w:color w:val="000000" w:themeColor="text1"/>
          </w:rPr>
          <w:delText xml:space="preserve">C </w:delText>
        </w:r>
      </w:del>
      <w:r w:rsidRPr="00E85AFA">
        <w:rPr>
          <w:color w:val="000000" w:themeColor="text1"/>
        </w:rPr>
        <w:t xml:space="preserve">above its long-term </w:t>
      </w:r>
      <w:r w:rsidR="00144923">
        <w:rPr>
          <w:color w:val="000000" w:themeColor="text1"/>
        </w:rPr>
        <w:t>average</w:t>
      </w:r>
      <w:del w:id="23" w:author="Ezzati, Majid" w:date="2019-11-04T06:18:00Z">
        <w:r w:rsidR="00E8517B" w:rsidDel="0089187A">
          <w:rPr>
            <w:color w:val="000000" w:themeColor="text1"/>
          </w:rPr>
          <w:delText xml:space="preserve">, </w:delText>
        </w:r>
      </w:del>
      <w:del w:id="24" w:author="Ezzati, Majid" w:date="2019-11-04T06:23:00Z">
        <w:r w:rsidR="00E8517B" w:rsidDel="0089187A">
          <w:rPr>
            <w:color w:val="000000" w:themeColor="text1"/>
          </w:rPr>
          <w:delText xml:space="preserve">consistent with the upper </w:delText>
        </w:r>
        <w:r w:rsidR="00A54C8A" w:rsidDel="0089187A">
          <w:rPr>
            <w:color w:val="000000" w:themeColor="text1"/>
          </w:rPr>
          <w:delText>bound</w:delText>
        </w:r>
        <w:r w:rsidR="00E8517B" w:rsidDel="0089187A">
          <w:rPr>
            <w:color w:val="000000" w:themeColor="text1"/>
          </w:rPr>
          <w:delText xml:space="preserve"> of</w:delText>
        </w:r>
      </w:del>
      <w:ins w:id="25" w:author="Ezzati, Majid" w:date="2019-11-04T06:23:00Z">
        <w:r w:rsidR="0089187A">
          <w:rPr>
            <w:color w:val="000000" w:themeColor="text1"/>
          </w:rPr>
          <w:t xml:space="preserve"> as envisioned under</w:t>
        </w:r>
      </w:ins>
      <w:r w:rsidR="00E8517B">
        <w:rPr>
          <w:color w:val="000000" w:themeColor="text1"/>
        </w:rPr>
        <w:t xml:space="preserve"> the Paris Climate Agreement</w:t>
      </w:r>
      <w:r w:rsidRPr="00E85AFA">
        <w:rPr>
          <w:color w:val="000000" w:themeColor="text1"/>
        </w:rPr>
        <w:t>.</w:t>
      </w:r>
      <w:ins w:id="26" w:author="Ezzati, Majid" w:date="2019-11-04T07:50:00Z">
        <w:r w:rsidR="0073023B">
          <w:rPr>
            <w:color w:val="000000" w:themeColor="text1"/>
          </w:rPr>
          <w:t xml:space="preserve"> We present </w:t>
        </w:r>
        <w:r w:rsidR="0073023B">
          <w:rPr>
            <w:color w:val="000000" w:themeColor="text1"/>
          </w:rPr>
          <w:lastRenderedPageBreak/>
          <w:t xml:space="preserve">additional results, based on a </w:t>
        </w:r>
      </w:ins>
      <w:ins w:id="27" w:author="Ezzati, Majid" w:date="2019-11-04T07:51:00Z">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Ce</w:t>
        </w:r>
        <w:r w:rsidR="0073023B">
          <w:rPr>
            <w:color w:val="000000" w:themeColor="text1"/>
          </w:rPr>
          <w:t>, which is the upper bound of of the Paris Climate Agreement as Extended Data</w:t>
        </w:r>
      </w:ins>
      <w:ins w:id="28" w:author="Ezzati, Majid" w:date="2019-11-04T07:50:00Z">
        <w:r w:rsidR="0073023B">
          <w:rPr>
            <w:color w:val="000000" w:themeColor="text1"/>
          </w:rPr>
          <w:t xml:space="preserve"> </w:t>
        </w:r>
      </w:ins>
      <w:r w:rsidRPr="00E85AFA">
        <w:rPr>
          <w:color w:val="000000" w:themeColor="text1"/>
        </w:rPr>
        <w:t xml:space="preserve"> Based on this analysis, </w:t>
      </w:r>
      <w:del w:id="29" w:author="Ezzati, Majid" w:date="2019-11-04T06:20:00Z">
        <w:r w:rsidRPr="00E85AFA" w:rsidDel="0089187A">
          <w:rPr>
            <w:color w:val="000000" w:themeColor="text1"/>
          </w:rPr>
          <w:delText>w</w:delText>
        </w:r>
        <w:r w:rsidR="007433BB" w:rsidRPr="00E85AFA" w:rsidDel="0089187A">
          <w:delText xml:space="preserve">e estimated that </w:delText>
        </w:r>
      </w:del>
      <w:r w:rsidR="007433BB" w:rsidRPr="00E85AFA">
        <w:t xml:space="preserve">there would be an estimated </w:t>
      </w:r>
      <w:ins w:id="30" w:author="Ezzati, Majid" w:date="2019-11-04T06:20:00Z">
        <w:r w:rsidR="0089187A">
          <w:t>XX</w:t>
        </w:r>
        <w:r w:rsidR="0089187A" w:rsidRPr="00644D09">
          <w:t xml:space="preserve"> </w:t>
        </w:r>
        <w:r w:rsidR="0089187A" w:rsidRPr="00E85AFA">
          <w:t xml:space="preserve">(95% credible interval </w:t>
        </w:r>
        <w:r w:rsidR="0089187A">
          <w:t>XX</w:t>
        </w:r>
        <w:r w:rsidR="0089187A" w:rsidRPr="00644D09">
          <w:t>-</w:t>
        </w:r>
        <w:r w:rsidR="0089187A">
          <w:t>XX</w:t>
        </w:r>
        <w:r w:rsidR="0089187A" w:rsidRPr="00E85AFA">
          <w:t xml:space="preserve">) excess injury deaths, equivalent to </w:t>
        </w:r>
        <w:r w:rsidR="0089187A">
          <w:t>XX</w:t>
        </w:r>
        <w:r w:rsidR="0089187A" w:rsidRPr="00E85AFA">
          <w:t>% of all injury deaths in 2017,</w:t>
        </w:r>
        <w:r w:rsidR="0089187A" w:rsidRPr="00E85AFA">
          <w:rPr>
            <w:color w:val="000000" w:themeColor="text1"/>
          </w:rPr>
          <w:t xml:space="preserve"> in </w:t>
        </w:r>
      </w:ins>
      <w:ins w:id="31" w:author="Ezzati, Majid" w:date="2019-11-04T06:21:00Z">
        <w:r w:rsidR="0089187A">
          <w:rPr>
            <w:color w:val="000000" w:themeColor="text1"/>
          </w:rPr>
          <w:t>a</w:t>
        </w:r>
      </w:ins>
      <w:ins w:id="32" w:author="Ezzati, Majid" w:date="2019-11-04T06:20:00Z">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89187A">
          <w:rPr>
            <w:color w:val="000000" w:themeColor="text1"/>
          </w:rPr>
          <w:t xml:space="preserve">. The number of excess </w:t>
        </w:r>
      </w:ins>
      <w:ins w:id="33" w:author="Ezzati, Majid" w:date="2019-11-04T06:21:00Z">
        <w:r w:rsidR="0089187A" w:rsidRPr="00E85AFA">
          <w:t>injury</w:t>
        </w:r>
        <w:r w:rsidR="0089187A">
          <w:rPr>
            <w:color w:val="000000" w:themeColor="text1"/>
          </w:rPr>
          <w:t xml:space="preserve"> </w:t>
        </w:r>
      </w:ins>
      <w:ins w:id="34" w:author="Ezzati, Majid" w:date="2019-11-04T06:20:00Z">
        <w:r w:rsidR="0089187A">
          <w:rPr>
            <w:color w:val="000000" w:themeColor="text1"/>
          </w:rPr>
          <w:t>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r w:rsidR="007433BB" w:rsidRPr="00E85AFA">
        <w:t>)</w:t>
      </w:r>
      <w:del w:id="35" w:author="Ezzati, Majid" w:date="2019-11-04T06:21:00Z">
        <w:r w:rsidR="007433BB" w:rsidRPr="00E85AFA" w:rsidDel="0089187A">
          <w:delText xml:space="preserve"> excess injury deaths</w:delText>
        </w:r>
      </w:del>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ins w:id="36" w:author="Ezzati, Majid" w:date="2019-11-04T06:23:00Z">
        <w:r w:rsidR="0089187A">
          <w:rPr>
            <w:color w:val="000000" w:themeColor="text1"/>
          </w:rPr>
          <w:t>, which is the upper bound of</w:t>
        </w:r>
      </w:ins>
      <w:r w:rsidR="00367BD4" w:rsidRPr="00E85AFA">
        <w:t xml:space="preserve"> </w:t>
      </w:r>
      <w:r w:rsidR="007433BB" w:rsidRPr="00E85AFA">
        <w:t xml:space="preserve">(Figure </w:t>
      </w:r>
      <w:r w:rsidR="009C39F3">
        <w:t>4</w:t>
      </w:r>
      <w:r w:rsidR="007433BB" w:rsidRPr="00E85AFA">
        <w:t xml:space="preserve">). </w:t>
      </w:r>
    </w:p>
    <w:p w14:paraId="25FB8F62" w14:textId="77777777" w:rsidR="0089187A" w:rsidRDefault="0089187A" w:rsidP="002E5F11">
      <w:pPr>
        <w:spacing w:line="480" w:lineRule="auto"/>
        <w:jc w:val="both"/>
        <w:rPr>
          <w:ins w:id="37" w:author="Ezzati, Majid" w:date="2019-11-04T06:19:00Z"/>
        </w:rPr>
      </w:pPr>
    </w:p>
    <w:p w14:paraId="047E0FB4" w14:textId="6E4FAD03" w:rsidR="007433BB" w:rsidRPr="00E85AFA" w:rsidRDefault="007433BB" w:rsidP="002E5F11">
      <w:pPr>
        <w:spacing w:line="480" w:lineRule="auto"/>
        <w:jc w:val="both"/>
      </w:pPr>
      <w:commentRangeStart w:id="38"/>
      <w:r w:rsidRPr="00E85AFA">
        <w:t xml:space="preserve">Deaths from drowning, transport, assault and suicide would increase, partly offset by a decline in deaths from falls in middle and older ages and in winter months (Figure </w:t>
      </w:r>
      <w:r w:rsidR="009C39F3">
        <w:t>4</w:t>
      </w:r>
      <w:r w:rsidRPr="00E85AFA">
        <w:t>). Most excess deaths would be from transport injuries (</w:t>
      </w:r>
      <w:r w:rsidR="00280784">
        <w:t>985</w:t>
      </w:r>
      <w:r w:rsidR="00A3039C">
        <w:t xml:space="preserve">; </w:t>
      </w:r>
      <w:r w:rsidR="00C25EE4">
        <w:t>866</w:t>
      </w:r>
      <w:r w:rsidR="006F071D">
        <w:t>-</w:t>
      </w:r>
      <w:r w:rsidR="00C25EE4">
        <w:t>1,085</w:t>
      </w:r>
      <w:ins w:id="39" w:author="Ezzati, Majid" w:date="2019-11-04T06:24:00Z">
        <w:r w:rsidR="0089187A">
          <w:t xml:space="preserve"> in the </w:t>
        </w:r>
      </w:ins>
      <w:ins w:id="40" w:author="Ezzati, Majid" w:date="2019-11-04T06:25:00Z">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w:t>
      </w:r>
      <w:commentRangeEnd w:id="38"/>
      <w:r w:rsidR="0089187A">
        <w:rPr>
          <w:rStyle w:val="CommentReference"/>
          <w:rFonts w:asciiTheme="minorHAnsi" w:hAnsiTheme="minorHAnsi" w:cstheme="minorBidi"/>
          <w:lang w:eastAsia="en-US"/>
        </w:rPr>
        <w:commentReference w:id="38"/>
      </w:r>
      <w:r w:rsidRPr="00E85AFA">
        <w:t xml:space="preserve">followed </w:t>
      </w:r>
      <w:r w:rsidR="006F071D">
        <w:t xml:space="preserve">closely </w:t>
      </w:r>
      <w:r w:rsidRPr="00E85AFA">
        <w:t>by suicide (</w:t>
      </w:r>
      <w:r w:rsidR="00280784">
        <w:t>720</w:t>
      </w:r>
      <w:r w:rsidR="00A3039C">
        <w:t>; 593</w:t>
      </w:r>
      <w:r w:rsidR="006F071D">
        <w:t>-</w:t>
      </w:r>
      <w:r w:rsidR="00A3039C">
        <w:t>841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7E8E4699"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18</w:t>
      </w:r>
      <w:r w:rsidRPr="00E85AFA">
        <w:t>.</w:t>
      </w:r>
      <w:r w:rsidR="00DB2ED8">
        <w:t>3</w:t>
      </w:r>
      <w:r w:rsidRPr="00E85AFA">
        <w:t>% (</w:t>
      </w:r>
      <w:r w:rsidR="00DB2ED8">
        <w:t>16.6</w:t>
      </w:r>
      <w:r w:rsidRPr="00E85AFA">
        <w:t xml:space="preserve">, </w:t>
      </w:r>
      <w:r w:rsidR="00DB2ED8">
        <w:t>20.2</w:t>
      </w:r>
      <w:r w:rsidRPr="00E85AFA">
        <w:t>)</w:t>
      </w:r>
      <w:r w:rsidR="006F071D">
        <w:t xml:space="preserve"> for a </w:t>
      </w:r>
      <w:r w:rsidR="006F071D" w:rsidRPr="00E85AFA">
        <w:rPr>
          <w:color w:val="000000" w:themeColor="text1"/>
        </w:rPr>
        <w:t>+2</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9C39F3">
        <w:t>5</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6864D8">
        <w:t>4</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B93C15">
        <w:rPr>
          <w:rFonts w:eastAsia="Times New Roman"/>
          <w:color w:val="000000"/>
        </w:rPr>
        <w:t>7</w:t>
      </w:r>
      <w:r w:rsidRPr="00E85AFA">
        <w:rPr>
          <w:rFonts w:eastAsia="Times New Roman"/>
          <w:color w:val="000000"/>
        </w:rPr>
        <w:t>% (</w:t>
      </w:r>
      <w:r w:rsidR="00B93C15">
        <w:rPr>
          <w:rFonts w:eastAsia="Times New Roman"/>
          <w:color w:val="000000"/>
        </w:rPr>
        <w:t>2</w:t>
      </w:r>
      <w:r w:rsidRPr="00E85AFA">
        <w:rPr>
          <w:rFonts w:eastAsia="Times New Roman"/>
          <w:color w:val="000000"/>
        </w:rPr>
        <w:t>.</w:t>
      </w:r>
      <w:r w:rsidR="00B93C15">
        <w:rPr>
          <w:rFonts w:eastAsia="Times New Roman"/>
          <w:color w:val="000000"/>
        </w:rPr>
        <w:t>1</w:t>
      </w:r>
      <w:r w:rsidRPr="00E85AFA">
        <w:rPr>
          <w:rFonts w:eastAsia="Times New Roman"/>
          <w:color w:val="000000"/>
        </w:rPr>
        <w:t xml:space="preserve">, </w:t>
      </w:r>
      <w:r w:rsidR="00B93C15">
        <w:rPr>
          <w:rFonts w:eastAsia="Times New Roman"/>
          <w:color w:val="000000"/>
        </w:rPr>
        <w:t>3</w:t>
      </w:r>
      <w:r w:rsidRPr="00E85AFA">
        <w:rPr>
          <w:rFonts w:eastAsia="Times New Roman"/>
          <w:color w:val="000000"/>
        </w:rPr>
        <w:t>.</w:t>
      </w:r>
      <w:r w:rsidR="00B93C15">
        <w:rPr>
          <w:rFonts w:eastAsia="Times New Roman"/>
          <w:color w:val="000000"/>
        </w:rPr>
        <w:t>4</w:t>
      </w:r>
      <w:r w:rsidRPr="00E85AFA">
        <w:rPr>
          <w:rFonts w:eastAsia="Times New Roman"/>
          <w:color w:val="000000"/>
        </w:rPr>
        <w:t>)</w:t>
      </w:r>
      <w:r w:rsidRPr="00E85AFA">
        <w:t xml:space="preserve"> for 25-34 year old men versus </w:t>
      </w:r>
      <w:r w:rsidR="00B93C15">
        <w:t>0</w:t>
      </w:r>
      <w:r w:rsidRPr="00E85AFA">
        <w:t>.</w:t>
      </w:r>
      <w:r w:rsidR="00B93C15">
        <w:t>7</w:t>
      </w:r>
      <w:r w:rsidRPr="00E85AFA">
        <w:t>% (</w:t>
      </w:r>
      <w:r w:rsidR="00EE6FBE" w:rsidRPr="00E85AFA">
        <w:t>-</w:t>
      </w:r>
      <w:r w:rsidR="00B93C15">
        <w:t>0</w:t>
      </w:r>
      <w:r w:rsidRPr="00E85AFA">
        <w:t>.</w:t>
      </w:r>
      <w:r w:rsidR="00B93C15">
        <w:t>4</w:t>
      </w:r>
      <w:r w:rsidRPr="00E85AFA">
        <w:t xml:space="preserve">, </w:t>
      </w:r>
      <w:r w:rsidR="00B93C15">
        <w:t>1</w:t>
      </w:r>
      <w:r w:rsidRPr="00E85AFA">
        <w:t>.</w:t>
      </w:r>
      <w:r w:rsidR="00B93C15">
        <w:t>9</w:t>
      </w:r>
      <w:r w:rsidRPr="00E85AFA">
        <w:t>) for women of the same age) (</w:t>
      </w:r>
      <w:r w:rsidR="009C39F3" w:rsidRPr="00E85AFA">
        <w:t xml:space="preserve">Figure </w:t>
      </w:r>
      <w:r w:rsidR="009C39F3">
        <w:t>5</w:t>
      </w:r>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6F86FDD8"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17EF447A"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del w:id="41" w:author="Ezzati, Majid" w:date="2019-11-04T04:20:00Z">
        <w:r w:rsidRPr="00E85AFA" w:rsidDel="00E10DBB">
          <w:delText xml:space="preserve">more </w:delText>
        </w:r>
      </w:del>
      <w:ins w:id="42" w:author="Ezzati, Majid" w:date="2019-11-04T04:20:00Z">
        <w:r w:rsidR="00E10DBB">
          <w:t>additional</w:t>
        </w:r>
        <w:r w:rsidR="00E10DBB" w:rsidRPr="00E85AFA">
          <w:t xml:space="preserve"> </w:t>
        </w:r>
      </w:ins>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1"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2" w:history="1">
        <w:r w:rsidRPr="00E85AFA">
          <w:rPr>
            <w:rStyle w:val="Hyperlink"/>
          </w:rPr>
          <w:t>https://www.cdc.gov/nchs/nvss/bridged_race.htm</w:t>
        </w:r>
      </w:hyperlink>
      <w:r w:rsidRPr="00E85AFA">
        <w:rPr>
          <w:color w:val="000000" w:themeColor="text1"/>
        </w:rPr>
        <w:t>) and from the US Census Bureau prior to 1990 (</w:t>
      </w:r>
      <w:hyperlink r:id="rId13"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542F4EB0" w14:textId="2EBC6166" w:rsidR="00633303" w:rsidDel="00E10DBB" w:rsidRDefault="00D21020" w:rsidP="007433BB">
      <w:pPr>
        <w:spacing w:line="480" w:lineRule="auto"/>
        <w:jc w:val="both"/>
        <w:rPr>
          <w:del w:id="43" w:author="Ezzati, Majid" w:date="2019-11-04T04:20:00Z"/>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p>
    <w:p w14:paraId="15030BAA" w14:textId="5FD5EC5C" w:rsidR="00D21020" w:rsidRPr="00E85AFA" w:rsidRDefault="00D21020" w:rsidP="007433BB">
      <w:pPr>
        <w:spacing w:line="480" w:lineRule="auto"/>
        <w:jc w:val="both"/>
        <w:rPr>
          <w:color w:val="000000" w:themeColor="text1"/>
        </w:rPr>
      </w:pP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ins w:id="44" w:author="Ezzati, Majid" w:date="2019-11-04T04:33:00Z">
        <w:r w:rsidR="000F2941">
          <w:rPr>
            <w:rStyle w:val="apple-style-span"/>
            <w:color w:val="000000" w:themeColor="text1"/>
          </w:rPr>
          <w:t xml:space="preserve"> (</w:t>
        </w:r>
        <w:commentRangeStart w:id="45"/>
        <w:r w:rsidR="000F2941">
          <w:rPr>
            <w:rStyle w:val="apple-style-span"/>
            <w:color w:val="000000" w:themeColor="text1"/>
          </w:rPr>
          <w:t>Extended Data Table XX</w:t>
        </w:r>
      </w:ins>
      <w:commentRangeEnd w:id="45"/>
      <w:ins w:id="46" w:author="Ezzati, Majid" w:date="2019-11-04T04:34:00Z">
        <w:r w:rsidR="000F2941">
          <w:rPr>
            <w:rStyle w:val="CommentReference"/>
            <w:rFonts w:asciiTheme="minorHAnsi" w:hAnsiTheme="minorHAnsi" w:cstheme="minorBidi"/>
            <w:lang w:eastAsia="en-US"/>
          </w:rPr>
          <w:commentReference w:id="45"/>
        </w:r>
      </w:ins>
      <w:ins w:id="47" w:author="Ezzati, Majid" w:date="2019-11-04T04:33:00Z">
        <w:r w:rsidR="000F2941">
          <w:rPr>
            <w:rStyle w:val="apple-style-span"/>
            <w:color w:val="000000" w:themeColor="text1"/>
          </w:rPr>
          <w:t>)</w:t>
        </w:r>
      </w:ins>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367888FE"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E4445A">
        <w:t>Supplementary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4445A">
        <w:t>Supplementary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DC6C37"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commentRangeStart w:id="48"/>
    <w:p w14:paraId="04973A76" w14:textId="3914632F" w:rsidR="00C832E3" w:rsidRPr="00E85AFA" w:rsidRDefault="00DC6C37"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w:commentRangeEnd w:id="48"/>
        <m:oMath>
          <m:r>
            <m:rPr>
              <m:sty m:val="p"/>
            </m:rPr>
            <w:rPr>
              <w:rStyle w:val="CommentReference"/>
              <w:rFonts w:asciiTheme="minorHAnsi" w:hAnsiTheme="minorHAnsi" w:cstheme="minorBidi"/>
              <w:lang w:eastAsia="en-US"/>
            </w:rPr>
            <w:commentReference w:id="48"/>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E6E3B58"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ins w:id="49" w:author="Ezzati, Majid" w:date="2019-11-04T04:39:00Z">
        <w:r w:rsidR="000F2941">
          <w:rPr>
            <w:color w:val="000000" w:themeColor="text1"/>
          </w:rPr>
          <w:t xml:space="preserve"> </w:t>
        </w:r>
        <w:r w:rsidR="000F2941">
          <w:rPr>
            <w:rStyle w:val="apple-style-span"/>
            <w:color w:val="000000" w:themeColor="text1"/>
          </w:rPr>
          <w:t>(</w:t>
        </w:r>
      </w:ins>
      <w:ins w:id="50" w:author="Ezzati, Majid" w:date="2019-11-04T04:40:00Z">
        <w:r w:rsidR="000F2941">
          <w:rPr>
            <w:rStyle w:val="apple-style-span"/>
            <w:color w:val="000000" w:themeColor="text1"/>
          </w:rPr>
          <w:t xml:space="preserve">Figure 1 and </w:t>
        </w:r>
      </w:ins>
      <w:commentRangeStart w:id="51"/>
      <w:ins w:id="52" w:author="Ezzati, Majid" w:date="2019-11-04T04:39:00Z">
        <w:r w:rsidR="000F2941">
          <w:rPr>
            <w:rStyle w:val="apple-style-span"/>
            <w:color w:val="000000" w:themeColor="text1"/>
          </w:rPr>
          <w:t>Extended Data Table XX</w:t>
        </w:r>
        <w:commentRangeEnd w:id="51"/>
        <w:r w:rsidR="000F2941">
          <w:rPr>
            <w:rStyle w:val="CommentReference"/>
            <w:rFonts w:asciiTheme="minorHAnsi" w:hAnsiTheme="minorHAnsi" w:cstheme="minorBidi"/>
            <w:lang w:eastAsia="en-US"/>
          </w:rPr>
          <w:commentReference w:id="51"/>
        </w:r>
        <w:r w:rsidR="000F2941">
          <w:rPr>
            <w:rStyle w:val="apple-style-span"/>
            <w:color w:val="000000" w:themeColor="text1"/>
          </w:rPr>
          <w:t>)</w:t>
        </w:r>
      </w:ins>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F24A27" w:rsidRPr="00E85AFA">
        <w:rPr>
          <w:color w:val="000000" w:themeColor="text1"/>
        </w:rPr>
        <w:t>2</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+2</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6F61E46C"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w:t>
      </w:r>
      <w:r w:rsidRPr="00E85AFA">
        <w:lastRenderedPageBreak/>
        <w:t>minima. These measures were strongly correlated to those generated from daily means (</w:t>
      </w:r>
      <w:commentRangeStart w:id="53"/>
      <w:r w:rsidR="00546958" w:rsidRPr="00546958">
        <w:t>Supplementary Table 3</w:t>
      </w:r>
      <w:commentRangeEnd w:id="53"/>
      <w:r w:rsidR="0032373A">
        <w:rPr>
          <w:rStyle w:val="CommentReference"/>
          <w:rFonts w:asciiTheme="minorHAnsi" w:hAnsiTheme="minorHAnsi" w:cstheme="minorBidi"/>
          <w:lang w:eastAsia="en-US"/>
        </w:rPr>
        <w:commentReference w:id="53"/>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984E8EA"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444E87DC" w:rsidR="004A6522" w:rsidRDefault="003D1FD6" w:rsidP="008E42C2">
      <w:pPr>
        <w:spacing w:line="480" w:lineRule="auto"/>
        <w:jc w:val="both"/>
        <w:rPr>
          <w:ins w:id="54" w:author="Ezzati, Majid" w:date="2019-11-04T04:24:00Z"/>
        </w:rPr>
      </w:pPr>
      <w:r w:rsidRPr="00E85AFA">
        <w:t>The correlations among these variables and anomaly based on mean were between 0.60 and 0.89 (</w:t>
      </w:r>
      <w:r w:rsidR="00D26AC1">
        <w:t xml:space="preserve">Supplementary Table </w:t>
      </w:r>
      <w:r w:rsidR="00F72C44">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BECAB5" w14:textId="4B0AF978" w:rsidR="0032373A" w:rsidRDefault="0032373A" w:rsidP="008E42C2">
      <w:pPr>
        <w:spacing w:line="480" w:lineRule="auto"/>
        <w:jc w:val="both"/>
        <w:rPr>
          <w:ins w:id="55" w:author="Ezzati, Majid" w:date="2019-11-04T04:24:00Z"/>
        </w:rPr>
      </w:pPr>
    </w:p>
    <w:p w14:paraId="7F115CDD" w14:textId="13067B92" w:rsidR="0032373A" w:rsidRPr="00E85AFA" w:rsidRDefault="0032373A" w:rsidP="008E42C2">
      <w:pPr>
        <w:spacing w:line="480" w:lineRule="auto"/>
        <w:jc w:val="both"/>
      </w:pPr>
      <w:ins w:id="56" w:author="Ezzati, Majid" w:date="2019-11-04T04:24:00Z">
        <w:r>
          <w:t xml:space="preserve">Finally, we conducted a sensitivity analysis in which we separated </w:t>
        </w:r>
      </w:ins>
      <w:ins w:id="57" w:author="Ezzati, Majid" w:date="2019-11-04T04:25:00Z">
        <w:r w:rsidR="00282548">
          <w:t xml:space="preserve">transport injuries into </w:t>
        </w:r>
      </w:ins>
      <w:ins w:id="58" w:author="Ezzati, Majid" w:date="2019-11-04T04:26:00Z">
        <w:r w:rsidR="00282548">
          <w:t xml:space="preserve">road traffic injuries and other transport injuries. The former make up XX% of all transport injuries </w:t>
        </w:r>
        <w:r w:rsidR="00282548">
          <w:lastRenderedPageBreak/>
          <w:t xml:space="preserve">in </w:t>
        </w:r>
      </w:ins>
      <w:ins w:id="59" w:author="Ezzati, Majid" w:date="2019-11-04T04:27:00Z">
        <w:r w:rsidR="00045AA5">
          <w:t>females and XX% in males (</w:t>
        </w:r>
        <w:commentRangeStart w:id="60"/>
        <w:r w:rsidR="00045AA5">
          <w:t>Extended Data Figure XX</w:t>
        </w:r>
      </w:ins>
      <w:commentRangeEnd w:id="60"/>
      <w:ins w:id="61" w:author="Ezzati, Majid" w:date="2019-11-04T04:29:00Z">
        <w:r w:rsidR="00E90413">
          <w:rPr>
            <w:rStyle w:val="CommentReference"/>
            <w:rFonts w:asciiTheme="minorHAnsi" w:hAnsiTheme="minorHAnsi" w:cstheme="minorBidi"/>
            <w:lang w:eastAsia="en-US"/>
          </w:rPr>
          <w:commentReference w:id="60"/>
        </w:r>
      </w:ins>
      <w:ins w:id="62" w:author="Ezzati, Majid" w:date="2019-11-04T04:27:00Z">
        <w:r w:rsidR="000F2941">
          <w:t xml:space="preserve">).  </w:t>
        </w:r>
        <w:r w:rsidR="000F2941" w:rsidRPr="000F2941">
          <w:rPr>
            <w:highlight w:val="yellow"/>
            <w:rPrChange w:id="63" w:author="Ezzati, Majid" w:date="2019-11-04T04:32:00Z">
              <w:rPr/>
            </w:rPrChange>
          </w:rPr>
          <w:t>[[[we can draft text once we see model run results]]]</w:t>
        </w:r>
      </w:ins>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555386D7" w:rsidR="00DD4894" w:rsidRPr="00E85AFA" w:rsidRDefault="00DD4894" w:rsidP="00032A53">
      <w:pPr>
        <w:spacing w:line="480" w:lineRule="auto"/>
        <w:jc w:val="both"/>
      </w:pPr>
      <w:r w:rsidRPr="00E85AFA">
        <w:t xml:space="preserve">While there are no previous studies of how deviations of monthly temperature from long-term </w:t>
      </w:r>
      <w:r w:rsidR="00144923">
        <w:t>average</w:t>
      </w:r>
      <w:r w:rsidRPr="00E85AFA">
        <w:t xml:space="preserve"> are associated with injury mortality, our results are broadly in agreement with those that have </w:t>
      </w:r>
      <w:r w:rsidR="0075565E" w:rsidRPr="00E85AFA">
        <w:t>analysed</w:t>
      </w:r>
      <w:r w:rsidRPr="00E85AFA">
        <w:t xml:space="preserve"> associations with absolute temperature and for specific injury types. A study of suicide in US counties over 37 years (1968-2004) estimated that </w:t>
      </w:r>
      <w:r w:rsidRPr="00E85AFA">
        <w:rPr>
          <w:rFonts w:eastAsia="Times New Roman"/>
          <w:bCs/>
          <w:color w:val="222222"/>
          <w:shd w:val="clear" w:color="auto" w:fill="FFFFFF"/>
        </w:rPr>
        <w:t>1</w:t>
      </w:r>
      <w:r w:rsidRPr="00E85AFA">
        <w:rPr>
          <w:bCs/>
          <w:color w:val="000000" w:themeColor="text1"/>
        </w:rPr>
        <w:t>°C higher monthly temperature would lead to a 0.7% rise in suicides</w:t>
      </w:r>
      <w:r w:rsidR="00B0308E" w:rsidRPr="00E85AFA">
        <w:rPr>
          <w:bCs/>
          <w:color w:val="000000" w:themeColor="text1"/>
        </w:rPr>
        <w:t>,</w:t>
      </w:r>
      <w:r w:rsidRPr="00E85AFA">
        <w:rPr>
          <w:bCs/>
          <w:color w:val="000000" w:themeColor="text1"/>
        </w:rPr>
        <w:fldChar w:fldCharType="begin" w:fldLock="1"/>
      </w:r>
      <w:r w:rsidR="004321B4" w:rsidRPr="00E85AFA">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E85AFA">
        <w:rPr>
          <w:bCs/>
          <w:color w:val="000000" w:themeColor="text1"/>
        </w:rPr>
        <w:fldChar w:fldCharType="separate"/>
      </w:r>
      <w:r w:rsidR="00535DCA" w:rsidRPr="00E85AFA">
        <w:rPr>
          <w:bCs/>
          <w:noProof/>
          <w:color w:val="000000" w:themeColor="text1"/>
          <w:vertAlign w:val="superscript"/>
        </w:rPr>
        <w:t>7</w:t>
      </w:r>
      <w:r w:rsidRPr="00E85AFA">
        <w:rPr>
          <w:bCs/>
          <w:color w:val="000000" w:themeColor="text1"/>
        </w:rPr>
        <w:fldChar w:fldCharType="end"/>
      </w:r>
      <w:r w:rsidRPr="00E85AFA">
        <w:rPr>
          <w:bCs/>
          <w:color w:val="000000" w:themeColor="text1"/>
        </w:rPr>
        <w:t xml:space="preserve"> compared to our findings of 0.</w:t>
      </w:r>
      <w:r w:rsidR="0078686A">
        <w:rPr>
          <w:bCs/>
          <w:color w:val="000000" w:themeColor="text1"/>
        </w:rPr>
        <w:t>9</w:t>
      </w:r>
      <w:r w:rsidRPr="00E85AFA">
        <w:rPr>
          <w:bCs/>
          <w:color w:val="000000" w:themeColor="text1"/>
        </w:rPr>
        <w:t>-</w:t>
      </w:r>
      <w:r w:rsidR="0078686A">
        <w:rPr>
          <w:bCs/>
          <w:color w:val="000000" w:themeColor="text1"/>
        </w:rPr>
        <w:t>2</w:t>
      </w:r>
      <w:r w:rsidRPr="00E85AFA">
        <w:rPr>
          <w:bCs/>
          <w:color w:val="000000" w:themeColor="text1"/>
        </w:rPr>
        <w:t>% in males and 0.</w:t>
      </w:r>
      <w:r w:rsidR="003F2BCD">
        <w:rPr>
          <w:bCs/>
          <w:color w:val="000000" w:themeColor="text1"/>
        </w:rPr>
        <w:t>6</w:t>
      </w:r>
      <w:r w:rsidRPr="00E85AFA">
        <w:rPr>
          <w:bCs/>
          <w:color w:val="000000" w:themeColor="text1"/>
        </w:rPr>
        <w:t>-</w:t>
      </w:r>
      <w:r w:rsidR="003F2BCD">
        <w:rPr>
          <w:bCs/>
          <w:color w:val="000000" w:themeColor="text1"/>
        </w:rPr>
        <w:t>3</w:t>
      </w:r>
      <w:r w:rsidRPr="00E85AFA">
        <w:rPr>
          <w:bCs/>
          <w:color w:val="000000" w:themeColor="text1"/>
        </w:rPr>
        <w:t>.</w:t>
      </w:r>
      <w:r w:rsidR="003F2BCD">
        <w:rPr>
          <w:bCs/>
          <w:color w:val="000000" w:themeColor="text1"/>
        </w:rPr>
        <w:t>9</w:t>
      </w:r>
      <w:r w:rsidRPr="00E85AFA">
        <w:rPr>
          <w:bCs/>
          <w:color w:val="000000" w:themeColor="text1"/>
        </w:rPr>
        <w:t>% in females in different ages</w:t>
      </w:r>
      <w:r w:rsidR="0078686A">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Pr="00E85AFA">
        <w:rPr>
          <w:bCs/>
          <w:color w:val="000000" w:themeColor="text1"/>
        </w:rPr>
        <w:t>.</w:t>
      </w:r>
      <w:r w:rsidR="00806310">
        <w:rPr>
          <w:bCs/>
          <w:color w:val="000000" w:themeColor="text1"/>
        </w:rPr>
        <w:t xml:space="preserve"> A cross-sectional analysis in 100 US counties</w:t>
      </w:r>
      <w:r w:rsidR="00BC396A">
        <w:rPr>
          <w:bCs/>
          <w:color w:val="000000" w:themeColor="text1"/>
        </w:rPr>
        <w:t xml:space="preserve"> found that a </w:t>
      </w:r>
      <w:r w:rsidR="00BC396A" w:rsidRPr="00E85AFA">
        <w:rPr>
          <w:rFonts w:eastAsia="Times New Roman"/>
          <w:bCs/>
          <w:color w:val="222222"/>
          <w:shd w:val="clear" w:color="auto" w:fill="FFFFFF"/>
        </w:rPr>
        <w:t>1</w:t>
      </w:r>
      <w:r w:rsidR="00BC396A" w:rsidRPr="00E85AFA">
        <w:rPr>
          <w:bCs/>
          <w:color w:val="000000" w:themeColor="text1"/>
        </w:rPr>
        <w:t>°C higher</w:t>
      </w:r>
      <w:r w:rsidR="00BC396A">
        <w:rPr>
          <w:bCs/>
          <w:color w:val="000000" w:themeColor="text1"/>
        </w:rPr>
        <w:t xml:space="preserve"> temperature would lead to a </w:t>
      </w:r>
      <w:r w:rsidR="00341847">
        <w:rPr>
          <w:bCs/>
          <w:color w:val="000000" w:themeColor="text1"/>
        </w:rPr>
        <w:t>1.3</w:t>
      </w:r>
      <w:r w:rsidR="00BC396A">
        <w:rPr>
          <w:bCs/>
          <w:color w:val="000000" w:themeColor="text1"/>
        </w:rPr>
        <w:t>% increase in death rates from road traffic injuries,</w:t>
      </w:r>
      <w:r w:rsidR="009A4E38">
        <w:rPr>
          <w:rStyle w:val="FootnoteReference"/>
          <w:bCs/>
          <w:color w:val="000000" w:themeColor="text1"/>
        </w:rPr>
        <w:fldChar w:fldCharType="begin" w:fldLock="1"/>
      </w:r>
      <w:r w:rsidR="009A4E38">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operties":{"noteIndex":0},"schema":"https://github.com/citation-style-language/schema/raw/master/csl-citation.json"}</w:instrText>
      </w:r>
      <w:r w:rsidR="009A4E38">
        <w:rPr>
          <w:rStyle w:val="FootnoteReference"/>
          <w:bCs/>
          <w:color w:val="000000" w:themeColor="text1"/>
        </w:rPr>
        <w:fldChar w:fldCharType="separate"/>
      </w:r>
      <w:r w:rsidR="009A4E38" w:rsidRPr="00924924">
        <w:rPr>
          <w:bCs/>
          <w:noProof/>
          <w:color w:val="000000" w:themeColor="text1"/>
          <w:vertAlign w:val="superscript"/>
        </w:rPr>
        <w:t>21</w:t>
      </w:r>
      <w:r w:rsidR="009A4E38">
        <w:rPr>
          <w:rStyle w:val="FootnoteReference"/>
          <w:bCs/>
          <w:color w:val="000000" w:themeColor="text1"/>
        </w:rPr>
        <w:fldChar w:fldCharType="end"/>
      </w:r>
      <w:r w:rsidR="00BC396A">
        <w:rPr>
          <w:bCs/>
          <w:color w:val="000000" w:themeColor="text1"/>
        </w:rPr>
        <w:t xml:space="preserve"> compared to our finding of </w:t>
      </w:r>
      <w:r w:rsidR="002A239B">
        <w:rPr>
          <w:bCs/>
          <w:color w:val="000000" w:themeColor="text1"/>
        </w:rPr>
        <w:t>0.8-4.1</w:t>
      </w:r>
      <w:r w:rsidR="00BC396A">
        <w:rPr>
          <w:bCs/>
          <w:color w:val="000000" w:themeColor="text1"/>
        </w:rPr>
        <w:t xml:space="preserve">% in males and </w:t>
      </w:r>
      <w:r w:rsidR="002A239B">
        <w:rPr>
          <w:bCs/>
          <w:color w:val="000000" w:themeColor="text1"/>
        </w:rPr>
        <w:t>0.6-2.7</w:t>
      </w:r>
      <w:r w:rsidR="00BC396A">
        <w:rPr>
          <w:bCs/>
          <w:color w:val="000000" w:themeColor="text1"/>
        </w:rPr>
        <w:t>% in females</w:t>
      </w:r>
      <w:r w:rsidR="00670D84">
        <w:rPr>
          <w:bCs/>
          <w:color w:val="000000" w:themeColor="text1"/>
        </w:rPr>
        <w:t xml:space="preserve"> </w:t>
      </w:r>
      <w:r w:rsidR="0089219B">
        <w:t xml:space="preserve">for a </w:t>
      </w:r>
      <w:r w:rsidR="0089219B" w:rsidRPr="00E85AFA">
        <w:rPr>
          <w:color w:val="000000" w:themeColor="text1"/>
        </w:rPr>
        <w:t>+2</w:t>
      </w:r>
      <w:r w:rsidR="0089219B" w:rsidRPr="00E85AFA">
        <w:rPr>
          <w:rFonts w:eastAsia="Times New Roman"/>
          <w:bCs/>
          <w:color w:val="222222"/>
          <w:shd w:val="clear" w:color="auto" w:fill="FFFFFF"/>
        </w:rPr>
        <w:t>°</w:t>
      </w:r>
      <w:r w:rsidR="0089219B" w:rsidRPr="00E85AFA">
        <w:rPr>
          <w:color w:val="000000" w:themeColor="text1"/>
        </w:rPr>
        <w:t>C</w:t>
      </w:r>
      <w:r w:rsidR="0089219B">
        <w:rPr>
          <w:color w:val="000000" w:themeColor="text1"/>
        </w:rPr>
        <w:t xml:space="preserve"> anomaly</w:t>
      </w:r>
      <w:r w:rsidR="00BC396A">
        <w:rPr>
          <w:bCs/>
          <w:color w:val="000000" w:themeColor="text1"/>
        </w:rPr>
        <w:t>.</w:t>
      </w:r>
      <w:r w:rsidRPr="00E85AFA">
        <w:rPr>
          <w:bCs/>
          <w:color w:val="000000" w:themeColor="text1"/>
        </w:rPr>
        <w:t xml:space="preserve"> </w:t>
      </w:r>
      <w:r w:rsidRPr="00E85AFA">
        <w:t>In a study of six French heatwaves during 1971-2003, mortality from unintentional injuries rose by up to 4% during a heatwave period compared to a non-heatwave baseline</w:t>
      </w:r>
      <w:r w:rsidR="00B0308E" w:rsidRPr="00E85AFA">
        <w:t>.</w:t>
      </w:r>
      <w:r w:rsidRPr="00E85AFA">
        <w:fldChar w:fldCharType="begin" w:fldLock="1"/>
      </w:r>
      <w:r w:rsidR="004321B4" w:rsidRPr="00E85AFA">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E85AFA">
        <w:fldChar w:fldCharType="separate"/>
      </w:r>
      <w:r w:rsidR="00535DCA" w:rsidRPr="00E85AFA">
        <w:rPr>
          <w:noProof/>
          <w:vertAlign w:val="superscript"/>
        </w:rPr>
        <w:t>8</w:t>
      </w:r>
      <w:r w:rsidRPr="00E85AFA">
        <w:fldChar w:fldCharType="end"/>
      </w:r>
      <w:r w:rsidRPr="00E85AFA">
        <w:t xml:space="preserve"> A study of daily mortality from all injuries from Estonia found a 1.24% increase in mortality when daily maximum temperature went from the 75</w:t>
      </w:r>
      <w:r w:rsidRPr="00E85AFA">
        <w:rPr>
          <w:vertAlign w:val="superscript"/>
        </w:rPr>
        <w:t>th</w:t>
      </w:r>
      <w:r w:rsidRPr="00E85AFA">
        <w:t xml:space="preserve"> to 99</w:t>
      </w:r>
      <w:r w:rsidRPr="00E85AFA">
        <w:rPr>
          <w:vertAlign w:val="superscript"/>
        </w:rPr>
        <w:t>th</w:t>
      </w:r>
      <w:r w:rsidRPr="00E85AFA">
        <w:t xml:space="preserve"> percentile of long-term distribution</w:t>
      </w:r>
      <w:r w:rsidR="00B0308E" w:rsidRPr="00E85AFA">
        <w:t>.</w:t>
      </w:r>
      <w:r w:rsidRPr="00E85AFA">
        <w:fldChar w:fldCharType="begin" w:fldLock="1"/>
      </w:r>
      <w:r w:rsidR="004321B4" w:rsidRPr="00E85AFA">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E85AFA">
        <w:fldChar w:fldCharType="separate"/>
      </w:r>
      <w:r w:rsidR="00535DCA" w:rsidRPr="00E85AFA">
        <w:rPr>
          <w:noProof/>
          <w:vertAlign w:val="superscript"/>
        </w:rPr>
        <w:t>9</w:t>
      </w:r>
      <w:r w:rsidRPr="00E85AFA">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0366A5D7" w14:textId="4693FBBF" w:rsidR="00454A7D" w:rsidRPr="00E85AFA" w:rsidRDefault="0065196B" w:rsidP="00F82744">
      <w:pPr>
        <w:spacing w:line="480" w:lineRule="auto"/>
        <w:jc w:val="both"/>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w:t>
      </w:r>
      <w:r w:rsidRPr="00E85AFA">
        <w:lastRenderedPageBreak/>
        <w:t>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commentRangeStart w:id="64"/>
      <w:ins w:id="65" w:author="Ezzati, Majid" w:date="2019-11-04T04:40:00Z">
        <w:r w:rsidR="000F2941">
          <w:t xml:space="preserve">We </w:t>
        </w:r>
      </w:ins>
      <w:ins w:id="66" w:author="Ezzati, Majid" w:date="2019-11-04T04:41:00Z">
        <w:r w:rsidR="000F2941">
          <w:t xml:space="preserve">analysed the associations between anomalous </w:t>
        </w:r>
      </w:ins>
      <w:ins w:id="67" w:author="Ezzati, Majid" w:date="2019-11-04T04:42:00Z">
        <w:r w:rsidR="000F2941">
          <w:t xml:space="preserve">temperature and injury mortality at the state level because </w:t>
        </w:r>
        <w:r w:rsidR="00454A7D">
          <w:t>the small number of events and computational demands made it difficult to conduct county-level analyses.</w:t>
        </w:r>
      </w:ins>
      <w:ins w:id="68" w:author="Ezzati, Majid" w:date="2019-11-04T04:44:00Z">
        <w:r w:rsidR="00454A7D">
          <w:t xml:space="preserve"> Analyses at finer spatial resolution would be ideal because the impacts of </w:t>
        </w:r>
      </w:ins>
      <w:ins w:id="69" w:author="Ezzati, Majid" w:date="2019-11-04T04:45:00Z">
        <w:r w:rsidR="00454A7D">
          <w:t>anomalously</w:t>
        </w:r>
      </w:ins>
      <w:ins w:id="70" w:author="Ezzati, Majid" w:date="2019-11-04T04:44:00Z">
        <w:r w:rsidR="00454A7D">
          <w:t xml:space="preserve"> </w:t>
        </w:r>
      </w:ins>
      <w:ins w:id="71" w:author="Ezzati, Majid" w:date="2019-11-04T04:45:00Z">
        <w:r w:rsidR="00454A7D">
          <w:t>warm and cold temperature on deaths from injuries may depend on socioeconomic (e.g., poverty</w:t>
        </w:r>
      </w:ins>
      <w:ins w:id="72" w:author="Ezzati, Majid" w:date="2019-11-04T04:48:00Z">
        <w:r w:rsidR="009602CE">
          <w:t>;</w:t>
        </w:r>
      </w:ins>
      <w:commentRangeStart w:id="73"/>
      <w:ins w:id="74" w:author="Ezzati, Majid" w:date="2019-11-04T04:45:00Z">
        <w:r w:rsidR="00454A7D">
          <w:t xml:space="preserve"> social networks</w:t>
        </w:r>
      </w:ins>
      <w:commentRangeEnd w:id="73"/>
      <w:ins w:id="75" w:author="Ezzati, Majid" w:date="2019-11-04T04:48:00Z">
        <w:r w:rsidR="00454A7D">
          <w:t xml:space="preserve"> </w:t>
        </w:r>
        <w:r w:rsidR="009602CE">
          <w:t>and cohesion;</w:t>
        </w:r>
        <w:r w:rsidR="00454A7D">
          <w:t xml:space="preserve"> availability of guns</w:t>
        </w:r>
      </w:ins>
      <w:ins w:id="76" w:author="Ezzati, Majid" w:date="2019-11-04T04:46:00Z">
        <w:r w:rsidR="00454A7D">
          <w:rPr>
            <w:rStyle w:val="CommentReference"/>
            <w:rFonts w:asciiTheme="minorHAnsi" w:hAnsiTheme="minorHAnsi" w:cstheme="minorBidi"/>
            <w:lang w:eastAsia="en-US"/>
          </w:rPr>
          <w:commentReference w:id="73"/>
        </w:r>
      </w:ins>
      <w:ins w:id="77" w:author="Ezzati, Majid" w:date="2019-11-04T04:45:00Z">
        <w:r w:rsidR="00454A7D">
          <w:t xml:space="preserve">), </w:t>
        </w:r>
      </w:ins>
      <w:ins w:id="78" w:author="Ezzati, Majid" w:date="2019-11-04T04:47:00Z">
        <w:r w:rsidR="00454A7D">
          <w:t>environmental (e.g., availability of swimming pools</w:t>
        </w:r>
        <w:r w:rsidR="009602CE">
          <w:t>;</w:t>
        </w:r>
        <w:r w:rsidR="00454A7D">
          <w:t xml:space="preserve"> distance to rivers and </w:t>
        </w:r>
        <w:commentRangeStart w:id="79"/>
        <w:r w:rsidR="00454A7D">
          <w:t>ponds)</w:t>
        </w:r>
      </w:ins>
      <w:commentRangeEnd w:id="79"/>
      <w:ins w:id="80" w:author="Ezzati, Majid" w:date="2019-11-04T04:50:00Z">
        <w:r w:rsidR="009602CE">
          <w:rPr>
            <w:rStyle w:val="CommentReference"/>
            <w:rFonts w:asciiTheme="minorHAnsi" w:hAnsiTheme="minorHAnsi" w:cstheme="minorBidi"/>
            <w:lang w:eastAsia="en-US"/>
          </w:rPr>
          <w:commentReference w:id="79"/>
        </w:r>
      </w:ins>
      <w:ins w:id="81" w:author="Ezzati, Majid" w:date="2019-11-04T04:47:00Z">
        <w:r w:rsidR="00454A7D">
          <w:t xml:space="preserve">, infrastructure (e.g., </w:t>
        </w:r>
      </w:ins>
      <w:ins w:id="82" w:author="Ezzati, Majid" w:date="2019-11-04T04:49:00Z">
        <w:r w:rsidR="009602CE">
          <w:t>quality and safety of roads</w:t>
        </w:r>
      </w:ins>
      <w:ins w:id="83" w:author="Ezzati, Majid" w:date="2019-11-04T04:50:00Z">
        <w:r w:rsidR="009602CE">
          <w:t>; public transportation options</w:t>
        </w:r>
      </w:ins>
      <w:ins w:id="84" w:author="Ezzati, Majid" w:date="2019-11-04T04:49:00Z">
        <w:r w:rsidR="009602CE">
          <w:t>)</w:t>
        </w:r>
      </w:ins>
      <w:ins w:id="85" w:author="Ezzati, Majid" w:date="2019-11-04T04:50:00Z">
        <w:r w:rsidR="009602CE">
          <w:t xml:space="preserve">, and health and social services (e.g., counselling </w:t>
        </w:r>
      </w:ins>
      <w:ins w:id="86" w:author="Ezzati, Majid" w:date="2019-11-04T04:51:00Z">
        <w:r w:rsidR="009602CE">
          <w:t xml:space="preserve">and mental health </w:t>
        </w:r>
      </w:ins>
      <w:ins w:id="87" w:author="Ezzati, Majid" w:date="2019-11-04T04:50:00Z">
        <w:r w:rsidR="009602CE">
          <w:t xml:space="preserve">services; </w:t>
        </w:r>
      </w:ins>
      <w:ins w:id="88" w:author="Ezzati, Majid" w:date="2019-11-04T04:51:00Z">
        <w:r w:rsidR="009602CE">
          <w:t>emergency response).</w:t>
        </w:r>
      </w:ins>
      <w:commentRangeEnd w:id="64"/>
      <w:ins w:id="89" w:author="Ezzati, Majid" w:date="2019-11-04T05:03:00Z">
        <w:r w:rsidR="004725F2">
          <w:rPr>
            <w:rStyle w:val="CommentReference"/>
            <w:rFonts w:asciiTheme="minorHAnsi" w:hAnsiTheme="minorHAnsi" w:cstheme="minorBidi"/>
            <w:lang w:eastAsia="en-US"/>
          </w:rPr>
          <w:commentReference w:id="64"/>
        </w:r>
      </w:ins>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4"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5"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commentRangeStart w:id="90"/>
      <w:r w:rsidRPr="00E85AFA">
        <w:rPr>
          <w:b/>
        </w:rPr>
        <w:t>Code availability</w:t>
      </w:r>
    </w:p>
    <w:p w14:paraId="6B88CDF3" w14:textId="194B1C63" w:rsidR="00213027" w:rsidRPr="00E85AFA" w:rsidRDefault="00213027" w:rsidP="00213027">
      <w:pPr>
        <w:spacing w:line="480" w:lineRule="auto"/>
        <w:jc w:val="both"/>
      </w:pPr>
      <w:r w:rsidRPr="00E85AFA">
        <w:t xml:space="preserve">The computer code for the Bayesian model used in this work will be available at </w:t>
      </w:r>
      <w:hyperlink r:id="rId16" w:history="1">
        <w:r w:rsidRPr="00E85AFA">
          <w:rPr>
            <w:rStyle w:val="Hyperlink"/>
          </w:rPr>
          <w:t>www.globalenvhealth.org/code-data-download</w:t>
        </w:r>
      </w:hyperlink>
      <w:r w:rsidRPr="00E85AFA">
        <w:t xml:space="preserve"> upon publication of the paper.  </w:t>
      </w:r>
      <w:commentRangeEnd w:id="90"/>
      <w:r w:rsidR="00066D53">
        <w:rPr>
          <w:rStyle w:val="CommentReference"/>
          <w:rFonts w:asciiTheme="minorHAnsi" w:hAnsiTheme="minorHAnsi" w:cstheme="minorBidi"/>
          <w:lang w:eastAsia="en-US"/>
        </w:rPr>
        <w:commentReference w:id="90"/>
      </w:r>
    </w:p>
    <w:p w14:paraId="3A832C81" w14:textId="005E1835" w:rsidR="00213027" w:rsidRPr="00E85AFA" w:rsidRDefault="00213027" w:rsidP="00F82744">
      <w:pPr>
        <w:spacing w:line="480" w:lineRule="auto"/>
        <w:jc w:val="both"/>
      </w:pPr>
    </w:p>
    <w:p w14:paraId="571CA97A" w14:textId="77777777" w:rsidR="00213027" w:rsidRPr="00E85AFA" w:rsidRDefault="00213027" w:rsidP="00213027">
      <w:pPr>
        <w:pStyle w:val="Acknowledgement"/>
        <w:spacing w:before="0" w:line="480" w:lineRule="auto"/>
        <w:jc w:val="both"/>
        <w:rPr>
          <w:b/>
          <w:lang w:val="en-GB"/>
        </w:rPr>
      </w:pPr>
      <w:commentRangeStart w:id="91"/>
      <w:r w:rsidRPr="00E85AFA">
        <w:rPr>
          <w:b/>
          <w:lang w:val="en-GB"/>
        </w:rPr>
        <w:t>Supplementary information</w:t>
      </w:r>
    </w:p>
    <w:p w14:paraId="019E8810" w14:textId="6DDA68D4"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Supplementary </w:t>
      </w:r>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Supplementary </w:t>
      </w:r>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1, Supplementary Table 2</w:t>
      </w:r>
      <w:r w:rsidR="00AB36A3">
        <w:rPr>
          <w:rFonts w:cs="Times New Roman"/>
          <w:b w:val="0"/>
          <w:sz w:val="24"/>
          <w:szCs w:val="24"/>
        </w:rPr>
        <w:t xml:space="preserve">, </w:t>
      </w:r>
      <w:r w:rsidR="00971FE4" w:rsidRPr="00E85AFA">
        <w:rPr>
          <w:rFonts w:cs="Times New Roman"/>
          <w:b w:val="0"/>
          <w:sz w:val="24"/>
          <w:szCs w:val="24"/>
        </w:rPr>
        <w:t>Supplementary Table 3</w:t>
      </w:r>
      <w:r w:rsidR="00AB36A3">
        <w:rPr>
          <w:rFonts w:cs="Times New Roman"/>
          <w:b w:val="0"/>
          <w:sz w:val="24"/>
          <w:szCs w:val="24"/>
        </w:rPr>
        <w:t xml:space="preserve"> and Supplementary Table 4</w:t>
      </w:r>
      <w:r w:rsidRPr="00E85AFA">
        <w:rPr>
          <w:rFonts w:cs="Times New Roman"/>
          <w:b w:val="0"/>
          <w:sz w:val="24"/>
          <w:szCs w:val="24"/>
        </w:rPr>
        <w:t>.</w:t>
      </w:r>
      <w:commentRangeEnd w:id="91"/>
      <w:r w:rsidR="00066D53">
        <w:rPr>
          <w:rStyle w:val="CommentReference"/>
          <w:rFonts w:asciiTheme="minorHAnsi" w:eastAsiaTheme="minorHAnsi" w:hAnsiTheme="minorHAnsi" w:cstheme="minorBidi"/>
          <w:b w:val="0"/>
          <w:kern w:val="0"/>
          <w:lang w:eastAsia="en-US"/>
        </w:rPr>
        <w:commentReference w:id="91"/>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4DFD488A"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 and Christopher Paciorek for discussions on statistical model, and Kavi Bhalla</w:t>
      </w:r>
      <w:del w:id="92" w:author="Ezzati, Majid" w:date="2019-11-04T05:13:00Z">
        <w:r w:rsidR="00AA4EF6" w:rsidDel="00066D53">
          <w:delText>, Andy Haines</w:delText>
        </w:r>
      </w:del>
      <w:r w:rsidR="00AA4EF6">
        <w:t>, Howie Frumkin</w:t>
      </w:r>
      <w:ins w:id="93" w:author="Ezzati, Majid" w:date="2019-11-04T05:13:00Z">
        <w:r w:rsidR="00066D53">
          <w:t>, Andy Haines</w:t>
        </w:r>
      </w:ins>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lastRenderedPageBreak/>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0EFC07A7" w:rsidR="000150FE" w:rsidRPr="00D01273" w:rsidRDefault="00E51470" w:rsidP="000150FE">
      <w:pPr>
        <w:spacing w:line="480" w:lineRule="auto"/>
        <w:jc w:val="both"/>
        <w:rPr>
          <w:b/>
          <w:color w:val="000000" w:themeColor="text1"/>
        </w:rPr>
      </w:pPr>
      <w:commentRangeStart w:id="94"/>
      <w:r w:rsidRPr="00E85AFA">
        <w:rPr>
          <w:b/>
          <w:color w:val="000000" w:themeColor="text1"/>
        </w:rPr>
        <w:lastRenderedPageBreak/>
        <w:t xml:space="preserve">Figure </w:t>
      </w:r>
      <w:r w:rsidR="00353A64">
        <w:rPr>
          <w:b/>
          <w:color w:val="000000" w:themeColor="text1"/>
        </w:rPr>
        <w:t>3</w:t>
      </w:r>
      <w:r w:rsidRPr="00E85AFA">
        <w:rPr>
          <w:b/>
          <w:color w:val="000000" w:themeColor="text1"/>
        </w:rPr>
        <w:t xml:space="preserve">. </w:t>
      </w:r>
      <w:r w:rsidRPr="00E85AFA">
        <w:rPr>
          <w:color w:val="000000" w:themeColor="text1"/>
        </w:rPr>
        <w:t>Average size of temperature anomaly (</w:t>
      </w:r>
      <w:r w:rsidRPr="00E85AFA">
        <w:rPr>
          <w:bCs/>
          <w:color w:val="000000" w:themeColor="text1"/>
        </w:rPr>
        <w:t>°C)</w:t>
      </w:r>
      <w:r w:rsidRPr="00E85AFA">
        <w:rPr>
          <w:color w:val="000000" w:themeColor="text1"/>
        </w:rPr>
        <w:t xml:space="preserve"> from 1980 to 201</w:t>
      </w:r>
      <w:r w:rsidR="00300228" w:rsidRPr="00E85AFA">
        <w:rPr>
          <w:color w:val="000000" w:themeColor="text1"/>
        </w:rPr>
        <w:t>7</w:t>
      </w:r>
      <w:r w:rsidRPr="00E85AFA">
        <w:rPr>
          <w:color w:val="000000" w:themeColor="text1"/>
        </w:rPr>
        <w:t>, by state and month. The value for each state and month is the mean of the absolute size of anomaly, be it cold or warm, and hence gives an indication of the scale of anomalies around the local</w:t>
      </w:r>
      <w:r w:rsidR="004A283B" w:rsidRPr="00E85AFA">
        <w:rPr>
          <w:color w:val="000000" w:themeColor="text1"/>
        </w:rPr>
        <w:t xml:space="preserve"> </w:t>
      </w:r>
      <w:r w:rsidR="00144923">
        <w:rPr>
          <w:color w:val="000000" w:themeColor="text1"/>
        </w:rPr>
        <w:t>average</w:t>
      </w:r>
      <w:r w:rsidRPr="00E85AFA">
        <w:rPr>
          <w:color w:val="000000" w:themeColor="text1"/>
        </w:rPr>
        <w:t xml:space="preserve"> temperatures.</w:t>
      </w:r>
      <w:commentRangeEnd w:id="94"/>
      <w:r w:rsidR="0073023B">
        <w:rPr>
          <w:rStyle w:val="CommentReference"/>
          <w:rFonts w:asciiTheme="minorHAnsi" w:hAnsiTheme="minorHAnsi" w:cstheme="minorBidi"/>
          <w:lang w:eastAsia="en-US"/>
        </w:rPr>
        <w:commentReference w:id="94"/>
      </w:r>
      <w:r w:rsidR="000150FE">
        <w:rPr>
          <w:b/>
          <w:color w:val="000000" w:themeColor="text1"/>
        </w:rPr>
        <w:br w:type="page"/>
      </w:r>
    </w:p>
    <w:p w14:paraId="3306EB80" w14:textId="3D0C376F" w:rsidR="00CE738A" w:rsidRDefault="000150FE" w:rsidP="006C199F">
      <w:pPr>
        <w:spacing w:line="480" w:lineRule="auto"/>
        <w:jc w:val="both"/>
        <w:rPr>
          <w:ins w:id="95" w:author="Ezzati, Majid" w:date="2019-11-04T12:51:00Z"/>
          <w:bCs/>
        </w:rPr>
      </w:pPr>
      <w:r w:rsidRPr="00E85AFA">
        <w:rPr>
          <w:rStyle w:val="CommentReference"/>
          <w:rFonts w:asciiTheme="minorHAnsi" w:hAnsiTheme="minorHAnsi" w:cstheme="minorBidi"/>
          <w:lang w:eastAsia="en-US"/>
        </w:rPr>
        <w:lastRenderedPageBreak/>
        <w:t xml:space="preserve"> </w:t>
      </w:r>
      <w:r w:rsidR="00DD4894" w:rsidRPr="00E85AFA">
        <w:rPr>
          <w:b/>
          <w:color w:val="000000" w:themeColor="text1"/>
        </w:rPr>
        <w:t xml:space="preserve">Figure </w:t>
      </w:r>
      <w:r w:rsidR="00026F56">
        <w:rPr>
          <w:b/>
          <w:color w:val="000000" w:themeColor="text1"/>
        </w:rPr>
        <w:t>4</w:t>
      </w:r>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96" w:author="Ezzati, Majid" w:date="2019-11-04T12:49:00Z">
        <w:r w:rsidR="00F24A27" w:rsidRPr="00E85AFA" w:rsidDel="00CE738A">
          <w:rPr>
            <w:rFonts w:eastAsia="Times New Roman"/>
            <w:bCs/>
            <w:color w:val="222222"/>
            <w:shd w:val="clear" w:color="auto" w:fill="FFFFFF"/>
          </w:rPr>
          <w:delText>2</w:delText>
        </w:r>
      </w:del>
      <w:ins w:id="97" w:author="Ezzati, Majid" w:date="2019-11-04T12:49: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98" w:author="Ezzati, Majid" w:date="2019-11-04T12:50:00Z">
        <w:r w:rsidR="00CE738A">
          <w:rPr>
            <w:color w:val="000000" w:themeColor="text1"/>
          </w:rPr>
          <w:t xml:space="preserve"> See Extended Figure XX for results for </w:t>
        </w:r>
      </w:ins>
      <w:ins w:id="99" w:author="Ezzati, Majid" w:date="2019-11-04T12:59:00Z">
        <w:r w:rsidR="002768FB">
          <w:rPr>
            <w:color w:val="000000" w:themeColor="text1"/>
          </w:rPr>
          <w:t xml:space="preserve">scenario of </w:t>
        </w:r>
      </w:ins>
      <w:ins w:id="100" w:author="Ezzati, Majid" w:date="2019-11-04T12:50:00Z">
        <w:r w:rsidR="00CE738A">
          <w:rPr>
            <w:bCs/>
          </w:rPr>
          <w:t>2</w:t>
        </w:r>
        <w:r w:rsidR="00CE738A" w:rsidRPr="003E64A4">
          <w:rPr>
            <w:bCs/>
          </w:rPr>
          <w:t>°C</w:t>
        </w:r>
      </w:ins>
      <w:ins w:id="101" w:author="Ezzati, Majid" w:date="2019-11-04T12:59:00Z">
        <w:r w:rsidR="002768FB">
          <w:rPr>
            <w:bCs/>
          </w:rPr>
          <w:t xml:space="preserve"> warmer.</w:t>
        </w:r>
      </w:ins>
    </w:p>
    <w:p w14:paraId="13CB8F03" w14:textId="2F678FDD" w:rsidR="006C199F" w:rsidRPr="001768A6" w:rsidRDefault="00CE738A" w:rsidP="006C199F">
      <w:pPr>
        <w:spacing w:line="480" w:lineRule="auto"/>
        <w:jc w:val="both"/>
        <w:rPr>
          <w:color w:val="000000" w:themeColor="text1"/>
        </w:rPr>
      </w:pPr>
      <w:ins w:id="102" w:author="Ezzati, Majid" w:date="2019-11-04T12:50:00Z">
        <w:r>
          <w:rPr>
            <w:noProof/>
          </w:rPr>
          <w:t xml:space="preserve"> </w:t>
        </w:r>
      </w:ins>
      <w:r w:rsidR="006C199F">
        <w:rPr>
          <w:noProof/>
        </w:rPr>
        <w:br w:type="page"/>
      </w:r>
    </w:p>
    <w:p w14:paraId="45888C81" w14:textId="13E6D8DF" w:rsidR="00E51470" w:rsidRPr="009F1529" w:rsidRDefault="003E64A4" w:rsidP="004B68B4">
      <w:pPr>
        <w:spacing w:line="480" w:lineRule="auto"/>
        <w:jc w:val="both"/>
        <w:rPr>
          <w:bCs/>
        </w:rPr>
      </w:pPr>
      <w:r w:rsidRPr="003E64A4">
        <w:rPr>
          <w:b/>
          <w:bCs/>
        </w:rPr>
        <w:lastRenderedPageBreak/>
        <w:t xml:space="preserve">Figure </w:t>
      </w:r>
      <w:r>
        <w:rPr>
          <w:b/>
          <w:bCs/>
        </w:rPr>
        <w:t>5</w:t>
      </w:r>
      <w:r w:rsidRPr="003E64A4">
        <w:rPr>
          <w:b/>
          <w:bCs/>
        </w:rPr>
        <w:t xml:space="preserve">. </w:t>
      </w:r>
      <w:r w:rsidRPr="003E64A4">
        <w:rPr>
          <w:bCs/>
        </w:rPr>
        <w:t xml:space="preserve">Percent change in death rates in year in which each month was </w:t>
      </w:r>
      <w:r w:rsidR="009F1529">
        <w:rPr>
          <w:bCs/>
        </w:rPr>
        <w:t>+</w:t>
      </w:r>
      <w:ins w:id="103" w:author="Ezzati, Majid" w:date="2019-11-04T12:51:00Z">
        <w:r w:rsidR="00CE738A">
          <w:rPr>
            <w:bCs/>
          </w:rPr>
          <w:t>1.5</w:t>
        </w:r>
      </w:ins>
      <w:del w:id="104" w:author="Ezzati, Majid" w:date="2019-11-04T12:51:00Z">
        <w:r w:rsidR="00C47280" w:rsidDel="00CE738A">
          <w:rPr>
            <w:bCs/>
          </w:rPr>
          <w:delText>2</w:delText>
        </w:r>
      </w:del>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id="105" w:author="Ezzati, Majid" w:date="2019-11-04T12:51:00Z">
        <w:r w:rsidR="00CE738A">
          <w:rPr>
            <w:bCs/>
          </w:rPr>
          <w:t xml:space="preserve"> </w:t>
        </w:r>
        <w:r w:rsidR="00CE738A">
          <w:rPr>
            <w:color w:val="000000" w:themeColor="text1"/>
          </w:rPr>
          <w:t xml:space="preserve">See Extended Figure XX </w:t>
        </w:r>
      </w:ins>
      <w:ins w:id="106" w:author="Ezzati, Majid" w:date="2019-11-04T13:00:00Z">
        <w:r w:rsidR="002768FB">
          <w:rPr>
            <w:color w:val="000000" w:themeColor="text1"/>
          </w:rPr>
          <w:t xml:space="preserve">for scenario of </w:t>
        </w:r>
        <w:r w:rsidR="002768FB">
          <w:rPr>
            <w:bCs/>
          </w:rPr>
          <w:t>2</w:t>
        </w:r>
        <w:r w:rsidR="002768FB" w:rsidRPr="003E64A4">
          <w:rPr>
            <w:bCs/>
          </w:rPr>
          <w:t>°C</w:t>
        </w:r>
        <w:r w:rsidR="002768FB">
          <w:rPr>
            <w:bCs/>
          </w:rPr>
          <w:t xml:space="preserve"> warmer.</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3F045D50" w14:textId="69AB9CDF" w:rsidR="00924924" w:rsidRPr="00924924" w:rsidRDefault="00A620DD" w:rsidP="00924924">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924924" w:rsidRPr="00924924">
        <w:rPr>
          <w:noProof/>
          <w:lang w:val="en-US"/>
        </w:rPr>
        <w:t>1.</w:t>
      </w:r>
      <w:r w:rsidR="00924924" w:rsidRPr="00924924">
        <w:rPr>
          <w:noProof/>
          <w:lang w:val="en-US"/>
        </w:rPr>
        <w:tab/>
        <w:t xml:space="preserve">McMichael, A. J., Woodruff, R. E. &amp; Hales, S. Climate change and human health: present and future risks. </w:t>
      </w:r>
      <w:r w:rsidR="00924924" w:rsidRPr="00924924">
        <w:rPr>
          <w:i/>
          <w:iCs/>
          <w:noProof/>
          <w:lang w:val="en-US"/>
        </w:rPr>
        <w:t>Lancet</w:t>
      </w:r>
      <w:r w:rsidR="00924924" w:rsidRPr="00924924">
        <w:rPr>
          <w:noProof/>
          <w:lang w:val="en-US"/>
        </w:rPr>
        <w:t xml:space="preserve"> (2006). doi:10.1016/S0140-6736(06)68079-3</w:t>
      </w:r>
    </w:p>
    <w:p w14:paraId="257C951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w:t>
      </w:r>
      <w:r w:rsidRPr="00924924">
        <w:rPr>
          <w:noProof/>
          <w:lang w:val="en-US"/>
        </w:rPr>
        <w:tab/>
        <w:t xml:space="preserve">Smith, K. R. </w:t>
      </w:r>
      <w:r w:rsidRPr="00924924">
        <w:rPr>
          <w:i/>
          <w:iCs/>
          <w:noProof/>
          <w:lang w:val="en-US"/>
        </w:rPr>
        <w:t>et al.</w:t>
      </w:r>
      <w:r w:rsidRPr="00924924">
        <w:rPr>
          <w:noProof/>
          <w:lang w:val="en-US"/>
        </w:rPr>
        <w:t xml:space="preserve"> Human health: impacts, adaptation, and co-benefits. in </w:t>
      </w:r>
      <w:r w:rsidRPr="00924924">
        <w:rPr>
          <w:i/>
          <w:iCs/>
          <w:noProof/>
          <w:lang w:val="en-US"/>
        </w:rPr>
        <w:t>Climate Change 2014 Impacts, Adaptation and Vulnerability: Part A: Global and Sectoral Aspects</w:t>
      </w:r>
      <w:r w:rsidRPr="00924924">
        <w:rPr>
          <w:noProof/>
          <w:lang w:val="en-US"/>
        </w:rPr>
        <w:t xml:space="preserve"> (2015). doi:10.1017/CBO9781107415379.016</w:t>
      </w:r>
    </w:p>
    <w:p w14:paraId="3771453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w:t>
      </w:r>
      <w:r w:rsidRPr="00924924">
        <w:rPr>
          <w:noProof/>
          <w:lang w:val="en-US"/>
        </w:rPr>
        <w:tab/>
        <w:t xml:space="preserve">Haines, A. &amp; Ebi, K. The imperative for climate action to protect health. </w:t>
      </w:r>
      <w:r w:rsidRPr="00924924">
        <w:rPr>
          <w:i/>
          <w:iCs/>
          <w:noProof/>
          <w:lang w:val="en-US"/>
        </w:rPr>
        <w:t>N. Engl. J. Med.</w:t>
      </w:r>
      <w:r w:rsidRPr="00924924">
        <w:rPr>
          <w:noProof/>
          <w:lang w:val="en-US"/>
        </w:rPr>
        <w:t xml:space="preserve"> 263–273 (2019).</w:t>
      </w:r>
    </w:p>
    <w:p w14:paraId="0F7913F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w:t>
      </w:r>
      <w:r w:rsidRPr="00924924">
        <w:rPr>
          <w:noProof/>
          <w:lang w:val="en-US"/>
        </w:rPr>
        <w:tab/>
        <w:t xml:space="preserve">Watts, N. </w:t>
      </w:r>
      <w:r w:rsidRPr="00924924">
        <w:rPr>
          <w:i/>
          <w:iCs/>
          <w:noProof/>
          <w:lang w:val="en-US"/>
        </w:rPr>
        <w:t>et al.</w:t>
      </w:r>
      <w:r w:rsidRPr="00924924">
        <w:rPr>
          <w:noProof/>
          <w:lang w:val="en-US"/>
        </w:rPr>
        <w:t xml:space="preserve"> The 2018 report of the Lancet Countdown on health and climate change: shaping health of nations for centuries to come. </w:t>
      </w:r>
      <w:r w:rsidRPr="00924924">
        <w:rPr>
          <w:i/>
          <w:iCs/>
          <w:noProof/>
          <w:lang w:val="en-US"/>
        </w:rPr>
        <w:t>Lancet</w:t>
      </w:r>
      <w:r w:rsidRPr="00924924">
        <w:rPr>
          <w:noProof/>
          <w:lang w:val="en-US"/>
        </w:rPr>
        <w:t xml:space="preserve"> </w:t>
      </w:r>
      <w:r w:rsidRPr="00924924">
        <w:rPr>
          <w:b/>
          <w:bCs/>
          <w:noProof/>
          <w:lang w:val="en-US"/>
        </w:rPr>
        <w:t>6736</w:t>
      </w:r>
      <w:r w:rsidRPr="00924924">
        <w:rPr>
          <w:noProof/>
          <w:lang w:val="en-US"/>
        </w:rPr>
        <w:t>, 1–4 (2018).</w:t>
      </w:r>
    </w:p>
    <w:p w14:paraId="3300B5E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5.</w:t>
      </w:r>
      <w:r w:rsidRPr="00924924">
        <w:rPr>
          <w:noProof/>
          <w:lang w:val="en-US"/>
        </w:rPr>
        <w:tab/>
        <w:t xml:space="preserve">Huang, C. </w:t>
      </w:r>
      <w:r w:rsidRPr="00924924">
        <w:rPr>
          <w:i/>
          <w:iCs/>
          <w:noProof/>
          <w:lang w:val="en-US"/>
        </w:rPr>
        <w:t>et al.</w:t>
      </w:r>
      <w:r w:rsidRPr="00924924">
        <w:rPr>
          <w:noProof/>
          <w:lang w:val="en-US"/>
        </w:rPr>
        <w:t xml:space="preserve"> Projecting future heat-related mortality under climate change scenarios: a systematic review. </w:t>
      </w:r>
      <w:r w:rsidRPr="00924924">
        <w:rPr>
          <w:i/>
          <w:iCs/>
          <w:noProof/>
          <w:lang w:val="en-US"/>
        </w:rPr>
        <w:t>Environ. Health Perspect.</w:t>
      </w:r>
      <w:r w:rsidRPr="00924924">
        <w:rPr>
          <w:noProof/>
          <w:lang w:val="en-US"/>
        </w:rPr>
        <w:t xml:space="preserve"> (2011). doi:10.1289/ehp.1103456</w:t>
      </w:r>
    </w:p>
    <w:p w14:paraId="3D4FA62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6.</w:t>
      </w:r>
      <w:r w:rsidRPr="00924924">
        <w:rPr>
          <w:noProof/>
          <w:lang w:val="en-US"/>
        </w:rPr>
        <w:tab/>
        <w:t xml:space="preserve">Gasparrini, A. </w:t>
      </w:r>
      <w:r w:rsidRPr="00924924">
        <w:rPr>
          <w:i/>
          <w:iCs/>
          <w:noProof/>
          <w:lang w:val="en-US"/>
        </w:rPr>
        <w:t>et al.</w:t>
      </w:r>
      <w:r w:rsidRPr="00924924">
        <w:rPr>
          <w:noProof/>
          <w:lang w:val="en-US"/>
        </w:rPr>
        <w:t xml:space="preserve"> Projections of temperature-related excess mortality under climate change scenarios. </w:t>
      </w:r>
      <w:r w:rsidRPr="00924924">
        <w:rPr>
          <w:i/>
          <w:iCs/>
          <w:noProof/>
          <w:lang w:val="en-US"/>
        </w:rPr>
        <w:t>Lancet Planet. Heal.</w:t>
      </w:r>
      <w:r w:rsidRPr="00924924">
        <w:rPr>
          <w:noProof/>
          <w:lang w:val="en-US"/>
        </w:rPr>
        <w:t xml:space="preserve"> (2017). doi:10.1016/S2542-5196(17)30156-0</w:t>
      </w:r>
    </w:p>
    <w:p w14:paraId="33A5FF5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7.</w:t>
      </w:r>
      <w:r w:rsidRPr="00924924">
        <w:rPr>
          <w:noProof/>
          <w:lang w:val="en-US"/>
        </w:rPr>
        <w:tab/>
        <w:t xml:space="preserve">Burke, M. </w:t>
      </w:r>
      <w:r w:rsidRPr="00924924">
        <w:rPr>
          <w:i/>
          <w:iCs/>
          <w:noProof/>
          <w:lang w:val="en-US"/>
        </w:rPr>
        <w:t>et al.</w:t>
      </w:r>
      <w:r w:rsidRPr="00924924">
        <w:rPr>
          <w:noProof/>
          <w:lang w:val="en-US"/>
        </w:rPr>
        <w:t xml:space="preserve"> Higher temperatures increase suicide rates in the United States and Mexico. </w:t>
      </w:r>
      <w:r w:rsidRPr="00924924">
        <w:rPr>
          <w:i/>
          <w:iCs/>
          <w:noProof/>
          <w:lang w:val="en-US"/>
        </w:rPr>
        <w:t>Nat. Clim. Chang.</w:t>
      </w:r>
      <w:r w:rsidRPr="00924924">
        <w:rPr>
          <w:noProof/>
          <w:lang w:val="en-US"/>
        </w:rPr>
        <w:t xml:space="preserve"> (2018). doi:10.1038/s41558-018-0222-x</w:t>
      </w:r>
    </w:p>
    <w:p w14:paraId="02413F9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8.</w:t>
      </w:r>
      <w:r w:rsidRPr="00924924">
        <w:rPr>
          <w:noProof/>
          <w:lang w:val="en-US"/>
        </w:rPr>
        <w:tab/>
        <w:t xml:space="preserve">Rey, G. </w:t>
      </w:r>
      <w:r w:rsidRPr="00924924">
        <w:rPr>
          <w:i/>
          <w:iCs/>
          <w:noProof/>
          <w:lang w:val="en-US"/>
        </w:rPr>
        <w:t>et al.</w:t>
      </w:r>
      <w:r w:rsidRPr="00924924">
        <w:rPr>
          <w:noProof/>
          <w:lang w:val="en-US"/>
        </w:rPr>
        <w:t xml:space="preserve"> The impact of major heat waves on all-cause and cause-specific mortality in France from 1971 to 2003. </w:t>
      </w:r>
      <w:r w:rsidRPr="00924924">
        <w:rPr>
          <w:i/>
          <w:iCs/>
          <w:noProof/>
          <w:lang w:val="en-US"/>
        </w:rPr>
        <w:t>Int. Arch. Occup. Environ. Health</w:t>
      </w:r>
      <w:r w:rsidRPr="00924924">
        <w:rPr>
          <w:noProof/>
          <w:lang w:val="en-US"/>
        </w:rPr>
        <w:t xml:space="preserve"> (2007). doi:10.1007/s00420-007-0173-4</w:t>
      </w:r>
    </w:p>
    <w:p w14:paraId="1C304F6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9.</w:t>
      </w:r>
      <w:r w:rsidRPr="00924924">
        <w:rPr>
          <w:noProof/>
          <w:lang w:val="en-US"/>
        </w:rPr>
        <w:tab/>
        <w:t xml:space="preserve">Orru, H. &amp; Åström, D. O. Increases in external cause mortality due to high and low temperatures: evidence from northeastern Europe. </w:t>
      </w:r>
      <w:r w:rsidRPr="00924924">
        <w:rPr>
          <w:i/>
          <w:iCs/>
          <w:noProof/>
          <w:lang w:val="en-US"/>
        </w:rPr>
        <w:t>Int. J. Biometeorol.</w:t>
      </w:r>
      <w:r w:rsidRPr="00924924">
        <w:rPr>
          <w:noProof/>
          <w:lang w:val="en-US"/>
        </w:rPr>
        <w:t xml:space="preserve"> (2017). doi:10.1007/s00484-016-1270-4</w:t>
      </w:r>
    </w:p>
    <w:p w14:paraId="0463F9D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10.</w:t>
      </w:r>
      <w:r w:rsidRPr="00924924">
        <w:rPr>
          <w:noProof/>
          <w:lang w:val="en-US"/>
        </w:rPr>
        <w:tab/>
        <w:t xml:space="preserve">Parks, R. M., Bennett, J. E., Foreman, K. J., Toumi, R. &amp; Ezzati, M. National and regional seasonal dynamics of all-cause and cause-specific mortality in the USA from 1980 to 2016. </w:t>
      </w:r>
      <w:r w:rsidRPr="00924924">
        <w:rPr>
          <w:i/>
          <w:iCs/>
          <w:noProof/>
          <w:lang w:val="en-US"/>
        </w:rPr>
        <w:t>Elife</w:t>
      </w:r>
      <w:r w:rsidRPr="00924924">
        <w:rPr>
          <w:noProof/>
          <w:lang w:val="en-US"/>
        </w:rPr>
        <w:t xml:space="preserve"> </w:t>
      </w:r>
      <w:r w:rsidRPr="00924924">
        <w:rPr>
          <w:b/>
          <w:bCs/>
          <w:noProof/>
          <w:lang w:val="en-US"/>
        </w:rPr>
        <w:t>7</w:t>
      </w:r>
      <w:r w:rsidRPr="00924924">
        <w:rPr>
          <w:noProof/>
          <w:lang w:val="en-US"/>
        </w:rPr>
        <w:t>, (2018).</w:t>
      </w:r>
    </w:p>
    <w:p w14:paraId="0A73A30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11.</w:t>
      </w:r>
      <w:r w:rsidRPr="00924924">
        <w:rPr>
          <w:noProof/>
          <w:lang w:val="en-US"/>
        </w:rPr>
        <w:tab/>
        <w:t xml:space="preserve">Rau, R. Seasonality in human mortality. A demographic approach. </w:t>
      </w:r>
      <w:r w:rsidRPr="00924924">
        <w:rPr>
          <w:i/>
          <w:iCs/>
          <w:noProof/>
          <w:lang w:val="en-US"/>
        </w:rPr>
        <w:t>Wirtschafts- und Sozialwissenschaftlichen Fak.</w:t>
      </w:r>
      <w:r w:rsidRPr="00924924">
        <w:rPr>
          <w:noProof/>
          <w:lang w:val="en-US"/>
        </w:rPr>
        <w:t xml:space="preserve"> </w:t>
      </w:r>
      <w:r w:rsidRPr="00924924">
        <w:rPr>
          <w:b/>
          <w:bCs/>
          <w:noProof/>
          <w:lang w:val="en-US"/>
        </w:rPr>
        <w:t>PhD</w:t>
      </w:r>
      <w:r w:rsidRPr="00924924">
        <w:rPr>
          <w:noProof/>
          <w:lang w:val="en-US"/>
        </w:rPr>
        <w:t>, 361 (2004).</w:t>
      </w:r>
    </w:p>
    <w:p w14:paraId="11418D00" w14:textId="704D175A" w:rsidR="00924924" w:rsidRPr="00924924" w:rsidRDefault="00924924" w:rsidP="00924924">
      <w:pPr>
        <w:widowControl w:val="0"/>
        <w:autoSpaceDE w:val="0"/>
        <w:autoSpaceDN w:val="0"/>
        <w:adjustRightInd w:val="0"/>
        <w:ind w:left="640" w:hanging="640"/>
        <w:rPr>
          <w:noProof/>
          <w:lang w:val="en-US"/>
        </w:rPr>
      </w:pPr>
      <w:r w:rsidRPr="00924924">
        <w:rPr>
          <w:noProof/>
          <w:lang w:val="en-US"/>
        </w:rPr>
        <w:t>12.</w:t>
      </w:r>
      <w:r w:rsidRPr="00924924">
        <w:rPr>
          <w:noProof/>
          <w:lang w:val="en-US"/>
        </w:rPr>
        <w:tab/>
        <w:t xml:space="preserve">Datla, S., Sahu, P., Roh, H.-J. &amp; Sharma, S. A comprehensive analysis of the association of highway traffic with winter weather conditions. </w:t>
      </w:r>
      <w:r w:rsidRPr="00924924">
        <w:rPr>
          <w:i/>
          <w:iCs/>
          <w:noProof/>
          <w:lang w:val="en-US"/>
        </w:rPr>
        <w:t>Procedia - Soc. Behav. Sci.</w:t>
      </w:r>
      <w:r w:rsidRPr="00924924">
        <w:rPr>
          <w:noProof/>
          <w:lang w:val="en-US"/>
        </w:rPr>
        <w:t xml:space="preserve"> (2013). doi:10.1016/j.sbspro.2013.11.143</w:t>
      </w:r>
    </w:p>
    <w:p w14:paraId="1ACAE37D"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13.</w:t>
      </w:r>
      <w:r w:rsidRPr="00924924">
        <w:rPr>
          <w:noProof/>
          <w:lang w:val="en-US"/>
        </w:rPr>
        <w:tab/>
        <w:t xml:space="preserve">Roh, H.-J., Sahu, P. K., Sharma, S., Datla, S. &amp; Mehran, B. Statistical investigations of snowfall and temperature interaction with passenger car and truck traffic on primary highways in Canada. </w:t>
      </w:r>
      <w:r w:rsidRPr="00924924">
        <w:rPr>
          <w:i/>
          <w:iCs/>
          <w:noProof/>
          <w:lang w:val="en-US"/>
        </w:rPr>
        <w:t>J. Cold Reg. Eng.</w:t>
      </w:r>
      <w:r w:rsidRPr="00924924">
        <w:rPr>
          <w:noProof/>
          <w:lang w:val="en-US"/>
        </w:rPr>
        <w:t xml:space="preserve"> (2016). doi:10.1061/(ASCE)CR.1943-5495.0000099</w:t>
      </w:r>
    </w:p>
    <w:p w14:paraId="7485E582"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14.</w:t>
      </w:r>
      <w:r w:rsidRPr="00924924">
        <w:rPr>
          <w:noProof/>
          <w:lang w:val="en-US"/>
        </w:rPr>
        <w:tab/>
        <w:t xml:space="preserve">Roh, H.-J., Datla, S. &amp; Sharma, S. Effect of snow, temperature and their interaction on highway truck traffic. </w:t>
      </w:r>
      <w:r w:rsidRPr="00924924">
        <w:rPr>
          <w:i/>
          <w:iCs/>
          <w:noProof/>
          <w:lang w:val="en-US"/>
        </w:rPr>
        <w:t>J. Transp. Techn.</w:t>
      </w:r>
      <w:r w:rsidRPr="00924924">
        <w:rPr>
          <w:noProof/>
          <w:lang w:val="en-US"/>
        </w:rPr>
        <w:t xml:space="preserve"> (2013). doi:10.4236/jtts.2013.31003</w:t>
      </w:r>
    </w:p>
    <w:p w14:paraId="4FC2A7C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15.</w:t>
      </w:r>
      <w:r w:rsidRPr="00924924">
        <w:rPr>
          <w:noProof/>
          <w:lang w:val="en-US"/>
        </w:rPr>
        <w:tab/>
        <w:t xml:space="preserve">Roh, H. J., Sharma, S. &amp; Sahu, P. K. Modeling snow and cold effects for classified highway traffic volumes. </w:t>
      </w:r>
      <w:r w:rsidRPr="00924924">
        <w:rPr>
          <w:i/>
          <w:iCs/>
          <w:noProof/>
          <w:lang w:val="en-US"/>
        </w:rPr>
        <w:t>KSCE J. Civ. Eng.</w:t>
      </w:r>
      <w:r w:rsidRPr="00924924">
        <w:rPr>
          <w:noProof/>
          <w:lang w:val="en-US"/>
        </w:rPr>
        <w:t xml:space="preserve"> (2016). doi:10.1007/s12205-015-0236-0</w:t>
      </w:r>
    </w:p>
    <w:p w14:paraId="79AB91B9" w14:textId="6A26BF72" w:rsidR="00924924" w:rsidRPr="00924924" w:rsidRDefault="00924924" w:rsidP="00924924">
      <w:pPr>
        <w:widowControl w:val="0"/>
        <w:autoSpaceDE w:val="0"/>
        <w:autoSpaceDN w:val="0"/>
        <w:adjustRightInd w:val="0"/>
        <w:ind w:left="640" w:hanging="640"/>
        <w:rPr>
          <w:noProof/>
          <w:lang w:val="en-US"/>
        </w:rPr>
      </w:pPr>
      <w:r w:rsidRPr="00924924">
        <w:rPr>
          <w:noProof/>
          <w:lang w:val="en-US"/>
        </w:rPr>
        <w:t>16.</w:t>
      </w:r>
      <w:r w:rsidRPr="00924924">
        <w:rPr>
          <w:noProof/>
          <w:lang w:val="en-US"/>
        </w:rPr>
        <w:tab/>
        <w:t xml:space="preserve">Daanen, H. A. M., Van De Vliert, E. &amp; Huang, X. Driving performance in cold, warm, and thermoneutral environments. </w:t>
      </w:r>
      <w:r w:rsidRPr="00924924">
        <w:rPr>
          <w:i/>
          <w:iCs/>
          <w:noProof/>
          <w:lang w:val="en-US"/>
        </w:rPr>
        <w:t>Appl. Ergon.</w:t>
      </w:r>
      <w:r w:rsidRPr="00924924">
        <w:rPr>
          <w:noProof/>
          <w:lang w:val="en-US"/>
        </w:rPr>
        <w:t xml:space="preserve"> (2003). doi:10.1016/S0003-6870(03)00055-3</w:t>
      </w:r>
    </w:p>
    <w:p w14:paraId="46025FE4"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17.</w:t>
      </w:r>
      <w:r w:rsidRPr="00924924">
        <w:rPr>
          <w:noProof/>
          <w:lang w:val="en-US"/>
        </w:rPr>
        <w:tab/>
        <w:t xml:space="preserve">Zlatoper, T. J. Determinants of motor vehicle deaths in the United States: a cross-sectional analysis. </w:t>
      </w:r>
      <w:r w:rsidRPr="00924924">
        <w:rPr>
          <w:i/>
          <w:iCs/>
          <w:noProof/>
          <w:lang w:val="en-US"/>
        </w:rPr>
        <w:t>Accid. Anal. Prev.</w:t>
      </w:r>
      <w:r w:rsidRPr="00924924">
        <w:rPr>
          <w:noProof/>
          <w:lang w:val="en-US"/>
        </w:rPr>
        <w:t xml:space="preserve"> (1991). doi:10.1016/0001-4575(91)90062-A</w:t>
      </w:r>
    </w:p>
    <w:p w14:paraId="642587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18.</w:t>
      </w:r>
      <w:r w:rsidRPr="00924924">
        <w:rPr>
          <w:noProof/>
          <w:lang w:val="en-US"/>
        </w:rPr>
        <w:tab/>
        <w:t xml:space="preserve">Mackie, R. R. &amp; Hanlon, J. F. . O. A study of the combined effects of extented driving and heat stress on driver arousal and performance. in </w:t>
      </w:r>
      <w:r w:rsidRPr="00924924">
        <w:rPr>
          <w:i/>
          <w:iCs/>
          <w:noProof/>
          <w:lang w:val="en-US"/>
        </w:rPr>
        <w:t>Symposium on relationships among theory, physiological correlates, and operational performance</w:t>
      </w:r>
      <w:r w:rsidRPr="00924924">
        <w:rPr>
          <w:noProof/>
          <w:lang w:val="en-US"/>
        </w:rPr>
        <w:t xml:space="preserve"> (1976). doi:10.1007/978-1-4684-2529-1_25</w:t>
      </w:r>
    </w:p>
    <w:p w14:paraId="0EBB7DD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19.</w:t>
      </w:r>
      <w:r w:rsidRPr="00924924">
        <w:rPr>
          <w:noProof/>
          <w:lang w:val="en-US"/>
        </w:rPr>
        <w:tab/>
        <w:t xml:space="preserve">Wyon, D. P., Wyon, I. &amp; Norin, F. Effects of moderate heat stress on driver vigilance </w:t>
      </w:r>
      <w:r w:rsidRPr="00924924">
        <w:rPr>
          <w:noProof/>
          <w:lang w:val="en-US"/>
        </w:rPr>
        <w:lastRenderedPageBreak/>
        <w:t xml:space="preserve">in a moving vehicle. </w:t>
      </w:r>
      <w:r w:rsidRPr="00924924">
        <w:rPr>
          <w:i/>
          <w:iCs/>
          <w:noProof/>
          <w:lang w:val="en-US"/>
        </w:rPr>
        <w:t>Ergonomics</w:t>
      </w:r>
      <w:r w:rsidRPr="00924924">
        <w:rPr>
          <w:noProof/>
          <w:lang w:val="en-US"/>
        </w:rPr>
        <w:t xml:space="preserve"> (1996). doi:10.1080/00140139608964434</w:t>
      </w:r>
    </w:p>
    <w:p w14:paraId="49D7020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20.</w:t>
      </w:r>
      <w:r w:rsidRPr="00924924">
        <w:rPr>
          <w:noProof/>
          <w:lang w:val="en-US"/>
        </w:rPr>
        <w:tab/>
        <w:t xml:space="preserve">Robertson, L. S. Reversal of the road death trend in the U.S. in 2015–2016: An examination of the climate and economic hypotheses. </w:t>
      </w:r>
      <w:r w:rsidRPr="00924924">
        <w:rPr>
          <w:i/>
          <w:iCs/>
          <w:noProof/>
          <w:lang w:val="en-US"/>
        </w:rPr>
        <w:t>J. Transp. Heal.</w:t>
      </w:r>
      <w:r w:rsidRPr="00924924">
        <w:rPr>
          <w:noProof/>
          <w:lang w:val="en-US"/>
        </w:rPr>
        <w:t xml:space="preserve"> (2018). doi:10.1016/j.jth.2018.04.005</w:t>
      </w:r>
    </w:p>
    <w:p w14:paraId="5874F8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21.</w:t>
      </w:r>
      <w:r w:rsidRPr="00924924">
        <w:rPr>
          <w:noProof/>
          <w:lang w:val="en-US"/>
        </w:rPr>
        <w:tab/>
        <w:t xml:space="preserve">Robertson, L. Climate change, weather and road deaths. </w:t>
      </w:r>
      <w:r w:rsidRPr="00924924">
        <w:rPr>
          <w:i/>
          <w:iCs/>
          <w:noProof/>
          <w:lang w:val="en-US"/>
        </w:rPr>
        <w:t>Inj. Prev.</w:t>
      </w:r>
      <w:r w:rsidRPr="00924924">
        <w:rPr>
          <w:noProof/>
          <w:lang w:val="en-US"/>
        </w:rPr>
        <w:t xml:space="preserve"> (2018). doi:10.1136/injuryprev-2017-042419</w:t>
      </w:r>
    </w:p>
    <w:p w14:paraId="1A6723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22.</w:t>
      </w:r>
      <w:r w:rsidRPr="00924924">
        <w:rPr>
          <w:noProof/>
          <w:lang w:val="en-US"/>
        </w:rPr>
        <w:tab/>
        <w:t xml:space="preserve">Opinium. Brits drink more alcohol in warmer weather. </w:t>
      </w:r>
      <w:r w:rsidRPr="00924924">
        <w:rPr>
          <w:i/>
          <w:iCs/>
          <w:noProof/>
          <w:lang w:val="en-US"/>
        </w:rPr>
        <w:t>Opinium.co.uk</w:t>
      </w:r>
      <w:r w:rsidRPr="00924924">
        <w:rPr>
          <w:noProof/>
          <w:lang w:val="en-US"/>
        </w:rPr>
        <w:t xml:space="preserve"> (2018). Available at: https://www.opinium.co.uk/brits-drink-more-alcohol-in-warmer-weather/. (Accessed: 10th January 2019)</w:t>
      </w:r>
    </w:p>
    <w:p w14:paraId="01C40B1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23.</w:t>
      </w:r>
      <w:r w:rsidRPr="00924924">
        <w:rPr>
          <w:noProof/>
          <w:lang w:val="en-US"/>
        </w:rPr>
        <w:tab/>
        <w:t xml:space="preserve">Anderson, C. A. Temperature and aggression: ubiquitous effects of heat on occurrence of human violence. </w:t>
      </w:r>
      <w:r w:rsidRPr="00924924">
        <w:rPr>
          <w:i/>
          <w:iCs/>
          <w:noProof/>
          <w:lang w:val="en-US"/>
        </w:rPr>
        <w:t>Psychol. Bull.</w:t>
      </w:r>
      <w:r w:rsidRPr="00924924">
        <w:rPr>
          <w:noProof/>
          <w:lang w:val="en-US"/>
        </w:rPr>
        <w:t xml:space="preserve"> (1989). doi:10.1037/0033-2909.106.1.74</w:t>
      </w:r>
    </w:p>
    <w:p w14:paraId="58E936B5"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24.</w:t>
      </w:r>
      <w:r w:rsidRPr="00924924">
        <w:rPr>
          <w:noProof/>
          <w:lang w:val="en-US"/>
        </w:rPr>
        <w:tab/>
        <w:t xml:space="preserve">Baron, R. A. &amp; Bell, P. A. Aggression and heat: the influence of ambient temperature, negative affect, and a cooling drink on physical aggression. </w:t>
      </w:r>
      <w:r w:rsidRPr="00924924">
        <w:rPr>
          <w:i/>
          <w:iCs/>
          <w:noProof/>
          <w:lang w:val="en-US"/>
        </w:rPr>
        <w:t>J. Pers. Soc. Psychol.</w:t>
      </w:r>
      <w:r w:rsidRPr="00924924">
        <w:rPr>
          <w:noProof/>
          <w:lang w:val="en-US"/>
        </w:rPr>
        <w:t xml:space="preserve"> (1976). doi:10.1037/0022-3514.33.3.245</w:t>
      </w:r>
    </w:p>
    <w:p w14:paraId="05E4AC0E"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25.</w:t>
      </w:r>
      <w:r w:rsidRPr="00924924">
        <w:rPr>
          <w:noProof/>
          <w:lang w:val="en-US"/>
        </w:rPr>
        <w:tab/>
        <w:t xml:space="preserve">Talaei, A., Hedjazi, A., Rezaei Ardani, A., Fayyazi Bordbar, M. R. &amp; Talaei, A. The relationship between meteorological conditions and homicide, suicide, rage, and psychiatric hospitalization. </w:t>
      </w:r>
      <w:r w:rsidRPr="00924924">
        <w:rPr>
          <w:i/>
          <w:iCs/>
          <w:noProof/>
          <w:lang w:val="en-US"/>
        </w:rPr>
        <w:t>J. Forensic Sci.</w:t>
      </w:r>
      <w:r w:rsidRPr="00924924">
        <w:rPr>
          <w:noProof/>
          <w:lang w:val="en-US"/>
        </w:rPr>
        <w:t xml:space="preserve"> (2014). doi:10.1111/1556-4029.12471</w:t>
      </w:r>
    </w:p>
    <w:p w14:paraId="30A94797"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26.</w:t>
      </w:r>
      <w:r w:rsidRPr="00924924">
        <w:rPr>
          <w:noProof/>
          <w:lang w:val="en-US"/>
        </w:rPr>
        <w:tab/>
        <w:t xml:space="preserve">Xu, J. Unintentional drowning deaths in the United States, 1999-2010. </w:t>
      </w:r>
      <w:r w:rsidRPr="00924924">
        <w:rPr>
          <w:i/>
          <w:iCs/>
          <w:noProof/>
          <w:lang w:val="en-US"/>
        </w:rPr>
        <w:t>NCHS Data Brief</w:t>
      </w:r>
      <w:r w:rsidRPr="00924924">
        <w:rPr>
          <w:noProof/>
          <w:lang w:val="en-US"/>
        </w:rPr>
        <w:t xml:space="preserve"> (2014).</w:t>
      </w:r>
    </w:p>
    <w:p w14:paraId="692C2FAA"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27.</w:t>
      </w:r>
      <w:r w:rsidRPr="00924924">
        <w:rPr>
          <w:noProof/>
          <w:lang w:val="en-US"/>
        </w:rPr>
        <w:tab/>
        <w:t xml:space="preserve">Ambrose, A. F., Paul, G. &amp; Hausdorff, J. M. Risk factors for falls among older adults: a review of the literature. </w:t>
      </w:r>
      <w:r w:rsidRPr="00924924">
        <w:rPr>
          <w:i/>
          <w:iCs/>
          <w:noProof/>
          <w:lang w:val="en-US"/>
        </w:rPr>
        <w:t>Maturitas</w:t>
      </w:r>
      <w:r w:rsidRPr="00924924">
        <w:rPr>
          <w:noProof/>
          <w:lang w:val="en-US"/>
        </w:rPr>
        <w:t xml:space="preserve"> (2013). doi:10.1016/j.maturitas.2013.02.009</w:t>
      </w:r>
    </w:p>
    <w:p w14:paraId="5F2D755B"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28.</w:t>
      </w:r>
      <w:r w:rsidRPr="00924924">
        <w:rPr>
          <w:noProof/>
          <w:lang w:val="en-US"/>
        </w:rPr>
        <w:tab/>
        <w:t xml:space="preserve">Bobb, J. F. </w:t>
      </w:r>
      <w:r w:rsidRPr="00924924">
        <w:rPr>
          <w:i/>
          <w:iCs/>
          <w:noProof/>
          <w:lang w:val="en-US"/>
        </w:rPr>
        <w:t>et al.</w:t>
      </w:r>
      <w:r w:rsidRPr="00924924">
        <w:rPr>
          <w:noProof/>
          <w:lang w:val="en-US"/>
        </w:rPr>
        <w:t xml:space="preserve"> Time-course of cause-specific hospital admissions during snowstorms: an analysis of electronic medical records from major hospitals in Boston, Massachusetts. </w:t>
      </w:r>
      <w:r w:rsidRPr="00924924">
        <w:rPr>
          <w:i/>
          <w:iCs/>
          <w:noProof/>
          <w:lang w:val="en-US"/>
        </w:rPr>
        <w:t>Am. J. Epidemiol.</w:t>
      </w:r>
      <w:r w:rsidRPr="00924924">
        <w:rPr>
          <w:noProof/>
          <w:lang w:val="en-US"/>
        </w:rPr>
        <w:t xml:space="preserve"> </w:t>
      </w:r>
      <w:r w:rsidRPr="00924924">
        <w:rPr>
          <w:b/>
          <w:bCs/>
          <w:noProof/>
          <w:lang w:val="en-US"/>
        </w:rPr>
        <w:t>185</w:t>
      </w:r>
      <w:r w:rsidRPr="00924924">
        <w:rPr>
          <w:noProof/>
          <w:lang w:val="en-US"/>
        </w:rPr>
        <w:t>, 283–294 (2017).</w:t>
      </w:r>
    </w:p>
    <w:p w14:paraId="6DFC13C6"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29.</w:t>
      </w:r>
      <w:r w:rsidRPr="00924924">
        <w:rPr>
          <w:noProof/>
          <w:lang w:val="en-US"/>
        </w:rPr>
        <w:tab/>
        <w:t xml:space="preserve">Kelsey, J. L. </w:t>
      </w:r>
      <w:r w:rsidRPr="00924924">
        <w:rPr>
          <w:i/>
          <w:iCs/>
          <w:noProof/>
          <w:lang w:val="en-US"/>
        </w:rPr>
        <w:t>et al.</w:t>
      </w:r>
      <w:r w:rsidRPr="00924924">
        <w:rPr>
          <w:noProof/>
          <w:lang w:val="en-US"/>
        </w:rPr>
        <w:t xml:space="preserve"> Indoor and outdoor falls in older adults are different: the maintenance of balance, independent living, intellect, and zest in the elderly of Boston study. </w:t>
      </w:r>
      <w:r w:rsidRPr="00924924">
        <w:rPr>
          <w:i/>
          <w:iCs/>
          <w:noProof/>
          <w:lang w:val="en-US"/>
        </w:rPr>
        <w:t>J. Am. Geriatr. Soc.</w:t>
      </w:r>
      <w:r w:rsidRPr="00924924">
        <w:rPr>
          <w:noProof/>
          <w:lang w:val="en-US"/>
        </w:rPr>
        <w:t xml:space="preserve"> (2010). doi:10.1111/j.1532-5415.2010.03062.x</w:t>
      </w:r>
    </w:p>
    <w:p w14:paraId="7A8F8C76" w14:textId="2AAE48C2" w:rsidR="00924924" w:rsidRPr="00924924" w:rsidRDefault="00924924" w:rsidP="00924924">
      <w:pPr>
        <w:widowControl w:val="0"/>
        <w:autoSpaceDE w:val="0"/>
        <w:autoSpaceDN w:val="0"/>
        <w:adjustRightInd w:val="0"/>
        <w:ind w:left="640" w:hanging="640"/>
        <w:rPr>
          <w:noProof/>
          <w:lang w:val="en-US"/>
        </w:rPr>
      </w:pPr>
      <w:r w:rsidRPr="00924924">
        <w:rPr>
          <w:noProof/>
          <w:lang w:val="en-US"/>
        </w:rPr>
        <w:t>30.</w:t>
      </w:r>
      <w:r w:rsidRPr="00924924">
        <w:rPr>
          <w:noProof/>
          <w:lang w:val="en-US"/>
        </w:rPr>
        <w:tab/>
        <w:t xml:space="preserve">Voas, R. B., Torres, P., Romano, E. &amp; Lacey, J. H. Alcohol-related risk of driver fatalities: an update using 2007 data. </w:t>
      </w:r>
      <w:r w:rsidRPr="00924924">
        <w:rPr>
          <w:i/>
          <w:iCs/>
          <w:noProof/>
          <w:lang w:val="en-US"/>
        </w:rPr>
        <w:t>J. Stud. Alcohol Drugs</w:t>
      </w:r>
      <w:r w:rsidRPr="00924924">
        <w:rPr>
          <w:noProof/>
          <w:lang w:val="en-US"/>
        </w:rPr>
        <w:t xml:space="preserve"> (2012). doi:10.15288/jsad.2012.73.341</w:t>
      </w:r>
    </w:p>
    <w:p w14:paraId="700C7CAE" w14:textId="5BC87F7A" w:rsidR="00924924" w:rsidRPr="00924924" w:rsidRDefault="00924924" w:rsidP="00924924">
      <w:pPr>
        <w:widowControl w:val="0"/>
        <w:autoSpaceDE w:val="0"/>
        <w:autoSpaceDN w:val="0"/>
        <w:adjustRightInd w:val="0"/>
        <w:ind w:left="640" w:hanging="640"/>
        <w:rPr>
          <w:noProof/>
          <w:lang w:val="en-US"/>
        </w:rPr>
      </w:pPr>
      <w:r w:rsidRPr="00924924">
        <w:rPr>
          <w:noProof/>
          <w:lang w:val="en-US"/>
        </w:rPr>
        <w:t>31.</w:t>
      </w:r>
      <w:r w:rsidRPr="00924924">
        <w:rPr>
          <w:noProof/>
          <w:lang w:val="en-US"/>
        </w:rPr>
        <w:tab/>
        <w:t xml:space="preserve">Graff Zivin, J. &amp; Neidell, M. Temperature and the allocation of time: implications for climate change. </w:t>
      </w:r>
      <w:r w:rsidRPr="00924924">
        <w:rPr>
          <w:i/>
          <w:iCs/>
          <w:noProof/>
          <w:lang w:val="en-US"/>
        </w:rPr>
        <w:t>J. Labor Econ.</w:t>
      </w:r>
      <w:r w:rsidRPr="00924924">
        <w:rPr>
          <w:noProof/>
          <w:lang w:val="en-US"/>
        </w:rPr>
        <w:t xml:space="preserve"> (2014). doi:10.1086/671766</w:t>
      </w:r>
    </w:p>
    <w:p w14:paraId="2A181C1E" w14:textId="35CF49BB" w:rsidR="00924924" w:rsidRPr="00924924" w:rsidRDefault="00924924" w:rsidP="00924924">
      <w:pPr>
        <w:widowControl w:val="0"/>
        <w:autoSpaceDE w:val="0"/>
        <w:autoSpaceDN w:val="0"/>
        <w:adjustRightInd w:val="0"/>
        <w:ind w:left="640" w:hanging="640"/>
        <w:rPr>
          <w:noProof/>
          <w:lang w:val="en-US"/>
        </w:rPr>
      </w:pPr>
      <w:r w:rsidRPr="00924924">
        <w:rPr>
          <w:noProof/>
          <w:lang w:val="en-US"/>
        </w:rPr>
        <w:t>32.</w:t>
      </w:r>
      <w:r w:rsidRPr="00924924">
        <w:rPr>
          <w:noProof/>
          <w:lang w:val="en-US"/>
        </w:rPr>
        <w:tab/>
        <w:t xml:space="preserve">Glaeser, E. L., Sacerdote, B. &amp; Scheinkman, J. A. Crime and social interactions. </w:t>
      </w:r>
      <w:r w:rsidRPr="00924924">
        <w:rPr>
          <w:i/>
          <w:iCs/>
          <w:noProof/>
          <w:lang w:val="en-US"/>
        </w:rPr>
        <w:t>Q. J. Econ.</w:t>
      </w:r>
      <w:r w:rsidRPr="00924924">
        <w:rPr>
          <w:noProof/>
          <w:lang w:val="en-US"/>
        </w:rPr>
        <w:t xml:space="preserve"> (1996). doi:10.2307/2946686</w:t>
      </w:r>
    </w:p>
    <w:p w14:paraId="79FB7CF1" w14:textId="6C4C5FAD" w:rsidR="00924924" w:rsidRPr="00924924" w:rsidRDefault="00924924" w:rsidP="00924924">
      <w:pPr>
        <w:widowControl w:val="0"/>
        <w:autoSpaceDE w:val="0"/>
        <w:autoSpaceDN w:val="0"/>
        <w:adjustRightInd w:val="0"/>
        <w:ind w:left="640" w:hanging="640"/>
        <w:rPr>
          <w:noProof/>
          <w:lang w:val="en-US"/>
        </w:rPr>
      </w:pPr>
      <w:r w:rsidRPr="00924924">
        <w:rPr>
          <w:noProof/>
          <w:lang w:val="en-US"/>
        </w:rPr>
        <w:t>33.</w:t>
      </w:r>
      <w:r w:rsidRPr="00924924">
        <w:rPr>
          <w:noProof/>
          <w:lang w:val="en-US"/>
        </w:rPr>
        <w:tab/>
        <w:t xml:space="preserve">Rotton, J. &amp; Cohn, E. G. Global warming and U.S. crime rates: an application of routine activity theory. </w:t>
      </w:r>
      <w:r w:rsidRPr="00924924">
        <w:rPr>
          <w:i/>
          <w:iCs/>
          <w:noProof/>
          <w:lang w:val="en-US"/>
        </w:rPr>
        <w:t>Environ. Behav.</w:t>
      </w:r>
      <w:r w:rsidRPr="00924924">
        <w:rPr>
          <w:noProof/>
          <w:lang w:val="en-US"/>
        </w:rPr>
        <w:t xml:space="preserve"> (2003). doi:10.1177/0013916503255565</w:t>
      </w:r>
    </w:p>
    <w:p w14:paraId="3FF525C8" w14:textId="48FF5A65" w:rsidR="00924924" w:rsidRPr="00924924" w:rsidRDefault="00924924" w:rsidP="00924924">
      <w:pPr>
        <w:widowControl w:val="0"/>
        <w:autoSpaceDE w:val="0"/>
        <w:autoSpaceDN w:val="0"/>
        <w:adjustRightInd w:val="0"/>
        <w:ind w:left="640" w:hanging="640"/>
        <w:rPr>
          <w:noProof/>
          <w:lang w:val="en-US"/>
        </w:rPr>
      </w:pPr>
      <w:r w:rsidRPr="00924924">
        <w:rPr>
          <w:noProof/>
          <w:lang w:val="en-US"/>
        </w:rPr>
        <w:t>34.</w:t>
      </w:r>
      <w:r w:rsidRPr="00924924">
        <w:rPr>
          <w:noProof/>
          <w:lang w:val="en-US"/>
        </w:rPr>
        <w:tab/>
        <w:t xml:space="preserve">Mach, K. J. </w:t>
      </w:r>
      <w:r w:rsidRPr="00924924">
        <w:rPr>
          <w:i/>
          <w:iCs/>
          <w:noProof/>
          <w:lang w:val="en-US"/>
        </w:rPr>
        <w:t>et al.</w:t>
      </w:r>
      <w:r w:rsidRPr="00924924">
        <w:rPr>
          <w:noProof/>
          <w:lang w:val="en-US"/>
        </w:rPr>
        <w:t xml:space="preserve"> Climate as a risk factor for armed conflict. </w:t>
      </w:r>
      <w:r w:rsidRPr="00924924">
        <w:rPr>
          <w:i/>
          <w:iCs/>
          <w:noProof/>
          <w:lang w:val="en-US"/>
        </w:rPr>
        <w:t>Nature</w:t>
      </w:r>
      <w:r w:rsidRPr="00924924">
        <w:rPr>
          <w:noProof/>
          <w:lang w:val="en-US"/>
        </w:rPr>
        <w:t xml:space="preserve"> (2019). doi:10.1038/s41586-019-1300-6</w:t>
      </w:r>
    </w:p>
    <w:p w14:paraId="3AB749CA" w14:textId="1958556C" w:rsidR="00924924" w:rsidRPr="00924924" w:rsidRDefault="00924924" w:rsidP="00924924">
      <w:pPr>
        <w:widowControl w:val="0"/>
        <w:autoSpaceDE w:val="0"/>
        <w:autoSpaceDN w:val="0"/>
        <w:adjustRightInd w:val="0"/>
        <w:ind w:left="640" w:hanging="640"/>
        <w:rPr>
          <w:noProof/>
          <w:lang w:val="en-US"/>
        </w:rPr>
      </w:pPr>
      <w:r w:rsidRPr="00924924">
        <w:rPr>
          <w:noProof/>
          <w:lang w:val="en-US"/>
        </w:rPr>
        <w:t>35.</w:t>
      </w:r>
      <w:r w:rsidRPr="00924924">
        <w:rPr>
          <w:noProof/>
          <w:lang w:val="en-US"/>
        </w:rPr>
        <w:tab/>
        <w:t xml:space="preserve">Majeed, H. &amp; Lee, J. The impact of climate change on youth depression and mental health. </w:t>
      </w:r>
      <w:r w:rsidRPr="00924924">
        <w:rPr>
          <w:i/>
          <w:iCs/>
          <w:noProof/>
          <w:lang w:val="en-US"/>
        </w:rPr>
        <w:t>Lancet Planet. Heal.</w:t>
      </w:r>
      <w:r w:rsidRPr="00924924">
        <w:rPr>
          <w:noProof/>
          <w:lang w:val="en-US"/>
        </w:rPr>
        <w:t xml:space="preserve"> </w:t>
      </w:r>
      <w:r w:rsidRPr="00924924">
        <w:rPr>
          <w:b/>
          <w:bCs/>
          <w:noProof/>
          <w:lang w:val="en-US"/>
        </w:rPr>
        <w:t>1</w:t>
      </w:r>
      <w:r w:rsidRPr="00924924">
        <w:rPr>
          <w:noProof/>
          <w:lang w:val="en-US"/>
        </w:rPr>
        <w:t>, e94–e95 (2017).</w:t>
      </w:r>
    </w:p>
    <w:p w14:paraId="2496A5F2" w14:textId="1A08B180" w:rsidR="00924924" w:rsidRPr="00924924" w:rsidRDefault="00924924" w:rsidP="00924924">
      <w:pPr>
        <w:widowControl w:val="0"/>
        <w:autoSpaceDE w:val="0"/>
        <w:autoSpaceDN w:val="0"/>
        <w:adjustRightInd w:val="0"/>
        <w:ind w:left="640" w:hanging="640"/>
        <w:rPr>
          <w:noProof/>
          <w:lang w:val="en-US"/>
        </w:rPr>
      </w:pPr>
      <w:r w:rsidRPr="00924924">
        <w:rPr>
          <w:noProof/>
          <w:lang w:val="en-US"/>
        </w:rPr>
        <w:t>36.</w:t>
      </w:r>
      <w:r w:rsidRPr="00924924">
        <w:rPr>
          <w:noProof/>
          <w:lang w:val="en-US"/>
        </w:rPr>
        <w:tab/>
        <w:t xml:space="preserve">European Centre for Medium-Range Weather Forecasts (ECMWF). ERA5. </w:t>
      </w:r>
      <w:r w:rsidRPr="00924924">
        <w:rPr>
          <w:i/>
          <w:iCs/>
          <w:noProof/>
          <w:lang w:val="en-US"/>
        </w:rPr>
        <w:t>Reanalysis datasets</w:t>
      </w:r>
      <w:r w:rsidRPr="00924924">
        <w:rPr>
          <w:noProof/>
          <w:lang w:val="en-US"/>
        </w:rPr>
        <w:t xml:space="preserve"> (2019).</w:t>
      </w:r>
    </w:p>
    <w:p w14:paraId="42690D68"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37.</w:t>
      </w:r>
      <w:r w:rsidRPr="00924924">
        <w:rPr>
          <w:noProof/>
          <w:lang w:val="en-US"/>
        </w:rPr>
        <w:tab/>
        <w:t xml:space="preserve">Shi, L., Kloog, I., Zanobetti, A., Liu, P. &amp; Schwartz, J. D. Impacts of temperature and its variability on mortality in New England. </w:t>
      </w:r>
      <w:r w:rsidRPr="00924924">
        <w:rPr>
          <w:i/>
          <w:iCs/>
          <w:noProof/>
          <w:lang w:val="en-US"/>
        </w:rPr>
        <w:t>Nat. Clim. Chang.</w:t>
      </w:r>
      <w:r w:rsidRPr="00924924">
        <w:rPr>
          <w:noProof/>
          <w:lang w:val="en-US"/>
        </w:rPr>
        <w:t xml:space="preserve"> </w:t>
      </w:r>
      <w:r w:rsidRPr="00924924">
        <w:rPr>
          <w:b/>
          <w:bCs/>
          <w:noProof/>
          <w:lang w:val="en-US"/>
        </w:rPr>
        <w:t>5</w:t>
      </w:r>
      <w:r w:rsidRPr="00924924">
        <w:rPr>
          <w:noProof/>
          <w:lang w:val="en-US"/>
        </w:rPr>
        <w:t>, 988–991 (2015).</w:t>
      </w:r>
    </w:p>
    <w:p w14:paraId="5334161D" w14:textId="5A8E36FE" w:rsidR="00924924" w:rsidRPr="00924924" w:rsidRDefault="00924924" w:rsidP="00924924">
      <w:pPr>
        <w:widowControl w:val="0"/>
        <w:autoSpaceDE w:val="0"/>
        <w:autoSpaceDN w:val="0"/>
        <w:adjustRightInd w:val="0"/>
        <w:ind w:left="640" w:hanging="640"/>
        <w:rPr>
          <w:noProof/>
          <w:lang w:val="en-US"/>
        </w:rPr>
      </w:pPr>
      <w:r w:rsidRPr="00924924">
        <w:rPr>
          <w:noProof/>
          <w:lang w:val="en-US"/>
        </w:rPr>
        <w:t>38.</w:t>
      </w:r>
      <w:r w:rsidRPr="00924924">
        <w:rPr>
          <w:noProof/>
          <w:lang w:val="en-US"/>
        </w:rPr>
        <w:tab/>
        <w:t xml:space="preserve">Gasparrini, A. </w:t>
      </w:r>
      <w:r w:rsidRPr="00924924">
        <w:rPr>
          <w:i/>
          <w:iCs/>
          <w:noProof/>
          <w:lang w:val="en-US"/>
        </w:rPr>
        <w:t>et al.</w:t>
      </w:r>
      <w:r w:rsidRPr="00924924">
        <w:rPr>
          <w:noProof/>
          <w:lang w:val="en-US"/>
        </w:rPr>
        <w:t xml:space="preserve"> Mortality risk attributable to high and low ambient temperature: a multicountry observational study. </w:t>
      </w:r>
      <w:r w:rsidRPr="00924924">
        <w:rPr>
          <w:i/>
          <w:iCs/>
          <w:noProof/>
          <w:lang w:val="en-US"/>
        </w:rPr>
        <w:t>Lancet</w:t>
      </w:r>
      <w:r w:rsidRPr="00924924">
        <w:rPr>
          <w:noProof/>
          <w:lang w:val="en-US"/>
        </w:rPr>
        <w:t xml:space="preserve"> </w:t>
      </w:r>
      <w:r w:rsidRPr="00924924">
        <w:rPr>
          <w:b/>
          <w:bCs/>
          <w:noProof/>
          <w:lang w:val="en-US"/>
        </w:rPr>
        <w:t>386</w:t>
      </w:r>
      <w:r w:rsidRPr="00924924">
        <w:rPr>
          <w:noProof/>
          <w:lang w:val="en-US"/>
        </w:rPr>
        <w:t>, 369–375 (2015).</w:t>
      </w:r>
    </w:p>
    <w:p w14:paraId="10412D61" w14:textId="1CE090A8" w:rsidR="00924924" w:rsidRPr="00924924" w:rsidRDefault="00924924" w:rsidP="00924924">
      <w:pPr>
        <w:widowControl w:val="0"/>
        <w:autoSpaceDE w:val="0"/>
        <w:autoSpaceDN w:val="0"/>
        <w:adjustRightInd w:val="0"/>
        <w:ind w:left="640" w:hanging="640"/>
        <w:rPr>
          <w:noProof/>
          <w:lang w:val="en-US"/>
        </w:rPr>
      </w:pPr>
      <w:r w:rsidRPr="00924924">
        <w:rPr>
          <w:noProof/>
          <w:lang w:val="en-US"/>
        </w:rPr>
        <w:t>39.</w:t>
      </w:r>
      <w:r w:rsidRPr="00924924">
        <w:rPr>
          <w:noProof/>
          <w:lang w:val="en-US"/>
        </w:rPr>
        <w:tab/>
        <w:t xml:space="preserve">Ye, X. </w:t>
      </w:r>
      <w:r w:rsidRPr="00924924">
        <w:rPr>
          <w:i/>
          <w:iCs/>
          <w:noProof/>
          <w:lang w:val="en-US"/>
        </w:rPr>
        <w:t>et al.</w:t>
      </w:r>
      <w:r w:rsidRPr="00924924">
        <w:rPr>
          <w:noProof/>
          <w:lang w:val="en-US"/>
        </w:rPr>
        <w:t xml:space="preserve"> Ambient temperature and morbidity: a review of epidemiological evidence. </w:t>
      </w:r>
      <w:r w:rsidRPr="00924924">
        <w:rPr>
          <w:i/>
          <w:iCs/>
          <w:noProof/>
          <w:lang w:val="en-US"/>
        </w:rPr>
        <w:t>Environ. Health Perspect.</w:t>
      </w:r>
      <w:r w:rsidRPr="00924924">
        <w:rPr>
          <w:noProof/>
          <w:lang w:val="en-US"/>
        </w:rPr>
        <w:t xml:space="preserve"> </w:t>
      </w:r>
      <w:r w:rsidRPr="00924924">
        <w:rPr>
          <w:b/>
          <w:bCs/>
          <w:noProof/>
          <w:lang w:val="en-US"/>
        </w:rPr>
        <w:t>120</w:t>
      </w:r>
      <w:r w:rsidRPr="00924924">
        <w:rPr>
          <w:noProof/>
          <w:lang w:val="en-US"/>
        </w:rPr>
        <w:t>, 19–28 (2012).</w:t>
      </w:r>
    </w:p>
    <w:p w14:paraId="2F76A9B9" w14:textId="6E1A4376" w:rsidR="00924924" w:rsidRPr="00924924" w:rsidRDefault="00924924" w:rsidP="00924924">
      <w:pPr>
        <w:widowControl w:val="0"/>
        <w:autoSpaceDE w:val="0"/>
        <w:autoSpaceDN w:val="0"/>
        <w:adjustRightInd w:val="0"/>
        <w:ind w:left="640" w:hanging="640"/>
        <w:rPr>
          <w:noProof/>
          <w:lang w:val="en-US"/>
        </w:rPr>
      </w:pPr>
      <w:r w:rsidRPr="00924924">
        <w:rPr>
          <w:noProof/>
          <w:lang w:val="en-US"/>
        </w:rPr>
        <w:t>40.</w:t>
      </w:r>
      <w:r w:rsidRPr="00924924">
        <w:rPr>
          <w:noProof/>
          <w:lang w:val="en-US"/>
        </w:rPr>
        <w:tab/>
        <w:t xml:space="preserve">Basu, R. High ambient temperature and mortality: a review of epidemiologic studies from 2001 to 2008. </w:t>
      </w:r>
      <w:r w:rsidRPr="00924924">
        <w:rPr>
          <w:i/>
          <w:iCs/>
          <w:noProof/>
          <w:lang w:val="en-US"/>
        </w:rPr>
        <w:t>Environ. Heal. A Glob. Access Sci. Source</w:t>
      </w:r>
      <w:r w:rsidRPr="00924924">
        <w:rPr>
          <w:noProof/>
          <w:lang w:val="en-US"/>
        </w:rPr>
        <w:t xml:space="preserve"> </w:t>
      </w:r>
      <w:r w:rsidRPr="00924924">
        <w:rPr>
          <w:b/>
          <w:bCs/>
          <w:noProof/>
          <w:lang w:val="en-US"/>
        </w:rPr>
        <w:t>8</w:t>
      </w:r>
      <w:r w:rsidRPr="00924924">
        <w:rPr>
          <w:noProof/>
          <w:lang w:val="en-US"/>
        </w:rPr>
        <w:t>, 40 (2009).</w:t>
      </w:r>
    </w:p>
    <w:p w14:paraId="7659DC9F" w14:textId="798E5D8B" w:rsidR="00924924" w:rsidRPr="00924924" w:rsidRDefault="00924924" w:rsidP="00924924">
      <w:pPr>
        <w:widowControl w:val="0"/>
        <w:autoSpaceDE w:val="0"/>
        <w:autoSpaceDN w:val="0"/>
        <w:adjustRightInd w:val="0"/>
        <w:ind w:left="640" w:hanging="640"/>
        <w:rPr>
          <w:noProof/>
          <w:lang w:val="en-US"/>
        </w:rPr>
      </w:pPr>
      <w:r w:rsidRPr="00924924">
        <w:rPr>
          <w:noProof/>
          <w:lang w:val="en-US"/>
        </w:rPr>
        <w:lastRenderedPageBreak/>
        <w:t>41.</w:t>
      </w:r>
      <w:r w:rsidRPr="00924924">
        <w:rPr>
          <w:noProof/>
          <w:lang w:val="en-US"/>
        </w:rPr>
        <w:tab/>
        <w:t xml:space="preserve">Rue, H. &amp; Held, L. </w:t>
      </w:r>
      <w:r w:rsidRPr="00924924">
        <w:rPr>
          <w:i/>
          <w:iCs/>
          <w:noProof/>
          <w:lang w:val="en-US"/>
        </w:rPr>
        <w:t>Gaussian Markov random fields. Theory and applications</w:t>
      </w:r>
      <w:r w:rsidRPr="00924924">
        <w:rPr>
          <w:noProof/>
          <w:lang w:val="en-US"/>
        </w:rPr>
        <w:t xml:space="preserve">. </w:t>
      </w:r>
      <w:r w:rsidRPr="00924924">
        <w:rPr>
          <w:i/>
          <w:iCs/>
          <w:noProof/>
          <w:lang w:val="en-US"/>
        </w:rPr>
        <w:t>Chapman &amp; Hall</w:t>
      </w:r>
      <w:r w:rsidRPr="00924924">
        <w:rPr>
          <w:noProof/>
          <w:lang w:val="en-US"/>
        </w:rPr>
        <w:t xml:space="preserve"> (2005). doi:10.1007/s00184-007-0162-3</w:t>
      </w:r>
    </w:p>
    <w:p w14:paraId="7071A55D" w14:textId="55C9F16F" w:rsidR="00924924" w:rsidRPr="00924924" w:rsidRDefault="00924924" w:rsidP="00924924">
      <w:pPr>
        <w:widowControl w:val="0"/>
        <w:autoSpaceDE w:val="0"/>
        <w:autoSpaceDN w:val="0"/>
        <w:adjustRightInd w:val="0"/>
        <w:ind w:left="640" w:hanging="640"/>
        <w:rPr>
          <w:noProof/>
          <w:lang w:val="en-US"/>
        </w:rPr>
      </w:pPr>
      <w:r w:rsidRPr="00924924">
        <w:rPr>
          <w:noProof/>
          <w:lang w:val="en-US"/>
        </w:rPr>
        <w:t>42.</w:t>
      </w:r>
      <w:r w:rsidRPr="00924924">
        <w:rPr>
          <w:noProof/>
          <w:lang w:val="en-US"/>
        </w:rPr>
        <w:tab/>
        <w:t xml:space="preserve">Besag, J., York, </w:t>
      </w:r>
      <w:r w:rsidRPr="00D01273">
        <w:rPr>
          <w:lang w:val="en-US"/>
        </w:rPr>
        <w:t xml:space="preserve">J. </w:t>
      </w:r>
      <w:r w:rsidRPr="00924924">
        <w:rPr>
          <w:noProof/>
          <w:lang w:val="en-US"/>
        </w:rPr>
        <w:t xml:space="preserve">&amp; Mollié, A. Bayesian image restoration, with two applications in spatial statistics. </w:t>
      </w:r>
      <w:r w:rsidRPr="00924924">
        <w:rPr>
          <w:i/>
          <w:iCs/>
          <w:noProof/>
          <w:lang w:val="en-US"/>
        </w:rPr>
        <w:t>Ann. Inst. Stat. Math.</w:t>
      </w:r>
      <w:r w:rsidRPr="00924924">
        <w:rPr>
          <w:noProof/>
          <w:lang w:val="en-US"/>
        </w:rPr>
        <w:t xml:space="preserve"> (1991). doi:10.1007/BF00116466</w:t>
      </w:r>
    </w:p>
    <w:p w14:paraId="52E1C650" w14:textId="3F400771" w:rsidR="00924924" w:rsidRPr="00924924" w:rsidRDefault="00924924" w:rsidP="00924924">
      <w:pPr>
        <w:widowControl w:val="0"/>
        <w:autoSpaceDE w:val="0"/>
        <w:autoSpaceDN w:val="0"/>
        <w:adjustRightInd w:val="0"/>
        <w:ind w:left="640" w:hanging="640"/>
        <w:rPr>
          <w:noProof/>
          <w:lang w:val="en-US"/>
        </w:rPr>
      </w:pPr>
      <w:r w:rsidRPr="00924924">
        <w:rPr>
          <w:noProof/>
          <w:lang w:val="en-US"/>
        </w:rPr>
        <w:t>43.</w:t>
      </w:r>
      <w:r w:rsidRPr="00924924">
        <w:rPr>
          <w:noProof/>
          <w:lang w:val="en-US"/>
        </w:rPr>
        <w:tab/>
        <w:t xml:space="preserve">Knorr-Held, L. Bayesian modelling of inseparable space-time variation in disease risk. in </w:t>
      </w:r>
      <w:r w:rsidRPr="00924924">
        <w:rPr>
          <w:i/>
          <w:iCs/>
          <w:noProof/>
          <w:lang w:val="en-US"/>
        </w:rPr>
        <w:t>Statistics in Medicine</w:t>
      </w:r>
      <w:r w:rsidRPr="00924924">
        <w:rPr>
          <w:noProof/>
          <w:lang w:val="en-US"/>
        </w:rPr>
        <w:t xml:space="preserve"> (2000). doi:10.1002/1097-0258(20000915/30)19:17/18&lt;2555::AID-SIM587&gt;3.0.CO;2-#</w:t>
      </w:r>
    </w:p>
    <w:p w14:paraId="3A81C9B3"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44.</w:t>
      </w:r>
      <w:r w:rsidRPr="00924924">
        <w:rPr>
          <w:noProof/>
          <w:lang w:val="en-US"/>
        </w:rPr>
        <w:tab/>
        <w:t xml:space="preserve">Bennett, J. E. </w:t>
      </w:r>
      <w:r w:rsidRPr="00924924">
        <w:rPr>
          <w:i/>
          <w:iCs/>
          <w:noProof/>
          <w:lang w:val="en-US"/>
        </w:rPr>
        <w:t>et al.</w:t>
      </w:r>
      <w:r w:rsidRPr="00924924">
        <w:rPr>
          <w:noProof/>
          <w:lang w:val="en-US"/>
        </w:rPr>
        <w:t xml:space="preserve"> National and county life expectancy loss from particulate matter pollution in the USA. </w:t>
      </w:r>
      <w:r w:rsidRPr="00924924">
        <w:rPr>
          <w:i/>
          <w:iCs/>
          <w:noProof/>
          <w:lang w:val="en-US"/>
        </w:rPr>
        <w:t>PLOS Med.</w:t>
      </w:r>
      <w:r w:rsidRPr="00924924">
        <w:rPr>
          <w:noProof/>
          <w:lang w:val="en-US"/>
        </w:rPr>
        <w:t xml:space="preserve"> (2019).</w:t>
      </w:r>
    </w:p>
    <w:p w14:paraId="20239B51"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45.</w:t>
      </w:r>
      <w:r w:rsidRPr="00924924">
        <w:rPr>
          <w:noProof/>
          <w:lang w:val="en-US"/>
        </w:rPr>
        <w:tab/>
        <w:t xml:space="preserve">Kontis, V. </w:t>
      </w:r>
      <w:r w:rsidRPr="00924924">
        <w:rPr>
          <w:i/>
          <w:iCs/>
          <w:noProof/>
          <w:lang w:val="en-US"/>
        </w:rPr>
        <w:t>et al.</w:t>
      </w:r>
      <w:r w:rsidRPr="00924924">
        <w:rPr>
          <w:noProof/>
          <w:lang w:val="en-US"/>
        </w:rPr>
        <w:t xml:space="preserve"> Future life expectancy in 35 industrialised countries: projections with a Bayesian model ensemble. </w:t>
      </w:r>
      <w:r w:rsidRPr="00924924">
        <w:rPr>
          <w:i/>
          <w:iCs/>
          <w:noProof/>
          <w:lang w:val="en-US"/>
        </w:rPr>
        <w:t>Lancet</w:t>
      </w:r>
      <w:r w:rsidRPr="00924924">
        <w:rPr>
          <w:noProof/>
          <w:lang w:val="en-US"/>
        </w:rPr>
        <w:t xml:space="preserve"> (2017). doi:10.1016/S0140-6736(16)32381-9</w:t>
      </w:r>
    </w:p>
    <w:p w14:paraId="110A2A40" w14:textId="77777777" w:rsidR="00924924" w:rsidRPr="00924924" w:rsidRDefault="00924924" w:rsidP="00924924">
      <w:pPr>
        <w:widowControl w:val="0"/>
        <w:autoSpaceDE w:val="0"/>
        <w:autoSpaceDN w:val="0"/>
        <w:adjustRightInd w:val="0"/>
        <w:ind w:left="640" w:hanging="640"/>
        <w:rPr>
          <w:noProof/>
          <w:lang w:val="en-US"/>
        </w:rPr>
      </w:pPr>
      <w:r w:rsidRPr="00924924">
        <w:rPr>
          <w:noProof/>
          <w:lang w:val="en-US"/>
        </w:rPr>
        <w:t>46.</w:t>
      </w:r>
      <w:r w:rsidRPr="00924924">
        <w:rPr>
          <w:noProof/>
          <w:lang w:val="en-US"/>
        </w:rPr>
        <w:tab/>
        <w:t xml:space="preserve">Rue, H., Martino, S. &amp; Chopin, N. Approximate Bayesian inference for latent Gaussian models by using integrated nested Laplace approximations. </w:t>
      </w:r>
      <w:r w:rsidRPr="00924924">
        <w:rPr>
          <w:i/>
          <w:iCs/>
          <w:noProof/>
          <w:lang w:val="en-US"/>
        </w:rPr>
        <w:t>J. R. Stat. Soc. Ser. B Stat. Methodol.</w:t>
      </w:r>
      <w:r w:rsidRPr="00924924">
        <w:rPr>
          <w:noProof/>
          <w:lang w:val="en-US"/>
        </w:rPr>
        <w:t xml:space="preserve"> (2009). doi:10.1111/j.1467-9868.2008.00700.x</w:t>
      </w:r>
    </w:p>
    <w:p w14:paraId="4E039917" w14:textId="5D9C5A9E" w:rsidR="00924924" w:rsidRPr="00924924" w:rsidRDefault="00924924" w:rsidP="00924924">
      <w:pPr>
        <w:widowControl w:val="0"/>
        <w:autoSpaceDE w:val="0"/>
        <w:autoSpaceDN w:val="0"/>
        <w:adjustRightInd w:val="0"/>
        <w:ind w:left="640" w:hanging="640"/>
        <w:rPr>
          <w:noProof/>
        </w:rPr>
      </w:pPr>
      <w:r w:rsidRPr="00924924">
        <w:rPr>
          <w:noProof/>
          <w:lang w:val="en-US"/>
        </w:rPr>
        <w:t>47.</w:t>
      </w:r>
      <w:r w:rsidRPr="00924924">
        <w:rPr>
          <w:noProof/>
          <w:lang w:val="en-US"/>
        </w:rPr>
        <w:tab/>
        <w:t xml:space="preserve">IPCC. </w:t>
      </w:r>
      <w:r w:rsidRPr="00D01273">
        <w:rPr>
          <w:i/>
          <w:lang w:val="en-US"/>
        </w:rPr>
        <w:t>IPCC special report on the impacts of global warming of 1.5 °C - Summary for policy makers</w:t>
      </w:r>
      <w:r w:rsidRPr="00924924">
        <w:rPr>
          <w:noProof/>
          <w:lang w:val="en-US"/>
        </w:rPr>
        <w:t>. (2018).</w:t>
      </w:r>
    </w:p>
    <w:p w14:paraId="0F6AA8A0" w14:textId="3DBE3D0D" w:rsidR="00C16BDD" w:rsidRPr="00E85AFA" w:rsidRDefault="00A620DD" w:rsidP="00D01273">
      <w:pPr>
        <w:widowControl w:val="0"/>
        <w:autoSpaceDE w:val="0"/>
        <w:autoSpaceDN w:val="0"/>
        <w:adjustRightInd w:val="0"/>
        <w:ind w:left="640" w:hanging="640"/>
      </w:pPr>
      <w:r w:rsidRPr="00E85AFA">
        <w:rPr>
          <w:b/>
        </w:rPr>
        <w:fldChar w:fldCharType="end"/>
      </w:r>
    </w:p>
    <w:sectPr w:rsidR="00C16BDD" w:rsidRPr="00E85AFA" w:rsidSect="00521731">
      <w:headerReference w:type="default" r:id="rId17"/>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11-04T04:12:00Z" w:initials="EM">
    <w:p w14:paraId="29AF4BCB" w14:textId="2C60C84B" w:rsidR="0089187A" w:rsidRDefault="0089187A">
      <w:pPr>
        <w:pStyle w:val="CommentText"/>
      </w:pPr>
      <w:r>
        <w:rPr>
          <w:rStyle w:val="CommentReference"/>
        </w:rPr>
        <w:annotationRef/>
      </w:r>
      <w:r>
        <w:t>See Editors’ note on format of abstract and follow precisely.</w:t>
      </w:r>
    </w:p>
  </w:comment>
  <w:comment w:id="7" w:author="Ezzati, Majid" w:date="2019-11-04T06:29:00Z" w:initials="EM">
    <w:p w14:paraId="320A0BA9" w14:textId="3EC0857E" w:rsidR="004D3B85" w:rsidRDefault="004D3B85">
      <w:pPr>
        <w:pStyle w:val="CommentText"/>
      </w:pPr>
      <w:r>
        <w:rPr>
          <w:rStyle w:val="CommentReference"/>
        </w:rPr>
        <w:annotationRef/>
      </w:r>
      <w:r>
        <w:t>Update to 1.5. see later in the text for comparison with 2. But main results to all be 1.5 including figures</w:t>
      </w:r>
    </w:p>
  </w:comment>
  <w:comment w:id="18" w:author="Ezzati, Majid" w:date="2019-11-04T04:15:00Z" w:initials="EM">
    <w:p w14:paraId="773CF588" w14:textId="74821F8D" w:rsidR="0089187A" w:rsidRDefault="0089187A">
      <w:pPr>
        <w:pStyle w:val="CommentText"/>
      </w:pPr>
      <w:r>
        <w:rPr>
          <w:rStyle w:val="CommentReference"/>
        </w:rPr>
        <w:annotationRef/>
      </w:r>
      <w:r>
        <w:t>They seem to allow Extended figures. These are materials that appear in the paper PDF but print copy. Make these extended.</w:t>
      </w:r>
    </w:p>
  </w:comment>
  <w:comment w:id="19" w:author="Ezzati, Majid" w:date="2019-11-04T04:17:00Z" w:initials="EM">
    <w:p w14:paraId="39630A3A" w14:textId="639737DF" w:rsidR="0089187A" w:rsidRDefault="0089187A">
      <w:pPr>
        <w:pStyle w:val="CommentText"/>
      </w:pPr>
      <w:r>
        <w:rPr>
          <w:rStyle w:val="CommentReference"/>
        </w:rPr>
        <w:annotationRef/>
      </w:r>
      <w:r>
        <w:t>To become extended figure if we are restricted to 4 figures which seems to be the case + renumber subsequent ones</w:t>
      </w:r>
    </w:p>
  </w:comment>
  <w:comment w:id="38" w:author="Ezzati, Majid" w:date="2019-11-04T06:25:00Z" w:initials="EM">
    <w:p w14:paraId="7EFFC2B8" w14:textId="02AF5DDF" w:rsidR="0089187A" w:rsidRDefault="0089187A">
      <w:pPr>
        <w:pStyle w:val="CommentText"/>
      </w:pPr>
      <w:r>
        <w:rPr>
          <w:rStyle w:val="CommentReference"/>
        </w:rPr>
        <w:annotationRef/>
      </w:r>
      <w:r>
        <w:t>Change all the main results to 1.5 degrees</w:t>
      </w:r>
    </w:p>
  </w:comment>
  <w:comment w:id="45" w:author="Ezzati, Majid" w:date="2019-11-04T04:34:00Z" w:initials="EM">
    <w:p w14:paraId="6B0F7AB5" w14:textId="346D96A3" w:rsidR="0089187A" w:rsidRDefault="0089187A">
      <w:pPr>
        <w:pStyle w:val="CommentText"/>
      </w:pPr>
      <w:r>
        <w:rPr>
          <w:rStyle w:val="CommentReference"/>
        </w:rPr>
        <w:annotationRef/>
      </w:r>
      <w:r>
        <w:t xml:space="preserve">Supplement table that has icd codes </w:t>
      </w:r>
    </w:p>
  </w:comment>
  <w:comment w:id="48" w:author="Ezzati, Majid" w:date="2019-11-04T07:38:00Z" w:initials="EM">
    <w:p w14:paraId="6C15B8C9" w14:textId="5152C11C" w:rsidR="00352157" w:rsidRDefault="00352157">
      <w:pPr>
        <w:pStyle w:val="CommentText"/>
      </w:pPr>
      <w:r>
        <w:rPr>
          <w:rStyle w:val="CommentReference"/>
        </w:rPr>
        <w:annotationRef/>
      </w:r>
      <w:r>
        <w:t>Death should be death rate</w:t>
      </w:r>
    </w:p>
  </w:comment>
  <w:comment w:id="51" w:author="Ezzati, Majid" w:date="2019-11-04T04:34:00Z" w:initials="EM">
    <w:p w14:paraId="6C10B917" w14:textId="11DD7705" w:rsidR="0089187A" w:rsidRDefault="0089187A" w:rsidP="000F2941">
      <w:pPr>
        <w:pStyle w:val="CommentText"/>
      </w:pPr>
      <w:r>
        <w:rPr>
          <w:rStyle w:val="CommentReference"/>
        </w:rPr>
        <w:annotationRef/>
      </w:r>
      <w:r>
        <w:t>Supplement table that gives breakdown by sex/age</w:t>
      </w:r>
    </w:p>
  </w:comment>
  <w:comment w:id="53" w:author="Ezzati, Majid" w:date="2019-11-04T04:21:00Z" w:initials="EM">
    <w:p w14:paraId="05F5F024" w14:textId="37B766E3" w:rsidR="0089187A" w:rsidRDefault="0089187A">
      <w:pPr>
        <w:pStyle w:val="CommentText"/>
      </w:pPr>
      <w:r>
        <w:rPr>
          <w:rStyle w:val="CommentReference"/>
        </w:rPr>
        <w:annotationRef/>
      </w:r>
      <w:r>
        <w:t>Make all of these extended data</w:t>
      </w:r>
    </w:p>
  </w:comment>
  <w:comment w:id="60" w:author="Ezzati, Majid" w:date="2019-11-04T04:29:00Z" w:initials="EM">
    <w:p w14:paraId="41EC7AC9" w14:textId="77777777" w:rsidR="0089187A" w:rsidRDefault="0089187A">
      <w:pPr>
        <w:pStyle w:val="CommentText"/>
      </w:pPr>
      <w:r>
        <w:rPr>
          <w:rStyle w:val="CommentReference"/>
        </w:rPr>
        <w:annotationRef/>
      </w:r>
      <w:r>
        <w:t>Figure from the last response but reword “accidents” into “injuries”.</w:t>
      </w:r>
    </w:p>
    <w:p w14:paraId="51D5E1EA" w14:textId="77777777" w:rsidR="0089187A" w:rsidRDefault="0089187A">
      <w:pPr>
        <w:pStyle w:val="CommentText"/>
      </w:pPr>
    </w:p>
    <w:p w14:paraId="67F644BC" w14:textId="6F22ED9B" w:rsidR="0089187A" w:rsidRDefault="0089187A">
      <w:pPr>
        <w:pStyle w:val="CommentText"/>
      </w:pPr>
      <w:r>
        <w:t>The Figure caption to have some basic overview of what each category contains in a clear way.</w:t>
      </w:r>
    </w:p>
  </w:comment>
  <w:comment w:id="73" w:author="Ezzati, Majid" w:date="2019-11-04T04:46:00Z" w:initials="EM">
    <w:p w14:paraId="2F56CC6D" w14:textId="73286FE8" w:rsidR="0089187A" w:rsidRDefault="0089187A">
      <w:pPr>
        <w:pStyle w:val="CommentText"/>
      </w:pPr>
      <w:r>
        <w:rPr>
          <w:rStyle w:val="CommentReference"/>
        </w:rPr>
        <w:annotationRef/>
      </w:r>
      <w:r>
        <w:t>Better word? something the represents how people interact and are/are not supported which may well affect things like homicide/suicide.</w:t>
      </w:r>
    </w:p>
  </w:comment>
  <w:comment w:id="79" w:author="Ezzati, Majid" w:date="2019-11-04T04:50:00Z" w:initials="EM">
    <w:p w14:paraId="664C4FA2" w14:textId="3D2AA68E" w:rsidR="0089187A" w:rsidRDefault="0089187A">
      <w:pPr>
        <w:pStyle w:val="CommentText"/>
      </w:pPr>
      <w:r>
        <w:rPr>
          <w:rStyle w:val="CommentReference"/>
        </w:rPr>
        <w:annotationRef/>
      </w:r>
      <w:r>
        <w:t>Lakes? Coasts?</w:t>
      </w:r>
    </w:p>
  </w:comment>
  <w:comment w:id="64" w:author="Ezzati, Majid" w:date="2019-11-04T05:03:00Z" w:initials="EM">
    <w:p w14:paraId="10FBD9BD" w14:textId="3FBB9127" w:rsidR="0089187A" w:rsidRDefault="0089187A">
      <w:pPr>
        <w:pStyle w:val="CommentText"/>
      </w:pPr>
      <w:r>
        <w:rPr>
          <w:rStyle w:val="CommentReference"/>
        </w:rPr>
        <w:annotationRef/>
      </w:r>
      <w:r>
        <w:t>Both: reword as needed</w:t>
      </w:r>
    </w:p>
  </w:comment>
  <w:comment w:id="90" w:author="Ezzati, Majid" w:date="2019-11-04T05:12:00Z" w:initials="EM">
    <w:p w14:paraId="6784285C" w14:textId="2A8DD970" w:rsidR="0089187A" w:rsidRDefault="0089187A">
      <w:pPr>
        <w:pStyle w:val="CommentText"/>
      </w:pPr>
      <w:r>
        <w:rPr>
          <w:rStyle w:val="CommentReference"/>
        </w:rPr>
        <w:annotationRef/>
      </w:r>
      <w:r>
        <w:t>We have to do this if the paper is accepted and place there which means commenting/documenting the code</w:t>
      </w:r>
    </w:p>
  </w:comment>
  <w:comment w:id="91" w:author="Ezzati, Majid" w:date="2019-11-04T05:12:00Z" w:initials="EM">
    <w:p w14:paraId="447171BB" w14:textId="5DAD9B4A" w:rsidR="0089187A" w:rsidRDefault="0089187A">
      <w:pPr>
        <w:pStyle w:val="CommentText"/>
      </w:pPr>
      <w:r>
        <w:rPr>
          <w:rStyle w:val="CommentReference"/>
        </w:rPr>
        <w:annotationRef/>
      </w:r>
      <w:r w:rsidR="004124B5">
        <w:t>To all become extended data figure/table so no supplement</w:t>
      </w:r>
    </w:p>
  </w:comment>
  <w:comment w:id="94" w:author="Ezzati, Majid" w:date="2019-11-04T07:52:00Z" w:initials="EM">
    <w:p w14:paraId="5D12A644" w14:textId="0E8D1A99" w:rsidR="0073023B" w:rsidRDefault="0073023B">
      <w:pPr>
        <w:pStyle w:val="CommentText"/>
      </w:pPr>
      <w:r>
        <w:rPr>
          <w:rStyle w:val="CommentReference"/>
        </w:rPr>
        <w:annotationRef/>
      </w:r>
      <w:r>
        <w:t>To become Extended Data figure</w:t>
      </w:r>
      <w:r w:rsidR="004124B5">
        <w:t xml:space="preserve"> </w:t>
      </w:r>
      <w:r>
        <w:t>XXX</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9AF4BCB" w15:done="0"/>
  <w15:commentEx w15:paraId="320A0BA9" w15:done="0"/>
  <w15:commentEx w15:paraId="773CF588" w15:done="0"/>
  <w15:commentEx w15:paraId="39630A3A" w15:done="0"/>
  <w15:commentEx w15:paraId="7EFFC2B8" w15:done="0"/>
  <w15:commentEx w15:paraId="6B0F7AB5" w15:done="0"/>
  <w15:commentEx w15:paraId="6C15B8C9" w15:done="0"/>
  <w15:commentEx w15:paraId="6C10B917" w15:done="0"/>
  <w15:commentEx w15:paraId="05F5F024" w15:done="0"/>
  <w15:commentEx w15:paraId="67F644BC" w15:done="0"/>
  <w15:commentEx w15:paraId="2F56CC6D" w15:done="0"/>
  <w15:commentEx w15:paraId="664C4FA2" w15:done="0"/>
  <w15:commentEx w15:paraId="10FBD9BD" w15:done="0"/>
  <w15:commentEx w15:paraId="6784285C" w15:done="0"/>
  <w15:commentEx w15:paraId="447171BB" w15:done="0"/>
  <w15:commentEx w15:paraId="5D12A64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AC7A2" w14:textId="77777777" w:rsidR="00DC6C37" w:rsidRDefault="00DC6C37">
      <w:r>
        <w:separator/>
      </w:r>
    </w:p>
  </w:endnote>
  <w:endnote w:type="continuationSeparator" w:id="0">
    <w:p w14:paraId="7C75B359" w14:textId="77777777" w:rsidR="00DC6C37" w:rsidRDefault="00DC6C37">
      <w:r>
        <w:continuationSeparator/>
      </w:r>
    </w:p>
  </w:endnote>
  <w:endnote w:type="continuationNotice" w:id="1">
    <w:p w14:paraId="06F0238E" w14:textId="77777777" w:rsidR="00DC6C37" w:rsidRDefault="00DC6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89187A" w:rsidRDefault="0089187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89187A" w:rsidRDefault="0089187A"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33123204" w:rsidR="0089187A" w:rsidRDefault="0089187A"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C25C5">
      <w:rPr>
        <w:rStyle w:val="PageNumber"/>
        <w:noProof/>
      </w:rPr>
      <w:t>12</w:t>
    </w:r>
    <w:r>
      <w:rPr>
        <w:rStyle w:val="PageNumber"/>
      </w:rPr>
      <w:fldChar w:fldCharType="end"/>
    </w:r>
  </w:p>
  <w:p w14:paraId="443267E5" w14:textId="77777777" w:rsidR="0089187A" w:rsidRDefault="0089187A"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77E8CC" w14:textId="77777777" w:rsidR="00DC6C37" w:rsidRDefault="00DC6C37">
      <w:r>
        <w:separator/>
      </w:r>
    </w:p>
  </w:footnote>
  <w:footnote w:type="continuationSeparator" w:id="0">
    <w:p w14:paraId="719F336D" w14:textId="77777777" w:rsidR="00DC6C37" w:rsidRDefault="00DC6C37">
      <w:r>
        <w:continuationSeparator/>
      </w:r>
    </w:p>
  </w:footnote>
  <w:footnote w:type="continuationNotice" w:id="1">
    <w:p w14:paraId="1BA72FC1" w14:textId="77777777" w:rsidR="00DC6C37" w:rsidRDefault="00DC6C37"/>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19D0C" w14:textId="77777777" w:rsidR="0089187A" w:rsidRDefault="0089187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772A"/>
    <w:rsid w:val="000803E2"/>
    <w:rsid w:val="000809B2"/>
    <w:rsid w:val="00081609"/>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7E00"/>
    <w:rsid w:val="000C0334"/>
    <w:rsid w:val="000C077B"/>
    <w:rsid w:val="000C2776"/>
    <w:rsid w:val="000C3D92"/>
    <w:rsid w:val="000C41A6"/>
    <w:rsid w:val="000C53C0"/>
    <w:rsid w:val="000C563B"/>
    <w:rsid w:val="000D0771"/>
    <w:rsid w:val="000D39DD"/>
    <w:rsid w:val="000D4DF6"/>
    <w:rsid w:val="000D54C5"/>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B75"/>
    <w:rsid w:val="001853CA"/>
    <w:rsid w:val="001862B0"/>
    <w:rsid w:val="001869DA"/>
    <w:rsid w:val="0019479E"/>
    <w:rsid w:val="001951E8"/>
    <w:rsid w:val="001960F5"/>
    <w:rsid w:val="00197ECD"/>
    <w:rsid w:val="001A24B7"/>
    <w:rsid w:val="001A3D0C"/>
    <w:rsid w:val="001A6289"/>
    <w:rsid w:val="001A752D"/>
    <w:rsid w:val="001A7F31"/>
    <w:rsid w:val="001B143B"/>
    <w:rsid w:val="001B180D"/>
    <w:rsid w:val="001B2697"/>
    <w:rsid w:val="001B559F"/>
    <w:rsid w:val="001C15E5"/>
    <w:rsid w:val="001C45B6"/>
    <w:rsid w:val="001C5928"/>
    <w:rsid w:val="001D2042"/>
    <w:rsid w:val="001D43B8"/>
    <w:rsid w:val="001D648D"/>
    <w:rsid w:val="001D66FE"/>
    <w:rsid w:val="001E1452"/>
    <w:rsid w:val="001E3D7C"/>
    <w:rsid w:val="001E4E74"/>
    <w:rsid w:val="001E5B16"/>
    <w:rsid w:val="001E6A53"/>
    <w:rsid w:val="001E6D83"/>
    <w:rsid w:val="001E7BDE"/>
    <w:rsid w:val="001F307A"/>
    <w:rsid w:val="001F3A6B"/>
    <w:rsid w:val="001F3CCB"/>
    <w:rsid w:val="001F3CF5"/>
    <w:rsid w:val="001F4AAB"/>
    <w:rsid w:val="001F57EB"/>
    <w:rsid w:val="001F77F3"/>
    <w:rsid w:val="00206140"/>
    <w:rsid w:val="00211809"/>
    <w:rsid w:val="00212747"/>
    <w:rsid w:val="00213027"/>
    <w:rsid w:val="0021470F"/>
    <w:rsid w:val="00223743"/>
    <w:rsid w:val="00223D2F"/>
    <w:rsid w:val="002261F1"/>
    <w:rsid w:val="00227AA5"/>
    <w:rsid w:val="00230266"/>
    <w:rsid w:val="002323F2"/>
    <w:rsid w:val="002358D5"/>
    <w:rsid w:val="00241591"/>
    <w:rsid w:val="00241EB9"/>
    <w:rsid w:val="00250041"/>
    <w:rsid w:val="002524AC"/>
    <w:rsid w:val="00252881"/>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BD5"/>
    <w:rsid w:val="002A0B4C"/>
    <w:rsid w:val="002A2281"/>
    <w:rsid w:val="002A239B"/>
    <w:rsid w:val="002A504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73A"/>
    <w:rsid w:val="00323B6E"/>
    <w:rsid w:val="003242D9"/>
    <w:rsid w:val="00324A84"/>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713A"/>
    <w:rsid w:val="004278EB"/>
    <w:rsid w:val="004314BA"/>
    <w:rsid w:val="00431D95"/>
    <w:rsid w:val="004321B4"/>
    <w:rsid w:val="00437D42"/>
    <w:rsid w:val="004409BD"/>
    <w:rsid w:val="00447303"/>
    <w:rsid w:val="00454A7D"/>
    <w:rsid w:val="0045634B"/>
    <w:rsid w:val="00460727"/>
    <w:rsid w:val="00460D94"/>
    <w:rsid w:val="004614C6"/>
    <w:rsid w:val="004630FC"/>
    <w:rsid w:val="004636EF"/>
    <w:rsid w:val="00466B07"/>
    <w:rsid w:val="004702C5"/>
    <w:rsid w:val="004725F2"/>
    <w:rsid w:val="00472E55"/>
    <w:rsid w:val="00475514"/>
    <w:rsid w:val="004761C5"/>
    <w:rsid w:val="00476598"/>
    <w:rsid w:val="0047749E"/>
    <w:rsid w:val="00477F0B"/>
    <w:rsid w:val="00484863"/>
    <w:rsid w:val="00484E3B"/>
    <w:rsid w:val="004878EC"/>
    <w:rsid w:val="00490CF2"/>
    <w:rsid w:val="00492DAF"/>
    <w:rsid w:val="00494DA5"/>
    <w:rsid w:val="004951FD"/>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54F9"/>
    <w:rsid w:val="004F617A"/>
    <w:rsid w:val="004F6BCD"/>
    <w:rsid w:val="004F6F54"/>
    <w:rsid w:val="004F761B"/>
    <w:rsid w:val="005036D2"/>
    <w:rsid w:val="0050578C"/>
    <w:rsid w:val="00516255"/>
    <w:rsid w:val="00521731"/>
    <w:rsid w:val="005246D6"/>
    <w:rsid w:val="00532348"/>
    <w:rsid w:val="00535DCA"/>
    <w:rsid w:val="00537426"/>
    <w:rsid w:val="00537BEF"/>
    <w:rsid w:val="00540E18"/>
    <w:rsid w:val="005430F7"/>
    <w:rsid w:val="00546958"/>
    <w:rsid w:val="00551EAA"/>
    <w:rsid w:val="00552BD3"/>
    <w:rsid w:val="00554C76"/>
    <w:rsid w:val="00556C33"/>
    <w:rsid w:val="0055719F"/>
    <w:rsid w:val="005608E9"/>
    <w:rsid w:val="00562F3E"/>
    <w:rsid w:val="0056490F"/>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4C0F"/>
    <w:rsid w:val="005D53B0"/>
    <w:rsid w:val="005E0B16"/>
    <w:rsid w:val="005E282E"/>
    <w:rsid w:val="005E4E88"/>
    <w:rsid w:val="005E7880"/>
    <w:rsid w:val="005F026A"/>
    <w:rsid w:val="005F0332"/>
    <w:rsid w:val="005F6465"/>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37BD"/>
    <w:rsid w:val="0072798F"/>
    <w:rsid w:val="0073023B"/>
    <w:rsid w:val="007433BB"/>
    <w:rsid w:val="00743740"/>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2013"/>
    <w:rsid w:val="00773475"/>
    <w:rsid w:val="0077467D"/>
    <w:rsid w:val="007800F5"/>
    <w:rsid w:val="00782A52"/>
    <w:rsid w:val="00782AA7"/>
    <w:rsid w:val="00785ACC"/>
    <w:rsid w:val="0078686A"/>
    <w:rsid w:val="007870AF"/>
    <w:rsid w:val="00790EA3"/>
    <w:rsid w:val="00791CEB"/>
    <w:rsid w:val="007A1553"/>
    <w:rsid w:val="007A2315"/>
    <w:rsid w:val="007A6F39"/>
    <w:rsid w:val="007A74F0"/>
    <w:rsid w:val="007B1AC4"/>
    <w:rsid w:val="007B3AFA"/>
    <w:rsid w:val="007B498A"/>
    <w:rsid w:val="007B5DF5"/>
    <w:rsid w:val="007B69DE"/>
    <w:rsid w:val="007B75A7"/>
    <w:rsid w:val="007C09DB"/>
    <w:rsid w:val="007C1574"/>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38F8"/>
    <w:rsid w:val="00823E13"/>
    <w:rsid w:val="008247A0"/>
    <w:rsid w:val="00827246"/>
    <w:rsid w:val="0083202C"/>
    <w:rsid w:val="00833603"/>
    <w:rsid w:val="008356A9"/>
    <w:rsid w:val="0084099F"/>
    <w:rsid w:val="00844950"/>
    <w:rsid w:val="0084627B"/>
    <w:rsid w:val="00851BBD"/>
    <w:rsid w:val="008538B4"/>
    <w:rsid w:val="00853908"/>
    <w:rsid w:val="00860B34"/>
    <w:rsid w:val="00861DBA"/>
    <w:rsid w:val="00867956"/>
    <w:rsid w:val="00867A0C"/>
    <w:rsid w:val="00870E85"/>
    <w:rsid w:val="008717EE"/>
    <w:rsid w:val="0087430B"/>
    <w:rsid w:val="00874A98"/>
    <w:rsid w:val="008813F2"/>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44AA"/>
    <w:rsid w:val="008D49FF"/>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C9C"/>
    <w:rsid w:val="00924924"/>
    <w:rsid w:val="009256AE"/>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586"/>
    <w:rsid w:val="00981B2C"/>
    <w:rsid w:val="0098425A"/>
    <w:rsid w:val="00984C48"/>
    <w:rsid w:val="00984FB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458C1"/>
    <w:rsid w:val="00B50482"/>
    <w:rsid w:val="00B52E63"/>
    <w:rsid w:val="00B534B3"/>
    <w:rsid w:val="00B56605"/>
    <w:rsid w:val="00B56CB1"/>
    <w:rsid w:val="00B57911"/>
    <w:rsid w:val="00B57AAA"/>
    <w:rsid w:val="00B63E30"/>
    <w:rsid w:val="00B66C01"/>
    <w:rsid w:val="00B7293C"/>
    <w:rsid w:val="00B73CB3"/>
    <w:rsid w:val="00B74A65"/>
    <w:rsid w:val="00B77DF4"/>
    <w:rsid w:val="00B8349F"/>
    <w:rsid w:val="00B90F8F"/>
    <w:rsid w:val="00B93C15"/>
    <w:rsid w:val="00BA6417"/>
    <w:rsid w:val="00BB01F9"/>
    <w:rsid w:val="00BB3506"/>
    <w:rsid w:val="00BB5ECD"/>
    <w:rsid w:val="00BB74F7"/>
    <w:rsid w:val="00BB7813"/>
    <w:rsid w:val="00BB7D33"/>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41AFE"/>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75D5"/>
    <w:rsid w:val="00C822C2"/>
    <w:rsid w:val="00C832E3"/>
    <w:rsid w:val="00C8635F"/>
    <w:rsid w:val="00C864BA"/>
    <w:rsid w:val="00C91F6C"/>
    <w:rsid w:val="00C94C31"/>
    <w:rsid w:val="00C976A4"/>
    <w:rsid w:val="00CA28D9"/>
    <w:rsid w:val="00CB1C77"/>
    <w:rsid w:val="00CB6158"/>
    <w:rsid w:val="00CC1155"/>
    <w:rsid w:val="00CC3393"/>
    <w:rsid w:val="00CC7AAE"/>
    <w:rsid w:val="00CD4D45"/>
    <w:rsid w:val="00CD636A"/>
    <w:rsid w:val="00CE0666"/>
    <w:rsid w:val="00CE3D68"/>
    <w:rsid w:val="00CE3FDD"/>
    <w:rsid w:val="00CE738A"/>
    <w:rsid w:val="00CF07DE"/>
    <w:rsid w:val="00CF1BDC"/>
    <w:rsid w:val="00CF3412"/>
    <w:rsid w:val="00CF6AE6"/>
    <w:rsid w:val="00CF7F2F"/>
    <w:rsid w:val="00D00652"/>
    <w:rsid w:val="00D006C2"/>
    <w:rsid w:val="00D01273"/>
    <w:rsid w:val="00D018B5"/>
    <w:rsid w:val="00D0309A"/>
    <w:rsid w:val="00D03138"/>
    <w:rsid w:val="00D03977"/>
    <w:rsid w:val="00D03F64"/>
    <w:rsid w:val="00D077B9"/>
    <w:rsid w:val="00D07F9F"/>
    <w:rsid w:val="00D103E1"/>
    <w:rsid w:val="00D110D7"/>
    <w:rsid w:val="00D136F7"/>
    <w:rsid w:val="00D14C79"/>
    <w:rsid w:val="00D16BE4"/>
    <w:rsid w:val="00D21020"/>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E19D0"/>
    <w:rsid w:val="00DE2268"/>
    <w:rsid w:val="00DE26FC"/>
    <w:rsid w:val="00DE36CF"/>
    <w:rsid w:val="00DF1ED9"/>
    <w:rsid w:val="00DF2417"/>
    <w:rsid w:val="00DF6AC4"/>
    <w:rsid w:val="00DF6C3A"/>
    <w:rsid w:val="00DF7903"/>
    <w:rsid w:val="00DF7FDE"/>
    <w:rsid w:val="00E018C1"/>
    <w:rsid w:val="00E02878"/>
    <w:rsid w:val="00E07E92"/>
    <w:rsid w:val="00E10DBB"/>
    <w:rsid w:val="00E141B5"/>
    <w:rsid w:val="00E14F26"/>
    <w:rsid w:val="00E15CE2"/>
    <w:rsid w:val="00E16E49"/>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DBA"/>
    <w:rsid w:val="00E8171C"/>
    <w:rsid w:val="00E82052"/>
    <w:rsid w:val="00E82A06"/>
    <w:rsid w:val="00E82E03"/>
    <w:rsid w:val="00E82FFA"/>
    <w:rsid w:val="00E83B75"/>
    <w:rsid w:val="00E8517B"/>
    <w:rsid w:val="00E85AFA"/>
    <w:rsid w:val="00E90413"/>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751"/>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4657"/>
    <w:rsid w:val="00F45FFD"/>
    <w:rsid w:val="00F50520"/>
    <w:rsid w:val="00F505DA"/>
    <w:rsid w:val="00F5152F"/>
    <w:rsid w:val="00F52C65"/>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3A57"/>
    <w:rsid w:val="00FD048A"/>
    <w:rsid w:val="00FD31F8"/>
    <w:rsid w:val="00FD7797"/>
    <w:rsid w:val="00FE0F4E"/>
    <w:rsid w:val="00FE42E8"/>
    <w:rsid w:val="00FE43A4"/>
    <w:rsid w:val="00FE52BE"/>
    <w:rsid w:val="00FE58E0"/>
    <w:rsid w:val="00FE6DE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ensus.gov/data/tables/time-series/demo/popest/1980s-county.html"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globalenvhealth.org/code-data-downloa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hyperlink" Target="https://www.cdc.gov/nchs/nvss/nvss-restricted-data.htm"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ecmwf.int/en/forecasts/datasets/reanalysis-datasets/era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B6FA9-1309-4FCD-AD45-E4B58AD5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32261</Words>
  <Characters>183892</Characters>
  <Application>Microsoft Office Word</Application>
  <DocSecurity>0</DocSecurity>
  <Lines>1532</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22</cp:revision>
  <cp:lastPrinted>2019-04-24T23:05:00Z</cp:lastPrinted>
  <dcterms:created xsi:type="dcterms:W3CDTF">2019-10-05T02:41:00Z</dcterms:created>
  <dcterms:modified xsi:type="dcterms:W3CDTF">2019-11-04T12:56:00Z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