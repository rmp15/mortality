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72997DB"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0" w:author="Robbie Parks" w:date="2019-10-03T13:33:00Z">
        <w:r w:rsidRPr="004C3A2F">
          <w:rPr>
            <w:lang w:val="en-GB"/>
          </w:rPr>
          <w:delText>majid.ezzati@imperial.ac.uk</w:delText>
        </w:r>
      </w:del>
      <w:ins w:id="1" w:author="Robbie Parks" w:date="2019-10-03T13:33:00Z">
        <w:r w:rsidR="0089015A">
          <w:fldChar w:fldCharType="begin"/>
        </w:r>
        <w:r w:rsidR="0089015A">
          <w:instrText xml:space="preserve"> HYPERLINK "mailto:majid.ezzati@imperial.ac.uk" </w:instrText>
        </w:r>
        <w:r w:rsidR="0089015A">
          <w:fldChar w:fldCharType="separate"/>
        </w:r>
        <w:r w:rsidR="00F45FFD" w:rsidRPr="00E85AFA">
          <w:rPr>
            <w:rStyle w:val="Hyperlink"/>
            <w:lang w:val="en-GB"/>
          </w:rPr>
          <w:t>majid.ezzati@imperial.ac.uk</w:t>
        </w:r>
        <w:r w:rsidR="0089015A">
          <w:rPr>
            <w:rStyle w:val="Hyperlink"/>
            <w:lang w:val="en-GB"/>
          </w:rPr>
          <w:fldChar w:fldCharType="end"/>
        </w:r>
      </w:ins>
      <w:r w:rsidR="00E02878" w:rsidRPr="00E85AFA">
        <w:rPr>
          <w:b/>
          <w:lang w:val="en-GB"/>
        </w:rPr>
        <w:br w:type="page"/>
      </w:r>
    </w:p>
    <w:p w14:paraId="36931E7C" w14:textId="0943F8D0"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del w:id="2" w:author="Robbie Parks" w:date="2019-10-03T13:33:00Z">
        <w:r w:rsidRPr="004C3A2F">
          <w:rPr>
            <w:rFonts w:eastAsia="Times New Roman"/>
            <w:b/>
          </w:rPr>
          <w:delText>norms</w:delText>
        </w:r>
      </w:del>
      <w:ins w:id="3" w:author="Robbie Parks" w:date="2019-10-03T13:33:00Z">
        <w:r w:rsidR="00995D43">
          <w:rPr>
            <w:rFonts w:eastAsia="Times New Roman"/>
            <w:b/>
          </w:rPr>
          <w:t>norm</w:t>
        </w:r>
      </w:ins>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4" w:author="Robbie Parks" w:date="2019-10-03T13:33:00Z">
        <w:r w:rsidRPr="004C3A2F">
          <w:rPr>
            <w:rFonts w:eastAsia="Times New Roman"/>
            <w:b/>
          </w:rPr>
          <w:delText>37</w:delText>
        </w:r>
      </w:del>
      <w:ins w:id="5" w:author="Robbie Parks" w:date="2019-10-03T13:33:00Z">
        <w:r w:rsidR="00C425A2" w:rsidRPr="00E85AFA">
          <w:rPr>
            <w:rFonts w:eastAsia="Times New Roman"/>
            <w:b/>
          </w:rPr>
          <w:t>38</w:t>
        </w:r>
      </w:ins>
      <w:r w:rsidRPr="00E85AFA">
        <w:rPr>
          <w:rFonts w:eastAsia="Times New Roman"/>
          <w:b/>
        </w:rPr>
        <w:t>-year period (1980-</w:t>
      </w:r>
      <w:del w:id="6" w:author="Robbie Parks" w:date="2019-10-03T13:33:00Z">
        <w:r w:rsidRPr="004C3A2F">
          <w:rPr>
            <w:rFonts w:eastAsia="Times New Roman"/>
            <w:b/>
          </w:rPr>
          <w:delText>2016</w:delText>
        </w:r>
      </w:del>
      <w:ins w:id="7" w:author="Robbie Parks" w:date="2019-10-03T13:33: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8" w:author="Robbie Parks" w:date="2019-10-03T13:33:00Z">
        <w:r w:rsidRPr="004C3A2F">
          <w:rPr>
            <w:rFonts w:eastAsia="Times New Roman"/>
            <w:b/>
          </w:rPr>
          <w:delText>estimate</w:delText>
        </w:r>
      </w:del>
      <w:ins w:id="9" w:author="Robbie Parks" w:date="2019-10-03T13:33: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0" w:author="Robbie Parks" w:date="2019-10-03T13:33:00Z">
        <w:r w:rsidRPr="004C3A2F">
          <w:rPr>
            <w:rFonts w:eastAsia="Times New Roman"/>
            <w:b/>
          </w:rPr>
          <w:delText xml:space="preserve">from the long-term norm </w:delText>
        </w:r>
      </w:del>
      <w:r w:rsidR="005E282E" w:rsidRPr="00E85AFA">
        <w:rPr>
          <w:rFonts w:eastAsia="Times New Roman"/>
          <w:b/>
        </w:rPr>
        <w:t>of monthly temperature</w:t>
      </w:r>
      <w:ins w:id="11" w:author="Robbie Parks" w:date="2019-10-03T13:33: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2" w:author="Robbie Parks" w:date="2019-10-03T13:33:00Z">
        <w:r w:rsidRPr="004C3A2F">
          <w:rPr>
            <w:rFonts w:eastAsia="Times New Roman"/>
            <w:b/>
          </w:rPr>
          <w:delText>intentional</w:delText>
        </w:r>
      </w:del>
      <w:ins w:id="13" w:author="Robbie Parks" w:date="2019-10-03T13:33: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4" w:author="Robbie Parks" w:date="2019-10-03T13:33:00Z">
        <w:r w:rsidRPr="004C3A2F">
          <w:rPr>
            <w:rFonts w:eastAsia="Times New Roman"/>
            <w:b/>
          </w:rPr>
          <w:delText>unintentional</w:delText>
        </w:r>
      </w:del>
      <w:ins w:id="15" w:author="Robbie Parks" w:date="2019-10-03T13:33: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6" w:author="Robbie Parks" w:date="2019-10-03T13:33:00Z">
        <w:r w:rsidR="00607238" w:rsidRPr="00E85AFA">
          <w:rPr>
            <w:rFonts w:eastAsia="Times New Roman"/>
            <w:b/>
          </w:rPr>
          <w:t>,</w:t>
        </w:r>
      </w:ins>
      <w:r w:rsidRPr="00E85AFA">
        <w:rPr>
          <w:rFonts w:eastAsia="Times New Roman"/>
          <w:b/>
        </w:rPr>
        <w:t xml:space="preserve"> by age group and sex. We found that a </w:t>
      </w:r>
      <w:del w:id="17" w:author="Robbie Parks" w:date="2019-10-03T13:33:00Z">
        <w:r w:rsidRPr="004C3A2F">
          <w:rPr>
            <w:rFonts w:eastAsia="Times New Roman"/>
            <w:b/>
          </w:rPr>
          <w:delText>1</w:delText>
        </w:r>
      </w:del>
      <w:ins w:id="18" w:author="Robbie Parks" w:date="2019-10-03T13:33:00Z">
        <w:r w:rsidR="00F24A27" w:rsidRPr="00E85AFA">
          <w:rPr>
            <w:rFonts w:eastAsia="Times New Roman"/>
            <w:b/>
          </w:rPr>
          <w:t>2</w:t>
        </w:r>
      </w:ins>
      <w:r w:rsidRPr="00E85AFA">
        <w:rPr>
          <w:rFonts w:eastAsia="Times New Roman"/>
          <w:b/>
        </w:rPr>
        <w:t xml:space="preserve">°C anomalously warm year would be associated with an estimated </w:t>
      </w:r>
      <w:del w:id="19" w:author="Robbie Parks" w:date="2019-10-03T13:33:00Z">
        <w:r w:rsidRPr="004C3A2F">
          <w:rPr>
            <w:rFonts w:eastAsia="Times New Roman"/>
            <w:b/>
          </w:rPr>
          <w:delText>941</w:delText>
        </w:r>
      </w:del>
      <w:ins w:id="20" w:author="Robbie Parks" w:date="2019-10-03T13:33:00Z">
        <w:r w:rsidR="005E0B16">
          <w:rPr>
            <w:rFonts w:eastAsia="Times New Roman"/>
            <w:b/>
          </w:rPr>
          <w:t>2,135</w:t>
        </w:r>
      </w:ins>
      <w:r w:rsidRPr="00E85AFA">
        <w:rPr>
          <w:rFonts w:eastAsia="Times New Roman"/>
          <w:b/>
        </w:rPr>
        <w:t xml:space="preserve"> (95% credible interval </w:t>
      </w:r>
      <w:del w:id="21" w:author="Robbie Parks" w:date="2019-10-03T13:33:00Z">
        <w:r w:rsidRPr="004C3A2F">
          <w:rPr>
            <w:rFonts w:eastAsia="Times New Roman"/>
            <w:b/>
          </w:rPr>
          <w:delText>831-</w:delText>
        </w:r>
      </w:del>
      <w:r w:rsidR="005E0B16">
        <w:rPr>
          <w:rFonts w:eastAsia="Times New Roman"/>
          <w:b/>
        </w:rPr>
        <w:t>1,</w:t>
      </w:r>
      <w:del w:id="22" w:author="Robbie Parks" w:date="2019-10-03T13:33:00Z">
        <w:r w:rsidRPr="004C3A2F">
          <w:rPr>
            <w:rFonts w:eastAsia="Times New Roman"/>
            <w:b/>
          </w:rPr>
          <w:delText>053</w:delText>
        </w:r>
      </w:del>
      <w:ins w:id="23" w:author="Robbie Parks" w:date="2019-10-03T13:33:00Z">
        <w:r w:rsidR="005E0B16">
          <w:rPr>
            <w:rFonts w:eastAsia="Times New Roman"/>
            <w:b/>
          </w:rPr>
          <w:t>906</w:t>
        </w:r>
        <w:r w:rsidRPr="00E85AFA">
          <w:rPr>
            <w:rFonts w:eastAsia="Times New Roman"/>
            <w:b/>
          </w:rPr>
          <w:t>-</w:t>
        </w:r>
        <w:r w:rsidR="005E0B16">
          <w:rPr>
            <w:rFonts w:eastAsia="Times New Roman"/>
            <w:b/>
          </w:rPr>
          <w:t>2,368</w:t>
        </w:r>
      </w:ins>
      <w:r w:rsidRPr="00E85AFA">
        <w:rPr>
          <w:rFonts w:eastAsia="Times New Roman"/>
          <w:b/>
        </w:rPr>
        <w:t xml:space="preserve">) additional injury deaths in the contiguous USA. </w:t>
      </w:r>
      <w:del w:id="24" w:author="Robbie Parks" w:date="2019-10-03T13:33:00Z">
        <w:r w:rsidRPr="004C3A2F">
          <w:rPr>
            <w:rFonts w:eastAsia="Times New Roman"/>
            <w:b/>
          </w:rPr>
          <w:delText>87</w:delText>
        </w:r>
      </w:del>
      <w:ins w:id="25" w:author="Robbie Parks" w:date="2019-10-03T13:33:00Z">
        <w:r w:rsidR="00EE09D3">
          <w:rPr>
            <w:rFonts w:eastAsia="Times New Roman"/>
            <w:b/>
          </w:rPr>
          <w:t>84</w:t>
        </w:r>
      </w:ins>
      <w:r w:rsidRPr="00E85AFA">
        <w:rPr>
          <w:rFonts w:eastAsia="Times New Roman"/>
          <w:b/>
        </w:rPr>
        <w:t>% of</w:t>
      </w:r>
      <w:ins w:id="26" w:author="Robbie Parks" w:date="2019-10-03T13:33: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7" w:author="Robbie Parks" w:date="2019-10-03T13:33: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0EE5E24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8" w:author="Robbie Parks" w:date="2019-10-03T13:33: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29" w:author="Robbie Parks" w:date="2019-10-03T13:33:00Z">
        <w:r w:rsidR="0065196B" w:rsidRPr="004C3A2F">
          <w:rPr>
            <w:color w:val="000000" w:themeColor="text1"/>
          </w:rPr>
          <w:delText>, even though</w:delText>
        </w:r>
      </w:del>
      <w:ins w:id="30" w:author="Robbie Parks" w:date="2019-10-03T13:33:00Z">
        <w:r w:rsidR="006C6402" w:rsidRPr="00E85AFA">
          <w:rPr>
            <w:color w:val="000000" w:themeColor="text1"/>
          </w:rPr>
          <w:t>. There are two reasons to investigate a potential role for temperature</w:t>
        </w:r>
        <w:r w:rsidR="00E8517B">
          <w:rPr>
            <w:color w:val="000000" w:themeColor="text1"/>
          </w:rPr>
          <w:t xml:space="preserve"> </w:t>
        </w:r>
        <w:r w:rsidR="00E8517B">
          <w:rPr>
            <w:color w:val="000000" w:themeColor="text1"/>
          </w:rPr>
          <w:lastRenderedPageBreak/>
          <w:t>anomalies</w:t>
        </w:r>
        <w:r w:rsidR="006C6402" w:rsidRPr="00E85AFA">
          <w:rPr>
            <w:color w:val="000000" w:themeColor="text1"/>
          </w:rPr>
          <w:t xml:space="preserve"> on injury mortality: First</w:t>
        </w:r>
      </w:ins>
      <w:r w:rsidR="0065196B" w:rsidRPr="00E85AFA">
        <w:rPr>
          <w:color w:val="000000" w:themeColor="text1"/>
        </w:rPr>
        <w:t xml:space="preserve"> death rates from injuries vary seasonally</w:t>
      </w:r>
      <w:ins w:id="31" w:author="Robbie Parks" w:date="2019-10-03T13:33:00Z">
        <w:r w:rsidR="00D814E1">
          <w:rPr>
            <w:color w:val="000000" w:themeColor="text1"/>
          </w:rPr>
          <w:t xml:space="preserve"> and the seasonality varies by age group</w:t>
        </w:r>
      </w:ins>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2" w:author="Robbie Parks" w:date="2019-10-03T13:33:00Z">
        <w:r w:rsidR="0065196B" w:rsidRPr="004C3A2F">
          <w:rPr>
            <w:color w:val="000000" w:themeColor="text1"/>
          </w:rPr>
          <w:delText xml:space="preserve"> which means that temperature may play a role in their pathogenesis.</w:delText>
        </w:r>
      </w:del>
      <w:ins w:id="33" w:author="Robbie Parks" w:date="2019-10-03T13:33: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6F55DE1E"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4" w:author="Robbie Parks" w:date="2019-10-03T13:33:00Z">
        <w:r w:rsidRPr="004C3A2F">
          <w:rPr>
            <w:color w:val="000000" w:themeColor="text1"/>
          </w:rPr>
          <w:delText>2016</w:delText>
        </w:r>
      </w:del>
      <w:ins w:id="35" w:author="Robbie Parks" w:date="2019-10-03T13:33: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6" w:author="Robbie Parks" w:date="2019-10-03T13:33:00Z">
        <w:r w:rsidR="007433BB" w:rsidRPr="004C3A2F">
          <w:rPr>
            <w:color w:val="000000" w:themeColor="text1"/>
          </w:rPr>
          <w:delText>2016</w:delText>
        </w:r>
      </w:del>
      <w:ins w:id="37" w:author="Robbie Parks" w:date="2019-10-03T13:33: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924924">
        <w:rPr>
          <w:color w:val="000000" w:themeColor="text1"/>
          <w:lang w:val="en-US"/>
          <w:rPrChange w:id="38" w:author="Robbie Parks" w:date="2019-10-03T13:33:00Z">
            <w:rPr>
              <w:color w:val="000000" w:themeColor="text1"/>
            </w:rPr>
          </w:rPrChange>
        </w:rPr>
        <w:t>4,</w:t>
      </w:r>
      <w:del w:id="39" w:author="Robbie Parks" w:date="2019-10-03T13:33:00Z">
        <w:r w:rsidR="007433BB" w:rsidRPr="004C3A2F">
          <w:rPr>
            <w:color w:val="000000" w:themeColor="text1"/>
          </w:rPr>
          <w:delText>006,454</w:delText>
        </w:r>
      </w:del>
      <w:ins w:id="40" w:author="Robbie Parks" w:date="2019-10-03T13:33: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924924">
        <w:rPr>
          <w:color w:val="000000" w:themeColor="text1"/>
          <w:lang w:val="en-US"/>
          <w:rPrChange w:id="41" w:author="Robbie Parks" w:date="2019-10-03T13:33:00Z">
            <w:rPr>
              <w:color w:val="000000" w:themeColor="text1"/>
            </w:rPr>
          </w:rPrChange>
        </w:rPr>
        <w:t>1,</w:t>
      </w:r>
      <w:del w:id="42" w:author="Robbie Parks" w:date="2019-10-03T13:33:00Z">
        <w:r w:rsidR="007433BB" w:rsidRPr="004C3A2F">
          <w:rPr>
            <w:color w:val="000000" w:themeColor="text1"/>
          </w:rPr>
          <w:delText>757,862</w:delText>
        </w:r>
      </w:del>
      <w:ins w:id="43" w:author="Robbie Parks" w:date="2019-10-03T13:33: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4" w:author="Robbie Parks" w:date="2019-10-03T13:33:00Z">
        <w:r w:rsidR="007433BB" w:rsidRPr="004C3A2F">
          <w:rPr>
            <w:color w:val="000000" w:themeColor="text1"/>
          </w:rPr>
          <w:delText>2</w:delText>
        </w:r>
      </w:del>
      <w:ins w:id="45" w:author="Robbie Parks" w:date="2019-10-03T13:33: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6" w:author="Robbie Parks" w:date="2019-10-03T13:33:00Z">
        <w:r w:rsidR="007433BB" w:rsidRPr="004C3A2F">
          <w:rPr>
            <w:color w:val="000000" w:themeColor="text1"/>
          </w:rPr>
          <w:delText>6</w:delText>
        </w:r>
      </w:del>
      <w:ins w:id="47" w:author="Robbie Parks" w:date="2019-10-03T13:33:00Z">
        <w:r w:rsidR="005C12F7">
          <w:rPr>
            <w:color w:val="000000" w:themeColor="text1"/>
          </w:rPr>
          <w:t>7</w:t>
        </w:r>
      </w:ins>
      <w:r w:rsidR="007433BB" w:rsidRPr="00E85AFA">
        <w:rPr>
          <w:color w:val="000000" w:themeColor="text1"/>
        </w:rPr>
        <w:t xml:space="preserve">% of male injury deaths and </w:t>
      </w:r>
      <w:del w:id="48" w:author="Robbie Parks" w:date="2019-10-03T13:33:00Z">
        <w:r w:rsidR="007433BB" w:rsidRPr="004C3A2F">
          <w:rPr>
            <w:color w:val="000000" w:themeColor="text1"/>
          </w:rPr>
          <w:delText>93.9</w:delText>
        </w:r>
      </w:del>
      <w:ins w:id="49" w:author="Robbie Parks" w:date="2019-10-03T13:33: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0" w:author="Robbie Parks" w:date="2019-10-03T13:33:00Z">
        <w:r w:rsidR="007433BB" w:rsidRPr="004C3A2F">
          <w:rPr>
            <w:color w:val="000000" w:themeColor="text1"/>
          </w:rPr>
          <w:delText>6</w:delText>
        </w:r>
      </w:del>
      <w:ins w:id="51" w:author="Robbie Parks" w:date="2019-10-03T13:33: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169F24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2" w:author="Robbie Parks" w:date="2019-10-03T13:33:00Z">
        <w:r w:rsidRPr="004C3A2F">
          <w:rPr>
            <w:color w:val="000000" w:themeColor="text1"/>
          </w:rPr>
          <w:delText>79.0</w:delText>
        </w:r>
      </w:del>
      <w:ins w:id="53" w:author="Robbie Parks" w:date="2019-10-03T13:33: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4" w:author="Robbie Parks" w:date="2019-10-03T13:33:00Z">
        <w:r w:rsidRPr="004C3A2F">
          <w:rPr>
            <w:color w:val="000000" w:themeColor="text1"/>
          </w:rPr>
          <w:delText>72.1</w:delText>
        </w:r>
      </w:del>
      <w:ins w:id="55" w:author="Robbie Parks" w:date="2019-10-03T13:33: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xml:space="preserve">% in females. The remainder were from a heterogeneous group of “other </w:t>
      </w:r>
      <w:del w:id="56" w:author="Robbie Parks" w:date="2019-10-03T13:33:00Z">
        <w:r w:rsidRPr="004C3A2F">
          <w:rPr>
            <w:color w:val="000000" w:themeColor="text1"/>
          </w:rPr>
          <w:delText xml:space="preserve">unintentional </w:delText>
        </w:r>
      </w:del>
      <w:r w:rsidRPr="00E85AFA">
        <w:rPr>
          <w:color w:val="000000" w:themeColor="text1"/>
        </w:rPr>
        <w:t xml:space="preserve">injuries” (Figure </w:t>
      </w:r>
      <w:r w:rsidR="00705D2B" w:rsidRPr="00E85AFA">
        <w:rPr>
          <w:color w:val="000000" w:themeColor="text1"/>
        </w:rPr>
        <w:t>1</w:t>
      </w:r>
      <w:r w:rsidRPr="00E85AFA">
        <w:rPr>
          <w:color w:val="000000" w:themeColor="text1"/>
        </w:rPr>
        <w:t xml:space="preserve">), within which </w:t>
      </w:r>
      <w:r w:rsidRPr="00E85AFA">
        <w:t xml:space="preserve">the </w:t>
      </w:r>
      <w:del w:id="57" w:author="Robbie Parks" w:date="2019-10-03T13:33:00Z">
        <w:r w:rsidRPr="004C3A2F">
          <w:delText>type</w:delText>
        </w:r>
      </w:del>
      <w:ins w:id="58" w:author="Robbie Parks" w:date="2019-10-03T13:33:00Z">
        <w:r w:rsidR="00D814E1">
          <w:t>composition</w:t>
        </w:r>
      </w:ins>
      <w:r w:rsidR="00D814E1" w:rsidRPr="00E85AFA">
        <w:t xml:space="preserve"> </w:t>
      </w:r>
      <w:r w:rsidRPr="00E85AFA">
        <w:t xml:space="preserve">of </w:t>
      </w:r>
      <w:del w:id="59" w:author="Robbie Parks" w:date="2019-10-03T13:33:00Z">
        <w:r w:rsidRPr="004C3A2F">
          <w:delText>injury</w:delText>
        </w:r>
      </w:del>
      <w:ins w:id="60" w:author="Robbie Parks" w:date="2019-10-03T13:33:00Z">
        <w:r w:rsidR="00D814E1" w:rsidRPr="00E85AFA">
          <w:t>injur</w:t>
        </w:r>
        <w:r w:rsidR="00D814E1">
          <w:t>ies</w:t>
        </w:r>
      </w:ins>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w:t>
      </w:r>
      <w:r w:rsidRPr="00E85AFA">
        <w:lastRenderedPageBreak/>
        <w:t xml:space="preserve">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B792FE5" w:rsidR="007433BB" w:rsidRPr="00E85AFA" w:rsidRDefault="007433BB" w:rsidP="00705D2B">
      <w:pPr>
        <w:spacing w:line="480" w:lineRule="auto"/>
        <w:jc w:val="both"/>
      </w:pPr>
      <w:r w:rsidRPr="00E85AFA">
        <w:t>There was a decline in age-standardi</w:t>
      </w:r>
      <w:r w:rsidR="0075565E" w:rsidRPr="00E85AFA">
        <w:t>s</w:t>
      </w:r>
      <w:r w:rsidRPr="00E85AFA">
        <w:t xml:space="preserve">ed death rates of three out of five major injuries (transport, drownings and assault) from 1980 to </w:t>
      </w:r>
      <w:del w:id="61" w:author="Robbie Parks" w:date="2019-10-03T13:33:00Z">
        <w:r w:rsidRPr="004C3A2F">
          <w:delText>2016</w:delText>
        </w:r>
      </w:del>
      <w:ins w:id="62" w:author="Robbie Parks" w:date="2019-10-03T13:33:00Z">
        <w:r w:rsidRPr="00E85AFA">
          <w:t>201</w:t>
        </w:r>
        <w:r w:rsidR="005E7880" w:rsidRPr="00E85AFA">
          <w:t>7</w:t>
        </w:r>
      </w:ins>
      <w:r w:rsidRPr="00E85AFA">
        <w:t xml:space="preserve">, although assault deaths have </w:t>
      </w:r>
      <w:del w:id="63" w:author="Robbie Parks" w:date="2019-10-03T13:33:00Z">
        <w:r w:rsidRPr="004C3A2F">
          <w:delText xml:space="preserve">shown a recent increase </w:delText>
        </w:r>
      </w:del>
      <w:ins w:id="64" w:author="Robbie Parks" w:date="2019-10-03T13:33:00Z">
        <w:r w:rsidR="00D814E1">
          <w:t>more</w:t>
        </w:r>
        <w:r w:rsidRPr="00E85AFA">
          <w:t xml:space="preserve"> recent</w:t>
        </w:r>
        <w:r w:rsidR="00D814E1">
          <w:t>ly</w:t>
        </w:r>
        <w:r w:rsidRPr="00E85AFA">
          <w:t xml:space="preserve"> </w:t>
        </w:r>
        <w:r w:rsidR="00D814E1">
          <w:t>(</w:t>
        </w:r>
      </w:ins>
      <w:r w:rsidRPr="00E85AFA">
        <w:t>since 2014</w:t>
      </w:r>
      <w:ins w:id="65" w:author="Robbie Parks" w:date="2019-10-03T13:33:00Z">
        <w:r w:rsidR="00D814E1">
          <w:t xml:space="preserve">) </w:t>
        </w:r>
        <w:r w:rsidR="00D814E1" w:rsidRPr="00E85AFA">
          <w:t>increase</w:t>
        </w:r>
        <w:r w:rsidR="00D814E1">
          <w:t>d</w:t>
        </w:r>
      </w:ins>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66" w:author="Robbie Parks" w:date="2019-10-03T13:33:00Z">
        <w:r w:rsidRPr="004C3A2F">
          <w:delText>2016</w:delText>
        </w:r>
      </w:del>
      <w:ins w:id="67" w:author="Robbie Parks" w:date="2019-10-03T13:33: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8576603" w:rsidR="007433BB" w:rsidRPr="00E85AFA" w:rsidRDefault="002E5F11" w:rsidP="00705D2B">
      <w:pPr>
        <w:spacing w:line="480" w:lineRule="auto"/>
        <w:jc w:val="both"/>
      </w:pPr>
      <w:r w:rsidRPr="00E85AFA">
        <w:rPr>
          <w:color w:val="000000" w:themeColor="text1"/>
        </w:rPr>
        <w:t xml:space="preserve">We defined a measure of anomalous temperature for each </w:t>
      </w:r>
      <w:del w:id="68" w:author="Robbie Parks" w:date="2019-10-03T13:33:00Z">
        <w:r w:rsidRPr="004C3A2F">
          <w:rPr>
            <w:color w:val="000000" w:themeColor="text1"/>
          </w:rPr>
          <w:delText>state</w:delText>
        </w:r>
      </w:del>
      <w:ins w:id="69" w:author="Robbie Parks" w:date="2019-10-03T13:33:00Z">
        <w:r w:rsidR="001508C3" w:rsidRPr="00E85AFA">
          <w:rPr>
            <w:color w:val="000000" w:themeColor="text1"/>
          </w:rPr>
          <w:t>county</w:t>
        </w:r>
      </w:ins>
      <w:r w:rsidRPr="00E85AFA">
        <w:rPr>
          <w:color w:val="000000" w:themeColor="text1"/>
        </w:rPr>
        <w:t xml:space="preserve"> and month</w:t>
      </w:r>
      <w:del w:id="70" w:author="Robbie Parks" w:date="2019-10-03T13:33:00Z">
        <w:r w:rsidRPr="004C3A2F">
          <w:rPr>
            <w:color w:val="000000" w:themeColor="text1"/>
          </w:rPr>
          <w:delText xml:space="preserve"> relative to</w:delText>
        </w:r>
        <w:r w:rsidRPr="004C3A2F">
          <w:delText xml:space="preserve"> long-term norm </w:delText>
        </w:r>
      </w:del>
      <w:ins w:id="71" w:author="Robbie Parks" w:date="2019-10-03T13:33: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72" w:author="Robbie Parks" w:date="2019-10-03T13:33:00Z">
        <w:r w:rsidRPr="004C3A2F">
          <w:delText xml:space="preserve">of the state </w:delText>
        </w:r>
      </w:del>
      <w:r w:rsidRPr="00E85AFA">
        <w:t>in that month</w:t>
      </w:r>
      <w:r w:rsidR="005E282E" w:rsidRPr="00924924">
        <w:rPr>
          <w:color w:val="000000" w:themeColor="text1"/>
          <w:rPrChange w:id="73" w:author="Robbie Parks" w:date="2019-10-03T13:33:00Z">
            <w:rPr/>
          </w:rPrChange>
        </w:rPr>
        <w:t xml:space="preserve"> </w:t>
      </w:r>
      <w:del w:id="74" w:author="Robbie Parks" w:date="2019-10-03T13:33:00Z">
        <w:r w:rsidRPr="004C3A2F">
          <w:delText>(</w:delText>
        </w:r>
      </w:del>
      <w:ins w:id="75" w:author="Robbie Parks" w:date="2019-10-03T13:33: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76" w:author="Robbie Parks" w:date="2019-10-03T13:33:00Z">
        <w:r w:rsidRPr="004C3A2F">
          <w:delText>3)</w:delText>
        </w:r>
        <w:r w:rsidRPr="004C3A2F">
          <w:rPr>
            <w:color w:val="000000" w:themeColor="text1"/>
          </w:rPr>
          <w:delText>.</w:delText>
        </w:r>
      </w:del>
      <w:ins w:id="77" w:author="Robbie Parks" w:date="2019-10-03T13:33: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78" w:author="Robbie Parks" w:date="2019-10-03T13:33:00Z">
        <w:r w:rsidR="007433BB" w:rsidRPr="004C3A2F">
          <w:rPr>
            <w:color w:val="000000" w:themeColor="text1"/>
          </w:rPr>
          <w:delText>2016</w:delText>
        </w:r>
      </w:del>
      <w:ins w:id="79" w:author="Robbie Parks" w:date="2019-10-03T13:33: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80" w:author="Robbie Parks" w:date="2019-10-03T13:33:00Z">
        <w:r w:rsidR="007433BB" w:rsidRPr="004C3A2F">
          <w:rPr>
            <w:color w:val="000000" w:themeColor="text1"/>
          </w:rPr>
          <w:delText xml:space="preserve">central </w:delText>
        </w:r>
      </w:del>
      <w:r w:rsidR="007433BB" w:rsidRPr="00E85AFA">
        <w:rPr>
          <w:color w:val="000000" w:themeColor="text1"/>
        </w:rPr>
        <w:t xml:space="preserve">state-month long-term </w:t>
      </w:r>
      <w:del w:id="81" w:author="Robbie Parks" w:date="2019-10-03T13:33:00Z">
        <w:r w:rsidR="007433BB" w:rsidRPr="004C3A2F">
          <w:rPr>
            <w:color w:val="000000" w:themeColor="text1"/>
          </w:rPr>
          <w:delText>norm</w:delText>
        </w:r>
      </w:del>
      <w:ins w:id="82" w:author="Robbie Parks" w:date="2019-10-03T13:33: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83" w:author="Robbie Parks" w:date="2019-10-03T13:33:00Z">
        <w:r w:rsidR="00AB531F" w:rsidRPr="004C3A2F">
          <w:rPr>
            <w:color w:val="000000" w:themeColor="text1"/>
          </w:rPr>
          <w:delText>4</w:delText>
        </w:r>
      </w:del>
      <w:ins w:id="84" w:author="Robbie Parks" w:date="2019-10-03T13:33: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85" w:author="Robbie Parks" w:date="2019-10-03T13:33: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86" w:author="Robbie Parks" w:date="2019-10-03T13:33:00Z">
        <w:r w:rsidR="00AB531F" w:rsidRPr="004C3A2F">
          <w:rPr>
            <w:bCs/>
            <w:color w:val="000000" w:themeColor="text1"/>
          </w:rPr>
          <w:delText>4</w:delText>
        </w:r>
      </w:del>
      <w:ins w:id="87" w:author="Robbie Parks" w:date="2019-10-03T13:33: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C891EB0" w:rsidR="007433BB" w:rsidRPr="00E85AFA" w:rsidRDefault="007433BB" w:rsidP="002E5F11">
      <w:pPr>
        <w:spacing w:line="480" w:lineRule="auto"/>
        <w:jc w:val="both"/>
      </w:pPr>
      <w:del w:id="88" w:author="Robbie Parks" w:date="2019-10-03T13:33:00Z">
        <w:r w:rsidRPr="004C3A2F">
          <w:lastRenderedPageBreak/>
          <w:delText>We</w:delText>
        </w:r>
      </w:del>
      <w:ins w:id="89" w:author="Robbie Parks" w:date="2019-10-03T13:33: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r w:rsidR="00E8517B">
          <w:rPr>
            <w:color w:val="000000" w:themeColor="text1"/>
          </w:rPr>
          <w:t xml:space="preserve">, consistent with the upper </w:t>
        </w:r>
        <w:r w:rsidR="00A54C8A">
          <w:rPr>
            <w:color w:val="000000" w:themeColor="text1"/>
          </w:rPr>
          <w:t>bound</w:t>
        </w:r>
        <w:r w:rsidR="00E8517B">
          <w:rPr>
            <w:color w:val="000000" w:themeColor="text1"/>
          </w:rPr>
          <w:t xml:space="preserve"> of the Paris Climate Agreement</w:t>
        </w:r>
        <w:r w:rsidR="00AD4FF6" w:rsidRPr="00E85AFA">
          <w:rPr>
            <w:color w:val="000000" w:themeColor="text1"/>
          </w:rPr>
          <w:t>. Based on this analysis, w</w:t>
        </w:r>
        <w:r w:rsidRPr="00E85AFA">
          <w:t>e</w:t>
        </w:r>
      </w:ins>
      <w:r w:rsidRPr="00E85AFA">
        <w:t xml:space="preserve"> estimated that there would be an estimated </w:t>
      </w:r>
      <w:del w:id="90" w:author="Robbie Parks" w:date="2019-10-03T13:33:00Z">
        <w:r w:rsidRPr="004C3A2F">
          <w:delText>941</w:delText>
        </w:r>
      </w:del>
      <w:ins w:id="91" w:author="Robbie Parks" w:date="2019-10-03T13:33:00Z">
        <w:r w:rsidR="00644D09" w:rsidRPr="00644D09">
          <w:t>2,135</w:t>
        </w:r>
      </w:ins>
      <w:r w:rsidRPr="00644D09">
        <w:t xml:space="preserve"> </w:t>
      </w:r>
      <w:r w:rsidRPr="00E85AFA">
        <w:t xml:space="preserve">(95% credible interval </w:t>
      </w:r>
      <w:del w:id="92" w:author="Robbie Parks" w:date="2019-10-03T13:33:00Z">
        <w:r w:rsidRPr="004C3A2F">
          <w:delText xml:space="preserve">831, </w:delText>
        </w:r>
      </w:del>
      <w:r w:rsidR="00644D09" w:rsidRPr="00644D09">
        <w:t>1,</w:t>
      </w:r>
      <w:del w:id="93" w:author="Robbie Parks" w:date="2019-10-03T13:33:00Z">
        <w:r w:rsidRPr="004C3A2F">
          <w:delText>053</w:delText>
        </w:r>
      </w:del>
      <w:ins w:id="94" w:author="Robbie Parks" w:date="2019-10-03T13:33:00Z">
        <w:r w:rsidR="00644D09" w:rsidRPr="00644D09">
          <w:t>906-2,368</w:t>
        </w:r>
      </w:ins>
      <w:r w:rsidRPr="00E85AFA">
        <w:t xml:space="preserve">) excess injury deaths, equivalent to </w:t>
      </w:r>
      <w:ins w:id="95" w:author="Robbie Parks" w:date="2019-10-03T13:33:00Z">
        <w:r w:rsidR="008238F8">
          <w:t>1</w:t>
        </w:r>
        <w:r w:rsidRPr="00E85AFA">
          <w:t>.</w:t>
        </w:r>
      </w:ins>
      <w:r w:rsidR="008238F8">
        <w:t>0</w:t>
      </w:r>
      <w:del w:id="96" w:author="Robbie Parks" w:date="2019-10-03T13:33:00Z">
        <w:r w:rsidRPr="004C3A2F">
          <w:delText>.47</w:delText>
        </w:r>
      </w:del>
      <w:r w:rsidRPr="00E85AFA">
        <w:t xml:space="preserve">% of all injury deaths in </w:t>
      </w:r>
      <w:del w:id="97" w:author="Robbie Parks" w:date="2019-10-03T13:33:00Z">
        <w:r w:rsidRPr="004C3A2F">
          <w:delText>2016</w:delText>
        </w:r>
      </w:del>
      <w:ins w:id="98" w:author="Robbie Parks" w:date="2019-10-03T13:33:00Z">
        <w:r w:rsidRPr="00E85AFA">
          <w:t>201</w:t>
        </w:r>
        <w:r w:rsidR="005E7880" w:rsidRPr="00E85AFA">
          <w:t>7</w:t>
        </w:r>
      </w:ins>
      <w:r w:rsidRPr="00E85AFA">
        <w:t>,</w:t>
      </w:r>
      <w:r w:rsidRPr="00E85AFA">
        <w:rPr>
          <w:color w:val="000000" w:themeColor="text1"/>
        </w:rPr>
        <w:t xml:space="preserve"> in each year in which each month in each state </w:t>
      </w:r>
      <w:del w:id="99" w:author="Robbie Parks" w:date="2019-10-03T13:33:00Z">
        <w:r w:rsidRPr="004C3A2F">
          <w:rPr>
            <w:color w:val="000000" w:themeColor="text1"/>
          </w:rPr>
          <w:delText>were +1</w:delText>
        </w:r>
      </w:del>
      <w:ins w:id="100" w:author="Robbie Parks" w:date="2019-10-03T13:33: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101" w:author="Robbie Parks" w:date="2019-10-03T13:33:00Z">
        <w:r w:rsidRPr="004C3A2F">
          <w:rPr>
            <w:color w:val="000000" w:themeColor="text1"/>
          </w:rPr>
          <w:delText>above</w:delText>
        </w:r>
      </w:del>
      <w:ins w:id="102" w:author="Robbie Parks" w:date="2019-10-03T13:33: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103" w:author="Robbie Parks" w:date="2019-10-03T13:33:00Z">
        <w:r w:rsidRPr="004C3A2F">
          <w:rPr>
            <w:color w:val="000000" w:themeColor="text1"/>
          </w:rPr>
          <w:delText>norm</w:delText>
        </w:r>
      </w:del>
      <w:ins w:id="104" w:author="Robbie Parks" w:date="2019-10-03T13:33:00Z">
        <w:r w:rsidR="00367BD4" w:rsidRPr="00E85AFA">
          <w:rPr>
            <w:color w:val="000000" w:themeColor="text1"/>
          </w:rPr>
          <w:t>average</w:t>
        </w:r>
      </w:ins>
      <w:r w:rsidR="00367BD4" w:rsidRPr="00E85AFA">
        <w:t xml:space="preserve"> </w:t>
      </w:r>
      <w:r w:rsidRPr="00E85AFA">
        <w:t xml:space="preserve">(Figure </w:t>
      </w:r>
      <w:del w:id="105" w:author="Robbie Parks" w:date="2019-10-03T13:33:00Z">
        <w:r w:rsidRPr="004C3A2F">
          <w:delText>5</w:delText>
        </w:r>
      </w:del>
      <w:ins w:id="106" w:author="Robbie Parks" w:date="2019-10-03T13:33:00Z">
        <w:r w:rsidR="009C39F3">
          <w:t>4</w:t>
        </w:r>
      </w:ins>
      <w:r w:rsidRPr="00E85AFA">
        <w:t>). Deaths from drowning, transport, assault and suicide would</w:t>
      </w:r>
      <w:del w:id="107" w:author="Robbie Parks" w:date="2019-10-03T13:33:00Z">
        <w:r w:rsidRPr="004C3A2F">
          <w:delText xml:space="preserve"> be predicted to</w:delText>
        </w:r>
      </w:del>
      <w:r w:rsidRPr="00E85AFA">
        <w:t xml:space="preserve"> increase, partly offset by a decline in deaths from falls in middle and older ages and in winter months (Figure </w:t>
      </w:r>
      <w:del w:id="108" w:author="Robbie Parks" w:date="2019-10-03T13:33:00Z">
        <w:r w:rsidRPr="004C3A2F">
          <w:delText>5</w:delText>
        </w:r>
      </w:del>
      <w:ins w:id="109" w:author="Robbie Parks" w:date="2019-10-03T13:33:00Z">
        <w:r w:rsidR="009C39F3">
          <w:t>4</w:t>
        </w:r>
      </w:ins>
      <w:r w:rsidRPr="00E85AFA">
        <w:t>). Most excess deaths would be from transport injuries (</w:t>
      </w:r>
      <w:del w:id="110" w:author="Robbie Parks" w:date="2019-10-03T13:33:00Z">
        <w:r w:rsidRPr="004C3A2F">
          <w:delText>448</w:delText>
        </w:r>
      </w:del>
      <w:ins w:id="111" w:author="Robbie Parks" w:date="2019-10-03T13:33:00Z">
        <w:r w:rsidR="00280784">
          <w:t>985</w:t>
        </w:r>
        <w:r w:rsidR="00A3039C">
          <w:t xml:space="preserve">; </w:t>
        </w:r>
        <w:r w:rsidR="00C25EE4">
          <w:t>866</w:t>
        </w:r>
        <w:r w:rsidR="006F071D">
          <w:t>-</w:t>
        </w:r>
        <w:r w:rsidR="00C25EE4">
          <w:t>1,085</w:t>
        </w:r>
      </w:ins>
      <w:r w:rsidRPr="00E85AFA">
        <w:t xml:space="preserve">) followed </w:t>
      </w:r>
      <w:ins w:id="112" w:author="Robbie Parks" w:date="2019-10-03T13:33:00Z">
        <w:r w:rsidR="006F071D">
          <w:t xml:space="preserve">closely </w:t>
        </w:r>
      </w:ins>
      <w:r w:rsidRPr="00E85AFA">
        <w:t>by suicide (</w:t>
      </w:r>
      <w:del w:id="113" w:author="Robbie Parks" w:date="2019-10-03T13:33:00Z">
        <w:r w:rsidRPr="004C3A2F">
          <w:delText>315). 87</w:delText>
        </w:r>
      </w:del>
      <w:ins w:id="114" w:author="Robbie Parks" w:date="2019-10-03T13:33:00Z">
        <w:r w:rsidR="00280784">
          <w:t>720</w:t>
        </w:r>
        <w:r w:rsidR="00A3039C">
          <w:t>; 593</w:t>
        </w:r>
        <w:r w:rsidR="006F071D">
          <w:t>-</w:t>
        </w:r>
        <w:r w:rsidR="00A3039C">
          <w:t>841</w:t>
        </w:r>
        <w:r w:rsidRPr="00E85AFA">
          <w:t xml:space="preserve">). </w:t>
        </w:r>
        <w:r w:rsidR="00280784">
          <w:t>84</w:t>
        </w:r>
      </w:ins>
      <w:r w:rsidRPr="00E85AFA">
        <w:t xml:space="preserve">% of the excess deaths would occur in males and </w:t>
      </w:r>
      <w:del w:id="115" w:author="Robbie Parks" w:date="2019-10-03T13:33:00Z">
        <w:r w:rsidRPr="004C3A2F">
          <w:delText>13</w:delText>
        </w:r>
      </w:del>
      <w:ins w:id="116" w:author="Robbie Parks" w:date="2019-10-03T13:33:00Z">
        <w:r w:rsidR="00280784">
          <w:t>16</w:t>
        </w:r>
      </w:ins>
      <w:r w:rsidRPr="00E85AFA">
        <w:t xml:space="preserve">% in females. </w:t>
      </w:r>
      <w:del w:id="117" w:author="Robbie Parks" w:date="2019-10-03T13:33:00Z">
        <w:r w:rsidRPr="004C3A2F">
          <w:delText>80</w:delText>
        </w:r>
      </w:del>
      <w:ins w:id="118" w:author="Robbie Parks" w:date="2019-10-03T13:33:00Z">
        <w:r w:rsidR="00280784">
          <w:t>92</w:t>
        </w:r>
      </w:ins>
      <w:r w:rsidRPr="00E85AFA">
        <w:t xml:space="preserve">% of all male excess deaths would occur in those aged 15-64 years, who have higher rates of deaths from transport </w:t>
      </w:r>
      <w:del w:id="119" w:author="Robbie Parks" w:date="2019-10-03T13:33:00Z">
        <w:r w:rsidRPr="004C3A2F">
          <w:delText>injuries</w:delText>
        </w:r>
      </w:del>
      <w:ins w:id="120" w:author="Robbie Parks" w:date="2019-10-03T13:33:00Z">
        <w:r w:rsidR="00BF4FCA">
          <w:t>and suicide</w:t>
        </w:r>
      </w:ins>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655C5D7" w:rsidR="007433BB" w:rsidRPr="00E85AFA" w:rsidRDefault="007433BB" w:rsidP="002E5F11">
      <w:pPr>
        <w:spacing w:line="480" w:lineRule="auto"/>
        <w:jc w:val="both"/>
      </w:pPr>
      <w:r w:rsidRPr="00E85AFA">
        <w:t xml:space="preserve">Proportionally, deaths from drownings are </w:t>
      </w:r>
      <w:del w:id="121" w:author="Robbie Parks" w:date="2019-10-03T13:33:00Z">
        <w:r w:rsidRPr="004C3A2F">
          <w:delText>predicted</w:delText>
        </w:r>
      </w:del>
      <w:ins w:id="122" w:author="Robbie Parks" w:date="2019-10-03T13:33:00Z">
        <w:r w:rsidR="00212747" w:rsidRPr="00E85AFA">
          <w:t>estimated</w:t>
        </w:r>
      </w:ins>
      <w:r w:rsidR="00212747" w:rsidRPr="00E85AFA">
        <w:t xml:space="preserve"> </w:t>
      </w:r>
      <w:r w:rsidRPr="00E85AFA">
        <w:t xml:space="preserve">to increase more than those of other injury types, by as much </w:t>
      </w:r>
      <w:del w:id="123" w:author="Robbie Parks" w:date="2019-10-03T13:33:00Z">
        <w:r w:rsidRPr="004C3A2F">
          <w:delText>8</w:delText>
        </w:r>
      </w:del>
      <w:ins w:id="124" w:author="Robbie Parks" w:date="2019-10-03T13:33:00Z">
        <w:r w:rsidR="00DB2ED8">
          <w:t>18</w:t>
        </w:r>
      </w:ins>
      <w:r w:rsidRPr="00E85AFA">
        <w:t>.</w:t>
      </w:r>
      <w:r w:rsidR="00DB2ED8">
        <w:t>3</w:t>
      </w:r>
      <w:r w:rsidRPr="00E85AFA">
        <w:t>% (</w:t>
      </w:r>
      <w:del w:id="125" w:author="Robbie Parks" w:date="2019-10-03T13:33:00Z">
        <w:r w:rsidRPr="004C3A2F">
          <w:delText>7.3, 9.3)</w:delText>
        </w:r>
      </w:del>
      <w:ins w:id="126" w:author="Robbie Parks" w:date="2019-10-03T13:33:00Z">
        <w:r w:rsidR="00DB2ED8">
          <w:t>16.6</w:t>
        </w:r>
        <w:r w:rsidRPr="00E85AFA">
          <w:t xml:space="preserve">, </w:t>
        </w:r>
        <w:r w:rsidR="00DB2ED8">
          <w:t>20.2</w:t>
        </w:r>
        <w:r w:rsidRPr="00E85AFA">
          <w:t>)</w:t>
        </w:r>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ins>
      <w:r w:rsidRPr="00E85AFA">
        <w:t xml:space="preserve"> in men aged 15-24 years (</w:t>
      </w:r>
      <w:del w:id="127" w:author="Robbie Parks" w:date="2019-10-03T13:33:00Z">
        <w:r w:rsidR="00EF4FC9">
          <w:delText xml:space="preserve">Supplementary </w:delText>
        </w:r>
      </w:del>
      <w:r w:rsidR="00EF4FC9" w:rsidRPr="00E85AFA">
        <w:t xml:space="preserve">Figure </w:t>
      </w:r>
      <w:del w:id="128" w:author="Robbie Parks" w:date="2019-10-03T13:33:00Z">
        <w:r w:rsidR="00EF4FC9" w:rsidRPr="00795C72">
          <w:delText>1</w:delText>
        </w:r>
        <w:r w:rsidRPr="004C3A2F">
          <w:delText>); the</w:delText>
        </w:r>
      </w:del>
      <w:ins w:id="129" w:author="Robbie Parks" w:date="2019-10-03T13:33: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30" w:author="Robbie Parks" w:date="2019-10-03T13:33:00Z">
        <w:r w:rsidRPr="004C3A2F">
          <w:delText>2</w:delText>
        </w:r>
      </w:del>
      <w:ins w:id="131" w:author="Robbie Parks" w:date="2019-10-03T13:33:00Z">
        <w:r w:rsidR="006864D8">
          <w:t>4</w:t>
        </w:r>
      </w:ins>
      <w:r w:rsidRPr="00E85AFA">
        <w:t xml:space="preserve">% in all age and sex groups). There was a larger percent increase in transport deaths for males than for females, especially in young and middle-ages (e.g., </w:t>
      </w:r>
      <w:ins w:id="132" w:author="Robbie Parks" w:date="2019-10-03T13:33:00Z">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ins>
      <w:r w:rsidR="00B93C15">
        <w:rPr>
          <w:rFonts w:eastAsia="Times New Roman"/>
          <w:color w:val="000000"/>
        </w:rPr>
        <w:t>1</w:t>
      </w:r>
      <w:del w:id="133" w:author="Robbie Parks" w:date="2019-10-03T13:33:00Z">
        <w:r w:rsidRPr="004C3A2F">
          <w:rPr>
            <w:rFonts w:eastAsia="Times New Roman"/>
            <w:color w:val="000000"/>
          </w:rPr>
          <w:delText>.25% (0.90, 1.60</w:delText>
        </w:r>
      </w:del>
      <w:ins w:id="134" w:author="Robbie Parks" w:date="2019-10-03T13:33:00Z">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ins>
      <w:r w:rsidRPr="00E85AFA">
        <w:rPr>
          <w:rFonts w:eastAsia="Times New Roman"/>
          <w:color w:val="000000"/>
        </w:rPr>
        <w:t>)</w:t>
      </w:r>
      <w:r w:rsidRPr="00E85AFA">
        <w:t xml:space="preserve"> for 25-34 year old men versus </w:t>
      </w:r>
      <w:r w:rsidR="00B93C15">
        <w:t>0</w:t>
      </w:r>
      <w:r w:rsidRPr="00E85AFA">
        <w:t>.</w:t>
      </w:r>
      <w:del w:id="135" w:author="Robbie Parks" w:date="2019-10-03T13:33:00Z">
        <w:r w:rsidRPr="004C3A2F">
          <w:delText>23</w:delText>
        </w:r>
      </w:del>
      <w:ins w:id="136" w:author="Robbie Parks" w:date="2019-10-03T13:33:00Z">
        <w:r w:rsidR="00B93C15">
          <w:t>7</w:t>
        </w:r>
      </w:ins>
      <w:r w:rsidRPr="00E85AFA">
        <w:t>% (</w:t>
      </w:r>
      <w:r w:rsidR="00EE6FBE" w:rsidRPr="00E85AFA">
        <w:t>-</w:t>
      </w:r>
      <w:r w:rsidR="00B93C15">
        <w:t>0</w:t>
      </w:r>
      <w:r w:rsidRPr="00E85AFA">
        <w:t>.</w:t>
      </w:r>
      <w:del w:id="137" w:author="Robbie Parks" w:date="2019-10-03T13:33:00Z">
        <w:r w:rsidRPr="004C3A2F">
          <w:delText>28, 0.76</w:delText>
        </w:r>
      </w:del>
      <w:ins w:id="138" w:author="Robbie Parks" w:date="2019-10-03T13:33:00Z">
        <w:r w:rsidR="00B93C15">
          <w:t>4</w:t>
        </w:r>
        <w:r w:rsidRPr="00E85AFA">
          <w:t xml:space="preserve">, </w:t>
        </w:r>
        <w:r w:rsidR="00B93C15">
          <w:t>1</w:t>
        </w:r>
        <w:r w:rsidRPr="00E85AFA">
          <w:t>.</w:t>
        </w:r>
        <w:r w:rsidR="00B93C15">
          <w:t>9</w:t>
        </w:r>
      </w:ins>
      <w:r w:rsidRPr="00E85AFA">
        <w:t>) for women of the same age) (</w:t>
      </w:r>
      <w:del w:id="139" w:author="Robbie Parks" w:date="2019-10-03T13:33:00Z">
        <w:r w:rsidR="00EF4FC9">
          <w:delText xml:space="preserve">Supplementary </w:delText>
        </w:r>
      </w:del>
      <w:r w:rsidR="009C39F3" w:rsidRPr="00E85AFA">
        <w:t xml:space="preserve">Figure </w:t>
      </w:r>
      <w:del w:id="140" w:author="Robbie Parks" w:date="2019-10-03T13:33:00Z">
        <w:r w:rsidR="00EF4FC9" w:rsidRPr="00795C72">
          <w:delText>1</w:delText>
        </w:r>
      </w:del>
      <w:ins w:id="141" w:author="Robbie Parks" w:date="2019-10-03T13:33: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3393BD18" w14:textId="77777777" w:rsidR="00F82744" w:rsidRPr="004C3A2F" w:rsidRDefault="00F82744" w:rsidP="00F82744">
      <w:pPr>
        <w:spacing w:line="480" w:lineRule="auto"/>
        <w:jc w:val="both"/>
        <w:rPr>
          <w:del w:id="142" w:author="Robbie Parks" w:date="2019-10-03T13:33:00Z"/>
        </w:rPr>
      </w:pPr>
      <w:del w:id="143" w:author="Robbie Parks" w:date="2019-10-03T13:33:00Z">
        <w:r w:rsidRPr="004C3A2F">
          <w:lastRenderedPageBreak/>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44" w:author="Robbie Parks" w:date="2019-10-03T13:33:00Z"/>
        </w:rPr>
      </w:pPr>
      <w:ins w:id="145" w:author="Robbie Parks" w:date="2019-10-03T13:33: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32F15020"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46" w:author="Robbie Parks" w:date="2019-10-03T13:33: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47" w:author="Robbie Parks" w:date="2019-10-03T13:33: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48" w:author="Robbie Parks" w:date="2019-10-03T13:33: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49" w:author="Robbie Parks" w:date="2019-10-03T13:33: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50" w:author="Robbie Parks" w:date="2019-10-03T13:33: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51" w:author="Robbie Parks" w:date="2019-10-03T13:33: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52" w:author="Robbie Parks" w:date="2019-10-03T13:33: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53" w:author="Robbie Parks" w:date="2019-10-03T13:33: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6E9B9D42" w14:textId="77777777" w:rsidR="00F82744" w:rsidRPr="004C3A2F" w:rsidRDefault="00F82744" w:rsidP="00F82744">
      <w:pPr>
        <w:spacing w:line="480" w:lineRule="auto"/>
        <w:jc w:val="both"/>
        <w:rPr>
          <w:del w:id="154" w:author="Robbie Parks" w:date="2019-10-03T13:33:00Z"/>
        </w:rPr>
      </w:pPr>
    </w:p>
    <w:p w14:paraId="62ECF1AC" w14:textId="77777777" w:rsidR="00F82744" w:rsidRPr="004C3A2F" w:rsidRDefault="00F82744" w:rsidP="00F82744">
      <w:pPr>
        <w:spacing w:line="480" w:lineRule="auto"/>
        <w:jc w:val="both"/>
        <w:rPr>
          <w:del w:id="155" w:author="Robbie Parks" w:date="2019-10-03T13:33:00Z"/>
        </w:rPr>
      </w:pPr>
      <w:del w:id="156" w:author="Robbie Parks" w:date="2019-10-03T13:33: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57" w:author="Robbie Parks" w:date="2019-10-03T13:33:00Z"/>
        </w:rPr>
      </w:pPr>
    </w:p>
    <w:p w14:paraId="27EF3432" w14:textId="39532848" w:rsidR="00F82744" w:rsidRPr="00E85AFA" w:rsidRDefault="00F82744" w:rsidP="00F82744">
      <w:pPr>
        <w:spacing w:line="480" w:lineRule="auto"/>
        <w:jc w:val="both"/>
        <w:rPr>
          <w:ins w:id="158" w:author="Robbie Parks" w:date="2019-10-03T13:33:00Z"/>
        </w:rPr>
      </w:pPr>
      <w:ins w:id="159" w:author="Robbie Parks" w:date="2019-10-03T13:33:00Z">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lastRenderedPageBreak/>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60" w:author="Robbie Parks" w:date="2019-10-03T13:33:00Z">
        <w:r w:rsidR="00BD64FD" w:rsidRPr="00E85AFA">
          <w:t xml:space="preserve"> </w:t>
        </w:r>
      </w:ins>
    </w:p>
    <w:p w14:paraId="1FA50F6B" w14:textId="370047B3" w:rsidR="000C3D92" w:rsidRPr="00E85AFA" w:rsidRDefault="00413F8E">
      <w:pPr>
        <w:spacing w:line="480" w:lineRule="auto"/>
        <w:jc w:val="both"/>
        <w:pPrChange w:id="161" w:author="Robbie Parks" w:date="2019-10-03T13:33:00Z">
          <w:pPr/>
        </w:pPrChange>
      </w:pPr>
      <w:del w:id="162" w:author="Robbie Parks" w:date="2019-10-03T13:33: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lastRenderedPageBreak/>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72D038E"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63" w:author="Robbie Parks" w:date="2019-10-03T13:33:00Z">
        <w:r w:rsidRPr="004C3A2F">
          <w:rPr>
            <w:rStyle w:val="apple-style-span"/>
            <w:color w:val="000000" w:themeColor="text1"/>
          </w:rPr>
          <w:delText>2016</w:delText>
        </w:r>
      </w:del>
      <w:ins w:id="164" w:author="Robbie Parks" w:date="2019-10-03T13:33: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8"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65" w:author="Robbie Parks" w:date="2019-10-03T13:33:00Z">
        <w:r w:rsidRPr="004C3A2F">
          <w:rPr>
            <w:color w:val="000000" w:themeColor="text1"/>
          </w:rPr>
          <w:delText>2016</w:delText>
        </w:r>
      </w:del>
      <w:ins w:id="166" w:author="Robbie Parks" w:date="2019-10-03T13:33: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9" w:history="1">
        <w:r w:rsidRPr="00E85AFA">
          <w:rPr>
            <w:rStyle w:val="Hyperlink"/>
          </w:rPr>
          <w:t>https://www.cdc.gov/nchs/nvss/bridged_race.htm</w:t>
        </w:r>
      </w:hyperlink>
      <w:r w:rsidRPr="00E85AFA">
        <w:rPr>
          <w:color w:val="000000" w:themeColor="text1"/>
        </w:rPr>
        <w:t>) and from the US Census Bureau prior to 1990 (</w:t>
      </w:r>
      <w:hyperlink r:id="rId10"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67" w:author="Robbie Parks" w:date="2019-10-03T13:33: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54EE3D98" w:rsidR="00633303" w:rsidRDefault="00D21020" w:rsidP="007433BB">
      <w:pPr>
        <w:spacing w:line="480" w:lineRule="auto"/>
        <w:jc w:val="both"/>
        <w:rPr>
          <w:ins w:id="168" w:author="Robbie Parks" w:date="2019-10-03T13:33: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69" w:author="Robbie Parks" w:date="2019-10-03T13:33:00Z">
        <w:r w:rsidRPr="004C3A2F">
          <w:rPr>
            <w:color w:val="000000" w:themeColor="text1"/>
          </w:rPr>
          <w:delText>5.7</w:delText>
        </w:r>
      </w:del>
      <w:ins w:id="170" w:author="Robbie Parks" w:date="2019-10-03T13:33:00Z">
        <w:r w:rsidR="002D21A4">
          <w:rPr>
            <w:color w:val="000000" w:themeColor="text1"/>
          </w:rPr>
          <w:t>6</w:t>
        </w:r>
      </w:ins>
    </w:p>
    <w:p w14:paraId="15030BAA" w14:textId="14FE4726"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71" w:author="Robbie Parks" w:date="2019-10-03T13:33: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172" w:author="Robbie Parks" w:date="2019-10-03T13:33:00Z">
        <w:r w:rsidRPr="004C3A2F">
          <w:rPr>
            <w:rStyle w:val="apple-style-span"/>
            <w:color w:val="000000" w:themeColor="text1"/>
          </w:rPr>
          <w:delText xml:space="preserve">unintentional </w:delText>
        </w:r>
      </w:del>
      <w:r w:rsidRPr="00E85AFA">
        <w:rPr>
          <w:rStyle w:val="apple-style-span"/>
          <w:color w:val="000000" w:themeColor="text1"/>
        </w:rPr>
        <w:t>injuries (</w:t>
      </w:r>
      <w:r w:rsidR="00E317EA">
        <w:rPr>
          <w:rStyle w:val="apple-style-span"/>
          <w:color w:val="000000" w:themeColor="text1"/>
        </w:rPr>
        <w:t>1,</w:t>
      </w:r>
      <w:del w:id="173" w:author="Robbie Parks" w:date="2019-10-03T13:33:00Z">
        <w:r w:rsidRPr="004C3A2F">
          <w:rPr>
            <w:rStyle w:val="apple-style-span"/>
            <w:color w:val="000000" w:themeColor="text1"/>
          </w:rPr>
          <w:delText>329,200</w:delText>
        </w:r>
      </w:del>
      <w:ins w:id="174" w:author="Robbie Parks" w:date="2019-10-03T13:33:00Z">
        <w:r w:rsidR="00E317EA">
          <w:rPr>
            <w:rStyle w:val="apple-style-span"/>
            <w:color w:val="000000" w:themeColor="text1"/>
          </w:rPr>
          <w:t>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ins>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w:t>
      </w:r>
      <w:del w:id="175" w:author="Robbie Parks" w:date="2019-10-03T13:33:00Z">
        <w:r w:rsidRPr="004C3A2F">
          <w:rPr>
            <w:rStyle w:val="apple-style-span"/>
            <w:color w:val="000000" w:themeColor="text1"/>
          </w:rPr>
          <w:delText>2016</w:delText>
        </w:r>
      </w:del>
      <w:ins w:id="176" w:author="Robbie Parks" w:date="2019-10-03T13:33: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79FC4675" w14:textId="77777777" w:rsidR="00D21020" w:rsidRPr="004C3A2F" w:rsidRDefault="00D21020" w:rsidP="007433BB">
      <w:pPr>
        <w:spacing w:line="480" w:lineRule="auto"/>
        <w:jc w:val="both"/>
        <w:rPr>
          <w:del w:id="177" w:author="Robbie Parks" w:date="2019-10-03T13:33:00Z"/>
          <w:color w:val="000000" w:themeColor="text1"/>
        </w:rPr>
      </w:pPr>
      <w:del w:id="178" w:author="Robbie Parks" w:date="2019-10-03T13:33: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1BEABA3F" w:rsidR="00D21020" w:rsidRPr="00E85AFA" w:rsidRDefault="00D21020" w:rsidP="007433BB">
      <w:pPr>
        <w:spacing w:line="480" w:lineRule="auto"/>
        <w:jc w:val="both"/>
        <w:rPr>
          <w:ins w:id="179" w:author="Robbie Parks" w:date="2019-10-03T13:33:00Z"/>
          <w:color w:val="000000" w:themeColor="text1"/>
        </w:rPr>
      </w:pPr>
      <w:ins w:id="180" w:author="Robbie Parks" w:date="2019-10-03T13:33:00Z">
        <w:r w:rsidRPr="00E85AFA">
          <w:rPr>
            <w:color w:val="000000" w:themeColor="text1"/>
          </w:rPr>
          <w:lastRenderedPageBreak/>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ins>
    </w:p>
    <w:p w14:paraId="74C799D5" w14:textId="77777777" w:rsidR="00AC1978" w:rsidRPr="00924924" w:rsidRDefault="00AC1978" w:rsidP="00D21020">
      <w:pPr>
        <w:spacing w:line="480" w:lineRule="auto"/>
        <w:jc w:val="both"/>
        <w:rPr>
          <w:rPrChange w:id="181" w:author="Robbie Parks" w:date="2019-10-03T13:33: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5E27E58C" w:rsidR="00D44487" w:rsidRDefault="00422055" w:rsidP="007433BB">
      <w:pPr>
        <w:spacing w:line="480" w:lineRule="auto"/>
        <w:jc w:val="both"/>
        <w:rPr>
          <w:color w:val="000000" w:themeColor="text1"/>
        </w:rPr>
      </w:pPr>
      <w:r w:rsidRPr="00E85AFA">
        <w:rPr>
          <w:color w:val="000000" w:themeColor="text1"/>
        </w:rPr>
        <w:t>With few exceptions,</w:t>
      </w:r>
      <w:del w:id="182" w:author="Robbie Parks" w:date="2019-10-03T13:33: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183" w:author="Robbie Parks" w:date="2019-10-03T13:33:00Z">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w:t>
        </w:r>
        <w:r w:rsidRPr="00E85AFA">
          <w:rPr>
            <w:color w:val="000000" w:themeColor="text1"/>
          </w:rPr>
          <w:lastRenderedPageBreak/>
          <w:t xml:space="preserve">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ins>
    </w:p>
    <w:p w14:paraId="619A5905" w14:textId="77777777" w:rsidR="00D44487" w:rsidRDefault="00D44487" w:rsidP="007433BB">
      <w:pPr>
        <w:spacing w:line="480" w:lineRule="auto"/>
        <w:jc w:val="both"/>
        <w:rPr>
          <w:ins w:id="184" w:author="Robbie Parks" w:date="2019-10-03T13:33:00Z"/>
          <w:color w:val="000000" w:themeColor="text1"/>
        </w:rPr>
      </w:pPr>
    </w:p>
    <w:p w14:paraId="0530DCB6" w14:textId="367888FE" w:rsidR="00D21020" w:rsidRPr="00E85AFA" w:rsidRDefault="00422055" w:rsidP="007433BB">
      <w:pPr>
        <w:spacing w:line="480" w:lineRule="auto"/>
        <w:jc w:val="both"/>
        <w:rPr>
          <w:ins w:id="185" w:author="Robbie Parks" w:date="2019-10-03T13:33:00Z"/>
          <w:color w:val="000000" w:themeColor="text1"/>
        </w:rPr>
      </w:pPr>
      <w:ins w:id="186" w:author="Robbie Parks" w:date="2019-10-03T13:33:00Z">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E4445A">
          <w:t>Supplementary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4445A">
          <w:t>Supplementary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ins w:id="187" w:author="Robbie Parks" w:date="2019-10-03T13:33:00Z">
        <w:r w:rsidR="00BF73AA">
          <w:t xml:space="preserve">month in each </w:t>
        </w:r>
      </w:ins>
      <w:r w:rsidR="00C832E3" w:rsidRPr="00E85AFA">
        <w:t>year as following a Poisson distribution:</w:t>
      </w:r>
    </w:p>
    <w:p w14:paraId="64AD2683" w14:textId="77777777" w:rsidR="00C832E3" w:rsidRPr="00E85AFA" w:rsidRDefault="00086F23"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086F23"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188" w:author="Robbie Parks" w:date="2019-10-03T13:33:00Z">
              <m:rPr>
                <m:sty m:val="p"/>
              </m:rPr>
              <w:rPr>
                <w:rFonts w:ascii="Cambria Math" w:hAnsi="Cambria Math"/>
              </w:rPr>
              <w:br/>
            </w:ins>
          </m:r>
        </m:oMath>
        <m:oMath>
          <m:sSub>
            <m:sSubPr>
              <m:ctrlPr>
                <w:ins w:id="189" w:author="Robbie Parks" w:date="2019-10-03T13:33:00Z">
                  <w:rPr>
                    <w:rFonts w:ascii="Cambria Math" w:hAnsi="Cambria Math"/>
                    <w:i/>
                  </w:rPr>
                </w:ins>
              </m:ctrlPr>
            </m:sSubPr>
            <m:e>
              <m:r>
                <w:ins w:id="190" w:author="Robbie Parks" w:date="2019-10-03T13:33:00Z">
                  <w:rPr>
                    <w:rFonts w:ascii="Cambria Math" w:hAnsi="Cambria Math"/>
                  </w:rPr>
                  <m:t>ψ</m:t>
                </w:ins>
              </m:r>
            </m:e>
            <m:sub>
              <m:r>
                <w:ins w:id="191" w:author="Robbie Parks" w:date="2019-10-03T13:33:00Z">
                  <w:rPr>
                    <w:rFonts w:ascii="Cambria Math" w:hAnsi="Cambria Math"/>
                  </w:rPr>
                  <m:t>state-month</m:t>
                </w:ins>
              </m:r>
            </m:sub>
          </m:sSub>
          <m:r>
            <w:ins w:id="192" w:author="Robbie Parks" w:date="2019-10-03T13:33:00Z">
              <w:rPr>
                <w:rFonts w:ascii="Cambria Math" w:hAnsi="Cambria Math"/>
              </w:rPr>
              <m:t xml:space="preserve"> .time</m:t>
            </w:ins>
          </m:r>
          <m:r>
            <w:ins w:id="193" w:author="Robbie Parks" w:date="2019-10-03T13:33: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3B9E0D31" w14:textId="77777777" w:rsidR="008E42C2" w:rsidRDefault="008E42C2" w:rsidP="008E42C2">
      <w:pPr>
        <w:spacing w:line="480" w:lineRule="auto"/>
        <w:jc w:val="both"/>
        <w:rPr>
          <w:del w:id="194" w:author="Robbie Parks" w:date="2019-10-03T13:33:00Z"/>
        </w:rPr>
      </w:pPr>
    </w:p>
    <w:p w14:paraId="396CE8C4" w14:textId="77777777" w:rsidR="00C832E3" w:rsidRPr="00795C72" w:rsidRDefault="00C832E3" w:rsidP="008E42C2">
      <w:pPr>
        <w:spacing w:line="480" w:lineRule="auto"/>
        <w:jc w:val="both"/>
        <w:rPr>
          <w:del w:id="195" w:author="Robbie Parks" w:date="2019-10-03T13:33:00Z"/>
        </w:rPr>
      </w:pPr>
      <w:del w:id="196" w:author="Robbie Parks" w:date="2019-10-03T13:33: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222A8A7C" w14:textId="77777777" w:rsidR="008E42C2" w:rsidRDefault="008E42C2" w:rsidP="008E42C2">
      <w:pPr>
        <w:spacing w:line="480" w:lineRule="auto"/>
        <w:jc w:val="both"/>
        <w:rPr>
          <w:del w:id="197" w:author="Robbie Parks" w:date="2019-10-03T13:33:00Z"/>
        </w:rPr>
      </w:pPr>
    </w:p>
    <w:p w14:paraId="550F845F" w14:textId="77777777" w:rsidR="00C832E3" w:rsidRPr="00795C72" w:rsidRDefault="00C832E3" w:rsidP="008E42C2">
      <w:pPr>
        <w:spacing w:line="480" w:lineRule="auto"/>
        <w:jc w:val="both"/>
        <w:rPr>
          <w:del w:id="198" w:author="Robbie Parks" w:date="2019-10-03T13:33:00Z"/>
        </w:rPr>
      </w:pPr>
      <w:del w:id="199" w:author="Robbie Parks" w:date="2019-10-03T13:33: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levels and trends of states to be estimated based on their own data as well as using those of their neighbours. The extent to which information is shared between neighbouring states </w:delText>
        </w:r>
        <w:r w:rsidRPr="00795C72">
          <w:lastRenderedPageBreak/>
          <w:delText>depends on the uncertainty of death rates in a state and the empirical similarity of death rates 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200" w:author="Robbie Parks" w:date="2019-10-03T13:33:00Z"/>
        </w:rPr>
      </w:pPr>
    </w:p>
    <w:p w14:paraId="7C9A7885" w14:textId="32A48BD2" w:rsidR="00C832E3" w:rsidRPr="00E85AFA" w:rsidRDefault="00C832E3" w:rsidP="008E42C2">
      <w:pPr>
        <w:spacing w:line="480" w:lineRule="auto"/>
        <w:jc w:val="both"/>
        <w:rPr>
          <w:ins w:id="201" w:author="Robbie Parks" w:date="2019-10-03T13:33:00Z"/>
        </w:rPr>
      </w:pPr>
      <w:ins w:id="202" w:author="Robbie Parks" w:date="2019-10-03T13:33: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203" w:author="Robbie Parks" w:date="2019-10-03T13:33:00Z"/>
        </w:rPr>
      </w:pPr>
    </w:p>
    <w:p w14:paraId="4D0E79EE" w14:textId="4C846464" w:rsidR="00C832E3" w:rsidRPr="00E85AFA" w:rsidRDefault="00C832E3" w:rsidP="00EA3B93">
      <w:pPr>
        <w:spacing w:line="480" w:lineRule="auto"/>
        <w:jc w:val="both"/>
        <w:rPr>
          <w:ins w:id="204" w:author="Robbie Parks" w:date="2019-10-03T13:33:00Z"/>
        </w:rPr>
      </w:pPr>
      <w:ins w:id="205" w:author="Robbie Parks" w:date="2019-10-03T13:33: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 xml:space="preserve">The extent to which information is shared between neighbouring states depends on the uncertainty of death rates in a state and the empirical similarity of death rates in neighbouring states. We also included state-month </w:t>
        </w:r>
        <w:r w:rsidRPr="00E85AFA">
          <w:lastRenderedPageBreak/>
          <w:t>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w:t>
        </w:r>
        <w:bookmarkStart w:id="206" w:name="_GoBack"/>
        <w:r w:rsidR="00BF2F16">
          <w:t>(in month</w:t>
        </w:r>
        <w:bookmarkEnd w:id="206"/>
        <w:r w:rsidR="00BF2F16">
          <w:t>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ins>
    </w:p>
    <w:p w14:paraId="1BDFD325" w14:textId="77777777" w:rsidR="008E42C2" w:rsidRPr="00E85AFA" w:rsidRDefault="008E42C2" w:rsidP="008E42C2">
      <w:pPr>
        <w:spacing w:line="480" w:lineRule="auto"/>
        <w:jc w:val="both"/>
      </w:pPr>
    </w:p>
    <w:p w14:paraId="056D49E9" w14:textId="4E0D2A6C" w:rsidR="00A33676" w:rsidRPr="00E85AFA" w:rsidRDefault="00C832E3" w:rsidP="008E42C2">
      <w:pPr>
        <w:spacing w:line="480" w:lineRule="auto"/>
        <w:jc w:val="both"/>
        <w:rPr>
          <w:ins w:id="207" w:author="Robbie Parks" w:date="2019-10-03T13:33: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ins w:id="208" w:author="Robbie Parks" w:date="2019-10-03T13:33: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209" w:author="Robbie Parks" w:date="2019-10-03T13:33:00Z">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ins>
    </w:p>
    <w:p w14:paraId="103EDA1D" w14:textId="77777777" w:rsidR="00A33676" w:rsidRPr="00E85AFA" w:rsidRDefault="00A33676" w:rsidP="008E42C2">
      <w:pPr>
        <w:spacing w:line="480" w:lineRule="auto"/>
        <w:jc w:val="both"/>
        <w:rPr>
          <w:ins w:id="210" w:author="Robbie Parks" w:date="2019-10-03T13:33:00Z"/>
        </w:rPr>
      </w:pPr>
    </w:p>
    <w:p w14:paraId="2264A478" w14:textId="267D8D9D" w:rsidR="00331F1F" w:rsidRPr="00331F1F" w:rsidRDefault="00A33676" w:rsidP="00331F1F">
      <w:pPr>
        <w:spacing w:line="480" w:lineRule="auto"/>
        <w:jc w:val="both"/>
        <w:rPr>
          <w:ins w:id="211" w:author="Robbie Parks" w:date="2019-10-03T13:33:00Z"/>
        </w:rPr>
      </w:pPr>
      <w:ins w:id="212" w:author="Robbie Parks" w:date="2019-10-03T13:33:00Z">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w:t>
        </w:r>
        <w:r w:rsidR="005A0E31">
          <w:lastRenderedPageBreak/>
          <w:t>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ins>
    </w:p>
    <w:p w14:paraId="778A8EBC" w14:textId="77777777" w:rsidR="00A33676" w:rsidRPr="00E85AFA" w:rsidRDefault="00A33676" w:rsidP="008E42C2">
      <w:pPr>
        <w:spacing w:line="480" w:lineRule="auto"/>
        <w:jc w:val="both"/>
        <w:rPr>
          <w:ins w:id="213" w:author="Robbie Parks" w:date="2019-10-03T13:33:00Z"/>
        </w:rPr>
      </w:pPr>
    </w:p>
    <w:p w14:paraId="3F6883CA" w14:textId="4F561BBC"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214" w:author="Robbie Parks" w:date="2019-10-03T13:33: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215" w:author="Robbie Parks" w:date="2019-10-03T13:33:00Z">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216" w:author="Robbie Parks" w:date="2019-10-03T13:33: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3572D25D" w14:textId="77777777" w:rsidR="004A6522" w:rsidRPr="004C3A2F" w:rsidRDefault="00422055" w:rsidP="007433BB">
      <w:pPr>
        <w:spacing w:line="480" w:lineRule="auto"/>
        <w:jc w:val="both"/>
        <w:outlineLvl w:val="0"/>
        <w:rPr>
          <w:del w:id="217" w:author="Robbie Parks" w:date="2019-10-03T13:33:00Z"/>
          <w:color w:val="000000" w:themeColor="text1"/>
        </w:rPr>
      </w:pPr>
      <w:del w:id="218" w:author="Robbie Parks" w:date="2019-10-03T13:33:00Z">
        <w:r w:rsidRPr="004C3A2F">
          <w:rPr>
            <w:color w:val="000000" w:themeColor="text1"/>
          </w:rPr>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10FD162D" w14:textId="77777777" w:rsidR="004A6522" w:rsidRPr="004C3A2F" w:rsidRDefault="004A6522" w:rsidP="007433BB">
      <w:pPr>
        <w:spacing w:line="480" w:lineRule="auto"/>
        <w:jc w:val="both"/>
        <w:outlineLvl w:val="0"/>
        <w:rPr>
          <w:del w:id="219" w:author="Robbie Parks" w:date="2019-10-03T13:33:00Z"/>
          <w:color w:val="000000" w:themeColor="text1"/>
        </w:rPr>
      </w:pPr>
    </w:p>
    <w:p w14:paraId="58486E66" w14:textId="77777777" w:rsidR="00D21020" w:rsidRPr="004C3A2F" w:rsidRDefault="00422055" w:rsidP="007433BB">
      <w:pPr>
        <w:spacing w:line="480" w:lineRule="auto"/>
        <w:jc w:val="both"/>
        <w:outlineLvl w:val="0"/>
        <w:rPr>
          <w:del w:id="220" w:author="Robbie Parks" w:date="2019-10-03T13:33:00Z"/>
          <w:color w:val="000000" w:themeColor="text1"/>
        </w:rPr>
      </w:pPr>
      <w:del w:id="221" w:author="Robbie Parks" w:date="2019-10-03T13:33: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6DC025C7" w14:textId="77777777" w:rsidR="00324A84" w:rsidRPr="004C3A2F" w:rsidRDefault="00324A84" w:rsidP="007433BB">
      <w:pPr>
        <w:spacing w:line="480" w:lineRule="auto"/>
        <w:jc w:val="both"/>
        <w:outlineLvl w:val="0"/>
        <w:rPr>
          <w:del w:id="222" w:author="Robbie Parks" w:date="2019-10-03T13:33:00Z"/>
          <w:color w:val="000000" w:themeColor="text1"/>
        </w:rPr>
      </w:pPr>
    </w:p>
    <w:p w14:paraId="7F76449E" w14:textId="77777777" w:rsidR="004A6522" w:rsidRPr="004C3A2F" w:rsidRDefault="004A6522" w:rsidP="004A6522">
      <w:pPr>
        <w:spacing w:line="480" w:lineRule="auto"/>
        <w:jc w:val="both"/>
        <w:outlineLvl w:val="0"/>
        <w:rPr>
          <w:del w:id="223" w:author="Robbie Parks" w:date="2019-10-03T13:33:00Z"/>
          <w:i/>
          <w:color w:val="000000" w:themeColor="text1"/>
        </w:rPr>
      </w:pPr>
      <w:del w:id="224" w:author="Robbie Parks" w:date="2019-10-03T13:33:00Z">
        <w:r w:rsidRPr="004C3A2F">
          <w:rPr>
            <w:i/>
            <w:color w:val="000000" w:themeColor="text1"/>
          </w:rPr>
          <w:delText>Sensitivity analyses</w:delText>
        </w:r>
      </w:del>
    </w:p>
    <w:p w14:paraId="5FDD0536" w14:textId="77334F04" w:rsidR="00D21020" w:rsidRPr="00E85AFA" w:rsidRDefault="003D1FD6" w:rsidP="007433BB">
      <w:pPr>
        <w:spacing w:line="480" w:lineRule="auto"/>
        <w:jc w:val="both"/>
        <w:outlineLvl w:val="0"/>
        <w:rPr>
          <w:ins w:id="225" w:author="Robbie Parks" w:date="2019-10-03T13:33:00Z"/>
          <w:color w:val="000000" w:themeColor="text1"/>
        </w:rPr>
      </w:pPr>
      <w:del w:id="226" w:author="Robbie Parks" w:date="2019-10-03T13:33:00Z">
        <w:r w:rsidRPr="004C3A2F">
          <w:delText xml:space="preserve">We conducted sensitivity analyses to assess how much our results might depend on the temperature metric used to generate anomalous temperature. First, instead of building our </w:delText>
        </w:r>
        <w:r w:rsidRPr="004C3A2F">
          <w:lastRenderedPageBreak/>
          <w:delText xml:space="preserve">monthly temperature anomalies based on daily mean temperatures, we used daily maxima and minima. </w:delText>
        </w:r>
      </w:del>
      <w:ins w:id="227" w:author="Robbie Parks" w:date="2019-10-03T13:33: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28" w:author="Robbie Parks" w:date="2019-10-03T13:33:00Z"/>
          <w:color w:val="000000" w:themeColor="text1"/>
        </w:rPr>
      </w:pPr>
    </w:p>
    <w:p w14:paraId="00BFF5A3" w14:textId="4BD6528D" w:rsidR="004A6522" w:rsidRPr="00E85AFA" w:rsidRDefault="004A6522" w:rsidP="004A6522">
      <w:pPr>
        <w:spacing w:line="480" w:lineRule="auto"/>
        <w:jc w:val="both"/>
        <w:outlineLvl w:val="0"/>
        <w:rPr>
          <w:ins w:id="229" w:author="Robbie Parks" w:date="2019-10-03T13:33:00Z"/>
          <w:i/>
          <w:color w:val="000000" w:themeColor="text1"/>
        </w:rPr>
      </w:pPr>
      <w:ins w:id="230" w:author="Robbie Parks" w:date="2019-10-03T13:33:00Z">
        <w:r w:rsidRPr="00E85AFA">
          <w:rPr>
            <w:i/>
            <w:color w:val="000000" w:themeColor="text1"/>
          </w:rPr>
          <w:t>Sensitivity analyses</w:t>
        </w:r>
      </w:ins>
    </w:p>
    <w:p w14:paraId="622D8BB6" w14:textId="066B42C5" w:rsidR="003D1FD6" w:rsidRPr="00E85AFA" w:rsidRDefault="003D1FD6" w:rsidP="003D1FD6">
      <w:pPr>
        <w:spacing w:line="480" w:lineRule="auto"/>
        <w:jc w:val="both"/>
      </w:pPr>
      <w:ins w:id="231" w:author="Robbie Parks" w:date="2019-10-03T13:33: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t>
        </w:r>
      </w:ins>
      <w:r w:rsidRPr="00E85AFA">
        <w:t>These measures were strongly correlated to those generated from daily means (</w:t>
      </w:r>
      <w:ins w:id="232" w:author="Robbie Parks" w:date="2019-10-03T13:33:00Z">
        <w:r w:rsidR="00546958" w:rsidRPr="00546958">
          <w:t xml:space="preserve">Supplementary </w:t>
        </w:r>
      </w:ins>
      <w:r w:rsidR="00546958" w:rsidRPr="00546958">
        <w:t xml:space="preserve">Table </w:t>
      </w:r>
      <w:del w:id="233" w:author="Robbie Parks" w:date="2019-10-03T13:33:00Z">
        <w:r w:rsidRPr="004C3A2F">
          <w:delText>S2</w:delText>
        </w:r>
      </w:del>
      <w:ins w:id="234" w:author="Robbie Parks" w:date="2019-10-03T13:33:00Z">
        <w:r w:rsidR="00546958" w:rsidRPr="00546958">
          <w:t>3</w:t>
        </w:r>
      </w:ins>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5BED2BD9" w:rsidR="003D1FD6" w:rsidRDefault="003D1FD6" w:rsidP="008E42C2">
      <w:pPr>
        <w:spacing w:line="480" w:lineRule="auto"/>
        <w:jc w:val="both"/>
      </w:pPr>
      <w:del w:id="235" w:author="Robbie Parks" w:date="2019-10-03T13:33:00Z">
        <w:r w:rsidRPr="004C3A2F">
          <w:delText>Together</w:delText>
        </w:r>
      </w:del>
      <w:ins w:id="236" w:author="Robbie Parks" w:date="2019-10-03T13:33:00Z">
        <w:r w:rsidR="003E25A6" w:rsidRPr="00E85AFA">
          <w:t>Second, t</w:t>
        </w:r>
        <w:r w:rsidRPr="00E85AFA">
          <w:t>ogether</w:t>
        </w:r>
      </w:ins>
      <w:r w:rsidRPr="00E85AFA">
        <w:t xml:space="preserve"> with temperature anomaly based on daily mean temperatures, we also included a second measure of anomaly in the model. The additional measures were related to more extreme anomalous situations</w:t>
      </w:r>
      <w:ins w:id="237" w:author="Robbie Parks" w:date="2019-10-03T13:33:00Z">
        <w:r w:rsidR="003E25A6"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ins>
      <w:r w:rsidRPr="00E85AFA">
        <w:t>:</w:t>
      </w:r>
    </w:p>
    <w:p w14:paraId="2DC8CEEC" w14:textId="77777777" w:rsidR="00773475" w:rsidRPr="00E85AFA" w:rsidRDefault="00773475" w:rsidP="008E42C2">
      <w:pPr>
        <w:spacing w:line="480" w:lineRule="auto"/>
        <w:jc w:val="both"/>
        <w:rPr>
          <w:ins w:id="238" w:author="Robbie Parks" w:date="2019-10-03T13:33:00Z"/>
        </w:rPr>
      </w:pPr>
    </w:p>
    <w:p w14:paraId="59525C92" w14:textId="138E0A03"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39" w:author="Robbie Parks" w:date="2019-10-03T13:33:00Z">
            <w:rPr>
              <w:rFonts w:ascii="Times New Roman" w:hAnsi="Times New Roman"/>
              <w:i/>
              <w:color w:val="000000" w:themeColor="text1"/>
            </w:rPr>
          </w:rPrChange>
        </w:rPr>
      </w:pPr>
      <w:r w:rsidRPr="00924924">
        <w:rPr>
          <w:rFonts w:ascii="Times New Roman" w:hAnsi="Times New Roman"/>
          <w:color w:val="000000" w:themeColor="text1"/>
          <w:sz w:val="24"/>
          <w:rPrChange w:id="240" w:author="Robbie Parks" w:date="2019-10-03T13:33:00Z">
            <w:rPr>
              <w:rFonts w:ascii="Times New Roman" w:hAnsi="Times New Roman"/>
              <w:color w:val="000000" w:themeColor="text1"/>
            </w:rPr>
          </w:rPrChange>
        </w:rPr>
        <w:t>temperature anomaly calculated based on</w:t>
      </w:r>
      <w:r w:rsidRPr="00924924" w:rsidDel="00F36612">
        <w:rPr>
          <w:rFonts w:ascii="Times New Roman" w:hAnsi="Times New Roman"/>
          <w:color w:val="000000" w:themeColor="text1"/>
          <w:sz w:val="24"/>
          <w:rPrChange w:id="241" w:author="Robbie Parks" w:date="2019-10-03T13:33:00Z">
            <w:rPr>
              <w:rFonts w:ascii="Times New Roman" w:hAnsi="Times New Roman"/>
              <w:color w:val="000000" w:themeColor="text1"/>
            </w:rPr>
          </w:rPrChange>
        </w:rPr>
        <w:t xml:space="preserve"> </w:t>
      </w:r>
      <w:r w:rsidRPr="00924924">
        <w:rPr>
          <w:rFonts w:ascii="Times New Roman" w:hAnsi="Times New Roman"/>
          <w:color w:val="000000" w:themeColor="text1"/>
          <w:sz w:val="24"/>
          <w:rPrChange w:id="242" w:author="Robbie Parks" w:date="2019-10-03T13:33:00Z">
            <w:rPr>
              <w:rFonts w:ascii="Times New Roman" w:hAnsi="Times New Roman"/>
              <w:color w:val="000000" w:themeColor="text1"/>
            </w:rPr>
          </w:rPrChange>
        </w:rPr>
        <w:t>90</w:t>
      </w:r>
      <w:r w:rsidRPr="00924924">
        <w:rPr>
          <w:rFonts w:ascii="Times New Roman" w:hAnsi="Times New Roman"/>
          <w:color w:val="000000" w:themeColor="text1"/>
          <w:sz w:val="24"/>
          <w:vertAlign w:val="superscript"/>
          <w:rPrChange w:id="243" w:author="Robbie Parks" w:date="2019-10-03T13:33:00Z">
            <w:rPr>
              <w:rFonts w:ascii="Times New Roman" w:hAnsi="Times New Roman"/>
              <w:color w:val="000000" w:themeColor="text1"/>
              <w:vertAlign w:val="superscript"/>
            </w:rPr>
          </w:rPrChange>
        </w:rPr>
        <w:t>th</w:t>
      </w:r>
      <w:r w:rsidRPr="00924924">
        <w:rPr>
          <w:rFonts w:ascii="Times New Roman" w:hAnsi="Times New Roman"/>
          <w:color w:val="000000" w:themeColor="text1"/>
          <w:sz w:val="24"/>
          <w:rPrChange w:id="244" w:author="Robbie Parks" w:date="2019-10-03T13:33:00Z">
            <w:rPr>
              <w:rFonts w:ascii="Times New Roman" w:hAnsi="Times New Roman"/>
              <w:color w:val="000000" w:themeColor="text1"/>
            </w:rPr>
          </w:rPrChange>
        </w:rPr>
        <w:t xml:space="preserve"> percentile (°C) of daily mean temperatures within a month, compared to </w:t>
      </w:r>
      <w:del w:id="245" w:author="Robbie Parks" w:date="2019-10-03T13:33:00Z">
        <w:r w:rsidRPr="004C3A2F">
          <w:rPr>
            <w:rFonts w:ascii="Times New Roman" w:hAnsi="Times New Roman"/>
            <w:color w:val="000000" w:themeColor="text1"/>
            <w:szCs w:val="24"/>
          </w:rPr>
          <w:delText>30-year (long-term) norm</w:delText>
        </w:r>
      </w:del>
      <w:ins w:id="246" w:author="Robbie Parks" w:date="2019-10-03T13:33: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924924">
        <w:rPr>
          <w:rFonts w:ascii="Times New Roman" w:hAnsi="Times New Roman"/>
          <w:color w:val="000000" w:themeColor="text1"/>
          <w:sz w:val="24"/>
          <w:rPrChange w:id="247" w:author="Robbie Parks" w:date="2019-10-03T13:33:00Z">
            <w:rPr>
              <w:rFonts w:ascii="Times New Roman" w:hAnsi="Times New Roman"/>
              <w:color w:val="000000" w:themeColor="text1"/>
            </w:rPr>
          </w:rPrChange>
        </w:rPr>
        <w:t xml:space="preserve"> of</w:t>
      </w:r>
      <w:r w:rsidRPr="00924924">
        <w:rPr>
          <w:rFonts w:ascii="Times New Roman" w:hAnsi="Times New Roman"/>
          <w:color w:val="000000" w:themeColor="text1"/>
          <w:sz w:val="24"/>
          <w:rPrChange w:id="248" w:author="Robbie Parks" w:date="2019-10-03T13:33:00Z">
            <w:rPr>
              <w:rFonts w:ascii="Times New Roman" w:hAnsi="Times New Roman"/>
              <w:color w:val="000000" w:themeColor="text1"/>
            </w:rPr>
          </w:rPrChange>
        </w:rPr>
        <w:t xml:space="preserve"> 90</w:t>
      </w:r>
      <w:r w:rsidRPr="00924924">
        <w:rPr>
          <w:rFonts w:ascii="Times New Roman" w:hAnsi="Times New Roman"/>
          <w:color w:val="000000" w:themeColor="text1"/>
          <w:sz w:val="24"/>
          <w:vertAlign w:val="superscript"/>
          <w:rPrChange w:id="249" w:author="Robbie Parks" w:date="2019-10-03T13:33:00Z">
            <w:rPr>
              <w:rFonts w:ascii="Times New Roman" w:hAnsi="Times New Roman"/>
              <w:color w:val="000000" w:themeColor="text1"/>
              <w:vertAlign w:val="superscript"/>
            </w:rPr>
          </w:rPrChange>
        </w:rPr>
        <w:t>th</w:t>
      </w:r>
      <w:r w:rsidRPr="00924924">
        <w:rPr>
          <w:rFonts w:ascii="Times New Roman" w:hAnsi="Times New Roman"/>
          <w:color w:val="000000" w:themeColor="text1"/>
          <w:sz w:val="24"/>
          <w:rPrChange w:id="250" w:author="Robbie Parks" w:date="2019-10-03T13:33:00Z">
            <w:rPr>
              <w:rFonts w:ascii="Times New Roman" w:hAnsi="Times New Roman"/>
              <w:color w:val="000000" w:themeColor="text1"/>
            </w:rPr>
          </w:rPrChange>
        </w:rPr>
        <w:t xml:space="preserve"> </w:t>
      </w:r>
      <w:del w:id="251" w:author="Robbie Parks" w:date="2019-10-03T13:33:00Z">
        <w:r w:rsidRPr="004C3A2F">
          <w:rPr>
            <w:rFonts w:ascii="Times New Roman" w:hAnsi="Times New Roman"/>
            <w:color w:val="000000" w:themeColor="text1"/>
            <w:szCs w:val="24"/>
          </w:rPr>
          <w:delText>percentile</w:delText>
        </w:r>
      </w:del>
      <w:ins w:id="252" w:author="Robbie Parks" w:date="2019-10-03T13:33: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924924">
        <w:rPr>
          <w:rFonts w:ascii="Times New Roman" w:hAnsi="Times New Roman"/>
          <w:color w:val="000000" w:themeColor="text1"/>
          <w:sz w:val="24"/>
          <w:rPrChange w:id="253" w:author="Robbie Parks" w:date="2019-10-03T13:33:00Z">
            <w:rPr>
              <w:rFonts w:ascii="Times New Roman" w:hAnsi="Times New Roman"/>
              <w:color w:val="000000" w:themeColor="text1"/>
            </w:rPr>
          </w:rPrChange>
        </w:rPr>
        <w:t xml:space="preserve"> for each state and month </w:t>
      </w:r>
    </w:p>
    <w:p w14:paraId="47B624EE" w14:textId="4B22BF59"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54" w:author="Robbie Parks" w:date="2019-10-03T13:33:00Z">
            <w:rPr>
              <w:rFonts w:ascii="Times New Roman" w:hAnsi="Times New Roman"/>
              <w:i/>
              <w:color w:val="000000" w:themeColor="text1"/>
            </w:rPr>
          </w:rPrChange>
        </w:rPr>
      </w:pPr>
      <w:r w:rsidRPr="00924924">
        <w:rPr>
          <w:rFonts w:ascii="Times New Roman" w:hAnsi="Times New Roman"/>
          <w:sz w:val="24"/>
          <w:rPrChange w:id="255" w:author="Robbie Parks" w:date="2019-10-03T13:33:00Z">
            <w:rPr>
              <w:rFonts w:ascii="Times New Roman" w:hAnsi="Times New Roman"/>
            </w:rPr>
          </w:rPrChange>
        </w:rPr>
        <w:t>number of days in a month above the long-term 90</w:t>
      </w:r>
      <w:r w:rsidRPr="00924924">
        <w:rPr>
          <w:rFonts w:ascii="Times New Roman" w:hAnsi="Times New Roman"/>
          <w:sz w:val="24"/>
          <w:vertAlign w:val="superscript"/>
          <w:rPrChange w:id="256" w:author="Robbie Parks" w:date="2019-10-03T13:33:00Z">
            <w:rPr>
              <w:rFonts w:ascii="Times New Roman" w:hAnsi="Times New Roman"/>
              <w:vertAlign w:val="superscript"/>
            </w:rPr>
          </w:rPrChange>
        </w:rPr>
        <w:t>th</w:t>
      </w:r>
      <w:r w:rsidRPr="00924924">
        <w:rPr>
          <w:rFonts w:ascii="Times New Roman" w:hAnsi="Times New Roman"/>
          <w:sz w:val="24"/>
          <w:rPrChange w:id="257" w:author="Robbie Parks" w:date="2019-10-03T13:33:00Z">
            <w:rPr>
              <w:rFonts w:ascii="Times New Roman" w:hAnsi="Times New Roman"/>
            </w:rPr>
          </w:rPrChange>
        </w:rPr>
        <w:t xml:space="preserve"> percentile of </w:t>
      </w:r>
      <w:del w:id="258" w:author="Robbie Parks" w:date="2019-10-03T13:33:00Z">
        <w:r w:rsidRPr="004C3A2F">
          <w:rPr>
            <w:rFonts w:ascii="Times New Roman" w:hAnsi="Times New Roman"/>
            <w:szCs w:val="24"/>
          </w:rPr>
          <w:delText>norm</w:delText>
        </w:r>
      </w:del>
      <w:ins w:id="259" w:author="Robbie Parks" w:date="2019-10-03T13:33:00Z">
        <w:r w:rsidR="00144923">
          <w:rPr>
            <w:rFonts w:ascii="Times New Roman" w:hAnsi="Times New Roman"/>
            <w:sz w:val="24"/>
            <w:szCs w:val="24"/>
          </w:rPr>
          <w:t>average</w:t>
        </w:r>
      </w:ins>
      <w:r w:rsidRPr="00924924">
        <w:rPr>
          <w:rFonts w:ascii="Times New Roman" w:hAnsi="Times New Roman"/>
          <w:sz w:val="24"/>
          <w:rPrChange w:id="260" w:author="Robbie Parks" w:date="2019-10-03T13:33:00Z">
            <w:rPr>
              <w:rFonts w:ascii="Times New Roman" w:hAnsi="Times New Roman"/>
            </w:rPr>
          </w:rPrChange>
        </w:rPr>
        <w:t xml:space="preserve"> temperature </w:t>
      </w:r>
      <w:r w:rsidRPr="00924924">
        <w:rPr>
          <w:rFonts w:ascii="Times New Roman" w:hAnsi="Times New Roman"/>
          <w:color w:val="000000" w:themeColor="text1"/>
          <w:sz w:val="24"/>
          <w:rPrChange w:id="261" w:author="Robbie Parks" w:date="2019-10-03T13:33:00Z">
            <w:rPr>
              <w:rFonts w:ascii="Times New Roman" w:hAnsi="Times New Roman"/>
              <w:color w:val="000000" w:themeColor="text1"/>
            </w:rPr>
          </w:rPrChange>
        </w:rPr>
        <w:t>for each state and month</w:t>
      </w:r>
      <w:r w:rsidRPr="00924924">
        <w:rPr>
          <w:rFonts w:ascii="Times New Roman" w:hAnsi="Times New Roman"/>
          <w:sz w:val="24"/>
          <w:rPrChange w:id="262" w:author="Robbie Parks" w:date="2019-10-03T13:33:00Z">
            <w:rPr>
              <w:rFonts w:ascii="Times New Roman" w:hAnsi="Times New Roman"/>
            </w:rPr>
          </w:rPrChange>
        </w:rPr>
        <w:t xml:space="preserve"> (adjusted for length of month)</w:t>
      </w:r>
    </w:p>
    <w:p w14:paraId="31B39AC6" w14:textId="0F13A442"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63" w:author="Robbie Parks" w:date="2019-10-03T13:33:00Z">
            <w:rPr>
              <w:rFonts w:ascii="Times New Roman" w:hAnsi="Times New Roman"/>
              <w:i/>
              <w:color w:val="000000" w:themeColor="text1"/>
            </w:rPr>
          </w:rPrChange>
        </w:rPr>
      </w:pPr>
      <w:r w:rsidRPr="00924924">
        <w:rPr>
          <w:rFonts w:ascii="Times New Roman" w:hAnsi="Times New Roman"/>
          <w:sz w:val="24"/>
          <w:rPrChange w:id="264" w:author="Robbie Parks" w:date="2019-10-03T13:33:00Z">
            <w:rPr>
              <w:rFonts w:ascii="Times New Roman" w:hAnsi="Times New Roman"/>
            </w:rPr>
          </w:rPrChange>
        </w:rPr>
        <w:t>number of 3+ day episodes above the long-term 90</w:t>
      </w:r>
      <w:r w:rsidRPr="00924924">
        <w:rPr>
          <w:rFonts w:ascii="Times New Roman" w:hAnsi="Times New Roman"/>
          <w:sz w:val="24"/>
          <w:vertAlign w:val="superscript"/>
          <w:rPrChange w:id="265" w:author="Robbie Parks" w:date="2019-10-03T13:33:00Z">
            <w:rPr>
              <w:rFonts w:ascii="Times New Roman" w:hAnsi="Times New Roman"/>
              <w:vertAlign w:val="superscript"/>
            </w:rPr>
          </w:rPrChange>
        </w:rPr>
        <w:t>th</w:t>
      </w:r>
      <w:r w:rsidRPr="00924924">
        <w:rPr>
          <w:rFonts w:ascii="Times New Roman" w:hAnsi="Times New Roman"/>
          <w:sz w:val="24"/>
          <w:rPrChange w:id="266" w:author="Robbie Parks" w:date="2019-10-03T13:33:00Z">
            <w:rPr>
              <w:rFonts w:ascii="Times New Roman" w:hAnsi="Times New Roman"/>
            </w:rPr>
          </w:rPrChange>
        </w:rPr>
        <w:t xml:space="preserve"> percentile of </w:t>
      </w:r>
      <w:del w:id="267" w:author="Robbie Parks" w:date="2019-10-03T13:33:00Z">
        <w:r w:rsidRPr="004C3A2F">
          <w:rPr>
            <w:rFonts w:ascii="Times New Roman" w:hAnsi="Times New Roman"/>
            <w:szCs w:val="24"/>
          </w:rPr>
          <w:delText>norm</w:delText>
        </w:r>
      </w:del>
      <w:ins w:id="268" w:author="Robbie Parks" w:date="2019-10-03T13:33:00Z">
        <w:r w:rsidR="00144923">
          <w:rPr>
            <w:rFonts w:ascii="Times New Roman" w:hAnsi="Times New Roman"/>
            <w:sz w:val="24"/>
            <w:szCs w:val="24"/>
          </w:rPr>
          <w:t>average</w:t>
        </w:r>
      </w:ins>
      <w:r w:rsidRPr="00924924">
        <w:rPr>
          <w:rFonts w:ascii="Times New Roman" w:hAnsi="Times New Roman"/>
          <w:sz w:val="24"/>
          <w:rPrChange w:id="269" w:author="Robbie Parks" w:date="2019-10-03T13:33:00Z">
            <w:rPr>
              <w:rFonts w:ascii="Times New Roman" w:hAnsi="Times New Roman"/>
            </w:rPr>
          </w:rPrChange>
        </w:rPr>
        <w:t xml:space="preserve"> temperature </w:t>
      </w:r>
      <w:r w:rsidRPr="00924924">
        <w:rPr>
          <w:rFonts w:ascii="Times New Roman" w:hAnsi="Times New Roman"/>
          <w:color w:val="000000" w:themeColor="text1"/>
          <w:sz w:val="24"/>
          <w:rPrChange w:id="270" w:author="Robbie Parks" w:date="2019-10-03T13:33:00Z">
            <w:rPr>
              <w:rFonts w:ascii="Times New Roman" w:hAnsi="Times New Roman"/>
              <w:color w:val="000000" w:themeColor="text1"/>
            </w:rPr>
          </w:rPrChange>
        </w:rPr>
        <w:t>for each state and month</w:t>
      </w:r>
      <w:r w:rsidRPr="00924924">
        <w:rPr>
          <w:rFonts w:ascii="Times New Roman" w:hAnsi="Times New Roman"/>
          <w:sz w:val="24"/>
          <w:rPrChange w:id="271" w:author="Robbie Parks" w:date="2019-10-03T13:33: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7F91332B" w:rsidR="004A6522" w:rsidRPr="00E85AFA" w:rsidRDefault="003D1FD6" w:rsidP="008E42C2">
      <w:pPr>
        <w:spacing w:line="480" w:lineRule="auto"/>
        <w:jc w:val="both"/>
      </w:pPr>
      <w:r w:rsidRPr="00E85AFA">
        <w:t>The correlations among these variables and anomaly based on mean were between 0.60 and 0.89 (</w:t>
      </w:r>
      <w:ins w:id="272" w:author="Robbie Parks" w:date="2019-10-03T13:33:00Z">
        <w:r w:rsidR="00D26AC1">
          <w:t xml:space="preserve">Supplementary </w:t>
        </w:r>
      </w:ins>
      <w:r w:rsidR="00D26AC1">
        <w:t xml:space="preserve">Table </w:t>
      </w:r>
      <w:del w:id="273" w:author="Robbie Parks" w:date="2019-10-03T13:33:00Z">
        <w:r w:rsidRPr="004C3A2F">
          <w:delText>S3</w:delText>
        </w:r>
      </w:del>
      <w:ins w:id="274" w:author="Robbie Parks" w:date="2019-10-03T13:33:00Z">
        <w:r w:rsidR="00F72C44">
          <w:t>4</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C4E9C4" w:rsidR="00DD4894" w:rsidRPr="00E85AFA" w:rsidRDefault="00DD4894" w:rsidP="00032A53">
      <w:pPr>
        <w:spacing w:line="480" w:lineRule="auto"/>
        <w:jc w:val="both"/>
      </w:pPr>
      <w:r w:rsidRPr="00E85AFA">
        <w:t xml:space="preserve">While there are no previous studies of how deviations of monthly temperature from long-term </w:t>
      </w:r>
      <w:del w:id="275" w:author="Robbie Parks" w:date="2019-10-03T13:33:00Z">
        <w:r w:rsidRPr="004C3A2F">
          <w:delText>norm</w:delText>
        </w:r>
      </w:del>
      <w:ins w:id="276" w:author="Robbie Parks" w:date="2019-10-03T13:33:00Z">
        <w:r w:rsidR="00144923">
          <w:t>average</w:t>
        </w:r>
      </w:ins>
      <w:r w:rsidRPr="00E85AFA">
        <w:t xml:space="preserve"> </w:t>
      </w:r>
      <w:proofErr w:type="gramStart"/>
      <w:r w:rsidRPr="00E85AFA">
        <w:t>are</w:t>
      </w:r>
      <w:proofErr w:type="gramEnd"/>
      <w:r w:rsidRPr="00E85AFA">
        <w:t xml:space="preserv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w:t>
      </w:r>
      <w:del w:id="277" w:author="Robbie Parks" w:date="2019-10-03T13:33:00Z">
        <w:r w:rsidRPr="004C3A2F">
          <w:rPr>
            <w:bCs/>
            <w:color w:val="000000" w:themeColor="text1"/>
          </w:rPr>
          <w:delText>44-1% in males and 0.39-1.47% in females in different ages.</w:delText>
        </w:r>
      </w:del>
      <w:ins w:id="278" w:author="Robbie Parks" w:date="2019-10-03T13:33:00Z">
        <w:r w:rsidR="0078686A">
          <w:rPr>
            <w:bCs/>
            <w:color w:val="000000" w:themeColor="text1"/>
          </w:rPr>
          <w:t>9</w:t>
        </w:r>
        <w:r w:rsidRPr="00E85AFA">
          <w:rPr>
            <w:bCs/>
            <w:color w:val="000000" w:themeColor="text1"/>
          </w:rPr>
          <w:t>-</w:t>
        </w:r>
        <w:r w:rsidR="0078686A">
          <w:rPr>
            <w:bCs/>
            <w:color w:val="000000" w:themeColor="text1"/>
          </w:rPr>
          <w:t>2</w:t>
        </w:r>
        <w:r w:rsidRPr="00E85AFA">
          <w:rPr>
            <w:bCs/>
            <w:color w:val="000000" w:themeColor="text1"/>
          </w:rPr>
          <w:t>% in males and 0.</w:t>
        </w:r>
        <w:r w:rsidR="003F2BCD">
          <w:rPr>
            <w:bCs/>
            <w:color w:val="000000" w:themeColor="text1"/>
          </w:rPr>
          <w:t>6</w:t>
        </w:r>
        <w:r w:rsidRPr="00E85AFA">
          <w:rPr>
            <w:bCs/>
            <w:color w:val="000000" w:themeColor="text1"/>
          </w:rPr>
          <w:t>-</w:t>
        </w:r>
        <w:r w:rsidR="003F2BCD">
          <w:rPr>
            <w:bCs/>
            <w:color w:val="000000" w:themeColor="text1"/>
          </w:rPr>
          <w:t>3</w:t>
        </w:r>
        <w:r w:rsidRPr="00E85AFA">
          <w:rPr>
            <w:bCs/>
            <w:color w:val="000000" w:themeColor="text1"/>
          </w:rPr>
          <w:t>.</w:t>
        </w:r>
        <w:r w:rsidR="003F2BCD">
          <w:rPr>
            <w:bCs/>
            <w:color w:val="000000" w:themeColor="text1"/>
          </w:rPr>
          <w:t>9</w:t>
        </w:r>
        <w:r w:rsidRPr="00E85AFA">
          <w:rPr>
            <w:bCs/>
            <w:color w:val="000000" w:themeColor="text1"/>
          </w:rPr>
          <w:t>% in females in different ages</w:t>
        </w:r>
        <w:r w:rsidR="0078686A">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Pr="00E85AFA">
          <w:rPr>
            <w:bCs/>
            <w:color w:val="000000" w:themeColor="text1"/>
          </w:rPr>
          <w:t>.</w:t>
        </w:r>
        <w:r w:rsidR="00806310">
          <w:rPr>
            <w:bCs/>
            <w:color w:val="000000" w:themeColor="text1"/>
          </w:rPr>
          <w:t xml:space="preserve"> A cross-sectional analysis in 100 US counties</w:t>
        </w:r>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w:t>
        </w:r>
        <w:r w:rsidR="00341847">
          <w:rPr>
            <w:bCs/>
            <w:color w:val="000000" w:themeColor="text1"/>
          </w:rPr>
          <w:t>1.3</w:t>
        </w:r>
        <w:r w:rsidR="00BC396A">
          <w:rPr>
            <w:bCs/>
            <w:color w:val="000000" w:themeColor="text1"/>
          </w:rPr>
          <w:t>% increase in death rates from road traffic injuries,</w:t>
        </w:r>
        <w:r w:rsidR="009A4E38">
          <w:rPr>
            <w:rStyle w:val="FootnoteReference"/>
            <w:bCs/>
            <w:color w:val="000000" w:themeColor="text1"/>
          </w:rPr>
          <w:fldChar w:fldCharType="begin" w:fldLock="1"/>
        </w:r>
        <w:r w:rsidR="009A4E38">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instrText>
        </w:r>
        <w:r w:rsidR="009A4E38">
          <w:rPr>
            <w:rStyle w:val="FootnoteReference"/>
            <w:bCs/>
            <w:color w:val="000000" w:themeColor="text1"/>
          </w:rPr>
          <w:fldChar w:fldCharType="separate"/>
        </w:r>
        <w:r w:rsidR="009A4E38" w:rsidRPr="00924924">
          <w:rPr>
            <w:bCs/>
            <w:noProof/>
            <w:color w:val="000000" w:themeColor="text1"/>
            <w:vertAlign w:val="superscript"/>
          </w:rPr>
          <w:t>21</w:t>
        </w:r>
        <w:r w:rsidR="009A4E38">
          <w:rPr>
            <w:rStyle w:val="FootnoteReference"/>
            <w:bCs/>
            <w:color w:val="000000" w:themeColor="text1"/>
          </w:rPr>
          <w:fldChar w:fldCharType="end"/>
        </w:r>
        <w:r w:rsidR="00BC396A">
          <w:rPr>
            <w:bCs/>
            <w:color w:val="000000" w:themeColor="text1"/>
          </w:rPr>
          <w:t xml:space="preserve"> </w:t>
        </w:r>
        <w:r w:rsidR="00BC396A">
          <w:rPr>
            <w:bCs/>
            <w:color w:val="000000" w:themeColor="text1"/>
          </w:rPr>
          <w:lastRenderedPageBreak/>
          <w:t xml:space="preserve">compared to our finding of </w:t>
        </w:r>
        <w:r w:rsidR="002A239B">
          <w:rPr>
            <w:bCs/>
            <w:color w:val="000000" w:themeColor="text1"/>
          </w:rPr>
          <w:t>0.8-4.1</w:t>
        </w:r>
        <w:r w:rsidR="00BC396A">
          <w:rPr>
            <w:bCs/>
            <w:color w:val="000000" w:themeColor="text1"/>
          </w:rPr>
          <w:t xml:space="preserve">% in males and </w:t>
        </w:r>
        <w:r w:rsidR="002A239B">
          <w:rPr>
            <w:bCs/>
            <w:color w:val="000000" w:themeColor="text1"/>
          </w:rPr>
          <w:t>0.6-2.7</w:t>
        </w:r>
        <w:r w:rsidR="00BC396A">
          <w:rPr>
            <w:bCs/>
            <w:color w:val="000000" w:themeColor="text1"/>
          </w:rPr>
          <w:t>% in females</w:t>
        </w:r>
        <w:r w:rsidR="00670D84">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00BC396A">
          <w:rPr>
            <w:bCs/>
            <w:color w:val="000000" w:themeColor="text1"/>
          </w:rPr>
          <w:t>.</w:t>
        </w:r>
      </w:ins>
      <w:r w:rsidRPr="00E85AFA">
        <w:rPr>
          <w:bCs/>
          <w:color w:val="000000" w:themeColor="text1"/>
        </w:rPr>
        <w:t xml:space="preserve">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4FD193AF"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279" w:author="Robbie Parks" w:date="2019-10-03T13:33:00Z">
        <w:r w:rsidRPr="004C3A2F">
          <w:delText>ERA-Interim</w:delText>
        </w:r>
      </w:del>
      <w:ins w:id="280" w:author="Robbie Parks" w:date="2019-10-03T13:33: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281" w:author="Robbie Parks" w:date="2019-10-03T13:33:00Z">
        <w:r w:rsidRPr="004C3A2F">
          <w:delText>, although it is unlikely that such factors will have the same anomalies as temperature, even if their average space and time patterns are the same</w:delText>
        </w:r>
      </w:del>
      <w:ins w:id="282" w:author="Robbie Parks" w:date="2019-10-03T13:33:00Z">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D6BB48F" w:rsidR="00213027" w:rsidRPr="00924924" w:rsidRDefault="009E7BA2" w:rsidP="00F44657">
      <w:pPr>
        <w:spacing w:line="480" w:lineRule="auto"/>
        <w:jc w:val="both"/>
        <w:rPr>
          <w:highlight w:val="yellow"/>
          <w:rPrChange w:id="283" w:author="Robbie Parks" w:date="2019-10-03T13:33:00Z">
            <w:rPr/>
          </w:rPrChange>
        </w:rPr>
      </w:pPr>
      <w:del w:id="284" w:author="Robbie Parks" w:date="2019-10-03T13:33:00Z">
        <w:r>
          <w:rPr>
            <w:lang w:val="en-US"/>
          </w:rPr>
          <w:lastRenderedPageBreak/>
          <w:delText>ERA-Interim</w:delText>
        </w:r>
      </w:del>
      <w:ins w:id="285" w:author="Robbie Parks" w:date="2019-10-03T13:33:00Z">
        <w:r w:rsidRPr="00E85AFA">
          <w:t>ERA</w:t>
        </w:r>
        <w:r w:rsidR="00B20F8F">
          <w:t>5</w:t>
        </w:r>
      </w:ins>
      <w:r w:rsidR="0071790D" w:rsidRPr="00924924">
        <w:rPr>
          <w:rPrChange w:id="286" w:author="Robbie Parks" w:date="2019-10-03T13:33:00Z">
            <w:rPr>
              <w:lang w:val="en-US"/>
            </w:rPr>
          </w:rPrChange>
        </w:rPr>
        <w:t xml:space="preserve"> </w:t>
      </w:r>
      <w:r w:rsidRPr="00924924">
        <w:rPr>
          <w:rPrChange w:id="287" w:author="Robbie Parks" w:date="2019-10-03T13:33:00Z">
            <w:rPr>
              <w:lang w:val="en-US"/>
            </w:rPr>
          </w:rPrChange>
        </w:rPr>
        <w:t>temperature</w:t>
      </w:r>
      <w:r w:rsidR="00F44657" w:rsidRPr="00924924">
        <w:rPr>
          <w:rPrChange w:id="288" w:author="Robbie Parks" w:date="2019-10-03T13:33:00Z">
            <w:rPr>
              <w:lang w:val="en-US"/>
            </w:rPr>
          </w:rPrChange>
        </w:rPr>
        <w:t xml:space="preserve"> data are downloadable from </w:t>
      </w:r>
      <w:del w:id="289" w:author="Robbie Parks" w:date="2019-10-03T13:33:00Z">
        <w:r w:rsidR="0089015A">
          <w:fldChar w:fldCharType="begin"/>
        </w:r>
        <w:r w:rsidR="0089015A">
          <w:delInstrText xml:space="preserve"> HYPERLINK "https://apps.ecmwf.int/datasets/data/interim-full-daily/levtype=sfc/" </w:delInstrText>
        </w:r>
        <w:r w:rsidR="0089015A">
          <w:fldChar w:fldCharType="separate"/>
        </w:r>
        <w:r w:rsidR="000A020B" w:rsidRPr="000A020B">
          <w:rPr>
            <w:rStyle w:val="Hyperlink"/>
          </w:rPr>
          <w:delText>https://apps.ecmwf.int/datasets/data/interim-full-daily/levtype=sfc/</w:delText>
        </w:r>
        <w:r w:rsidR="0089015A">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290" w:author="Robbie Parks" w:date="2019-10-03T13:33:00Z">
        <w:r w:rsidR="0089015A">
          <w:fldChar w:fldCharType="begin"/>
        </w:r>
        <w:r w:rsidR="0089015A">
          <w:instrText xml:space="preserve"> HYPERLINK "https://www.ecmwf.int/en/forecasts/datasets/reanalysis-datasets/era5" </w:instrText>
        </w:r>
        <w:r w:rsidR="0089015A">
          <w:fldChar w:fldCharType="separate"/>
        </w:r>
        <w:r w:rsidR="009C2E1F" w:rsidRPr="009C2E1F">
          <w:rPr>
            <w:rStyle w:val="Hyperlink"/>
          </w:rPr>
          <w:t>https://www.ecmwf.int/en/forecasts/datasets/reanalysis-datasets/era5</w:t>
        </w:r>
        <w:r w:rsidR="0089015A">
          <w:rPr>
            <w:rStyle w:val="Hyperlink"/>
          </w:rPr>
          <w:fldChar w:fldCharType="end"/>
        </w:r>
        <w:r w:rsidR="009C2E1F" w:rsidRPr="009C2E1F">
          <w:t>.</w:t>
        </w:r>
        <w:r w:rsidR="009C2E1F">
          <w:t xml:space="preserve"> </w:t>
        </w:r>
        <w:r w:rsidR="00DE36CF" w:rsidRPr="00E85AFA">
          <w:t>V</w:t>
        </w:r>
        <w:r w:rsidR="00F44657" w:rsidRPr="00E85AFA">
          <w:t>ital</w:t>
        </w:r>
      </w:ins>
      <w:r w:rsidR="00F44657" w:rsidRPr="00924924">
        <w:rPr>
          <w:rPrChange w:id="291" w:author="Robbie Parks" w:date="2019-10-03T13:33:00Z">
            <w:rPr>
              <w:lang w:val="en-US"/>
            </w:rPr>
          </w:rPrChange>
        </w:rPr>
        <w:t xml:space="preserve"> statistics files with geographical information </w:t>
      </w:r>
      <w:del w:id="292" w:author="Robbie Parks" w:date="2019-10-03T13:33:00Z">
        <w:r w:rsidR="00F44657" w:rsidRPr="00F44657">
          <w:rPr>
            <w:lang w:val="en-US"/>
          </w:rPr>
          <w:delText>requires</w:delText>
        </w:r>
      </w:del>
      <w:ins w:id="293" w:author="Robbie Parks" w:date="2019-10-03T13:33:00Z">
        <w:r w:rsidR="00DE36CF" w:rsidRPr="00E85AFA">
          <w:t>can be requested through</w:t>
        </w:r>
      </w:ins>
      <w:r w:rsidR="00F44657" w:rsidRPr="00924924">
        <w:rPr>
          <w:rPrChange w:id="294" w:author="Robbie Parks" w:date="2019-10-03T13:33:00Z">
            <w:rPr>
              <w:lang w:val="en-US"/>
            </w:rPr>
          </w:rPrChange>
        </w:rPr>
        <w:t xml:space="preserve"> submission of a</w:t>
      </w:r>
      <w:del w:id="295" w:author="Robbie Parks" w:date="2019-10-03T13:33:00Z">
        <w:r w:rsidR="00F44657" w:rsidRPr="00F44657">
          <w:rPr>
            <w:lang w:val="en-US"/>
          </w:rPr>
          <w:delText xml:space="preserve"> research</w:delText>
        </w:r>
      </w:del>
      <w:r w:rsidR="00F44657" w:rsidRPr="00924924">
        <w:rPr>
          <w:rPrChange w:id="296" w:author="Robbie Parks" w:date="2019-10-03T13:33:00Z">
            <w:rPr>
              <w:lang w:val="en-US"/>
            </w:rPr>
          </w:rPrChange>
        </w:rPr>
        <w:t xml:space="preserve"> proposal to NCHS (</w:t>
      </w:r>
      <w:r w:rsidR="0089015A">
        <w:fldChar w:fldCharType="begin"/>
      </w:r>
      <w:r w:rsidR="0089015A">
        <w:instrText xml:space="preserve"> HYPERLINK "https://www.cdc.gov/nchs/nvss/nvss-restricted-data.htm" </w:instrText>
      </w:r>
      <w:r w:rsidR="0089015A">
        <w:fldChar w:fldCharType="separate"/>
      </w:r>
      <w:r w:rsidR="001F3CF5" w:rsidRPr="00924924">
        <w:rPr>
          <w:rStyle w:val="Hyperlink"/>
          <w:rPrChange w:id="297" w:author="Robbie Parks" w:date="2019-10-03T13:33:00Z">
            <w:rPr>
              <w:rStyle w:val="Hyperlink"/>
              <w:lang w:val="en-US"/>
            </w:rPr>
          </w:rPrChange>
        </w:rPr>
        <w:t>https://www.cdc.gov/nchs/nvss/nvss-restricted-data.htm</w:t>
      </w:r>
      <w:r w:rsidR="0089015A">
        <w:rPr>
          <w:rStyle w:val="Hyperlink"/>
          <w:rPrChange w:id="298" w:author="Robbie Parks" w:date="2019-10-03T13:33:00Z">
            <w:rPr>
              <w:rStyle w:val="Hyperlink"/>
              <w:lang w:val="en-US"/>
            </w:rPr>
          </w:rPrChange>
        </w:rPr>
        <w:fldChar w:fldCharType="end"/>
      </w:r>
      <w:r w:rsidR="00F44657" w:rsidRPr="00924924">
        <w:rPr>
          <w:rPrChange w:id="299" w:author="Robbie Parks" w:date="2019-10-03T13:33:00Z">
            <w:rPr>
              <w:lang w:val="en-US"/>
            </w:rPr>
          </w:rPrChange>
        </w:rPr>
        <w:t>).</w:t>
      </w:r>
    </w:p>
    <w:p w14:paraId="1366BEB3" w14:textId="77777777" w:rsidR="001F3CF5" w:rsidRPr="00924924" w:rsidRDefault="001F3CF5" w:rsidP="00F44657">
      <w:pPr>
        <w:spacing w:line="480" w:lineRule="auto"/>
        <w:jc w:val="both"/>
        <w:rPr>
          <w:rPrChange w:id="300" w:author="Robbie Parks" w:date="2019-10-03T13:33: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1"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61E30C80"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301" w:author="Robbie Parks" w:date="2019-10-03T13:33: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302" w:author="Robbie Parks" w:date="2019-10-03T13:33: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303" w:author="Robbie Parks" w:date="2019-10-03T13:33:00Z">
        <w:r w:rsidR="00971FE4">
          <w:rPr>
            <w:rFonts w:cs="Times New Roman"/>
            <w:b w:val="0"/>
            <w:sz w:val="24"/>
            <w:szCs w:val="24"/>
          </w:rPr>
          <w:delText>3</w:delText>
        </w:r>
      </w:del>
      <w:ins w:id="304" w:author="Robbie Parks" w:date="2019-10-03T13:33: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E636C94"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del w:id="305" w:author="Robbie Parks" w:date="2019-10-03T13:33:00Z">
        <w:r w:rsidRPr="004C3A2F">
          <w:delText>.</w:delText>
        </w:r>
      </w:del>
      <w:ins w:id="306" w:author="Robbie Parks" w:date="2019-10-03T13:33:00Z">
        <w:r w:rsidR="00763A20">
          <w:t xml:space="preserve">, </w:t>
        </w:r>
        <w:r w:rsidR="00763A20" w:rsidRPr="00763A20">
          <w:t>as part of the Center for Clean Air Climate Solution (CACES) (assistance agreement number R835873)</w:t>
        </w:r>
        <w:r w:rsidRPr="00E85AFA">
          <w:t>.</w:t>
        </w:r>
      </w:ins>
      <w:r w:rsidRPr="00E85AFA">
        <w:t xml:space="preserve"> This paper has not been formally reviewed by EPA. The views expressed in this document are solely those of authors and do not necessarily reflect those of the Agency. EPA does not endorse any products or commercial services mentioned in this publication.</w:t>
      </w:r>
      <w:ins w:id="307" w:author="Robbie Parks" w:date="2019-10-03T13:33:00Z">
        <w:r w:rsidR="00AA4EF6">
          <w:t xml:space="preserve"> We thank Marta </w:t>
        </w:r>
        <w:proofErr w:type="spellStart"/>
        <w:r w:rsidR="00AA4EF6">
          <w:t>Blangiardo</w:t>
        </w:r>
        <w:proofErr w:type="spellEnd"/>
        <w:r w:rsidR="00AA4EF6">
          <w:t xml:space="preserve"> and Christopher </w:t>
        </w:r>
        <w:proofErr w:type="spellStart"/>
        <w:r w:rsidR="00AA4EF6">
          <w:t>Paciorek</w:t>
        </w:r>
        <w:proofErr w:type="spellEnd"/>
        <w:r w:rsidR="00AA4EF6">
          <w:t xml:space="preserve"> for discussions on statistical model, and Kavi Bhalla, Andy Haines, Howie </w:t>
        </w:r>
        <w:proofErr w:type="spellStart"/>
        <w:r w:rsidR="00AA4EF6">
          <w:t>Frumkin</w:t>
        </w:r>
        <w:proofErr w:type="spellEnd"/>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ins>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2749610E" w:rsidR="00DB3225" w:rsidRPr="00E85AFA" w:rsidRDefault="00DB3225" w:rsidP="00DB3225">
      <w:pPr>
        <w:spacing w:line="480" w:lineRule="auto"/>
        <w:jc w:val="both"/>
      </w:pPr>
      <w:r w:rsidRPr="00E85AFA">
        <w:t>All authors contributed to study concept</w:t>
      </w:r>
      <w:del w:id="308" w:author="Robbie Parks" w:date="2019-10-03T13:33:00Z">
        <w:r w:rsidRPr="004C3A2F">
          <w:delText>, analytical approach,</w:delText>
        </w:r>
      </w:del>
      <w:r w:rsidRPr="00E85AFA">
        <w:t xml:space="preserve"> and interpretation of results. RP, GD and ME collated and organi</w:t>
      </w:r>
      <w:r w:rsidR="0075565E" w:rsidRPr="00E85AFA">
        <w:t>s</w:t>
      </w:r>
      <w:r w:rsidRPr="00E85AFA">
        <w:t xml:space="preserve">ed </w:t>
      </w:r>
      <w:ins w:id="309" w:author="Robbie Parks" w:date="2019-10-03T13:33:00Z">
        <w:r w:rsidR="00874A98">
          <w:t xml:space="preserve">temperature and </w:t>
        </w:r>
      </w:ins>
      <w:r w:rsidRPr="00E85AFA">
        <w:t>mortality files.</w:t>
      </w:r>
      <w:ins w:id="310" w:author="Robbie Parks" w:date="2019-10-03T13:33:00Z">
        <w:r w:rsidRPr="00E85AFA">
          <w:t xml:space="preserve"> </w:t>
        </w:r>
        <w:r w:rsidR="00AA4EF6">
          <w:t>RP, JEB, VK and ME developed statistical model, which was implemented by RP, JEB and VK.</w:t>
        </w:r>
      </w:ins>
      <w:r w:rsidR="00AA4EF6">
        <w:t xml:space="preserve">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451D1028"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311" w:author="Robbie Parks" w:date="2019-10-03T13:33:00Z">
        <w:r w:rsidRPr="004C3A2F">
          <w:rPr>
            <w:color w:val="000000" w:themeColor="text1"/>
          </w:rPr>
          <w:delText>2016</w:delText>
        </w:r>
      </w:del>
      <w:ins w:id="312" w:author="Robbie Parks" w:date="2019-10-03T13:33: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07019F9C"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313" w:author="Robbie Parks" w:date="2019-10-03T13:33:00Z">
        <w:r w:rsidRPr="004C3A2F">
          <w:rPr>
            <w:color w:val="000000" w:themeColor="text1"/>
          </w:rPr>
          <w:delText>2016</w:delText>
        </w:r>
      </w:del>
      <w:ins w:id="314" w:author="Robbie Parks" w:date="2019-10-03T13:33: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6454C550" w14:textId="77777777" w:rsidR="00E51470" w:rsidRPr="004B68B4" w:rsidRDefault="00E51470" w:rsidP="004B68B4">
      <w:pPr>
        <w:spacing w:line="480" w:lineRule="auto"/>
        <w:jc w:val="both"/>
        <w:rPr>
          <w:del w:id="315" w:author="Robbie Parks" w:date="2019-10-03T13:33: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316" w:author="Robbie Parks" w:date="2019-10-03T13:33: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1F4A8F16" w:rsidR="000150FE" w:rsidRPr="00924924" w:rsidRDefault="00E51470" w:rsidP="000150FE">
      <w:pPr>
        <w:spacing w:line="480" w:lineRule="auto"/>
        <w:jc w:val="both"/>
        <w:rPr>
          <w:b/>
          <w:color w:val="000000" w:themeColor="text1"/>
          <w:rPrChange w:id="317" w:author="Robbie Parks" w:date="2019-10-03T13:33:00Z">
            <w:rPr>
              <w:color w:val="000000" w:themeColor="text1"/>
            </w:rPr>
          </w:rPrChange>
        </w:rPr>
      </w:pPr>
      <w:del w:id="318" w:author="Robbie Parks" w:date="2019-10-03T13:33:00Z">
        <w:r w:rsidRPr="004C3A2F">
          <w:rPr>
            <w:b/>
            <w:color w:val="000000" w:themeColor="text1"/>
          </w:rPr>
          <w:lastRenderedPageBreak/>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319" w:author="Robbie Parks" w:date="2019-10-03T13:33:00Z">
        <w:r w:rsidRPr="004C3A2F">
          <w:rPr>
            <w:color w:val="000000" w:themeColor="text1"/>
          </w:rPr>
          <w:delText>2016</w:delText>
        </w:r>
      </w:del>
      <w:ins w:id="320" w:author="Robbie Parks" w:date="2019-10-03T13:33: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321" w:author="Robbie Parks" w:date="2019-10-03T13:33:00Z">
        <w:r w:rsidRPr="004C3A2F">
          <w:rPr>
            <w:color w:val="000000" w:themeColor="text1"/>
          </w:rPr>
          <w:delText xml:space="preserve">norm </w:delText>
        </w:r>
      </w:del>
      <w:r w:rsidRPr="00E85AFA">
        <w:rPr>
          <w:color w:val="000000" w:themeColor="text1"/>
        </w:rPr>
        <w:t>local</w:t>
      </w:r>
      <w:ins w:id="322" w:author="Robbie Parks" w:date="2019-10-03T13:33: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6A082E2D" w:rsidR="006C199F" w:rsidRPr="001768A6" w:rsidRDefault="000150FE" w:rsidP="006C199F">
      <w:pPr>
        <w:spacing w:line="480" w:lineRule="auto"/>
        <w:jc w:val="both"/>
        <w:rPr>
          <w:ins w:id="323" w:author="Robbie Parks" w:date="2019-10-03T13:33:00Z"/>
          <w:color w:val="000000" w:themeColor="text1"/>
        </w:rPr>
      </w:pPr>
      <w:ins w:id="324" w:author="Robbie Parks" w:date="2019-10-03T13:33: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325" w:author="Robbie Parks" w:date="2019-10-03T13:33:00Z">
        <w:r w:rsidR="00A66148" w:rsidRPr="004C3A2F">
          <w:rPr>
            <w:b/>
            <w:color w:val="000000" w:themeColor="text1"/>
          </w:rPr>
          <w:delText>5</w:delText>
        </w:r>
      </w:del>
      <w:ins w:id="326" w:author="Robbie Parks" w:date="2019-10-03T13:33: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327" w:author="Robbie Parks" w:date="2019-10-03T13:33:00Z">
        <w:r w:rsidR="00DD4894" w:rsidRPr="004C3A2F">
          <w:rPr>
            <w:color w:val="000000" w:themeColor="text1"/>
          </w:rPr>
          <w:delText>2016</w:delText>
        </w:r>
      </w:del>
      <w:ins w:id="328" w:author="Robbie Parks" w:date="2019-10-03T13:33: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329" w:author="Robbie Parks" w:date="2019-10-03T13:33:00Z">
        <w:r w:rsidR="00DD4894" w:rsidRPr="004C3A2F">
          <w:rPr>
            <w:rFonts w:eastAsia="Times New Roman"/>
            <w:bCs/>
            <w:color w:val="222222"/>
            <w:shd w:val="clear" w:color="auto" w:fill="FFFFFF"/>
          </w:rPr>
          <w:delText>1</w:delText>
        </w:r>
      </w:del>
      <w:ins w:id="330" w:author="Robbie Parks" w:date="2019-10-03T13:33: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331" w:author="Robbie Parks" w:date="2019-10-03T13:33:00Z">
        <w:r w:rsidR="00DD4894" w:rsidRPr="004C3A2F">
          <w:rPr>
            <w:color w:val="000000" w:themeColor="text1"/>
          </w:rPr>
          <w:delText>2009 norm</w:delText>
        </w:r>
      </w:del>
      <w:ins w:id="332" w:author="Robbie Parks" w:date="2019-10-03T13:33: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333" w:author="Robbie Parks" w:date="2019-10-03T13:33:00Z">
        <w:r w:rsidR="00E51470" w:rsidRPr="004C3A2F">
          <w:rPr>
            <w:noProof/>
          </w:rPr>
          <w:delText xml:space="preserve"> </w:delText>
        </w:r>
      </w:del>
      <w:ins w:id="334" w:author="Robbie Parks" w:date="2019-10-03T13:33:00Z">
        <w:r w:rsidR="006C199F">
          <w:rPr>
            <w:noProof/>
          </w:rPr>
          <w:br w:type="page"/>
        </w:r>
      </w:ins>
    </w:p>
    <w:p w14:paraId="45888C81" w14:textId="513A5124" w:rsidR="00E51470" w:rsidRPr="009F1529" w:rsidRDefault="003E64A4" w:rsidP="004B68B4">
      <w:pPr>
        <w:spacing w:line="480" w:lineRule="auto"/>
        <w:jc w:val="both"/>
        <w:rPr>
          <w:bCs/>
        </w:rPr>
      </w:pPr>
      <w:ins w:id="335" w:author="Robbie Parks" w:date="2019-10-03T13:33: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F045D50" w14:textId="69AB9CDF" w:rsidR="00924924" w:rsidRPr="00924924" w:rsidRDefault="00A620DD" w:rsidP="0092492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924924" w:rsidRPr="00924924">
        <w:rPr>
          <w:noProof/>
          <w:lang w:val="en-US"/>
        </w:rPr>
        <w:t>1.</w:t>
      </w:r>
      <w:r w:rsidR="00924924" w:rsidRPr="00924924">
        <w:rPr>
          <w:noProof/>
          <w:lang w:val="en-US"/>
        </w:rPr>
        <w:tab/>
        <w:t xml:space="preserve">McMichael, A. J., Woodruff, R. E. &amp; Hales, S. Climate change and human health: present and future risks. </w:t>
      </w:r>
      <w:r w:rsidR="00924924" w:rsidRPr="00924924">
        <w:rPr>
          <w:i/>
          <w:iCs/>
          <w:noProof/>
          <w:lang w:val="en-US"/>
        </w:rPr>
        <w:t>Lancet</w:t>
      </w:r>
      <w:r w:rsidR="00924924" w:rsidRPr="00924924">
        <w:rPr>
          <w:noProof/>
          <w:lang w:val="en-US"/>
        </w:rPr>
        <w:t xml:space="preserve"> (2006). doi:10.1016/S0140-6736(06)68079-3</w:t>
      </w:r>
    </w:p>
    <w:p w14:paraId="257C95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w:t>
      </w:r>
      <w:r w:rsidRPr="00924924">
        <w:rPr>
          <w:noProof/>
          <w:lang w:val="en-US"/>
        </w:rPr>
        <w:tab/>
        <w:t xml:space="preserve">Smith, K. R. </w:t>
      </w:r>
      <w:r w:rsidRPr="00924924">
        <w:rPr>
          <w:i/>
          <w:iCs/>
          <w:noProof/>
          <w:lang w:val="en-US"/>
        </w:rPr>
        <w:t>et al.</w:t>
      </w:r>
      <w:r w:rsidRPr="00924924">
        <w:rPr>
          <w:noProof/>
          <w:lang w:val="en-US"/>
        </w:rPr>
        <w:t xml:space="preserve"> Human health: impacts, adaptation, and co-benefits. in </w:t>
      </w:r>
      <w:r w:rsidRPr="00924924">
        <w:rPr>
          <w:i/>
          <w:iCs/>
          <w:noProof/>
          <w:lang w:val="en-US"/>
        </w:rPr>
        <w:t>Climate Change 2014 Impacts, Adaptation and Vulnerability: Part A: Global and Sectoral Aspects</w:t>
      </w:r>
      <w:r w:rsidRPr="00924924">
        <w:rPr>
          <w:noProof/>
          <w:lang w:val="en-US"/>
        </w:rPr>
        <w:t xml:space="preserve"> (2015). doi:10.1017/CBO9781107415379.016</w:t>
      </w:r>
    </w:p>
    <w:p w14:paraId="3771453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w:t>
      </w:r>
      <w:r w:rsidRPr="00924924">
        <w:rPr>
          <w:noProof/>
          <w:lang w:val="en-US"/>
        </w:rPr>
        <w:tab/>
        <w:t xml:space="preserve">Haines, A. &amp; Ebi, K. The imperative for climate action to protect health. </w:t>
      </w:r>
      <w:r w:rsidRPr="00924924">
        <w:rPr>
          <w:i/>
          <w:iCs/>
          <w:noProof/>
          <w:lang w:val="en-US"/>
        </w:rPr>
        <w:t>N. Engl. J. Med.</w:t>
      </w:r>
      <w:r w:rsidRPr="00924924">
        <w:rPr>
          <w:noProof/>
          <w:lang w:val="en-US"/>
        </w:rPr>
        <w:t xml:space="preserve"> 263–273 (2019).</w:t>
      </w:r>
    </w:p>
    <w:p w14:paraId="0F7913F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w:t>
      </w:r>
      <w:r w:rsidRPr="00924924">
        <w:rPr>
          <w:noProof/>
          <w:lang w:val="en-US"/>
        </w:rPr>
        <w:tab/>
        <w:t xml:space="preserve">Watts, N. </w:t>
      </w:r>
      <w:r w:rsidRPr="00924924">
        <w:rPr>
          <w:i/>
          <w:iCs/>
          <w:noProof/>
          <w:lang w:val="en-US"/>
        </w:rPr>
        <w:t>et al.</w:t>
      </w:r>
      <w:r w:rsidRPr="00924924">
        <w:rPr>
          <w:noProof/>
          <w:lang w:val="en-US"/>
        </w:rPr>
        <w:t xml:space="preserve"> The 2018 report of the Lancet Countdown on health and climate change: shaping health of nations for centuries to come. </w:t>
      </w:r>
      <w:r w:rsidRPr="00924924">
        <w:rPr>
          <w:i/>
          <w:iCs/>
          <w:noProof/>
          <w:lang w:val="en-US"/>
        </w:rPr>
        <w:t>Lancet</w:t>
      </w:r>
      <w:r w:rsidRPr="00924924">
        <w:rPr>
          <w:noProof/>
          <w:lang w:val="en-US"/>
        </w:rPr>
        <w:t xml:space="preserve"> </w:t>
      </w:r>
      <w:r w:rsidRPr="00924924">
        <w:rPr>
          <w:b/>
          <w:bCs/>
          <w:noProof/>
          <w:lang w:val="en-US"/>
        </w:rPr>
        <w:t>6736</w:t>
      </w:r>
      <w:r w:rsidRPr="00924924">
        <w:rPr>
          <w:noProof/>
          <w:lang w:val="en-US"/>
        </w:rPr>
        <w:t>, 1–4 (2018).</w:t>
      </w:r>
    </w:p>
    <w:p w14:paraId="3300B5E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5.</w:t>
      </w:r>
      <w:r w:rsidRPr="00924924">
        <w:rPr>
          <w:noProof/>
          <w:lang w:val="en-US"/>
        </w:rPr>
        <w:tab/>
        <w:t xml:space="preserve">Huang, C. </w:t>
      </w:r>
      <w:r w:rsidRPr="00924924">
        <w:rPr>
          <w:i/>
          <w:iCs/>
          <w:noProof/>
          <w:lang w:val="en-US"/>
        </w:rPr>
        <w:t>et al.</w:t>
      </w:r>
      <w:r w:rsidRPr="00924924">
        <w:rPr>
          <w:noProof/>
          <w:lang w:val="en-US"/>
        </w:rPr>
        <w:t xml:space="preserve"> Projecting future heat-related mortality under climate change scenarios: a systematic review. </w:t>
      </w:r>
      <w:r w:rsidRPr="00924924">
        <w:rPr>
          <w:i/>
          <w:iCs/>
          <w:noProof/>
          <w:lang w:val="en-US"/>
        </w:rPr>
        <w:t>Environ. Health Perspect.</w:t>
      </w:r>
      <w:r w:rsidRPr="00924924">
        <w:rPr>
          <w:noProof/>
          <w:lang w:val="en-US"/>
        </w:rPr>
        <w:t xml:space="preserve"> (2011). doi:10.1289/ehp.1103456</w:t>
      </w:r>
    </w:p>
    <w:p w14:paraId="3D4FA62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6.</w:t>
      </w:r>
      <w:r w:rsidRPr="00924924">
        <w:rPr>
          <w:noProof/>
          <w:lang w:val="en-US"/>
        </w:rPr>
        <w:tab/>
        <w:t xml:space="preserve">Gasparrini, A. </w:t>
      </w:r>
      <w:r w:rsidRPr="00924924">
        <w:rPr>
          <w:i/>
          <w:iCs/>
          <w:noProof/>
          <w:lang w:val="en-US"/>
        </w:rPr>
        <w:t>et al.</w:t>
      </w:r>
      <w:r w:rsidRPr="00924924">
        <w:rPr>
          <w:noProof/>
          <w:lang w:val="en-US"/>
        </w:rPr>
        <w:t xml:space="preserve"> Projections of temperature-related excess mortality under climate change scenarios. </w:t>
      </w:r>
      <w:r w:rsidRPr="00924924">
        <w:rPr>
          <w:i/>
          <w:iCs/>
          <w:noProof/>
          <w:lang w:val="en-US"/>
        </w:rPr>
        <w:t>Lancet Planet. Heal.</w:t>
      </w:r>
      <w:r w:rsidRPr="00924924">
        <w:rPr>
          <w:noProof/>
          <w:lang w:val="en-US"/>
        </w:rPr>
        <w:t xml:space="preserve"> (2017). doi:10.1016/S2542-5196(17)30156-0</w:t>
      </w:r>
    </w:p>
    <w:p w14:paraId="33A5FF5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7.</w:t>
      </w:r>
      <w:r w:rsidRPr="00924924">
        <w:rPr>
          <w:noProof/>
          <w:lang w:val="en-US"/>
        </w:rPr>
        <w:tab/>
        <w:t xml:space="preserve">Burke, M. </w:t>
      </w:r>
      <w:r w:rsidRPr="00924924">
        <w:rPr>
          <w:i/>
          <w:iCs/>
          <w:noProof/>
          <w:lang w:val="en-US"/>
        </w:rPr>
        <w:t>et al.</w:t>
      </w:r>
      <w:r w:rsidRPr="00924924">
        <w:rPr>
          <w:noProof/>
          <w:lang w:val="en-US"/>
        </w:rPr>
        <w:t xml:space="preserve"> Higher temperatures increase suicide rates in the United States and Mexico. </w:t>
      </w:r>
      <w:r w:rsidRPr="00924924">
        <w:rPr>
          <w:i/>
          <w:iCs/>
          <w:noProof/>
          <w:lang w:val="en-US"/>
        </w:rPr>
        <w:t>Nat. Clim. Chang.</w:t>
      </w:r>
      <w:r w:rsidRPr="00924924">
        <w:rPr>
          <w:noProof/>
          <w:lang w:val="en-US"/>
        </w:rPr>
        <w:t xml:space="preserve"> (2018). doi:10.1038/s41558-018-0222-x</w:t>
      </w:r>
    </w:p>
    <w:p w14:paraId="02413F9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8.</w:t>
      </w:r>
      <w:r w:rsidRPr="00924924">
        <w:rPr>
          <w:noProof/>
          <w:lang w:val="en-US"/>
        </w:rPr>
        <w:tab/>
        <w:t xml:space="preserve">Rey, G. </w:t>
      </w:r>
      <w:r w:rsidRPr="00924924">
        <w:rPr>
          <w:i/>
          <w:iCs/>
          <w:noProof/>
          <w:lang w:val="en-US"/>
        </w:rPr>
        <w:t>et al.</w:t>
      </w:r>
      <w:r w:rsidRPr="00924924">
        <w:rPr>
          <w:noProof/>
          <w:lang w:val="en-US"/>
        </w:rPr>
        <w:t xml:space="preserve"> The impact of major heat waves on all-cause and cause-specific mortality in France from 1971 to 2003. </w:t>
      </w:r>
      <w:r w:rsidRPr="00924924">
        <w:rPr>
          <w:i/>
          <w:iCs/>
          <w:noProof/>
          <w:lang w:val="en-US"/>
        </w:rPr>
        <w:t>Int. Arch. Occup. Environ. Health</w:t>
      </w:r>
      <w:r w:rsidRPr="00924924">
        <w:rPr>
          <w:noProof/>
          <w:lang w:val="en-US"/>
        </w:rPr>
        <w:t xml:space="preserve"> (2007). doi:10.1007/s00420-007-0173-4</w:t>
      </w:r>
    </w:p>
    <w:p w14:paraId="1C304F6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9.</w:t>
      </w:r>
      <w:r w:rsidRPr="00924924">
        <w:rPr>
          <w:noProof/>
          <w:lang w:val="en-US"/>
        </w:rPr>
        <w:tab/>
        <w:t xml:space="preserve">Orru, H. &amp; Åström, D. O. Increases in external cause mortality due to high and low temperatures: evidence from northeastern Europe. </w:t>
      </w:r>
      <w:r w:rsidRPr="00924924">
        <w:rPr>
          <w:i/>
          <w:iCs/>
          <w:noProof/>
          <w:lang w:val="en-US"/>
        </w:rPr>
        <w:t>Int. J. Biometeorol.</w:t>
      </w:r>
      <w:r w:rsidRPr="00924924">
        <w:rPr>
          <w:noProof/>
          <w:lang w:val="en-US"/>
        </w:rPr>
        <w:t xml:space="preserve"> (2017). doi:10.1007/s00484-016-1270-4</w:t>
      </w:r>
    </w:p>
    <w:p w14:paraId="0463F9D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10.</w:t>
      </w:r>
      <w:r w:rsidRPr="00924924">
        <w:rPr>
          <w:noProof/>
          <w:lang w:val="en-US"/>
        </w:rPr>
        <w:tab/>
        <w:t xml:space="preserve">Parks, R. M., Bennett, J. E., Foreman, K. J., Toumi, R. &amp; Ezzati, M. National and regional seasonal dynamics of all-cause and cause-specific mortality in the USA from 1980 to 2016. </w:t>
      </w:r>
      <w:r w:rsidRPr="00924924">
        <w:rPr>
          <w:i/>
          <w:iCs/>
          <w:noProof/>
          <w:lang w:val="en-US"/>
        </w:rPr>
        <w:t>Elife</w:t>
      </w:r>
      <w:r w:rsidRPr="00924924">
        <w:rPr>
          <w:noProof/>
          <w:lang w:val="en-US"/>
        </w:rPr>
        <w:t xml:space="preserve"> </w:t>
      </w:r>
      <w:r w:rsidRPr="00924924">
        <w:rPr>
          <w:b/>
          <w:bCs/>
          <w:noProof/>
          <w:lang w:val="en-US"/>
        </w:rPr>
        <w:t>7</w:t>
      </w:r>
      <w:r w:rsidRPr="00924924">
        <w:rPr>
          <w:noProof/>
          <w:lang w:val="en-US"/>
        </w:rPr>
        <w:t>, (2018).</w:t>
      </w:r>
    </w:p>
    <w:p w14:paraId="0A73A30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11.</w:t>
      </w:r>
      <w:r w:rsidRPr="00924924">
        <w:rPr>
          <w:noProof/>
          <w:lang w:val="en-US"/>
        </w:rPr>
        <w:tab/>
        <w:t xml:space="preserve">Rau, R. Seasonality in human mortality. A demographic approach. </w:t>
      </w:r>
      <w:r w:rsidRPr="00924924">
        <w:rPr>
          <w:i/>
          <w:iCs/>
          <w:noProof/>
          <w:lang w:val="en-US"/>
        </w:rPr>
        <w:t>Wirtschafts- und Sozialwissenschaftlichen Fak.</w:t>
      </w:r>
      <w:r w:rsidRPr="00924924">
        <w:rPr>
          <w:noProof/>
          <w:lang w:val="en-US"/>
        </w:rPr>
        <w:t xml:space="preserve"> </w:t>
      </w:r>
      <w:r w:rsidRPr="00924924">
        <w:rPr>
          <w:b/>
          <w:bCs/>
          <w:noProof/>
          <w:lang w:val="en-US"/>
        </w:rPr>
        <w:t>PhD</w:t>
      </w:r>
      <w:r w:rsidRPr="00924924">
        <w:rPr>
          <w:noProof/>
          <w:lang w:val="en-US"/>
        </w:rPr>
        <w:t>, 361 (2004).</w:t>
      </w:r>
    </w:p>
    <w:p w14:paraId="56E05EE5" w14:textId="77777777" w:rsidR="00EF4FC9" w:rsidRPr="00EF4FC9" w:rsidRDefault="00EF4FC9" w:rsidP="00EF4FC9">
      <w:pPr>
        <w:widowControl w:val="0"/>
        <w:autoSpaceDE w:val="0"/>
        <w:autoSpaceDN w:val="0"/>
        <w:adjustRightInd w:val="0"/>
        <w:ind w:left="640" w:hanging="640"/>
        <w:rPr>
          <w:del w:id="336" w:author="Robbie Parks" w:date="2019-10-03T13:33:00Z"/>
          <w:noProof/>
          <w:lang w:val="en-US"/>
        </w:rPr>
      </w:pPr>
      <w:del w:id="337" w:author="Robbie Parks" w:date="2019-10-03T13:33: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11418D00" w14:textId="78A55C44" w:rsidR="00924924" w:rsidRPr="00924924" w:rsidRDefault="00EF4FC9" w:rsidP="00924924">
      <w:pPr>
        <w:widowControl w:val="0"/>
        <w:autoSpaceDE w:val="0"/>
        <w:autoSpaceDN w:val="0"/>
        <w:adjustRightInd w:val="0"/>
        <w:ind w:left="640" w:hanging="640"/>
        <w:rPr>
          <w:moveTo w:id="338" w:author="Robbie Parks" w:date="2019-10-03T13:33:00Z"/>
          <w:noProof/>
          <w:lang w:val="en-US"/>
        </w:rPr>
      </w:pPr>
      <w:del w:id="339" w:author="Robbie Parks" w:date="2019-10-03T13:33:00Z">
        <w:r w:rsidRPr="00EF4FC9">
          <w:rPr>
            <w:noProof/>
            <w:lang w:val="en-US"/>
          </w:rPr>
          <w:delText>13.</w:delText>
        </w:r>
      </w:del>
      <w:ins w:id="340" w:author="Robbie Parks" w:date="2019-10-03T13:33:00Z">
        <w:r w:rsidR="00924924" w:rsidRPr="00924924">
          <w:rPr>
            <w:noProof/>
            <w:lang w:val="en-US"/>
          </w:rPr>
          <w:t>12</w:t>
        </w:r>
      </w:ins>
      <w:moveToRangeStart w:id="341" w:author="Robbie Parks" w:date="2019-10-03T13:33:00Z" w:name="move21002013"/>
      <w:moveTo w:id="342" w:author="Robbie Parks" w:date="2019-10-03T13:33:00Z">
        <w:r w:rsidR="00924924" w:rsidRPr="00924924">
          <w:rPr>
            <w:noProof/>
            <w:lang w:val="en-US"/>
          </w:rPr>
          <w:t>.</w:t>
        </w:r>
        <w:r w:rsidR="00924924" w:rsidRPr="00924924">
          <w:rPr>
            <w:noProof/>
            <w:lang w:val="en-US"/>
          </w:rPr>
          <w:tab/>
          <w:t xml:space="preserve">Datla, S., Sahu, P., Roh, H.-J. &amp; Sharma, S. A comprehensive analysis of the association of highway traffic with winter weather conditions. </w:t>
        </w:r>
        <w:r w:rsidR="00924924" w:rsidRPr="00924924">
          <w:rPr>
            <w:i/>
            <w:iCs/>
            <w:noProof/>
            <w:lang w:val="en-US"/>
          </w:rPr>
          <w:t>Procedia - Soc. Behav. Sci.</w:t>
        </w:r>
        <w:r w:rsidR="00924924" w:rsidRPr="00924924">
          <w:rPr>
            <w:noProof/>
            <w:lang w:val="en-US"/>
          </w:rPr>
          <w:t xml:space="preserve"> (2013). doi:10.1016/j.sbspro.2013.11.143</w:t>
        </w:r>
      </w:moveTo>
    </w:p>
    <w:moveToRangeEnd w:id="341"/>
    <w:p w14:paraId="1ACAE37D" w14:textId="77777777" w:rsidR="00924924" w:rsidRPr="00924924" w:rsidRDefault="00924924" w:rsidP="00924924">
      <w:pPr>
        <w:widowControl w:val="0"/>
        <w:autoSpaceDE w:val="0"/>
        <w:autoSpaceDN w:val="0"/>
        <w:adjustRightInd w:val="0"/>
        <w:ind w:left="640" w:hanging="640"/>
        <w:rPr>
          <w:moveTo w:id="343" w:author="Robbie Parks" w:date="2019-10-03T13:33:00Z"/>
          <w:noProof/>
          <w:lang w:val="en-US"/>
        </w:rPr>
      </w:pPr>
      <w:ins w:id="344" w:author="Robbie Parks" w:date="2019-10-03T13:33:00Z">
        <w:r w:rsidRPr="00924924">
          <w:rPr>
            <w:noProof/>
            <w:lang w:val="en-US"/>
          </w:rPr>
          <w:t>13</w:t>
        </w:r>
      </w:ins>
      <w:moveToRangeStart w:id="345" w:author="Robbie Parks" w:date="2019-10-03T13:33:00Z" w:name="move21002014"/>
      <w:moveTo w:id="346" w:author="Robbie Parks" w:date="2019-10-03T13:33:00Z">
        <w:r w:rsidRPr="00924924">
          <w:rPr>
            <w:noProof/>
            <w:lang w:val="en-US"/>
          </w:rPr>
          <w:t>.</w:t>
        </w:r>
        <w:r w:rsidRPr="00924924">
          <w:rPr>
            <w:noProof/>
            <w:lang w:val="en-US"/>
          </w:rPr>
          <w:tab/>
          <w:t xml:space="preserve">Roh, H.-J., Sahu, P. K., Sharma, S., Datla, S. &amp; Mehran, B. Statistical investigations of snowfall and temperature interaction with passenger car and truck traffic on primary highways in Canada. </w:t>
        </w:r>
        <w:r w:rsidRPr="00924924">
          <w:rPr>
            <w:i/>
            <w:iCs/>
            <w:noProof/>
            <w:lang w:val="en-US"/>
          </w:rPr>
          <w:t>J. Cold Reg. Eng.</w:t>
        </w:r>
        <w:r w:rsidRPr="00924924">
          <w:rPr>
            <w:noProof/>
            <w:lang w:val="en-US"/>
          </w:rPr>
          <w:t xml:space="preserve"> (2016). doi:10.1061/(ASCE)CR.1943-5495.0000099</w:t>
        </w:r>
      </w:moveTo>
    </w:p>
    <w:moveToRangeEnd w:id="345"/>
    <w:p w14:paraId="7485E582" w14:textId="77777777" w:rsidR="00924924" w:rsidRPr="00924924" w:rsidRDefault="00924924" w:rsidP="00924924">
      <w:pPr>
        <w:widowControl w:val="0"/>
        <w:autoSpaceDE w:val="0"/>
        <w:autoSpaceDN w:val="0"/>
        <w:adjustRightInd w:val="0"/>
        <w:ind w:left="640" w:hanging="640"/>
        <w:rPr>
          <w:moveTo w:id="347" w:author="Robbie Parks" w:date="2019-10-03T13:33:00Z"/>
          <w:noProof/>
          <w:lang w:val="en-US"/>
        </w:rPr>
      </w:pPr>
      <w:ins w:id="348" w:author="Robbie Parks" w:date="2019-10-03T13:33:00Z">
        <w:r w:rsidRPr="00924924">
          <w:rPr>
            <w:noProof/>
            <w:lang w:val="en-US"/>
          </w:rPr>
          <w:t>14</w:t>
        </w:r>
      </w:ins>
      <w:moveToRangeStart w:id="349" w:author="Robbie Parks" w:date="2019-10-03T13:33:00Z" w:name="move21002015"/>
      <w:moveTo w:id="350" w:author="Robbie Parks" w:date="2019-10-03T13:33:00Z">
        <w:r w:rsidRPr="00924924">
          <w:rPr>
            <w:noProof/>
            <w:lang w:val="en-US"/>
          </w:rPr>
          <w:t>.</w:t>
        </w:r>
        <w:r w:rsidRPr="00924924">
          <w:rPr>
            <w:noProof/>
            <w:lang w:val="en-US"/>
          </w:rPr>
          <w:tab/>
          <w:t xml:space="preserve">Roh, H.-J., Datla, S. &amp; Sharma, S. Effect of snow, temperature and their interaction on highway truck traffic. </w:t>
        </w:r>
        <w:r w:rsidRPr="00924924">
          <w:rPr>
            <w:i/>
            <w:iCs/>
            <w:noProof/>
            <w:lang w:val="en-US"/>
          </w:rPr>
          <w:t>J. Transp. Techn.</w:t>
        </w:r>
        <w:r w:rsidRPr="00924924">
          <w:rPr>
            <w:noProof/>
            <w:lang w:val="en-US"/>
          </w:rPr>
          <w:t xml:space="preserve"> (2013). doi:10.4236/jtts.2013.31003</w:t>
        </w:r>
      </w:moveTo>
    </w:p>
    <w:moveToRangeEnd w:id="349"/>
    <w:p w14:paraId="4FC2A7C8" w14:textId="77777777" w:rsidR="00924924" w:rsidRPr="00924924" w:rsidRDefault="00924924" w:rsidP="00924924">
      <w:pPr>
        <w:widowControl w:val="0"/>
        <w:autoSpaceDE w:val="0"/>
        <w:autoSpaceDN w:val="0"/>
        <w:adjustRightInd w:val="0"/>
        <w:ind w:left="640" w:hanging="640"/>
        <w:rPr>
          <w:moveTo w:id="351" w:author="Robbie Parks" w:date="2019-10-03T13:33:00Z"/>
          <w:noProof/>
          <w:lang w:val="en-US"/>
        </w:rPr>
      </w:pPr>
      <w:ins w:id="352" w:author="Robbie Parks" w:date="2019-10-03T13:33:00Z">
        <w:r w:rsidRPr="00924924">
          <w:rPr>
            <w:noProof/>
            <w:lang w:val="en-US"/>
          </w:rPr>
          <w:t>15</w:t>
        </w:r>
      </w:ins>
      <w:moveToRangeStart w:id="353" w:author="Robbie Parks" w:date="2019-10-03T13:33:00Z" w:name="move21002016"/>
      <w:moveTo w:id="354" w:author="Robbie Parks" w:date="2019-10-03T13:33:00Z">
        <w:r w:rsidRPr="00924924">
          <w:rPr>
            <w:noProof/>
            <w:lang w:val="en-US"/>
          </w:rPr>
          <w:t>.</w:t>
        </w:r>
        <w:r w:rsidRPr="00924924">
          <w:rPr>
            <w:noProof/>
            <w:lang w:val="en-US"/>
          </w:rPr>
          <w:tab/>
          <w:t xml:space="preserve">Roh, H. J., Sharma, S. &amp; Sahu, P. K. Modeling snow and cold effects for classified highway traffic volumes. </w:t>
        </w:r>
        <w:r w:rsidRPr="00924924">
          <w:rPr>
            <w:i/>
            <w:iCs/>
            <w:noProof/>
            <w:lang w:val="en-US"/>
          </w:rPr>
          <w:t>KSCE J. Civ. Eng.</w:t>
        </w:r>
        <w:r w:rsidRPr="00924924">
          <w:rPr>
            <w:noProof/>
            <w:lang w:val="en-US"/>
          </w:rPr>
          <w:t xml:space="preserve"> (2016). doi:10.1007/s12205-015-0236-0</w:t>
        </w:r>
      </w:moveTo>
    </w:p>
    <w:p w14:paraId="7AD19E2D" w14:textId="77777777" w:rsidR="00924924" w:rsidRPr="00924924" w:rsidRDefault="00924924" w:rsidP="00924924">
      <w:pPr>
        <w:widowControl w:val="0"/>
        <w:autoSpaceDE w:val="0"/>
        <w:autoSpaceDN w:val="0"/>
        <w:adjustRightInd w:val="0"/>
        <w:ind w:left="640" w:hanging="640"/>
        <w:rPr>
          <w:moveFrom w:id="355" w:author="Robbie Parks" w:date="2019-10-03T13:33:00Z"/>
          <w:noProof/>
          <w:lang w:val="en-US"/>
        </w:rPr>
      </w:pPr>
      <w:moveFromRangeStart w:id="356" w:author="Robbie Parks" w:date="2019-10-03T13:33:00Z" w:name="move21002017"/>
      <w:moveToRangeEnd w:id="353"/>
      <w:moveFrom w:id="357" w:author="Robbie Parks" w:date="2019-10-03T13:33:00Z">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moveFrom>
    </w:p>
    <w:moveFromRangeEnd w:id="356"/>
    <w:p w14:paraId="71050F3E" w14:textId="77777777" w:rsidR="00924924" w:rsidRPr="00924924" w:rsidRDefault="00EF4FC9" w:rsidP="00924924">
      <w:pPr>
        <w:widowControl w:val="0"/>
        <w:autoSpaceDE w:val="0"/>
        <w:autoSpaceDN w:val="0"/>
        <w:adjustRightInd w:val="0"/>
        <w:ind w:left="640" w:hanging="640"/>
        <w:rPr>
          <w:moveFrom w:id="358" w:author="Robbie Parks" w:date="2019-10-03T13:33:00Z"/>
          <w:noProof/>
          <w:lang w:val="en-US"/>
        </w:rPr>
      </w:pPr>
      <w:del w:id="359" w:author="Robbie Parks" w:date="2019-10-03T13:33:00Z">
        <w:r w:rsidRPr="00EF4FC9">
          <w:rPr>
            <w:noProof/>
            <w:lang w:val="en-US"/>
          </w:rPr>
          <w:delText>14.</w:delText>
        </w:r>
      </w:del>
      <w:moveFromRangeStart w:id="360" w:author="Robbie Parks" w:date="2019-10-03T13:33:00Z" w:name="move21002018"/>
      <w:moveFrom w:id="361" w:author="Robbie Parks" w:date="2019-10-03T13:33:00Z">
        <w:r w:rsidR="00924924" w:rsidRPr="00924924">
          <w:rPr>
            <w:noProof/>
            <w:lang w:val="en-US"/>
          </w:rPr>
          <w:tab/>
          <w:t xml:space="preserve">Bobb, J. F. </w:t>
        </w:r>
        <w:r w:rsidR="00924924" w:rsidRPr="00924924">
          <w:rPr>
            <w:i/>
            <w:iCs/>
            <w:noProof/>
            <w:lang w:val="en-US"/>
          </w:rPr>
          <w:t>et al.</w:t>
        </w:r>
        <w:r w:rsidR="00924924" w:rsidRPr="00924924">
          <w:rPr>
            <w:noProof/>
            <w:lang w:val="en-US"/>
          </w:rPr>
          <w:t xml:space="preserve"> Time-course of cause-specific hospital admissions during snowstorms: an analysis of electronic medical records from major hospitals in Boston, Massachusetts. </w:t>
        </w:r>
        <w:r w:rsidR="00924924" w:rsidRPr="00924924">
          <w:rPr>
            <w:i/>
            <w:iCs/>
            <w:noProof/>
            <w:lang w:val="en-US"/>
          </w:rPr>
          <w:t>Am. J. Epidemiol.</w:t>
        </w:r>
        <w:r w:rsidR="00924924" w:rsidRPr="00924924">
          <w:rPr>
            <w:noProof/>
            <w:lang w:val="en-US"/>
          </w:rPr>
          <w:t xml:space="preserve"> </w:t>
        </w:r>
        <w:r w:rsidR="00924924" w:rsidRPr="00924924">
          <w:rPr>
            <w:b/>
            <w:bCs/>
            <w:noProof/>
            <w:lang w:val="en-US"/>
          </w:rPr>
          <w:t>185</w:t>
        </w:r>
        <w:r w:rsidR="00924924" w:rsidRPr="00924924">
          <w:rPr>
            <w:noProof/>
            <w:lang w:val="en-US"/>
          </w:rPr>
          <w:t>, 283–294 (2017).</w:t>
        </w:r>
      </w:moveFrom>
    </w:p>
    <w:moveFromRangeEnd w:id="360"/>
    <w:p w14:paraId="6B8B776A" w14:textId="77777777" w:rsidR="00924924" w:rsidRPr="00924924" w:rsidRDefault="00EF4FC9" w:rsidP="00924924">
      <w:pPr>
        <w:widowControl w:val="0"/>
        <w:autoSpaceDE w:val="0"/>
        <w:autoSpaceDN w:val="0"/>
        <w:adjustRightInd w:val="0"/>
        <w:ind w:left="640" w:hanging="640"/>
        <w:rPr>
          <w:moveFrom w:id="362" w:author="Robbie Parks" w:date="2019-10-03T13:33:00Z"/>
          <w:noProof/>
          <w:lang w:val="en-US"/>
        </w:rPr>
      </w:pPr>
      <w:del w:id="363" w:author="Robbie Parks" w:date="2019-10-03T13:33:00Z">
        <w:r w:rsidRPr="00EF4FC9">
          <w:rPr>
            <w:noProof/>
            <w:lang w:val="en-US"/>
          </w:rPr>
          <w:delText>15.</w:delText>
        </w:r>
      </w:del>
      <w:moveFromRangeStart w:id="364" w:author="Robbie Parks" w:date="2019-10-03T13:33:00Z" w:name="move21002019"/>
      <w:moveFrom w:id="365" w:author="Robbie Parks" w:date="2019-10-03T13:33:00Z">
        <w:r w:rsidR="00924924" w:rsidRPr="00924924">
          <w:rPr>
            <w:noProof/>
            <w:lang w:val="en-US"/>
          </w:rPr>
          <w:tab/>
          <w:t xml:space="preserve">Kelsey, J. L. </w:t>
        </w:r>
        <w:r w:rsidR="00924924" w:rsidRPr="00924924">
          <w:rPr>
            <w:i/>
            <w:iCs/>
            <w:noProof/>
            <w:lang w:val="en-US"/>
          </w:rPr>
          <w:t>et al.</w:t>
        </w:r>
        <w:r w:rsidR="00924924" w:rsidRPr="00924924">
          <w:rPr>
            <w:noProof/>
            <w:lang w:val="en-US"/>
          </w:rPr>
          <w:t xml:space="preserve"> Indoor and outdoor falls in older adults are different: the maintenance of balance, independent living, intellect, and zest in the elderly of Boston study. </w:t>
        </w:r>
        <w:r w:rsidR="00924924" w:rsidRPr="00924924">
          <w:rPr>
            <w:i/>
            <w:iCs/>
            <w:noProof/>
            <w:lang w:val="en-US"/>
          </w:rPr>
          <w:t>J. Am. Geriatr. Soc.</w:t>
        </w:r>
        <w:r w:rsidR="00924924" w:rsidRPr="00924924">
          <w:rPr>
            <w:noProof/>
            <w:lang w:val="en-US"/>
          </w:rPr>
          <w:t xml:space="preserve"> (2010). doi:10.1111/j.1532-5415.2010.03062.x</w:t>
        </w:r>
      </w:moveFrom>
    </w:p>
    <w:moveFromRangeEnd w:id="364"/>
    <w:p w14:paraId="79AB91B9" w14:textId="6A26BF72" w:rsidR="00924924" w:rsidRPr="00924924" w:rsidRDefault="00924924" w:rsidP="00924924">
      <w:pPr>
        <w:widowControl w:val="0"/>
        <w:autoSpaceDE w:val="0"/>
        <w:autoSpaceDN w:val="0"/>
        <w:adjustRightInd w:val="0"/>
        <w:ind w:left="640" w:hanging="640"/>
        <w:rPr>
          <w:noProof/>
          <w:lang w:val="en-US"/>
        </w:rPr>
      </w:pPr>
      <w:r w:rsidRPr="00924924">
        <w:rPr>
          <w:noProof/>
          <w:lang w:val="en-US"/>
        </w:rPr>
        <w:lastRenderedPageBreak/>
        <w:t>16.</w:t>
      </w:r>
      <w:r w:rsidRPr="00924924">
        <w:rPr>
          <w:noProof/>
          <w:lang w:val="en-US"/>
        </w:rPr>
        <w:tab/>
        <w:t xml:space="preserve">Daanen, H. A. M., Van De Vliert, E. &amp; Huang, X. Driving performance in cold, warm, and thermoneutral environments. </w:t>
      </w:r>
      <w:r w:rsidRPr="00924924">
        <w:rPr>
          <w:i/>
          <w:iCs/>
          <w:noProof/>
          <w:lang w:val="en-US"/>
        </w:rPr>
        <w:t>Appl. Ergon.</w:t>
      </w:r>
      <w:r w:rsidRPr="00924924">
        <w:rPr>
          <w:noProof/>
          <w:lang w:val="en-US"/>
        </w:rPr>
        <w:t xml:space="preserve"> (2003). doi:10.1016/S0003-6870(03)00055-3</w:t>
      </w:r>
    </w:p>
    <w:p w14:paraId="46025FE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17.</w:t>
      </w:r>
      <w:r w:rsidRPr="00924924">
        <w:rPr>
          <w:noProof/>
          <w:lang w:val="en-US"/>
        </w:rPr>
        <w:tab/>
        <w:t xml:space="preserve">Zlatoper, T. J. Determinants of motor vehicle deaths in the United States: a cross-sectional analysis. </w:t>
      </w:r>
      <w:r w:rsidRPr="00924924">
        <w:rPr>
          <w:i/>
          <w:iCs/>
          <w:noProof/>
          <w:lang w:val="en-US"/>
        </w:rPr>
        <w:t>Accid. Anal. Prev.</w:t>
      </w:r>
      <w:r w:rsidRPr="00924924">
        <w:rPr>
          <w:noProof/>
          <w:lang w:val="en-US"/>
        </w:rPr>
        <w:t xml:space="preserve"> (1991). doi:10.1016/0001-4575(91)90062-A</w:t>
      </w:r>
    </w:p>
    <w:p w14:paraId="642587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18.</w:t>
      </w:r>
      <w:r w:rsidRPr="00924924">
        <w:rPr>
          <w:noProof/>
          <w:lang w:val="en-US"/>
        </w:rPr>
        <w:tab/>
        <w:t xml:space="preserve">Mackie, R. R. &amp; Hanlon, J. F. . O. A study of the combined effects of extented driving and heat stress on driver arousal and performance. in </w:t>
      </w:r>
      <w:r w:rsidRPr="00924924">
        <w:rPr>
          <w:i/>
          <w:iCs/>
          <w:noProof/>
          <w:lang w:val="en-US"/>
        </w:rPr>
        <w:t>Symposium on relationships among theory, physiological correlates, and operational performance</w:t>
      </w:r>
      <w:r w:rsidRPr="00924924">
        <w:rPr>
          <w:noProof/>
          <w:lang w:val="en-US"/>
        </w:rPr>
        <w:t xml:space="preserve"> (1976). doi:10.1007/978-1-4684-2529-1_25</w:t>
      </w:r>
    </w:p>
    <w:p w14:paraId="0EBB7DD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19.</w:t>
      </w:r>
      <w:r w:rsidRPr="00924924">
        <w:rPr>
          <w:noProof/>
          <w:lang w:val="en-US"/>
        </w:rPr>
        <w:tab/>
        <w:t xml:space="preserve">Wyon, D. P., Wyon, I. &amp; Norin, F. Effects of moderate heat stress on driver vigilance in a moving vehicle. </w:t>
      </w:r>
      <w:r w:rsidRPr="00924924">
        <w:rPr>
          <w:i/>
          <w:iCs/>
          <w:noProof/>
          <w:lang w:val="en-US"/>
        </w:rPr>
        <w:t>Ergonomics</w:t>
      </w:r>
      <w:r w:rsidRPr="00924924">
        <w:rPr>
          <w:noProof/>
          <w:lang w:val="en-US"/>
        </w:rPr>
        <w:t xml:space="preserve"> (1996). doi:10.1080/00140139608964434</w:t>
      </w:r>
    </w:p>
    <w:p w14:paraId="49D70203" w14:textId="77777777" w:rsidR="00924924" w:rsidRPr="00924924" w:rsidRDefault="00924924" w:rsidP="00924924">
      <w:pPr>
        <w:widowControl w:val="0"/>
        <w:autoSpaceDE w:val="0"/>
        <w:autoSpaceDN w:val="0"/>
        <w:adjustRightInd w:val="0"/>
        <w:ind w:left="640" w:hanging="640"/>
        <w:rPr>
          <w:ins w:id="366" w:author="Robbie Parks" w:date="2019-10-03T13:33:00Z"/>
          <w:noProof/>
          <w:lang w:val="en-US"/>
        </w:rPr>
      </w:pPr>
      <w:r w:rsidRPr="00924924">
        <w:rPr>
          <w:noProof/>
          <w:lang w:val="en-US"/>
        </w:rPr>
        <w:t>20.</w:t>
      </w:r>
      <w:r w:rsidRPr="00924924">
        <w:rPr>
          <w:noProof/>
          <w:lang w:val="en-US"/>
        </w:rPr>
        <w:tab/>
      </w:r>
      <w:ins w:id="367" w:author="Robbie Parks" w:date="2019-10-03T13:33:00Z">
        <w:r w:rsidRPr="00924924">
          <w:rPr>
            <w:noProof/>
            <w:lang w:val="en-US"/>
          </w:rPr>
          <w:t xml:space="preserve">Robertson, L. S. Reversal of the road death trend in the U.S. in 2015–2016: An examination of the climate and economic hypotheses. </w:t>
        </w:r>
        <w:r w:rsidRPr="00924924">
          <w:rPr>
            <w:i/>
            <w:iCs/>
            <w:noProof/>
            <w:lang w:val="en-US"/>
          </w:rPr>
          <w:t>J. Transp. Heal.</w:t>
        </w:r>
        <w:r w:rsidRPr="00924924">
          <w:rPr>
            <w:noProof/>
            <w:lang w:val="en-US"/>
          </w:rPr>
          <w:t xml:space="preserve"> (2018). doi:10.1016/j.jth.2018.04.005</w:t>
        </w:r>
      </w:ins>
    </w:p>
    <w:p w14:paraId="5874F851" w14:textId="77777777" w:rsidR="00924924" w:rsidRPr="00924924" w:rsidRDefault="00924924" w:rsidP="00924924">
      <w:pPr>
        <w:widowControl w:val="0"/>
        <w:autoSpaceDE w:val="0"/>
        <w:autoSpaceDN w:val="0"/>
        <w:adjustRightInd w:val="0"/>
        <w:ind w:left="640" w:hanging="640"/>
        <w:rPr>
          <w:ins w:id="368" w:author="Robbie Parks" w:date="2019-10-03T13:33:00Z"/>
          <w:noProof/>
          <w:lang w:val="en-US"/>
        </w:rPr>
      </w:pPr>
      <w:ins w:id="369" w:author="Robbie Parks" w:date="2019-10-03T13:33:00Z">
        <w:r w:rsidRPr="00924924">
          <w:rPr>
            <w:noProof/>
            <w:lang w:val="en-US"/>
          </w:rPr>
          <w:t>21.</w:t>
        </w:r>
        <w:r w:rsidRPr="00924924">
          <w:rPr>
            <w:noProof/>
            <w:lang w:val="en-US"/>
          </w:rPr>
          <w:tab/>
          <w:t xml:space="preserve">Robertson, L. Climate change, weather and road deaths. </w:t>
        </w:r>
        <w:r w:rsidRPr="00924924">
          <w:rPr>
            <w:i/>
            <w:iCs/>
            <w:noProof/>
            <w:lang w:val="en-US"/>
          </w:rPr>
          <w:t>Inj. Prev.</w:t>
        </w:r>
        <w:r w:rsidRPr="00924924">
          <w:rPr>
            <w:noProof/>
            <w:lang w:val="en-US"/>
          </w:rPr>
          <w:t xml:space="preserve"> (2018). doi:10.1136/injuryprev-2017-042419</w:t>
        </w:r>
      </w:ins>
    </w:p>
    <w:p w14:paraId="1A67235B" w14:textId="77777777" w:rsidR="00924924" w:rsidRPr="00924924" w:rsidRDefault="00924924" w:rsidP="00924924">
      <w:pPr>
        <w:widowControl w:val="0"/>
        <w:autoSpaceDE w:val="0"/>
        <w:autoSpaceDN w:val="0"/>
        <w:adjustRightInd w:val="0"/>
        <w:ind w:left="640" w:hanging="640"/>
        <w:rPr>
          <w:moveTo w:id="370" w:author="Robbie Parks" w:date="2019-10-03T13:33:00Z"/>
          <w:noProof/>
          <w:lang w:val="en-US"/>
        </w:rPr>
      </w:pPr>
      <w:ins w:id="371" w:author="Robbie Parks" w:date="2019-10-03T13:33:00Z">
        <w:r w:rsidRPr="00924924">
          <w:rPr>
            <w:noProof/>
            <w:lang w:val="en-US"/>
          </w:rPr>
          <w:t>22.</w:t>
        </w:r>
        <w:r w:rsidRPr="00924924">
          <w:rPr>
            <w:noProof/>
            <w:lang w:val="en-US"/>
          </w:rPr>
          <w:tab/>
        </w:r>
      </w:ins>
      <w:moveToRangeStart w:id="372" w:author="Robbie Parks" w:date="2019-10-03T13:33:00Z" w:name="move21002020"/>
      <w:moveTo w:id="373" w:author="Robbie Parks" w:date="2019-10-03T13:33:00Z">
        <w:r w:rsidRPr="00924924">
          <w:rPr>
            <w:noProof/>
            <w:lang w:val="en-US"/>
          </w:rPr>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moveTo>
    </w:p>
    <w:moveToRangeEnd w:id="372"/>
    <w:p w14:paraId="01C40B11" w14:textId="77777777" w:rsidR="00924924" w:rsidRPr="00924924" w:rsidRDefault="00924924" w:rsidP="00924924">
      <w:pPr>
        <w:widowControl w:val="0"/>
        <w:autoSpaceDE w:val="0"/>
        <w:autoSpaceDN w:val="0"/>
        <w:adjustRightInd w:val="0"/>
        <w:ind w:left="640" w:hanging="640"/>
        <w:rPr>
          <w:moveTo w:id="374" w:author="Robbie Parks" w:date="2019-10-03T13:33:00Z"/>
          <w:noProof/>
          <w:lang w:val="en-US"/>
        </w:rPr>
      </w:pPr>
      <w:ins w:id="375" w:author="Robbie Parks" w:date="2019-10-03T13:33:00Z">
        <w:r w:rsidRPr="00924924">
          <w:rPr>
            <w:noProof/>
            <w:lang w:val="en-US"/>
          </w:rPr>
          <w:t>23.</w:t>
        </w:r>
      </w:ins>
      <w:moveToRangeStart w:id="376" w:author="Robbie Parks" w:date="2019-10-03T13:33:00Z" w:name="move21002021"/>
      <w:moveTo w:id="377" w:author="Robbie Parks" w:date="2019-10-03T13:33:00Z">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moveTo>
    </w:p>
    <w:moveToRangeEnd w:id="376"/>
    <w:p w14:paraId="58E936B5" w14:textId="77777777" w:rsidR="00924924" w:rsidRPr="00924924" w:rsidRDefault="00924924" w:rsidP="00924924">
      <w:pPr>
        <w:widowControl w:val="0"/>
        <w:autoSpaceDE w:val="0"/>
        <w:autoSpaceDN w:val="0"/>
        <w:adjustRightInd w:val="0"/>
        <w:ind w:left="640" w:hanging="640"/>
        <w:rPr>
          <w:moveTo w:id="378" w:author="Robbie Parks" w:date="2019-10-03T13:33:00Z"/>
          <w:noProof/>
          <w:lang w:val="en-US"/>
        </w:rPr>
      </w:pPr>
      <w:ins w:id="379" w:author="Robbie Parks" w:date="2019-10-03T13:33:00Z">
        <w:r w:rsidRPr="00924924">
          <w:rPr>
            <w:noProof/>
            <w:lang w:val="en-US"/>
          </w:rPr>
          <w:t>24.</w:t>
        </w:r>
      </w:ins>
      <w:moveToRangeStart w:id="380" w:author="Robbie Parks" w:date="2019-10-03T13:33:00Z" w:name="move21002022"/>
      <w:moveTo w:id="381" w:author="Robbie Parks" w:date="2019-10-03T13:33:00Z">
        <w:r w:rsidRPr="00924924">
          <w:rPr>
            <w:noProof/>
            <w:lang w:val="en-US"/>
          </w:rPr>
          <w:tab/>
          <w:t xml:space="preserve">Baron, R. A. &amp; Bell, P. A. Aggression and heat: the influence of ambient temperature, negative affect, and a cooling drink on physical aggression. </w:t>
        </w:r>
        <w:r w:rsidRPr="00924924">
          <w:rPr>
            <w:i/>
            <w:iCs/>
            <w:noProof/>
            <w:lang w:val="en-US"/>
          </w:rPr>
          <w:t>J. Pers. Soc. Psychol.</w:t>
        </w:r>
        <w:r w:rsidRPr="00924924">
          <w:rPr>
            <w:noProof/>
            <w:lang w:val="en-US"/>
          </w:rPr>
          <w:t xml:space="preserve"> (1976). doi:10.1037/0022-3514.33.3.245</w:t>
        </w:r>
      </w:moveTo>
    </w:p>
    <w:moveToRangeEnd w:id="380"/>
    <w:p w14:paraId="05E4AC0E" w14:textId="77777777" w:rsidR="00924924" w:rsidRPr="00924924" w:rsidRDefault="00924924" w:rsidP="00924924">
      <w:pPr>
        <w:widowControl w:val="0"/>
        <w:autoSpaceDE w:val="0"/>
        <w:autoSpaceDN w:val="0"/>
        <w:adjustRightInd w:val="0"/>
        <w:ind w:left="640" w:hanging="640"/>
        <w:rPr>
          <w:ins w:id="382" w:author="Robbie Parks" w:date="2019-10-03T13:33:00Z"/>
          <w:noProof/>
          <w:lang w:val="en-US"/>
        </w:rPr>
      </w:pPr>
      <w:ins w:id="383" w:author="Robbie Parks" w:date="2019-10-03T13:33:00Z">
        <w:r w:rsidRPr="00924924">
          <w:rPr>
            <w:noProof/>
            <w:lang w:val="en-US"/>
          </w:rPr>
          <w:t>25.</w:t>
        </w:r>
        <w:r w:rsidRPr="00924924">
          <w:rPr>
            <w:noProof/>
            <w:lang w:val="en-US"/>
          </w:rPr>
          <w:tab/>
          <w:t xml:space="preserve">Talaei, A., Hedjazi, A., Rezaei Ardani, A., Fayyazi Bordbar, M. R. &amp; Talaei, A. The relationship between meteorological conditions and homicide, suicide, rage, and psychiatric hospitalization. </w:t>
        </w:r>
        <w:r w:rsidRPr="00924924">
          <w:rPr>
            <w:i/>
            <w:iCs/>
            <w:noProof/>
            <w:lang w:val="en-US"/>
          </w:rPr>
          <w:t>J. Forensic Sci.</w:t>
        </w:r>
        <w:r w:rsidRPr="00924924">
          <w:rPr>
            <w:noProof/>
            <w:lang w:val="en-US"/>
          </w:rPr>
          <w:t xml:space="preserve"> (2014). doi:10.1111/1556-4029.12471</w:t>
        </w:r>
      </w:ins>
    </w:p>
    <w:p w14:paraId="30A94797" w14:textId="77777777" w:rsidR="00924924" w:rsidRPr="00924924" w:rsidRDefault="00924924" w:rsidP="00924924">
      <w:pPr>
        <w:widowControl w:val="0"/>
        <w:autoSpaceDE w:val="0"/>
        <w:autoSpaceDN w:val="0"/>
        <w:adjustRightInd w:val="0"/>
        <w:ind w:left="640" w:hanging="640"/>
        <w:rPr>
          <w:ins w:id="384" w:author="Robbie Parks" w:date="2019-10-03T13:33:00Z"/>
          <w:noProof/>
          <w:lang w:val="en-US"/>
        </w:rPr>
      </w:pPr>
      <w:ins w:id="385" w:author="Robbie Parks" w:date="2019-10-03T13:33:00Z">
        <w:r w:rsidRPr="00924924">
          <w:rPr>
            <w:noProof/>
            <w:lang w:val="en-US"/>
          </w:rPr>
          <w:t>26.</w:t>
        </w:r>
        <w:r w:rsidRPr="00924924">
          <w:rPr>
            <w:noProof/>
            <w:lang w:val="en-US"/>
          </w:rPr>
          <w:tab/>
          <w:t xml:space="preserve">Xu, J. Unintentional drowning deaths in the United States, 1999-2010. </w:t>
        </w:r>
        <w:r w:rsidRPr="00924924">
          <w:rPr>
            <w:i/>
            <w:iCs/>
            <w:noProof/>
            <w:lang w:val="en-US"/>
          </w:rPr>
          <w:t>NCHS Data Brief</w:t>
        </w:r>
        <w:r w:rsidRPr="00924924">
          <w:rPr>
            <w:noProof/>
            <w:lang w:val="en-US"/>
          </w:rPr>
          <w:t xml:space="preserve"> (2014).</w:t>
        </w:r>
      </w:ins>
    </w:p>
    <w:p w14:paraId="692C2FAA" w14:textId="77777777" w:rsidR="00924924" w:rsidRPr="00924924" w:rsidRDefault="00924924" w:rsidP="00924924">
      <w:pPr>
        <w:widowControl w:val="0"/>
        <w:autoSpaceDE w:val="0"/>
        <w:autoSpaceDN w:val="0"/>
        <w:adjustRightInd w:val="0"/>
        <w:ind w:left="640" w:hanging="640"/>
        <w:rPr>
          <w:moveTo w:id="386" w:author="Robbie Parks" w:date="2019-10-03T13:33:00Z"/>
          <w:noProof/>
          <w:lang w:val="en-US"/>
        </w:rPr>
      </w:pPr>
      <w:ins w:id="387" w:author="Robbie Parks" w:date="2019-10-03T13:33:00Z">
        <w:r w:rsidRPr="00924924">
          <w:rPr>
            <w:noProof/>
            <w:lang w:val="en-US"/>
          </w:rPr>
          <w:t>27.</w:t>
        </w:r>
      </w:ins>
      <w:moveToRangeStart w:id="388" w:author="Robbie Parks" w:date="2019-10-03T13:33:00Z" w:name="move21002017"/>
      <w:moveTo w:id="389" w:author="Robbie Parks" w:date="2019-10-03T13:33:00Z">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moveTo>
    </w:p>
    <w:moveToRangeEnd w:id="388"/>
    <w:p w14:paraId="5F2D755B" w14:textId="77777777" w:rsidR="00924924" w:rsidRPr="00924924" w:rsidRDefault="00924924" w:rsidP="00924924">
      <w:pPr>
        <w:widowControl w:val="0"/>
        <w:autoSpaceDE w:val="0"/>
        <w:autoSpaceDN w:val="0"/>
        <w:adjustRightInd w:val="0"/>
        <w:ind w:left="640" w:hanging="640"/>
        <w:rPr>
          <w:moveTo w:id="390" w:author="Robbie Parks" w:date="2019-10-03T13:33:00Z"/>
          <w:noProof/>
          <w:lang w:val="en-US"/>
        </w:rPr>
      </w:pPr>
      <w:ins w:id="391" w:author="Robbie Parks" w:date="2019-10-03T13:33:00Z">
        <w:r w:rsidRPr="00924924">
          <w:rPr>
            <w:noProof/>
            <w:lang w:val="en-US"/>
          </w:rPr>
          <w:t>28.</w:t>
        </w:r>
      </w:ins>
      <w:moveToRangeStart w:id="392" w:author="Robbie Parks" w:date="2019-10-03T13:33:00Z" w:name="move21002018"/>
      <w:moveTo w:id="393" w:author="Robbie Parks" w:date="2019-10-03T13:33:00Z">
        <w:r w:rsidRPr="00924924">
          <w:rPr>
            <w:noProof/>
            <w:lang w:val="en-US"/>
          </w:rPr>
          <w:tab/>
          <w:t xml:space="preserve">Bobb, J. F. </w:t>
        </w:r>
        <w:r w:rsidRPr="00924924">
          <w:rPr>
            <w:i/>
            <w:iCs/>
            <w:noProof/>
            <w:lang w:val="en-US"/>
          </w:rPr>
          <w:t>et al.</w:t>
        </w:r>
        <w:r w:rsidRPr="00924924">
          <w:rPr>
            <w:noProof/>
            <w:lang w:val="en-US"/>
          </w:rPr>
          <w:t xml:space="preserve"> Time-course of cause-specific hospital admissions during snowstorms: an analysis of electronic medical records from major hospitals in Boston, Massachusetts. </w:t>
        </w:r>
        <w:r w:rsidRPr="00924924">
          <w:rPr>
            <w:i/>
            <w:iCs/>
            <w:noProof/>
            <w:lang w:val="en-US"/>
          </w:rPr>
          <w:t>Am. J. Epidemiol.</w:t>
        </w:r>
        <w:r w:rsidRPr="00924924">
          <w:rPr>
            <w:noProof/>
            <w:lang w:val="en-US"/>
          </w:rPr>
          <w:t xml:space="preserve"> </w:t>
        </w:r>
        <w:r w:rsidRPr="00924924">
          <w:rPr>
            <w:b/>
            <w:bCs/>
            <w:noProof/>
            <w:lang w:val="en-US"/>
          </w:rPr>
          <w:t>185</w:t>
        </w:r>
        <w:r w:rsidRPr="00924924">
          <w:rPr>
            <w:noProof/>
            <w:lang w:val="en-US"/>
          </w:rPr>
          <w:t>, 283–294 (2017).</w:t>
        </w:r>
      </w:moveTo>
    </w:p>
    <w:moveToRangeEnd w:id="392"/>
    <w:p w14:paraId="6DFC13C6" w14:textId="77777777" w:rsidR="00924924" w:rsidRPr="00924924" w:rsidRDefault="00924924" w:rsidP="00924924">
      <w:pPr>
        <w:widowControl w:val="0"/>
        <w:autoSpaceDE w:val="0"/>
        <w:autoSpaceDN w:val="0"/>
        <w:adjustRightInd w:val="0"/>
        <w:ind w:left="640" w:hanging="640"/>
        <w:rPr>
          <w:moveTo w:id="394" w:author="Robbie Parks" w:date="2019-10-03T13:33:00Z"/>
          <w:noProof/>
          <w:lang w:val="en-US"/>
        </w:rPr>
      </w:pPr>
      <w:ins w:id="395" w:author="Robbie Parks" w:date="2019-10-03T13:33:00Z">
        <w:r w:rsidRPr="00924924">
          <w:rPr>
            <w:noProof/>
            <w:lang w:val="en-US"/>
          </w:rPr>
          <w:t>29.</w:t>
        </w:r>
      </w:ins>
      <w:moveToRangeStart w:id="396" w:author="Robbie Parks" w:date="2019-10-03T13:33:00Z" w:name="move21002019"/>
      <w:moveTo w:id="397" w:author="Robbie Parks" w:date="2019-10-03T13:33:00Z">
        <w:r w:rsidRPr="00924924">
          <w:rPr>
            <w:noProof/>
            <w:lang w:val="en-US"/>
          </w:rPr>
          <w:tab/>
          <w:t xml:space="preserve">Kelsey, J. L. </w:t>
        </w:r>
        <w:r w:rsidRPr="00924924">
          <w:rPr>
            <w:i/>
            <w:iCs/>
            <w:noProof/>
            <w:lang w:val="en-US"/>
          </w:rPr>
          <w:t>et al.</w:t>
        </w:r>
        <w:r w:rsidRPr="00924924">
          <w:rPr>
            <w:noProof/>
            <w:lang w:val="en-US"/>
          </w:rPr>
          <w:t xml:space="preserve"> Indoor and outdoor falls in older adults are different: the maintenance of balance, independent living, intellect, and zest in the elderly of Boston study. </w:t>
        </w:r>
        <w:r w:rsidRPr="00924924">
          <w:rPr>
            <w:i/>
            <w:iCs/>
            <w:noProof/>
            <w:lang w:val="en-US"/>
          </w:rPr>
          <w:t>J. Am. Geriatr. Soc.</w:t>
        </w:r>
        <w:r w:rsidRPr="00924924">
          <w:rPr>
            <w:noProof/>
            <w:lang w:val="en-US"/>
          </w:rPr>
          <w:t xml:space="preserve"> (2010). doi:10.1111/j.1532-5415.2010.03062.x</w:t>
        </w:r>
      </w:moveTo>
    </w:p>
    <w:p w14:paraId="60711923" w14:textId="77777777" w:rsidR="00924924" w:rsidRPr="00924924" w:rsidRDefault="00924924" w:rsidP="00924924">
      <w:pPr>
        <w:widowControl w:val="0"/>
        <w:autoSpaceDE w:val="0"/>
        <w:autoSpaceDN w:val="0"/>
        <w:adjustRightInd w:val="0"/>
        <w:ind w:left="640" w:hanging="640"/>
        <w:rPr>
          <w:moveFrom w:id="398" w:author="Robbie Parks" w:date="2019-10-03T13:33:00Z"/>
          <w:noProof/>
          <w:lang w:val="en-US"/>
        </w:rPr>
      </w:pPr>
      <w:moveFromRangeStart w:id="399" w:author="Robbie Parks" w:date="2019-10-03T13:33:00Z" w:name="move21002020"/>
      <w:moveToRangeEnd w:id="396"/>
      <w:moveFrom w:id="400" w:author="Robbie Parks" w:date="2019-10-03T13:33:00Z">
        <w:r w:rsidRPr="00924924">
          <w:rPr>
            <w:noProof/>
            <w:lang w:val="en-US"/>
          </w:rPr>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moveFrom>
    </w:p>
    <w:moveFromRangeEnd w:id="399"/>
    <w:p w14:paraId="7A8F8C76" w14:textId="6DDE48D3" w:rsidR="00924924" w:rsidRPr="00924924" w:rsidRDefault="00EF4FC9" w:rsidP="00924924">
      <w:pPr>
        <w:widowControl w:val="0"/>
        <w:autoSpaceDE w:val="0"/>
        <w:autoSpaceDN w:val="0"/>
        <w:adjustRightInd w:val="0"/>
        <w:ind w:left="640" w:hanging="640"/>
        <w:rPr>
          <w:noProof/>
          <w:lang w:val="en-US"/>
        </w:rPr>
      </w:pPr>
      <w:del w:id="401" w:author="Robbie Parks" w:date="2019-10-03T13:33:00Z">
        <w:r w:rsidRPr="00EF4FC9">
          <w:rPr>
            <w:noProof/>
            <w:lang w:val="en-US"/>
          </w:rPr>
          <w:delText>21</w:delText>
        </w:r>
      </w:del>
      <w:ins w:id="402" w:author="Robbie Parks" w:date="2019-10-03T13:33:00Z">
        <w:r w:rsidR="00924924" w:rsidRPr="00924924">
          <w:rPr>
            <w:noProof/>
            <w:lang w:val="en-US"/>
          </w:rPr>
          <w:t>30</w:t>
        </w:r>
      </w:ins>
      <w:r w:rsidR="00924924" w:rsidRPr="00924924">
        <w:rPr>
          <w:noProof/>
          <w:lang w:val="en-US"/>
        </w:rPr>
        <w:t>.</w:t>
      </w:r>
      <w:r w:rsidR="00924924" w:rsidRPr="00924924">
        <w:rPr>
          <w:noProof/>
          <w:lang w:val="en-US"/>
        </w:rPr>
        <w:tab/>
        <w:t xml:space="preserve">Voas, R. B., Torres, P., Romano, E. &amp; Lacey, J. H. Alcohol-related risk of driver fatalities: an update using 2007 data. </w:t>
      </w:r>
      <w:r w:rsidR="00924924" w:rsidRPr="00924924">
        <w:rPr>
          <w:i/>
          <w:iCs/>
          <w:noProof/>
          <w:lang w:val="en-US"/>
        </w:rPr>
        <w:t>J. Stud. Alcohol Drugs</w:t>
      </w:r>
      <w:r w:rsidR="00924924" w:rsidRPr="00924924">
        <w:rPr>
          <w:noProof/>
          <w:lang w:val="en-US"/>
        </w:rPr>
        <w:t xml:space="preserve"> (2012). doi:10.15288/jsad.2012.73.341</w:t>
      </w:r>
    </w:p>
    <w:p w14:paraId="2FF8B7B8" w14:textId="77777777" w:rsidR="00924924" w:rsidRPr="00924924" w:rsidRDefault="00EF4FC9" w:rsidP="00924924">
      <w:pPr>
        <w:widowControl w:val="0"/>
        <w:autoSpaceDE w:val="0"/>
        <w:autoSpaceDN w:val="0"/>
        <w:adjustRightInd w:val="0"/>
        <w:ind w:left="640" w:hanging="640"/>
        <w:rPr>
          <w:moveFrom w:id="403" w:author="Robbie Parks" w:date="2019-10-03T13:33:00Z"/>
          <w:noProof/>
          <w:lang w:val="en-US"/>
        </w:rPr>
      </w:pPr>
      <w:del w:id="404" w:author="Robbie Parks" w:date="2019-10-03T13:33:00Z">
        <w:r w:rsidRPr="00EF4FC9">
          <w:rPr>
            <w:noProof/>
            <w:lang w:val="en-US"/>
          </w:rPr>
          <w:delText>22</w:delText>
        </w:r>
      </w:del>
      <w:ins w:id="405" w:author="Robbie Parks" w:date="2019-10-03T13:33:00Z">
        <w:r w:rsidR="00924924" w:rsidRPr="00924924">
          <w:rPr>
            <w:noProof/>
            <w:lang w:val="en-US"/>
          </w:rPr>
          <w:t>31</w:t>
        </w:r>
      </w:ins>
      <w:moveFromRangeStart w:id="406" w:author="Robbie Parks" w:date="2019-10-03T13:33:00Z" w:name="move21002013"/>
      <w:moveFrom w:id="407" w:author="Robbie Parks" w:date="2019-10-03T13:33:00Z">
        <w:r w:rsidR="00924924" w:rsidRPr="00924924">
          <w:rPr>
            <w:noProof/>
            <w:lang w:val="en-US"/>
          </w:rPr>
          <w:t>.</w:t>
        </w:r>
        <w:r w:rsidR="00924924" w:rsidRPr="00924924">
          <w:rPr>
            <w:noProof/>
            <w:lang w:val="en-US"/>
          </w:rPr>
          <w:tab/>
          <w:t xml:space="preserve">Datla, S., Sahu, P., Roh, H.-J. &amp; Sharma, S. A comprehensive analysis of the association of highway traffic with winter weather conditions. </w:t>
        </w:r>
        <w:r w:rsidR="00924924" w:rsidRPr="00924924">
          <w:rPr>
            <w:i/>
            <w:iCs/>
            <w:noProof/>
            <w:lang w:val="en-US"/>
          </w:rPr>
          <w:t>Procedia - Soc. Behav. Sci.</w:t>
        </w:r>
        <w:r w:rsidR="00924924" w:rsidRPr="00924924">
          <w:rPr>
            <w:noProof/>
            <w:lang w:val="en-US"/>
          </w:rPr>
          <w:t xml:space="preserve"> (2013). doi:10.1016/j.sbspro.2013.11.143</w:t>
        </w:r>
      </w:moveFrom>
    </w:p>
    <w:moveFromRangeEnd w:id="406"/>
    <w:p w14:paraId="490AAFB9" w14:textId="77777777" w:rsidR="00924924" w:rsidRPr="00924924" w:rsidRDefault="00EF4FC9" w:rsidP="00924924">
      <w:pPr>
        <w:widowControl w:val="0"/>
        <w:autoSpaceDE w:val="0"/>
        <w:autoSpaceDN w:val="0"/>
        <w:adjustRightInd w:val="0"/>
        <w:ind w:left="640" w:hanging="640"/>
        <w:rPr>
          <w:moveFrom w:id="408" w:author="Robbie Parks" w:date="2019-10-03T13:33:00Z"/>
          <w:noProof/>
          <w:lang w:val="en-US"/>
        </w:rPr>
      </w:pPr>
      <w:del w:id="409" w:author="Robbie Parks" w:date="2019-10-03T13:33:00Z">
        <w:r w:rsidRPr="00EF4FC9">
          <w:rPr>
            <w:noProof/>
            <w:lang w:val="en-US"/>
          </w:rPr>
          <w:delText>23</w:delText>
        </w:r>
      </w:del>
      <w:moveFromRangeStart w:id="410" w:author="Robbie Parks" w:date="2019-10-03T13:33:00Z" w:name="move21002014"/>
      <w:moveFrom w:id="411" w:author="Robbie Parks" w:date="2019-10-03T13:33:00Z">
        <w:r w:rsidR="00924924" w:rsidRPr="00924924">
          <w:rPr>
            <w:noProof/>
            <w:lang w:val="en-US"/>
          </w:rPr>
          <w:t>.</w:t>
        </w:r>
        <w:r w:rsidR="00924924" w:rsidRPr="00924924">
          <w:rPr>
            <w:noProof/>
            <w:lang w:val="en-US"/>
          </w:rPr>
          <w:tab/>
          <w:t xml:space="preserve">Roh, H.-J., Sahu, P. K., Sharma, S., Datla, S. &amp; Mehran, B. Statistical investigations of snowfall and temperature interaction with passenger car and truck traffic on primary highways in Canada. </w:t>
        </w:r>
        <w:r w:rsidR="00924924" w:rsidRPr="00924924">
          <w:rPr>
            <w:i/>
            <w:iCs/>
            <w:noProof/>
            <w:lang w:val="en-US"/>
          </w:rPr>
          <w:t>J. Cold Reg. Eng.</w:t>
        </w:r>
        <w:r w:rsidR="00924924" w:rsidRPr="00924924">
          <w:rPr>
            <w:noProof/>
            <w:lang w:val="en-US"/>
          </w:rPr>
          <w:t xml:space="preserve"> (2016). doi:10.1061/(ASCE)CR.1943-5495.0000099</w:t>
        </w:r>
      </w:moveFrom>
    </w:p>
    <w:moveFromRangeEnd w:id="410"/>
    <w:p w14:paraId="4D14A1F1" w14:textId="77777777" w:rsidR="00924924" w:rsidRPr="00924924" w:rsidRDefault="00EF4FC9" w:rsidP="00924924">
      <w:pPr>
        <w:widowControl w:val="0"/>
        <w:autoSpaceDE w:val="0"/>
        <w:autoSpaceDN w:val="0"/>
        <w:adjustRightInd w:val="0"/>
        <w:ind w:left="640" w:hanging="640"/>
        <w:rPr>
          <w:moveFrom w:id="412" w:author="Robbie Parks" w:date="2019-10-03T13:33:00Z"/>
          <w:noProof/>
          <w:lang w:val="en-US"/>
        </w:rPr>
      </w:pPr>
      <w:del w:id="413" w:author="Robbie Parks" w:date="2019-10-03T13:33:00Z">
        <w:r w:rsidRPr="00EF4FC9">
          <w:rPr>
            <w:noProof/>
            <w:lang w:val="en-US"/>
          </w:rPr>
          <w:lastRenderedPageBreak/>
          <w:delText>24</w:delText>
        </w:r>
      </w:del>
      <w:moveFromRangeStart w:id="414" w:author="Robbie Parks" w:date="2019-10-03T13:33:00Z" w:name="move21002015"/>
      <w:moveFrom w:id="415" w:author="Robbie Parks" w:date="2019-10-03T13:33:00Z">
        <w:r w:rsidR="00924924" w:rsidRPr="00924924">
          <w:rPr>
            <w:noProof/>
            <w:lang w:val="en-US"/>
          </w:rPr>
          <w:t>.</w:t>
        </w:r>
        <w:r w:rsidR="00924924" w:rsidRPr="00924924">
          <w:rPr>
            <w:noProof/>
            <w:lang w:val="en-US"/>
          </w:rPr>
          <w:tab/>
          <w:t xml:space="preserve">Roh, H.-J., Datla, S. &amp; Sharma, S. Effect of snow, temperature and their interaction on highway truck traffic. </w:t>
        </w:r>
        <w:r w:rsidR="00924924" w:rsidRPr="00924924">
          <w:rPr>
            <w:i/>
            <w:iCs/>
            <w:noProof/>
            <w:lang w:val="en-US"/>
          </w:rPr>
          <w:t>J. Transp. Techn.</w:t>
        </w:r>
        <w:r w:rsidR="00924924" w:rsidRPr="00924924">
          <w:rPr>
            <w:noProof/>
            <w:lang w:val="en-US"/>
          </w:rPr>
          <w:t xml:space="preserve"> (2013). doi:10.4236/jtts.2013.31003</w:t>
        </w:r>
      </w:moveFrom>
    </w:p>
    <w:moveFromRangeEnd w:id="414"/>
    <w:p w14:paraId="231FC9A7" w14:textId="77777777" w:rsidR="00924924" w:rsidRPr="00924924" w:rsidRDefault="00EF4FC9" w:rsidP="00924924">
      <w:pPr>
        <w:widowControl w:val="0"/>
        <w:autoSpaceDE w:val="0"/>
        <w:autoSpaceDN w:val="0"/>
        <w:adjustRightInd w:val="0"/>
        <w:ind w:left="640" w:hanging="640"/>
        <w:rPr>
          <w:moveFrom w:id="416" w:author="Robbie Parks" w:date="2019-10-03T13:33:00Z"/>
          <w:noProof/>
          <w:lang w:val="en-US"/>
        </w:rPr>
      </w:pPr>
      <w:del w:id="417" w:author="Robbie Parks" w:date="2019-10-03T13:33:00Z">
        <w:r w:rsidRPr="00EF4FC9">
          <w:rPr>
            <w:noProof/>
            <w:lang w:val="en-US"/>
          </w:rPr>
          <w:delText>25</w:delText>
        </w:r>
      </w:del>
      <w:moveFromRangeStart w:id="418" w:author="Robbie Parks" w:date="2019-10-03T13:33:00Z" w:name="move21002016"/>
      <w:moveFrom w:id="419" w:author="Robbie Parks" w:date="2019-10-03T13:33:00Z">
        <w:r w:rsidR="00924924" w:rsidRPr="00924924">
          <w:rPr>
            <w:noProof/>
            <w:lang w:val="en-US"/>
          </w:rPr>
          <w:t>.</w:t>
        </w:r>
        <w:r w:rsidR="00924924" w:rsidRPr="00924924">
          <w:rPr>
            <w:noProof/>
            <w:lang w:val="en-US"/>
          </w:rPr>
          <w:tab/>
          <w:t xml:space="preserve">Roh, H. J., Sharma, S. &amp; Sahu, P. K. Modeling snow and cold effects for classified highway traffic volumes. </w:t>
        </w:r>
        <w:r w:rsidR="00924924" w:rsidRPr="00924924">
          <w:rPr>
            <w:i/>
            <w:iCs/>
            <w:noProof/>
            <w:lang w:val="en-US"/>
          </w:rPr>
          <w:t>KSCE J. Civ. Eng.</w:t>
        </w:r>
        <w:r w:rsidR="00924924" w:rsidRPr="00924924">
          <w:rPr>
            <w:noProof/>
            <w:lang w:val="en-US"/>
          </w:rPr>
          <w:t xml:space="preserve"> (2016). doi:10.1007/s12205-015-0236-0</w:t>
        </w:r>
      </w:moveFrom>
    </w:p>
    <w:moveFromRangeEnd w:id="418"/>
    <w:p w14:paraId="700C7CAE" w14:textId="1587D147" w:rsidR="00924924" w:rsidRPr="00924924" w:rsidRDefault="00EF4FC9" w:rsidP="00924924">
      <w:pPr>
        <w:widowControl w:val="0"/>
        <w:autoSpaceDE w:val="0"/>
        <w:autoSpaceDN w:val="0"/>
        <w:adjustRightInd w:val="0"/>
        <w:ind w:left="640" w:hanging="640"/>
        <w:rPr>
          <w:noProof/>
          <w:lang w:val="en-US"/>
        </w:rPr>
      </w:pPr>
      <w:del w:id="420" w:author="Robbie Parks" w:date="2019-10-03T13:33:00Z">
        <w:r w:rsidRPr="00EF4FC9">
          <w:rPr>
            <w:noProof/>
            <w:lang w:val="en-US"/>
          </w:rPr>
          <w:delText>26</w:delText>
        </w:r>
      </w:del>
      <w:r w:rsidR="00924924" w:rsidRPr="00924924">
        <w:rPr>
          <w:noProof/>
          <w:lang w:val="en-US"/>
        </w:rPr>
        <w:t>.</w:t>
      </w:r>
      <w:r w:rsidR="00924924" w:rsidRPr="00924924">
        <w:rPr>
          <w:noProof/>
          <w:lang w:val="en-US"/>
        </w:rPr>
        <w:tab/>
        <w:t xml:space="preserve">Graff Zivin, J. &amp; Neidell, M. Temperature and the allocation of time: implications for climate change. </w:t>
      </w:r>
      <w:r w:rsidR="00924924" w:rsidRPr="00924924">
        <w:rPr>
          <w:i/>
          <w:iCs/>
          <w:noProof/>
          <w:lang w:val="en-US"/>
        </w:rPr>
        <w:t>J. Labor Econ.</w:t>
      </w:r>
      <w:r w:rsidR="00924924" w:rsidRPr="00924924">
        <w:rPr>
          <w:noProof/>
          <w:lang w:val="en-US"/>
        </w:rPr>
        <w:t xml:space="preserve"> (2014). doi:10.1086/671766</w:t>
      </w:r>
    </w:p>
    <w:p w14:paraId="2A181C1E" w14:textId="167460D2" w:rsidR="00924924" w:rsidRPr="00924924" w:rsidRDefault="00EF4FC9" w:rsidP="00924924">
      <w:pPr>
        <w:widowControl w:val="0"/>
        <w:autoSpaceDE w:val="0"/>
        <w:autoSpaceDN w:val="0"/>
        <w:adjustRightInd w:val="0"/>
        <w:ind w:left="640" w:hanging="640"/>
        <w:rPr>
          <w:noProof/>
          <w:lang w:val="en-US"/>
        </w:rPr>
      </w:pPr>
      <w:del w:id="421" w:author="Robbie Parks" w:date="2019-10-03T13:33:00Z">
        <w:r w:rsidRPr="00EF4FC9">
          <w:rPr>
            <w:noProof/>
            <w:lang w:val="en-US"/>
          </w:rPr>
          <w:delText>27</w:delText>
        </w:r>
      </w:del>
      <w:ins w:id="422" w:author="Robbie Parks" w:date="2019-10-03T13:33:00Z">
        <w:r w:rsidR="00924924" w:rsidRPr="00924924">
          <w:rPr>
            <w:noProof/>
            <w:lang w:val="en-US"/>
          </w:rPr>
          <w:t>32</w:t>
        </w:r>
      </w:ins>
      <w:r w:rsidR="00924924" w:rsidRPr="00924924">
        <w:rPr>
          <w:noProof/>
          <w:lang w:val="en-US"/>
        </w:rPr>
        <w:t>.</w:t>
      </w:r>
      <w:r w:rsidR="00924924" w:rsidRPr="00924924">
        <w:rPr>
          <w:noProof/>
          <w:lang w:val="en-US"/>
        </w:rPr>
        <w:tab/>
        <w:t xml:space="preserve">Glaeser, E. L., Sacerdote, B. &amp; Scheinkman, J. A. Crime and social interactions. </w:t>
      </w:r>
      <w:r w:rsidR="00924924" w:rsidRPr="00924924">
        <w:rPr>
          <w:i/>
          <w:iCs/>
          <w:noProof/>
          <w:lang w:val="en-US"/>
        </w:rPr>
        <w:t>Q. J. Econ.</w:t>
      </w:r>
      <w:r w:rsidR="00924924" w:rsidRPr="00924924">
        <w:rPr>
          <w:noProof/>
          <w:lang w:val="en-US"/>
        </w:rPr>
        <w:t xml:space="preserve"> (1996). doi:10.2307/2946686</w:t>
      </w:r>
    </w:p>
    <w:p w14:paraId="79FB7CF1" w14:textId="09B30B78" w:rsidR="00924924" w:rsidRPr="00924924" w:rsidRDefault="00EF4FC9" w:rsidP="00924924">
      <w:pPr>
        <w:widowControl w:val="0"/>
        <w:autoSpaceDE w:val="0"/>
        <w:autoSpaceDN w:val="0"/>
        <w:adjustRightInd w:val="0"/>
        <w:ind w:left="640" w:hanging="640"/>
        <w:rPr>
          <w:noProof/>
          <w:lang w:val="en-US"/>
        </w:rPr>
      </w:pPr>
      <w:del w:id="423" w:author="Robbie Parks" w:date="2019-10-03T13:33:00Z">
        <w:r w:rsidRPr="00EF4FC9">
          <w:rPr>
            <w:noProof/>
            <w:lang w:val="en-US"/>
          </w:rPr>
          <w:delText>28</w:delText>
        </w:r>
      </w:del>
      <w:ins w:id="424" w:author="Robbie Parks" w:date="2019-10-03T13:33:00Z">
        <w:r w:rsidR="00924924" w:rsidRPr="00924924">
          <w:rPr>
            <w:noProof/>
            <w:lang w:val="en-US"/>
          </w:rPr>
          <w:t>33</w:t>
        </w:r>
      </w:ins>
      <w:r w:rsidR="00924924" w:rsidRPr="00924924">
        <w:rPr>
          <w:noProof/>
          <w:lang w:val="en-US"/>
        </w:rPr>
        <w:t>.</w:t>
      </w:r>
      <w:r w:rsidR="00924924" w:rsidRPr="00924924">
        <w:rPr>
          <w:noProof/>
          <w:lang w:val="en-US"/>
        </w:rPr>
        <w:tab/>
        <w:t xml:space="preserve">Rotton, J. &amp; Cohn, E. G. Global warming and U.S. crime rates: an application of routine activity theory. </w:t>
      </w:r>
      <w:r w:rsidR="00924924" w:rsidRPr="00924924">
        <w:rPr>
          <w:i/>
          <w:iCs/>
          <w:noProof/>
          <w:lang w:val="en-US"/>
        </w:rPr>
        <w:t>Environ. Behav.</w:t>
      </w:r>
      <w:r w:rsidR="00924924" w:rsidRPr="00924924">
        <w:rPr>
          <w:noProof/>
          <w:lang w:val="en-US"/>
        </w:rPr>
        <w:t xml:space="preserve"> (2003). doi:10.1177/0013916503255565</w:t>
      </w:r>
    </w:p>
    <w:p w14:paraId="3FF525C8" w14:textId="34CBB065" w:rsidR="00924924" w:rsidRPr="00924924" w:rsidRDefault="00EF4FC9" w:rsidP="00924924">
      <w:pPr>
        <w:widowControl w:val="0"/>
        <w:autoSpaceDE w:val="0"/>
        <w:autoSpaceDN w:val="0"/>
        <w:adjustRightInd w:val="0"/>
        <w:ind w:left="640" w:hanging="640"/>
        <w:rPr>
          <w:ins w:id="425" w:author="Robbie Parks" w:date="2019-10-03T13:33:00Z"/>
          <w:noProof/>
          <w:lang w:val="en-US"/>
        </w:rPr>
      </w:pPr>
      <w:del w:id="426" w:author="Robbie Parks" w:date="2019-10-03T13:33:00Z">
        <w:r w:rsidRPr="00EF4FC9">
          <w:rPr>
            <w:noProof/>
            <w:lang w:val="en-US"/>
          </w:rPr>
          <w:delText>29.</w:delText>
        </w:r>
      </w:del>
      <w:ins w:id="427" w:author="Robbie Parks" w:date="2019-10-03T13:33:00Z">
        <w:r w:rsidR="00924924" w:rsidRPr="00924924">
          <w:rPr>
            <w:noProof/>
            <w:lang w:val="en-US"/>
          </w:rPr>
          <w:t>34.</w:t>
        </w:r>
        <w:r w:rsidR="00924924" w:rsidRPr="00924924">
          <w:rPr>
            <w:noProof/>
            <w:lang w:val="en-US"/>
          </w:rPr>
          <w:tab/>
          <w:t xml:space="preserve">Mach, K. J. </w:t>
        </w:r>
        <w:r w:rsidR="00924924" w:rsidRPr="00924924">
          <w:rPr>
            <w:i/>
            <w:iCs/>
            <w:noProof/>
            <w:lang w:val="en-US"/>
          </w:rPr>
          <w:t>et al.</w:t>
        </w:r>
        <w:r w:rsidR="00924924" w:rsidRPr="00924924">
          <w:rPr>
            <w:noProof/>
            <w:lang w:val="en-US"/>
          </w:rPr>
          <w:t xml:space="preserve"> Climate as a risk factor for armed conflict. </w:t>
        </w:r>
        <w:r w:rsidR="00924924" w:rsidRPr="00924924">
          <w:rPr>
            <w:i/>
            <w:iCs/>
            <w:noProof/>
            <w:lang w:val="en-US"/>
          </w:rPr>
          <w:t>Nature</w:t>
        </w:r>
        <w:r w:rsidR="00924924" w:rsidRPr="00924924">
          <w:rPr>
            <w:noProof/>
            <w:lang w:val="en-US"/>
          </w:rPr>
          <w:t xml:space="preserve"> (2019). doi:10.1038/s41586-019-1300-6</w:t>
        </w:r>
      </w:ins>
    </w:p>
    <w:p w14:paraId="053AD635" w14:textId="77777777" w:rsidR="00924924" w:rsidRPr="00924924" w:rsidRDefault="00924924" w:rsidP="00924924">
      <w:pPr>
        <w:widowControl w:val="0"/>
        <w:autoSpaceDE w:val="0"/>
        <w:autoSpaceDN w:val="0"/>
        <w:adjustRightInd w:val="0"/>
        <w:ind w:left="640" w:hanging="640"/>
        <w:rPr>
          <w:moveFrom w:id="428" w:author="Robbie Parks" w:date="2019-10-03T13:33:00Z"/>
          <w:noProof/>
          <w:lang w:val="en-US"/>
        </w:rPr>
      </w:pPr>
      <w:ins w:id="429" w:author="Robbie Parks" w:date="2019-10-03T13:33:00Z">
        <w:r w:rsidRPr="00924924">
          <w:rPr>
            <w:noProof/>
            <w:lang w:val="en-US"/>
          </w:rPr>
          <w:t>35</w:t>
        </w:r>
      </w:ins>
      <w:moveFromRangeStart w:id="430" w:author="Robbie Parks" w:date="2019-10-03T13:33:00Z" w:name="move21002021"/>
      <w:moveFrom w:id="431" w:author="Robbie Parks" w:date="2019-10-03T13:33:00Z">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moveFrom>
    </w:p>
    <w:moveFromRangeEnd w:id="430"/>
    <w:p w14:paraId="3539683D" w14:textId="77777777" w:rsidR="00924924" w:rsidRPr="00924924" w:rsidRDefault="00EF4FC9" w:rsidP="00924924">
      <w:pPr>
        <w:widowControl w:val="0"/>
        <w:autoSpaceDE w:val="0"/>
        <w:autoSpaceDN w:val="0"/>
        <w:adjustRightInd w:val="0"/>
        <w:ind w:left="640" w:hanging="640"/>
        <w:rPr>
          <w:moveFrom w:id="432" w:author="Robbie Parks" w:date="2019-10-03T13:33:00Z"/>
          <w:noProof/>
          <w:lang w:val="en-US"/>
        </w:rPr>
      </w:pPr>
      <w:del w:id="433" w:author="Robbie Parks" w:date="2019-10-03T13:33:00Z">
        <w:r w:rsidRPr="00EF4FC9">
          <w:rPr>
            <w:noProof/>
            <w:lang w:val="en-US"/>
          </w:rPr>
          <w:delText>30.</w:delText>
        </w:r>
      </w:del>
      <w:moveFromRangeStart w:id="434" w:author="Robbie Parks" w:date="2019-10-03T13:33:00Z" w:name="move21002022"/>
      <w:moveFrom w:id="435" w:author="Robbie Parks" w:date="2019-10-03T13:33:00Z">
        <w:r w:rsidR="00924924" w:rsidRPr="00924924">
          <w:rPr>
            <w:noProof/>
            <w:lang w:val="en-US"/>
          </w:rPr>
          <w:tab/>
          <w:t xml:space="preserve">Baron, R. A. &amp; Bell, P. A. Aggression and heat: the influence of ambient temperature, negative affect, and a cooling drink on physical aggression. </w:t>
        </w:r>
        <w:r w:rsidR="00924924" w:rsidRPr="00924924">
          <w:rPr>
            <w:i/>
            <w:iCs/>
            <w:noProof/>
            <w:lang w:val="en-US"/>
          </w:rPr>
          <w:t>J. Pers. Soc. Psychol.</w:t>
        </w:r>
        <w:r w:rsidR="00924924" w:rsidRPr="00924924">
          <w:rPr>
            <w:noProof/>
            <w:lang w:val="en-US"/>
          </w:rPr>
          <w:t xml:space="preserve"> (1976). doi:10.1037/0022-3514.33.3.245</w:t>
        </w:r>
      </w:moveFrom>
    </w:p>
    <w:moveFromRangeEnd w:id="434"/>
    <w:p w14:paraId="3AB749CA" w14:textId="7660BDD4" w:rsidR="00924924" w:rsidRPr="00924924" w:rsidRDefault="00EF4FC9" w:rsidP="00924924">
      <w:pPr>
        <w:widowControl w:val="0"/>
        <w:autoSpaceDE w:val="0"/>
        <w:autoSpaceDN w:val="0"/>
        <w:adjustRightInd w:val="0"/>
        <w:ind w:left="640" w:hanging="640"/>
        <w:rPr>
          <w:noProof/>
          <w:lang w:val="en-US"/>
        </w:rPr>
      </w:pPr>
      <w:del w:id="436" w:author="Robbie Parks" w:date="2019-10-03T13:33:00Z">
        <w:r w:rsidRPr="00EF4FC9">
          <w:rPr>
            <w:noProof/>
            <w:lang w:val="en-US"/>
          </w:rPr>
          <w:delText>31</w:delText>
        </w:r>
      </w:del>
      <w:r w:rsidR="00924924" w:rsidRPr="00924924">
        <w:rPr>
          <w:noProof/>
          <w:lang w:val="en-US"/>
        </w:rPr>
        <w:t>.</w:t>
      </w:r>
      <w:r w:rsidR="00924924" w:rsidRPr="00924924">
        <w:rPr>
          <w:noProof/>
          <w:lang w:val="en-US"/>
        </w:rPr>
        <w:tab/>
        <w:t xml:space="preserve">Majeed, H. &amp; Lee, J. The impact of climate change on youth depression and mental health. </w:t>
      </w:r>
      <w:r w:rsidR="00924924" w:rsidRPr="00924924">
        <w:rPr>
          <w:i/>
          <w:iCs/>
          <w:noProof/>
          <w:lang w:val="en-US"/>
        </w:rPr>
        <w:t>Lancet Planet. Heal.</w:t>
      </w:r>
      <w:r w:rsidR="00924924" w:rsidRPr="00924924">
        <w:rPr>
          <w:noProof/>
          <w:lang w:val="en-US"/>
        </w:rPr>
        <w:t xml:space="preserve"> </w:t>
      </w:r>
      <w:r w:rsidR="00924924" w:rsidRPr="00924924">
        <w:rPr>
          <w:b/>
          <w:bCs/>
          <w:noProof/>
          <w:lang w:val="en-US"/>
        </w:rPr>
        <w:t>1</w:t>
      </w:r>
      <w:r w:rsidR="00924924" w:rsidRPr="00924924">
        <w:rPr>
          <w:noProof/>
          <w:lang w:val="en-US"/>
        </w:rPr>
        <w:t>, e94–e95 (2017).</w:t>
      </w:r>
    </w:p>
    <w:p w14:paraId="785F6DC4" w14:textId="77777777" w:rsidR="00EF4FC9" w:rsidRPr="00EF4FC9" w:rsidRDefault="00EF4FC9" w:rsidP="00EF4FC9">
      <w:pPr>
        <w:widowControl w:val="0"/>
        <w:autoSpaceDE w:val="0"/>
        <w:autoSpaceDN w:val="0"/>
        <w:adjustRightInd w:val="0"/>
        <w:ind w:left="640" w:hanging="640"/>
        <w:rPr>
          <w:del w:id="437" w:author="Robbie Parks" w:date="2019-10-03T13:33:00Z"/>
          <w:noProof/>
          <w:lang w:val="en-US"/>
        </w:rPr>
      </w:pPr>
      <w:del w:id="438" w:author="Robbie Parks" w:date="2019-10-03T13:33: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2496A5F2" w14:textId="0002ECDF" w:rsidR="00924924" w:rsidRPr="00924924" w:rsidRDefault="00EF4FC9" w:rsidP="00924924">
      <w:pPr>
        <w:widowControl w:val="0"/>
        <w:autoSpaceDE w:val="0"/>
        <w:autoSpaceDN w:val="0"/>
        <w:adjustRightInd w:val="0"/>
        <w:ind w:left="640" w:hanging="640"/>
        <w:rPr>
          <w:ins w:id="439" w:author="Robbie Parks" w:date="2019-10-03T13:33:00Z"/>
          <w:noProof/>
          <w:lang w:val="en-US"/>
        </w:rPr>
      </w:pPr>
      <w:del w:id="440" w:author="Robbie Parks" w:date="2019-10-03T13:33:00Z">
        <w:r w:rsidRPr="00EF4FC9">
          <w:rPr>
            <w:noProof/>
            <w:lang w:val="en-US"/>
          </w:rPr>
          <w:delText>33</w:delText>
        </w:r>
      </w:del>
      <w:ins w:id="441" w:author="Robbie Parks" w:date="2019-10-03T13:33:00Z">
        <w:r w:rsidR="00924924" w:rsidRPr="00924924">
          <w:rPr>
            <w:noProof/>
            <w:lang w:val="en-US"/>
          </w:rPr>
          <w:t>36.</w:t>
        </w:r>
        <w:r w:rsidR="00924924" w:rsidRPr="00924924">
          <w:rPr>
            <w:noProof/>
            <w:lang w:val="en-US"/>
          </w:rPr>
          <w:tab/>
          <w:t xml:space="preserve">European Centre for Medium-Range Weather Forecasts (ECMWF). ERA5. </w:t>
        </w:r>
        <w:r w:rsidR="00924924" w:rsidRPr="00924924">
          <w:rPr>
            <w:i/>
            <w:iCs/>
            <w:noProof/>
            <w:lang w:val="en-US"/>
          </w:rPr>
          <w:t>Reanalysis datasets</w:t>
        </w:r>
        <w:r w:rsidR="00924924" w:rsidRPr="00924924">
          <w:rPr>
            <w:noProof/>
            <w:lang w:val="en-US"/>
          </w:rPr>
          <w:t xml:space="preserve"> (2019).</w:t>
        </w:r>
      </w:ins>
    </w:p>
    <w:p w14:paraId="42690D68" w14:textId="77777777" w:rsidR="00924924" w:rsidRPr="00924924" w:rsidRDefault="00924924" w:rsidP="00924924">
      <w:pPr>
        <w:widowControl w:val="0"/>
        <w:autoSpaceDE w:val="0"/>
        <w:autoSpaceDN w:val="0"/>
        <w:adjustRightInd w:val="0"/>
        <w:ind w:left="640" w:hanging="640"/>
        <w:rPr>
          <w:noProof/>
          <w:lang w:val="en-US"/>
        </w:rPr>
      </w:pPr>
      <w:ins w:id="442" w:author="Robbie Parks" w:date="2019-10-03T13:33:00Z">
        <w:r w:rsidRPr="00924924">
          <w:rPr>
            <w:noProof/>
            <w:lang w:val="en-US"/>
          </w:rPr>
          <w:t>37</w:t>
        </w:r>
      </w:ins>
      <w:r w:rsidRPr="00924924">
        <w:rPr>
          <w:noProof/>
          <w:lang w:val="en-US"/>
        </w:rPr>
        <w:t>.</w:t>
      </w:r>
      <w:r w:rsidRPr="00924924">
        <w:rPr>
          <w:noProof/>
          <w:lang w:val="en-US"/>
        </w:rPr>
        <w:tab/>
        <w:t xml:space="preserve">Shi, L., Kloog, I., Zanobetti, A., Liu, P. &amp; Schwartz, J. D. Impacts of temperature and its variability on mortality in New England. </w:t>
      </w:r>
      <w:r w:rsidRPr="00924924">
        <w:rPr>
          <w:i/>
          <w:iCs/>
          <w:noProof/>
          <w:lang w:val="en-US"/>
        </w:rPr>
        <w:t>Nat. Clim. Chang.</w:t>
      </w:r>
      <w:r w:rsidRPr="00924924">
        <w:rPr>
          <w:noProof/>
          <w:lang w:val="en-US"/>
        </w:rPr>
        <w:t xml:space="preserve"> </w:t>
      </w:r>
      <w:r w:rsidRPr="00924924">
        <w:rPr>
          <w:b/>
          <w:bCs/>
          <w:noProof/>
          <w:lang w:val="en-US"/>
        </w:rPr>
        <w:t>5</w:t>
      </w:r>
      <w:r w:rsidRPr="00924924">
        <w:rPr>
          <w:noProof/>
          <w:lang w:val="en-US"/>
        </w:rPr>
        <w:t>, 988–991 (2015).</w:t>
      </w:r>
    </w:p>
    <w:p w14:paraId="5334161D" w14:textId="0B45D373" w:rsidR="00924924" w:rsidRPr="00924924" w:rsidRDefault="00EF4FC9" w:rsidP="00924924">
      <w:pPr>
        <w:widowControl w:val="0"/>
        <w:autoSpaceDE w:val="0"/>
        <w:autoSpaceDN w:val="0"/>
        <w:adjustRightInd w:val="0"/>
        <w:ind w:left="640" w:hanging="640"/>
        <w:rPr>
          <w:noProof/>
          <w:lang w:val="en-US"/>
        </w:rPr>
      </w:pPr>
      <w:del w:id="443" w:author="Robbie Parks" w:date="2019-10-03T13:33:00Z">
        <w:r w:rsidRPr="00EF4FC9">
          <w:rPr>
            <w:noProof/>
            <w:lang w:val="en-US"/>
          </w:rPr>
          <w:delText>34</w:delText>
        </w:r>
      </w:del>
      <w:ins w:id="444" w:author="Robbie Parks" w:date="2019-10-03T13:33:00Z">
        <w:r w:rsidR="00924924" w:rsidRPr="00924924">
          <w:rPr>
            <w:noProof/>
            <w:lang w:val="en-US"/>
          </w:rPr>
          <w:t>38</w:t>
        </w:r>
      </w:ins>
      <w:r w:rsidR="00924924" w:rsidRPr="00924924">
        <w:rPr>
          <w:noProof/>
          <w:lang w:val="en-US"/>
        </w:rPr>
        <w:t>.</w:t>
      </w:r>
      <w:r w:rsidR="00924924" w:rsidRPr="00924924">
        <w:rPr>
          <w:noProof/>
          <w:lang w:val="en-US"/>
        </w:rPr>
        <w:tab/>
        <w:t xml:space="preserve">Gasparrini, A. </w:t>
      </w:r>
      <w:r w:rsidR="00924924" w:rsidRPr="00924924">
        <w:rPr>
          <w:i/>
          <w:iCs/>
          <w:noProof/>
          <w:lang w:val="en-US"/>
        </w:rPr>
        <w:t>et al.</w:t>
      </w:r>
      <w:r w:rsidR="00924924" w:rsidRPr="00924924">
        <w:rPr>
          <w:noProof/>
          <w:lang w:val="en-US"/>
        </w:rPr>
        <w:t xml:space="preserve"> Mortality risk attributable to high and low ambient temperature: a multicountry observational study. </w:t>
      </w:r>
      <w:r w:rsidR="00924924" w:rsidRPr="00924924">
        <w:rPr>
          <w:i/>
          <w:iCs/>
          <w:noProof/>
          <w:lang w:val="en-US"/>
        </w:rPr>
        <w:t>Lancet</w:t>
      </w:r>
      <w:r w:rsidR="00924924" w:rsidRPr="00924924">
        <w:rPr>
          <w:noProof/>
          <w:lang w:val="en-US"/>
        </w:rPr>
        <w:t xml:space="preserve"> </w:t>
      </w:r>
      <w:r w:rsidR="00924924" w:rsidRPr="00924924">
        <w:rPr>
          <w:b/>
          <w:bCs/>
          <w:noProof/>
          <w:lang w:val="en-US"/>
        </w:rPr>
        <w:t>386</w:t>
      </w:r>
      <w:r w:rsidR="00924924" w:rsidRPr="00924924">
        <w:rPr>
          <w:noProof/>
          <w:lang w:val="en-US"/>
        </w:rPr>
        <w:t>, 369–375 (2015).</w:t>
      </w:r>
    </w:p>
    <w:p w14:paraId="10412D61" w14:textId="10CD8B3E" w:rsidR="00924924" w:rsidRPr="00924924" w:rsidRDefault="00EF4FC9" w:rsidP="00924924">
      <w:pPr>
        <w:widowControl w:val="0"/>
        <w:autoSpaceDE w:val="0"/>
        <w:autoSpaceDN w:val="0"/>
        <w:adjustRightInd w:val="0"/>
        <w:ind w:left="640" w:hanging="640"/>
        <w:rPr>
          <w:noProof/>
          <w:lang w:val="en-US"/>
        </w:rPr>
      </w:pPr>
      <w:del w:id="445" w:author="Robbie Parks" w:date="2019-10-03T13:33:00Z">
        <w:r w:rsidRPr="00EF4FC9">
          <w:rPr>
            <w:noProof/>
            <w:lang w:val="en-US"/>
          </w:rPr>
          <w:delText>35</w:delText>
        </w:r>
      </w:del>
      <w:ins w:id="446" w:author="Robbie Parks" w:date="2019-10-03T13:33:00Z">
        <w:r w:rsidR="00924924" w:rsidRPr="00924924">
          <w:rPr>
            <w:noProof/>
            <w:lang w:val="en-US"/>
          </w:rPr>
          <w:t>39</w:t>
        </w:r>
      </w:ins>
      <w:r w:rsidR="00924924" w:rsidRPr="00924924">
        <w:rPr>
          <w:noProof/>
          <w:lang w:val="en-US"/>
        </w:rPr>
        <w:t>.</w:t>
      </w:r>
      <w:r w:rsidR="00924924" w:rsidRPr="00924924">
        <w:rPr>
          <w:noProof/>
          <w:lang w:val="en-US"/>
        </w:rPr>
        <w:tab/>
        <w:t xml:space="preserve">Ye, X. </w:t>
      </w:r>
      <w:r w:rsidR="00924924" w:rsidRPr="00924924">
        <w:rPr>
          <w:i/>
          <w:iCs/>
          <w:noProof/>
          <w:lang w:val="en-US"/>
        </w:rPr>
        <w:t>et al.</w:t>
      </w:r>
      <w:r w:rsidR="00924924" w:rsidRPr="00924924">
        <w:rPr>
          <w:noProof/>
          <w:lang w:val="en-US"/>
        </w:rPr>
        <w:t xml:space="preserve"> Ambient temperature and morbidity: a review of epidemiological evidence. </w:t>
      </w:r>
      <w:r w:rsidR="00924924" w:rsidRPr="00924924">
        <w:rPr>
          <w:i/>
          <w:iCs/>
          <w:noProof/>
          <w:lang w:val="en-US"/>
        </w:rPr>
        <w:t>Environ. Health Perspect.</w:t>
      </w:r>
      <w:r w:rsidR="00924924" w:rsidRPr="00924924">
        <w:rPr>
          <w:noProof/>
          <w:lang w:val="en-US"/>
        </w:rPr>
        <w:t xml:space="preserve"> </w:t>
      </w:r>
      <w:r w:rsidR="00924924" w:rsidRPr="00924924">
        <w:rPr>
          <w:b/>
          <w:bCs/>
          <w:noProof/>
          <w:lang w:val="en-US"/>
        </w:rPr>
        <w:t>120</w:t>
      </w:r>
      <w:r w:rsidR="00924924" w:rsidRPr="00924924">
        <w:rPr>
          <w:noProof/>
          <w:lang w:val="en-US"/>
        </w:rPr>
        <w:t>, 19–28 (2012).</w:t>
      </w:r>
    </w:p>
    <w:p w14:paraId="2F76A9B9" w14:textId="38638E21" w:rsidR="00924924" w:rsidRPr="00924924" w:rsidRDefault="00EF4FC9" w:rsidP="00924924">
      <w:pPr>
        <w:widowControl w:val="0"/>
        <w:autoSpaceDE w:val="0"/>
        <w:autoSpaceDN w:val="0"/>
        <w:adjustRightInd w:val="0"/>
        <w:ind w:left="640" w:hanging="640"/>
        <w:rPr>
          <w:noProof/>
          <w:lang w:val="en-US"/>
        </w:rPr>
      </w:pPr>
      <w:del w:id="447" w:author="Robbie Parks" w:date="2019-10-03T13:33:00Z">
        <w:r w:rsidRPr="00EF4FC9">
          <w:rPr>
            <w:noProof/>
            <w:lang w:val="en-US"/>
          </w:rPr>
          <w:delText>36</w:delText>
        </w:r>
      </w:del>
      <w:ins w:id="448" w:author="Robbie Parks" w:date="2019-10-03T13:33:00Z">
        <w:r w:rsidR="00924924" w:rsidRPr="00924924">
          <w:rPr>
            <w:noProof/>
            <w:lang w:val="en-US"/>
          </w:rPr>
          <w:t>40</w:t>
        </w:r>
      </w:ins>
      <w:r w:rsidR="00924924" w:rsidRPr="00924924">
        <w:rPr>
          <w:noProof/>
          <w:lang w:val="en-US"/>
        </w:rPr>
        <w:t>.</w:t>
      </w:r>
      <w:r w:rsidR="00924924" w:rsidRPr="00924924">
        <w:rPr>
          <w:noProof/>
          <w:lang w:val="en-US"/>
        </w:rPr>
        <w:tab/>
        <w:t xml:space="preserve">Basu, R. High ambient temperature and mortality: a review of epidemiologic studies from 2001 to 2008. </w:t>
      </w:r>
      <w:r w:rsidR="00924924" w:rsidRPr="00924924">
        <w:rPr>
          <w:i/>
          <w:iCs/>
          <w:noProof/>
          <w:lang w:val="en-US"/>
        </w:rPr>
        <w:t>Environ. Heal. A Glob. Access Sci. Source</w:t>
      </w:r>
      <w:r w:rsidR="00924924" w:rsidRPr="00924924">
        <w:rPr>
          <w:noProof/>
          <w:lang w:val="en-US"/>
        </w:rPr>
        <w:t xml:space="preserve"> </w:t>
      </w:r>
      <w:r w:rsidR="00924924" w:rsidRPr="00924924">
        <w:rPr>
          <w:b/>
          <w:bCs/>
          <w:noProof/>
          <w:lang w:val="en-US"/>
        </w:rPr>
        <w:t>8</w:t>
      </w:r>
      <w:r w:rsidR="00924924" w:rsidRPr="00924924">
        <w:rPr>
          <w:noProof/>
          <w:lang w:val="en-US"/>
        </w:rPr>
        <w:t>, 40 (2009).</w:t>
      </w:r>
    </w:p>
    <w:p w14:paraId="5E506918" w14:textId="77777777" w:rsidR="00EF4FC9" w:rsidRPr="00EF4FC9" w:rsidRDefault="00EF4FC9" w:rsidP="00EF4FC9">
      <w:pPr>
        <w:widowControl w:val="0"/>
        <w:autoSpaceDE w:val="0"/>
        <w:autoSpaceDN w:val="0"/>
        <w:adjustRightInd w:val="0"/>
        <w:ind w:left="640" w:hanging="640"/>
        <w:rPr>
          <w:del w:id="449" w:author="Robbie Parks" w:date="2019-10-03T13:33:00Z"/>
          <w:noProof/>
          <w:lang w:val="en-US"/>
        </w:rPr>
      </w:pPr>
      <w:del w:id="450" w:author="Robbie Parks" w:date="2019-10-03T13:33:00Z">
        <w:r w:rsidRPr="00EF4FC9">
          <w:rPr>
            <w:noProof/>
            <w:lang w:val="en-US"/>
          </w:rPr>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7659DC9F" w14:textId="4DDCA724" w:rsidR="00924924" w:rsidRPr="00924924" w:rsidRDefault="00EF4FC9" w:rsidP="00924924">
      <w:pPr>
        <w:widowControl w:val="0"/>
        <w:autoSpaceDE w:val="0"/>
        <w:autoSpaceDN w:val="0"/>
        <w:adjustRightInd w:val="0"/>
        <w:ind w:left="640" w:hanging="640"/>
        <w:rPr>
          <w:noProof/>
          <w:lang w:val="en-US"/>
        </w:rPr>
      </w:pPr>
      <w:del w:id="451" w:author="Robbie Parks" w:date="2019-10-03T13:33:00Z">
        <w:r w:rsidRPr="00EF4FC9">
          <w:rPr>
            <w:noProof/>
            <w:lang w:val="en-US"/>
          </w:rPr>
          <w:delText>38</w:delText>
        </w:r>
      </w:del>
      <w:ins w:id="452" w:author="Robbie Parks" w:date="2019-10-03T13:33:00Z">
        <w:r w:rsidR="00924924" w:rsidRPr="00924924">
          <w:rPr>
            <w:noProof/>
            <w:lang w:val="en-US"/>
          </w:rPr>
          <w:t>41</w:t>
        </w:r>
      </w:ins>
      <w:r w:rsidR="00924924" w:rsidRPr="00924924">
        <w:rPr>
          <w:noProof/>
          <w:lang w:val="en-US"/>
        </w:rPr>
        <w:t>.</w:t>
      </w:r>
      <w:r w:rsidR="00924924" w:rsidRPr="00924924">
        <w:rPr>
          <w:noProof/>
          <w:lang w:val="en-US"/>
        </w:rPr>
        <w:tab/>
        <w:t xml:space="preserve">Rue, H. &amp; Held, L. </w:t>
      </w:r>
      <w:r w:rsidR="00924924" w:rsidRPr="00924924">
        <w:rPr>
          <w:i/>
          <w:iCs/>
          <w:noProof/>
          <w:lang w:val="en-US"/>
        </w:rPr>
        <w:t>Gaussian Markov random fields. Theory and applications</w:t>
      </w:r>
      <w:r w:rsidR="00924924" w:rsidRPr="00924924">
        <w:rPr>
          <w:noProof/>
          <w:lang w:val="en-US"/>
        </w:rPr>
        <w:t xml:space="preserve">. </w:t>
      </w:r>
      <w:r w:rsidR="00924924" w:rsidRPr="00924924">
        <w:rPr>
          <w:i/>
          <w:iCs/>
          <w:noProof/>
          <w:lang w:val="en-US"/>
        </w:rPr>
        <w:t>Chapman &amp; Hall</w:t>
      </w:r>
      <w:r w:rsidR="00924924" w:rsidRPr="00924924">
        <w:rPr>
          <w:noProof/>
          <w:lang w:val="en-US"/>
        </w:rPr>
        <w:t xml:space="preserve"> (2005). doi:10.1007/s00184-007-0162-3</w:t>
      </w:r>
    </w:p>
    <w:p w14:paraId="7071A55D" w14:textId="1729A502" w:rsidR="00924924" w:rsidRPr="00924924" w:rsidRDefault="00EF4FC9" w:rsidP="00924924">
      <w:pPr>
        <w:widowControl w:val="0"/>
        <w:autoSpaceDE w:val="0"/>
        <w:autoSpaceDN w:val="0"/>
        <w:adjustRightInd w:val="0"/>
        <w:ind w:left="640" w:hanging="640"/>
        <w:rPr>
          <w:noProof/>
          <w:lang w:val="en-US"/>
        </w:rPr>
      </w:pPr>
      <w:del w:id="453" w:author="Robbie Parks" w:date="2019-10-03T13:33:00Z">
        <w:r w:rsidRPr="00EF4FC9">
          <w:rPr>
            <w:noProof/>
            <w:lang w:val="en-US"/>
          </w:rPr>
          <w:delText>39</w:delText>
        </w:r>
      </w:del>
      <w:ins w:id="454" w:author="Robbie Parks" w:date="2019-10-03T13:33:00Z">
        <w:r w:rsidR="00924924" w:rsidRPr="00924924">
          <w:rPr>
            <w:noProof/>
            <w:lang w:val="en-US"/>
          </w:rPr>
          <w:t>42</w:t>
        </w:r>
      </w:ins>
      <w:r w:rsidR="00924924" w:rsidRPr="00924924">
        <w:rPr>
          <w:noProof/>
          <w:lang w:val="en-US"/>
        </w:rPr>
        <w:t>.</w:t>
      </w:r>
      <w:r w:rsidR="00924924" w:rsidRPr="00924924">
        <w:rPr>
          <w:noProof/>
          <w:lang w:val="en-US"/>
        </w:rPr>
        <w:tab/>
        <w:t>Besag, J</w:t>
      </w:r>
      <w:del w:id="455" w:author="Robbie Parks" w:date="2019-10-03T13:33:00Z">
        <w:r w:rsidRPr="00EF4FC9">
          <w:rPr>
            <w:noProof/>
            <w:lang w:val="en-US"/>
          </w:rPr>
          <w:delText>. Spatial interaction and the statistical snalysis of lattice systems.</w:delText>
        </w:r>
      </w:del>
      <w:ins w:id="456" w:author="Robbie Parks" w:date="2019-10-03T13:33:00Z">
        <w:r w:rsidR="00924924" w:rsidRPr="00924924">
          <w:rPr>
            <w:noProof/>
            <w:lang w:val="en-US"/>
          </w:rPr>
          <w:t>., York,</w:t>
        </w:r>
      </w:ins>
      <w:r w:rsidR="00924924" w:rsidRPr="00924924">
        <w:rPr>
          <w:noProof/>
          <w:lang w:val="en-US"/>
        </w:rPr>
        <w:t xml:space="preserve"> </w:t>
      </w:r>
      <w:r w:rsidR="00924924" w:rsidRPr="00924924">
        <w:rPr>
          <w:lang w:val="en-US"/>
          <w:rPrChange w:id="457" w:author="Robbie Parks" w:date="2019-10-03T13:33:00Z">
            <w:rPr>
              <w:i/>
              <w:lang w:val="en-US"/>
            </w:rPr>
          </w:rPrChange>
        </w:rPr>
        <w:t xml:space="preserve">J. </w:t>
      </w:r>
      <w:del w:id="458" w:author="Robbie Parks" w:date="2019-10-03T13:33:00Z">
        <w:r w:rsidRPr="00EF4FC9">
          <w:rPr>
            <w:i/>
            <w:iCs/>
            <w:noProof/>
            <w:lang w:val="en-US"/>
          </w:rPr>
          <w:delText>R.</w:delText>
        </w:r>
      </w:del>
      <w:ins w:id="459" w:author="Robbie Parks" w:date="2019-10-03T13:33:00Z">
        <w:r w:rsidR="00924924" w:rsidRPr="00924924">
          <w:rPr>
            <w:noProof/>
            <w:lang w:val="en-US"/>
          </w:rPr>
          <w:t xml:space="preserve">&amp; Mollié, A. Bayesian image restoration, with two applications in spatial statistics. </w:t>
        </w:r>
        <w:r w:rsidR="00924924" w:rsidRPr="00924924">
          <w:rPr>
            <w:i/>
            <w:iCs/>
            <w:noProof/>
            <w:lang w:val="en-US"/>
          </w:rPr>
          <w:t>Ann. Inst.</w:t>
        </w:r>
      </w:ins>
      <w:r w:rsidR="00924924" w:rsidRPr="00924924">
        <w:rPr>
          <w:i/>
          <w:iCs/>
          <w:noProof/>
          <w:lang w:val="en-US"/>
        </w:rPr>
        <w:t xml:space="preserve"> Stat. </w:t>
      </w:r>
      <w:del w:id="460" w:author="Robbie Parks" w:date="2019-10-03T13:33:00Z">
        <w:r w:rsidRPr="00EF4FC9">
          <w:rPr>
            <w:i/>
            <w:iCs/>
            <w:noProof/>
            <w:lang w:val="en-US"/>
          </w:rPr>
          <w:delText>Soc. Ser. B (Statistical Methodol.</w:delText>
        </w:r>
        <w:r w:rsidRPr="00EF4FC9">
          <w:rPr>
            <w:noProof/>
            <w:lang w:val="en-US"/>
          </w:rPr>
          <w:delText xml:space="preserve"> (1974).</w:delText>
        </w:r>
      </w:del>
      <w:ins w:id="461" w:author="Robbie Parks" w:date="2019-10-03T13:33:00Z">
        <w:r w:rsidR="00924924" w:rsidRPr="00924924">
          <w:rPr>
            <w:i/>
            <w:iCs/>
            <w:noProof/>
            <w:lang w:val="en-US"/>
          </w:rPr>
          <w:t>Math.</w:t>
        </w:r>
        <w:r w:rsidR="00924924" w:rsidRPr="00924924">
          <w:rPr>
            <w:noProof/>
            <w:lang w:val="en-US"/>
          </w:rPr>
          <w:t xml:space="preserve"> (1991).</w:t>
        </w:r>
      </w:ins>
      <w:r w:rsidR="00924924" w:rsidRPr="00924924">
        <w:rPr>
          <w:noProof/>
          <w:lang w:val="en-US"/>
        </w:rPr>
        <w:t xml:space="preserve"> doi:10.</w:t>
      </w:r>
      <w:del w:id="462" w:author="Robbie Parks" w:date="2019-10-03T13:33:00Z">
        <w:r w:rsidRPr="00EF4FC9">
          <w:rPr>
            <w:noProof/>
            <w:lang w:val="en-US"/>
          </w:rPr>
          <w:delText>2307/2984812</w:delText>
        </w:r>
      </w:del>
      <w:ins w:id="463" w:author="Robbie Parks" w:date="2019-10-03T13:33:00Z">
        <w:r w:rsidR="00924924" w:rsidRPr="00924924">
          <w:rPr>
            <w:noProof/>
            <w:lang w:val="en-US"/>
          </w:rPr>
          <w:t>1007/BF00116466</w:t>
        </w:r>
      </w:ins>
    </w:p>
    <w:p w14:paraId="52E1C650" w14:textId="33AC0549" w:rsidR="00924924" w:rsidRPr="00924924" w:rsidRDefault="00EF4FC9" w:rsidP="00924924">
      <w:pPr>
        <w:widowControl w:val="0"/>
        <w:autoSpaceDE w:val="0"/>
        <w:autoSpaceDN w:val="0"/>
        <w:adjustRightInd w:val="0"/>
        <w:ind w:left="640" w:hanging="640"/>
        <w:rPr>
          <w:ins w:id="464" w:author="Robbie Parks" w:date="2019-10-03T13:33:00Z"/>
          <w:noProof/>
          <w:lang w:val="en-US"/>
        </w:rPr>
      </w:pPr>
      <w:del w:id="465" w:author="Robbie Parks" w:date="2019-10-03T13:33:00Z">
        <w:r w:rsidRPr="00EF4FC9">
          <w:rPr>
            <w:noProof/>
            <w:lang w:val="en-US"/>
          </w:rPr>
          <w:delText>40</w:delText>
        </w:r>
      </w:del>
      <w:ins w:id="466" w:author="Robbie Parks" w:date="2019-10-03T13:33:00Z">
        <w:r w:rsidR="00924924" w:rsidRPr="00924924">
          <w:rPr>
            <w:noProof/>
            <w:lang w:val="en-US"/>
          </w:rPr>
          <w:t>43.</w:t>
        </w:r>
        <w:r w:rsidR="00924924" w:rsidRPr="00924924">
          <w:rPr>
            <w:noProof/>
            <w:lang w:val="en-US"/>
          </w:rPr>
          <w:tab/>
          <w:t xml:space="preserve">Knorr-Held, L. Bayesian modelling of inseparable space-time variation in disease risk. in </w:t>
        </w:r>
        <w:r w:rsidR="00924924" w:rsidRPr="00924924">
          <w:rPr>
            <w:i/>
            <w:iCs/>
            <w:noProof/>
            <w:lang w:val="en-US"/>
          </w:rPr>
          <w:t>Statistics in Medicine</w:t>
        </w:r>
        <w:r w:rsidR="00924924" w:rsidRPr="00924924">
          <w:rPr>
            <w:noProof/>
            <w:lang w:val="en-US"/>
          </w:rPr>
          <w:t xml:space="preserve"> (2000). doi:10.1002/1097-0258(20000915/30)19:17/18&lt;2555::AID-SIM587&gt;3.0.CO;2-#</w:t>
        </w:r>
      </w:ins>
    </w:p>
    <w:p w14:paraId="3A81C9B3" w14:textId="77777777" w:rsidR="00924924" w:rsidRPr="00924924" w:rsidRDefault="00924924" w:rsidP="00924924">
      <w:pPr>
        <w:widowControl w:val="0"/>
        <w:autoSpaceDE w:val="0"/>
        <w:autoSpaceDN w:val="0"/>
        <w:adjustRightInd w:val="0"/>
        <w:ind w:left="640" w:hanging="640"/>
        <w:rPr>
          <w:ins w:id="467" w:author="Robbie Parks" w:date="2019-10-03T13:33:00Z"/>
          <w:noProof/>
          <w:lang w:val="en-US"/>
        </w:rPr>
      </w:pPr>
      <w:ins w:id="468" w:author="Robbie Parks" w:date="2019-10-03T13:33:00Z">
        <w:r w:rsidRPr="00924924">
          <w:rPr>
            <w:noProof/>
            <w:lang w:val="en-US"/>
          </w:rPr>
          <w:t>44.</w:t>
        </w:r>
        <w:r w:rsidRPr="00924924">
          <w:rPr>
            <w:noProof/>
            <w:lang w:val="en-US"/>
          </w:rPr>
          <w:tab/>
          <w:t xml:space="preserve">Bennett, J. E. </w:t>
        </w:r>
        <w:r w:rsidRPr="00924924">
          <w:rPr>
            <w:i/>
            <w:iCs/>
            <w:noProof/>
            <w:lang w:val="en-US"/>
          </w:rPr>
          <w:t>et al.</w:t>
        </w:r>
        <w:r w:rsidRPr="00924924">
          <w:rPr>
            <w:noProof/>
            <w:lang w:val="en-US"/>
          </w:rPr>
          <w:t xml:space="preserve"> National and county life expectancy loss from particulate matter pollution in the USA. </w:t>
        </w:r>
        <w:r w:rsidRPr="00924924">
          <w:rPr>
            <w:i/>
            <w:iCs/>
            <w:noProof/>
            <w:lang w:val="en-US"/>
          </w:rPr>
          <w:t>PLOS Med.</w:t>
        </w:r>
        <w:r w:rsidRPr="00924924">
          <w:rPr>
            <w:noProof/>
            <w:lang w:val="en-US"/>
          </w:rPr>
          <w:t xml:space="preserve"> (2019).</w:t>
        </w:r>
      </w:ins>
    </w:p>
    <w:p w14:paraId="20239B51" w14:textId="77777777" w:rsidR="00924924" w:rsidRPr="00924924" w:rsidRDefault="00924924" w:rsidP="00924924">
      <w:pPr>
        <w:widowControl w:val="0"/>
        <w:autoSpaceDE w:val="0"/>
        <w:autoSpaceDN w:val="0"/>
        <w:adjustRightInd w:val="0"/>
        <w:ind w:left="640" w:hanging="640"/>
        <w:rPr>
          <w:ins w:id="469" w:author="Robbie Parks" w:date="2019-10-03T13:33:00Z"/>
          <w:noProof/>
          <w:lang w:val="en-US"/>
        </w:rPr>
      </w:pPr>
      <w:ins w:id="470" w:author="Robbie Parks" w:date="2019-10-03T13:33:00Z">
        <w:r w:rsidRPr="00924924">
          <w:rPr>
            <w:noProof/>
            <w:lang w:val="en-US"/>
          </w:rPr>
          <w:t>45.</w:t>
        </w:r>
        <w:r w:rsidRPr="00924924">
          <w:rPr>
            <w:noProof/>
            <w:lang w:val="en-US"/>
          </w:rPr>
          <w:tab/>
          <w:t xml:space="preserve">Kontis, V. </w:t>
        </w:r>
        <w:r w:rsidRPr="00924924">
          <w:rPr>
            <w:i/>
            <w:iCs/>
            <w:noProof/>
            <w:lang w:val="en-US"/>
          </w:rPr>
          <w:t>et al.</w:t>
        </w:r>
        <w:r w:rsidRPr="00924924">
          <w:rPr>
            <w:noProof/>
            <w:lang w:val="en-US"/>
          </w:rPr>
          <w:t xml:space="preserve"> Future life expectancy in 35 industrialised countries: projections with a Bayesian model ensemble. </w:t>
        </w:r>
        <w:r w:rsidRPr="00924924">
          <w:rPr>
            <w:i/>
            <w:iCs/>
            <w:noProof/>
            <w:lang w:val="en-US"/>
          </w:rPr>
          <w:t>Lancet</w:t>
        </w:r>
        <w:r w:rsidRPr="00924924">
          <w:rPr>
            <w:noProof/>
            <w:lang w:val="en-US"/>
          </w:rPr>
          <w:t xml:space="preserve"> (2017). doi:10.1016/S0140-6736(16)32381-9</w:t>
        </w:r>
      </w:ins>
    </w:p>
    <w:p w14:paraId="110A2A40" w14:textId="77777777" w:rsidR="00924924" w:rsidRPr="00924924" w:rsidRDefault="00924924" w:rsidP="00924924">
      <w:pPr>
        <w:widowControl w:val="0"/>
        <w:autoSpaceDE w:val="0"/>
        <w:autoSpaceDN w:val="0"/>
        <w:adjustRightInd w:val="0"/>
        <w:ind w:left="640" w:hanging="640"/>
        <w:rPr>
          <w:noProof/>
          <w:lang w:val="en-US"/>
        </w:rPr>
      </w:pPr>
      <w:ins w:id="471" w:author="Robbie Parks" w:date="2019-10-03T13:33:00Z">
        <w:r w:rsidRPr="00924924">
          <w:rPr>
            <w:noProof/>
            <w:lang w:val="en-US"/>
          </w:rPr>
          <w:t>46</w:t>
        </w:r>
      </w:ins>
      <w:r w:rsidRPr="00924924">
        <w:rPr>
          <w:noProof/>
          <w:lang w:val="en-US"/>
        </w:rPr>
        <w:t>.</w:t>
      </w:r>
      <w:r w:rsidRPr="00924924">
        <w:rPr>
          <w:noProof/>
          <w:lang w:val="en-US"/>
        </w:rPr>
        <w:tab/>
        <w:t xml:space="preserve">Rue, H., Martino, S. &amp; Chopin, N. Approximate Bayesian inference for latent Gaussian models by using integrated nested Laplace approximations. </w:t>
      </w:r>
      <w:r w:rsidRPr="00924924">
        <w:rPr>
          <w:i/>
          <w:iCs/>
          <w:noProof/>
          <w:lang w:val="en-US"/>
        </w:rPr>
        <w:t>J. R. Stat. Soc. Ser. B Stat. Methodol.</w:t>
      </w:r>
      <w:r w:rsidRPr="00924924">
        <w:rPr>
          <w:noProof/>
          <w:lang w:val="en-US"/>
        </w:rPr>
        <w:t xml:space="preserve"> (2009). doi:10.1111/j.1467-9868.2008.00700.x</w:t>
      </w:r>
    </w:p>
    <w:p w14:paraId="695386E7" w14:textId="77777777" w:rsidR="00EF4FC9" w:rsidRPr="00EF4FC9" w:rsidRDefault="00EF4FC9" w:rsidP="00EF4FC9">
      <w:pPr>
        <w:widowControl w:val="0"/>
        <w:autoSpaceDE w:val="0"/>
        <w:autoSpaceDN w:val="0"/>
        <w:adjustRightInd w:val="0"/>
        <w:ind w:left="640" w:hanging="640"/>
        <w:rPr>
          <w:del w:id="472" w:author="Robbie Parks" w:date="2019-10-03T13:33:00Z"/>
          <w:noProof/>
          <w:lang w:val="en-US"/>
        </w:rPr>
      </w:pPr>
      <w:del w:id="473" w:author="Robbie Parks" w:date="2019-10-03T13:33:00Z">
        <w:r w:rsidRPr="00EF4FC9">
          <w:rPr>
            <w:noProof/>
            <w:lang w:val="en-US"/>
          </w:rPr>
          <w:lastRenderedPageBreak/>
          <w:delText>41.</w:delText>
        </w:r>
        <w:r w:rsidRPr="00EF4FC9">
          <w:rPr>
            <w:noProof/>
            <w:lang w:val="en-US"/>
          </w:rPr>
          <w:tab/>
          <w:delText xml:space="preserve">Lozano, R. </w:delText>
        </w:r>
        <w:r w:rsidRPr="00EF4FC9">
          <w:rPr>
            <w:i/>
            <w:iCs/>
            <w:noProof/>
            <w:lang w:val="en-US"/>
          </w:rPr>
          <w:delText>et al.</w:delText>
        </w:r>
        <w:r w:rsidRPr="00EF4FC9">
          <w:rPr>
            <w:noProof/>
            <w:lang w:val="en-US"/>
          </w:rPr>
          <w:delText xml:space="preserve"> Global and regional mortality from 235 causes of death for 20 age groups in 1990 and 2010: a systematic analysis for the Global Burden of Disease Study 2010. </w:delText>
        </w:r>
        <w:r w:rsidRPr="00EF4FC9">
          <w:rPr>
            <w:i/>
            <w:iCs/>
            <w:noProof/>
            <w:lang w:val="en-US"/>
          </w:rPr>
          <w:delText>Lancet</w:delText>
        </w:r>
        <w:r w:rsidRPr="00EF4FC9">
          <w:rPr>
            <w:noProof/>
            <w:lang w:val="en-US"/>
          </w:rPr>
          <w:delText xml:space="preserve"> (2012). doi:10.1016/S0140-6736(12)61728-0</w:delText>
        </w:r>
      </w:del>
    </w:p>
    <w:p w14:paraId="4E039917" w14:textId="446B2D66" w:rsidR="00924924" w:rsidRPr="00924924" w:rsidRDefault="00EF4FC9" w:rsidP="00924924">
      <w:pPr>
        <w:widowControl w:val="0"/>
        <w:autoSpaceDE w:val="0"/>
        <w:autoSpaceDN w:val="0"/>
        <w:adjustRightInd w:val="0"/>
        <w:ind w:left="640" w:hanging="640"/>
        <w:rPr>
          <w:noProof/>
        </w:rPr>
      </w:pPr>
      <w:del w:id="474" w:author="Robbie Parks" w:date="2019-10-03T13:33:00Z">
        <w:r w:rsidRPr="00EF4FC9">
          <w:rPr>
            <w:noProof/>
            <w:lang w:val="en-US"/>
          </w:rPr>
          <w:delText>42</w:delText>
        </w:r>
      </w:del>
      <w:ins w:id="475" w:author="Robbie Parks" w:date="2019-10-03T13:33:00Z">
        <w:r w:rsidR="00924924" w:rsidRPr="00924924">
          <w:rPr>
            <w:noProof/>
            <w:lang w:val="en-US"/>
          </w:rPr>
          <w:t>47</w:t>
        </w:r>
      </w:ins>
      <w:r w:rsidR="00924924" w:rsidRPr="00924924">
        <w:rPr>
          <w:noProof/>
          <w:lang w:val="en-US"/>
        </w:rPr>
        <w:t>.</w:t>
      </w:r>
      <w:r w:rsidR="00924924" w:rsidRPr="00924924">
        <w:rPr>
          <w:noProof/>
          <w:lang w:val="en-US"/>
        </w:rPr>
        <w:tab/>
        <w:t xml:space="preserve">IPCC. </w:t>
      </w:r>
      <w:r w:rsidR="00924924" w:rsidRPr="00924924">
        <w:rPr>
          <w:i/>
          <w:lang w:val="en-US"/>
          <w:rPrChange w:id="476" w:author="Robbie Parks" w:date="2019-10-03T13:33:00Z">
            <w:rPr>
              <w:lang w:val="en-US"/>
            </w:rPr>
          </w:rPrChange>
        </w:rPr>
        <w:t>IPCC special report on the impacts of global warming of 1.5 °C - Summary for policy makers</w:t>
      </w:r>
      <w:r w:rsidR="00924924" w:rsidRPr="00924924">
        <w:rPr>
          <w:noProof/>
          <w:lang w:val="en-US"/>
        </w:rPr>
        <w:t>. (2018).</w:t>
      </w:r>
    </w:p>
    <w:p w14:paraId="0F6AA8A0" w14:textId="3DBE3D0D" w:rsidR="00C16BDD" w:rsidRPr="00E85AFA" w:rsidRDefault="00A620DD">
      <w:pPr>
        <w:widowControl w:val="0"/>
        <w:autoSpaceDE w:val="0"/>
        <w:autoSpaceDN w:val="0"/>
        <w:adjustRightInd w:val="0"/>
        <w:ind w:left="640" w:hanging="640"/>
        <w:pPrChange w:id="477" w:author="Robbie Parks" w:date="2019-10-03T13:33: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2"/>
      <w:footerReference w:type="even" r:id="rId13"/>
      <w:footerReference w:type="default" r:id="rId14"/>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4BA52F" w14:textId="77777777" w:rsidR="00540E18" w:rsidRDefault="00540E18">
      <w:r>
        <w:separator/>
      </w:r>
    </w:p>
  </w:endnote>
  <w:endnote w:type="continuationSeparator" w:id="0">
    <w:p w14:paraId="0806A632" w14:textId="77777777" w:rsidR="00540E18" w:rsidRDefault="00540E18">
      <w:r>
        <w:continuationSeparator/>
      </w:r>
    </w:p>
  </w:endnote>
  <w:endnote w:type="continuationNotice" w:id="1">
    <w:p w14:paraId="0361A768" w14:textId="77777777" w:rsidR="00540E18" w:rsidRDefault="00540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86F23" w:rsidRDefault="00086F23"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86F23" w:rsidRDefault="00086F23"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57C4CF3C" w:rsidR="00086F23" w:rsidRDefault="00086F23"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443267E5" w14:textId="77777777" w:rsidR="00086F23" w:rsidRDefault="00086F23"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0536C3" w14:textId="77777777" w:rsidR="00540E18" w:rsidRDefault="00540E18">
      <w:r>
        <w:separator/>
      </w:r>
    </w:p>
  </w:footnote>
  <w:footnote w:type="continuationSeparator" w:id="0">
    <w:p w14:paraId="2C166944" w14:textId="77777777" w:rsidR="00540E18" w:rsidRDefault="00540E18">
      <w:r>
        <w:continuationSeparator/>
      </w:r>
    </w:p>
  </w:footnote>
  <w:footnote w:type="continuationNotice" w:id="1">
    <w:p w14:paraId="5BA9F53B" w14:textId="77777777" w:rsidR="00540E18" w:rsidRDefault="00540E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19D0C" w14:textId="77777777" w:rsidR="00086F23" w:rsidRDefault="00086F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6F23"/>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180D"/>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9D0"/>
    <w:rsid w:val="00280784"/>
    <w:rsid w:val="0028169E"/>
    <w:rsid w:val="00283342"/>
    <w:rsid w:val="0028473A"/>
    <w:rsid w:val="002916B5"/>
    <w:rsid w:val="0029344A"/>
    <w:rsid w:val="00293473"/>
    <w:rsid w:val="002960A3"/>
    <w:rsid w:val="00296BD5"/>
    <w:rsid w:val="002A0B4C"/>
    <w:rsid w:val="002A2281"/>
    <w:rsid w:val="002A239B"/>
    <w:rsid w:val="002A5044"/>
    <w:rsid w:val="002A6AFC"/>
    <w:rsid w:val="002A6C71"/>
    <w:rsid w:val="002B4DCB"/>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33E5"/>
    <w:rsid w:val="00323B6E"/>
    <w:rsid w:val="003242D9"/>
    <w:rsid w:val="00324A84"/>
    <w:rsid w:val="00326ABE"/>
    <w:rsid w:val="003317ED"/>
    <w:rsid w:val="00331F1F"/>
    <w:rsid w:val="00334713"/>
    <w:rsid w:val="0034184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6F54"/>
    <w:rsid w:val="004F761B"/>
    <w:rsid w:val="005036D2"/>
    <w:rsid w:val="0050578C"/>
    <w:rsid w:val="00516255"/>
    <w:rsid w:val="00521731"/>
    <w:rsid w:val="005246D6"/>
    <w:rsid w:val="00532348"/>
    <w:rsid w:val="00535DCA"/>
    <w:rsid w:val="00537426"/>
    <w:rsid w:val="00537BEF"/>
    <w:rsid w:val="00540E18"/>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686A"/>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1726"/>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3E13"/>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15A"/>
    <w:rsid w:val="00890F0D"/>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4924"/>
    <w:rsid w:val="009256AE"/>
    <w:rsid w:val="00933E31"/>
    <w:rsid w:val="00937AE9"/>
    <w:rsid w:val="00937FD8"/>
    <w:rsid w:val="009461ED"/>
    <w:rsid w:val="0094745E"/>
    <w:rsid w:val="0095264B"/>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3393"/>
    <w:rsid w:val="00CC7AAE"/>
    <w:rsid w:val="00CD4D45"/>
    <w:rsid w:val="00CD636A"/>
    <w:rsid w:val="00CE0666"/>
    <w:rsid w:val="00CE3D68"/>
    <w:rsid w:val="00CE3FDD"/>
    <w:rsid w:val="00CF07DE"/>
    <w:rsid w:val="00CF1BDC"/>
    <w:rsid w:val="00CF3412"/>
    <w:rsid w:val="00CF6AE6"/>
    <w:rsid w:val="00CF7F2F"/>
    <w:rsid w:val="00D00652"/>
    <w:rsid w:val="00D006C2"/>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31F8"/>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styleId="UnresolvedMention">
    <w:name w:val="Unresolved Mention"/>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lobalenvhealth.org/code-data-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tables/time-series/demo/popest/1980s-county.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66020-5B1A-7840-97B3-60A3505A1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30</Pages>
  <Words>50476</Words>
  <Characters>287719</Characters>
  <Application>Microsoft Office Word</Application>
  <DocSecurity>0</DocSecurity>
  <Lines>2397</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2019-04-24T23:05:00Z</cp:lastPrinted>
  <dcterms:created xsi:type="dcterms:W3CDTF">2019-10-02T11:33:00Z</dcterms:created>
  <dcterms:modified xsi:type="dcterms:W3CDTF">2019-10-03T20:30:00Z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