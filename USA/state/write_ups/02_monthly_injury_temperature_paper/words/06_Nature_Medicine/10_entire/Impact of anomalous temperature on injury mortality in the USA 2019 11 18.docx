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CCC21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310E4B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commentRangeStart w:id="0"/>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w:t>
      </w:r>
      <w:commentRangeEnd w:id="0"/>
      <w:r w:rsidR="00225933">
        <w:rPr>
          <w:rStyle w:val="CommentReference"/>
          <w:rFonts w:asciiTheme="minorHAnsi" w:hAnsiTheme="minorHAnsi" w:cstheme="minorBidi"/>
          <w:lang w:eastAsia="en-US"/>
        </w:rPr>
        <w:commentReference w:id="0"/>
      </w:r>
      <w:r w:rsidR="0065196B" w:rsidRPr="00E85AFA">
        <w:rPr>
          <w:color w:val="000000" w:themeColor="text1"/>
        </w:rPr>
        <w:t>Less research has been conducted on injuries</w:t>
      </w:r>
      <w:r w:rsidR="00494DA5" w:rsidRPr="00E85AFA">
        <w:rPr>
          <w:color w:val="000000" w:themeColor="text1"/>
        </w:rPr>
        <w:t>,</w:t>
      </w:r>
      <w:commentRangeStart w:id="1"/>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commentRangeEnd w:id="1"/>
      <w:r w:rsidR="00482E08">
        <w:rPr>
          <w:rStyle w:val="CommentReference"/>
          <w:rFonts w:asciiTheme="minorHAnsi" w:hAnsiTheme="minorHAnsi" w:cstheme="minorBidi"/>
          <w:lang w:eastAsia="en-US"/>
        </w:rPr>
        <w:commentReference w:id="1"/>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commentRangeStart w:id="2"/>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t>
      </w:r>
      <w:commentRangeEnd w:id="2"/>
      <w:r w:rsidR="00482E08">
        <w:rPr>
          <w:rStyle w:val="CommentReference"/>
          <w:rFonts w:asciiTheme="minorHAnsi" w:hAnsiTheme="minorHAnsi" w:cstheme="minorBidi"/>
          <w:lang w:eastAsia="en-US"/>
        </w:rPr>
        <w:commentReference w:id="2"/>
      </w:r>
      <w:r w:rsidR="0065196B" w:rsidRPr="00E85AFA">
        <w:rPr>
          <w:color w:val="000000" w:themeColor="text1"/>
        </w:rPr>
        <w:t xml:space="preserve">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commentRangeStart w:id="3"/>
      <w:ins w:id="4" w:author="Ezzati, Majid" w:date="2019-11-13T04:07:00Z">
        <w:r w:rsidR="00482E08">
          <w:rPr>
            <w:color w:val="000000" w:themeColor="text1"/>
          </w:rPr>
          <w:t>alcohol drinking,</w:t>
        </w:r>
        <w:r w:rsidR="00482E08" w:rsidRPr="00E85AFA">
          <w:fldChar w:fldCharType="begin" w:fldLock="1"/>
        </w:r>
        <w:r w:rsidR="00482E0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482E08" w:rsidRPr="00E85AFA">
          <w:fldChar w:fldCharType="separate"/>
        </w:r>
        <w:r w:rsidR="00482E08" w:rsidRPr="00EF1DA9">
          <w:rPr>
            <w:noProof/>
            <w:vertAlign w:val="superscript"/>
          </w:rPr>
          <w:t>13</w:t>
        </w:r>
        <w:r w:rsidR="00482E08" w:rsidRPr="00E85AFA">
          <w:fldChar w:fldCharType="end"/>
        </w:r>
        <w:r w:rsidR="00482E08">
          <w:rPr>
            <w:color w:val="000000" w:themeColor="text1"/>
          </w:rPr>
          <w:t xml:space="preserve"> </w:t>
        </w:r>
        <w:commentRangeEnd w:id="3"/>
        <w:r w:rsidR="00482E08">
          <w:rPr>
            <w:rStyle w:val="CommentReference"/>
            <w:rFonts w:asciiTheme="minorHAnsi" w:hAnsiTheme="minorHAnsi" w:cstheme="minorBidi"/>
            <w:lang w:eastAsia="en-US"/>
          </w:rPr>
          <w:commentReference w:id="3"/>
        </w:r>
      </w:ins>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del w:id="5" w:author="Ezzati, Majid" w:date="2019-11-13T04:07:00Z">
        <w:r w:rsidR="008A31A1" w:rsidDel="00482E08">
          <w:rPr>
            <w:color w:val="000000" w:themeColor="text1"/>
          </w:rPr>
          <w:delText>alcohol drinking,</w:delText>
        </w:r>
        <w:r w:rsidR="0098425A" w:rsidRPr="00E85AFA" w:rsidDel="00482E08">
          <w:fldChar w:fldCharType="begin" w:fldLock="1"/>
        </w:r>
        <w:r w:rsidR="00EF1DA9" w:rsidDel="00482E0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delInstrText>
        </w:r>
        <w:r w:rsidR="0098425A" w:rsidRPr="00E85AFA" w:rsidDel="00482E08">
          <w:fldChar w:fldCharType="separate"/>
        </w:r>
        <w:r w:rsidR="00EF1DA9" w:rsidRPr="00EF1DA9" w:rsidDel="00482E08">
          <w:rPr>
            <w:noProof/>
            <w:vertAlign w:val="superscript"/>
          </w:rPr>
          <w:delText>13</w:delText>
        </w:r>
        <w:r w:rsidR="0098425A" w:rsidRPr="00E85AFA" w:rsidDel="00482E08">
          <w:fldChar w:fldCharType="end"/>
        </w:r>
        <w:r w:rsidR="008A31A1" w:rsidDel="00482E08">
          <w:rPr>
            <w:color w:val="000000" w:themeColor="text1"/>
          </w:rPr>
          <w:delText xml:space="preserve"> </w:delText>
        </w:r>
      </w:del>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1065E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7DA352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del w:id="6" w:author="Ezzati, Majid" w:date="2019-11-13T04:09:00Z">
        <w:r w:rsidRPr="00E85AFA" w:rsidDel="00A577B2">
          <w:delText xml:space="preserve">over </w:delText>
        </w:r>
      </w:del>
      <w:ins w:id="7" w:author="Ezzati, Majid" w:date="2019-11-13T04:09:00Z">
        <w:r w:rsidR="00A577B2">
          <w:t>more than</w:t>
        </w:r>
        <w:r w:rsidR="00A577B2" w:rsidRPr="00E85AFA">
          <w:t xml:space="preserve"> </w:t>
        </w:r>
      </w:ins>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1ABF04F0"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 w:author="Ezzati, Majid" w:date="2019-11-13T04:10:00Z">
        <w:r w:rsidR="007433BB" w:rsidRPr="00E85AFA" w:rsidDel="00A577B2">
          <w:rPr>
            <w:bCs/>
            <w:color w:val="000000" w:themeColor="text1"/>
          </w:rPr>
          <w:delText xml:space="preserve"> (</w:delText>
        </w:r>
        <w:r w:rsidR="00210FEB" w:rsidDel="00A577B2">
          <w:rPr>
            <w:color w:val="000000" w:themeColor="text1"/>
          </w:rPr>
          <w:delText>Extended Data Figure 2</w:delText>
        </w:r>
        <w:r w:rsidR="007433BB" w:rsidRPr="00E85AFA" w:rsidDel="00A577B2">
          <w:rPr>
            <w:bCs/>
            <w:color w:val="000000" w:themeColor="text1"/>
          </w:rPr>
          <w:delText>)</w:delText>
        </w:r>
      </w:del>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45A21BEF"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ins w:id="9" w:author="Robbie Parks" w:date="2019-11-18T10:35:00Z">
        <w:r w:rsidR="00225933">
          <w:rPr>
            <w:rFonts w:eastAsia="Times New Roman"/>
            <w:b/>
          </w:rPr>
          <w:fldChar w:fldCharType="begin" w:fldLock="1"/>
        </w:r>
        <w:r w:rsidR="00225933">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225933">
          <w:rPr>
            <w:rFonts w:eastAsia="Times New Roman"/>
            <w:b/>
          </w:rPr>
          <w:fldChar w:fldCharType="separate"/>
        </w:r>
        <w:r w:rsidR="00225933" w:rsidRPr="00EF1DA9">
          <w:rPr>
            <w:rFonts w:eastAsia="Times New Roman"/>
            <w:noProof/>
            <w:vertAlign w:val="superscript"/>
          </w:rPr>
          <w:t>2</w:t>
        </w:r>
        <w:r w:rsidR="00225933">
          <w:rPr>
            <w:rFonts w:eastAsia="Times New Roman"/>
            <w:b/>
          </w:rPr>
          <w:fldChar w:fldCharType="end"/>
        </w:r>
      </w:ins>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DCE913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commentRangeStart w:id="10"/>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commentRangeEnd w:id="10"/>
      <w:r w:rsidR="007E0E87">
        <w:rPr>
          <w:rStyle w:val="CommentReference"/>
          <w:rFonts w:asciiTheme="minorHAnsi" w:hAnsiTheme="minorHAnsi" w:cstheme="minorBidi"/>
          <w:lang w:eastAsia="en-US"/>
        </w:rPr>
        <w:commentReference w:id="10"/>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79DF17B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p>
    <w:p w14:paraId="7E9CE95F"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3E4B96E5"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del w:id="11" w:author="Ezzati, Majid" w:date="2019-11-13T04:11:00Z">
        <w:r w:rsidR="00933E31" w:rsidRPr="00E85AFA" w:rsidDel="00A577B2">
          <w:delText xml:space="preserve"> </w:delText>
        </w:r>
        <w:r w:rsidRPr="00E85AFA" w:rsidDel="00A577B2">
          <w:delText>(</w:delText>
        </w:r>
        <w:r w:rsidR="0018209F" w:rsidRPr="00E1512E" w:rsidDel="00A577B2">
          <w:delText>Extended Data Figure 1</w:delText>
        </w:r>
        <w:r w:rsidRPr="00E85AFA" w:rsidDel="00A577B2">
          <w:delText>)</w:delText>
        </w:r>
      </w:del>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1A3BFE"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commentRangeStart w:id="12"/>
    <w:commentRangeStart w:id="13"/>
    <w:p w14:paraId="04973A76" w14:textId="43730777" w:rsidR="00C832E3" w:rsidRPr="00E85AFA" w:rsidRDefault="001A3BFE"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w:commentRangeEnd w:id="12"/>
          <m:r>
            <m:rPr>
              <m:sty m:val="p"/>
            </m:rPr>
            <w:rPr>
              <w:rStyle w:val="CommentReference"/>
              <w:rFonts w:asciiTheme="minorHAnsi" w:hAnsiTheme="minorHAnsi" w:cstheme="minorBidi"/>
              <w:lang w:eastAsia="en-US"/>
            </w:rPr>
            <w:commentReference w:id="12"/>
          </m:r>
          <w:commentRangeEnd w:id="13"/>
          <m:r>
            <m:rPr>
              <m:sty m:val="p"/>
            </m:rPr>
            <w:rPr>
              <w:rStyle w:val="CommentReference"/>
              <w:rFonts w:asciiTheme="minorHAnsi" w:hAnsiTheme="minorHAnsi" w:cstheme="minorBidi"/>
              <w:lang w:eastAsia="en-US"/>
            </w:rPr>
            <w:commentReference w:id="13"/>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709F98D2" w:rsidR="00C832E3" w:rsidRPr="00E85AFA" w:rsidRDefault="00C832E3" w:rsidP="008E42C2">
      <w:pPr>
        <w:spacing w:line="480" w:lineRule="auto"/>
        <w:jc w:val="both"/>
      </w:pPr>
      <w:r w:rsidRPr="00E85AFA">
        <w:t xml:space="preserve">We fitted the models using integrated nested Laplace approximation (INLA), using the R-INLA software, which </w:t>
      </w:r>
      <w:del w:id="14" w:author="Ezzati, Majid" w:date="2019-11-13T04:13:00Z">
        <w:r w:rsidRPr="00E85AFA" w:rsidDel="00C90B21">
          <w:delText>offers orders of</w:delText>
        </w:r>
      </w:del>
      <w:ins w:id="15" w:author="Ezzati, Majid" w:date="2019-11-13T04:13:00Z">
        <w:r w:rsidR="00C90B21">
          <w:t>is</w:t>
        </w:r>
      </w:ins>
      <w:r w:rsidRPr="00E85AFA">
        <w:t xml:space="preserve"> computational</w:t>
      </w:r>
      <w:ins w:id="16" w:author="Ezzati, Majid" w:date="2019-11-13T04:13:00Z">
        <w:r w:rsidR="00C90B21">
          <w:t>ly</w:t>
        </w:r>
      </w:ins>
      <w:r w:rsidRPr="00E85AFA">
        <w:t xml:space="preserve"> </w:t>
      </w:r>
      <w:ins w:id="17" w:author="Robbie Parks" w:date="2019-11-18T10:46:00Z">
        <w:r w:rsidR="00366DBA">
          <w:t xml:space="preserve">more </w:t>
        </w:r>
      </w:ins>
      <w:r w:rsidRPr="00E85AFA">
        <w:t>efficien</w:t>
      </w:r>
      <w:ins w:id="18" w:author="Ezzati, Majid" w:date="2019-11-13T04:13:00Z">
        <w:r w:rsidR="00C90B21">
          <w:t xml:space="preserve">t </w:t>
        </w:r>
      </w:ins>
      <w:del w:id="19" w:author="Ezzati, Majid" w:date="2019-11-13T04:13:00Z">
        <w:r w:rsidRPr="00E85AFA" w:rsidDel="00C90B21">
          <w:delText xml:space="preserve">cy improvement in Bayesian inference compared to </w:delText>
        </w:r>
      </w:del>
      <w:ins w:id="20" w:author="Ezzati, Majid" w:date="2019-11-13T04:13:00Z">
        <w:r w:rsidR="00C90B21">
          <w:t xml:space="preserve">than </w:t>
        </w:r>
      </w:ins>
      <w:r w:rsidRPr="00E85AFA">
        <w:t>traditional MCMC</w:t>
      </w:r>
      <w:ins w:id="21" w:author="Ezzati, Majid" w:date="2019-11-13T04:13:00Z">
        <w:r w:rsidR="00C90B21">
          <w:t xml:space="preserve"> </w:t>
        </w:r>
      </w:ins>
      <w:ins w:id="22" w:author="Ezzati, Majid" w:date="2019-11-13T04:14:00Z">
        <w:r w:rsidR="00C90B21">
          <w:t>for</w:t>
        </w:r>
      </w:ins>
      <w:ins w:id="23" w:author="Ezzati, Majid" w:date="2019-11-13T04:13:00Z">
        <w:r w:rsidR="00C90B21" w:rsidRPr="00E85AFA">
          <w:t xml:space="preserve"> Bayesian inference</w:t>
        </w:r>
      </w:ins>
      <w:r w:rsidRPr="00E85AFA">
        <w:t>.</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commentRangeStart w:id="24"/>
      <w:r w:rsidRPr="00E85AFA">
        <w:rPr>
          <w:i/>
          <w:color w:val="000000" w:themeColor="text1"/>
        </w:rPr>
        <w:t xml:space="preserve">prior </w:t>
      </w:r>
      <w:commentRangeEnd w:id="24"/>
      <w:r w:rsidR="002C3EAC">
        <w:rPr>
          <w:rStyle w:val="CommentReference"/>
          <w:rFonts w:asciiTheme="minorHAnsi" w:hAnsiTheme="minorHAnsi" w:cstheme="minorBidi"/>
          <w:lang w:eastAsia="en-US"/>
        </w:rPr>
        <w:commentReference w:id="24"/>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1C63FCDA"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w:t>
      </w:r>
      <w:r w:rsidRPr="00E85AFA">
        <w:lastRenderedPageBreak/>
        <w:t>disparate national datasets on mortality (</w:t>
      </w:r>
      <w:del w:id="25" w:author="Ezzati, Majid" w:date="2019-11-13T04:14:00Z">
        <w:r w:rsidRPr="00E85AFA" w:rsidDel="00737378">
          <w:delText xml:space="preserve">US </w:delText>
        </w:r>
      </w:del>
      <w:r w:rsidRPr="00E85AFA">
        <w:t>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w:t>
      </w:r>
      <w:bookmarkStart w:id="26" w:name="_GoBack"/>
      <w:bookmarkEnd w:id="26"/>
      <w:r w:rsidR="00A56A47" w:rsidDel="00D6386C">
        <w:t>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w:t>
      </w:r>
      <w:del w:id="27" w:author="Ezzati, Majid" w:date="2019-11-13T04:14:00Z">
        <w:r w:rsidR="00A56A47" w:rsidDel="00F54551">
          <w:delText xml:space="preserve">can </w:delText>
        </w:r>
      </w:del>
      <w:ins w:id="28" w:author="Ezzati, Majid" w:date="2019-11-13T04:14:00Z">
        <w:r w:rsidR="00F54551">
          <w:t xml:space="preserve">should </w:t>
        </w:r>
      </w:ins>
      <w:r w:rsidR="00A56A47">
        <w:t xml:space="preserve">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 xml:space="preserve">or uniform priors on the standard </w:t>
      </w:r>
      <w:r w:rsidR="004750C2">
        <w:lastRenderedPageBreak/>
        <w:t>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6"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2E15449E" w:rsidR="00213027" w:rsidRPr="00E85AFA" w:rsidRDefault="00213027" w:rsidP="00213027">
      <w:pPr>
        <w:spacing w:line="480" w:lineRule="auto"/>
        <w:jc w:val="both"/>
      </w:pPr>
      <w:r w:rsidRPr="00E85AFA">
        <w:t xml:space="preserve">The computer code for the Bayesian model used in this work </w:t>
      </w:r>
      <w:del w:id="29" w:author="Ezzati, Majid" w:date="2019-11-13T04:15:00Z">
        <w:r w:rsidRPr="00E85AFA" w:rsidDel="00F54551">
          <w:delText>will be</w:delText>
        </w:r>
      </w:del>
      <w:ins w:id="30" w:author="Ezzati, Majid" w:date="2019-11-13T04:15:00Z">
        <w:r w:rsidR="00F54551">
          <w:t>is</w:t>
        </w:r>
      </w:ins>
      <w:r w:rsidRPr="00E85AFA">
        <w:t xml:space="preserve"> available at </w:t>
      </w:r>
      <w:hyperlink r:id="rId17" w:history="1">
        <w:r w:rsidRPr="00E85AFA">
          <w:rPr>
            <w:rStyle w:val="Hyperlink"/>
          </w:rPr>
          <w:t>www.globalenvhealth.org/code-data-download</w:t>
        </w:r>
      </w:hyperlink>
      <w:del w:id="31" w:author="Ezzati, Majid" w:date="2019-11-13T04:15:00Z">
        <w:r w:rsidRPr="00E85AFA" w:rsidDel="00F54551">
          <w:delText xml:space="preserve"> upon publication of the paper</w:delText>
        </w:r>
      </w:del>
      <w:r w:rsidRPr="00E85AFA">
        <w:t>.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717957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28FD1C5F" w:rsidR="00AE4753" w:rsidRPr="00E85AFA" w:rsidRDefault="008D17E7" w:rsidP="00324A84">
      <w:pPr>
        <w:spacing w:line="480" w:lineRule="auto"/>
        <w:jc w:val="both"/>
      </w:pPr>
      <w:r w:rsidRPr="00E85AFA">
        <w:t xml:space="preserve">Robbie Parks </w:t>
      </w:r>
      <w:del w:id="32" w:author="Ezzati, Majid" w:date="2019-11-13T04:15:00Z">
        <w:r w:rsidRPr="00E85AFA" w:rsidDel="00A13B03">
          <w:delText xml:space="preserve">is </w:delText>
        </w:r>
      </w:del>
      <w:ins w:id="33" w:author="Ezzati, Majid" w:date="2019-11-13T04:15:00Z">
        <w:r w:rsidR="00A13B03">
          <w:t>was</w:t>
        </w:r>
        <w:r w:rsidR="00A13B03" w:rsidRPr="00E85AFA">
          <w:t xml:space="preserve"> </w:t>
        </w:r>
      </w:ins>
      <w:r w:rsidRPr="00E85AFA">
        <w:t xml:space="preserve">supported by a Wellcome Trust ISSF Studentship. The development of statistical methods </w:t>
      </w:r>
      <w:del w:id="34" w:author="Ezzati, Majid" w:date="2019-11-13T04:15:00Z">
        <w:r w:rsidRPr="00E85AFA" w:rsidDel="00A13B03">
          <w:delText xml:space="preserve">is </w:delText>
        </w:r>
      </w:del>
      <w:ins w:id="35" w:author="Ezzati, Majid" w:date="2019-11-13T04:15:00Z">
        <w:r w:rsidR="00A13B03">
          <w:t>was</w:t>
        </w:r>
        <w:r w:rsidR="00A13B03" w:rsidRPr="00E85AFA">
          <w:t xml:space="preserve"> </w:t>
        </w:r>
      </w:ins>
      <w:r w:rsidRPr="00E85AFA">
        <w:t>supported by grants from the Wellcome Trust (grant</w:t>
      </w:r>
      <w:r w:rsidR="00DB3225" w:rsidRPr="00E85AFA">
        <w:t xml:space="preserve"> </w:t>
      </w:r>
      <w:r w:rsidRPr="00E85AFA">
        <w:t xml:space="preserve">209376/Z/17/Z). Work on the US mortality data </w:t>
      </w:r>
      <w:del w:id="36" w:author="Ezzati, Majid" w:date="2019-11-13T04:15:00Z">
        <w:r w:rsidRPr="00E85AFA" w:rsidDel="00A13B03">
          <w:delText xml:space="preserve">is </w:delText>
        </w:r>
      </w:del>
      <w:ins w:id="37" w:author="Ezzati, Majid" w:date="2019-11-13T04:15:00Z">
        <w:r w:rsidR="00A13B03">
          <w:t>was</w:t>
        </w:r>
        <w:r w:rsidR="00A13B03" w:rsidRPr="00E85AFA">
          <w:t xml:space="preserve"> </w:t>
        </w:r>
      </w:ins>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Christopher Paciorek</w:t>
      </w:r>
      <w:r w:rsidR="00514D50">
        <w:t xml:space="preserve"> </w:t>
      </w:r>
      <w:r w:rsidR="00AA4EF6">
        <w:t xml:space="preserve">for discussions on statistical </w:t>
      </w:r>
      <w:r w:rsidR="00AA4EF6">
        <w:lastRenderedPageBreak/>
        <w:t xml:space="preserve">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1-18T10:32:00Z" w:initials="RP">
    <w:p w14:paraId="4397E47F" w14:textId="77777777" w:rsidR="00225933" w:rsidRDefault="00225933">
      <w:pPr>
        <w:pStyle w:val="CommentText"/>
      </w:pPr>
      <w:r>
        <w:rPr>
          <w:rStyle w:val="CommentReference"/>
        </w:rPr>
        <w:annotationRef/>
      </w:r>
      <w:r>
        <w:t>Update 6 to latest Lancet Countdown report?</w:t>
      </w:r>
    </w:p>
    <w:p w14:paraId="0053458F" w14:textId="77777777" w:rsidR="00225933" w:rsidRDefault="00225933">
      <w:pPr>
        <w:pStyle w:val="CommentText"/>
      </w:pPr>
    </w:p>
    <w:p w14:paraId="06E40BA3" w14:textId="15C0F784" w:rsidR="00225933" w:rsidRDefault="00225933" w:rsidP="00225933">
      <w:pPr>
        <w:rPr>
          <w:lang w:eastAsia="en-US"/>
        </w:rPr>
      </w:pPr>
      <w:hyperlink r:id="rId1" w:history="1">
        <w:r>
          <w:rPr>
            <w:rStyle w:val="Hyperlink"/>
          </w:rPr>
          <w:t>https://www.thelancet.com/journals/lancet/article/PIIS0140-6736(19)32596-6/fulltext</w:t>
        </w:r>
      </w:hyperlink>
    </w:p>
  </w:comment>
  <w:comment w:id="1" w:author="Ezzati, Majid" w:date="2019-11-13T04:04:00Z" w:initials="EM">
    <w:p w14:paraId="45CD322E" w14:textId="77777777" w:rsidR="00482E08" w:rsidRDefault="00482E08">
      <w:pPr>
        <w:pStyle w:val="CommentText"/>
      </w:pPr>
      <w:r>
        <w:rPr>
          <w:rStyle w:val="CommentReference"/>
        </w:rPr>
        <w:annotationRef/>
      </w:r>
      <w:r>
        <w:t xml:space="preserve">Is 13 really relevant here? </w:t>
      </w:r>
    </w:p>
    <w:p w14:paraId="551C05E2" w14:textId="77777777" w:rsidR="00482E08" w:rsidRDefault="00482E08">
      <w:pPr>
        <w:pStyle w:val="CommentText"/>
      </w:pPr>
    </w:p>
    <w:p w14:paraId="04DFB26A" w14:textId="77777777" w:rsidR="00482E08" w:rsidRDefault="00482E08">
      <w:pPr>
        <w:pStyle w:val="CommentText"/>
      </w:pPr>
      <w:r>
        <w:t>I think this was meant to be</w:t>
      </w:r>
    </w:p>
    <w:p w14:paraId="71ED8009" w14:textId="14EA993E" w:rsidR="00482E08" w:rsidRDefault="00482E08">
      <w:pPr>
        <w:pStyle w:val="CommentText"/>
      </w:pPr>
      <w:r w:rsidRPr="00482E08">
        <w:t>Robertson, L. Climate change, weather and road deaths. Inj. Prev. (2018). doi:10.1136/injuryprev-2017-042419</w:t>
      </w:r>
    </w:p>
    <w:p w14:paraId="0705A356" w14:textId="33DC22DF" w:rsidR="00482E08" w:rsidRDefault="00482E08">
      <w:pPr>
        <w:pStyle w:val="CommentText"/>
      </w:pPr>
    </w:p>
    <w:p w14:paraId="1F328EAB" w14:textId="7094CEE4" w:rsidR="00482E08" w:rsidRDefault="00482E08">
      <w:pPr>
        <w:pStyle w:val="CommentText"/>
      </w:pPr>
      <w:r>
        <w:t xml:space="preserve">We may be too late to </w:t>
      </w:r>
      <w:proofErr w:type="gramStart"/>
      <w:r>
        <w:t>insert,</w:t>
      </w:r>
      <w:proofErr w:type="gramEnd"/>
      <w:r>
        <w:t xml:space="preserve"> in which case we should just drop 13</w:t>
      </w:r>
    </w:p>
    <w:p w14:paraId="2EDFAF39" w14:textId="486F53C5" w:rsidR="00482E08" w:rsidRDefault="00482E08">
      <w:pPr>
        <w:pStyle w:val="CommentText"/>
      </w:pPr>
    </w:p>
  </w:comment>
  <w:comment w:id="2" w:author="Ezzati, Majid" w:date="2019-11-13T04:06:00Z" w:initials="EM">
    <w:p w14:paraId="1B264287" w14:textId="29149222" w:rsidR="00482E08" w:rsidRDefault="00482E08">
      <w:pPr>
        <w:pStyle w:val="CommentText"/>
      </w:pPr>
      <w:r>
        <w:rPr>
          <w:rStyle w:val="CommentReference"/>
        </w:rPr>
        <w:annotationRef/>
      </w:r>
      <w:r>
        <w:t>These become 13 and 14 if we drop</w:t>
      </w:r>
      <w:r w:rsidR="00151F35">
        <w:t xml:space="preserve"> the citation above</w:t>
      </w:r>
    </w:p>
    <w:p w14:paraId="1536E471" w14:textId="294762EE" w:rsidR="00151F35" w:rsidRDefault="00151F35">
      <w:pPr>
        <w:pStyle w:val="CommentText"/>
      </w:pPr>
    </w:p>
    <w:p w14:paraId="32AB037A" w14:textId="45E43E09" w:rsidR="00151F35" w:rsidRDefault="00151F35">
      <w:pPr>
        <w:pStyle w:val="CommentText"/>
      </w:pPr>
      <w:r>
        <w:t>Need to make sure to change everywhere</w:t>
      </w:r>
    </w:p>
  </w:comment>
  <w:comment w:id="3" w:author="Ezzati, Majid" w:date="2019-11-13T04:07:00Z" w:initials="EM">
    <w:p w14:paraId="231DBEA1" w14:textId="6BB554C0" w:rsidR="00482E08" w:rsidRDefault="00482E08">
      <w:pPr>
        <w:pStyle w:val="CommentText"/>
      </w:pPr>
      <w:r>
        <w:rPr>
          <w:rStyle w:val="CommentReference"/>
        </w:rPr>
        <w:annotationRef/>
      </w:r>
      <w:r>
        <w:t>Becomes 15</w:t>
      </w:r>
    </w:p>
    <w:p w14:paraId="2681326D" w14:textId="2AD51995" w:rsidR="00151F35" w:rsidRDefault="00151F35">
      <w:pPr>
        <w:pStyle w:val="CommentText"/>
      </w:pPr>
    </w:p>
    <w:p w14:paraId="4C43285E" w14:textId="5A2222C1" w:rsidR="00151F35" w:rsidRDefault="00151F35">
      <w:pPr>
        <w:pStyle w:val="CommentText"/>
      </w:pPr>
      <w:r>
        <w:t>Need to make sure to change everywhere</w:t>
      </w:r>
    </w:p>
  </w:comment>
  <w:comment w:id="10" w:author="Robbie Parks" w:date="2019-11-18T10:39:00Z" w:initials="RP">
    <w:p w14:paraId="755AF2B6" w14:textId="2CEE07EC" w:rsidR="007E0E87" w:rsidRDefault="007E0E87">
      <w:pPr>
        <w:pStyle w:val="CommentText"/>
      </w:pPr>
      <w:r>
        <w:rPr>
          <w:rStyle w:val="CommentReference"/>
        </w:rPr>
        <w:annotationRef/>
      </w:r>
      <w:r>
        <w:t>Becomes 15</w:t>
      </w:r>
    </w:p>
  </w:comment>
  <w:comment w:id="12" w:author="Ezzati, Majid" w:date="2019-11-13T04:12:00Z" w:initials="EM">
    <w:p w14:paraId="4B46A710" w14:textId="210B74BE" w:rsidR="00A577B2" w:rsidRDefault="00A577B2">
      <w:pPr>
        <w:pStyle w:val="CommentText"/>
      </w:pPr>
      <w:r>
        <w:rPr>
          <w:rStyle w:val="CommentReference"/>
        </w:rPr>
        <w:annotationRef/>
      </w:r>
      <w:r>
        <w:t xml:space="preserve">We mix up state-time and state-month. Probably when we say only time, keep as is; when state-X, make X month.  But discuss with James and see if you two </w:t>
      </w:r>
      <w:proofErr w:type="gramStart"/>
      <w:r>
        <w:t>think</w:t>
      </w:r>
      <w:proofErr w:type="gramEnd"/>
      <w:r>
        <w:t xml:space="preserve"> differently</w:t>
      </w:r>
    </w:p>
  </w:comment>
  <w:comment w:id="13" w:author="Robbie Parks" w:date="2019-11-18T10:42:00Z" w:initials="RP">
    <w:p w14:paraId="5F9B79FE" w14:textId="09BFEF6F" w:rsidR="00E714B3" w:rsidRDefault="00E714B3">
      <w:pPr>
        <w:pStyle w:val="CommentText"/>
      </w:pPr>
      <w:r>
        <w:rPr>
          <w:rStyle w:val="CommentReference"/>
        </w:rPr>
        <w:annotationRef/>
      </w:r>
      <w:r>
        <w:t>We resolved this by email; do not change</w:t>
      </w:r>
    </w:p>
  </w:comment>
  <w:comment w:id="24" w:author="Robbie Parks" w:date="2019-11-18T10:48:00Z" w:initials="RP">
    <w:p w14:paraId="5D6027AB" w14:textId="10F45E71" w:rsidR="002C3EAC" w:rsidRDefault="002C3EAC">
      <w:pPr>
        <w:pStyle w:val="CommentText"/>
      </w:pPr>
      <w:r>
        <w:rPr>
          <w:rStyle w:val="CommentReference"/>
        </w:rPr>
        <w:annotationRef/>
      </w:r>
      <w:r>
        <w:t>‘Previous’ to avoid confusion with Bayesian stuff?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6E40BA3" w15:done="0"/>
  <w15:commentEx w15:paraId="2EDFAF39" w15:done="0"/>
  <w15:commentEx w15:paraId="32AB037A" w15:done="0"/>
  <w15:commentEx w15:paraId="4C43285E" w15:done="0"/>
  <w15:commentEx w15:paraId="755AF2B6" w15:done="0"/>
  <w15:commentEx w15:paraId="4B46A710" w15:done="0"/>
  <w15:commentEx w15:paraId="5F9B79FE" w15:paraIdParent="4B46A710" w15:done="0"/>
  <w15:commentEx w15:paraId="5D6027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E40BA3" w16cid:durableId="217CF1A0"/>
  <w16cid:commentId w16cid:paraId="2EDFAF39" w16cid:durableId="217CF003"/>
  <w16cid:commentId w16cid:paraId="32AB037A" w16cid:durableId="217CF004"/>
  <w16cid:commentId w16cid:paraId="4C43285E" w16cid:durableId="217CF005"/>
  <w16cid:commentId w16cid:paraId="755AF2B6" w16cid:durableId="217CF362"/>
  <w16cid:commentId w16cid:paraId="4B46A710" w16cid:durableId="217CF007"/>
  <w16cid:commentId w16cid:paraId="5F9B79FE" w16cid:durableId="217CF412"/>
  <w16cid:commentId w16cid:paraId="5D6027AB" w16cid:durableId="217CF5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38248E" w14:textId="77777777" w:rsidR="001A3BFE" w:rsidRDefault="001A3BFE">
      <w:r>
        <w:separator/>
      </w:r>
    </w:p>
  </w:endnote>
  <w:endnote w:type="continuationSeparator" w:id="0">
    <w:p w14:paraId="459E98F4" w14:textId="77777777" w:rsidR="001A3BFE" w:rsidRDefault="001A3BFE">
      <w:r>
        <w:continuationSeparator/>
      </w:r>
    </w:p>
  </w:endnote>
  <w:endnote w:type="continuationNotice" w:id="1">
    <w:p w14:paraId="78A90492" w14:textId="77777777" w:rsidR="001A3BFE" w:rsidRDefault="001A3B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37E140F"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1F35">
      <w:rPr>
        <w:rStyle w:val="PageNumber"/>
        <w:noProof/>
      </w:rPr>
      <w:t>20</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3A58C6" w14:textId="77777777" w:rsidR="001A3BFE" w:rsidRDefault="001A3BFE">
      <w:r>
        <w:separator/>
      </w:r>
    </w:p>
  </w:footnote>
  <w:footnote w:type="continuationSeparator" w:id="0">
    <w:p w14:paraId="16F396CD" w14:textId="77777777" w:rsidR="001A3BFE" w:rsidRDefault="001A3BFE">
      <w:r>
        <w:continuationSeparator/>
      </w:r>
    </w:p>
  </w:footnote>
  <w:footnote w:type="continuationNotice" w:id="1">
    <w:p w14:paraId="31AF7740" w14:textId="77777777" w:rsidR="001A3BFE" w:rsidRDefault="001A3B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1F35"/>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BFE"/>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933"/>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3EAC"/>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6DBA"/>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2E08"/>
    <w:rsid w:val="00484863"/>
    <w:rsid w:val="00484E3B"/>
    <w:rsid w:val="00486904"/>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078C9"/>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7378"/>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272"/>
    <w:rsid w:val="007C09DB"/>
    <w:rsid w:val="007C1574"/>
    <w:rsid w:val="007C3021"/>
    <w:rsid w:val="007C4CDC"/>
    <w:rsid w:val="007D1726"/>
    <w:rsid w:val="007D2592"/>
    <w:rsid w:val="007D40BA"/>
    <w:rsid w:val="007D5DF5"/>
    <w:rsid w:val="007E0E87"/>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3B03"/>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577B2"/>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93DB7"/>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0B21"/>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5E8A"/>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14B3"/>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4551"/>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7034451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helancet.com/journals/lancet/article/PIIS0140-6736(19)32596-6/fulltext"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B7CD-EF45-144D-A321-5E84B0A41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25</Pages>
  <Words>34537</Words>
  <Characters>196864</Characters>
  <Application>Microsoft Office Word</Application>
  <DocSecurity>0</DocSecurity>
  <Lines>1640</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8</cp:revision>
  <cp:lastPrinted>2019-11-18T15:28:00Z</cp:lastPrinted>
  <dcterms:created xsi:type="dcterms:W3CDTF">2019-11-18T15:30:00Z</dcterms:created>
  <dcterms:modified xsi:type="dcterms:W3CDTF">2019-11-18T15:50:00Z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