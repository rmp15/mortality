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6660C134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 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5D35915F" w14:textId="77777777" w:rsidR="00490A1D" w:rsidRPr="00866E93" w:rsidRDefault="00490A1D" w:rsidP="00490A1D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866E93">
        <w:rPr>
          <w:color w:val="000000" w:themeColor="text1"/>
          <w:lang w:val="it-IT"/>
        </w:rPr>
        <w:t>Robbie M Parks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James E Bennett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Helen Tamura-Wicks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Vasilis Kontis</w:t>
      </w:r>
      <w:r w:rsidRPr="00866E93">
        <w:rPr>
          <w:color w:val="000000" w:themeColor="text1"/>
          <w:vertAlign w:val="superscript"/>
          <w:lang w:val="it-IT"/>
        </w:rPr>
        <w:t>1,2</w:t>
      </w:r>
      <w:r w:rsidRPr="00866E93">
        <w:rPr>
          <w:color w:val="000000" w:themeColor="text1"/>
          <w:lang w:val="it-IT"/>
        </w:rPr>
        <w:t>, Ralf Toumi</w:t>
      </w:r>
      <w:r w:rsidRPr="00866E93">
        <w:rPr>
          <w:color w:val="000000" w:themeColor="text1"/>
          <w:vertAlign w:val="superscript"/>
          <w:lang w:val="it-IT"/>
        </w:rPr>
        <w:t>3</w:t>
      </w:r>
      <w:r w:rsidRPr="00866E93">
        <w:rPr>
          <w:color w:val="000000" w:themeColor="text1"/>
          <w:lang w:val="it-IT"/>
        </w:rPr>
        <w:t>, Goodarz Danaei</w:t>
      </w:r>
      <w:r w:rsidRPr="00866E93">
        <w:rPr>
          <w:color w:val="000000" w:themeColor="text1"/>
          <w:vertAlign w:val="superscript"/>
          <w:lang w:val="it-IT"/>
        </w:rPr>
        <w:t>4</w:t>
      </w:r>
      <w:r>
        <w:rPr>
          <w:color w:val="000000" w:themeColor="text1"/>
          <w:lang w:val="it-IT"/>
        </w:rPr>
        <w:t>,</w:t>
      </w:r>
      <w:r w:rsidRPr="00D54740">
        <w:rPr>
          <w:color w:val="000000" w:themeColor="text1"/>
          <w:lang w:val="it-IT"/>
        </w:rPr>
        <w:t xml:space="preserve"> </w:t>
      </w:r>
      <w:r w:rsidRPr="00866E93">
        <w:rPr>
          <w:color w:val="000000" w:themeColor="text1"/>
          <w:lang w:val="it-IT"/>
        </w:rPr>
        <w:t>Majid Ezzati</w:t>
      </w:r>
      <w:r w:rsidRPr="00866E93">
        <w:rPr>
          <w:color w:val="000000" w:themeColor="text1"/>
          <w:vertAlign w:val="superscript"/>
          <w:lang w:val="it-IT"/>
        </w:rPr>
        <w:t>1,2,5*</w:t>
      </w:r>
    </w:p>
    <w:p w14:paraId="6B16BF1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1</w:t>
      </w:r>
      <w:r w:rsidRPr="00866E93">
        <w:rPr>
          <w:color w:val="000000" w:themeColor="text1"/>
        </w:rPr>
        <w:t>MRC-PHE Centre for Environment and Health, Imperial College London, London, United Kingdom</w:t>
      </w:r>
    </w:p>
    <w:p w14:paraId="62AD63BD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2</w:t>
      </w:r>
      <w:r w:rsidRPr="00866E93">
        <w:rPr>
          <w:color w:val="000000" w:themeColor="text1"/>
        </w:rPr>
        <w:t>Department of Epidemiology and Biostatistics, School of Public Health, Imperial College London, London, United Kingdom</w:t>
      </w:r>
    </w:p>
    <w:p w14:paraId="30D8451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3</w:t>
      </w:r>
      <w:r w:rsidRPr="00866E93">
        <w:rPr>
          <w:color w:val="000000" w:themeColor="text1"/>
        </w:rPr>
        <w:t>Space and Atmospheric Physics, Imperial College London, London, United Kingdom</w:t>
      </w:r>
    </w:p>
    <w:p w14:paraId="73DE7D3B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  <w:lang w:val="it-IT"/>
        </w:rPr>
        <w:t>4</w:t>
      </w:r>
      <w:r w:rsidRPr="00866E93">
        <w:rPr>
          <w:color w:val="000000" w:themeColor="text1"/>
        </w:rPr>
        <w:t>Harvard T.H. Chan School of Public Health, Boston, Massachusetts, USA.</w:t>
      </w:r>
    </w:p>
    <w:p w14:paraId="39773B6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  <w:vertAlign w:val="superscript"/>
        </w:rPr>
        <w:t>5</w:t>
      </w:r>
      <w:r w:rsidRPr="00866E93">
        <w:rPr>
          <w:color w:val="000000" w:themeColor="text1"/>
        </w:rPr>
        <w:t>WHO Collaborating Centre on NCD Surveillance and Epidemiology, Imperial College London, London, United Kingdom</w:t>
      </w:r>
    </w:p>
    <w:p w14:paraId="2E2E480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</w:p>
    <w:p w14:paraId="408D8F6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Robbie M Parks: robbie.parks@imperial.ac.uk</w:t>
      </w:r>
    </w:p>
    <w:p w14:paraId="11C2527C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James E Bennett: j.e.bennett@imperial.ac.uk</w:t>
      </w:r>
    </w:p>
    <w:p w14:paraId="66E31525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Helen Tamura-Wicks: helen.tamura-wicks07@imperial.ac.uk</w:t>
      </w:r>
    </w:p>
    <w:p w14:paraId="30AF0BD4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Vasilis Kontis: v.kontis@imperial.ac.uk</w:t>
      </w:r>
    </w:p>
    <w:p w14:paraId="46658042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Ralf Toumi: r.toumi@imperial.ac.uk</w:t>
      </w:r>
    </w:p>
    <w:p w14:paraId="3EF63F51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proofErr w:type="spellStart"/>
      <w:r w:rsidRPr="00866E93">
        <w:rPr>
          <w:color w:val="000000" w:themeColor="text1"/>
        </w:rPr>
        <w:t>Goodarz</w:t>
      </w:r>
      <w:proofErr w:type="spellEnd"/>
      <w:r w:rsidRPr="00866E93">
        <w:rPr>
          <w:color w:val="000000" w:themeColor="text1"/>
        </w:rPr>
        <w:t xml:space="preserve"> </w:t>
      </w:r>
      <w:proofErr w:type="spellStart"/>
      <w:r w:rsidRPr="00866E93">
        <w:rPr>
          <w:color w:val="000000" w:themeColor="text1"/>
        </w:rPr>
        <w:t>Danaei</w:t>
      </w:r>
      <w:proofErr w:type="spellEnd"/>
      <w:r w:rsidRPr="00866E93">
        <w:rPr>
          <w:color w:val="000000" w:themeColor="text1"/>
        </w:rPr>
        <w:t>: gdanaei@hsph.harvard.edu</w:t>
      </w:r>
    </w:p>
    <w:p w14:paraId="07E7CA04" w14:textId="77777777" w:rsidR="00490A1D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Ezzati: majid.ezzati@imperial.ac.uk</w:t>
      </w:r>
    </w:p>
    <w:p w14:paraId="623DA8C8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</w:p>
    <w:p w14:paraId="7280FCBC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*corresponding author:</w:t>
      </w:r>
    </w:p>
    <w:p w14:paraId="596CB0B5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Majid Ezzati</w:t>
      </w:r>
    </w:p>
    <w:p w14:paraId="39C3E5B3" w14:textId="77777777" w:rsidR="00490A1D" w:rsidRPr="00866E93" w:rsidRDefault="00490A1D" w:rsidP="00490A1D">
      <w:pPr>
        <w:spacing w:line="480" w:lineRule="auto"/>
        <w:jc w:val="both"/>
        <w:rPr>
          <w:color w:val="000000" w:themeColor="text1"/>
        </w:rPr>
      </w:pPr>
      <w:r w:rsidRPr="00866E93">
        <w:rPr>
          <w:color w:val="000000" w:themeColor="text1"/>
        </w:rPr>
        <w:t>Imperial College London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Norfolk Place</w:t>
      </w:r>
      <w:r>
        <w:rPr>
          <w:color w:val="000000" w:themeColor="text1"/>
        </w:rPr>
        <w:t xml:space="preserve">, </w:t>
      </w:r>
      <w:r w:rsidRPr="00866E93">
        <w:rPr>
          <w:color w:val="000000" w:themeColor="text1"/>
        </w:rPr>
        <w:t>London W2 1PG, UK</w:t>
      </w:r>
    </w:p>
    <w:p w14:paraId="36AECE60" w14:textId="28E0CC25" w:rsidR="007C2862" w:rsidRPr="00795C72" w:rsidRDefault="00490A1D" w:rsidP="005A5826">
      <w:pPr>
        <w:spacing w:line="480" w:lineRule="auto"/>
        <w:jc w:val="both"/>
        <w:rPr>
          <w:szCs w:val="24"/>
          <w:lang w:val="en-GB"/>
        </w:rPr>
      </w:pPr>
      <w:r w:rsidRPr="00866E93">
        <w:rPr>
          <w:color w:val="000000" w:themeColor="text1"/>
        </w:rPr>
        <w:t>Tel: +44 (0)20 7594 0767</w:t>
      </w:r>
      <w:r w:rsidR="007C2862" w:rsidRPr="00795C72">
        <w:rPr>
          <w:lang w:val="en-GB"/>
        </w:rPr>
        <w:br w:type="page"/>
      </w:r>
    </w:p>
    <w:p w14:paraId="43D4EC61" w14:textId="77777777" w:rsidR="00601D49" w:rsidRDefault="009F4DA1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 xml:space="preserve">Supplementary </w:t>
      </w:r>
      <w:r w:rsidR="00732676" w:rsidRPr="00795C72">
        <w:rPr>
          <w:lang w:val="en-GB"/>
        </w:rPr>
        <w:t>Figure 1</w:t>
      </w:r>
      <w:r w:rsidR="00C762A3" w:rsidRPr="00795C72">
        <w:rPr>
          <w:lang w:val="en-GB"/>
        </w:rPr>
        <w:t xml:space="preserve">. </w:t>
      </w:r>
      <w:r w:rsidR="00732676" w:rsidRPr="00795C72">
        <w:rPr>
          <w:b w:val="0"/>
          <w:color w:val="000000" w:themeColor="text1"/>
          <w:lang w:val="en-GB"/>
        </w:rPr>
        <w:t>Percent change in death rates in year in which each month was +</w:t>
      </w:r>
      <w:r w:rsidR="00732676" w:rsidRPr="00795C72">
        <w:rPr>
          <w:b w:val="0"/>
          <w:color w:val="222222"/>
          <w:shd w:val="clear" w:color="auto" w:fill="FFFFFF"/>
          <w:lang w:val="en-GB"/>
        </w:rPr>
        <w:t>1</w:t>
      </w:r>
      <w:r w:rsidR="00732676" w:rsidRPr="00795C72">
        <w:rPr>
          <w:b w:val="0"/>
          <w:color w:val="000000" w:themeColor="text1"/>
          <w:lang w:val="en-GB"/>
        </w:rPr>
        <w:t>°C compared with 1980-2009 norm temperatures by type of injury, sex and age group.</w:t>
      </w:r>
      <w:r w:rsidR="00601D49">
        <w:rPr>
          <w:lang w:val="en-GB"/>
        </w:rPr>
        <w:t xml:space="preserve"> </w:t>
      </w:r>
    </w:p>
    <w:p w14:paraId="0C5A9CBC" w14:textId="77777777" w:rsidR="00601D49" w:rsidRDefault="00601D49">
      <w:pPr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227D63CC" w14:textId="5A7D19FB" w:rsidR="00601D49" w:rsidRDefault="0015062B" w:rsidP="00601D49">
      <w:pPr>
        <w:pStyle w:val="Heading1"/>
        <w:spacing w:line="480" w:lineRule="auto"/>
        <w:rPr>
          <w:color w:val="000000" w:themeColor="text1"/>
          <w:lang w:val="en-GB"/>
        </w:rPr>
      </w:pPr>
      <w:r>
        <w:rPr>
          <w:lang w:val="en-GB"/>
        </w:rPr>
        <w:lastRenderedPageBreak/>
        <w:t xml:space="preserve">Supplementary </w:t>
      </w:r>
      <w:r w:rsidRPr="00795C72">
        <w:rPr>
          <w:lang w:val="en-GB"/>
        </w:rPr>
        <w:t xml:space="preserve">Figure </w:t>
      </w:r>
      <w:r>
        <w:rPr>
          <w:lang w:val="en-GB"/>
        </w:rPr>
        <w:t>2</w:t>
      </w:r>
      <w:r w:rsidR="00C762A3" w:rsidRPr="00795C72">
        <w:rPr>
          <w:lang w:val="en-GB"/>
        </w:rPr>
        <w:t xml:space="preserve">. </w:t>
      </w:r>
      <w:r w:rsidR="00732676" w:rsidRPr="00795C72">
        <w:rPr>
          <w:b w:val="0"/>
          <w:color w:val="000000" w:themeColor="text1"/>
          <w:lang w:val="en-GB"/>
        </w:rPr>
        <w:t>Percent change in death rates in year in which each month was +</w:t>
      </w:r>
      <w:r w:rsidR="00732676" w:rsidRPr="00795C72">
        <w:rPr>
          <w:b w:val="0"/>
          <w:color w:val="222222"/>
          <w:shd w:val="clear" w:color="auto" w:fill="FFFFFF"/>
          <w:lang w:val="en-GB"/>
        </w:rPr>
        <w:t>1</w:t>
      </w:r>
      <w:r w:rsidR="00732676" w:rsidRPr="00795C72">
        <w:rPr>
          <w:b w:val="0"/>
          <w:color w:val="000000" w:themeColor="text1"/>
          <w:lang w:val="en-GB"/>
        </w:rPr>
        <w:t>°C compared with 1980-2009 norm temperatures by type of injury, sex and month</w:t>
      </w:r>
      <w:r w:rsidR="00601D49">
        <w:rPr>
          <w:color w:val="000000" w:themeColor="text1"/>
          <w:lang w:val="en-GB"/>
        </w:rPr>
        <w:br w:type="page"/>
      </w:r>
    </w:p>
    <w:p w14:paraId="397F8585" w14:textId="04BEB5F9" w:rsidR="00F7368F" w:rsidRDefault="0015062B" w:rsidP="00601D49">
      <w:pPr>
        <w:pStyle w:val="Heading1"/>
        <w:spacing w:line="480" w:lineRule="auto"/>
        <w:rPr>
          <w:ins w:id="0" w:author="Bennett, James E" w:date="2019-09-09T11:46:00Z"/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p w14:paraId="2357C2E9" w14:textId="3CDA5D87" w:rsidR="00D72B54" w:rsidRDefault="00D72B54" w:rsidP="00D72B54">
      <w:pPr>
        <w:rPr>
          <w:ins w:id="1" w:author="Bennett, James E" w:date="2019-09-09T11:46:00Z"/>
          <w:lang w:val="en-GB"/>
        </w:rPr>
      </w:pPr>
    </w:p>
    <w:p w14:paraId="2042D890" w14:textId="66F7919F" w:rsidR="00D72B54" w:rsidRDefault="00D72B54" w:rsidP="00D72B54">
      <w:pPr>
        <w:rPr>
          <w:ins w:id="2" w:author="Bennett, James E" w:date="2019-09-09T11:46:00Z"/>
          <w:lang w:val="en-GB"/>
        </w:rPr>
      </w:pPr>
    </w:p>
    <w:p w14:paraId="429A6671" w14:textId="448E6CE7" w:rsidR="00D72B54" w:rsidRDefault="00D72B54" w:rsidP="00D72B54">
      <w:pPr>
        <w:rPr>
          <w:ins w:id="3" w:author="Bennett, James E" w:date="2019-09-09T11:46:00Z"/>
          <w:lang w:val="en-GB"/>
        </w:rPr>
      </w:pP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C807F7" w:rsidRPr="00795C72" w14:paraId="1F544D68" w14:textId="77777777" w:rsidTr="00767A09">
        <w:trPr>
          <w:trHeight w:val="320"/>
          <w:ins w:id="4" w:author="Bennett, James E" w:date="2019-09-10T15:32:00Z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3F655F0" w14:textId="77777777" w:rsidR="00C807F7" w:rsidRPr="00795C72" w:rsidRDefault="00C807F7" w:rsidP="00767A09">
            <w:pPr>
              <w:jc w:val="center"/>
              <w:rPr>
                <w:ins w:id="5" w:author="Bennett, James E" w:date="2019-09-10T15:32:00Z"/>
                <w:b/>
                <w:bCs/>
                <w:color w:val="000000"/>
                <w:lang w:val="en-GB"/>
              </w:rPr>
            </w:pPr>
            <w:ins w:id="6" w:author="Bennett, James E" w:date="2019-09-10T15:32:00Z">
              <w:r w:rsidRPr="00795C72">
                <w:rPr>
                  <w:b/>
                  <w:bCs/>
                  <w:color w:val="000000"/>
                  <w:lang w:val="en-GB"/>
                </w:rPr>
                <w:t>Injury type</w:t>
              </w:r>
            </w:ins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0C4B9C13" w14:textId="77777777" w:rsidR="00C807F7" w:rsidRPr="00795C72" w:rsidRDefault="00C807F7" w:rsidP="00767A09">
            <w:pPr>
              <w:jc w:val="center"/>
              <w:rPr>
                <w:ins w:id="7" w:author="Bennett, James E" w:date="2019-09-10T15:32:00Z"/>
                <w:b/>
                <w:bCs/>
                <w:color w:val="000000"/>
                <w:lang w:val="en-GB"/>
              </w:rPr>
            </w:pPr>
            <w:ins w:id="8" w:author="Bennett, James E" w:date="2019-09-10T15:32:00Z">
              <w:r w:rsidRPr="00795C72">
                <w:rPr>
                  <w:b/>
                  <w:bCs/>
                  <w:color w:val="000000"/>
                  <w:lang w:val="en-GB"/>
                </w:rPr>
                <w:t>ICD-9</w:t>
              </w:r>
            </w:ins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4BAF4E1B" w14:textId="77777777" w:rsidR="00C807F7" w:rsidRPr="00795C72" w:rsidRDefault="00C807F7" w:rsidP="00767A09">
            <w:pPr>
              <w:jc w:val="center"/>
              <w:rPr>
                <w:ins w:id="9" w:author="Bennett, James E" w:date="2019-09-10T15:32:00Z"/>
                <w:b/>
                <w:bCs/>
                <w:color w:val="000000"/>
                <w:lang w:val="en-GB"/>
              </w:rPr>
            </w:pPr>
            <w:ins w:id="10" w:author="Bennett, James E" w:date="2019-09-10T15:32:00Z">
              <w:r w:rsidRPr="00795C72">
                <w:rPr>
                  <w:b/>
                  <w:bCs/>
                  <w:color w:val="000000"/>
                  <w:lang w:val="en-GB"/>
                </w:rPr>
                <w:t>ICD-10</w:t>
              </w:r>
            </w:ins>
          </w:p>
        </w:tc>
      </w:tr>
      <w:tr w:rsidR="00C807F7" w:rsidRPr="00795C72" w14:paraId="12C03C23" w14:textId="77777777" w:rsidTr="00767A09">
        <w:trPr>
          <w:trHeight w:val="851"/>
          <w:ins w:id="11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2A6255" w14:textId="77777777" w:rsidR="00C807F7" w:rsidRPr="00795C72" w:rsidRDefault="00C807F7" w:rsidP="00767A09">
            <w:pPr>
              <w:rPr>
                <w:ins w:id="12" w:author="Bennett, James E" w:date="2019-09-10T15:32:00Z"/>
                <w:color w:val="000000"/>
                <w:lang w:val="en-GB"/>
              </w:rPr>
            </w:pPr>
            <w:ins w:id="13" w:author="Bennett, James E" w:date="2019-09-10T15:32:00Z">
              <w:r w:rsidRPr="00795C72">
                <w:rPr>
                  <w:color w:val="000000"/>
                  <w:lang w:val="en-GB"/>
                </w:rPr>
                <w:t>All injuries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50AF84B" w14:textId="77777777" w:rsidR="00C807F7" w:rsidRPr="00795C72" w:rsidRDefault="00C807F7" w:rsidP="00767A09">
            <w:pPr>
              <w:jc w:val="center"/>
              <w:rPr>
                <w:ins w:id="14" w:author="Bennett, James E" w:date="2019-09-10T15:32:00Z"/>
                <w:color w:val="000000"/>
                <w:lang w:val="en-GB"/>
              </w:rPr>
            </w:pPr>
            <w:ins w:id="15" w:author="Bennett, James E" w:date="2019-09-10T15:32:00Z">
              <w:r w:rsidRPr="00795C72">
                <w:rPr>
                  <w:color w:val="000000"/>
                  <w:lang w:val="en-GB"/>
                </w:rPr>
                <w:t>E800-E999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0E455E6" w14:textId="77777777" w:rsidR="00C807F7" w:rsidRPr="00795C72" w:rsidRDefault="00C807F7" w:rsidP="00767A09">
            <w:pPr>
              <w:jc w:val="center"/>
              <w:rPr>
                <w:ins w:id="16" w:author="Bennett, James E" w:date="2019-09-10T15:32:00Z"/>
                <w:color w:val="000000"/>
                <w:lang w:val="en-GB"/>
              </w:rPr>
            </w:pPr>
            <w:ins w:id="17" w:author="Bennett, James E" w:date="2019-09-10T15:32:00Z">
              <w:r w:rsidRPr="00795C72">
                <w:rPr>
                  <w:color w:val="000000"/>
                  <w:lang w:val="en-GB"/>
                </w:rPr>
                <w:t>V0</w:t>
              </w:r>
              <w:r>
                <w:rPr>
                  <w:color w:val="000000"/>
                  <w:lang w:val="en-GB"/>
                </w:rPr>
                <w:t>1</w:t>
              </w:r>
              <w:r w:rsidRPr="00795C72">
                <w:rPr>
                  <w:color w:val="000000"/>
                  <w:lang w:val="en-GB"/>
                </w:rPr>
                <w:t>-Y89</w:t>
              </w:r>
            </w:ins>
          </w:p>
        </w:tc>
      </w:tr>
      <w:tr w:rsidR="00C807F7" w:rsidRPr="00795C72" w14:paraId="76272C3C" w14:textId="77777777" w:rsidTr="00767A09">
        <w:trPr>
          <w:trHeight w:val="851"/>
          <w:ins w:id="18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3CFCD8C" w14:textId="77777777" w:rsidR="00C807F7" w:rsidRPr="00795C72" w:rsidRDefault="00C807F7" w:rsidP="00767A09">
            <w:pPr>
              <w:jc w:val="center"/>
              <w:rPr>
                <w:ins w:id="19" w:author="Bennett, James E" w:date="2019-09-10T15:32:00Z"/>
                <w:color w:val="000000"/>
                <w:lang w:val="en-GB"/>
              </w:rPr>
            </w:pPr>
            <w:ins w:id="20" w:author="Bennett, James E" w:date="2019-09-10T15:32:00Z">
              <w:r w:rsidRPr="00795C72">
                <w:rPr>
                  <w:color w:val="000000"/>
                  <w:lang w:val="en-GB"/>
                </w:rPr>
                <w:t>Unintentional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60D74F7" w14:textId="77777777" w:rsidR="00C807F7" w:rsidRPr="00795C72" w:rsidRDefault="00C807F7" w:rsidP="00767A09">
            <w:pPr>
              <w:jc w:val="center"/>
              <w:rPr>
                <w:ins w:id="21" w:author="Bennett, James E" w:date="2019-09-10T15:32:00Z"/>
                <w:color w:val="000000"/>
                <w:lang w:val="en-GB"/>
              </w:rPr>
            </w:pPr>
            <w:ins w:id="22" w:author="Bennett, James E" w:date="2019-09-10T15:32:00Z">
              <w:r w:rsidRPr="00795C72">
                <w:rPr>
                  <w:color w:val="000000"/>
                  <w:lang w:val="en-GB"/>
                </w:rPr>
                <w:t>E800-E949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D4CDA02" w14:textId="77777777" w:rsidR="00C807F7" w:rsidRPr="00795C72" w:rsidRDefault="00C807F7" w:rsidP="00767A09">
            <w:pPr>
              <w:jc w:val="center"/>
              <w:rPr>
                <w:ins w:id="23" w:author="Bennett, James E" w:date="2019-09-10T15:32:00Z"/>
                <w:color w:val="000000"/>
                <w:lang w:val="en-GB"/>
              </w:rPr>
            </w:pPr>
            <w:ins w:id="24" w:author="Bennett, James E" w:date="2019-09-10T15:32:00Z">
              <w:r w:rsidRPr="00795C72">
                <w:rPr>
                  <w:color w:val="000000"/>
                  <w:lang w:val="en-GB"/>
                </w:rPr>
                <w:t>V0</w:t>
              </w:r>
              <w:r>
                <w:rPr>
                  <w:color w:val="000000"/>
                  <w:lang w:val="en-GB"/>
                </w:rPr>
                <w:t>1</w:t>
              </w:r>
              <w:r w:rsidRPr="00795C72">
                <w:rPr>
                  <w:color w:val="000000"/>
                  <w:lang w:val="en-GB"/>
                </w:rPr>
                <w:t>-V99, W0</w:t>
              </w:r>
              <w:r>
                <w:rPr>
                  <w:color w:val="000000"/>
                  <w:lang w:val="en-GB"/>
                </w:rPr>
                <w:t>0</w:t>
              </w:r>
              <w:r w:rsidRPr="00795C72">
                <w:rPr>
                  <w:color w:val="000000"/>
                  <w:lang w:val="en-GB"/>
                </w:rPr>
                <w:t xml:space="preserve">-99, </w:t>
              </w:r>
              <w:commentRangeStart w:id="25"/>
              <w:r w:rsidRPr="00795C72">
                <w:rPr>
                  <w:color w:val="000000"/>
                  <w:lang w:val="en-GB"/>
                </w:rPr>
                <w:t>X0</w:t>
              </w:r>
              <w:r>
                <w:rPr>
                  <w:color w:val="000000"/>
                  <w:lang w:val="en-GB"/>
                </w:rPr>
                <w:t>0</w:t>
              </w:r>
              <w:r w:rsidRPr="00795C72">
                <w:rPr>
                  <w:color w:val="000000"/>
                  <w:lang w:val="en-GB"/>
                </w:rPr>
                <w:t>-X59</w:t>
              </w:r>
              <w:commentRangeEnd w:id="25"/>
              <w:r>
                <w:rPr>
                  <w:rStyle w:val="CommentReference"/>
                </w:rPr>
                <w:commentReference w:id="25"/>
              </w:r>
              <w:r w:rsidRPr="00795C72">
                <w:rPr>
                  <w:color w:val="000000"/>
                  <w:lang w:val="en-GB"/>
                </w:rPr>
                <w:t xml:space="preserve">, </w:t>
              </w:r>
            </w:ins>
          </w:p>
          <w:p w14:paraId="185453FF" w14:textId="77777777" w:rsidR="00C807F7" w:rsidRPr="00795C72" w:rsidRDefault="00C807F7" w:rsidP="00767A09">
            <w:pPr>
              <w:jc w:val="center"/>
              <w:rPr>
                <w:ins w:id="26" w:author="Bennett, James E" w:date="2019-09-10T15:32:00Z"/>
                <w:color w:val="000000"/>
                <w:lang w:val="en-GB"/>
              </w:rPr>
            </w:pPr>
            <w:commentRangeStart w:id="27"/>
            <w:commentRangeEnd w:id="27"/>
            <w:ins w:id="28" w:author="Bennett, James E" w:date="2019-09-10T15:32:00Z">
              <w:r>
                <w:rPr>
                  <w:rStyle w:val="CommentReference"/>
                </w:rPr>
                <w:commentReference w:id="27"/>
              </w:r>
              <w:r w:rsidRPr="00795C72">
                <w:rPr>
                  <w:color w:val="000000"/>
                  <w:lang w:val="en-GB"/>
                </w:rPr>
                <w:t xml:space="preserve">, </w:t>
              </w:r>
              <w:commentRangeStart w:id="29"/>
              <w:r w:rsidRPr="00795C72">
                <w:rPr>
                  <w:color w:val="000000"/>
                  <w:lang w:val="en-GB"/>
                </w:rPr>
                <w:t>Y40-Y89</w:t>
              </w:r>
              <w:commentRangeEnd w:id="29"/>
              <w:r>
                <w:rPr>
                  <w:rStyle w:val="CommentReference"/>
                </w:rPr>
                <w:commentReference w:id="29"/>
              </w:r>
            </w:ins>
          </w:p>
        </w:tc>
      </w:tr>
      <w:tr w:rsidR="00C807F7" w:rsidRPr="00795C72" w14:paraId="17AC7DF4" w14:textId="77777777" w:rsidTr="00767A09">
        <w:trPr>
          <w:trHeight w:val="851"/>
          <w:ins w:id="30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57D8E864" w14:textId="77777777" w:rsidR="00C807F7" w:rsidRPr="00795C72" w:rsidRDefault="00C807F7" w:rsidP="00767A09">
            <w:pPr>
              <w:jc w:val="right"/>
              <w:rPr>
                <w:ins w:id="31" w:author="Bennett, James E" w:date="2019-09-10T15:32:00Z"/>
                <w:color w:val="000000"/>
                <w:lang w:val="en-GB"/>
              </w:rPr>
            </w:pPr>
            <w:ins w:id="32" w:author="Bennett, James E" w:date="2019-09-10T15:32:00Z">
              <w:r w:rsidRPr="00795C72">
                <w:rPr>
                  <w:color w:val="000000"/>
                  <w:lang w:val="en-GB"/>
                </w:rPr>
                <w:t>Transport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7582210" w14:textId="77777777" w:rsidR="00C807F7" w:rsidRPr="00795C72" w:rsidRDefault="00C807F7" w:rsidP="00767A09">
            <w:pPr>
              <w:jc w:val="center"/>
              <w:rPr>
                <w:ins w:id="33" w:author="Bennett, James E" w:date="2019-09-10T15:32:00Z"/>
                <w:color w:val="000000"/>
                <w:lang w:val="en-GB"/>
              </w:rPr>
            </w:pPr>
            <w:ins w:id="34" w:author="Bennett, James E" w:date="2019-09-10T15:32:00Z">
              <w:r w:rsidRPr="00795C72">
                <w:rPr>
                  <w:color w:val="000000"/>
                  <w:lang w:val="en-GB"/>
                </w:rPr>
                <w:t>E800-E807, E810-E838, E840-E849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B1FA291" w14:textId="77777777" w:rsidR="00C807F7" w:rsidRPr="00795C72" w:rsidRDefault="00C807F7" w:rsidP="00767A09">
            <w:pPr>
              <w:jc w:val="center"/>
              <w:rPr>
                <w:ins w:id="35" w:author="Bennett, James E" w:date="2019-09-10T15:32:00Z"/>
                <w:color w:val="000000"/>
                <w:lang w:val="en-GB"/>
              </w:rPr>
            </w:pPr>
            <w:ins w:id="36" w:author="Bennett, James E" w:date="2019-09-10T15:32:00Z">
              <w:r w:rsidRPr="00795C72">
                <w:rPr>
                  <w:color w:val="000000"/>
                  <w:lang w:val="en-GB"/>
                </w:rPr>
                <w:t>V0</w:t>
              </w:r>
              <w:r>
                <w:rPr>
                  <w:color w:val="000000"/>
                  <w:lang w:val="en-GB"/>
                </w:rPr>
                <w:t>1</w:t>
              </w:r>
              <w:r w:rsidRPr="00795C72">
                <w:rPr>
                  <w:color w:val="000000"/>
                  <w:lang w:val="en-GB"/>
                </w:rPr>
                <w:t>-V99</w:t>
              </w:r>
            </w:ins>
          </w:p>
        </w:tc>
      </w:tr>
      <w:tr w:rsidR="00C807F7" w:rsidRPr="00795C72" w14:paraId="1C7EF2A1" w14:textId="77777777" w:rsidTr="00767A09">
        <w:trPr>
          <w:trHeight w:val="851"/>
          <w:ins w:id="37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4F68B4FC" w14:textId="77777777" w:rsidR="00C807F7" w:rsidRPr="00795C72" w:rsidRDefault="00C807F7" w:rsidP="00767A09">
            <w:pPr>
              <w:jc w:val="right"/>
              <w:rPr>
                <w:ins w:id="38" w:author="Bennett, James E" w:date="2019-09-10T15:32:00Z"/>
                <w:color w:val="000000"/>
                <w:lang w:val="en-GB"/>
              </w:rPr>
            </w:pPr>
            <w:ins w:id="39" w:author="Bennett, James E" w:date="2019-09-10T15:32:00Z">
              <w:r w:rsidRPr="00795C72">
                <w:rPr>
                  <w:color w:val="000000"/>
                  <w:lang w:val="en-GB"/>
                </w:rPr>
                <w:t>Falls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EF3FBFD" w14:textId="77777777" w:rsidR="00C807F7" w:rsidRPr="00795C72" w:rsidRDefault="00C807F7" w:rsidP="00767A09">
            <w:pPr>
              <w:jc w:val="center"/>
              <w:rPr>
                <w:ins w:id="40" w:author="Bennett, James E" w:date="2019-09-10T15:32:00Z"/>
                <w:color w:val="000000"/>
                <w:lang w:val="en-GB"/>
              </w:rPr>
            </w:pPr>
            <w:ins w:id="41" w:author="Bennett, James E" w:date="2019-09-10T15:32:00Z">
              <w:r w:rsidRPr="00795C72">
                <w:rPr>
                  <w:color w:val="000000"/>
                  <w:lang w:val="en-GB"/>
                </w:rPr>
                <w:t>E880-E888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170DF2" w14:textId="77777777" w:rsidR="00C807F7" w:rsidRPr="00795C72" w:rsidRDefault="00C807F7" w:rsidP="00767A09">
            <w:pPr>
              <w:jc w:val="center"/>
              <w:rPr>
                <w:ins w:id="42" w:author="Bennett, James E" w:date="2019-09-10T15:32:00Z"/>
                <w:color w:val="000000"/>
                <w:lang w:val="en-GB"/>
              </w:rPr>
            </w:pPr>
            <w:ins w:id="43" w:author="Bennett, James E" w:date="2019-09-10T15:32:00Z">
              <w:r w:rsidRPr="00795C72">
                <w:rPr>
                  <w:color w:val="000000"/>
                  <w:lang w:val="en-GB"/>
                </w:rPr>
                <w:t>W0</w:t>
              </w:r>
              <w:r>
                <w:rPr>
                  <w:color w:val="000000"/>
                  <w:lang w:val="en-GB"/>
                </w:rPr>
                <w:t>0</w:t>
              </w:r>
              <w:r w:rsidRPr="00795C72">
                <w:rPr>
                  <w:color w:val="000000"/>
                  <w:lang w:val="en-GB"/>
                </w:rPr>
                <w:t>-W19</w:t>
              </w:r>
            </w:ins>
          </w:p>
        </w:tc>
      </w:tr>
      <w:tr w:rsidR="00C807F7" w:rsidRPr="00795C72" w14:paraId="61EE8EBB" w14:textId="77777777" w:rsidTr="00767A09">
        <w:trPr>
          <w:trHeight w:val="851"/>
          <w:ins w:id="44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4D2ECBC0" w14:textId="77777777" w:rsidR="00C807F7" w:rsidRPr="00795C72" w:rsidRDefault="00C807F7" w:rsidP="00767A09">
            <w:pPr>
              <w:jc w:val="right"/>
              <w:rPr>
                <w:ins w:id="45" w:author="Bennett, James E" w:date="2019-09-10T15:32:00Z"/>
                <w:color w:val="000000"/>
                <w:lang w:val="en-GB"/>
              </w:rPr>
            </w:pPr>
            <w:ins w:id="46" w:author="Bennett, James E" w:date="2019-09-10T15:32:00Z">
              <w:r w:rsidRPr="00795C72">
                <w:rPr>
                  <w:color w:val="000000"/>
                  <w:lang w:val="en-GB"/>
                </w:rPr>
                <w:t>Drowning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74B669C" w14:textId="77777777" w:rsidR="00C807F7" w:rsidRPr="00795C72" w:rsidRDefault="00C807F7" w:rsidP="00767A09">
            <w:pPr>
              <w:jc w:val="center"/>
              <w:rPr>
                <w:ins w:id="47" w:author="Bennett, James E" w:date="2019-09-10T15:32:00Z"/>
                <w:color w:val="000000"/>
                <w:lang w:val="en-GB"/>
              </w:rPr>
            </w:pPr>
            <w:ins w:id="48" w:author="Bennett, James E" w:date="2019-09-10T15:32:00Z">
              <w:r w:rsidRPr="00795C72">
                <w:rPr>
                  <w:color w:val="000000"/>
                  <w:lang w:val="en-GB"/>
                </w:rPr>
                <w:t>E910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42AC2AB1" w14:textId="77777777" w:rsidR="00C807F7" w:rsidRPr="00795C72" w:rsidRDefault="00C807F7" w:rsidP="00767A09">
            <w:pPr>
              <w:jc w:val="center"/>
              <w:rPr>
                <w:ins w:id="49" w:author="Bennett, James E" w:date="2019-09-10T15:32:00Z"/>
                <w:color w:val="000000"/>
                <w:lang w:val="en-GB"/>
              </w:rPr>
            </w:pPr>
            <w:ins w:id="50" w:author="Bennett, James E" w:date="2019-09-10T15:32:00Z">
              <w:r w:rsidRPr="00795C72">
                <w:rPr>
                  <w:color w:val="000000"/>
                  <w:lang w:val="en-GB"/>
                </w:rPr>
                <w:t>W65-W74</w:t>
              </w:r>
            </w:ins>
          </w:p>
        </w:tc>
      </w:tr>
      <w:tr w:rsidR="00C807F7" w:rsidRPr="00795C72" w14:paraId="19294585" w14:textId="77777777" w:rsidTr="00767A09">
        <w:trPr>
          <w:trHeight w:val="851"/>
          <w:ins w:id="51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7E69240" w14:textId="77777777" w:rsidR="00C807F7" w:rsidRPr="00795C72" w:rsidRDefault="00C807F7" w:rsidP="00767A09">
            <w:pPr>
              <w:jc w:val="center"/>
              <w:rPr>
                <w:ins w:id="52" w:author="Bennett, James E" w:date="2019-09-10T15:32:00Z"/>
                <w:color w:val="000000"/>
                <w:lang w:val="en-GB"/>
              </w:rPr>
            </w:pPr>
            <w:ins w:id="53" w:author="Bennett, James E" w:date="2019-09-10T15:32:00Z">
              <w:r w:rsidRPr="00795C72">
                <w:rPr>
                  <w:color w:val="000000"/>
                  <w:lang w:val="en-GB"/>
                </w:rPr>
                <w:t>Intentional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3854D76" w14:textId="77777777" w:rsidR="00C807F7" w:rsidRPr="00795C72" w:rsidRDefault="00C807F7" w:rsidP="00767A09">
            <w:pPr>
              <w:jc w:val="center"/>
              <w:rPr>
                <w:ins w:id="54" w:author="Bennett, James E" w:date="2019-09-10T15:32:00Z"/>
                <w:color w:val="000000"/>
                <w:lang w:val="en-GB"/>
              </w:rPr>
            </w:pPr>
            <w:ins w:id="55" w:author="Bennett, James E" w:date="2019-09-10T15:32:00Z">
              <w:r w:rsidRPr="00795C72">
                <w:rPr>
                  <w:color w:val="000000"/>
                  <w:lang w:val="en-GB"/>
                </w:rPr>
                <w:t>E950-E979.9, E990-E999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2BF961CA" w14:textId="77777777" w:rsidR="00C807F7" w:rsidRPr="00795C72" w:rsidRDefault="00C807F7" w:rsidP="00767A09">
            <w:pPr>
              <w:jc w:val="center"/>
              <w:rPr>
                <w:ins w:id="56" w:author="Bennett, James E" w:date="2019-09-10T15:32:00Z"/>
                <w:color w:val="000000"/>
                <w:lang w:val="en-GB"/>
              </w:rPr>
            </w:pPr>
            <w:ins w:id="57" w:author="Bennett, James E" w:date="2019-09-10T15:32:00Z">
              <w:r w:rsidRPr="00795C72">
                <w:rPr>
                  <w:color w:val="000000"/>
                  <w:lang w:val="en-GB"/>
                </w:rPr>
                <w:t>X60-X99, Y0</w:t>
              </w:r>
              <w:r>
                <w:rPr>
                  <w:color w:val="000000"/>
                  <w:lang w:val="en-GB"/>
                </w:rPr>
                <w:t>0</w:t>
              </w:r>
              <w:r w:rsidRPr="00795C72">
                <w:rPr>
                  <w:color w:val="000000"/>
                  <w:lang w:val="en-GB"/>
                </w:rPr>
                <w:t>-Y</w:t>
              </w:r>
              <w:r>
                <w:rPr>
                  <w:color w:val="000000"/>
                  <w:lang w:val="en-GB"/>
                </w:rPr>
                <w:t>0</w:t>
              </w:r>
              <w:r w:rsidRPr="00795C72">
                <w:rPr>
                  <w:color w:val="000000"/>
                  <w:lang w:val="en-GB"/>
                </w:rPr>
                <w:t>9</w:t>
              </w:r>
              <w:commentRangeStart w:id="58"/>
              <w:commentRangeEnd w:id="58"/>
              <w:r>
                <w:rPr>
                  <w:rStyle w:val="CommentReference"/>
                </w:rPr>
                <w:commentReference w:id="58"/>
              </w:r>
            </w:ins>
          </w:p>
        </w:tc>
      </w:tr>
      <w:tr w:rsidR="00C807F7" w:rsidRPr="00795C72" w14:paraId="72749F6D" w14:textId="77777777" w:rsidTr="00767A09">
        <w:trPr>
          <w:trHeight w:val="851"/>
          <w:ins w:id="59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5F5CCF90" w14:textId="77777777" w:rsidR="00C807F7" w:rsidRPr="00795C72" w:rsidRDefault="00C807F7" w:rsidP="00767A09">
            <w:pPr>
              <w:jc w:val="right"/>
              <w:rPr>
                <w:ins w:id="60" w:author="Bennett, James E" w:date="2019-09-10T15:32:00Z"/>
                <w:color w:val="000000"/>
                <w:lang w:val="en-GB"/>
              </w:rPr>
            </w:pPr>
            <w:ins w:id="61" w:author="Bennett, James E" w:date="2019-09-10T15:32:00Z">
              <w:r w:rsidRPr="00795C72">
                <w:rPr>
                  <w:color w:val="000000"/>
                  <w:lang w:val="en-GB"/>
                </w:rPr>
                <w:t>Suicide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693B5C3" w14:textId="77777777" w:rsidR="00C807F7" w:rsidRPr="00795C72" w:rsidRDefault="00C807F7" w:rsidP="00767A09">
            <w:pPr>
              <w:jc w:val="center"/>
              <w:rPr>
                <w:ins w:id="62" w:author="Bennett, James E" w:date="2019-09-10T15:32:00Z"/>
                <w:color w:val="000000"/>
                <w:lang w:val="en-GB"/>
              </w:rPr>
            </w:pPr>
            <w:ins w:id="63" w:author="Bennett, James E" w:date="2019-09-10T15:32:00Z">
              <w:r w:rsidRPr="00795C72">
                <w:rPr>
                  <w:color w:val="000000"/>
                  <w:lang w:val="en-GB"/>
                </w:rPr>
                <w:t>E950-E959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B0A346" w14:textId="77777777" w:rsidR="00C807F7" w:rsidRPr="00795C72" w:rsidRDefault="00C807F7" w:rsidP="00767A09">
            <w:pPr>
              <w:jc w:val="center"/>
              <w:rPr>
                <w:ins w:id="64" w:author="Bennett, James E" w:date="2019-09-10T15:32:00Z"/>
                <w:color w:val="000000"/>
                <w:lang w:val="en-GB"/>
              </w:rPr>
            </w:pPr>
            <w:ins w:id="65" w:author="Bennett, James E" w:date="2019-09-10T15:32:00Z">
              <w:r w:rsidRPr="00795C72">
                <w:rPr>
                  <w:color w:val="000000"/>
                  <w:lang w:val="en-GB"/>
                </w:rPr>
                <w:t>X60-X84</w:t>
              </w:r>
            </w:ins>
          </w:p>
        </w:tc>
      </w:tr>
      <w:tr w:rsidR="00C807F7" w:rsidRPr="00795C72" w14:paraId="162307EE" w14:textId="77777777" w:rsidTr="00767A09">
        <w:trPr>
          <w:trHeight w:val="851"/>
          <w:ins w:id="66" w:author="Bennett, James E" w:date="2019-09-10T15:32:00Z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F15011E" w14:textId="77777777" w:rsidR="00C807F7" w:rsidRPr="00795C72" w:rsidRDefault="00C807F7" w:rsidP="00767A09">
            <w:pPr>
              <w:jc w:val="right"/>
              <w:rPr>
                <w:ins w:id="67" w:author="Bennett, James E" w:date="2019-09-10T15:32:00Z"/>
                <w:color w:val="000000"/>
                <w:lang w:val="en-GB"/>
              </w:rPr>
            </w:pPr>
          </w:p>
          <w:p w14:paraId="63D8EB16" w14:textId="77777777" w:rsidR="00C807F7" w:rsidRPr="00795C72" w:rsidRDefault="00C807F7" w:rsidP="00767A09">
            <w:pPr>
              <w:jc w:val="right"/>
              <w:rPr>
                <w:ins w:id="68" w:author="Bennett, James E" w:date="2019-09-10T15:32:00Z"/>
                <w:color w:val="000000"/>
                <w:lang w:val="en-GB"/>
              </w:rPr>
            </w:pPr>
          </w:p>
          <w:p w14:paraId="13BF8954" w14:textId="77777777" w:rsidR="00C807F7" w:rsidRPr="00795C72" w:rsidRDefault="00C807F7" w:rsidP="00767A09">
            <w:pPr>
              <w:jc w:val="right"/>
              <w:rPr>
                <w:ins w:id="69" w:author="Bennett, James E" w:date="2019-09-10T15:32:00Z"/>
                <w:color w:val="000000"/>
                <w:lang w:val="en-GB"/>
              </w:rPr>
            </w:pPr>
            <w:ins w:id="70" w:author="Bennett, James E" w:date="2019-09-10T15:32:00Z">
              <w:r w:rsidRPr="00795C72">
                <w:rPr>
                  <w:color w:val="000000"/>
                  <w:lang w:val="en-GB"/>
                </w:rPr>
                <w:t>Assault</w:t>
              </w:r>
            </w:ins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604294B" w14:textId="77777777" w:rsidR="00C807F7" w:rsidRPr="00795C72" w:rsidRDefault="00C807F7" w:rsidP="00767A09">
            <w:pPr>
              <w:jc w:val="center"/>
              <w:rPr>
                <w:ins w:id="71" w:author="Bennett, James E" w:date="2019-09-10T15:32:00Z"/>
                <w:color w:val="000000"/>
                <w:lang w:val="en-GB"/>
              </w:rPr>
            </w:pPr>
            <w:ins w:id="72" w:author="Bennett, James E" w:date="2019-09-10T15:32:00Z">
              <w:r w:rsidRPr="00795C72">
                <w:rPr>
                  <w:color w:val="000000"/>
                  <w:lang w:val="en-GB"/>
                </w:rPr>
                <w:t>E960-E979, E990-E999</w:t>
              </w:r>
            </w:ins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8B0EA8D" w14:textId="77777777" w:rsidR="00C807F7" w:rsidRPr="00795C72" w:rsidRDefault="00C807F7" w:rsidP="00767A09">
            <w:pPr>
              <w:jc w:val="center"/>
              <w:rPr>
                <w:ins w:id="73" w:author="Bennett, James E" w:date="2019-09-10T15:32:00Z"/>
                <w:color w:val="000000"/>
                <w:lang w:val="en-GB"/>
              </w:rPr>
            </w:pPr>
            <w:ins w:id="74" w:author="Bennett, James E" w:date="2019-09-10T15:32:00Z">
              <w:r w:rsidRPr="00795C72">
                <w:rPr>
                  <w:color w:val="000000"/>
                  <w:lang w:val="en-GB"/>
                </w:rPr>
                <w:t xml:space="preserve">X85-X99, </w:t>
              </w:r>
              <w:commentRangeStart w:id="75"/>
              <w:r w:rsidRPr="00795C72">
                <w:rPr>
                  <w:color w:val="000000"/>
                  <w:lang w:val="en-GB"/>
                </w:rPr>
                <w:t>Y0</w:t>
              </w:r>
              <w:r>
                <w:rPr>
                  <w:color w:val="000000"/>
                  <w:lang w:val="en-GB"/>
                </w:rPr>
                <w:t>0</w:t>
              </w:r>
              <w:r w:rsidRPr="00795C72">
                <w:rPr>
                  <w:color w:val="000000"/>
                  <w:lang w:val="en-GB"/>
                </w:rPr>
                <w:t>-Y</w:t>
              </w:r>
              <w:r>
                <w:rPr>
                  <w:color w:val="000000"/>
                  <w:lang w:val="en-GB"/>
                </w:rPr>
                <w:t>0</w:t>
              </w:r>
              <w:r w:rsidRPr="00795C72">
                <w:rPr>
                  <w:color w:val="000000"/>
                  <w:lang w:val="en-GB"/>
                </w:rPr>
                <w:t>9</w:t>
              </w:r>
              <w:commentRangeEnd w:id="75"/>
              <w:r>
                <w:rPr>
                  <w:rStyle w:val="CommentReference"/>
                </w:rPr>
                <w:commentReference w:id="75"/>
              </w:r>
              <w:commentRangeStart w:id="76"/>
              <w:commentRangeEnd w:id="76"/>
              <w:r>
                <w:rPr>
                  <w:rStyle w:val="CommentReference"/>
                </w:rPr>
                <w:commentReference w:id="76"/>
              </w:r>
            </w:ins>
          </w:p>
        </w:tc>
      </w:tr>
    </w:tbl>
    <w:p w14:paraId="26F4A6B9" w14:textId="77777777" w:rsidR="00D72B54" w:rsidRPr="00D72B54" w:rsidRDefault="00D72B54" w:rsidP="00353FE7">
      <w:pPr>
        <w:rPr>
          <w:ins w:id="77" w:author="Bennett, James E" w:date="2019-09-09T11:37:00Z"/>
          <w:lang w:val="en-GB"/>
        </w:rPr>
      </w:pPr>
    </w:p>
    <w:p w14:paraId="393BBD96" w14:textId="77777777" w:rsidR="00FE6628" w:rsidRPr="00B9340D" w:rsidRDefault="00FE6628" w:rsidP="00353FE7">
      <w:pPr>
        <w:rPr>
          <w:lang w:val="en-GB"/>
        </w:rPr>
      </w:pPr>
    </w:p>
    <w:tbl>
      <w:tblPr>
        <w:tblpPr w:leftFromText="180" w:rightFromText="180" w:horzAnchor="margin" w:tblpXSpec="center" w:tblpY="1057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  <w:tblGridChange w:id="78">
          <w:tblGrid>
            <w:gridCol w:w="2547"/>
            <w:gridCol w:w="2410"/>
            <w:gridCol w:w="2905"/>
            <w:gridCol w:w="2906"/>
          </w:tblGrid>
        </w:tblGridChange>
      </w:tblGrid>
      <w:tr w:rsidR="00B53559" w:rsidRPr="00795C72" w14:paraId="5B489691" w14:textId="77777777" w:rsidTr="001360D8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B8255D" w14:textId="69B95E54" w:rsidR="00B53559" w:rsidRPr="00795C72" w:rsidRDefault="00B53559" w:rsidP="00646DF9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lastRenderedPageBreak/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EB8E0F" w14:textId="4BFBCB6E" w:rsidR="00B53559" w:rsidRPr="00795C72" w:rsidRDefault="00B53559" w:rsidP="00646DF9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FB5C4B7" w14:textId="77777777" w:rsidR="00B53559" w:rsidRPr="00795C72" w:rsidRDefault="00B53559" w:rsidP="00646DF9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8D62E1" w:rsidRPr="00795C72" w14:paraId="06B2E284" w14:textId="77777777" w:rsidTr="005149D7">
        <w:tblPrEx>
          <w:tblW w:w="1076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PrExChange w:id="79" w:author="Bennett, James E" w:date="2019-09-11T10:46:00Z">
            <w:tblPrEx>
              <w:tblW w:w="107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</w:tblPrEx>
          </w:tblPrExChange>
        </w:tblPrEx>
        <w:trPr>
          <w:trHeight w:val="851"/>
          <w:trPrChange w:id="80" w:author="Bennett, James E" w:date="2019-09-11T10:46:00Z">
            <w:trPr>
              <w:trHeight w:val="851"/>
            </w:trPr>
          </w:trPrChange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  <w:tcPrChange w:id="81" w:author="Bennett, James E" w:date="2019-09-11T10:46:00Z">
              <w:tcPr>
                <w:tcW w:w="2547" w:type="dxa"/>
                <w:vMerge w:val="restart"/>
                <w:tcBorders>
                  <w:top w:val="single" w:sz="6" w:space="0" w:color="auto"/>
                  <w:left w:val="single" w:sz="12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C75FCA" w14:textId="196F6229" w:rsidR="008D62E1" w:rsidRPr="00795C72" w:rsidRDefault="008D62E1" w:rsidP="00BF73B6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  <w:tcPrChange w:id="82" w:author="Bennett, James E" w:date="2019-09-11T10:46:00Z">
              <w:tcPr>
                <w:tcW w:w="2410" w:type="dxa"/>
                <w:tcBorders>
                  <w:top w:val="single" w:sz="6" w:space="0" w:color="auto"/>
                  <w:bottom w:val="single" w:sz="6" w:space="0" w:color="auto"/>
                </w:tcBorders>
                <w:vAlign w:val="center"/>
              </w:tcPr>
            </w:tcPrChange>
          </w:tcPr>
          <w:p w14:paraId="5CF5B19C" w14:textId="169347DC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noWrap/>
            <w:vAlign w:val="center"/>
            <w:hideMark/>
            <w:tcPrChange w:id="83" w:author="Bennett, James E" w:date="2019-09-11T10:46:00Z">
              <w:tcPr>
                <w:tcW w:w="2905" w:type="dxa"/>
                <w:tcBorders>
                  <w:top w:val="single" w:sz="6" w:space="0" w:color="auto"/>
                  <w:bottom w:val="single" w:sz="6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5B277D1" w14:textId="715B957D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E800-E807, E810-E838, E840-</w:t>
            </w:r>
            <w:commentRangeStart w:id="84"/>
            <w:r w:rsidRPr="00795C72">
              <w:rPr>
                <w:color w:val="000000"/>
                <w:lang w:val="en-GB"/>
              </w:rPr>
              <w:t>E84</w:t>
            </w:r>
            <w:r w:rsidRPr="00444823">
              <w:rPr>
                <w:shd w:val="clear" w:color="auto" w:fill="FFC000"/>
                <w:lang w:val="en-GB"/>
              </w:rPr>
              <w:t>8</w:t>
            </w:r>
            <w:commentRangeEnd w:id="84"/>
            <w:r>
              <w:rPr>
                <w:rStyle w:val="CommentReference"/>
              </w:rPr>
              <w:commentReference w:id="84"/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  <w:tcPrChange w:id="85" w:author="Bennett, James E" w:date="2019-09-11T10:46:00Z">
              <w:tcPr>
                <w:tcW w:w="2906" w:type="dxa"/>
                <w:tcBorders>
                  <w:top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AAB3F94" w14:textId="092FDB99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</w:t>
            </w:r>
            <w:r w:rsidRPr="00795C72">
              <w:rPr>
                <w:color w:val="000000"/>
                <w:lang w:val="en-GB"/>
              </w:rPr>
              <w:t>-V99</w:t>
            </w:r>
          </w:p>
        </w:tc>
      </w:tr>
      <w:tr w:rsidR="008D62E1" w:rsidRPr="00795C72" w14:paraId="71CF5863" w14:textId="77777777" w:rsidTr="00BF73B6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7A89BF3" w14:textId="0AE815E8" w:rsidR="008D62E1" w:rsidRPr="00795C72" w:rsidRDefault="008D62E1">
            <w:pPr>
              <w:rPr>
                <w:color w:val="000000"/>
                <w:lang w:val="en-GB"/>
              </w:rPr>
              <w:pPrChange w:id="86" w:author="Bennett, James E" w:date="2019-09-10T17:25:00Z">
                <w:pPr>
                  <w:framePr w:hSpace="180" w:wrap="around" w:hAnchor="margin" w:xAlign="center" w:y="1057"/>
                  <w:jc w:val="center"/>
                </w:pPr>
              </w:pPrChange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1E8266" w14:textId="049D134B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A738362" w14:textId="58AB851D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C8412BA" w14:textId="0C082798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8D62E1" w:rsidRPr="00795C72" w14:paraId="19C7DFD6" w14:textId="77777777" w:rsidTr="00BF73B6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A7EC0AE" w14:textId="46D3E378" w:rsidR="008D62E1" w:rsidRPr="00795C72" w:rsidRDefault="008D62E1">
            <w:pPr>
              <w:rPr>
                <w:color w:val="000000"/>
                <w:lang w:val="en-GB"/>
              </w:rPr>
              <w:pPrChange w:id="87" w:author="Bennett, James E" w:date="2019-09-10T17:25:00Z">
                <w:pPr>
                  <w:framePr w:hSpace="180" w:wrap="around" w:hAnchor="margin" w:xAlign="center" w:y="1057"/>
                  <w:jc w:val="center"/>
                </w:pPr>
              </w:pPrChange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D432AB" w14:textId="49CA51FA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BB2B0A6" w14:textId="3BEF1D82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12F9731" w14:textId="77777777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8D62E1" w:rsidRPr="00795C72" w14:paraId="2D11B635" w14:textId="77777777" w:rsidTr="00BF73B6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CE29146" w14:textId="7C5F2810" w:rsidR="008D62E1" w:rsidRPr="00795C72" w:rsidRDefault="008D62E1">
            <w:pPr>
              <w:rPr>
                <w:color w:val="000000"/>
                <w:lang w:val="en-GB"/>
              </w:rPr>
              <w:pPrChange w:id="88" w:author="Bennett, James E" w:date="2019-09-10T17:25:00Z">
                <w:pPr>
                  <w:framePr w:hSpace="180" w:wrap="around" w:hAnchor="margin" w:xAlign="center" w:y="1057"/>
                  <w:jc w:val="center"/>
                </w:pPr>
              </w:pPrChange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990D5BC" w14:textId="77777777" w:rsidR="008D62E1" w:rsidRDefault="008D62E1" w:rsidP="00646DF9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3CEE405A" w14:textId="74648B19" w:rsidR="008D62E1" w:rsidRPr="00795C72" w:rsidRDefault="008D62E1" w:rsidP="00646DF9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AEC2251" w14:textId="71AB9AB4" w:rsidR="008D62E1" w:rsidRPr="00795C72" w:rsidRDefault="00496193" w:rsidP="00646DF9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E800-</w:t>
            </w:r>
            <w:r w:rsidR="00AD4F33">
              <w:rPr>
                <w:color w:val="000000"/>
                <w:lang w:val="en-GB"/>
              </w:rPr>
              <w:t>E84</w:t>
            </w:r>
            <w:r w:rsidR="00380982">
              <w:rPr>
                <w:color w:val="000000"/>
                <w:lang w:val="en-GB"/>
              </w:rPr>
              <w:t>8</w:t>
            </w:r>
            <w:r w:rsidR="00AD4F33">
              <w:rPr>
                <w:color w:val="000000"/>
                <w:lang w:val="en-GB"/>
              </w:rPr>
              <w:t>,</w:t>
            </w:r>
            <w:r w:rsidR="00380982">
              <w:rPr>
                <w:color w:val="000000"/>
                <w:lang w:val="en-GB"/>
              </w:rPr>
              <w:t xml:space="preserve"> E850-</w:t>
            </w:r>
            <w:r>
              <w:rPr>
                <w:color w:val="000000"/>
                <w:lang w:val="en-GB"/>
              </w:rPr>
              <w:t xml:space="preserve">E949 (minus </w:t>
            </w:r>
            <w:r w:rsidR="004B7689" w:rsidRPr="00795C72">
              <w:rPr>
                <w:color w:val="000000"/>
                <w:lang w:val="en-GB"/>
              </w:rPr>
              <w:t>E800-E807, E810-E838, E840-</w:t>
            </w:r>
            <w:r w:rsidR="00413247">
              <w:rPr>
                <w:color w:val="000000"/>
                <w:lang w:val="en-GB"/>
              </w:rPr>
              <w:t>E848</w:t>
            </w:r>
            <w:r w:rsidR="004B7689">
              <w:rPr>
                <w:color w:val="000000"/>
                <w:lang w:val="en-GB"/>
              </w:rPr>
              <w:t>,</w:t>
            </w:r>
            <w:r w:rsidR="004B7689" w:rsidRPr="00795C72">
              <w:rPr>
                <w:color w:val="000000"/>
                <w:lang w:val="en-GB"/>
              </w:rPr>
              <w:t xml:space="preserve"> E880-E888</w:t>
            </w:r>
            <w:r w:rsidR="004B7689">
              <w:rPr>
                <w:color w:val="000000"/>
                <w:lang w:val="en-GB"/>
              </w:rPr>
              <w:t xml:space="preserve">, </w:t>
            </w:r>
            <w:r w:rsidR="004B7689" w:rsidRPr="00795C72">
              <w:rPr>
                <w:color w:val="000000"/>
                <w:lang w:val="en-GB"/>
              </w:rPr>
              <w:t>E910</w:t>
            </w:r>
            <w:r>
              <w:rPr>
                <w:color w:val="000000"/>
                <w:lang w:val="en-GB"/>
              </w:rPr>
              <w:t>)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FED48E0" w14:textId="09A2BF1D" w:rsidR="008D62E1" w:rsidRPr="00795C72" w:rsidRDefault="00496193" w:rsidP="00496193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 xml:space="preserve">V01-X59, </w:t>
            </w:r>
            <w:commentRangeStart w:id="89"/>
            <w:r w:rsidRPr="00496193">
              <w:rPr>
                <w:color w:val="000000"/>
                <w:lang w:val="en-GB"/>
              </w:rPr>
              <w:t>Y40</w:t>
            </w:r>
            <w:commentRangeStart w:id="90"/>
            <w:r w:rsidRPr="00496193">
              <w:rPr>
                <w:color w:val="000000"/>
                <w:lang w:val="en-GB"/>
              </w:rPr>
              <w:t>-Y89</w:t>
            </w:r>
            <w:commentRangeEnd w:id="90"/>
            <w:r w:rsidR="00046B41">
              <w:rPr>
                <w:rStyle w:val="CommentReference"/>
              </w:rPr>
              <w:commentReference w:id="90"/>
            </w:r>
            <w:r w:rsidR="000232D6">
              <w:rPr>
                <w:color w:val="000000"/>
                <w:lang w:val="en-GB"/>
              </w:rPr>
              <w:t xml:space="preserve"> </w:t>
            </w:r>
            <w:commentRangeEnd w:id="89"/>
            <w:r w:rsidR="00EF73B6">
              <w:rPr>
                <w:rStyle w:val="CommentReference"/>
              </w:rPr>
              <w:commentReference w:id="89"/>
            </w:r>
            <w:r w:rsidR="000232D6">
              <w:rPr>
                <w:color w:val="000000"/>
                <w:lang w:val="en-GB"/>
              </w:rPr>
              <w:t>(</w:t>
            </w:r>
            <w:proofErr w:type="gramStart"/>
            <w:r w:rsidR="000232D6">
              <w:rPr>
                <w:color w:val="000000"/>
                <w:lang w:val="en-GB"/>
              </w:rPr>
              <w:t xml:space="preserve">minus </w:t>
            </w:r>
            <w:r w:rsidR="00804F3A" w:rsidRPr="00795C72">
              <w:rPr>
                <w:color w:val="000000"/>
                <w:lang w:val="en-GB"/>
              </w:rPr>
              <w:t xml:space="preserve"> V</w:t>
            </w:r>
            <w:proofErr w:type="gramEnd"/>
            <w:r w:rsidR="00804F3A" w:rsidRPr="00795C72">
              <w:rPr>
                <w:color w:val="000000"/>
                <w:lang w:val="en-GB"/>
              </w:rPr>
              <w:t>0</w:t>
            </w:r>
            <w:r w:rsidR="00804F3A">
              <w:rPr>
                <w:color w:val="000000"/>
                <w:lang w:val="en-GB"/>
              </w:rPr>
              <w:t>1</w:t>
            </w:r>
            <w:r w:rsidR="00804F3A" w:rsidRPr="00795C72">
              <w:rPr>
                <w:color w:val="000000"/>
                <w:lang w:val="en-GB"/>
              </w:rPr>
              <w:t>-V99</w:t>
            </w:r>
            <w:r w:rsidR="00804F3A">
              <w:rPr>
                <w:color w:val="000000"/>
                <w:lang w:val="en-GB"/>
              </w:rPr>
              <w:t>,</w:t>
            </w:r>
            <w:r w:rsidR="00804F3A" w:rsidRPr="00795C72">
              <w:rPr>
                <w:color w:val="000000"/>
                <w:lang w:val="en-GB"/>
              </w:rPr>
              <w:t xml:space="preserve"> W0</w:t>
            </w:r>
            <w:r w:rsidR="00804F3A">
              <w:rPr>
                <w:color w:val="000000"/>
                <w:lang w:val="en-GB"/>
              </w:rPr>
              <w:t>0</w:t>
            </w:r>
            <w:r w:rsidR="00804F3A" w:rsidRPr="00795C72">
              <w:rPr>
                <w:color w:val="000000"/>
                <w:lang w:val="en-GB"/>
              </w:rPr>
              <w:t>-W19</w:t>
            </w:r>
            <w:r w:rsidR="00804F3A">
              <w:rPr>
                <w:color w:val="000000"/>
                <w:lang w:val="en-GB"/>
              </w:rPr>
              <w:t>,</w:t>
            </w:r>
            <w:r w:rsidR="00804F3A" w:rsidRPr="00795C72">
              <w:rPr>
                <w:color w:val="000000"/>
                <w:lang w:val="en-GB"/>
              </w:rPr>
              <w:t xml:space="preserve"> W65-W74</w:t>
            </w:r>
            <w:r w:rsidR="000232D6">
              <w:rPr>
                <w:color w:val="000000"/>
                <w:lang w:val="en-GB"/>
              </w:rPr>
              <w:t>)</w:t>
            </w:r>
          </w:p>
        </w:tc>
      </w:tr>
      <w:tr w:rsidR="008D62E1" w:rsidRPr="00795C72" w14:paraId="1129187E" w14:textId="77777777" w:rsidTr="00BF73B6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BB075F8" w14:textId="3B7BE490" w:rsidR="008D62E1" w:rsidRPr="008D62E1" w:rsidRDefault="008D62E1" w:rsidP="00BF73B6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5D8FCB" w14:textId="5CC168E2" w:rsidR="008D62E1" w:rsidRPr="00795C72" w:rsidRDefault="008D62E1" w:rsidP="00646DF9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BAA9618" w14:textId="5D7C1C7B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A4CD8E2" w14:textId="09372644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8D62E1" w:rsidRPr="00795C72" w14:paraId="47A2966F" w14:textId="77777777" w:rsidTr="005149D7">
        <w:tblPrEx>
          <w:tblW w:w="1076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auto"/>
            <w:insideV w:val="single" w:sz="6" w:space="0" w:color="auto"/>
          </w:tblBorders>
          <w:tblLayout w:type="fixed"/>
          <w:tblPrExChange w:id="91" w:author="Bennett, James E" w:date="2019-09-11T10:46:00Z">
            <w:tblPrEx>
              <w:tblW w:w="107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auto"/>
                <w:insideV w:val="single" w:sz="6" w:space="0" w:color="auto"/>
              </w:tblBorders>
              <w:tblLayout w:type="fixed"/>
            </w:tblPrEx>
          </w:tblPrExChange>
        </w:tblPrEx>
        <w:trPr>
          <w:trHeight w:val="851"/>
          <w:trPrChange w:id="92" w:author="Bennett, James E" w:date="2019-09-11T10:46:00Z">
            <w:trPr>
              <w:trHeight w:val="851"/>
            </w:trPr>
          </w:trPrChange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  <w:tcPrChange w:id="93" w:author="Bennett, James E" w:date="2019-09-11T10:46:00Z">
              <w:tcPr>
                <w:tcW w:w="2547" w:type="dxa"/>
                <w:vMerge/>
                <w:tcBorders>
                  <w:left w:val="single" w:sz="12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0C463D8" w14:textId="357277D5" w:rsidR="008D62E1" w:rsidRPr="00795C72" w:rsidRDefault="008D62E1">
            <w:pPr>
              <w:rPr>
                <w:color w:val="000000"/>
                <w:lang w:val="en-GB"/>
              </w:rPr>
              <w:pPrChange w:id="94" w:author="Bennett, James E" w:date="2019-09-10T17:25:00Z">
                <w:pPr>
                  <w:framePr w:hSpace="180" w:wrap="around" w:hAnchor="margin" w:xAlign="center" w:y="1057"/>
                  <w:jc w:val="center"/>
                </w:pPr>
              </w:pPrChange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  <w:tcPrChange w:id="95" w:author="Bennett, James E" w:date="2019-09-11T10:46:00Z">
              <w:tcPr>
                <w:tcW w:w="2410" w:type="dxa"/>
                <w:tcBorders>
                  <w:top w:val="single" w:sz="6" w:space="0" w:color="auto"/>
                  <w:bottom w:val="single" w:sz="6" w:space="0" w:color="auto"/>
                </w:tcBorders>
                <w:vAlign w:val="center"/>
              </w:tcPr>
            </w:tcPrChange>
          </w:tcPr>
          <w:p w14:paraId="1D548870" w14:textId="036C00F9" w:rsidR="008D62E1" w:rsidRPr="00C807F7" w:rsidRDefault="008D62E1" w:rsidP="00646DF9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FFC000"/>
            <w:noWrap/>
            <w:vAlign w:val="center"/>
            <w:hideMark/>
            <w:tcPrChange w:id="96" w:author="Bennett, James E" w:date="2019-09-11T10:46:00Z">
              <w:tcPr>
                <w:tcW w:w="2905" w:type="dxa"/>
                <w:tcBorders>
                  <w:top w:val="single" w:sz="6" w:space="0" w:color="auto"/>
                  <w:bottom w:val="single" w:sz="6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93716F5" w14:textId="3FE28E4E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62AA1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C000"/>
            <w:noWrap/>
            <w:vAlign w:val="center"/>
            <w:hideMark/>
            <w:tcPrChange w:id="97" w:author="Bennett, James E" w:date="2019-09-11T10:46:00Z">
              <w:tcPr>
                <w:tcW w:w="2906" w:type="dxa"/>
                <w:tcBorders>
                  <w:top w:val="single" w:sz="6" w:space="0" w:color="auto"/>
                  <w:bottom w:val="single" w:sz="6" w:space="0" w:color="auto"/>
                  <w:right w:val="single" w:sz="12" w:space="0" w:color="auto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41788567" w14:textId="1533D56E" w:rsidR="008D62E1" w:rsidRPr="00795C72" w:rsidRDefault="008D62E1" w:rsidP="00646DF9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X85</w:t>
            </w:r>
            <w:commentRangeStart w:id="98"/>
            <w:r w:rsidRPr="00795C72">
              <w:rPr>
                <w:color w:val="000000"/>
                <w:lang w:val="en-GB"/>
              </w:rPr>
              <w:t>-Y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9</w:t>
            </w:r>
            <w:commentRangeEnd w:id="98"/>
            <w:r>
              <w:rPr>
                <w:rStyle w:val="CommentReference"/>
              </w:rPr>
              <w:commentReference w:id="98"/>
            </w:r>
          </w:p>
        </w:tc>
      </w:tr>
      <w:tr w:rsidR="00783CD7" w:rsidRPr="00795C72" w14:paraId="59504962" w14:textId="77777777" w:rsidTr="00BF73B6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E5D8D01" w14:textId="09818148" w:rsidR="00783CD7" w:rsidRPr="00795C72" w:rsidRDefault="00783CD7">
            <w:pPr>
              <w:rPr>
                <w:color w:val="000000"/>
                <w:lang w:val="en-GB"/>
              </w:rPr>
              <w:pPrChange w:id="99" w:author="Bennett, James E" w:date="2019-09-10T17:25:00Z">
                <w:pPr>
                  <w:framePr w:hSpace="180" w:wrap="around" w:hAnchor="margin" w:xAlign="center" w:y="1057"/>
                  <w:jc w:val="center"/>
                </w:pPr>
              </w:pPrChange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EB1A88F" w14:textId="562E228E" w:rsidR="00783CD7" w:rsidRDefault="00783CD7" w:rsidP="00783CD7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intentional</w:t>
            </w:r>
          </w:p>
          <w:p w14:paraId="40816831" w14:textId="009C7748" w:rsidR="00783CD7" w:rsidRDefault="00783CD7" w:rsidP="00783CD7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35F70F9E" w14:textId="6AACBEDE" w:rsidR="00783CD7" w:rsidRPr="00795C72" w:rsidRDefault="00783CD7" w:rsidP="00F03853">
            <w:pPr>
              <w:jc w:val="center"/>
              <w:rPr>
                <w:color w:val="000000"/>
                <w:lang w:val="en-GB"/>
              </w:rPr>
            </w:pPr>
            <w:r w:rsidRPr="00696175">
              <w:t>E950-E979, E990-E999</w:t>
            </w:r>
            <w:r w:rsidR="00F03853">
              <w:t xml:space="preserve"> (minus</w:t>
            </w:r>
            <w:r w:rsidR="00762AA1" w:rsidRPr="00795C72">
              <w:rPr>
                <w:color w:val="000000"/>
                <w:lang w:val="en-GB"/>
              </w:rPr>
              <w:t xml:space="preserve"> E950-E959</w:t>
            </w:r>
            <w:r w:rsidR="00762AA1">
              <w:rPr>
                <w:color w:val="000000"/>
                <w:lang w:val="en-GB"/>
              </w:rPr>
              <w:t>,</w:t>
            </w:r>
            <w:r w:rsidR="00762AA1" w:rsidRPr="00762AA1">
              <w:rPr>
                <w:color w:val="000000"/>
                <w:lang w:val="en-GB"/>
              </w:rPr>
              <w:t xml:space="preserve"> E960-E969</w:t>
            </w:r>
            <w:r w:rsidR="00F03853">
              <w:t>)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E79E3A1" w14:textId="77777777" w:rsidR="00762AA1" w:rsidRDefault="00783CD7" w:rsidP="00F03853">
            <w:pPr>
              <w:jc w:val="center"/>
              <w:rPr>
                <w:ins w:id="100" w:author="Bennett, James E" w:date="2019-09-10T17:23:00Z"/>
              </w:rPr>
            </w:pPr>
            <w:r w:rsidRPr="00696175">
              <w:t>X60-Y09</w:t>
            </w:r>
            <w:r w:rsidR="00DA2782">
              <w:t>, Y35-Y36</w:t>
            </w:r>
            <w:r w:rsidR="00F03853">
              <w:t xml:space="preserve"> </w:t>
            </w:r>
          </w:p>
          <w:p w14:paraId="621EF956" w14:textId="52503922" w:rsidR="00783CD7" w:rsidRPr="00795C72" w:rsidRDefault="00F03853" w:rsidP="00F03853">
            <w:pPr>
              <w:jc w:val="center"/>
              <w:rPr>
                <w:color w:val="000000"/>
                <w:lang w:val="en-GB"/>
              </w:rPr>
            </w:pPr>
            <w:r>
              <w:t xml:space="preserve">(minus </w:t>
            </w:r>
            <w:r w:rsidR="00DA2782" w:rsidRPr="00795C72">
              <w:rPr>
                <w:color w:val="000000"/>
                <w:lang w:val="en-GB"/>
              </w:rPr>
              <w:t>X60-X84</w:t>
            </w:r>
            <w:r w:rsidR="00DA2782">
              <w:rPr>
                <w:color w:val="000000"/>
                <w:lang w:val="en-GB"/>
              </w:rPr>
              <w:t xml:space="preserve">, </w:t>
            </w:r>
            <w:r w:rsidR="00DA2782" w:rsidRPr="00795C72">
              <w:rPr>
                <w:color w:val="000000"/>
                <w:lang w:val="en-GB"/>
              </w:rPr>
              <w:t>X85-Y</w:t>
            </w:r>
            <w:r w:rsidR="00DA2782">
              <w:rPr>
                <w:color w:val="000000"/>
                <w:lang w:val="en-GB"/>
              </w:rPr>
              <w:t>0</w:t>
            </w:r>
            <w:r w:rsidR="00DA2782" w:rsidRPr="00795C72">
              <w:rPr>
                <w:color w:val="000000"/>
                <w:lang w:val="en-GB"/>
              </w:rPr>
              <w:t>9</w:t>
            </w:r>
            <w:r>
              <w:t>)</w:t>
            </w:r>
          </w:p>
        </w:tc>
      </w:tr>
      <w:tr w:rsidR="00BF73B6" w:rsidRPr="00795C72" w14:paraId="063D1354" w14:textId="77777777" w:rsidTr="00BF73B6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E3876CE" w14:textId="77777777" w:rsidR="00BF73B6" w:rsidRDefault="00BF73B6" w:rsidP="00BF73B6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3901304B" w14:textId="6732A4FC" w:rsidR="00BF73B6" w:rsidRDefault="00BF73B6" w:rsidP="00BF73B6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4E3065A" w14:textId="3F86FF69" w:rsidR="00BF73B6" w:rsidRPr="00795C72" w:rsidRDefault="00BF73B6" w:rsidP="00646DF9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47777D5" w14:textId="796B587B" w:rsidR="00BF73B6" w:rsidRPr="00795C72" w:rsidRDefault="00BF73B6" w:rsidP="00646DF9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E31EEF" w:rsidRPr="00795C72" w14:paraId="24FC0A57" w14:textId="77777777" w:rsidTr="006A4944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CC1976" w14:textId="2E7E62D5" w:rsidR="00E31EEF" w:rsidRDefault="00E31EEF" w:rsidP="00E31EEF">
            <w:pPr>
              <w:rPr>
                <w:color w:val="000000"/>
                <w:lang w:val="en-GB"/>
              </w:rPr>
            </w:pPr>
            <w:commentRangeStart w:id="101"/>
            <w:r>
              <w:rPr>
                <w:color w:val="000000"/>
                <w:lang w:val="en-GB"/>
              </w:rPr>
              <w:t>Intention undetermined, legal intervention and operations of war, complications of medical and surgical care, sequelae of external causes</w:t>
            </w:r>
          </w:p>
          <w:p w14:paraId="5E11FF38" w14:textId="0CF971E0" w:rsidR="00E31EEF" w:rsidRDefault="00E31EEF" w:rsidP="00E31EE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7378E7B3" w14:textId="6EB1A7AB" w:rsidR="00E31EEF" w:rsidRDefault="00E31EEF" w:rsidP="00E31EE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  <w:ins w:id="102" w:author="Bennett, James E" w:date="2019-09-10T17:53:00Z">
              <w:r w:rsidR="006B47AD">
                <w:rPr>
                  <w:color w:val="000000"/>
                  <w:lang w:val="en-GB"/>
                </w:rPr>
                <w:t>, XXXXXX</w:t>
              </w:r>
            </w:ins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05DAE80" w14:textId="09781707" w:rsidR="00E31EEF" w:rsidRDefault="00E31EEF" w:rsidP="00E31EE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</w:t>
            </w:r>
            <w:r w:rsidR="006B47AD">
              <w:rPr>
                <w:color w:val="000000"/>
                <w:lang w:val="en-GB"/>
              </w:rPr>
              <w:t>89</w:t>
            </w:r>
            <w:r w:rsidR="006B47AD">
              <w:t xml:space="preserve"> </w:t>
            </w:r>
            <w:commentRangeEnd w:id="101"/>
            <w:r w:rsidR="006B47AD">
              <w:rPr>
                <w:rStyle w:val="CommentReference"/>
              </w:rPr>
              <w:commentReference w:id="101"/>
            </w:r>
            <w:ins w:id="103" w:author="Bennett, James E" w:date="2019-09-11T11:17:00Z">
              <w:r w:rsidR="00F83EB4">
                <w:t>XXXXXX</w:t>
              </w:r>
            </w:ins>
          </w:p>
        </w:tc>
      </w:tr>
    </w:tbl>
    <w:p w14:paraId="43720E3E" w14:textId="5CE0FF5B" w:rsidR="00732676" w:rsidRDefault="00732676" w:rsidP="00732676">
      <w:pPr>
        <w:suppressLineNumbers/>
        <w:rPr>
          <w:ins w:id="104" w:author="Bennett, James E" w:date="2019-09-09T11:53:00Z"/>
          <w:color w:val="000000" w:themeColor="text1"/>
          <w:lang w:val="en-GB"/>
        </w:rPr>
      </w:pPr>
      <w:r w:rsidRPr="00795C72">
        <w:rPr>
          <w:color w:val="000000" w:themeColor="text1"/>
          <w:lang w:val="en-GB"/>
        </w:rPr>
        <w:br w:type="page"/>
      </w:r>
      <w:bookmarkStart w:id="105" w:name="_GoBack"/>
      <w:bookmarkEnd w:id="105"/>
    </w:p>
    <w:p w14:paraId="3EB121B2" w14:textId="77777777" w:rsidR="00852E38" w:rsidRPr="00795C72" w:rsidRDefault="00852E38" w:rsidP="00732676">
      <w:pPr>
        <w:suppressLineNumbers/>
        <w:rPr>
          <w:color w:val="000000" w:themeColor="text1"/>
          <w:lang w:val="en-GB"/>
        </w:rPr>
      </w:pPr>
    </w:p>
    <w:p w14:paraId="09994C46" w14:textId="41BAF767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t>Supplementary Table</w:t>
      </w:r>
      <w:r w:rsidRPr="00795C72">
        <w:rPr>
          <w:lang w:val="en-GB"/>
        </w:rPr>
        <w:t xml:space="preserve"> </w:t>
      </w:r>
      <w:r>
        <w:rPr>
          <w:lang w:val="en-GB"/>
        </w:rPr>
        <w:t>2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1980-2016,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0942EDAB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 Table 3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1980-2016,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5973D4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5973D4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5973D4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5973D4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5973D4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5" w:author="Bennett, James E" w:date="2019-09-09T11:11:00Z" w:initials="BJE">
    <w:p w14:paraId="58F3EDBB" w14:textId="77777777" w:rsidR="00C807F7" w:rsidRDefault="00C807F7" w:rsidP="00C807F7">
      <w:pPr>
        <w:pStyle w:val="CommentText"/>
      </w:pPr>
      <w:r>
        <w:rPr>
          <w:rStyle w:val="CommentReference"/>
        </w:rPr>
        <w:annotationRef/>
      </w:r>
      <w:r>
        <w:t>Includes “force of nature” e.g. flood/earthquake/volcano</w:t>
      </w:r>
    </w:p>
  </w:comment>
  <w:comment w:id="27" w:author="Bennett, James E" w:date="2019-09-09T11:12:00Z" w:initials="BJE">
    <w:p w14:paraId="20F40896" w14:textId="77777777" w:rsidR="00C807F7" w:rsidRDefault="00C807F7" w:rsidP="00C807F7">
      <w:pPr>
        <w:pStyle w:val="CommentText"/>
      </w:pPr>
      <w:r>
        <w:rPr>
          <w:rStyle w:val="CommentReference"/>
        </w:rPr>
        <w:annotationRef/>
      </w:r>
      <w:r>
        <w:t>Undetermined intent – should be in “All other injuries”</w:t>
      </w:r>
    </w:p>
  </w:comment>
  <w:comment w:id="29" w:author="Bennett, James E" w:date="2019-09-09T11:13:00Z" w:initials="BJE">
    <w:p w14:paraId="4CFA1A50" w14:textId="77777777" w:rsidR="00C807F7" w:rsidRDefault="00C807F7" w:rsidP="00C807F7">
      <w:pPr>
        <w:pStyle w:val="CommentText"/>
      </w:pPr>
      <w:r>
        <w:rPr>
          <w:rStyle w:val="CommentReference"/>
        </w:rPr>
        <w:annotationRef/>
      </w:r>
      <w:r>
        <w:t>Y40-Y84 Complications of medical care</w:t>
      </w:r>
    </w:p>
    <w:p w14:paraId="31D05544" w14:textId="77777777" w:rsidR="00C807F7" w:rsidRDefault="00C807F7" w:rsidP="00C807F7">
      <w:pPr>
        <w:pStyle w:val="CommentText"/>
      </w:pPr>
      <w:r>
        <w:t>[EXCLUDE via “All other injuries”]</w:t>
      </w:r>
    </w:p>
    <w:p w14:paraId="2063E241" w14:textId="77777777" w:rsidR="00C807F7" w:rsidRDefault="00C807F7" w:rsidP="00C807F7">
      <w:pPr>
        <w:pStyle w:val="CommentText"/>
      </w:pPr>
    </w:p>
    <w:p w14:paraId="32EB9535" w14:textId="77777777" w:rsidR="00C807F7" w:rsidRDefault="00C807F7" w:rsidP="00C807F7">
      <w:pPr>
        <w:pStyle w:val="CommentText"/>
      </w:pPr>
      <w:r>
        <w:t xml:space="preserve">Y85-Y89 Sequelae </w:t>
      </w:r>
    </w:p>
    <w:p w14:paraId="12C7D192" w14:textId="77777777" w:rsidR="00C807F7" w:rsidRDefault="00C807F7" w:rsidP="00C807F7">
      <w:pPr>
        <w:pStyle w:val="CommentText"/>
      </w:pPr>
      <w:r>
        <w:t>[EXCLUDE via “All other injuries”]</w:t>
      </w:r>
    </w:p>
  </w:comment>
  <w:comment w:id="58" w:author="Bennett, James E" w:date="2019-09-09T11:16:00Z" w:initials="BJE">
    <w:p w14:paraId="16BF942D" w14:textId="77777777" w:rsidR="00C807F7" w:rsidRDefault="00C807F7" w:rsidP="00C807F7">
      <w:pPr>
        <w:pStyle w:val="CommentText"/>
      </w:pPr>
      <w:r>
        <w:rPr>
          <w:rStyle w:val="CommentReference"/>
        </w:rPr>
        <w:annotationRef/>
      </w:r>
      <w:r>
        <w:t xml:space="preserve">Y35-Y36 Legal int. and War </w:t>
      </w:r>
    </w:p>
    <w:p w14:paraId="4EA4366C" w14:textId="77777777" w:rsidR="00C807F7" w:rsidRDefault="00C807F7" w:rsidP="00C807F7">
      <w:pPr>
        <w:pStyle w:val="CommentText"/>
      </w:pPr>
      <w:r>
        <w:t>[EXCLUDE via “All other injuries”]</w:t>
      </w:r>
    </w:p>
  </w:comment>
  <w:comment w:id="75" w:author="Bennett, James E" w:date="2019-09-09T11:34:00Z" w:initials="BJE">
    <w:p w14:paraId="0CC8B04B" w14:textId="77777777" w:rsidR="00C807F7" w:rsidRDefault="00C807F7" w:rsidP="00C807F7">
      <w:pPr>
        <w:pStyle w:val="CommentText"/>
      </w:pPr>
      <w:r>
        <w:rPr>
          <w:rStyle w:val="CommentReference"/>
        </w:rPr>
        <w:annotationRef/>
      </w:r>
      <w:r>
        <w:t>This is the only reason for reviewer’s comment 4b.</w:t>
      </w:r>
    </w:p>
  </w:comment>
  <w:comment w:id="76" w:author="Bennett, James E" w:date="2019-09-09T11:35:00Z" w:initials="BJE">
    <w:p w14:paraId="0A1FE5AC" w14:textId="77777777" w:rsidR="00C807F7" w:rsidRDefault="00C807F7" w:rsidP="00C807F7">
      <w:pPr>
        <w:pStyle w:val="CommentText"/>
      </w:pPr>
      <w:r>
        <w:rPr>
          <w:rStyle w:val="CommentReference"/>
        </w:rPr>
        <w:annotationRef/>
      </w:r>
      <w:r>
        <w:t xml:space="preserve">Y35-Y36 Legal int. and War </w:t>
      </w:r>
    </w:p>
    <w:p w14:paraId="04BAA259" w14:textId="77777777" w:rsidR="00C807F7" w:rsidRDefault="00C807F7" w:rsidP="00C807F7">
      <w:pPr>
        <w:pStyle w:val="CommentText"/>
      </w:pPr>
      <w:r>
        <w:t>[EXCLUDE via “All other injuries”]</w:t>
      </w:r>
    </w:p>
  </w:comment>
  <w:comment w:id="84" w:author="Bennett, James E" w:date="2019-09-10T16:19:00Z" w:initials="BJE">
    <w:p w14:paraId="46E833B1" w14:textId="558106C4" w:rsidR="008D62E1" w:rsidRDefault="008D62E1" w:rsidP="004B7689">
      <w:pPr>
        <w:pStyle w:val="CommentText"/>
      </w:pPr>
      <w:r>
        <w:rPr>
          <w:rStyle w:val="CommentReference"/>
        </w:rPr>
        <w:annotationRef/>
      </w:r>
      <w:r>
        <w:t xml:space="preserve"> E849 is “place of occur</w:t>
      </w:r>
      <w:r w:rsidR="000A6514">
        <w:t>r</w:t>
      </w:r>
      <w:r>
        <w:t xml:space="preserve">ence” </w:t>
      </w:r>
      <w:r w:rsidR="004B7689">
        <w:t>and</w:t>
      </w:r>
      <w:r>
        <w:t xml:space="preserve"> it doesn’t seem to be associated with any injury type so I don’t think it should be included in the transport ones.</w:t>
      </w:r>
    </w:p>
    <w:p w14:paraId="1D4C5E4F" w14:textId="0DB57883" w:rsidR="008D62E1" w:rsidRDefault="004B7689">
      <w:pPr>
        <w:pStyle w:val="CommentText"/>
      </w:pPr>
      <w:r>
        <w:t>If use a 9 to 10 mapping it goes to Y92 which is outside of All Injuries</w:t>
      </w:r>
      <w:r w:rsidR="00C55667">
        <w:t>.</w:t>
      </w:r>
    </w:p>
  </w:comment>
  <w:comment w:id="90" w:author="Bennett, James E" w:date="2019-09-10T16:47:00Z" w:initials="BJE">
    <w:p w14:paraId="200608A9" w14:textId="77777777" w:rsidR="00046B41" w:rsidRDefault="00046B41">
      <w:pPr>
        <w:pStyle w:val="CommentText"/>
      </w:pPr>
      <w:r>
        <w:rPr>
          <w:rStyle w:val="CommentReference"/>
        </w:rPr>
        <w:annotationRef/>
      </w:r>
      <w:r>
        <w:t>Strictly speaking Y870 should be in self harm and Y871 should be in assault and therefore Y87 is removed here. Y85-89 are sequelae and these two are sequelae of intentional.</w:t>
      </w:r>
    </w:p>
    <w:p w14:paraId="11F882C1" w14:textId="77777777" w:rsidR="005354DC" w:rsidRDefault="005354DC">
      <w:pPr>
        <w:pStyle w:val="CommentText"/>
      </w:pPr>
      <w:r>
        <w:t>But maybe can leave at 3 digits?</w:t>
      </w:r>
    </w:p>
    <w:p w14:paraId="3A86B56C" w14:textId="77777777" w:rsidR="00625CF2" w:rsidRDefault="00625CF2">
      <w:pPr>
        <w:pStyle w:val="CommentText"/>
      </w:pPr>
    </w:p>
    <w:p w14:paraId="360C4FF0" w14:textId="72085FC7" w:rsidR="00625CF2" w:rsidRDefault="00625CF2">
      <w:pPr>
        <w:pStyle w:val="CommentText"/>
      </w:pPr>
      <w:r>
        <w:t>Additional reason to stay at 3 digits and not make this change is that sequelae of war/legal intervention Y890, Y891 are listed by Colin under “other unintentional injuries” – this is totally inconsistent.</w:t>
      </w:r>
    </w:p>
    <w:p w14:paraId="464F3DF8" w14:textId="6909237D" w:rsidR="00625CF2" w:rsidRDefault="00625CF2">
      <w:pPr>
        <w:pStyle w:val="CommentText"/>
      </w:pPr>
    </w:p>
    <w:p w14:paraId="5CD68D39" w14:textId="54A712E3" w:rsidR="00625CF2" w:rsidRPr="00A8132F" w:rsidRDefault="00625CF2">
      <w:pPr>
        <w:pStyle w:val="CommentText"/>
        <w:rPr>
          <w:b/>
        </w:rPr>
      </w:pPr>
      <w:r w:rsidRPr="00625CF2">
        <w:rPr>
          <w:b/>
        </w:rPr>
        <w:t>We make the blanket decision that all sequelae are excluded</w:t>
      </w:r>
      <w:r w:rsidR="008610DC">
        <w:rPr>
          <w:b/>
        </w:rPr>
        <w:t xml:space="preserve"> i.e. </w:t>
      </w:r>
      <w:r w:rsidR="00484ECF">
        <w:rPr>
          <w:b/>
        </w:rPr>
        <w:t xml:space="preserve">they remain in </w:t>
      </w:r>
      <w:r w:rsidR="00D0646A">
        <w:rPr>
          <w:b/>
        </w:rPr>
        <w:t>a non-</w:t>
      </w:r>
      <w:proofErr w:type="spellStart"/>
      <w:r w:rsidR="00D0646A">
        <w:rPr>
          <w:b/>
        </w:rPr>
        <w:t>analysed</w:t>
      </w:r>
      <w:proofErr w:type="spellEnd"/>
      <w:r w:rsidR="00D0646A">
        <w:rPr>
          <w:b/>
        </w:rPr>
        <w:t xml:space="preserve"> group</w:t>
      </w:r>
      <w:r w:rsidR="00484ECF">
        <w:rPr>
          <w:b/>
        </w:rPr>
        <w:t xml:space="preserve"> and are </w:t>
      </w:r>
      <w:r w:rsidR="008610DC">
        <w:rPr>
          <w:b/>
        </w:rPr>
        <w:t>not distributed</w:t>
      </w:r>
    </w:p>
  </w:comment>
  <w:comment w:id="89" w:author="Bennett, James E" w:date="2019-09-10T17:43:00Z" w:initials="BJE">
    <w:p w14:paraId="41DB7540" w14:textId="77777777" w:rsidR="00EF73B6" w:rsidRDefault="00EF73B6">
      <w:pPr>
        <w:pStyle w:val="CommentText"/>
      </w:pPr>
      <w:r>
        <w:rPr>
          <w:rStyle w:val="CommentReference"/>
        </w:rPr>
        <w:annotationRef/>
      </w:r>
      <w:r w:rsidR="00BD1538">
        <w:t>Reviewer 2 comments that medical/surgery care deaths should not be included in unintentional.</w:t>
      </w:r>
    </w:p>
    <w:p w14:paraId="2A4F4BBC" w14:textId="78C306A9" w:rsidR="00BD1538" w:rsidRDefault="00BD1538">
      <w:pPr>
        <w:pStyle w:val="CommentText"/>
      </w:pPr>
      <w:r>
        <w:t xml:space="preserve">It does not affect our </w:t>
      </w:r>
      <w:proofErr w:type="gramStart"/>
      <w:r>
        <w:t>analysis</w:t>
      </w:r>
      <w:proofErr w:type="gramEnd"/>
      <w:r>
        <w:t xml:space="preserve"> but we might consider moving it to a separate row of it’s own with a (not </w:t>
      </w:r>
      <w:proofErr w:type="spellStart"/>
      <w:r>
        <w:t>analysed</w:t>
      </w:r>
      <w:proofErr w:type="spellEnd"/>
      <w:r>
        <w:t>) next to it. This would placate the reviewer at no cost to us</w:t>
      </w:r>
      <w:r w:rsidR="00413247">
        <w:t>. See final row.</w:t>
      </w:r>
    </w:p>
    <w:p w14:paraId="6CE3875D" w14:textId="3CF4EC37" w:rsidR="00B94EF6" w:rsidRDefault="00D23C19">
      <w:pPr>
        <w:pStyle w:val="CommentText"/>
      </w:pPr>
      <w:hyperlink r:id="rId1" w:anchor="/XX" w:history="1">
        <w:r w:rsidR="00B94EF6" w:rsidRPr="00762AEC">
          <w:rPr>
            <w:rStyle w:val="Hyperlink"/>
          </w:rPr>
          <w:t>https://icd.who.int/browse10/2016/en#/XX</w:t>
        </w:r>
      </w:hyperlink>
    </w:p>
    <w:p w14:paraId="1B16D745" w14:textId="564D2B03" w:rsidR="008536DA" w:rsidRDefault="008536DA">
      <w:pPr>
        <w:pStyle w:val="CommentText"/>
      </w:pPr>
    </w:p>
    <w:p w14:paraId="4D174DA4" w14:textId="052F6220" w:rsidR="00BD1538" w:rsidRDefault="008536DA">
      <w:pPr>
        <w:pStyle w:val="CommentText"/>
      </w:pPr>
      <w:r>
        <w:t>Kyle had Y40 in unintentional.</w:t>
      </w:r>
    </w:p>
  </w:comment>
  <w:comment w:id="98" w:author="Bennett, James E" w:date="2019-09-09T11:34:00Z" w:initials="BJE">
    <w:p w14:paraId="3F5E8647" w14:textId="77777777" w:rsidR="000F7217" w:rsidRDefault="008D62E1">
      <w:pPr>
        <w:pStyle w:val="CommentText"/>
      </w:pPr>
      <w:r>
        <w:rPr>
          <w:rStyle w:val="CommentReference"/>
        </w:rPr>
        <w:annotationRef/>
      </w:r>
      <w:r w:rsidR="000F7217">
        <w:t>Y0-Y9 should have been written Y00-Y09.</w:t>
      </w:r>
    </w:p>
    <w:p w14:paraId="2B390DB8" w14:textId="688AFEE5" w:rsidR="0039329F" w:rsidRDefault="008D62E1">
      <w:pPr>
        <w:pStyle w:val="CommentText"/>
      </w:pPr>
      <w:r>
        <w:t>This is the only reason for reviewer’s comment 4b.</w:t>
      </w:r>
    </w:p>
  </w:comment>
  <w:comment w:id="101" w:author="Bennett, James E" w:date="2019-09-10T17:55:00Z" w:initials="BJE">
    <w:p w14:paraId="2394F6AB" w14:textId="77777777" w:rsidR="006B47AD" w:rsidRDefault="006B47AD">
      <w:pPr>
        <w:pStyle w:val="CommentText"/>
      </w:pPr>
      <w:r>
        <w:rPr>
          <w:rStyle w:val="CommentReference"/>
        </w:rPr>
        <w:annotationRef/>
      </w:r>
      <w:r>
        <w:t xml:space="preserve">Alternative organization would take the grey areas </w:t>
      </w:r>
      <w:r w:rsidR="006A4944">
        <w:t xml:space="preserve">from other intentional and other unintentional </w:t>
      </w:r>
      <w:r>
        <w:t xml:space="preserve">(which we do not </w:t>
      </w:r>
      <w:proofErr w:type="spellStart"/>
      <w:r>
        <w:t>analyse</w:t>
      </w:r>
      <w:proofErr w:type="spellEnd"/>
      <w:r>
        <w:t xml:space="preserve"> anyway) and put them all in this group.</w:t>
      </w:r>
    </w:p>
    <w:p w14:paraId="1AAE0C00" w14:textId="4ED5CCB4" w:rsidR="00413247" w:rsidRDefault="00413247">
      <w:pPr>
        <w:pStyle w:val="CommentText"/>
      </w:pPr>
      <w:r>
        <w:t>Would then need to alter the Other unintentional and Other intentional as well.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8F3EDBB" w15:done="0"/>
  <w15:commentEx w15:paraId="20F40896" w15:done="0"/>
  <w15:commentEx w15:paraId="12C7D192" w15:done="0"/>
  <w15:commentEx w15:paraId="4EA4366C" w15:done="0"/>
  <w15:commentEx w15:paraId="0CC8B04B" w15:done="0"/>
  <w15:commentEx w15:paraId="04BAA259" w15:done="0"/>
  <w15:commentEx w15:paraId="1D4C5E4F" w15:done="0"/>
  <w15:commentEx w15:paraId="5CD68D39" w15:done="0"/>
  <w15:commentEx w15:paraId="4D174DA4" w15:done="0"/>
  <w15:commentEx w15:paraId="2B390DB8" w15:done="0"/>
  <w15:commentEx w15:paraId="1AAE0C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8F3EDBB" w16cid:durableId="21224097"/>
  <w16cid:commentId w16cid:paraId="20F40896" w16cid:durableId="21232D45"/>
  <w16cid:commentId w16cid:paraId="12C7D192" w16cid:durableId="21224096"/>
  <w16cid:commentId w16cid:paraId="4EA4366C" w16cid:durableId="21232D47"/>
  <w16cid:commentId w16cid:paraId="0CC8B04B" w16cid:durableId="21224095"/>
  <w16cid:commentId w16cid:paraId="04BAA259" w16cid:durableId="21232D49"/>
  <w16cid:commentId w16cid:paraId="1D4C5E4F" w16cid:durableId="21224B99"/>
  <w16cid:commentId w16cid:paraId="5CD68D39" w16cid:durableId="2122520C"/>
  <w16cid:commentId w16cid:paraId="4D174DA4" w16cid:durableId="21225F2A"/>
  <w16cid:commentId w16cid:paraId="2B390DB8" w16cid:durableId="2120B734"/>
  <w16cid:commentId w16cid:paraId="1AAE0C00" w16cid:durableId="2122620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856533" w14:textId="77777777" w:rsidR="00D23C19" w:rsidRDefault="00D23C19">
      <w:r>
        <w:separator/>
      </w:r>
    </w:p>
  </w:endnote>
  <w:endnote w:type="continuationSeparator" w:id="0">
    <w:p w14:paraId="5951F48E" w14:textId="77777777" w:rsidR="00D23C19" w:rsidRDefault="00D23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D23C19">
    <w:pPr>
      <w:pStyle w:val="Footer"/>
      <w:jc w:val="right"/>
    </w:pPr>
  </w:p>
  <w:p w14:paraId="7234AC77" w14:textId="77777777" w:rsidR="009B5137" w:rsidRDefault="00D23C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AB08EF" w14:textId="77777777" w:rsidR="00D23C19" w:rsidRDefault="00D23C19">
      <w:r>
        <w:separator/>
      </w:r>
    </w:p>
  </w:footnote>
  <w:footnote w:type="continuationSeparator" w:id="0">
    <w:p w14:paraId="7E2A81F9" w14:textId="77777777" w:rsidR="00D23C19" w:rsidRDefault="00D23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D23C19" w:rsidP="005001AC">
    <w:pPr>
      <w:jc w:val="right"/>
      <w:rPr>
        <w:sz w:val="20"/>
      </w:rPr>
    </w:pPr>
  </w:p>
  <w:p w14:paraId="46BE4DB7" w14:textId="77777777" w:rsidR="009B5137" w:rsidRDefault="00D23C1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ennett, James E">
    <w15:presenceInfo w15:providerId="AD" w15:userId="S::umahx99@ic.ac.uk::69b75617-9440-4f3c-8dd3-68616e7e15e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232D6"/>
    <w:rsid w:val="00045858"/>
    <w:rsid w:val="00046B41"/>
    <w:rsid w:val="00071CEF"/>
    <w:rsid w:val="0007231A"/>
    <w:rsid w:val="00090545"/>
    <w:rsid w:val="0009332C"/>
    <w:rsid w:val="000A6514"/>
    <w:rsid w:val="000B2A95"/>
    <w:rsid w:val="000B429E"/>
    <w:rsid w:val="000D3A2F"/>
    <w:rsid w:val="000E199F"/>
    <w:rsid w:val="000E3107"/>
    <w:rsid w:val="000E42D1"/>
    <w:rsid w:val="000E4507"/>
    <w:rsid w:val="000F7217"/>
    <w:rsid w:val="00104EF6"/>
    <w:rsid w:val="001077AD"/>
    <w:rsid w:val="00115D5B"/>
    <w:rsid w:val="001206E0"/>
    <w:rsid w:val="001343FA"/>
    <w:rsid w:val="00136216"/>
    <w:rsid w:val="0015062B"/>
    <w:rsid w:val="0018505A"/>
    <w:rsid w:val="001855C4"/>
    <w:rsid w:val="001B24D1"/>
    <w:rsid w:val="001C5FB8"/>
    <w:rsid w:val="00272117"/>
    <w:rsid w:val="002E6AE7"/>
    <w:rsid w:val="00352A8A"/>
    <w:rsid w:val="00353FE7"/>
    <w:rsid w:val="0036071B"/>
    <w:rsid w:val="00372F32"/>
    <w:rsid w:val="00380982"/>
    <w:rsid w:val="0038719B"/>
    <w:rsid w:val="0039329F"/>
    <w:rsid w:val="003A3DD2"/>
    <w:rsid w:val="004014E5"/>
    <w:rsid w:val="00407850"/>
    <w:rsid w:val="00413247"/>
    <w:rsid w:val="00413BE3"/>
    <w:rsid w:val="00431E4B"/>
    <w:rsid w:val="00435042"/>
    <w:rsid w:val="00444823"/>
    <w:rsid w:val="00446A57"/>
    <w:rsid w:val="00447C62"/>
    <w:rsid w:val="0046056D"/>
    <w:rsid w:val="0046642F"/>
    <w:rsid w:val="0047031B"/>
    <w:rsid w:val="00481E4E"/>
    <w:rsid w:val="004843BF"/>
    <w:rsid w:val="00484ECF"/>
    <w:rsid w:val="00490A1D"/>
    <w:rsid w:val="00496193"/>
    <w:rsid w:val="004A717B"/>
    <w:rsid w:val="004B7689"/>
    <w:rsid w:val="004C26F0"/>
    <w:rsid w:val="004F3AEA"/>
    <w:rsid w:val="00500458"/>
    <w:rsid w:val="00502533"/>
    <w:rsid w:val="005149D7"/>
    <w:rsid w:val="005313BD"/>
    <w:rsid w:val="00533657"/>
    <w:rsid w:val="0053437D"/>
    <w:rsid w:val="005354DC"/>
    <w:rsid w:val="0054329F"/>
    <w:rsid w:val="00570D0B"/>
    <w:rsid w:val="0059449F"/>
    <w:rsid w:val="005A5826"/>
    <w:rsid w:val="005C4AC3"/>
    <w:rsid w:val="005C60C0"/>
    <w:rsid w:val="00601D49"/>
    <w:rsid w:val="00613D02"/>
    <w:rsid w:val="00616A65"/>
    <w:rsid w:val="00625CF2"/>
    <w:rsid w:val="00625E7E"/>
    <w:rsid w:val="0063151D"/>
    <w:rsid w:val="00632991"/>
    <w:rsid w:val="0063703E"/>
    <w:rsid w:val="00646DF9"/>
    <w:rsid w:val="006503B3"/>
    <w:rsid w:val="0066163A"/>
    <w:rsid w:val="00680F44"/>
    <w:rsid w:val="00685B1E"/>
    <w:rsid w:val="006924AB"/>
    <w:rsid w:val="00696AE7"/>
    <w:rsid w:val="006A4944"/>
    <w:rsid w:val="006B3A70"/>
    <w:rsid w:val="006B3FC0"/>
    <w:rsid w:val="006B47AD"/>
    <w:rsid w:val="0070673A"/>
    <w:rsid w:val="007321BC"/>
    <w:rsid w:val="00732676"/>
    <w:rsid w:val="00736B61"/>
    <w:rsid w:val="00762AA1"/>
    <w:rsid w:val="00782F5D"/>
    <w:rsid w:val="00783CD7"/>
    <w:rsid w:val="00795C72"/>
    <w:rsid w:val="00796FC3"/>
    <w:rsid w:val="00797B0D"/>
    <w:rsid w:val="007A7681"/>
    <w:rsid w:val="007C2862"/>
    <w:rsid w:val="007D7204"/>
    <w:rsid w:val="007E067B"/>
    <w:rsid w:val="007E6CF4"/>
    <w:rsid w:val="007F3793"/>
    <w:rsid w:val="00804F3A"/>
    <w:rsid w:val="00805A09"/>
    <w:rsid w:val="00820903"/>
    <w:rsid w:val="00852E38"/>
    <w:rsid w:val="008536DA"/>
    <w:rsid w:val="008610DC"/>
    <w:rsid w:val="008D116C"/>
    <w:rsid w:val="008D62E1"/>
    <w:rsid w:val="008D72FF"/>
    <w:rsid w:val="008F54CB"/>
    <w:rsid w:val="00905030"/>
    <w:rsid w:val="00910C82"/>
    <w:rsid w:val="0092749B"/>
    <w:rsid w:val="0093195D"/>
    <w:rsid w:val="00933A7C"/>
    <w:rsid w:val="00934E07"/>
    <w:rsid w:val="0094718E"/>
    <w:rsid w:val="00947C72"/>
    <w:rsid w:val="00967033"/>
    <w:rsid w:val="009B2DC4"/>
    <w:rsid w:val="009E7926"/>
    <w:rsid w:val="009F4DA1"/>
    <w:rsid w:val="00A00F28"/>
    <w:rsid w:val="00A23464"/>
    <w:rsid w:val="00A2356E"/>
    <w:rsid w:val="00A373C5"/>
    <w:rsid w:val="00A52822"/>
    <w:rsid w:val="00A641C1"/>
    <w:rsid w:val="00A8081B"/>
    <w:rsid w:val="00A8132F"/>
    <w:rsid w:val="00AB1D74"/>
    <w:rsid w:val="00AC32CC"/>
    <w:rsid w:val="00AD2E1B"/>
    <w:rsid w:val="00AD4F33"/>
    <w:rsid w:val="00AD59A0"/>
    <w:rsid w:val="00B20B9D"/>
    <w:rsid w:val="00B2773C"/>
    <w:rsid w:val="00B45027"/>
    <w:rsid w:val="00B53559"/>
    <w:rsid w:val="00B64436"/>
    <w:rsid w:val="00B73E6D"/>
    <w:rsid w:val="00B9340D"/>
    <w:rsid w:val="00B94EF6"/>
    <w:rsid w:val="00BD1538"/>
    <w:rsid w:val="00BD4DF0"/>
    <w:rsid w:val="00BF39FE"/>
    <w:rsid w:val="00BF73B6"/>
    <w:rsid w:val="00C046E1"/>
    <w:rsid w:val="00C20FE5"/>
    <w:rsid w:val="00C44A70"/>
    <w:rsid w:val="00C51EA1"/>
    <w:rsid w:val="00C55667"/>
    <w:rsid w:val="00C568C1"/>
    <w:rsid w:val="00C67587"/>
    <w:rsid w:val="00C70D65"/>
    <w:rsid w:val="00C762A3"/>
    <w:rsid w:val="00C807F7"/>
    <w:rsid w:val="00CC0278"/>
    <w:rsid w:val="00CE2884"/>
    <w:rsid w:val="00CE5DA5"/>
    <w:rsid w:val="00CE71BE"/>
    <w:rsid w:val="00D0646A"/>
    <w:rsid w:val="00D23C19"/>
    <w:rsid w:val="00D2420B"/>
    <w:rsid w:val="00D320E7"/>
    <w:rsid w:val="00D72B54"/>
    <w:rsid w:val="00D821D7"/>
    <w:rsid w:val="00D93238"/>
    <w:rsid w:val="00D976AC"/>
    <w:rsid w:val="00DA2782"/>
    <w:rsid w:val="00DA2DC4"/>
    <w:rsid w:val="00DA532D"/>
    <w:rsid w:val="00DA7D6D"/>
    <w:rsid w:val="00DE6658"/>
    <w:rsid w:val="00DF04F9"/>
    <w:rsid w:val="00E1350D"/>
    <w:rsid w:val="00E31EEF"/>
    <w:rsid w:val="00E365C1"/>
    <w:rsid w:val="00E418F8"/>
    <w:rsid w:val="00E440E1"/>
    <w:rsid w:val="00E574F8"/>
    <w:rsid w:val="00E62900"/>
    <w:rsid w:val="00E72EBE"/>
    <w:rsid w:val="00E81C8D"/>
    <w:rsid w:val="00E90A22"/>
    <w:rsid w:val="00E9503A"/>
    <w:rsid w:val="00EB50D2"/>
    <w:rsid w:val="00ED2402"/>
    <w:rsid w:val="00ED2F84"/>
    <w:rsid w:val="00ED414F"/>
    <w:rsid w:val="00ED462A"/>
    <w:rsid w:val="00EF73B6"/>
    <w:rsid w:val="00F03853"/>
    <w:rsid w:val="00F30C4A"/>
    <w:rsid w:val="00F528B3"/>
    <w:rsid w:val="00F57C68"/>
    <w:rsid w:val="00F7368F"/>
    <w:rsid w:val="00F83EB4"/>
    <w:rsid w:val="00FA1029"/>
    <w:rsid w:val="00FA6331"/>
    <w:rsid w:val="00FA772E"/>
    <w:rsid w:val="00FC704C"/>
    <w:rsid w:val="00FD4B69"/>
    <w:rsid w:val="00FD7EB1"/>
    <w:rsid w:val="00FE5A50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uiPriority="99"/>
    <w:lsdException w:name="Balloon Text" w:semiHidden="1" w:unhideWhenUsed="1"/>
    <w:lsdException w:name="Table Theme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  <w:style w:type="character" w:styleId="UnresolvedMention">
    <w:name w:val="Unresolved Mention"/>
    <w:basedOn w:val="DefaultParagraphFont"/>
    <w:uiPriority w:val="99"/>
    <w:semiHidden/>
    <w:unhideWhenUsed/>
    <w:rsid w:val="00B94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icd.who.int/browse10/2016/en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3CFC595E-5CE3-2346-9E81-F42EA5D4E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2</cp:revision>
  <dcterms:created xsi:type="dcterms:W3CDTF">2019-09-11T12:26:00Z</dcterms:created>
  <dcterms:modified xsi:type="dcterms:W3CDTF">2019-09-11T12:26:00Z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