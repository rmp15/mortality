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bookmarkStart w:id="0" w:name="_GoBack"/>
      <w:bookmarkEnd w:id="0"/>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1C516F6D" w:rsidR="000A6FCF" w:rsidRPr="000A6FCF" w:rsidRDefault="00701183" w:rsidP="00C81511">
      <w:pPr>
        <w:spacing w:after="0" w:line="240" w:lineRule="auto"/>
        <w:jc w:val="both"/>
        <w:rPr>
          <w:rFonts w:ascii="Times New Roman" w:hAnsi="Times New Roman" w:cs="Times New Roman"/>
        </w:rPr>
      </w:pPr>
      <w:r>
        <w:rPr>
          <w:rFonts w:ascii="Times New Roman" w:hAnsi="Times New Roman" w:cs="Times New Roman"/>
        </w:rPr>
        <w:t>As suggested, w</w:t>
      </w:r>
      <w:r w:rsidR="00ED739C">
        <w:rPr>
          <w:rFonts w:ascii="Times New Roman" w:hAnsi="Times New Roman" w:cs="Times New Roman"/>
        </w:rPr>
        <w:t>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sidR="00ED739C">
        <w:rPr>
          <w:rFonts w:ascii="Times New Roman" w:hAnsi="Times New Roman" w:cs="Times New Roman"/>
        </w:rPr>
        <w:t>, and as a potential for future research</w:t>
      </w:r>
      <w:r w:rsidR="000A6FCF">
        <w:rPr>
          <w:rFonts w:ascii="Times New Roman" w:hAnsi="Times New Roman" w:cs="Times New Roman"/>
        </w:rPr>
        <w:t xml:space="preserve"> (</w:t>
      </w:r>
      <w:r w:rsidR="000A6FCF" w:rsidRPr="008055AC">
        <w:rPr>
          <w:rFonts w:ascii="Times New Roman" w:hAnsi="Times New Roman" w:cs="Times New Roman"/>
        </w:rPr>
        <w:t>P.</w:t>
      </w:r>
      <w:r w:rsidR="000A6FCF">
        <w:rPr>
          <w:rFonts w:ascii="Times New Roman" w:hAnsi="Times New Roman" w:cs="Times New Roman"/>
        </w:rPr>
        <w:t xml:space="preserve"> </w:t>
      </w:r>
      <w:r w:rsidR="007133D8">
        <w:rPr>
          <w:rFonts w:ascii="Times New Roman" w:hAnsi="Times New Roman" w:cs="Times New Roman"/>
        </w:rPr>
        <w:t>20</w:t>
      </w:r>
      <w:r w:rsidR="000A6FCF" w:rsidRPr="000A6FCF">
        <w:rPr>
          <w:rFonts w:ascii="Times New Roman" w:hAnsi="Times New Roman" w:cs="Times New Roman"/>
        </w:rPr>
        <w:t xml:space="preserve">, Lines </w:t>
      </w:r>
      <w:commentRangeStart w:id="1"/>
      <w:del w:id="2" w:author="Majid" w:date="2019-11-07T11:12:00Z">
        <w:r w:rsidR="007133D8" w:rsidDel="00A215A1">
          <w:rPr>
            <w:rFonts w:ascii="Times New Roman" w:hAnsi="Times New Roman" w:cs="Times New Roman"/>
          </w:rPr>
          <w:delText>513</w:delText>
        </w:r>
      </w:del>
      <w:ins w:id="3" w:author="Majid" w:date="2019-11-07T11:12:00Z">
        <w:r w:rsidR="00A215A1">
          <w:rPr>
            <w:rFonts w:ascii="Times New Roman" w:hAnsi="Times New Roman" w:cs="Times New Roman"/>
          </w:rPr>
          <w:t>511</w:t>
        </w:r>
      </w:ins>
      <w:commentRangeEnd w:id="1"/>
      <w:ins w:id="4" w:author="Majid" w:date="2019-11-07T11:19:00Z">
        <w:r w:rsidR="00E60C57">
          <w:rPr>
            <w:rStyle w:val="CommentReference"/>
          </w:rPr>
          <w:commentReference w:id="1"/>
        </w:r>
      </w:ins>
      <w:r w:rsidR="000A6FCF">
        <w:rPr>
          <w:rFonts w:ascii="Times New Roman" w:hAnsi="Times New Roman" w:cs="Times New Roman"/>
        </w:rPr>
        <w:t>-</w:t>
      </w:r>
      <w:r w:rsidR="00CC5E3B">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7601DAE1"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w:t>
      </w:r>
      <w:r w:rsidR="000A6FCF" w:rsidRPr="00524DED">
        <w:rPr>
          <w:rFonts w:ascii="Times New Roman" w:hAnsi="Times New Roman" w:cs="Times New Roman"/>
        </w:rPr>
        <w:t>P.</w:t>
      </w:r>
      <w:r w:rsidR="000A6FCF">
        <w:rPr>
          <w:rFonts w:ascii="Times New Roman" w:hAnsi="Times New Roman" w:cs="Times New Roman"/>
        </w:rPr>
        <w:t xml:space="preserve"> </w:t>
      </w:r>
      <w:r w:rsidR="00282610">
        <w:rPr>
          <w:rFonts w:ascii="Times New Roman" w:hAnsi="Times New Roman" w:cs="Times New Roman"/>
        </w:rPr>
        <w:t>20</w:t>
      </w:r>
      <w:r w:rsidR="000A6FCF" w:rsidRPr="000A6FCF">
        <w:rPr>
          <w:rFonts w:ascii="Times New Roman" w:hAnsi="Times New Roman" w:cs="Times New Roman"/>
        </w:rPr>
        <w:t xml:space="preserve">, Lines </w:t>
      </w:r>
      <w:r w:rsidR="00AE12BC">
        <w:rPr>
          <w:rFonts w:ascii="Times New Roman" w:hAnsi="Times New Roman" w:cs="Times New Roman"/>
        </w:rPr>
        <w:t>515</w:t>
      </w:r>
      <w:r w:rsidR="000A6FCF">
        <w:rPr>
          <w:rFonts w:ascii="Times New Roman" w:hAnsi="Times New Roman" w:cs="Times New Roman"/>
        </w:rPr>
        <w:t>-</w:t>
      </w:r>
      <w:r w:rsidR="00AE12BC">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77B0FEF5"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w:t>
      </w:r>
      <w:r w:rsidRPr="00D4175F">
        <w:rPr>
          <w:rFonts w:ascii="Times New Roman" w:hAnsi="Times New Roman" w:cs="Times New Roman"/>
        </w:rPr>
        <w:t>P.</w:t>
      </w:r>
      <w:r>
        <w:rPr>
          <w:rFonts w:ascii="Times New Roman" w:hAnsi="Times New Roman" w:cs="Times New Roman"/>
        </w:rPr>
        <w:t xml:space="preserve"> </w:t>
      </w:r>
      <w:r w:rsidR="00E67347">
        <w:rPr>
          <w:rFonts w:ascii="Times New Roman" w:hAnsi="Times New Roman" w:cs="Times New Roman"/>
        </w:rPr>
        <w:t>20</w:t>
      </w:r>
      <w:r w:rsidRPr="000A6FCF">
        <w:rPr>
          <w:rFonts w:ascii="Times New Roman" w:hAnsi="Times New Roman" w:cs="Times New Roman"/>
        </w:rPr>
        <w:t xml:space="preserve">, Lines </w:t>
      </w:r>
      <w:r w:rsidR="00502084">
        <w:rPr>
          <w:rFonts w:ascii="Times New Roman" w:hAnsi="Times New Roman" w:cs="Times New Roman"/>
        </w:rPr>
        <w:t>521</w:t>
      </w:r>
      <w:r>
        <w:rPr>
          <w:rFonts w:ascii="Times New Roman" w:hAnsi="Times New Roman" w:cs="Times New Roman"/>
        </w:rPr>
        <w:t>-</w:t>
      </w:r>
      <w:r w:rsidR="00DD4A78">
        <w:rPr>
          <w:rFonts w:ascii="Times New Roman" w:hAnsi="Times New Roman" w:cs="Times New Roman"/>
        </w:rPr>
        <w:t>527</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701A75A4"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 xml:space="preserve">presented as Extended Data and summarised in the main </w:t>
      </w:r>
      <w:r w:rsidR="00F53F61" w:rsidRPr="00100DBB">
        <w:rPr>
          <w:rFonts w:ascii="Times New Roman" w:hAnsi="Times New Roman" w:cs="Times New Roman"/>
        </w:rPr>
        <w:t>paper</w:t>
      </w:r>
      <w:r w:rsidRPr="00100DBB">
        <w:rPr>
          <w:rFonts w:ascii="Times New Roman" w:hAnsi="Times New Roman" w:cs="Times New Roman"/>
        </w:rPr>
        <w:t xml:space="preserve"> (</w:t>
      </w:r>
      <w:r w:rsidRPr="00881777">
        <w:rPr>
          <w:rFonts w:ascii="Times New Roman" w:hAnsi="Times New Roman" w:cs="Times New Roman"/>
        </w:rPr>
        <w:t>P.</w:t>
      </w:r>
      <w:r w:rsidRPr="00100DBB">
        <w:rPr>
          <w:rFonts w:ascii="Times New Roman" w:hAnsi="Times New Roman" w:cs="Times New Roman"/>
        </w:rPr>
        <w:t xml:space="preserve"> </w:t>
      </w:r>
      <w:r w:rsidR="00881777">
        <w:rPr>
          <w:rFonts w:ascii="Times New Roman" w:hAnsi="Times New Roman" w:cs="Times New Roman"/>
        </w:rPr>
        <w:t>5</w:t>
      </w:r>
      <w:r w:rsidRPr="000A6FCF">
        <w:rPr>
          <w:rFonts w:ascii="Times New Roman" w:hAnsi="Times New Roman" w:cs="Times New Roman"/>
        </w:rPr>
        <w:t xml:space="preserve">, Lines </w:t>
      </w:r>
      <w:del w:id="5" w:author="Majid" w:date="2019-11-07T11:14:00Z">
        <w:r w:rsidR="00881777" w:rsidDel="00A215A1">
          <w:rPr>
            <w:rFonts w:ascii="Times New Roman" w:hAnsi="Times New Roman" w:cs="Times New Roman"/>
          </w:rPr>
          <w:delText>113</w:delText>
        </w:r>
      </w:del>
      <w:ins w:id="6" w:author="Majid" w:date="2019-11-07T11:14:00Z">
        <w:r w:rsidR="00A215A1">
          <w:rPr>
            <w:rFonts w:ascii="Times New Roman" w:hAnsi="Times New Roman" w:cs="Times New Roman"/>
          </w:rPr>
          <w:t>115</w:t>
        </w:r>
      </w:ins>
      <w:r w:rsidR="00CF324D">
        <w:rPr>
          <w:rFonts w:ascii="Times New Roman" w:hAnsi="Times New Roman" w:cs="Times New Roman"/>
        </w:rPr>
        <w:t>-</w:t>
      </w:r>
      <w:del w:id="7" w:author="Majid" w:date="2019-11-07T11:14:00Z">
        <w:r w:rsidR="00881777" w:rsidDel="00A215A1">
          <w:rPr>
            <w:rFonts w:ascii="Times New Roman" w:hAnsi="Times New Roman" w:cs="Times New Roman"/>
          </w:rPr>
          <w:delText>116</w:delText>
        </w:r>
        <w:r w:rsidR="00791ACD" w:rsidDel="00A215A1">
          <w:rPr>
            <w:rFonts w:ascii="Times New Roman" w:hAnsi="Times New Roman" w:cs="Times New Roman"/>
          </w:rPr>
          <w:delText xml:space="preserve"> </w:delText>
        </w:r>
      </w:del>
      <w:ins w:id="8" w:author="Majid" w:date="2019-11-07T11:14:00Z">
        <w:r w:rsidR="00A215A1">
          <w:rPr>
            <w:rFonts w:ascii="Times New Roman" w:hAnsi="Times New Roman" w:cs="Times New Roman"/>
          </w:rPr>
          <w:t xml:space="preserve">118 </w:t>
        </w:r>
      </w:ins>
      <w:r w:rsidR="00791ACD">
        <w:rPr>
          <w:rFonts w:ascii="Times New Roman" w:hAnsi="Times New Roman" w:cs="Times New Roman"/>
        </w:rPr>
        <w:t>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76A46B80"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w:t>
      </w:r>
      <w:r w:rsidRPr="00666891">
        <w:rPr>
          <w:rFonts w:ascii="Times New Roman" w:hAnsi="Times New Roman" w:cs="Times New Roman"/>
        </w:rPr>
        <w:t>P.</w:t>
      </w:r>
      <w:r w:rsidRPr="0067613A">
        <w:rPr>
          <w:rFonts w:ascii="Times New Roman" w:hAnsi="Times New Roman" w:cs="Times New Roman"/>
        </w:rPr>
        <w:t xml:space="preserve"> </w:t>
      </w:r>
      <w:r w:rsidR="008F6F2F">
        <w:rPr>
          <w:rFonts w:ascii="Times New Roman" w:hAnsi="Times New Roman" w:cs="Times New Roman"/>
        </w:rPr>
        <w:t>14</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del w:id="9" w:author="Majid" w:date="2019-11-07T11:15:00Z">
        <w:r w:rsidR="008F6F2F" w:rsidDel="00A215A1">
          <w:rPr>
            <w:rFonts w:ascii="Times New Roman" w:hAnsi="Times New Roman" w:cs="Times New Roman"/>
          </w:rPr>
          <w:delText>362</w:delText>
        </w:r>
      </w:del>
      <w:ins w:id="10" w:author="Majid" w:date="2019-11-07T11:15:00Z">
        <w:r w:rsidR="00A215A1">
          <w:rPr>
            <w:rFonts w:ascii="Times New Roman" w:hAnsi="Times New Roman" w:cs="Times New Roman"/>
          </w:rPr>
          <w:t>368</w:t>
        </w:r>
      </w:ins>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08A4D346" w:rsidR="00503760" w:rsidRP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w:t>
      </w:r>
      <w:ins w:id="11" w:author="Majid" w:date="2019-11-07T11:16:00Z">
        <w:r w:rsidR="00A215A1">
          <w:rPr>
            <w:rFonts w:ascii="Times New Roman" w:hAnsi="Times New Roman" w:cs="Times New Roman"/>
          </w:rPr>
          <w:t xml:space="preserve"> characteristic or</w:t>
        </w:r>
      </w:ins>
      <w:r w:rsidR="00630664" w:rsidRPr="00630664">
        <w:rPr>
          <w:rFonts w:ascii="Times New Roman" w:hAnsi="Times New Roman" w:cs="Times New Roman"/>
        </w:rPr>
        <w:t xml:space="preserve">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w:t>
      </w:r>
      <w:r w:rsidR="00F545AD" w:rsidRPr="00701923">
        <w:rPr>
          <w:rFonts w:ascii="Times New Roman" w:hAnsi="Times New Roman" w:cs="Times New Roman"/>
        </w:rPr>
        <w:t>P</w:t>
      </w:r>
      <w:r w:rsidR="002F2AA4" w:rsidRPr="00701923">
        <w:rPr>
          <w:rFonts w:ascii="Times New Roman" w:hAnsi="Times New Roman" w:cs="Times New Roman"/>
        </w:rPr>
        <w:t>P</w:t>
      </w:r>
      <w:r w:rsidR="00F545AD" w:rsidRPr="00701923">
        <w:rPr>
          <w:rFonts w:ascii="Times New Roman" w:hAnsi="Times New Roman" w:cs="Times New Roman"/>
        </w:rPr>
        <w:t>.</w:t>
      </w:r>
      <w:r w:rsidR="00701923">
        <w:rPr>
          <w:rFonts w:ascii="Times New Roman" w:hAnsi="Times New Roman" w:cs="Times New Roman"/>
        </w:rPr>
        <w:t xml:space="preserve"> </w:t>
      </w:r>
      <w:r w:rsidR="002F2AA4">
        <w:rPr>
          <w:rFonts w:ascii="Times New Roman" w:hAnsi="Times New Roman" w:cs="Times New Roman"/>
        </w:rPr>
        <w:t>20-21</w:t>
      </w:r>
      <w:r w:rsidR="00F545AD" w:rsidRPr="00630664">
        <w:rPr>
          <w:rFonts w:ascii="Times New Roman" w:hAnsi="Times New Roman" w:cs="Times New Roman"/>
        </w:rPr>
        <w:t xml:space="preserve">, Lines </w:t>
      </w:r>
      <w:del w:id="12" w:author="Majid" w:date="2019-11-07T11:15:00Z">
        <w:r w:rsidR="002F2AA4" w:rsidDel="00A215A1">
          <w:rPr>
            <w:rFonts w:ascii="Times New Roman" w:hAnsi="Times New Roman" w:cs="Times New Roman"/>
          </w:rPr>
          <w:delText>527</w:delText>
        </w:r>
      </w:del>
      <w:ins w:id="13" w:author="Majid" w:date="2019-11-07T11:15:00Z">
        <w:r w:rsidR="00A215A1">
          <w:rPr>
            <w:rFonts w:ascii="Times New Roman" w:hAnsi="Times New Roman" w:cs="Times New Roman"/>
          </w:rPr>
          <w:t>526</w:t>
        </w:r>
      </w:ins>
      <w:r w:rsidR="00F545AD" w:rsidRPr="00630664">
        <w:rPr>
          <w:rFonts w:ascii="Times New Roman" w:hAnsi="Times New Roman" w:cs="Times New Roman"/>
        </w:rPr>
        <w:t>-</w:t>
      </w:r>
      <w:del w:id="14" w:author="Majid" w:date="2019-11-07T11:16:00Z">
        <w:r w:rsidR="002F2AA4" w:rsidDel="00A215A1">
          <w:rPr>
            <w:rFonts w:ascii="Times New Roman" w:hAnsi="Times New Roman" w:cs="Times New Roman"/>
          </w:rPr>
          <w:delText>532</w:delText>
        </w:r>
      </w:del>
      <w:ins w:id="15" w:author="Majid" w:date="2019-11-07T11:16:00Z">
        <w:r w:rsidR="00A215A1">
          <w:rPr>
            <w:rFonts w:ascii="Times New Roman" w:hAnsi="Times New Roman" w:cs="Times New Roman"/>
          </w:rPr>
          <w:t>530</w:t>
        </w:r>
      </w:ins>
      <w:r w:rsidR="00F545AD" w:rsidRPr="00630664">
        <w:rPr>
          <w:rFonts w:ascii="Times New Roman" w:hAnsi="Times New Roman" w:cs="Times New Roman"/>
        </w:rPr>
        <w:t>).</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29F7FE44"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lastRenderedPageBreak/>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We also mention the issue of sub-categories using the example of road transport</w:t>
      </w:r>
      <w:r w:rsidR="00C7769C">
        <w:rPr>
          <w:rFonts w:ascii="Times New Roman" w:hAnsi="Times New Roman" w:cs="Times New Roman"/>
        </w:rPr>
        <w:t xml:space="preserve"> </w:t>
      </w:r>
      <w:commentRangeStart w:id="16"/>
      <w:r w:rsidR="00C7769C">
        <w:rPr>
          <w:rFonts w:ascii="Times New Roman" w:hAnsi="Times New Roman" w:cs="Times New Roman"/>
        </w:rPr>
        <w:t>(</w:t>
      </w:r>
      <w:r w:rsidR="00C7769C" w:rsidRPr="005E1F88">
        <w:rPr>
          <w:rFonts w:ascii="Times New Roman" w:hAnsi="Times New Roman" w:cs="Times New Roman"/>
        </w:rPr>
        <w:t>P.</w:t>
      </w:r>
      <w:r w:rsidR="00C7769C" w:rsidRPr="004E3215">
        <w:rPr>
          <w:rFonts w:ascii="Times New Roman" w:hAnsi="Times New Roman" w:cs="Times New Roman"/>
        </w:rPr>
        <w:t xml:space="preserve"> </w:t>
      </w:r>
      <w:r w:rsidR="005E1F88">
        <w:rPr>
          <w:rFonts w:ascii="Times New Roman" w:hAnsi="Times New Roman" w:cs="Times New Roman"/>
        </w:rPr>
        <w:t>20</w:t>
      </w:r>
      <w:r w:rsidR="00C7769C" w:rsidRPr="000A6FCF">
        <w:rPr>
          <w:rFonts w:ascii="Times New Roman" w:hAnsi="Times New Roman" w:cs="Times New Roman"/>
        </w:rPr>
        <w:t xml:space="preserve">, Lines </w:t>
      </w:r>
      <w:r w:rsidR="005E1F88">
        <w:rPr>
          <w:rFonts w:ascii="Times New Roman" w:hAnsi="Times New Roman" w:cs="Times New Roman"/>
        </w:rPr>
        <w:t>521</w:t>
      </w:r>
      <w:r w:rsidR="00290083">
        <w:rPr>
          <w:rFonts w:ascii="Times New Roman" w:hAnsi="Times New Roman" w:cs="Times New Roman"/>
        </w:rPr>
        <w:t>-</w:t>
      </w:r>
      <w:r w:rsidR="005E1F88">
        <w:rPr>
          <w:rFonts w:ascii="Times New Roman" w:hAnsi="Times New Roman" w:cs="Times New Roman"/>
        </w:rPr>
        <w:t>527</w:t>
      </w:r>
      <w:r w:rsidR="00C7769C">
        <w:rPr>
          <w:rFonts w:ascii="Times New Roman" w:hAnsi="Times New Roman" w:cs="Times New Roman"/>
        </w:rPr>
        <w:t>)</w:t>
      </w:r>
      <w:commentRangeEnd w:id="16"/>
      <w:r w:rsidR="00A215A1">
        <w:rPr>
          <w:rStyle w:val="CommentReference"/>
        </w:rPr>
        <w:commentReference w:id="16"/>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jid" w:date="2019-11-07T11:19:00Z" w:initials="M">
    <w:p w14:paraId="770C0C94" w14:textId="72AC1991" w:rsidR="00E60C57" w:rsidRDefault="00E60C57">
      <w:pPr>
        <w:pStyle w:val="CommentText"/>
      </w:pPr>
      <w:r>
        <w:rPr>
          <w:rStyle w:val="CommentReference"/>
        </w:rPr>
        <w:annotationRef/>
      </w:r>
      <w:r>
        <w:t>where the sentence begins</w:t>
      </w:r>
    </w:p>
  </w:comment>
  <w:comment w:id="16" w:author="Majid" w:date="2019-11-07T11:19:00Z" w:initials="M">
    <w:p w14:paraId="4CC1105D" w14:textId="29A2A63B" w:rsidR="00A215A1" w:rsidRDefault="00A215A1">
      <w:pPr>
        <w:pStyle w:val="CommentText"/>
      </w:pPr>
      <w:r>
        <w:rPr>
          <w:rStyle w:val="CommentReference"/>
        </w:rPr>
        <w:annotationRef/>
      </w:r>
      <w:r>
        <w:t>check above and make consistent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0C0C94" w15:done="0"/>
  <w15:commentEx w15:paraId="4CC110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0C0C94" w16cid:durableId="216E7E79"/>
  <w16cid:commentId w16cid:paraId="4CC1105D" w16cid:durableId="216E7E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AE19A7" w14:textId="77777777" w:rsidR="003F2D69" w:rsidRDefault="003F2D69" w:rsidP="00AD5780">
      <w:pPr>
        <w:spacing w:after="0" w:line="240" w:lineRule="auto"/>
      </w:pPr>
      <w:r>
        <w:separator/>
      </w:r>
    </w:p>
  </w:endnote>
  <w:endnote w:type="continuationSeparator" w:id="0">
    <w:p w14:paraId="68D5FC0D" w14:textId="77777777" w:rsidR="003F2D69" w:rsidRDefault="003F2D69"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0316F6" w14:textId="77777777" w:rsidR="003F2D69" w:rsidRDefault="003F2D69" w:rsidP="00AD5780">
      <w:pPr>
        <w:spacing w:after="0" w:line="240" w:lineRule="auto"/>
      </w:pPr>
      <w:r>
        <w:separator/>
      </w:r>
    </w:p>
  </w:footnote>
  <w:footnote w:type="continuationSeparator" w:id="0">
    <w:p w14:paraId="4DC1E662" w14:textId="77777777" w:rsidR="003F2D69" w:rsidRDefault="003F2D69"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0DBB"/>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577AE"/>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610"/>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2AA4"/>
    <w:rsid w:val="002F6E85"/>
    <w:rsid w:val="003008AA"/>
    <w:rsid w:val="003012DB"/>
    <w:rsid w:val="003034A2"/>
    <w:rsid w:val="003034C7"/>
    <w:rsid w:val="003064CF"/>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33F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1759"/>
    <w:rsid w:val="003D2242"/>
    <w:rsid w:val="003D30FC"/>
    <w:rsid w:val="003D4F70"/>
    <w:rsid w:val="003D700A"/>
    <w:rsid w:val="003D758C"/>
    <w:rsid w:val="003D7A89"/>
    <w:rsid w:val="003E2EC8"/>
    <w:rsid w:val="003E6824"/>
    <w:rsid w:val="003F1224"/>
    <w:rsid w:val="003F2D69"/>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34B1"/>
    <w:rsid w:val="00424DA2"/>
    <w:rsid w:val="004257F4"/>
    <w:rsid w:val="0042673E"/>
    <w:rsid w:val="00432D3C"/>
    <w:rsid w:val="004351FE"/>
    <w:rsid w:val="00440EC2"/>
    <w:rsid w:val="00441CC4"/>
    <w:rsid w:val="00443F8C"/>
    <w:rsid w:val="004479D0"/>
    <w:rsid w:val="0045120E"/>
    <w:rsid w:val="0045437F"/>
    <w:rsid w:val="0045552C"/>
    <w:rsid w:val="00456F1C"/>
    <w:rsid w:val="00462206"/>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215"/>
    <w:rsid w:val="004E3BE8"/>
    <w:rsid w:val="004E4E31"/>
    <w:rsid w:val="004E5034"/>
    <w:rsid w:val="004E5673"/>
    <w:rsid w:val="004F02D8"/>
    <w:rsid w:val="004F3632"/>
    <w:rsid w:val="004F52E3"/>
    <w:rsid w:val="004F699C"/>
    <w:rsid w:val="004F78CD"/>
    <w:rsid w:val="004F7B98"/>
    <w:rsid w:val="00501C77"/>
    <w:rsid w:val="00502084"/>
    <w:rsid w:val="00503760"/>
    <w:rsid w:val="00506CC1"/>
    <w:rsid w:val="005153D8"/>
    <w:rsid w:val="00515DC0"/>
    <w:rsid w:val="00517D4B"/>
    <w:rsid w:val="00517F51"/>
    <w:rsid w:val="0052042B"/>
    <w:rsid w:val="0052138E"/>
    <w:rsid w:val="00521640"/>
    <w:rsid w:val="00524DED"/>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39DE"/>
    <w:rsid w:val="0059448F"/>
    <w:rsid w:val="005A0C63"/>
    <w:rsid w:val="005A35F8"/>
    <w:rsid w:val="005A6F1D"/>
    <w:rsid w:val="005B2342"/>
    <w:rsid w:val="005B29C7"/>
    <w:rsid w:val="005B539B"/>
    <w:rsid w:val="005C2D96"/>
    <w:rsid w:val="005C4A7A"/>
    <w:rsid w:val="005C7D39"/>
    <w:rsid w:val="005D0176"/>
    <w:rsid w:val="005D1AF4"/>
    <w:rsid w:val="005D278F"/>
    <w:rsid w:val="005D564D"/>
    <w:rsid w:val="005D75BD"/>
    <w:rsid w:val="005D79D9"/>
    <w:rsid w:val="005E1F88"/>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66891"/>
    <w:rsid w:val="00672D33"/>
    <w:rsid w:val="0067613A"/>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1183"/>
    <w:rsid w:val="00701923"/>
    <w:rsid w:val="007025EF"/>
    <w:rsid w:val="00704F10"/>
    <w:rsid w:val="007106F2"/>
    <w:rsid w:val="007133D8"/>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4774F"/>
    <w:rsid w:val="00752F10"/>
    <w:rsid w:val="007567CB"/>
    <w:rsid w:val="00757E1B"/>
    <w:rsid w:val="00760FCD"/>
    <w:rsid w:val="00761D61"/>
    <w:rsid w:val="007638E6"/>
    <w:rsid w:val="00763D58"/>
    <w:rsid w:val="007642A3"/>
    <w:rsid w:val="00772079"/>
    <w:rsid w:val="00772958"/>
    <w:rsid w:val="00774EF7"/>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55AC"/>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1777"/>
    <w:rsid w:val="00882F15"/>
    <w:rsid w:val="00883BFC"/>
    <w:rsid w:val="00885F71"/>
    <w:rsid w:val="00887D4D"/>
    <w:rsid w:val="00891788"/>
    <w:rsid w:val="00891A90"/>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3A7F"/>
    <w:rsid w:val="008D6655"/>
    <w:rsid w:val="008E0F04"/>
    <w:rsid w:val="008E408D"/>
    <w:rsid w:val="008E40B8"/>
    <w:rsid w:val="008E7C35"/>
    <w:rsid w:val="008F0FA1"/>
    <w:rsid w:val="008F133D"/>
    <w:rsid w:val="008F1DFB"/>
    <w:rsid w:val="008F2537"/>
    <w:rsid w:val="008F6275"/>
    <w:rsid w:val="008F63F3"/>
    <w:rsid w:val="008F6F2F"/>
    <w:rsid w:val="008F7F9C"/>
    <w:rsid w:val="009009A4"/>
    <w:rsid w:val="009011FA"/>
    <w:rsid w:val="00901E97"/>
    <w:rsid w:val="0090629D"/>
    <w:rsid w:val="00906755"/>
    <w:rsid w:val="00911C8A"/>
    <w:rsid w:val="0091219A"/>
    <w:rsid w:val="00914360"/>
    <w:rsid w:val="009152ED"/>
    <w:rsid w:val="00915E27"/>
    <w:rsid w:val="009163B3"/>
    <w:rsid w:val="00923060"/>
    <w:rsid w:val="00930AE7"/>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15A1"/>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2BC"/>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60E6"/>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31B3"/>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2DC"/>
    <w:rsid w:val="00CA7412"/>
    <w:rsid w:val="00CB0CCE"/>
    <w:rsid w:val="00CB216A"/>
    <w:rsid w:val="00CB2E15"/>
    <w:rsid w:val="00CB4935"/>
    <w:rsid w:val="00CC0BEB"/>
    <w:rsid w:val="00CC103F"/>
    <w:rsid w:val="00CC428A"/>
    <w:rsid w:val="00CC5E3B"/>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175F"/>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B6F45"/>
    <w:rsid w:val="00DC2AAC"/>
    <w:rsid w:val="00DC4F98"/>
    <w:rsid w:val="00DC6080"/>
    <w:rsid w:val="00DD125B"/>
    <w:rsid w:val="00DD4A78"/>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0C57"/>
    <w:rsid w:val="00E637F0"/>
    <w:rsid w:val="00E67347"/>
    <w:rsid w:val="00E7404D"/>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5F58"/>
    <w:rsid w:val="00FC6891"/>
    <w:rsid w:val="00FC73A3"/>
    <w:rsid w:val="00FC7B4B"/>
    <w:rsid w:val="00FD6276"/>
    <w:rsid w:val="00FD73A8"/>
    <w:rsid w:val="00FD766B"/>
    <w:rsid w:val="00FE5565"/>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89F68BCE-2269-4940-9811-17DD5B6D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88BD7-411E-CB43-BB98-4A903F6F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Robbie Parks</cp:lastModifiedBy>
  <cp:revision>2</cp:revision>
  <cp:lastPrinted>2019-09-25T12:38:00Z</cp:lastPrinted>
  <dcterms:created xsi:type="dcterms:W3CDTF">2019-11-07T11:30:00Z</dcterms:created>
  <dcterms:modified xsi:type="dcterms:W3CDTF">2019-11-07T11:30:00Z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