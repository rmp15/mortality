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bookmarkStart w:id="0" w:name="_GoBack"/>
      <w:bookmarkEnd w:id="0"/>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7E915408" w:rsidR="005E3707" w:rsidRDefault="005E3707" w:rsidP="00BA6BAA">
      <w:pPr>
        <w:pStyle w:val="p1"/>
      </w:pPr>
      <w:r>
        <w:t>evidence</w:t>
      </w:r>
      <w:r w:rsidR="005E0E67">
        <w:fldChar w:fldCharType="begin"/>
      </w:r>
      <w:r w:rsidR="009E66B1">
        <w:instrText xml:space="preserve"> ADDIN EN.CITE &lt;EndNote&gt;&lt;Cite&gt;&lt;Author&gt;Yu&lt;/Author&gt;&lt;Year&gt;2012&lt;/Year&gt;&lt;RecNum&gt;972&lt;/RecNum&gt;&lt;DisplayText&gt;(&lt;style face="italic"&gt;1&lt;/style&gt;)&lt;/DisplayText&gt;&lt;record&gt;&lt;rec-number&gt;972&lt;/rec-number&gt;&lt;foreign-keys&gt;&lt;key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9E66B1">
        <w:rPr>
          <w:noProof/>
        </w:rPr>
        <w:t>(</w:t>
      </w:r>
      <w:r w:rsidR="009E66B1" w:rsidRPr="009E66B1">
        <w:rPr>
          <w:i/>
          <w:noProof/>
        </w:rPr>
        <w:t>1</w:t>
      </w:r>
      <w:r w:rsidR="009E66B1">
        <w:rPr>
          <w:noProof/>
        </w:rPr>
        <w:t>)</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8E28FB">
        <w:rPr>
          <w:rFonts w:ascii="Times New Roman" w:hAnsi="Times New Roman"/>
          <w:b/>
          <w:color w:val="000000" w:themeColor="text1"/>
          <w:sz w:val="24"/>
          <w:szCs w:val="24"/>
          <w:highlight w:val="yellow"/>
        </w:rPr>
        <w:t>Introduction</w:t>
      </w:r>
    </w:p>
    <w:p w14:paraId="2AB19F72" w14:textId="4CD9FBB6"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xml:space="preserve">, but </w:t>
      </w:r>
      <w:r w:rsidR="0058211A">
        <w:rPr>
          <w:rFonts w:ascii="Times New Roman" w:hAnsi="Times New Roman"/>
          <w:color w:val="000000" w:themeColor="text1"/>
          <w:sz w:val="24"/>
          <w:szCs w:val="24"/>
        </w:rPr>
        <w:t>non-optimal average ambient temperature</w:t>
      </w:r>
      <w:r w:rsidR="004613C7">
        <w:rPr>
          <w:rFonts w:ascii="Times New Roman" w:hAnsi="Times New Roman"/>
          <w:color w:val="000000" w:themeColor="text1"/>
          <w:sz w:val="24"/>
          <w:szCs w:val="24"/>
        </w:rPr>
        <w:t xml:space="preserve"> also</w:t>
      </w:r>
      <w:r w:rsidR="0058211A">
        <w:rPr>
          <w:rFonts w:ascii="Times New Roman" w:hAnsi="Times New Roman"/>
          <w:color w:val="000000" w:themeColor="text1"/>
          <w:sz w:val="24"/>
          <w:szCs w:val="24"/>
        </w:rPr>
        <w:t xml:space="preserve">. </w:t>
      </w:r>
      <w:r w:rsidR="002A17EC">
        <w:rPr>
          <w:rFonts w:ascii="Times New Roman" w:hAnsi="Times New Roman"/>
          <w:color w:val="000000" w:themeColor="text1"/>
          <w:sz w:val="24"/>
          <w:szCs w:val="24"/>
        </w:rPr>
        <w:fldChar w:fldCharType="begin"/>
      </w:r>
      <w:r w:rsidR="002A17EC">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face="italic"&gt;2&lt;/style&gt;)&lt;/DisplayText&gt;&lt;record&gt;&lt;rec-number&gt;287&lt;/rec-number&gt;&lt;foreign-keys&gt;&lt;key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2A17EC">
        <w:rPr>
          <w:rFonts w:ascii="Times New Roman" w:hAnsi="Times New Roman"/>
          <w:noProof/>
          <w:color w:val="000000" w:themeColor="text1"/>
          <w:sz w:val="24"/>
          <w:szCs w:val="24"/>
        </w:rPr>
        <w:t>(</w:t>
      </w:r>
      <w:r w:rsidR="002A17EC" w:rsidRPr="002A17EC">
        <w:rPr>
          <w:rFonts w:ascii="Times New Roman" w:hAnsi="Times New Roman"/>
          <w:i/>
          <w:noProof/>
          <w:color w:val="000000" w:themeColor="text1"/>
          <w:sz w:val="24"/>
          <w:szCs w:val="24"/>
        </w:rPr>
        <w:t>2</w:t>
      </w:r>
      <w:r w:rsidR="002A17EC">
        <w:rPr>
          <w:rFonts w:ascii="Times New Roman" w:hAnsi="Times New Roman"/>
          <w:noProof/>
          <w:color w:val="000000" w:themeColor="text1"/>
          <w:sz w:val="24"/>
          <w:szCs w:val="24"/>
        </w:rPr>
        <w:t>)</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t xml:space="preserve"> </w:t>
      </w:r>
      <w:r w:rsidR="00E151AE">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face="italic"&gt;3&lt;/style&gt;)&lt;/DisplayText&gt;&lt;record&gt;&lt;rec-number&gt;965&lt;/rec-number&gt;&lt;foreign-keys&gt;&lt;key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change&lt;/full-title&gt;&lt;/periodical&gt;&lt;dates&gt;&lt;year&gt;2014&lt;/year&gt;&lt;/dates&gt;&lt;urls&gt;&lt;/urls&gt;&lt;/record&gt;&lt;/Cite&gt;&lt;/EndNote&gt;</w:instrText>
      </w:r>
      <w:r w:rsidR="00E151AE">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3</w:t>
      </w:r>
      <w:r w:rsidR="00E151AE">
        <w:rPr>
          <w:rFonts w:ascii="Times New Roman" w:hAnsi="Times New Roman"/>
          <w:noProof/>
          <w:color w:val="000000" w:themeColor="text1"/>
          <w:sz w:val="24"/>
          <w:szCs w:val="24"/>
        </w:rPr>
        <w:t>)</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As such, changes in human mortality are set to evolve and amplify further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6BDD5185"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3E383D">
        <w:rPr>
          <w:rFonts w:ascii="Times New Roman" w:hAnsi="Times New Roman"/>
          <w:color w:val="000000" w:themeColor="text1"/>
          <w:sz w:val="24"/>
          <w:szCs w:val="24"/>
        </w:rPr>
        <w:t xml:space="preserve"> </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Y051bT4xNzE8L1JlY051bT48RGlzcGxheVRleHQ+KDxzdHlsZSBmYWNlPSJpdGFsaWMiPjQtNjwv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E151AE">
        <w:rPr>
          <w:rFonts w:ascii="Times New Roman" w:hAnsi="Times New Roman"/>
          <w:color w:val="000000" w:themeColor="text1"/>
          <w:sz w:val="24"/>
          <w:szCs w:val="24"/>
        </w:rPr>
        <w:instrText xml:space="preserve"> ADDIN EN.CITE </w:instrText>
      </w:r>
      <w:r w:rsidR="00E15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Y051bT4xNzE8L1JlY051bT48RGlzcGxheVRleHQ+KDxzdHlsZSBmYWNlPSJpdGFsaWMiPjQtNjwv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E151AE">
        <w:rPr>
          <w:rFonts w:ascii="Times New Roman" w:hAnsi="Times New Roman"/>
          <w:color w:val="000000" w:themeColor="text1"/>
          <w:sz w:val="24"/>
          <w:szCs w:val="24"/>
        </w:rPr>
        <w:instrText xml:space="preserve"> ADDIN EN.CITE.DATA </w:instrText>
      </w:r>
      <w:r w:rsidR="00E151AE">
        <w:rPr>
          <w:rFonts w:ascii="Times New Roman" w:hAnsi="Times New Roman"/>
          <w:color w:val="000000" w:themeColor="text1"/>
          <w:sz w:val="24"/>
          <w:szCs w:val="24"/>
        </w:rPr>
      </w:r>
      <w:r w:rsidR="00E151AE">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4-6</w:t>
      </w:r>
      <w:r w:rsidR="00E151AE">
        <w:rPr>
          <w:rFonts w:ascii="Times New Roman" w:hAnsi="Times New Roman"/>
          <w:noProof/>
          <w:color w:val="000000" w:themeColor="text1"/>
          <w:sz w:val="24"/>
          <w:szCs w:val="24"/>
        </w:rPr>
        <w:t>)</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w:t>
      </w:r>
      <w:r w:rsidR="00CE317B">
        <w:rPr>
          <w:rFonts w:ascii="Times New Roman" w:hAnsi="Times New Roman"/>
          <w:color w:val="000000" w:themeColor="text1"/>
          <w:sz w:val="24"/>
          <w:szCs w:val="24"/>
        </w:rPr>
        <w:t xml:space="preserve">[ref] </w:t>
      </w:r>
      <w:r w:rsidR="00492230">
        <w:rPr>
          <w:rFonts w:ascii="Times New Roman" w:hAnsi="Times New Roman"/>
          <w:color w:val="000000" w:themeColor="text1"/>
          <w:sz w:val="24"/>
          <w:szCs w:val="24"/>
        </w:rPr>
        <w:t>Identifying the risk to communities in a scientifically rigorous way is important</w:t>
      </w:r>
      <w:r w:rsidR="00C47C10">
        <w:rPr>
          <w:rFonts w:ascii="Times New Roman" w:hAnsi="Times New Roman"/>
          <w:color w:val="000000" w:themeColor="text1"/>
          <w:sz w:val="24"/>
          <w:szCs w:val="24"/>
        </w:rPr>
        <w:t xml:space="preserve"> is thus a key requirement.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5D4F91C6"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91079">
        <w:rPr>
          <w:rFonts w:ascii="Times New Roman" w:hAnsi="Times New Roman"/>
          <w:color w:val="000000" w:themeColor="text1"/>
          <w:sz w:val="24"/>
          <w:szCs w:val="24"/>
        </w:rPr>
        <w:t>. [ref]</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70AF64E0"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8F5F5B">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&lt;EndNote&gt;&lt;Cite&gt;&lt;Author&gt;Song&lt;/Author&gt;&lt;Year&gt;2017&lt;/Year&gt;&lt;RecNum&gt;970&lt;/RecNum&gt;&lt;DisplayText&gt;(&lt;style face="italic"&gt;7&lt;/style&gt;)&lt;/DisplayText&gt;&lt;record&gt;&lt;rec-number&gt;970&lt;/rec-number&gt;&lt;foreign-keys&gt;&lt;key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7</w:t>
      </w:r>
      <w:r w:rsidR="00E151AE">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w:t>
      </w:r>
      <w:r w:rsidR="00C80001">
        <w:rPr>
          <w:rFonts w:ascii="Times New Roman" w:hAnsi="Times New Roman"/>
          <w:color w:val="000000" w:themeColor="text1"/>
          <w:sz w:val="24"/>
          <w:szCs w:val="24"/>
        </w:rPr>
        <w:t>research question</w:t>
      </w:r>
      <w:r w:rsidR="00831E60">
        <w:rPr>
          <w:rFonts w:ascii="Times New Roman" w:hAnsi="Times New Roman"/>
          <w:color w:val="000000" w:themeColor="text1"/>
          <w:sz w:val="24"/>
          <w:szCs w:val="24"/>
        </w:rPr>
        <w:t xml:space="preserve">,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Pr>
          <w:rFonts w:ascii="Times New Roman" w:hAnsi="Times New Roman"/>
          <w:color w:val="000000" w:themeColor="text1"/>
          <w:sz w:val="24"/>
          <w:szCs w:val="24"/>
        </w:rPr>
        <w:t xml:space="preserve"> </w:t>
      </w:r>
      <w:r w:rsidR="005B744E"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&lt;EndNote&gt;&lt;Cite&gt;&lt;Author&gt;Jacob&lt;/Author&gt;&lt;Year&gt;2014&lt;/Year&gt;&lt;RecNum&gt;969&lt;/RecNum&gt;&lt;DisplayText&gt;(&lt;style face="italic"&gt;8&lt;/style&gt;)&lt;/DisplayText&gt;&lt;record&gt;&lt;rec-number&gt;969&lt;/rec-number&gt;&lt;foreign-keys&gt;&lt;key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8</w:t>
      </w:r>
      <w:r w:rsidR="00E151AE">
        <w:rPr>
          <w:rFonts w:ascii="Times New Roman" w:hAnsi="Times New Roman"/>
          <w:noProof/>
          <w:color w:val="000000" w:themeColor="text1"/>
          <w:sz w:val="24"/>
          <w:szCs w:val="24"/>
        </w:rPr>
        <w:t>)</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in the meteorological communities.</w:t>
      </w:r>
      <w:r w:rsidR="00831E60">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face="italic"&gt;9&lt;/style&gt;)&lt;/DisplayText&gt;&lt;record&gt;&lt;rec-number&gt;971&lt;/rec-number&gt;&lt;foreign-keys&gt;&lt;key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9</w:t>
      </w:r>
      <w:r w:rsidR="00E151AE">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56813B19"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there is an ongoing discussion about how </w:t>
      </w:r>
      <w:r w:rsidR="00EF12B4">
        <w:rPr>
          <w:rFonts w:ascii="Times New Roman" w:hAnsi="Times New Roman"/>
          <w:color w:val="000000" w:themeColor="text1"/>
          <w:sz w:val="24"/>
          <w:szCs w:val="24"/>
        </w:rPr>
        <w:t>mortality will be affecting not just in the summer months, but also in the winter.</w:t>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8E28FB">
        <w:rPr>
          <w:rFonts w:ascii="Times New Roman" w:hAnsi="Times New Roman"/>
          <w:b/>
          <w:color w:val="000000" w:themeColor="text1"/>
          <w:sz w:val="24"/>
          <w:szCs w:val="24"/>
          <w:highlight w:val="yellow"/>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7F6A2E8B"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&lt;EndNote&gt;&lt;Cite&gt;&lt;Author&gt;Ingram&lt;/Author&gt;&lt;Year&gt;2003&lt;/Year&gt;&lt;RecNum&gt;456&lt;/RecNum&gt;&lt;DisplayText&gt;(&lt;style face="italic"&gt;10&lt;/style&gt;)&lt;/DisplayText&gt;&lt;record&gt;&lt;rec-number&gt;456&lt;/rec-number&gt;&lt;foreign-keys&gt;&lt;key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10</w:t>
      </w:r>
      <w:r w:rsidR="00E151AE">
        <w:rPr>
          <w:rFonts w:ascii="Times New Roman" w:hAnsi="Times New Roman"/>
          <w:noProof/>
          <w:color w:val="000000" w:themeColor="text1"/>
          <w:sz w:val="24"/>
          <w:szCs w:val="24"/>
        </w:rPr>
        <w:t>)</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151AE">
        <w:rPr>
          <w:rFonts w:ascii="Times New Roman" w:hAnsi="Times New Roman"/>
          <w:sz w:val="24"/>
          <w:szCs w:val="24"/>
        </w:rPr>
        <w:instrText xml:space="preserve"> ADDIN EN.CITE &lt;EndNote&gt;&lt;Cite&gt;&lt;Author&gt;Karl&lt;/Author&gt;&lt;Year&gt;1984&lt;/Year&gt;&lt;RecNum&gt;454&lt;/RecNum&gt;&lt;DisplayText&gt;(&lt;style face="italic"&gt;11&lt;/style&gt;)&lt;/DisplayText&gt;&lt;record&gt;&lt;rec-number&gt;454&lt;/rec-number&gt;&lt;foreign-keys&gt;&lt;key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11</w:t>
      </w:r>
      <w:r w:rsidR="00E151AE">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305BF0F"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del w:id="1" w:author="umahx99" w:date="2017-05-31T14:49:00Z">
        <w:r w:rsidRPr="001677FD" w:rsidDel="008469C7">
          <w:rPr>
            <w:rFonts w:ascii="Times New Roman" w:hAnsi="Times New Roman"/>
            <w:color w:val="000000" w:themeColor="text1"/>
            <w:sz w:val="24"/>
            <w:szCs w:val="24"/>
          </w:rPr>
          <w:delText>length of months</w:delText>
        </w:r>
      </w:del>
      <w:ins w:id="2" w:author="umahx99" w:date="2017-05-31T14:49:00Z">
        <w:r w:rsidR="008469C7">
          <w:rPr>
            <w:rFonts w:ascii="Times New Roman" w:hAnsi="Times New Roman"/>
            <w:color w:val="000000" w:themeColor="text1"/>
            <w:sz w:val="24"/>
            <w:szCs w:val="24"/>
          </w:rPr>
          <w:t>numbers of days in each month</w:t>
        </w:r>
      </w:ins>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52DFB18E"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dW0+MjA1PC9SZWNOdW0+PERpc3BsYXlUZXh0Pig8c3R5bGUgZmFjZT0iaXRhbGljIj4xMjwvc3R5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E151AE">
        <w:rPr>
          <w:rFonts w:ascii="Times New Roman" w:hAnsi="Times New Roman"/>
          <w:sz w:val="24"/>
          <w:szCs w:val="24"/>
        </w:rPr>
        <w:instrText xml:space="preserve"> ADDIN EN.CITE </w:instrText>
      </w:r>
      <w:r w:rsidR="00E151AE">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dW0+MjA1PC9SZWNOdW0+PERpc3BsYXlUZXh0Pig8c3R5bGUgZmFjZT0iaXRhbGljIj4xMjwvc3R5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E151AE">
        <w:rPr>
          <w:rFonts w:ascii="Times New Roman" w:hAnsi="Times New Roman"/>
          <w:sz w:val="24"/>
          <w:szCs w:val="24"/>
        </w:rPr>
        <w:instrText xml:space="preserve"> ADDIN EN.CITE.DATA </w:instrText>
      </w:r>
      <w:r w:rsidR="00E151AE">
        <w:rPr>
          <w:rFonts w:ascii="Times New Roman" w:hAnsi="Times New Roman"/>
          <w:sz w:val="24"/>
          <w:szCs w:val="24"/>
        </w:rPr>
      </w:r>
      <w:r w:rsidR="00E151AE">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12</w:t>
      </w:r>
      <w:r w:rsidR="00E151AE">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w:t>
      </w:r>
      <w:commentRangeStart w:id="3"/>
      <w:r w:rsidRPr="001677FD">
        <w:rPr>
          <w:rFonts w:ascii="Times New Roman" w:hAnsi="Times New Roman"/>
          <w:sz w:val="24"/>
          <w:szCs w:val="24"/>
        </w:rPr>
        <w:t>four-times-daily estimates</w:t>
      </w:r>
      <w:commentRangeEnd w:id="3"/>
      <w:r w:rsidR="00FE28C2">
        <w:rPr>
          <w:rStyle w:val="CommentReference"/>
          <w:rFonts w:asciiTheme="minorHAnsi" w:eastAsiaTheme="minorHAnsi" w:hAnsiTheme="minorHAnsi" w:cstheme="minorBidi"/>
        </w:rPr>
        <w:commentReference w:id="3"/>
      </w:r>
      <w:r w:rsidRPr="001677FD">
        <w:rPr>
          <w:rFonts w:ascii="Times New Roman" w:hAnsi="Times New Roman"/>
          <w:sz w:val="24"/>
          <w:szCs w:val="24"/>
        </w:rPr>
        <w:t xml:space="preserve">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1454B17E"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commentRangeStart w:id="4"/>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of weather</w:t>
      </w:r>
      <w:commentRangeEnd w:id="4"/>
      <w:r w:rsidR="00521451">
        <w:rPr>
          <w:rStyle w:val="CommentReference"/>
          <w:rFonts w:asciiTheme="minorHAnsi" w:eastAsiaTheme="minorHAnsi" w:hAnsiTheme="minorHAnsi" w:cstheme="minorBidi"/>
        </w:rPr>
        <w:commentReference w:id="4"/>
      </w:r>
      <w:r w:rsidR="003A6601">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commentRangeStart w:id="5"/>
      <w:r w:rsidR="00D16B2E">
        <w:rPr>
          <w:rFonts w:ascii="Times New Roman" w:hAnsi="Times New Roman"/>
          <w:sz w:val="24"/>
          <w:szCs w:val="24"/>
        </w:rPr>
        <w:t xml:space="preserve">normal </w:t>
      </w:r>
      <w:commentRangeEnd w:id="5"/>
      <w:r w:rsidR="00D05D30">
        <w:rPr>
          <w:rStyle w:val="CommentReference"/>
          <w:rFonts w:asciiTheme="minorHAnsi" w:eastAsiaTheme="minorHAnsi" w:hAnsiTheme="minorHAnsi" w:cstheme="minorBidi"/>
        </w:rPr>
        <w:commentReference w:id="5"/>
      </w:r>
      <w:r w:rsidR="00D16B2E">
        <w:rPr>
          <w:rFonts w:ascii="Times New Roman" w:hAnsi="Times New Roman"/>
          <w:sz w:val="24"/>
          <w:szCs w:val="24"/>
        </w:rPr>
        <w:t xml:space="preserve">period to measure against. </w:t>
      </w:r>
      <w:del w:id="6" w:author="umahx99" w:date="2017-05-31T15:08:00Z">
        <w:r w:rsidR="00D16B2E" w:rsidDel="00BE0E24">
          <w:rPr>
            <w:rFonts w:ascii="Times New Roman" w:hAnsi="Times New Roman"/>
            <w:sz w:val="24"/>
            <w:szCs w:val="24"/>
          </w:rPr>
          <w:delText xml:space="preserve">These </w:delText>
        </w:r>
      </w:del>
      <w:commentRangeStart w:id="7"/>
      <w:ins w:id="8" w:author="umahx99" w:date="2017-05-31T15:08:00Z">
        <w:r w:rsidR="00BE0E24">
          <w:rPr>
            <w:rFonts w:ascii="Times New Roman" w:hAnsi="Times New Roman"/>
            <w:sz w:val="24"/>
            <w:szCs w:val="24"/>
          </w:rPr>
          <w:t xml:space="preserve">Additional </w:t>
        </w:r>
      </w:ins>
      <w:r w:rsidR="00D16B2E">
        <w:rPr>
          <w:rFonts w:ascii="Times New Roman" w:hAnsi="Times New Roman"/>
          <w:sz w:val="24"/>
          <w:szCs w:val="24"/>
        </w:rPr>
        <w:t xml:space="preserve">statistics </w:t>
      </w:r>
      <w:r w:rsidR="00353D25">
        <w:rPr>
          <w:rFonts w:ascii="Times New Roman" w:hAnsi="Times New Roman"/>
          <w:sz w:val="24"/>
          <w:szCs w:val="24"/>
        </w:rPr>
        <w:t>included</w:t>
      </w:r>
      <w:commentRangeEnd w:id="7"/>
      <w:r w:rsidR="005A019A">
        <w:rPr>
          <w:rStyle w:val="CommentReference"/>
          <w:rFonts w:asciiTheme="minorHAnsi" w:eastAsiaTheme="minorHAnsi" w:hAnsiTheme="minorHAnsi" w:cstheme="minorBidi"/>
        </w:rPr>
        <w:commentReference w:id="7"/>
      </w:r>
      <w:r w:rsidR="00353D25">
        <w:rPr>
          <w:rFonts w:ascii="Times New Roman" w:hAnsi="Times New Roman"/>
          <w:sz w:val="24"/>
          <w:szCs w:val="24"/>
        </w:rPr>
        <w:t xml:space="preserve">: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800C70">
        <w:rPr>
          <w:rFonts w:ascii="Times New Roman" w:hAnsi="Times New Roman"/>
          <w:sz w:val="24"/>
          <w:szCs w:val="24"/>
        </w:rPr>
        <w:t xml:space="preserve"> </w:t>
      </w:r>
      <w:r w:rsidR="00D63B2B">
        <w:rPr>
          <w:rFonts w:ascii="Times New Roman" w:hAnsi="Times New Roman"/>
          <w:sz w:val="24"/>
          <w:szCs w:val="24"/>
        </w:rPr>
        <w:fldChar w:fldCharType="begin"/>
      </w:r>
      <w:r w:rsidR="00E151AE">
        <w:rPr>
          <w:rFonts w:ascii="Times New Roman" w:hAnsi="Times New Roman"/>
          <w:sz w:val="24"/>
          <w:szCs w:val="24"/>
        </w:rPr>
        <w:instrText xml:space="preserve"> ADDIN EN.CITE &lt;EndNote&gt;&lt;Cite&gt;&lt;Author&gt;Jacob&lt;/Author&gt;&lt;Year&gt;2014&lt;/Year&gt;&lt;RecNum&gt;969&lt;/RecNum&gt;&lt;DisplayText&gt;(&lt;style face="italic"&gt;8, 13&lt;/style&gt;)&lt;/DisplayText&gt;&lt;record&gt;&lt;rec-number&gt;969&lt;/rec-number&gt;&lt;foreign-keys&gt;&lt;key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8, 13</w:t>
      </w:r>
      <w:r w:rsidR="00E151AE">
        <w:rPr>
          <w:rFonts w:ascii="Times New Roman" w:hAnsi="Times New Roman"/>
          <w:noProof/>
          <w:sz w:val="24"/>
          <w:szCs w:val="24"/>
        </w:rPr>
        <w:t>)</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4C4EC15E" w14:textId="77777777" w:rsidR="00E151AE" w:rsidRPr="00E151AE" w:rsidRDefault="000210D1" w:rsidP="00E151AE">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E151AE" w:rsidRPr="00E151AE">
        <w:rPr>
          <w:noProof/>
        </w:rPr>
        <w:t>1.</w:t>
      </w:r>
      <w:r w:rsidR="00E151AE" w:rsidRPr="00E151AE">
        <w:rPr>
          <w:noProof/>
        </w:rPr>
        <w:tab/>
        <w:t>W. Yu</w:t>
      </w:r>
      <w:r w:rsidR="00E151AE" w:rsidRPr="00E151AE">
        <w:rPr>
          <w:i/>
          <w:noProof/>
        </w:rPr>
        <w:t xml:space="preserve"> et al.</w:t>
      </w:r>
      <w:r w:rsidR="00E151AE" w:rsidRPr="00E151AE">
        <w:rPr>
          <w:noProof/>
        </w:rPr>
        <w:t xml:space="preserve">, Daily average temperature and mortality among the elderly: a meta-analysis and systematic review of epidemiological evidence. </w:t>
      </w:r>
      <w:r w:rsidR="00E151AE" w:rsidRPr="00E151AE">
        <w:rPr>
          <w:i/>
          <w:noProof/>
        </w:rPr>
        <w:t>International journal of biometeorology</w:t>
      </w:r>
      <w:r w:rsidR="00E151AE" w:rsidRPr="00E151AE">
        <w:rPr>
          <w:noProof/>
        </w:rPr>
        <w:t xml:space="preserve"> </w:t>
      </w:r>
      <w:r w:rsidR="00E151AE" w:rsidRPr="00E151AE">
        <w:rPr>
          <w:b/>
          <w:noProof/>
        </w:rPr>
        <w:t>56</w:t>
      </w:r>
      <w:r w:rsidR="00E151AE" w:rsidRPr="00E151AE">
        <w:rPr>
          <w:noProof/>
        </w:rPr>
        <w:t>, 569-581 (2012).</w:t>
      </w:r>
    </w:p>
    <w:p w14:paraId="22A6E0E7" w14:textId="77777777" w:rsidR="00E151AE" w:rsidRPr="00E151AE" w:rsidRDefault="00E151AE" w:rsidP="00E151AE">
      <w:pPr>
        <w:pStyle w:val="EndNoteBibliography"/>
        <w:spacing w:after="0"/>
        <w:ind w:left="720" w:hanging="720"/>
        <w:rPr>
          <w:noProof/>
        </w:rPr>
      </w:pPr>
      <w:r w:rsidRPr="00E151AE">
        <w:rPr>
          <w:noProof/>
        </w:rPr>
        <w:t>2.</w:t>
      </w:r>
      <w:r w:rsidRPr="00E151AE">
        <w:rPr>
          <w:noProof/>
        </w:rPr>
        <w:tab/>
        <w:t>A. Gasparrini</w:t>
      </w:r>
      <w:r w:rsidRPr="00E151AE">
        <w:rPr>
          <w:i/>
          <w:noProof/>
        </w:rPr>
        <w:t xml:space="preserve"> et al.</w:t>
      </w:r>
      <w:r w:rsidRPr="00E151AE">
        <w:rPr>
          <w:noProof/>
        </w:rPr>
        <w:t xml:space="preserve">, Changes in susceptibility to heat during the summer: a multicountry analysis. </w:t>
      </w:r>
      <w:r w:rsidRPr="00E151AE">
        <w:rPr>
          <w:i/>
          <w:noProof/>
        </w:rPr>
        <w:t>American journal of epidemiology</w:t>
      </w:r>
      <w:r w:rsidRPr="00E151AE">
        <w:rPr>
          <w:noProof/>
        </w:rPr>
        <w:t xml:space="preserve"> </w:t>
      </w:r>
      <w:r w:rsidRPr="00E151AE">
        <w:rPr>
          <w:b/>
          <w:noProof/>
        </w:rPr>
        <w:t>183</w:t>
      </w:r>
      <w:r w:rsidRPr="00E151AE">
        <w:rPr>
          <w:noProof/>
        </w:rPr>
        <w:t>, 1027-1036 (2016).</w:t>
      </w:r>
    </w:p>
    <w:p w14:paraId="0E5B82F5" w14:textId="77777777" w:rsidR="00E151AE" w:rsidRPr="00E151AE" w:rsidRDefault="00E151AE" w:rsidP="00E151AE">
      <w:pPr>
        <w:pStyle w:val="EndNoteBibliography"/>
        <w:spacing w:after="0"/>
        <w:ind w:left="720" w:hanging="720"/>
        <w:rPr>
          <w:noProof/>
        </w:rPr>
      </w:pPr>
      <w:r w:rsidRPr="00E151AE">
        <w:rPr>
          <w:noProof/>
        </w:rPr>
        <w:t>3.</w:t>
      </w:r>
      <w:r w:rsidRPr="00E151AE">
        <w:rPr>
          <w:noProof/>
        </w:rPr>
        <w:tab/>
        <w:t xml:space="preserve">Intergovernmental Panel On Climate Change, IPCC. </w:t>
      </w:r>
      <w:r w:rsidRPr="00E151AE">
        <w:rPr>
          <w:i/>
          <w:noProof/>
        </w:rPr>
        <w:t>Climate change</w:t>
      </w:r>
      <w:r w:rsidRPr="00E151AE">
        <w:rPr>
          <w:noProof/>
        </w:rPr>
        <w:t>,  (2014).</w:t>
      </w:r>
    </w:p>
    <w:p w14:paraId="165F3A95" w14:textId="77777777" w:rsidR="00E151AE" w:rsidRPr="00E151AE" w:rsidRDefault="00E151AE" w:rsidP="00E151AE">
      <w:pPr>
        <w:pStyle w:val="EndNoteBibliography"/>
        <w:spacing w:after="0"/>
        <w:ind w:left="720" w:hanging="720"/>
        <w:rPr>
          <w:noProof/>
        </w:rPr>
      </w:pPr>
      <w:r w:rsidRPr="00E151AE">
        <w:rPr>
          <w:noProof/>
        </w:rPr>
        <w:t>4.</w:t>
      </w:r>
      <w:r w:rsidRPr="00E151AE">
        <w:rPr>
          <w:noProof/>
        </w:rPr>
        <w:tab/>
        <w:t>N. Watts</w:t>
      </w:r>
      <w:r w:rsidRPr="00E151AE">
        <w:rPr>
          <w:i/>
          <w:noProof/>
        </w:rPr>
        <w:t xml:space="preserve"> et al.</w:t>
      </w:r>
      <w:r w:rsidRPr="00E151AE">
        <w:rPr>
          <w:noProof/>
        </w:rPr>
        <w:t xml:space="preserve">, Health and climate change: policy responses to protect public health. </w:t>
      </w:r>
      <w:r w:rsidRPr="00E151AE">
        <w:rPr>
          <w:i/>
          <w:noProof/>
        </w:rPr>
        <w:t>Lancet</w:t>
      </w:r>
      <w:r w:rsidRPr="00E151AE">
        <w:rPr>
          <w:noProof/>
        </w:rPr>
        <w:t xml:space="preserve"> </w:t>
      </w:r>
      <w:r w:rsidRPr="00E151AE">
        <w:rPr>
          <w:b/>
          <w:noProof/>
        </w:rPr>
        <w:t>386</w:t>
      </w:r>
      <w:r w:rsidRPr="00E151AE">
        <w:rPr>
          <w:noProof/>
        </w:rPr>
        <w:t>, NIL_85-NIL_137 (2015).</w:t>
      </w:r>
    </w:p>
    <w:p w14:paraId="523B55EA" w14:textId="77777777" w:rsidR="00E151AE" w:rsidRPr="00E151AE" w:rsidRDefault="00E151AE" w:rsidP="00E151AE">
      <w:pPr>
        <w:pStyle w:val="EndNoteBibliography"/>
        <w:spacing w:after="0"/>
        <w:ind w:left="720" w:hanging="720"/>
        <w:rPr>
          <w:noProof/>
        </w:rPr>
      </w:pPr>
      <w:r w:rsidRPr="00E151AE">
        <w:rPr>
          <w:noProof/>
        </w:rPr>
        <w:t>5.</w:t>
      </w:r>
      <w:r w:rsidRPr="00E151AE">
        <w:rPr>
          <w:noProof/>
        </w:rPr>
        <w:tab/>
        <w:t>A. Costello</w:t>
      </w:r>
      <w:r w:rsidRPr="00E151AE">
        <w:rPr>
          <w:i/>
          <w:noProof/>
        </w:rPr>
        <w:t xml:space="preserve"> et al.</w:t>
      </w:r>
      <w:r w:rsidRPr="00E151AE">
        <w:rPr>
          <w:noProof/>
        </w:rPr>
        <w:t xml:space="preserve">, Managing the health effects of climate change. </w:t>
      </w:r>
      <w:r w:rsidRPr="00E151AE">
        <w:rPr>
          <w:i/>
          <w:noProof/>
        </w:rPr>
        <w:t>Lancet</w:t>
      </w:r>
      <w:r w:rsidRPr="00E151AE">
        <w:rPr>
          <w:noProof/>
        </w:rPr>
        <w:t xml:space="preserve"> </w:t>
      </w:r>
      <w:r w:rsidRPr="00E151AE">
        <w:rPr>
          <w:b/>
          <w:noProof/>
        </w:rPr>
        <w:t>373</w:t>
      </w:r>
      <w:r w:rsidRPr="00E151AE">
        <w:rPr>
          <w:noProof/>
        </w:rPr>
        <w:t>, 1693-1733 (2009).</w:t>
      </w:r>
    </w:p>
    <w:p w14:paraId="58D5B91D" w14:textId="77777777" w:rsidR="00E151AE" w:rsidRPr="00E151AE" w:rsidRDefault="00E151AE" w:rsidP="00E151AE">
      <w:pPr>
        <w:pStyle w:val="EndNoteBibliography"/>
        <w:spacing w:after="0"/>
        <w:ind w:left="720" w:hanging="720"/>
        <w:rPr>
          <w:noProof/>
        </w:rPr>
      </w:pPr>
      <w:r w:rsidRPr="00E151AE">
        <w:rPr>
          <w:noProof/>
        </w:rPr>
        <w:t>6.</w:t>
      </w:r>
      <w:r w:rsidRPr="00E151AE">
        <w:rPr>
          <w:noProof/>
        </w:rPr>
        <w:tab/>
        <w:t>N. Watts</w:t>
      </w:r>
      <w:r w:rsidRPr="00E151AE">
        <w:rPr>
          <w:i/>
          <w:noProof/>
        </w:rPr>
        <w:t xml:space="preserve"> et al.</w:t>
      </w:r>
      <w:r w:rsidRPr="00E151AE">
        <w:rPr>
          <w:noProof/>
        </w:rPr>
        <w:t xml:space="preserve">, The Lancet Countdown: tracking progress on health and climate change. </w:t>
      </w:r>
      <w:r w:rsidRPr="00E151AE">
        <w:rPr>
          <w:i/>
          <w:noProof/>
        </w:rPr>
        <w:t>Lancet</w:t>
      </w:r>
      <w:r w:rsidRPr="00E151AE">
        <w:rPr>
          <w:noProof/>
        </w:rPr>
        <w:t xml:space="preserve"> </w:t>
      </w:r>
      <w:r w:rsidRPr="00E151AE">
        <w:rPr>
          <w:b/>
          <w:noProof/>
        </w:rPr>
        <w:t>389</w:t>
      </w:r>
      <w:r w:rsidRPr="00E151AE">
        <w:rPr>
          <w:noProof/>
        </w:rPr>
        <w:t>, 1151-1164 (2017).</w:t>
      </w:r>
    </w:p>
    <w:p w14:paraId="12A76BD2" w14:textId="77777777" w:rsidR="00E151AE" w:rsidRPr="00E151AE" w:rsidRDefault="00E151AE" w:rsidP="00E151AE">
      <w:pPr>
        <w:pStyle w:val="EndNoteBibliography"/>
        <w:spacing w:after="0"/>
        <w:ind w:left="720" w:hanging="720"/>
        <w:rPr>
          <w:noProof/>
        </w:rPr>
      </w:pPr>
      <w:r w:rsidRPr="00E151AE">
        <w:rPr>
          <w:noProof/>
        </w:rPr>
        <w:t>7.</w:t>
      </w:r>
      <w:r w:rsidRPr="00E151AE">
        <w:rPr>
          <w:noProof/>
        </w:rPr>
        <w:tab/>
        <w:t>X. Song</w:t>
      </w:r>
      <w:r w:rsidRPr="00E151AE">
        <w:rPr>
          <w:i/>
          <w:noProof/>
        </w:rPr>
        <w:t xml:space="preserve"> et al.</w:t>
      </w:r>
      <w:r w:rsidRPr="00E151AE">
        <w:rPr>
          <w:noProof/>
        </w:rPr>
        <w:t xml:space="preserve">, Impact of ambient temperature on morbidity and mortality: An overview of reviews. </w:t>
      </w:r>
      <w:r w:rsidRPr="00E151AE">
        <w:rPr>
          <w:i/>
          <w:noProof/>
        </w:rPr>
        <w:t>Science of The Total Environment</w:t>
      </w:r>
      <w:r w:rsidRPr="00E151AE">
        <w:rPr>
          <w:noProof/>
        </w:rPr>
        <w:t xml:space="preserve"> </w:t>
      </w:r>
      <w:r w:rsidRPr="00E151AE">
        <w:rPr>
          <w:b/>
          <w:noProof/>
        </w:rPr>
        <w:t>586</w:t>
      </w:r>
      <w:r w:rsidRPr="00E151AE">
        <w:rPr>
          <w:noProof/>
        </w:rPr>
        <w:t>, 241-254 (2017).</w:t>
      </w:r>
    </w:p>
    <w:p w14:paraId="6BABD7AB" w14:textId="77777777" w:rsidR="00E151AE" w:rsidRPr="00E151AE" w:rsidRDefault="00E151AE" w:rsidP="00E151AE">
      <w:pPr>
        <w:pStyle w:val="EndNoteBibliography"/>
        <w:spacing w:after="0"/>
        <w:ind w:left="720" w:hanging="720"/>
        <w:rPr>
          <w:noProof/>
        </w:rPr>
      </w:pPr>
      <w:r w:rsidRPr="00E151AE">
        <w:rPr>
          <w:noProof/>
        </w:rPr>
        <w:t>8.</w:t>
      </w:r>
      <w:r w:rsidRPr="00E151AE">
        <w:rPr>
          <w:noProof/>
        </w:rPr>
        <w:tab/>
        <w:t>D. Jacob</w:t>
      </w:r>
      <w:r w:rsidRPr="00E151AE">
        <w:rPr>
          <w:i/>
          <w:noProof/>
        </w:rPr>
        <w:t xml:space="preserve"> et al.</w:t>
      </w:r>
      <w:r w:rsidRPr="00E151AE">
        <w:rPr>
          <w:noProof/>
        </w:rPr>
        <w:t xml:space="preserve">, EURO-CORDEX: new high-resolution climate change projections for European impact research. </w:t>
      </w:r>
      <w:r w:rsidRPr="00E151AE">
        <w:rPr>
          <w:i/>
          <w:noProof/>
        </w:rPr>
        <w:t>Regional Environmental Change</w:t>
      </w:r>
      <w:r w:rsidRPr="00E151AE">
        <w:rPr>
          <w:noProof/>
        </w:rPr>
        <w:t xml:space="preserve"> </w:t>
      </w:r>
      <w:r w:rsidRPr="00E151AE">
        <w:rPr>
          <w:b/>
          <w:noProof/>
        </w:rPr>
        <w:t>14</w:t>
      </w:r>
      <w:r w:rsidRPr="00E151AE">
        <w:rPr>
          <w:noProof/>
        </w:rPr>
        <w:t>, 563-578 (2014).</w:t>
      </w:r>
    </w:p>
    <w:p w14:paraId="3CEA3944" w14:textId="77777777" w:rsidR="00E151AE" w:rsidRPr="00E151AE" w:rsidRDefault="00E151AE" w:rsidP="00E151AE">
      <w:pPr>
        <w:pStyle w:val="EndNoteBibliography"/>
        <w:spacing w:after="0"/>
        <w:ind w:left="720" w:hanging="720"/>
        <w:rPr>
          <w:noProof/>
        </w:rPr>
      </w:pPr>
      <w:r w:rsidRPr="00E151AE">
        <w:rPr>
          <w:noProof/>
        </w:rPr>
        <w:t>9.</w:t>
      </w:r>
      <w:r w:rsidRPr="00E151AE">
        <w:rPr>
          <w:noProof/>
        </w:rPr>
        <w:tab/>
        <w:t>N. S. Diffenbaugh</w:t>
      </w:r>
      <w:r w:rsidRPr="00E151AE">
        <w:rPr>
          <w:i/>
          <w:noProof/>
        </w:rPr>
        <w:t xml:space="preserve"> et al.</w:t>
      </w:r>
      <w:r w:rsidRPr="00E151AE">
        <w:rPr>
          <w:noProof/>
        </w:rPr>
        <w:t xml:space="preserve">, Quantifying the influence of global warming on unprecedented extreme climate events. </w:t>
      </w:r>
      <w:r w:rsidRPr="00E151AE">
        <w:rPr>
          <w:i/>
          <w:noProof/>
        </w:rPr>
        <w:t>Proceedings of the National Academy of Sciences</w:t>
      </w:r>
      <w:r w:rsidRPr="00E151AE">
        <w:rPr>
          <w:noProof/>
        </w:rPr>
        <w:t xml:space="preserve"> </w:t>
      </w:r>
      <w:r w:rsidRPr="00E151AE">
        <w:rPr>
          <w:b/>
          <w:noProof/>
        </w:rPr>
        <w:t>114</w:t>
      </w:r>
      <w:r w:rsidRPr="00E151AE">
        <w:rPr>
          <w:noProof/>
        </w:rPr>
        <w:t>, 4881-4886 (2017).</w:t>
      </w:r>
    </w:p>
    <w:p w14:paraId="21D8ED1F" w14:textId="77777777" w:rsidR="00E151AE" w:rsidRPr="00E151AE" w:rsidRDefault="00E151AE" w:rsidP="00E151AE">
      <w:pPr>
        <w:pStyle w:val="EndNoteBibliography"/>
        <w:spacing w:after="0"/>
        <w:ind w:left="720" w:hanging="720"/>
        <w:rPr>
          <w:noProof/>
        </w:rPr>
      </w:pPr>
      <w:r w:rsidRPr="00E151AE">
        <w:rPr>
          <w:noProof/>
        </w:rPr>
        <w:t>10.</w:t>
      </w:r>
      <w:r w:rsidRPr="00E151AE">
        <w:rPr>
          <w:noProof/>
        </w:rPr>
        <w:tab/>
        <w:t>D. D. Ingram</w:t>
      </w:r>
      <w:r w:rsidRPr="00E151AE">
        <w:rPr>
          <w:i/>
          <w:noProof/>
        </w:rPr>
        <w:t xml:space="preserve"> et al.</w:t>
      </w:r>
      <w:r w:rsidRPr="00E151AE">
        <w:rPr>
          <w:noProof/>
        </w:rPr>
        <w:t xml:space="preserve">, United States Census 2000 population with bridged race categories. </w:t>
      </w:r>
      <w:r w:rsidRPr="00E151AE">
        <w:rPr>
          <w:i/>
          <w:noProof/>
        </w:rPr>
        <w:t>Vital and health statistics. Series 2, Data evaluation and methods research</w:t>
      </w:r>
      <w:r w:rsidRPr="00E151AE">
        <w:rPr>
          <w:noProof/>
        </w:rPr>
        <w:t>, 1-55 (2003).</w:t>
      </w:r>
    </w:p>
    <w:p w14:paraId="1603F7C0" w14:textId="77777777" w:rsidR="00E151AE" w:rsidRPr="00E151AE" w:rsidRDefault="00E151AE" w:rsidP="00E151AE">
      <w:pPr>
        <w:pStyle w:val="EndNoteBibliography"/>
        <w:spacing w:after="0"/>
        <w:ind w:left="720" w:hanging="720"/>
        <w:rPr>
          <w:noProof/>
        </w:rPr>
      </w:pPr>
      <w:r w:rsidRPr="00E151AE">
        <w:rPr>
          <w:noProof/>
        </w:rPr>
        <w:t>11.</w:t>
      </w:r>
      <w:r w:rsidRPr="00E151AE">
        <w:rPr>
          <w:noProof/>
        </w:rPr>
        <w:tab/>
        <w:t xml:space="preserve">T. Karl, W. J. Koss, Regional and national monthly, seasonal, and annual temperature weighted by area, 1895-1983. </w:t>
      </w:r>
      <w:r w:rsidRPr="00E151AE">
        <w:rPr>
          <w:i/>
          <w:noProof/>
        </w:rPr>
        <w:t>National Climatic Data Center</w:t>
      </w:r>
      <w:r w:rsidRPr="00E151AE">
        <w:rPr>
          <w:noProof/>
        </w:rPr>
        <w:t>,  (1984).</w:t>
      </w:r>
    </w:p>
    <w:p w14:paraId="6E662353" w14:textId="77777777" w:rsidR="00E151AE" w:rsidRPr="00E151AE" w:rsidRDefault="00E151AE" w:rsidP="00E151AE">
      <w:pPr>
        <w:pStyle w:val="EndNoteBibliography"/>
        <w:spacing w:after="0"/>
        <w:ind w:left="720" w:hanging="720"/>
        <w:rPr>
          <w:noProof/>
        </w:rPr>
      </w:pPr>
      <w:r w:rsidRPr="00E151AE">
        <w:rPr>
          <w:noProof/>
        </w:rPr>
        <w:t>12.</w:t>
      </w:r>
      <w:r w:rsidRPr="00E151AE">
        <w:rPr>
          <w:noProof/>
        </w:rPr>
        <w:tab/>
        <w:t>D. P. Dee</w:t>
      </w:r>
      <w:r w:rsidRPr="00E151AE">
        <w:rPr>
          <w:i/>
          <w:noProof/>
        </w:rPr>
        <w:t xml:space="preserve"> et al.</w:t>
      </w:r>
      <w:r w:rsidRPr="00E151AE">
        <w:rPr>
          <w:noProof/>
        </w:rPr>
        <w:t xml:space="preserve">, The ERA-Interim reanalysis: configuration and performance of the data assimilation system. </w:t>
      </w:r>
      <w:r w:rsidRPr="00E151AE">
        <w:rPr>
          <w:i/>
          <w:noProof/>
        </w:rPr>
        <w:t>Quarterly Journal of the Royal Meteorological Society</w:t>
      </w:r>
      <w:r w:rsidRPr="00E151AE">
        <w:rPr>
          <w:noProof/>
        </w:rPr>
        <w:t xml:space="preserve"> </w:t>
      </w:r>
      <w:r w:rsidRPr="00E151AE">
        <w:rPr>
          <w:b/>
          <w:noProof/>
        </w:rPr>
        <w:t>137</w:t>
      </w:r>
      <w:r w:rsidRPr="00E151AE">
        <w:rPr>
          <w:noProof/>
        </w:rPr>
        <w:t>, 553-597 (2011).</w:t>
      </w:r>
    </w:p>
    <w:p w14:paraId="6A478F34" w14:textId="77777777" w:rsidR="00E151AE" w:rsidRPr="00E151AE" w:rsidRDefault="00E151AE" w:rsidP="00E151AE">
      <w:pPr>
        <w:pStyle w:val="EndNoteBibliography"/>
        <w:ind w:left="720" w:hanging="720"/>
        <w:rPr>
          <w:noProof/>
        </w:rPr>
      </w:pPr>
      <w:r w:rsidRPr="00E151AE">
        <w:rPr>
          <w:noProof/>
        </w:rPr>
        <w:t>13.</w:t>
      </w:r>
      <w:r w:rsidRPr="00E151AE">
        <w:rPr>
          <w:noProof/>
        </w:rPr>
        <w:tab/>
        <w:t>P. Frich</w:t>
      </w:r>
      <w:r w:rsidRPr="00E151AE">
        <w:rPr>
          <w:i/>
          <w:noProof/>
        </w:rPr>
        <w:t xml:space="preserve"> et al.</w:t>
      </w:r>
      <w:r w:rsidRPr="00E151AE">
        <w:rPr>
          <w:noProof/>
        </w:rPr>
        <w:t xml:space="preserve">, Observed coherent changes in climatic extremes during the second half of the twentieth century. </w:t>
      </w:r>
      <w:r w:rsidRPr="00E151AE">
        <w:rPr>
          <w:i/>
          <w:noProof/>
        </w:rPr>
        <w:t>Climate research</w:t>
      </w:r>
      <w:r w:rsidRPr="00E151AE">
        <w:rPr>
          <w:noProof/>
        </w:rPr>
        <w:t xml:space="preserve"> </w:t>
      </w:r>
      <w:r w:rsidRPr="00E151AE">
        <w:rPr>
          <w:b/>
          <w:noProof/>
        </w:rPr>
        <w:t>19</w:t>
      </w:r>
      <w:r w:rsidRPr="00E151AE">
        <w:rPr>
          <w:noProof/>
        </w:rPr>
        <w:t>, 193-212 (2002).</w:t>
      </w:r>
    </w:p>
    <w:p w14:paraId="538F727D" w14:textId="5F66152F"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49FD9868"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umahx99" w:date="2017-05-31T14:57:00Z" w:initials="u">
    <w:p w14:paraId="61E8DC21" w14:textId="06116FC6" w:rsidR="00FE28C2" w:rsidRDefault="00FE28C2">
      <w:pPr>
        <w:pStyle w:val="CommentText"/>
      </w:pPr>
      <w:r>
        <w:rPr>
          <w:rStyle w:val="CommentReference"/>
        </w:rPr>
        <w:annotationRef/>
      </w:r>
      <w:r>
        <w:t>No need to put in paper probably but am interested to know how you used these? Did you just take a mean of 4*31 or mean 4 for each day and then mean of the 31 means?</w:t>
      </w:r>
    </w:p>
  </w:comment>
  <w:comment w:id="4" w:author="umahx99" w:date="2017-06-01T10:40:00Z" w:initials="u">
    <w:p w14:paraId="20EA072E" w14:textId="5A300DB4" w:rsidR="00521451" w:rsidRDefault="00521451">
      <w:pPr>
        <w:pStyle w:val="CommentText"/>
      </w:pPr>
      <w:r>
        <w:rPr>
          <w:rStyle w:val="CommentReference"/>
        </w:rPr>
        <w:annotationRef/>
      </w:r>
      <w:r>
        <w:t>Partly I guess, but also picked to reflect the impact of temperature on health?</w:t>
      </w:r>
      <w:r w:rsidR="008652CB">
        <w:t xml:space="preserve"> This bit is important in order to make sure we are not accused of fishing.</w:t>
      </w:r>
    </w:p>
  </w:comment>
  <w:comment w:id="5" w:author="umahx99" w:date="2017-05-31T15:08:00Z" w:initials="u">
    <w:p w14:paraId="485C9570" w14:textId="2852DC10" w:rsidR="00D05D30" w:rsidRDefault="00D05D30">
      <w:pPr>
        <w:pStyle w:val="CommentText"/>
      </w:pPr>
      <w:r>
        <w:rPr>
          <w:rStyle w:val="CommentReference"/>
        </w:rPr>
        <w:annotationRef/>
      </w:r>
      <w:r>
        <w:t xml:space="preserve">Is this the phrase </w:t>
      </w:r>
      <w:r w:rsidR="00BE0E24">
        <w:t>usually</w:t>
      </w:r>
      <w:r>
        <w:t xml:space="preserve"> used? If not I was going to say would reference period be better?</w:t>
      </w:r>
    </w:p>
  </w:comment>
  <w:comment w:id="7" w:author="umahx99" w:date="2017-06-02T17:27:00Z" w:initials="u">
    <w:p w14:paraId="327BCA9A" w14:textId="77777777" w:rsidR="005A019A" w:rsidRDefault="005A019A">
      <w:pPr>
        <w:pStyle w:val="CommentText"/>
      </w:pPr>
      <w:r>
        <w:rPr>
          <w:rStyle w:val="CommentReference"/>
        </w:rPr>
        <w:annotationRef/>
      </w:r>
      <w:r>
        <w:t>Would personally think these need to be listed in a table rather in the text. Would make them easier to read. If we are presenting results for each then we will also probably need a “code” in the table for each one e.g. Dev, Dev10%, Dev90% so that you don’t have to repeat the full description.</w:t>
      </w:r>
    </w:p>
    <w:p w14:paraId="37F53928" w14:textId="52184691" w:rsidR="00481B1C" w:rsidRDefault="00481B1C">
      <w:pPr>
        <w:pStyle w:val="CommentText"/>
      </w:pPr>
      <w:r>
        <w:t>If not a table then bullets?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E8DC21" w15:done="0"/>
  <w15:commentEx w15:paraId="20EA072E" w15:done="0"/>
  <w15:commentEx w15:paraId="485C9570" w15:done="0"/>
  <w15:commentEx w15:paraId="37F53928"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172710" w14:textId="77777777" w:rsidR="00131548" w:rsidRDefault="00131548">
      <w:pPr>
        <w:spacing w:after="0" w:line="240" w:lineRule="auto"/>
      </w:pPr>
      <w:r>
        <w:separator/>
      </w:r>
    </w:p>
  </w:endnote>
  <w:endnote w:type="continuationSeparator" w:id="0">
    <w:p w14:paraId="46439DE4" w14:textId="77777777" w:rsidR="00131548" w:rsidRDefault="0013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131548"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31548">
      <w:rPr>
        <w:rStyle w:val="PageNumber"/>
        <w:noProof/>
      </w:rPr>
      <w:t>1</w:t>
    </w:r>
    <w:r>
      <w:rPr>
        <w:rStyle w:val="PageNumber"/>
      </w:rPr>
      <w:fldChar w:fldCharType="end"/>
    </w:r>
  </w:p>
  <w:p w14:paraId="3F8F309C" w14:textId="77777777" w:rsidR="00710F21" w:rsidRDefault="00131548"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A291DA" w14:textId="77777777" w:rsidR="00131548" w:rsidRDefault="00131548">
      <w:pPr>
        <w:spacing w:after="0" w:line="240" w:lineRule="auto"/>
      </w:pPr>
      <w:r>
        <w:separator/>
      </w:r>
    </w:p>
  </w:footnote>
  <w:footnote w:type="continuationSeparator" w:id="0">
    <w:p w14:paraId="0DC4636E" w14:textId="77777777" w:rsidR="00131548" w:rsidRDefault="0013154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963&lt;/item&gt;&lt;item&gt;965&lt;/item&gt;&lt;item&gt;969&lt;/item&gt;&lt;item&gt;970&lt;/item&gt;&lt;item&gt;971&lt;/item&gt;&lt;item&gt;972&lt;/item&gt;&lt;item&gt;973&lt;/item&gt;&lt;/record-ids&gt;&lt;/item&gt;&lt;/Libraries&gt;"/>
  </w:docVars>
  <w:rsids>
    <w:rsidRoot w:val="000210D1"/>
    <w:rsid w:val="000020EE"/>
    <w:rsid w:val="000210D1"/>
    <w:rsid w:val="0002178B"/>
    <w:rsid w:val="00023FB5"/>
    <w:rsid w:val="00031324"/>
    <w:rsid w:val="0003657E"/>
    <w:rsid w:val="00040FE5"/>
    <w:rsid w:val="0004316E"/>
    <w:rsid w:val="000512E4"/>
    <w:rsid w:val="00061E82"/>
    <w:rsid w:val="00065E50"/>
    <w:rsid w:val="00066C53"/>
    <w:rsid w:val="00066D9C"/>
    <w:rsid w:val="00067A04"/>
    <w:rsid w:val="000711BB"/>
    <w:rsid w:val="00077792"/>
    <w:rsid w:val="00082C81"/>
    <w:rsid w:val="0008315C"/>
    <w:rsid w:val="00085D4B"/>
    <w:rsid w:val="00086317"/>
    <w:rsid w:val="000938C0"/>
    <w:rsid w:val="000A2637"/>
    <w:rsid w:val="000A46B6"/>
    <w:rsid w:val="000A4BC4"/>
    <w:rsid w:val="000B0D4A"/>
    <w:rsid w:val="000B49C7"/>
    <w:rsid w:val="000B6495"/>
    <w:rsid w:val="000B7625"/>
    <w:rsid w:val="000C7277"/>
    <w:rsid w:val="000E48D7"/>
    <w:rsid w:val="000F0C79"/>
    <w:rsid w:val="000F503A"/>
    <w:rsid w:val="000F58BA"/>
    <w:rsid w:val="00102EE5"/>
    <w:rsid w:val="00111DF4"/>
    <w:rsid w:val="00115F35"/>
    <w:rsid w:val="00120F44"/>
    <w:rsid w:val="00131404"/>
    <w:rsid w:val="00131548"/>
    <w:rsid w:val="00131AE8"/>
    <w:rsid w:val="00132C6C"/>
    <w:rsid w:val="00141E26"/>
    <w:rsid w:val="00151901"/>
    <w:rsid w:val="00156FC7"/>
    <w:rsid w:val="00161E98"/>
    <w:rsid w:val="00167FBF"/>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6A5E"/>
    <w:rsid w:val="002A17EC"/>
    <w:rsid w:val="002B2E37"/>
    <w:rsid w:val="002C7D8D"/>
    <w:rsid w:val="002D1F5C"/>
    <w:rsid w:val="002F2B80"/>
    <w:rsid w:val="002F4DC5"/>
    <w:rsid w:val="00304262"/>
    <w:rsid w:val="00306685"/>
    <w:rsid w:val="0031463F"/>
    <w:rsid w:val="003161F2"/>
    <w:rsid w:val="003165B1"/>
    <w:rsid w:val="00321373"/>
    <w:rsid w:val="00334F2A"/>
    <w:rsid w:val="00353D25"/>
    <w:rsid w:val="00373407"/>
    <w:rsid w:val="00381B16"/>
    <w:rsid w:val="003874DB"/>
    <w:rsid w:val="00396351"/>
    <w:rsid w:val="0039751B"/>
    <w:rsid w:val="003A02EB"/>
    <w:rsid w:val="003A239F"/>
    <w:rsid w:val="003A3A3F"/>
    <w:rsid w:val="003A6601"/>
    <w:rsid w:val="003C153C"/>
    <w:rsid w:val="003E383D"/>
    <w:rsid w:val="003F1BCE"/>
    <w:rsid w:val="003F22B3"/>
    <w:rsid w:val="003F50E0"/>
    <w:rsid w:val="004018CB"/>
    <w:rsid w:val="00402D6F"/>
    <w:rsid w:val="0040311B"/>
    <w:rsid w:val="0040449F"/>
    <w:rsid w:val="00427EA4"/>
    <w:rsid w:val="00431E5E"/>
    <w:rsid w:val="004337CB"/>
    <w:rsid w:val="00433EDB"/>
    <w:rsid w:val="00436EFD"/>
    <w:rsid w:val="004508FE"/>
    <w:rsid w:val="004613C7"/>
    <w:rsid w:val="00481B1C"/>
    <w:rsid w:val="00492230"/>
    <w:rsid w:val="004A11D9"/>
    <w:rsid w:val="004A15C6"/>
    <w:rsid w:val="004A2551"/>
    <w:rsid w:val="004A5074"/>
    <w:rsid w:val="004A5369"/>
    <w:rsid w:val="004C3449"/>
    <w:rsid w:val="004C44F5"/>
    <w:rsid w:val="004D0817"/>
    <w:rsid w:val="004D3AAB"/>
    <w:rsid w:val="004E697F"/>
    <w:rsid w:val="004F225A"/>
    <w:rsid w:val="004F404D"/>
    <w:rsid w:val="004F60F9"/>
    <w:rsid w:val="004F6928"/>
    <w:rsid w:val="004F7FD8"/>
    <w:rsid w:val="005028B3"/>
    <w:rsid w:val="00503D85"/>
    <w:rsid w:val="00503DE0"/>
    <w:rsid w:val="00506AF4"/>
    <w:rsid w:val="00510463"/>
    <w:rsid w:val="005130C5"/>
    <w:rsid w:val="00520208"/>
    <w:rsid w:val="00521451"/>
    <w:rsid w:val="00530793"/>
    <w:rsid w:val="005450E2"/>
    <w:rsid w:val="00552C1A"/>
    <w:rsid w:val="00554728"/>
    <w:rsid w:val="00557131"/>
    <w:rsid w:val="005651E1"/>
    <w:rsid w:val="00565B41"/>
    <w:rsid w:val="0058211A"/>
    <w:rsid w:val="00587150"/>
    <w:rsid w:val="00593EAA"/>
    <w:rsid w:val="00594B8C"/>
    <w:rsid w:val="00596525"/>
    <w:rsid w:val="005976AB"/>
    <w:rsid w:val="005A019A"/>
    <w:rsid w:val="005A2455"/>
    <w:rsid w:val="005A3530"/>
    <w:rsid w:val="005B03DF"/>
    <w:rsid w:val="005B25ED"/>
    <w:rsid w:val="005B5156"/>
    <w:rsid w:val="005B744E"/>
    <w:rsid w:val="005C2298"/>
    <w:rsid w:val="005E0E67"/>
    <w:rsid w:val="005E3707"/>
    <w:rsid w:val="005E4BB8"/>
    <w:rsid w:val="005F2B9B"/>
    <w:rsid w:val="005F2F3B"/>
    <w:rsid w:val="005F3783"/>
    <w:rsid w:val="00606AED"/>
    <w:rsid w:val="006114EB"/>
    <w:rsid w:val="006124E6"/>
    <w:rsid w:val="00617238"/>
    <w:rsid w:val="006238BC"/>
    <w:rsid w:val="006306EA"/>
    <w:rsid w:val="00641AF0"/>
    <w:rsid w:val="00643BB4"/>
    <w:rsid w:val="00647252"/>
    <w:rsid w:val="00651564"/>
    <w:rsid w:val="00652AC7"/>
    <w:rsid w:val="00654669"/>
    <w:rsid w:val="00655358"/>
    <w:rsid w:val="006633AD"/>
    <w:rsid w:val="00670CE3"/>
    <w:rsid w:val="0067689E"/>
    <w:rsid w:val="00681F09"/>
    <w:rsid w:val="006929D9"/>
    <w:rsid w:val="00692D95"/>
    <w:rsid w:val="006934E5"/>
    <w:rsid w:val="00694955"/>
    <w:rsid w:val="00694D5C"/>
    <w:rsid w:val="006A059D"/>
    <w:rsid w:val="006A09FB"/>
    <w:rsid w:val="006A1F9B"/>
    <w:rsid w:val="006A473F"/>
    <w:rsid w:val="006A5B04"/>
    <w:rsid w:val="006C50E6"/>
    <w:rsid w:val="006D0B0D"/>
    <w:rsid w:val="006D115E"/>
    <w:rsid w:val="006D2DB9"/>
    <w:rsid w:val="006D7E94"/>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663"/>
    <w:rsid w:val="00800C70"/>
    <w:rsid w:val="00814199"/>
    <w:rsid w:val="00821D05"/>
    <w:rsid w:val="008237C8"/>
    <w:rsid w:val="00831E60"/>
    <w:rsid w:val="008327BB"/>
    <w:rsid w:val="00832F80"/>
    <w:rsid w:val="00841928"/>
    <w:rsid w:val="00843A73"/>
    <w:rsid w:val="008469C7"/>
    <w:rsid w:val="008625E9"/>
    <w:rsid w:val="00864403"/>
    <w:rsid w:val="008652CB"/>
    <w:rsid w:val="00865A38"/>
    <w:rsid w:val="00874745"/>
    <w:rsid w:val="00874830"/>
    <w:rsid w:val="00883220"/>
    <w:rsid w:val="00883CAD"/>
    <w:rsid w:val="008979DD"/>
    <w:rsid w:val="008A6465"/>
    <w:rsid w:val="008B0475"/>
    <w:rsid w:val="008B34D1"/>
    <w:rsid w:val="008B7DDD"/>
    <w:rsid w:val="008C1D95"/>
    <w:rsid w:val="008C4001"/>
    <w:rsid w:val="008C4931"/>
    <w:rsid w:val="008C4B74"/>
    <w:rsid w:val="008C56CB"/>
    <w:rsid w:val="008D3953"/>
    <w:rsid w:val="008D7ED7"/>
    <w:rsid w:val="008E28FB"/>
    <w:rsid w:val="008F16FF"/>
    <w:rsid w:val="008F5F5B"/>
    <w:rsid w:val="00911EE8"/>
    <w:rsid w:val="00914307"/>
    <w:rsid w:val="00923C48"/>
    <w:rsid w:val="00932BD5"/>
    <w:rsid w:val="00935167"/>
    <w:rsid w:val="00937AF1"/>
    <w:rsid w:val="00950FA9"/>
    <w:rsid w:val="0095438D"/>
    <w:rsid w:val="0095697F"/>
    <w:rsid w:val="00957D9F"/>
    <w:rsid w:val="00965843"/>
    <w:rsid w:val="009777B8"/>
    <w:rsid w:val="0098603C"/>
    <w:rsid w:val="00991C6F"/>
    <w:rsid w:val="00991C78"/>
    <w:rsid w:val="009952E8"/>
    <w:rsid w:val="009A475F"/>
    <w:rsid w:val="009B0615"/>
    <w:rsid w:val="009B275D"/>
    <w:rsid w:val="009B283A"/>
    <w:rsid w:val="009B749B"/>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5B81"/>
    <w:rsid w:val="00AF191B"/>
    <w:rsid w:val="00AF2479"/>
    <w:rsid w:val="00AF5B75"/>
    <w:rsid w:val="00AF664C"/>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7CC1"/>
    <w:rsid w:val="00BD2507"/>
    <w:rsid w:val="00BD463F"/>
    <w:rsid w:val="00BE0E24"/>
    <w:rsid w:val="00BE5840"/>
    <w:rsid w:val="00BE7C5B"/>
    <w:rsid w:val="00BF0B90"/>
    <w:rsid w:val="00BF362D"/>
    <w:rsid w:val="00BF4F62"/>
    <w:rsid w:val="00C02149"/>
    <w:rsid w:val="00C072F3"/>
    <w:rsid w:val="00C14E6E"/>
    <w:rsid w:val="00C2554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C019A"/>
    <w:rsid w:val="00CC01B1"/>
    <w:rsid w:val="00CC0E7E"/>
    <w:rsid w:val="00CD3864"/>
    <w:rsid w:val="00CD71F4"/>
    <w:rsid w:val="00CE1DCB"/>
    <w:rsid w:val="00CE317B"/>
    <w:rsid w:val="00CE3E2E"/>
    <w:rsid w:val="00CF138F"/>
    <w:rsid w:val="00CF318B"/>
    <w:rsid w:val="00D044D3"/>
    <w:rsid w:val="00D05D30"/>
    <w:rsid w:val="00D117B9"/>
    <w:rsid w:val="00D127D3"/>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207B"/>
    <w:rsid w:val="00D7364D"/>
    <w:rsid w:val="00D74BA2"/>
    <w:rsid w:val="00D74BDC"/>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151AE"/>
    <w:rsid w:val="00E34FC6"/>
    <w:rsid w:val="00E35BE5"/>
    <w:rsid w:val="00E41099"/>
    <w:rsid w:val="00E42A6B"/>
    <w:rsid w:val="00E42E99"/>
    <w:rsid w:val="00E43FFE"/>
    <w:rsid w:val="00E80BC8"/>
    <w:rsid w:val="00E827DA"/>
    <w:rsid w:val="00E82BDA"/>
    <w:rsid w:val="00E839B1"/>
    <w:rsid w:val="00E849C3"/>
    <w:rsid w:val="00E85B65"/>
    <w:rsid w:val="00EB2B16"/>
    <w:rsid w:val="00EB2F43"/>
    <w:rsid w:val="00EC128A"/>
    <w:rsid w:val="00ED3EB5"/>
    <w:rsid w:val="00EE0CA6"/>
    <w:rsid w:val="00EF0C40"/>
    <w:rsid w:val="00EF0DEC"/>
    <w:rsid w:val="00EF12B4"/>
    <w:rsid w:val="00F00CDC"/>
    <w:rsid w:val="00F01B41"/>
    <w:rsid w:val="00F06D79"/>
    <w:rsid w:val="00F147B2"/>
    <w:rsid w:val="00F17BC9"/>
    <w:rsid w:val="00F350D3"/>
    <w:rsid w:val="00F43484"/>
    <w:rsid w:val="00F43908"/>
    <w:rsid w:val="00F54B6B"/>
    <w:rsid w:val="00F55A45"/>
    <w:rsid w:val="00F62450"/>
    <w:rsid w:val="00F636D9"/>
    <w:rsid w:val="00F63B6B"/>
    <w:rsid w:val="00F65391"/>
    <w:rsid w:val="00F73CE1"/>
    <w:rsid w:val="00F74DF5"/>
    <w:rsid w:val="00F80A73"/>
    <w:rsid w:val="00F90E96"/>
    <w:rsid w:val="00FA3045"/>
    <w:rsid w:val="00FB162A"/>
    <w:rsid w:val="00FB6151"/>
    <w:rsid w:val="00FC1054"/>
    <w:rsid w:val="00FC749E"/>
    <w:rsid w:val="00FD1D75"/>
    <w:rsid w:val="00FE28C2"/>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9D315BF-D9A2-7F4B-ACE9-CA7CA8783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3046</TotalTime>
  <Pages>13</Pages>
  <Words>3530</Words>
  <Characters>20126</Characters>
  <Application>Microsoft Macintosh Word</Application>
  <DocSecurity>0</DocSecurity>
  <Lines>167</Lines>
  <Paragraphs>47</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23609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14</cp:revision>
  <dcterms:created xsi:type="dcterms:W3CDTF">2017-05-31T13:44:00Z</dcterms:created>
  <dcterms:modified xsi:type="dcterms:W3CDTF">2017-06-05T17:34:00Z</dcterms:modified>
</cp:coreProperties>
</file>