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7CC231EC" w:rsidR="00BA6417" w:rsidRPr="00A74A83" w:rsidRDefault="00E5418A" w:rsidP="00613BCB">
      <w:pPr>
        <w:spacing w:line="480" w:lineRule="auto"/>
        <w:jc w:val="both"/>
        <w:outlineLvl w:val="0"/>
        <w:rPr>
          <w:b/>
          <w:color w:val="000000" w:themeColor="text1"/>
          <w:lang w:val="en-US"/>
        </w:rPr>
      </w:pPr>
      <w:r w:rsidRPr="00A74A83">
        <w:rPr>
          <w:b/>
          <w:color w:val="000000" w:themeColor="text1"/>
          <w:lang w:val="en-US"/>
        </w:rPr>
        <w:t xml:space="preserve">Anomalous temperature and </w:t>
      </w:r>
      <w:r w:rsidR="005F0332" w:rsidRPr="00A74A83">
        <w:rPr>
          <w:b/>
          <w:color w:val="000000" w:themeColor="text1"/>
          <w:lang w:val="en-US"/>
        </w:rPr>
        <w:t>seasonality of</w:t>
      </w:r>
      <w:r w:rsidRPr="00A74A83">
        <w:rPr>
          <w:b/>
          <w:color w:val="000000" w:themeColor="text1"/>
          <w:lang w:val="en-US"/>
        </w:rPr>
        <w:t xml:space="preserve"> injury mortality in the </w:t>
      </w:r>
      <w:r w:rsidR="00AC3F56">
        <w:rPr>
          <w:b/>
          <w:color w:val="000000" w:themeColor="text1"/>
          <w:lang w:val="en-US"/>
        </w:rPr>
        <w:t>USA</w:t>
      </w:r>
      <w:r w:rsidRPr="00A74A83">
        <w:rPr>
          <w:b/>
          <w:color w:val="000000" w:themeColor="text1"/>
          <w:lang w:val="en-US"/>
        </w:rPr>
        <w:t xml:space="preserve"> </w:t>
      </w:r>
    </w:p>
    <w:p w14:paraId="253C0EA6" w14:textId="77777777" w:rsidR="00DD09BF" w:rsidRPr="00A74A83" w:rsidRDefault="00DD09BF" w:rsidP="00613BCB">
      <w:pPr>
        <w:spacing w:line="480" w:lineRule="auto"/>
        <w:jc w:val="both"/>
        <w:outlineLvl w:val="0"/>
        <w:rPr>
          <w:b/>
          <w:color w:val="000000" w:themeColor="text1"/>
          <w:lang w:val="en-US"/>
        </w:rPr>
      </w:pPr>
    </w:p>
    <w:p w14:paraId="7AE59AB1" w14:textId="0F9010F3" w:rsidR="00613BCB" w:rsidRPr="00A74A83" w:rsidRDefault="00613BCB" w:rsidP="00613BCB">
      <w:pPr>
        <w:spacing w:line="480" w:lineRule="auto"/>
        <w:jc w:val="both"/>
        <w:outlineLvl w:val="0"/>
        <w:rPr>
          <w:color w:val="000000" w:themeColor="text1"/>
          <w:vertAlign w:val="superscript"/>
          <w:lang w:val="en-US"/>
        </w:rPr>
      </w:pPr>
      <w:r w:rsidRPr="00A74A83">
        <w:rPr>
          <w:color w:val="000000" w:themeColor="text1"/>
          <w:lang w:val="en-US"/>
        </w:rPr>
        <w:t>Robbie M Parks</w:t>
      </w:r>
      <w:r w:rsidR="005A512F" w:rsidRPr="00A74A83">
        <w:rPr>
          <w:color w:val="000000" w:themeColor="text1"/>
          <w:lang w:val="en-US"/>
        </w:rPr>
        <w:t xml:space="preserve"> BA</w:t>
      </w:r>
      <w:r w:rsidRPr="00A74A83">
        <w:rPr>
          <w:color w:val="000000" w:themeColor="text1"/>
          <w:vertAlign w:val="superscript"/>
          <w:lang w:val="en-US"/>
        </w:rPr>
        <w:t>1,2</w:t>
      </w:r>
      <w:r w:rsidRPr="00A74A83">
        <w:rPr>
          <w:color w:val="000000" w:themeColor="text1"/>
          <w:lang w:val="en-US"/>
        </w:rPr>
        <w:t>, James E Bennett</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Helen Tamura-Wicks</w:t>
      </w:r>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xml:space="preserve">, Vasilis </w:t>
      </w:r>
      <w:proofErr w:type="spellStart"/>
      <w:r w:rsidRPr="00A74A83">
        <w:rPr>
          <w:color w:val="000000" w:themeColor="text1"/>
          <w:lang w:val="en-US"/>
        </w:rPr>
        <w:t>Kontis</w:t>
      </w:r>
      <w:proofErr w:type="spellEnd"/>
      <w:r w:rsidR="005A512F" w:rsidRPr="00A74A83">
        <w:rPr>
          <w:color w:val="000000" w:themeColor="text1"/>
          <w:lang w:val="en-US"/>
        </w:rPr>
        <w:t xml:space="preserve"> PhD</w:t>
      </w:r>
      <w:r w:rsidRPr="00A74A83">
        <w:rPr>
          <w:color w:val="000000" w:themeColor="text1"/>
          <w:vertAlign w:val="superscript"/>
          <w:lang w:val="en-US"/>
        </w:rPr>
        <w:t>1,2</w:t>
      </w:r>
      <w:r w:rsidRPr="00A74A83">
        <w:rPr>
          <w:color w:val="000000" w:themeColor="text1"/>
          <w:lang w:val="en-US"/>
        </w:rPr>
        <w:t>, Ralf Toumi</w:t>
      </w:r>
      <w:r w:rsidR="005A512F" w:rsidRPr="00A74A83">
        <w:rPr>
          <w:color w:val="000000" w:themeColor="text1"/>
          <w:lang w:val="en-US"/>
        </w:rPr>
        <w:t xml:space="preserve"> PhD</w:t>
      </w:r>
      <w:r w:rsidRPr="00A74A83">
        <w:rPr>
          <w:color w:val="000000" w:themeColor="text1"/>
          <w:vertAlign w:val="superscript"/>
          <w:lang w:val="en-US"/>
        </w:rPr>
        <w:t>3</w:t>
      </w:r>
      <w:r w:rsidRPr="00A74A83">
        <w:rPr>
          <w:color w:val="000000" w:themeColor="text1"/>
          <w:lang w:val="en-US"/>
        </w:rPr>
        <w:t>, Goodarz Danaei</w:t>
      </w:r>
      <w:r w:rsidR="005A512F" w:rsidRPr="00A74A83">
        <w:rPr>
          <w:color w:val="000000" w:themeColor="text1"/>
          <w:lang w:val="en-US"/>
        </w:rPr>
        <w:t xml:space="preserve"> PhD</w:t>
      </w:r>
      <w:r w:rsidRPr="00A74A83">
        <w:rPr>
          <w:color w:val="000000" w:themeColor="text1"/>
          <w:vertAlign w:val="superscript"/>
          <w:lang w:val="en-US"/>
        </w:rPr>
        <w:t>4</w:t>
      </w:r>
      <w:r w:rsidR="00E82E03" w:rsidRPr="00A74A83">
        <w:rPr>
          <w:color w:val="000000" w:themeColor="text1"/>
          <w:lang w:val="en-US"/>
        </w:rPr>
        <w:t>,</w:t>
      </w:r>
      <w:r w:rsidR="00A77C36" w:rsidRPr="00A74A83">
        <w:rPr>
          <w:color w:val="000000" w:themeColor="text1"/>
          <w:lang w:val="en-US"/>
        </w:rPr>
        <w:t xml:space="preserve"> </w:t>
      </w:r>
      <w:r w:rsidRPr="00A74A83">
        <w:rPr>
          <w:color w:val="000000" w:themeColor="text1"/>
          <w:lang w:val="en-US"/>
        </w:rPr>
        <w:t>Majid Ezzati</w:t>
      </w:r>
      <w:r w:rsidR="005A512F" w:rsidRPr="00A74A83">
        <w:rPr>
          <w:color w:val="000000" w:themeColor="text1"/>
          <w:lang w:val="en-US"/>
        </w:rPr>
        <w:t xml:space="preserve"> FMedSci</w:t>
      </w:r>
      <w:r w:rsidRPr="00A74A83">
        <w:rPr>
          <w:color w:val="000000" w:themeColor="text1"/>
          <w:vertAlign w:val="superscript"/>
          <w:lang w:val="en-US"/>
        </w:rPr>
        <w:t>1,2,5*</w:t>
      </w:r>
    </w:p>
    <w:p w14:paraId="34F2BDE8" w14:textId="77777777" w:rsidR="00DD09BF" w:rsidRPr="00A74A83" w:rsidRDefault="00DD09BF" w:rsidP="00613BCB">
      <w:pPr>
        <w:spacing w:line="480" w:lineRule="auto"/>
        <w:jc w:val="both"/>
        <w:outlineLvl w:val="0"/>
        <w:rPr>
          <w:color w:val="000000" w:themeColor="text1"/>
          <w:lang w:val="en-US"/>
        </w:rPr>
      </w:pPr>
    </w:p>
    <w:p w14:paraId="556C6791"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1</w:t>
      </w:r>
      <w:r w:rsidRPr="00A74A83">
        <w:rPr>
          <w:color w:val="000000" w:themeColor="text1"/>
          <w:lang w:val="en-US"/>
        </w:rPr>
        <w:t>MRC-PHE Centre for Environment and Health, Imperial College London, London, United Kingdom</w:t>
      </w:r>
    </w:p>
    <w:p w14:paraId="3ACE1BD7"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2</w:t>
      </w:r>
      <w:r w:rsidRPr="00A74A83">
        <w:rPr>
          <w:color w:val="000000" w:themeColor="text1"/>
          <w:lang w:val="en-US"/>
        </w:rPr>
        <w:t>Department of Epidemiology and Biostatistics, School of Public Health, Imperial College London, London, United Kingdom</w:t>
      </w:r>
    </w:p>
    <w:p w14:paraId="100ECBBE"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3</w:t>
      </w:r>
      <w:r w:rsidRPr="00A74A83">
        <w:rPr>
          <w:color w:val="000000" w:themeColor="text1"/>
          <w:lang w:val="en-US"/>
        </w:rPr>
        <w:t>Space and Atmospheric Physics, Imperial College London, London, United Kingdom</w:t>
      </w:r>
    </w:p>
    <w:p w14:paraId="22AAFA30"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4</w:t>
      </w:r>
      <w:r w:rsidRPr="00A74A83">
        <w:rPr>
          <w:color w:val="000000" w:themeColor="text1"/>
          <w:lang w:val="en-US"/>
        </w:rPr>
        <w:t>Harvard T.H. Chan School of Public Health, Boston, Massachusetts, USA.</w:t>
      </w:r>
    </w:p>
    <w:p w14:paraId="144CC5D4" w14:textId="77777777" w:rsidR="00613BCB" w:rsidRPr="00A74A83" w:rsidRDefault="00613BCB" w:rsidP="00613BCB">
      <w:pPr>
        <w:spacing w:line="480" w:lineRule="auto"/>
        <w:jc w:val="both"/>
        <w:rPr>
          <w:color w:val="000000" w:themeColor="text1"/>
          <w:lang w:val="en-US"/>
        </w:rPr>
      </w:pPr>
      <w:r w:rsidRPr="00A74A83">
        <w:rPr>
          <w:color w:val="000000" w:themeColor="text1"/>
          <w:vertAlign w:val="superscript"/>
          <w:lang w:val="en-US"/>
        </w:rPr>
        <w:t>5</w:t>
      </w:r>
      <w:r w:rsidRPr="00A74A83">
        <w:rPr>
          <w:color w:val="000000" w:themeColor="text1"/>
          <w:lang w:val="en-US"/>
        </w:rPr>
        <w:t>WHO Collaborating Centre on NCD Surveillance and Epidemiology, Imperial College London, London, United Kingdom</w:t>
      </w:r>
    </w:p>
    <w:p w14:paraId="604E06F1" w14:textId="77777777" w:rsidR="00613BCB" w:rsidRPr="00A74A83" w:rsidRDefault="00613BCB" w:rsidP="00613BCB">
      <w:pPr>
        <w:spacing w:line="480" w:lineRule="auto"/>
        <w:jc w:val="both"/>
        <w:rPr>
          <w:color w:val="000000" w:themeColor="text1"/>
          <w:lang w:val="en-US"/>
        </w:rPr>
      </w:pPr>
    </w:p>
    <w:p w14:paraId="74FC1802" w14:textId="1AE0477A" w:rsidR="00E02878" w:rsidRPr="00A74A83" w:rsidRDefault="00DD09BF" w:rsidP="00DD09BF">
      <w:pPr>
        <w:pStyle w:val="Paragraph"/>
        <w:spacing w:before="0" w:line="480" w:lineRule="auto"/>
        <w:ind w:firstLine="0"/>
        <w:jc w:val="both"/>
      </w:pPr>
      <w:r w:rsidRPr="00A74A83">
        <w:t>* Correspondence to: majid.ezzati@imperial.ac.uk</w:t>
      </w:r>
      <w:r w:rsidR="00E02878" w:rsidRPr="00A74A83">
        <w:rPr>
          <w:b/>
        </w:rPr>
        <w:br w:type="page"/>
      </w:r>
    </w:p>
    <w:p w14:paraId="36CDCEE6" w14:textId="525EE2E3" w:rsidR="00DD09BF" w:rsidRPr="00A74A83" w:rsidRDefault="00DD09BF" w:rsidP="00DD09BF">
      <w:pPr>
        <w:spacing w:line="480" w:lineRule="auto"/>
        <w:jc w:val="both"/>
        <w:outlineLvl w:val="0"/>
        <w:rPr>
          <w:b/>
          <w:lang w:val="en-US"/>
        </w:rPr>
      </w:pPr>
      <w:r w:rsidRPr="00A74A83">
        <w:rPr>
          <w:b/>
          <w:lang w:val="en-US"/>
        </w:rPr>
        <w:lastRenderedPageBreak/>
        <w:t>Funding</w:t>
      </w:r>
    </w:p>
    <w:p w14:paraId="108713D8" w14:textId="77777777" w:rsidR="00DD09BF" w:rsidRPr="00A74A83" w:rsidRDefault="00DD09BF" w:rsidP="00AC5ED7">
      <w:pPr>
        <w:spacing w:line="480" w:lineRule="auto"/>
        <w:ind w:firstLine="720"/>
        <w:jc w:val="both"/>
        <w:rPr>
          <w:lang w:val="en-US"/>
        </w:rPr>
      </w:pPr>
      <w:r w:rsidRPr="00A74A83">
        <w:rPr>
          <w:lang w:val="en-US"/>
        </w:rPr>
        <w:t xml:space="preserve">Robbie Parks is supported by a Wellcome Trust ISSF Studentship. The development of statistical methods is supported by grants from the Wellcome Trust (grants 205208/Z/16/Z and 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 </w:t>
      </w:r>
    </w:p>
    <w:p w14:paraId="01806C77" w14:textId="77777777" w:rsidR="00DD09BF" w:rsidRPr="00A74A83" w:rsidRDefault="00DD09BF">
      <w:pPr>
        <w:rPr>
          <w:rFonts w:eastAsia="Times New Roman"/>
          <w:b/>
          <w:lang w:val="en-US"/>
        </w:rPr>
      </w:pPr>
      <w:r w:rsidRPr="00A74A83">
        <w:rPr>
          <w:rFonts w:eastAsia="Times New Roman"/>
          <w:b/>
          <w:lang w:val="en-US"/>
        </w:rPr>
        <w:br w:type="page"/>
      </w:r>
    </w:p>
    <w:p w14:paraId="4AFA2754" w14:textId="641129E0" w:rsidR="009D767F" w:rsidRPr="00A74A83" w:rsidRDefault="009D767F" w:rsidP="00140DB8">
      <w:pPr>
        <w:spacing w:line="480" w:lineRule="auto"/>
        <w:jc w:val="both"/>
        <w:rPr>
          <w:rFonts w:eastAsia="Times New Roman"/>
          <w:b/>
          <w:lang w:val="en-US"/>
        </w:rPr>
      </w:pPr>
      <w:r w:rsidRPr="00A74A83">
        <w:rPr>
          <w:rFonts w:eastAsia="Times New Roman"/>
          <w:b/>
          <w:lang w:val="en-US"/>
        </w:rPr>
        <w:lastRenderedPageBreak/>
        <w:t>Abstract</w:t>
      </w:r>
    </w:p>
    <w:p w14:paraId="21AFBE10" w14:textId="612D03CF" w:rsidR="00566F6F" w:rsidRPr="00A74A83" w:rsidRDefault="00566F6F" w:rsidP="00566F6F">
      <w:pPr>
        <w:spacing w:line="480" w:lineRule="auto"/>
        <w:jc w:val="both"/>
        <w:rPr>
          <w:rFonts w:eastAsia="Times New Roman"/>
          <w:lang w:val="en-US"/>
        </w:rPr>
      </w:pPr>
      <w:r w:rsidRPr="00A74A83">
        <w:rPr>
          <w:rFonts w:eastAsia="Times New Roman"/>
          <w:b/>
          <w:lang w:val="en-US"/>
        </w:rPr>
        <w:t>Background:</w:t>
      </w:r>
      <w:r w:rsidRPr="00A74A83">
        <w:rPr>
          <w:rFonts w:eastAsia="Times New Roman"/>
          <w:lang w:val="en-US"/>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 </w:t>
      </w:r>
      <w:commentRangeStart w:id="0"/>
      <w:del w:id="1" w:author="Ezzati, Majid" w:date="2019-05-10T20:33:00Z">
        <w:r w:rsidRPr="00A74A83" w:rsidDel="002F1D41">
          <w:rPr>
            <w:rFonts w:eastAsia="Times New Roman"/>
            <w:lang w:val="en-US"/>
          </w:rPr>
          <w:delText xml:space="preserve">Here, </w:delText>
        </w:r>
      </w:del>
      <w:commentRangeEnd w:id="0"/>
      <w:r w:rsidR="002F1D41">
        <w:rPr>
          <w:rStyle w:val="CommentReference"/>
          <w:rFonts w:asciiTheme="minorHAnsi" w:hAnsiTheme="minorHAnsi" w:cstheme="minorBidi"/>
          <w:lang w:eastAsia="en-US"/>
        </w:rPr>
        <w:commentReference w:id="0"/>
      </w:r>
    </w:p>
    <w:p w14:paraId="6E17D553" w14:textId="77777777" w:rsidR="00306DFD" w:rsidRPr="00A74A83" w:rsidRDefault="00566F6F" w:rsidP="00566F6F">
      <w:pPr>
        <w:spacing w:line="480" w:lineRule="auto"/>
        <w:jc w:val="both"/>
        <w:rPr>
          <w:rFonts w:eastAsia="Times New Roman"/>
          <w:lang w:val="en-US"/>
        </w:rPr>
      </w:pPr>
      <w:r w:rsidRPr="00A74A83">
        <w:rPr>
          <w:rFonts w:eastAsia="Times New Roman"/>
          <w:b/>
          <w:lang w:val="en-US"/>
        </w:rPr>
        <w:t>Methods:</w:t>
      </w:r>
      <w:r w:rsidRPr="00A74A83">
        <w:rPr>
          <w:rFonts w:eastAsia="Times New Roman"/>
          <w:lang w:val="en-US"/>
        </w:rPr>
        <w:t xml:space="preserve"> We used data on mortality and temperature over a 37-year period (1980-2016) in the entire contiguous USA and formulated a Bayesian </w:t>
      </w:r>
      <w:proofErr w:type="spellStart"/>
      <w:r w:rsidRPr="00A74A83">
        <w:rPr>
          <w:rFonts w:eastAsia="Times New Roman"/>
          <w:lang w:val="en-US"/>
        </w:rPr>
        <w:t>spatio</w:t>
      </w:r>
      <w:proofErr w:type="spellEnd"/>
      <w:r w:rsidRPr="00A74A83">
        <w:rPr>
          <w:rFonts w:eastAsia="Times New Roman"/>
          <w:lang w:val="en-US"/>
        </w:rPr>
        <w:t xml:space="preserve">-temporal model to estimate how anomalous temperatures, defined as deviations from the long-term norm of monthly temperature, affect deaths from different intentional (transport, falls and drownings) and unintentional (assault and intentional self-harm) injuries by age groups and sex. </w:t>
      </w:r>
    </w:p>
    <w:p w14:paraId="779E5C10" w14:textId="77777777" w:rsidR="00306DFD" w:rsidRPr="00A74A83" w:rsidRDefault="00306DFD" w:rsidP="00566F6F">
      <w:pPr>
        <w:spacing w:line="480" w:lineRule="auto"/>
        <w:jc w:val="both"/>
        <w:rPr>
          <w:rFonts w:eastAsia="Times New Roman"/>
          <w:lang w:val="en-US"/>
        </w:rPr>
      </w:pPr>
      <w:r w:rsidRPr="00A74A83">
        <w:rPr>
          <w:rFonts w:eastAsia="Times New Roman"/>
          <w:b/>
          <w:lang w:val="en-US"/>
        </w:rPr>
        <w:t xml:space="preserve">Results: </w:t>
      </w:r>
      <w:r w:rsidR="00566F6F" w:rsidRPr="00A74A83">
        <w:rPr>
          <w:rFonts w:eastAsia="Times New Roman"/>
          <w:lang w:val="en-US"/>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drowning, transport injuries, assault and intentional self-harm, offset partly by an overall decline in deaths from falls in older ages. </w:t>
      </w:r>
    </w:p>
    <w:p w14:paraId="36931E7C" w14:textId="40F3FF7F" w:rsidR="00566F6F" w:rsidRPr="00A74A83" w:rsidRDefault="00306DFD" w:rsidP="00566F6F">
      <w:pPr>
        <w:spacing w:line="480" w:lineRule="auto"/>
        <w:jc w:val="both"/>
        <w:rPr>
          <w:rFonts w:eastAsia="Times New Roman"/>
          <w:lang w:val="en-US"/>
        </w:rPr>
      </w:pPr>
      <w:r w:rsidRPr="00A74A83">
        <w:rPr>
          <w:rFonts w:eastAsia="Times New Roman"/>
          <w:b/>
          <w:lang w:val="en-US"/>
        </w:rPr>
        <w:t xml:space="preserve">Conclusions: </w:t>
      </w:r>
      <w:r w:rsidR="00566F6F" w:rsidRPr="00A74A83">
        <w:rPr>
          <w:rFonts w:eastAsia="Times New Roman"/>
          <w:lang w:val="en-US"/>
        </w:rPr>
        <w:t>The findings demonstrate the need for targeted public health interventions against injuries during periods of anomalously high temperatures, especially as these episodes increase with global climate change.</w:t>
      </w:r>
    </w:p>
    <w:p w14:paraId="6EE3811E" w14:textId="24913F52" w:rsidR="0065196B" w:rsidRPr="00A74A83" w:rsidRDefault="0065196B" w:rsidP="0065196B">
      <w:pPr>
        <w:spacing w:line="480" w:lineRule="auto"/>
        <w:jc w:val="both"/>
        <w:rPr>
          <w:color w:val="000000" w:themeColor="text1"/>
          <w:lang w:val="en-US"/>
        </w:rPr>
      </w:pPr>
    </w:p>
    <w:p w14:paraId="602B9F5B" w14:textId="77777777" w:rsidR="0029344A" w:rsidRPr="00A74A83" w:rsidRDefault="0029344A">
      <w:pPr>
        <w:rPr>
          <w:b/>
          <w:color w:val="000000" w:themeColor="text1"/>
          <w:lang w:val="en-US"/>
        </w:rPr>
      </w:pPr>
      <w:r w:rsidRPr="00A74A83">
        <w:rPr>
          <w:b/>
          <w:color w:val="000000" w:themeColor="text1"/>
          <w:lang w:val="en-US"/>
        </w:rPr>
        <w:br w:type="page"/>
      </w:r>
    </w:p>
    <w:p w14:paraId="7336E429" w14:textId="2F68BD1C" w:rsidR="007B3AFA" w:rsidRPr="00A74A83" w:rsidRDefault="007B3AFA" w:rsidP="0065196B">
      <w:pPr>
        <w:spacing w:line="480" w:lineRule="auto"/>
        <w:jc w:val="both"/>
        <w:rPr>
          <w:b/>
          <w:color w:val="000000" w:themeColor="text1"/>
          <w:lang w:val="en-US"/>
        </w:rPr>
      </w:pPr>
      <w:r w:rsidRPr="00A74A83">
        <w:rPr>
          <w:b/>
          <w:color w:val="000000" w:themeColor="text1"/>
          <w:lang w:val="en-US"/>
        </w:rPr>
        <w:lastRenderedPageBreak/>
        <w:t>Introduction</w:t>
      </w:r>
    </w:p>
    <w:p w14:paraId="4A9417B3" w14:textId="1F82BA18" w:rsidR="0065196B" w:rsidRPr="00A74A83" w:rsidRDefault="0065196B" w:rsidP="003730E2">
      <w:pPr>
        <w:spacing w:line="480" w:lineRule="auto"/>
        <w:ind w:firstLine="720"/>
        <w:jc w:val="both"/>
        <w:rPr>
          <w:color w:val="000000" w:themeColor="text1"/>
          <w:lang w:val="en-US"/>
        </w:rPr>
      </w:pPr>
      <w:r w:rsidRPr="00A74A83">
        <w:rPr>
          <w:color w:val="000000" w:themeColor="text1"/>
          <w:lang w:val="en-US"/>
        </w:rPr>
        <w:t>The potential health impacts of anthropogenic climate change are one of the key drivers for efforts to mitigate greenhouse gas emissions and for pursuing adaptation measures</w:t>
      </w:r>
      <w:r w:rsidR="00B00C8B" w:rsidRPr="00A74A83">
        <w:rPr>
          <w:color w:val="000000" w:themeColor="text1"/>
          <w:lang w:val="en-US"/>
        </w:rPr>
        <w:t xml:space="preserve"> </w:t>
      </w:r>
      <w:r w:rsidR="00CD4D45" w:rsidRPr="00A74A83">
        <w:rPr>
          <w:rFonts w:eastAsia="Times New Roman"/>
          <w:b/>
          <w:lang w:val="en-US"/>
        </w:rPr>
        <w:fldChar w:fldCharType="begin" w:fldLock="1"/>
      </w:r>
      <w:r w:rsidR="00535DCA">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health","type":"article-journal"},"uris":["http://www.mendeley.com/documents/?uuid=d1781b2a-d32d-4aba-aa1c-f5137dde0682"]}],"mendeley":{"formattedCitation":"&lt;sup&gt;1–3&lt;/sup&gt;","plainTextFormattedCitation":"1–3","previouslyFormattedCitation":"(Haines &amp; Ebi, 2019; McMichael, Woodruff, &amp; Hales, 2006; Smith et al., 2015)"},"properties":{"noteIndex":0},"schema":"https://github.com/citation-style-language/schema/raw/master/csl-citation.json"}</w:instrText>
      </w:r>
      <w:r w:rsidR="00CD4D45" w:rsidRPr="00A74A83">
        <w:rPr>
          <w:rFonts w:eastAsia="Times New Roman"/>
          <w:b/>
          <w:lang w:val="en-US"/>
        </w:rPr>
        <w:fldChar w:fldCharType="separate"/>
      </w:r>
      <w:r w:rsidR="00535DCA" w:rsidRPr="00535DCA">
        <w:rPr>
          <w:rFonts w:eastAsia="Times New Roman"/>
          <w:noProof/>
          <w:vertAlign w:val="superscript"/>
          <w:lang w:val="en-US"/>
        </w:rPr>
        <w:t>1–3</w:t>
      </w:r>
      <w:r w:rsidR="00CD4D45" w:rsidRPr="00A74A83">
        <w:rPr>
          <w:rFonts w:eastAsia="Times New Roman"/>
          <w:b/>
          <w:lang w:val="en-US"/>
        </w:rPr>
        <w:fldChar w:fldCharType="end"/>
      </w:r>
      <w:r w:rsidR="00B00C8B" w:rsidRPr="0005577D">
        <w:rPr>
          <w:rFonts w:eastAsia="Times New Roman"/>
          <w:lang w:val="en-US"/>
        </w:rPr>
        <w:t>.</w:t>
      </w:r>
      <w:r w:rsidRPr="00A74A83">
        <w:rPr>
          <w:color w:val="000000" w:themeColor="text1"/>
          <w:lang w:val="en-US"/>
        </w:rPr>
        <w:t xml:space="preserve"> Current assessments of the health effects of climate change largely focus on parasitic and infectious diseases</w:t>
      </w:r>
      <w:r w:rsidR="00BB01F9" w:rsidRPr="00A74A83">
        <w:rPr>
          <w:color w:val="000000" w:themeColor="text1"/>
          <w:lang w:val="en-US"/>
        </w:rPr>
        <w:t>,</w:t>
      </w:r>
      <w:r w:rsidRPr="00A74A83">
        <w:rPr>
          <w:color w:val="000000" w:themeColor="text1"/>
          <w:lang w:val="en-US"/>
        </w:rPr>
        <w:t xml:space="preserve"> and cardiorespiratory and other chronic diseases</w:t>
      </w:r>
      <w:r w:rsidR="00B00C8B" w:rsidRPr="00A74A83">
        <w:rPr>
          <w:color w:val="000000" w:themeColor="text1"/>
          <w:lang w:val="en-US"/>
        </w:rPr>
        <w:t xml:space="preserve"> </w:t>
      </w:r>
      <w:r w:rsidRPr="00A74A83">
        <w:rPr>
          <w:color w:val="000000" w:themeColor="text1"/>
          <w:lang w:val="en-US"/>
        </w:rPr>
        <w:fldChar w:fldCharType="begin" w:fldLock="1"/>
      </w:r>
      <w:r w:rsidR="00535DCA">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health","type":"article-journal"},"uris":["http://www.mendeley.com/documents/?uuid=d1781b2a-d32d-4aba-aa1c-f5137dde0682"]}],"mendeley":{"formattedCitation":"&lt;sup&gt;1–6&lt;/sup&gt;","plainTextFormattedCitation":"1–6","previouslyFormattedCitation":"(Gasparrini et al., 2017; Haines &amp; Ebi, 2019; Huang et al., 2011; McMichael et al., 2006; Smith et al., 2015; Watts et al., 2018)"},"properties":{"noteIndex":0},"schema":"https://github.com/citation-style-language/schema/raw/master/csl-citation.json"}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1–6</w:t>
      </w:r>
      <w:r w:rsidRPr="00A74A83">
        <w:rPr>
          <w:color w:val="000000" w:themeColor="text1"/>
          <w:lang w:val="en-US"/>
        </w:rPr>
        <w:fldChar w:fldCharType="end"/>
      </w:r>
      <w:r w:rsidR="00B00C8B" w:rsidRPr="00A74A83">
        <w:rPr>
          <w:color w:val="000000" w:themeColor="text1"/>
          <w:lang w:val="en-US"/>
        </w:rPr>
        <w:t>.</w:t>
      </w:r>
      <w:r w:rsidRPr="00A74A83">
        <w:rPr>
          <w:color w:val="000000" w:themeColor="text1"/>
          <w:lang w:val="en-US"/>
        </w:rPr>
        <w:t xml:space="preserve"> Less research has been conducted on injuries</w:t>
      </w:r>
      <w:r w:rsidR="00B00C8B" w:rsidRPr="00A74A83">
        <w:rPr>
          <w:color w:val="000000" w:themeColor="text1"/>
          <w:lang w:val="en-US"/>
        </w:rPr>
        <w:t xml:space="preserve"> </w:t>
      </w:r>
      <w:r w:rsidRPr="00A74A83">
        <w:rPr>
          <w:color w:val="000000" w:themeColor="text1"/>
          <w:lang w:val="en-US"/>
        </w:rPr>
        <w:fldChar w:fldCharType="begin" w:fldLock="1"/>
      </w:r>
      <w:r w:rsidR="00535DCA">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Europe","type":"article-journal"},"uris":["http://www.mendeley.com/documents/?uuid=66c9f845-c818-4c8c-9d9c-20b3ea085139"]}],"mendeley":{"formattedCitation":"&lt;sup&gt;7–9&lt;/sup&gt;","plainTextFormattedCitation":"7–9","previouslyFormattedCitation":"(Burke et al., 2018; Orru &amp; Åström, 2017; Rey et al., 2007)"},"properties":{"noteIndex":0},"schema":"https://github.com/citation-style-language/schema/raw/master/csl-citation.json"}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7–9</w:t>
      </w:r>
      <w:r w:rsidRPr="00A74A83">
        <w:rPr>
          <w:color w:val="000000" w:themeColor="text1"/>
          <w:lang w:val="en-US"/>
        </w:rPr>
        <w:fldChar w:fldCharType="end"/>
      </w:r>
      <w:r w:rsidR="00B00C8B" w:rsidRPr="00A74A83">
        <w:rPr>
          <w:color w:val="000000" w:themeColor="text1"/>
          <w:lang w:val="en-US"/>
        </w:rPr>
        <w:t>,</w:t>
      </w:r>
      <w:r w:rsidRPr="00A74A83">
        <w:rPr>
          <w:lang w:val="en-US"/>
        </w:rPr>
        <w:t xml:space="preserve"> </w:t>
      </w:r>
      <w:r w:rsidRPr="00A74A83">
        <w:rPr>
          <w:color w:val="000000" w:themeColor="text1"/>
          <w:lang w:val="en-US"/>
        </w:rPr>
        <w:t>especially in a consistent way across injury types and demographic subgroups of the population, even though death rates from injuries vary seasonally</w:t>
      </w:r>
      <w:r w:rsidR="00B00C8B" w:rsidRPr="00A74A83">
        <w:rPr>
          <w:color w:val="000000" w:themeColor="text1"/>
          <w:lang w:val="en-US"/>
        </w:rPr>
        <w:t xml:space="preserve"> </w:t>
      </w:r>
      <w:r w:rsidRPr="00A74A83">
        <w:rPr>
          <w:color w:val="000000" w:themeColor="text1"/>
          <w:lang w:val="en-US"/>
        </w:rPr>
        <w:fldChar w:fldCharType="begin" w:fldLock="1"/>
      </w:r>
      <w:r w:rsidR="00535DCA">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approach","type":"article-journal","volume":"PhD"},"uris":["http://www.mendeley.com/documents/?uuid=735ffa52-a2fc-4bed-ab59-d84289752b70"]}],"mendeley":{"formattedCitation":"&lt;sup&gt;10,11&lt;/sup&gt;","plainTextFormattedCitation":"10,11","previouslyFormattedCitation":"(Parks, Bennett, Foreman, Toumi, &amp; Ezzati, 2018; Rau, 2004)"},"properties":{"noteIndex":0},"schema":"https://github.com/citation-style-language/schema/raw/master/csl-citation.json"}</w:instrText>
      </w:r>
      <w:r w:rsidRPr="00A74A83">
        <w:rPr>
          <w:color w:val="000000" w:themeColor="text1"/>
          <w:lang w:val="en-US"/>
        </w:rPr>
        <w:fldChar w:fldCharType="separate"/>
      </w:r>
      <w:r w:rsidR="00535DCA" w:rsidRPr="00535DCA">
        <w:rPr>
          <w:noProof/>
          <w:color w:val="000000" w:themeColor="text1"/>
          <w:vertAlign w:val="superscript"/>
          <w:lang w:val="en-US"/>
        </w:rPr>
        <w:t>10,11</w:t>
      </w:r>
      <w:r w:rsidRPr="00A74A83">
        <w:rPr>
          <w:color w:val="000000" w:themeColor="text1"/>
          <w:lang w:val="en-US"/>
        </w:rPr>
        <w:fldChar w:fldCharType="end"/>
      </w:r>
      <w:r w:rsidR="00B00C8B" w:rsidRPr="00A74A83">
        <w:rPr>
          <w:color w:val="000000" w:themeColor="text1"/>
          <w:lang w:val="en-US"/>
        </w:rPr>
        <w:t>,</w:t>
      </w:r>
      <w:r w:rsidRPr="00A74A83">
        <w:rPr>
          <w:color w:val="000000" w:themeColor="text1"/>
          <w:lang w:val="en-US"/>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2E5DFF8D" w14:textId="7CC47D8F" w:rsidR="0065196B" w:rsidRPr="00A74A83" w:rsidRDefault="0065196B" w:rsidP="003730E2">
      <w:pPr>
        <w:spacing w:line="480" w:lineRule="auto"/>
        <w:ind w:firstLine="720"/>
        <w:jc w:val="both"/>
        <w:rPr>
          <w:color w:val="000000" w:themeColor="text1"/>
          <w:lang w:val="en-US"/>
        </w:rPr>
      </w:pPr>
      <w:commentRangeStart w:id="2"/>
      <w:del w:id="3" w:author="Ezzati, Majid" w:date="2019-05-10T20:34:00Z">
        <w:r w:rsidRPr="00A74A83" w:rsidDel="002F1D41">
          <w:rPr>
            <w:color w:val="000000" w:themeColor="text1"/>
            <w:lang w:val="en-US"/>
          </w:rPr>
          <w:delText>We used vital registration data on all</w:delText>
        </w:r>
        <w:r w:rsidR="00B27D4F" w:rsidRPr="00A74A83" w:rsidDel="002F1D41">
          <w:rPr>
            <w:color w:val="000000" w:themeColor="text1"/>
            <w:lang w:val="en-US"/>
          </w:rPr>
          <w:delText xml:space="preserve"> injury</w:delText>
        </w:r>
        <w:r w:rsidRPr="00A74A83" w:rsidDel="002F1D41">
          <w:rPr>
            <w:color w:val="000000" w:themeColor="text1"/>
            <w:lang w:val="en-US"/>
          </w:rPr>
          <w:delText xml:space="preserve"> deaths in the</w:delText>
        </w:r>
        <w:r w:rsidR="00B27D4F" w:rsidRPr="00A74A83" w:rsidDel="002F1D41">
          <w:rPr>
            <w:color w:val="000000" w:themeColor="text1"/>
            <w:lang w:val="en-US"/>
          </w:rPr>
          <w:delText xml:space="preserve"> contiguous</w:delText>
        </w:r>
        <w:r w:rsidRPr="00A74A83" w:rsidDel="002F1D41">
          <w:rPr>
            <w:color w:val="000000" w:themeColor="text1"/>
            <w:lang w:val="en-US"/>
          </w:rPr>
          <w:delText xml:space="preserve"> USA</w:delText>
        </w:r>
        <w:r w:rsidRPr="00A74A83" w:rsidDel="002F1D41">
          <w:rPr>
            <w:lang w:val="en-US"/>
          </w:rPr>
          <w:delText xml:space="preserve"> </w:delText>
        </w:r>
        <w:r w:rsidRPr="00A74A83" w:rsidDel="002F1D41">
          <w:rPr>
            <w:color w:val="000000" w:themeColor="text1"/>
            <w:lang w:val="en-US"/>
          </w:rPr>
          <w:delText xml:space="preserve">from 1980 to 2016, with information on sex, age at death, underlying cause of death and state of residence. </w:delText>
        </w:r>
      </w:del>
      <w:commentRangeEnd w:id="2"/>
      <w:r w:rsidR="002F1D41">
        <w:rPr>
          <w:rStyle w:val="CommentReference"/>
          <w:rFonts w:asciiTheme="minorHAnsi" w:hAnsiTheme="minorHAnsi" w:cstheme="minorBidi"/>
          <w:lang w:eastAsia="en-US"/>
        </w:rPr>
        <w:commentReference w:id="2"/>
      </w:r>
      <w:moveFromRangeStart w:id="4" w:author="Ezzati, Majid" w:date="2019-05-10T20:34:00Z" w:name="move8412883"/>
      <w:moveFrom w:id="5" w:author="Ezzati, Majid" w:date="2019-05-10T20:34:00Z">
        <w:r w:rsidR="00E15CE2" w:rsidRPr="00A74A83" w:rsidDel="002F1D41">
          <w:rPr>
            <w:color w:val="000000" w:themeColor="text1"/>
            <w:lang w:val="en-US"/>
          </w:rPr>
          <w:t>During this period</w:t>
        </w:r>
        <w:r w:rsidRPr="00A74A83" w:rsidDel="002F1D41">
          <w:rPr>
            <w:color w:val="000000" w:themeColor="text1"/>
            <w:lang w:val="en-US"/>
          </w:rPr>
          <w:t>,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1). In contrast with males, there was less of an age gradient in females after 15 years of age.</w:t>
        </w:r>
      </w:moveFrom>
      <w:moveFromRangeEnd w:id="4"/>
    </w:p>
    <w:p w14:paraId="30740979" w14:textId="6E9C2140" w:rsidR="00D21020" w:rsidRPr="00A74A83" w:rsidRDefault="00D21020" w:rsidP="003730E2">
      <w:pPr>
        <w:spacing w:line="480" w:lineRule="auto"/>
        <w:ind w:firstLine="720"/>
        <w:jc w:val="both"/>
        <w:rPr>
          <w:color w:val="000000" w:themeColor="text1"/>
          <w:lang w:val="en-US"/>
        </w:rPr>
      </w:pPr>
    </w:p>
    <w:p w14:paraId="04C1E528" w14:textId="7E354D4A" w:rsidR="00D21020" w:rsidRPr="00A74A83" w:rsidRDefault="00D21020" w:rsidP="00D21020">
      <w:pPr>
        <w:spacing w:line="480" w:lineRule="auto"/>
        <w:jc w:val="both"/>
        <w:rPr>
          <w:b/>
          <w:color w:val="000000" w:themeColor="text1"/>
          <w:lang w:val="en-US"/>
        </w:rPr>
      </w:pPr>
      <w:r w:rsidRPr="00A74A83">
        <w:rPr>
          <w:b/>
          <w:color w:val="000000" w:themeColor="text1"/>
          <w:lang w:val="en-US"/>
        </w:rPr>
        <w:t>Methods</w:t>
      </w:r>
    </w:p>
    <w:p w14:paraId="1D80DA2B" w14:textId="61650915" w:rsidR="00D21020" w:rsidRPr="00A74A83" w:rsidRDefault="00D21020" w:rsidP="00D21020">
      <w:pPr>
        <w:spacing w:line="480" w:lineRule="auto"/>
        <w:jc w:val="both"/>
        <w:outlineLvl w:val="0"/>
        <w:rPr>
          <w:i/>
          <w:color w:val="000000" w:themeColor="text1"/>
          <w:lang w:val="en-US"/>
        </w:rPr>
      </w:pPr>
      <w:r w:rsidRPr="00A74A83">
        <w:rPr>
          <w:i/>
          <w:color w:val="000000" w:themeColor="text1"/>
          <w:lang w:val="en-US"/>
        </w:rPr>
        <w:t xml:space="preserve">Data </w:t>
      </w:r>
      <w:r w:rsidR="002A0B4C" w:rsidRPr="00A74A83">
        <w:rPr>
          <w:i/>
          <w:color w:val="000000" w:themeColor="text1"/>
          <w:lang w:val="en-US"/>
        </w:rPr>
        <w:t>sources</w:t>
      </w:r>
    </w:p>
    <w:p w14:paraId="3BA87459" w14:textId="3B2B6907" w:rsidR="00D21020" w:rsidRPr="00A74A83" w:rsidRDefault="00D21020" w:rsidP="0055719F">
      <w:pPr>
        <w:spacing w:line="480" w:lineRule="auto"/>
        <w:ind w:firstLine="720"/>
        <w:jc w:val="both"/>
        <w:rPr>
          <w:rStyle w:val="apple-style-span"/>
          <w:color w:val="000000" w:themeColor="text1"/>
          <w:lang w:val="en-US"/>
        </w:rPr>
      </w:pPr>
      <w:r w:rsidRPr="00A74A83">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10" w:history="1">
        <w:r w:rsidRPr="00A74A83">
          <w:rPr>
            <w:rStyle w:val="Hyperlink"/>
            <w:lang w:val="en-US"/>
          </w:rPr>
          <w:t>https://www.cdc.gov/nchs/nvss/dvs_data_release.htm</w:t>
        </w:r>
      </w:hyperlink>
      <w:r w:rsidRPr="00A74A83">
        <w:rPr>
          <w:rStyle w:val="apple-style-span"/>
          <w:color w:val="000000" w:themeColor="text1"/>
          <w:lang w:val="en-US"/>
        </w:rPr>
        <w:t xml:space="preserve">) and on population from the NCHS bridged-race dataset </w:t>
      </w:r>
      <w:r w:rsidRPr="00A74A83">
        <w:rPr>
          <w:color w:val="000000" w:themeColor="text1"/>
          <w:lang w:val="en-US"/>
        </w:rPr>
        <w:t xml:space="preserve">for 1990 to 2016 </w:t>
      </w:r>
      <w:r w:rsidRPr="00A74A83">
        <w:rPr>
          <w:color w:val="000000" w:themeColor="text1"/>
          <w:lang w:val="en-US"/>
        </w:rPr>
        <w:lastRenderedPageBreak/>
        <w:t>(</w:t>
      </w:r>
      <w:hyperlink r:id="rId11" w:history="1">
        <w:r w:rsidRPr="00A74A83">
          <w:rPr>
            <w:rStyle w:val="Hyperlink"/>
            <w:lang w:val="en-US"/>
          </w:rPr>
          <w:t>https://www.cdc.gov/nchs/nvss/bridged_race.htm</w:t>
        </w:r>
      </w:hyperlink>
      <w:r w:rsidRPr="00A74A83">
        <w:rPr>
          <w:color w:val="000000" w:themeColor="text1"/>
          <w:lang w:val="en-US"/>
        </w:rPr>
        <w:t>) and from the US Census Bureau prior to 1990 (</w:t>
      </w:r>
      <w:hyperlink r:id="rId12" w:history="1">
        <w:r w:rsidRPr="00A74A83">
          <w:rPr>
            <w:rStyle w:val="Hyperlink"/>
            <w:noProof/>
            <w:lang w:val="en-US"/>
          </w:rPr>
          <w:t>https://www.census.gov/data/tables/time-series/demo/popest/1980s-county.html</w:t>
        </w:r>
      </w:hyperlink>
      <w:r w:rsidRPr="00A74A83">
        <w:rPr>
          <w:rStyle w:val="Hyperlink"/>
          <w:color w:val="auto"/>
          <w:lang w:val="en-US"/>
        </w:rPr>
        <w:t>)</w:t>
      </w:r>
      <w:r w:rsidRPr="00A74A83">
        <w:rPr>
          <w:color w:val="000000" w:themeColor="text1"/>
          <w:lang w:val="en-US"/>
        </w:rPr>
        <w:t>. We calculated monthly population counts through linear interpolation, assigning each yearly count to July.</w:t>
      </w:r>
    </w:p>
    <w:p w14:paraId="15030BAA" w14:textId="7EFB3E72" w:rsidR="00D21020" w:rsidRPr="00A74A83" w:rsidRDefault="00D21020" w:rsidP="006B6319">
      <w:pPr>
        <w:spacing w:line="480" w:lineRule="auto"/>
        <w:ind w:firstLine="720"/>
        <w:jc w:val="both"/>
        <w:rPr>
          <w:color w:val="000000" w:themeColor="text1"/>
          <w:lang w:val="en-US"/>
        </w:rPr>
      </w:pPr>
      <w:r w:rsidRPr="00A74A83">
        <w:rPr>
          <w:color w:val="000000" w:themeColor="text1"/>
          <w:lang w:val="en-US"/>
        </w:rPr>
        <w:t>The underlying cause of death was coded according to the international classification of diseases (ICD) system (9</w:t>
      </w:r>
      <w:r w:rsidRPr="00A74A83">
        <w:rPr>
          <w:color w:val="000000" w:themeColor="text1"/>
          <w:vertAlign w:val="superscript"/>
          <w:lang w:val="en-US"/>
        </w:rPr>
        <w:t>th</w:t>
      </w:r>
      <w:r w:rsidRPr="00A74A83">
        <w:rPr>
          <w:color w:val="000000" w:themeColor="text1"/>
          <w:lang w:val="en-US"/>
        </w:rPr>
        <w:t xml:space="preserve"> revision from 1980 to 1998 and 10</w:t>
      </w:r>
      <w:r w:rsidRPr="00A74A83">
        <w:rPr>
          <w:color w:val="000000" w:themeColor="text1"/>
          <w:vertAlign w:val="superscript"/>
          <w:lang w:val="en-US"/>
        </w:rPr>
        <w:t>th</w:t>
      </w:r>
      <w:r w:rsidRPr="00A74A83">
        <w:rPr>
          <w:color w:val="000000" w:themeColor="text1"/>
          <w:lang w:val="en-US"/>
        </w:rPr>
        <w:t xml:space="preserve"> revision thereafter). The 5.7 million </w:t>
      </w:r>
      <w:r w:rsidRPr="00A74A83">
        <w:rPr>
          <w:rStyle w:val="apple-style-span"/>
          <w:color w:val="000000" w:themeColor="text1"/>
          <w:lang w:val="en-US"/>
        </w:rPr>
        <w:t>injury deaths fell into six categories: transport, falls, drownings, assault, suicide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15A0916C" w14:textId="7B4B3D2F" w:rsidR="00D21020" w:rsidRPr="00A74A83" w:rsidRDefault="00D21020" w:rsidP="00FA0B4C">
      <w:pPr>
        <w:spacing w:line="480" w:lineRule="auto"/>
        <w:ind w:firstLine="720"/>
        <w:jc w:val="both"/>
        <w:rPr>
          <w:color w:val="000000" w:themeColor="text1"/>
          <w:lang w:val="en-US"/>
        </w:rPr>
      </w:pPr>
      <w:r w:rsidRPr="00A74A83">
        <w:rPr>
          <w:color w:val="000000" w:themeColor="text1"/>
          <w:lang w:val="en-US"/>
        </w:rPr>
        <w:t>We obtained data on temperature from ERA-Interim, which combines predictions from a physical model with in-situ and satellite measurements.</w:t>
      </w:r>
      <w:r w:rsidRPr="00A74A83">
        <w:rPr>
          <w:lang w:val="en-US"/>
        </w:rPr>
        <w:fldChar w:fldCharType="begin" w:fldLock="1"/>
      </w:r>
      <w:r w:rsidR="00535DCA">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system","type":"article-journal","volume":"137"},"uris":["http://www.mendeley.com/documents/?uuid=2dc32501-062e-4955-84f4-53dcfc5ad1bb"]}],"mendeley":{"formattedCitation":"&lt;sup&gt;12&lt;/sup&gt;","plainTextFormattedCitation":"12","previouslyFormattedCitation":"(Dee et al., 2011)"},"properties":{"noteIndex":0},"schema":"https://github.com/citation-style-language/schema/raw/master/csl-citation.json"}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12</w:t>
      </w:r>
      <w:r w:rsidRPr="00A74A83">
        <w:rPr>
          <w:lang w:val="en-US"/>
        </w:rPr>
        <w:fldChar w:fldCharType="end"/>
      </w:r>
      <w:r w:rsidRPr="00A74A83">
        <w:rPr>
          <w:color w:val="000000" w:themeColor="text1"/>
          <w:lang w:val="en-US"/>
        </w:rPr>
        <w:t xml:space="preserve"> We used gridded four-times-daily estimates at a resolution of 80 km to generate monthly population-weighted temperature by state throughout the analysis period. </w:t>
      </w:r>
    </w:p>
    <w:p w14:paraId="4BF78D03" w14:textId="77777777" w:rsidR="00D21020" w:rsidRPr="00A74A83" w:rsidRDefault="00D21020" w:rsidP="00D21020">
      <w:pPr>
        <w:spacing w:line="480" w:lineRule="auto"/>
        <w:jc w:val="both"/>
        <w:rPr>
          <w:i/>
          <w:lang w:val="en-US"/>
        </w:rPr>
      </w:pPr>
      <w:r w:rsidRPr="00A74A83">
        <w:rPr>
          <w:i/>
          <w:lang w:val="en-US"/>
        </w:rPr>
        <w:t>Anomalous temperature metric</w:t>
      </w:r>
    </w:p>
    <w:p w14:paraId="0530DCB6" w14:textId="45D26EA2" w:rsidR="00D21020" w:rsidRPr="00A74A83" w:rsidRDefault="00422055" w:rsidP="00FA0B4C">
      <w:pPr>
        <w:spacing w:line="480" w:lineRule="auto"/>
        <w:ind w:firstLine="720"/>
        <w:jc w:val="both"/>
        <w:rPr>
          <w:color w:val="000000" w:themeColor="text1"/>
          <w:lang w:val="en-US"/>
        </w:rPr>
      </w:pPr>
      <w:ins w:id="6" w:author="Ezzati, Majid" w:date="2019-05-10T20:37:00Z">
        <w:r w:rsidRPr="00A74A83">
          <w:rPr>
            <w:color w:val="000000" w:themeColor="text1"/>
            <w:lang w:val="en-US"/>
          </w:rPr>
          <w:t>With few exceptions,</w:t>
        </w:r>
        <w:r w:rsidRPr="00A74A83">
          <w:rPr>
            <w:color w:val="000000" w:themeColor="text1"/>
            <w:lang w:val="en-US"/>
          </w:rPr>
          <w:fldChar w:fldCharType="begin" w:fldLock="1"/>
        </w:r>
        <w:r>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Mexico","type":"article-journal"},"uris":["http://www.mendeley.com/documents/?uuid=6dbd0985-7ffc-4604-9986-7c871ffae9a7"]}],"mendeley":{"formattedCitation":"&lt;sup&gt;7,16&lt;/sup&gt;","plainTextFormattedCitation":"7,16","previouslyFormattedCitation":"(Burke et al., 2018; Shi, Kloog, Zanobetti, Liu, &amp; Schwartz, 2015)"},"properties":{"noteIndex":0},"schema":"https://github.com/citation-style-language/schema/raw/master/csl-citation.json"}</w:instrText>
        </w:r>
        <w:r w:rsidRPr="00A74A83">
          <w:rPr>
            <w:color w:val="000000" w:themeColor="text1"/>
            <w:lang w:val="en-US"/>
          </w:rPr>
          <w:fldChar w:fldCharType="separate"/>
        </w:r>
        <w:r w:rsidRPr="00535DCA">
          <w:rPr>
            <w:noProof/>
            <w:color w:val="000000" w:themeColor="text1"/>
            <w:vertAlign w:val="superscript"/>
            <w:lang w:val="en-US"/>
          </w:rPr>
          <w:t>7,16</w:t>
        </w:r>
        <w:r w:rsidRPr="00A74A83">
          <w:rPr>
            <w:color w:val="000000" w:themeColor="text1"/>
            <w:lang w:val="en-US"/>
          </w:rPr>
          <w:fldChar w:fldCharType="end"/>
        </w:r>
        <w:r w:rsidRPr="00A74A83">
          <w:rPr>
            <w:color w:val="000000" w:themeColor="text1"/>
            <w:lang w:val="en-US"/>
          </w:rPr>
          <w:t xml:space="preserve"> current climate change risk assessments typically extrapolate from changes in mortality in relation to daily temperature </w:t>
        </w:r>
        <w:r w:rsidRPr="00A74A83">
          <w:rPr>
            <w:color w:val="000000" w:themeColor="text1"/>
            <w:lang w:val="en-US"/>
          </w:rPr>
          <w:fldChar w:fldCharType="begin" w:fldLock="1"/>
        </w:r>
        <w:r>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5,6,17–19&lt;/sup&gt;","plainTextFormattedCitation":"5,6,17–19","previouslyFormattedCitation":"(Basu, 2009; Gasparrini et al., 2015, 2017; Huang et al., 2011; Ye et al., 2012)"},"properties":{"noteIndex":0},"schema":"https://github.com/citation-style-language/schema/raw/master/csl-citation.json"}</w:instrText>
        </w:r>
        <w:r w:rsidRPr="00A74A83">
          <w:rPr>
            <w:color w:val="000000" w:themeColor="text1"/>
            <w:lang w:val="en-US"/>
          </w:rPr>
          <w:fldChar w:fldCharType="separate"/>
        </w:r>
        <w:r w:rsidRPr="00535DCA">
          <w:rPr>
            <w:noProof/>
            <w:color w:val="000000" w:themeColor="text1"/>
            <w:vertAlign w:val="superscript"/>
            <w:lang w:val="en-US"/>
          </w:rPr>
          <w:t>5,6,17–19</w:t>
        </w:r>
        <w:r w:rsidRPr="00A74A83">
          <w:rPr>
            <w:color w:val="000000" w:themeColor="text1"/>
            <w:lang w:val="en-US"/>
          </w:rPr>
          <w:fldChar w:fldCharType="end"/>
        </w:r>
        <w:r w:rsidRPr="00A74A83">
          <w:rPr>
            <w:color w:val="000000" w:themeColor="text1"/>
            <w:lang w:val="en-US"/>
          </w:rPr>
          <w:t>.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A74A83">
          <w:rPr>
            <w:lang w:val="en-US"/>
          </w:rPr>
          <w:t xml:space="preserve"> long-term norm temperature of the state in that month (Figure 3)</w:t>
        </w:r>
        <w:r w:rsidRPr="00A74A83">
          <w:rPr>
            <w:color w:val="000000" w:themeColor="text1"/>
            <w:lang w:val="en-US"/>
          </w:rPr>
          <w:t xml:space="preserve">. </w:t>
        </w:r>
      </w:ins>
      <w:r w:rsidR="00D21020" w:rsidRPr="00A74A83">
        <w:rPr>
          <w:lang w:val="en-US"/>
        </w:rPr>
        <w:t xml:space="preserve">To calculate the magnitude of temperature anomaly by state and month, we first calculated 30-year (long-term) norm temperatures (from 1980-2009) for each </w:t>
      </w:r>
      <w:r w:rsidR="00D21020" w:rsidRPr="00A74A83">
        <w:rPr>
          <w:lang w:val="en-US"/>
        </w:rPr>
        <w:lastRenderedPageBreak/>
        <w:t xml:space="preserve">month in each state. We calculated for 30 years because it is the duration used in climate assessments </w:t>
      </w:r>
      <w:r w:rsidR="00D21020" w:rsidRPr="00A74A83">
        <w:rPr>
          <w:lang w:val="en-US"/>
        </w:rPr>
        <w:fldChar w:fldCharType="begin" w:fldLock="1"/>
      </w:r>
      <w:r w:rsidR="00535DCA">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edition","type":"book"},"uris":["http://www.mendeley.com/documents/?uuid=e319ccab-3c4d-4cf7-994d-a28a24676675"]}],"mendeley":{"formattedCitation":"&lt;sup&gt;13&lt;/sup&gt;","plainTextFormattedCitation":"13","previouslyFormattedCitation":"(Wallace &amp; Hobbs, 2006)"},"properties":{"noteIndex":0},"schema":"https://github.com/citation-style-language/schema/raw/master/csl-citation.json"}</w:instrText>
      </w:r>
      <w:r w:rsidR="00D21020" w:rsidRPr="00A74A83">
        <w:rPr>
          <w:lang w:val="en-US"/>
        </w:rPr>
        <w:fldChar w:fldCharType="separate"/>
      </w:r>
      <w:r w:rsidR="00535DCA" w:rsidRPr="00535DCA">
        <w:rPr>
          <w:noProof/>
          <w:vertAlign w:val="superscript"/>
          <w:lang w:val="en-US"/>
        </w:rPr>
        <w:t>13</w:t>
      </w:r>
      <w:r w:rsidR="00D21020" w:rsidRPr="00A74A83">
        <w:rPr>
          <w:lang w:val="en-US"/>
        </w:rPr>
        <w:fldChar w:fldCharType="end"/>
      </w:r>
      <w:r w:rsidR="00D21020" w:rsidRPr="00A74A83">
        <w:rPr>
          <w:lang w:val="en-US"/>
        </w:rPr>
        <w:t>. We subtracted these long-term norm temperatures from respective monthly temperature values to generate a temperature anomaly time series for each month and year in each state (</w:t>
      </w:r>
      <w:commentRangeStart w:id="7"/>
      <w:r w:rsidR="00D21020" w:rsidRPr="00A74A83">
        <w:rPr>
          <w:lang w:val="en-US"/>
        </w:rPr>
        <w:t>Figure 3</w:t>
      </w:r>
      <w:commentRangeEnd w:id="7"/>
      <w:r>
        <w:rPr>
          <w:rStyle w:val="CommentReference"/>
          <w:rFonts w:asciiTheme="minorHAnsi" w:hAnsiTheme="minorHAnsi" w:cstheme="minorBidi"/>
          <w:lang w:eastAsia="en-US"/>
        </w:rPr>
        <w:commentReference w:id="7"/>
      </w:r>
      <w:r w:rsidR="00D21020" w:rsidRPr="00A74A83">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A74A83">
        <w:rPr>
          <w:lang w:val="en-US"/>
        </w:rPr>
        <w:t>acclimatized</w:t>
      </w:r>
      <w:r w:rsidR="00D21020" w:rsidRPr="00A74A83">
        <w:rPr>
          <w:lang w:val="en-US"/>
        </w:rPr>
        <w:t>. These values can be different for different months in the same state, and different states in the same month.</w:t>
      </w:r>
      <w:ins w:id="8" w:author="Ezzati, Majid" w:date="2019-05-10T20:38:00Z">
        <w:r w:rsidRPr="00422055">
          <w:rPr>
            <w:color w:val="000000" w:themeColor="text1"/>
            <w:lang w:val="en-US"/>
          </w:rPr>
          <w:t xml:space="preserve"> </w:t>
        </w:r>
        <w:r>
          <w:rPr>
            <w:color w:val="000000" w:themeColor="text1"/>
            <w:lang w:val="en-US"/>
          </w:rPr>
          <w:t>Further</w:t>
        </w:r>
        <w:r w:rsidRPr="00A74A83">
          <w:rPr>
            <w:color w:val="000000" w:themeColor="text1"/>
            <w:lang w:val="en-US"/>
          </w:rPr>
          <w:t>, a state with higher, but more stable, temperature in a specific month has smaller anomalies than one with lower but more inter-annually variable temperature.</w:t>
        </w:r>
      </w:ins>
    </w:p>
    <w:p w14:paraId="3E8FF2EE" w14:textId="77777777" w:rsidR="00D21020" w:rsidRPr="00A74A83" w:rsidRDefault="00D21020" w:rsidP="00D21020">
      <w:pPr>
        <w:spacing w:line="480" w:lineRule="auto"/>
        <w:jc w:val="both"/>
        <w:outlineLvl w:val="0"/>
        <w:rPr>
          <w:i/>
          <w:color w:val="000000" w:themeColor="text1"/>
          <w:lang w:val="en-US"/>
        </w:rPr>
      </w:pPr>
      <w:r w:rsidRPr="00A74A83">
        <w:rPr>
          <w:i/>
          <w:color w:val="000000" w:themeColor="text1"/>
          <w:lang w:val="en-US"/>
        </w:rPr>
        <w:t>Statistical methods</w:t>
      </w:r>
    </w:p>
    <w:p w14:paraId="76138CC1" w14:textId="35BCB59B" w:rsidR="00422055" w:rsidRPr="00A74A83" w:rsidDel="00422055" w:rsidRDefault="00422055" w:rsidP="00422055">
      <w:pPr>
        <w:spacing w:line="480" w:lineRule="auto"/>
        <w:ind w:firstLine="720"/>
        <w:jc w:val="both"/>
        <w:rPr>
          <w:del w:id="9" w:author="Ezzati, Majid" w:date="2019-05-10T20:37:00Z"/>
          <w:moveTo w:id="10" w:author="Ezzati, Majid" w:date="2019-05-10T20:35:00Z"/>
          <w:color w:val="000000" w:themeColor="text1"/>
          <w:lang w:val="en-US"/>
        </w:rPr>
      </w:pPr>
      <w:moveToRangeStart w:id="11" w:author="Ezzati, Majid" w:date="2019-05-10T20:35:00Z" w:name="move8412940"/>
      <w:moveTo w:id="12" w:author="Ezzati, Majid" w:date="2019-05-10T20:35:00Z">
        <w:del w:id="13" w:author="Ezzati, Majid" w:date="2019-05-10T20:37:00Z">
          <w:r w:rsidRPr="00A74A83" w:rsidDel="00422055">
            <w:rPr>
              <w:color w:val="000000" w:themeColor="text1"/>
              <w:lang w:val="en-US"/>
            </w:rPr>
            <w:delText>With few exceptions,</w:delText>
          </w:r>
          <w:r w:rsidRPr="00A74A83" w:rsidDel="00422055">
            <w:rPr>
              <w:color w:val="000000" w:themeColor="text1"/>
              <w:lang w:val="en-US"/>
            </w:rPr>
            <w:fldChar w:fldCharType="begin" w:fldLock="1"/>
          </w:r>
          <w:r w:rsidDel="00422055">
            <w:rPr>
              <w:color w:val="000000" w:themeColor="text1"/>
              <w:lang w:val="en-US"/>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Mexico","type":"article-journal"},"uris":["http://www.mendeley.com/documents/?uuid=6dbd0985-7ffc-4604-9986-7c871ffae9a7"]}],"mendeley":{"formattedCitation":"&lt;sup&gt;7,16&lt;/sup&gt;","plainTextFormattedCitation":"7,16","previouslyFormattedCitation":"(Burke et al., 2018; Shi, Kloog, Zanobetti, Liu, &amp; Schwartz, 2015)"},"properties":{"noteIndex":0},"schema":"https://github.com/citation-style-language/schema/raw/master/csl-citation.json"}</w:delInstrText>
          </w:r>
          <w:r w:rsidRPr="00A74A83" w:rsidDel="00422055">
            <w:rPr>
              <w:color w:val="000000" w:themeColor="text1"/>
              <w:lang w:val="en-US"/>
            </w:rPr>
            <w:fldChar w:fldCharType="separate"/>
          </w:r>
          <w:r w:rsidRPr="00535DCA" w:rsidDel="00422055">
            <w:rPr>
              <w:noProof/>
              <w:color w:val="000000" w:themeColor="text1"/>
              <w:vertAlign w:val="superscript"/>
              <w:lang w:val="en-US"/>
            </w:rPr>
            <w:delText>7,16</w:delText>
          </w:r>
          <w:r w:rsidRPr="00A74A83" w:rsidDel="00422055">
            <w:rPr>
              <w:color w:val="000000" w:themeColor="text1"/>
              <w:lang w:val="en-US"/>
            </w:rPr>
            <w:fldChar w:fldCharType="end"/>
          </w:r>
          <w:r w:rsidRPr="00A74A83" w:rsidDel="00422055">
            <w:rPr>
              <w:color w:val="000000" w:themeColor="text1"/>
              <w:lang w:val="en-US"/>
            </w:rPr>
            <w:delText xml:space="preserve"> current climate change risk assessments typically extrapolate from changes in mortality in relation to daily temperature </w:delText>
          </w:r>
          <w:r w:rsidRPr="00A74A83" w:rsidDel="00422055">
            <w:rPr>
              <w:color w:val="000000" w:themeColor="text1"/>
              <w:lang w:val="en-US"/>
            </w:rPr>
            <w:fldChar w:fldCharType="begin" w:fldLock="1"/>
          </w:r>
          <w:r w:rsidDel="00422055">
            <w:rPr>
              <w:color w:val="000000" w:themeColor="text1"/>
              <w:lang w:val="en-US"/>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5,6,17–19&lt;/sup&gt;","plainTextFormattedCitation":"5,6,17–19","previouslyFormattedCitation":"(Basu, 2009; Gasparrini et al., 2015, 2017; Huang et al., 2011; Ye et al., 2012)"},"properties":{"noteIndex":0},"schema":"https://github.com/citation-style-language/schema/raw/master/csl-citation.json"}</w:delInstrText>
          </w:r>
          <w:r w:rsidRPr="00A74A83" w:rsidDel="00422055">
            <w:rPr>
              <w:color w:val="000000" w:themeColor="text1"/>
              <w:lang w:val="en-US"/>
            </w:rPr>
            <w:fldChar w:fldCharType="separate"/>
          </w:r>
          <w:r w:rsidRPr="00535DCA" w:rsidDel="00422055">
            <w:rPr>
              <w:noProof/>
              <w:color w:val="000000" w:themeColor="text1"/>
              <w:vertAlign w:val="superscript"/>
              <w:lang w:val="en-US"/>
            </w:rPr>
            <w:delText>5,6,17–19</w:delText>
          </w:r>
          <w:r w:rsidRPr="00A74A83" w:rsidDel="00422055">
            <w:rPr>
              <w:color w:val="000000" w:themeColor="text1"/>
              <w:lang w:val="en-US"/>
            </w:rPr>
            <w:fldChar w:fldCharType="end"/>
          </w:r>
          <w:r w:rsidRPr="00A74A83" w:rsidDel="00422055">
            <w:rPr>
              <w:color w:val="000000" w:themeColor="text1"/>
              <w:lang w:val="en-US"/>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delText>
          </w:r>
        </w:del>
      </w:moveTo>
    </w:p>
    <w:p w14:paraId="670BCE15" w14:textId="3C4AB369" w:rsidR="00422055" w:rsidRPr="00A74A83" w:rsidRDefault="00422055" w:rsidP="00422055">
      <w:pPr>
        <w:spacing w:line="480" w:lineRule="auto"/>
        <w:ind w:firstLine="720"/>
        <w:jc w:val="both"/>
        <w:rPr>
          <w:moveTo w:id="14" w:author="Ezzati, Majid" w:date="2019-05-10T20:35:00Z"/>
          <w:color w:val="000000" w:themeColor="text1"/>
          <w:lang w:val="en-US"/>
        </w:rPr>
      </w:pPr>
      <w:moveTo w:id="15" w:author="Ezzati, Majid" w:date="2019-05-10T20:35:00Z">
        <w:del w:id="16" w:author="Ezzati, Majid" w:date="2019-05-10T20:37:00Z">
          <w:r w:rsidRPr="00A74A83" w:rsidDel="00422055">
            <w:rPr>
              <w:color w:val="000000" w:themeColor="text1"/>
              <w:lang w:val="en-US"/>
            </w:rPr>
            <w:delText>We first defined a measure of anomalous temperature for each state and month relative to</w:delText>
          </w:r>
          <w:r w:rsidRPr="00A74A83" w:rsidDel="00422055">
            <w:rPr>
              <w:lang w:val="en-US"/>
            </w:rPr>
            <w:delText xml:space="preserve"> long-term norm temperature of the state in that month (Figure 3)</w:delText>
          </w:r>
          <w:r w:rsidRPr="00A74A83" w:rsidDel="00422055">
            <w:rPr>
              <w:color w:val="000000" w:themeColor="text1"/>
              <w:lang w:val="en-US"/>
            </w:rPr>
            <w:delText xml:space="preserve">. </w:delText>
          </w:r>
        </w:del>
        <w:del w:id="17" w:author="Ezzati, Majid" w:date="2019-05-10T20:38:00Z">
          <w:r w:rsidRPr="00A74A83" w:rsidDel="00422055">
            <w:rPr>
              <w:color w:val="000000" w:themeColor="text1"/>
              <w:lang w:val="en-US"/>
            </w:rPr>
            <w:delText xml:space="preserve">In this approach, a state with higher, but more stable, temperature in a specific month has smaller anomalies than one with lower but more inter-annually variable temperature. </w:delText>
          </w:r>
        </w:del>
        <w:del w:id="18" w:author="Ezzati, Majid" w:date="2019-05-10T20:39:00Z">
          <w:r w:rsidRPr="00A74A83" w:rsidDel="00422055">
            <w:rPr>
              <w:color w:val="000000" w:themeColor="text1"/>
              <w:lang w:val="en-US"/>
            </w:rPr>
            <w:delText>Average size of anomaly over the study period (1980-2016), a measure of how variable temperatures are around their central state-month long-term norm, ranged from 0.4</w:delText>
          </w:r>
          <w:r w:rsidRPr="00A74A83" w:rsidDel="00422055">
            <w:rPr>
              <w:bCs/>
              <w:color w:val="000000" w:themeColor="text1"/>
              <w:lang w:val="en-US"/>
            </w:rPr>
            <w:delText>°C</w:delText>
          </w:r>
          <w:r w:rsidRPr="00A74A83" w:rsidDel="00422055">
            <w:rPr>
              <w:color w:val="000000" w:themeColor="text1"/>
              <w:lang w:val="en-US"/>
            </w:rPr>
            <w:delText xml:space="preserve"> for Florida in September, to 3.4</w:delText>
          </w:r>
          <w:r w:rsidRPr="00A74A83" w:rsidDel="00422055">
            <w:rPr>
              <w:bCs/>
              <w:color w:val="000000" w:themeColor="text1"/>
              <w:lang w:val="en-US"/>
            </w:rPr>
            <w:delText>°C</w:delText>
          </w:r>
          <w:r w:rsidRPr="00A74A83" w:rsidDel="00422055">
            <w:rPr>
              <w:color w:val="000000" w:themeColor="text1"/>
              <w:lang w:val="en-US"/>
            </w:rPr>
            <w:delText xml:space="preserve"> for North Dakota in February (Figure 4). The average size of anomaly had a median value of 1.2</w:delText>
          </w:r>
          <w:r w:rsidRPr="00A74A83" w:rsidDel="00422055">
            <w:rPr>
              <w:bCs/>
              <w:color w:val="000000" w:themeColor="text1"/>
              <w:lang w:val="en-US"/>
            </w:rPr>
            <w:delText xml:space="preserve">°C across all states and months, with 27% less than 1°C and 90% less than </w:delText>
          </w:r>
          <w:r w:rsidRPr="00A74A83" w:rsidDel="00422055">
            <w:rPr>
              <w:color w:val="000000" w:themeColor="text1"/>
              <w:lang w:val="en-US"/>
            </w:rPr>
            <w:delText>2</w:delText>
          </w:r>
          <w:r w:rsidRPr="00A74A83" w:rsidDel="00422055">
            <w:rPr>
              <w:bCs/>
              <w:color w:val="000000" w:themeColor="text1"/>
              <w:lang w:val="en-US"/>
            </w:rPr>
            <w:delText>°C (Figure 4)</w:delText>
          </w:r>
          <w:r w:rsidRPr="00A74A83" w:rsidDel="00422055">
            <w:rPr>
              <w:color w:val="000000" w:themeColor="text1"/>
              <w:lang w:val="en-US"/>
            </w:rPr>
            <w:delText xml:space="preserve">. Temperature </w:delText>
          </w:r>
          <w:r w:rsidRPr="00A74A83" w:rsidDel="00422055">
            <w:rPr>
              <w:color w:val="000000" w:themeColor="text1"/>
              <w:lang w:val="en-US"/>
            </w:rPr>
            <w:lastRenderedPageBreak/>
            <w:delText>anomalies were largest in January and December and smallest in August and September. They were larger in northern and central states than in southern and coastal ones.</w:delText>
          </w:r>
        </w:del>
      </w:moveTo>
    </w:p>
    <w:p w14:paraId="36552F98" w14:textId="2B774BE1" w:rsidR="00D21020" w:rsidRPr="00A74A83" w:rsidDel="004D4929" w:rsidRDefault="00422055" w:rsidP="004D4929">
      <w:pPr>
        <w:spacing w:line="480" w:lineRule="auto"/>
        <w:ind w:firstLine="720"/>
        <w:jc w:val="both"/>
        <w:outlineLvl w:val="0"/>
        <w:rPr>
          <w:del w:id="19" w:author="Ezzati, Majid" w:date="2019-05-10T20:43:00Z"/>
          <w:color w:val="000000" w:themeColor="text1"/>
          <w:lang w:val="en-US"/>
        </w:rPr>
      </w:pPr>
      <w:moveTo w:id="20" w:author="Ezzati, Majid" w:date="2019-05-10T20:35:00Z">
        <w:r w:rsidRPr="00A74A83">
          <w:rPr>
            <w:color w:val="000000" w:themeColor="text1"/>
            <w:lang w:val="en-US"/>
          </w:rPr>
          <w:t xml:space="preserve">We </w:t>
        </w:r>
        <w:del w:id="21" w:author="Ezzati, Majid" w:date="2019-05-10T20:40:00Z">
          <w:r w:rsidRPr="00A74A83" w:rsidDel="00422055">
            <w:rPr>
              <w:color w:val="000000" w:themeColor="text1"/>
              <w:lang w:val="en-US"/>
            </w:rPr>
            <w:delText xml:space="preserve">then </w:delText>
          </w:r>
        </w:del>
        <w:r w:rsidRPr="00A74A83">
          <w:rPr>
            <w:color w:val="000000" w:themeColor="text1"/>
            <w:lang w:val="en-US"/>
          </w:rPr>
          <w:t xml:space="preserve">analyzed the association of monthly injury death rates with anomalous temperature using a Bayesian </w:t>
        </w:r>
        <w:proofErr w:type="spellStart"/>
        <w:r w:rsidRPr="00A74A83">
          <w:rPr>
            <w:color w:val="000000" w:themeColor="text1"/>
            <w:lang w:val="en-US"/>
          </w:rPr>
          <w:t>spatio</w:t>
        </w:r>
        <w:proofErr w:type="spellEnd"/>
        <w:r w:rsidRPr="00A74A83">
          <w:rPr>
            <w:color w:val="000000" w:themeColor="text1"/>
            <w:lang w:val="en-US"/>
          </w:rPr>
          <w:t xml:space="preserve">-temporal model, described in </w:t>
        </w:r>
      </w:moveTo>
      <w:ins w:id="22" w:author="Ezzati, Majid" w:date="2019-05-10T20:40:00Z">
        <w:r w:rsidRPr="00A74A83">
          <w:rPr>
            <w:color w:val="000000" w:themeColor="text1"/>
            <w:lang w:val="en-US"/>
          </w:rPr>
          <w:t>the Supplementary Appendix</w:t>
        </w:r>
      </w:ins>
      <w:moveTo w:id="23" w:author="Ezzati, Majid" w:date="2019-05-10T20:35:00Z">
        <w:del w:id="24" w:author="Ezzati, Majid" w:date="2019-05-10T20:40:00Z">
          <w:r w:rsidRPr="00A74A83" w:rsidDel="00422055">
            <w:rPr>
              <w:color w:val="000000" w:themeColor="text1"/>
              <w:lang w:val="en-US"/>
            </w:rPr>
            <w:delText>Methods</w:delText>
          </w:r>
        </w:del>
        <w:r w:rsidRPr="00A74A83">
          <w:rPr>
            <w:color w:val="000000" w:themeColor="text1"/>
            <w:lang w:val="en-US"/>
          </w:rPr>
          <w:t xml:space="preserve">. </w:t>
        </w:r>
        <w:commentRangeStart w:id="25"/>
        <w:r w:rsidRPr="00A74A83">
          <w:rPr>
            <w:color w:val="000000" w:themeColor="text1"/>
            <w:lang w:val="en-US"/>
          </w:rPr>
          <w:t xml:space="preserve">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w:t>
        </w:r>
      </w:moveTo>
      <w:commentRangeEnd w:id="25"/>
      <w:r>
        <w:rPr>
          <w:rStyle w:val="CommentReference"/>
          <w:rFonts w:asciiTheme="minorHAnsi" w:hAnsiTheme="minorHAnsi" w:cstheme="minorBidi"/>
          <w:lang w:eastAsia="en-US"/>
        </w:rPr>
        <w:commentReference w:id="25"/>
      </w:r>
      <w:moveTo w:id="26" w:author="Ezzati, Majid" w:date="2019-05-10T20:35:00Z">
        <w:r w:rsidRPr="00A74A83">
          <w:rPr>
            <w:color w:val="000000" w:themeColor="text1"/>
            <w:lang w:val="en-US"/>
          </w:rPr>
          <w:t>Analyses were done separately by injury type, sex and age group</w:t>
        </w:r>
      </w:moveTo>
      <w:ins w:id="27" w:author="Ezzati, Majid" w:date="2019-05-10T20:41:00Z">
        <w:r>
          <w:rPr>
            <w:color w:val="000000" w:themeColor="text1"/>
            <w:lang w:val="en-US"/>
          </w:rPr>
          <w:t xml:space="preserve"> </w:t>
        </w:r>
        <w:r w:rsidRPr="00A74A83">
          <w:rPr>
            <w:color w:val="000000" w:themeColor="text1"/>
            <w:lang w:val="en-US"/>
          </w:rPr>
          <w:t xml:space="preserve">(0-4 years, 10-year age groups from 5 to 84 years, and 85+ years) because injury deaths rates vary by age group and sex </w:t>
        </w:r>
        <w:r w:rsidRPr="00A74A83">
          <w:rPr>
            <w:color w:val="000000" w:themeColor="text1"/>
            <w:lang w:val="en-US"/>
          </w:rPr>
          <w:fldChar w:fldCharType="begin" w:fldLock="1"/>
        </w:r>
        <w:r>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10,11,14&lt;/sup&gt;","plainTextFormattedCitation":"10,11,14","previouslyFormattedCitation":"(Lozano et al., 2012; Parks et al., 2018; Rau, 2004)"},"properties":{"noteIndex":0},"schema":"https://github.com/citation-style-language/schema/raw/master/csl-citation.json"}</w:instrText>
        </w:r>
        <w:r w:rsidRPr="00A74A83">
          <w:rPr>
            <w:color w:val="000000" w:themeColor="text1"/>
            <w:lang w:val="en-US"/>
          </w:rPr>
          <w:fldChar w:fldCharType="separate"/>
        </w:r>
        <w:r w:rsidRPr="00535DCA">
          <w:rPr>
            <w:noProof/>
            <w:color w:val="000000" w:themeColor="text1"/>
            <w:vertAlign w:val="superscript"/>
            <w:lang w:val="en-US"/>
          </w:rPr>
          <w:t>10,11,14</w:t>
        </w:r>
        <w:r w:rsidRPr="00A74A83">
          <w:rPr>
            <w:color w:val="000000" w:themeColor="text1"/>
            <w:lang w:val="en-US"/>
          </w:rPr>
          <w:fldChar w:fldCharType="end"/>
        </w:r>
        <w:r w:rsidRPr="00A74A83">
          <w:rPr>
            <w:color w:val="000000" w:themeColor="text1"/>
            <w:lang w:val="en-US"/>
          </w:rPr>
          <w:t>, as might their associations with temperature.</w:t>
        </w:r>
      </w:ins>
      <w:moveTo w:id="28" w:author="Ezzati, Majid" w:date="2019-05-10T20:35:00Z">
        <w:r w:rsidRPr="00A74A83">
          <w:rPr>
            <w:color w:val="000000" w:themeColor="text1"/>
            <w:lang w:val="en-US"/>
          </w:rPr>
          <w:t>. We used the resultant risk estimates and the age-sex-specific death rates from each injury in 2016, to calculate additional deaths if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 xml:space="preserve">C above its long-term norm, </w:t>
        </w:r>
      </w:moveTo>
      <w:ins w:id="29" w:author="Ezzati, Majid" w:date="2019-05-10T20:43:00Z">
        <w:r w:rsidR="004D4929" w:rsidRPr="00A74A83">
          <w:rPr>
            <w:color w:val="000000" w:themeColor="text1"/>
            <w:lang w:val="en-US"/>
          </w:rPr>
          <w:t xml:space="preserve">, </w:t>
        </w:r>
        <w:r w:rsidR="004D4929" w:rsidRPr="00A74A83">
          <w:rPr>
            <w:lang w:val="en-US"/>
          </w:rPr>
          <w:t xml:space="preserve">realistic in our lifetimes under current projections of global climate change </w:t>
        </w:r>
        <w:r w:rsidR="004D4929" w:rsidRPr="00A74A83">
          <w:rPr>
            <w:color w:val="000000" w:themeColor="text1"/>
            <w:lang w:val="en-US"/>
          </w:rPr>
          <w:fldChar w:fldCharType="begin" w:fldLock="1"/>
        </w:r>
        <w:r w:rsidR="004D4929">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makers","type":"article-journal"},"uris":["http://www.mendeley.com/documents/?uuid=4c69fe2c-284f-45c2-bc1a-ae18b2694112"]}],"mendeley":{"formattedCitation":"&lt;sup&gt;15&lt;/sup&gt;","plainTextFormattedCitation":"15","previouslyFormattedCitation":"(IPCC, 2018)"},"properties":{"noteIndex":0},"schema":"https://github.com/citation-style-language/schema/raw/master/csl-citation.json"}</w:instrText>
        </w:r>
        <w:r w:rsidR="004D4929" w:rsidRPr="00A74A83">
          <w:rPr>
            <w:color w:val="000000" w:themeColor="text1"/>
            <w:lang w:val="en-US"/>
          </w:rPr>
          <w:fldChar w:fldCharType="separate"/>
        </w:r>
        <w:r w:rsidR="004D4929" w:rsidRPr="00535DCA">
          <w:rPr>
            <w:noProof/>
            <w:color w:val="000000" w:themeColor="text1"/>
            <w:vertAlign w:val="superscript"/>
            <w:lang w:val="en-US"/>
          </w:rPr>
          <w:t>15</w:t>
        </w:r>
        <w:r w:rsidR="004D4929" w:rsidRPr="00A74A83">
          <w:rPr>
            <w:color w:val="000000" w:themeColor="text1"/>
            <w:lang w:val="en-US"/>
          </w:rPr>
          <w:fldChar w:fldCharType="end"/>
        </w:r>
        <w:r w:rsidR="004D4929" w:rsidRPr="00A74A83">
          <w:rPr>
            <w:color w:val="000000" w:themeColor="text1"/>
            <w:lang w:val="en-US"/>
          </w:rPr>
          <w:t>, as well as within the range of anomaly size experienced by some states (Figure 4).</w:t>
        </w:r>
        <w:r w:rsidR="004D4929" w:rsidRPr="00A74A83">
          <w:rPr>
            <w:lang w:val="en-US"/>
          </w:rPr>
          <w:t xml:space="preserve"> </w:t>
        </w:r>
        <w:r w:rsidR="004D4929" w:rsidRPr="00A74A83">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r w:rsidR="004D4929" w:rsidRPr="00A74A83" w:rsidDel="004D4929">
          <w:rPr>
            <w:color w:val="000000" w:themeColor="text1"/>
            <w:lang w:val="en-US"/>
          </w:rPr>
          <w:t xml:space="preserve"> </w:t>
        </w:r>
      </w:ins>
      <w:moveTo w:id="30" w:author="Ezzati, Majid" w:date="2019-05-10T20:35:00Z">
        <w:del w:id="31" w:author="Ezzati, Majid" w:date="2019-05-10T20:43:00Z">
          <w:r w:rsidRPr="00A74A83" w:rsidDel="004D4929">
            <w:rPr>
              <w:color w:val="000000" w:themeColor="text1"/>
              <w:lang w:val="en-US"/>
            </w:rPr>
            <w:delText>by type of injury, sex, age group, state and month.</w:delText>
          </w:r>
        </w:del>
      </w:moveTo>
      <w:moveToRangeEnd w:id="11"/>
      <w:del w:id="32" w:author="Ezzati, Majid" w:date="2019-05-10T20:41:00Z">
        <w:r w:rsidR="00D21020" w:rsidRPr="00A74A83" w:rsidDel="00422055">
          <w:rPr>
            <w:color w:val="000000" w:themeColor="text1"/>
            <w:lang w:val="en-US"/>
          </w:rPr>
          <w:delText xml:space="preserve">We formulated a Bayesian spatio-temporal model to estimate the effect of temperature anomaly on injury deaths rates. The outcome was deaths from several types of injury. The method is described in </w:delText>
        </w:r>
        <w:r w:rsidR="006B6319" w:rsidRPr="00A74A83" w:rsidDel="00422055">
          <w:rPr>
            <w:color w:val="000000" w:themeColor="text1"/>
            <w:lang w:val="en-US"/>
          </w:rPr>
          <w:delText>detail in</w:delText>
        </w:r>
      </w:del>
      <w:del w:id="33" w:author="Ezzati, Majid" w:date="2019-05-10T20:40:00Z">
        <w:r w:rsidR="006B6319" w:rsidRPr="00A74A83" w:rsidDel="00422055">
          <w:rPr>
            <w:color w:val="000000" w:themeColor="text1"/>
            <w:lang w:val="en-US"/>
          </w:rPr>
          <w:delText xml:space="preserve"> the </w:delText>
        </w:r>
        <w:r w:rsidR="006237BA" w:rsidRPr="00A74A83" w:rsidDel="00422055">
          <w:rPr>
            <w:color w:val="000000" w:themeColor="text1"/>
            <w:lang w:val="en-US"/>
          </w:rPr>
          <w:delText>Supplementary</w:delText>
        </w:r>
        <w:r w:rsidR="00D21020" w:rsidRPr="00A74A83" w:rsidDel="00422055">
          <w:rPr>
            <w:color w:val="000000" w:themeColor="text1"/>
            <w:lang w:val="en-US"/>
          </w:rPr>
          <w:delText xml:space="preserve"> Appendix</w:delText>
        </w:r>
      </w:del>
      <w:del w:id="34" w:author="Ezzati, Majid" w:date="2019-05-10T20:41:00Z">
        <w:r w:rsidR="00D21020" w:rsidRPr="00A74A83" w:rsidDel="00422055">
          <w:rPr>
            <w:color w:val="000000" w:themeColor="text1"/>
            <w:lang w:val="en-US"/>
          </w:rPr>
          <w:delText xml:space="preserve">. We carried out all analyses separately by sex and age group (0-4 years, 10-year age groups from 5 to 84 years, and 85+ years) because injury deaths rates vary by age group and sex </w:delText>
        </w:r>
        <w:r w:rsidR="00D21020" w:rsidRPr="00A74A83" w:rsidDel="00422055">
          <w:rPr>
            <w:color w:val="000000" w:themeColor="text1"/>
            <w:lang w:val="en-US"/>
          </w:rPr>
          <w:fldChar w:fldCharType="begin" w:fldLock="1"/>
        </w:r>
        <w:r w:rsidR="00535DCA" w:rsidDel="00422055">
          <w:rPr>
            <w:color w:val="000000" w:themeColor="text1"/>
            <w:lang w:val="en-US"/>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10,11,14&lt;/sup&gt;","plainTextFormattedCitation":"10,11,14","previouslyFormattedCitation":"(Lozano et al., 2012; Parks et al., 2018; Rau, 2004)"},"properties":{"noteIndex":0},"schema":"https://github.com/citation-style-language/schema/raw/master/csl-citation.json"}</w:delInstrText>
        </w:r>
        <w:r w:rsidR="00D21020" w:rsidRPr="00A74A83" w:rsidDel="00422055">
          <w:rPr>
            <w:color w:val="000000" w:themeColor="text1"/>
            <w:lang w:val="en-US"/>
          </w:rPr>
          <w:fldChar w:fldCharType="separate"/>
        </w:r>
        <w:r w:rsidR="00535DCA" w:rsidRPr="00535DCA" w:rsidDel="00422055">
          <w:rPr>
            <w:noProof/>
            <w:color w:val="000000" w:themeColor="text1"/>
            <w:vertAlign w:val="superscript"/>
            <w:lang w:val="en-US"/>
          </w:rPr>
          <w:delText>10,11,14</w:delText>
        </w:r>
        <w:r w:rsidR="00D21020" w:rsidRPr="00A74A83" w:rsidDel="00422055">
          <w:rPr>
            <w:color w:val="000000" w:themeColor="text1"/>
            <w:lang w:val="en-US"/>
          </w:rPr>
          <w:fldChar w:fldCharType="end"/>
        </w:r>
        <w:r w:rsidR="00D21020" w:rsidRPr="00A74A83" w:rsidDel="00422055">
          <w:rPr>
            <w:color w:val="000000" w:themeColor="text1"/>
            <w:lang w:val="en-US"/>
          </w:rPr>
          <w:delText>, as might their associations with temperature.</w:delText>
        </w:r>
      </w:del>
    </w:p>
    <w:p w14:paraId="5FDD0536" w14:textId="092E4E27" w:rsidR="00D21020" w:rsidRPr="00A74A83" w:rsidRDefault="00D21020" w:rsidP="004D4929">
      <w:pPr>
        <w:spacing w:line="480" w:lineRule="auto"/>
        <w:ind w:firstLine="720"/>
        <w:jc w:val="both"/>
        <w:outlineLvl w:val="0"/>
        <w:rPr>
          <w:color w:val="000000" w:themeColor="text1"/>
          <w:lang w:val="en-US"/>
        </w:rPr>
        <w:pPrChange w:id="35" w:author="Ezzati, Majid" w:date="2019-05-10T20:43:00Z">
          <w:pPr>
            <w:spacing w:line="480" w:lineRule="auto"/>
            <w:ind w:firstLine="720"/>
            <w:jc w:val="both"/>
            <w:outlineLvl w:val="0"/>
          </w:pPr>
        </w:pPrChange>
      </w:pPr>
      <w:del w:id="36" w:author="Ezzati, Majid" w:date="2019-05-10T20:43:00Z">
        <w:r w:rsidRPr="00A74A83" w:rsidDel="004D4929">
          <w:rPr>
            <w:color w:val="000000" w:themeColor="text1"/>
            <w:lang w:val="en-US"/>
          </w:rPr>
          <w:delText xml:space="preserve">We estimated the mortality impact of a national year-round temperature anomaly of 1°C in each month and state, </w:delText>
        </w:r>
        <w:r w:rsidRPr="00A74A83" w:rsidDel="004D4929">
          <w:rPr>
            <w:lang w:val="en-US"/>
          </w:rPr>
          <w:delText xml:space="preserve">realistic in our lifetimes under current projections of global </w:delText>
        </w:r>
        <w:r w:rsidRPr="00A74A83" w:rsidDel="004D4929">
          <w:rPr>
            <w:lang w:val="en-US"/>
          </w:rPr>
          <w:lastRenderedPageBreak/>
          <w:delText xml:space="preserve">climate change </w:delText>
        </w:r>
        <w:r w:rsidRPr="00A74A83" w:rsidDel="004D4929">
          <w:rPr>
            <w:color w:val="000000" w:themeColor="text1"/>
            <w:lang w:val="en-US"/>
          </w:rPr>
          <w:fldChar w:fldCharType="begin" w:fldLock="1"/>
        </w:r>
        <w:r w:rsidR="00535DCA" w:rsidDel="004D4929">
          <w:rPr>
            <w:color w:val="000000" w:themeColor="text1"/>
            <w:lang w:val="en-US"/>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makers","type":"article-journal"},"uris":["http://www.mendeley.com/documents/?uuid=4c69fe2c-284f-45c2-bc1a-ae18b2694112"]}],"mendeley":{"formattedCitation":"&lt;sup&gt;15&lt;/sup&gt;","plainTextFormattedCitation":"15","previouslyFormattedCitation":"(IPCC, 2018)"},"properties":{"noteIndex":0},"schema":"https://github.com/citation-style-language/schema/raw/master/csl-citation.json"}</w:delInstrText>
        </w:r>
        <w:r w:rsidRPr="00A74A83" w:rsidDel="004D4929">
          <w:rPr>
            <w:color w:val="000000" w:themeColor="text1"/>
            <w:lang w:val="en-US"/>
          </w:rPr>
          <w:fldChar w:fldCharType="separate"/>
        </w:r>
        <w:r w:rsidR="00535DCA" w:rsidRPr="00535DCA" w:rsidDel="004D4929">
          <w:rPr>
            <w:noProof/>
            <w:color w:val="000000" w:themeColor="text1"/>
            <w:vertAlign w:val="superscript"/>
            <w:lang w:val="en-US"/>
          </w:rPr>
          <w:delText>15</w:delText>
        </w:r>
        <w:r w:rsidRPr="00A74A83" w:rsidDel="004D4929">
          <w:rPr>
            <w:color w:val="000000" w:themeColor="text1"/>
            <w:lang w:val="en-US"/>
          </w:rPr>
          <w:fldChar w:fldCharType="end"/>
        </w:r>
        <w:r w:rsidRPr="00A74A83" w:rsidDel="004D4929">
          <w:rPr>
            <w:color w:val="000000" w:themeColor="text1"/>
            <w:lang w:val="en-US"/>
          </w:rPr>
          <w:delText>, as well as within the range of anomaly size experienced by some states (Figure 4).</w:delText>
        </w:r>
        <w:r w:rsidRPr="00A74A83" w:rsidDel="004D4929">
          <w:rPr>
            <w:lang w:val="en-US"/>
          </w:rPr>
          <w:delText xml:space="preserve"> </w:delText>
        </w:r>
        <w:r w:rsidRPr="00A74A83" w:rsidDel="004D4929">
          <w:rPr>
            <w:color w:val="000000" w:themeColor="text1"/>
            <w:lang w:val="en-US"/>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r w:rsidRPr="00A74A83">
        <w:rPr>
          <w:color w:val="000000" w:themeColor="text1"/>
          <w:lang w:val="en-US"/>
        </w:rPr>
        <w:t xml:space="preserve"> </w:t>
      </w:r>
      <w:commentRangeStart w:id="37"/>
      <w:r w:rsidRPr="00A74A83">
        <w:rPr>
          <w:color w:val="000000" w:themeColor="text1"/>
          <w:lang w:val="en-US"/>
        </w:rPr>
        <w:t>The uncertainty in our results were obtained from 5000 draws from the posterior marginal of each month’s excess relative risk. The reported 95% credible intervals, quoted in brackets where appropriate, are the 2.5</w:t>
      </w:r>
      <w:r w:rsidRPr="00A74A83">
        <w:rPr>
          <w:color w:val="000000" w:themeColor="text1"/>
          <w:vertAlign w:val="superscript"/>
          <w:lang w:val="en-US"/>
        </w:rPr>
        <w:t>th</w:t>
      </w:r>
      <w:r w:rsidRPr="00A74A83">
        <w:rPr>
          <w:color w:val="000000" w:themeColor="text1"/>
          <w:lang w:val="en-US"/>
        </w:rPr>
        <w:t xml:space="preserve"> to 97.5</w:t>
      </w:r>
      <w:r w:rsidRPr="00A74A83">
        <w:rPr>
          <w:color w:val="000000" w:themeColor="text1"/>
          <w:vertAlign w:val="superscript"/>
          <w:lang w:val="en-US"/>
        </w:rPr>
        <w:t>th</w:t>
      </w:r>
      <w:r w:rsidRPr="00A74A83">
        <w:rPr>
          <w:color w:val="000000" w:themeColor="text1"/>
          <w:lang w:val="en-US"/>
        </w:rPr>
        <w:t xml:space="preserve"> percentiles of the sampled values.</w:t>
      </w:r>
      <w:commentRangeEnd w:id="37"/>
      <w:r w:rsidR="00422055">
        <w:rPr>
          <w:rStyle w:val="CommentReference"/>
          <w:rFonts w:asciiTheme="minorHAnsi" w:hAnsiTheme="minorHAnsi" w:cstheme="minorBidi"/>
          <w:lang w:eastAsia="en-US"/>
        </w:rPr>
        <w:commentReference w:id="37"/>
      </w:r>
    </w:p>
    <w:p w14:paraId="3D1DE047" w14:textId="77777777" w:rsidR="00D21020" w:rsidRPr="00A74A83" w:rsidRDefault="00D21020" w:rsidP="00D21020">
      <w:pPr>
        <w:spacing w:line="480" w:lineRule="auto"/>
        <w:jc w:val="both"/>
        <w:outlineLvl w:val="0"/>
        <w:rPr>
          <w:i/>
          <w:color w:val="000000" w:themeColor="text1"/>
          <w:lang w:val="en-US"/>
        </w:rPr>
      </w:pPr>
      <w:commentRangeStart w:id="38"/>
      <w:r w:rsidRPr="00A74A83">
        <w:rPr>
          <w:i/>
          <w:color w:val="000000" w:themeColor="text1"/>
          <w:lang w:val="en-US"/>
        </w:rPr>
        <w:t>Sensitivity analysis</w:t>
      </w:r>
    </w:p>
    <w:p w14:paraId="1A863C39" w14:textId="109CF0FC" w:rsidR="00D21020" w:rsidRPr="00A74A83" w:rsidRDefault="00D21020" w:rsidP="00FA0B4C">
      <w:pPr>
        <w:spacing w:line="480" w:lineRule="auto"/>
        <w:ind w:firstLine="720"/>
        <w:jc w:val="both"/>
        <w:rPr>
          <w:lang w:val="en-US"/>
        </w:rPr>
      </w:pPr>
      <w:r w:rsidRPr="00A74A83">
        <w:rPr>
          <w:lang w:val="en-US"/>
        </w:rPr>
        <w:t>We conducted sensitivity analyses to assess how much our results might depend on the temperature metric used to generate a</w:t>
      </w:r>
      <w:bookmarkStart w:id="39" w:name="_GoBack"/>
      <w:r w:rsidRPr="00A74A83">
        <w:rPr>
          <w:lang w:val="en-US"/>
        </w:rPr>
        <w:t xml:space="preserve">nomalous temperature. First, instead of building our monthly temperature anomalies based on daily mean temperatures, we used daily maxima and minima. These measures were strongly correlated to those generated from daily means (Supplementary Table 2), and therefore we did not run models using these alternatives. </w:t>
      </w:r>
    </w:p>
    <w:p w14:paraId="2AC12097" w14:textId="77777777" w:rsidR="00D21020" w:rsidRPr="00A74A83" w:rsidRDefault="00D21020" w:rsidP="00FA0B4C">
      <w:pPr>
        <w:spacing w:line="480" w:lineRule="auto"/>
        <w:ind w:firstLine="357"/>
        <w:jc w:val="both"/>
        <w:rPr>
          <w:lang w:val="en-US"/>
        </w:rPr>
      </w:pPr>
      <w:r w:rsidRPr="00A74A83">
        <w:rPr>
          <w:lang w:val="en-US"/>
        </w:rPr>
        <w:t>Together with temperature anomaly based on daily mean temperatures, we also included a second measure of anomaly in the model. The additional measures were related to more extreme anomalous situations:</w:t>
      </w:r>
    </w:p>
    <w:p w14:paraId="4E0BF814" w14:textId="77777777" w:rsidR="00D21020" w:rsidRPr="00A74A83" w:rsidRDefault="00D21020" w:rsidP="00A530B3">
      <w:pPr>
        <w:pStyle w:val="ListParagraph"/>
        <w:numPr>
          <w:ilvl w:val="1"/>
          <w:numId w:val="15"/>
        </w:numPr>
        <w:spacing w:after="0" w:line="480" w:lineRule="auto"/>
        <w:jc w:val="both"/>
        <w:rPr>
          <w:rFonts w:ascii="Times New Roman" w:hAnsi="Times New Roman"/>
          <w:i/>
          <w:color w:val="000000" w:themeColor="text1"/>
          <w:sz w:val="24"/>
          <w:szCs w:val="24"/>
          <w:lang w:val="en-US"/>
        </w:rPr>
      </w:pPr>
      <w:r w:rsidRPr="00A74A83">
        <w:rPr>
          <w:rFonts w:ascii="Times New Roman" w:hAnsi="Times New Roman"/>
          <w:color w:val="000000" w:themeColor="text1"/>
          <w:sz w:val="24"/>
          <w:szCs w:val="24"/>
          <w:lang w:val="en-US"/>
        </w:rPr>
        <w:t>temperature anomaly calculated based on</w:t>
      </w:r>
      <w:r w:rsidRPr="00A74A83" w:rsidDel="00F36612">
        <w:rPr>
          <w:rFonts w:ascii="Times New Roman" w:hAnsi="Times New Roman"/>
          <w:color w:val="000000" w:themeColor="text1"/>
          <w:sz w:val="24"/>
          <w:szCs w:val="24"/>
          <w:lang w:val="en-US"/>
        </w:rPr>
        <w:t xml:space="preserve"> </w:t>
      </w:r>
      <w:r w:rsidRPr="00A74A83">
        <w:rPr>
          <w:rFonts w:ascii="Times New Roman" w:hAnsi="Times New Roman"/>
          <w:color w:val="000000" w:themeColor="text1"/>
          <w:sz w:val="24"/>
          <w:szCs w:val="24"/>
          <w:lang w:val="en-US"/>
        </w:rPr>
        <w:t>90</w:t>
      </w:r>
      <w:r w:rsidRPr="00A74A83">
        <w:rPr>
          <w:rFonts w:ascii="Times New Roman" w:hAnsi="Times New Roman"/>
          <w:color w:val="000000" w:themeColor="text1"/>
          <w:sz w:val="24"/>
          <w:szCs w:val="24"/>
          <w:vertAlign w:val="superscript"/>
          <w:lang w:val="en-US"/>
        </w:rPr>
        <w:t>th</w:t>
      </w:r>
      <w:r w:rsidRPr="00A74A83">
        <w:rPr>
          <w:rFonts w:ascii="Times New Roman" w:hAnsi="Times New Roman"/>
          <w:color w:val="000000" w:themeColor="text1"/>
          <w:sz w:val="24"/>
          <w:szCs w:val="24"/>
          <w:lang w:val="en-US"/>
        </w:rPr>
        <w:t xml:space="preserve"> percentile (°C) of daily mean temperatures within a month, compared to 30-year (long-term) norm of 90</w:t>
      </w:r>
      <w:r w:rsidRPr="00A74A83">
        <w:rPr>
          <w:rFonts w:ascii="Times New Roman" w:hAnsi="Times New Roman"/>
          <w:color w:val="000000" w:themeColor="text1"/>
          <w:sz w:val="24"/>
          <w:szCs w:val="24"/>
          <w:vertAlign w:val="superscript"/>
          <w:lang w:val="en-US"/>
        </w:rPr>
        <w:t>th</w:t>
      </w:r>
      <w:r w:rsidRPr="00A74A83">
        <w:rPr>
          <w:rFonts w:ascii="Times New Roman" w:hAnsi="Times New Roman"/>
          <w:color w:val="000000" w:themeColor="text1"/>
          <w:sz w:val="24"/>
          <w:szCs w:val="24"/>
          <w:lang w:val="en-US"/>
        </w:rPr>
        <w:t xml:space="preserve"> percentile for each state and month </w:t>
      </w:r>
    </w:p>
    <w:p w14:paraId="3C38EC16" w14:textId="77777777" w:rsidR="00D21020" w:rsidRPr="00A74A83" w:rsidRDefault="00D21020" w:rsidP="00A530B3">
      <w:pPr>
        <w:pStyle w:val="ListParagraph"/>
        <w:numPr>
          <w:ilvl w:val="1"/>
          <w:numId w:val="15"/>
        </w:numPr>
        <w:spacing w:after="0" w:line="480" w:lineRule="auto"/>
        <w:jc w:val="both"/>
        <w:rPr>
          <w:rFonts w:ascii="Times New Roman" w:hAnsi="Times New Roman"/>
          <w:i/>
          <w:color w:val="000000" w:themeColor="text1"/>
          <w:sz w:val="24"/>
          <w:szCs w:val="24"/>
          <w:lang w:val="en-US"/>
        </w:rPr>
      </w:pPr>
      <w:r w:rsidRPr="00A74A83">
        <w:rPr>
          <w:rFonts w:ascii="Times New Roman" w:hAnsi="Times New Roman"/>
          <w:sz w:val="24"/>
          <w:szCs w:val="24"/>
          <w:lang w:val="en-US"/>
        </w:rPr>
        <w:t>number of days in a month above the long-term 90</w:t>
      </w:r>
      <w:r w:rsidRPr="00A74A83">
        <w:rPr>
          <w:rFonts w:ascii="Times New Roman" w:hAnsi="Times New Roman"/>
          <w:sz w:val="24"/>
          <w:szCs w:val="24"/>
          <w:vertAlign w:val="superscript"/>
          <w:lang w:val="en-US"/>
        </w:rPr>
        <w:t>th</w:t>
      </w:r>
      <w:r w:rsidRPr="00A74A83">
        <w:rPr>
          <w:rFonts w:ascii="Times New Roman" w:hAnsi="Times New Roman"/>
          <w:sz w:val="24"/>
          <w:szCs w:val="24"/>
          <w:lang w:val="en-US"/>
        </w:rPr>
        <w:t xml:space="preserve"> percentile of norm temperature </w:t>
      </w:r>
      <w:r w:rsidRPr="00A74A83">
        <w:rPr>
          <w:rFonts w:ascii="Times New Roman" w:hAnsi="Times New Roman"/>
          <w:color w:val="000000" w:themeColor="text1"/>
          <w:sz w:val="24"/>
          <w:szCs w:val="24"/>
          <w:lang w:val="en-US"/>
        </w:rPr>
        <w:t>for each state and month</w:t>
      </w:r>
      <w:r w:rsidRPr="00A74A83">
        <w:rPr>
          <w:rFonts w:ascii="Times New Roman" w:hAnsi="Times New Roman"/>
          <w:sz w:val="24"/>
          <w:szCs w:val="24"/>
          <w:lang w:val="en-US"/>
        </w:rPr>
        <w:t xml:space="preserve"> (adjusted for length of month)</w:t>
      </w:r>
    </w:p>
    <w:p w14:paraId="36421366" w14:textId="2B9FA877" w:rsidR="00D21020" w:rsidRPr="00A74A83" w:rsidRDefault="00D21020" w:rsidP="00A530B3">
      <w:pPr>
        <w:pStyle w:val="ListParagraph"/>
        <w:numPr>
          <w:ilvl w:val="1"/>
          <w:numId w:val="15"/>
        </w:numPr>
        <w:spacing w:after="0" w:line="480" w:lineRule="auto"/>
        <w:jc w:val="both"/>
        <w:rPr>
          <w:rFonts w:ascii="Times New Roman" w:hAnsi="Times New Roman"/>
          <w:i/>
          <w:color w:val="000000" w:themeColor="text1"/>
          <w:sz w:val="24"/>
          <w:szCs w:val="24"/>
          <w:lang w:val="en-US"/>
        </w:rPr>
      </w:pPr>
      <w:r w:rsidRPr="00A74A83">
        <w:rPr>
          <w:rFonts w:ascii="Times New Roman" w:hAnsi="Times New Roman"/>
          <w:sz w:val="24"/>
          <w:szCs w:val="24"/>
          <w:lang w:val="en-US"/>
        </w:rPr>
        <w:t>number of 3+ day episodes above the long-term 90</w:t>
      </w:r>
      <w:r w:rsidRPr="00A74A83">
        <w:rPr>
          <w:rFonts w:ascii="Times New Roman" w:hAnsi="Times New Roman"/>
          <w:sz w:val="24"/>
          <w:szCs w:val="24"/>
          <w:vertAlign w:val="superscript"/>
          <w:lang w:val="en-US"/>
        </w:rPr>
        <w:t>th</w:t>
      </w:r>
      <w:r w:rsidRPr="00A74A83">
        <w:rPr>
          <w:rFonts w:ascii="Times New Roman" w:hAnsi="Times New Roman"/>
          <w:sz w:val="24"/>
          <w:szCs w:val="24"/>
          <w:lang w:val="en-US"/>
        </w:rPr>
        <w:t xml:space="preserve"> percentile of norm temperature </w:t>
      </w:r>
      <w:r w:rsidRPr="00A74A83">
        <w:rPr>
          <w:rFonts w:ascii="Times New Roman" w:hAnsi="Times New Roman"/>
          <w:color w:val="000000" w:themeColor="text1"/>
          <w:sz w:val="24"/>
          <w:szCs w:val="24"/>
          <w:lang w:val="en-US"/>
        </w:rPr>
        <w:t>for each state and month</w:t>
      </w:r>
      <w:r w:rsidRPr="00A74A83">
        <w:rPr>
          <w:rFonts w:ascii="Times New Roman" w:hAnsi="Times New Roman"/>
          <w:sz w:val="24"/>
          <w:szCs w:val="24"/>
          <w:lang w:val="en-US"/>
        </w:rPr>
        <w:t xml:space="preserve"> (adjusted for length of month)</w:t>
      </w:r>
    </w:p>
    <w:p w14:paraId="5BAAC7E0" w14:textId="5CA7414F" w:rsidR="007B3AFA" w:rsidRDefault="00D21020" w:rsidP="00FA0B4C">
      <w:pPr>
        <w:spacing w:line="480" w:lineRule="auto"/>
        <w:ind w:firstLine="720"/>
        <w:jc w:val="both"/>
        <w:rPr>
          <w:lang w:val="en-US"/>
        </w:rPr>
      </w:pPr>
      <w:r w:rsidRPr="00A74A83">
        <w:rPr>
          <w:lang w:val="en-US"/>
        </w:rPr>
        <w:t xml:space="preserve">The correlations among these variables and anomaly based on mean were between 0.60 and 0.89 (Supplementary Table 3). The estimated rate ratios of temperature anomaly based on </w:t>
      </w:r>
      <w:r w:rsidRPr="00A74A83">
        <w:rPr>
          <w:lang w:val="en-US"/>
        </w:rPr>
        <w:lastRenderedPageBreak/>
        <w:t>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commentRangeEnd w:id="38"/>
      <w:r w:rsidR="00422055">
        <w:rPr>
          <w:rStyle w:val="CommentReference"/>
          <w:rFonts w:asciiTheme="minorHAnsi" w:hAnsiTheme="minorHAnsi" w:cstheme="minorBidi"/>
          <w:lang w:eastAsia="en-US"/>
        </w:rPr>
        <w:commentReference w:id="38"/>
      </w:r>
    </w:p>
    <w:p w14:paraId="17815B1A" w14:textId="77777777" w:rsidR="00A74A83" w:rsidRPr="00A74A83" w:rsidRDefault="00A74A83" w:rsidP="00FA0B4C">
      <w:pPr>
        <w:spacing w:line="480" w:lineRule="auto"/>
        <w:ind w:firstLine="720"/>
        <w:jc w:val="both"/>
        <w:rPr>
          <w:color w:val="000000" w:themeColor="text1"/>
          <w:lang w:val="en-US"/>
        </w:rPr>
      </w:pPr>
    </w:p>
    <w:p w14:paraId="67218FAC" w14:textId="135643AD" w:rsidR="0065196B" w:rsidRPr="00A74A83" w:rsidRDefault="007B3AFA" w:rsidP="0065196B">
      <w:pPr>
        <w:spacing w:line="480" w:lineRule="auto"/>
        <w:jc w:val="both"/>
        <w:rPr>
          <w:b/>
          <w:color w:val="000000" w:themeColor="text1"/>
          <w:lang w:val="en-US"/>
        </w:rPr>
      </w:pPr>
      <w:r w:rsidRPr="00A74A83">
        <w:rPr>
          <w:b/>
          <w:color w:val="000000" w:themeColor="text1"/>
          <w:lang w:val="en-US"/>
        </w:rPr>
        <w:t>Results</w:t>
      </w:r>
    </w:p>
    <w:p w14:paraId="46E426FC" w14:textId="4DEBECB0" w:rsidR="002F1D41" w:rsidRPr="00A74A83" w:rsidRDefault="002F1D41" w:rsidP="002F1D41">
      <w:pPr>
        <w:spacing w:line="480" w:lineRule="auto"/>
        <w:ind w:firstLine="720"/>
        <w:jc w:val="both"/>
        <w:rPr>
          <w:moveTo w:id="40" w:author="Ezzati, Majid" w:date="2019-05-10T20:34:00Z"/>
          <w:color w:val="000000" w:themeColor="text1"/>
          <w:lang w:val="en-US"/>
        </w:rPr>
      </w:pPr>
      <w:moveToRangeStart w:id="41" w:author="Ezzati, Majid" w:date="2019-05-10T20:34:00Z" w:name="move8412883"/>
      <w:moveTo w:id="42" w:author="Ezzati, Majid" w:date="2019-05-10T20:34:00Z">
        <w:del w:id="43" w:author="Ezzati, Majid" w:date="2019-05-10T20:34:00Z">
          <w:r w:rsidRPr="00A74A83" w:rsidDel="002F1D41">
            <w:rPr>
              <w:color w:val="000000" w:themeColor="text1"/>
              <w:lang w:val="en-US"/>
            </w:rPr>
            <w:delText>During this period</w:delText>
          </w:r>
        </w:del>
      </w:moveTo>
      <w:ins w:id="44" w:author="Ezzati, Majid" w:date="2019-05-10T20:34:00Z">
        <w:r>
          <w:rPr>
            <w:color w:val="000000" w:themeColor="text1"/>
            <w:lang w:val="en-US"/>
          </w:rPr>
          <w:t>From 1980 to 2016</w:t>
        </w:r>
      </w:ins>
      <w:moveTo w:id="45" w:author="Ezzati, Majid" w:date="2019-05-10T20:34:00Z">
        <w:r w:rsidRPr="00A74A83">
          <w:rPr>
            <w:color w:val="000000" w:themeColor="text1"/>
            <w:lang w:val="en-US"/>
          </w:rPr>
          <w:t>,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1). In contrast with males, there was less of an age gradient in females after 15 years of age.</w:t>
        </w:r>
      </w:moveTo>
    </w:p>
    <w:moveToRangeEnd w:id="41"/>
    <w:p w14:paraId="2A0C0C6E" w14:textId="75A9D7B9" w:rsidR="0065196B" w:rsidRPr="00A74A83" w:rsidRDefault="00B178F9" w:rsidP="00FA0B4C">
      <w:pPr>
        <w:spacing w:line="480" w:lineRule="auto"/>
        <w:ind w:firstLine="720"/>
        <w:jc w:val="both"/>
        <w:rPr>
          <w:lang w:val="en-US"/>
        </w:rPr>
      </w:pPr>
      <w:r w:rsidRPr="00A74A83">
        <w:rPr>
          <w:color w:val="000000" w:themeColor="text1"/>
          <w:lang w:val="en-US"/>
        </w:rPr>
        <w:t>I</w:t>
      </w:r>
      <w:r w:rsidR="0065196B" w:rsidRPr="00A74A83">
        <w:rPr>
          <w:color w:val="000000" w:themeColor="text1"/>
          <w:lang w:val="en-US"/>
        </w:rPr>
        <w:t>njuries</w:t>
      </w:r>
      <w:r w:rsidRPr="00A74A83">
        <w:rPr>
          <w:color w:val="000000" w:themeColor="text1"/>
          <w:lang w:val="en-US"/>
        </w:rPr>
        <w:t xml:space="preserve"> from transport</w:t>
      </w:r>
      <w:r w:rsidR="0065196B" w:rsidRPr="00A74A83">
        <w:rPr>
          <w:color w:val="000000" w:themeColor="text1"/>
          <w:lang w:val="en-US"/>
        </w:rPr>
        <w:t xml:space="preserve">, falls, drownings, assault, and </w:t>
      </w:r>
      <w:r w:rsidR="000C077B" w:rsidRPr="00A74A83">
        <w:rPr>
          <w:color w:val="000000" w:themeColor="text1"/>
          <w:lang w:val="en-US"/>
        </w:rPr>
        <w:t>suicide</w:t>
      </w:r>
      <w:r w:rsidR="0065196B" w:rsidRPr="00A74A83">
        <w:rPr>
          <w:color w:val="000000" w:themeColor="text1"/>
          <w:lang w:val="en-US"/>
        </w:rPr>
        <w:t xml:space="preserve"> accounted for 79.0% of injury deaths in males and 72.1% in females. The remainder were from a heterogeneous group of “other unintentional injuries” (Figure 1), within which </w:t>
      </w:r>
      <w:r w:rsidR="0065196B" w:rsidRPr="00A74A83">
        <w:rPr>
          <w:lang w:val="en-US"/>
        </w:rPr>
        <w:t xml:space="preserve">the type of injury that led to death varied by sex and age group. Transport was the leading injury cause of death in women younger than 75 years and men younger than 35 years. Between 35 and 74 years of age, more men died of </w:t>
      </w:r>
      <w:r w:rsidR="000C077B" w:rsidRPr="00A74A83">
        <w:rPr>
          <w:lang w:val="en-US"/>
        </w:rPr>
        <w:t>suicide</w:t>
      </w:r>
      <w:r w:rsidR="0065196B" w:rsidRPr="00A74A83">
        <w:rPr>
          <w:lang w:val="en-US"/>
        </w:rPr>
        <w:t xml:space="preserve"> than any other injury. Above 75 years of age, falls were the largest cause of death in both men and women.  </w:t>
      </w:r>
    </w:p>
    <w:p w14:paraId="2ABD42EA" w14:textId="08DB1139" w:rsidR="0065196B" w:rsidRDefault="0065196B" w:rsidP="00F604E7">
      <w:pPr>
        <w:spacing w:line="480" w:lineRule="auto"/>
        <w:ind w:firstLine="720"/>
        <w:jc w:val="both"/>
        <w:rPr>
          <w:ins w:id="46" w:author="Ezzati, Majid" w:date="2019-05-10T20:39:00Z"/>
          <w:lang w:val="en-US"/>
        </w:rPr>
      </w:pPr>
      <w:r w:rsidRPr="00A74A83">
        <w:rPr>
          <w:lang w:val="en-US"/>
        </w:rPr>
        <w:t>There was a decline in age-</w:t>
      </w:r>
      <w:r w:rsidR="004B489C" w:rsidRPr="00A74A83">
        <w:rPr>
          <w:lang w:val="en-US"/>
        </w:rPr>
        <w:t>standardized</w:t>
      </w:r>
      <w:r w:rsidRPr="00A74A83">
        <w:rPr>
          <w:lang w:val="en-US"/>
        </w:rPr>
        <w:t xml:space="preserve"> death rates of three out of five major injuries (transport, drownings and assault) from 1980 to 2016</w:t>
      </w:r>
      <w:r w:rsidR="00624F5B" w:rsidRPr="00A74A83">
        <w:rPr>
          <w:lang w:val="en-US"/>
        </w:rPr>
        <w:t>, although assault deaths have shown a recent increase since 20</w:t>
      </w:r>
      <w:r w:rsidR="000A6CF4" w:rsidRPr="00A74A83">
        <w:rPr>
          <w:lang w:val="en-US"/>
        </w:rPr>
        <w:t>14</w:t>
      </w:r>
      <w:r w:rsidRPr="00A74A83">
        <w:rPr>
          <w:lang w:val="en-US"/>
        </w:rPr>
        <w:t xml:space="preserve"> (Figure 2). In contrast, age-</w:t>
      </w:r>
      <w:r w:rsidR="004B489C" w:rsidRPr="00A74A83">
        <w:rPr>
          <w:lang w:val="en-US"/>
        </w:rPr>
        <w:t>standardized</w:t>
      </w:r>
      <w:r w:rsidRPr="00A74A83">
        <w:rPr>
          <w:lang w:val="en-US"/>
        </w:rPr>
        <w:t xml:space="preserve"> death rates from falls increased over time while those from </w:t>
      </w:r>
      <w:r w:rsidR="000C077B" w:rsidRPr="00A74A83">
        <w:rPr>
          <w:lang w:val="en-US"/>
        </w:rPr>
        <w:t>suicide</w:t>
      </w:r>
      <w:r w:rsidRPr="00A74A83">
        <w:rPr>
          <w:lang w:val="en-US"/>
        </w:rPr>
        <w:t xml:space="preserve"> initially decreased followed by an increase to surpass 1980 levels. The largest overall decline over time was for transport deaths</w:t>
      </w:r>
      <w:ins w:id="47" w:author="Ezzati, Majid" w:date="2019-05-10T20:16:00Z">
        <w:r w:rsidR="00C8635F" w:rsidRPr="00C8635F">
          <w:rPr>
            <w:lang w:val="en-US"/>
          </w:rPr>
          <w:t xml:space="preserve"> </w:t>
        </w:r>
        <w:r w:rsidR="00C8635F">
          <w:rPr>
            <w:lang w:val="en-US"/>
          </w:rPr>
          <w:t>in both sexes and for deaths from drowning in men</w:t>
        </w:r>
      </w:ins>
      <w:r w:rsidRPr="00A74A83">
        <w:rPr>
          <w:lang w:val="en-US"/>
        </w:rPr>
        <w:t>, which declined by over 50% from 1980 to 2016. Age-</w:t>
      </w:r>
      <w:r w:rsidR="004B489C" w:rsidRPr="00A74A83">
        <w:rPr>
          <w:lang w:val="en-US"/>
        </w:rPr>
        <w:lastRenderedPageBreak/>
        <w:t>standardized</w:t>
      </w:r>
      <w:r w:rsidRPr="00A74A83">
        <w:rPr>
          <w:lang w:val="en-US"/>
        </w:rPr>
        <w:t xml:space="preserve"> death rates for transport</w:t>
      </w:r>
      <w:r w:rsidR="009B7D89" w:rsidRPr="00A74A83">
        <w:rPr>
          <w:lang w:val="en-US"/>
        </w:rPr>
        <w:t xml:space="preserve"> injuries</w:t>
      </w:r>
      <w:r w:rsidRPr="00A74A83">
        <w:rPr>
          <w:lang w:val="en-US"/>
        </w:rPr>
        <w:t xml:space="preserve"> and drownings peaked in summer months but deaths from other major injuries did not have clear seasonal patterns.</w:t>
      </w:r>
    </w:p>
    <w:p w14:paraId="57307BF7" w14:textId="1B2D06B9" w:rsidR="00422055" w:rsidRPr="00A74A83" w:rsidRDefault="00422055" w:rsidP="00F604E7">
      <w:pPr>
        <w:spacing w:line="480" w:lineRule="auto"/>
        <w:ind w:firstLine="720"/>
        <w:jc w:val="both"/>
        <w:rPr>
          <w:lang w:val="en-US"/>
        </w:rPr>
      </w:pPr>
      <w:ins w:id="48" w:author="Ezzati, Majid" w:date="2019-05-10T20:39:00Z">
        <w:r w:rsidRPr="00A74A83">
          <w:rPr>
            <w:color w:val="000000" w:themeColor="text1"/>
            <w:lang w:val="en-US"/>
          </w:rPr>
          <w:t>Average size of anomaly over the study period (1980-2016), a measure of how variable temperatures are around their central state-month long-term norm, ranged from 0.4</w:t>
        </w:r>
        <w:r w:rsidRPr="00A74A83">
          <w:rPr>
            <w:bCs/>
            <w:color w:val="000000" w:themeColor="text1"/>
            <w:lang w:val="en-US"/>
          </w:rPr>
          <w:t>°C</w:t>
        </w:r>
        <w:r w:rsidRPr="00A74A83">
          <w:rPr>
            <w:color w:val="000000" w:themeColor="text1"/>
            <w:lang w:val="en-US"/>
          </w:rPr>
          <w:t xml:space="preserve"> for Florida in September, to 3.4</w:t>
        </w:r>
        <w:r w:rsidRPr="00A74A83">
          <w:rPr>
            <w:bCs/>
            <w:color w:val="000000" w:themeColor="text1"/>
            <w:lang w:val="en-US"/>
          </w:rPr>
          <w:t>°C</w:t>
        </w:r>
        <w:r w:rsidRPr="00A74A83">
          <w:rPr>
            <w:color w:val="000000" w:themeColor="text1"/>
            <w:lang w:val="en-US"/>
          </w:rPr>
          <w:t xml:space="preserve"> for North Dakota in February (Figure 4). The average size of anomaly had a median value of 1.2</w:t>
        </w:r>
        <w:r w:rsidRPr="00A74A83">
          <w:rPr>
            <w:bCs/>
            <w:color w:val="000000" w:themeColor="text1"/>
            <w:lang w:val="en-US"/>
          </w:rPr>
          <w:t xml:space="preserve">°C across all states and months, with 27% less than 1°C and 90% less than </w:t>
        </w:r>
        <w:r w:rsidRPr="00A74A83">
          <w:rPr>
            <w:color w:val="000000" w:themeColor="text1"/>
            <w:lang w:val="en-US"/>
          </w:rPr>
          <w:t>2</w:t>
        </w:r>
        <w:r w:rsidRPr="00A74A83">
          <w:rPr>
            <w:bCs/>
            <w:color w:val="000000" w:themeColor="text1"/>
            <w:lang w:val="en-US"/>
          </w:rPr>
          <w:t>°C (Figure 4)</w:t>
        </w:r>
        <w:r w:rsidRPr="00A74A83">
          <w:rPr>
            <w:color w:val="000000" w:themeColor="text1"/>
            <w:lang w:val="en-US"/>
          </w:rPr>
          <w:t>. Temperature anomalies were largest in January and December and smallest in August and September. They were larger in northern and central states than in southern and coastal ones.</w:t>
        </w:r>
      </w:ins>
    </w:p>
    <w:p w14:paraId="1D485A28" w14:textId="26CA9DD1" w:rsidR="0065196B" w:rsidRPr="00A74A83" w:rsidDel="00422055" w:rsidRDefault="0065196B" w:rsidP="00F604E7">
      <w:pPr>
        <w:spacing w:line="480" w:lineRule="auto"/>
        <w:ind w:firstLine="720"/>
        <w:jc w:val="both"/>
        <w:rPr>
          <w:moveFrom w:id="49" w:author="Ezzati, Majid" w:date="2019-05-10T20:35:00Z"/>
          <w:color w:val="000000" w:themeColor="text1"/>
          <w:lang w:val="en-US"/>
        </w:rPr>
      </w:pPr>
      <w:moveFromRangeStart w:id="50" w:author="Ezzati, Majid" w:date="2019-05-10T20:35:00Z" w:name="move8412940"/>
      <w:moveFrom w:id="51" w:author="Ezzati, Majid" w:date="2019-05-10T20:35:00Z">
        <w:r w:rsidRPr="00A74A83" w:rsidDel="00422055">
          <w:rPr>
            <w:color w:val="000000" w:themeColor="text1"/>
            <w:lang w:val="en-US"/>
          </w:rPr>
          <w:t>With few exceptions,</w:t>
        </w:r>
        <w:r w:rsidRPr="00A74A83" w:rsidDel="00422055">
          <w:rPr>
            <w:color w:val="000000" w:themeColor="text1"/>
            <w:lang w:val="en-US"/>
          </w:rPr>
          <w:fldChar w:fldCharType="begin" w:fldLock="1"/>
        </w:r>
        <w:r w:rsidR="00535DCA" w:rsidDel="00422055">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Mexico","type":"article-journal"},"uris":["http://www.mendeley.com/documents/?uuid=6dbd0985-7ffc-4604-9986-7c871ffae9a7"]}],"mendeley":{"formattedCitation":"&lt;sup&gt;7,16&lt;/sup&gt;","plainTextFormattedCitation":"7,16","previouslyFormattedCitation":"(Burke et al., 2018; Shi, Kloog, Zanobetti, Liu, &amp; Schwartz, 2015)"},"properties":{"noteIndex":0},"schema":"https://github.com/citation-style-language/schema/raw/master/csl-citation.json"}</w:instrText>
        </w:r>
        <w:r w:rsidRPr="00A74A83" w:rsidDel="00422055">
          <w:rPr>
            <w:color w:val="000000" w:themeColor="text1"/>
            <w:lang w:val="en-US"/>
          </w:rPr>
          <w:fldChar w:fldCharType="separate"/>
        </w:r>
        <w:r w:rsidR="00535DCA" w:rsidRPr="00535DCA" w:rsidDel="00422055">
          <w:rPr>
            <w:noProof/>
            <w:color w:val="000000" w:themeColor="text1"/>
            <w:vertAlign w:val="superscript"/>
            <w:lang w:val="en-US"/>
          </w:rPr>
          <w:t>7,16</w:t>
        </w:r>
        <w:r w:rsidRPr="00A74A83" w:rsidDel="00422055">
          <w:rPr>
            <w:color w:val="000000" w:themeColor="text1"/>
            <w:lang w:val="en-US"/>
          </w:rPr>
          <w:fldChar w:fldCharType="end"/>
        </w:r>
        <w:r w:rsidRPr="00A74A83" w:rsidDel="00422055">
          <w:rPr>
            <w:color w:val="000000" w:themeColor="text1"/>
            <w:lang w:val="en-US"/>
          </w:rPr>
          <w:t xml:space="preserve"> current climate change risk assessments typically extrapolate from changes in mortality in relation to daily temperature</w:t>
        </w:r>
        <w:r w:rsidR="00B00C8B" w:rsidRPr="00A74A83" w:rsidDel="00422055">
          <w:rPr>
            <w:color w:val="000000" w:themeColor="text1"/>
            <w:lang w:val="en-US"/>
          </w:rPr>
          <w:t xml:space="preserve"> </w:t>
        </w:r>
        <w:r w:rsidRPr="00A74A83" w:rsidDel="00422055">
          <w:rPr>
            <w:color w:val="000000" w:themeColor="text1"/>
            <w:lang w:val="en-US"/>
          </w:rPr>
          <w:fldChar w:fldCharType="begin" w:fldLock="1"/>
        </w:r>
        <w:r w:rsidR="00535DCA" w:rsidDel="00422055">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5,6,17–19&lt;/sup&gt;","plainTextFormattedCitation":"5,6,17–19","previouslyFormattedCitation":"(Basu, 2009; Gasparrini et al., 2015, 2017; Huang et al., 2011; Ye et al., 2012)"},"properties":{"noteIndex":0},"schema":"https://github.com/citation-style-language/schema/raw/master/csl-citation.json"}</w:instrText>
        </w:r>
        <w:r w:rsidRPr="00A74A83" w:rsidDel="00422055">
          <w:rPr>
            <w:color w:val="000000" w:themeColor="text1"/>
            <w:lang w:val="en-US"/>
          </w:rPr>
          <w:fldChar w:fldCharType="separate"/>
        </w:r>
        <w:r w:rsidR="00535DCA" w:rsidRPr="00535DCA" w:rsidDel="00422055">
          <w:rPr>
            <w:noProof/>
            <w:color w:val="000000" w:themeColor="text1"/>
            <w:vertAlign w:val="superscript"/>
            <w:lang w:val="en-US"/>
          </w:rPr>
          <w:t>5,6,17–19</w:t>
        </w:r>
        <w:r w:rsidRPr="00A74A83" w:rsidDel="00422055">
          <w:rPr>
            <w:color w:val="000000" w:themeColor="text1"/>
            <w:lang w:val="en-US"/>
          </w:rPr>
          <w:fldChar w:fldCharType="end"/>
        </w:r>
        <w:r w:rsidR="00B00C8B" w:rsidRPr="00A74A83" w:rsidDel="00422055">
          <w:rPr>
            <w:color w:val="000000" w:themeColor="text1"/>
            <w:lang w:val="en-US"/>
          </w:rPr>
          <w:t>.</w:t>
        </w:r>
        <w:r w:rsidRPr="00A74A83" w:rsidDel="00422055">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moveFrom>
    </w:p>
    <w:p w14:paraId="4F6CD49C" w14:textId="195CAC74" w:rsidR="00DD4894" w:rsidRPr="00A74A83" w:rsidDel="00422055" w:rsidRDefault="00DD4894" w:rsidP="00F604E7">
      <w:pPr>
        <w:spacing w:line="480" w:lineRule="auto"/>
        <w:ind w:firstLine="720"/>
        <w:jc w:val="both"/>
        <w:rPr>
          <w:moveFrom w:id="52" w:author="Ezzati, Majid" w:date="2019-05-10T20:35:00Z"/>
          <w:color w:val="000000" w:themeColor="text1"/>
          <w:lang w:val="en-US"/>
        </w:rPr>
      </w:pPr>
      <w:moveFrom w:id="53" w:author="Ezzati, Majid" w:date="2019-05-10T20:35:00Z">
        <w:r w:rsidRPr="00A74A83" w:rsidDel="00422055">
          <w:rPr>
            <w:color w:val="000000" w:themeColor="text1"/>
            <w:lang w:val="en-US"/>
          </w:rPr>
          <w:t>We first defined a measure of anomalous temperature for each state and month relative to</w:t>
        </w:r>
        <w:r w:rsidRPr="00A74A83" w:rsidDel="00422055">
          <w:rPr>
            <w:lang w:val="en-US"/>
          </w:rPr>
          <w:t xml:space="preserve"> long-term norm temperature of the state in that month (Figure 3)</w:t>
        </w:r>
        <w:r w:rsidRPr="00A74A83" w:rsidDel="00422055">
          <w:rPr>
            <w:color w:val="000000" w:themeColor="text1"/>
            <w:lang w:val="en-US"/>
          </w:rPr>
          <w:t>. 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A74A83" w:rsidDel="00422055">
          <w:rPr>
            <w:bCs/>
            <w:color w:val="000000" w:themeColor="text1"/>
            <w:lang w:val="en-US"/>
          </w:rPr>
          <w:t>°C</w:t>
        </w:r>
        <w:r w:rsidRPr="00A74A83" w:rsidDel="00422055">
          <w:rPr>
            <w:color w:val="000000" w:themeColor="text1"/>
            <w:lang w:val="en-US"/>
          </w:rPr>
          <w:t xml:space="preserve"> for Florida in September, to 3.4</w:t>
        </w:r>
        <w:r w:rsidRPr="00A74A83" w:rsidDel="00422055">
          <w:rPr>
            <w:bCs/>
            <w:color w:val="000000" w:themeColor="text1"/>
            <w:lang w:val="en-US"/>
          </w:rPr>
          <w:t>°C</w:t>
        </w:r>
        <w:r w:rsidRPr="00A74A83" w:rsidDel="00422055">
          <w:rPr>
            <w:color w:val="000000" w:themeColor="text1"/>
            <w:lang w:val="en-US"/>
          </w:rPr>
          <w:t xml:space="preserve"> for North Dakota in February (Figure 4). The average size of anomaly had a median value of 1.2</w:t>
        </w:r>
        <w:r w:rsidRPr="00A74A83" w:rsidDel="00422055">
          <w:rPr>
            <w:bCs/>
            <w:color w:val="000000" w:themeColor="text1"/>
            <w:lang w:val="en-US"/>
          </w:rPr>
          <w:t xml:space="preserve">°C across all states and months, with 27% less than 1°C and 90% less than </w:t>
        </w:r>
        <w:r w:rsidRPr="00A74A83" w:rsidDel="00422055">
          <w:rPr>
            <w:color w:val="000000" w:themeColor="text1"/>
            <w:lang w:val="en-US"/>
          </w:rPr>
          <w:t>2</w:t>
        </w:r>
        <w:r w:rsidRPr="00A74A83" w:rsidDel="00422055">
          <w:rPr>
            <w:bCs/>
            <w:color w:val="000000" w:themeColor="text1"/>
            <w:lang w:val="en-US"/>
          </w:rPr>
          <w:t>°C (Figure 4)</w:t>
        </w:r>
        <w:r w:rsidRPr="00A74A83" w:rsidDel="00422055">
          <w:rPr>
            <w:color w:val="000000" w:themeColor="text1"/>
            <w:lang w:val="en-US"/>
          </w:rPr>
          <w:t>. Temperature anomalies were largest in January and December and smallest in August and September. They were larger in northern and central states than in southern and coastal ones.</w:t>
        </w:r>
      </w:moveFrom>
    </w:p>
    <w:p w14:paraId="38913CA0" w14:textId="3857EDAF" w:rsidR="00DD4894" w:rsidRPr="00A74A83" w:rsidRDefault="00DD4894" w:rsidP="00F604E7">
      <w:pPr>
        <w:spacing w:line="480" w:lineRule="auto"/>
        <w:ind w:firstLine="720"/>
        <w:jc w:val="both"/>
        <w:rPr>
          <w:lang w:val="en-US"/>
        </w:rPr>
      </w:pPr>
      <w:moveFrom w:id="54" w:author="Ezzati, Majid" w:date="2019-05-10T20:35:00Z">
        <w:r w:rsidRPr="00A74A83" w:rsidDel="00422055">
          <w:rPr>
            <w:color w:val="000000" w:themeColor="text1"/>
            <w:lang w:val="en-US"/>
          </w:rPr>
          <w:lastRenderedPageBreak/>
          <w:t xml:space="preserve">We then </w:t>
        </w:r>
        <w:r w:rsidR="004B489C" w:rsidRPr="00A74A83" w:rsidDel="00422055">
          <w:rPr>
            <w:color w:val="000000" w:themeColor="text1"/>
            <w:lang w:val="en-US"/>
          </w:rPr>
          <w:t>analyzed</w:t>
        </w:r>
        <w:r w:rsidRPr="00A74A83" w:rsidDel="00422055">
          <w:rPr>
            <w:color w:val="000000" w:themeColor="text1"/>
            <w:lang w:val="en-US"/>
          </w:rPr>
          <w:t xml:space="preserve"> the association of monthly injury death rates with anomalous temperature using a Bayesian spatio-temporal model, described in Methods.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We used the resultant risk estimates and the age-sex-specific death rates from each injury in 2016, to calculate additional deaths if each month in each state were +1</w:t>
        </w:r>
        <w:r w:rsidRPr="00A74A83" w:rsidDel="00422055">
          <w:rPr>
            <w:rFonts w:ascii="Arial" w:eastAsia="Times New Roman" w:hAnsi="Arial" w:cs="Arial"/>
            <w:bCs/>
            <w:color w:val="222222"/>
            <w:shd w:val="clear" w:color="auto" w:fill="FFFFFF"/>
            <w:lang w:val="en-US"/>
          </w:rPr>
          <w:t>°</w:t>
        </w:r>
        <w:r w:rsidRPr="00A74A83" w:rsidDel="00422055">
          <w:rPr>
            <w:color w:val="000000" w:themeColor="text1"/>
            <w:lang w:val="en-US"/>
          </w:rPr>
          <w:t>C above its long-term norm, by type of injury, sex, age group, state and month.</w:t>
        </w:r>
      </w:moveFrom>
      <w:moveFromRangeEnd w:id="50"/>
      <w:r w:rsidRPr="00A74A83">
        <w:rPr>
          <w:lang w:val="en-US"/>
        </w:rPr>
        <w:t xml:space="preserve"> </w:t>
      </w:r>
    </w:p>
    <w:p w14:paraId="54F6A6E3" w14:textId="5F53987C" w:rsidR="00DD4894" w:rsidRPr="00A74A83" w:rsidRDefault="00DD4894" w:rsidP="00F604E7">
      <w:pPr>
        <w:spacing w:line="480" w:lineRule="auto"/>
        <w:ind w:firstLine="720"/>
        <w:jc w:val="both"/>
        <w:rPr>
          <w:lang w:val="en-US"/>
        </w:rPr>
      </w:pPr>
      <w:del w:id="55" w:author="Ezzati, Majid" w:date="2019-05-10T20:39:00Z">
        <w:r w:rsidRPr="00A74A83" w:rsidDel="00422055">
          <w:rPr>
            <w:lang w:val="en-US"/>
          </w:rPr>
          <w:delText>Based on these calculations,</w:delText>
        </w:r>
      </w:del>
      <w:ins w:id="56" w:author="Ezzati, Majid" w:date="2019-05-10T20:39:00Z">
        <w:r w:rsidR="00422055">
          <w:rPr>
            <w:lang w:val="en-US"/>
          </w:rPr>
          <w:t>We estimated that</w:t>
        </w:r>
      </w:ins>
      <w:r w:rsidRPr="00A74A83">
        <w:rPr>
          <w:lang w:val="en-US"/>
        </w:rPr>
        <w:t xml:space="preserve"> there would be an estimated 941 (95% credible interval 831, 1,053) excess injury deaths, equivalent to 0.47% of all injury deaths in 2016,</w:t>
      </w:r>
      <w:r w:rsidRPr="00A74A83">
        <w:rPr>
          <w:color w:val="000000" w:themeColor="text1"/>
          <w:lang w:val="en-US"/>
        </w:rPr>
        <w:t xml:space="preserve"> in each year in which each month in each state were +1</w:t>
      </w:r>
      <w:r w:rsidRPr="00A74A83">
        <w:rPr>
          <w:rFonts w:ascii="Arial" w:eastAsia="Times New Roman" w:hAnsi="Arial" w:cs="Arial"/>
          <w:bCs/>
          <w:color w:val="222222"/>
          <w:shd w:val="clear" w:color="auto" w:fill="FFFFFF"/>
          <w:lang w:val="en-US"/>
        </w:rPr>
        <w:t>°</w:t>
      </w:r>
      <w:r w:rsidRPr="00A74A83">
        <w:rPr>
          <w:color w:val="000000" w:themeColor="text1"/>
          <w:lang w:val="en-US"/>
        </w:rPr>
        <w:t>C above its long-term norm</w:t>
      </w:r>
      <w:r w:rsidRPr="00A74A83">
        <w:rPr>
          <w:lang w:val="en-US"/>
        </w:rPr>
        <w:t xml:space="preserve"> (Figure 5). Deaths from drowning, transport, assault and </w:t>
      </w:r>
      <w:r w:rsidR="000C077B" w:rsidRPr="00A74A83">
        <w:rPr>
          <w:lang w:val="en-US"/>
        </w:rPr>
        <w:t>suicide</w:t>
      </w:r>
      <w:r w:rsidRPr="00A74A83">
        <w:rPr>
          <w:lang w:val="en-US"/>
        </w:rPr>
        <w:t xml:space="preserve"> would be predicted to increase, partly offset by a decline in deaths from falls in middle and older ages and in winter months (Figure 5). Most excess deaths would be from transport injuries (448) followed by </w:t>
      </w:r>
      <w:r w:rsidR="000C077B" w:rsidRPr="00A74A83">
        <w:rPr>
          <w:lang w:val="en-US"/>
        </w:rPr>
        <w:t>suicide</w:t>
      </w:r>
      <w:r w:rsidRPr="00A74A83">
        <w:rPr>
          <w:lang w:val="en-US"/>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5B340495" w14:textId="039C14BB" w:rsidR="007C1574" w:rsidRPr="00A74A83" w:rsidRDefault="00DD4894" w:rsidP="00F604E7">
      <w:pPr>
        <w:spacing w:line="480" w:lineRule="auto"/>
        <w:ind w:firstLine="720"/>
        <w:jc w:val="both"/>
        <w:rPr>
          <w:lang w:val="en-US"/>
        </w:rPr>
      </w:pPr>
      <w:r w:rsidRPr="00A74A83">
        <w:rPr>
          <w:lang w:val="en-US"/>
        </w:rPr>
        <w:t xml:space="preserve">Proportionally, deaths from drownings are predicted to increase more than those of other injury types, by as much 8.3% (7.3, 9.3) in men aged 15-24 years (Supplementary Figure 1); the smallest proportional increase was that of assault and </w:t>
      </w:r>
      <w:r w:rsidR="000C077B" w:rsidRPr="00A74A83">
        <w:rPr>
          <w:lang w:val="en-US"/>
        </w:rPr>
        <w:t>suicide</w:t>
      </w:r>
      <w:r w:rsidRPr="00A74A83">
        <w:rPr>
          <w:lang w:val="en-US"/>
        </w:rPr>
        <w:t xml:space="preserve"> (less than 2% in all age and sex groups). There was a larger percent increase in transport deaths for males than for females, especially in young and middle-ages (~e.g., </w:t>
      </w:r>
      <w:r w:rsidRPr="00A74A83">
        <w:rPr>
          <w:rFonts w:eastAsia="Times New Roman"/>
          <w:color w:val="000000"/>
          <w:lang w:val="en-US"/>
        </w:rPr>
        <w:t>1.25% (0.90, 1.60)</w:t>
      </w:r>
      <w:r w:rsidRPr="00A74A83">
        <w:rPr>
          <w:lang w:val="en-US"/>
        </w:rPr>
        <w:t xml:space="preserve"> for 25-34 year old men versus 0.23% (-0.28, 0.76) for women of the same age) (Supplementary Figure 1).</w:t>
      </w:r>
    </w:p>
    <w:p w14:paraId="1197ED0F" w14:textId="77777777" w:rsidR="00097D97" w:rsidRPr="00A74A83" w:rsidRDefault="00097D97" w:rsidP="00DD4894">
      <w:pPr>
        <w:spacing w:line="480" w:lineRule="auto"/>
        <w:jc w:val="both"/>
        <w:rPr>
          <w:lang w:val="en-US"/>
        </w:rPr>
      </w:pPr>
    </w:p>
    <w:p w14:paraId="38A1E099" w14:textId="574A7BEA" w:rsidR="0045634B" w:rsidRPr="00A74A83" w:rsidRDefault="0045634B" w:rsidP="00DD4894">
      <w:pPr>
        <w:spacing w:line="480" w:lineRule="auto"/>
        <w:jc w:val="both"/>
        <w:rPr>
          <w:b/>
          <w:lang w:val="en-US"/>
        </w:rPr>
      </w:pPr>
      <w:r w:rsidRPr="00A74A83">
        <w:rPr>
          <w:b/>
          <w:lang w:val="en-US"/>
        </w:rPr>
        <w:t>Discussion</w:t>
      </w:r>
    </w:p>
    <w:p w14:paraId="59312B26" w14:textId="0B44DD04" w:rsidR="00DD4894" w:rsidRPr="00A74A83" w:rsidRDefault="00DD4894" w:rsidP="00F604E7">
      <w:pPr>
        <w:spacing w:line="480" w:lineRule="auto"/>
        <w:ind w:firstLine="720"/>
        <w:jc w:val="both"/>
        <w:rPr>
          <w:lang w:val="en-US"/>
        </w:rPr>
      </w:pPr>
      <w:r w:rsidRPr="00A74A83">
        <w:rPr>
          <w:lang w:val="en-US"/>
        </w:rPr>
        <w:t xml:space="preserve">While there are no previous studies of how deviations of monthly temperature from long-term norm are associated with injury mortality, our results are broadly in agreement with those that have </w:t>
      </w:r>
      <w:r w:rsidR="00400606" w:rsidRPr="00A74A83">
        <w:rPr>
          <w:lang w:val="en-US"/>
        </w:rPr>
        <w:t>analyzed</w:t>
      </w:r>
      <w:r w:rsidRPr="00A74A83">
        <w:rPr>
          <w:lang w:val="en-US"/>
        </w:rPr>
        <w:t xml:space="preserve"> associations with absolute temperature and for specific injury types. A study of suicide in US counties over 37 years (1968-2004) estimated that </w:t>
      </w:r>
      <w:r w:rsidRPr="00A74A83">
        <w:rPr>
          <w:rFonts w:eastAsia="Times New Roman"/>
          <w:bCs/>
          <w:color w:val="222222"/>
          <w:shd w:val="clear" w:color="auto" w:fill="FFFFFF"/>
          <w:lang w:val="en-US"/>
        </w:rPr>
        <w:t>1</w:t>
      </w:r>
      <w:r w:rsidRPr="00A74A83">
        <w:rPr>
          <w:bCs/>
          <w:color w:val="000000" w:themeColor="text1"/>
          <w:lang w:val="en-US"/>
        </w:rPr>
        <w:t>°C higher monthly temperature would lead to a 0.7% rise in suicides</w:t>
      </w:r>
      <w:r w:rsidR="00DF7903" w:rsidRPr="00A74A83">
        <w:rPr>
          <w:bCs/>
          <w:color w:val="000000" w:themeColor="text1"/>
          <w:lang w:val="en-US"/>
        </w:rPr>
        <w:t xml:space="preserve"> </w:t>
      </w:r>
      <w:r w:rsidRPr="00A74A83">
        <w:rPr>
          <w:bCs/>
          <w:color w:val="000000" w:themeColor="text1"/>
          <w:lang w:val="en-US"/>
        </w:rPr>
        <w:fldChar w:fldCharType="begin" w:fldLock="1"/>
      </w:r>
      <w:r w:rsidR="00535DCA">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Mexico","type":"article-journal"},"uris":["http://www.mendeley.com/documents/?uuid=6dbd0985-7ffc-4604-9986-7c871ffae9a7"]}],"mendeley":{"formattedCitation":"&lt;sup&gt;7&lt;/sup&gt;","plainTextFormattedCitation":"7","previouslyFormattedCitation":"(Burke et al., 2018)"},"properties":{"noteIndex":0},"schema":"https://github.com/citation-style-language/schema/raw/master/csl-citation.json"}</w:instrText>
      </w:r>
      <w:r w:rsidRPr="00A74A83">
        <w:rPr>
          <w:bCs/>
          <w:color w:val="000000" w:themeColor="text1"/>
          <w:lang w:val="en-US"/>
        </w:rPr>
        <w:fldChar w:fldCharType="separate"/>
      </w:r>
      <w:r w:rsidR="00535DCA" w:rsidRPr="00535DCA">
        <w:rPr>
          <w:bCs/>
          <w:noProof/>
          <w:color w:val="000000" w:themeColor="text1"/>
          <w:vertAlign w:val="superscript"/>
          <w:lang w:val="en-US"/>
        </w:rPr>
        <w:t>7</w:t>
      </w:r>
      <w:r w:rsidRPr="00A74A83">
        <w:rPr>
          <w:bCs/>
          <w:color w:val="000000" w:themeColor="text1"/>
          <w:lang w:val="en-US"/>
        </w:rPr>
        <w:fldChar w:fldCharType="end"/>
      </w:r>
      <w:r w:rsidR="00DF7903" w:rsidRPr="00A74A83">
        <w:rPr>
          <w:bCs/>
          <w:color w:val="000000" w:themeColor="text1"/>
          <w:lang w:val="en-US"/>
        </w:rPr>
        <w:t>,</w:t>
      </w:r>
      <w:r w:rsidRPr="00A74A83">
        <w:rPr>
          <w:bCs/>
          <w:color w:val="000000" w:themeColor="text1"/>
          <w:lang w:val="en-US"/>
        </w:rPr>
        <w:t xml:space="preserve"> compared to our findings of 0.44-1% in males and 0.39-1.47% in females in different ages. </w:t>
      </w:r>
      <w:r w:rsidRPr="00A74A83">
        <w:rPr>
          <w:lang w:val="en-US"/>
        </w:rPr>
        <w:t>In a study of six French heatwaves during 1971-2003, mortality from unintentional injuries rose by up to 4% during a heatwave period compared to a non-heatwave baseline</w:t>
      </w:r>
      <w:r w:rsidR="00DF7903" w:rsidRPr="00A74A83">
        <w:rPr>
          <w:lang w:val="en-US"/>
        </w:rPr>
        <w:t xml:space="preserve"> </w:t>
      </w:r>
      <w:r w:rsidRPr="00A74A83">
        <w:rPr>
          <w:lang w:val="en-US"/>
        </w:rPr>
        <w:fldChar w:fldCharType="begin" w:fldLock="1"/>
      </w:r>
      <w:r w:rsidR="00535DCA">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2003","type":"article-journal"},"uris":["http://www.mendeley.com/documents/?uuid=f08b8300-dd86-4397-bc7e-ce4846cba185"]}],"mendeley":{"formattedCitation":"&lt;sup&gt;8&lt;/sup&gt;","plainTextFormattedCitation":"8","previouslyFormattedCitation":"(Rey et al., 2007)"},"properties":{"noteIndex":0},"schema":"https://github.com/citation-style-language/schema/raw/master/csl-citation.json"}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8</w:t>
      </w:r>
      <w:r w:rsidRPr="00A74A83">
        <w:rPr>
          <w:lang w:val="en-US"/>
        </w:rPr>
        <w:fldChar w:fldCharType="end"/>
      </w:r>
      <w:r w:rsidR="00DF7903" w:rsidRPr="00A74A83">
        <w:rPr>
          <w:lang w:val="en-US"/>
        </w:rPr>
        <w:t>.</w:t>
      </w:r>
      <w:r w:rsidRPr="00A74A83">
        <w:rPr>
          <w:lang w:val="en-US"/>
        </w:rPr>
        <w:t xml:space="preserve"> A study of daily mortality from all injuries from Estonia found a 1.24% increase in mortality when daily maximum temperature went from the 75</w:t>
      </w:r>
      <w:r w:rsidRPr="00A74A83">
        <w:rPr>
          <w:vertAlign w:val="superscript"/>
          <w:lang w:val="en-US"/>
        </w:rPr>
        <w:t>th</w:t>
      </w:r>
      <w:r w:rsidRPr="00A74A83">
        <w:rPr>
          <w:lang w:val="en-US"/>
        </w:rPr>
        <w:t xml:space="preserve"> to 99</w:t>
      </w:r>
      <w:r w:rsidRPr="00A74A83">
        <w:rPr>
          <w:vertAlign w:val="superscript"/>
          <w:lang w:val="en-US"/>
        </w:rPr>
        <w:t>th</w:t>
      </w:r>
      <w:r w:rsidRPr="00A74A83">
        <w:rPr>
          <w:lang w:val="en-US"/>
        </w:rPr>
        <w:t xml:space="preserve"> percentile of long-term distribution</w:t>
      </w:r>
      <w:r w:rsidR="0072798F" w:rsidRPr="00A74A83">
        <w:rPr>
          <w:lang w:val="en-US"/>
        </w:rPr>
        <w:t xml:space="preserve"> </w:t>
      </w:r>
      <w:r w:rsidRPr="00A74A83">
        <w:rPr>
          <w:lang w:val="en-US"/>
        </w:rPr>
        <w:fldChar w:fldCharType="begin" w:fldLock="1"/>
      </w:r>
      <w:r w:rsidR="00535DCA">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Europe","type":"article-journal"},"uris":["http://www.mendeley.com/documents/?uuid=66c9f845-c818-4c8c-9d9c-20b3ea085139"]}],"mendeley":{"formattedCitation":"&lt;sup&gt;9&lt;/sup&gt;","plainTextFormattedCitation":"9","previouslyFormattedCitation":"(Orru &amp; Åström, 2017)"},"properties":{"noteIndex":0},"schema":"https://github.com/citation-style-language/schema/raw/master/csl-citation.json"}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9</w:t>
      </w:r>
      <w:r w:rsidRPr="00A74A83">
        <w:rPr>
          <w:lang w:val="en-US"/>
        </w:rPr>
        <w:fldChar w:fldCharType="end"/>
      </w:r>
      <w:r w:rsidR="0072798F" w:rsidRPr="00A74A83">
        <w:rPr>
          <w:lang w:val="en-US"/>
        </w:rPr>
        <w:t>.</w:t>
      </w:r>
    </w:p>
    <w:p w14:paraId="4E514611" w14:textId="7E4ABD51" w:rsidR="00DD4894" w:rsidRPr="00A74A83" w:rsidRDefault="00DD4894" w:rsidP="00F604E7">
      <w:pPr>
        <w:spacing w:line="480" w:lineRule="auto"/>
        <w:ind w:firstLine="720"/>
        <w:jc w:val="both"/>
        <w:rPr>
          <w:lang w:val="en-US"/>
        </w:rPr>
      </w:pPr>
      <w:r w:rsidRPr="00A74A83">
        <w:rPr>
          <w:lang w:val="en-US"/>
        </w:rPr>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w:t>
      </w:r>
      <w:r w:rsidR="00400606" w:rsidRPr="00A74A83">
        <w:rPr>
          <w:lang w:val="en-US"/>
        </w:rPr>
        <w:t>behavior</w:t>
      </w:r>
      <w:r w:rsidRPr="00A74A83">
        <w:rPr>
          <w:lang w:val="en-US"/>
        </w:rPr>
        <w:t>. For example, over half of swimming deaths for males occur in natural water, compared to about quarter for females</w:t>
      </w:r>
      <w:r w:rsidR="004C5C74" w:rsidRPr="00A74A83">
        <w:rPr>
          <w:lang w:val="en-US"/>
        </w:rPr>
        <w:t xml:space="preserve"> </w:t>
      </w:r>
      <w:r w:rsidRPr="00A74A83">
        <w:rPr>
          <w:lang w:val="en-US"/>
        </w:rPr>
        <w:fldChar w:fldCharType="begin" w:fldLock="1"/>
      </w:r>
      <w:r w:rsidR="00535DCA">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1999-2010.","type":"article-journal"},"uris":["http://www.mendeley.com/documents/?uuid=ec6fa2d9-fe9a-495a-bf5b-b1e2d81939f8"]}],"mendeley":{"formattedCitation":"&lt;sup&gt;20&lt;/sup&gt;","plainTextFormattedCitation":"20","previouslyFormattedCitation":"(Xu, 2014)"},"properties":{"noteIndex":0},"schema":"https://github.com/citation-style-language/schema/raw/master/csl-citation.json"}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20</w:t>
      </w:r>
      <w:r w:rsidRPr="00A74A83">
        <w:rPr>
          <w:lang w:val="en-US"/>
        </w:rPr>
        <w:fldChar w:fldCharType="end"/>
      </w:r>
      <w:r w:rsidR="004C5C74" w:rsidRPr="00A74A83">
        <w:rPr>
          <w:lang w:val="en-US"/>
        </w:rPr>
        <w:t>,</w:t>
      </w:r>
      <w:r w:rsidRPr="00A74A83">
        <w:rPr>
          <w:lang w:val="en-US"/>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B63E30" w:rsidRPr="00A74A83">
        <w:rPr>
          <w:lang w:val="en-US"/>
        </w:rPr>
        <w:t xml:space="preserve"> </w:t>
      </w:r>
      <w:r w:rsidRPr="00A74A83">
        <w:rPr>
          <w:lang w:val="en-US"/>
        </w:rPr>
        <w:fldChar w:fldCharType="begin" w:fldLock="1"/>
      </w:r>
      <w:r w:rsidR="00535DCA">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study","type":"article-journal"},"uris":["http://www.mendeley.com/documents/?uuid=acae6824-f8ad-4c03-a09c-c18b98ce6c24"]}],"mendeley":{"formattedCitation":"&lt;sup&gt;21–23&lt;/sup&gt;","plainTextFormattedCitation":"21–23","previouslyFormattedCitation":"(Ambrose, Paul, &amp; Hausdorff, 2013; Bobb et al., 2017; Kelsey et al., 2010)"},"properties":{"noteIndex":0},"schema":"https://github.com/citation-style-language/schema/raw/master/csl-citation.json"}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21–23</w:t>
      </w:r>
      <w:r w:rsidRPr="00A74A83">
        <w:rPr>
          <w:lang w:val="en-US"/>
        </w:rPr>
        <w:fldChar w:fldCharType="end"/>
      </w:r>
      <w:r w:rsidR="00B63E30" w:rsidRPr="00A74A83">
        <w:rPr>
          <w:lang w:val="en-US"/>
        </w:rPr>
        <w:t>.</w:t>
      </w:r>
    </w:p>
    <w:p w14:paraId="4D6E52EF" w14:textId="05370E3B" w:rsidR="0065196B" w:rsidRPr="00A74A83" w:rsidRDefault="0065196B" w:rsidP="00F604E7">
      <w:pPr>
        <w:spacing w:line="480" w:lineRule="auto"/>
        <w:ind w:firstLine="720"/>
        <w:jc w:val="both"/>
        <w:rPr>
          <w:lang w:val="en-US"/>
        </w:rPr>
      </w:pPr>
      <w:r w:rsidRPr="00A74A83">
        <w:rPr>
          <w:lang w:val="en-US"/>
        </w:rPr>
        <w:t>The pathways from anomalous temperature to transport injury are more varied.  Firstly, driving performance deteriorates at higher temperatures</w:t>
      </w:r>
      <w:r w:rsidR="00B63E30" w:rsidRPr="00A74A83">
        <w:rPr>
          <w:lang w:val="en-US"/>
        </w:rPr>
        <w:t xml:space="preserve"> </w:t>
      </w:r>
      <w:r w:rsidRPr="00A74A83">
        <w:rPr>
          <w:lang w:val="en-US"/>
        </w:rPr>
        <w:fldChar w:fldCharType="begin" w:fldLock="1"/>
      </w:r>
      <w:r w:rsidR="00535DCA">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vehicle","type":"article-journal"},"uris":["http://www.mendeley.com/documents/?uuid=7c54f5bd-9900-4c23-8615-e3b38ea96a3c"]}],"mendeley":{"formattedCitation":"&lt;sup&gt;24–27&lt;/sup&gt;","plainTextFormattedCitation":"24–27","previouslyFormattedCitation":"(Daanen, Van De Vliert, &amp; Huang, 2003; Mackie &amp; Hanlon, 1976; Wyon, Wyon, &amp; Norin, 1996; Zlatoper, 1991)"},"properties":{"noteIndex":0},"schema":"https://github.com/citation-style-language/schema/raw/master/csl-citation.json"}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24–27</w:t>
      </w:r>
      <w:r w:rsidRPr="00A74A83">
        <w:rPr>
          <w:lang w:val="en-US"/>
        </w:rPr>
        <w:fldChar w:fldCharType="end"/>
      </w:r>
      <w:r w:rsidR="00B63E30" w:rsidRPr="00A74A83">
        <w:rPr>
          <w:lang w:val="en-US"/>
        </w:rPr>
        <w:t>.</w:t>
      </w:r>
      <w:r w:rsidRPr="00A74A83">
        <w:rPr>
          <w:lang w:val="en-US"/>
        </w:rPr>
        <w:t xml:space="preserve"> Further, alcohol consumption increases during warm temperature anomalies</w:t>
      </w:r>
      <w:r w:rsidR="00B63E30" w:rsidRPr="00A74A83">
        <w:rPr>
          <w:lang w:val="en-US"/>
        </w:rPr>
        <w:t xml:space="preserve"> </w:t>
      </w:r>
      <w:r w:rsidRPr="00A74A83">
        <w:rPr>
          <w:lang w:val="en-US"/>
        </w:rPr>
        <w:fldChar w:fldCharType="begin" w:fldLock="1"/>
      </w:r>
      <w:r w:rsidR="00535DCA">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weather","type":"webpage"},"uris":["http://www.mendeley.com/documents/?uuid=dda94c57-36d7-4273-89b9-81ce115ecbc6"]}],"mendeley":{"formattedCitation":"&lt;sup&gt;28&lt;/sup&gt;","plainTextFormattedCitation":"28","previouslyFormattedCitation":"(Opinium, 2018)"},"properties":{"noteIndex":0},"schema":"https://github.com/citation-style-language/schema/raw/master/csl-citation.json"}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28</w:t>
      </w:r>
      <w:r w:rsidRPr="00A74A83">
        <w:rPr>
          <w:lang w:val="en-US"/>
        </w:rPr>
        <w:fldChar w:fldCharType="end"/>
      </w:r>
      <w:r w:rsidR="00B63E30" w:rsidRPr="00A74A83">
        <w:rPr>
          <w:lang w:val="en-US"/>
        </w:rPr>
        <w:t>,</w:t>
      </w:r>
      <w:r w:rsidRPr="00A74A83">
        <w:rPr>
          <w:lang w:val="en-US"/>
        </w:rPr>
        <w:t xml:space="preserve"> potentially also explaining why teenagers, who are more likely than other age groups to crash while intoxicated</w:t>
      </w:r>
      <w:r w:rsidR="00DB5268" w:rsidRPr="00A74A83">
        <w:rPr>
          <w:lang w:val="en-US"/>
        </w:rPr>
        <w:t xml:space="preserve"> </w:t>
      </w:r>
      <w:r w:rsidRPr="00A74A83">
        <w:rPr>
          <w:lang w:val="en-US"/>
        </w:rPr>
        <w:fldChar w:fldCharType="begin" w:fldLock="1"/>
      </w:r>
      <w:r w:rsidR="00535DCA">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data","type":"article-journal"},"uris":["http://www.mendeley.com/documents/?uuid=38661997-1c1c-49c3-83b3-faea83b805ae"]}],"mendeley":{"formattedCitation":"&lt;sup&gt;29&lt;/sup&gt;","plainTextFormattedCitation":"29","previouslyFormattedCitation":"(Voas, Torres, Romano, &amp; Lacey, 2012)"},"properties":{"noteIndex":0},"schema":"https://github.com/citation-style-language/schema/raw/master/csl-citation.json"}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29</w:t>
      </w:r>
      <w:r w:rsidRPr="00A74A83">
        <w:rPr>
          <w:lang w:val="en-US"/>
        </w:rPr>
        <w:fldChar w:fldCharType="end"/>
      </w:r>
      <w:r w:rsidR="00DB5268" w:rsidRPr="00A74A83">
        <w:rPr>
          <w:lang w:val="en-US"/>
        </w:rPr>
        <w:t>,</w:t>
      </w:r>
      <w:r w:rsidRPr="00A74A83">
        <w:rPr>
          <w:lang w:val="en-US"/>
        </w:rPr>
        <w:t xml:space="preserve"> experience a larger proportional rise in </w:t>
      </w:r>
      <w:r w:rsidR="00D55813" w:rsidRPr="00A74A83">
        <w:rPr>
          <w:lang w:val="en-US"/>
        </w:rPr>
        <w:t xml:space="preserve">deaths from </w:t>
      </w:r>
      <w:r w:rsidRPr="00A74A83">
        <w:rPr>
          <w:lang w:val="en-US"/>
        </w:rPr>
        <w:t xml:space="preserve">transport than older ages when temperatures are anomalously </w:t>
      </w:r>
      <w:r w:rsidRPr="00A74A83">
        <w:rPr>
          <w:lang w:val="en-US"/>
        </w:rPr>
        <w:lastRenderedPageBreak/>
        <w:t>warm. Lastly, warmer temperatures generally increase road traffic in North America</w:t>
      </w:r>
      <w:r w:rsidR="00DB5268" w:rsidRPr="00A74A83">
        <w:rPr>
          <w:lang w:val="en-US"/>
        </w:rPr>
        <w:t xml:space="preserve"> </w:t>
      </w:r>
      <w:r w:rsidRPr="00A74A83">
        <w:rPr>
          <w:lang w:val="en-US"/>
        </w:rPr>
        <w:fldChar w:fldCharType="begin" w:fldLock="1"/>
      </w:r>
      <w:r w:rsidR="00535DCA">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volumes","type":"article-journal"},"uris":["http://www.mendeley.com/documents/?uuid=36c36c60-8d3c-4b43-b6bb-1952364e30c8"]}],"mendeley":{"formattedCitation":"&lt;sup&gt;30–33&lt;/sup&gt;","plainTextFormattedCitation":"30–33","previouslyFormattedCitation":"(Datla, Sahu, Roh, &amp; Sharma, 2013; H.-J. Roh, Datla, &amp; Sharma, 2013; H.-J. Roh, Sahu, Sharma, Datla, &amp; Mehran, 2016; H. J. Roh, Sharma, &amp; Sahu, 2016)"},"properties":{"noteIndex":0},"schema":"https://github.com/citation-style-language/schema/raw/master/csl-citation.json"}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30–33</w:t>
      </w:r>
      <w:r w:rsidRPr="00A74A83">
        <w:rPr>
          <w:lang w:val="en-US"/>
        </w:rPr>
        <w:fldChar w:fldCharType="end"/>
      </w:r>
      <w:r w:rsidR="00DB5268" w:rsidRPr="00A74A83">
        <w:rPr>
          <w:lang w:val="en-US"/>
        </w:rPr>
        <w:t>;</w:t>
      </w:r>
      <w:r w:rsidRPr="00A74A83">
        <w:rPr>
          <w:lang w:val="en-US"/>
        </w:rPr>
        <w:t xml:space="preserve"> With more people generally outdoors in warmer weather</w:t>
      </w:r>
      <w:r w:rsidR="00DB5268" w:rsidRPr="00A74A83">
        <w:rPr>
          <w:lang w:val="en-US"/>
        </w:rPr>
        <w:t xml:space="preserve"> </w:t>
      </w:r>
      <w:r w:rsidRPr="00A74A83">
        <w:rPr>
          <w:lang w:val="en-US"/>
        </w:rPr>
        <w:fldChar w:fldCharType="begin" w:fldLock="1"/>
      </w:r>
      <w:r w:rsidR="00535DCA">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change","type":"article-journal"},"uris":["http://www.mendeley.com/documents/?uuid=e331d2f6-b09f-4d6f-a52e-51c0a2341df7"]}],"mendeley":{"formattedCitation":"&lt;sup&gt;34&lt;/sup&gt;","plainTextFormattedCitation":"34","previouslyFormattedCitation":"(Graff Zivin &amp; Neidell, 2014)"},"properties":{"noteIndex":0},"schema":"https://github.com/citation-style-language/schema/raw/master/csl-citation.json"}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34</w:t>
      </w:r>
      <w:r w:rsidRPr="00A74A83">
        <w:rPr>
          <w:lang w:val="en-US"/>
        </w:rPr>
        <w:fldChar w:fldCharType="end"/>
      </w:r>
      <w:r w:rsidR="00DB5268" w:rsidRPr="00A74A83">
        <w:rPr>
          <w:lang w:val="en-US"/>
        </w:rPr>
        <w:t>,</w:t>
      </w:r>
      <w:r w:rsidRPr="00A74A83">
        <w:rPr>
          <w:lang w:val="en-US"/>
        </w:rPr>
        <w:t xml:space="preserve"> this could lead to more fatal collisions.</w:t>
      </w:r>
    </w:p>
    <w:p w14:paraId="202A3B97" w14:textId="052C2B35" w:rsidR="0065196B" w:rsidRPr="00A74A83" w:rsidRDefault="0065196B" w:rsidP="00A91012">
      <w:pPr>
        <w:spacing w:line="480" w:lineRule="auto"/>
        <w:ind w:firstLine="720"/>
        <w:jc w:val="both"/>
        <w:rPr>
          <w:i/>
          <w:color w:val="000000" w:themeColor="text1"/>
          <w:lang w:val="en-US"/>
        </w:rPr>
      </w:pPr>
      <w:r w:rsidRPr="00A74A83">
        <w:rPr>
          <w:lang w:val="en-US"/>
        </w:rPr>
        <w:t xml:space="preserve">Pathways linking anomalously high temperatures and deaths from assault and </w:t>
      </w:r>
      <w:r w:rsidR="000C077B" w:rsidRPr="00A74A83">
        <w:rPr>
          <w:lang w:val="en-US"/>
        </w:rPr>
        <w:t>suicide</w:t>
      </w:r>
      <w:r w:rsidRPr="00A74A83">
        <w:rPr>
          <w:lang w:val="en-US"/>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D73305" w:rsidRPr="00A74A83">
        <w:rPr>
          <w:lang w:val="en-US"/>
        </w:rPr>
        <w:t xml:space="preserve"> </w:t>
      </w:r>
      <w:r w:rsidRPr="00A74A83">
        <w:rPr>
          <w:lang w:val="en-US"/>
        </w:rPr>
        <w:fldChar w:fldCharType="begin" w:fldLock="1"/>
      </w:r>
      <w:r w:rsidR="00535DCA">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theory","type":"article-journal"},"uris":["http://www.mendeley.com/documents/?uuid=517a4f98-2db3-48b4-85e6-0bda13769666"]}],"mendeley":{"formattedCitation":"&lt;sup&gt;35,36&lt;/sup&gt;","plainTextFormattedCitation":"35,36","previouslyFormattedCitation":"(Glaeser, Sacerdote, &amp; Scheinkman, 1996; Rotton &amp; Cohn, 2003)"},"properties":{"noteIndex":0},"schema":"https://github.com/citation-style-language/schema/raw/master/csl-citation.json"}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35,36</w:t>
      </w:r>
      <w:r w:rsidRPr="00A74A83">
        <w:rPr>
          <w:lang w:val="en-US"/>
        </w:rPr>
        <w:fldChar w:fldCharType="end"/>
      </w:r>
      <w:r w:rsidR="00D73305" w:rsidRPr="00A74A83">
        <w:rPr>
          <w:lang w:val="en-US"/>
        </w:rPr>
        <w:t>.</w:t>
      </w:r>
      <w:r w:rsidRPr="00A74A83">
        <w:rPr>
          <w:lang w:val="en-US"/>
        </w:rPr>
        <w:t xml:space="preserve"> These effects could be compounded by the greater anger levels linked to higher temperatures</w:t>
      </w:r>
      <w:r w:rsidR="00E913D3" w:rsidRPr="00A74A83">
        <w:rPr>
          <w:lang w:val="en-US"/>
        </w:rPr>
        <w:t xml:space="preserve"> </w:t>
      </w:r>
      <w:r w:rsidRPr="00A74A83">
        <w:rPr>
          <w:lang w:val="en-US"/>
        </w:rPr>
        <w:fldChar w:fldCharType="begin" w:fldLock="1"/>
      </w:r>
      <w:r w:rsidR="00535DCA">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aggression","type":"article-journal"},"uris":["http://www.mendeley.com/documents/?uuid=194c6594-6bed-45b8-b5f3-45ceaa11dc7d"]}],"mendeley":{"formattedCitation":"&lt;sup&gt;37,38&lt;/sup&gt;","plainTextFormattedCitation":"37,38","previouslyFormattedCitation":"(Anderson, 1989; Baron &amp; Bell, 1976)"},"properties":{"noteIndex":0},"schema":"https://github.com/citation-style-language/schema/raw/master/csl-citation.json"}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37,38</w:t>
      </w:r>
      <w:r w:rsidRPr="00A74A83">
        <w:rPr>
          <w:lang w:val="en-US"/>
        </w:rPr>
        <w:fldChar w:fldCharType="end"/>
      </w:r>
      <w:r w:rsidR="00E913D3" w:rsidRPr="00A74A83">
        <w:rPr>
          <w:lang w:val="en-US"/>
        </w:rPr>
        <w:t>.</w:t>
      </w:r>
      <w:r w:rsidR="00D55813" w:rsidRPr="00A74A83">
        <w:rPr>
          <w:lang w:val="en-US"/>
        </w:rPr>
        <w:t xml:space="preserve"> </w:t>
      </w:r>
      <w:r w:rsidRPr="00A74A83">
        <w:rPr>
          <w:lang w:val="en-US"/>
        </w:rPr>
        <w:t xml:space="preserve">Regarding </w:t>
      </w:r>
      <w:r w:rsidR="000C077B" w:rsidRPr="00A74A83">
        <w:rPr>
          <w:lang w:val="en-US"/>
        </w:rPr>
        <w:t>suicide</w:t>
      </w:r>
      <w:r w:rsidRPr="00A74A83">
        <w:rPr>
          <w:lang w:val="en-US"/>
        </w:rPr>
        <w:t xml:space="preserve">, higher temperature has been </w:t>
      </w:r>
      <w:r w:rsidR="00400606" w:rsidRPr="00A74A83">
        <w:rPr>
          <w:lang w:val="en-US"/>
        </w:rPr>
        <w:t>hypothesized</w:t>
      </w:r>
      <w:r w:rsidRPr="00A74A83">
        <w:rPr>
          <w:lang w:val="en-US"/>
        </w:rPr>
        <w:t xml:space="preserve"> as associated with higher levels of distress in younger people</w:t>
      </w:r>
      <w:r w:rsidR="00E9409F" w:rsidRPr="00A74A83">
        <w:rPr>
          <w:lang w:val="en-US"/>
        </w:rPr>
        <w:t xml:space="preserve"> </w:t>
      </w:r>
      <w:r w:rsidRPr="00A74A83">
        <w:rPr>
          <w:lang w:val="en-US"/>
        </w:rPr>
        <w:fldChar w:fldCharType="begin" w:fldLock="1"/>
      </w:r>
      <w:r w:rsidR="00535DCA">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health","type":"article-journal","volume":"1"},"uris":["http://www.mendeley.com/documents/?uuid=6cd7a1ec-54f6-4e32-8dac-b8337c27f7ca"]}],"mendeley":{"formattedCitation":"&lt;sup&gt;39&lt;/sup&gt;","plainTextFormattedCitation":"39","previouslyFormattedCitation":"(Majeed &amp; Lee, 2017)"},"properties":{"noteIndex":0},"schema":"https://github.com/citation-style-language/schema/raw/master/csl-citation.json"}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39</w:t>
      </w:r>
      <w:r w:rsidRPr="00A74A83">
        <w:rPr>
          <w:lang w:val="en-US"/>
        </w:rPr>
        <w:fldChar w:fldCharType="end"/>
      </w:r>
      <w:r w:rsidR="00E9409F" w:rsidRPr="00A74A83">
        <w:rPr>
          <w:lang w:val="en-US"/>
        </w:rPr>
        <w:t>.</w:t>
      </w:r>
      <w:r w:rsidRPr="00A74A83">
        <w:rPr>
          <w:lang w:val="en-US"/>
        </w:rPr>
        <w:t xml:space="preserve"> Nonetheless, links between temperature and mental health requires further investigation</w:t>
      </w:r>
      <w:r w:rsidR="00B8349F" w:rsidRPr="00A74A83">
        <w:rPr>
          <w:lang w:val="en-US"/>
        </w:rPr>
        <w:t xml:space="preserve"> </w:t>
      </w:r>
      <w:r w:rsidRPr="00A74A83">
        <w:rPr>
          <w:lang w:val="en-US"/>
        </w:rPr>
        <w:fldChar w:fldCharType="begin" w:fldLock="1"/>
      </w:r>
      <w:r w:rsidR="00535DCA">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health","type":"article"},"uris":["http://www.mendeley.com/documents/?uuid=ec6abdd6-2867-4a23-9c78-c2c5ab8da467"]}],"mendeley":{"formattedCitation":"&lt;sup&gt;40&lt;/sup&gt;","plainTextFormattedCitation":"40","previouslyFormattedCitation":"(Berry, Waite, Dear, Capon, &amp; Murray, 2018)"},"properties":{"noteIndex":0},"schema":"https://github.com/citation-style-language/schema/raw/master/csl-citation.json"}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40</w:t>
      </w:r>
      <w:r w:rsidRPr="00A74A83">
        <w:rPr>
          <w:lang w:val="en-US"/>
        </w:rPr>
        <w:fldChar w:fldCharType="end"/>
      </w:r>
      <w:r w:rsidR="00B8349F" w:rsidRPr="00A74A83">
        <w:rPr>
          <w:lang w:val="en-US"/>
        </w:rPr>
        <w:t>,</w:t>
      </w:r>
      <w:r w:rsidRPr="00A74A83">
        <w:rPr>
          <w:lang w:val="en-US"/>
        </w:rPr>
        <w:t xml:space="preserve"> including whether the relationship varies by age and </w:t>
      </w:r>
      <w:r w:rsidR="00D55813" w:rsidRPr="00A74A83">
        <w:rPr>
          <w:lang w:val="en-US"/>
        </w:rPr>
        <w:t>sex</w:t>
      </w:r>
      <w:r w:rsidRPr="00A74A83">
        <w:rPr>
          <w:lang w:val="en-US"/>
        </w:rPr>
        <w:t>, as indicated by our results.</w:t>
      </w:r>
    </w:p>
    <w:p w14:paraId="299CDFDD" w14:textId="6F3CEE61" w:rsidR="0065196B" w:rsidRPr="00A74A83" w:rsidRDefault="0065196B" w:rsidP="00A91012">
      <w:pPr>
        <w:spacing w:line="480" w:lineRule="auto"/>
        <w:ind w:firstLine="720"/>
        <w:jc w:val="both"/>
        <w:rPr>
          <w:lang w:val="en-US"/>
        </w:rPr>
      </w:pPr>
      <w:r w:rsidRPr="00A74A83">
        <w:rPr>
          <w:lang w:val="en-US"/>
        </w:rPr>
        <w:t xml:space="preserve">The major strength of our study is that we have comprehensively modelled the association of temperature anomaly with injury by type of injury, month, age group and sex. Our measure of temperature anomaly </w:t>
      </w:r>
      <w:r w:rsidR="00400606" w:rsidRPr="00A74A83">
        <w:rPr>
          <w:lang w:val="en-US"/>
        </w:rPr>
        <w:t>internalizes</w:t>
      </w:r>
      <w:r w:rsidRPr="00A74A83">
        <w:rPr>
          <w:lang w:val="en-US"/>
        </w:rPr>
        <w:t xml:space="preserve"> long-term historical experience of each state, and is closer to what climate change may bring about than solely examining daily episo</w:t>
      </w:r>
      <w:r w:rsidR="00C822C2" w:rsidRPr="00A74A83">
        <w:rPr>
          <w:lang w:val="en-US"/>
        </w:rPr>
        <w:t>des,</w:t>
      </w:r>
      <w:r w:rsidRPr="00A74A83">
        <w:rPr>
          <w:lang w:val="en-US"/>
        </w:rPr>
        <w:t xml:space="preserve"> or average temperature to which people have adapted. To </w:t>
      </w:r>
      <w:r w:rsidR="00400606" w:rsidRPr="00A74A83">
        <w:rPr>
          <w:lang w:val="en-US"/>
        </w:rPr>
        <w:t>utilize</w:t>
      </w:r>
      <w:r w:rsidRPr="00A74A83">
        <w:rPr>
          <w:lang w:val="en-US"/>
        </w:rPr>
        <w:t xml:space="preserve"> this metric, we integrated two large disparate national datasets on mortality (US vital statistics) and meteorology (ERA-Interim</w:t>
      </w:r>
      <w:r w:rsidR="00636798" w:rsidRPr="00A74A83">
        <w:rPr>
          <w:lang w:val="en-US"/>
        </w:rPr>
        <w:t xml:space="preserve"> </w:t>
      </w:r>
      <w:r w:rsidRPr="00A74A83">
        <w:rPr>
          <w:lang w:val="en-US"/>
        </w:rPr>
        <w:fldChar w:fldCharType="begin" w:fldLock="1"/>
      </w:r>
      <w:r w:rsidR="00535DCA">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system","type":"article-journal","volume":"137"},"uris":["http://www.mendeley.com/documents/?uuid=2dc32501-062e-4955-84f4-53dcfc5ad1bb"]}],"mendeley":{"formattedCitation":"&lt;sup&gt;12&lt;/sup&gt;","plainTextFormattedCitation":"12","previouslyFormattedCitation":"(Dee et al., 2011)"},"properties":{"noteIndex":0},"schema":"https://github.com/citation-style-language/schema/raw/master/csl-citation.json"}</w:instrText>
      </w:r>
      <w:r w:rsidRPr="00A74A83">
        <w:rPr>
          <w:lang w:val="en-US"/>
        </w:rPr>
        <w:fldChar w:fldCharType="separate"/>
      </w:r>
      <w:r w:rsidR="00535DCA" w:rsidRPr="00535DCA">
        <w:rPr>
          <w:noProof/>
          <w:vertAlign w:val="superscript"/>
          <w:lang w:val="en-US"/>
        </w:rPr>
        <w:t>12</w:t>
      </w:r>
      <w:r w:rsidRPr="00A74A83">
        <w:rPr>
          <w:lang w:val="en-US"/>
        </w:rPr>
        <w:fldChar w:fldCharType="end"/>
      </w:r>
      <w:r w:rsidRPr="00A74A83">
        <w:rPr>
          <w:lang w:val="en-US"/>
        </w:rPr>
        <w:t xml:space="preserve">), and developed a bespoke Bayesian </w:t>
      </w:r>
      <w:proofErr w:type="spellStart"/>
      <w:r w:rsidRPr="00A74A83">
        <w:rPr>
          <w:lang w:val="en-US"/>
        </w:rPr>
        <w:t>spatio</w:t>
      </w:r>
      <w:proofErr w:type="spellEnd"/>
      <w:r w:rsidRPr="00A74A83">
        <w:rPr>
          <w:lang w:val="en-US"/>
        </w:rPr>
        <w:t xml:space="preserve">-temporal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30833F56" w14:textId="77777777" w:rsidR="00DF1ED9" w:rsidRPr="00A74A83" w:rsidRDefault="0065196B" w:rsidP="00DF1ED9">
      <w:pPr>
        <w:spacing w:line="480" w:lineRule="auto"/>
        <w:ind w:firstLine="720"/>
        <w:jc w:val="both"/>
        <w:rPr>
          <w:lang w:val="en-US"/>
        </w:rPr>
      </w:pPr>
      <w:r w:rsidRPr="00A74A83">
        <w:rPr>
          <w:lang w:val="en-US"/>
        </w:rPr>
        <w:t xml:space="preserve">Our work highlights how deaths from injuries are currently susceptible to temperature anomalies </w:t>
      </w:r>
      <w:r w:rsidR="00C822C2" w:rsidRPr="00A74A83">
        <w:rPr>
          <w:lang w:val="en-US"/>
        </w:rPr>
        <w:t>and</w:t>
      </w:r>
      <w:r w:rsidRPr="00A74A83">
        <w:rPr>
          <w:lang w:val="en-US"/>
        </w:rPr>
        <w:t xml:space="preserve"> could also be modified by rising temperatures resulting from climate change, unless countered by social and health system interventions that mitigate these impacts. Though absolute impacts on mortality are modest, some groups, especially men in young to middle-</w:t>
      </w:r>
      <w:r w:rsidRPr="00A74A83">
        <w:rPr>
          <w:lang w:val="en-US"/>
        </w:rPr>
        <w:lastRenderedPageBreak/>
        <w:t xml:space="preserve">ages, will experience larger impacts. </w:t>
      </w:r>
      <w:r w:rsidR="00F52C65" w:rsidRPr="00A74A83">
        <w:rPr>
          <w:lang w:val="en-US"/>
        </w:rPr>
        <w:t>Therefore,</w:t>
      </w:r>
      <w:r w:rsidRPr="00A74A83">
        <w:rPr>
          <w:lang w:val="en-US"/>
        </w:rPr>
        <w:t xml:space="preserve"> a combination of public health interventions that broadly target injuries in these groups – for example targeted messaging for younger males on the risks of transport injury</w:t>
      </w:r>
      <w:r w:rsidR="00574DB7" w:rsidRPr="00A74A83">
        <w:rPr>
          <w:lang w:val="en-US"/>
        </w:rPr>
        <w:t xml:space="preserve"> and drowning</w:t>
      </w:r>
      <w:r w:rsidRPr="00A74A83">
        <w:rPr>
          <w:lang w:val="en-US"/>
        </w:rPr>
        <w:t xml:space="preserve"> – and those that trigger in relation to forecasted high temperature periods – for example more</w:t>
      </w:r>
      <w:r w:rsidR="00574DB7" w:rsidRPr="00A74A83">
        <w:rPr>
          <w:lang w:val="en-US"/>
        </w:rPr>
        <w:t xml:space="preserve"> </w:t>
      </w:r>
      <w:r w:rsidR="006174C6" w:rsidRPr="00A74A83">
        <w:rPr>
          <w:lang w:val="en-US"/>
        </w:rPr>
        <w:t>targeted</w:t>
      </w:r>
      <w:r w:rsidRPr="00A74A83">
        <w:rPr>
          <w:lang w:val="en-US"/>
        </w:rPr>
        <w:t xml:space="preserve"> </w:t>
      </w:r>
      <w:r w:rsidR="00574DB7" w:rsidRPr="00A74A83">
        <w:rPr>
          <w:lang w:val="en-US"/>
        </w:rPr>
        <w:t xml:space="preserve">blood </w:t>
      </w:r>
      <w:r w:rsidRPr="00A74A83">
        <w:rPr>
          <w:lang w:val="en-US"/>
        </w:rPr>
        <w:t>alcohol level checks – should be a public health priority.</w:t>
      </w:r>
    </w:p>
    <w:p w14:paraId="3FB43D95" w14:textId="77777777" w:rsidR="00DF1ED9" w:rsidRPr="00A74A83" w:rsidRDefault="00DF1ED9" w:rsidP="00DF1ED9">
      <w:pPr>
        <w:spacing w:line="480" w:lineRule="auto"/>
        <w:ind w:firstLine="720"/>
        <w:jc w:val="both"/>
        <w:rPr>
          <w:lang w:val="en-US"/>
        </w:rPr>
      </w:pPr>
    </w:p>
    <w:p w14:paraId="3C9C20C0" w14:textId="362189E7" w:rsidR="0065196B" w:rsidRPr="00A74A83" w:rsidRDefault="00DF1ED9" w:rsidP="00DF1ED9">
      <w:pPr>
        <w:spacing w:line="480" w:lineRule="auto"/>
        <w:jc w:val="both"/>
        <w:rPr>
          <w:lang w:val="en-US"/>
        </w:rPr>
      </w:pPr>
      <w:r w:rsidRPr="00A74A83">
        <w:rPr>
          <w:b/>
          <w:lang w:val="en-US"/>
        </w:rPr>
        <w:t>C</w:t>
      </w:r>
      <w:r w:rsidR="0065196B" w:rsidRPr="00A74A83">
        <w:rPr>
          <w:b/>
          <w:lang w:val="en-US"/>
        </w:rPr>
        <w:t>ontributions</w:t>
      </w:r>
    </w:p>
    <w:p w14:paraId="4CA1498E" w14:textId="6D551724" w:rsidR="0065196B" w:rsidRPr="00A74A83" w:rsidRDefault="0065196B" w:rsidP="00DF1ED9">
      <w:pPr>
        <w:spacing w:line="480" w:lineRule="auto"/>
        <w:ind w:firstLine="720"/>
        <w:jc w:val="both"/>
        <w:rPr>
          <w:lang w:val="en-US"/>
        </w:rPr>
      </w:pPr>
      <w:r w:rsidRPr="00A74A83">
        <w:rPr>
          <w:lang w:val="en-US"/>
        </w:rPr>
        <w:t>All authors contributed to study concept, analytical approach, and interpretation of results. RP</w:t>
      </w:r>
      <w:r w:rsidR="00AE1180" w:rsidRPr="00A74A83">
        <w:rPr>
          <w:lang w:val="en-US"/>
        </w:rPr>
        <w:t>, GD</w:t>
      </w:r>
      <w:r w:rsidRPr="00A74A83">
        <w:rPr>
          <w:lang w:val="en-US"/>
        </w:rPr>
        <w:t xml:space="preserve"> and ME collated and </w:t>
      </w:r>
      <w:r w:rsidR="00400606" w:rsidRPr="00A74A83">
        <w:rPr>
          <w:lang w:val="en-US"/>
        </w:rPr>
        <w:t>organized</w:t>
      </w:r>
      <w:r w:rsidRPr="00A74A83">
        <w:rPr>
          <w:lang w:val="en-US"/>
        </w:rPr>
        <w:t xml:space="preserve"> mortality files. RP performed the analysis, with input from </w:t>
      </w:r>
      <w:r w:rsidR="00AE1180" w:rsidRPr="00A74A83">
        <w:rPr>
          <w:lang w:val="en-US"/>
        </w:rPr>
        <w:t>other authors</w:t>
      </w:r>
      <w:r w:rsidRPr="00A74A83">
        <w:rPr>
          <w:lang w:val="en-US"/>
        </w:rPr>
        <w:t xml:space="preserve">. RP and ME wrote the first draft of the paper; other authors contributed to revising and </w:t>
      </w:r>
      <w:r w:rsidR="004951FD" w:rsidRPr="00A74A83">
        <w:rPr>
          <w:lang w:val="en-US"/>
        </w:rPr>
        <w:t>finalizing</w:t>
      </w:r>
      <w:r w:rsidRPr="00A74A83">
        <w:rPr>
          <w:lang w:val="en-US"/>
        </w:rPr>
        <w:t xml:space="preserve"> the paper.</w:t>
      </w:r>
    </w:p>
    <w:p w14:paraId="628FA453" w14:textId="77777777" w:rsidR="0065196B" w:rsidRPr="00A74A83" w:rsidRDefault="0065196B" w:rsidP="0065196B">
      <w:pPr>
        <w:spacing w:line="480" w:lineRule="auto"/>
        <w:jc w:val="both"/>
        <w:rPr>
          <w:lang w:val="en-US"/>
        </w:rPr>
      </w:pPr>
    </w:p>
    <w:p w14:paraId="4FAE507C" w14:textId="77777777" w:rsidR="00DF1ED9" w:rsidRPr="00A74A83" w:rsidRDefault="00DF1ED9" w:rsidP="00DF1ED9">
      <w:pPr>
        <w:pStyle w:val="Acknowledgement"/>
        <w:spacing w:before="0" w:line="480" w:lineRule="auto"/>
        <w:ind w:left="0" w:firstLine="0"/>
        <w:jc w:val="both"/>
        <w:rPr>
          <w:b/>
          <w:szCs w:val="22"/>
        </w:rPr>
      </w:pPr>
      <w:r w:rsidRPr="00A74A83">
        <w:rPr>
          <w:b/>
          <w:szCs w:val="22"/>
        </w:rPr>
        <w:t>Conflict of interest</w:t>
      </w:r>
    </w:p>
    <w:p w14:paraId="190CF69F" w14:textId="4D6DAC81" w:rsidR="0065196B" w:rsidRPr="00A620DD" w:rsidRDefault="0065196B" w:rsidP="00A620DD">
      <w:pPr>
        <w:pStyle w:val="Acknowledgement"/>
        <w:spacing w:before="0" w:line="480" w:lineRule="auto"/>
        <w:ind w:left="0" w:firstLine="720"/>
        <w:jc w:val="both"/>
        <w:rPr>
          <w:szCs w:val="22"/>
        </w:rPr>
      </w:pPr>
      <w:r w:rsidRPr="00A74A83">
        <w:t xml:space="preserve">ME reports a charitable grant from AstraZeneca Young Health </w:t>
      </w:r>
      <w:proofErr w:type="spellStart"/>
      <w:r w:rsidRPr="00A74A83">
        <w:t>Programme</w:t>
      </w:r>
      <w:proofErr w:type="spellEnd"/>
      <w:r w:rsidRPr="00A74A83">
        <w:t xml:space="preserve">, and personal fees from Prudential, </w:t>
      </w:r>
      <w:proofErr w:type="spellStart"/>
      <w:r w:rsidRPr="00A74A83">
        <w:t>Scor</w:t>
      </w:r>
      <w:proofErr w:type="spellEnd"/>
      <w:r w:rsidRPr="00A74A83">
        <w:t>, and Third Bridge, all outside the submitted work; all other authors declare no competing interests.</w:t>
      </w:r>
      <w:r w:rsidRPr="00A74A83">
        <w:rPr>
          <w:b/>
          <w:color w:val="000000" w:themeColor="text1"/>
        </w:rPr>
        <w:br w:type="page"/>
      </w:r>
    </w:p>
    <w:p w14:paraId="4D8CBCE2" w14:textId="26FE8DD9" w:rsidR="00A2681D" w:rsidRPr="00A74A83" w:rsidRDefault="0065196B">
      <w:pPr>
        <w:spacing w:line="480" w:lineRule="auto"/>
        <w:jc w:val="both"/>
        <w:rPr>
          <w:color w:val="000000" w:themeColor="text1"/>
          <w:lang w:val="en-US"/>
        </w:rPr>
        <w:sectPr w:rsidR="00A2681D" w:rsidRPr="00A74A83" w:rsidSect="00DB3899">
          <w:footerReference w:type="even" r:id="rId13"/>
          <w:footerReference w:type="default" r:id="rId14"/>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1. </w:t>
      </w:r>
      <w:r w:rsidRPr="00A74A83">
        <w:rPr>
          <w:color w:val="000000" w:themeColor="text1"/>
          <w:lang w:val="en-US"/>
        </w:rPr>
        <w:t xml:space="preserve">Number of injury deaths, by type of unintentional (transport, falls, drownings, and other) and intentional (assault and </w:t>
      </w:r>
      <w:r w:rsidR="000C077B" w:rsidRPr="00A74A83">
        <w:rPr>
          <w:color w:val="000000" w:themeColor="text1"/>
          <w:lang w:val="en-US"/>
        </w:rPr>
        <w:t>suicide</w:t>
      </w:r>
      <w:r w:rsidRPr="00A74A83">
        <w:rPr>
          <w:color w:val="000000" w:themeColor="text1"/>
          <w:lang w:val="en-US"/>
        </w:rPr>
        <w:t>) injury, by sex and age group in the contiguous USA for 1980-2016</w:t>
      </w:r>
      <w:r w:rsidR="006D1D0F" w:rsidRPr="00A74A83">
        <w:rPr>
          <w:color w:val="000000" w:themeColor="text1"/>
          <w:lang w:val="en-US"/>
        </w:rPr>
        <w:t>.</w:t>
      </w:r>
      <w:r w:rsidR="006D1D0F" w:rsidRPr="00A74A83" w:rsidDel="006D1D0F">
        <w:rPr>
          <w:color w:val="000000" w:themeColor="text1"/>
          <w:lang w:val="en-US"/>
        </w:rPr>
        <w:t xml:space="preserve"> </w:t>
      </w:r>
    </w:p>
    <w:p w14:paraId="4F49C20A" w14:textId="24ED7564" w:rsidR="00A2681D" w:rsidRPr="00A74A83" w:rsidRDefault="005D53B0" w:rsidP="002960A3">
      <w:pPr>
        <w:suppressLineNumbers/>
        <w:spacing w:line="480" w:lineRule="auto"/>
        <w:jc w:val="both"/>
        <w:rPr>
          <w:color w:val="000000" w:themeColor="text1"/>
          <w:lang w:val="en-US"/>
        </w:rPr>
        <w:sectPr w:rsidR="00A2681D" w:rsidRPr="00A74A83" w:rsidSect="00DB3899">
          <w:type w:val="continuous"/>
          <w:pgSz w:w="16840" w:h="11900" w:orient="landscape"/>
          <w:pgMar w:top="720" w:right="720" w:bottom="720" w:left="720" w:header="720" w:footer="720" w:gutter="0"/>
          <w:cols w:space="720"/>
          <w:docGrid w:linePitch="360"/>
        </w:sectPr>
      </w:pPr>
      <w:r w:rsidRPr="00A74A83">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388475" cy="6642100"/>
                    </a:xfrm>
                    <a:prstGeom prst="rect">
                      <a:avLst/>
                    </a:prstGeom>
                  </pic:spPr>
                </pic:pic>
              </a:graphicData>
            </a:graphic>
          </wp:inline>
        </w:drawing>
      </w:r>
    </w:p>
    <w:bookmarkEnd w:id="39"/>
    <w:p w14:paraId="3B20E121" w14:textId="06A76837" w:rsidR="00597A2E" w:rsidRPr="00A74A83" w:rsidRDefault="0065196B" w:rsidP="0065196B">
      <w:pPr>
        <w:spacing w:line="480" w:lineRule="auto"/>
        <w:jc w:val="both"/>
        <w:rPr>
          <w:color w:val="000000" w:themeColor="text1"/>
          <w:lang w:val="en-US"/>
        </w:rPr>
        <w:sectPr w:rsidR="00597A2E"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2. </w:t>
      </w:r>
      <w:r w:rsidRPr="00A74A83">
        <w:rPr>
          <w:color w:val="000000" w:themeColor="text1"/>
          <w:lang w:val="en-US"/>
        </w:rPr>
        <w:t>National age-</w:t>
      </w:r>
      <w:r w:rsidR="00400606" w:rsidRPr="00A74A83">
        <w:rPr>
          <w:color w:val="000000" w:themeColor="text1"/>
          <w:lang w:val="en-US"/>
        </w:rPr>
        <w:t>standardized</w:t>
      </w:r>
      <w:r w:rsidRPr="00A74A83">
        <w:rPr>
          <w:color w:val="000000" w:themeColor="text1"/>
          <w:lang w:val="en-US"/>
        </w:rPr>
        <w:t xml:space="preserve"> death rates from 1980 to 2016, by type of injury</w:t>
      </w:r>
      <w:r w:rsidR="006C1E89">
        <w:rPr>
          <w:color w:val="000000" w:themeColor="text1"/>
          <w:lang w:val="en-US"/>
        </w:rPr>
        <w:t>, sex</w:t>
      </w:r>
      <w:r w:rsidRPr="00A74A83">
        <w:rPr>
          <w:color w:val="000000" w:themeColor="text1"/>
          <w:lang w:val="en-US"/>
        </w:rPr>
        <w:t xml:space="preserve"> and month.</w:t>
      </w:r>
    </w:p>
    <w:p w14:paraId="6B9F2ED4" w14:textId="121533D0" w:rsidR="00597A2E" w:rsidRPr="00A74A83" w:rsidRDefault="00A95EC9" w:rsidP="002960A3">
      <w:pPr>
        <w:suppressLineNumbers/>
        <w:spacing w:line="480" w:lineRule="auto"/>
        <w:jc w:val="both"/>
        <w:rPr>
          <w:b/>
          <w:color w:val="000000" w:themeColor="text1"/>
          <w:lang w:val="en-US"/>
        </w:rPr>
        <w:sectPr w:rsidR="00597A2E" w:rsidRPr="00A74A83" w:rsidSect="00DB3899">
          <w:type w:val="continuous"/>
          <w:pgSz w:w="16840" w:h="11900" w:orient="landscape"/>
          <w:pgMar w:top="720" w:right="720" w:bottom="720" w:left="720" w:header="720" w:footer="720" w:gutter="0"/>
          <w:cols w:space="720"/>
          <w:docGrid w:linePitch="360"/>
        </w:sectPr>
      </w:pPr>
      <w:r w:rsidRPr="00A74A83">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7DC367F5" w14:textId="77777777" w:rsidR="00597A2E" w:rsidRPr="00A74A83" w:rsidRDefault="0065196B">
      <w:pPr>
        <w:spacing w:line="480" w:lineRule="auto"/>
        <w:jc w:val="both"/>
        <w:rPr>
          <w:color w:val="000000" w:themeColor="text1"/>
          <w:lang w:val="en-US"/>
        </w:rPr>
        <w:sectPr w:rsidR="00597A2E"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3. </w:t>
      </w:r>
      <w:r w:rsidRPr="00A74A83">
        <w:rPr>
          <w:color w:val="000000" w:themeColor="text1"/>
          <w:lang w:val="en-US"/>
        </w:rPr>
        <w:t>Graphic representation of</w:t>
      </w:r>
      <w:r w:rsidRPr="00A74A83">
        <w:rPr>
          <w:b/>
          <w:color w:val="000000" w:themeColor="text1"/>
          <w:lang w:val="en-US"/>
        </w:rPr>
        <w:t xml:space="preserve"> </w:t>
      </w:r>
      <w:r w:rsidRPr="00A74A83">
        <w:rPr>
          <w:color w:val="000000" w:themeColor="text1"/>
          <w:lang w:val="en-US"/>
        </w:rPr>
        <w:t xml:space="preserve">temperature anomaly measure used in the analysis. The graph shows how monthly temperatures in July two example states (Florida </w:t>
      </w:r>
      <w:r w:rsidR="00E512CF" w:rsidRPr="00A74A83">
        <w:rPr>
          <w:color w:val="000000" w:themeColor="text1"/>
          <w:lang w:val="en-US"/>
        </w:rPr>
        <w:t xml:space="preserve">in red </w:t>
      </w:r>
      <w:r w:rsidRPr="00A74A83">
        <w:rPr>
          <w:color w:val="000000" w:themeColor="text1"/>
          <w:lang w:val="en-US"/>
        </w:rPr>
        <w:t xml:space="preserve">and </w:t>
      </w:r>
      <w:r w:rsidR="00710E1D" w:rsidRPr="00A74A83">
        <w:rPr>
          <w:color w:val="000000" w:themeColor="text1"/>
          <w:lang w:val="en-US"/>
        </w:rPr>
        <w:t>Minnesota</w:t>
      </w:r>
      <w:r w:rsidR="00E512CF" w:rsidRPr="00A74A83">
        <w:rPr>
          <w:color w:val="000000" w:themeColor="text1"/>
          <w:lang w:val="en-US"/>
        </w:rPr>
        <w:t xml:space="preserve"> in blue</w:t>
      </w:r>
      <w:r w:rsidRPr="00A74A83">
        <w:rPr>
          <w:color w:val="000000" w:themeColor="text1"/>
          <w:lang w:val="en-US"/>
        </w:rPr>
        <w:t>) (left panel) for 1980-2016 are used to calculate temperature anomalies. As seen, a warmer state like F</w:t>
      </w:r>
      <w:r w:rsidR="001B2697" w:rsidRPr="00A74A83">
        <w:rPr>
          <w:color w:val="000000" w:themeColor="text1"/>
          <w:lang w:val="en-US"/>
        </w:rPr>
        <w:t>lorida (top right) can have a smaller</w:t>
      </w:r>
      <w:r w:rsidRPr="00A74A83">
        <w:rPr>
          <w:color w:val="000000" w:themeColor="text1"/>
          <w:lang w:val="en-US"/>
        </w:rPr>
        <w:t xml:space="preserve"> inter-annual variation in a particular month (here, July) compared with a cooler state like </w:t>
      </w:r>
      <w:r w:rsidR="00710E1D" w:rsidRPr="00A74A83">
        <w:rPr>
          <w:color w:val="000000" w:themeColor="text1"/>
          <w:lang w:val="en-US"/>
        </w:rPr>
        <w:t xml:space="preserve">Minnesota </w:t>
      </w:r>
      <w:r w:rsidRPr="00A74A83">
        <w:rPr>
          <w:color w:val="000000" w:themeColor="text1"/>
          <w:lang w:val="en-US"/>
        </w:rPr>
        <w:t>(bottom right).</w:t>
      </w:r>
    </w:p>
    <w:p w14:paraId="0C15AB50" w14:textId="16395AA8" w:rsidR="00597A2E" w:rsidRPr="00A74A83" w:rsidRDefault="007B1AC4" w:rsidP="002960A3">
      <w:pPr>
        <w:suppressLineNumbers/>
        <w:spacing w:line="480" w:lineRule="auto"/>
        <w:jc w:val="both"/>
        <w:rPr>
          <w:color w:val="000000" w:themeColor="text1"/>
          <w:lang w:val="en-US"/>
        </w:rPr>
        <w:sectPr w:rsidR="00597A2E" w:rsidRPr="00A74A83" w:rsidSect="00DB3899">
          <w:type w:val="continuous"/>
          <w:pgSz w:w="16840" w:h="11900" w:orient="landscape"/>
          <w:pgMar w:top="720" w:right="720" w:bottom="720" w:left="720" w:header="720" w:footer="720" w:gutter="0"/>
          <w:cols w:space="720"/>
          <w:docGrid w:linePitch="360"/>
        </w:sectPr>
      </w:pPr>
      <w:ins w:id="57" w:author="Robbie Parks" w:date="2019-04-24T16:21:00Z">
        <w:r>
          <w:rPr>
            <w:noProof/>
            <w:color w:val="000000" w:themeColor="text1"/>
            <w:lang w:val="en-US"/>
          </w:rPr>
          <w:lastRenderedPageBreak/>
          <w:pict w14:anchorId="21DF6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sers/rmiparks/git/mortality/USA/state/write_ups/02_monthly_injury_temperature_paper/figures/01_nature_climate_change/Figures 2019 04 24/Figure3 2019 03 05.pdf" style="width:739pt;height:523pt;mso-width-percent:0;mso-height-percent:0;mso-width-percent:0;mso-height-percent:0"/>
          </w:pict>
        </w:r>
      </w:ins>
    </w:p>
    <w:p w14:paraId="05ADD035" w14:textId="77777777" w:rsidR="008E66EB" w:rsidRPr="00A74A83" w:rsidRDefault="0065196B" w:rsidP="00D378F4">
      <w:pPr>
        <w:spacing w:line="480" w:lineRule="auto"/>
        <w:jc w:val="both"/>
        <w:rPr>
          <w:color w:val="000000" w:themeColor="text1"/>
          <w:lang w:val="en-US"/>
        </w:rPr>
        <w:sectPr w:rsidR="008E66EB"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 xml:space="preserve">Figure 4. </w:t>
      </w:r>
      <w:r w:rsidRPr="00A74A83">
        <w:rPr>
          <w:color w:val="000000" w:themeColor="text1"/>
          <w:lang w:val="en-US"/>
        </w:rPr>
        <w:t>Average size of temperature anomaly (</w:t>
      </w:r>
      <w:r w:rsidRPr="00A74A83">
        <w:rPr>
          <w:bCs/>
          <w:color w:val="000000" w:themeColor="text1"/>
          <w:lang w:val="en-US"/>
        </w:rPr>
        <w:t>°C)</w:t>
      </w:r>
      <w:r w:rsidR="00C1740D" w:rsidRPr="00A74A83">
        <w:rPr>
          <w:color w:val="000000" w:themeColor="text1"/>
          <w:lang w:val="en-US"/>
        </w:rPr>
        <w:t xml:space="preserve"> from 1980 to 2016,</w:t>
      </w:r>
      <w:r w:rsidRPr="00A74A83">
        <w:rPr>
          <w:color w:val="000000" w:themeColor="text1"/>
          <w:lang w:val="en-US"/>
        </w:rPr>
        <w:t xml:space="preserve"> by state and month.</w:t>
      </w:r>
      <w:r w:rsidR="00B05E64" w:rsidRPr="00A74A83">
        <w:rPr>
          <w:color w:val="000000" w:themeColor="text1"/>
          <w:lang w:val="en-US"/>
        </w:rPr>
        <w:t xml:space="preserve"> The </w:t>
      </w:r>
      <w:r w:rsidR="0084099F" w:rsidRPr="00A74A83">
        <w:rPr>
          <w:color w:val="000000" w:themeColor="text1"/>
          <w:lang w:val="en-US"/>
        </w:rPr>
        <w:t xml:space="preserve">value </w:t>
      </w:r>
      <w:r w:rsidR="00B05E64" w:rsidRPr="00A74A83">
        <w:rPr>
          <w:color w:val="000000" w:themeColor="text1"/>
          <w:lang w:val="en-US"/>
        </w:rPr>
        <w:t xml:space="preserve">for each state and month is </w:t>
      </w:r>
      <w:r w:rsidR="005608E9" w:rsidRPr="00A74A83">
        <w:rPr>
          <w:color w:val="000000" w:themeColor="text1"/>
          <w:lang w:val="en-US"/>
        </w:rPr>
        <w:t>the</w:t>
      </w:r>
      <w:r w:rsidR="00B05E64" w:rsidRPr="00A74A83">
        <w:rPr>
          <w:color w:val="000000" w:themeColor="text1"/>
          <w:lang w:val="en-US"/>
        </w:rPr>
        <w:t xml:space="preserve"> </w:t>
      </w:r>
      <w:r w:rsidR="006B1683" w:rsidRPr="00A74A83">
        <w:rPr>
          <w:color w:val="000000" w:themeColor="text1"/>
          <w:lang w:val="en-US"/>
        </w:rPr>
        <w:t>mean</w:t>
      </w:r>
      <w:r w:rsidR="00B05E64" w:rsidRPr="00A74A83">
        <w:rPr>
          <w:color w:val="000000" w:themeColor="text1"/>
          <w:lang w:val="en-US"/>
        </w:rPr>
        <w:t xml:space="preserve"> of the </w:t>
      </w:r>
      <w:r w:rsidR="0084099F" w:rsidRPr="00A74A83">
        <w:rPr>
          <w:color w:val="000000" w:themeColor="text1"/>
          <w:lang w:val="en-US"/>
        </w:rPr>
        <w:t xml:space="preserve">absolute </w:t>
      </w:r>
      <w:r w:rsidR="00D07F9F" w:rsidRPr="00A74A83">
        <w:rPr>
          <w:color w:val="000000" w:themeColor="text1"/>
          <w:lang w:val="en-US"/>
        </w:rPr>
        <w:t>size</w:t>
      </w:r>
      <w:r w:rsidR="00C06426" w:rsidRPr="00A74A83">
        <w:rPr>
          <w:color w:val="000000" w:themeColor="text1"/>
          <w:lang w:val="en-US"/>
        </w:rPr>
        <w:t xml:space="preserve"> </w:t>
      </w:r>
      <w:r w:rsidR="00D07F9F" w:rsidRPr="00A74A83">
        <w:rPr>
          <w:color w:val="000000" w:themeColor="text1"/>
          <w:lang w:val="en-US"/>
        </w:rPr>
        <w:t xml:space="preserve">of </w:t>
      </w:r>
      <w:r w:rsidR="0084099F" w:rsidRPr="00A74A83">
        <w:rPr>
          <w:color w:val="000000" w:themeColor="text1"/>
          <w:lang w:val="en-US"/>
        </w:rPr>
        <w:t>anomaly</w:t>
      </w:r>
      <w:r w:rsidR="00EC1B4B" w:rsidRPr="00A74A83">
        <w:rPr>
          <w:color w:val="000000" w:themeColor="text1"/>
          <w:lang w:val="en-US"/>
        </w:rPr>
        <w:t>,</w:t>
      </w:r>
      <w:r w:rsidR="0084099F" w:rsidRPr="00A74A83">
        <w:rPr>
          <w:color w:val="000000" w:themeColor="text1"/>
          <w:lang w:val="en-US"/>
        </w:rPr>
        <w:t xml:space="preserve"> be it cold or warm,</w:t>
      </w:r>
      <w:r w:rsidR="00EC1B4B" w:rsidRPr="00A74A83">
        <w:rPr>
          <w:color w:val="000000" w:themeColor="text1"/>
          <w:lang w:val="en-US"/>
        </w:rPr>
        <w:t xml:space="preserve"> </w:t>
      </w:r>
      <w:r w:rsidR="0084099F" w:rsidRPr="00A74A83">
        <w:rPr>
          <w:color w:val="000000" w:themeColor="text1"/>
          <w:lang w:val="en-US"/>
        </w:rPr>
        <w:t xml:space="preserve">and hence </w:t>
      </w:r>
      <w:r w:rsidR="00EC1B4B" w:rsidRPr="00A74A83">
        <w:rPr>
          <w:color w:val="000000" w:themeColor="text1"/>
          <w:lang w:val="en-US"/>
        </w:rPr>
        <w:t>giv</w:t>
      </w:r>
      <w:r w:rsidR="0084099F" w:rsidRPr="00A74A83">
        <w:rPr>
          <w:color w:val="000000" w:themeColor="text1"/>
          <w:lang w:val="en-US"/>
        </w:rPr>
        <w:t>es</w:t>
      </w:r>
      <w:r w:rsidR="00EC1B4B" w:rsidRPr="00A74A83">
        <w:rPr>
          <w:color w:val="000000" w:themeColor="text1"/>
          <w:lang w:val="en-US"/>
        </w:rPr>
        <w:t xml:space="preserve"> an indication of the </w:t>
      </w:r>
      <w:r w:rsidR="00803C13" w:rsidRPr="00A74A83">
        <w:rPr>
          <w:color w:val="000000" w:themeColor="text1"/>
          <w:lang w:val="en-US"/>
        </w:rPr>
        <w:t xml:space="preserve">scale of </w:t>
      </w:r>
      <w:r w:rsidR="0084099F" w:rsidRPr="00A74A83">
        <w:rPr>
          <w:color w:val="000000" w:themeColor="text1"/>
          <w:lang w:val="en-US"/>
        </w:rPr>
        <w:t>anom</w:t>
      </w:r>
      <w:r w:rsidR="00695719" w:rsidRPr="00A74A83">
        <w:rPr>
          <w:color w:val="000000" w:themeColor="text1"/>
          <w:lang w:val="en-US"/>
        </w:rPr>
        <w:t>a</w:t>
      </w:r>
      <w:r w:rsidR="0084099F" w:rsidRPr="00A74A83">
        <w:rPr>
          <w:color w:val="000000" w:themeColor="text1"/>
          <w:lang w:val="en-US"/>
        </w:rPr>
        <w:t>lies</w:t>
      </w:r>
      <w:r w:rsidR="0026389E" w:rsidRPr="00A74A83">
        <w:rPr>
          <w:color w:val="000000" w:themeColor="text1"/>
          <w:lang w:val="en-US"/>
        </w:rPr>
        <w:t xml:space="preserve"> </w:t>
      </w:r>
      <w:r w:rsidR="00D07F9F" w:rsidRPr="00A74A83">
        <w:rPr>
          <w:color w:val="000000" w:themeColor="text1"/>
          <w:lang w:val="en-US"/>
        </w:rPr>
        <w:t>around the</w:t>
      </w:r>
      <w:r w:rsidR="00164CC4" w:rsidRPr="00A74A83">
        <w:rPr>
          <w:color w:val="000000" w:themeColor="text1"/>
          <w:lang w:val="en-US"/>
        </w:rPr>
        <w:t xml:space="preserve"> norm</w:t>
      </w:r>
      <w:r w:rsidR="005C2A42" w:rsidRPr="00A74A83">
        <w:rPr>
          <w:color w:val="000000" w:themeColor="text1"/>
          <w:lang w:val="en-US"/>
        </w:rPr>
        <w:t xml:space="preserve"> local</w:t>
      </w:r>
      <w:r w:rsidR="00164CC4" w:rsidRPr="00A74A83">
        <w:rPr>
          <w:color w:val="000000" w:themeColor="text1"/>
          <w:lang w:val="en-US"/>
        </w:rPr>
        <w:t xml:space="preserve"> temperatures.</w:t>
      </w:r>
    </w:p>
    <w:p w14:paraId="3B8182D6" w14:textId="17D8DDFF" w:rsidR="008E66EB" w:rsidRPr="00A74A83" w:rsidRDefault="007B1AC4" w:rsidP="002960A3">
      <w:pPr>
        <w:suppressLineNumbers/>
        <w:spacing w:line="480" w:lineRule="auto"/>
        <w:jc w:val="both"/>
        <w:rPr>
          <w:b/>
          <w:color w:val="000000" w:themeColor="text1"/>
          <w:lang w:val="en-US"/>
        </w:rPr>
        <w:sectPr w:rsidR="008E66EB" w:rsidRPr="00A74A83" w:rsidSect="00DB3899">
          <w:type w:val="continuous"/>
          <w:pgSz w:w="11900" w:h="16840"/>
          <w:pgMar w:top="720" w:right="720" w:bottom="720" w:left="720" w:header="720" w:footer="720" w:gutter="0"/>
          <w:cols w:space="720"/>
          <w:docGrid w:linePitch="360"/>
        </w:sectPr>
      </w:pPr>
      <w:ins w:id="58" w:author="Robbie Parks" w:date="2019-04-24T16:21:00Z">
        <w:r>
          <w:rPr>
            <w:b/>
            <w:noProof/>
            <w:color w:val="000000" w:themeColor="text1"/>
            <w:lang w:val="en-US"/>
          </w:rPr>
          <w:lastRenderedPageBreak/>
          <w:pict w14:anchorId="7E3DB287">
            <v:shape id="_x0000_i1026" type="#_x0000_t75" alt="/Users/rmiparks/git/mortality/USA/state/write_ups/02_monthly_injury_temperature_paper/figures/01_nature_climate_change/Figures 2019 04 24/Figure4 2019 02 27.pdf" style="width:523pt;height:739pt;mso-width-percent:0;mso-height-percent:0;mso-width-percent:0;mso-height-percent:0"/>
          </w:pict>
        </w:r>
      </w:ins>
    </w:p>
    <w:p w14:paraId="3DCB3395" w14:textId="77777777" w:rsidR="008E66EB" w:rsidRPr="00A74A83" w:rsidRDefault="00DD4894">
      <w:pPr>
        <w:spacing w:line="480" w:lineRule="auto"/>
        <w:jc w:val="both"/>
        <w:rPr>
          <w:color w:val="000000" w:themeColor="text1"/>
          <w:lang w:val="en-US"/>
        </w:rPr>
        <w:sectPr w:rsidR="008E66EB" w:rsidRPr="00A74A83" w:rsidSect="00DB3899">
          <w:type w:val="continuous"/>
          <w:pgSz w:w="11900" w:h="16840"/>
          <w:pgMar w:top="1440" w:right="1440" w:bottom="1440" w:left="1440" w:header="720" w:footer="720" w:gutter="0"/>
          <w:cols w:space="720"/>
          <w:docGrid w:linePitch="360"/>
        </w:sectPr>
      </w:pPr>
      <w:r w:rsidRPr="00A74A83">
        <w:rPr>
          <w:b/>
          <w:color w:val="000000" w:themeColor="text1"/>
          <w:lang w:val="en-US"/>
        </w:rPr>
        <w:lastRenderedPageBreak/>
        <w:t>Figure 5.</w:t>
      </w:r>
      <w:r w:rsidRPr="00A74A83">
        <w:rPr>
          <w:color w:val="000000" w:themeColor="text1"/>
          <w:lang w:val="en-US"/>
        </w:rPr>
        <w:t xml:space="preserve"> Additional annual injury deaths for the 2016 US population in year in which each month was +</w:t>
      </w:r>
      <w:r w:rsidRPr="00A74A83">
        <w:rPr>
          <w:rFonts w:eastAsia="Times New Roman"/>
          <w:bCs/>
          <w:color w:val="222222"/>
          <w:shd w:val="clear" w:color="auto" w:fill="FFFFFF"/>
          <w:lang w:val="en-US"/>
        </w:rPr>
        <w:t>1</w:t>
      </w:r>
      <w:r w:rsidRPr="00A74A83">
        <w:rPr>
          <w:bCs/>
          <w:color w:val="000000" w:themeColor="text1"/>
          <w:lang w:val="en-US"/>
        </w:rPr>
        <w:t>°C</w:t>
      </w:r>
      <w:r w:rsidRPr="00A74A83">
        <w:rPr>
          <w:color w:val="000000" w:themeColor="text1"/>
          <w:lang w:val="en-US"/>
        </w:rPr>
        <w:t xml:space="preserve"> </w:t>
      </w:r>
      <w:r w:rsidR="00607AE4" w:rsidRPr="00A74A83">
        <w:rPr>
          <w:color w:val="000000" w:themeColor="text1"/>
          <w:lang w:val="en-US"/>
        </w:rPr>
        <w:t xml:space="preserve">warmer </w:t>
      </w:r>
      <w:r w:rsidRPr="00A74A83">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A74A83" w:rsidRDefault="004D7673" w:rsidP="002960A3">
      <w:pPr>
        <w:suppressLineNumbers/>
        <w:spacing w:line="480" w:lineRule="auto"/>
        <w:jc w:val="both"/>
        <w:rPr>
          <w:lang w:val="en-US"/>
        </w:rPr>
        <w:sectPr w:rsidR="00D83CCD" w:rsidRPr="00A74A83" w:rsidSect="00DB3899">
          <w:type w:val="continuous"/>
          <w:pgSz w:w="16840" w:h="11900" w:orient="landscape"/>
          <w:pgMar w:top="720" w:right="720" w:bottom="720" w:left="720" w:header="720" w:footer="720" w:gutter="0"/>
          <w:cols w:space="720"/>
          <w:docGrid w:linePitch="360"/>
        </w:sectPr>
      </w:pPr>
      <w:r w:rsidRPr="00A74A83">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7">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A74A83" w:rsidRDefault="00A620DD" w:rsidP="00A620DD">
      <w:pPr>
        <w:spacing w:line="480" w:lineRule="auto"/>
        <w:jc w:val="both"/>
        <w:rPr>
          <w:b/>
          <w:lang w:val="en-US"/>
        </w:rPr>
      </w:pPr>
      <w:r w:rsidRPr="00A74A83">
        <w:rPr>
          <w:b/>
          <w:lang w:val="en-US"/>
        </w:rPr>
        <w:lastRenderedPageBreak/>
        <w:t>References</w:t>
      </w:r>
    </w:p>
    <w:p w14:paraId="19272F6A"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A74A83">
        <w:rPr>
          <w:b/>
          <w:lang w:val="en-US"/>
        </w:rPr>
        <w:fldChar w:fldCharType="begin" w:fldLock="1"/>
      </w:r>
      <w:r w:rsidRPr="00A74A83">
        <w:rPr>
          <w:b/>
          <w:lang w:val="en-US"/>
        </w:rPr>
        <w:instrText xml:space="preserve">ADDIN Mendeley Bibliography CSL_BIBLIOGRAPHY </w:instrText>
      </w:r>
      <w:r w:rsidRPr="00A74A83">
        <w:rPr>
          <w:b/>
          <w:lang w:val="en-US"/>
        </w:rPr>
        <w:fldChar w:fldCharType="separate"/>
      </w:r>
      <w:r w:rsidRPr="00535DCA">
        <w:rPr>
          <w:noProof/>
          <w:lang w:val="en-US"/>
        </w:rPr>
        <w:t xml:space="preserve">1. </w:t>
      </w:r>
      <w:r w:rsidRPr="00535DCA">
        <w:rPr>
          <w:noProof/>
          <w:lang w:val="en-US"/>
        </w:rPr>
        <w:tab/>
        <w:t>McMichael AJ, Woodruff RE, Hales S. Climate change and human health: Present and future risks. Lancet. 2006;</w:t>
      </w:r>
    </w:p>
    <w:p w14:paraId="0F52B43A"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 </w:t>
      </w:r>
      <w:r w:rsidRPr="00535DCA">
        <w:rPr>
          <w:noProof/>
          <w:lang w:val="en-US"/>
        </w:rPr>
        <w:tab/>
        <w:t xml:space="preserve">Smith KR, Woodward A, Campbell-Lendrum D, et al. Human health: Impacts, adaptation, and co-benefits. In: Climate Change 2014 Impacts, Adaptation and Vulnerability: Part A: Global and Sectoral Aspects. 2015. </w:t>
      </w:r>
    </w:p>
    <w:p w14:paraId="72D8C9D1"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 </w:t>
      </w:r>
      <w:r w:rsidRPr="00535DCA">
        <w:rPr>
          <w:noProof/>
          <w:lang w:val="en-US"/>
        </w:rPr>
        <w:tab/>
        <w:t xml:space="preserve">Haines A, Ebi K. The imperative for climate action to protect health. N Engl J Med 2019;(380):263–73. </w:t>
      </w:r>
    </w:p>
    <w:p w14:paraId="01C35256"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4. </w:t>
      </w:r>
      <w:r w:rsidRPr="00535DCA">
        <w:rPr>
          <w:noProof/>
          <w:lang w:val="en-US"/>
        </w:rPr>
        <w:tab/>
        <w:t xml:space="preserve">Watts N, Amann M, Arnell N, et al. The 2018 report of the Lancet Countdown on health and climate change: shaping health of nations for centuries to come. Lancet 2018;6736(18):1–4. </w:t>
      </w:r>
    </w:p>
    <w:p w14:paraId="3D3A670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5. </w:t>
      </w:r>
      <w:r w:rsidRPr="00535DCA">
        <w:rPr>
          <w:noProof/>
          <w:lang w:val="en-US"/>
        </w:rPr>
        <w:tab/>
        <w:t>Huang C, Barnett AG, Wang X, Vaneckova P, Fitzgerald G, Tong S. Projecting future heat-related mortality under climate change scenarios: A systematic review. Environ. Health Perspect. 2011;</w:t>
      </w:r>
    </w:p>
    <w:p w14:paraId="048EB9A9"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6. </w:t>
      </w:r>
      <w:r w:rsidRPr="00535DCA">
        <w:rPr>
          <w:noProof/>
          <w:lang w:val="en-US"/>
        </w:rPr>
        <w:tab/>
        <w:t>Gasparrini A, Guo Y, Sera F, et al. Projections of temperature-related excess mortality under climate change scenarios. Lancet Planet Heal 2017;</w:t>
      </w:r>
    </w:p>
    <w:p w14:paraId="72752B29"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7. </w:t>
      </w:r>
      <w:r w:rsidRPr="00535DCA">
        <w:rPr>
          <w:noProof/>
          <w:lang w:val="en-US"/>
        </w:rPr>
        <w:tab/>
        <w:t>Burke M, González F, Baylis P, et al. Higher temperatures increase suicide rates in the United States and Mexico. Nat Clim Chang 2018;</w:t>
      </w:r>
    </w:p>
    <w:p w14:paraId="1405A887"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8. </w:t>
      </w:r>
      <w:r w:rsidRPr="00535DCA">
        <w:rPr>
          <w:noProof/>
          <w:lang w:val="en-US"/>
        </w:rPr>
        <w:tab/>
        <w:t>Rey G, Jougla E, Fouillet A, et al. The impact of major heat waves on all-cause and cause-specific mortality in France from 1971 to 2003. Int Arch Occup Environ Health 2007;</w:t>
      </w:r>
    </w:p>
    <w:p w14:paraId="381EF46C"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9. </w:t>
      </w:r>
      <w:r w:rsidRPr="00535DCA">
        <w:rPr>
          <w:noProof/>
          <w:lang w:val="en-US"/>
        </w:rPr>
        <w:tab/>
        <w:t>Orru H, Åström DO. Increases in external cause mortality due to high and low temperatures: evidence from northeastern Europe. Int J Biometeorol 2017;</w:t>
      </w:r>
    </w:p>
    <w:p w14:paraId="1693A19D"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10. </w:t>
      </w:r>
      <w:r w:rsidRPr="00535DCA">
        <w:rPr>
          <w:noProof/>
          <w:lang w:val="en-US"/>
        </w:rPr>
        <w:tab/>
        <w:t xml:space="preserve">Parks RM, Bennett JE, Foreman KJ, Toumi R, Ezzati M. National and regional seasonal dynamics of all-cause and cause-specific mortality in the USA from 1980 to 2016. Elife </w:t>
      </w:r>
      <w:r w:rsidRPr="00535DCA">
        <w:rPr>
          <w:noProof/>
          <w:lang w:val="en-US"/>
        </w:rPr>
        <w:lastRenderedPageBreak/>
        <w:t>[Internet] 2018;7. Available from: https://elifesciences.org/articles/35500</w:t>
      </w:r>
    </w:p>
    <w:p w14:paraId="38ABB75D"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11. </w:t>
      </w:r>
      <w:r w:rsidRPr="00535DCA">
        <w:rPr>
          <w:noProof/>
          <w:lang w:val="en-US"/>
        </w:rPr>
        <w:tab/>
        <w:t xml:space="preserve">Rau R. Seasonality in human mortality. A demographic approach. Wirtschafts- und Sozialwissenschaftlichen Fak 2004;PhD:361. </w:t>
      </w:r>
    </w:p>
    <w:p w14:paraId="2EA62E86"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12. </w:t>
      </w:r>
      <w:r w:rsidRPr="00535DCA">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385385F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13. </w:t>
      </w:r>
      <w:r w:rsidRPr="00535DCA">
        <w:rPr>
          <w:noProof/>
          <w:lang w:val="en-US"/>
        </w:rPr>
        <w:tab/>
        <w:t xml:space="preserve">Wallace JM, Hobbs P V. Atmospheric science: An introductory survey: Second edition. 2006. </w:t>
      </w:r>
    </w:p>
    <w:p w14:paraId="774688C0"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14. </w:t>
      </w:r>
      <w:r w:rsidRPr="00535DCA">
        <w:rPr>
          <w:noProof/>
          <w:lang w:val="en-US"/>
        </w:rPr>
        <w:tab/>
        <w:t>Lozano R, Naghavi M, Foreman K, et al. Global and regional mortality from 235 causes of death for 20 age groups in 1990 and 2010: A systematic analysis for the Global Burden of Disease Study 2010. Lancet 2012;</w:t>
      </w:r>
    </w:p>
    <w:p w14:paraId="67F926E8"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15. </w:t>
      </w:r>
      <w:r w:rsidRPr="00535DCA">
        <w:rPr>
          <w:noProof/>
          <w:lang w:val="en-US"/>
        </w:rPr>
        <w:tab/>
        <w:t>IPCC. IPCC special report on the impacts of global warming of 1.5 °C - Summary for policy makers. 2018;(October 2018). Available from: http://www.ipcc.ch/report/sr15/</w:t>
      </w:r>
    </w:p>
    <w:p w14:paraId="5C56878B"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16. </w:t>
      </w:r>
      <w:r w:rsidRPr="00535DCA">
        <w:rPr>
          <w:noProof/>
          <w:lang w:val="en-US"/>
        </w:rPr>
        <w:tab/>
        <w:t>Shi L, Kloog I, Zanobetti A, Liu P, Schwartz JD. Impacts of temperature and its variability on mortality in New England. Nat Clim Chang [Internet] 2015;5(11):988–91. Available from: http://www.nature.com/doifinder/10.1038/nclimate2704</w:t>
      </w:r>
    </w:p>
    <w:p w14:paraId="7E9AC399"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17. </w:t>
      </w:r>
      <w:r w:rsidRPr="00535DCA">
        <w:rPr>
          <w:noProof/>
          <w:lang w:val="en-US"/>
        </w:rPr>
        <w:tab/>
        <w:t xml:space="preserve">Gasparrini A, Guo Y, Hashizume M, et al. Mortality risk attributable to high and low ambient temperature: A multicountry observational study. Lancet 2015;386(9991):369–75. </w:t>
      </w:r>
    </w:p>
    <w:p w14:paraId="124EB83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18. </w:t>
      </w:r>
      <w:r w:rsidRPr="00535DCA">
        <w:rPr>
          <w:noProof/>
          <w:lang w:val="en-US"/>
        </w:rPr>
        <w:tab/>
        <w:t xml:space="preserve">Ye X, Wolff R, Yu W, Vaneckova P, Pan X, Tong S. Ambient temperature and morbidity: a review of epidemiological evidence. Environ Health Perspect 2012;120(1):19–28. </w:t>
      </w:r>
    </w:p>
    <w:p w14:paraId="70FD3A7E"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19. </w:t>
      </w:r>
      <w:r w:rsidRPr="00535DCA">
        <w:rPr>
          <w:noProof/>
          <w:lang w:val="en-US"/>
        </w:rPr>
        <w:tab/>
        <w:t xml:space="preserve">Basu R. High ambient temperature and mortality: A review of epidemiologic studies from 2001 to 2008. Environ Heal A Glob Access Sci Source 2009;8(1):40. </w:t>
      </w:r>
    </w:p>
    <w:p w14:paraId="3DB9D5EE"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lastRenderedPageBreak/>
        <w:t xml:space="preserve">20. </w:t>
      </w:r>
      <w:r w:rsidRPr="00535DCA">
        <w:rPr>
          <w:noProof/>
          <w:lang w:val="en-US"/>
        </w:rPr>
        <w:tab/>
        <w:t>Xu J. Unintentional drowning deaths in the United States, 1999-2010. NCHS Data Brief 2014;</w:t>
      </w:r>
    </w:p>
    <w:p w14:paraId="1D50E381"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21. </w:t>
      </w:r>
      <w:r w:rsidRPr="00535DCA">
        <w:rPr>
          <w:noProof/>
          <w:lang w:val="en-US"/>
        </w:rPr>
        <w:tab/>
        <w:t>Ambrose AF, Paul G, Hausdorff JM. Risk factors for falls among older adults: A review of the literature. Maturitas. 2013;</w:t>
      </w:r>
    </w:p>
    <w:p w14:paraId="43348FC0"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22. </w:t>
      </w:r>
      <w:r w:rsidRPr="00535DCA">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527B81F4"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23. </w:t>
      </w:r>
      <w:r w:rsidRPr="00535DCA">
        <w:rPr>
          <w:noProof/>
          <w:lang w:val="en-US"/>
        </w:rPr>
        <w:tab/>
        <w:t>Kelsey JL, Berry SD, Procter-Gray E, et al. Indoor and outdoor falls in older adults are different: The maintenance of balance, independent living, intellect, and zest in the elderly of boston study. J Am Geriatr Soc 2010;</w:t>
      </w:r>
    </w:p>
    <w:p w14:paraId="6735593C"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24. </w:t>
      </w:r>
      <w:r w:rsidRPr="00535DCA">
        <w:rPr>
          <w:noProof/>
          <w:lang w:val="en-US"/>
        </w:rPr>
        <w:tab/>
        <w:t>Daanen HAM, Van De Vliert E, Huang X. Driving performance in cold, warm, and thermoneutral environments. Appl Ergon 2003;</w:t>
      </w:r>
    </w:p>
    <w:p w14:paraId="04AD4CB6"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25. </w:t>
      </w:r>
      <w:r w:rsidRPr="00535DCA">
        <w:rPr>
          <w:noProof/>
          <w:lang w:val="en-US"/>
        </w:rPr>
        <w:tab/>
        <w:t>Zlatoper TJ. Determinants of motor vehicle deaths in the United States: A cross-sectional analysis. Accid Anal Prev 1991;</w:t>
      </w:r>
    </w:p>
    <w:p w14:paraId="0764838A"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26. </w:t>
      </w:r>
      <w:r w:rsidRPr="00535DCA">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3616F90F"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27. </w:t>
      </w:r>
      <w:r w:rsidRPr="00535DCA">
        <w:rPr>
          <w:noProof/>
          <w:lang w:val="en-US"/>
        </w:rPr>
        <w:tab/>
        <w:t>Wyon DP, Wyon I, Norin F. Effects of moderate heat stress on driver vigilance in a moving vehicle. Ergonomics 1996;</w:t>
      </w:r>
    </w:p>
    <w:p w14:paraId="2A5D8992"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28. </w:t>
      </w:r>
      <w:r w:rsidRPr="00535DCA">
        <w:rPr>
          <w:noProof/>
          <w:lang w:val="en-US"/>
        </w:rPr>
        <w:tab/>
        <w:t>Opinium. Brits drink more alcohol in warmer weather [Internet]. Opinium.co.uk. 2018 [cited 2019 Jan 10];Available from: https://www.opinium.co.uk/brits-drink-more-alcohol-in-warmer-weather/</w:t>
      </w:r>
    </w:p>
    <w:p w14:paraId="617366B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29. </w:t>
      </w:r>
      <w:r w:rsidRPr="00535DCA">
        <w:rPr>
          <w:noProof/>
          <w:lang w:val="en-US"/>
        </w:rPr>
        <w:tab/>
        <w:t>Voas RB, Torres P, Romano E, Lacey JH. Alcohol-related risk of driver fatalities: An update using 2007 data. J Stud Alcohol Drugs 2012;</w:t>
      </w:r>
    </w:p>
    <w:p w14:paraId="2337D7DE"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30. </w:t>
      </w:r>
      <w:r w:rsidRPr="00535DCA">
        <w:rPr>
          <w:noProof/>
          <w:lang w:val="en-US"/>
        </w:rPr>
        <w:tab/>
        <w:t xml:space="preserve">Datla S, Sahu P, Roh H-J, Sharma S. A comprehensive analysis of the association of </w:t>
      </w:r>
      <w:r w:rsidRPr="00535DCA">
        <w:rPr>
          <w:noProof/>
          <w:lang w:val="en-US"/>
        </w:rPr>
        <w:lastRenderedPageBreak/>
        <w:t>highway traffic with winter weather conditions. Procedia - Soc Behav Sci 2013;</w:t>
      </w:r>
    </w:p>
    <w:p w14:paraId="30611646"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31. </w:t>
      </w:r>
      <w:r w:rsidRPr="00535DCA">
        <w:rPr>
          <w:noProof/>
          <w:lang w:val="en-US"/>
        </w:rPr>
        <w:tab/>
        <w:t>Roh H-J, Sahu PK, Sharma S, Datla S, Mehran B. Statistical investigations of snowfall and temperature interaction with passenger car and truck traffic on primary highways in Canada. J Cold Reg Eng 2016;</w:t>
      </w:r>
    </w:p>
    <w:p w14:paraId="17A03EDE"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32. </w:t>
      </w:r>
      <w:r w:rsidRPr="00535DCA">
        <w:rPr>
          <w:noProof/>
          <w:lang w:val="en-US"/>
        </w:rPr>
        <w:tab/>
        <w:t>Roh H-J, Datla S, Sharma S. Effect of snow, temperature and their interaction on highway truck traffic. J Transp Techn 2013;</w:t>
      </w:r>
    </w:p>
    <w:p w14:paraId="79989067"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33. </w:t>
      </w:r>
      <w:r w:rsidRPr="00535DCA">
        <w:rPr>
          <w:noProof/>
          <w:lang w:val="en-US"/>
        </w:rPr>
        <w:tab/>
        <w:t>Roh HJ, Sharma S, Sahu PK. Modeling snow and cold effects for classified highway traffic volumes. KSCE J Civ Eng 2016;</w:t>
      </w:r>
    </w:p>
    <w:p w14:paraId="6CE8C3BD"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34. </w:t>
      </w:r>
      <w:r w:rsidRPr="00535DCA">
        <w:rPr>
          <w:noProof/>
          <w:lang w:val="en-US"/>
        </w:rPr>
        <w:tab/>
        <w:t>Graff Zivin J, Neidell M. Temperature and the allocation of time: Implications for climate change. J Labor Econ 2014;</w:t>
      </w:r>
    </w:p>
    <w:p w14:paraId="38AA2179"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35. </w:t>
      </w:r>
      <w:r w:rsidRPr="00535DCA">
        <w:rPr>
          <w:noProof/>
          <w:lang w:val="en-US"/>
        </w:rPr>
        <w:tab/>
        <w:t>Glaeser EL, Sacerdote B, Scheinkman JA. Crime and social interactions. Q J Econ 1996;</w:t>
      </w:r>
    </w:p>
    <w:p w14:paraId="71D2E384"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36. </w:t>
      </w:r>
      <w:r w:rsidRPr="00535DCA">
        <w:rPr>
          <w:noProof/>
          <w:lang w:val="en-US"/>
        </w:rPr>
        <w:tab/>
        <w:t>Rotton J, Cohn EG. Global warming and U.S. crime rates: An application of routine activity theory. Environ Behav 2003;</w:t>
      </w:r>
    </w:p>
    <w:p w14:paraId="426F2083"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37. </w:t>
      </w:r>
      <w:r w:rsidRPr="00535DCA">
        <w:rPr>
          <w:noProof/>
          <w:lang w:val="en-US"/>
        </w:rPr>
        <w:tab/>
        <w:t>Anderson CA. Temperature and aggression: Ubiquitous effects of heat on occurrence of human violence. Psychol Bull 1989;</w:t>
      </w:r>
    </w:p>
    <w:p w14:paraId="3C3F083F"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38. </w:t>
      </w:r>
      <w:r w:rsidRPr="00535DCA">
        <w:rPr>
          <w:noProof/>
          <w:lang w:val="en-US"/>
        </w:rPr>
        <w:tab/>
        <w:t>Baron RA, Bell PA. Aggression and heat: The influence of ambient temperature, negative affect, and a cooling drink on physical aggression. J Pers Soc Psychol 1976;</w:t>
      </w:r>
    </w:p>
    <w:p w14:paraId="592C3DBD" w14:textId="77777777" w:rsidR="00A620DD" w:rsidRPr="00535DCA" w:rsidRDefault="00A620DD" w:rsidP="00A620DD">
      <w:pPr>
        <w:widowControl w:val="0"/>
        <w:autoSpaceDE w:val="0"/>
        <w:autoSpaceDN w:val="0"/>
        <w:adjustRightInd w:val="0"/>
        <w:spacing w:line="480" w:lineRule="auto"/>
        <w:ind w:left="640" w:hanging="640"/>
        <w:jc w:val="both"/>
        <w:rPr>
          <w:noProof/>
          <w:lang w:val="en-US"/>
        </w:rPr>
      </w:pPr>
      <w:r w:rsidRPr="00535DCA">
        <w:rPr>
          <w:noProof/>
          <w:lang w:val="en-US"/>
        </w:rPr>
        <w:t xml:space="preserve">39. </w:t>
      </w:r>
      <w:r w:rsidRPr="00535DCA">
        <w:rPr>
          <w:noProof/>
          <w:lang w:val="en-US"/>
        </w:rPr>
        <w:tab/>
        <w:t>Majeed H, Lee J. The impact of climate change on youth depression and mental health. Lancet Planet Heal [Internet] 2017;1(3):e94–5. Available from: http://linkinghub.elsevier.com/retrieve/pii/S2542519617300451</w:t>
      </w:r>
    </w:p>
    <w:p w14:paraId="1149683C" w14:textId="77777777" w:rsidR="00A620DD" w:rsidRPr="00535DCA" w:rsidRDefault="00A620DD" w:rsidP="00A620DD">
      <w:pPr>
        <w:widowControl w:val="0"/>
        <w:autoSpaceDE w:val="0"/>
        <w:autoSpaceDN w:val="0"/>
        <w:adjustRightInd w:val="0"/>
        <w:spacing w:line="480" w:lineRule="auto"/>
        <w:ind w:left="640" w:hanging="640"/>
        <w:jc w:val="both"/>
        <w:rPr>
          <w:noProof/>
        </w:rPr>
      </w:pPr>
      <w:r w:rsidRPr="00535DCA">
        <w:rPr>
          <w:noProof/>
          <w:lang w:val="en-US"/>
        </w:rPr>
        <w:t xml:space="preserve">40. </w:t>
      </w:r>
      <w:r w:rsidRPr="00535DCA">
        <w:rPr>
          <w:noProof/>
          <w:lang w:val="en-US"/>
        </w:rPr>
        <w:tab/>
        <w:t>Berry HL, Waite TD, Dear KBG, Capon AG, Murray V. The case for systems thinking about climate change and mental health. Nat. Clim. Chang. 2018;</w:t>
      </w:r>
    </w:p>
    <w:p w14:paraId="0F6AA8A0" w14:textId="483080D7" w:rsidR="00C16BDD" w:rsidRPr="00A74A83" w:rsidRDefault="00A620DD" w:rsidP="00A620DD">
      <w:pPr>
        <w:suppressLineNumbers/>
        <w:spacing w:line="480" w:lineRule="auto"/>
        <w:jc w:val="both"/>
        <w:rPr>
          <w:lang w:val="en-US"/>
        </w:rPr>
      </w:pPr>
      <w:r w:rsidRPr="00A74A83">
        <w:rPr>
          <w:b/>
          <w:lang w:val="en-US"/>
        </w:rPr>
        <w:fldChar w:fldCharType="end"/>
      </w:r>
    </w:p>
    <w:sectPr w:rsidR="00C16BDD" w:rsidRPr="00A74A83" w:rsidSect="00DB3899">
      <w:footerReference w:type="even" r:id="rId18"/>
      <w:footerReference w:type="default" r:id="rId19"/>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05-10T20:33:00Z" w:initials="EM">
    <w:p w14:paraId="02E9934C" w14:textId="34ECD083" w:rsidR="002F1D41" w:rsidRDefault="002F1D41">
      <w:pPr>
        <w:pStyle w:val="CommentText"/>
      </w:pPr>
      <w:r>
        <w:rPr>
          <w:rStyle w:val="CommentReference"/>
        </w:rPr>
        <w:annotationRef/>
      </w:r>
      <w:r>
        <w:t>Go through very carefully and make sure this is a coherent and clear and clean paper</w:t>
      </w:r>
    </w:p>
  </w:comment>
  <w:comment w:id="2" w:author="Ezzati, Majid" w:date="2019-05-10T20:34:00Z" w:initials="EM">
    <w:p w14:paraId="459F2CD2" w14:textId="6AB94066" w:rsidR="002F1D41" w:rsidRDefault="002F1D41">
      <w:pPr>
        <w:pStyle w:val="CommentText"/>
      </w:pPr>
      <w:r>
        <w:rPr>
          <w:rStyle w:val="CommentReference"/>
        </w:rPr>
        <w:annotationRef/>
      </w:r>
      <w:r>
        <w:t>repeats</w:t>
      </w:r>
    </w:p>
  </w:comment>
  <w:comment w:id="7" w:author="Ezzati, Majid" w:date="2019-05-10T20:36:00Z" w:initials="EM">
    <w:p w14:paraId="366EC035" w14:textId="471ECA49" w:rsidR="00422055" w:rsidRDefault="00422055">
      <w:pPr>
        <w:pStyle w:val="CommentText"/>
      </w:pPr>
      <w:r>
        <w:rPr>
          <w:rStyle w:val="CommentReference"/>
        </w:rPr>
        <w:annotationRef/>
      </w:r>
      <w:r>
        <w:t>figures in proper order</w:t>
      </w:r>
    </w:p>
  </w:comment>
  <w:comment w:id="25" w:author="Ezzati, Majid" w:date="2019-05-10T20:41:00Z" w:initials="EM">
    <w:p w14:paraId="2B25AF4E" w14:textId="78D75C7E" w:rsidR="00422055" w:rsidRDefault="00422055">
      <w:pPr>
        <w:pStyle w:val="CommentText"/>
      </w:pPr>
      <w:r>
        <w:rPr>
          <w:rStyle w:val="CommentReference"/>
        </w:rPr>
        <w:annotationRef/>
      </w:r>
      <w:r>
        <w:t xml:space="preserve">work into the appendix or </w:t>
      </w:r>
      <w:proofErr w:type="spellStart"/>
      <w:r>
        <w:t>morelikely</w:t>
      </w:r>
      <w:proofErr w:type="spellEnd"/>
      <w:r>
        <w:t xml:space="preserve"> drop as it repeats what is there</w:t>
      </w:r>
    </w:p>
  </w:comment>
  <w:comment w:id="37" w:author="Ezzati, Majid" w:date="2019-05-10T20:35:00Z" w:initials="EM">
    <w:p w14:paraId="42440FC5" w14:textId="4771219C" w:rsidR="00422055" w:rsidRDefault="00422055">
      <w:pPr>
        <w:pStyle w:val="CommentText"/>
      </w:pPr>
      <w:r>
        <w:rPr>
          <w:rStyle w:val="CommentReference"/>
        </w:rPr>
        <w:annotationRef/>
      </w:r>
      <w:r>
        <w:t>move to appendix after INLA sentences</w:t>
      </w:r>
    </w:p>
  </w:comment>
  <w:comment w:id="38" w:author="Ezzati, Majid" w:date="2019-05-10T20:35:00Z" w:initials="EM">
    <w:p w14:paraId="23BCD6F6" w14:textId="31704306" w:rsidR="00422055" w:rsidRDefault="00422055">
      <w:pPr>
        <w:pStyle w:val="CommentText"/>
      </w:pPr>
      <w:r>
        <w:rPr>
          <w:rStyle w:val="CommentReference"/>
        </w:rPr>
        <w:annotationRef/>
      </w:r>
      <w:r>
        <w:t>move completely to appendix</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2E9934C" w15:done="0"/>
  <w15:commentEx w15:paraId="459F2CD2" w15:done="0"/>
  <w15:commentEx w15:paraId="366EC035" w15:done="0"/>
  <w15:commentEx w15:paraId="2B25AF4E" w15:done="0"/>
  <w15:commentEx w15:paraId="42440FC5" w15:done="0"/>
  <w15:commentEx w15:paraId="23BCD6F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8AF45A7" w16cid:durableId="2080439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C95DE8" w14:textId="77777777" w:rsidR="007B1AC4" w:rsidRDefault="007B1AC4">
      <w:r>
        <w:separator/>
      </w:r>
    </w:p>
  </w:endnote>
  <w:endnote w:type="continuationSeparator" w:id="0">
    <w:p w14:paraId="6487309E" w14:textId="77777777" w:rsidR="007B1AC4" w:rsidRDefault="007B1AC4">
      <w:r>
        <w:continuationSeparator/>
      </w:r>
    </w:p>
  </w:endnote>
  <w:endnote w:type="continuationNotice" w:id="1">
    <w:p w14:paraId="74635E01" w14:textId="77777777" w:rsidR="007B1AC4" w:rsidRDefault="007B1A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4CD877" w14:textId="02416F5E"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4929">
      <w:rPr>
        <w:rStyle w:val="PageNumber"/>
        <w:noProof/>
      </w:rPr>
      <w:t>16</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1B4DDDD9"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2055">
      <w:rPr>
        <w:rStyle w:val="PageNumber"/>
        <w:noProof/>
      </w:rPr>
      <w:t>28</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744ECF" w14:textId="77777777" w:rsidR="007B1AC4" w:rsidRDefault="007B1AC4">
      <w:r>
        <w:separator/>
      </w:r>
    </w:p>
  </w:footnote>
  <w:footnote w:type="continuationSeparator" w:id="0">
    <w:p w14:paraId="237D8A3C" w14:textId="77777777" w:rsidR="007B1AC4" w:rsidRDefault="007B1AC4">
      <w:r>
        <w:continuationSeparator/>
      </w:r>
    </w:p>
  </w:footnote>
  <w:footnote w:type="continuationNotice" w:id="1">
    <w:p w14:paraId="321E57A3" w14:textId="77777777" w:rsidR="007B1AC4" w:rsidRDefault="007B1AC4"/>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1349E"/>
    <w:rsid w:val="000138ED"/>
    <w:rsid w:val="00014C80"/>
    <w:rsid w:val="00015C8E"/>
    <w:rsid w:val="00025B49"/>
    <w:rsid w:val="000330EC"/>
    <w:rsid w:val="00040AAF"/>
    <w:rsid w:val="0005577D"/>
    <w:rsid w:val="000607DA"/>
    <w:rsid w:val="00063068"/>
    <w:rsid w:val="0006486C"/>
    <w:rsid w:val="00064A53"/>
    <w:rsid w:val="0007192B"/>
    <w:rsid w:val="000737EB"/>
    <w:rsid w:val="00073D01"/>
    <w:rsid w:val="0007772A"/>
    <w:rsid w:val="000809B2"/>
    <w:rsid w:val="0008456B"/>
    <w:rsid w:val="00092EE2"/>
    <w:rsid w:val="0009546B"/>
    <w:rsid w:val="00097561"/>
    <w:rsid w:val="00097D97"/>
    <w:rsid w:val="000A0D93"/>
    <w:rsid w:val="000A355E"/>
    <w:rsid w:val="000A6CF4"/>
    <w:rsid w:val="000A7C4B"/>
    <w:rsid w:val="000C077B"/>
    <w:rsid w:val="000C2776"/>
    <w:rsid w:val="000C53C0"/>
    <w:rsid w:val="000C563B"/>
    <w:rsid w:val="000D39DD"/>
    <w:rsid w:val="000D4DF6"/>
    <w:rsid w:val="000D54C5"/>
    <w:rsid w:val="000E258A"/>
    <w:rsid w:val="00100D87"/>
    <w:rsid w:val="00106815"/>
    <w:rsid w:val="00110076"/>
    <w:rsid w:val="00111115"/>
    <w:rsid w:val="00112A57"/>
    <w:rsid w:val="00123774"/>
    <w:rsid w:val="001241AE"/>
    <w:rsid w:val="00134649"/>
    <w:rsid w:val="00140DB8"/>
    <w:rsid w:val="0014511F"/>
    <w:rsid w:val="00145575"/>
    <w:rsid w:val="001535E0"/>
    <w:rsid w:val="00154645"/>
    <w:rsid w:val="00155518"/>
    <w:rsid w:val="001578B7"/>
    <w:rsid w:val="001647AD"/>
    <w:rsid w:val="00164CC4"/>
    <w:rsid w:val="00165E04"/>
    <w:rsid w:val="0017009F"/>
    <w:rsid w:val="00172B5B"/>
    <w:rsid w:val="00175B70"/>
    <w:rsid w:val="00180ECA"/>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1470F"/>
    <w:rsid w:val="00223743"/>
    <w:rsid w:val="002323F2"/>
    <w:rsid w:val="00241EB9"/>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305209"/>
    <w:rsid w:val="00306DFD"/>
    <w:rsid w:val="00310E7E"/>
    <w:rsid w:val="00323B6E"/>
    <w:rsid w:val="00326ABE"/>
    <w:rsid w:val="003317ED"/>
    <w:rsid w:val="00371197"/>
    <w:rsid w:val="003730E2"/>
    <w:rsid w:val="00393366"/>
    <w:rsid w:val="003953FB"/>
    <w:rsid w:val="003B10FF"/>
    <w:rsid w:val="003C6749"/>
    <w:rsid w:val="003D3E4E"/>
    <w:rsid w:val="003D575B"/>
    <w:rsid w:val="003D77F4"/>
    <w:rsid w:val="003E17AC"/>
    <w:rsid w:val="003F11C1"/>
    <w:rsid w:val="00400606"/>
    <w:rsid w:val="00413881"/>
    <w:rsid w:val="00422055"/>
    <w:rsid w:val="00431D95"/>
    <w:rsid w:val="00437D42"/>
    <w:rsid w:val="00447303"/>
    <w:rsid w:val="0045634B"/>
    <w:rsid w:val="00460727"/>
    <w:rsid w:val="00460D94"/>
    <w:rsid w:val="004630FC"/>
    <w:rsid w:val="004761C5"/>
    <w:rsid w:val="0047749E"/>
    <w:rsid w:val="00477F0B"/>
    <w:rsid w:val="00484863"/>
    <w:rsid w:val="00484E3B"/>
    <w:rsid w:val="004878EC"/>
    <w:rsid w:val="00492DAF"/>
    <w:rsid w:val="004951FD"/>
    <w:rsid w:val="004B489C"/>
    <w:rsid w:val="004C5C74"/>
    <w:rsid w:val="004D148F"/>
    <w:rsid w:val="004D1F37"/>
    <w:rsid w:val="004D4929"/>
    <w:rsid w:val="004D55C2"/>
    <w:rsid w:val="004D7673"/>
    <w:rsid w:val="004E0997"/>
    <w:rsid w:val="004E30F3"/>
    <w:rsid w:val="004F026B"/>
    <w:rsid w:val="004F1977"/>
    <w:rsid w:val="004F54F9"/>
    <w:rsid w:val="004F617A"/>
    <w:rsid w:val="004F761B"/>
    <w:rsid w:val="005036D2"/>
    <w:rsid w:val="0050578C"/>
    <w:rsid w:val="00516255"/>
    <w:rsid w:val="00535DCA"/>
    <w:rsid w:val="00537426"/>
    <w:rsid w:val="005430F7"/>
    <w:rsid w:val="00551EAA"/>
    <w:rsid w:val="00554C76"/>
    <w:rsid w:val="00556C33"/>
    <w:rsid w:val="0055719F"/>
    <w:rsid w:val="005608E9"/>
    <w:rsid w:val="00562F3E"/>
    <w:rsid w:val="0056490F"/>
    <w:rsid w:val="00566F6F"/>
    <w:rsid w:val="005717FC"/>
    <w:rsid w:val="005725C8"/>
    <w:rsid w:val="00574DB7"/>
    <w:rsid w:val="00580D60"/>
    <w:rsid w:val="00587168"/>
    <w:rsid w:val="00591920"/>
    <w:rsid w:val="005922A2"/>
    <w:rsid w:val="00597846"/>
    <w:rsid w:val="00597A2E"/>
    <w:rsid w:val="005A15DC"/>
    <w:rsid w:val="005A38E3"/>
    <w:rsid w:val="005A512F"/>
    <w:rsid w:val="005B15FA"/>
    <w:rsid w:val="005B70B6"/>
    <w:rsid w:val="005B7992"/>
    <w:rsid w:val="005C2A42"/>
    <w:rsid w:val="005C3355"/>
    <w:rsid w:val="005C694B"/>
    <w:rsid w:val="005D4C0F"/>
    <w:rsid w:val="005D53B0"/>
    <w:rsid w:val="005F0332"/>
    <w:rsid w:val="00607AE4"/>
    <w:rsid w:val="00613BCB"/>
    <w:rsid w:val="00613C0C"/>
    <w:rsid w:val="006174C6"/>
    <w:rsid w:val="006237BA"/>
    <w:rsid w:val="00624F5B"/>
    <w:rsid w:val="0063135F"/>
    <w:rsid w:val="00632616"/>
    <w:rsid w:val="00636798"/>
    <w:rsid w:val="00644811"/>
    <w:rsid w:val="0064666D"/>
    <w:rsid w:val="0065196B"/>
    <w:rsid w:val="006612CB"/>
    <w:rsid w:val="00673F74"/>
    <w:rsid w:val="00674412"/>
    <w:rsid w:val="00684591"/>
    <w:rsid w:val="0069074B"/>
    <w:rsid w:val="00691CB8"/>
    <w:rsid w:val="00693003"/>
    <w:rsid w:val="00695536"/>
    <w:rsid w:val="00695719"/>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40F1"/>
    <w:rsid w:val="006F2FEB"/>
    <w:rsid w:val="006F7EB3"/>
    <w:rsid w:val="00710E1D"/>
    <w:rsid w:val="00712B85"/>
    <w:rsid w:val="007137E9"/>
    <w:rsid w:val="00714300"/>
    <w:rsid w:val="00715CFE"/>
    <w:rsid w:val="00720887"/>
    <w:rsid w:val="0072798F"/>
    <w:rsid w:val="0075249E"/>
    <w:rsid w:val="0075346B"/>
    <w:rsid w:val="007551F1"/>
    <w:rsid w:val="007617BF"/>
    <w:rsid w:val="00761993"/>
    <w:rsid w:val="00772013"/>
    <w:rsid w:val="0077467D"/>
    <w:rsid w:val="007870AF"/>
    <w:rsid w:val="00790EA3"/>
    <w:rsid w:val="007A6F39"/>
    <w:rsid w:val="007A74F0"/>
    <w:rsid w:val="007B1AC4"/>
    <w:rsid w:val="007B3AFA"/>
    <w:rsid w:val="007B498A"/>
    <w:rsid w:val="007B75A7"/>
    <w:rsid w:val="007C09DB"/>
    <w:rsid w:val="007C1574"/>
    <w:rsid w:val="007D2592"/>
    <w:rsid w:val="007D40BA"/>
    <w:rsid w:val="007E4368"/>
    <w:rsid w:val="007F57D1"/>
    <w:rsid w:val="007F58E8"/>
    <w:rsid w:val="00801CD8"/>
    <w:rsid w:val="00803C13"/>
    <w:rsid w:val="00803E3A"/>
    <w:rsid w:val="00810B18"/>
    <w:rsid w:val="0081585C"/>
    <w:rsid w:val="0082027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E26B6"/>
    <w:rsid w:val="008E66EB"/>
    <w:rsid w:val="008E6D79"/>
    <w:rsid w:val="008F2D1C"/>
    <w:rsid w:val="008F56C5"/>
    <w:rsid w:val="008F6C41"/>
    <w:rsid w:val="00900550"/>
    <w:rsid w:val="00901608"/>
    <w:rsid w:val="009037EA"/>
    <w:rsid w:val="00903AF7"/>
    <w:rsid w:val="009046BB"/>
    <w:rsid w:val="009071DF"/>
    <w:rsid w:val="00911F35"/>
    <w:rsid w:val="0091531A"/>
    <w:rsid w:val="00916914"/>
    <w:rsid w:val="009175BD"/>
    <w:rsid w:val="00922083"/>
    <w:rsid w:val="009256AE"/>
    <w:rsid w:val="0094745E"/>
    <w:rsid w:val="00957CC4"/>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70D9"/>
    <w:rsid w:val="009D4505"/>
    <w:rsid w:val="009D767F"/>
    <w:rsid w:val="009E1F47"/>
    <w:rsid w:val="009E4AAC"/>
    <w:rsid w:val="009E6662"/>
    <w:rsid w:val="009F1115"/>
    <w:rsid w:val="009F1573"/>
    <w:rsid w:val="009F55B7"/>
    <w:rsid w:val="009F642C"/>
    <w:rsid w:val="00A20069"/>
    <w:rsid w:val="00A2681D"/>
    <w:rsid w:val="00A35816"/>
    <w:rsid w:val="00A36FD9"/>
    <w:rsid w:val="00A427C1"/>
    <w:rsid w:val="00A502C2"/>
    <w:rsid w:val="00A51774"/>
    <w:rsid w:val="00A521CE"/>
    <w:rsid w:val="00A530B3"/>
    <w:rsid w:val="00A620DD"/>
    <w:rsid w:val="00A626F5"/>
    <w:rsid w:val="00A67CDD"/>
    <w:rsid w:val="00A7105A"/>
    <w:rsid w:val="00A74A83"/>
    <w:rsid w:val="00A77C36"/>
    <w:rsid w:val="00A825E1"/>
    <w:rsid w:val="00A8623B"/>
    <w:rsid w:val="00A90836"/>
    <w:rsid w:val="00A91012"/>
    <w:rsid w:val="00A9112D"/>
    <w:rsid w:val="00A95EC9"/>
    <w:rsid w:val="00AA1499"/>
    <w:rsid w:val="00AA3C2D"/>
    <w:rsid w:val="00AA4C93"/>
    <w:rsid w:val="00AC3F56"/>
    <w:rsid w:val="00AC5ED7"/>
    <w:rsid w:val="00AC771A"/>
    <w:rsid w:val="00AD1556"/>
    <w:rsid w:val="00AE1180"/>
    <w:rsid w:val="00AE1F14"/>
    <w:rsid w:val="00AF1F5F"/>
    <w:rsid w:val="00AF43DE"/>
    <w:rsid w:val="00B00C8B"/>
    <w:rsid w:val="00B03876"/>
    <w:rsid w:val="00B05E64"/>
    <w:rsid w:val="00B1048B"/>
    <w:rsid w:val="00B16F19"/>
    <w:rsid w:val="00B16FA1"/>
    <w:rsid w:val="00B178F9"/>
    <w:rsid w:val="00B27D4F"/>
    <w:rsid w:val="00B34BDE"/>
    <w:rsid w:val="00B3612C"/>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31BA"/>
    <w:rsid w:val="00C73D02"/>
    <w:rsid w:val="00C775D5"/>
    <w:rsid w:val="00C822C2"/>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4894"/>
    <w:rsid w:val="00DD53E8"/>
    <w:rsid w:val="00DE2268"/>
    <w:rsid w:val="00DF1ED9"/>
    <w:rsid w:val="00DF6AC4"/>
    <w:rsid w:val="00DF7903"/>
    <w:rsid w:val="00DF7FDE"/>
    <w:rsid w:val="00E02878"/>
    <w:rsid w:val="00E141B5"/>
    <w:rsid w:val="00E15CE2"/>
    <w:rsid w:val="00E3013D"/>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3C7A"/>
    <w:rsid w:val="00F1584A"/>
    <w:rsid w:val="00F16DFE"/>
    <w:rsid w:val="00F24F6F"/>
    <w:rsid w:val="00F30985"/>
    <w:rsid w:val="00F36612"/>
    <w:rsid w:val="00F40163"/>
    <w:rsid w:val="00F4164E"/>
    <w:rsid w:val="00F52C65"/>
    <w:rsid w:val="00F55AC7"/>
    <w:rsid w:val="00F57C38"/>
    <w:rsid w:val="00F604E7"/>
    <w:rsid w:val="00F712EE"/>
    <w:rsid w:val="00F83E8E"/>
    <w:rsid w:val="00F8508E"/>
    <w:rsid w:val="00F95910"/>
    <w:rsid w:val="00FA0B4C"/>
    <w:rsid w:val="00FA29A5"/>
    <w:rsid w:val="00FA34CC"/>
    <w:rsid w:val="00FA4114"/>
    <w:rsid w:val="00FA429F"/>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
    <w:name w:val="Unresolved Mention"/>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ensus.gov/data/tables/time-series/demo/popest/1980s-county.html" TargetMode="External"/><Relationship Id="rId17" Type="http://schemas.openxmlformats.org/officeDocument/2006/relationships/image" Target="media/image3.emf"/><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bridged_race.htm" TargetMode="External"/><Relationship Id="rId5" Type="http://schemas.openxmlformats.org/officeDocument/2006/relationships/webSettings" Target="webSettings.xml"/><Relationship Id="rId15" Type="http://schemas.openxmlformats.org/officeDocument/2006/relationships/image" Target="media/image1.emf"/><Relationship Id="rId10" Type="http://schemas.openxmlformats.org/officeDocument/2006/relationships/hyperlink" Target="https://www.cdc.gov/nchs/nvss/dvs_data_release.htm" TargetMode="External"/><Relationship Id="rId19" Type="http://schemas.openxmlformats.org/officeDocument/2006/relationships/footer" Target="foot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0D8A4-9882-4218-ABE6-D7181A20E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42766</Words>
  <Characters>243772</Characters>
  <Application>Microsoft Office Word</Application>
  <DocSecurity>0</DocSecurity>
  <Lines>2031</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57</cp:revision>
  <cp:lastPrinted>2019-04-24T19:05:00Z</cp:lastPrinted>
  <dcterms:created xsi:type="dcterms:W3CDTF">2019-05-10T10:48:00Z</dcterms:created>
  <dcterms:modified xsi:type="dcterms:W3CDTF">2019-05-10T19:43:00Z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