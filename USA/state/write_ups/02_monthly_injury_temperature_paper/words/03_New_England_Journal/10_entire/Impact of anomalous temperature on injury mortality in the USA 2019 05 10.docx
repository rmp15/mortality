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A74A83" w:rsidRDefault="00E5418A" w:rsidP="00613BCB">
      <w:pPr>
        <w:spacing w:line="480" w:lineRule="auto"/>
        <w:jc w:val="both"/>
        <w:outlineLvl w:val="0"/>
        <w:rPr>
          <w:b/>
          <w:color w:val="000000" w:themeColor="text1"/>
          <w:lang w:val="en-US"/>
        </w:rPr>
      </w:pPr>
      <w:r w:rsidRPr="00A74A83">
        <w:rPr>
          <w:b/>
          <w:color w:val="000000" w:themeColor="text1"/>
          <w:lang w:val="en-US"/>
        </w:rPr>
        <w:t xml:space="preserve">Anomalous temperature and </w:t>
      </w:r>
      <w:r w:rsidR="005F0332" w:rsidRPr="00A74A83">
        <w:rPr>
          <w:b/>
          <w:color w:val="000000" w:themeColor="text1"/>
          <w:lang w:val="en-US"/>
        </w:rPr>
        <w:t>seasonality of</w:t>
      </w:r>
      <w:r w:rsidRPr="00A74A83">
        <w:rPr>
          <w:b/>
          <w:color w:val="000000" w:themeColor="text1"/>
          <w:lang w:val="en-US"/>
        </w:rPr>
        <w:t xml:space="preserve"> injury mortality in the </w:t>
      </w:r>
      <w:r w:rsidR="00AC3F56">
        <w:rPr>
          <w:b/>
          <w:color w:val="000000" w:themeColor="text1"/>
          <w:lang w:val="en-US"/>
        </w:rPr>
        <w:t>USA</w:t>
      </w:r>
      <w:r w:rsidRPr="00A74A83">
        <w:rPr>
          <w:b/>
          <w:color w:val="000000" w:themeColor="text1"/>
          <w:lang w:val="en-US"/>
        </w:rPr>
        <w:t xml:space="preserve"> </w:t>
      </w:r>
    </w:p>
    <w:p w14:paraId="253C0EA6" w14:textId="77777777" w:rsidR="00DD09BF" w:rsidRPr="00A74A83" w:rsidRDefault="00DD09BF" w:rsidP="00613BCB">
      <w:pPr>
        <w:spacing w:line="480" w:lineRule="auto"/>
        <w:jc w:val="both"/>
        <w:outlineLvl w:val="0"/>
        <w:rPr>
          <w:b/>
          <w:color w:val="000000" w:themeColor="text1"/>
          <w:lang w:val="en-US"/>
        </w:rPr>
      </w:pPr>
    </w:p>
    <w:p w14:paraId="7AE59AB1" w14:textId="0F9010F3" w:rsidR="00613BCB" w:rsidRPr="00A74A83" w:rsidRDefault="00613BCB" w:rsidP="00613BCB">
      <w:pPr>
        <w:spacing w:line="480" w:lineRule="auto"/>
        <w:jc w:val="both"/>
        <w:outlineLvl w:val="0"/>
        <w:rPr>
          <w:color w:val="000000" w:themeColor="text1"/>
          <w:vertAlign w:val="superscript"/>
          <w:lang w:val="en-US"/>
        </w:rPr>
      </w:pPr>
      <w:r w:rsidRPr="00A74A83">
        <w:rPr>
          <w:color w:val="000000" w:themeColor="text1"/>
          <w:lang w:val="en-US"/>
        </w:rPr>
        <w:t>Robbie M Parks</w:t>
      </w:r>
      <w:r w:rsidR="005A512F" w:rsidRPr="00A74A83">
        <w:rPr>
          <w:color w:val="000000" w:themeColor="text1"/>
          <w:lang w:val="en-US"/>
        </w:rPr>
        <w:t xml:space="preserve"> BA</w:t>
      </w:r>
      <w:r w:rsidRPr="00A74A83">
        <w:rPr>
          <w:color w:val="000000" w:themeColor="text1"/>
          <w:vertAlign w:val="superscript"/>
          <w:lang w:val="en-US"/>
        </w:rPr>
        <w:t>1,2</w:t>
      </w:r>
      <w:r w:rsidRPr="00A74A83">
        <w:rPr>
          <w:color w:val="000000" w:themeColor="text1"/>
          <w:lang w:val="en-US"/>
        </w:rPr>
        <w:t>, James E Bennett</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Helen Tamura-Wicks</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Vasilis Kontis</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Ralf Toumi</w:t>
      </w:r>
      <w:r w:rsidR="005A512F" w:rsidRPr="00A74A83">
        <w:rPr>
          <w:color w:val="000000" w:themeColor="text1"/>
          <w:lang w:val="en-US"/>
        </w:rPr>
        <w:t xml:space="preserve"> PhD</w:t>
      </w:r>
      <w:r w:rsidRPr="00A74A83">
        <w:rPr>
          <w:color w:val="000000" w:themeColor="text1"/>
          <w:vertAlign w:val="superscript"/>
          <w:lang w:val="en-US"/>
        </w:rPr>
        <w:t>3</w:t>
      </w:r>
      <w:r w:rsidRPr="00A74A83">
        <w:rPr>
          <w:color w:val="000000" w:themeColor="text1"/>
          <w:lang w:val="en-US"/>
        </w:rPr>
        <w:t>, Goodarz Danaei</w:t>
      </w:r>
      <w:r w:rsidR="005A512F" w:rsidRPr="00A74A83">
        <w:rPr>
          <w:color w:val="000000" w:themeColor="text1"/>
          <w:lang w:val="en-US"/>
        </w:rPr>
        <w:t xml:space="preserve"> PhD</w:t>
      </w:r>
      <w:r w:rsidRPr="00A74A83">
        <w:rPr>
          <w:color w:val="000000" w:themeColor="text1"/>
          <w:vertAlign w:val="superscript"/>
          <w:lang w:val="en-US"/>
        </w:rPr>
        <w:t>4</w:t>
      </w:r>
      <w:r w:rsidR="00E82E03" w:rsidRPr="00A74A83">
        <w:rPr>
          <w:color w:val="000000" w:themeColor="text1"/>
          <w:lang w:val="en-US"/>
        </w:rPr>
        <w:t>,</w:t>
      </w:r>
      <w:r w:rsidR="00A77C36" w:rsidRPr="00A74A83">
        <w:rPr>
          <w:color w:val="000000" w:themeColor="text1"/>
          <w:lang w:val="en-US"/>
        </w:rPr>
        <w:t xml:space="preserve"> </w:t>
      </w:r>
      <w:r w:rsidRPr="00A74A83">
        <w:rPr>
          <w:color w:val="000000" w:themeColor="text1"/>
          <w:lang w:val="en-US"/>
        </w:rPr>
        <w:t>Majid Ezzati</w:t>
      </w:r>
      <w:r w:rsidR="005A512F" w:rsidRPr="00A74A83">
        <w:rPr>
          <w:color w:val="000000" w:themeColor="text1"/>
          <w:lang w:val="en-US"/>
        </w:rPr>
        <w:t xml:space="preserve"> FMedSci</w:t>
      </w:r>
      <w:r w:rsidRPr="00A74A83">
        <w:rPr>
          <w:color w:val="000000" w:themeColor="text1"/>
          <w:vertAlign w:val="superscript"/>
          <w:lang w:val="en-US"/>
        </w:rPr>
        <w:t>1,2,5*</w:t>
      </w:r>
    </w:p>
    <w:p w14:paraId="34F2BDE8" w14:textId="77777777" w:rsidR="00DD09BF" w:rsidRPr="00A74A83" w:rsidRDefault="00DD09BF" w:rsidP="00613BCB">
      <w:pPr>
        <w:spacing w:line="480" w:lineRule="auto"/>
        <w:jc w:val="both"/>
        <w:outlineLvl w:val="0"/>
        <w:rPr>
          <w:color w:val="000000" w:themeColor="text1"/>
          <w:lang w:val="en-US"/>
        </w:rPr>
      </w:pPr>
    </w:p>
    <w:p w14:paraId="556C6791"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1</w:t>
      </w:r>
      <w:r w:rsidRPr="00A74A83">
        <w:rPr>
          <w:color w:val="000000" w:themeColor="text1"/>
          <w:lang w:val="en-US"/>
        </w:rPr>
        <w:t>MRC-PHE Centre for Environment and Health, Imperial College London, London, United Kingdom</w:t>
      </w:r>
    </w:p>
    <w:p w14:paraId="3ACE1BD7"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2</w:t>
      </w:r>
      <w:r w:rsidRPr="00A74A83">
        <w:rPr>
          <w:color w:val="000000" w:themeColor="text1"/>
          <w:lang w:val="en-US"/>
        </w:rPr>
        <w:t>Department of Epidemiology and Biostatistics, School of Public Health, Imperial College London, London, United Kingdom</w:t>
      </w:r>
    </w:p>
    <w:p w14:paraId="100ECBBE"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3</w:t>
      </w:r>
      <w:r w:rsidRPr="00A74A83">
        <w:rPr>
          <w:color w:val="000000" w:themeColor="text1"/>
          <w:lang w:val="en-US"/>
        </w:rPr>
        <w:t>Space and Atmospheric Physics, Imperial College London, London, United Kingdom</w:t>
      </w:r>
    </w:p>
    <w:p w14:paraId="22AAFA30"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4</w:t>
      </w:r>
      <w:r w:rsidRPr="00A74A83">
        <w:rPr>
          <w:color w:val="000000" w:themeColor="text1"/>
          <w:lang w:val="en-US"/>
        </w:rPr>
        <w:t>Harvard T.H. Chan School of Public Health, Boston, Massachusetts, USA.</w:t>
      </w:r>
    </w:p>
    <w:p w14:paraId="144CC5D4"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5</w:t>
      </w:r>
      <w:r w:rsidRPr="00A74A83">
        <w:rPr>
          <w:color w:val="000000" w:themeColor="text1"/>
          <w:lang w:val="en-US"/>
        </w:rPr>
        <w:t>WHO Collaborating Centre on NCD Surveillance and Epidemiology, Imperial College London, London, United Kingdom</w:t>
      </w:r>
    </w:p>
    <w:p w14:paraId="604E06F1" w14:textId="77777777" w:rsidR="00613BCB" w:rsidRPr="00A74A83" w:rsidRDefault="00613BCB" w:rsidP="00613BCB">
      <w:pPr>
        <w:spacing w:line="480" w:lineRule="auto"/>
        <w:jc w:val="both"/>
        <w:rPr>
          <w:color w:val="000000" w:themeColor="text1"/>
          <w:lang w:val="en-US"/>
        </w:rPr>
      </w:pPr>
    </w:p>
    <w:p w14:paraId="74FC1802" w14:textId="1AE0477A" w:rsidR="00E02878" w:rsidRPr="00A74A83" w:rsidRDefault="00DD09BF" w:rsidP="00DD09BF">
      <w:pPr>
        <w:pStyle w:val="Paragraph"/>
        <w:spacing w:before="0" w:line="480" w:lineRule="auto"/>
        <w:ind w:firstLine="0"/>
        <w:jc w:val="both"/>
      </w:pPr>
      <w:r w:rsidRPr="00A74A83">
        <w:t>* Correspondence to: majid.ezzati@imperial.ac.uk</w:t>
      </w:r>
      <w:r w:rsidR="00E02878" w:rsidRPr="00A74A83">
        <w:rPr>
          <w:b/>
        </w:rPr>
        <w:br w:type="page"/>
      </w:r>
    </w:p>
    <w:p w14:paraId="36CDCEE6" w14:textId="525EE2E3" w:rsidR="00DD09BF" w:rsidRPr="00A74A83" w:rsidRDefault="00DD09BF" w:rsidP="00DD09BF">
      <w:pPr>
        <w:spacing w:line="480" w:lineRule="auto"/>
        <w:jc w:val="both"/>
        <w:outlineLvl w:val="0"/>
        <w:rPr>
          <w:b/>
          <w:lang w:val="en-US"/>
        </w:rPr>
      </w:pPr>
      <w:r w:rsidRPr="00A74A83">
        <w:rPr>
          <w:b/>
          <w:lang w:val="en-US"/>
        </w:rPr>
        <w:lastRenderedPageBreak/>
        <w:t>Funding</w:t>
      </w:r>
    </w:p>
    <w:p w14:paraId="108713D8" w14:textId="77777777" w:rsidR="00DD09BF" w:rsidRPr="00A74A83" w:rsidRDefault="00DD09BF" w:rsidP="00AC5ED7">
      <w:pPr>
        <w:spacing w:line="480" w:lineRule="auto"/>
        <w:ind w:firstLine="720"/>
        <w:jc w:val="both"/>
        <w:rPr>
          <w:lang w:val="en-US"/>
        </w:rPr>
      </w:pPr>
      <w:r w:rsidRPr="00A74A83">
        <w:rPr>
          <w:lang w:val="en-US"/>
        </w:rPr>
        <w:t xml:space="preserve">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 </w:t>
      </w:r>
    </w:p>
    <w:p w14:paraId="01806C77" w14:textId="77777777" w:rsidR="00DD09BF" w:rsidRPr="00A74A83" w:rsidRDefault="00DD09BF">
      <w:pPr>
        <w:rPr>
          <w:rFonts w:eastAsia="Times New Roman"/>
          <w:b/>
          <w:lang w:val="en-US"/>
        </w:rPr>
      </w:pPr>
      <w:r w:rsidRPr="00A74A83">
        <w:rPr>
          <w:rFonts w:eastAsia="Times New Roman"/>
          <w:b/>
          <w:lang w:val="en-US"/>
        </w:rPr>
        <w:br w:type="page"/>
      </w:r>
    </w:p>
    <w:p w14:paraId="4AFA2754" w14:textId="641129E0" w:rsidR="009D767F" w:rsidRPr="00A74A83" w:rsidRDefault="009D767F" w:rsidP="00140DB8">
      <w:pPr>
        <w:spacing w:line="480" w:lineRule="auto"/>
        <w:jc w:val="both"/>
        <w:rPr>
          <w:rFonts w:eastAsia="Times New Roman"/>
          <w:b/>
          <w:lang w:val="en-US"/>
        </w:rPr>
      </w:pPr>
      <w:r w:rsidRPr="00A74A83">
        <w:rPr>
          <w:rFonts w:eastAsia="Times New Roman"/>
          <w:b/>
          <w:lang w:val="en-US"/>
        </w:rPr>
        <w:lastRenderedPageBreak/>
        <w:t>Abstract</w:t>
      </w:r>
    </w:p>
    <w:p w14:paraId="21AFBE10" w14:textId="77777777" w:rsidR="00566F6F" w:rsidRPr="00A74A83" w:rsidRDefault="00566F6F" w:rsidP="00566F6F">
      <w:pPr>
        <w:spacing w:line="480" w:lineRule="auto"/>
        <w:jc w:val="both"/>
        <w:rPr>
          <w:rFonts w:eastAsia="Times New Roman"/>
          <w:lang w:val="en-US"/>
        </w:rPr>
      </w:pPr>
      <w:r w:rsidRPr="00A74A83">
        <w:rPr>
          <w:rFonts w:eastAsia="Times New Roman"/>
          <w:b/>
          <w:lang w:val="en-US"/>
        </w:rPr>
        <w:t>Background:</w:t>
      </w:r>
      <w:r w:rsidRPr="00A74A83">
        <w:rPr>
          <w:rFonts w:eastAsia="Times New Roman"/>
          <w:lang w:val="en-US"/>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 Here, </w:t>
      </w:r>
    </w:p>
    <w:p w14:paraId="6E17D553" w14:textId="77777777" w:rsidR="00306DFD" w:rsidRPr="00A74A83" w:rsidRDefault="00566F6F" w:rsidP="00566F6F">
      <w:pPr>
        <w:spacing w:line="480" w:lineRule="auto"/>
        <w:jc w:val="both"/>
        <w:rPr>
          <w:rFonts w:eastAsia="Times New Roman"/>
          <w:lang w:val="en-US"/>
        </w:rPr>
      </w:pPr>
      <w:r w:rsidRPr="00A74A83">
        <w:rPr>
          <w:rFonts w:eastAsia="Times New Roman"/>
          <w:b/>
          <w:lang w:val="en-US"/>
        </w:rPr>
        <w:t>Methods:</w:t>
      </w:r>
      <w:r w:rsidRPr="00A74A83">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intentional self-harm) injuries by age groups and sex. </w:t>
      </w:r>
    </w:p>
    <w:p w14:paraId="779E5C10" w14:textId="77777777" w:rsidR="00306DFD" w:rsidRPr="00A74A83" w:rsidRDefault="00306DFD" w:rsidP="00566F6F">
      <w:pPr>
        <w:spacing w:line="480" w:lineRule="auto"/>
        <w:jc w:val="both"/>
        <w:rPr>
          <w:rFonts w:eastAsia="Times New Roman"/>
          <w:lang w:val="en-US"/>
        </w:rPr>
      </w:pPr>
      <w:r w:rsidRPr="00A74A83">
        <w:rPr>
          <w:rFonts w:eastAsia="Times New Roman"/>
          <w:b/>
          <w:lang w:val="en-US"/>
        </w:rPr>
        <w:t xml:space="preserve">Results: </w:t>
      </w:r>
      <w:r w:rsidR="00566F6F" w:rsidRPr="00A74A83">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drowning, transport injuries, assault and intentional self-harm, offset partly by an overall decline in deaths from falls in older ages. </w:t>
      </w:r>
    </w:p>
    <w:p w14:paraId="36931E7C" w14:textId="40F3FF7F" w:rsidR="00566F6F" w:rsidRPr="00A74A83" w:rsidRDefault="00306DFD" w:rsidP="00566F6F">
      <w:pPr>
        <w:spacing w:line="480" w:lineRule="auto"/>
        <w:jc w:val="both"/>
        <w:rPr>
          <w:rFonts w:eastAsia="Times New Roman"/>
          <w:lang w:val="en-US"/>
        </w:rPr>
      </w:pPr>
      <w:r w:rsidRPr="00A74A83">
        <w:rPr>
          <w:rFonts w:eastAsia="Times New Roman"/>
          <w:b/>
          <w:lang w:val="en-US"/>
        </w:rPr>
        <w:t xml:space="preserve">Conclusions: </w:t>
      </w:r>
      <w:r w:rsidR="00566F6F" w:rsidRPr="00A74A83">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A74A83" w:rsidRDefault="0065196B" w:rsidP="0065196B">
      <w:pPr>
        <w:spacing w:line="480" w:lineRule="auto"/>
        <w:jc w:val="both"/>
        <w:rPr>
          <w:color w:val="000000" w:themeColor="text1"/>
          <w:lang w:val="en-US"/>
        </w:rPr>
      </w:pPr>
    </w:p>
    <w:p w14:paraId="602B9F5B" w14:textId="77777777" w:rsidR="0029344A" w:rsidRPr="00A74A83" w:rsidRDefault="0029344A">
      <w:pPr>
        <w:rPr>
          <w:b/>
          <w:color w:val="000000" w:themeColor="text1"/>
          <w:lang w:val="en-US"/>
        </w:rPr>
      </w:pPr>
      <w:r w:rsidRPr="00A74A83">
        <w:rPr>
          <w:b/>
          <w:color w:val="000000" w:themeColor="text1"/>
          <w:lang w:val="en-US"/>
        </w:rPr>
        <w:br w:type="page"/>
      </w:r>
    </w:p>
    <w:p w14:paraId="7336E429" w14:textId="2F68BD1C" w:rsidR="007B3AFA" w:rsidRPr="00A74A83" w:rsidRDefault="007B3AFA" w:rsidP="0065196B">
      <w:pPr>
        <w:spacing w:line="480" w:lineRule="auto"/>
        <w:jc w:val="both"/>
        <w:rPr>
          <w:b/>
          <w:color w:val="000000" w:themeColor="text1"/>
          <w:lang w:val="en-US"/>
        </w:rPr>
      </w:pPr>
      <w:r w:rsidRPr="00A74A83">
        <w:rPr>
          <w:b/>
          <w:color w:val="000000" w:themeColor="text1"/>
          <w:lang w:val="en-US"/>
        </w:rPr>
        <w:lastRenderedPageBreak/>
        <w:t>Introduction</w:t>
      </w:r>
    </w:p>
    <w:p w14:paraId="4A9417B3" w14:textId="1F82BA18" w:rsidR="0065196B" w:rsidRPr="00A74A83" w:rsidRDefault="0065196B" w:rsidP="003730E2">
      <w:pPr>
        <w:spacing w:line="480" w:lineRule="auto"/>
        <w:ind w:firstLine="720"/>
        <w:jc w:val="both"/>
        <w:rPr>
          <w:color w:val="000000" w:themeColor="text1"/>
          <w:lang w:val="en-US"/>
        </w:rPr>
      </w:pPr>
      <w:r w:rsidRPr="00A74A83">
        <w:rPr>
          <w:color w:val="000000" w:themeColor="text1"/>
          <w:lang w:val="en-US"/>
        </w:rPr>
        <w:t>The potential health impacts of anthropogenic climate change are one of the key drivers for efforts to mitigate greenhouse gas emissions and for pursuing adaptation measures</w:t>
      </w:r>
      <w:r w:rsidR="00B00C8B" w:rsidRPr="00A74A83">
        <w:rPr>
          <w:color w:val="000000" w:themeColor="text1"/>
          <w:lang w:val="en-US"/>
        </w:rPr>
        <w:t xml:space="preserve"> </w:t>
      </w:r>
      <w:r w:rsidR="00CD4D45" w:rsidRPr="00A74A83">
        <w:rPr>
          <w:rFonts w:eastAsia="Times New Roman"/>
          <w:b/>
          <w:lang w:val="en-US"/>
        </w:rPr>
        <w:fldChar w:fldCharType="begin" w:fldLock="1"/>
      </w:r>
      <w:r w:rsidR="00535DCA">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health","type":"article-journal"},"uris":["http://www.mendeley.com/documents/?uuid=d1781b2a-d32d-4aba-aa1c-f5137dde0682"]}],"mendeley":{"formattedCitation":"&lt;sup&gt;1–3&lt;/sup&gt;","plainTextFormattedCitation":"1–3","previouslyFormattedCitation":"(Haines &amp; Ebi, 2019; McMichael, Woodruff, &amp; Hales, 2006; Smith et al., 2015)"},"properties":{"noteIndex":0},"schema":"https://github.com/citation-style-language/schema/raw/master/csl-citation.json"}</w:instrText>
      </w:r>
      <w:r w:rsidR="00CD4D45" w:rsidRPr="00A74A83">
        <w:rPr>
          <w:rFonts w:eastAsia="Times New Roman"/>
          <w:b/>
          <w:lang w:val="en-US"/>
        </w:rPr>
        <w:fldChar w:fldCharType="separate"/>
      </w:r>
      <w:r w:rsidR="00535DCA" w:rsidRPr="00535DCA">
        <w:rPr>
          <w:rFonts w:eastAsia="Times New Roman"/>
          <w:noProof/>
          <w:vertAlign w:val="superscript"/>
          <w:lang w:val="en-US"/>
        </w:rPr>
        <w:t>1–3</w:t>
      </w:r>
      <w:r w:rsidR="00CD4D45" w:rsidRPr="00A74A83">
        <w:rPr>
          <w:rFonts w:eastAsia="Times New Roman"/>
          <w:b/>
          <w:lang w:val="en-US"/>
        </w:rPr>
        <w:fldChar w:fldCharType="end"/>
      </w:r>
      <w:r w:rsidR="00B00C8B" w:rsidRPr="0005577D">
        <w:rPr>
          <w:rFonts w:eastAsia="Times New Roman"/>
          <w:lang w:val="en-US"/>
        </w:rPr>
        <w:t>.</w:t>
      </w:r>
      <w:r w:rsidRPr="00A74A83">
        <w:rPr>
          <w:color w:val="000000" w:themeColor="text1"/>
          <w:lang w:val="en-US"/>
        </w:rPr>
        <w:t xml:space="preserve"> Current assessments of the health effects of climate change largely focus on parasitic and infectious diseases</w:t>
      </w:r>
      <w:r w:rsidR="00BB01F9" w:rsidRPr="00A74A83">
        <w:rPr>
          <w:color w:val="000000" w:themeColor="text1"/>
          <w:lang w:val="en-US"/>
        </w:rPr>
        <w:t>,</w:t>
      </w:r>
      <w:r w:rsidRPr="00A74A83">
        <w:rPr>
          <w:color w:val="000000" w:themeColor="text1"/>
          <w:lang w:val="en-US"/>
        </w:rPr>
        <w:t xml:space="preserve"> and cardiorespiratory and other chronic diseases</w:t>
      </w:r>
      <w:r w:rsidR="00B00C8B" w:rsidRPr="00A74A83">
        <w:rPr>
          <w:color w:val="000000" w:themeColor="text1"/>
          <w:lang w:val="en-US"/>
        </w:rPr>
        <w:t xml:space="preserve"> </w:t>
      </w:r>
      <w:r w:rsidRPr="00A74A83">
        <w:rPr>
          <w:color w:val="000000" w:themeColor="text1"/>
          <w:lang w:val="en-US"/>
        </w:rPr>
        <w:fldChar w:fldCharType="begin" w:fldLock="1"/>
      </w:r>
      <w:r w:rsidR="00535DCA">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health","type":"article-journal"},"uris":["http://www.mendeley.com/documents/?uuid=d1781b2a-d32d-4aba-aa1c-f5137dde0682"]}],"mendeley":{"formattedCitation":"&lt;sup&gt;1–6&lt;/sup&gt;","plainTextFormattedCitation":"1–6","previouslyFormattedCitation":"(Gasparrini et al., 2017; Haines &amp; Ebi, 2019; Huang et al., 2011; McMichael et al., 2006; Smith et al., 2015; Watts et al., 2018)"},"properties":{"noteIndex":0},"schema":"https://github.com/citation-style-language/schema/raw/master/csl-citation.json"}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1–6</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Less research has been conducted on injuries</w:t>
      </w:r>
      <w:r w:rsidR="00B00C8B" w:rsidRPr="00A74A83">
        <w:rPr>
          <w:color w:val="000000" w:themeColor="text1"/>
          <w:lang w:val="en-US"/>
        </w:rPr>
        <w:t xml:space="preserve"> </w:t>
      </w:r>
      <w:r w:rsidRPr="00A74A83">
        <w:rPr>
          <w:color w:val="000000" w:themeColor="text1"/>
          <w:lang w:val="en-US"/>
        </w:rPr>
        <w:fldChar w:fldCharType="begin" w:fldLock="1"/>
      </w:r>
      <w:r w:rsidR="00535DCA">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Europe","type":"article-journal"},"uris":["http://www.mendeley.com/documents/?uuid=66c9f845-c818-4c8c-9d9c-20b3ea085139"]}],"mendeley":{"formattedCitation":"&lt;sup&gt;7–9&lt;/sup&gt;","plainTextFormattedCitation":"7–9","previouslyFormattedCitation":"(Burke et al., 2018; Orru &amp; Åström, 2017; Rey et al., 2007)"},"properties":{"noteIndex":0},"schema":"https://github.com/citation-style-language/schema/raw/master/csl-citation.json"}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7–9</w:t>
      </w:r>
      <w:r w:rsidRPr="00A74A83">
        <w:rPr>
          <w:color w:val="000000" w:themeColor="text1"/>
          <w:lang w:val="en-US"/>
        </w:rPr>
        <w:fldChar w:fldCharType="end"/>
      </w:r>
      <w:r w:rsidR="00B00C8B" w:rsidRPr="00A74A83">
        <w:rPr>
          <w:color w:val="000000" w:themeColor="text1"/>
          <w:lang w:val="en-US"/>
        </w:rPr>
        <w:t>,</w:t>
      </w:r>
      <w:r w:rsidRPr="00A74A83">
        <w:rPr>
          <w:lang w:val="en-US"/>
        </w:rPr>
        <w:t xml:space="preserve"> </w:t>
      </w:r>
      <w:r w:rsidRPr="00A74A83">
        <w:rPr>
          <w:color w:val="000000" w:themeColor="text1"/>
          <w:lang w:val="en-US"/>
        </w:rPr>
        <w:t>especially in a consistent way across injury types and demographic subgroups of the population, even though death rates from injuries vary seasonally</w:t>
      </w:r>
      <w:r w:rsidR="00B00C8B" w:rsidRPr="00A74A83">
        <w:rPr>
          <w:color w:val="000000" w:themeColor="text1"/>
          <w:lang w:val="en-US"/>
        </w:rPr>
        <w:t xml:space="preserve"> </w:t>
      </w:r>
      <w:r w:rsidRPr="00A74A83">
        <w:rPr>
          <w:color w:val="000000" w:themeColor="text1"/>
          <w:lang w:val="en-US"/>
        </w:rPr>
        <w:fldChar w:fldCharType="begin" w:fldLock="1"/>
      </w:r>
      <w:r w:rsidR="00535DCA">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approach","type":"article-journal","volume":"PhD"},"uris":["http://www.mendeley.com/documents/?uuid=735ffa52-a2fc-4bed-ab59-d84289752b70"]}],"mendeley":{"formattedCitation":"&lt;sup&gt;10,11&lt;/sup&gt;","plainTextFormattedCitation":"10,11","previouslyFormattedCitation":"(Parks, Bennett, Foreman, Toumi, &amp; Ezzati, 2018; Rau, 2004)"},"properties":{"noteIndex":0},"schema":"https://github.com/citation-style-language/schema/raw/master/csl-citation.json"}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10,11</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2E5DFF8D" w14:textId="1823CCC9" w:rsidR="0065196B" w:rsidRPr="00A74A83" w:rsidRDefault="0065196B" w:rsidP="003730E2">
      <w:pPr>
        <w:spacing w:line="480" w:lineRule="auto"/>
        <w:ind w:firstLine="720"/>
        <w:jc w:val="both"/>
        <w:rPr>
          <w:color w:val="000000" w:themeColor="text1"/>
          <w:lang w:val="en-US"/>
        </w:rPr>
      </w:pPr>
      <w:r w:rsidRPr="00A74A83">
        <w:rPr>
          <w:color w:val="000000" w:themeColor="text1"/>
          <w:lang w:val="en-US"/>
        </w:rPr>
        <w:t>We used vital registration data on all</w:t>
      </w:r>
      <w:r w:rsidR="00B27D4F" w:rsidRPr="00A74A83">
        <w:rPr>
          <w:color w:val="000000" w:themeColor="text1"/>
          <w:lang w:val="en-US"/>
        </w:rPr>
        <w:t xml:space="preserve"> injury</w:t>
      </w:r>
      <w:r w:rsidRPr="00A74A83">
        <w:rPr>
          <w:color w:val="000000" w:themeColor="text1"/>
          <w:lang w:val="en-US"/>
        </w:rPr>
        <w:t xml:space="preserve"> deaths in the</w:t>
      </w:r>
      <w:r w:rsidR="00B27D4F" w:rsidRPr="00A74A83">
        <w:rPr>
          <w:color w:val="000000" w:themeColor="text1"/>
          <w:lang w:val="en-US"/>
        </w:rPr>
        <w:t xml:space="preserve"> contiguous</w:t>
      </w:r>
      <w:r w:rsidRPr="00A74A83">
        <w:rPr>
          <w:color w:val="000000" w:themeColor="text1"/>
          <w:lang w:val="en-US"/>
        </w:rPr>
        <w:t xml:space="preserve"> USA</w:t>
      </w:r>
      <w:r w:rsidRPr="00A74A83">
        <w:rPr>
          <w:lang w:val="en-US"/>
        </w:rPr>
        <w:t xml:space="preserve"> </w:t>
      </w:r>
      <w:r w:rsidRPr="00A74A83">
        <w:rPr>
          <w:color w:val="000000" w:themeColor="text1"/>
          <w:lang w:val="en-US"/>
        </w:rPr>
        <w:t xml:space="preserve">from 1980 to 2016, with information on sex, age at death, underlying cause of death and state of residence. </w:t>
      </w:r>
      <w:r w:rsidR="00E15CE2" w:rsidRPr="00A74A83">
        <w:rPr>
          <w:color w:val="000000" w:themeColor="text1"/>
          <w:lang w:val="en-US"/>
        </w:rPr>
        <w:t>During this period</w:t>
      </w:r>
      <w:r w:rsidRPr="00A74A83">
        <w:rPr>
          <w:color w:val="000000" w:themeColor="text1"/>
          <w:lang w:val="en-US"/>
        </w:rPr>
        <w:t>,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30740979" w14:textId="6E9C2140" w:rsidR="00D21020" w:rsidRPr="00A74A83" w:rsidRDefault="00D21020" w:rsidP="003730E2">
      <w:pPr>
        <w:spacing w:line="480" w:lineRule="auto"/>
        <w:ind w:firstLine="720"/>
        <w:jc w:val="both"/>
        <w:rPr>
          <w:color w:val="000000" w:themeColor="text1"/>
          <w:lang w:val="en-US"/>
        </w:rPr>
      </w:pPr>
    </w:p>
    <w:p w14:paraId="04C1E528" w14:textId="7E354D4A" w:rsidR="00D21020" w:rsidRPr="00A74A83" w:rsidRDefault="00D21020" w:rsidP="00D21020">
      <w:pPr>
        <w:spacing w:line="480" w:lineRule="auto"/>
        <w:jc w:val="both"/>
        <w:rPr>
          <w:b/>
          <w:color w:val="000000" w:themeColor="text1"/>
          <w:lang w:val="en-US"/>
        </w:rPr>
      </w:pPr>
      <w:r w:rsidRPr="00A74A83">
        <w:rPr>
          <w:b/>
          <w:color w:val="000000" w:themeColor="text1"/>
          <w:lang w:val="en-US"/>
        </w:rPr>
        <w:t>Methods</w:t>
      </w:r>
    </w:p>
    <w:p w14:paraId="1D80DA2B" w14:textId="61650915" w:rsidR="00D21020" w:rsidRPr="00A74A83" w:rsidRDefault="00D21020" w:rsidP="00D21020">
      <w:pPr>
        <w:spacing w:line="480" w:lineRule="auto"/>
        <w:jc w:val="both"/>
        <w:outlineLvl w:val="0"/>
        <w:rPr>
          <w:i/>
          <w:color w:val="000000" w:themeColor="text1"/>
          <w:lang w:val="en-US"/>
        </w:rPr>
      </w:pPr>
      <w:r w:rsidRPr="00A74A83">
        <w:rPr>
          <w:i/>
          <w:color w:val="000000" w:themeColor="text1"/>
          <w:lang w:val="en-US"/>
        </w:rPr>
        <w:t xml:space="preserve">Data </w:t>
      </w:r>
      <w:r w:rsidR="002A0B4C" w:rsidRPr="00A74A83">
        <w:rPr>
          <w:i/>
          <w:color w:val="000000" w:themeColor="text1"/>
          <w:lang w:val="en-US"/>
        </w:rPr>
        <w:t>sources</w:t>
      </w:r>
    </w:p>
    <w:p w14:paraId="3BA87459" w14:textId="3B2B6907" w:rsidR="00D21020" w:rsidRPr="00A74A83" w:rsidRDefault="00D21020" w:rsidP="0055719F">
      <w:pPr>
        <w:spacing w:line="480" w:lineRule="auto"/>
        <w:ind w:firstLine="720"/>
        <w:jc w:val="both"/>
        <w:rPr>
          <w:rStyle w:val="apple-style-span"/>
          <w:color w:val="000000" w:themeColor="text1"/>
          <w:lang w:val="en-US"/>
        </w:rPr>
      </w:pPr>
      <w:r w:rsidRPr="00A74A83">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A74A83">
          <w:rPr>
            <w:rStyle w:val="Hyperlink"/>
            <w:lang w:val="en-US"/>
          </w:rPr>
          <w:t>https://www.cdc.gov/nchs/nvss/dvs_data_release.htm</w:t>
        </w:r>
      </w:hyperlink>
      <w:r w:rsidRPr="00A74A83">
        <w:rPr>
          <w:rStyle w:val="apple-style-span"/>
          <w:color w:val="000000" w:themeColor="text1"/>
          <w:lang w:val="en-US"/>
        </w:rPr>
        <w:t xml:space="preserve">) and on population from the NCHS bridged-race dataset </w:t>
      </w:r>
      <w:r w:rsidRPr="00A74A83">
        <w:rPr>
          <w:color w:val="000000" w:themeColor="text1"/>
          <w:lang w:val="en-US"/>
        </w:rPr>
        <w:t xml:space="preserve">for 1990 to 2016 </w:t>
      </w:r>
      <w:r w:rsidRPr="00A74A83">
        <w:rPr>
          <w:color w:val="000000" w:themeColor="text1"/>
          <w:lang w:val="en-US"/>
        </w:rPr>
        <w:lastRenderedPageBreak/>
        <w:t>(</w:t>
      </w:r>
      <w:hyperlink r:id="rId9" w:history="1">
        <w:r w:rsidRPr="00A74A83">
          <w:rPr>
            <w:rStyle w:val="Hyperlink"/>
            <w:lang w:val="en-US"/>
          </w:rPr>
          <w:t>https://www.cdc.gov/nchs/nvss/bridged_race.htm</w:t>
        </w:r>
      </w:hyperlink>
      <w:r w:rsidRPr="00A74A83">
        <w:rPr>
          <w:color w:val="000000" w:themeColor="text1"/>
          <w:lang w:val="en-US"/>
        </w:rPr>
        <w:t>) and from the US Census Bureau prior to 1990 (</w:t>
      </w:r>
      <w:hyperlink r:id="rId10" w:history="1">
        <w:r w:rsidRPr="00A74A83">
          <w:rPr>
            <w:rStyle w:val="Hyperlink"/>
            <w:noProof/>
            <w:lang w:val="en-US"/>
          </w:rPr>
          <w:t>https://www.census.gov/data/tables/time-series/demo/popest/1980s-county.html</w:t>
        </w:r>
      </w:hyperlink>
      <w:r w:rsidRPr="00A74A83">
        <w:rPr>
          <w:rStyle w:val="Hyperlink"/>
          <w:color w:val="auto"/>
          <w:lang w:val="en-US"/>
        </w:rPr>
        <w:t>)</w:t>
      </w:r>
      <w:r w:rsidRPr="00A74A83">
        <w:rPr>
          <w:color w:val="000000" w:themeColor="text1"/>
          <w:lang w:val="en-US"/>
        </w:rPr>
        <w:t>. We calculated monthly population counts through linear interpolation, assigning each yearly count to July.</w:t>
      </w:r>
    </w:p>
    <w:p w14:paraId="15030BAA" w14:textId="7EFB3E72" w:rsidR="00D21020" w:rsidRPr="00A74A83" w:rsidRDefault="00D21020" w:rsidP="006B6319">
      <w:pPr>
        <w:spacing w:line="480" w:lineRule="auto"/>
        <w:ind w:firstLine="720"/>
        <w:jc w:val="both"/>
        <w:rPr>
          <w:color w:val="000000" w:themeColor="text1"/>
          <w:lang w:val="en-US"/>
        </w:rPr>
      </w:pPr>
      <w:r w:rsidRPr="00A74A83">
        <w:rPr>
          <w:color w:val="000000" w:themeColor="text1"/>
          <w:lang w:val="en-US"/>
        </w:rPr>
        <w:t>The underlying cause of death was coded according to the international classification of diseases (ICD) system (9</w:t>
      </w:r>
      <w:r w:rsidRPr="00A74A83">
        <w:rPr>
          <w:color w:val="000000" w:themeColor="text1"/>
          <w:vertAlign w:val="superscript"/>
          <w:lang w:val="en-US"/>
        </w:rPr>
        <w:t>th</w:t>
      </w:r>
      <w:r w:rsidRPr="00A74A83">
        <w:rPr>
          <w:color w:val="000000" w:themeColor="text1"/>
          <w:lang w:val="en-US"/>
        </w:rPr>
        <w:t xml:space="preserve"> revision from 1980 to 1998 and 10</w:t>
      </w:r>
      <w:r w:rsidRPr="00A74A83">
        <w:rPr>
          <w:color w:val="000000" w:themeColor="text1"/>
          <w:vertAlign w:val="superscript"/>
          <w:lang w:val="en-US"/>
        </w:rPr>
        <w:t>th</w:t>
      </w:r>
      <w:r w:rsidRPr="00A74A83">
        <w:rPr>
          <w:color w:val="000000" w:themeColor="text1"/>
          <w:lang w:val="en-US"/>
        </w:rPr>
        <w:t xml:space="preserve"> revision thereafter). The 5.7 million </w:t>
      </w:r>
      <w:r w:rsidRPr="00A74A83">
        <w:rPr>
          <w:rStyle w:val="apple-style-span"/>
          <w:color w:val="000000" w:themeColor="text1"/>
          <w:lang w:val="en-US"/>
        </w:rPr>
        <w:t>injury deaths fell into six categories: transport, falls, drownings, assault, suicide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15A0916C" w14:textId="7B4B3D2F" w:rsidR="00D21020" w:rsidRPr="00A74A83" w:rsidRDefault="00D21020" w:rsidP="00FA0B4C">
      <w:pPr>
        <w:spacing w:line="480" w:lineRule="auto"/>
        <w:ind w:firstLine="720"/>
        <w:jc w:val="both"/>
        <w:rPr>
          <w:color w:val="000000" w:themeColor="text1"/>
          <w:lang w:val="en-US"/>
        </w:rPr>
      </w:pPr>
      <w:r w:rsidRPr="00A74A83">
        <w:rPr>
          <w:color w:val="000000" w:themeColor="text1"/>
          <w:lang w:val="en-US"/>
        </w:rPr>
        <w:t>We obtained data on temperature from ERA-Interim, which combines predictions from a physical model with in-situ and satellite measurements.</w:t>
      </w:r>
      <w:r w:rsidRPr="00A74A83">
        <w:rPr>
          <w:lang w:val="en-US"/>
        </w:rPr>
        <w:fldChar w:fldCharType="begin" w:fldLock="1"/>
      </w:r>
      <w:r w:rsidR="00535DCA">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system","type":"article-journal","volume":"137"},"uris":["http://www.mendeley.com/documents/?uuid=2dc32501-062e-4955-84f4-53dcfc5ad1bb"]}],"mendeley":{"formattedCitation":"&lt;sup&gt;12&lt;/sup&gt;","plainTextFormattedCitation":"12","previouslyFormattedCitation":"(Dee et al., 2011)"},"properties":{"noteIndex":0},"schema":"https://github.com/citation-style-language/schema/raw/master/csl-citation.json"}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A74A83" w:rsidRDefault="00D21020" w:rsidP="00D21020">
      <w:pPr>
        <w:spacing w:line="480" w:lineRule="auto"/>
        <w:jc w:val="both"/>
        <w:rPr>
          <w:i/>
          <w:lang w:val="en-US"/>
        </w:rPr>
      </w:pPr>
      <w:r w:rsidRPr="00A74A83">
        <w:rPr>
          <w:i/>
          <w:lang w:val="en-US"/>
        </w:rPr>
        <w:t>Anomalous temperature metric</w:t>
      </w:r>
    </w:p>
    <w:p w14:paraId="0530DCB6" w14:textId="4AC584FF" w:rsidR="00D21020" w:rsidRPr="00A74A83" w:rsidRDefault="00D21020" w:rsidP="00FA0B4C">
      <w:pPr>
        <w:spacing w:line="480" w:lineRule="auto"/>
        <w:ind w:firstLine="720"/>
        <w:jc w:val="both"/>
        <w:rPr>
          <w:color w:val="000000" w:themeColor="text1"/>
          <w:lang w:val="en-US"/>
        </w:rPr>
      </w:pPr>
      <w:r w:rsidRPr="00A74A83">
        <w:rPr>
          <w:lang w:val="en-US"/>
        </w:rPr>
        <w:t xml:space="preserve">To calculate the magnitude of temperature anomaly by state and month, we first calculated 30-year (long-term) norm temperatures (from 1980-2009) for each month in each state. We calculated for 30 years because it is the duration used in climate assessments </w:t>
      </w:r>
      <w:r w:rsidRPr="00A74A83">
        <w:rPr>
          <w:lang w:val="en-US"/>
        </w:rPr>
        <w:fldChar w:fldCharType="begin" w:fldLock="1"/>
      </w:r>
      <w:r w:rsidR="00535DCA">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edition","type":"book"},"uris":["http://www.mendeley.com/documents/?uuid=e319ccab-3c4d-4cf7-994d-a28a24676675"]}],"mendeley":{"formattedCitation":"&lt;sup&gt;13&lt;/sup&gt;","plainTextFormattedCitation":"13","previouslyFormattedCitation":"(Wallace &amp; Hobbs, 2006)"},"properties":{"noteIndex":0},"schema":"https://github.com/citation-style-language/schema/raw/master/csl-citation.json"}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13</w:t>
      </w:r>
      <w:r w:rsidRPr="00A74A83">
        <w:rPr>
          <w:lang w:val="en-US"/>
        </w:rPr>
        <w:fldChar w:fldCharType="end"/>
      </w:r>
      <w:r w:rsidRPr="00A74A83">
        <w:rPr>
          <w:lang w:val="en-US"/>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w:t>
      </w:r>
      <w:r w:rsidR="004B489C" w:rsidRPr="00A74A83">
        <w:rPr>
          <w:lang w:val="en-US"/>
        </w:rPr>
        <w:t>acclimatized</w:t>
      </w:r>
      <w:r w:rsidRPr="00A74A83">
        <w:rPr>
          <w:lang w:val="en-US"/>
        </w:rPr>
        <w:t>. These values can be different for different months in the same state, and different states in the same month.</w:t>
      </w:r>
    </w:p>
    <w:p w14:paraId="3E8FF2EE" w14:textId="77777777" w:rsidR="00D21020" w:rsidRPr="00A74A83" w:rsidRDefault="00D21020" w:rsidP="00D21020">
      <w:pPr>
        <w:spacing w:line="480" w:lineRule="auto"/>
        <w:jc w:val="both"/>
        <w:outlineLvl w:val="0"/>
        <w:rPr>
          <w:i/>
          <w:color w:val="000000" w:themeColor="text1"/>
          <w:lang w:val="en-US"/>
        </w:rPr>
      </w:pPr>
      <w:r w:rsidRPr="00A74A83">
        <w:rPr>
          <w:i/>
          <w:color w:val="000000" w:themeColor="text1"/>
          <w:lang w:val="en-US"/>
        </w:rPr>
        <w:lastRenderedPageBreak/>
        <w:t>Statistical methods</w:t>
      </w:r>
    </w:p>
    <w:p w14:paraId="36552F98" w14:textId="06998015" w:rsidR="00D21020" w:rsidRPr="00A74A83" w:rsidRDefault="00D21020" w:rsidP="00FA0B4C">
      <w:pPr>
        <w:spacing w:line="480" w:lineRule="auto"/>
        <w:ind w:firstLine="720"/>
        <w:jc w:val="both"/>
        <w:outlineLvl w:val="0"/>
        <w:rPr>
          <w:color w:val="000000" w:themeColor="text1"/>
          <w:lang w:val="en-US"/>
        </w:rPr>
      </w:pPr>
      <w:r w:rsidRPr="00A74A83">
        <w:rPr>
          <w:color w:val="000000" w:themeColor="text1"/>
          <w:lang w:val="en-US"/>
        </w:rPr>
        <w:t xml:space="preserve">We formulated a Bayesian spatio-temporal model to estimate the effect of temperature anomaly on injury deaths rates. The outcome was deaths from several types of injury. The method is described in </w:t>
      </w:r>
      <w:r w:rsidR="006B6319" w:rsidRPr="00A74A83">
        <w:rPr>
          <w:color w:val="000000" w:themeColor="text1"/>
          <w:lang w:val="en-US"/>
        </w:rPr>
        <w:t xml:space="preserve">detail in the </w:t>
      </w:r>
      <w:r w:rsidR="006237BA" w:rsidRPr="00A74A83">
        <w:rPr>
          <w:color w:val="000000" w:themeColor="text1"/>
          <w:lang w:val="en-US"/>
        </w:rPr>
        <w:t>Supplementary</w:t>
      </w:r>
      <w:r w:rsidRPr="00A74A83">
        <w:rPr>
          <w:color w:val="000000" w:themeColor="text1"/>
          <w:lang w:val="en-US"/>
        </w:rPr>
        <w:t xml:space="preserve"> Appendix. We carried out all analyses separately by sex and age group (0-4 years, 10-year age groups from 5 to 84 years, and 85+ years) because injury deaths rates vary by age group and sex </w:t>
      </w:r>
      <w:r w:rsidRPr="00A74A83">
        <w:rPr>
          <w:color w:val="000000" w:themeColor="text1"/>
          <w:lang w:val="en-US"/>
        </w:rPr>
        <w:fldChar w:fldCharType="begin" w:fldLock="1"/>
      </w:r>
      <w:r w:rsidR="00535DCA">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10,11,14&lt;/sup&gt;","plainTextFormattedCitation":"10,11,14","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10,11,14</w:t>
      </w:r>
      <w:r w:rsidRPr="00A74A83">
        <w:rPr>
          <w:color w:val="000000" w:themeColor="text1"/>
          <w:lang w:val="en-US"/>
        </w:rPr>
        <w:fldChar w:fldCharType="end"/>
      </w:r>
      <w:r w:rsidRPr="00A74A83">
        <w:rPr>
          <w:color w:val="000000" w:themeColor="text1"/>
          <w:lang w:val="en-US"/>
        </w:rPr>
        <w:t>, as might their associations with temperature.</w:t>
      </w:r>
    </w:p>
    <w:p w14:paraId="5FDD0536" w14:textId="6F336E68" w:rsidR="00D21020" w:rsidRPr="00A74A83" w:rsidRDefault="00D21020" w:rsidP="00FA0B4C">
      <w:pPr>
        <w:spacing w:line="480" w:lineRule="auto"/>
        <w:ind w:firstLine="720"/>
        <w:jc w:val="both"/>
        <w:outlineLvl w:val="0"/>
        <w:rPr>
          <w:color w:val="000000" w:themeColor="text1"/>
          <w:lang w:val="en-US"/>
        </w:rPr>
      </w:pPr>
      <w:r w:rsidRPr="00A74A83">
        <w:rPr>
          <w:color w:val="000000" w:themeColor="text1"/>
          <w:lang w:val="en-US"/>
        </w:rPr>
        <w:t xml:space="preserve">We estimated the mortality impact of a national year-round temperature anomaly of 1°C in each month and state, </w:t>
      </w:r>
      <w:r w:rsidRPr="00A74A83">
        <w:rPr>
          <w:lang w:val="en-US"/>
        </w:rPr>
        <w:t xml:space="preserve">realistic in our lifetimes under current projections of global climate change </w:t>
      </w:r>
      <w:r w:rsidRPr="00A74A83">
        <w:rPr>
          <w:color w:val="000000" w:themeColor="text1"/>
          <w:lang w:val="en-US"/>
        </w:rPr>
        <w:fldChar w:fldCharType="begin" w:fldLock="1"/>
      </w:r>
      <w:r w:rsidR="00535DCA">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makers","type":"article-journal"},"uris":["http://www.mendeley.com/documents/?uuid=4c69fe2c-284f-45c2-bc1a-ae18b2694112"]}],"mendeley":{"formattedCitation":"&lt;sup&gt;15&lt;/sup&gt;","plainTextFormattedCitation":"15","previouslyFormattedCitation":"(IPCC, 2018)"},"properties":{"noteIndex":0},"schema":"https://github.com/citation-style-language/schema/raw/master/csl-citation.json"}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15</w:t>
      </w:r>
      <w:r w:rsidRPr="00A74A83">
        <w:rPr>
          <w:color w:val="000000" w:themeColor="text1"/>
          <w:lang w:val="en-US"/>
        </w:rPr>
        <w:fldChar w:fldCharType="end"/>
      </w:r>
      <w:r w:rsidRPr="00A74A83">
        <w:rPr>
          <w:color w:val="000000" w:themeColor="text1"/>
          <w:lang w:val="en-US"/>
        </w:rPr>
        <w:t>, as well as within the range of anomaly size experienced by some states (Figure 4).</w:t>
      </w:r>
      <w:r w:rsidRPr="00A74A83">
        <w:rPr>
          <w:lang w:val="en-US"/>
        </w:rPr>
        <w:t xml:space="preserve"> </w:t>
      </w:r>
      <w:r w:rsidRPr="00A74A83">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 The uncertainty in our results were obtained from 5000 draws from the posterior marginal of each month’s excess relative risk. The reported 95% credible intervals, quoted in brackets where appropriate, are the 2.5</w:t>
      </w:r>
      <w:r w:rsidRPr="00A74A83">
        <w:rPr>
          <w:color w:val="000000" w:themeColor="text1"/>
          <w:vertAlign w:val="superscript"/>
          <w:lang w:val="en-US"/>
        </w:rPr>
        <w:t>th</w:t>
      </w:r>
      <w:r w:rsidRPr="00A74A83">
        <w:rPr>
          <w:color w:val="000000" w:themeColor="text1"/>
          <w:lang w:val="en-US"/>
        </w:rPr>
        <w:t xml:space="preserve"> to 97.5</w:t>
      </w:r>
      <w:r w:rsidRPr="00A74A83">
        <w:rPr>
          <w:color w:val="000000" w:themeColor="text1"/>
          <w:vertAlign w:val="superscript"/>
          <w:lang w:val="en-US"/>
        </w:rPr>
        <w:t>th</w:t>
      </w:r>
      <w:r w:rsidRPr="00A74A83">
        <w:rPr>
          <w:color w:val="000000" w:themeColor="text1"/>
          <w:lang w:val="en-US"/>
        </w:rPr>
        <w:t xml:space="preserve"> percentiles of the sampled values.</w:t>
      </w:r>
    </w:p>
    <w:p w14:paraId="3D1DE047" w14:textId="77777777" w:rsidR="00D21020" w:rsidRPr="00A74A83" w:rsidRDefault="00D21020" w:rsidP="00D21020">
      <w:pPr>
        <w:spacing w:line="480" w:lineRule="auto"/>
        <w:jc w:val="both"/>
        <w:outlineLvl w:val="0"/>
        <w:rPr>
          <w:i/>
          <w:color w:val="000000" w:themeColor="text1"/>
          <w:lang w:val="en-US"/>
        </w:rPr>
      </w:pPr>
      <w:r w:rsidRPr="00A74A83">
        <w:rPr>
          <w:i/>
          <w:color w:val="000000" w:themeColor="text1"/>
          <w:lang w:val="en-US"/>
        </w:rPr>
        <w:t>Sensitivity analysis</w:t>
      </w:r>
    </w:p>
    <w:p w14:paraId="1A863C39" w14:textId="109CF0FC" w:rsidR="00D21020" w:rsidRPr="00A74A83" w:rsidRDefault="00D21020" w:rsidP="00FA0B4C">
      <w:pPr>
        <w:spacing w:line="480" w:lineRule="auto"/>
        <w:ind w:firstLine="720"/>
        <w:jc w:val="both"/>
        <w:rPr>
          <w:lang w:val="en-US"/>
        </w:rPr>
      </w:pPr>
      <w:r w:rsidRPr="00A74A83">
        <w:rPr>
          <w:lang w:val="en-US"/>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2AC12097" w14:textId="77777777" w:rsidR="00D21020" w:rsidRPr="00A74A83" w:rsidRDefault="00D21020" w:rsidP="00FA0B4C">
      <w:pPr>
        <w:spacing w:line="480" w:lineRule="auto"/>
        <w:ind w:firstLine="357"/>
        <w:jc w:val="both"/>
        <w:rPr>
          <w:lang w:val="en-US"/>
        </w:rPr>
      </w:pPr>
      <w:r w:rsidRPr="00A74A83">
        <w:rPr>
          <w:lang w:val="en-US"/>
        </w:rPr>
        <w:t>Together with temperature anomaly based on daily mean temperatures, we also included a second measure of anomaly in the model. The additional measures were related to more extreme anomalous situations:</w:t>
      </w:r>
    </w:p>
    <w:p w14:paraId="4E0BF814" w14:textId="77777777" w:rsidR="00D21020" w:rsidRPr="00A74A83" w:rsidRDefault="00D21020" w:rsidP="00A530B3">
      <w:pPr>
        <w:pStyle w:val="ListParagraph"/>
        <w:numPr>
          <w:ilvl w:val="1"/>
          <w:numId w:val="15"/>
        </w:numPr>
        <w:spacing w:after="0" w:line="480" w:lineRule="auto"/>
        <w:jc w:val="both"/>
        <w:rPr>
          <w:rFonts w:ascii="Times New Roman" w:hAnsi="Times New Roman"/>
          <w:i/>
          <w:color w:val="000000" w:themeColor="text1"/>
          <w:sz w:val="24"/>
          <w:szCs w:val="24"/>
          <w:lang w:val="en-US"/>
        </w:rPr>
      </w:pPr>
      <w:r w:rsidRPr="00A74A83">
        <w:rPr>
          <w:rFonts w:ascii="Times New Roman" w:hAnsi="Times New Roman"/>
          <w:color w:val="000000" w:themeColor="text1"/>
          <w:sz w:val="24"/>
          <w:szCs w:val="24"/>
          <w:lang w:val="en-US"/>
        </w:rPr>
        <w:lastRenderedPageBreak/>
        <w:t>temperature anomaly calculated based on</w:t>
      </w:r>
      <w:r w:rsidRPr="00A74A83" w:rsidDel="00F36612">
        <w:rPr>
          <w:rFonts w:ascii="Times New Roman" w:hAnsi="Times New Roman"/>
          <w:color w:val="000000" w:themeColor="text1"/>
          <w:sz w:val="24"/>
          <w:szCs w:val="24"/>
          <w:lang w:val="en-US"/>
        </w:rPr>
        <w:t xml:space="preserve"> </w:t>
      </w:r>
      <w:r w:rsidRPr="00A74A83">
        <w:rPr>
          <w:rFonts w:ascii="Times New Roman" w:hAnsi="Times New Roman"/>
          <w:color w:val="000000" w:themeColor="text1"/>
          <w:sz w:val="24"/>
          <w:szCs w:val="24"/>
          <w:lang w:val="en-US"/>
        </w:rPr>
        <w:t>90</w:t>
      </w:r>
      <w:r w:rsidRPr="00A74A83">
        <w:rPr>
          <w:rFonts w:ascii="Times New Roman" w:hAnsi="Times New Roman"/>
          <w:color w:val="000000" w:themeColor="text1"/>
          <w:sz w:val="24"/>
          <w:szCs w:val="24"/>
          <w:vertAlign w:val="superscript"/>
          <w:lang w:val="en-US"/>
        </w:rPr>
        <w:t>th</w:t>
      </w:r>
      <w:r w:rsidRPr="00A74A83">
        <w:rPr>
          <w:rFonts w:ascii="Times New Roman" w:hAnsi="Times New Roman"/>
          <w:color w:val="000000" w:themeColor="text1"/>
          <w:sz w:val="24"/>
          <w:szCs w:val="24"/>
          <w:lang w:val="en-US"/>
        </w:rPr>
        <w:t xml:space="preserve"> percentile (°C) of daily mean temperatures within a month, compared to 30-year (long-term) norm of 90</w:t>
      </w:r>
      <w:r w:rsidRPr="00A74A83">
        <w:rPr>
          <w:rFonts w:ascii="Times New Roman" w:hAnsi="Times New Roman"/>
          <w:color w:val="000000" w:themeColor="text1"/>
          <w:sz w:val="24"/>
          <w:szCs w:val="24"/>
          <w:vertAlign w:val="superscript"/>
          <w:lang w:val="en-US"/>
        </w:rPr>
        <w:t>th</w:t>
      </w:r>
      <w:r w:rsidRPr="00A74A83">
        <w:rPr>
          <w:rFonts w:ascii="Times New Roman" w:hAnsi="Times New Roman"/>
          <w:color w:val="000000" w:themeColor="text1"/>
          <w:sz w:val="24"/>
          <w:szCs w:val="24"/>
          <w:lang w:val="en-US"/>
        </w:rPr>
        <w:t xml:space="preserve"> percentile for each state and month </w:t>
      </w:r>
    </w:p>
    <w:p w14:paraId="3C38EC16" w14:textId="77777777" w:rsidR="00D21020" w:rsidRPr="00A74A83" w:rsidRDefault="00D21020" w:rsidP="00A530B3">
      <w:pPr>
        <w:pStyle w:val="ListParagraph"/>
        <w:numPr>
          <w:ilvl w:val="1"/>
          <w:numId w:val="15"/>
        </w:numPr>
        <w:spacing w:after="0" w:line="480" w:lineRule="auto"/>
        <w:jc w:val="both"/>
        <w:rPr>
          <w:rFonts w:ascii="Times New Roman" w:hAnsi="Times New Roman"/>
          <w:i/>
          <w:color w:val="000000" w:themeColor="text1"/>
          <w:sz w:val="24"/>
          <w:szCs w:val="24"/>
          <w:lang w:val="en-US"/>
        </w:rPr>
      </w:pPr>
      <w:r w:rsidRPr="00A74A83">
        <w:rPr>
          <w:rFonts w:ascii="Times New Roman" w:hAnsi="Times New Roman"/>
          <w:sz w:val="24"/>
          <w:szCs w:val="24"/>
          <w:lang w:val="en-US"/>
        </w:rPr>
        <w:t>number of days in a month above the long-term 90</w:t>
      </w:r>
      <w:r w:rsidRPr="00A74A83">
        <w:rPr>
          <w:rFonts w:ascii="Times New Roman" w:hAnsi="Times New Roman"/>
          <w:sz w:val="24"/>
          <w:szCs w:val="24"/>
          <w:vertAlign w:val="superscript"/>
          <w:lang w:val="en-US"/>
        </w:rPr>
        <w:t>th</w:t>
      </w:r>
      <w:r w:rsidRPr="00A74A83">
        <w:rPr>
          <w:rFonts w:ascii="Times New Roman" w:hAnsi="Times New Roman"/>
          <w:sz w:val="24"/>
          <w:szCs w:val="24"/>
          <w:lang w:val="en-US"/>
        </w:rPr>
        <w:t xml:space="preserve"> percentile of norm temperature </w:t>
      </w:r>
      <w:r w:rsidRPr="00A74A83">
        <w:rPr>
          <w:rFonts w:ascii="Times New Roman" w:hAnsi="Times New Roman"/>
          <w:color w:val="000000" w:themeColor="text1"/>
          <w:sz w:val="24"/>
          <w:szCs w:val="24"/>
          <w:lang w:val="en-US"/>
        </w:rPr>
        <w:t>for each state and month</w:t>
      </w:r>
      <w:r w:rsidRPr="00A74A83">
        <w:rPr>
          <w:rFonts w:ascii="Times New Roman" w:hAnsi="Times New Roman"/>
          <w:sz w:val="24"/>
          <w:szCs w:val="24"/>
          <w:lang w:val="en-US"/>
        </w:rPr>
        <w:t xml:space="preserve"> (adjusted for length of month)</w:t>
      </w:r>
    </w:p>
    <w:p w14:paraId="36421366" w14:textId="2B9FA877" w:rsidR="00D21020" w:rsidRPr="00A74A83" w:rsidRDefault="00D21020" w:rsidP="00A530B3">
      <w:pPr>
        <w:pStyle w:val="ListParagraph"/>
        <w:numPr>
          <w:ilvl w:val="1"/>
          <w:numId w:val="15"/>
        </w:numPr>
        <w:spacing w:after="0" w:line="480" w:lineRule="auto"/>
        <w:jc w:val="both"/>
        <w:rPr>
          <w:rFonts w:ascii="Times New Roman" w:hAnsi="Times New Roman"/>
          <w:i/>
          <w:color w:val="000000" w:themeColor="text1"/>
          <w:sz w:val="24"/>
          <w:szCs w:val="24"/>
          <w:lang w:val="en-US"/>
        </w:rPr>
      </w:pPr>
      <w:r w:rsidRPr="00A74A83">
        <w:rPr>
          <w:rFonts w:ascii="Times New Roman" w:hAnsi="Times New Roman"/>
          <w:sz w:val="24"/>
          <w:szCs w:val="24"/>
          <w:lang w:val="en-US"/>
        </w:rPr>
        <w:t>number of 3+ day episodes above the long-term 90</w:t>
      </w:r>
      <w:r w:rsidRPr="00A74A83">
        <w:rPr>
          <w:rFonts w:ascii="Times New Roman" w:hAnsi="Times New Roman"/>
          <w:sz w:val="24"/>
          <w:szCs w:val="24"/>
          <w:vertAlign w:val="superscript"/>
          <w:lang w:val="en-US"/>
        </w:rPr>
        <w:t>th</w:t>
      </w:r>
      <w:r w:rsidRPr="00A74A83">
        <w:rPr>
          <w:rFonts w:ascii="Times New Roman" w:hAnsi="Times New Roman"/>
          <w:sz w:val="24"/>
          <w:szCs w:val="24"/>
          <w:lang w:val="en-US"/>
        </w:rPr>
        <w:t xml:space="preserve"> percentile of norm temperature </w:t>
      </w:r>
      <w:r w:rsidRPr="00A74A83">
        <w:rPr>
          <w:rFonts w:ascii="Times New Roman" w:hAnsi="Times New Roman"/>
          <w:color w:val="000000" w:themeColor="text1"/>
          <w:sz w:val="24"/>
          <w:szCs w:val="24"/>
          <w:lang w:val="en-US"/>
        </w:rPr>
        <w:t>for each state and month</w:t>
      </w:r>
      <w:r w:rsidRPr="00A74A83">
        <w:rPr>
          <w:rFonts w:ascii="Times New Roman" w:hAnsi="Times New Roman"/>
          <w:sz w:val="24"/>
          <w:szCs w:val="24"/>
          <w:lang w:val="en-US"/>
        </w:rPr>
        <w:t xml:space="preserve"> (adjusted for length of month)</w:t>
      </w:r>
    </w:p>
    <w:p w14:paraId="5BAAC7E0" w14:textId="5CA7414F" w:rsidR="007B3AFA" w:rsidRDefault="00D21020" w:rsidP="00FA0B4C">
      <w:pPr>
        <w:spacing w:line="480" w:lineRule="auto"/>
        <w:ind w:firstLine="720"/>
        <w:jc w:val="both"/>
        <w:rPr>
          <w:lang w:val="en-US"/>
        </w:rPr>
      </w:pPr>
      <w:r w:rsidRPr="00A74A83">
        <w:rPr>
          <w:lang w:val="en-US"/>
        </w:rPr>
        <w:t>The correlations among these variables and anomaly based on mean were between 0.60 and 0.89 (Supplementary Table 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7815B1A" w14:textId="77777777" w:rsidR="00A74A83" w:rsidRPr="00A74A83" w:rsidRDefault="00A74A83" w:rsidP="00FA0B4C">
      <w:pPr>
        <w:spacing w:line="480" w:lineRule="auto"/>
        <w:ind w:firstLine="720"/>
        <w:jc w:val="both"/>
        <w:rPr>
          <w:color w:val="000000" w:themeColor="text1"/>
          <w:lang w:val="en-US"/>
        </w:rPr>
      </w:pPr>
    </w:p>
    <w:p w14:paraId="67218FAC" w14:textId="135643AD" w:rsidR="0065196B" w:rsidRPr="00A74A83" w:rsidRDefault="007B3AFA" w:rsidP="0065196B">
      <w:pPr>
        <w:spacing w:line="480" w:lineRule="auto"/>
        <w:jc w:val="both"/>
        <w:rPr>
          <w:b/>
          <w:color w:val="000000" w:themeColor="text1"/>
          <w:lang w:val="en-US"/>
        </w:rPr>
      </w:pPr>
      <w:r w:rsidRPr="00A74A83">
        <w:rPr>
          <w:b/>
          <w:color w:val="000000" w:themeColor="text1"/>
          <w:lang w:val="en-US"/>
        </w:rPr>
        <w:t>Results</w:t>
      </w:r>
    </w:p>
    <w:p w14:paraId="2A0C0C6E" w14:textId="75A9D7B9" w:rsidR="0065196B" w:rsidRPr="00A74A83" w:rsidRDefault="00B178F9" w:rsidP="00FA0B4C">
      <w:pPr>
        <w:spacing w:line="480" w:lineRule="auto"/>
        <w:ind w:firstLine="720"/>
        <w:jc w:val="both"/>
        <w:rPr>
          <w:lang w:val="en-US"/>
        </w:rPr>
      </w:pPr>
      <w:r w:rsidRPr="00A74A83">
        <w:rPr>
          <w:color w:val="000000" w:themeColor="text1"/>
          <w:lang w:val="en-US"/>
        </w:rPr>
        <w:t>I</w:t>
      </w:r>
      <w:r w:rsidR="0065196B" w:rsidRPr="00A74A83">
        <w:rPr>
          <w:color w:val="000000" w:themeColor="text1"/>
          <w:lang w:val="en-US"/>
        </w:rPr>
        <w:t>njuries</w:t>
      </w:r>
      <w:r w:rsidRPr="00A74A83">
        <w:rPr>
          <w:color w:val="000000" w:themeColor="text1"/>
          <w:lang w:val="en-US"/>
        </w:rPr>
        <w:t xml:space="preserve"> from transport</w:t>
      </w:r>
      <w:r w:rsidR="0065196B" w:rsidRPr="00A74A83">
        <w:rPr>
          <w:color w:val="000000" w:themeColor="text1"/>
          <w:lang w:val="en-US"/>
        </w:rPr>
        <w:t xml:space="preserve">, falls, drownings, assault, and </w:t>
      </w:r>
      <w:r w:rsidR="000C077B" w:rsidRPr="00A74A83">
        <w:rPr>
          <w:color w:val="000000" w:themeColor="text1"/>
          <w:lang w:val="en-US"/>
        </w:rPr>
        <w:t>suicide</w:t>
      </w:r>
      <w:r w:rsidR="0065196B" w:rsidRPr="00A74A83">
        <w:rPr>
          <w:color w:val="000000" w:themeColor="text1"/>
          <w:lang w:val="en-US"/>
        </w:rPr>
        <w:t xml:space="preserve"> accounted for 79.0% of injury deaths in males and 72.1% in females. The remainder were from a heterogeneous group of “other unintentional injuries” (Figure 1), within which </w:t>
      </w:r>
      <w:r w:rsidR="0065196B" w:rsidRPr="00A74A83">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A74A83">
        <w:rPr>
          <w:lang w:val="en-US"/>
        </w:rPr>
        <w:t>suicide</w:t>
      </w:r>
      <w:r w:rsidR="0065196B" w:rsidRPr="00A74A83">
        <w:rPr>
          <w:lang w:val="en-US"/>
        </w:rPr>
        <w:t xml:space="preserve"> than any other injury. Above 75 years of age, falls were the largest cause of death in both men and women.  </w:t>
      </w:r>
    </w:p>
    <w:p w14:paraId="2ABD42EA" w14:textId="4155776A" w:rsidR="0065196B" w:rsidRPr="00A74A83" w:rsidRDefault="0065196B" w:rsidP="00F604E7">
      <w:pPr>
        <w:spacing w:line="480" w:lineRule="auto"/>
        <w:ind w:firstLine="720"/>
        <w:jc w:val="both"/>
        <w:rPr>
          <w:lang w:val="en-US"/>
        </w:rPr>
      </w:pPr>
      <w:commentRangeStart w:id="0"/>
      <w:r w:rsidRPr="00A74A83">
        <w:rPr>
          <w:lang w:val="en-US"/>
        </w:rPr>
        <w:t>There was a decline in age-</w:t>
      </w:r>
      <w:r w:rsidR="004B489C" w:rsidRPr="00A74A83">
        <w:rPr>
          <w:lang w:val="en-US"/>
        </w:rPr>
        <w:t>standardized</w:t>
      </w:r>
      <w:r w:rsidRPr="00A74A83">
        <w:rPr>
          <w:lang w:val="en-US"/>
        </w:rPr>
        <w:t xml:space="preserve"> death rates of three out of five major injuries (transport, drownings and assault) from 1980 to 2016</w:t>
      </w:r>
      <w:r w:rsidR="00624F5B" w:rsidRPr="00A74A83">
        <w:rPr>
          <w:lang w:val="en-US"/>
        </w:rPr>
        <w:t>, although assault deaths have shown a recent increase since 20</w:t>
      </w:r>
      <w:r w:rsidR="000A6CF4" w:rsidRPr="00A74A83">
        <w:rPr>
          <w:lang w:val="en-US"/>
        </w:rPr>
        <w:t>14</w:t>
      </w:r>
      <w:r w:rsidRPr="00A74A83">
        <w:rPr>
          <w:lang w:val="en-US"/>
        </w:rPr>
        <w:t xml:space="preserve"> (Figure 2). In contrast, age-</w:t>
      </w:r>
      <w:r w:rsidR="004B489C" w:rsidRPr="00A74A83">
        <w:rPr>
          <w:lang w:val="en-US"/>
        </w:rPr>
        <w:t>standardized</w:t>
      </w:r>
      <w:r w:rsidRPr="00A74A83">
        <w:rPr>
          <w:lang w:val="en-US"/>
        </w:rPr>
        <w:t xml:space="preserve"> death rates from falls </w:t>
      </w:r>
      <w:r w:rsidRPr="00A74A83">
        <w:rPr>
          <w:lang w:val="en-US"/>
        </w:rPr>
        <w:lastRenderedPageBreak/>
        <w:t xml:space="preserve">increased over time while those from </w:t>
      </w:r>
      <w:r w:rsidR="000C077B" w:rsidRPr="00A74A83">
        <w:rPr>
          <w:lang w:val="en-US"/>
        </w:rPr>
        <w:t>suicide</w:t>
      </w:r>
      <w:r w:rsidRPr="00A74A83">
        <w:rPr>
          <w:lang w:val="en-US"/>
        </w:rPr>
        <w:t xml:space="preserve"> initially decreased followed by an increase to surpass 1980 levels. The largest overall decline over time was for transport deaths, which declined by over 50% from 1980 to 2016. Age-</w:t>
      </w:r>
      <w:r w:rsidR="004B489C" w:rsidRPr="00A74A83">
        <w:rPr>
          <w:lang w:val="en-US"/>
        </w:rPr>
        <w:t>standardized</w:t>
      </w:r>
      <w:r w:rsidRPr="00A74A83">
        <w:rPr>
          <w:lang w:val="en-US"/>
        </w:rPr>
        <w:t xml:space="preserve"> death rates for transport</w:t>
      </w:r>
      <w:r w:rsidR="009B7D89" w:rsidRPr="00A74A83">
        <w:rPr>
          <w:lang w:val="en-US"/>
        </w:rPr>
        <w:t xml:space="preserve"> injuries</w:t>
      </w:r>
      <w:r w:rsidRPr="00A74A83">
        <w:rPr>
          <w:lang w:val="en-US"/>
        </w:rPr>
        <w:t xml:space="preserve"> and drownings peaked in summer months but deaths from other major injuries did not have clear seasonal patterns.</w:t>
      </w:r>
      <w:commentRangeEnd w:id="0"/>
      <w:r w:rsidR="00014C80">
        <w:rPr>
          <w:rStyle w:val="CommentReference"/>
          <w:rFonts w:asciiTheme="minorHAnsi" w:hAnsiTheme="minorHAnsi" w:cstheme="minorBidi"/>
          <w:lang w:eastAsia="en-US"/>
        </w:rPr>
        <w:commentReference w:id="0"/>
      </w:r>
    </w:p>
    <w:p w14:paraId="1D485A28" w14:textId="749F5269" w:rsidR="0065196B" w:rsidRPr="00A74A83" w:rsidRDefault="0065196B" w:rsidP="00F604E7">
      <w:pPr>
        <w:spacing w:line="480" w:lineRule="auto"/>
        <w:ind w:firstLine="720"/>
        <w:jc w:val="both"/>
        <w:rPr>
          <w:color w:val="000000" w:themeColor="text1"/>
          <w:lang w:val="en-US"/>
        </w:rPr>
      </w:pPr>
      <w:r w:rsidRPr="00A74A83">
        <w:rPr>
          <w:color w:val="000000" w:themeColor="text1"/>
          <w:lang w:val="en-US"/>
        </w:rPr>
        <w:t>With few exceptions,</w:t>
      </w:r>
      <w:r w:rsidRPr="00A74A83">
        <w:rPr>
          <w:color w:val="000000" w:themeColor="text1"/>
          <w:lang w:val="en-US"/>
        </w:rPr>
        <w:fldChar w:fldCharType="begin" w:fldLock="1"/>
      </w:r>
      <w:r w:rsidR="00535DCA">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Mexico","type":"article-journal"},"uris":["http://www.mendeley.com/documents/?uuid=6dbd0985-7ffc-4604-9986-7c871ffae9a7"]}],"mendeley":{"formattedCitation":"&lt;sup&gt;7,16&lt;/sup&gt;","plainTextFormattedCitation":"7,16","previouslyFormattedCitation":"(Burke et al., 2018; Shi, Kloog, Zanobetti, Liu, &amp; Schwartz, 2015)"},"properties":{"noteIndex":0},"schema":"https://github.com/citation-style-language/schema/raw/master/csl-citation.json"}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7,16</w:t>
      </w:r>
      <w:r w:rsidRPr="00A74A83">
        <w:rPr>
          <w:color w:val="000000" w:themeColor="text1"/>
          <w:lang w:val="en-US"/>
        </w:rPr>
        <w:fldChar w:fldCharType="end"/>
      </w:r>
      <w:r w:rsidRPr="00A74A83">
        <w:rPr>
          <w:color w:val="000000" w:themeColor="text1"/>
          <w:lang w:val="en-US"/>
        </w:rPr>
        <w:t xml:space="preserve"> current climate change risk assessments typically extrapolate from changes in mortality in relation to daily temperature</w:t>
      </w:r>
      <w:r w:rsidR="00B00C8B" w:rsidRPr="00A74A83">
        <w:rPr>
          <w:color w:val="000000" w:themeColor="text1"/>
          <w:lang w:val="en-US"/>
        </w:rPr>
        <w:t xml:space="preserve"> </w:t>
      </w:r>
      <w:r w:rsidRPr="00A74A83">
        <w:rPr>
          <w:color w:val="000000" w:themeColor="text1"/>
          <w:lang w:val="en-US"/>
        </w:rPr>
        <w:fldChar w:fldCharType="begin" w:fldLock="1"/>
      </w:r>
      <w:r w:rsidR="00535DCA">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5,6,17–19&lt;/sup&gt;","plainTextFormattedCitation":"5,6,17–19","previouslyFormattedCitation":"(Basu, 2009; Gasparrini et al., 2015, 2017; Huang et al., 2011; Ye et al., 2012)"},"properties":{"noteIndex":0},"schema":"https://github.com/citation-style-language/schema/raw/master/csl-citation.json"}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5,6,17–19</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4F6CD49C" w14:textId="784DC5F6" w:rsidR="00DD4894" w:rsidRPr="00A74A83" w:rsidRDefault="00DD4894" w:rsidP="00F604E7">
      <w:pPr>
        <w:spacing w:line="480" w:lineRule="auto"/>
        <w:ind w:firstLine="720"/>
        <w:jc w:val="both"/>
        <w:rPr>
          <w:color w:val="000000" w:themeColor="text1"/>
          <w:lang w:val="en-US"/>
        </w:rPr>
      </w:pPr>
      <w:r w:rsidRPr="00A74A83">
        <w:rPr>
          <w:color w:val="000000" w:themeColor="text1"/>
          <w:lang w:val="en-US"/>
        </w:rPr>
        <w:t>We first defined a measure of anomalous temperature for each state and month relative to</w:t>
      </w:r>
      <w:r w:rsidRPr="00A74A83">
        <w:rPr>
          <w:lang w:val="en-US"/>
        </w:rPr>
        <w:t xml:space="preserve"> long-term norm temperature of the state in that month (Figure 3)</w:t>
      </w:r>
      <w:r w:rsidRPr="00A74A83">
        <w:rPr>
          <w:color w:val="000000" w:themeColor="text1"/>
          <w:lang w:val="en-US"/>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A74A83">
        <w:rPr>
          <w:bCs/>
          <w:color w:val="000000" w:themeColor="text1"/>
          <w:lang w:val="en-US"/>
        </w:rPr>
        <w:t>°C</w:t>
      </w:r>
      <w:r w:rsidRPr="00A74A83">
        <w:rPr>
          <w:color w:val="000000" w:themeColor="text1"/>
          <w:lang w:val="en-US"/>
        </w:rPr>
        <w:t xml:space="preserve"> for Florida in September, to 3.4</w:t>
      </w:r>
      <w:r w:rsidRPr="00A74A83">
        <w:rPr>
          <w:bCs/>
          <w:color w:val="000000" w:themeColor="text1"/>
          <w:lang w:val="en-US"/>
        </w:rPr>
        <w:t>°C</w:t>
      </w:r>
      <w:r w:rsidRPr="00A74A83">
        <w:rPr>
          <w:color w:val="000000" w:themeColor="text1"/>
          <w:lang w:val="en-US"/>
        </w:rPr>
        <w:t xml:space="preserve"> for North Dakota in February (Figure 4). The average size of anomaly had a median value of 1.2</w:t>
      </w:r>
      <w:r w:rsidRPr="00A74A83">
        <w:rPr>
          <w:bCs/>
          <w:color w:val="000000" w:themeColor="text1"/>
          <w:lang w:val="en-US"/>
        </w:rPr>
        <w:t xml:space="preserve">°C across all states and months, with 27% less than 1°C and 90% less than </w:t>
      </w:r>
      <w:r w:rsidRPr="00A74A83">
        <w:rPr>
          <w:color w:val="000000" w:themeColor="text1"/>
          <w:lang w:val="en-US"/>
        </w:rPr>
        <w:t>2</w:t>
      </w:r>
      <w:r w:rsidRPr="00A74A83">
        <w:rPr>
          <w:bCs/>
          <w:color w:val="000000" w:themeColor="text1"/>
          <w:lang w:val="en-US"/>
        </w:rPr>
        <w:t>°C (Figure 4)</w:t>
      </w:r>
      <w:r w:rsidRPr="00A74A83">
        <w:rPr>
          <w:color w:val="000000" w:themeColor="text1"/>
          <w:lang w:val="en-US"/>
        </w:rPr>
        <w:t>. Temperature anomalies were largest in January and December and smallest in August and September. They were larger in northern and central states than in southern and coastal ones.</w:t>
      </w:r>
    </w:p>
    <w:p w14:paraId="38913CA0" w14:textId="675C3802" w:rsidR="00DD4894" w:rsidRPr="00A74A83" w:rsidRDefault="00DD4894" w:rsidP="00F604E7">
      <w:pPr>
        <w:spacing w:line="480" w:lineRule="auto"/>
        <w:ind w:firstLine="720"/>
        <w:jc w:val="both"/>
        <w:rPr>
          <w:lang w:val="en-US"/>
        </w:rPr>
      </w:pPr>
      <w:r w:rsidRPr="00A74A83">
        <w:rPr>
          <w:color w:val="000000" w:themeColor="text1"/>
          <w:lang w:val="en-US"/>
        </w:rPr>
        <w:t xml:space="preserve">We then </w:t>
      </w:r>
      <w:r w:rsidR="004B489C" w:rsidRPr="00A74A83">
        <w:rPr>
          <w:color w:val="000000" w:themeColor="text1"/>
          <w:lang w:val="en-US"/>
        </w:rPr>
        <w:t>analyzed</w:t>
      </w:r>
      <w:r w:rsidRPr="00A74A83">
        <w:rPr>
          <w:color w:val="000000" w:themeColor="text1"/>
          <w:lang w:val="en-US"/>
        </w:rPr>
        <w:t xml:space="preserve">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w:t>
      </w:r>
      <w:r w:rsidRPr="00A74A83">
        <w:rPr>
          <w:color w:val="000000" w:themeColor="text1"/>
          <w:lang w:val="en-US"/>
        </w:rPr>
        <w:lastRenderedPageBreak/>
        <w:t>together remove the effects of space and time varying factors other than temperature that affect injuries. Analyses were done separately by injury type, sex and age group. We used the resultant risk estimates 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C above its long-term norm, by type of injury, sex, age group, state and month.</w:t>
      </w:r>
      <w:r w:rsidRPr="00A74A83">
        <w:rPr>
          <w:lang w:val="en-US"/>
        </w:rPr>
        <w:t xml:space="preserve"> </w:t>
      </w:r>
    </w:p>
    <w:p w14:paraId="54F6A6E3" w14:textId="3C8634AF" w:rsidR="00DD4894" w:rsidRPr="00A74A83" w:rsidRDefault="00DD4894" w:rsidP="00F604E7">
      <w:pPr>
        <w:spacing w:line="480" w:lineRule="auto"/>
        <w:ind w:firstLine="720"/>
        <w:jc w:val="both"/>
        <w:rPr>
          <w:lang w:val="en-US"/>
        </w:rPr>
      </w:pPr>
      <w:r w:rsidRPr="00A74A83">
        <w:rPr>
          <w:lang w:val="en-US"/>
        </w:rPr>
        <w:t>Based on these calculations, there would be an estimated 941 (95% credible interval 831, 1,053) excess injury deaths, equivalent to 0.47% of all injury deaths in 2016,</w:t>
      </w:r>
      <w:r w:rsidRPr="00A74A83">
        <w:rPr>
          <w:color w:val="000000" w:themeColor="text1"/>
          <w:lang w:val="en-US"/>
        </w:rPr>
        <w:t xml:space="preserve"> in each year in which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C above its long-term norm</w:t>
      </w:r>
      <w:r w:rsidRPr="00A74A83">
        <w:rPr>
          <w:lang w:val="en-US"/>
        </w:rPr>
        <w:t xml:space="preserve"> (Figure 5). Deaths from drowning, transport, assault and </w:t>
      </w:r>
      <w:r w:rsidR="000C077B" w:rsidRPr="00A74A83">
        <w:rPr>
          <w:lang w:val="en-US"/>
        </w:rPr>
        <w:t>suicide</w:t>
      </w:r>
      <w:r w:rsidRPr="00A74A83">
        <w:rPr>
          <w:lang w:val="en-US"/>
        </w:rPr>
        <w:t xml:space="preserve"> would be predicted to increase, partly offset by a decline in deaths from falls in middle and older ages and in winter months (Figure 5). Most excess deaths would be from transport injuries (448) followed by </w:t>
      </w:r>
      <w:r w:rsidR="000C077B" w:rsidRPr="00A74A83">
        <w:rPr>
          <w:lang w:val="en-US"/>
        </w:rPr>
        <w:t>suicide</w:t>
      </w:r>
      <w:r w:rsidRPr="00A74A83">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039C14BB" w:rsidR="007C1574" w:rsidRPr="00A74A83" w:rsidRDefault="00DD4894" w:rsidP="00F604E7">
      <w:pPr>
        <w:spacing w:line="480" w:lineRule="auto"/>
        <w:ind w:firstLine="720"/>
        <w:jc w:val="both"/>
        <w:rPr>
          <w:lang w:val="en-US"/>
        </w:rPr>
      </w:pPr>
      <w:r w:rsidRPr="00A74A83">
        <w:rPr>
          <w:lang w:val="en-US"/>
        </w:rPr>
        <w:t xml:space="preserve">Proportionally, deaths from drownings are predicted to increase more than those of other injury types, by as much 8.3% (7.3, 9.3) in men aged 15-24 years (Supplementary Figure 1); the smallest proportional increase was that of assault and </w:t>
      </w:r>
      <w:r w:rsidR="000C077B" w:rsidRPr="00A74A83">
        <w:rPr>
          <w:lang w:val="en-US"/>
        </w:rPr>
        <w:t>suicide</w:t>
      </w:r>
      <w:r w:rsidRPr="00A74A83">
        <w:rPr>
          <w:lang w:val="en-US"/>
        </w:rPr>
        <w:t xml:space="preserve"> (less than 2% in all age and sex groups). There was a larger percent increase in transport deaths for males than for females, especially in young and middle-ages (~e.g., </w:t>
      </w:r>
      <w:r w:rsidRPr="00A74A83">
        <w:rPr>
          <w:rFonts w:eastAsia="Times New Roman"/>
          <w:color w:val="000000"/>
          <w:lang w:val="en-US"/>
        </w:rPr>
        <w:t>1.25% (0.90, 1.60)</w:t>
      </w:r>
      <w:r w:rsidRPr="00A74A83">
        <w:rPr>
          <w:lang w:val="en-US"/>
        </w:rPr>
        <w:t xml:space="preserve"> for 25-34 year old men versus 0.23% (-0.28, 0.76) for women of the same age) (Supplementary Figure 1).</w:t>
      </w:r>
    </w:p>
    <w:p w14:paraId="1197ED0F" w14:textId="77777777" w:rsidR="00097D97" w:rsidRPr="00A74A83" w:rsidRDefault="00097D97" w:rsidP="00DD4894">
      <w:pPr>
        <w:spacing w:line="480" w:lineRule="auto"/>
        <w:jc w:val="both"/>
        <w:rPr>
          <w:lang w:val="en-US"/>
        </w:rPr>
      </w:pPr>
    </w:p>
    <w:p w14:paraId="38A1E099" w14:textId="574A7BEA" w:rsidR="0045634B" w:rsidRPr="00A74A83" w:rsidRDefault="0045634B" w:rsidP="00DD4894">
      <w:pPr>
        <w:spacing w:line="480" w:lineRule="auto"/>
        <w:jc w:val="both"/>
        <w:rPr>
          <w:b/>
          <w:lang w:val="en-US"/>
        </w:rPr>
      </w:pPr>
      <w:r w:rsidRPr="00A74A83">
        <w:rPr>
          <w:b/>
          <w:lang w:val="en-US"/>
        </w:rPr>
        <w:t>Discussion</w:t>
      </w:r>
    </w:p>
    <w:p w14:paraId="59312B26" w14:textId="0B44DD04" w:rsidR="00DD4894" w:rsidRPr="00A74A83" w:rsidRDefault="00DD4894" w:rsidP="00F604E7">
      <w:pPr>
        <w:spacing w:line="480" w:lineRule="auto"/>
        <w:ind w:firstLine="720"/>
        <w:jc w:val="both"/>
        <w:rPr>
          <w:lang w:val="en-US"/>
        </w:rPr>
      </w:pPr>
      <w:r w:rsidRPr="00A74A83">
        <w:rPr>
          <w:lang w:val="en-US"/>
        </w:rPr>
        <w:t xml:space="preserve">While there are no previous studies of how deviations of monthly temperature from long-term norm are associated with injury mortality, our results are broadly in agreement with </w:t>
      </w:r>
      <w:r w:rsidRPr="00A74A83">
        <w:rPr>
          <w:lang w:val="en-US"/>
        </w:rPr>
        <w:lastRenderedPageBreak/>
        <w:t xml:space="preserve">those that have </w:t>
      </w:r>
      <w:r w:rsidR="00400606" w:rsidRPr="00A74A83">
        <w:rPr>
          <w:lang w:val="en-US"/>
        </w:rPr>
        <w:t>analyzed</w:t>
      </w:r>
      <w:r w:rsidRPr="00A74A83">
        <w:rPr>
          <w:lang w:val="en-US"/>
        </w:rPr>
        <w:t xml:space="preserve"> associations with absolute temperature and for specific injury types. A study of suicide in US counties over 37 years (1968-2004) estimated that </w:t>
      </w:r>
      <w:r w:rsidRPr="00A74A83">
        <w:rPr>
          <w:rFonts w:eastAsia="Times New Roman"/>
          <w:bCs/>
          <w:color w:val="222222"/>
          <w:shd w:val="clear" w:color="auto" w:fill="FFFFFF"/>
          <w:lang w:val="en-US"/>
        </w:rPr>
        <w:t>1</w:t>
      </w:r>
      <w:r w:rsidRPr="00A74A83">
        <w:rPr>
          <w:bCs/>
          <w:color w:val="000000" w:themeColor="text1"/>
          <w:lang w:val="en-US"/>
        </w:rPr>
        <w:t>°C higher monthly temperature would lead to a 0.7% rise in suicides</w:t>
      </w:r>
      <w:r w:rsidR="00DF7903" w:rsidRPr="00A74A83">
        <w:rPr>
          <w:bCs/>
          <w:color w:val="000000" w:themeColor="text1"/>
          <w:lang w:val="en-US"/>
        </w:rPr>
        <w:t xml:space="preserve"> </w:t>
      </w:r>
      <w:r w:rsidRPr="00A74A83">
        <w:rPr>
          <w:bCs/>
          <w:color w:val="000000" w:themeColor="text1"/>
          <w:lang w:val="en-US"/>
        </w:rPr>
        <w:fldChar w:fldCharType="begin" w:fldLock="1"/>
      </w:r>
      <w:r w:rsidR="00535DCA">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Mexico","type":"article-journal"},"uris":["http://www.mendeley.com/documents/?uuid=6dbd0985-7ffc-4604-9986-7c871ffae9a7"]}],"mendeley":{"formattedCitation":"&lt;sup&gt;7&lt;/sup&gt;","plainTextFormattedCitation":"7","previouslyFormattedCitation":"(Burke et al., 2018)"},"properties":{"noteIndex":0},"schema":"https://github.com/citation-style-language/schema/raw/master/csl-citation.json"}</w:instrText>
      </w:r>
      <w:r w:rsidRPr="00A74A83">
        <w:rPr>
          <w:bCs/>
          <w:color w:val="000000" w:themeColor="text1"/>
          <w:lang w:val="en-US"/>
        </w:rPr>
        <w:fldChar w:fldCharType="separate"/>
      </w:r>
      <w:r w:rsidR="00535DCA" w:rsidRPr="00535DCA">
        <w:rPr>
          <w:bCs/>
          <w:noProof/>
          <w:color w:val="000000" w:themeColor="text1"/>
          <w:vertAlign w:val="superscript"/>
          <w:lang w:val="en-US"/>
        </w:rPr>
        <w:t>7</w:t>
      </w:r>
      <w:r w:rsidRPr="00A74A83">
        <w:rPr>
          <w:bCs/>
          <w:color w:val="000000" w:themeColor="text1"/>
          <w:lang w:val="en-US"/>
        </w:rPr>
        <w:fldChar w:fldCharType="end"/>
      </w:r>
      <w:r w:rsidR="00DF7903" w:rsidRPr="00A74A83">
        <w:rPr>
          <w:bCs/>
          <w:color w:val="000000" w:themeColor="text1"/>
          <w:lang w:val="en-US"/>
        </w:rPr>
        <w:t>,</w:t>
      </w:r>
      <w:r w:rsidRPr="00A74A83">
        <w:rPr>
          <w:bCs/>
          <w:color w:val="000000" w:themeColor="text1"/>
          <w:lang w:val="en-US"/>
        </w:rPr>
        <w:t xml:space="preserve"> compared to our findings of 0.44-1% in males and 0.39-1.47% in females in different ages. </w:t>
      </w:r>
      <w:r w:rsidRPr="00A74A83">
        <w:rPr>
          <w:lang w:val="en-US"/>
        </w:rPr>
        <w:t>In a study of six French heatwaves during 1971-2003, mortality from unintentional injuries rose by up to 4% during a heatwave period compared to a non-heatwave baseline</w:t>
      </w:r>
      <w:r w:rsidR="00DF7903" w:rsidRPr="00A74A83">
        <w:rPr>
          <w:lang w:val="en-US"/>
        </w:rPr>
        <w:t xml:space="preserve"> </w:t>
      </w:r>
      <w:r w:rsidRPr="00A74A83">
        <w:rPr>
          <w:lang w:val="en-US"/>
        </w:rPr>
        <w:fldChar w:fldCharType="begin" w:fldLock="1"/>
      </w:r>
      <w:r w:rsidR="00535DCA">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2003","type":"article-journal"},"uris":["http://www.mendeley.com/documents/?uuid=f08b8300-dd86-4397-bc7e-ce4846cba185"]}],"mendeley":{"formattedCitation":"&lt;sup&gt;8&lt;/sup&gt;","plainTextFormattedCitation":"8","previouslyFormattedCitation":"(Rey et al., 2007)"},"properties":{"noteIndex":0},"schema":"https://github.com/citation-style-language/schema/raw/master/csl-citation.json"}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8</w:t>
      </w:r>
      <w:r w:rsidRPr="00A74A83">
        <w:rPr>
          <w:lang w:val="en-US"/>
        </w:rPr>
        <w:fldChar w:fldCharType="end"/>
      </w:r>
      <w:r w:rsidR="00DF7903" w:rsidRPr="00A74A83">
        <w:rPr>
          <w:lang w:val="en-US"/>
        </w:rPr>
        <w:t>.</w:t>
      </w:r>
      <w:r w:rsidRPr="00A74A83">
        <w:rPr>
          <w:lang w:val="en-US"/>
        </w:rPr>
        <w:t xml:space="preserve"> A study of daily mortality from all injuries from Estonia found a 1.24% increase in mortality when daily maximum temperature went from the 75</w:t>
      </w:r>
      <w:r w:rsidRPr="00A74A83">
        <w:rPr>
          <w:vertAlign w:val="superscript"/>
          <w:lang w:val="en-US"/>
        </w:rPr>
        <w:t>th</w:t>
      </w:r>
      <w:r w:rsidRPr="00A74A83">
        <w:rPr>
          <w:lang w:val="en-US"/>
        </w:rPr>
        <w:t xml:space="preserve"> to 99</w:t>
      </w:r>
      <w:r w:rsidRPr="00A74A83">
        <w:rPr>
          <w:vertAlign w:val="superscript"/>
          <w:lang w:val="en-US"/>
        </w:rPr>
        <w:t>th</w:t>
      </w:r>
      <w:r w:rsidRPr="00A74A83">
        <w:rPr>
          <w:lang w:val="en-US"/>
        </w:rPr>
        <w:t xml:space="preserve"> percentile of long-term distribution</w:t>
      </w:r>
      <w:r w:rsidR="0072798F" w:rsidRPr="00A74A83">
        <w:rPr>
          <w:lang w:val="en-US"/>
        </w:rPr>
        <w:t xml:space="preserve"> </w:t>
      </w:r>
      <w:r w:rsidRPr="00A74A83">
        <w:rPr>
          <w:lang w:val="en-US"/>
        </w:rPr>
        <w:fldChar w:fldCharType="begin" w:fldLock="1"/>
      </w:r>
      <w:r w:rsidR="00535DCA">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Europe","type":"article-journal"},"uris":["http://www.mendeley.com/documents/?uuid=66c9f845-c818-4c8c-9d9c-20b3ea085139"]}],"mendeley":{"formattedCitation":"&lt;sup&gt;9&lt;/sup&gt;","plainTextFormattedCitation":"9","previouslyFormattedCitation":"(Orru &amp; Åström, 2017)"},"properties":{"noteIndex":0},"schema":"https://github.com/citation-style-language/schema/raw/master/csl-citation.json"}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9</w:t>
      </w:r>
      <w:r w:rsidRPr="00A74A83">
        <w:rPr>
          <w:lang w:val="en-US"/>
        </w:rPr>
        <w:fldChar w:fldCharType="end"/>
      </w:r>
      <w:r w:rsidR="0072798F" w:rsidRPr="00A74A83">
        <w:rPr>
          <w:lang w:val="en-US"/>
        </w:rPr>
        <w:t>.</w:t>
      </w:r>
    </w:p>
    <w:p w14:paraId="4E514611" w14:textId="7E4ABD51" w:rsidR="00DD4894" w:rsidRPr="00A74A83" w:rsidRDefault="00DD4894" w:rsidP="00F604E7">
      <w:pPr>
        <w:spacing w:line="480" w:lineRule="auto"/>
        <w:ind w:firstLine="720"/>
        <w:jc w:val="both"/>
        <w:rPr>
          <w:lang w:val="en-US"/>
        </w:rPr>
      </w:pPr>
      <w:r w:rsidRPr="00A74A83">
        <w:rPr>
          <w:lang w:val="en-US"/>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400606" w:rsidRPr="00A74A83">
        <w:rPr>
          <w:lang w:val="en-US"/>
        </w:rPr>
        <w:t>behavior</w:t>
      </w:r>
      <w:r w:rsidRPr="00A74A83">
        <w:rPr>
          <w:lang w:val="en-US"/>
        </w:rPr>
        <w:t>. For example, over half of swimming deaths for males occur in natural water, compared to about quarter for females</w:t>
      </w:r>
      <w:r w:rsidR="004C5C74" w:rsidRPr="00A74A83">
        <w:rPr>
          <w:lang w:val="en-US"/>
        </w:rPr>
        <w:t xml:space="preserve"> </w:t>
      </w:r>
      <w:r w:rsidRPr="00A74A83">
        <w:rPr>
          <w:lang w:val="en-US"/>
        </w:rPr>
        <w:fldChar w:fldCharType="begin" w:fldLock="1"/>
      </w:r>
      <w:r w:rsidR="00535DCA">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1999-2010.","type":"article-journal"},"uris":["http://www.mendeley.com/documents/?uuid=ec6fa2d9-fe9a-495a-bf5b-b1e2d81939f8"]}],"mendeley":{"formattedCitation":"&lt;sup&gt;20&lt;/sup&gt;","plainTextFormattedCitation":"20","previouslyFormattedCitation":"(Xu, 2014)"},"properties":{"noteIndex":0},"schema":"https://github.com/citation-style-language/schema/raw/master/csl-citation.json"}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20</w:t>
      </w:r>
      <w:r w:rsidRPr="00A74A83">
        <w:rPr>
          <w:lang w:val="en-US"/>
        </w:rPr>
        <w:fldChar w:fldCharType="end"/>
      </w:r>
      <w:r w:rsidR="004C5C74" w:rsidRPr="00A74A83">
        <w:rPr>
          <w:lang w:val="en-US"/>
        </w:rPr>
        <w:t>,</w:t>
      </w:r>
      <w:r w:rsidRPr="00A74A83">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63E30" w:rsidRPr="00A74A83">
        <w:rPr>
          <w:lang w:val="en-US"/>
        </w:rPr>
        <w:t xml:space="preserve"> </w:t>
      </w:r>
      <w:r w:rsidRPr="00A74A83">
        <w:rPr>
          <w:lang w:val="en-US"/>
        </w:rPr>
        <w:fldChar w:fldCharType="begin" w:fldLock="1"/>
      </w:r>
      <w:r w:rsidR="00535DCA">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study","type":"article-journal"},"uris":["http://www.mendeley.com/documents/?uuid=acae6824-f8ad-4c03-a09c-c18b98ce6c24"]}],"mendeley":{"formattedCitation":"&lt;sup&gt;21–23&lt;/sup&gt;","plainTextFormattedCitation":"21–23","previouslyFormattedCitation":"(Ambrose, Paul, &amp; Hausdorff, 2013; Bobb et al., 2017; Kelsey et al., 2010)"},"properties":{"noteIndex":0},"schema":"https://github.com/citation-style-language/schema/raw/master/csl-citation.json"}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21–23</w:t>
      </w:r>
      <w:r w:rsidRPr="00A74A83">
        <w:rPr>
          <w:lang w:val="en-US"/>
        </w:rPr>
        <w:fldChar w:fldCharType="end"/>
      </w:r>
      <w:r w:rsidR="00B63E30" w:rsidRPr="00A74A83">
        <w:rPr>
          <w:lang w:val="en-US"/>
        </w:rPr>
        <w:t>.</w:t>
      </w:r>
    </w:p>
    <w:p w14:paraId="4D6E52EF" w14:textId="05370E3B" w:rsidR="0065196B" w:rsidRPr="00A74A83" w:rsidRDefault="0065196B" w:rsidP="00F604E7">
      <w:pPr>
        <w:spacing w:line="480" w:lineRule="auto"/>
        <w:ind w:firstLine="720"/>
        <w:jc w:val="both"/>
        <w:rPr>
          <w:lang w:val="en-US"/>
        </w:rPr>
      </w:pPr>
      <w:r w:rsidRPr="00A74A83">
        <w:rPr>
          <w:lang w:val="en-US"/>
        </w:rPr>
        <w:t>The pathways from anomalous temperature to transport injury are more varied.  Firstly, driving performance deteriorates at higher temperatures</w:t>
      </w:r>
      <w:r w:rsidR="00B63E30" w:rsidRPr="00A74A83">
        <w:rPr>
          <w:lang w:val="en-US"/>
        </w:rPr>
        <w:t xml:space="preserve"> </w:t>
      </w:r>
      <w:r w:rsidRPr="00A74A83">
        <w:rPr>
          <w:lang w:val="en-US"/>
        </w:rPr>
        <w:fldChar w:fldCharType="begin" w:fldLock="1"/>
      </w:r>
      <w:r w:rsidR="00535DCA">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vehicle","type":"article-journal"},"uris":["http://www.mendeley.com/documents/?uuid=7c54f5bd-9900-4c23-8615-e3b38ea96a3c"]}],"mendeley":{"formattedCitation":"&lt;sup&gt;24–27&lt;/sup&gt;","plainTextFormattedCitation":"24–27","previouslyFormattedCitation":"(Daanen, Van De Vliert, &amp; Huang, 2003; Mackie &amp; Hanlon, 1976; Wyon, Wyon, &amp; Norin, 1996; Zlatoper, 1991)"},"properties":{"noteIndex":0},"schema":"https://github.com/citation-style-language/schema/raw/master/csl-citation.json"}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24–27</w:t>
      </w:r>
      <w:r w:rsidRPr="00A74A83">
        <w:rPr>
          <w:lang w:val="en-US"/>
        </w:rPr>
        <w:fldChar w:fldCharType="end"/>
      </w:r>
      <w:r w:rsidR="00B63E30" w:rsidRPr="00A74A83">
        <w:rPr>
          <w:lang w:val="en-US"/>
        </w:rPr>
        <w:t>.</w:t>
      </w:r>
      <w:r w:rsidRPr="00A74A83">
        <w:rPr>
          <w:lang w:val="en-US"/>
        </w:rPr>
        <w:t xml:space="preserve"> Further, alcohol consumption increases during warm temperature anomalies</w:t>
      </w:r>
      <w:r w:rsidR="00B63E30" w:rsidRPr="00A74A83">
        <w:rPr>
          <w:lang w:val="en-US"/>
        </w:rPr>
        <w:t xml:space="preserve"> </w:t>
      </w:r>
      <w:r w:rsidRPr="00A74A83">
        <w:rPr>
          <w:lang w:val="en-US"/>
        </w:rPr>
        <w:fldChar w:fldCharType="begin" w:fldLock="1"/>
      </w:r>
      <w:r w:rsidR="00535DCA">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weather","type":"webpage"},"uris":["http://www.mendeley.com/documents/?uuid=dda94c57-36d7-4273-89b9-81ce115ecbc6"]}],"mendeley":{"formattedCitation":"&lt;sup&gt;28&lt;/sup&gt;","plainTextFormattedCitation":"28","previouslyFormattedCitation":"(Opinium, 2018)"},"properties":{"noteIndex":0},"schema":"https://github.com/citation-style-language/schema/raw/master/csl-citation.json"}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28</w:t>
      </w:r>
      <w:r w:rsidRPr="00A74A83">
        <w:rPr>
          <w:lang w:val="en-US"/>
        </w:rPr>
        <w:fldChar w:fldCharType="end"/>
      </w:r>
      <w:r w:rsidR="00B63E30" w:rsidRPr="00A74A83">
        <w:rPr>
          <w:lang w:val="en-US"/>
        </w:rPr>
        <w:t>,</w:t>
      </w:r>
      <w:r w:rsidRPr="00A74A83">
        <w:rPr>
          <w:lang w:val="en-US"/>
        </w:rPr>
        <w:t xml:space="preserve"> potentially also explaining why teenagers, who are more likely than other age groups to crash while intoxicated</w:t>
      </w:r>
      <w:r w:rsidR="00DB5268" w:rsidRPr="00A74A83">
        <w:rPr>
          <w:lang w:val="en-US"/>
        </w:rPr>
        <w:t xml:space="preserve"> </w:t>
      </w:r>
      <w:r w:rsidRPr="00A74A83">
        <w:rPr>
          <w:lang w:val="en-US"/>
        </w:rPr>
        <w:fldChar w:fldCharType="begin" w:fldLock="1"/>
      </w:r>
      <w:r w:rsidR="00535DCA">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data","type":"article-journal"},"uris":["http://www.mendeley.com/documents/?uuid=38661997-1c1c-49c3-83b3-faea83b805ae"]}],"mendeley":{"formattedCitation":"&lt;sup&gt;29&lt;/sup&gt;","plainTextFormattedCitation":"29","previouslyFormattedCitation":"(Voas, Torres, Romano, &amp; Lacey, 2012)"},"properties":{"noteIndex":0},"schema":"https://github.com/citation-style-language/schema/raw/master/csl-citation.json"}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29</w:t>
      </w:r>
      <w:r w:rsidRPr="00A74A83">
        <w:rPr>
          <w:lang w:val="en-US"/>
        </w:rPr>
        <w:fldChar w:fldCharType="end"/>
      </w:r>
      <w:r w:rsidR="00DB5268" w:rsidRPr="00A74A83">
        <w:rPr>
          <w:lang w:val="en-US"/>
        </w:rPr>
        <w:t>,</w:t>
      </w:r>
      <w:r w:rsidRPr="00A74A83">
        <w:rPr>
          <w:lang w:val="en-US"/>
        </w:rPr>
        <w:t xml:space="preserve"> experience a larger proportional rise in </w:t>
      </w:r>
      <w:r w:rsidR="00D55813" w:rsidRPr="00A74A83">
        <w:rPr>
          <w:lang w:val="en-US"/>
        </w:rPr>
        <w:t xml:space="preserve">deaths from </w:t>
      </w:r>
      <w:r w:rsidRPr="00A74A83">
        <w:rPr>
          <w:lang w:val="en-US"/>
        </w:rPr>
        <w:t>transport than older ages when temperatures are anomalously warm. Lastly, warmer temperatures generally increase road traffic in North America</w:t>
      </w:r>
      <w:r w:rsidR="00DB5268" w:rsidRPr="00A74A83">
        <w:rPr>
          <w:lang w:val="en-US"/>
        </w:rPr>
        <w:t xml:space="preserve"> </w:t>
      </w:r>
      <w:r w:rsidRPr="00A74A83">
        <w:rPr>
          <w:lang w:val="en-US"/>
        </w:rPr>
        <w:fldChar w:fldCharType="begin" w:fldLock="1"/>
      </w:r>
      <w:r w:rsidR="00535DCA">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volumes","type":"article-journal"},"uris":["http://www.mendeley.com/documents/?uuid=36c36c60-8d3c-4b43-b6bb-1952364e30c8"]}],"mendeley":{"formattedCitation":"&lt;sup&gt;30–33&lt;/sup&gt;","plainTextFormattedCitation":"30–33","previouslyFormattedCitation":"(Datla, Sahu, Roh, &amp; Sharma, 2013; H.-J. Roh, Datla, &amp; Sharma, 2013; H.-J. Roh, Sahu, Sharma, Datla, &amp; Mehran, 2016; H. J. Roh, Sharma, &amp; Sahu, 2016)"},"properties":{"noteIndex":0},"schema":"https://github.com/citation-style-language/schema/raw/master/csl-citation.json"}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30–33</w:t>
      </w:r>
      <w:r w:rsidRPr="00A74A83">
        <w:rPr>
          <w:lang w:val="en-US"/>
        </w:rPr>
        <w:fldChar w:fldCharType="end"/>
      </w:r>
      <w:r w:rsidR="00DB5268" w:rsidRPr="00A74A83">
        <w:rPr>
          <w:lang w:val="en-US"/>
        </w:rPr>
        <w:t>;</w:t>
      </w:r>
      <w:r w:rsidRPr="00A74A83">
        <w:rPr>
          <w:lang w:val="en-US"/>
        </w:rPr>
        <w:t xml:space="preserve"> With more people generally outdoors in warmer weather</w:t>
      </w:r>
      <w:r w:rsidR="00DB5268" w:rsidRPr="00A74A83">
        <w:rPr>
          <w:lang w:val="en-US"/>
        </w:rPr>
        <w:t xml:space="preserve"> </w:t>
      </w:r>
      <w:r w:rsidRPr="00A74A83">
        <w:rPr>
          <w:lang w:val="en-US"/>
        </w:rPr>
        <w:fldChar w:fldCharType="begin" w:fldLock="1"/>
      </w:r>
      <w:r w:rsidR="00535DCA">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change","type":"article-journal"},"uris":["http://www.mendeley.com/documents/?uuid=e331d2f6-b09f-4d6f-a52e-51c0a2341df7"]}],"mendeley":{"formattedCitation":"&lt;sup&gt;34&lt;/sup&gt;","plainTextFormattedCitation":"34","previouslyFormattedCitation":"(Graff Zivin &amp; Neidell, 2014)"},"properties":{"noteIndex":0},"schema":"https://github.com/citation-style-language/schema/raw/master/csl-citation.json"}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34</w:t>
      </w:r>
      <w:r w:rsidRPr="00A74A83">
        <w:rPr>
          <w:lang w:val="en-US"/>
        </w:rPr>
        <w:fldChar w:fldCharType="end"/>
      </w:r>
      <w:r w:rsidR="00DB5268" w:rsidRPr="00A74A83">
        <w:rPr>
          <w:lang w:val="en-US"/>
        </w:rPr>
        <w:t>,</w:t>
      </w:r>
      <w:r w:rsidRPr="00A74A83">
        <w:rPr>
          <w:lang w:val="en-US"/>
        </w:rPr>
        <w:t xml:space="preserve"> this could lead to more fatal collisions.</w:t>
      </w:r>
    </w:p>
    <w:p w14:paraId="202A3B97" w14:textId="052C2B35" w:rsidR="0065196B" w:rsidRPr="00A74A83" w:rsidRDefault="0065196B" w:rsidP="00A91012">
      <w:pPr>
        <w:spacing w:line="480" w:lineRule="auto"/>
        <w:ind w:firstLine="720"/>
        <w:jc w:val="both"/>
        <w:rPr>
          <w:i/>
          <w:color w:val="000000" w:themeColor="text1"/>
          <w:lang w:val="en-US"/>
        </w:rPr>
      </w:pPr>
      <w:r w:rsidRPr="00A74A83">
        <w:rPr>
          <w:lang w:val="en-US"/>
        </w:rPr>
        <w:t xml:space="preserve">Pathways linking anomalously high temperatures and deaths from assault and </w:t>
      </w:r>
      <w:r w:rsidR="000C077B" w:rsidRPr="00A74A83">
        <w:rPr>
          <w:lang w:val="en-US"/>
        </w:rPr>
        <w:t>suicide</w:t>
      </w:r>
      <w:r w:rsidRPr="00A74A83">
        <w:rPr>
          <w:lang w:val="en-US"/>
        </w:rPr>
        <w:t xml:space="preserve"> are less established. One hypothesis is that, similar to transport, more time spent outdoors in </w:t>
      </w:r>
      <w:r w:rsidRPr="00A74A83">
        <w:rPr>
          <w:lang w:val="en-US"/>
        </w:rPr>
        <w:lastRenderedPageBreak/>
        <w:t>anomalously warmer temperatures leads to an increased number of face-to-face interactions, and hence arguments, confrontations, and ultimately assaults</w:t>
      </w:r>
      <w:r w:rsidR="00D73305" w:rsidRPr="00A74A83">
        <w:rPr>
          <w:lang w:val="en-US"/>
        </w:rPr>
        <w:t xml:space="preserve"> </w:t>
      </w:r>
      <w:r w:rsidRPr="00A74A83">
        <w:rPr>
          <w:lang w:val="en-US"/>
        </w:rPr>
        <w:fldChar w:fldCharType="begin" w:fldLock="1"/>
      </w:r>
      <w:r w:rsidR="00535DCA">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theory","type":"article-journal"},"uris":["http://www.mendeley.com/documents/?uuid=517a4f98-2db3-48b4-85e6-0bda13769666"]}],"mendeley":{"formattedCitation":"&lt;sup&gt;35,36&lt;/sup&gt;","plainTextFormattedCitation":"35,36","previouslyFormattedCitation":"(Glaeser, Sacerdote, &amp; Scheinkman, 1996; Rotton &amp; Cohn, 2003)"},"properties":{"noteIndex":0},"schema":"https://github.com/citation-style-language/schema/raw/master/csl-citation.json"}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35,36</w:t>
      </w:r>
      <w:r w:rsidRPr="00A74A83">
        <w:rPr>
          <w:lang w:val="en-US"/>
        </w:rPr>
        <w:fldChar w:fldCharType="end"/>
      </w:r>
      <w:r w:rsidR="00D73305" w:rsidRPr="00A74A83">
        <w:rPr>
          <w:lang w:val="en-US"/>
        </w:rPr>
        <w:t>.</w:t>
      </w:r>
      <w:r w:rsidRPr="00A74A83">
        <w:rPr>
          <w:lang w:val="en-US"/>
        </w:rPr>
        <w:t xml:space="preserve"> These effects could be compounded by the greater anger levels linked to higher temperatures</w:t>
      </w:r>
      <w:r w:rsidR="00E913D3" w:rsidRPr="00A74A83">
        <w:rPr>
          <w:lang w:val="en-US"/>
        </w:rPr>
        <w:t xml:space="preserve"> </w:t>
      </w:r>
      <w:r w:rsidRPr="00A74A83">
        <w:rPr>
          <w:lang w:val="en-US"/>
        </w:rPr>
        <w:fldChar w:fldCharType="begin" w:fldLock="1"/>
      </w:r>
      <w:r w:rsidR="00535DCA">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aggression","type":"article-journal"},"uris":["http://www.mendeley.com/documents/?uuid=194c6594-6bed-45b8-b5f3-45ceaa11dc7d"]}],"mendeley":{"formattedCitation":"&lt;sup&gt;37,38&lt;/sup&gt;","plainTextFormattedCitation":"37,38","previouslyFormattedCitation":"(Anderson, 1989; Baron &amp; Bell, 1976)"},"properties":{"noteIndex":0},"schema":"https://github.com/citation-style-language/schema/raw/master/csl-citation.json"}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37,38</w:t>
      </w:r>
      <w:r w:rsidRPr="00A74A83">
        <w:rPr>
          <w:lang w:val="en-US"/>
        </w:rPr>
        <w:fldChar w:fldCharType="end"/>
      </w:r>
      <w:r w:rsidR="00E913D3" w:rsidRPr="00A74A83">
        <w:rPr>
          <w:lang w:val="en-US"/>
        </w:rPr>
        <w:t>.</w:t>
      </w:r>
      <w:r w:rsidR="00D55813" w:rsidRPr="00A74A83">
        <w:rPr>
          <w:lang w:val="en-US"/>
        </w:rPr>
        <w:t xml:space="preserve"> </w:t>
      </w:r>
      <w:r w:rsidRPr="00A74A83">
        <w:rPr>
          <w:lang w:val="en-US"/>
        </w:rPr>
        <w:t xml:space="preserve">Regarding </w:t>
      </w:r>
      <w:r w:rsidR="000C077B" w:rsidRPr="00A74A83">
        <w:rPr>
          <w:lang w:val="en-US"/>
        </w:rPr>
        <w:t>suicide</w:t>
      </w:r>
      <w:r w:rsidRPr="00A74A83">
        <w:rPr>
          <w:lang w:val="en-US"/>
        </w:rPr>
        <w:t xml:space="preserve">, higher temperature has been </w:t>
      </w:r>
      <w:r w:rsidR="00400606" w:rsidRPr="00A74A83">
        <w:rPr>
          <w:lang w:val="en-US"/>
        </w:rPr>
        <w:t>hypothesized</w:t>
      </w:r>
      <w:r w:rsidRPr="00A74A83">
        <w:rPr>
          <w:lang w:val="en-US"/>
        </w:rPr>
        <w:t xml:space="preserve"> as associated with higher levels of distress in younger people</w:t>
      </w:r>
      <w:r w:rsidR="00E9409F" w:rsidRPr="00A74A83">
        <w:rPr>
          <w:lang w:val="en-US"/>
        </w:rPr>
        <w:t xml:space="preserve"> </w:t>
      </w:r>
      <w:r w:rsidRPr="00A74A83">
        <w:rPr>
          <w:lang w:val="en-US"/>
        </w:rPr>
        <w:fldChar w:fldCharType="begin" w:fldLock="1"/>
      </w:r>
      <w:r w:rsidR="00535DCA">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health","type":"article-journal","volume":"1"},"uris":["http://www.mendeley.com/documents/?uuid=6cd7a1ec-54f6-4e32-8dac-b8337c27f7ca"]}],"mendeley":{"formattedCitation":"&lt;sup&gt;39&lt;/sup&gt;","plainTextFormattedCitation":"39","previouslyFormattedCitation":"(Majeed &amp; Lee, 2017)"},"properties":{"noteIndex":0},"schema":"https://github.com/citation-style-language/schema/raw/master/csl-citation.json"}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39</w:t>
      </w:r>
      <w:r w:rsidRPr="00A74A83">
        <w:rPr>
          <w:lang w:val="en-US"/>
        </w:rPr>
        <w:fldChar w:fldCharType="end"/>
      </w:r>
      <w:r w:rsidR="00E9409F" w:rsidRPr="00A74A83">
        <w:rPr>
          <w:lang w:val="en-US"/>
        </w:rPr>
        <w:t>.</w:t>
      </w:r>
      <w:r w:rsidRPr="00A74A83">
        <w:rPr>
          <w:lang w:val="en-US"/>
        </w:rPr>
        <w:t xml:space="preserve"> Nonetheless, links between temperature and mental health requires further investigation</w:t>
      </w:r>
      <w:r w:rsidR="00B8349F" w:rsidRPr="00A74A83">
        <w:rPr>
          <w:lang w:val="en-US"/>
        </w:rPr>
        <w:t xml:space="preserve"> </w:t>
      </w:r>
      <w:r w:rsidRPr="00A74A83">
        <w:rPr>
          <w:lang w:val="en-US"/>
        </w:rPr>
        <w:fldChar w:fldCharType="begin" w:fldLock="1"/>
      </w:r>
      <w:r w:rsidR="00535DCA">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health","type":"article"},"uris":["http://www.mendeley.com/documents/?uuid=ec6abdd6-2867-4a23-9c78-c2c5ab8da467"]}],"mendeley":{"formattedCitation":"&lt;sup&gt;40&lt;/sup&gt;","plainTextFormattedCitation":"40","previouslyFormattedCitation":"(Berry, Waite, Dear, Capon, &amp; Murray, 2018)"},"properties":{"noteIndex":0},"schema":"https://github.com/citation-style-language/schema/raw/master/csl-citation.json"}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40</w:t>
      </w:r>
      <w:r w:rsidRPr="00A74A83">
        <w:rPr>
          <w:lang w:val="en-US"/>
        </w:rPr>
        <w:fldChar w:fldCharType="end"/>
      </w:r>
      <w:r w:rsidR="00B8349F" w:rsidRPr="00A74A83">
        <w:rPr>
          <w:lang w:val="en-US"/>
        </w:rPr>
        <w:t>,</w:t>
      </w:r>
      <w:r w:rsidRPr="00A74A83">
        <w:rPr>
          <w:lang w:val="en-US"/>
        </w:rPr>
        <w:t xml:space="preserve"> including whether the relationship varies by age and </w:t>
      </w:r>
      <w:r w:rsidR="00D55813" w:rsidRPr="00A74A83">
        <w:rPr>
          <w:lang w:val="en-US"/>
        </w:rPr>
        <w:t>sex</w:t>
      </w:r>
      <w:r w:rsidRPr="00A74A83">
        <w:rPr>
          <w:lang w:val="en-US"/>
        </w:rPr>
        <w:t>, as indicated by our results.</w:t>
      </w:r>
    </w:p>
    <w:p w14:paraId="299CDFDD" w14:textId="6F3CEE61" w:rsidR="0065196B" w:rsidRPr="00A74A83" w:rsidRDefault="0065196B" w:rsidP="00A91012">
      <w:pPr>
        <w:spacing w:line="480" w:lineRule="auto"/>
        <w:ind w:firstLine="720"/>
        <w:jc w:val="both"/>
        <w:rPr>
          <w:lang w:val="en-US"/>
        </w:rPr>
      </w:pPr>
      <w:r w:rsidRPr="00A74A83">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A74A83">
        <w:rPr>
          <w:lang w:val="en-US"/>
        </w:rPr>
        <w:t>internalizes</w:t>
      </w:r>
      <w:r w:rsidRPr="00A74A83">
        <w:rPr>
          <w:lang w:val="en-US"/>
        </w:rPr>
        <w:t xml:space="preserve"> long-term historical experience of each state, and is closer to what climate change may bring about than solely examining daily episo</w:t>
      </w:r>
      <w:r w:rsidR="00C822C2" w:rsidRPr="00A74A83">
        <w:rPr>
          <w:lang w:val="en-US"/>
        </w:rPr>
        <w:t>des,</w:t>
      </w:r>
      <w:r w:rsidRPr="00A74A83">
        <w:rPr>
          <w:lang w:val="en-US"/>
        </w:rPr>
        <w:t xml:space="preserve"> or average temperature to which people have adapted. To </w:t>
      </w:r>
      <w:r w:rsidR="00400606" w:rsidRPr="00A74A83">
        <w:rPr>
          <w:lang w:val="en-US"/>
        </w:rPr>
        <w:t>utilize</w:t>
      </w:r>
      <w:r w:rsidRPr="00A74A83">
        <w:rPr>
          <w:lang w:val="en-US"/>
        </w:rPr>
        <w:t xml:space="preserve"> this metric, we integrated two large disparate national datasets on mortality (US vital statistics) and meteorology (ERA-Interim</w:t>
      </w:r>
      <w:r w:rsidR="00636798" w:rsidRPr="00A74A83">
        <w:rPr>
          <w:lang w:val="en-US"/>
        </w:rPr>
        <w:t xml:space="preserve"> </w:t>
      </w:r>
      <w:r w:rsidRPr="00A74A83">
        <w:rPr>
          <w:lang w:val="en-US"/>
        </w:rPr>
        <w:fldChar w:fldCharType="begin" w:fldLock="1"/>
      </w:r>
      <w:r w:rsidR="00535DCA">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system","type":"article-journal","volume":"137"},"uris":["http://www.mendeley.com/documents/?uuid=2dc32501-062e-4955-84f4-53dcfc5ad1bb"]}],"mendeley":{"formattedCitation":"&lt;sup&gt;12&lt;/sup&gt;","plainTextFormattedCitation":"12","previouslyFormattedCitation":"(Dee et al., 2011)"},"properties":{"noteIndex":0},"schema":"https://github.com/citation-style-language/schema/raw/master/csl-citation.json"}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A74A83" w:rsidRDefault="0065196B" w:rsidP="00DF1ED9">
      <w:pPr>
        <w:spacing w:line="480" w:lineRule="auto"/>
        <w:ind w:firstLine="720"/>
        <w:jc w:val="both"/>
        <w:rPr>
          <w:lang w:val="en-US"/>
        </w:rPr>
      </w:pPr>
      <w:r w:rsidRPr="00A74A83">
        <w:rPr>
          <w:lang w:val="en-US"/>
        </w:rPr>
        <w:t xml:space="preserve">Our work highlights how deaths from injuries are currently susceptible to temperature anomalies </w:t>
      </w:r>
      <w:r w:rsidR="00C822C2" w:rsidRPr="00A74A83">
        <w:rPr>
          <w:lang w:val="en-US"/>
        </w:rPr>
        <w:t>and</w:t>
      </w:r>
      <w:r w:rsidRPr="00A74A83">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A74A83">
        <w:rPr>
          <w:lang w:val="en-US"/>
        </w:rPr>
        <w:t>Therefore,</w:t>
      </w:r>
      <w:r w:rsidRPr="00A74A83">
        <w:rPr>
          <w:lang w:val="en-US"/>
        </w:rPr>
        <w:t xml:space="preserve"> a combination of public health interventions that broadly target injuries in these groups – for example targeted messaging for younger males on the risks of transport injury</w:t>
      </w:r>
      <w:r w:rsidR="00574DB7" w:rsidRPr="00A74A83">
        <w:rPr>
          <w:lang w:val="en-US"/>
        </w:rPr>
        <w:t xml:space="preserve"> and drowning</w:t>
      </w:r>
      <w:r w:rsidRPr="00A74A83">
        <w:rPr>
          <w:lang w:val="en-US"/>
        </w:rPr>
        <w:t xml:space="preserve"> – and those that trigger in relation to forecasted </w:t>
      </w:r>
      <w:r w:rsidRPr="00A74A83">
        <w:rPr>
          <w:lang w:val="en-US"/>
        </w:rPr>
        <w:lastRenderedPageBreak/>
        <w:t>high temperature periods – for example more</w:t>
      </w:r>
      <w:r w:rsidR="00574DB7" w:rsidRPr="00A74A83">
        <w:rPr>
          <w:lang w:val="en-US"/>
        </w:rPr>
        <w:t xml:space="preserve"> </w:t>
      </w:r>
      <w:r w:rsidR="006174C6" w:rsidRPr="00A74A83">
        <w:rPr>
          <w:lang w:val="en-US"/>
        </w:rPr>
        <w:t>targeted</w:t>
      </w:r>
      <w:r w:rsidRPr="00A74A83">
        <w:rPr>
          <w:lang w:val="en-US"/>
        </w:rPr>
        <w:t xml:space="preserve"> </w:t>
      </w:r>
      <w:r w:rsidR="00574DB7" w:rsidRPr="00A74A83">
        <w:rPr>
          <w:lang w:val="en-US"/>
        </w:rPr>
        <w:t xml:space="preserve">blood </w:t>
      </w:r>
      <w:r w:rsidRPr="00A74A83">
        <w:rPr>
          <w:lang w:val="en-US"/>
        </w:rPr>
        <w:t>alcohol level checks – should be a public health priority.</w:t>
      </w:r>
    </w:p>
    <w:p w14:paraId="3FB43D95" w14:textId="77777777" w:rsidR="00DF1ED9" w:rsidRPr="00A74A83" w:rsidRDefault="00DF1ED9" w:rsidP="00DF1ED9">
      <w:pPr>
        <w:spacing w:line="480" w:lineRule="auto"/>
        <w:ind w:firstLine="720"/>
        <w:jc w:val="both"/>
        <w:rPr>
          <w:lang w:val="en-US"/>
        </w:rPr>
      </w:pPr>
    </w:p>
    <w:p w14:paraId="3C9C20C0" w14:textId="362189E7" w:rsidR="0065196B" w:rsidRPr="00A74A83" w:rsidRDefault="00DF1ED9" w:rsidP="00DF1ED9">
      <w:pPr>
        <w:spacing w:line="480" w:lineRule="auto"/>
        <w:jc w:val="both"/>
        <w:rPr>
          <w:lang w:val="en-US"/>
        </w:rPr>
      </w:pPr>
      <w:r w:rsidRPr="00A74A83">
        <w:rPr>
          <w:b/>
          <w:lang w:val="en-US"/>
        </w:rPr>
        <w:t>C</w:t>
      </w:r>
      <w:r w:rsidR="0065196B" w:rsidRPr="00A74A83">
        <w:rPr>
          <w:b/>
          <w:lang w:val="en-US"/>
        </w:rPr>
        <w:t>ontributions</w:t>
      </w:r>
    </w:p>
    <w:p w14:paraId="4CA1498E" w14:textId="6D551724" w:rsidR="0065196B" w:rsidRPr="00A74A83" w:rsidRDefault="0065196B" w:rsidP="00DF1ED9">
      <w:pPr>
        <w:spacing w:line="480" w:lineRule="auto"/>
        <w:ind w:firstLine="720"/>
        <w:jc w:val="both"/>
        <w:rPr>
          <w:lang w:val="en-US"/>
        </w:rPr>
      </w:pPr>
      <w:r w:rsidRPr="00A74A83">
        <w:rPr>
          <w:lang w:val="en-US"/>
        </w:rPr>
        <w:t>All authors contributed to study concept, analytical approach, and interpretation of results. RP</w:t>
      </w:r>
      <w:r w:rsidR="00AE1180" w:rsidRPr="00A74A83">
        <w:rPr>
          <w:lang w:val="en-US"/>
        </w:rPr>
        <w:t>, GD</w:t>
      </w:r>
      <w:r w:rsidRPr="00A74A83">
        <w:rPr>
          <w:lang w:val="en-US"/>
        </w:rPr>
        <w:t xml:space="preserve"> and ME collated and </w:t>
      </w:r>
      <w:r w:rsidR="00400606" w:rsidRPr="00A74A83">
        <w:rPr>
          <w:lang w:val="en-US"/>
        </w:rPr>
        <w:t>organized</w:t>
      </w:r>
      <w:r w:rsidRPr="00A74A83">
        <w:rPr>
          <w:lang w:val="en-US"/>
        </w:rPr>
        <w:t xml:space="preserve"> mortality files. RP performed the analysis, with input from </w:t>
      </w:r>
      <w:r w:rsidR="00AE1180" w:rsidRPr="00A74A83">
        <w:rPr>
          <w:lang w:val="en-US"/>
        </w:rPr>
        <w:t>other authors</w:t>
      </w:r>
      <w:r w:rsidRPr="00A74A83">
        <w:rPr>
          <w:lang w:val="en-US"/>
        </w:rPr>
        <w:t xml:space="preserve">. RP and ME wrote the first draft of the paper; other authors contributed to revising and </w:t>
      </w:r>
      <w:r w:rsidR="004951FD" w:rsidRPr="00A74A83">
        <w:rPr>
          <w:lang w:val="en-US"/>
        </w:rPr>
        <w:t>finalizing</w:t>
      </w:r>
      <w:r w:rsidRPr="00A74A83">
        <w:rPr>
          <w:lang w:val="en-US"/>
        </w:rPr>
        <w:t xml:space="preserve"> the paper.</w:t>
      </w:r>
    </w:p>
    <w:p w14:paraId="628FA453" w14:textId="77777777" w:rsidR="0065196B" w:rsidRPr="00A74A83" w:rsidRDefault="0065196B" w:rsidP="0065196B">
      <w:pPr>
        <w:spacing w:line="480" w:lineRule="auto"/>
        <w:jc w:val="both"/>
        <w:rPr>
          <w:lang w:val="en-US"/>
        </w:rPr>
      </w:pPr>
    </w:p>
    <w:p w14:paraId="4FAE507C" w14:textId="77777777" w:rsidR="00DF1ED9" w:rsidRPr="00A74A83" w:rsidRDefault="00DF1ED9" w:rsidP="00DF1ED9">
      <w:pPr>
        <w:pStyle w:val="Acknowledgement"/>
        <w:spacing w:before="0" w:line="480" w:lineRule="auto"/>
        <w:ind w:left="0" w:firstLine="0"/>
        <w:jc w:val="both"/>
        <w:rPr>
          <w:b/>
          <w:szCs w:val="22"/>
        </w:rPr>
      </w:pPr>
      <w:r w:rsidRPr="00A74A83">
        <w:rPr>
          <w:b/>
          <w:szCs w:val="22"/>
        </w:rPr>
        <w:t>Conflict of interest</w:t>
      </w:r>
    </w:p>
    <w:p w14:paraId="190CF69F" w14:textId="4D6DAC81" w:rsidR="0065196B" w:rsidRPr="00A620DD" w:rsidRDefault="0065196B" w:rsidP="00A620DD">
      <w:pPr>
        <w:pStyle w:val="Acknowledgement"/>
        <w:spacing w:before="0" w:line="480" w:lineRule="auto"/>
        <w:ind w:left="0" w:firstLine="720"/>
        <w:jc w:val="both"/>
        <w:rPr>
          <w:szCs w:val="22"/>
        </w:rPr>
      </w:pPr>
      <w:r w:rsidRPr="00A74A83">
        <w:t>ME reports a charitable grant from AstraZeneca Young Health Programme, and personal fees from Prudential, Scor, and Third Bridge, all outside the submitted work; all other authors declare no competing interests.</w:t>
      </w:r>
      <w:r w:rsidRPr="00A74A83">
        <w:rPr>
          <w:b/>
          <w:color w:val="000000" w:themeColor="text1"/>
        </w:rPr>
        <w:br w:type="page"/>
      </w:r>
    </w:p>
    <w:p w14:paraId="4D8CBCE2" w14:textId="26FE8DD9" w:rsidR="00A2681D" w:rsidRPr="00A74A83" w:rsidRDefault="0065196B">
      <w:pPr>
        <w:spacing w:line="480" w:lineRule="auto"/>
        <w:jc w:val="both"/>
        <w:rPr>
          <w:color w:val="000000" w:themeColor="text1"/>
          <w:lang w:val="en-US"/>
        </w:rPr>
        <w:sectPr w:rsidR="00A2681D" w:rsidRPr="00A74A83" w:rsidSect="00DB3899">
          <w:footerReference w:type="even" r:id="rId14"/>
          <w:footerReference w:type="default" r:id="rId15"/>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1. </w:t>
      </w:r>
      <w:r w:rsidRPr="00A74A83">
        <w:rPr>
          <w:color w:val="000000" w:themeColor="text1"/>
          <w:lang w:val="en-US"/>
        </w:rPr>
        <w:t xml:space="preserve">Number of injury deaths, by type of unintentional (transport, falls, drownings, and other) and intentional (assault and </w:t>
      </w:r>
      <w:r w:rsidR="000C077B" w:rsidRPr="00A74A83">
        <w:rPr>
          <w:color w:val="000000" w:themeColor="text1"/>
          <w:lang w:val="en-US"/>
        </w:rPr>
        <w:t>suicide</w:t>
      </w:r>
      <w:r w:rsidRPr="00A74A83">
        <w:rPr>
          <w:color w:val="000000" w:themeColor="text1"/>
          <w:lang w:val="en-US"/>
        </w:rPr>
        <w:t>) injury, by sex and age group in the contiguous USA for 1980-2016</w:t>
      </w:r>
      <w:r w:rsidR="006D1D0F" w:rsidRPr="00A74A83">
        <w:rPr>
          <w:color w:val="000000" w:themeColor="text1"/>
          <w:lang w:val="en-US"/>
        </w:rPr>
        <w:t>.</w:t>
      </w:r>
      <w:r w:rsidR="006D1D0F" w:rsidRPr="00A74A83" w:rsidDel="006D1D0F">
        <w:rPr>
          <w:color w:val="000000" w:themeColor="text1"/>
          <w:lang w:val="en-US"/>
        </w:rPr>
        <w:t xml:space="preserve"> </w:t>
      </w:r>
    </w:p>
    <w:p w14:paraId="4F49C20A" w14:textId="24ED7564" w:rsidR="00A2681D" w:rsidRPr="00A74A83" w:rsidRDefault="005D53B0" w:rsidP="002960A3">
      <w:pPr>
        <w:suppressLineNumbers/>
        <w:spacing w:line="480" w:lineRule="auto"/>
        <w:jc w:val="both"/>
        <w:rPr>
          <w:color w:val="000000" w:themeColor="text1"/>
          <w:lang w:val="en-US"/>
        </w:rPr>
        <w:sectPr w:rsidR="00A2681D" w:rsidRPr="00A74A83" w:rsidSect="00DB3899">
          <w:type w:val="continuous"/>
          <w:pgSz w:w="16840" w:h="11900" w:orient="landscape"/>
          <w:pgMar w:top="720" w:right="720" w:bottom="720" w:left="720" w:header="720" w:footer="720" w:gutter="0"/>
          <w:cols w:space="720"/>
          <w:docGrid w:linePitch="360"/>
        </w:sectPr>
      </w:pPr>
      <w:r w:rsidRPr="00A74A83">
        <w:rPr>
          <w:noProof/>
          <w:color w:val="000000" w:themeColor="text1"/>
          <w:lang w:val="en-US"/>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388475" cy="6642100"/>
                    </a:xfrm>
                    <a:prstGeom prst="rect">
                      <a:avLst/>
                    </a:prstGeom>
                  </pic:spPr>
                </pic:pic>
              </a:graphicData>
            </a:graphic>
          </wp:inline>
        </w:drawing>
      </w:r>
    </w:p>
    <w:p w14:paraId="3B20E121" w14:textId="06A76837" w:rsidR="00597A2E" w:rsidRPr="00A74A83" w:rsidRDefault="0065196B" w:rsidP="0065196B">
      <w:pPr>
        <w:spacing w:line="480" w:lineRule="auto"/>
        <w:jc w:val="both"/>
        <w:rPr>
          <w:color w:val="000000" w:themeColor="text1"/>
          <w:lang w:val="en-US"/>
        </w:rPr>
        <w:sectPr w:rsidR="00597A2E"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2. </w:t>
      </w:r>
      <w:r w:rsidRPr="00A74A83">
        <w:rPr>
          <w:color w:val="000000" w:themeColor="text1"/>
          <w:lang w:val="en-US"/>
        </w:rPr>
        <w:t>National age-</w:t>
      </w:r>
      <w:r w:rsidR="00400606" w:rsidRPr="00A74A83">
        <w:rPr>
          <w:color w:val="000000" w:themeColor="text1"/>
          <w:lang w:val="en-US"/>
        </w:rPr>
        <w:t>standardized</w:t>
      </w:r>
      <w:r w:rsidRPr="00A74A83">
        <w:rPr>
          <w:color w:val="000000" w:themeColor="text1"/>
          <w:lang w:val="en-US"/>
        </w:rPr>
        <w:t xml:space="preserve"> death rates from 1980 to 2016, by type of injury</w:t>
      </w:r>
      <w:r w:rsidR="006C1E89">
        <w:rPr>
          <w:color w:val="000000" w:themeColor="text1"/>
          <w:lang w:val="en-US"/>
        </w:rPr>
        <w:t>, sex</w:t>
      </w:r>
      <w:r w:rsidRPr="00A74A83">
        <w:rPr>
          <w:color w:val="000000" w:themeColor="text1"/>
          <w:lang w:val="en-US"/>
        </w:rPr>
        <w:t xml:space="preserve"> and month.</w:t>
      </w:r>
    </w:p>
    <w:p w14:paraId="6B9F2ED4" w14:textId="121533D0" w:rsidR="00597A2E" w:rsidRPr="00A74A83" w:rsidRDefault="00A95EC9" w:rsidP="002960A3">
      <w:pPr>
        <w:suppressLineNumbers/>
        <w:spacing w:line="480" w:lineRule="auto"/>
        <w:jc w:val="both"/>
        <w:rPr>
          <w:b/>
          <w:color w:val="000000" w:themeColor="text1"/>
          <w:lang w:val="en-US"/>
        </w:rPr>
        <w:sectPr w:rsidR="00597A2E" w:rsidRPr="00A74A83" w:rsidSect="00DB3899">
          <w:type w:val="continuous"/>
          <w:pgSz w:w="16840" w:h="11900" w:orient="landscape"/>
          <w:pgMar w:top="720" w:right="720" w:bottom="720" w:left="720" w:header="720" w:footer="720" w:gutter="0"/>
          <w:cols w:space="720"/>
          <w:docGrid w:linePitch="360"/>
        </w:sectPr>
      </w:pPr>
      <w:r w:rsidRPr="00A74A83">
        <w:rPr>
          <w:b/>
          <w:noProof/>
          <w:color w:val="000000" w:themeColor="text1"/>
          <w:lang w:val="en-US"/>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7DC367F5" w14:textId="77777777" w:rsidR="00597A2E" w:rsidRPr="00A74A83" w:rsidRDefault="0065196B">
      <w:pPr>
        <w:spacing w:line="480" w:lineRule="auto"/>
        <w:jc w:val="both"/>
        <w:rPr>
          <w:color w:val="000000" w:themeColor="text1"/>
          <w:lang w:val="en-US"/>
        </w:rPr>
        <w:sectPr w:rsidR="00597A2E"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3. </w:t>
      </w:r>
      <w:r w:rsidRPr="00A74A83">
        <w:rPr>
          <w:color w:val="000000" w:themeColor="text1"/>
          <w:lang w:val="en-US"/>
        </w:rPr>
        <w:t>Graphic representation of</w:t>
      </w:r>
      <w:r w:rsidRPr="00A74A83">
        <w:rPr>
          <w:b/>
          <w:color w:val="000000" w:themeColor="text1"/>
          <w:lang w:val="en-US"/>
        </w:rPr>
        <w:t xml:space="preserve"> </w:t>
      </w:r>
      <w:r w:rsidRPr="00A74A83">
        <w:rPr>
          <w:color w:val="000000" w:themeColor="text1"/>
          <w:lang w:val="en-US"/>
        </w:rPr>
        <w:t xml:space="preserve">temperature anomaly measure used in the analysis. The graph shows how monthly temperatures in July two example states (Florida </w:t>
      </w:r>
      <w:r w:rsidR="00E512CF" w:rsidRPr="00A74A83">
        <w:rPr>
          <w:color w:val="000000" w:themeColor="text1"/>
          <w:lang w:val="en-US"/>
        </w:rPr>
        <w:t xml:space="preserve">in red </w:t>
      </w:r>
      <w:r w:rsidRPr="00A74A83">
        <w:rPr>
          <w:color w:val="000000" w:themeColor="text1"/>
          <w:lang w:val="en-US"/>
        </w:rPr>
        <w:t xml:space="preserve">and </w:t>
      </w:r>
      <w:r w:rsidR="00710E1D" w:rsidRPr="00A74A83">
        <w:rPr>
          <w:color w:val="000000" w:themeColor="text1"/>
          <w:lang w:val="en-US"/>
        </w:rPr>
        <w:t>Minnesota</w:t>
      </w:r>
      <w:r w:rsidR="00E512CF" w:rsidRPr="00A74A83">
        <w:rPr>
          <w:color w:val="000000" w:themeColor="text1"/>
          <w:lang w:val="en-US"/>
        </w:rPr>
        <w:t xml:space="preserve"> in blue</w:t>
      </w:r>
      <w:r w:rsidRPr="00A74A83">
        <w:rPr>
          <w:color w:val="000000" w:themeColor="text1"/>
          <w:lang w:val="en-US"/>
        </w:rPr>
        <w:t>) (left panel) for 1980-2016 are used to calculate temperature anomalies. As seen, a warmer state like F</w:t>
      </w:r>
      <w:r w:rsidR="001B2697" w:rsidRPr="00A74A83">
        <w:rPr>
          <w:color w:val="000000" w:themeColor="text1"/>
          <w:lang w:val="en-US"/>
        </w:rPr>
        <w:t>lorida (top right) can have a smaller</w:t>
      </w:r>
      <w:r w:rsidRPr="00A74A83">
        <w:rPr>
          <w:color w:val="000000" w:themeColor="text1"/>
          <w:lang w:val="en-US"/>
        </w:rPr>
        <w:t xml:space="preserve"> inter-annual variation in a particular month (here, July) compared with a cooler state like </w:t>
      </w:r>
      <w:r w:rsidR="00710E1D" w:rsidRPr="00A74A83">
        <w:rPr>
          <w:color w:val="000000" w:themeColor="text1"/>
          <w:lang w:val="en-US"/>
        </w:rPr>
        <w:t xml:space="preserve">Minnesota </w:t>
      </w:r>
      <w:r w:rsidRPr="00A74A83">
        <w:rPr>
          <w:color w:val="000000" w:themeColor="text1"/>
          <w:lang w:val="en-US"/>
        </w:rPr>
        <w:t>(bottom right).</w:t>
      </w:r>
    </w:p>
    <w:p w14:paraId="0C15AB50" w14:textId="16395AA8" w:rsidR="00597A2E" w:rsidRPr="00A74A83" w:rsidRDefault="000138ED" w:rsidP="002960A3">
      <w:pPr>
        <w:suppressLineNumbers/>
        <w:spacing w:line="480" w:lineRule="auto"/>
        <w:jc w:val="both"/>
        <w:rPr>
          <w:color w:val="000000" w:themeColor="text1"/>
          <w:lang w:val="en-US"/>
        </w:rPr>
        <w:sectPr w:rsidR="00597A2E" w:rsidRPr="00A74A83" w:rsidSect="00DB3899">
          <w:type w:val="continuous"/>
          <w:pgSz w:w="16840" w:h="11900" w:orient="landscape"/>
          <w:pgMar w:top="720" w:right="720" w:bottom="720" w:left="720" w:header="720" w:footer="720" w:gutter="0"/>
          <w:cols w:space="720"/>
          <w:docGrid w:linePitch="360"/>
        </w:sectPr>
      </w:pPr>
      <w:ins w:id="2" w:author="Robbie Parks" w:date="2019-04-24T16:21:00Z">
        <w:r w:rsidRPr="000138ED">
          <w:rPr>
            <w:noProof/>
            <w:color w:val="000000" w:themeColor="text1"/>
            <w:lang w:val="en-US"/>
          </w:rPr>
          <w:lastRenderedPageBreak/>
          <w:pict w14:anchorId="21DF6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Users/rmiparks/git/mortality/USA/state/write_ups/02_monthly_injury_temperature_paper/figures/01_nature_climate_change/Figures 2019 04 24/Figure3 2019 03 05.pdf" style="width:738.85pt;height:522.85pt;mso-width-percent:0;mso-height-percent:0;mso-width-percent:0;mso-height-percent:0">
              <v:imagedata r:id="rId18" o:title="Figure3 2019 03 05"/>
            </v:shape>
          </w:pict>
        </w:r>
      </w:ins>
    </w:p>
    <w:p w14:paraId="05ADD035" w14:textId="77777777" w:rsidR="008E66EB" w:rsidRPr="00A74A83" w:rsidRDefault="0065196B" w:rsidP="00D378F4">
      <w:pPr>
        <w:spacing w:line="480" w:lineRule="auto"/>
        <w:jc w:val="both"/>
        <w:rPr>
          <w:color w:val="000000" w:themeColor="text1"/>
          <w:lang w:val="en-US"/>
        </w:rPr>
        <w:sectPr w:rsidR="008E66EB"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4. </w:t>
      </w:r>
      <w:r w:rsidRPr="00A74A83">
        <w:rPr>
          <w:color w:val="000000" w:themeColor="text1"/>
          <w:lang w:val="en-US"/>
        </w:rPr>
        <w:t>Average size of temperature anomaly (</w:t>
      </w:r>
      <w:r w:rsidRPr="00A74A83">
        <w:rPr>
          <w:bCs/>
          <w:color w:val="000000" w:themeColor="text1"/>
          <w:lang w:val="en-US"/>
        </w:rPr>
        <w:t>°C)</w:t>
      </w:r>
      <w:r w:rsidR="00C1740D" w:rsidRPr="00A74A83">
        <w:rPr>
          <w:color w:val="000000" w:themeColor="text1"/>
          <w:lang w:val="en-US"/>
        </w:rPr>
        <w:t xml:space="preserve"> from 1980 to 2016,</w:t>
      </w:r>
      <w:r w:rsidRPr="00A74A83">
        <w:rPr>
          <w:color w:val="000000" w:themeColor="text1"/>
          <w:lang w:val="en-US"/>
        </w:rPr>
        <w:t xml:space="preserve"> by state and month.</w:t>
      </w:r>
      <w:r w:rsidR="00B05E64" w:rsidRPr="00A74A83">
        <w:rPr>
          <w:color w:val="000000" w:themeColor="text1"/>
          <w:lang w:val="en-US"/>
        </w:rPr>
        <w:t xml:space="preserve"> The </w:t>
      </w:r>
      <w:r w:rsidR="0084099F" w:rsidRPr="00A74A83">
        <w:rPr>
          <w:color w:val="000000" w:themeColor="text1"/>
          <w:lang w:val="en-US"/>
        </w:rPr>
        <w:t xml:space="preserve">value </w:t>
      </w:r>
      <w:r w:rsidR="00B05E64" w:rsidRPr="00A74A83">
        <w:rPr>
          <w:color w:val="000000" w:themeColor="text1"/>
          <w:lang w:val="en-US"/>
        </w:rPr>
        <w:t xml:space="preserve">for each state and month is </w:t>
      </w:r>
      <w:r w:rsidR="005608E9" w:rsidRPr="00A74A83">
        <w:rPr>
          <w:color w:val="000000" w:themeColor="text1"/>
          <w:lang w:val="en-US"/>
        </w:rPr>
        <w:t>the</w:t>
      </w:r>
      <w:r w:rsidR="00B05E64" w:rsidRPr="00A74A83">
        <w:rPr>
          <w:color w:val="000000" w:themeColor="text1"/>
          <w:lang w:val="en-US"/>
        </w:rPr>
        <w:t xml:space="preserve"> </w:t>
      </w:r>
      <w:r w:rsidR="006B1683" w:rsidRPr="00A74A83">
        <w:rPr>
          <w:color w:val="000000" w:themeColor="text1"/>
          <w:lang w:val="en-US"/>
        </w:rPr>
        <w:t>mean</w:t>
      </w:r>
      <w:r w:rsidR="00B05E64" w:rsidRPr="00A74A83">
        <w:rPr>
          <w:color w:val="000000" w:themeColor="text1"/>
          <w:lang w:val="en-US"/>
        </w:rPr>
        <w:t xml:space="preserve"> of the </w:t>
      </w:r>
      <w:r w:rsidR="0084099F" w:rsidRPr="00A74A83">
        <w:rPr>
          <w:color w:val="000000" w:themeColor="text1"/>
          <w:lang w:val="en-US"/>
        </w:rPr>
        <w:t xml:space="preserve">absolute </w:t>
      </w:r>
      <w:r w:rsidR="00D07F9F" w:rsidRPr="00A74A83">
        <w:rPr>
          <w:color w:val="000000" w:themeColor="text1"/>
          <w:lang w:val="en-US"/>
        </w:rPr>
        <w:t>size</w:t>
      </w:r>
      <w:r w:rsidR="00C06426" w:rsidRPr="00A74A83">
        <w:rPr>
          <w:color w:val="000000" w:themeColor="text1"/>
          <w:lang w:val="en-US"/>
        </w:rPr>
        <w:t xml:space="preserve"> </w:t>
      </w:r>
      <w:r w:rsidR="00D07F9F" w:rsidRPr="00A74A83">
        <w:rPr>
          <w:color w:val="000000" w:themeColor="text1"/>
          <w:lang w:val="en-US"/>
        </w:rPr>
        <w:t xml:space="preserve">of </w:t>
      </w:r>
      <w:r w:rsidR="0084099F" w:rsidRPr="00A74A83">
        <w:rPr>
          <w:color w:val="000000" w:themeColor="text1"/>
          <w:lang w:val="en-US"/>
        </w:rPr>
        <w:t>anomaly</w:t>
      </w:r>
      <w:r w:rsidR="00EC1B4B" w:rsidRPr="00A74A83">
        <w:rPr>
          <w:color w:val="000000" w:themeColor="text1"/>
          <w:lang w:val="en-US"/>
        </w:rPr>
        <w:t>,</w:t>
      </w:r>
      <w:r w:rsidR="0084099F" w:rsidRPr="00A74A83">
        <w:rPr>
          <w:color w:val="000000" w:themeColor="text1"/>
          <w:lang w:val="en-US"/>
        </w:rPr>
        <w:t xml:space="preserve"> be it cold or warm,</w:t>
      </w:r>
      <w:r w:rsidR="00EC1B4B" w:rsidRPr="00A74A83">
        <w:rPr>
          <w:color w:val="000000" w:themeColor="text1"/>
          <w:lang w:val="en-US"/>
        </w:rPr>
        <w:t xml:space="preserve"> </w:t>
      </w:r>
      <w:r w:rsidR="0084099F" w:rsidRPr="00A74A83">
        <w:rPr>
          <w:color w:val="000000" w:themeColor="text1"/>
          <w:lang w:val="en-US"/>
        </w:rPr>
        <w:t xml:space="preserve">and hence </w:t>
      </w:r>
      <w:r w:rsidR="00EC1B4B" w:rsidRPr="00A74A83">
        <w:rPr>
          <w:color w:val="000000" w:themeColor="text1"/>
          <w:lang w:val="en-US"/>
        </w:rPr>
        <w:t>giv</w:t>
      </w:r>
      <w:r w:rsidR="0084099F" w:rsidRPr="00A74A83">
        <w:rPr>
          <w:color w:val="000000" w:themeColor="text1"/>
          <w:lang w:val="en-US"/>
        </w:rPr>
        <w:t>es</w:t>
      </w:r>
      <w:r w:rsidR="00EC1B4B" w:rsidRPr="00A74A83">
        <w:rPr>
          <w:color w:val="000000" w:themeColor="text1"/>
          <w:lang w:val="en-US"/>
        </w:rPr>
        <w:t xml:space="preserve"> an indication of the </w:t>
      </w:r>
      <w:r w:rsidR="00803C13" w:rsidRPr="00A74A83">
        <w:rPr>
          <w:color w:val="000000" w:themeColor="text1"/>
          <w:lang w:val="en-US"/>
        </w:rPr>
        <w:t xml:space="preserve">scale of </w:t>
      </w:r>
      <w:r w:rsidR="0084099F" w:rsidRPr="00A74A83">
        <w:rPr>
          <w:color w:val="000000" w:themeColor="text1"/>
          <w:lang w:val="en-US"/>
        </w:rPr>
        <w:t>anom</w:t>
      </w:r>
      <w:r w:rsidR="00695719" w:rsidRPr="00A74A83">
        <w:rPr>
          <w:color w:val="000000" w:themeColor="text1"/>
          <w:lang w:val="en-US"/>
        </w:rPr>
        <w:t>a</w:t>
      </w:r>
      <w:r w:rsidR="0084099F" w:rsidRPr="00A74A83">
        <w:rPr>
          <w:color w:val="000000" w:themeColor="text1"/>
          <w:lang w:val="en-US"/>
        </w:rPr>
        <w:t>lies</w:t>
      </w:r>
      <w:r w:rsidR="0026389E" w:rsidRPr="00A74A83">
        <w:rPr>
          <w:color w:val="000000" w:themeColor="text1"/>
          <w:lang w:val="en-US"/>
        </w:rPr>
        <w:t xml:space="preserve"> </w:t>
      </w:r>
      <w:r w:rsidR="00D07F9F" w:rsidRPr="00A74A83">
        <w:rPr>
          <w:color w:val="000000" w:themeColor="text1"/>
          <w:lang w:val="en-US"/>
        </w:rPr>
        <w:t>around the</w:t>
      </w:r>
      <w:r w:rsidR="00164CC4" w:rsidRPr="00A74A83">
        <w:rPr>
          <w:color w:val="000000" w:themeColor="text1"/>
          <w:lang w:val="en-US"/>
        </w:rPr>
        <w:t xml:space="preserve"> norm</w:t>
      </w:r>
      <w:r w:rsidR="005C2A42" w:rsidRPr="00A74A83">
        <w:rPr>
          <w:color w:val="000000" w:themeColor="text1"/>
          <w:lang w:val="en-US"/>
        </w:rPr>
        <w:t xml:space="preserve"> local</w:t>
      </w:r>
      <w:r w:rsidR="00164CC4" w:rsidRPr="00A74A83">
        <w:rPr>
          <w:color w:val="000000" w:themeColor="text1"/>
          <w:lang w:val="en-US"/>
        </w:rPr>
        <w:t xml:space="preserve"> temperatures.</w:t>
      </w:r>
    </w:p>
    <w:p w14:paraId="3B8182D6" w14:textId="17D8DDFF" w:rsidR="008E66EB" w:rsidRPr="00A74A83" w:rsidRDefault="000138ED" w:rsidP="002960A3">
      <w:pPr>
        <w:suppressLineNumbers/>
        <w:spacing w:line="480" w:lineRule="auto"/>
        <w:jc w:val="both"/>
        <w:rPr>
          <w:b/>
          <w:color w:val="000000" w:themeColor="text1"/>
          <w:lang w:val="en-US"/>
        </w:rPr>
        <w:sectPr w:rsidR="008E66EB" w:rsidRPr="00A74A83" w:rsidSect="00DB3899">
          <w:type w:val="continuous"/>
          <w:pgSz w:w="11900" w:h="16840"/>
          <w:pgMar w:top="720" w:right="720" w:bottom="720" w:left="720" w:header="720" w:footer="720" w:gutter="0"/>
          <w:cols w:space="720"/>
          <w:docGrid w:linePitch="360"/>
        </w:sectPr>
      </w:pPr>
      <w:ins w:id="3" w:author="Robbie Parks" w:date="2019-04-24T16:21:00Z">
        <w:r w:rsidRPr="000138ED">
          <w:rPr>
            <w:b/>
            <w:noProof/>
            <w:color w:val="000000" w:themeColor="text1"/>
            <w:lang w:val="en-US"/>
          </w:rPr>
          <w:lastRenderedPageBreak/>
          <w:pict w14:anchorId="7E3DB287">
            <v:shape id="_x0000_i1025" type="#_x0000_t75" alt="/Users/rmiparks/git/mortality/USA/state/write_ups/02_monthly_injury_temperature_paper/figures/01_nature_climate_change/Figures 2019 04 24/Figure4 2019 02 27.pdf" style="width:522.85pt;height:738.85pt;mso-width-percent:0;mso-height-percent:0;mso-width-percent:0;mso-height-percent:0">
              <v:imagedata r:id="rId19" o:title="Figure4 2019 02 27"/>
            </v:shape>
          </w:pict>
        </w:r>
      </w:ins>
    </w:p>
    <w:p w14:paraId="3DCB3395" w14:textId="77777777" w:rsidR="008E66EB" w:rsidRPr="00A74A83" w:rsidRDefault="00DD4894">
      <w:pPr>
        <w:spacing w:line="480" w:lineRule="auto"/>
        <w:jc w:val="both"/>
        <w:rPr>
          <w:color w:val="000000" w:themeColor="text1"/>
          <w:lang w:val="en-US"/>
        </w:rPr>
        <w:sectPr w:rsidR="008E66EB"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Figure 5.</w:t>
      </w:r>
      <w:r w:rsidRPr="00A74A83">
        <w:rPr>
          <w:color w:val="000000" w:themeColor="text1"/>
          <w:lang w:val="en-US"/>
        </w:rPr>
        <w:t xml:space="preserve"> Additional annual injury deaths for the 2016 US population in year in which each month was +</w:t>
      </w:r>
      <w:r w:rsidRPr="00A74A83">
        <w:rPr>
          <w:rFonts w:eastAsia="Times New Roman"/>
          <w:bCs/>
          <w:color w:val="222222"/>
          <w:shd w:val="clear" w:color="auto" w:fill="FFFFFF"/>
          <w:lang w:val="en-US"/>
        </w:rPr>
        <w:t>1</w:t>
      </w:r>
      <w:r w:rsidRPr="00A74A83">
        <w:rPr>
          <w:bCs/>
          <w:color w:val="000000" w:themeColor="text1"/>
          <w:lang w:val="en-US"/>
        </w:rPr>
        <w:t>°C</w:t>
      </w:r>
      <w:r w:rsidRPr="00A74A83">
        <w:rPr>
          <w:color w:val="000000" w:themeColor="text1"/>
          <w:lang w:val="en-US"/>
        </w:rPr>
        <w:t xml:space="preserve"> </w:t>
      </w:r>
      <w:r w:rsidR="00607AE4" w:rsidRPr="00A74A83">
        <w:rPr>
          <w:color w:val="000000" w:themeColor="text1"/>
          <w:lang w:val="en-US"/>
        </w:rPr>
        <w:t xml:space="preserve">warmer </w:t>
      </w:r>
      <w:r w:rsidRPr="00A74A83">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A74A83" w:rsidRDefault="004D7673" w:rsidP="002960A3">
      <w:pPr>
        <w:suppressLineNumbers/>
        <w:spacing w:line="480" w:lineRule="auto"/>
        <w:jc w:val="both"/>
        <w:rPr>
          <w:lang w:val="en-US"/>
        </w:rPr>
        <w:sectPr w:rsidR="00D83CCD" w:rsidRPr="00A74A83" w:rsidSect="00DB3899">
          <w:type w:val="continuous"/>
          <w:pgSz w:w="16840" w:h="11900" w:orient="landscape"/>
          <w:pgMar w:top="720" w:right="720" w:bottom="720" w:left="720" w:header="720" w:footer="720" w:gutter="0"/>
          <w:cols w:space="720"/>
          <w:docGrid w:linePitch="360"/>
        </w:sectPr>
      </w:pPr>
      <w:r w:rsidRPr="00A74A83">
        <w:rPr>
          <w:noProof/>
          <w:lang w:val="en-US"/>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2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A74A83" w:rsidRDefault="00A620DD" w:rsidP="00A620DD">
      <w:pPr>
        <w:spacing w:line="480" w:lineRule="auto"/>
        <w:jc w:val="both"/>
        <w:rPr>
          <w:b/>
          <w:lang w:val="en-US"/>
        </w:rPr>
      </w:pPr>
      <w:r w:rsidRPr="00A74A83">
        <w:rPr>
          <w:b/>
          <w:lang w:val="en-US"/>
        </w:rPr>
        <w:lastRenderedPageBreak/>
        <w:t>References</w:t>
      </w:r>
    </w:p>
    <w:p w14:paraId="19272F6A"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A74A83">
        <w:rPr>
          <w:b/>
          <w:lang w:val="en-US"/>
        </w:rPr>
        <w:fldChar w:fldCharType="begin" w:fldLock="1"/>
      </w:r>
      <w:r w:rsidRPr="00A74A83">
        <w:rPr>
          <w:b/>
          <w:lang w:val="en-US"/>
        </w:rPr>
        <w:instrText xml:space="preserve">ADDIN Mendeley Bibliography CSL_BIBLIOGRAPHY </w:instrText>
      </w:r>
      <w:r w:rsidRPr="00A74A83">
        <w:rPr>
          <w:b/>
          <w:lang w:val="en-US"/>
        </w:rPr>
        <w:fldChar w:fldCharType="separate"/>
      </w:r>
      <w:r w:rsidRPr="00535DCA">
        <w:rPr>
          <w:noProof/>
          <w:lang w:val="en-US"/>
        </w:rPr>
        <w:t xml:space="preserve">1. </w:t>
      </w:r>
      <w:r w:rsidRPr="00535DCA">
        <w:rPr>
          <w:noProof/>
          <w:lang w:val="en-US"/>
        </w:rPr>
        <w:tab/>
        <w:t>McMichael AJ, Woodruff RE, Hales S. Climate change and human health: Present and future risks. Lancet. 2006;</w:t>
      </w:r>
    </w:p>
    <w:p w14:paraId="0F52B43A"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 </w:t>
      </w:r>
      <w:r w:rsidRPr="00535DCA">
        <w:rPr>
          <w:noProof/>
          <w:lang w:val="en-US"/>
        </w:rPr>
        <w:tab/>
        <w:t xml:space="preserve">Smith KR, Woodward A, Campbell-Lendrum D, et al. Human health: Impacts, adaptation, and co-benefits. In: Climate Change 2014 Impacts, Adaptation and Vulnerability: Part A: Global and Sectoral Aspects. 2015. </w:t>
      </w:r>
    </w:p>
    <w:p w14:paraId="72D8C9D1"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 </w:t>
      </w:r>
      <w:r w:rsidRPr="00535DCA">
        <w:rPr>
          <w:noProof/>
          <w:lang w:val="en-US"/>
        </w:rPr>
        <w:tab/>
        <w:t xml:space="preserve">Haines A, Ebi K. The imperative for climate action to protect health. N Engl J Med 2019;(380):263–73. </w:t>
      </w:r>
    </w:p>
    <w:p w14:paraId="01C3525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4. </w:t>
      </w:r>
      <w:r w:rsidRPr="00535DCA">
        <w:rPr>
          <w:noProof/>
          <w:lang w:val="en-US"/>
        </w:rPr>
        <w:tab/>
        <w:t xml:space="preserve">Watts N, Amann M, Arnell N, et al. The 2018 report of the Lancet Countdown on health and climate change: shaping health of nations for centuries to come. Lancet 2018;6736(18):1–4. </w:t>
      </w:r>
    </w:p>
    <w:p w14:paraId="3D3A670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5. </w:t>
      </w:r>
      <w:r w:rsidRPr="00535DCA">
        <w:rPr>
          <w:noProof/>
          <w:lang w:val="en-US"/>
        </w:rPr>
        <w:tab/>
        <w:t>Huang C, Barnett AG, Wang X, Vaneckova P, Fitzgerald G, Tong S. Projecting future heat-related mortality under climate change scenarios: A systematic review. Environ. Health Perspect. 2011;</w:t>
      </w:r>
    </w:p>
    <w:p w14:paraId="048EB9A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6. </w:t>
      </w:r>
      <w:r w:rsidRPr="00535DCA">
        <w:rPr>
          <w:noProof/>
          <w:lang w:val="en-US"/>
        </w:rPr>
        <w:tab/>
        <w:t>Gasparrini A, Guo Y, Sera F, et al. Projections of temperature-related excess mortality under climate change scenarios. Lancet Planet Heal 2017;</w:t>
      </w:r>
    </w:p>
    <w:p w14:paraId="72752B2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7. </w:t>
      </w:r>
      <w:r w:rsidRPr="00535DCA">
        <w:rPr>
          <w:noProof/>
          <w:lang w:val="en-US"/>
        </w:rPr>
        <w:tab/>
        <w:t>Burke M, González F, Baylis P, et al. Higher temperatures increase suicide rates in the United States and Mexico. Nat Clim Chang 2018;</w:t>
      </w:r>
    </w:p>
    <w:p w14:paraId="1405A887"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8. </w:t>
      </w:r>
      <w:r w:rsidRPr="00535DCA">
        <w:rPr>
          <w:noProof/>
          <w:lang w:val="en-US"/>
        </w:rPr>
        <w:tab/>
        <w:t>Rey G, Jougla E, Fouillet A, et al. The impact of major heat waves on all-cause and cause-specific mortality in France from 1971 to 2003. Int Arch Occup Environ Health 2007;</w:t>
      </w:r>
    </w:p>
    <w:p w14:paraId="381EF46C"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9. </w:t>
      </w:r>
      <w:r w:rsidRPr="00535DCA">
        <w:rPr>
          <w:noProof/>
          <w:lang w:val="en-US"/>
        </w:rPr>
        <w:tab/>
        <w:t>Orru H, Åström DO. Increases in external cause mortality due to high and low temperatures: evidence from northeastern Europe. Int J Biometeorol 2017;</w:t>
      </w:r>
    </w:p>
    <w:p w14:paraId="1693A19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10. </w:t>
      </w:r>
      <w:r w:rsidRPr="00535DCA">
        <w:rPr>
          <w:noProof/>
          <w:lang w:val="en-US"/>
        </w:rPr>
        <w:tab/>
        <w:t xml:space="preserve">Parks RM, Bennett JE, Foreman KJ, Toumi R, Ezzati M. National and regional seasonal dynamics of all-cause and cause-specific mortality in the USA from 1980 to 2016. Elife </w:t>
      </w:r>
      <w:r w:rsidRPr="00535DCA">
        <w:rPr>
          <w:noProof/>
          <w:lang w:val="en-US"/>
        </w:rPr>
        <w:lastRenderedPageBreak/>
        <w:t>[Internet] 2018;7. Available from: https://elifesciences.org/articles/35500</w:t>
      </w:r>
    </w:p>
    <w:p w14:paraId="38ABB75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11. </w:t>
      </w:r>
      <w:r w:rsidRPr="00535DCA">
        <w:rPr>
          <w:noProof/>
          <w:lang w:val="en-US"/>
        </w:rPr>
        <w:tab/>
        <w:t xml:space="preserve">Rau R. Seasonality in human mortality. A demographic approach. Wirtschafts- und Sozialwissenschaftlichen Fak 2004;PhD:361. </w:t>
      </w:r>
    </w:p>
    <w:p w14:paraId="2EA62E8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12. </w:t>
      </w:r>
      <w:r w:rsidRPr="00535DCA">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385385F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13. </w:t>
      </w:r>
      <w:r w:rsidRPr="00535DCA">
        <w:rPr>
          <w:noProof/>
          <w:lang w:val="en-US"/>
        </w:rPr>
        <w:tab/>
        <w:t xml:space="preserve">Wallace JM, Hobbs P V. Atmospheric science: An introductory survey: Second edition. 2006. </w:t>
      </w:r>
    </w:p>
    <w:p w14:paraId="774688C0"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14. </w:t>
      </w:r>
      <w:r w:rsidRPr="00535DCA">
        <w:rPr>
          <w:noProof/>
          <w:lang w:val="en-US"/>
        </w:rPr>
        <w:tab/>
        <w:t>Lozano R, Naghavi M, Foreman K, et al. Global and regional mortality from 235 causes of death for 20 age groups in 1990 and 2010: A systematic analysis for the Global Burden of Disease Study 2010. Lancet 2012;</w:t>
      </w:r>
    </w:p>
    <w:p w14:paraId="67F926E8"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15. </w:t>
      </w:r>
      <w:r w:rsidRPr="00535DCA">
        <w:rPr>
          <w:noProof/>
          <w:lang w:val="en-US"/>
        </w:rPr>
        <w:tab/>
        <w:t>IPCC. IPCC special report on the impacts of global warming of 1.5 °C - Summary for policy makers. 2018;(October 2018). Available from: http://www.ipcc.ch/report/sr15/</w:t>
      </w:r>
    </w:p>
    <w:p w14:paraId="5C56878B"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16. </w:t>
      </w:r>
      <w:r w:rsidRPr="00535DCA">
        <w:rPr>
          <w:noProof/>
          <w:lang w:val="en-US"/>
        </w:rPr>
        <w:tab/>
        <w:t>Shi L, Kloog I, Zanobetti A, Liu P, Schwartz JD. Impacts of temperature and its variability on mortality in New England. Nat Clim Chang [Internet] 2015;5(11):988–91. Available from: http://www.nature.com/doifinder/10.1038/nclimate2704</w:t>
      </w:r>
    </w:p>
    <w:p w14:paraId="7E9AC39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17. </w:t>
      </w:r>
      <w:r w:rsidRPr="00535DCA">
        <w:rPr>
          <w:noProof/>
          <w:lang w:val="en-US"/>
        </w:rPr>
        <w:tab/>
        <w:t xml:space="preserve">Gasparrini A, Guo Y, Hashizume M, et al. Mortality risk attributable to high and low ambient temperature: A multicountry observational study. Lancet 2015;386(9991):369–75. </w:t>
      </w:r>
    </w:p>
    <w:p w14:paraId="124EB83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18. </w:t>
      </w:r>
      <w:r w:rsidRPr="00535DCA">
        <w:rPr>
          <w:noProof/>
          <w:lang w:val="en-US"/>
        </w:rPr>
        <w:tab/>
        <w:t xml:space="preserve">Ye X, Wolff R, Yu W, Vaneckova P, Pan X, Tong S. Ambient temperature and morbidity: a review of epidemiological evidence. Environ Health Perspect 2012;120(1):19–28. </w:t>
      </w:r>
    </w:p>
    <w:p w14:paraId="70FD3A7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19. </w:t>
      </w:r>
      <w:r w:rsidRPr="00535DCA">
        <w:rPr>
          <w:noProof/>
          <w:lang w:val="en-US"/>
        </w:rPr>
        <w:tab/>
        <w:t xml:space="preserve">Basu R. High ambient temperature and mortality: A review of epidemiologic studies from 2001 to 2008. Environ Heal A Glob Access Sci Source 2009;8(1):40. </w:t>
      </w:r>
    </w:p>
    <w:p w14:paraId="3DB9D5E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lastRenderedPageBreak/>
        <w:t xml:space="preserve">20. </w:t>
      </w:r>
      <w:r w:rsidRPr="00535DCA">
        <w:rPr>
          <w:noProof/>
          <w:lang w:val="en-US"/>
        </w:rPr>
        <w:tab/>
        <w:t>Xu J. Unintentional drowning deaths in the United States, 1999-2010. NCHS Data Brief 2014;</w:t>
      </w:r>
    </w:p>
    <w:p w14:paraId="1D50E381"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21. </w:t>
      </w:r>
      <w:r w:rsidRPr="00535DCA">
        <w:rPr>
          <w:noProof/>
          <w:lang w:val="en-US"/>
        </w:rPr>
        <w:tab/>
        <w:t>Ambrose AF, Paul G, Hausdorff JM. Risk factors for falls among older adults: A review of the literature. Maturitas. 2013;</w:t>
      </w:r>
    </w:p>
    <w:p w14:paraId="43348FC0"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22. </w:t>
      </w:r>
      <w:r w:rsidRPr="00535DCA">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27B81F4"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23. </w:t>
      </w:r>
      <w:r w:rsidRPr="00535DCA">
        <w:rPr>
          <w:noProof/>
          <w:lang w:val="en-US"/>
        </w:rPr>
        <w:tab/>
        <w:t>Kelsey JL, Berry SD, Procter-Gray E, et al. Indoor and outdoor falls in older adults are different: The maintenance of balance, independent living, intellect, and zest in the elderly of boston study. J Am Geriatr Soc 2010;</w:t>
      </w:r>
    </w:p>
    <w:p w14:paraId="6735593C"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24. </w:t>
      </w:r>
      <w:r w:rsidRPr="00535DCA">
        <w:rPr>
          <w:noProof/>
          <w:lang w:val="en-US"/>
        </w:rPr>
        <w:tab/>
        <w:t>Daanen HAM, Van De Vliert E, Huang X. Driving performance in cold, warm, and thermoneutral environments. Appl Ergon 2003;</w:t>
      </w:r>
    </w:p>
    <w:p w14:paraId="04AD4CB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25. </w:t>
      </w:r>
      <w:r w:rsidRPr="00535DCA">
        <w:rPr>
          <w:noProof/>
          <w:lang w:val="en-US"/>
        </w:rPr>
        <w:tab/>
        <w:t>Zlatoper TJ. Determinants of motor vehicle deaths in the United States: A cross-sectional analysis. Accid Anal Prev 1991;</w:t>
      </w:r>
    </w:p>
    <w:p w14:paraId="0764838A"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26. </w:t>
      </w:r>
      <w:r w:rsidRPr="00535DCA">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3616F90F"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27. </w:t>
      </w:r>
      <w:r w:rsidRPr="00535DCA">
        <w:rPr>
          <w:noProof/>
          <w:lang w:val="en-US"/>
        </w:rPr>
        <w:tab/>
        <w:t>Wyon DP, Wyon I, Norin F. Effects of moderate heat stress on driver vigilance in a moving vehicle. Ergonomics 1996;</w:t>
      </w:r>
    </w:p>
    <w:p w14:paraId="2A5D8992"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28. </w:t>
      </w:r>
      <w:r w:rsidRPr="00535DCA">
        <w:rPr>
          <w:noProof/>
          <w:lang w:val="en-US"/>
        </w:rPr>
        <w:tab/>
        <w:t>Opinium. Brits drink more alcohol in warmer weather [Internet]. Opinium.co.uk. 2018 [cited 2019 Jan 10];Available from: https://www.opinium.co.uk/brits-drink-more-alcohol-in-warmer-weather/</w:t>
      </w:r>
    </w:p>
    <w:p w14:paraId="617366B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29. </w:t>
      </w:r>
      <w:r w:rsidRPr="00535DCA">
        <w:rPr>
          <w:noProof/>
          <w:lang w:val="en-US"/>
        </w:rPr>
        <w:tab/>
        <w:t>Voas RB, Torres P, Romano E, Lacey JH. Alcohol-related risk of driver fatalities: An update using 2007 data. J Stud Alcohol Drugs 2012;</w:t>
      </w:r>
    </w:p>
    <w:p w14:paraId="2337D7D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30. </w:t>
      </w:r>
      <w:r w:rsidRPr="00535DCA">
        <w:rPr>
          <w:noProof/>
          <w:lang w:val="en-US"/>
        </w:rPr>
        <w:tab/>
        <w:t xml:space="preserve">Datla S, Sahu P, Roh H-J, Sharma S. A comprehensive analysis of the association of </w:t>
      </w:r>
      <w:r w:rsidRPr="00535DCA">
        <w:rPr>
          <w:noProof/>
          <w:lang w:val="en-US"/>
        </w:rPr>
        <w:lastRenderedPageBreak/>
        <w:t>highway traffic with winter weather conditions. Procedia - Soc Behav Sci 2013;</w:t>
      </w:r>
    </w:p>
    <w:p w14:paraId="3061164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31. </w:t>
      </w:r>
      <w:r w:rsidRPr="00535DCA">
        <w:rPr>
          <w:noProof/>
          <w:lang w:val="en-US"/>
        </w:rPr>
        <w:tab/>
        <w:t>Roh H-J, Sahu PK, Sharma S, Datla S, Mehran B. Statistical investigations of snowfall and temperature interaction with passenger car and truck traffic on primary highways in Canada. J Cold Reg Eng 2016;</w:t>
      </w:r>
    </w:p>
    <w:p w14:paraId="17A03ED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32. </w:t>
      </w:r>
      <w:r w:rsidRPr="00535DCA">
        <w:rPr>
          <w:noProof/>
          <w:lang w:val="en-US"/>
        </w:rPr>
        <w:tab/>
        <w:t>Roh H-J, Datla S, Sharma S. Effect of snow, temperature and their interaction on highway truck traffic. J Transp Techn 2013;</w:t>
      </w:r>
    </w:p>
    <w:p w14:paraId="79989067"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33. </w:t>
      </w:r>
      <w:r w:rsidRPr="00535DCA">
        <w:rPr>
          <w:noProof/>
          <w:lang w:val="en-US"/>
        </w:rPr>
        <w:tab/>
        <w:t>Roh HJ, Sharma S, Sahu PK. Modeling snow and cold effects for classified highway traffic volumes. KSCE J Civ Eng 2016;</w:t>
      </w:r>
    </w:p>
    <w:p w14:paraId="6CE8C3B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34. </w:t>
      </w:r>
      <w:r w:rsidRPr="00535DCA">
        <w:rPr>
          <w:noProof/>
          <w:lang w:val="en-US"/>
        </w:rPr>
        <w:tab/>
        <w:t>Graff Zivin J, Neidell M. Temperature and the allocation of time: Implications for climate change. J Labor Econ 2014;</w:t>
      </w:r>
    </w:p>
    <w:p w14:paraId="38AA217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35. </w:t>
      </w:r>
      <w:r w:rsidRPr="00535DCA">
        <w:rPr>
          <w:noProof/>
          <w:lang w:val="en-US"/>
        </w:rPr>
        <w:tab/>
        <w:t>Glaeser EL, Sacerdote B, Scheinkman JA. Crime and social interactions. Q J Econ 1996;</w:t>
      </w:r>
    </w:p>
    <w:p w14:paraId="71D2E384"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36. </w:t>
      </w:r>
      <w:r w:rsidRPr="00535DCA">
        <w:rPr>
          <w:noProof/>
          <w:lang w:val="en-US"/>
        </w:rPr>
        <w:tab/>
        <w:t>Rotton J, Cohn EG. Global warming and U.S. crime rates: An application of routine activity theory. Environ Behav 2003;</w:t>
      </w:r>
    </w:p>
    <w:p w14:paraId="426F208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37. </w:t>
      </w:r>
      <w:r w:rsidRPr="00535DCA">
        <w:rPr>
          <w:noProof/>
          <w:lang w:val="en-US"/>
        </w:rPr>
        <w:tab/>
        <w:t>Anderson CA. Temperature and aggression: Ubiquitous effects of heat on occurrence of human violence. Psychol Bull 1989;</w:t>
      </w:r>
    </w:p>
    <w:p w14:paraId="3C3F083F"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38. </w:t>
      </w:r>
      <w:r w:rsidRPr="00535DCA">
        <w:rPr>
          <w:noProof/>
          <w:lang w:val="en-US"/>
        </w:rPr>
        <w:tab/>
        <w:t>Baron RA, Bell PA. Aggression and heat: The influence of ambient temperature, negative affect, and a cooling drink on physical aggression. J Pers Soc Psychol 1976;</w:t>
      </w:r>
    </w:p>
    <w:p w14:paraId="592C3DB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39. </w:t>
      </w:r>
      <w:r w:rsidRPr="00535DCA">
        <w:rPr>
          <w:noProof/>
          <w:lang w:val="en-US"/>
        </w:rPr>
        <w:tab/>
        <w:t>Majeed H, Lee J. The impact of climate change on youth depression and mental health. Lancet Planet Heal [Internet] 2017;1(3):e94–5. Available from: http://linkinghub.elsevier.com/retrieve/pii/S2542519617300451</w:t>
      </w:r>
    </w:p>
    <w:p w14:paraId="1149683C" w14:textId="77777777" w:rsidR="00A620DD" w:rsidRPr="00535DCA" w:rsidRDefault="00A620DD" w:rsidP="00A620DD">
      <w:pPr>
        <w:widowControl w:val="0"/>
        <w:autoSpaceDE w:val="0"/>
        <w:autoSpaceDN w:val="0"/>
        <w:adjustRightInd w:val="0"/>
        <w:spacing w:line="480" w:lineRule="auto"/>
        <w:ind w:left="640" w:hanging="640"/>
        <w:jc w:val="both"/>
        <w:rPr>
          <w:noProof/>
        </w:rPr>
      </w:pPr>
      <w:r w:rsidRPr="00535DCA">
        <w:rPr>
          <w:noProof/>
          <w:lang w:val="en-US"/>
        </w:rPr>
        <w:t xml:space="preserve">40. </w:t>
      </w:r>
      <w:r w:rsidRPr="00535DCA">
        <w:rPr>
          <w:noProof/>
          <w:lang w:val="en-US"/>
        </w:rPr>
        <w:tab/>
        <w:t>Berry HL, Waite TD, Dear KBG, Capon AG, Murray V. The case for systems thinking about climate change and mental health. Nat. Clim. Chang. 2018;</w:t>
      </w:r>
    </w:p>
    <w:p w14:paraId="0F6AA8A0" w14:textId="483080D7" w:rsidR="00C16BDD" w:rsidRPr="00A74A83" w:rsidRDefault="00A620DD" w:rsidP="00A620DD">
      <w:pPr>
        <w:suppressLineNumbers/>
        <w:spacing w:line="480" w:lineRule="auto"/>
        <w:jc w:val="both"/>
        <w:rPr>
          <w:lang w:val="en-US"/>
        </w:rPr>
      </w:pPr>
      <w:r w:rsidRPr="00A74A83">
        <w:rPr>
          <w:b/>
          <w:lang w:val="en-US"/>
        </w:rPr>
        <w:fldChar w:fldCharType="end"/>
      </w:r>
    </w:p>
    <w:sectPr w:rsidR="00C16BDD" w:rsidRPr="00A74A83" w:rsidSect="00DB3899">
      <w:footerReference w:type="even" r:id="rId21"/>
      <w:footerReference w:type="default" r:id="rId2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5-10T18:38:00Z" w:initials="RP">
    <w:p w14:paraId="48AF45A7" w14:textId="1B35D192" w:rsidR="00014C80" w:rsidRDefault="00014C80">
      <w:pPr>
        <w:pStyle w:val="CommentText"/>
      </w:pPr>
      <w:r>
        <w:rPr>
          <w:rStyle w:val="CommentReference"/>
        </w:rPr>
        <w:annotationRef/>
      </w:r>
      <w:r>
        <w:t xml:space="preserve">This needs to change. I will do it if I have your </w:t>
      </w:r>
      <w:r w:rsidR="00F8508E">
        <w:t>permission.</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8AF45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AF45A7" w16cid:durableId="208043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E17E42" w14:textId="77777777" w:rsidR="000138ED" w:rsidRDefault="000138ED">
      <w:r>
        <w:separator/>
      </w:r>
    </w:p>
  </w:endnote>
  <w:endnote w:type="continuationSeparator" w:id="0">
    <w:p w14:paraId="40478BDF" w14:textId="77777777" w:rsidR="000138ED" w:rsidRDefault="000138ED">
      <w:r>
        <w:continuationSeparator/>
      </w:r>
    </w:p>
  </w:endnote>
  <w:endnote w:type="continuationNotice" w:id="1">
    <w:p w14:paraId="5766994C" w14:textId="77777777" w:rsidR="000138ED" w:rsidRDefault="000138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C4A99E" w14:textId="77777777" w:rsidR="000138ED" w:rsidRDefault="000138ED">
      <w:r>
        <w:separator/>
      </w:r>
    </w:p>
  </w:footnote>
  <w:footnote w:type="continuationSeparator" w:id="0">
    <w:p w14:paraId="3F5C144A" w14:textId="77777777" w:rsidR="000138ED" w:rsidRDefault="000138ED">
      <w:r>
        <w:continuationSeparator/>
      </w:r>
    </w:p>
  </w:footnote>
  <w:footnote w:type="continuationNotice" w:id="1">
    <w:p w14:paraId="26B58CF1" w14:textId="77777777" w:rsidR="000138ED" w:rsidRDefault="000138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38ED"/>
    <w:rsid w:val="00014C80"/>
    <w:rsid w:val="00015C8E"/>
    <w:rsid w:val="00025B49"/>
    <w:rsid w:val="000330EC"/>
    <w:rsid w:val="00040AAF"/>
    <w:rsid w:val="0005577D"/>
    <w:rsid w:val="000607DA"/>
    <w:rsid w:val="00063068"/>
    <w:rsid w:val="0006486C"/>
    <w:rsid w:val="00064A53"/>
    <w:rsid w:val="0007192B"/>
    <w:rsid w:val="000737EB"/>
    <w:rsid w:val="00073D01"/>
    <w:rsid w:val="0007772A"/>
    <w:rsid w:val="000809B2"/>
    <w:rsid w:val="0008456B"/>
    <w:rsid w:val="00092EE2"/>
    <w:rsid w:val="0009546B"/>
    <w:rsid w:val="00097561"/>
    <w:rsid w:val="00097D97"/>
    <w:rsid w:val="000A0D93"/>
    <w:rsid w:val="000A355E"/>
    <w:rsid w:val="000A6CF4"/>
    <w:rsid w:val="000A7C4B"/>
    <w:rsid w:val="000C077B"/>
    <w:rsid w:val="000C2776"/>
    <w:rsid w:val="000C53C0"/>
    <w:rsid w:val="000C563B"/>
    <w:rsid w:val="000D39DD"/>
    <w:rsid w:val="000D4DF6"/>
    <w:rsid w:val="000D54C5"/>
    <w:rsid w:val="000E258A"/>
    <w:rsid w:val="00100D87"/>
    <w:rsid w:val="00106815"/>
    <w:rsid w:val="00110076"/>
    <w:rsid w:val="00111115"/>
    <w:rsid w:val="00112A57"/>
    <w:rsid w:val="00123774"/>
    <w:rsid w:val="001241AE"/>
    <w:rsid w:val="00134649"/>
    <w:rsid w:val="00140DB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1470F"/>
    <w:rsid w:val="00223743"/>
    <w:rsid w:val="002323F2"/>
    <w:rsid w:val="00241EB9"/>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305209"/>
    <w:rsid w:val="00306DFD"/>
    <w:rsid w:val="00310E7E"/>
    <w:rsid w:val="00323B6E"/>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31D95"/>
    <w:rsid w:val="00437D42"/>
    <w:rsid w:val="00447303"/>
    <w:rsid w:val="0045634B"/>
    <w:rsid w:val="00460727"/>
    <w:rsid w:val="00460D94"/>
    <w:rsid w:val="004630FC"/>
    <w:rsid w:val="004761C5"/>
    <w:rsid w:val="0047749E"/>
    <w:rsid w:val="00477F0B"/>
    <w:rsid w:val="00484863"/>
    <w:rsid w:val="00484E3B"/>
    <w:rsid w:val="004878EC"/>
    <w:rsid w:val="00492DAF"/>
    <w:rsid w:val="004951FD"/>
    <w:rsid w:val="004B489C"/>
    <w:rsid w:val="004C5C74"/>
    <w:rsid w:val="004D148F"/>
    <w:rsid w:val="004D1F37"/>
    <w:rsid w:val="004D55C2"/>
    <w:rsid w:val="004D7673"/>
    <w:rsid w:val="004E0997"/>
    <w:rsid w:val="004E30F3"/>
    <w:rsid w:val="004F026B"/>
    <w:rsid w:val="004F1977"/>
    <w:rsid w:val="004F54F9"/>
    <w:rsid w:val="004F617A"/>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7168"/>
    <w:rsid w:val="00591920"/>
    <w:rsid w:val="005922A2"/>
    <w:rsid w:val="00597846"/>
    <w:rsid w:val="00597A2E"/>
    <w:rsid w:val="005A15DC"/>
    <w:rsid w:val="005A38E3"/>
    <w:rsid w:val="005A512F"/>
    <w:rsid w:val="005B15FA"/>
    <w:rsid w:val="005B70B6"/>
    <w:rsid w:val="005B7992"/>
    <w:rsid w:val="005C2A42"/>
    <w:rsid w:val="005C3355"/>
    <w:rsid w:val="005C694B"/>
    <w:rsid w:val="005D4C0F"/>
    <w:rsid w:val="005D53B0"/>
    <w:rsid w:val="005F0332"/>
    <w:rsid w:val="00607AE4"/>
    <w:rsid w:val="00613BCB"/>
    <w:rsid w:val="00613C0C"/>
    <w:rsid w:val="006174C6"/>
    <w:rsid w:val="006237BA"/>
    <w:rsid w:val="00624F5B"/>
    <w:rsid w:val="0063135F"/>
    <w:rsid w:val="00632616"/>
    <w:rsid w:val="00636798"/>
    <w:rsid w:val="00644811"/>
    <w:rsid w:val="0064666D"/>
    <w:rsid w:val="0065196B"/>
    <w:rsid w:val="006612CB"/>
    <w:rsid w:val="00673F74"/>
    <w:rsid w:val="00674412"/>
    <w:rsid w:val="00684591"/>
    <w:rsid w:val="0069074B"/>
    <w:rsid w:val="00691CB8"/>
    <w:rsid w:val="00693003"/>
    <w:rsid w:val="00695536"/>
    <w:rsid w:val="00695719"/>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40F1"/>
    <w:rsid w:val="006F2FEB"/>
    <w:rsid w:val="006F7EB3"/>
    <w:rsid w:val="00710E1D"/>
    <w:rsid w:val="00712B85"/>
    <w:rsid w:val="007137E9"/>
    <w:rsid w:val="00714300"/>
    <w:rsid w:val="00715CFE"/>
    <w:rsid w:val="00720887"/>
    <w:rsid w:val="0072798F"/>
    <w:rsid w:val="0075249E"/>
    <w:rsid w:val="0075346B"/>
    <w:rsid w:val="007551F1"/>
    <w:rsid w:val="007617BF"/>
    <w:rsid w:val="00761993"/>
    <w:rsid w:val="00772013"/>
    <w:rsid w:val="0077467D"/>
    <w:rsid w:val="007870AF"/>
    <w:rsid w:val="00790EA3"/>
    <w:rsid w:val="007A6F39"/>
    <w:rsid w:val="007A74F0"/>
    <w:rsid w:val="007B3AFA"/>
    <w:rsid w:val="007B498A"/>
    <w:rsid w:val="007B75A7"/>
    <w:rsid w:val="007C09DB"/>
    <w:rsid w:val="007C1574"/>
    <w:rsid w:val="007D2592"/>
    <w:rsid w:val="007D40BA"/>
    <w:rsid w:val="007E4368"/>
    <w:rsid w:val="007F57D1"/>
    <w:rsid w:val="007F58E8"/>
    <w:rsid w:val="00801CD8"/>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E26B6"/>
    <w:rsid w:val="008E66EB"/>
    <w:rsid w:val="008E6D79"/>
    <w:rsid w:val="008F2D1C"/>
    <w:rsid w:val="008F56C5"/>
    <w:rsid w:val="008F6C41"/>
    <w:rsid w:val="00900550"/>
    <w:rsid w:val="00901608"/>
    <w:rsid w:val="009037EA"/>
    <w:rsid w:val="00903AF7"/>
    <w:rsid w:val="009046BB"/>
    <w:rsid w:val="009071DF"/>
    <w:rsid w:val="00911F35"/>
    <w:rsid w:val="0091531A"/>
    <w:rsid w:val="00916914"/>
    <w:rsid w:val="009175BD"/>
    <w:rsid w:val="00922083"/>
    <w:rsid w:val="009256AE"/>
    <w:rsid w:val="0094745E"/>
    <w:rsid w:val="00957CC4"/>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70D9"/>
    <w:rsid w:val="009D4505"/>
    <w:rsid w:val="009D767F"/>
    <w:rsid w:val="009E1F47"/>
    <w:rsid w:val="009E4AAC"/>
    <w:rsid w:val="009E6662"/>
    <w:rsid w:val="009F1115"/>
    <w:rsid w:val="009F1573"/>
    <w:rsid w:val="009F55B7"/>
    <w:rsid w:val="009F642C"/>
    <w:rsid w:val="00A20069"/>
    <w:rsid w:val="00A2681D"/>
    <w:rsid w:val="00A35816"/>
    <w:rsid w:val="00A36FD9"/>
    <w:rsid w:val="00A427C1"/>
    <w:rsid w:val="00A502C2"/>
    <w:rsid w:val="00A51774"/>
    <w:rsid w:val="00A521CE"/>
    <w:rsid w:val="00A530B3"/>
    <w:rsid w:val="00A620DD"/>
    <w:rsid w:val="00A626F5"/>
    <w:rsid w:val="00A67CDD"/>
    <w:rsid w:val="00A7105A"/>
    <w:rsid w:val="00A74A83"/>
    <w:rsid w:val="00A77C36"/>
    <w:rsid w:val="00A825E1"/>
    <w:rsid w:val="00A8623B"/>
    <w:rsid w:val="00A90836"/>
    <w:rsid w:val="00A91012"/>
    <w:rsid w:val="00A9112D"/>
    <w:rsid w:val="00A95EC9"/>
    <w:rsid w:val="00AA1499"/>
    <w:rsid w:val="00AA3C2D"/>
    <w:rsid w:val="00AA4C93"/>
    <w:rsid w:val="00AC3F56"/>
    <w:rsid w:val="00AC5ED7"/>
    <w:rsid w:val="00AC771A"/>
    <w:rsid w:val="00AD1556"/>
    <w:rsid w:val="00AE1180"/>
    <w:rsid w:val="00AE1F14"/>
    <w:rsid w:val="00AF1F5F"/>
    <w:rsid w:val="00AF43DE"/>
    <w:rsid w:val="00B00C8B"/>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31BA"/>
    <w:rsid w:val="00C73D02"/>
    <w:rsid w:val="00C775D5"/>
    <w:rsid w:val="00C822C2"/>
    <w:rsid w:val="00C94C31"/>
    <w:rsid w:val="00C976A4"/>
    <w:rsid w:val="00CA28D9"/>
    <w:rsid w:val="00CC7AAE"/>
    <w:rsid w:val="00CD4D45"/>
    <w:rsid w:val="00CD636A"/>
    <w:rsid w:val="00CF3412"/>
    <w:rsid w:val="00CF6AE6"/>
    <w:rsid w:val="00CF7F2F"/>
    <w:rsid w:val="00D00652"/>
    <w:rsid w:val="00D006C2"/>
    <w:rsid w:val="00D0309A"/>
    <w:rsid w:val="00D03138"/>
    <w:rsid w:val="00D03977"/>
    <w:rsid w:val="00D077B9"/>
    <w:rsid w:val="00D07F9F"/>
    <w:rsid w:val="00D136F7"/>
    <w:rsid w:val="00D21020"/>
    <w:rsid w:val="00D25AD3"/>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4894"/>
    <w:rsid w:val="00DD53E8"/>
    <w:rsid w:val="00DE2268"/>
    <w:rsid w:val="00DF1ED9"/>
    <w:rsid w:val="00DF6AC4"/>
    <w:rsid w:val="00DF7903"/>
    <w:rsid w:val="00DF7FDE"/>
    <w:rsid w:val="00E02878"/>
    <w:rsid w:val="00E141B5"/>
    <w:rsid w:val="00E15CE2"/>
    <w:rsid w:val="00E3013D"/>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6612"/>
    <w:rsid w:val="00F40163"/>
    <w:rsid w:val="00F4164E"/>
    <w:rsid w:val="00F52C65"/>
    <w:rsid w:val="00F55AC7"/>
    <w:rsid w:val="00F57C38"/>
    <w:rsid w:val="00F604E7"/>
    <w:rsid w:val="00F712EE"/>
    <w:rsid w:val="00F83E8E"/>
    <w:rsid w:val="00F8508E"/>
    <w:rsid w:val="00F95910"/>
    <w:rsid w:val="00FA0B4C"/>
    <w:rsid w:val="00FA29A5"/>
    <w:rsid w:val="00FA34CC"/>
    <w:rsid w:val="00FA4114"/>
    <w:rsid w:val="00FA429F"/>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microsoft.com/office/2016/09/relationships/commentsIds" Target="commentsIds.xml"/><Relationship Id="rId18" Type="http://schemas.openxmlformats.org/officeDocument/2006/relationships/image" Target="media/image3.wmf"/><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19"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2CA92-EBF5-DB4C-9A7B-106178960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26</Pages>
  <Words>27950</Words>
  <Characters>167705</Characters>
  <Application>Microsoft Office Word</Application>
  <DocSecurity>0</DocSecurity>
  <Lines>2540</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53</cp:revision>
  <cp:lastPrinted>2019-04-24T19:05:00Z</cp:lastPrinted>
  <dcterms:created xsi:type="dcterms:W3CDTF">2019-05-10T10:48:00Z</dcterms:created>
  <dcterms:modified xsi:type="dcterms:W3CDTF">2019-05-10T17:38:00Z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