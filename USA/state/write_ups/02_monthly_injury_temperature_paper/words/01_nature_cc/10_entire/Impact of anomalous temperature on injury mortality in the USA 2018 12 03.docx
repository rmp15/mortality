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A national analysis of </w:t>
      </w:r>
      <w:commentRangeStart w:id="0"/>
      <w:r>
        <w:rPr>
          <w:rFonts w:ascii="Times New Roman" w:hAnsi="Times New Roman"/>
          <w:b/>
          <w:color w:val="000000" w:themeColor="text1"/>
          <w:sz w:val="24"/>
          <w:szCs w:val="24"/>
        </w:rPr>
        <w:t>a</w:t>
      </w:r>
      <w:r w:rsidR="00300CD8" w:rsidRPr="00636C9B">
        <w:rPr>
          <w:rFonts w:ascii="Times New Roman" w:hAnsi="Times New Roman"/>
          <w:b/>
          <w:color w:val="000000" w:themeColor="text1"/>
          <w:sz w:val="24"/>
          <w:szCs w:val="24"/>
        </w:rPr>
        <w:t>nomalous</w:t>
      </w:r>
      <w:commentRangeEnd w:id="0"/>
      <w:r w:rsidR="00237B6F">
        <w:rPr>
          <w:rStyle w:val="CommentReference"/>
          <w:rFonts w:asciiTheme="minorHAnsi" w:eastAsiaTheme="minorHAnsi" w:hAnsiTheme="minorHAnsi" w:cstheme="minorBidi"/>
        </w:rPr>
        <w:commentReference w:id="0"/>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A467749"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commentRangeStart w:id="1"/>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commentRangeEnd w:id="1"/>
      <w:r w:rsidR="00AA564D">
        <w:rPr>
          <w:rStyle w:val="CommentReference"/>
          <w:rFonts w:asciiTheme="minorHAnsi" w:eastAsiaTheme="minorHAnsi" w:hAnsiTheme="minorHAnsi" w:cstheme="minorBidi"/>
        </w:rPr>
        <w:commentReference w:id="1"/>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2371B258"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lastRenderedPageBreak/>
        <w:t>Introduction</w:t>
      </w:r>
    </w:p>
    <w:p w14:paraId="1DCA8093" w14:textId="17675D47" w:rsidR="00F8041D" w:rsidRDefault="00561DD4" w:rsidP="00F8041D">
      <w:pPr>
        <w:spacing w:after="0" w:line="480" w:lineRule="auto"/>
        <w:jc w:val="both"/>
        <w:rPr>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putting into place</w:t>
      </w:r>
      <w:r w:rsidRPr="00561DD4">
        <w:rPr>
          <w:rFonts w:ascii="Times New Roman" w:hAnsi="Times New Roman"/>
          <w:color w:val="000000" w:themeColor="text1"/>
          <w:sz w:val="24"/>
          <w:szCs w:val="24"/>
        </w:rPr>
        <w:t xml:space="preserve"> adaptation</w:t>
      </w:r>
      <w:r w:rsidR="0041031F">
        <w:rPr>
          <w:rFonts w:ascii="Times New Roman" w:hAnsi="Times New Roman"/>
          <w:color w:val="000000" w:themeColor="text1"/>
          <w:sz w:val="24"/>
          <w:szCs w:val="24"/>
        </w:rPr>
        <w:t xml:space="preserve"> measures</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w:t>
      </w:r>
      <w:commentRangeStart w:id="2"/>
      <w:commentRangeStart w:id="3"/>
      <w:r w:rsidR="00F8041D">
        <w:rPr>
          <w:rFonts w:ascii="Times New Roman" w:hAnsi="Times New Roman"/>
          <w:color w:val="000000" w:themeColor="text1"/>
          <w:sz w:val="24"/>
          <w:szCs w:val="24"/>
        </w:rPr>
        <w:t xml:space="preserve">diseases. </w:t>
      </w:r>
    </w:p>
    <w:p w14:paraId="571F2431" w14:textId="515D5081" w:rsidR="00A14690" w:rsidRDefault="00F8041D" w:rsidP="00A14690">
      <w:pPr>
        <w:spacing w:after="0" w:line="480" w:lineRule="auto"/>
        <w:jc w:val="both"/>
        <w:rPr>
          <w:rFonts w:ascii="Times New Roman" w:hAnsi="Times New Roman"/>
          <w:color w:val="000000" w:themeColor="text1"/>
          <w:sz w:val="24"/>
          <w:szCs w:val="24"/>
        </w:rPr>
      </w:pPr>
      <w:del w:id="4"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commentRangeEnd w:id="2"/>
      <w:r>
        <w:rPr>
          <w:rStyle w:val="CommentReference"/>
          <w:rFonts w:asciiTheme="minorHAnsi" w:eastAsiaTheme="minorHAnsi" w:hAnsiTheme="minorHAnsi" w:cstheme="minorBidi"/>
        </w:rPr>
        <w:commentReference w:id="2"/>
      </w:r>
      <w:commentRangeEnd w:id="3"/>
      <w:r w:rsidR="0059432A">
        <w:rPr>
          <w:rStyle w:val="CommentReference"/>
          <w:rFonts w:asciiTheme="minorHAnsi" w:eastAsiaTheme="minorHAnsi" w:hAnsiTheme="minorHAnsi" w:cstheme="minorBidi"/>
        </w:rPr>
        <w:commentReference w:id="3"/>
      </w:r>
      <w:r w:rsidR="00A14690" w:rsidRPr="00A14690">
        <w:rPr>
          <w:rFonts w:ascii="Times New Roman" w:hAnsi="Times New Roman"/>
          <w:color w:val="000000" w:themeColor="text1"/>
          <w:sz w:val="24"/>
          <w:szCs w:val="24"/>
        </w:rPr>
        <w:t xml:space="preserve"> </w:t>
      </w:r>
      <w:r w:rsidR="000107F5">
        <w:rPr>
          <w:rFonts w:ascii="Times New Roman" w:hAnsi="Times New Roman"/>
          <w:color w:val="000000" w:themeColor="text1"/>
          <w:sz w:val="24"/>
          <w:szCs w:val="24"/>
        </w:rPr>
        <w:t>L</w:t>
      </w:r>
      <w:commentRangeStart w:id="6"/>
      <w:r w:rsidR="00A14690">
        <w:rPr>
          <w:rFonts w:ascii="Times New Roman" w:hAnsi="Times New Roman"/>
          <w:color w:val="000000" w:themeColor="text1"/>
          <w:sz w:val="24"/>
          <w:szCs w:val="24"/>
        </w:rPr>
        <w:t>ess has been done on injuries, especially in consistent way across injury types and demographic subgroups of the population,</w:t>
      </w:r>
      <w:commentRangeEnd w:id="6"/>
      <w:r w:rsidR="00A14690">
        <w:rPr>
          <w:rStyle w:val="CommentReference"/>
          <w:rFonts w:asciiTheme="minorHAnsi" w:eastAsiaTheme="minorHAnsi" w:hAnsiTheme="minorHAnsi" w:cstheme="minorBidi"/>
        </w:rPr>
        <w:commentReference w:id="6"/>
      </w:r>
      <w:r w:rsidR="00A14690">
        <w:rPr>
          <w:rFonts w:ascii="Times New Roman" w:hAnsi="Times New Roman"/>
          <w:color w:val="000000" w:themeColor="text1"/>
          <w:sz w:val="24"/>
          <w:szCs w:val="24"/>
        </w:rPr>
        <w:t xml:space="preserve"> even though death rates from various intentional and unintentional injuries vary seasonally and in relation to age group and </w:t>
      </w:r>
      <w:commentRangeStart w:id="7"/>
      <w:r w:rsidR="00A14690">
        <w:rPr>
          <w:rFonts w:ascii="Times New Roman" w:hAnsi="Times New Roman"/>
          <w:color w:val="000000" w:themeColor="text1"/>
          <w:sz w:val="24"/>
          <w:szCs w:val="24"/>
        </w:rPr>
        <w:t>sex</w:t>
      </w:r>
      <w:commentRangeEnd w:id="7"/>
      <w:r w:rsidR="00A14690">
        <w:rPr>
          <w:rStyle w:val="CommentReference"/>
          <w:rFonts w:asciiTheme="minorHAnsi" w:eastAsiaTheme="minorHAnsi" w:hAnsiTheme="minorHAnsi" w:cstheme="minorBidi"/>
        </w:rPr>
        <w:commentReference w:id="7"/>
      </w:r>
      <w:r w:rsidR="00A14690">
        <w:rPr>
          <w:rFonts w:ascii="Times New Roman" w:hAnsi="Times New Roman"/>
          <w:color w:val="000000" w:themeColor="text1"/>
          <w:sz w:val="24"/>
          <w:szCs w:val="24"/>
        </w:rPr>
        <w:t>.</w:t>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77777777" w:rsidR="002B11C6" w:rsidRPr="00636C9B" w:rsidRDefault="00453AD2" w:rsidP="002B11C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daily [[[</w:t>
      </w:r>
      <w:commentRangeStart w:id="8"/>
      <w:commentRangeStart w:id="9"/>
      <w:r w:rsidR="00202B92">
        <w:rPr>
          <w:rFonts w:ascii="Times New Roman" w:hAnsi="Times New Roman"/>
          <w:color w:val="000000" w:themeColor="text1"/>
          <w:sz w:val="24"/>
          <w:szCs w:val="24"/>
        </w:rPr>
        <w:t>or monthly</w:t>
      </w:r>
      <w:commentRangeEnd w:id="8"/>
      <w:r w:rsidR="00202B92">
        <w:rPr>
          <w:rStyle w:val="CommentReference"/>
          <w:rFonts w:asciiTheme="minorHAnsi" w:eastAsiaTheme="minorHAnsi" w:hAnsiTheme="minorHAnsi" w:cstheme="minorBidi"/>
        </w:rPr>
        <w:commentReference w:id="8"/>
      </w:r>
      <w:commentRangeEnd w:id="9"/>
      <w:r w:rsidR="0017544F">
        <w:rPr>
          <w:rStyle w:val="CommentReference"/>
          <w:rFonts w:asciiTheme="minorHAnsi" w:eastAsiaTheme="minorHAnsi" w:hAnsiTheme="minorHAnsi" w:cstheme="minorBidi"/>
        </w:rPr>
        <w:commentReference w:id="9"/>
      </w:r>
      <w:r w:rsidR="00202B92">
        <w:rPr>
          <w:rFonts w:ascii="Times New Roman" w:hAnsi="Times New Roman"/>
          <w:color w:val="000000" w:themeColor="text1"/>
          <w:sz w:val="24"/>
          <w:szCs w:val="24"/>
        </w:rPr>
        <w:t xml:space="preserve">]]] </w:t>
      </w:r>
      <w:commentRangeStart w:id="10"/>
      <w:commentRangeStart w:id="11"/>
      <w:r w:rsidR="00F8041D" w:rsidRPr="00AA564D">
        <w:rPr>
          <w:rFonts w:ascii="Times New Roman" w:hAnsi="Times New Roman"/>
          <w:color w:val="000000" w:themeColor="text1"/>
          <w:sz w:val="24"/>
          <w:szCs w:val="24"/>
        </w:rPr>
        <w:t>temperature</w:t>
      </w:r>
      <w:r w:rsidR="00202B92">
        <w:rPr>
          <w:rFonts w:ascii="Times New Roman" w:hAnsi="Times New Roman"/>
          <w:color w:val="000000" w:themeColor="text1"/>
          <w:sz w:val="24"/>
          <w:szCs w:val="24"/>
        </w:rPr>
        <w:t>.</w:t>
      </w:r>
      <w:commentRangeEnd w:id="10"/>
      <w:r w:rsidR="008E584A">
        <w:rPr>
          <w:rStyle w:val="CommentReference"/>
          <w:rFonts w:asciiTheme="minorHAnsi" w:eastAsiaTheme="minorHAnsi" w:hAnsiTheme="minorHAnsi" w:cstheme="minorBidi"/>
        </w:rPr>
        <w:commentReference w:id="10"/>
      </w:r>
      <w:commentRangeEnd w:id="11"/>
      <w:r w:rsidR="00CA1DE2">
        <w:rPr>
          <w:rStyle w:val="CommentReference"/>
          <w:rFonts w:asciiTheme="minorHAnsi" w:eastAsiaTheme="minorHAnsi" w:hAnsiTheme="minorHAnsi" w:cstheme="minorBidi"/>
        </w:rPr>
        <w:commentReference w:id="11"/>
      </w:r>
      <w:r w:rsidR="00F8041D" w:rsidRPr="00636C9B">
        <w:rPr>
          <w:rFonts w:ascii="Times New Roman" w:hAnsi="Times New Roman"/>
          <w:color w:val="000000" w:themeColor="text1"/>
          <w:sz w:val="24"/>
          <w:szCs w:val="24"/>
        </w:rPr>
        <w:fldChar w:fldCharType="begin" w:fldLock="1"/>
      </w:r>
      <w:r w:rsidR="00F8041D">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F8041D" w:rsidRPr="000E2FBB">
        <w:rPr>
          <w:rFonts w:ascii="Times New Roman" w:hAnsi="Times New Roman"/>
          <w:noProof/>
          <w:color w:val="000000" w:themeColor="text1"/>
          <w:sz w:val="24"/>
          <w:szCs w:val="24"/>
          <w:vertAlign w:val="superscript"/>
        </w:rPr>
        <w:t>2</w:t>
      </w:r>
      <w:r w:rsidR="00F8041D"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636E70">
        <w:rPr>
          <w:rFonts w:ascii="Times New Roman" w:hAnsi="Times New Roman"/>
          <w:color w:val="000000" w:themeColor="text1"/>
          <w:sz w:val="24"/>
          <w:szCs w:val="24"/>
        </w:rPr>
        <w:t>Associations with</w:t>
      </w:r>
      <w:r w:rsidR="002B11C6">
        <w:rPr>
          <w:rFonts w:ascii="Times New Roman" w:hAnsi="Times New Roman"/>
          <w:color w:val="000000" w:themeColor="text1"/>
          <w:sz w:val="24"/>
          <w:szCs w:val="24"/>
        </w:rPr>
        <w:t xml:space="preserve"> monthly temperature may be affected by other seasonally-variable determinants of mortality, such as </w:t>
      </w:r>
      <w:commentRangeStart w:id="12"/>
      <w:commentRangeStart w:id="13"/>
      <w:r w:rsidR="002B11C6">
        <w:rPr>
          <w:rFonts w:ascii="Times New Roman" w:hAnsi="Times New Roman"/>
          <w:color w:val="000000" w:themeColor="text1"/>
          <w:sz w:val="24"/>
          <w:szCs w:val="24"/>
        </w:rPr>
        <w:t>XX, YY and ZZ</w:t>
      </w:r>
      <w:commentRangeEnd w:id="12"/>
      <w:r w:rsidR="002B11C6">
        <w:rPr>
          <w:rStyle w:val="CommentReference"/>
          <w:rFonts w:asciiTheme="minorHAnsi" w:eastAsiaTheme="minorHAnsi" w:hAnsiTheme="minorHAnsi" w:cstheme="minorBidi"/>
        </w:rPr>
        <w:commentReference w:id="12"/>
      </w:r>
      <w:commentRangeEnd w:id="13"/>
      <w:r w:rsidR="00EE18E4">
        <w:rPr>
          <w:rStyle w:val="CommentReference"/>
          <w:rFonts w:asciiTheme="minorHAnsi" w:eastAsiaTheme="minorHAnsi" w:hAnsiTheme="minorHAnsi" w:cstheme="minorBidi"/>
        </w:rPr>
        <w:commentReference w:id="13"/>
      </w:r>
      <w:r w:rsidR="002B11C6">
        <w:rPr>
          <w:rFonts w:ascii="Times New Roman" w:hAnsi="Times New Roman"/>
          <w:color w:val="000000" w:themeColor="text1"/>
          <w:sz w:val="24"/>
          <w:szCs w:val="24"/>
        </w:rPr>
        <w:t xml:space="preserve">. Those with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 xml:space="preserve">ecause of societies adapt to their long-term local </w:t>
      </w:r>
      <w:commentRangeStart w:id="14"/>
      <w:r w:rsidR="00202B92">
        <w:rPr>
          <w:rFonts w:ascii="Times New Roman" w:hAnsi="Times New Roman"/>
          <w:color w:val="000000" w:themeColor="text1"/>
          <w:sz w:val="24"/>
          <w:szCs w:val="24"/>
        </w:rPr>
        <w:t>temperature</w:t>
      </w:r>
      <w:commentRangeEnd w:id="14"/>
      <w:r w:rsidR="00636E70">
        <w:rPr>
          <w:rStyle w:val="CommentReference"/>
          <w:rFonts w:asciiTheme="minorHAnsi" w:eastAsiaTheme="minorHAnsi" w:hAnsiTheme="minorHAnsi" w:cstheme="minorBidi"/>
        </w:rPr>
        <w:commentReference w:id="14"/>
      </w:r>
      <w:r w:rsidR="00202B92">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regimes, which can disrupt long-term adaptation. Understanding the impacts of climate change </w:t>
      </w:r>
      <w:r w:rsidR="002B11C6" w:rsidRPr="002B11C6">
        <w:rPr>
          <w:rFonts w:ascii="Times New Roman" w:hAnsi="Times New Roman"/>
          <w:color w:val="000000" w:themeColor="text1"/>
          <w:sz w:val="24"/>
          <w:szCs w:val="24"/>
        </w:rPr>
        <w:t xml:space="preserve">needs data that contain repeated observations of temperature and health variables in a large number of places over a long period of time, and methodology that uses these data to understand how deviations of weather in a specific period, e.g., a month or a season, from its long-term norm impact population health. </w:t>
      </w:r>
      <w:r w:rsidR="002B11C6" w:rsidRPr="00636C9B">
        <w:rPr>
          <w:rFonts w:ascii="Times New Roman" w:hAnsi="Times New Roman"/>
          <w:color w:val="000000" w:themeColor="text1"/>
          <w:sz w:val="24"/>
          <w:szCs w:val="24"/>
        </w:rPr>
        <w:t>Here, we used geo-coded injury mortality and temperature data</w:t>
      </w:r>
      <w:r w:rsidR="002B11C6">
        <w:rPr>
          <w:rFonts w:ascii="Times New Roman" w:hAnsi="Times New Roman"/>
          <w:color w:val="000000" w:themeColor="text1"/>
          <w:sz w:val="24"/>
          <w:szCs w:val="24"/>
        </w:rPr>
        <w:t xml:space="preserve"> with</w:t>
      </w:r>
      <w:r w:rsidR="002B11C6" w:rsidRPr="00636C9B">
        <w:rPr>
          <w:rFonts w:ascii="Times New Roman" w:hAnsi="Times New Roman"/>
          <w:color w:val="000000" w:themeColor="text1"/>
          <w:sz w:val="24"/>
          <w:szCs w:val="24"/>
        </w:rPr>
        <w:t xml:space="preserve"> a </w:t>
      </w:r>
      <w:r w:rsidR="002B11C6">
        <w:rPr>
          <w:rFonts w:ascii="Times New Roman" w:hAnsi="Times New Roman"/>
          <w:color w:val="000000" w:themeColor="text1"/>
          <w:sz w:val="24"/>
          <w:szCs w:val="24"/>
        </w:rPr>
        <w:t xml:space="preserve">novel </w:t>
      </w:r>
      <w:r w:rsidR="002B11C6" w:rsidRPr="00636C9B">
        <w:rPr>
          <w:rFonts w:ascii="Times New Roman" w:hAnsi="Times New Roman"/>
          <w:color w:val="000000" w:themeColor="text1"/>
          <w:sz w:val="24"/>
          <w:szCs w:val="24"/>
        </w:rPr>
        <w:t>Bayesian spatio</w:t>
      </w:r>
      <w:r w:rsidR="002B11C6">
        <w:rPr>
          <w:rFonts w:ascii="Times New Roman" w:hAnsi="Times New Roman"/>
          <w:color w:val="000000" w:themeColor="text1"/>
          <w:sz w:val="24"/>
          <w:szCs w:val="24"/>
        </w:rPr>
        <w:t>-</w:t>
      </w:r>
      <w:r w:rsidR="002B11C6" w:rsidRPr="00636C9B">
        <w:rPr>
          <w:rFonts w:ascii="Times New Roman" w:hAnsi="Times New Roman"/>
          <w:color w:val="000000" w:themeColor="text1"/>
          <w:sz w:val="24"/>
          <w:szCs w:val="24"/>
        </w:rPr>
        <w:t xml:space="preserve">temporal model to conduct a national analysis of the impact of anomalous temperature on </w:t>
      </w:r>
      <w:r w:rsidR="002B11C6">
        <w:rPr>
          <w:rFonts w:ascii="Times New Roman" w:hAnsi="Times New Roman"/>
          <w:color w:val="000000" w:themeColor="text1"/>
          <w:sz w:val="24"/>
          <w:szCs w:val="24"/>
        </w:rPr>
        <w:t>multiple types</w:t>
      </w:r>
      <w:r w:rsidR="002B11C6" w:rsidRPr="00636C9B">
        <w:rPr>
          <w:rFonts w:ascii="Times New Roman" w:hAnsi="Times New Roman"/>
          <w:color w:val="000000" w:themeColor="text1"/>
          <w:sz w:val="24"/>
          <w:szCs w:val="24"/>
        </w:rPr>
        <w:t xml:space="preserve"> of injury </w:t>
      </w:r>
      <w:r w:rsidR="002B11C6">
        <w:rPr>
          <w:rFonts w:ascii="Times New Roman" w:hAnsi="Times New Roman"/>
          <w:color w:val="000000" w:themeColor="text1"/>
          <w:sz w:val="24"/>
          <w:szCs w:val="24"/>
        </w:rPr>
        <w:t xml:space="preserve">in the USA </w:t>
      </w:r>
      <w:r w:rsidR="002B11C6" w:rsidRPr="00636C9B">
        <w:rPr>
          <w:rFonts w:ascii="Times New Roman" w:hAnsi="Times New Roman"/>
          <w:color w:val="000000" w:themeColor="text1"/>
          <w:sz w:val="24"/>
          <w:szCs w:val="24"/>
        </w:rPr>
        <w:t xml:space="preserve">by </w:t>
      </w:r>
      <w:r w:rsidR="002B11C6">
        <w:rPr>
          <w:rFonts w:ascii="Times New Roman" w:hAnsi="Times New Roman"/>
          <w:color w:val="000000" w:themeColor="text1"/>
          <w:sz w:val="24"/>
          <w:szCs w:val="24"/>
        </w:rPr>
        <w:t>age group and sex</w:t>
      </w:r>
      <w:r w:rsidR="002B11C6" w:rsidRPr="00636C9B">
        <w:rPr>
          <w:rFonts w:ascii="Times New Roman" w:hAnsi="Times New Roman"/>
          <w:color w:val="000000" w:themeColor="text1"/>
          <w:sz w:val="24"/>
          <w:szCs w:val="24"/>
        </w:rPr>
        <w:t xml:space="preserve">. </w:t>
      </w:r>
    </w:p>
    <w:p w14:paraId="79B2707C" w14:textId="77777777" w:rsidR="002B11C6" w:rsidRPr="00636C9B" w:rsidRDefault="002B11C6" w:rsidP="002B11C6">
      <w:pPr>
        <w:spacing w:after="0" w:line="480" w:lineRule="auto"/>
        <w:jc w:val="both"/>
        <w:rPr>
          <w:rFonts w:ascii="Times New Roman" w:hAnsi="Times New Roman"/>
          <w:color w:val="000000" w:themeColor="text1"/>
          <w:sz w:val="24"/>
          <w:szCs w:val="24"/>
        </w:rPr>
      </w:pPr>
    </w:p>
    <w:p w14:paraId="59E5EACC" w14:textId="64BAB192" w:rsidR="00252CB9" w:rsidRPr="00636C9B" w:rsidRDefault="001810A3" w:rsidP="00252CB9">
      <w:pPr>
        <w:spacing w:after="0" w:line="480" w:lineRule="auto"/>
        <w:jc w:val="both"/>
        <w:rPr>
          <w:rFonts w:ascii="Times New Roman" w:hAnsi="Times New Roman"/>
          <w:color w:val="000000" w:themeColor="text1"/>
          <w:sz w:val="24"/>
          <w:szCs w:val="24"/>
        </w:rPr>
      </w:pPr>
      <w:commentRangeStart w:id="15"/>
      <w:r>
        <w:rPr>
          <w:rFonts w:ascii="Times New Roman" w:hAnsi="Times New Roman"/>
          <w:color w:val="000000" w:themeColor="text1"/>
          <w:sz w:val="24"/>
          <w:szCs w:val="24"/>
        </w:rPr>
        <w:lastRenderedPageBreak/>
        <w:t xml:space="preserve">Differing age groups and sexes can </w:t>
      </w:r>
      <w:r w:rsidRPr="00636C9B">
        <w:rPr>
          <w:rFonts w:ascii="Times New Roman" w:hAnsi="Times New Roman"/>
          <w:color w:val="000000" w:themeColor="text1"/>
          <w:sz w:val="24"/>
          <w:szCs w:val="24"/>
        </w:rPr>
        <w:t>possess varying levels of resilience to anomal</w:t>
      </w:r>
      <w:r w:rsidR="008307F7">
        <w:rPr>
          <w:rFonts w:ascii="Times New Roman" w:hAnsi="Times New Roman"/>
          <w:color w:val="000000" w:themeColor="text1"/>
          <w:sz w:val="24"/>
          <w:szCs w:val="24"/>
        </w:rPr>
        <w:t>ous 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BD3D8F">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1B0FEB">
        <w:rPr>
          <w:rFonts w:ascii="Times New Roman" w:hAnsi="Times New Roman"/>
          <w:noProof/>
          <w:color w:val="000000" w:themeColor="text1"/>
          <w:sz w:val="24"/>
          <w:szCs w:val="24"/>
          <w:vertAlign w:val="superscript"/>
        </w:rPr>
        <w:t>3–6,13–15</w:t>
      </w:r>
      <w:r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r w:rsidR="00073F1B">
        <w:rPr>
          <w:rFonts w:ascii="Times New Roman" w:hAnsi="Times New Roman"/>
          <w:color w:val="000000" w:themeColor="text1"/>
          <w:sz w:val="24"/>
          <w:szCs w:val="24"/>
        </w:rPr>
        <w:t>currently</w:t>
      </w:r>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r w:rsidR="000A38D2">
        <w:rPr>
          <w:rFonts w:ascii="Times New Roman" w:hAnsi="Times New Roman"/>
          <w:color w:val="000000" w:themeColor="text1"/>
          <w:sz w:val="24"/>
          <w:szCs w:val="24"/>
        </w:rPr>
        <w:t xml:space="preserve"> detailed</w:t>
      </w:r>
      <w:r w:rsidR="005C543C" w:rsidRPr="005C543C">
        <w:rPr>
          <w:rFonts w:ascii="Times New Roman" w:hAnsi="Times New Roman"/>
          <w:color w:val="000000" w:themeColor="text1"/>
          <w:sz w:val="24"/>
          <w:szCs w:val="24"/>
        </w:rPr>
        <w:t xml:space="preserve"> information on how </w:t>
      </w:r>
      <w:r w:rsidR="000A38D2">
        <w:rPr>
          <w:rFonts w:ascii="Times New Roman" w:hAnsi="Times New Roman"/>
          <w:color w:val="000000" w:themeColor="text1"/>
          <w:sz w:val="24"/>
          <w:szCs w:val="24"/>
        </w:rPr>
        <w:t xml:space="preserve">different types of injury mortality respond with temperature in relation to age group and </w:t>
      </w:r>
      <w:r w:rsidR="005C543C" w:rsidRPr="005C543C">
        <w:rPr>
          <w:rFonts w:ascii="Times New Roman" w:hAnsi="Times New Roman"/>
          <w:color w:val="000000" w:themeColor="text1"/>
          <w:sz w:val="24"/>
          <w:szCs w:val="24"/>
        </w:rPr>
        <w:t>sex</w:t>
      </w:r>
      <w:r w:rsidR="00073F1B">
        <w:rPr>
          <w:rFonts w:ascii="Times New Roman" w:hAnsi="Times New Roman"/>
          <w:color w:val="000000" w:themeColor="text1"/>
          <w:sz w:val="24"/>
          <w:szCs w:val="24"/>
        </w:rPr>
        <w:t xml:space="preserve"> in the USA</w:t>
      </w:r>
      <w:r w:rsidR="00B24BE3">
        <w:rPr>
          <w:rFonts w:ascii="Times New Roman" w:hAnsi="Times New Roman"/>
          <w:color w:val="000000" w:themeColor="text1"/>
          <w:sz w:val="24"/>
          <w:szCs w:val="24"/>
        </w:rPr>
        <w:t xml:space="preserve">. </w:t>
      </w:r>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w:t>
      </w:r>
      <w:r w:rsidR="00C93D61">
        <w:rPr>
          <w:rFonts w:ascii="Times New Roman" w:hAnsi="Times New Roman"/>
          <w:color w:val="000000" w:themeColor="text1"/>
          <w:sz w:val="24"/>
          <w:szCs w:val="24"/>
        </w:rPr>
        <w:t>stinguishing by these features</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commentRangeEnd w:id="15"/>
      <w:r w:rsidR="009C7975">
        <w:rPr>
          <w:rStyle w:val="CommentReference"/>
          <w:rFonts w:asciiTheme="minorHAnsi" w:eastAsiaTheme="minorHAnsi" w:hAnsiTheme="minorHAnsi" w:cstheme="minorBidi"/>
        </w:rPr>
        <w:commentReference w:id="15"/>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commentRangeStart w:id="16"/>
      <w:r w:rsidRPr="00636C9B">
        <w:rPr>
          <w:rFonts w:ascii="Times New Roman" w:hAnsi="Times New Roman"/>
          <w:b/>
          <w:color w:val="000000" w:themeColor="text1"/>
          <w:sz w:val="24"/>
          <w:szCs w:val="24"/>
        </w:rPr>
        <w:t>Methods</w:t>
      </w:r>
      <w:commentRangeEnd w:id="16"/>
      <w:r w:rsidR="0065185D">
        <w:rPr>
          <w:rStyle w:val="CommentReference"/>
          <w:rFonts w:asciiTheme="minorHAnsi" w:eastAsiaTheme="minorHAnsi" w:hAnsiTheme="minorHAnsi" w:cstheme="minorBidi"/>
        </w:rPr>
        <w:commentReference w:id="16"/>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341C9423" w14:textId="0EA40337" w:rsidR="00083BC4" w:rsidRDefault="00A03DE2" w:rsidP="005B39FC">
      <w:pPr>
        <w:spacing w:after="0" w:line="480" w:lineRule="auto"/>
        <w:jc w:val="both"/>
        <w:rPr>
          <w:ins w:id="17" w:author="Ezzati, Majid" w:date="2018-11-30T12:34:00Z"/>
          <w:rFonts w:ascii="Times New Roman" w:hAnsi="Times New Roman"/>
          <w:color w:val="000000" w:themeColor="text1"/>
          <w:sz w:val="24"/>
          <w:szCs w:val="24"/>
        </w:rPr>
      </w:pPr>
      <w:r>
        <w:rPr>
          <w:rFonts w:ascii="Times New Roman" w:hAnsi="Times New Roman"/>
          <w:color w:val="000000" w:themeColor="text1"/>
          <w:sz w:val="24"/>
          <w:szCs w:val="24"/>
        </w:rPr>
        <w:t xml:space="preserve">Our aim was </w:t>
      </w:r>
      <w:r w:rsidR="00A17E43">
        <w:rPr>
          <w:rFonts w:ascii="Times New Roman" w:hAnsi="Times New Roman"/>
          <w:color w:val="000000" w:themeColor="text1"/>
          <w:sz w:val="24"/>
          <w:szCs w:val="24"/>
        </w:rPr>
        <w:t xml:space="preserve">to understand the </w:t>
      </w:r>
      <w:r w:rsidR="003757BC">
        <w:rPr>
          <w:rFonts w:ascii="Times New Roman" w:hAnsi="Times New Roman"/>
          <w:color w:val="000000" w:themeColor="text1"/>
          <w:sz w:val="24"/>
          <w:szCs w:val="24"/>
        </w:rPr>
        <w:t xml:space="preserve">mortality </w:t>
      </w:r>
      <w:r w:rsidR="00A17E43">
        <w:rPr>
          <w:rFonts w:ascii="Times New Roman" w:hAnsi="Times New Roman"/>
          <w:color w:val="000000" w:themeColor="text1"/>
          <w:sz w:val="24"/>
          <w:szCs w:val="24"/>
        </w:rPr>
        <w:t xml:space="preserve">impact of deviation of temperature from long-term </w:t>
      </w:r>
      <w:r w:rsidR="002B11C6">
        <w:rPr>
          <w:rFonts w:ascii="Times New Roman" w:hAnsi="Times New Roman"/>
          <w:color w:val="000000" w:themeColor="text1"/>
          <w:sz w:val="24"/>
          <w:szCs w:val="24"/>
        </w:rPr>
        <w:t>local temperatures to which</w:t>
      </w:r>
      <w:r w:rsidR="003757BC">
        <w:rPr>
          <w:rFonts w:ascii="Times New Roman" w:hAnsi="Times New Roman"/>
          <w:color w:val="000000" w:themeColor="text1"/>
          <w:sz w:val="24"/>
          <w:szCs w:val="24"/>
        </w:rPr>
        <w:t xml:space="preserve"> populations have</w:t>
      </w:r>
      <w:r w:rsidR="003757BC" w:rsidRPr="003757BC">
        <w:rPr>
          <w:rFonts w:ascii="Times New Roman" w:hAnsi="Times New Roman"/>
          <w:color w:val="000000" w:themeColor="text1"/>
          <w:sz w:val="24"/>
          <w:szCs w:val="24"/>
        </w:rPr>
        <w:t xml:space="preserve"> </w:t>
      </w:r>
      <w:r w:rsidR="003757BC">
        <w:rPr>
          <w:rFonts w:ascii="Times New Roman" w:hAnsi="Times New Roman"/>
          <w:color w:val="000000" w:themeColor="text1"/>
          <w:sz w:val="24"/>
          <w:szCs w:val="24"/>
        </w:rPr>
        <w:t>acclimatised to</w:t>
      </w:r>
      <w:commentRangeStart w:id="18"/>
      <w:r w:rsidR="002B11C6">
        <w:rPr>
          <w:rFonts w:ascii="Times New Roman" w:hAnsi="Times New Roman"/>
          <w:color w:val="000000" w:themeColor="text1"/>
          <w:sz w:val="24"/>
          <w:szCs w:val="24"/>
        </w:rPr>
        <w:t>, referred to as anomaly hereafter</w:t>
      </w:r>
      <w:commentRangeEnd w:id="18"/>
      <w:r w:rsidR="002B11C6">
        <w:rPr>
          <w:rStyle w:val="CommentReference"/>
          <w:rFonts w:asciiTheme="minorHAnsi" w:eastAsiaTheme="minorHAnsi" w:hAnsiTheme="minorHAnsi" w:cstheme="minorBidi"/>
        </w:rPr>
        <w:commentReference w:id="18"/>
      </w:r>
      <w:r w:rsidR="00A17E43">
        <w:rPr>
          <w:rFonts w:ascii="Times New Roman" w:hAnsi="Times New Roman"/>
          <w:color w:val="000000" w:themeColor="text1"/>
          <w:sz w:val="24"/>
          <w:szCs w:val="24"/>
        </w:rPr>
        <w:t xml:space="preserve">. </w:t>
      </w:r>
      <w:r w:rsidR="002B11C6">
        <w:rPr>
          <w:rFonts w:ascii="Times New Roman" w:hAnsi="Times New Roman"/>
          <w:color w:val="000000" w:themeColor="text1"/>
          <w:sz w:val="24"/>
          <w:szCs w:val="24"/>
        </w:rPr>
        <w:t>To achieve this aim,</w:t>
      </w:r>
      <w:r w:rsidR="00FB610D">
        <w:rPr>
          <w:rFonts w:ascii="Times New Roman" w:hAnsi="Times New Roman"/>
          <w:color w:val="000000" w:themeColor="text1"/>
          <w:sz w:val="24"/>
          <w:szCs w:val="24"/>
        </w:rPr>
        <w:t xml:space="preserve"> </w:t>
      </w:r>
      <w:r w:rsidR="00716FA3">
        <w:rPr>
          <w:rFonts w:ascii="Times New Roman" w:hAnsi="Times New Roman"/>
          <w:color w:val="000000" w:themeColor="text1"/>
          <w:sz w:val="24"/>
          <w:szCs w:val="24"/>
        </w:rPr>
        <w:t>we used monthly temperatures and death records</w:t>
      </w:r>
      <w:r w:rsidR="00A17E43">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to </w:t>
      </w:r>
      <w:r w:rsidR="00C542A6">
        <w:rPr>
          <w:rFonts w:ascii="Times New Roman" w:hAnsi="Times New Roman"/>
          <w:color w:val="000000" w:themeColor="text1"/>
          <w:sz w:val="24"/>
          <w:szCs w:val="24"/>
        </w:rPr>
        <w:t>quantify</w:t>
      </w:r>
      <w:r>
        <w:rPr>
          <w:rFonts w:ascii="Times New Roman" w:hAnsi="Times New Roman"/>
          <w:color w:val="000000" w:themeColor="text1"/>
          <w:sz w:val="24"/>
          <w:szCs w:val="24"/>
        </w:rPr>
        <w:t xml:space="preserve"> additional </w:t>
      </w:r>
      <w:r w:rsidR="00C542A6">
        <w:rPr>
          <w:rFonts w:ascii="Times New Roman" w:hAnsi="Times New Roman"/>
          <w:color w:val="000000" w:themeColor="text1"/>
          <w:sz w:val="24"/>
          <w:szCs w:val="24"/>
        </w:rPr>
        <w:t>injury deaths</w:t>
      </w:r>
      <w:r>
        <w:rPr>
          <w:rFonts w:ascii="Times New Roman" w:hAnsi="Times New Roman"/>
          <w:color w:val="000000" w:themeColor="text1"/>
          <w:sz w:val="24"/>
          <w:szCs w:val="24"/>
        </w:rPr>
        <w:t xml:space="preserve"> in </w:t>
      </w:r>
      <w:r w:rsidR="00A17E43">
        <w:rPr>
          <w:rFonts w:ascii="Times New Roman" w:hAnsi="Times New Roman"/>
          <w:color w:val="000000" w:themeColor="text1"/>
          <w:sz w:val="24"/>
          <w:szCs w:val="24"/>
        </w:rPr>
        <w:t>months warmer</w:t>
      </w:r>
      <w:r w:rsidR="00083BC4">
        <w:rPr>
          <w:rFonts w:ascii="Times New Roman" w:hAnsi="Times New Roman"/>
          <w:color w:val="000000" w:themeColor="text1"/>
          <w:sz w:val="24"/>
          <w:szCs w:val="24"/>
        </w:rPr>
        <w:t xml:space="preserve"> or colder</w:t>
      </w:r>
      <w:r w:rsidR="00A17E43">
        <w:rPr>
          <w:rFonts w:ascii="Times New Roman" w:hAnsi="Times New Roman"/>
          <w:color w:val="000000" w:themeColor="text1"/>
          <w:sz w:val="24"/>
          <w:szCs w:val="24"/>
        </w:rPr>
        <w:t xml:space="preserve"> than the </w:t>
      </w:r>
      <w:r w:rsidR="00083BC4">
        <w:rPr>
          <w:rFonts w:ascii="Times New Roman" w:hAnsi="Times New Roman"/>
          <w:color w:val="000000" w:themeColor="text1"/>
          <w:sz w:val="24"/>
          <w:szCs w:val="24"/>
        </w:rPr>
        <w:t>locally-normal</w:t>
      </w:r>
      <w:r w:rsidR="00716FA3">
        <w:rPr>
          <w:rFonts w:ascii="Times New Roman" w:hAnsi="Times New Roman"/>
          <w:color w:val="000000" w:themeColor="text1"/>
          <w:sz w:val="24"/>
          <w:szCs w:val="24"/>
        </w:rPr>
        <w:t xml:space="preserve"> level </w:t>
      </w:r>
      <w:r>
        <w:rPr>
          <w:rFonts w:ascii="Times New Roman" w:hAnsi="Times New Roman"/>
          <w:color w:val="000000" w:themeColor="text1"/>
          <w:sz w:val="24"/>
          <w:szCs w:val="24"/>
        </w:rPr>
        <w:t>in the</w:t>
      </w:r>
      <w:r w:rsidR="009A2664">
        <w:rPr>
          <w:rFonts w:ascii="Times New Roman" w:hAnsi="Times New Roman"/>
          <w:color w:val="000000" w:themeColor="text1"/>
          <w:sz w:val="24"/>
          <w:szCs w:val="24"/>
        </w:rPr>
        <w:t xml:space="preserve"> contiguous</w:t>
      </w:r>
      <w:r>
        <w:rPr>
          <w:rFonts w:ascii="Times New Roman" w:hAnsi="Times New Roman"/>
          <w:color w:val="000000" w:themeColor="text1"/>
          <w:sz w:val="24"/>
          <w:szCs w:val="24"/>
        </w:rPr>
        <w:t xml:space="preserve"> USA</w:t>
      </w:r>
      <w:r w:rsidR="002D23EC">
        <w:rPr>
          <w:rFonts w:ascii="Times New Roman" w:hAnsi="Times New Roman"/>
          <w:color w:val="000000" w:themeColor="text1"/>
          <w:sz w:val="24"/>
          <w:szCs w:val="24"/>
        </w:rPr>
        <w:t xml:space="preserve"> (i.e., excluding Alaska and Hawaii)</w:t>
      </w:r>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r w:rsidR="00332383">
        <w:rPr>
          <w:rFonts w:ascii="Times New Roman" w:hAnsi="Times New Roman"/>
          <w:color w:val="000000" w:themeColor="text1"/>
          <w:sz w:val="24"/>
          <w:szCs w:val="24"/>
        </w:rPr>
        <w:t>type</w:t>
      </w:r>
      <w:r w:rsidR="008C19F6">
        <w:rPr>
          <w:rFonts w:ascii="Times New Roman" w:hAnsi="Times New Roman"/>
          <w:color w:val="000000" w:themeColor="text1"/>
          <w:sz w:val="24"/>
          <w:szCs w:val="24"/>
        </w:rPr>
        <w:t xml:space="preserve"> of injury. </w:t>
      </w:r>
      <w:commentRangeStart w:id="19"/>
      <w:del w:id="20" w:author="Ezzati, Majid" w:date="2018-11-30T12:25:00Z">
        <w:r w:rsidR="008C19F6" w:rsidDel="00083BC4">
          <w:rPr>
            <w:rFonts w:ascii="Times New Roman" w:hAnsi="Times New Roman"/>
            <w:color w:val="000000" w:themeColor="text1"/>
            <w:sz w:val="24"/>
            <w:szCs w:val="24"/>
          </w:rPr>
          <w:delText>Previous work has focu</w:delText>
        </w:r>
        <w:r w:rsidR="00113023" w:rsidRPr="00113023" w:rsidDel="00083BC4">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083BC4">
          <w:rPr>
            <w:rFonts w:ascii="Times New Roman" w:hAnsi="Times New Roman"/>
            <w:color w:val="000000" w:themeColor="text1"/>
            <w:sz w:val="24"/>
            <w:szCs w:val="24"/>
          </w:rPr>
          <w:fldChar w:fldCharType="begin" w:fldLock="1"/>
        </w:r>
        <w:r w:rsidR="00BD3D8F" w:rsidDel="00083BC4">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083BC4">
          <w:rPr>
            <w:rFonts w:ascii="Times New Roman" w:hAnsi="Times New Roman"/>
            <w:color w:val="000000" w:themeColor="text1"/>
            <w:sz w:val="24"/>
            <w:szCs w:val="24"/>
          </w:rPr>
          <w:fldChar w:fldCharType="separate"/>
        </w:r>
        <w:r w:rsidR="00347BC4" w:rsidRPr="00347BC4" w:rsidDel="00083BC4">
          <w:rPr>
            <w:rFonts w:ascii="Times New Roman" w:hAnsi="Times New Roman"/>
            <w:noProof/>
            <w:color w:val="000000" w:themeColor="text1"/>
            <w:sz w:val="24"/>
            <w:szCs w:val="24"/>
            <w:vertAlign w:val="superscript"/>
          </w:rPr>
          <w:delText>2–12</w:delText>
        </w:r>
        <w:r w:rsidR="00C02C51" w:rsidDel="00083BC4">
          <w:rPr>
            <w:rFonts w:ascii="Times New Roman" w:hAnsi="Times New Roman"/>
            <w:color w:val="000000" w:themeColor="text1"/>
            <w:sz w:val="24"/>
            <w:szCs w:val="24"/>
          </w:rPr>
          <w:fldChar w:fldCharType="end"/>
        </w:r>
        <w:r w:rsidR="00FF2107" w:rsidDel="00083BC4">
          <w:rPr>
            <w:rFonts w:ascii="Times New Roman" w:hAnsi="Times New Roman"/>
            <w:color w:val="000000" w:themeColor="text1"/>
            <w:sz w:val="24"/>
            <w:szCs w:val="24"/>
          </w:rPr>
          <w:delText xml:space="preserve"> </w:delText>
        </w:r>
      </w:del>
      <w:commentRangeEnd w:id="19"/>
      <w:r w:rsidR="00083BC4">
        <w:rPr>
          <w:rStyle w:val="CommentReference"/>
          <w:rFonts w:asciiTheme="minorHAnsi" w:eastAsiaTheme="minorHAnsi" w:hAnsiTheme="minorHAnsi" w:cstheme="minorBidi"/>
        </w:rPr>
        <w:commentReference w:id="19"/>
      </w:r>
      <w:ins w:id="21" w:author="Ezzati, Majid" w:date="2018-11-30T12:30:00Z">
        <w:r w:rsidR="00083BC4">
          <w:rPr>
            <w:rFonts w:ascii="Times New Roman" w:hAnsi="Times New Roman"/>
            <w:color w:val="000000" w:themeColor="text1"/>
            <w:sz w:val="24"/>
            <w:szCs w:val="24"/>
          </w:rPr>
          <w:t xml:space="preserve"> To achieve this aim, </w:t>
        </w:r>
      </w:ins>
      <w:del w:id="22" w:author="Ezzati, Majid" w:date="2018-11-30T12:30:00Z">
        <w:r w:rsidR="00FF5B78" w:rsidDel="00083BC4">
          <w:rPr>
            <w:rFonts w:ascii="Times New Roman" w:hAnsi="Times New Roman"/>
            <w:color w:val="000000" w:themeColor="text1"/>
            <w:sz w:val="24"/>
            <w:szCs w:val="24"/>
          </w:rPr>
          <w:delText>W</w:delText>
        </w:r>
      </w:del>
      <w:ins w:id="23" w:author="Ezzati, Majid" w:date="2018-11-30T12:30:00Z">
        <w:r w:rsidR="00083BC4">
          <w:rPr>
            <w:rFonts w:ascii="Times New Roman" w:hAnsi="Times New Roman"/>
            <w:color w:val="000000" w:themeColor="text1"/>
            <w:sz w:val="24"/>
            <w:szCs w:val="24"/>
          </w:rPr>
          <w:t>w</w:t>
        </w:r>
      </w:ins>
      <w:r w:rsidR="003C52FC">
        <w:rPr>
          <w:rFonts w:ascii="Times New Roman" w:hAnsi="Times New Roman"/>
          <w:color w:val="000000" w:themeColor="text1"/>
          <w:sz w:val="24"/>
          <w:szCs w:val="24"/>
        </w:rPr>
        <w:t xml:space="preserve">e first defined a </w:t>
      </w:r>
      <w:ins w:id="24" w:author="Ezzati, Majid" w:date="2018-11-30T12:31:00Z">
        <w:r w:rsidR="00083BC4">
          <w:rPr>
            <w:rFonts w:ascii="Times New Roman" w:hAnsi="Times New Roman"/>
            <w:color w:val="000000" w:themeColor="text1"/>
            <w:sz w:val="24"/>
            <w:szCs w:val="24"/>
          </w:rPr>
          <w:t xml:space="preserve">measure of </w:t>
        </w:r>
      </w:ins>
      <w:r w:rsidR="003C52FC">
        <w:rPr>
          <w:rFonts w:ascii="Times New Roman" w:hAnsi="Times New Roman"/>
          <w:color w:val="000000" w:themeColor="text1"/>
          <w:sz w:val="24"/>
          <w:szCs w:val="24"/>
        </w:rPr>
        <w:t>state-month temperature anomaly</w:t>
      </w:r>
      <w:ins w:id="25" w:author="Ezzati, Majid" w:date="2018-11-30T12:31:00Z">
        <w:r w:rsidR="00083BC4">
          <w:rPr>
            <w:rFonts w:ascii="Times New Roman" w:hAnsi="Times New Roman"/>
            <w:color w:val="000000" w:themeColor="text1"/>
            <w:sz w:val="24"/>
            <w:szCs w:val="24"/>
          </w:rPr>
          <w:t xml:space="preserve">, which measured the difference between temperature in each state and month and </w:t>
        </w:r>
      </w:ins>
      <w:del w:id="26" w:author="Ezzati, Majid" w:date="2018-11-30T12:31:00Z">
        <w:r w:rsidR="00350B39" w:rsidDel="00083BC4">
          <w:rPr>
            <w:rFonts w:ascii="Times New Roman" w:hAnsi="Times New Roman"/>
            <w:color w:val="000000" w:themeColor="text1"/>
            <w:sz w:val="24"/>
            <w:szCs w:val="24"/>
          </w:rPr>
          <w:delText xml:space="preserve"> </w:delText>
        </w:r>
        <w:r w:rsidR="003C52FC" w:rsidDel="00083BC4">
          <w:rPr>
            <w:rFonts w:ascii="Times New Roman" w:hAnsi="Times New Roman"/>
            <w:color w:val="000000" w:themeColor="text1"/>
            <w:sz w:val="24"/>
            <w:szCs w:val="24"/>
          </w:rPr>
          <w:delText xml:space="preserve">as </w:delText>
        </w:r>
        <w:r w:rsidR="00B2527A" w:rsidDel="00083BC4">
          <w:rPr>
            <w:rFonts w:ascii="Times New Roman" w:hAnsi="Times New Roman"/>
            <w:color w:val="000000" w:themeColor="text1"/>
            <w:sz w:val="24"/>
            <w:szCs w:val="24"/>
          </w:rPr>
          <w:delText xml:space="preserve">each </w:delText>
        </w:r>
        <w:r w:rsidR="00B2527A" w:rsidRPr="00636C9B" w:rsidDel="00083BC4">
          <w:rPr>
            <w:rFonts w:ascii="Times New Roman" w:eastAsiaTheme="minorHAnsi" w:hAnsi="Times New Roman"/>
            <w:sz w:val="24"/>
            <w:szCs w:val="24"/>
            <w:lang w:eastAsia="en-GB"/>
          </w:rPr>
          <w:delText xml:space="preserve">state-month </w:delText>
        </w:r>
        <w:r w:rsidR="00B2527A" w:rsidDel="00083BC4">
          <w:rPr>
            <w:rFonts w:ascii="Times New Roman" w:eastAsiaTheme="minorHAnsi" w:hAnsi="Times New Roman"/>
            <w:sz w:val="24"/>
            <w:szCs w:val="24"/>
            <w:lang w:eastAsia="en-GB"/>
          </w:rPr>
          <w:delText xml:space="preserve">temperature </w:delText>
        </w:r>
        <w:r w:rsidR="00B2527A" w:rsidRPr="00636C9B" w:rsidDel="00083BC4">
          <w:rPr>
            <w:rFonts w:ascii="Times New Roman" w:eastAsiaTheme="minorHAnsi" w:hAnsi="Times New Roman"/>
            <w:sz w:val="24"/>
            <w:szCs w:val="24"/>
            <w:lang w:eastAsia="en-GB"/>
          </w:rPr>
          <w:delText xml:space="preserve">value over time </w:delText>
        </w:r>
        <w:r w:rsidR="00B2527A" w:rsidDel="00083BC4">
          <w:rPr>
            <w:rFonts w:ascii="Times New Roman" w:eastAsiaTheme="minorHAnsi" w:hAnsi="Times New Roman"/>
            <w:sz w:val="24"/>
            <w:szCs w:val="24"/>
            <w:lang w:eastAsia="en-GB"/>
          </w:rPr>
          <w:delText>minus</w:delText>
        </w:r>
        <w:r w:rsidR="00B2527A" w:rsidRPr="00636C9B" w:rsidDel="00083BC4">
          <w:rPr>
            <w:rFonts w:ascii="Times New Roman" w:eastAsiaTheme="minorHAnsi" w:hAnsi="Times New Roman"/>
            <w:sz w:val="24"/>
            <w:szCs w:val="24"/>
            <w:lang w:eastAsia="en-GB"/>
          </w:rPr>
          <w:delText xml:space="preserve"> </w:delText>
        </w:r>
      </w:del>
      <w:r w:rsidR="00B2527A" w:rsidRPr="00636C9B">
        <w:rPr>
          <w:rFonts w:ascii="Times New Roman" w:eastAsiaTheme="minorHAnsi" w:hAnsi="Times New Roman"/>
          <w:sz w:val="24"/>
          <w:szCs w:val="24"/>
          <w:lang w:eastAsia="en-GB"/>
        </w:rPr>
        <w:t xml:space="preserve">the </w:t>
      </w:r>
      <w:r w:rsidR="00FF7A80">
        <w:rPr>
          <w:rFonts w:ascii="Times New Roman" w:eastAsiaTheme="minorHAnsi" w:hAnsi="Times New Roman"/>
          <w:sz w:val="24"/>
          <w:szCs w:val="24"/>
          <w:lang w:eastAsia="en-GB"/>
        </w:rPr>
        <w:t xml:space="preserve">respective </w:t>
      </w:r>
      <w:r w:rsidR="00B2527A" w:rsidRPr="00636C9B">
        <w:rPr>
          <w:rFonts w:ascii="Times New Roman" w:eastAsiaTheme="minorHAnsi" w:hAnsi="Times New Roman"/>
          <w:sz w:val="24"/>
          <w:szCs w:val="24"/>
          <w:lang w:eastAsia="en-GB"/>
        </w:rPr>
        <w:t>long-term mean temperature</w:t>
      </w:r>
      <w:ins w:id="27" w:author="Ezzati, Majid" w:date="2018-11-30T12:31:00Z">
        <w:r w:rsidR="00083BC4">
          <w:rPr>
            <w:rFonts w:ascii="Times New Roman" w:eastAsiaTheme="minorHAnsi" w:hAnsi="Times New Roman"/>
            <w:sz w:val="24"/>
            <w:szCs w:val="24"/>
            <w:lang w:eastAsia="en-GB"/>
          </w:rPr>
          <w:t xml:space="preserve"> of the state</w:t>
        </w:r>
      </w:ins>
      <w:ins w:id="28" w:author="Ezzati, Majid" w:date="2018-11-30T12:32:00Z">
        <w:r w:rsidR="00083BC4">
          <w:rPr>
            <w:rFonts w:ascii="Times New Roman" w:eastAsiaTheme="minorHAnsi" w:hAnsi="Times New Roman"/>
            <w:sz w:val="24"/>
            <w:szCs w:val="24"/>
            <w:lang w:eastAsia="en-GB"/>
          </w:rPr>
          <w:t xml:space="preserve"> (Figure 1)</w:t>
        </w:r>
      </w:ins>
      <w:r w:rsidR="003C52FC">
        <w:rPr>
          <w:rFonts w:ascii="Times New Roman" w:hAnsi="Times New Roman"/>
          <w:color w:val="000000" w:themeColor="text1"/>
          <w:sz w:val="24"/>
          <w:szCs w:val="24"/>
        </w:rPr>
        <w:t>.</w:t>
      </w:r>
      <w:ins w:id="29" w:author="Ezzati, Majid" w:date="2018-11-30T12:32:00Z">
        <w:r w:rsidR="00083BC4">
          <w:rPr>
            <w:rFonts w:ascii="Times New Roman" w:hAnsi="Times New Roman"/>
            <w:color w:val="000000" w:themeColor="text1"/>
            <w:sz w:val="24"/>
            <w:szCs w:val="24"/>
          </w:rPr>
          <w:t xml:space="preserve"> </w:t>
        </w:r>
      </w:ins>
      <w:r w:rsidR="003C52FC">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 </w:t>
      </w:r>
      <w:commentRangeStart w:id="30"/>
      <w:commentRangeStart w:id="31"/>
      <w:ins w:id="32" w:author="Ezzati, Majid" w:date="2018-11-30T12:43:00Z">
        <w:r w:rsidR="003D298F">
          <w:rPr>
            <w:rFonts w:ascii="Times New Roman" w:hAnsi="Times New Roman"/>
            <w:color w:val="000000" w:themeColor="text1"/>
            <w:sz w:val="24"/>
            <w:szCs w:val="24"/>
          </w:rPr>
          <w:t>Because</w:t>
        </w:r>
      </w:ins>
      <w:ins w:id="33" w:author="Ezzati, Majid" w:date="2018-11-30T12:34:00Z">
        <w:r w:rsidR="003D298F">
          <w:rPr>
            <w:rFonts w:ascii="Times New Roman" w:hAnsi="Times New Roman"/>
            <w:color w:val="000000" w:themeColor="text1"/>
            <w:sz w:val="24"/>
            <w:szCs w:val="24"/>
          </w:rPr>
          <w:t xml:space="preserve"> </w:t>
        </w:r>
      </w:ins>
      <w:ins w:id="34" w:author="Ezzati, Majid" w:date="2018-11-30T12:43:00Z">
        <w:r w:rsidR="003D298F">
          <w:rPr>
            <w:rFonts w:ascii="Times New Roman" w:hAnsi="Times New Roman"/>
            <w:color w:val="000000" w:themeColor="text1"/>
            <w:sz w:val="24"/>
            <w:szCs w:val="24"/>
          </w:rPr>
          <w:t>this definition removes long-term</w:t>
        </w:r>
      </w:ins>
      <w:ins w:id="35" w:author="Ezzati, Majid" w:date="2018-11-30T12:44:00Z">
        <w:r w:rsidR="003D298F">
          <w:rPr>
            <w:rFonts w:ascii="Times New Roman" w:hAnsi="Times New Roman"/>
            <w:color w:val="000000" w:themeColor="text1"/>
            <w:sz w:val="24"/>
            <w:szCs w:val="24"/>
          </w:rPr>
          <w:t xml:space="preserve"> state-month average temperature</w:t>
        </w:r>
      </w:ins>
      <w:ins w:id="36" w:author="Ezzati, Majid" w:date="2018-11-30T12:34:00Z">
        <w:r w:rsidR="003D298F">
          <w:rPr>
            <w:rFonts w:ascii="Times New Roman" w:hAnsi="Times New Roman"/>
            <w:color w:val="000000" w:themeColor="text1"/>
            <w:sz w:val="24"/>
            <w:szCs w:val="24"/>
          </w:rPr>
          <w:t>, a state with higher, but more stable, temperature</w:t>
        </w:r>
      </w:ins>
      <w:ins w:id="37" w:author="Ezzati, Majid" w:date="2018-11-30T12:44:00Z">
        <w:r w:rsidR="003D298F">
          <w:rPr>
            <w:rFonts w:ascii="Times New Roman" w:hAnsi="Times New Roman"/>
            <w:color w:val="000000" w:themeColor="text1"/>
            <w:sz w:val="24"/>
            <w:szCs w:val="24"/>
          </w:rPr>
          <w:t xml:space="preserve"> in a specific month</w:t>
        </w:r>
      </w:ins>
      <w:ins w:id="38" w:author="Ezzati, Majid" w:date="2018-11-30T12:34:00Z">
        <w:r w:rsidR="003D298F">
          <w:rPr>
            <w:rFonts w:ascii="Times New Roman" w:hAnsi="Times New Roman"/>
            <w:color w:val="000000" w:themeColor="text1"/>
            <w:sz w:val="24"/>
            <w:szCs w:val="24"/>
          </w:rPr>
          <w:t xml:space="preserve"> would have smaller anomalies than one with lower but more inter-annually variable temperature. </w:t>
        </w:r>
      </w:ins>
      <w:commentRangeEnd w:id="30"/>
      <w:ins w:id="39" w:author="Ezzati, Majid" w:date="2018-11-30T12:44:00Z">
        <w:r w:rsidR="003D298F">
          <w:rPr>
            <w:rStyle w:val="CommentReference"/>
            <w:rFonts w:asciiTheme="minorHAnsi" w:eastAsiaTheme="minorHAnsi" w:hAnsiTheme="minorHAnsi" w:cstheme="minorBidi"/>
          </w:rPr>
          <w:commentReference w:id="30"/>
        </w:r>
        <w:commentRangeEnd w:id="31"/>
        <w:r w:rsidR="003D298F">
          <w:rPr>
            <w:rStyle w:val="CommentReference"/>
            <w:rFonts w:asciiTheme="minorHAnsi" w:eastAsiaTheme="minorHAnsi" w:hAnsiTheme="minorHAnsi" w:cstheme="minorBidi"/>
          </w:rPr>
          <w:commentReference w:id="31"/>
        </w:r>
      </w:ins>
    </w:p>
    <w:p w14:paraId="2C9A30A6" w14:textId="77777777" w:rsidR="003D298F" w:rsidRDefault="003D298F" w:rsidP="005B39FC">
      <w:pPr>
        <w:spacing w:after="0" w:line="480" w:lineRule="auto"/>
        <w:jc w:val="both"/>
        <w:rPr>
          <w:ins w:id="40" w:author="Ezzati, Majid" w:date="2018-11-30T12:32:00Z"/>
          <w:rFonts w:ascii="Times New Roman" w:hAnsi="Times New Roman"/>
          <w:color w:val="000000" w:themeColor="text1"/>
          <w:sz w:val="24"/>
          <w:szCs w:val="24"/>
        </w:rPr>
      </w:pPr>
    </w:p>
    <w:p w14:paraId="4178A95E" w14:textId="5F1712CB" w:rsidR="00E65B73" w:rsidRPr="00083BC4" w:rsidRDefault="00F056CD" w:rsidP="005B39FC">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del w:id="41" w:author="Ezzati, Majid" w:date="2018-11-30T12:35:00Z">
        <w:r w:rsidR="00C924DF" w:rsidDel="003D298F">
          <w:rPr>
            <w:rFonts w:ascii="Times New Roman" w:hAnsi="Times New Roman"/>
            <w:color w:val="000000" w:themeColor="text1"/>
            <w:sz w:val="24"/>
            <w:szCs w:val="24"/>
          </w:rPr>
          <w:delText>modelled deaths</w:delText>
        </w:r>
      </w:del>
      <w:ins w:id="42" w:author="Ezzati, Majid" w:date="2018-11-30T12:35:00Z">
        <w:r w:rsidR="003D298F">
          <w:rPr>
            <w:rFonts w:ascii="Times New Roman" w:hAnsi="Times New Roman"/>
            <w:color w:val="000000" w:themeColor="text1"/>
            <w:sz w:val="24"/>
            <w:szCs w:val="24"/>
          </w:rPr>
          <w:t xml:space="preserve">then analysed the association of monthly injury deaths with temperature anomaly </w:t>
        </w:r>
      </w:ins>
      <w:ins w:id="43" w:author="Ezzati, Majid" w:date="2018-11-30T12:36:00Z">
        <w:r w:rsidR="003D298F">
          <w:rPr>
            <w:rFonts w:ascii="Times New Roman" w:hAnsi="Times New Roman"/>
            <w:color w:val="000000" w:themeColor="text1"/>
            <w:sz w:val="24"/>
            <w:szCs w:val="24"/>
          </w:rPr>
          <w:t>in</w:t>
        </w:r>
      </w:ins>
      <w:del w:id="44" w:author="Ezzati, Majid" w:date="2018-11-30T12:36:00Z">
        <w:r w:rsidR="00C924DF" w:rsidDel="003D298F">
          <w:rPr>
            <w:rFonts w:ascii="Times New Roman" w:hAnsi="Times New Roman"/>
            <w:color w:val="000000" w:themeColor="text1"/>
            <w:sz w:val="24"/>
            <w:szCs w:val="24"/>
          </w:rPr>
          <w:delText xml:space="preserve"> using</w:delText>
        </w:r>
      </w:del>
      <w:r w:rsidR="00C924DF"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w:t>
      </w:r>
      <w:r w:rsidR="003F50A5"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Bayesian spatio</w:t>
      </w:r>
      <w:r w:rsidR="00644C34">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r w:rsidR="00847EE7">
        <w:rPr>
          <w:rFonts w:ascii="Times New Roman" w:hAnsi="Times New Roman"/>
          <w:color w:val="000000" w:themeColor="text1"/>
          <w:sz w:val="24"/>
          <w:szCs w:val="24"/>
        </w:rPr>
        <w:t xml:space="preserve">, </w:t>
      </w:r>
      <w:r w:rsidR="00C924DF">
        <w:rPr>
          <w:rFonts w:ascii="Times New Roman" w:hAnsi="Times New Roman"/>
          <w:color w:val="000000" w:themeColor="text1"/>
          <w:sz w:val="24"/>
          <w:szCs w:val="24"/>
        </w:rPr>
        <w:t>which</w:t>
      </w:r>
      <w:r w:rsidR="00DF172D" w:rsidRPr="00636C9B">
        <w:rPr>
          <w:rFonts w:ascii="Times New Roman" w:hAnsi="Times New Roman"/>
          <w:color w:val="000000" w:themeColor="text1"/>
          <w:sz w:val="24"/>
          <w:szCs w:val="24"/>
        </w:rPr>
        <w:t xml:space="preserve"> </w:t>
      </w:r>
      <w:del w:id="45" w:author="Ezzati, Majid" w:date="2018-11-30T12:36:00Z">
        <w:r w:rsidR="004264D7" w:rsidRPr="00636C9B" w:rsidDel="003D298F">
          <w:rPr>
            <w:rFonts w:ascii="Times New Roman" w:hAnsi="Times New Roman"/>
            <w:color w:val="000000" w:themeColor="text1"/>
            <w:sz w:val="24"/>
            <w:szCs w:val="24"/>
          </w:rPr>
          <w:delText xml:space="preserve">allowed death rates to vary </w:delText>
        </w:r>
        <w:r w:rsidR="006D2E75" w:rsidDel="003D298F">
          <w:rPr>
            <w:rFonts w:ascii="Times New Roman" w:hAnsi="Times New Roman"/>
            <w:color w:val="000000" w:themeColor="text1"/>
            <w:sz w:val="24"/>
            <w:szCs w:val="24"/>
          </w:rPr>
          <w:delText xml:space="preserve">over time as well as </w:delText>
        </w:r>
        <w:r w:rsidR="004264D7" w:rsidRPr="00636C9B" w:rsidDel="003D298F">
          <w:rPr>
            <w:rFonts w:ascii="Times New Roman" w:hAnsi="Times New Roman"/>
            <w:color w:val="000000" w:themeColor="text1"/>
            <w:sz w:val="24"/>
            <w:szCs w:val="24"/>
          </w:rPr>
          <w:delText xml:space="preserve">by </w:delText>
        </w:r>
        <w:r w:rsidR="001B225E" w:rsidRPr="00636C9B" w:rsidDel="003D298F">
          <w:rPr>
            <w:rFonts w:ascii="Times New Roman" w:hAnsi="Times New Roman"/>
            <w:color w:val="000000" w:themeColor="text1"/>
            <w:sz w:val="24"/>
            <w:szCs w:val="24"/>
          </w:rPr>
          <w:delText>a</w:delText>
        </w:r>
        <w:r w:rsidR="000545FB" w:rsidRPr="00636C9B" w:rsidDel="003D298F">
          <w:rPr>
            <w:rFonts w:ascii="Times New Roman" w:hAnsi="Times New Roman"/>
            <w:color w:val="000000" w:themeColor="text1"/>
            <w:sz w:val="24"/>
            <w:szCs w:val="24"/>
          </w:rPr>
          <w:delText>ge group, sex, month</w:delText>
        </w:r>
        <w:r w:rsidR="001B225E" w:rsidRPr="00636C9B" w:rsidDel="003D298F">
          <w:rPr>
            <w:rFonts w:ascii="Times New Roman" w:hAnsi="Times New Roman"/>
            <w:color w:val="000000" w:themeColor="text1"/>
            <w:sz w:val="24"/>
            <w:szCs w:val="24"/>
          </w:rPr>
          <w:delText>,</w:delText>
        </w:r>
        <w:r w:rsidR="008E3720" w:rsidRPr="00636C9B" w:rsidDel="003D298F">
          <w:rPr>
            <w:rFonts w:ascii="Times New Roman" w:hAnsi="Times New Roman"/>
            <w:color w:val="000000" w:themeColor="text1"/>
            <w:sz w:val="24"/>
            <w:szCs w:val="24"/>
          </w:rPr>
          <w:delText xml:space="preserve"> </w:delText>
        </w:r>
        <w:r w:rsidR="008537D1" w:rsidRPr="00636C9B" w:rsidDel="003D298F">
          <w:rPr>
            <w:rFonts w:ascii="Times New Roman" w:hAnsi="Times New Roman"/>
            <w:color w:val="000000" w:themeColor="text1"/>
            <w:sz w:val="24"/>
            <w:szCs w:val="24"/>
          </w:rPr>
          <w:delText>and temperature anomaly</w:delText>
        </w:r>
      </w:del>
      <w:ins w:id="46" w:author="Ezzati, Majid" w:date="2018-11-30T12:44:00Z">
        <w:r w:rsidR="003D298F">
          <w:rPr>
            <w:rFonts w:ascii="Times New Roman" w:hAnsi="Times New Roman"/>
            <w:color w:val="000000" w:themeColor="text1"/>
            <w:sz w:val="24"/>
            <w:szCs w:val="24"/>
          </w:rPr>
          <w:t xml:space="preserve"> </w:t>
        </w:r>
      </w:ins>
      <w:ins w:id="47" w:author="Ezzati, Majid" w:date="2018-11-30T12:36:00Z">
        <w:r w:rsidR="003D298F">
          <w:rPr>
            <w:rFonts w:ascii="Times New Roman" w:hAnsi="Times New Roman"/>
            <w:color w:val="000000" w:themeColor="text1"/>
            <w:sz w:val="24"/>
            <w:szCs w:val="24"/>
          </w:rPr>
          <w:t>also accounted for long-term trends</w:t>
        </w:r>
      </w:ins>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used the </w:t>
      </w:r>
      <w:del w:id="48" w:author="Ezzati, Majid" w:date="2018-11-30T12:45:00Z">
        <w:r w:rsidR="006F0E88" w:rsidRPr="00636C9B" w:rsidDel="003D298F">
          <w:rPr>
            <w:rFonts w:ascii="Times New Roman" w:hAnsi="Times New Roman"/>
            <w:color w:val="000000" w:themeColor="text1"/>
            <w:sz w:val="24"/>
            <w:szCs w:val="24"/>
          </w:rPr>
          <w:delText xml:space="preserve">posterior of the </w:delText>
        </w:r>
        <w:r w:rsidR="00034AC0" w:rsidRPr="00636C9B" w:rsidDel="003D298F">
          <w:rPr>
            <w:rFonts w:ascii="Times New Roman" w:hAnsi="Times New Roman"/>
            <w:color w:val="000000" w:themeColor="text1"/>
            <w:sz w:val="24"/>
            <w:szCs w:val="24"/>
          </w:rPr>
          <w:delText>relative risk</w:delText>
        </w:r>
      </w:del>
      <w:ins w:id="49" w:author="Ezzati, Majid" w:date="2018-11-30T12:45:00Z">
        <w:r w:rsidR="003D298F">
          <w:rPr>
            <w:rFonts w:ascii="Times New Roman" w:hAnsi="Times New Roman"/>
            <w:color w:val="000000" w:themeColor="text1"/>
            <w:sz w:val="24"/>
            <w:szCs w:val="24"/>
          </w:rPr>
          <w:t>results of this model to calculate the number of</w:t>
        </w:r>
      </w:ins>
      <w:del w:id="50" w:author="Ezzati, Majid" w:date="2018-11-30T12:45:00Z">
        <w:r w:rsidR="00034AC0" w:rsidRPr="00636C9B" w:rsidDel="003D298F">
          <w:rPr>
            <w:rFonts w:ascii="Times New Roman" w:hAnsi="Times New Roman"/>
            <w:color w:val="000000" w:themeColor="text1"/>
            <w:sz w:val="24"/>
            <w:szCs w:val="24"/>
          </w:rPr>
          <w:delText xml:space="preserve"> of temperature anomaly calculated</w:delText>
        </w:r>
        <w:r w:rsidR="00CE3F4F" w:rsidRPr="00636C9B" w:rsidDel="003D298F">
          <w:rPr>
            <w:rFonts w:ascii="Times New Roman" w:hAnsi="Times New Roman"/>
            <w:color w:val="000000" w:themeColor="text1"/>
            <w:sz w:val="24"/>
            <w:szCs w:val="24"/>
          </w:rPr>
          <w:delText xml:space="preserve"> from the model to estimate </w:delText>
        </w:r>
        <w:r w:rsidR="00226B11" w:rsidRPr="00636C9B" w:rsidDel="003D298F">
          <w:rPr>
            <w:rFonts w:ascii="Times New Roman" w:hAnsi="Times New Roman"/>
            <w:color w:val="000000" w:themeColor="text1"/>
            <w:sz w:val="24"/>
            <w:szCs w:val="24"/>
          </w:rPr>
          <w:delText>national</w:delText>
        </w:r>
      </w:del>
      <w:r w:rsidR="00226B11" w:rsidRPr="00636C9B">
        <w:rPr>
          <w:rFonts w:ascii="Times New Roman" w:hAnsi="Times New Roman"/>
          <w:color w:val="000000" w:themeColor="text1"/>
          <w:sz w:val="24"/>
          <w:szCs w:val="24"/>
        </w:rPr>
        <w:t xml:space="preserve"> </w:t>
      </w:r>
      <w:commentRangeStart w:id="51"/>
      <w:commentRangeStart w:id="52"/>
      <w:commentRangeStart w:id="53"/>
      <w:r w:rsidR="00CE3F4F" w:rsidRPr="00636C9B">
        <w:rPr>
          <w:rFonts w:ascii="Times New Roman" w:hAnsi="Times New Roman"/>
          <w:color w:val="000000" w:themeColor="text1"/>
          <w:sz w:val="24"/>
          <w:szCs w:val="24"/>
        </w:rPr>
        <w:t xml:space="preserve">additional </w:t>
      </w:r>
      <w:commentRangeEnd w:id="51"/>
      <w:r w:rsidR="003D298F">
        <w:rPr>
          <w:rStyle w:val="CommentReference"/>
          <w:rFonts w:asciiTheme="minorHAnsi" w:eastAsiaTheme="minorHAnsi" w:hAnsiTheme="minorHAnsi" w:cstheme="minorBidi"/>
        </w:rPr>
        <w:commentReference w:id="51"/>
      </w:r>
      <w:commentRangeEnd w:id="52"/>
      <w:r w:rsidR="003D298F">
        <w:rPr>
          <w:rStyle w:val="CommentReference"/>
          <w:rFonts w:asciiTheme="minorHAnsi" w:eastAsiaTheme="minorHAnsi" w:hAnsiTheme="minorHAnsi" w:cstheme="minorBidi"/>
        </w:rPr>
        <w:commentReference w:id="52"/>
      </w:r>
      <w:commentRangeEnd w:id="53"/>
      <w:r w:rsidR="00625355">
        <w:rPr>
          <w:rStyle w:val="CommentReference"/>
          <w:rFonts w:asciiTheme="minorHAnsi" w:eastAsiaTheme="minorHAnsi" w:hAnsiTheme="minorHAnsi" w:cstheme="minorBidi"/>
        </w:rPr>
        <w:commentReference w:id="53"/>
      </w:r>
      <w:r w:rsidR="00CE3F4F" w:rsidRPr="00636C9B">
        <w:rPr>
          <w:rFonts w:ascii="Times New Roman" w:hAnsi="Times New Roman"/>
          <w:color w:val="000000" w:themeColor="text1"/>
          <w:sz w:val="24"/>
          <w:szCs w:val="24"/>
        </w:rPr>
        <w:t xml:space="preserve">deaths </w:t>
      </w:r>
      <w:r w:rsidR="000545FB" w:rsidRPr="00636C9B">
        <w:rPr>
          <w:rFonts w:ascii="Times New Roman" w:hAnsi="Times New Roman"/>
          <w:color w:val="000000" w:themeColor="text1"/>
          <w:sz w:val="24"/>
          <w:szCs w:val="24"/>
        </w:rPr>
        <w:t xml:space="preserve">by </w:t>
      </w:r>
      <w:commentRangeStart w:id="54"/>
      <w:commentRangeStart w:id="55"/>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commentRangeEnd w:id="54"/>
      <w:r w:rsidR="003D298F">
        <w:rPr>
          <w:rStyle w:val="CommentReference"/>
          <w:rFonts w:asciiTheme="minorHAnsi" w:eastAsiaTheme="minorHAnsi" w:hAnsiTheme="minorHAnsi" w:cstheme="minorBidi"/>
        </w:rPr>
        <w:commentReference w:id="54"/>
      </w:r>
      <w:commentRangeEnd w:id="55"/>
      <w:r w:rsidR="00781037">
        <w:rPr>
          <w:rStyle w:val="CommentReference"/>
          <w:rFonts w:asciiTheme="minorHAnsi" w:eastAsiaTheme="minorHAnsi" w:hAnsiTheme="minorHAnsi" w:cstheme="minorBidi"/>
        </w:rPr>
        <w:commentReference w:id="55"/>
      </w:r>
      <w:r w:rsidR="00A311CD" w:rsidRPr="00636C9B">
        <w:rPr>
          <w:rFonts w:ascii="Times New Roman" w:hAnsi="Times New Roman"/>
          <w:color w:val="000000" w:themeColor="text1"/>
          <w:sz w:val="24"/>
          <w:szCs w:val="24"/>
        </w:rPr>
        <w:t xml:space="preserve">, </w:t>
      </w:r>
      <w:commentRangeStart w:id="56"/>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w:t>
      </w:r>
      <w:commentRangeEnd w:id="56"/>
      <w:r w:rsidR="003D298F">
        <w:rPr>
          <w:rStyle w:val="CommentReference"/>
          <w:rFonts w:asciiTheme="minorHAnsi" w:eastAsiaTheme="minorHAnsi" w:hAnsiTheme="minorHAnsi" w:cstheme="minorBidi"/>
        </w:rPr>
        <w:commentReference w:id="56"/>
      </w:r>
      <w:del w:id="57" w:author="Ezzati, Majid" w:date="2018-11-30T12:47:00Z">
        <w:r w:rsidR="00CE3F4F" w:rsidRPr="00636C9B" w:rsidDel="003D298F">
          <w:rPr>
            <w:rFonts w:ascii="Times New Roman" w:hAnsi="Times New Roman"/>
            <w:color w:val="000000" w:themeColor="text1"/>
            <w:sz w:val="24"/>
            <w:szCs w:val="24"/>
          </w:rPr>
          <w:delText>across all months</w:delText>
        </w:r>
        <w:r w:rsidR="009B5522" w:rsidDel="003D298F">
          <w:rPr>
            <w:rFonts w:ascii="Times New Roman" w:hAnsi="Times New Roman"/>
            <w:color w:val="000000" w:themeColor="text1"/>
            <w:sz w:val="24"/>
            <w:szCs w:val="24"/>
          </w:rPr>
          <w:delText xml:space="preserve"> for a 2016 population</w:delText>
        </w:r>
      </w:del>
      <w:r w:rsidR="00CE3F4F" w:rsidRPr="00636C9B">
        <w:rPr>
          <w:rFonts w:ascii="Times New Roman" w:hAnsi="Times New Roman"/>
          <w:color w:val="000000" w:themeColor="text1"/>
          <w:sz w:val="24"/>
          <w:szCs w:val="24"/>
        </w:rPr>
        <w:t>.</w:t>
      </w:r>
    </w:p>
    <w:p w14:paraId="3DBC398D" w14:textId="47969911" w:rsidR="00921D87" w:rsidRDefault="00921D87" w:rsidP="005B39FC">
      <w:pPr>
        <w:spacing w:after="0" w:line="480" w:lineRule="auto"/>
        <w:jc w:val="both"/>
        <w:rPr>
          <w:rFonts w:ascii="Times New Roman" w:hAnsi="Times New Roman"/>
          <w:color w:val="000000" w:themeColor="text1"/>
          <w:sz w:val="24"/>
          <w:szCs w:val="24"/>
        </w:rPr>
      </w:pPr>
    </w:p>
    <w:p w14:paraId="2E737088" w14:textId="4C185AE6" w:rsidR="000210D1" w:rsidRPr="00636C9B" w:rsidRDefault="00D86E85" w:rsidP="00D76DF7">
      <w:pPr>
        <w:spacing w:after="0" w:line="480" w:lineRule="auto"/>
        <w:jc w:val="both"/>
        <w:outlineLvl w:val="0"/>
        <w:rPr>
          <w:rFonts w:ascii="Times New Roman" w:hAnsi="Times New Roman"/>
          <w:i/>
          <w:color w:val="000000" w:themeColor="text1"/>
          <w:sz w:val="24"/>
          <w:szCs w:val="24"/>
        </w:rPr>
      </w:pPr>
      <w:del w:id="58" w:author="Ezzati, Majid" w:date="2018-11-30T14:24:00Z">
        <w:r w:rsidRPr="00636C9B" w:rsidDel="00060054">
          <w:rPr>
            <w:rFonts w:ascii="Times New Roman" w:hAnsi="Times New Roman"/>
            <w:i/>
            <w:color w:val="000000" w:themeColor="text1"/>
            <w:sz w:val="24"/>
            <w:szCs w:val="24"/>
          </w:rPr>
          <w:delText>Mortality d</w:delText>
        </w:r>
        <w:r w:rsidR="000210D1" w:rsidRPr="00636C9B" w:rsidDel="00060054">
          <w:rPr>
            <w:rFonts w:ascii="Times New Roman" w:hAnsi="Times New Roman"/>
            <w:i/>
            <w:color w:val="000000" w:themeColor="text1"/>
            <w:sz w:val="24"/>
            <w:szCs w:val="24"/>
          </w:rPr>
          <w:delText>ata</w:delText>
        </w:r>
      </w:del>
      <w:ins w:id="59" w:author="Ezzati, Majid" w:date="2018-11-30T14:24:00Z">
        <w:r w:rsidR="00060054">
          <w:rPr>
            <w:rFonts w:ascii="Times New Roman" w:hAnsi="Times New Roman"/>
            <w:i/>
            <w:color w:val="000000" w:themeColor="text1"/>
            <w:sz w:val="24"/>
            <w:szCs w:val="24"/>
          </w:rPr>
          <w:t>Data sources</w:t>
        </w:r>
      </w:ins>
    </w:p>
    <w:p w14:paraId="7E1402E9" w14:textId="020EFFEC" w:rsidR="0001322E" w:rsidRDefault="000210D1" w:rsidP="00D76DF7">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lastRenderedPageBreak/>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w:t>
      </w:r>
      <w:del w:id="60" w:author="Ezzati, Majid" w:date="2018-11-30T14:25:00Z">
        <w:r w:rsidR="00CF41F8" w:rsidDel="00060054">
          <w:rPr>
            <w:rFonts w:ascii="Times New Roman" w:hAnsi="Times New Roman"/>
            <w:color w:val="000000" w:themeColor="text1"/>
            <w:sz w:val="24"/>
            <w:szCs w:val="24"/>
          </w:rPr>
          <w:delText>location (</w:delText>
        </w:r>
      </w:del>
      <w:r w:rsidR="00100327" w:rsidRPr="00636C9B">
        <w:rPr>
          <w:rFonts w:ascii="Times New Roman" w:hAnsi="Times New Roman"/>
          <w:color w:val="000000" w:themeColor="text1"/>
          <w:sz w:val="24"/>
          <w:szCs w:val="24"/>
        </w:rPr>
        <w:t>state</w:t>
      </w:r>
      <w:del w:id="61" w:author="Ezzati, Majid" w:date="2018-11-30T14:25:00Z">
        <w:r w:rsidR="00CF41F8" w:rsidDel="00060054">
          <w:rPr>
            <w:rFonts w:ascii="Times New Roman" w:hAnsi="Times New Roman"/>
            <w:color w:val="000000" w:themeColor="text1"/>
            <w:sz w:val="24"/>
            <w:szCs w:val="24"/>
          </w:rPr>
          <w:delText>)</w:delText>
        </w:r>
      </w:del>
      <w:r w:rsidR="00100327" w:rsidRPr="00636C9B">
        <w:rPr>
          <w:rFonts w:ascii="Times New Roman" w:hAnsi="Times New Roman"/>
          <w:color w:val="000000" w:themeColor="text1"/>
          <w:sz w:val="24"/>
          <w:szCs w:val="24"/>
        </w:rPr>
        <w:t xml:space="preserv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r w:rsidR="004B66E9">
        <w:rPr>
          <w:rStyle w:val="apple-style-span"/>
          <w:rFonts w:ascii="Times New Roman" w:hAnsi="Times New Roman"/>
          <w:color w:val="000000" w:themeColor="text1"/>
          <w:sz w:val="24"/>
          <w:szCs w:val="24"/>
        </w:rPr>
        <w:t>fell into</w:t>
      </w:r>
      <w:r w:rsidR="00D22A57" w:rsidRPr="00636C9B">
        <w:rPr>
          <w:rStyle w:val="apple-style-span"/>
          <w:rFonts w:ascii="Times New Roman" w:hAnsi="Times New Roman"/>
          <w:color w:val="000000" w:themeColor="text1"/>
          <w:sz w:val="24"/>
          <w:szCs w:val="24"/>
        </w:rPr>
        <w:t xml:space="preserve"> </w:t>
      </w:r>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categories: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r w:rsidR="00AE2912">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r w:rsidR="00AE2912">
        <w:rPr>
          <w:rStyle w:val="apple-style-span"/>
          <w:rFonts w:ascii="Times New Roman" w:hAnsi="Times New Roman"/>
          <w:color w:val="000000" w:themeColor="text1"/>
          <w:sz w:val="24"/>
          <w:szCs w:val="24"/>
        </w:rPr>
        <w:t xml:space="preserve"> and other</w:t>
      </w:r>
      <w:r w:rsidR="00273273">
        <w:rPr>
          <w:rStyle w:val="apple-style-span"/>
          <w:rFonts w:ascii="Times New Roman" w:hAnsi="Times New Roman"/>
          <w:color w:val="000000" w:themeColor="text1"/>
          <w:sz w:val="24"/>
          <w:szCs w:val="24"/>
        </w:rPr>
        <w:t xml:space="preserve"> unintentional injuries</w:t>
      </w:r>
      <w:r w:rsidR="00100327" w:rsidRPr="00636C9B">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We report the results of all but other unintentional injuries</w:t>
      </w:r>
      <w:ins w:id="62" w:author="Ezzati, Majid" w:date="2018-11-30T14:25:00Z">
        <w:r w:rsidR="00060054">
          <w:rPr>
            <w:rStyle w:val="apple-style-span"/>
            <w:rFonts w:ascii="Times New Roman" w:hAnsi="Times New Roman"/>
            <w:color w:val="000000" w:themeColor="text1"/>
            <w:sz w:val="24"/>
            <w:szCs w:val="24"/>
          </w:rPr>
          <w:t xml:space="preserve"> (</w:t>
        </w:r>
        <w:commentRangeStart w:id="63"/>
        <w:r w:rsidR="00060054">
          <w:rPr>
            <w:rStyle w:val="apple-style-span"/>
            <w:rFonts w:ascii="Times New Roman" w:hAnsi="Times New Roman"/>
            <w:color w:val="000000" w:themeColor="text1"/>
            <w:sz w:val="24"/>
            <w:szCs w:val="24"/>
          </w:rPr>
          <w:t>XX</w:t>
        </w:r>
      </w:ins>
      <w:commentRangeEnd w:id="63"/>
      <w:ins w:id="64" w:author="Ezzati, Majid" w:date="2018-11-30T14:26:00Z">
        <w:r w:rsidR="00060054">
          <w:rPr>
            <w:rStyle w:val="CommentReference"/>
            <w:rFonts w:asciiTheme="minorHAnsi" w:eastAsiaTheme="minorHAnsi" w:hAnsiTheme="minorHAnsi" w:cstheme="minorBidi"/>
          </w:rPr>
          <w:commentReference w:id="63"/>
        </w:r>
      </w:ins>
      <w:ins w:id="65" w:author="Ezzati, Majid" w:date="2018-11-30T14:25:00Z">
        <w:r w:rsidR="00060054">
          <w:rPr>
            <w:rStyle w:val="apple-style-span"/>
            <w:rFonts w:ascii="Times New Roman" w:hAnsi="Times New Roman"/>
            <w:color w:val="000000" w:themeColor="text1"/>
            <w:sz w:val="24"/>
            <w:szCs w:val="24"/>
          </w:rPr>
          <w:t xml:space="preserve"> deaths)</w:t>
        </w:r>
      </w:ins>
      <w:r w:rsidR="00C91784">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t>
      </w:r>
      <w:del w:id="66" w:author="Ezzati, Majid" w:date="2018-11-30T14:26:00Z">
        <w:r w:rsidR="0089689A" w:rsidDel="00060054">
          <w:rPr>
            <w:rStyle w:val="apple-style-span"/>
            <w:rFonts w:ascii="Times New Roman" w:hAnsi="Times New Roman"/>
            <w:color w:val="000000" w:themeColor="text1"/>
            <w:sz w:val="24"/>
            <w:szCs w:val="24"/>
          </w:rPr>
          <w:delText>as no coherent relationship between deaths of this type and temperature were evident, nor were the absolute numbers of additional deaths of a magnitude comparable with the other injury types</w:delText>
        </w:r>
      </w:del>
      <w:ins w:id="67" w:author="Ezzati, Majid" w:date="2018-11-30T14:26:00Z">
        <w:r w:rsidR="00060054">
          <w:rPr>
            <w:rStyle w:val="apple-style-span"/>
            <w:rFonts w:ascii="Times New Roman" w:hAnsi="Times New Roman"/>
            <w:color w:val="000000" w:themeColor="text1"/>
            <w:sz w:val="24"/>
            <w:szCs w:val="24"/>
          </w:rPr>
          <w:t>because the composition of these deaths varies by sex, age group, state and time</w:t>
        </w:r>
      </w:ins>
      <w:r w:rsidR="0089689A">
        <w:rPr>
          <w:rStyle w:val="apple-style-span"/>
          <w:rFonts w:ascii="Times New Roman" w:hAnsi="Times New Roman"/>
          <w:color w:val="000000" w:themeColor="text1"/>
          <w:sz w:val="24"/>
          <w:szCs w:val="24"/>
        </w:rPr>
        <w:t>.</w:t>
      </w:r>
    </w:p>
    <w:p w14:paraId="1FA1566D" w14:textId="77777777" w:rsidR="0001322E" w:rsidRDefault="0001322E" w:rsidP="00D76DF7">
      <w:pPr>
        <w:spacing w:after="0" w:line="480" w:lineRule="auto"/>
        <w:jc w:val="both"/>
        <w:rPr>
          <w:rStyle w:val="apple-style-span"/>
          <w:rFonts w:ascii="Times New Roman" w:hAnsi="Times New Roman"/>
          <w:color w:val="000000" w:themeColor="text1"/>
          <w:sz w:val="24"/>
          <w:szCs w:val="24"/>
        </w:rPr>
      </w:pPr>
    </w:p>
    <w:p w14:paraId="1DB0D957" w14:textId="590A0EAB" w:rsidR="000210D1" w:rsidRPr="00636C9B" w:rsidRDefault="00987F8E" w:rsidP="00D76DF7">
      <w:pPr>
        <w:spacing w:after="0" w:line="480" w:lineRule="auto"/>
        <w:jc w:val="both"/>
        <w:rPr>
          <w:rFonts w:ascii="Times New Roman" w:hAnsi="Times New Roman"/>
          <w:color w:val="000000" w:themeColor="text1"/>
          <w:sz w:val="24"/>
          <w:szCs w:val="24"/>
        </w:rPr>
      </w:pPr>
      <w:commentRangeStart w:id="68"/>
      <w:r w:rsidRPr="00636C9B">
        <w:rPr>
          <w:rFonts w:ascii="Times New Roman" w:hAnsi="Times New Roman"/>
          <w:color w:val="000000" w:themeColor="text1"/>
          <w:sz w:val="24"/>
          <w:szCs w:val="24"/>
        </w:rPr>
        <w:t xml:space="preserve">Injuries accounted for 8% of all deaths in the USA in 1980 and 7.3% in 2016. </w:t>
      </w:r>
      <w:commentRangeEnd w:id="68"/>
      <w:r w:rsidR="00060054">
        <w:rPr>
          <w:rStyle w:val="CommentReference"/>
          <w:rFonts w:asciiTheme="minorHAnsi" w:eastAsiaTheme="minorHAnsi" w:hAnsiTheme="minorHAnsi" w:cstheme="minorBidi"/>
        </w:rPr>
        <w:commentReference w:id="68"/>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72179FDB" w:rsidR="00B373B7" w:rsidRPr="00636C9B" w:rsidRDefault="00A30264" w:rsidP="00D76DF7">
      <w:pPr>
        <w:spacing w:after="0" w:line="480" w:lineRule="auto"/>
        <w:jc w:val="both"/>
        <w:rPr>
          <w:rFonts w:ascii="Times New Roman" w:hAnsi="Times New Roman"/>
          <w:color w:val="000000" w:themeColor="text1"/>
          <w:sz w:val="24"/>
          <w:szCs w:val="24"/>
        </w:rPr>
      </w:pPr>
      <w:commentRangeStart w:id="69"/>
      <w:del w:id="70" w:author="Ezzati, Majid" w:date="2018-11-30T14:28:00Z">
        <w:r w:rsidDel="0065185D">
          <w:rPr>
            <w:rFonts w:ascii="Times New Roman" w:hAnsi="Times New Roman"/>
            <w:color w:val="000000" w:themeColor="text1"/>
            <w:sz w:val="24"/>
            <w:szCs w:val="24"/>
          </w:rPr>
          <w:delText>Death counts were aggregated</w:delText>
        </w:r>
        <w:r w:rsidR="00885DE5" w:rsidRPr="00636C9B" w:rsidDel="0065185D">
          <w:rPr>
            <w:rFonts w:ascii="Times New Roman" w:hAnsi="Times New Roman"/>
            <w:color w:val="000000" w:themeColor="text1"/>
            <w:sz w:val="24"/>
            <w:szCs w:val="24"/>
          </w:rPr>
          <w:delText xml:space="preserve"> </w:delText>
        </w:r>
        <w:r w:rsidR="00BF7A75" w:rsidRPr="00636C9B" w:rsidDel="0065185D">
          <w:rPr>
            <w:rFonts w:ascii="Times New Roman" w:hAnsi="Times New Roman"/>
            <w:color w:val="000000" w:themeColor="text1"/>
            <w:sz w:val="24"/>
            <w:szCs w:val="24"/>
          </w:rPr>
          <w:delText>by age</w:delText>
        </w:r>
        <w:r w:rsidR="00987F8E" w:rsidRPr="00636C9B" w:rsidDel="0065185D">
          <w:rPr>
            <w:rFonts w:ascii="Times New Roman" w:hAnsi="Times New Roman"/>
            <w:color w:val="000000" w:themeColor="text1"/>
            <w:sz w:val="24"/>
            <w:szCs w:val="24"/>
          </w:rPr>
          <w:delText xml:space="preserve"> group (0-4, 5-14, 15-24, 25-34, 35-44, 45-54, 55-64, 65-74, 75-84, 85+ years)</w:delText>
        </w:r>
        <w:r w:rsidR="00BF7A75" w:rsidRPr="00636C9B" w:rsidDel="0065185D">
          <w:rPr>
            <w:rFonts w:ascii="Times New Roman" w:hAnsi="Times New Roman"/>
            <w:color w:val="000000" w:themeColor="text1"/>
            <w:sz w:val="24"/>
            <w:szCs w:val="24"/>
          </w:rPr>
          <w:delText xml:space="preserve">, sex, state and </w:delText>
        </w:r>
        <w:r w:rsidR="006761AB" w:rsidDel="0065185D">
          <w:rPr>
            <w:rFonts w:ascii="Times New Roman" w:hAnsi="Times New Roman"/>
            <w:color w:val="000000" w:themeColor="text1"/>
            <w:sz w:val="24"/>
            <w:szCs w:val="24"/>
          </w:rPr>
          <w:delText>type</w:delText>
        </w:r>
        <w:r w:rsidR="006761AB" w:rsidRPr="00636C9B" w:rsidDel="0065185D">
          <w:rPr>
            <w:rFonts w:ascii="Times New Roman" w:hAnsi="Times New Roman"/>
            <w:color w:val="000000" w:themeColor="text1"/>
            <w:sz w:val="24"/>
            <w:szCs w:val="24"/>
          </w:rPr>
          <w:delText xml:space="preserve"> </w:delText>
        </w:r>
        <w:r w:rsidR="008433DD" w:rsidRPr="00636C9B" w:rsidDel="0065185D">
          <w:rPr>
            <w:rFonts w:ascii="Times New Roman" w:hAnsi="Times New Roman"/>
            <w:color w:val="000000" w:themeColor="text1"/>
            <w:sz w:val="24"/>
            <w:szCs w:val="24"/>
          </w:rPr>
          <w:delText>of injury</w:delText>
        </w:r>
        <w:r w:rsidR="00BA7AAF" w:rsidRPr="00636C9B" w:rsidDel="0065185D">
          <w:rPr>
            <w:rFonts w:ascii="Times New Roman" w:hAnsi="Times New Roman"/>
            <w:color w:val="000000" w:themeColor="text1"/>
            <w:sz w:val="24"/>
            <w:szCs w:val="24"/>
          </w:rPr>
          <w:delText>.</w:delText>
        </w:r>
      </w:del>
      <w:commentRangeEnd w:id="69"/>
      <w:r w:rsidR="0065185D">
        <w:rPr>
          <w:rStyle w:val="CommentReference"/>
          <w:rFonts w:asciiTheme="minorHAnsi" w:eastAsiaTheme="minorHAnsi" w:hAnsiTheme="minorHAnsi" w:cstheme="minorBidi"/>
        </w:rPr>
        <w:commentReference w:id="69"/>
      </w:r>
      <w:del w:id="71" w:author="Ezzati, Majid" w:date="2018-11-30T14:28:00Z">
        <w:r w:rsidR="00885DE5" w:rsidRPr="00636C9B" w:rsidDel="0065185D">
          <w:rPr>
            <w:rFonts w:ascii="Times New Roman" w:hAnsi="Times New Roman"/>
            <w:color w:val="000000" w:themeColor="text1"/>
            <w:sz w:val="24"/>
            <w:szCs w:val="24"/>
          </w:rPr>
          <w:delText xml:space="preserve"> </w:delText>
        </w:r>
      </w:del>
      <w:commentRangeStart w:id="72"/>
      <w:r>
        <w:rPr>
          <w:rFonts w:ascii="Times New Roman" w:hAnsi="Times New Roman"/>
          <w:color w:val="000000" w:themeColor="text1"/>
          <w:sz w:val="24"/>
          <w:szCs w:val="24"/>
        </w:rPr>
        <w:t xml:space="preserve">We </w:t>
      </w:r>
      <w:commentRangeStart w:id="73"/>
      <w:commentRangeStart w:id="74"/>
      <w:commentRangeStart w:id="75"/>
      <w:r w:rsidR="00885DE5" w:rsidRPr="00636C9B">
        <w:rPr>
          <w:rFonts w:ascii="Times New Roman" w:hAnsi="Times New Roman"/>
          <w:color w:val="000000" w:themeColor="text1"/>
          <w:sz w:val="24"/>
          <w:szCs w:val="24"/>
        </w:rPr>
        <w:t xml:space="preserve">accounted for varying length of months by multiplying each month’s death count by a factor that </w:t>
      </w:r>
      <w:r w:rsidR="00322FC6">
        <w:rPr>
          <w:rFonts w:ascii="Times New Roman" w:hAnsi="Times New Roman"/>
          <w:color w:val="000000" w:themeColor="text1"/>
          <w:sz w:val="24"/>
          <w:szCs w:val="24"/>
        </w:rPr>
        <w:t>made</w:t>
      </w:r>
      <w:r w:rsidR="00885DE5" w:rsidRPr="00636C9B">
        <w:rPr>
          <w:rFonts w:ascii="Times New Roman" w:hAnsi="Times New Roman"/>
          <w:color w:val="000000" w:themeColor="text1"/>
          <w:sz w:val="24"/>
          <w:szCs w:val="24"/>
        </w:rPr>
        <w:t xml:space="preserve"> it equivalent to a 31-day month.</w:t>
      </w:r>
      <w:commentRangeEnd w:id="73"/>
      <w:r>
        <w:rPr>
          <w:rStyle w:val="CommentReference"/>
          <w:rFonts w:asciiTheme="minorHAnsi" w:eastAsiaTheme="minorHAnsi" w:hAnsiTheme="minorHAnsi" w:cstheme="minorBidi"/>
        </w:rPr>
        <w:commentReference w:id="73"/>
      </w:r>
      <w:commentRangeEnd w:id="74"/>
      <w:r w:rsidR="00DD06A5">
        <w:rPr>
          <w:rStyle w:val="CommentReference"/>
          <w:rFonts w:asciiTheme="minorHAnsi" w:eastAsiaTheme="minorHAnsi" w:hAnsiTheme="minorHAnsi" w:cstheme="minorBidi"/>
        </w:rPr>
        <w:commentReference w:id="74"/>
      </w:r>
      <w:commentRangeEnd w:id="72"/>
      <w:commentRangeEnd w:id="75"/>
      <w:r w:rsidR="0065185D">
        <w:rPr>
          <w:rStyle w:val="CommentReference"/>
          <w:rFonts w:asciiTheme="minorHAnsi" w:eastAsiaTheme="minorHAnsi" w:hAnsiTheme="minorHAnsi" w:cstheme="minorBidi"/>
        </w:rPr>
        <w:commentReference w:id="75"/>
      </w:r>
      <w:r w:rsidR="0065185D">
        <w:rPr>
          <w:rStyle w:val="CommentReference"/>
          <w:rFonts w:asciiTheme="minorHAnsi" w:eastAsiaTheme="minorHAnsi" w:hAnsiTheme="minorHAnsi" w:cstheme="minorBidi"/>
        </w:rPr>
        <w:commentReference w:id="72"/>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commentRangeStart w:id="76"/>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commentRangeEnd w:id="76"/>
      <w:r w:rsidR="0065185D">
        <w:rPr>
          <w:rStyle w:val="CommentReference"/>
          <w:rFonts w:asciiTheme="minorHAnsi" w:eastAsiaTheme="minorHAnsi" w:hAnsiTheme="minorHAnsi" w:cstheme="minorBidi"/>
        </w:rPr>
        <w:commentReference w:id="76"/>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11560450" w14:textId="06355ABC" w:rsidR="001D59EC" w:rsidRDefault="007A322B" w:rsidP="00D76DF7">
      <w:pPr>
        <w:spacing w:after="0" w:line="480" w:lineRule="auto"/>
        <w:jc w:val="both"/>
        <w:outlineLvl w:val="0"/>
        <w:rPr>
          <w:ins w:id="77" w:author="Ezzati, Majid" w:date="2018-11-30T17:00:00Z"/>
          <w:rFonts w:ascii="Times New Roman" w:hAnsi="Times New Roman"/>
          <w:color w:val="000000" w:themeColor="text1"/>
          <w:sz w:val="24"/>
          <w:szCs w:val="24"/>
        </w:rPr>
      </w:pPr>
      <w:del w:id="78" w:author="Ezzati, Majid" w:date="2018-11-30T17:00:00Z">
        <w:r w:rsidDel="001D59EC">
          <w:rPr>
            <w:rFonts w:ascii="Times New Roman" w:eastAsiaTheme="minorHAnsi" w:hAnsi="Times New Roman"/>
            <w:sz w:val="24"/>
            <w:szCs w:val="24"/>
            <w:lang w:eastAsia="en-GB"/>
          </w:rPr>
          <w:lastRenderedPageBreak/>
          <w:delText xml:space="preserve">We </w:delText>
        </w:r>
        <w:r w:rsidR="005B4DFF" w:rsidDel="001D59EC">
          <w:rPr>
            <w:rFonts w:ascii="Times New Roman" w:eastAsiaTheme="minorHAnsi" w:hAnsi="Times New Roman"/>
            <w:sz w:val="24"/>
            <w:szCs w:val="24"/>
            <w:lang w:eastAsia="en-GB"/>
          </w:rPr>
          <w:delText>required</w:delText>
        </w:r>
        <w:r w:rsidDel="001D59EC">
          <w:rPr>
            <w:rFonts w:ascii="Times New Roman" w:eastAsiaTheme="minorHAnsi" w:hAnsi="Times New Roman"/>
            <w:sz w:val="24"/>
            <w:szCs w:val="24"/>
            <w:lang w:eastAsia="en-GB"/>
          </w:rPr>
          <w:delText xml:space="preserve"> a baseline of long-term temperatures for each state and month</w:delText>
        </w:r>
        <w:r w:rsidR="00B2547D" w:rsidDel="001D59EC">
          <w:rPr>
            <w:rFonts w:ascii="Times New Roman" w:eastAsiaTheme="minorHAnsi" w:hAnsi="Times New Roman"/>
            <w:sz w:val="24"/>
            <w:szCs w:val="24"/>
            <w:lang w:eastAsia="en-GB"/>
          </w:rPr>
          <w:delText xml:space="preserve"> to measure </w:delText>
        </w:r>
        <w:r w:rsidR="00BC5E54" w:rsidDel="001D59EC">
          <w:rPr>
            <w:rFonts w:ascii="Times New Roman" w:eastAsiaTheme="minorHAnsi" w:hAnsi="Times New Roman"/>
            <w:sz w:val="24"/>
            <w:szCs w:val="24"/>
            <w:lang w:eastAsia="en-GB"/>
          </w:rPr>
          <w:delText>values</w:delText>
        </w:r>
        <w:r w:rsidR="00B2547D" w:rsidDel="001D59EC">
          <w:rPr>
            <w:rFonts w:ascii="Times New Roman" w:eastAsiaTheme="minorHAnsi" w:hAnsi="Times New Roman"/>
            <w:sz w:val="24"/>
            <w:szCs w:val="24"/>
            <w:lang w:eastAsia="en-GB"/>
          </w:rPr>
          <w:delText xml:space="preserve"> against</w:delText>
        </w:r>
        <w:r w:rsidR="001C608C" w:rsidDel="001D59EC">
          <w:rPr>
            <w:rFonts w:ascii="Times New Roman" w:eastAsiaTheme="minorHAnsi" w:hAnsi="Times New Roman"/>
            <w:sz w:val="24"/>
            <w:szCs w:val="24"/>
            <w:lang w:eastAsia="en-GB"/>
          </w:rPr>
          <w:delText>.</w:delText>
        </w:r>
      </w:del>
      <w:ins w:id="79" w:author="Ezzati, Majid" w:date="2018-11-30T17:00:00Z">
        <w:r w:rsidR="001D59EC">
          <w:rPr>
            <w:rFonts w:ascii="Times New Roman" w:eastAsiaTheme="minorHAnsi" w:hAnsi="Times New Roman"/>
            <w:sz w:val="24"/>
            <w:szCs w:val="24"/>
            <w:lang w:eastAsia="en-GB"/>
          </w:rPr>
          <w:t xml:space="preserve">To calculate </w:t>
        </w:r>
        <w:r w:rsidR="001D59EC">
          <w:rPr>
            <w:rFonts w:ascii="Times New Roman" w:hAnsi="Times New Roman"/>
            <w:color w:val="000000" w:themeColor="text1"/>
            <w:sz w:val="24"/>
            <w:szCs w:val="24"/>
          </w:rPr>
          <w:t>state-month temperature anomaly</w:t>
        </w:r>
      </w:ins>
      <w:ins w:id="80" w:author="Ezzati, Majid" w:date="2018-11-30T17:01:00Z">
        <w:r w:rsidR="001D59EC">
          <w:rPr>
            <w:rFonts w:ascii="Times New Roman" w:hAnsi="Times New Roman"/>
            <w:color w:val="000000" w:themeColor="text1"/>
            <w:sz w:val="24"/>
            <w:szCs w:val="24"/>
          </w:rPr>
          <w:t xml:space="preserve"> we subtracted the </w:t>
        </w:r>
      </w:ins>
      <w:ins w:id="81" w:author="Ezzati, Majid" w:date="2018-11-30T17:03:00Z">
        <w:r w:rsidR="001D59EC">
          <w:rPr>
            <w:rFonts w:ascii="Times New Roman" w:hAnsi="Times New Roman"/>
            <w:color w:val="000000" w:themeColor="text1"/>
            <w:sz w:val="24"/>
            <w:szCs w:val="24"/>
          </w:rPr>
          <w:t>monthly average t</w:t>
        </w:r>
      </w:ins>
    </w:p>
    <w:p w14:paraId="2F36AB07" w14:textId="77777777" w:rsidR="001D59EC" w:rsidRDefault="001D59EC" w:rsidP="00D76DF7">
      <w:pPr>
        <w:spacing w:after="0" w:line="480" w:lineRule="auto"/>
        <w:jc w:val="both"/>
        <w:outlineLvl w:val="0"/>
        <w:rPr>
          <w:ins w:id="82" w:author="Ezzati, Majid" w:date="2018-11-30T17:00:00Z"/>
          <w:rFonts w:ascii="Times New Roman" w:hAnsi="Times New Roman"/>
          <w:color w:val="000000" w:themeColor="text1"/>
          <w:sz w:val="24"/>
          <w:szCs w:val="24"/>
        </w:rPr>
      </w:pPr>
    </w:p>
    <w:p w14:paraId="2DAD3CB1" w14:textId="00502814" w:rsidR="00C845EF" w:rsidRPr="00636C9B" w:rsidRDefault="008A7B5B" w:rsidP="001D59EC">
      <w:pPr>
        <w:spacing w:after="0" w:line="480" w:lineRule="auto"/>
        <w:jc w:val="both"/>
        <w:outlineLvl w:val="0"/>
        <w:rPr>
          <w:rFonts w:ascii="Times New Roman" w:eastAsiaTheme="minorHAnsi" w:hAnsi="Times New Roman"/>
          <w:sz w:val="24"/>
          <w:szCs w:val="24"/>
          <w:lang w:eastAsia="en-GB"/>
        </w:rPr>
      </w:pPr>
      <w:r>
        <w:rPr>
          <w:rFonts w:ascii="Times New Roman" w:eastAsiaTheme="minorHAnsi" w:hAnsi="Times New Roman"/>
          <w:sz w:val="24"/>
          <w:szCs w:val="24"/>
          <w:lang w:eastAsia="en-GB"/>
        </w:rPr>
        <w:t xml:space="preserve"> </w:t>
      </w:r>
      <w:moveFromRangeStart w:id="83" w:author="Ezzati, Majid" w:date="2018-11-30T17:00:00Z" w:name="move531360570"/>
      <w:moveFrom w:id="84" w:author="Ezzati, Majid" w:date="2018-11-30T17:00:00Z">
        <w:r w:rsidDel="001D59EC">
          <w:rPr>
            <w:rFonts w:ascii="Times New Roman" w:eastAsiaTheme="minorHAnsi" w:hAnsi="Times New Roman"/>
            <w:sz w:val="24"/>
            <w:szCs w:val="24"/>
            <w:lang w:eastAsia="en-GB"/>
          </w:rPr>
          <w:t xml:space="preserve">These values </w:t>
        </w:r>
        <w:r w:rsidR="00450FA1" w:rsidDel="001D59EC">
          <w:rPr>
            <w:rFonts w:ascii="Times New Roman" w:eastAsiaTheme="minorHAnsi" w:hAnsi="Times New Roman"/>
            <w:sz w:val="24"/>
            <w:szCs w:val="24"/>
            <w:lang w:eastAsia="en-GB"/>
          </w:rPr>
          <w:t>can be different even for neighbouring months in the same state</w:t>
        </w:r>
        <w:r w:rsidR="00D86FFA" w:rsidDel="001D59EC">
          <w:rPr>
            <w:rFonts w:ascii="Times New Roman" w:eastAsiaTheme="minorHAnsi" w:hAnsi="Times New Roman"/>
            <w:sz w:val="24"/>
            <w:szCs w:val="24"/>
            <w:lang w:eastAsia="en-GB"/>
          </w:rPr>
          <w:t>, or neighbouring states in the same month</w:t>
        </w:r>
        <w:r w:rsidR="00802A0B" w:rsidDel="001D59EC">
          <w:rPr>
            <w:rFonts w:ascii="Times New Roman" w:eastAsiaTheme="minorHAnsi" w:hAnsi="Times New Roman"/>
            <w:sz w:val="24"/>
            <w:szCs w:val="24"/>
            <w:lang w:eastAsia="en-GB"/>
          </w:rPr>
          <w:t>, and represent monthly acclimatisation temperatures in each state</w:t>
        </w:r>
        <w:r w:rsidR="00A84DE4" w:rsidDel="001D59EC">
          <w:rPr>
            <w:rFonts w:ascii="Times New Roman" w:eastAsiaTheme="minorHAnsi" w:hAnsi="Times New Roman"/>
            <w:sz w:val="24"/>
            <w:szCs w:val="24"/>
            <w:lang w:eastAsia="en-GB"/>
          </w:rPr>
          <w:t>.</w:t>
        </w:r>
        <w:commentRangeStart w:id="85"/>
        <w:commentRangeStart w:id="86"/>
        <w:r w:rsidR="00A84DE4" w:rsidDel="001D59EC">
          <w:rPr>
            <w:rFonts w:ascii="Times New Roman" w:eastAsiaTheme="minorHAnsi" w:hAnsi="Times New Roman"/>
            <w:sz w:val="24"/>
            <w:szCs w:val="24"/>
            <w:lang w:eastAsia="en-GB"/>
          </w:rPr>
          <w:t xml:space="preserve"> </w:t>
        </w:r>
      </w:moveFrom>
      <w:moveFromRangeEnd w:id="83"/>
      <w:r w:rsidR="00802A0B">
        <w:rPr>
          <w:rFonts w:ascii="Times New Roman" w:eastAsiaTheme="minorHAnsi" w:hAnsi="Times New Roman"/>
          <w:sz w:val="24"/>
          <w:szCs w:val="24"/>
          <w:lang w:eastAsia="en-GB"/>
        </w:rPr>
        <w:t xml:space="preserve">For </w:t>
      </w:r>
      <w:r w:rsidR="00322FC6">
        <w:rPr>
          <w:rFonts w:ascii="Times New Roman" w:eastAsiaTheme="minorHAnsi" w:hAnsi="Times New Roman"/>
          <w:sz w:val="24"/>
          <w:szCs w:val="24"/>
          <w:lang w:eastAsia="en-GB"/>
        </w:rPr>
        <w:t>each month in each state</w:t>
      </w:r>
      <w:r w:rsidR="00802A0B">
        <w:rPr>
          <w:rFonts w:ascii="Times New Roman" w:eastAsiaTheme="minorHAnsi" w:hAnsi="Times New Roman"/>
          <w:sz w:val="24"/>
          <w:szCs w:val="24"/>
          <w:lang w:eastAsia="en-GB"/>
        </w:rPr>
        <w:t xml:space="preserve">, </w:t>
      </w:r>
      <w:r w:rsidR="00B2547D">
        <w:rPr>
          <w:rFonts w:ascii="Times New Roman" w:eastAsiaTheme="minorHAnsi" w:hAnsi="Times New Roman"/>
          <w:sz w:val="24"/>
          <w:szCs w:val="24"/>
          <w:lang w:eastAsia="en-GB"/>
        </w:rPr>
        <w:t>w</w:t>
      </w:r>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the </w:t>
      </w:r>
      <w:r w:rsidR="00665BF4" w:rsidRPr="00636C9B">
        <w:rPr>
          <w:rFonts w:ascii="Times New Roman" w:eastAsiaTheme="minorHAnsi" w:hAnsi="Times New Roman"/>
          <w:sz w:val="24"/>
          <w:szCs w:val="24"/>
          <w:lang w:eastAsia="en-GB"/>
        </w:rPr>
        <w:t xml:space="preserve">mean </w:t>
      </w:r>
      <w:r w:rsidR="009C7269">
        <w:rPr>
          <w:rFonts w:ascii="Times New Roman" w:eastAsiaTheme="minorHAnsi" w:hAnsi="Times New Roman"/>
          <w:sz w:val="24"/>
          <w:szCs w:val="24"/>
          <w:lang w:eastAsia="en-GB"/>
        </w:rPr>
        <w:t>of daily mean</w:t>
      </w:r>
      <w:r w:rsidR="00322FC6">
        <w:rPr>
          <w:rFonts w:ascii="Times New Roman" w:eastAsiaTheme="minorHAnsi" w:hAnsi="Times New Roman"/>
          <w:sz w:val="24"/>
          <w:szCs w:val="24"/>
          <w:lang w:eastAsia="en-GB"/>
        </w:rPr>
        <w:t xml:space="preserve"> temperature</w:t>
      </w:r>
      <w:r w:rsidR="009C7269">
        <w:rPr>
          <w:rFonts w:ascii="Times New Roman" w:eastAsiaTheme="minorHAnsi" w:hAnsi="Times New Roman"/>
          <w:sz w:val="24"/>
          <w:szCs w:val="24"/>
          <w:lang w:eastAsia="en-GB"/>
        </w:rPr>
        <w:t>s</w:t>
      </w:r>
      <w:r w:rsidR="00B80D4C" w:rsidRPr="00636C9B">
        <w:rPr>
          <w:rFonts w:ascii="Times New Roman" w:eastAsiaTheme="minorHAnsi" w:hAnsi="Times New Roman"/>
          <w:sz w:val="24"/>
          <w:szCs w:val="24"/>
          <w:lang w:eastAsia="en-GB"/>
        </w:rPr>
        <w:t xml:space="preserve"> </w:t>
      </w:r>
      <w:r w:rsidR="005B4DFF">
        <w:rPr>
          <w:rFonts w:ascii="Times New Roman" w:eastAsiaTheme="minorHAnsi" w:hAnsi="Times New Roman"/>
          <w:sz w:val="24"/>
          <w:szCs w:val="24"/>
          <w:lang w:eastAsia="en-GB"/>
        </w:rPr>
        <w:t>covering a 30-year period</w:t>
      </w:r>
      <w:r w:rsidR="00322FC6">
        <w:rPr>
          <w:rFonts w:ascii="Times New Roman" w:eastAsiaTheme="minorHAnsi" w:hAnsi="Times New Roman"/>
          <w:sz w:val="24"/>
          <w:szCs w:val="24"/>
          <w:lang w:eastAsia="en-GB"/>
        </w:rPr>
        <w:t>;</w:t>
      </w:r>
      <w:r w:rsidR="005B4DFF">
        <w:rPr>
          <w:rFonts w:ascii="Times New Roman" w:eastAsiaTheme="minorHAnsi" w:hAnsi="Times New Roman"/>
          <w:sz w:val="24"/>
          <w:szCs w:val="24"/>
          <w:lang w:eastAsia="en-GB"/>
        </w:rPr>
        <w:t xml:space="preserve"> </w:t>
      </w:r>
      <w:r w:rsidR="00322FC6">
        <w:rPr>
          <w:rFonts w:ascii="Times New Roman" w:eastAsiaTheme="minorHAnsi" w:hAnsi="Times New Roman"/>
          <w:sz w:val="24"/>
          <w:szCs w:val="24"/>
          <w:lang w:eastAsia="en-GB"/>
        </w:rPr>
        <w:t xml:space="preserve">this time scale </w:t>
      </w:r>
      <w:r w:rsidR="00322FC6" w:rsidRPr="00636C9B">
        <w:rPr>
          <w:rFonts w:ascii="Times New Roman" w:eastAsiaTheme="minorHAnsi" w:hAnsi="Times New Roman"/>
          <w:sz w:val="24"/>
          <w:szCs w:val="24"/>
          <w:lang w:eastAsia="en-GB"/>
        </w:rPr>
        <w:t>(here 1980-2009)</w:t>
      </w:r>
      <w:r w:rsidR="00322FC6">
        <w:rPr>
          <w:rFonts w:ascii="Times New Roman" w:eastAsiaTheme="minorHAnsi" w:hAnsi="Times New Roman"/>
          <w:sz w:val="24"/>
          <w:szCs w:val="24"/>
          <w:lang w:eastAsia="en-GB"/>
        </w:rPr>
        <w:t xml:space="preserve"> is </w:t>
      </w:r>
      <w:r w:rsidR="005B4DFF">
        <w:rPr>
          <w:rFonts w:ascii="Times New Roman" w:eastAsiaTheme="minorHAnsi" w:hAnsi="Times New Roman"/>
          <w:sz w:val="24"/>
          <w:szCs w:val="24"/>
          <w:lang w:eastAsia="en-GB"/>
        </w:rPr>
        <w:t xml:space="preserve">equivalent to </w:t>
      </w:r>
      <w:r w:rsidR="00322FC6">
        <w:rPr>
          <w:rFonts w:ascii="Times New Roman" w:eastAsiaTheme="minorHAnsi" w:hAnsi="Times New Roman"/>
          <w:sz w:val="24"/>
          <w:szCs w:val="24"/>
          <w:lang w:eastAsia="en-GB"/>
        </w:rPr>
        <w:t xml:space="preserve">those </w:t>
      </w:r>
      <w:r w:rsidR="005B4DFF">
        <w:rPr>
          <w:rFonts w:ascii="Times New Roman" w:eastAsiaTheme="minorHAnsi" w:hAnsi="Times New Roman"/>
          <w:sz w:val="24"/>
          <w:szCs w:val="24"/>
          <w:lang w:eastAsia="en-GB"/>
        </w:rPr>
        <w:t xml:space="preserve">used </w:t>
      </w:r>
      <w:r w:rsidR="00BC51A4">
        <w:rPr>
          <w:rFonts w:ascii="Times New Roman" w:eastAsiaTheme="minorHAnsi" w:hAnsi="Times New Roman"/>
          <w:sz w:val="24"/>
          <w:szCs w:val="24"/>
          <w:lang w:eastAsia="en-GB"/>
        </w:rPr>
        <w:t xml:space="preserve">in </w:t>
      </w:r>
      <w:r w:rsidR="005B4DFF">
        <w:rPr>
          <w:rFonts w:ascii="Times New Roman" w:eastAsiaTheme="minorHAnsi" w:hAnsi="Times New Roman"/>
          <w:sz w:val="24"/>
          <w:szCs w:val="24"/>
          <w:lang w:eastAsia="en-GB"/>
        </w:rPr>
        <w:t>climate assessment</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r w:rsidR="007D1E78">
        <w:rPr>
          <w:rFonts w:ascii="Times New Roman" w:eastAsiaTheme="minorHAnsi" w:hAnsi="Times New Roman"/>
          <w:sz w:val="24"/>
          <w:szCs w:val="24"/>
          <w:lang w:eastAsia="en-GB"/>
        </w:rPr>
        <w:t xml:space="preserve">To do this, we </w:t>
      </w:r>
      <w:r w:rsidR="00D84233">
        <w:rPr>
          <w:rFonts w:ascii="Times New Roman" w:eastAsiaTheme="minorHAnsi" w:hAnsi="Times New Roman"/>
          <w:sz w:val="24"/>
          <w:szCs w:val="24"/>
          <w:lang w:eastAsia="en-GB"/>
        </w:rPr>
        <w:t xml:space="preserve">first </w:t>
      </w:r>
      <w:r w:rsidR="007D1E78">
        <w:rPr>
          <w:rFonts w:ascii="Times New Roman" w:eastAsiaTheme="minorHAnsi" w:hAnsi="Times New Roman"/>
          <w:sz w:val="24"/>
          <w:szCs w:val="24"/>
          <w:lang w:eastAsia="en-GB"/>
        </w:rPr>
        <w:t>generated county-</w:t>
      </w:r>
      <w:r w:rsidR="00F77D80">
        <w:rPr>
          <w:rFonts w:ascii="Times New Roman" w:eastAsiaTheme="minorHAnsi" w:hAnsi="Times New Roman"/>
          <w:sz w:val="24"/>
          <w:szCs w:val="24"/>
          <w:lang w:eastAsia="en-GB"/>
        </w:rPr>
        <w:t>level monthly mean temperatures. F</w:t>
      </w:r>
      <w:r w:rsidR="00901409">
        <w:rPr>
          <w:rFonts w:ascii="Times New Roman" w:eastAsiaTheme="minorHAnsi" w:hAnsi="Times New Roman"/>
          <w:sz w:val="24"/>
          <w:szCs w:val="24"/>
          <w:lang w:eastAsia="en-GB"/>
        </w:rPr>
        <w:t>rom these</w:t>
      </w:r>
      <w:r w:rsidR="007D1E78">
        <w:rPr>
          <w:rFonts w:ascii="Times New Roman" w:eastAsiaTheme="minorHAnsi" w:hAnsi="Times New Roman"/>
          <w:sz w:val="24"/>
          <w:szCs w:val="24"/>
          <w:lang w:eastAsia="en-GB"/>
        </w:rPr>
        <w:t xml:space="preserve"> </w:t>
      </w:r>
      <w:r w:rsidR="00F77D80">
        <w:rPr>
          <w:rFonts w:ascii="Times New Roman" w:eastAsiaTheme="minorHAnsi" w:hAnsi="Times New Roman"/>
          <w:sz w:val="24"/>
          <w:szCs w:val="24"/>
          <w:lang w:eastAsia="en-GB"/>
        </w:rPr>
        <w:t xml:space="preserve">we </w:t>
      </w:r>
      <w:r w:rsidR="007D1E78">
        <w:rPr>
          <w:rFonts w:ascii="Times New Roman" w:eastAsiaTheme="minorHAnsi" w:hAnsi="Times New Roman"/>
          <w:sz w:val="24"/>
          <w:szCs w:val="24"/>
          <w:lang w:eastAsia="en-GB"/>
        </w:rPr>
        <w:t>calculated population-weighted state monthly means</w:t>
      </w:r>
      <w:r w:rsidR="0010539E">
        <w:rPr>
          <w:rFonts w:ascii="Times New Roman" w:eastAsiaTheme="minorHAnsi" w:hAnsi="Times New Roman"/>
          <w:sz w:val="24"/>
          <w:szCs w:val="24"/>
          <w:lang w:eastAsia="en-GB"/>
        </w:rPr>
        <w:t xml:space="preserve"> for each month of the year through the period of study</w:t>
      </w:r>
      <w:r w:rsidR="0002550F">
        <w:rPr>
          <w:rFonts w:ascii="Times New Roman" w:eastAsiaTheme="minorHAnsi" w:hAnsi="Times New Roman"/>
          <w:sz w:val="24"/>
          <w:szCs w:val="24"/>
          <w:lang w:eastAsia="en-GB"/>
        </w:rPr>
        <w:t xml:space="preserve">. </w:t>
      </w:r>
      <w:r w:rsidR="00341789">
        <w:rPr>
          <w:rFonts w:ascii="Times New Roman" w:eastAsiaTheme="minorHAnsi" w:hAnsi="Times New Roman"/>
          <w:sz w:val="24"/>
          <w:szCs w:val="24"/>
          <w:lang w:eastAsia="en-GB"/>
        </w:rPr>
        <w:t>We calculated t</w:t>
      </w:r>
      <w:r w:rsidR="0002550F">
        <w:rPr>
          <w:rFonts w:ascii="Times New Roman" w:eastAsiaTheme="minorHAnsi" w:hAnsi="Times New Roman"/>
          <w:sz w:val="24"/>
          <w:szCs w:val="24"/>
          <w:lang w:eastAsia="en-GB"/>
        </w:rPr>
        <w:t xml:space="preserve">he mean values over 1980-2009 </w:t>
      </w:r>
      <w:r w:rsidR="00341789">
        <w:rPr>
          <w:rFonts w:ascii="Times New Roman" w:eastAsiaTheme="minorHAnsi" w:hAnsi="Times New Roman"/>
          <w:sz w:val="24"/>
          <w:szCs w:val="24"/>
          <w:lang w:eastAsia="en-GB"/>
        </w:rPr>
        <w:t>from</w:t>
      </w:r>
      <w:r w:rsidR="0002550F">
        <w:rPr>
          <w:rFonts w:ascii="Times New Roman" w:eastAsiaTheme="minorHAnsi" w:hAnsi="Times New Roman"/>
          <w:sz w:val="24"/>
          <w:szCs w:val="24"/>
          <w:lang w:eastAsia="en-GB"/>
        </w:rPr>
        <w:t xml:space="preserve"> these for each month and state combination. </w:t>
      </w:r>
      <w:commentRangeStart w:id="87"/>
      <w:commentRangeStart w:id="88"/>
      <w:r w:rsidR="00265FDC">
        <w:rPr>
          <w:rFonts w:ascii="Times New Roman" w:eastAsiaTheme="minorHAnsi" w:hAnsi="Times New Roman"/>
          <w:sz w:val="24"/>
          <w:szCs w:val="24"/>
          <w:lang w:eastAsia="en-GB"/>
        </w:rPr>
        <w:t xml:space="preserve">We found that </w:t>
      </w:r>
      <w:r w:rsidR="0081748C">
        <w:rPr>
          <w:rFonts w:ascii="Times New Roman" w:eastAsiaTheme="minorHAnsi" w:hAnsi="Times New Roman"/>
          <w:sz w:val="24"/>
          <w:szCs w:val="24"/>
          <w:lang w:eastAsia="en-GB"/>
        </w:rPr>
        <w:t xml:space="preserve">county </w:t>
      </w:r>
      <w:r w:rsidR="008307F7">
        <w:rPr>
          <w:rFonts w:ascii="Times New Roman" w:eastAsiaTheme="minorHAnsi" w:hAnsi="Times New Roman"/>
          <w:sz w:val="24"/>
          <w:szCs w:val="24"/>
          <w:lang w:eastAsia="en-GB"/>
        </w:rPr>
        <w:t xml:space="preserve">temperature </w:t>
      </w:r>
      <w:r w:rsidR="0081748C">
        <w:rPr>
          <w:rFonts w:ascii="Times New Roman" w:eastAsiaTheme="minorHAnsi" w:hAnsi="Times New Roman"/>
          <w:sz w:val="24"/>
          <w:szCs w:val="24"/>
          <w:lang w:eastAsia="en-GB"/>
        </w:rPr>
        <w:t>anomalies per state</w:t>
      </w:r>
      <w:r w:rsidR="00265FDC">
        <w:rPr>
          <w:rFonts w:ascii="Times New Roman" w:eastAsiaTheme="minorHAnsi" w:hAnsi="Times New Roman"/>
          <w:sz w:val="24"/>
          <w:szCs w:val="24"/>
          <w:lang w:eastAsia="en-GB"/>
        </w:rPr>
        <w:t xml:space="preserve"> were </w:t>
      </w:r>
      <w:r w:rsidR="00F90BB9">
        <w:rPr>
          <w:rFonts w:ascii="Times New Roman" w:eastAsiaTheme="minorHAnsi" w:hAnsi="Times New Roman"/>
          <w:sz w:val="24"/>
          <w:szCs w:val="24"/>
          <w:lang w:eastAsia="en-GB"/>
        </w:rPr>
        <w:t>strongly</w:t>
      </w:r>
      <w:r w:rsidR="00265FDC">
        <w:rPr>
          <w:rFonts w:ascii="Times New Roman" w:eastAsiaTheme="minorHAnsi" w:hAnsi="Times New Roman"/>
          <w:sz w:val="24"/>
          <w:szCs w:val="24"/>
          <w:lang w:eastAsia="en-GB"/>
        </w:rPr>
        <w:t xml:space="preserve"> correlated with the direction of the </w:t>
      </w:r>
      <w:r w:rsidR="002369CA">
        <w:rPr>
          <w:rFonts w:ascii="Times New Roman" w:eastAsiaTheme="minorHAnsi" w:hAnsi="Times New Roman"/>
          <w:sz w:val="24"/>
          <w:szCs w:val="24"/>
          <w:lang w:eastAsia="en-GB"/>
        </w:rPr>
        <w:t xml:space="preserve">state-summarised </w:t>
      </w:r>
      <w:r w:rsidR="00265FDC">
        <w:rPr>
          <w:rFonts w:ascii="Times New Roman" w:eastAsiaTheme="minorHAnsi" w:hAnsi="Times New Roman"/>
          <w:sz w:val="24"/>
          <w:szCs w:val="24"/>
          <w:lang w:eastAsia="en-GB"/>
        </w:rPr>
        <w:t xml:space="preserve">anomaly. </w:t>
      </w:r>
      <w:commentRangeEnd w:id="87"/>
      <w:r w:rsidR="00265FDC">
        <w:rPr>
          <w:rStyle w:val="CommentReference"/>
          <w:rFonts w:asciiTheme="minorHAnsi" w:eastAsiaTheme="minorHAnsi" w:hAnsiTheme="minorHAnsi" w:cstheme="minorBidi"/>
        </w:rPr>
        <w:commentReference w:id="87"/>
      </w:r>
      <w:commentRangeEnd w:id="88"/>
      <w:r w:rsidR="00265FDC">
        <w:rPr>
          <w:rStyle w:val="CommentReference"/>
          <w:rFonts w:asciiTheme="minorHAnsi" w:eastAsiaTheme="minorHAnsi" w:hAnsiTheme="minorHAnsi" w:cstheme="minorBidi"/>
        </w:rPr>
        <w:commentReference w:id="88"/>
      </w:r>
      <w:r w:rsidR="00534095" w:rsidRPr="00636C9B">
        <w:rPr>
          <w:rFonts w:ascii="Times New Roman" w:eastAsiaTheme="minorHAnsi" w:hAnsi="Times New Roman"/>
          <w:sz w:val="24"/>
          <w:szCs w:val="24"/>
          <w:lang w:eastAsia="en-GB"/>
        </w:rPr>
        <w:t xml:space="preserve">We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th</w:t>
      </w:r>
      <w:r w:rsidR="007D1E78">
        <w:rPr>
          <w:rFonts w:ascii="Times New Roman" w:eastAsiaTheme="minorHAnsi" w:hAnsi="Times New Roman"/>
          <w:sz w:val="24"/>
          <w:szCs w:val="24"/>
          <w:lang w:eastAsia="en-GB"/>
        </w:rPr>
        <w:t>ese</w:t>
      </w:r>
      <w:r w:rsidR="00AD1745" w:rsidRPr="00636C9B">
        <w:rPr>
          <w:rFonts w:ascii="Times New Roman" w:eastAsiaTheme="minorHAnsi" w:hAnsi="Times New Roman"/>
          <w:sz w:val="24"/>
          <w:szCs w:val="24"/>
          <w:lang w:eastAsia="en-GB"/>
        </w:rPr>
        <w:t xml:space="preserve"> long-term mean temperature</w:t>
      </w:r>
      <w:r w:rsidR="007D1E78">
        <w:rPr>
          <w:rFonts w:ascii="Times New Roman" w:eastAsiaTheme="minorHAnsi" w:hAnsi="Times New Roman"/>
          <w:sz w:val="24"/>
          <w:szCs w:val="24"/>
          <w:lang w:eastAsia="en-GB"/>
        </w:rPr>
        <w:t>s</w:t>
      </w:r>
      <w:r w:rsidR="00AD1745" w:rsidRPr="00636C9B">
        <w:rPr>
          <w:rFonts w:ascii="Times New Roman" w:eastAsiaTheme="minorHAnsi" w:hAnsi="Times New Roman"/>
          <w:sz w:val="24"/>
          <w:szCs w:val="24"/>
          <w:lang w:eastAsia="en-GB"/>
        </w:rPr>
        <w:t xml:space="preserv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commentRangeEnd w:id="85"/>
      <w:r w:rsidR="001D59EC">
        <w:rPr>
          <w:rStyle w:val="CommentReference"/>
          <w:rFonts w:asciiTheme="minorHAnsi" w:eastAsiaTheme="minorHAnsi" w:hAnsiTheme="minorHAnsi" w:cstheme="minorBidi"/>
        </w:rPr>
        <w:commentReference w:id="85"/>
      </w:r>
      <w:commentRangeEnd w:id="86"/>
      <w:r w:rsidR="00C56F01">
        <w:rPr>
          <w:rStyle w:val="CommentReference"/>
          <w:rFonts w:asciiTheme="minorHAnsi" w:eastAsiaTheme="minorHAnsi" w:hAnsiTheme="minorHAnsi" w:cstheme="minorBidi"/>
        </w:rPr>
        <w:commentReference w:id="86"/>
      </w:r>
      <w:r w:rsidR="00C84052">
        <w:rPr>
          <w:rFonts w:ascii="Times New Roman" w:eastAsiaTheme="minorHAnsi" w:hAnsi="Times New Roman"/>
          <w:sz w:val="24"/>
          <w:szCs w:val="24"/>
          <w:lang w:eastAsia="en-GB"/>
        </w:rPr>
        <w:t xml:space="preserve"> </w:t>
      </w:r>
      <w:r w:rsidR="00B54E6E">
        <w:rPr>
          <w:rFonts w:ascii="Times New Roman" w:eastAsiaTheme="minorHAnsi" w:hAnsi="Times New Roman"/>
          <w:sz w:val="24"/>
          <w:szCs w:val="24"/>
          <w:lang w:eastAsia="en-GB"/>
        </w:rPr>
        <w:t xml:space="preserve">The temperature anomaly </w:t>
      </w:r>
      <w:del w:id="89" w:author="Ezzati, Majid" w:date="2018-12-01T01:21:00Z">
        <w:r w:rsidR="00B54E6E" w:rsidDel="007E74BD">
          <w:rPr>
            <w:rFonts w:ascii="Times New Roman" w:eastAsiaTheme="minorHAnsi" w:hAnsi="Times New Roman"/>
            <w:sz w:val="24"/>
            <w:szCs w:val="24"/>
            <w:lang w:eastAsia="en-GB"/>
          </w:rPr>
          <w:delText>can be thought of as whether,</w:delText>
        </w:r>
      </w:del>
      <w:ins w:id="90" w:author="Ezzati, Majid" w:date="2018-12-01T01:21:00Z">
        <w:r w:rsidR="007E74BD">
          <w:rPr>
            <w:rFonts w:ascii="Times New Roman" w:eastAsiaTheme="minorHAnsi" w:hAnsi="Times New Roman"/>
            <w:sz w:val="24"/>
            <w:szCs w:val="24"/>
            <w:lang w:eastAsia="en-GB"/>
          </w:rPr>
          <w:t>measures the extent that</w:t>
        </w:r>
      </w:ins>
      <w:r w:rsidR="00B54E6E">
        <w:rPr>
          <w:rFonts w:ascii="Times New Roman" w:eastAsiaTheme="minorHAnsi" w:hAnsi="Times New Roman"/>
          <w:sz w:val="24"/>
          <w:szCs w:val="24"/>
          <w:lang w:eastAsia="en-GB"/>
        </w:rPr>
        <w:t xml:space="preserve"> </w:t>
      </w:r>
      <w:ins w:id="91" w:author="Ezzati, Majid" w:date="2018-12-01T01:21:00Z">
        <w:r w:rsidR="007E74BD">
          <w:rPr>
            <w:rFonts w:ascii="Times New Roman" w:eastAsiaTheme="minorHAnsi" w:hAnsi="Times New Roman"/>
            <w:sz w:val="24"/>
            <w:szCs w:val="24"/>
            <w:lang w:eastAsia="en-GB"/>
          </w:rPr>
          <w:t xml:space="preserve">temperature experienced </w:t>
        </w:r>
      </w:ins>
      <w:del w:id="92" w:author="Ezzati, Majid" w:date="2018-12-01T01:21:00Z">
        <w:r w:rsidR="00B54E6E" w:rsidDel="007E74BD">
          <w:rPr>
            <w:rFonts w:ascii="Times New Roman" w:eastAsiaTheme="minorHAnsi" w:hAnsi="Times New Roman"/>
            <w:sz w:val="24"/>
            <w:szCs w:val="24"/>
            <w:lang w:eastAsia="en-GB"/>
          </w:rPr>
          <w:delText xml:space="preserve">for </w:delText>
        </w:r>
      </w:del>
      <w:ins w:id="93" w:author="Ezzati, Majid" w:date="2018-12-01T01:21:00Z">
        <w:r w:rsidR="007E74BD">
          <w:rPr>
            <w:rFonts w:ascii="Times New Roman" w:eastAsiaTheme="minorHAnsi" w:hAnsi="Times New Roman"/>
            <w:sz w:val="24"/>
            <w:szCs w:val="24"/>
            <w:lang w:eastAsia="en-GB"/>
          </w:rPr>
          <w:t xml:space="preserve">in </w:t>
        </w:r>
      </w:ins>
      <w:r w:rsidR="00B54E6E">
        <w:rPr>
          <w:rFonts w:ascii="Times New Roman" w:eastAsiaTheme="minorHAnsi" w:hAnsi="Times New Roman"/>
          <w:sz w:val="24"/>
          <w:szCs w:val="24"/>
          <w:lang w:eastAsia="en-GB"/>
        </w:rPr>
        <w:t>a specific month</w:t>
      </w:r>
      <w:ins w:id="94" w:author="Ezzati, Majid" w:date="2018-12-01T01:21:00Z">
        <w:r w:rsidR="007E74BD">
          <w:rPr>
            <w:rFonts w:ascii="Times New Roman" w:eastAsiaTheme="minorHAnsi" w:hAnsi="Times New Roman"/>
            <w:sz w:val="24"/>
            <w:szCs w:val="24"/>
            <w:lang w:eastAsia="en-GB"/>
          </w:rPr>
          <w:t>, year and</w:t>
        </w:r>
      </w:ins>
      <w:r w:rsidR="00B54E6E">
        <w:rPr>
          <w:rFonts w:ascii="Times New Roman" w:eastAsiaTheme="minorHAnsi" w:hAnsi="Times New Roman"/>
          <w:sz w:val="24"/>
          <w:szCs w:val="24"/>
          <w:lang w:eastAsia="en-GB"/>
        </w:rPr>
        <w:t xml:space="preserve"> </w:t>
      </w:r>
      <w:del w:id="95" w:author="Ezzati, Majid" w:date="2018-12-01T01:21:00Z">
        <w:r w:rsidR="00B54E6E" w:rsidDel="007E74BD">
          <w:rPr>
            <w:rFonts w:ascii="Times New Roman" w:eastAsiaTheme="minorHAnsi" w:hAnsi="Times New Roman"/>
            <w:sz w:val="24"/>
            <w:szCs w:val="24"/>
            <w:lang w:eastAsia="en-GB"/>
          </w:rPr>
          <w:delText xml:space="preserve">in a specific year in a specific </w:delText>
        </w:r>
      </w:del>
      <w:r w:rsidR="00B54E6E">
        <w:rPr>
          <w:rFonts w:ascii="Times New Roman" w:eastAsiaTheme="minorHAnsi" w:hAnsi="Times New Roman"/>
          <w:sz w:val="24"/>
          <w:szCs w:val="24"/>
          <w:lang w:eastAsia="en-GB"/>
        </w:rPr>
        <w:t>state</w:t>
      </w:r>
      <w:del w:id="96" w:author="Ezzati, Majid" w:date="2018-12-01T01:21:00Z">
        <w:r w:rsidR="00B54E6E" w:rsidDel="007E74BD">
          <w:rPr>
            <w:rFonts w:ascii="Times New Roman" w:eastAsiaTheme="minorHAnsi" w:hAnsi="Times New Roman"/>
            <w:sz w:val="24"/>
            <w:szCs w:val="24"/>
            <w:lang w:eastAsia="en-GB"/>
          </w:rPr>
          <w:delText xml:space="preserve">, the temperature experienced </w:delText>
        </w:r>
      </w:del>
      <w:r w:rsidR="00B54E6E">
        <w:rPr>
          <w:rFonts w:ascii="Times New Roman" w:eastAsiaTheme="minorHAnsi" w:hAnsi="Times New Roman"/>
          <w:sz w:val="24"/>
          <w:szCs w:val="24"/>
          <w:lang w:eastAsia="en-GB"/>
        </w:rPr>
        <w:t>is warmer or cooler than the long-term average</w:t>
      </w:r>
      <w:ins w:id="97" w:author="Ezzati, Majid" w:date="2018-11-30T17:16:00Z">
        <w:r w:rsidR="008D0988">
          <w:rPr>
            <w:rFonts w:ascii="Times New Roman" w:eastAsiaTheme="minorHAnsi" w:hAnsi="Times New Roman"/>
            <w:sz w:val="24"/>
            <w:szCs w:val="24"/>
            <w:lang w:eastAsia="en-GB"/>
          </w:rPr>
          <w:t>, to which the population of each state has acclimatised</w:t>
        </w:r>
      </w:ins>
      <w:r w:rsidR="00B54E6E">
        <w:rPr>
          <w:rFonts w:ascii="Times New Roman" w:eastAsiaTheme="minorHAnsi" w:hAnsi="Times New Roman"/>
          <w:sz w:val="24"/>
          <w:szCs w:val="24"/>
          <w:lang w:eastAsia="en-GB"/>
        </w:rPr>
        <w:t>.</w:t>
      </w:r>
      <w:r w:rsidR="005D75D9">
        <w:rPr>
          <w:rFonts w:ascii="Times New Roman" w:eastAsiaTheme="minorHAnsi" w:hAnsi="Times New Roman"/>
          <w:sz w:val="24"/>
          <w:szCs w:val="24"/>
          <w:lang w:eastAsia="en-GB"/>
        </w:rPr>
        <w:t xml:space="preserve"> </w:t>
      </w:r>
      <w:moveToRangeStart w:id="98" w:author="Ezzati, Majid" w:date="2018-11-30T17:00:00Z" w:name="move531360570"/>
      <w:moveTo w:id="99" w:author="Ezzati, Majid" w:date="2018-11-30T17:00:00Z">
        <w:r w:rsidR="001D59EC">
          <w:rPr>
            <w:rFonts w:ascii="Times New Roman" w:eastAsiaTheme="minorHAnsi" w:hAnsi="Times New Roman"/>
            <w:sz w:val="24"/>
            <w:szCs w:val="24"/>
            <w:lang w:eastAsia="en-GB"/>
          </w:rPr>
          <w:t xml:space="preserve">These values can be different even for neighbouring months in the same state, </w:t>
        </w:r>
        <w:del w:id="100" w:author="Ezzati, Majid" w:date="2018-11-30T17:17:00Z">
          <w:r w:rsidR="001D59EC" w:rsidDel="008D0988">
            <w:rPr>
              <w:rFonts w:ascii="Times New Roman" w:eastAsiaTheme="minorHAnsi" w:hAnsi="Times New Roman"/>
              <w:sz w:val="24"/>
              <w:szCs w:val="24"/>
              <w:lang w:eastAsia="en-GB"/>
            </w:rPr>
            <w:delText>or</w:delText>
          </w:r>
        </w:del>
      </w:moveTo>
      <w:ins w:id="101" w:author="Ezzati, Majid" w:date="2018-11-30T17:17:00Z">
        <w:r w:rsidR="008D0988">
          <w:rPr>
            <w:rFonts w:ascii="Times New Roman" w:eastAsiaTheme="minorHAnsi" w:hAnsi="Times New Roman"/>
            <w:sz w:val="24"/>
            <w:szCs w:val="24"/>
            <w:lang w:eastAsia="en-GB"/>
          </w:rPr>
          <w:t>and</w:t>
        </w:r>
      </w:ins>
      <w:moveTo w:id="102" w:author="Ezzati, Majid" w:date="2018-11-30T17:00:00Z">
        <w:r w:rsidR="001D59EC">
          <w:rPr>
            <w:rFonts w:ascii="Times New Roman" w:eastAsiaTheme="minorHAnsi" w:hAnsi="Times New Roman"/>
            <w:sz w:val="24"/>
            <w:szCs w:val="24"/>
            <w:lang w:eastAsia="en-GB"/>
          </w:rPr>
          <w:t xml:space="preserve"> neighbouring states in the same month</w:t>
        </w:r>
        <w:del w:id="103" w:author="Ezzati, Majid" w:date="2018-11-30T17:16:00Z">
          <w:r w:rsidR="001D59EC" w:rsidDel="008D0988">
            <w:rPr>
              <w:rFonts w:ascii="Times New Roman" w:eastAsiaTheme="minorHAnsi" w:hAnsi="Times New Roman"/>
              <w:sz w:val="24"/>
              <w:szCs w:val="24"/>
              <w:lang w:eastAsia="en-GB"/>
            </w:rPr>
            <w:delText>, and represent monthly acclimatisation temperatures in each state</w:delText>
          </w:r>
        </w:del>
        <w:r w:rsidR="001D59EC">
          <w:rPr>
            <w:rFonts w:ascii="Times New Roman" w:eastAsiaTheme="minorHAnsi" w:hAnsi="Times New Roman"/>
            <w:sz w:val="24"/>
            <w:szCs w:val="24"/>
            <w:lang w:eastAsia="en-GB"/>
          </w:rPr>
          <w:t>.</w:t>
        </w:r>
      </w:moveTo>
      <w:moveToRangeEnd w:id="98"/>
    </w:p>
    <w:p w14:paraId="5EF932C2" w14:textId="69B1DF7D" w:rsidR="009B0615" w:rsidRDefault="009B0615" w:rsidP="00D76DF7">
      <w:pPr>
        <w:spacing w:after="0" w:line="480" w:lineRule="auto"/>
        <w:jc w:val="both"/>
        <w:outlineLvl w:val="0"/>
        <w:rPr>
          <w:rFonts w:ascii="Times New Roman" w:hAnsi="Times New Roman"/>
          <w:sz w:val="24"/>
          <w:szCs w:val="24"/>
        </w:rPr>
      </w:pPr>
    </w:p>
    <w:p w14:paraId="1C673E49" w14:textId="58E3FC23" w:rsidR="00416B2F" w:rsidRDefault="00587C72" w:rsidP="00D76DF7">
      <w:pPr>
        <w:spacing w:after="0" w:line="480" w:lineRule="auto"/>
        <w:jc w:val="both"/>
        <w:outlineLvl w:val="0"/>
        <w:rPr>
          <w:rFonts w:ascii="Times New Roman" w:hAnsi="Times New Roman"/>
          <w:sz w:val="24"/>
          <w:szCs w:val="24"/>
        </w:rPr>
      </w:pPr>
      <w:commentRangeStart w:id="104"/>
      <w:r>
        <w:rPr>
          <w:rFonts w:ascii="Times New Roman" w:hAnsi="Times New Roman"/>
          <w:sz w:val="24"/>
          <w:szCs w:val="24"/>
        </w:rPr>
        <w:t>In addition t</w:t>
      </w:r>
      <w:r w:rsidR="008307F7">
        <w:rPr>
          <w:rFonts w:ascii="Times New Roman" w:hAnsi="Times New Roman"/>
          <w:sz w:val="24"/>
          <w:szCs w:val="24"/>
        </w:rPr>
        <w:t>emperature</w:t>
      </w:r>
      <w:r>
        <w:rPr>
          <w:rFonts w:ascii="Times New Roman" w:hAnsi="Times New Roman"/>
          <w:sz w:val="24"/>
          <w:szCs w:val="24"/>
        </w:rPr>
        <w:t xml:space="preserve"> anomalies </w:t>
      </w:r>
      <w:r w:rsidR="008307F7">
        <w:rPr>
          <w:rFonts w:ascii="Times New Roman" w:hAnsi="Times New Roman"/>
          <w:sz w:val="24"/>
          <w:szCs w:val="24"/>
        </w:rPr>
        <w:t xml:space="preserve">based on </w:t>
      </w:r>
      <w:r>
        <w:rPr>
          <w:rFonts w:ascii="Times New Roman" w:hAnsi="Times New Roman"/>
          <w:sz w:val="24"/>
          <w:szCs w:val="24"/>
        </w:rPr>
        <w:t xml:space="preserve">daily mean temperature we calculated in a similar way those for daily maximum, minimum or range of temperature. However, </w:t>
      </w:r>
      <w:r w:rsidR="00252CDC">
        <w:rPr>
          <w:rFonts w:ascii="Times New Roman" w:hAnsi="Times New Roman"/>
          <w:sz w:val="24"/>
          <w:szCs w:val="24"/>
        </w:rPr>
        <w:t>o</w:t>
      </w:r>
      <w:r w:rsidR="00BF2AE2">
        <w:rPr>
          <w:rFonts w:ascii="Times New Roman" w:hAnsi="Times New Roman"/>
          <w:sz w:val="24"/>
          <w:szCs w:val="24"/>
        </w:rPr>
        <w:t xml:space="preserve">ur results </w:t>
      </w:r>
      <w:r w:rsidR="00252CDC">
        <w:rPr>
          <w:rFonts w:ascii="Times New Roman" w:hAnsi="Times New Roman"/>
          <w:sz w:val="24"/>
          <w:szCs w:val="24"/>
        </w:rPr>
        <w:t xml:space="preserve">for these measures </w:t>
      </w:r>
      <w:r w:rsidR="00BF2AE2">
        <w:rPr>
          <w:rFonts w:ascii="Times New Roman" w:hAnsi="Times New Roman"/>
          <w:sz w:val="24"/>
          <w:szCs w:val="24"/>
        </w:rPr>
        <w:t>were</w:t>
      </w:r>
      <w:r w:rsidR="00C1008E">
        <w:rPr>
          <w:rFonts w:ascii="Times New Roman" w:hAnsi="Times New Roman"/>
          <w:sz w:val="24"/>
          <w:szCs w:val="24"/>
        </w:rPr>
        <w:t xml:space="preserve"> </w:t>
      </w:r>
      <w:r w:rsidR="00BF2AE2">
        <w:rPr>
          <w:rFonts w:ascii="Times New Roman" w:hAnsi="Times New Roman"/>
          <w:sz w:val="24"/>
          <w:szCs w:val="24"/>
        </w:rPr>
        <w:t xml:space="preserve">similar </w:t>
      </w:r>
      <w:r w:rsidR="00252CDC">
        <w:rPr>
          <w:rFonts w:ascii="Times New Roman" w:hAnsi="Times New Roman"/>
          <w:sz w:val="24"/>
          <w:szCs w:val="24"/>
        </w:rPr>
        <w:t>to those from daily mean and are not presented here</w:t>
      </w:r>
      <w:r w:rsidR="009A6892">
        <w:rPr>
          <w:rFonts w:ascii="Times New Roman" w:hAnsi="Times New Roman"/>
          <w:sz w:val="24"/>
          <w:szCs w:val="24"/>
        </w:rPr>
        <w:t>.</w:t>
      </w:r>
      <w:r w:rsidR="00F63E43">
        <w:rPr>
          <w:rFonts w:ascii="Times New Roman" w:hAnsi="Times New Roman"/>
          <w:sz w:val="24"/>
          <w:szCs w:val="24"/>
        </w:rPr>
        <w:t xml:space="preserve"> </w:t>
      </w:r>
      <w:r w:rsidR="00252CDC">
        <w:rPr>
          <w:rFonts w:ascii="Times New Roman" w:hAnsi="Times New Roman"/>
          <w:sz w:val="24"/>
          <w:szCs w:val="24"/>
        </w:rPr>
        <w:t>Similarly, w</w:t>
      </w:r>
      <w:r w:rsidR="00B6332B">
        <w:rPr>
          <w:rFonts w:ascii="Times New Roman" w:hAnsi="Times New Roman"/>
          <w:sz w:val="24"/>
          <w:szCs w:val="24"/>
        </w:rPr>
        <w:t xml:space="preserve">hen </w:t>
      </w:r>
      <w:r w:rsidR="00416B2F">
        <w:rPr>
          <w:rFonts w:ascii="Times New Roman" w:hAnsi="Times New Roman"/>
          <w:sz w:val="24"/>
          <w:szCs w:val="24"/>
        </w:rPr>
        <w:t>including more than one temperature metric in the model</w:t>
      </w:r>
      <w:r w:rsidR="00F55B6B">
        <w:rPr>
          <w:rFonts w:ascii="Times New Roman" w:hAnsi="Times New Roman"/>
          <w:sz w:val="24"/>
          <w:szCs w:val="24"/>
        </w:rPr>
        <w:t xml:space="preserve"> (in addition to </w:t>
      </w:r>
      <w:r w:rsidR="008307F7">
        <w:rPr>
          <w:rFonts w:ascii="Times New Roman" w:hAnsi="Times New Roman"/>
          <w:sz w:val="24"/>
          <w:szCs w:val="24"/>
        </w:rPr>
        <w:t xml:space="preserve">temperature </w:t>
      </w:r>
      <w:r w:rsidR="005F660A">
        <w:rPr>
          <w:rFonts w:ascii="Times New Roman" w:hAnsi="Times New Roman"/>
          <w:sz w:val="24"/>
          <w:szCs w:val="24"/>
        </w:rPr>
        <w:t xml:space="preserve">anomalies of </w:t>
      </w:r>
      <w:r w:rsidR="00F55B6B">
        <w:rPr>
          <w:rFonts w:ascii="Times New Roman" w:hAnsi="Times New Roman"/>
          <w:sz w:val="24"/>
          <w:szCs w:val="24"/>
        </w:rPr>
        <w:t xml:space="preserve">monthly </w:t>
      </w:r>
      <w:r w:rsidR="008307F7">
        <w:rPr>
          <w:rFonts w:ascii="Times New Roman" w:hAnsi="Times New Roman"/>
          <w:sz w:val="24"/>
          <w:szCs w:val="24"/>
        </w:rPr>
        <w:t>means</w:t>
      </w:r>
      <w:r w:rsidR="00F55B6B">
        <w:rPr>
          <w:rFonts w:ascii="Times New Roman" w:hAnsi="Times New Roman"/>
          <w:sz w:val="24"/>
          <w:szCs w:val="24"/>
        </w:rPr>
        <w:t>)</w:t>
      </w:r>
      <w:r w:rsidR="00416B2F">
        <w:rPr>
          <w:rFonts w:ascii="Times New Roman" w:hAnsi="Times New Roman"/>
          <w:sz w:val="24"/>
          <w:szCs w:val="24"/>
        </w:rPr>
        <w:t xml:space="preserve">, </w:t>
      </w:r>
      <w:r w:rsidR="00B6332B">
        <w:rPr>
          <w:rFonts w:ascii="Times New Roman" w:hAnsi="Times New Roman"/>
          <w:sz w:val="24"/>
          <w:szCs w:val="24"/>
        </w:rPr>
        <w:t xml:space="preserve">such as </w:t>
      </w:r>
      <w:r w:rsidR="00F55B6B">
        <w:rPr>
          <w:rFonts w:ascii="Times New Roman" w:hAnsi="Times New Roman"/>
          <w:sz w:val="24"/>
          <w:szCs w:val="24"/>
        </w:rPr>
        <w:t xml:space="preserve">standard deviation; </w:t>
      </w:r>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r w:rsidR="00C504FA">
        <w:rPr>
          <w:rFonts w:ascii="Times New Roman" w:hAnsi="Times New Roman"/>
          <w:sz w:val="24"/>
          <w:szCs w:val="24"/>
        </w:rPr>
        <w:t xml:space="preserve"> </w:t>
      </w:r>
      <w:r w:rsidR="00FD2234">
        <w:rPr>
          <w:rFonts w:ascii="Times New Roman" w:hAnsi="Times New Roman"/>
          <w:sz w:val="24"/>
          <w:szCs w:val="24"/>
        </w:rPr>
        <w:t>additional deaths result</w:t>
      </w:r>
      <w:r w:rsidR="00416B2F">
        <w:rPr>
          <w:rFonts w:ascii="Times New Roman" w:hAnsi="Times New Roman"/>
          <w:sz w:val="24"/>
          <w:szCs w:val="24"/>
        </w:rPr>
        <w:t xml:space="preserve"> remained similar to the single variable model, due to the collinearity of other measures with mean monthly temperature.</w:t>
      </w:r>
      <w:commentRangeEnd w:id="104"/>
      <w:r w:rsidR="008D0988">
        <w:rPr>
          <w:rStyle w:val="CommentReference"/>
          <w:rFonts w:asciiTheme="minorHAnsi" w:eastAsiaTheme="minorHAnsi" w:hAnsiTheme="minorHAnsi" w:cstheme="minorBidi"/>
        </w:rPr>
        <w:commentReference w:id="104"/>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D5144C1" w:rsidR="009F41F2" w:rsidRPr="00636C9B" w:rsidRDefault="0024175D"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lastRenderedPageBreak/>
        <w:t>Statistical</w:t>
      </w:r>
      <w:r w:rsidR="00EA1C1C">
        <w:rPr>
          <w:rFonts w:ascii="Times New Roman" w:hAnsi="Times New Roman"/>
          <w:i/>
          <w:color w:val="000000" w:themeColor="text1"/>
          <w:sz w:val="24"/>
          <w:szCs w:val="24"/>
        </w:rPr>
        <w:t xml:space="preserve"> methods</w:t>
      </w:r>
    </w:p>
    <w:p w14:paraId="73B3120F" w14:textId="739849DA" w:rsidR="0000416A"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a Bayesian spatio</w:t>
      </w:r>
      <w:r w:rsidR="00644C34">
        <w:rPr>
          <w:rFonts w:ascii="Times New Roman" w:hAnsi="Times New Roman"/>
          <w:color w:val="000000" w:themeColor="text1"/>
          <w:sz w:val="24"/>
          <w:szCs w:val="24"/>
        </w:rPr>
        <w:t>-</w:t>
      </w:r>
      <w:r w:rsidR="00B050CA" w:rsidRPr="00636C9B">
        <w:rPr>
          <w:rFonts w:ascii="Times New Roman" w:hAnsi="Times New Roman"/>
          <w:color w:val="000000" w:themeColor="text1"/>
          <w:sz w:val="24"/>
          <w:szCs w:val="24"/>
        </w:rPr>
        <w:t xml:space="preserve">temporal model </w:t>
      </w:r>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w:t>
      </w:r>
      <w:commentRangeStart w:id="105"/>
      <w:commentRangeStart w:id="106"/>
      <w:r w:rsidR="0059454C">
        <w:rPr>
          <w:rFonts w:ascii="Times New Roman" w:hAnsi="Times New Roman"/>
          <w:color w:val="000000" w:themeColor="text1"/>
          <w:sz w:val="24"/>
          <w:szCs w:val="24"/>
        </w:rPr>
        <w:t xml:space="preserve">anomalous temperature </w:t>
      </w:r>
      <w:commentRangeEnd w:id="105"/>
      <w:r w:rsidR="004D2AEF">
        <w:rPr>
          <w:rStyle w:val="CommentReference"/>
          <w:rFonts w:asciiTheme="minorHAnsi" w:eastAsiaTheme="minorHAnsi" w:hAnsiTheme="minorHAnsi" w:cstheme="minorBidi"/>
        </w:rPr>
        <w:commentReference w:id="105"/>
      </w:r>
      <w:commentRangeEnd w:id="106"/>
      <w:r w:rsidR="007E74BD">
        <w:rPr>
          <w:rStyle w:val="CommentReference"/>
          <w:rFonts w:asciiTheme="minorHAnsi" w:eastAsiaTheme="minorHAnsi" w:hAnsiTheme="minorHAnsi" w:cstheme="minorBidi"/>
        </w:rPr>
        <w:commentReference w:id="106"/>
      </w:r>
      <w:r w:rsidR="0059454C">
        <w:rPr>
          <w:rFonts w:ascii="Times New Roman" w:hAnsi="Times New Roman"/>
          <w:color w:val="000000" w:themeColor="text1"/>
          <w:sz w:val="24"/>
          <w:szCs w:val="24"/>
        </w:rPr>
        <w:t>on injury deaths rates</w:t>
      </w:r>
      <w:del w:id="107" w:author="Ezzati, Majid" w:date="2018-12-01T01:22:00Z">
        <w:r w:rsidR="0059454C" w:rsidDel="007E74BD">
          <w:rPr>
            <w:rFonts w:ascii="Times New Roman" w:hAnsi="Times New Roman"/>
            <w:color w:val="000000" w:themeColor="text1"/>
            <w:sz w:val="24"/>
            <w:szCs w:val="24"/>
          </w:rPr>
          <w:delText xml:space="preserve"> at the state level</w:delText>
        </w:r>
      </w:del>
      <w:r w:rsidR="0059454C">
        <w:rPr>
          <w:rFonts w:ascii="Times New Roman" w:hAnsi="Times New Roman"/>
          <w:color w:val="000000" w:themeColor="text1"/>
          <w:sz w:val="24"/>
          <w:szCs w:val="24"/>
        </w:rPr>
        <w:t xml:space="preserve">. </w:t>
      </w:r>
      <w:commentRangeStart w:id="108"/>
      <w:r w:rsidR="0059454C">
        <w:rPr>
          <w:rFonts w:ascii="Times New Roman" w:hAnsi="Times New Roman"/>
          <w:color w:val="000000" w:themeColor="text1"/>
          <w:sz w:val="24"/>
          <w:szCs w:val="24"/>
        </w:rPr>
        <w:t xml:space="preserve">The outcome was deaths from several </w:t>
      </w:r>
      <w:r w:rsidR="008A5971">
        <w:rPr>
          <w:rFonts w:ascii="Times New Roman" w:hAnsi="Times New Roman"/>
          <w:color w:val="000000" w:themeColor="text1"/>
          <w:sz w:val="24"/>
          <w:szCs w:val="24"/>
        </w:rPr>
        <w:t>types</w:t>
      </w:r>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r w:rsidR="003340AF">
        <w:rPr>
          <w:rFonts w:ascii="Times New Roman" w:hAnsi="Times New Roman"/>
          <w:color w:val="000000" w:themeColor="text1"/>
          <w:sz w:val="24"/>
          <w:szCs w:val="24"/>
        </w:rPr>
        <w:t xml:space="preserve"> and ICD10 (1999-2016)</w:t>
      </w:r>
      <w:r w:rsidR="0039106C">
        <w:rPr>
          <w:rFonts w:ascii="Times New Roman" w:hAnsi="Times New Roman"/>
          <w:color w:val="000000" w:themeColor="text1"/>
          <w:sz w:val="24"/>
          <w:szCs w:val="24"/>
        </w:rPr>
        <w:t xml:space="preserve"> (Table XX)</w:t>
      </w:r>
      <w:r w:rsidR="00B7393E">
        <w:rPr>
          <w:rFonts w:ascii="Times New Roman" w:hAnsi="Times New Roman"/>
          <w:color w:val="000000" w:themeColor="text1"/>
          <w:sz w:val="24"/>
          <w:szCs w:val="24"/>
        </w:rPr>
        <w:t xml:space="preserve">. </w:t>
      </w:r>
      <w:commentRangeEnd w:id="108"/>
      <w:r w:rsidR="007E74BD">
        <w:rPr>
          <w:rStyle w:val="CommentReference"/>
          <w:rFonts w:asciiTheme="minorHAnsi" w:eastAsiaTheme="minorHAnsi" w:hAnsiTheme="minorHAnsi" w:cstheme="minorBidi"/>
        </w:rPr>
        <w:commentReference w:id="108"/>
      </w:r>
      <w:r w:rsidR="00E332CB">
        <w:rPr>
          <w:rFonts w:ascii="Times New Roman" w:hAnsi="Times New Roman"/>
          <w:color w:val="000000" w:themeColor="text1"/>
          <w:sz w:val="24"/>
          <w:szCs w:val="24"/>
        </w:rPr>
        <w:t xml:space="preserve">We carried out all analyses </w:t>
      </w:r>
      <w:r w:rsidR="00B7393E">
        <w:rPr>
          <w:rFonts w:ascii="Times New Roman" w:hAnsi="Times New Roman"/>
          <w:color w:val="000000" w:themeColor="text1"/>
          <w:sz w:val="24"/>
          <w:szCs w:val="24"/>
        </w:rPr>
        <w:t>separately by sex and age group</w:t>
      </w:r>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years also) because </w:t>
      </w:r>
      <w:ins w:id="109" w:author="Ezzati, Majid" w:date="2018-12-01T01:23:00Z">
        <w:r w:rsidR="007E74BD">
          <w:rPr>
            <w:rFonts w:ascii="Times New Roman" w:hAnsi="Times New Roman"/>
            <w:color w:val="000000" w:themeColor="text1"/>
            <w:sz w:val="24"/>
            <w:szCs w:val="24"/>
          </w:rPr>
          <w:t xml:space="preserve">injury </w:t>
        </w:r>
      </w:ins>
      <w:r w:rsidR="0000416A">
        <w:rPr>
          <w:rFonts w:ascii="Times New Roman" w:hAnsi="Times New Roman"/>
          <w:color w:val="000000" w:themeColor="text1"/>
          <w:sz w:val="24"/>
          <w:szCs w:val="24"/>
        </w:rPr>
        <w:t xml:space="preserve">deaths rates vary by age group and sex, as might their associations with </w:t>
      </w:r>
      <w:del w:id="110" w:author="Ezzati, Majid" w:date="2018-12-01T01:23:00Z">
        <w:r w:rsidR="008A5971" w:rsidDel="007E74BD">
          <w:rPr>
            <w:rFonts w:ascii="Times New Roman" w:hAnsi="Times New Roman"/>
            <w:color w:val="000000" w:themeColor="text1"/>
            <w:sz w:val="24"/>
            <w:szCs w:val="24"/>
          </w:rPr>
          <w:delText>typ</w:delText>
        </w:r>
        <w:r w:rsidR="002D7AC2" w:rsidDel="007E74BD">
          <w:rPr>
            <w:rFonts w:ascii="Times New Roman" w:hAnsi="Times New Roman"/>
            <w:color w:val="000000" w:themeColor="text1"/>
            <w:sz w:val="24"/>
            <w:szCs w:val="24"/>
          </w:rPr>
          <w:delText>e</w:delText>
        </w:r>
        <w:r w:rsidR="0000416A" w:rsidDel="007E74BD">
          <w:rPr>
            <w:rFonts w:ascii="Times New Roman" w:hAnsi="Times New Roman"/>
            <w:color w:val="000000" w:themeColor="text1"/>
            <w:sz w:val="24"/>
            <w:szCs w:val="24"/>
          </w:rPr>
          <w:delText xml:space="preserve"> of injury and </w:delText>
        </w:r>
      </w:del>
      <w:r w:rsidR="0000416A">
        <w:rPr>
          <w:rFonts w:ascii="Times New Roman" w:hAnsi="Times New Roman"/>
          <w:color w:val="000000" w:themeColor="text1"/>
          <w:sz w:val="24"/>
          <w:szCs w:val="24"/>
        </w:rPr>
        <w:t>temperature.</w:t>
      </w:r>
    </w:p>
    <w:p w14:paraId="3FC20791" w14:textId="77777777" w:rsidR="0000416A" w:rsidRDefault="0000416A" w:rsidP="00D76DF7">
      <w:pPr>
        <w:spacing w:after="0" w:line="480" w:lineRule="auto"/>
        <w:jc w:val="both"/>
        <w:outlineLvl w:val="0"/>
        <w:rPr>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rFonts w:ascii="Times New Roman" w:hAnsi="Times New Roman"/>
          <w:color w:val="000000" w:themeColor="text1"/>
          <w:sz w:val="24"/>
          <w:szCs w:val="24"/>
        </w:rPr>
      </w:pPr>
      <w:commentRangeStart w:id="111"/>
      <w:r>
        <w:rPr>
          <w:rFonts w:ascii="Times New Roman" w:hAnsi="Times New Roman"/>
          <w:color w:val="000000" w:themeColor="text1"/>
          <w:sz w:val="24"/>
          <w:szCs w:val="24"/>
        </w:rPr>
        <w:t>We modelled, for a given state, sex, month, and age group, the numbers of deaths in each year as following a Poisson distribution:</w:t>
      </w:r>
    </w:p>
    <w:p w14:paraId="388E09CF"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286251CB" w14:textId="77777777" w:rsidR="00D424E6" w:rsidRDefault="00976958" w:rsidP="00843ACB">
      <w:pPr>
        <w:pStyle w:val="SMSubheading"/>
        <w:spacing w:line="480" w:lineRule="auto"/>
        <w:ind w:firstLine="720"/>
        <w:jc w:val="both"/>
        <w:rPr>
          <w:u w:val="none"/>
        </w:rPr>
      </w:pPr>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p>
    <w:p w14:paraId="60B18BFC"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155E1D29" w14:textId="4933CAF8" w:rsidR="00DE0CCC" w:rsidRDefault="00335B5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 the model, </w:t>
      </w:r>
      <w:r w:rsidR="00021BDE">
        <w:rPr>
          <w:rFonts w:ascii="Times New Roman" w:hAnsi="Times New Roman"/>
          <w:color w:val="000000" w:themeColor="text1"/>
          <w:sz w:val="24"/>
          <w:szCs w:val="24"/>
        </w:rPr>
        <w:t>log-transformed death rates were modelled as a sum of components that depend on time</w:t>
      </w:r>
      <w:r w:rsidR="00F275C0">
        <w:rPr>
          <w:rFonts w:ascii="Times New Roman" w:hAnsi="Times New Roman"/>
          <w:color w:val="000000" w:themeColor="text1"/>
          <w:sz w:val="24"/>
          <w:szCs w:val="24"/>
        </w:rPr>
        <w:t xml:space="preserve"> </w:t>
      </w:r>
      <w:r w:rsidR="000E048C">
        <w:rPr>
          <w:rFonts w:ascii="Times New Roman" w:hAnsi="Times New Roman"/>
          <w:color w:val="000000" w:themeColor="text1"/>
          <w:sz w:val="24"/>
          <w:szCs w:val="24"/>
        </w:rPr>
        <w:t>(month-year)</w:t>
      </w:r>
      <w:r w:rsidR="00D424E6">
        <w:rPr>
          <w:rFonts w:ascii="Times New Roman" w:hAnsi="Times New Roman"/>
          <w:color w:val="000000" w:themeColor="text1"/>
          <w:sz w:val="24"/>
          <w:szCs w:val="24"/>
        </w:rPr>
        <w:t xml:space="preserve">, </w:t>
      </w:r>
      <w:r w:rsidR="00266616">
        <w:rPr>
          <w:rFonts w:ascii="Times New Roman" w:hAnsi="Times New Roman"/>
          <w:color w:val="000000" w:themeColor="text1"/>
          <w:sz w:val="24"/>
          <w:szCs w:val="24"/>
        </w:rPr>
        <w:t>location (state)</w:t>
      </w:r>
      <w:r w:rsidR="006A58EB">
        <w:rPr>
          <w:rFonts w:ascii="Times New Roman" w:hAnsi="Times New Roman"/>
          <w:color w:val="000000" w:themeColor="text1"/>
          <w:sz w:val="24"/>
          <w:szCs w:val="24"/>
        </w:rPr>
        <w:t xml:space="preserve"> of death, </w:t>
      </w:r>
      <w:r w:rsidR="00D424E6">
        <w:rPr>
          <w:rFonts w:ascii="Times New Roman" w:hAnsi="Times New Roman"/>
          <w:color w:val="000000" w:themeColor="text1"/>
          <w:sz w:val="24"/>
          <w:szCs w:val="24"/>
        </w:rPr>
        <w:t>month</w:t>
      </w:r>
      <w:r w:rsidR="00B03D59">
        <w:rPr>
          <w:rFonts w:ascii="Times New Roman" w:hAnsi="Times New Roman"/>
          <w:color w:val="000000" w:themeColor="text1"/>
          <w:sz w:val="24"/>
          <w:szCs w:val="24"/>
        </w:rPr>
        <w:t xml:space="preserve"> of year</w:t>
      </w:r>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r w:rsidR="00A01638">
        <w:rPr>
          <w:rFonts w:ascii="Times New Roman" w:hAnsi="Times New Roman"/>
          <w:color w:val="000000" w:themeColor="text1"/>
          <w:sz w:val="24"/>
          <w:szCs w:val="24"/>
        </w:rPr>
        <w:t xml:space="preserve"> The mathematical representation of the model is given </w:t>
      </w:r>
      <w:r w:rsidR="00D341CD">
        <w:rPr>
          <w:rFonts w:ascii="Times New Roman" w:hAnsi="Times New Roman"/>
          <w:color w:val="000000" w:themeColor="text1"/>
          <w:sz w:val="24"/>
          <w:szCs w:val="24"/>
        </w:rPr>
        <w:t>below:</w:t>
      </w:r>
    </w:p>
    <w:p w14:paraId="2EEDF585" w14:textId="77777777" w:rsidR="002C0846" w:rsidRDefault="002C0846" w:rsidP="00D76DF7">
      <w:pPr>
        <w:spacing w:after="0" w:line="480" w:lineRule="auto"/>
        <w:jc w:val="both"/>
        <w:outlineLvl w:val="0"/>
        <w:rPr>
          <w:rFonts w:ascii="Times New Roman" w:hAnsi="Times New Roman"/>
          <w:color w:val="000000" w:themeColor="text1"/>
          <w:sz w:val="24"/>
          <w:szCs w:val="24"/>
        </w:rPr>
      </w:pPr>
    </w:p>
    <w:p w14:paraId="03DF48E1" w14:textId="6F587515" w:rsidR="000B7F6A" w:rsidRPr="000250EE" w:rsidRDefault="003542CE"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rPr>
        <w:t>log(death rates</w:t>
      </w:r>
      <w:r w:rsidRPr="000250EE">
        <w:rPr>
          <w:rFonts w:ascii="Times New Roman" w:hAnsi="Times New Roman"/>
          <w:sz w:val="24"/>
          <w:szCs w:val="24"/>
          <w:vertAlign w:val="subscript"/>
        </w:rPr>
        <w:t>state-year</w:t>
      </w:r>
      <w:r w:rsidRPr="000250EE">
        <w:rPr>
          <w:rFonts w:ascii="Times New Roman" w:hAnsi="Times New Roman"/>
          <w:sz w:val="24"/>
          <w:szCs w:val="24"/>
        </w:rPr>
        <w:t xml:space="preserve">) = </w:t>
      </w:r>
      <w:r w:rsidR="000B7F6A" w:rsidRPr="000250EE">
        <w:rPr>
          <w:rFonts w:ascii="Times New Roman" w:hAnsi="Times New Roman"/>
          <w:sz w:val="24"/>
          <w:szCs w:val="24"/>
        </w:rPr>
        <w:tab/>
      </w:r>
      <w:r w:rsidRPr="000250EE">
        <w:rPr>
          <w:rFonts w:ascii="Times New Roman" w:hAnsi="Times New Roman"/>
          <w:sz w:val="24"/>
          <w:szCs w:val="24"/>
        </w:rPr>
        <w:t>α</w:t>
      </w:r>
      <w:r w:rsidRPr="000250EE">
        <w:rPr>
          <w:rFonts w:ascii="Times New Roman" w:hAnsi="Times New Roman"/>
          <w:sz w:val="24"/>
          <w:szCs w:val="24"/>
          <w:vertAlign w:val="subscript"/>
        </w:rPr>
        <w:t xml:space="preserve">0 </w:t>
      </w:r>
      <w:r w:rsidRPr="000250EE">
        <w:rPr>
          <w:rFonts w:ascii="Times New Roman" w:hAnsi="Times New Roman"/>
          <w:sz w:val="24"/>
          <w:szCs w:val="24"/>
        </w:rPr>
        <w:t>+ β</w:t>
      </w:r>
      <w:r w:rsidRPr="000250EE">
        <w:rPr>
          <w:rFonts w:ascii="Times New Roman" w:hAnsi="Times New Roman"/>
          <w:sz w:val="24"/>
          <w:szCs w:val="24"/>
          <w:vertAlign w:val="subscript"/>
        </w:rPr>
        <w:t>0</w:t>
      </w:r>
      <w:r w:rsidRPr="000250EE">
        <w:rPr>
          <w:rFonts w:ascii="Times New Roman" w:hAnsi="Times New Roman"/>
          <w:sz w:val="24"/>
          <w:szCs w:val="24"/>
        </w:rPr>
        <w:t xml:space="preserve">·(month-year) </w:t>
      </w:r>
      <w:r w:rsidR="007C014B" w:rsidRPr="000250EE">
        <w:rPr>
          <w:rFonts w:ascii="Times New Roman" w:hAnsi="Times New Roman"/>
          <w:sz w:val="24"/>
          <w:szCs w:val="24"/>
        </w:rPr>
        <w:t>+</w:t>
      </w:r>
    </w:p>
    <w:p w14:paraId="5399A156" w14:textId="1F4CB606" w:rsidR="000B7F6A" w:rsidRPr="000250EE" w:rsidRDefault="000B7F6A"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003542CE" w:rsidRPr="000250EE">
        <w:rPr>
          <w:rFonts w:ascii="Times New Roman" w:hAnsi="Times New Roman"/>
          <w:sz w:val="24"/>
          <w:szCs w:val="24"/>
        </w:rPr>
        <w:t>α</w:t>
      </w:r>
      <w:r w:rsidR="003542CE" w:rsidRPr="000250EE">
        <w:rPr>
          <w:rFonts w:ascii="Times New Roman" w:hAnsi="Times New Roman"/>
          <w:sz w:val="24"/>
          <w:szCs w:val="24"/>
          <w:vertAlign w:val="subscript"/>
        </w:rPr>
        <w:t xml:space="preserve">state </w:t>
      </w:r>
      <w:r w:rsidR="003542CE" w:rsidRPr="000250EE">
        <w:rPr>
          <w:rFonts w:ascii="Times New Roman" w:hAnsi="Times New Roman"/>
          <w:sz w:val="24"/>
          <w:szCs w:val="24"/>
        </w:rPr>
        <w:t>+ β</w:t>
      </w:r>
      <w:r w:rsidR="003542CE" w:rsidRPr="000250EE">
        <w:rPr>
          <w:rFonts w:ascii="Times New Roman" w:hAnsi="Times New Roman"/>
          <w:sz w:val="24"/>
          <w:szCs w:val="24"/>
          <w:vertAlign w:val="subscript"/>
        </w:rPr>
        <w:t>state</w:t>
      </w:r>
      <w:r w:rsidR="003542CE" w:rsidRPr="000250EE">
        <w:rPr>
          <w:rFonts w:ascii="Times New Roman" w:hAnsi="Times New Roman"/>
          <w:sz w:val="24"/>
          <w:szCs w:val="24"/>
        </w:rPr>
        <w:t>·(month-year)</w:t>
      </w:r>
      <w:r w:rsidRPr="000250EE">
        <w:rPr>
          <w:rFonts w:ascii="Times New Roman" w:hAnsi="Times New Roman"/>
          <w:sz w:val="24"/>
          <w:szCs w:val="24"/>
        </w:rPr>
        <w:t xml:space="preserve"> </w:t>
      </w:r>
      <w:r w:rsidR="007C014B" w:rsidRPr="000250EE">
        <w:rPr>
          <w:rFonts w:ascii="Times New Roman" w:hAnsi="Times New Roman"/>
          <w:sz w:val="24"/>
          <w:szCs w:val="24"/>
        </w:rPr>
        <w:t>+</w:t>
      </w:r>
    </w:p>
    <w:p w14:paraId="42992391" w14:textId="7BBAA809" w:rsidR="003542CE" w:rsidRPr="000250EE" w:rsidRDefault="000B7F6A" w:rsidP="00843ACB">
      <w:pPr>
        <w:spacing w:after="0" w:line="360" w:lineRule="auto"/>
        <w:jc w:val="both"/>
        <w:outlineLvl w:val="0"/>
        <w:rPr>
          <w:rFonts w:ascii="Times New Roman" w:hAnsi="Times New Roman"/>
          <w:sz w:val="24"/>
          <w:szCs w:val="24"/>
        </w:rPr>
      </w:pP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α</w:t>
      </w:r>
      <w:r w:rsidRPr="000250EE">
        <w:rPr>
          <w:rFonts w:ascii="Times New Roman" w:hAnsi="Times New Roman"/>
          <w:sz w:val="24"/>
          <w:szCs w:val="24"/>
          <w:vertAlign w:val="subscript"/>
        </w:rPr>
        <w:t xml:space="preserve">month </w:t>
      </w:r>
      <w:r w:rsidRPr="000250EE">
        <w:rPr>
          <w:rFonts w:ascii="Times New Roman" w:hAnsi="Times New Roman"/>
          <w:sz w:val="24"/>
          <w:szCs w:val="24"/>
        </w:rPr>
        <w:t>+ β</w:t>
      </w:r>
      <w:r w:rsidRPr="000250EE">
        <w:rPr>
          <w:rFonts w:ascii="Times New Roman" w:hAnsi="Times New Roman"/>
          <w:sz w:val="24"/>
          <w:szCs w:val="24"/>
          <w:vertAlign w:val="subscript"/>
        </w:rPr>
        <w:t>month</w:t>
      </w:r>
      <w:r w:rsidRPr="000250EE">
        <w:rPr>
          <w:rFonts w:ascii="Times New Roman" w:hAnsi="Times New Roman"/>
          <w:sz w:val="24"/>
          <w:szCs w:val="24"/>
        </w:rPr>
        <w:t>·(month-year)</w:t>
      </w:r>
      <w:r w:rsidR="007C014B" w:rsidRPr="000250EE">
        <w:rPr>
          <w:rFonts w:ascii="Times New Roman" w:hAnsi="Times New Roman"/>
          <w:sz w:val="24"/>
          <w:szCs w:val="24"/>
        </w:rPr>
        <w:t xml:space="preserve"> +</w:t>
      </w:r>
    </w:p>
    <w:p w14:paraId="5BB789BB" w14:textId="68E5777B" w:rsidR="002C0846" w:rsidRPr="000250EE" w:rsidRDefault="000B7F6A" w:rsidP="00843ACB">
      <w:pPr>
        <w:spacing w:after="0" w:line="240" w:lineRule="auto"/>
        <w:jc w:val="both"/>
        <w:outlineLvl w:val="0"/>
        <w:rPr>
          <w:rFonts w:ascii="Times New Roman" w:hAnsi="Times New Roman"/>
          <w:sz w:val="24"/>
          <w:szCs w:val="24"/>
        </w:rPr>
      </w:pP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ν</w:t>
      </w:r>
      <w:r w:rsidRPr="000250EE">
        <w:rPr>
          <w:rFonts w:ascii="Times New Roman" w:hAnsi="Times New Roman"/>
          <w:sz w:val="24"/>
          <w:szCs w:val="24"/>
          <w:vertAlign w:val="subscript"/>
        </w:rPr>
        <w:t xml:space="preserve">month-year </w:t>
      </w:r>
      <w:r w:rsidR="007C014B" w:rsidRPr="000250EE">
        <w:rPr>
          <w:rFonts w:ascii="Times New Roman" w:hAnsi="Times New Roman"/>
          <w:sz w:val="24"/>
          <w:szCs w:val="24"/>
        </w:rPr>
        <w:t>+</w:t>
      </w:r>
    </w:p>
    <w:p w14:paraId="36974A32" w14:textId="77777777" w:rsidR="00650BAB" w:rsidRPr="000250EE" w:rsidRDefault="002C0846" w:rsidP="00843ACB">
      <w:pPr>
        <w:pStyle w:val="SMHeading"/>
        <w:jc w:val="both"/>
        <w:rPr>
          <w:b w:val="0"/>
        </w:rPr>
      </w:pPr>
      <w:r w:rsidRPr="000250EE">
        <w:rPr>
          <w:vertAlign w:val="subscript"/>
        </w:rPr>
        <w:tab/>
      </w:r>
      <w:r w:rsidRPr="000250EE">
        <w:rPr>
          <w:vertAlign w:val="subscript"/>
        </w:rPr>
        <w:tab/>
      </w:r>
      <w:r w:rsidRPr="000250EE">
        <w:rPr>
          <w:vertAlign w:val="subscript"/>
        </w:rPr>
        <w:tab/>
      </w:r>
      <w:r w:rsidRPr="000250EE">
        <w:rPr>
          <w:vertAlign w:val="subscript"/>
        </w:rPr>
        <w:tab/>
      </w:r>
      <w:r w:rsidR="00650BAB" w:rsidRPr="0015113F">
        <w:t>ɛ</w:t>
      </w:r>
      <w:r w:rsidR="00650BAB" w:rsidRPr="0015113F">
        <w:rPr>
          <w:vertAlign w:val="subscript"/>
        </w:rPr>
        <w:t>state-month-year</w:t>
      </w:r>
      <w:r w:rsidR="00650BAB" w:rsidRPr="000250EE">
        <w:rPr>
          <w:b w:val="0"/>
        </w:rPr>
        <w:t xml:space="preserve"> +</w:t>
      </w:r>
    </w:p>
    <w:p w14:paraId="65CB393A" w14:textId="2F909107" w:rsidR="002C0846" w:rsidRPr="0015113F" w:rsidRDefault="002C0846" w:rsidP="000250EE">
      <w:pPr>
        <w:pStyle w:val="SMHeading"/>
        <w:ind w:left="2160" w:firstLine="720"/>
        <w:jc w:val="both"/>
      </w:pPr>
      <w:commentRangeStart w:id="112"/>
      <w:r w:rsidRPr="000250EE">
        <w:rPr>
          <w:b w:val="0"/>
        </w:rPr>
        <w:t>γ</w:t>
      </w:r>
      <w:r w:rsidR="0042446C" w:rsidRPr="000250EE">
        <w:rPr>
          <w:b w:val="0"/>
          <w:vertAlign w:val="subscript"/>
        </w:rPr>
        <w:t>month</w:t>
      </w:r>
      <w:r w:rsidRPr="000250EE">
        <w:rPr>
          <w:b w:val="0"/>
        </w:rPr>
        <w:t>·Anomaly</w:t>
      </w:r>
      <w:r w:rsidRPr="000250EE">
        <w:rPr>
          <w:b w:val="0"/>
          <w:vertAlign w:val="subscript"/>
        </w:rPr>
        <w:t>state-month</w:t>
      </w:r>
      <w:r w:rsidR="007C014B" w:rsidRPr="000250EE">
        <w:rPr>
          <w:b w:val="0"/>
          <w:vertAlign w:val="subscript"/>
        </w:rPr>
        <w:t xml:space="preserve"> </w:t>
      </w:r>
      <w:commentRangeEnd w:id="112"/>
      <w:r w:rsidR="00650BAB" w:rsidRPr="000250EE">
        <w:rPr>
          <w:rStyle w:val="CommentReference"/>
          <w:rFonts w:asciiTheme="minorHAnsi" w:eastAsiaTheme="minorHAnsi" w:hAnsiTheme="minorHAnsi" w:cstheme="minorBidi"/>
          <w:b w:val="0"/>
          <w:bCs w:val="0"/>
          <w:kern w:val="0"/>
          <w:sz w:val="24"/>
          <w:szCs w:val="24"/>
          <w:lang w:val="en-GB"/>
        </w:rPr>
        <w:commentReference w:id="112"/>
      </w:r>
    </w:p>
    <w:p w14:paraId="797DE730" w14:textId="41736CEE" w:rsidR="000B7F6A" w:rsidRPr="00843ACB" w:rsidRDefault="000B7F6A" w:rsidP="00843ACB">
      <w:pPr>
        <w:spacing w:after="0" w:line="360" w:lineRule="auto"/>
        <w:jc w:val="both"/>
        <w:outlineLvl w:val="0"/>
        <w:rPr>
          <w:rFonts w:ascii="Times New Roman" w:hAnsi="Times New Roman"/>
          <w:vertAlign w:val="subscript"/>
        </w:rPr>
      </w:pP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p>
    <w:p w14:paraId="5DD38B8F" w14:textId="77777777" w:rsidR="003542CE" w:rsidRPr="00C1578A" w:rsidRDefault="003542CE" w:rsidP="00D76DF7">
      <w:pPr>
        <w:spacing w:after="0" w:line="480" w:lineRule="auto"/>
        <w:jc w:val="both"/>
        <w:outlineLvl w:val="0"/>
        <w:rPr>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rFonts w:ascii="Times New Roman" w:hAnsi="Times New Roman"/>
          <w:color w:val="000000" w:themeColor="text1"/>
          <w:sz w:val="24"/>
          <w:szCs w:val="24"/>
        </w:rPr>
      </w:pPr>
      <w:r w:rsidRPr="00843ACB">
        <w:rPr>
          <w:rFonts w:ascii="Times New Roman" w:hAnsi="Times New Roman"/>
          <w:sz w:val="24"/>
          <w:szCs w:val="24"/>
        </w:rPr>
        <w:t>The model</w:t>
      </w:r>
      <w:r w:rsidR="002F512B" w:rsidRPr="00843ACB">
        <w:rPr>
          <w:rFonts w:ascii="Times New Roman" w:hAnsi="Times New Roman"/>
          <w:sz w:val="24"/>
          <w:szCs w:val="24"/>
        </w:rPr>
        <w:t xml:space="preserve"> contained terms to capture the overall level and rate of change of mortality, with α</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as the common intercept for log-transformed death rates, and β</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the common time slope.</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6572B9DC" w:rsidR="00D64877" w:rsidRPr="00636C9B" w:rsidRDefault="0071557B"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neighbouring months</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sidR="006C3AFE">
        <w:rPr>
          <w:rFonts w:ascii="Times New Roman" w:hAnsi="Times New Roman"/>
          <w:color w:val="000000" w:themeColor="text1"/>
          <w:sz w:val="24"/>
          <w:szCs w:val="24"/>
        </w:rPr>
        <w:t>systematically have</w:t>
      </w:r>
      <w:r w:rsidR="006C3AFE"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2541F6">
        <w:rPr>
          <w:rFonts w:ascii="Times New Roman" w:hAnsi="Times New Roman"/>
          <w:color w:val="000000" w:themeColor="text1"/>
          <w:sz w:val="24"/>
          <w:szCs w:val="24"/>
        </w:rPr>
        <w:t xml:space="preserve"> and trend</w:t>
      </w:r>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r w:rsidR="00430B68">
        <w:rPr>
          <w:rFonts w:ascii="Times New Roman" w:hAnsi="Times New Roman"/>
          <w:sz w:val="24"/>
          <w:szCs w:val="24"/>
        </w:rPr>
        <w:t>month-specific</w:t>
      </w:r>
      <w:r w:rsidR="00347A19" w:rsidRPr="00F0573E">
        <w:rPr>
          <w:rFonts w:ascii="Times New Roman" w:hAnsi="Times New Roman"/>
          <w:sz w:val="24"/>
          <w:szCs w:val="24"/>
        </w:rPr>
        <w:t xml:space="preserve"> time slope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 xml:space="preserve">month </w:t>
      </w:r>
      <w:r w:rsidR="00811E91" w:rsidRPr="00843ACB">
        <w:rPr>
          <w:rFonts w:ascii="Times New Roman" w:hAnsi="Times New Roman"/>
          <w:sz w:val="24"/>
          <w:szCs w:val="24"/>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r w:rsidR="00813355" w:rsidRPr="00636C9B">
        <w:rPr>
          <w:rFonts w:ascii="Times New Roman" w:hAnsi="Times New Roman"/>
          <w:color w:val="000000" w:themeColor="text1"/>
          <w:sz w:val="24"/>
          <w:szCs w:val="24"/>
        </w:rPr>
        <w:t>, widely used to characterise smoothly varying associations</w:t>
      </w:r>
      <w:r w:rsidR="006E0233">
        <w:rPr>
          <w:rFonts w:ascii="Times New Roman" w:hAnsi="Times New Roman"/>
          <w:sz w:val="24"/>
          <w:szCs w:val="24"/>
        </w:rPr>
        <w:t>.</w:t>
      </w:r>
      <w:r w:rsidR="006E0233">
        <w:rPr>
          <w:rFonts w:ascii="Times New Roman" w:hAnsi="Times New Roman"/>
          <w:sz w:val="24"/>
          <w:szCs w:val="24"/>
        </w:rPr>
        <w:fldChar w:fldCharType="begin" w:fldLock="1"/>
      </w:r>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r w:rsidR="006E0233">
        <w:rPr>
          <w:rFonts w:ascii="Times New Roman" w:hAnsi="Times New Roman"/>
          <w:sz w:val="24"/>
          <w:szCs w:val="24"/>
        </w:rPr>
        <w:fldChar w:fldCharType="separate"/>
      </w:r>
      <w:r w:rsidR="003015D6" w:rsidRPr="003015D6">
        <w:rPr>
          <w:rFonts w:ascii="Times New Roman" w:hAnsi="Times New Roman"/>
          <w:noProof/>
          <w:sz w:val="24"/>
          <w:szCs w:val="24"/>
          <w:vertAlign w:val="superscript"/>
        </w:rPr>
        <w:t>20</w:t>
      </w:r>
      <w:r w:rsidR="006E0233">
        <w:rPr>
          <w:rFonts w:ascii="Times New Roman" w:hAnsi="Times New Roman"/>
          <w:sz w:val="24"/>
          <w:szCs w:val="24"/>
        </w:rPr>
        <w:fldChar w:fldCharType="end"/>
      </w:r>
      <w:r w:rsidR="00813355" w:rsidRPr="00636C9B">
        <w:rPr>
          <w:rFonts w:ascii="Times New Roman" w:hAnsi="Times New Roman"/>
          <w:color w:val="000000" w:themeColor="text1"/>
          <w:sz w:val="24"/>
          <w:szCs w:val="24"/>
        </w:rPr>
        <w:t xml:space="preserve"> </w:t>
      </w:r>
      <w:r w:rsidR="00254B2A">
        <w:rPr>
          <w:rFonts w:ascii="Times New Roman" w:hAnsi="Times New Roman"/>
          <w:color w:val="000000" w:themeColor="text1"/>
          <w:sz w:val="24"/>
          <w:szCs w:val="24"/>
        </w:rPr>
        <w:t>The random walk had a</w:t>
      </w:r>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r w:rsidR="006C3AFE">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sidR="006C3AFE">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113"/>
      <w:commentRangeStart w:id="114"/>
      <w:commentRangeStart w:id="115"/>
      <w:r w:rsidR="007A53AC" w:rsidRPr="00636C9B">
        <w:rPr>
          <w:rFonts w:ascii="Times New Roman" w:hAnsi="Times New Roman"/>
          <w:color w:val="000000" w:themeColor="text1"/>
          <w:sz w:val="24"/>
          <w:szCs w:val="24"/>
        </w:rPr>
        <w:t>January</w:t>
      </w:r>
      <w:commentRangeEnd w:id="114"/>
      <w:r w:rsidR="00105569">
        <w:rPr>
          <w:rStyle w:val="CommentReference"/>
          <w:rFonts w:asciiTheme="minorHAnsi" w:eastAsiaTheme="minorHAnsi" w:hAnsiTheme="minorHAnsi" w:cstheme="minorBidi"/>
        </w:rPr>
        <w:commentReference w:id="113"/>
      </w:r>
      <w:commentRangeEnd w:id="113"/>
      <w:r w:rsidR="006C3AFE">
        <w:rPr>
          <w:rStyle w:val="CommentReference"/>
          <w:rFonts w:asciiTheme="minorHAnsi" w:eastAsiaTheme="minorHAnsi" w:hAnsiTheme="minorHAnsi" w:cstheme="minorBidi"/>
        </w:rPr>
        <w:commentReference w:id="114"/>
      </w:r>
      <w:commentRangeEnd w:id="115"/>
      <w:r w:rsidR="00105569">
        <w:rPr>
          <w:rStyle w:val="CommentReference"/>
          <w:rFonts w:asciiTheme="minorHAnsi" w:eastAsiaTheme="minorHAnsi" w:hAnsiTheme="minorHAnsi" w:cstheme="minorBidi"/>
        </w:rPr>
        <w:commentReference w:id="115"/>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5CD76537" w:rsidR="00A46B9A"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AE02C9">
        <w:rPr>
          <w:rFonts w:ascii="Times New Roman" w:hAnsi="Times New Roman"/>
          <w:color w:val="000000" w:themeColor="text1"/>
          <w:sz w:val="24"/>
          <w:szCs w:val="24"/>
        </w:rPr>
        <w:t xml:space="preserve">also </w:t>
      </w:r>
      <w:r w:rsidR="00430B68">
        <w:rPr>
          <w:rFonts w:ascii="Times New Roman" w:hAnsi="Times New Roman"/>
          <w:color w:val="000000" w:themeColor="text1"/>
          <w:sz w:val="24"/>
          <w:szCs w:val="24"/>
        </w:rPr>
        <w:t xml:space="preserve">included state random </w:t>
      </w:r>
      <w:r w:rsidR="00933B60">
        <w:rPr>
          <w:rFonts w:ascii="Times New Roman" w:hAnsi="Times New Roman"/>
          <w:color w:val="000000" w:themeColor="text1"/>
          <w:sz w:val="24"/>
          <w:szCs w:val="24"/>
        </w:rPr>
        <w:t>intercepts</w:t>
      </w:r>
      <w:r w:rsidR="00430B68">
        <w:rPr>
          <w:rFonts w:ascii="Times New Roman" w:hAnsi="Times New Roman"/>
          <w:color w:val="000000" w:themeColor="text1"/>
          <w:sz w:val="24"/>
          <w:szCs w:val="24"/>
        </w:rPr>
        <w:t xml:space="preserve"> and trends </w:t>
      </w:r>
      <w:r w:rsidR="00DB0E1A">
        <w:rPr>
          <w:rFonts w:ascii="Times New Roman" w:hAnsi="Times New Roman"/>
          <w:color w:val="000000" w:themeColor="text1"/>
          <w:sz w:val="24"/>
          <w:szCs w:val="24"/>
        </w:rPr>
        <w:t>for</w:t>
      </w:r>
      <w:r>
        <w:rPr>
          <w:rFonts w:ascii="Times New Roman" w:hAnsi="Times New Roman"/>
          <w:color w:val="000000" w:themeColor="text1"/>
          <w:sz w:val="24"/>
          <w:szCs w:val="24"/>
        </w:rPr>
        <w:t xml:space="preserve"> death rates to </w:t>
      </w:r>
      <w:r w:rsidR="00C40243">
        <w:rPr>
          <w:rFonts w:ascii="Times New Roman" w:hAnsi="Times New Roman"/>
          <w:color w:val="000000" w:themeColor="text1"/>
          <w:sz w:val="24"/>
          <w:szCs w:val="24"/>
        </w:rPr>
        <w:t xml:space="preserve">allow variation </w:t>
      </w:r>
      <w:r>
        <w:rPr>
          <w:rFonts w:ascii="Times New Roman" w:hAnsi="Times New Roman"/>
          <w:color w:val="000000" w:themeColor="text1"/>
          <w:sz w:val="24"/>
          <w:szCs w:val="24"/>
        </w:rPr>
        <w:t>by state</w:t>
      </w:r>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r w:rsidR="00933B60">
        <w:rPr>
          <w:rFonts w:ascii="Times New Roman" w:hAnsi="Times New Roman"/>
          <w:sz w:val="24"/>
          <w:szCs w:val="24"/>
        </w:rPr>
        <w:t>intercept</w:t>
      </w:r>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rFonts w:ascii="Times New Roman" w:hAnsi="Times New Roman"/>
          <w:color w:val="000000" w:themeColor="text1"/>
          <w:sz w:val="24"/>
          <w:szCs w:val="24"/>
        </w:rPr>
      </w:pPr>
    </w:p>
    <w:p w14:paraId="7CC726CA" w14:textId="740F9FA3" w:rsidR="007C1278" w:rsidRPr="00843ACB" w:rsidRDefault="00BE6302" w:rsidP="00D76DF7">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t>Non-linear trends were captured by a first-order random walk ν</w:t>
      </w:r>
      <w:r>
        <w:rPr>
          <w:rFonts w:ascii="Times New Roman" w:hAnsi="Times New Roman"/>
          <w:sz w:val="24"/>
          <w:szCs w:val="24"/>
          <w:vertAlign w:val="subscript"/>
        </w:rPr>
        <w:t>month-y</w:t>
      </w:r>
      <w:r w:rsidRPr="00F0573E">
        <w:rPr>
          <w:rFonts w:ascii="Times New Roman" w:hAnsi="Times New Roman"/>
          <w:sz w:val="24"/>
          <w:szCs w:val="24"/>
          <w:vertAlign w:val="subscript"/>
        </w:rPr>
        <w:t>ear</w:t>
      </w:r>
      <w:r w:rsidRPr="00F0573E">
        <w:rPr>
          <w:rFonts w:ascii="Times New Roman" w:hAnsi="Times New Roman"/>
          <w:sz w:val="24"/>
          <w:szCs w:val="24"/>
        </w:rPr>
        <w:t>.</w:t>
      </w:r>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r>
        <w:rPr>
          <w:rFonts w:ascii="Times New Roman" w:hAnsi="Times New Roman"/>
          <w:sz w:val="24"/>
          <w:szCs w:val="24"/>
        </w:rPr>
        <w:t xml:space="preserve"> </w:t>
      </w:r>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58FF04F5" w14:textId="5F981FAE" w:rsidR="001E2DDB" w:rsidRPr="00284EE0" w:rsidRDefault="00592D17" w:rsidP="00D76DF7">
      <w:pPr>
        <w:spacing w:after="0" w:line="480" w:lineRule="auto"/>
        <w:jc w:val="both"/>
        <w:outlineLvl w:val="0"/>
        <w:rPr>
          <w:rFonts w:ascii="Times New Roman" w:hAnsi="Times New Roman"/>
          <w:color w:val="000000" w:themeColor="text1"/>
          <w:sz w:val="24"/>
          <w:szCs w:val="24"/>
        </w:rPr>
      </w:pPr>
      <w:r w:rsidRPr="00284EE0">
        <w:rPr>
          <w:rFonts w:ascii="Times New Roman" w:hAnsi="Times New Roman"/>
          <w:color w:val="000000" w:themeColor="text1"/>
          <w:sz w:val="24"/>
          <w:szCs w:val="24"/>
        </w:rPr>
        <w:t xml:space="preserve">Finally, </w:t>
      </w:r>
      <w:r w:rsidR="00971906" w:rsidRPr="002F11FA">
        <w:rPr>
          <w:rFonts w:ascii="Times New Roman" w:hAnsi="Times New Roman"/>
          <w:color w:val="000000" w:themeColor="text1"/>
          <w:sz w:val="24"/>
          <w:szCs w:val="24"/>
        </w:rPr>
        <w:t>we</w:t>
      </w:r>
      <w:r w:rsidR="00B66E0D" w:rsidRPr="00284EE0">
        <w:rPr>
          <w:rFonts w:ascii="Times New Roman" w:hAnsi="Times New Roman"/>
          <w:color w:val="000000" w:themeColor="text1"/>
          <w:sz w:val="24"/>
          <w:szCs w:val="24"/>
        </w:rPr>
        <w:t xml:space="preserve"> included a term that </w:t>
      </w:r>
      <w:r w:rsidR="00334A02" w:rsidRPr="00284EE0">
        <w:rPr>
          <w:rFonts w:ascii="Times New Roman" w:hAnsi="Times New Roman"/>
          <w:color w:val="000000" w:themeColor="text1"/>
          <w:sz w:val="24"/>
          <w:szCs w:val="24"/>
        </w:rPr>
        <w:t>relates log-transformed death rate to</w:t>
      </w:r>
      <w:r w:rsidR="00B66E0D"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the </w:t>
      </w:r>
      <w:r w:rsidR="00B66E0D" w:rsidRPr="00284EE0">
        <w:rPr>
          <w:rFonts w:ascii="Times New Roman" w:hAnsi="Times New Roman"/>
          <w:color w:val="000000" w:themeColor="text1"/>
          <w:sz w:val="24"/>
          <w:szCs w:val="24"/>
        </w:rPr>
        <w:t xml:space="preserve">above-defined </w:t>
      </w:r>
      <w:r w:rsidR="00252CDC">
        <w:rPr>
          <w:rFonts w:ascii="Times New Roman" w:hAnsi="Times New Roman"/>
          <w:color w:val="000000" w:themeColor="text1"/>
          <w:sz w:val="24"/>
          <w:szCs w:val="24"/>
        </w:rPr>
        <w:t xml:space="preserve">state-month </w:t>
      </w:r>
      <w:r w:rsidR="00B66E0D" w:rsidRPr="00284EE0">
        <w:rPr>
          <w:rFonts w:ascii="Times New Roman" w:hAnsi="Times New Roman"/>
          <w:color w:val="000000" w:themeColor="text1"/>
          <w:sz w:val="24"/>
          <w:szCs w:val="24"/>
        </w:rPr>
        <w:t>temperature anomaly</w:t>
      </w:r>
      <w:r w:rsidR="00F90541" w:rsidRPr="00284EE0">
        <w:rPr>
          <w:rFonts w:ascii="Times New Roman" w:hAnsi="Times New Roman"/>
          <w:color w:val="000000" w:themeColor="text1"/>
          <w:sz w:val="24"/>
          <w:szCs w:val="24"/>
        </w:rPr>
        <w:t>,</w:t>
      </w:r>
      <w:r w:rsidR="00564890">
        <w:rPr>
          <w:rFonts w:ascii="Times New Roman" w:hAnsi="Times New Roman"/>
          <w:color w:val="000000" w:themeColor="text1"/>
          <w:sz w:val="24"/>
          <w:szCs w:val="24"/>
        </w:rPr>
        <w:t xml:space="preserve"> </w:t>
      </w:r>
      <w:r w:rsidR="00564890" w:rsidRPr="00564890">
        <w:rPr>
          <w:rFonts w:ascii="Times New Roman" w:hAnsi="Times New Roman"/>
          <w:color w:val="000000" w:themeColor="text1"/>
          <w:sz w:val="24"/>
          <w:szCs w:val="24"/>
        </w:rPr>
        <w:t>γ</w:t>
      </w:r>
      <w:r w:rsidR="00252CDC" w:rsidRPr="00277948">
        <w:rPr>
          <w:rFonts w:ascii="Times New Roman" w:hAnsi="Times New Roman"/>
          <w:color w:val="000000" w:themeColor="text1"/>
          <w:sz w:val="24"/>
          <w:szCs w:val="24"/>
          <w:vertAlign w:val="subscript"/>
        </w:rPr>
        <w:t>month</w:t>
      </w:r>
      <w:r w:rsidR="00564890" w:rsidRPr="00277948">
        <w:rPr>
          <w:rFonts w:ascii="Times New Roman" w:hAnsi="Times New Roman"/>
          <w:color w:val="000000" w:themeColor="text1"/>
          <w:sz w:val="24"/>
          <w:szCs w:val="24"/>
          <w:vertAlign w:val="subscript"/>
        </w:rPr>
        <w:t>·</w:t>
      </w:r>
      <w:r w:rsidR="00564890" w:rsidRPr="00564890">
        <w:rPr>
          <w:rFonts w:ascii="Times New Roman" w:hAnsi="Times New Roman"/>
          <w:color w:val="000000" w:themeColor="text1"/>
          <w:sz w:val="24"/>
          <w:szCs w:val="24"/>
        </w:rPr>
        <w:t>Anomaly</w:t>
      </w:r>
      <w:r w:rsidR="00564890" w:rsidRPr="00843ACB">
        <w:rPr>
          <w:rFonts w:ascii="Times New Roman" w:hAnsi="Times New Roman"/>
          <w:color w:val="000000" w:themeColor="text1"/>
          <w:sz w:val="24"/>
          <w:szCs w:val="24"/>
          <w:vertAlign w:val="subscript"/>
        </w:rPr>
        <w:t>state-month</w:t>
      </w:r>
      <w:r w:rsidR="00564890">
        <w:rPr>
          <w:rFonts w:ascii="Times New Roman" w:hAnsi="Times New Roman"/>
          <w:color w:val="000000" w:themeColor="text1"/>
          <w:sz w:val="24"/>
          <w:szCs w:val="24"/>
        </w:rPr>
        <w:t>,</w:t>
      </w:r>
      <w:r w:rsidR="00F90541" w:rsidRPr="00284EE0">
        <w:rPr>
          <w:rFonts w:ascii="Times New Roman" w:hAnsi="Times New Roman"/>
          <w:color w:val="000000" w:themeColor="text1"/>
          <w:sz w:val="24"/>
          <w:szCs w:val="24"/>
        </w:rPr>
        <w:t xml:space="preserve"> </w:t>
      </w:r>
      <w:r w:rsidR="001279A6" w:rsidRPr="00843ACB">
        <w:rPr>
          <w:rFonts w:ascii="Times New Roman" w:hAnsi="Times New Roman"/>
          <w:sz w:val="24"/>
          <w:szCs w:val="24"/>
        </w:rPr>
        <w:t>with the coefficient</w:t>
      </w:r>
      <w:r w:rsidR="00725241">
        <w:rPr>
          <w:rFonts w:ascii="Times New Roman" w:hAnsi="Times New Roman"/>
          <w:sz w:val="24"/>
          <w:szCs w:val="24"/>
        </w:rPr>
        <w:t>s</w:t>
      </w:r>
      <w:r w:rsidR="001279A6" w:rsidRPr="00843ACB">
        <w:rPr>
          <w:rFonts w:ascii="Times New Roman" w:hAnsi="Times New Roman"/>
          <w:sz w:val="24"/>
          <w:szCs w:val="24"/>
        </w:rPr>
        <w:t xml:space="preserve"> γ</w:t>
      </w:r>
      <w:r w:rsidR="00252CDC" w:rsidRPr="00277948">
        <w:rPr>
          <w:rFonts w:ascii="Times New Roman" w:hAnsi="Times New Roman"/>
          <w:sz w:val="24"/>
          <w:szCs w:val="24"/>
          <w:vertAlign w:val="subscript"/>
        </w:rPr>
        <w:t>month</w:t>
      </w:r>
      <w:r w:rsidR="001279A6" w:rsidRPr="00843ACB">
        <w:rPr>
          <w:rFonts w:ascii="Times New Roman" w:hAnsi="Times New Roman"/>
          <w:sz w:val="24"/>
          <w:szCs w:val="24"/>
        </w:rPr>
        <w:t xml:space="preserve"> representing </w:t>
      </w:r>
      <w:r w:rsidR="001279A6" w:rsidRPr="00843ACB">
        <w:rPr>
          <w:rFonts w:ascii="Times New Roman" w:hAnsi="Times New Roman"/>
          <w:sz w:val="24"/>
          <w:szCs w:val="24"/>
        </w:rPr>
        <w:lastRenderedPageBreak/>
        <w:t>the logarithm of the rate ratio per 1°C increase in monthly anomaly</w:t>
      </w:r>
      <w:r w:rsidR="00725241">
        <w:rPr>
          <w:rFonts w:ascii="Times New Roman" w:hAnsi="Times New Roman"/>
          <w:sz w:val="24"/>
          <w:szCs w:val="24"/>
        </w:rPr>
        <w:t xml:space="preserve"> </w:t>
      </w:r>
      <w:r w:rsidR="003D11EE">
        <w:rPr>
          <w:rFonts w:ascii="Times New Roman" w:hAnsi="Times New Roman"/>
          <w:sz w:val="24"/>
          <w:szCs w:val="24"/>
        </w:rPr>
        <w:t>by</w:t>
      </w:r>
      <w:r w:rsidR="00725241">
        <w:rPr>
          <w:rFonts w:ascii="Times New Roman" w:hAnsi="Times New Roman"/>
          <w:sz w:val="24"/>
          <w:szCs w:val="24"/>
        </w:rPr>
        <w:t xml:space="preserve"> month</w:t>
      </w:r>
      <w:r w:rsidR="00334A02"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111"/>
      <w:r w:rsidR="007E74BD">
        <w:rPr>
          <w:rStyle w:val="CommentReference"/>
          <w:rFonts w:asciiTheme="minorHAnsi" w:eastAsiaTheme="minorHAnsi" w:hAnsiTheme="minorHAnsi" w:cstheme="minorBidi"/>
        </w:rPr>
        <w:commentReference w:id="111"/>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0CC3CAE4" w14:textId="40FEF0A8" w:rsidR="00953E3D" w:rsidRDefault="00953E3D" w:rsidP="00953E3D">
      <w:pPr>
        <w:spacing w:after="0" w:line="480" w:lineRule="auto"/>
        <w:jc w:val="both"/>
        <w:outlineLvl w:val="0"/>
        <w:rPr>
          <w:rFonts w:ascii="Times New Roman" w:hAnsi="Times New Roman"/>
          <w:sz w:val="24"/>
          <w:szCs w:val="24"/>
        </w:rPr>
      </w:pPr>
      <w:commentRangeStart w:id="116"/>
      <w:commentRangeStart w:id="117"/>
      <w:r>
        <w:rPr>
          <w:rFonts w:ascii="Times New Roman" w:hAnsi="Times New Roman"/>
          <w:sz w:val="24"/>
          <w:szCs w:val="24"/>
        </w:rPr>
        <w:t>As previous studies have found little consistent evidence of effect modification by pollutants,</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r>
        <w:rPr>
          <w:rFonts w:ascii="Times New Roman" w:hAnsi="Times New Roman"/>
          <w:sz w:val="24"/>
          <w:szCs w:val="24"/>
        </w:rPr>
        <w:fldChar w:fldCharType="separate"/>
      </w:r>
      <w:r w:rsidRPr="00067038">
        <w:rPr>
          <w:rFonts w:ascii="Times New Roman" w:hAnsi="Times New Roman"/>
          <w:noProof/>
          <w:sz w:val="24"/>
          <w:szCs w:val="24"/>
          <w:vertAlign w:val="superscript"/>
        </w:rPr>
        <w:t>4</w:t>
      </w:r>
      <w:r>
        <w:rPr>
          <w:rFonts w:ascii="Times New Roman" w:hAnsi="Times New Roman"/>
          <w:sz w:val="24"/>
          <w:szCs w:val="24"/>
        </w:rPr>
        <w:fldChar w:fldCharType="end"/>
      </w:r>
      <w:r>
        <w:rPr>
          <w:rFonts w:ascii="Times New Roman" w:hAnsi="Times New Roman"/>
          <w:sz w:val="24"/>
          <w:szCs w:val="24"/>
        </w:rPr>
        <w:t xml:space="preserve"> we did not include measures of pollution in the model. </w:t>
      </w:r>
      <w:commentRangeEnd w:id="116"/>
      <w:r w:rsidR="007E74BD">
        <w:rPr>
          <w:rStyle w:val="CommentReference"/>
          <w:rFonts w:asciiTheme="minorHAnsi" w:eastAsiaTheme="minorHAnsi" w:hAnsiTheme="minorHAnsi" w:cstheme="minorBidi"/>
        </w:rPr>
        <w:commentReference w:id="116"/>
      </w:r>
      <w:commentRangeEnd w:id="117"/>
      <w:r w:rsidR="007268B9">
        <w:rPr>
          <w:rStyle w:val="CommentReference"/>
          <w:rFonts w:asciiTheme="minorHAnsi" w:eastAsiaTheme="minorHAnsi" w:hAnsiTheme="minorHAnsi" w:cstheme="minorBidi"/>
        </w:rPr>
        <w:commentReference w:id="117"/>
      </w:r>
    </w:p>
    <w:p w14:paraId="4CE11A5F" w14:textId="77777777" w:rsidR="00953E3D" w:rsidRPr="00636C9B" w:rsidRDefault="00953E3D" w:rsidP="00D76DF7">
      <w:pPr>
        <w:spacing w:after="0" w:line="480" w:lineRule="auto"/>
        <w:jc w:val="both"/>
        <w:outlineLvl w:val="0"/>
        <w:rPr>
          <w:rFonts w:ascii="Times New Roman" w:hAnsi="Times New Roman"/>
          <w:color w:val="000000" w:themeColor="text1"/>
          <w:sz w:val="24"/>
          <w:szCs w:val="24"/>
        </w:rPr>
      </w:pPr>
    </w:p>
    <w:p w14:paraId="02B5C291" w14:textId="7DB76729" w:rsidR="008F6F54" w:rsidRPr="00843ACB" w:rsidRDefault="00520742" w:rsidP="00860F96">
      <w:pPr>
        <w:spacing w:after="0" w:line="480" w:lineRule="auto"/>
        <w:jc w:val="both"/>
        <w:outlineLvl w:val="0"/>
        <w:rPr>
          <w:rFonts w:ascii="Times New Roman" w:hAnsi="Times New Roman"/>
          <w:color w:val="000000" w:themeColor="text1"/>
          <w:sz w:val="24"/>
          <w:szCs w:val="24"/>
          <w:lang w:val="en-US"/>
        </w:rPr>
      </w:pPr>
      <w:commentRangeStart w:id="118"/>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sidR="00D861CC">
        <w:rPr>
          <w:rFonts w:ascii="Times New Roman" w:hAnsi="Times New Roman"/>
          <w:color w:val="000000" w:themeColor="text1"/>
          <w:sz w:val="24"/>
          <w:szCs w:val="24"/>
        </w:rPr>
        <w:t xml:space="preserve">type of </w:t>
      </w:r>
      <w:r w:rsidRPr="00636C9B">
        <w:rPr>
          <w:rFonts w:ascii="Times New Roman" w:hAnsi="Times New Roman"/>
          <w:color w:val="000000" w:themeColor="text1"/>
          <w:sz w:val="24"/>
          <w:szCs w:val="24"/>
        </w:rPr>
        <w:t xml:space="preserve">injury, age group, and sex. </w:t>
      </w:r>
      <w:commentRangeEnd w:id="118"/>
      <w:r w:rsidR="007E74BD">
        <w:rPr>
          <w:rStyle w:val="CommentReference"/>
          <w:rFonts w:asciiTheme="minorHAnsi" w:eastAsiaTheme="minorHAnsi" w:hAnsiTheme="minorHAnsi" w:cstheme="minorBidi"/>
        </w:rPr>
        <w:commentReference w:id="118"/>
      </w:r>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sidR="0065029D">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r w:rsidR="0065029D">
        <w:rPr>
          <w:rFonts w:ascii="Times New Roman" w:hAnsi="Times New Roman"/>
          <w:color w:val="000000" w:themeColor="text1"/>
          <w:sz w:val="24"/>
          <w:szCs w:val="24"/>
          <w:lang w:val="en-US"/>
        </w:rPr>
        <w:fldChar w:fldCharType="end"/>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79CBA0E5" w:rsidR="00E16C0A" w:rsidRPr="00636C9B" w:rsidRDefault="0048319E" w:rsidP="00860F96">
      <w:pPr>
        <w:spacing w:after="0" w:line="480" w:lineRule="auto"/>
        <w:jc w:val="both"/>
        <w:outlineLvl w:val="0"/>
        <w:rPr>
          <w:rFonts w:ascii="Times New Roman" w:hAnsi="Times New Roman"/>
          <w:i/>
          <w:color w:val="000000" w:themeColor="text1"/>
          <w:sz w:val="24"/>
          <w:szCs w:val="24"/>
        </w:rPr>
      </w:pPr>
      <w:commentRangeStart w:id="119"/>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t>
      </w:r>
      <w:r w:rsidR="0046151D">
        <w:rPr>
          <w:rFonts w:ascii="Times New Roman" w:hAnsi="Times New Roman"/>
          <w:i/>
          <w:color w:val="000000" w:themeColor="text1"/>
          <w:sz w:val="24"/>
          <w:szCs w:val="24"/>
        </w:rPr>
        <w:t>year</w:t>
      </w:r>
    </w:p>
    <w:p w14:paraId="648FF79F" w14:textId="351FA3C1" w:rsidR="006C11D1" w:rsidRDefault="00B97458" w:rsidP="00004B84">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estimated the mortality effect of a year in which </w:t>
      </w:r>
      <w:commentRangeStart w:id="120"/>
      <w:commentRangeStart w:id="121"/>
      <w:r>
        <w:rPr>
          <w:rFonts w:ascii="Times New Roman" w:hAnsi="Times New Roman"/>
          <w:color w:val="000000" w:themeColor="text1"/>
          <w:sz w:val="24"/>
          <w:szCs w:val="24"/>
        </w:rPr>
        <w:t>mean monthly temperatures were uniformly warmer by 1</w:t>
      </w:r>
      <w:r w:rsidRPr="00636C9B">
        <w:rPr>
          <w:rFonts w:ascii="Times New Roman" w:hAnsi="Times New Roman"/>
          <w:color w:val="000000" w:themeColor="text1"/>
          <w:sz w:val="24"/>
          <w:szCs w:val="24"/>
        </w:rPr>
        <w:t>°C</w:t>
      </w:r>
      <w:r>
        <w:rPr>
          <w:rFonts w:ascii="Times New Roman" w:hAnsi="Times New Roman"/>
          <w:color w:val="000000" w:themeColor="text1"/>
          <w:sz w:val="24"/>
          <w:szCs w:val="24"/>
        </w:rPr>
        <w:t xml:space="preserve"> than the </w:t>
      </w:r>
      <w:r w:rsidR="0066096F">
        <w:rPr>
          <w:rFonts w:ascii="Times New Roman" w:hAnsi="Times New Roman"/>
          <w:color w:val="000000" w:themeColor="text1"/>
          <w:sz w:val="24"/>
          <w:szCs w:val="24"/>
        </w:rPr>
        <w:t>actual values</w:t>
      </w:r>
      <w:commentRangeEnd w:id="120"/>
      <w:r w:rsidR="00F319D5">
        <w:rPr>
          <w:rStyle w:val="CommentReference"/>
          <w:rFonts w:asciiTheme="minorHAnsi" w:eastAsiaTheme="minorHAnsi" w:hAnsiTheme="minorHAnsi" w:cstheme="minorBidi"/>
        </w:rPr>
        <w:commentReference w:id="120"/>
      </w:r>
      <w:commentRangeEnd w:id="121"/>
      <w:r w:rsidR="00C32771">
        <w:rPr>
          <w:rStyle w:val="CommentReference"/>
          <w:rFonts w:asciiTheme="minorHAnsi" w:eastAsiaTheme="minorHAnsi" w:hAnsiTheme="minorHAnsi" w:cstheme="minorBidi"/>
        </w:rPr>
        <w:commentReference w:id="121"/>
      </w:r>
      <w:commentRangeStart w:id="122"/>
      <w:del w:id="123" w:author="Ezzati, Majid" w:date="2018-12-01T01:31:00Z">
        <w:r w:rsidDel="00F319D5">
          <w:rPr>
            <w:rFonts w:ascii="Times New Roman" w:hAnsi="Times New Roman"/>
            <w:color w:val="000000" w:themeColor="text1"/>
            <w:sz w:val="24"/>
            <w:szCs w:val="24"/>
          </w:rPr>
          <w:delText>, and assum</w:delText>
        </w:r>
        <w:r w:rsidR="00C065EC" w:rsidDel="00F319D5">
          <w:rPr>
            <w:rFonts w:ascii="Times New Roman" w:hAnsi="Times New Roman"/>
            <w:color w:val="000000" w:themeColor="text1"/>
            <w:sz w:val="24"/>
            <w:szCs w:val="24"/>
          </w:rPr>
          <w:delText>ed</w:delText>
        </w:r>
        <w:r w:rsidDel="00F319D5">
          <w:rPr>
            <w:rFonts w:ascii="Times New Roman" w:hAnsi="Times New Roman"/>
            <w:color w:val="000000" w:themeColor="text1"/>
            <w:sz w:val="24"/>
            <w:szCs w:val="24"/>
          </w:rPr>
          <w:delText xml:space="preserve"> that no further adaptation has taken place beyond the long</w:delText>
        </w:r>
        <w:r w:rsidR="00516839" w:rsidDel="00F319D5">
          <w:rPr>
            <w:rFonts w:ascii="Times New Roman" w:hAnsi="Times New Roman"/>
            <w:color w:val="000000" w:themeColor="text1"/>
            <w:sz w:val="24"/>
            <w:szCs w:val="24"/>
          </w:rPr>
          <w:delText>-</w:delText>
        </w:r>
        <w:r w:rsidDel="00F319D5">
          <w:rPr>
            <w:rFonts w:ascii="Times New Roman" w:hAnsi="Times New Roman"/>
            <w:color w:val="000000" w:themeColor="text1"/>
            <w:sz w:val="24"/>
            <w:szCs w:val="24"/>
          </w:rPr>
          <w:delText xml:space="preserve">term average. </w:delText>
        </w:r>
        <w:r w:rsidR="00B96863" w:rsidDel="00F319D5">
          <w:rPr>
            <w:rFonts w:ascii="Times New Roman" w:hAnsi="Times New Roman"/>
            <w:color w:val="000000" w:themeColor="text1"/>
            <w:sz w:val="24"/>
            <w:szCs w:val="24"/>
          </w:rPr>
          <w:delText>This is a realistic scenario given that several degrees warming is expected over the next century</w:delText>
        </w:r>
      </w:del>
      <w:commentRangeEnd w:id="122"/>
      <w:r w:rsidR="00F319D5">
        <w:rPr>
          <w:rStyle w:val="CommentReference"/>
          <w:rFonts w:asciiTheme="minorHAnsi" w:eastAsiaTheme="minorHAnsi" w:hAnsiTheme="minorHAnsi" w:cstheme="minorBidi"/>
        </w:rPr>
        <w:commentReference w:id="122"/>
      </w:r>
      <w:r w:rsidR="00B96863" w:rsidRPr="00636C9B">
        <w:rPr>
          <w:rFonts w:ascii="Times New Roman" w:hAnsi="Times New Roman"/>
          <w:color w:val="000000" w:themeColor="text1"/>
          <w:sz w:val="24"/>
          <w:szCs w:val="24"/>
        </w:rPr>
        <w:t>.</w:t>
      </w:r>
      <w:r w:rsidR="009B07C2">
        <w:rPr>
          <w:rFonts w:ascii="Times New Roman" w:hAnsi="Times New Roman"/>
          <w:color w:val="000000" w:themeColor="text1"/>
          <w:sz w:val="24"/>
          <w:szCs w:val="24"/>
        </w:rPr>
        <w:fldChar w:fldCharType="begin" w:fldLock="1"/>
      </w:r>
      <w:r w:rsidR="009B07C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9B07C2">
        <w:rPr>
          <w:rFonts w:ascii="Times New Roman" w:hAnsi="Times New Roman"/>
          <w:color w:val="000000" w:themeColor="text1"/>
          <w:sz w:val="24"/>
          <w:szCs w:val="24"/>
        </w:rPr>
        <w:fldChar w:fldCharType="separate"/>
      </w:r>
      <w:r w:rsidR="009B07C2" w:rsidRPr="00162F6E">
        <w:rPr>
          <w:rFonts w:ascii="Times New Roman" w:hAnsi="Times New Roman"/>
          <w:noProof/>
          <w:color w:val="000000" w:themeColor="text1"/>
          <w:sz w:val="24"/>
          <w:szCs w:val="24"/>
          <w:vertAlign w:val="superscript"/>
        </w:rPr>
        <w:t>1</w:t>
      </w:r>
      <w:r w:rsidR="009B07C2">
        <w:rPr>
          <w:rFonts w:ascii="Times New Roman" w:hAnsi="Times New Roman"/>
          <w:color w:val="000000" w:themeColor="text1"/>
          <w:sz w:val="24"/>
          <w:szCs w:val="24"/>
        </w:rPr>
        <w:fldChar w:fldCharType="end"/>
      </w:r>
      <w:r w:rsidR="002B1398">
        <w:rPr>
          <w:rFonts w:ascii="Times New Roman" w:hAnsi="Times New Roman"/>
          <w:color w:val="000000" w:themeColor="text1"/>
          <w:sz w:val="24"/>
          <w:szCs w:val="24"/>
        </w:rPr>
        <w:t xml:space="preserve"> </w:t>
      </w:r>
      <w:del w:id="124" w:author="Ezzati, Majid" w:date="2018-12-01T01:32:00Z">
        <w:r w:rsidR="00782C8F" w:rsidRPr="00636C9B" w:rsidDel="00F319D5">
          <w:rPr>
            <w:rFonts w:ascii="Times New Roman" w:hAnsi="Times New Roman"/>
            <w:color w:val="000000" w:themeColor="text1"/>
            <w:sz w:val="24"/>
            <w:szCs w:val="24"/>
          </w:rPr>
          <w:delText>W</w:delText>
        </w:r>
        <w:r w:rsidR="00F76728" w:rsidRPr="00636C9B" w:rsidDel="00F319D5">
          <w:rPr>
            <w:rFonts w:ascii="Times New Roman" w:hAnsi="Times New Roman"/>
            <w:color w:val="000000" w:themeColor="text1"/>
            <w:sz w:val="24"/>
            <w:szCs w:val="24"/>
          </w:rPr>
          <w:delText xml:space="preserve">e </w:delText>
        </w:r>
        <w:r w:rsidR="00093E1B" w:rsidRPr="00636C9B" w:rsidDel="00F319D5">
          <w:rPr>
            <w:rFonts w:ascii="Times New Roman" w:hAnsi="Times New Roman"/>
            <w:color w:val="000000" w:themeColor="text1"/>
            <w:sz w:val="24"/>
            <w:szCs w:val="24"/>
          </w:rPr>
          <w:delText>calculated expected change in deaths by month in 2</w:delText>
        </w:r>
        <w:r w:rsidR="00E16C0A" w:rsidRPr="00636C9B" w:rsidDel="00F319D5">
          <w:rPr>
            <w:rFonts w:ascii="Times New Roman" w:hAnsi="Times New Roman"/>
            <w:color w:val="000000" w:themeColor="text1"/>
            <w:sz w:val="24"/>
            <w:szCs w:val="24"/>
          </w:rPr>
          <w:delText>016 for a uniform increase of 1°</w:delText>
        </w:r>
        <w:r w:rsidR="00093E1B" w:rsidRPr="00636C9B" w:rsidDel="00F319D5">
          <w:rPr>
            <w:rFonts w:ascii="Times New Roman" w:hAnsi="Times New Roman"/>
            <w:color w:val="000000" w:themeColor="text1"/>
            <w:sz w:val="24"/>
            <w:szCs w:val="24"/>
          </w:rPr>
          <w:delText>C</w:delText>
        </w:r>
        <w:r w:rsidR="005179F4" w:rsidRPr="00636C9B" w:rsidDel="00F319D5">
          <w:rPr>
            <w:rFonts w:ascii="Times New Roman" w:hAnsi="Times New Roman"/>
            <w:color w:val="000000" w:themeColor="text1"/>
            <w:sz w:val="24"/>
            <w:szCs w:val="24"/>
          </w:rPr>
          <w:delText xml:space="preserve"> in</w:delText>
        </w:r>
        <w:r w:rsidDel="00F319D5">
          <w:rPr>
            <w:rFonts w:ascii="Times New Roman" w:hAnsi="Times New Roman"/>
            <w:color w:val="000000" w:themeColor="text1"/>
            <w:sz w:val="24"/>
            <w:szCs w:val="24"/>
          </w:rPr>
          <w:delText xml:space="preserve"> mean monthly temperature in</w:delText>
        </w:r>
        <w:r w:rsidR="005179F4" w:rsidRPr="00636C9B" w:rsidDel="00F319D5">
          <w:rPr>
            <w:rFonts w:ascii="Times New Roman" w:hAnsi="Times New Roman"/>
            <w:color w:val="000000" w:themeColor="text1"/>
            <w:sz w:val="24"/>
            <w:szCs w:val="24"/>
          </w:rPr>
          <w:delText xml:space="preserve"> each state and month</w:delText>
        </w:r>
        <w:r w:rsidR="00093E1B" w:rsidRPr="00636C9B" w:rsidDel="00F319D5">
          <w:rPr>
            <w:rFonts w:ascii="Times New Roman" w:hAnsi="Times New Roman"/>
            <w:color w:val="000000" w:themeColor="text1"/>
            <w:sz w:val="24"/>
            <w:szCs w:val="24"/>
          </w:rPr>
          <w:delText xml:space="preserve"> for each</w:delText>
        </w:r>
        <w:r w:rsidR="00CA2FE9" w:rsidRPr="00636C9B" w:rsidDel="00F319D5">
          <w:rPr>
            <w:rFonts w:ascii="Times New Roman" w:hAnsi="Times New Roman"/>
            <w:color w:val="000000" w:themeColor="text1"/>
            <w:sz w:val="24"/>
            <w:szCs w:val="24"/>
          </w:rPr>
          <w:delText xml:space="preserve"> age group, sex and cause</w:delText>
        </w:r>
        <w:r w:rsidR="00E3399E" w:rsidRPr="00636C9B" w:rsidDel="00F319D5">
          <w:rPr>
            <w:rFonts w:ascii="Times New Roman" w:hAnsi="Times New Roman"/>
            <w:color w:val="000000" w:themeColor="text1"/>
            <w:sz w:val="24"/>
            <w:szCs w:val="24"/>
          </w:rPr>
          <w:delText xml:space="preserve"> to give us additional deaths</w:delText>
        </w:r>
        <w:r w:rsidR="00A005BB" w:rsidDel="00F319D5">
          <w:rPr>
            <w:rFonts w:ascii="Times New Roman" w:hAnsi="Times New Roman"/>
            <w:color w:val="000000" w:themeColor="text1"/>
            <w:sz w:val="24"/>
            <w:szCs w:val="24"/>
          </w:rPr>
          <w:delText xml:space="preserve">. </w:delText>
        </w:r>
      </w:del>
      <w:r w:rsidR="0082437F" w:rsidRPr="00636C9B">
        <w:rPr>
          <w:rFonts w:ascii="Times New Roman" w:hAnsi="Times New Roman"/>
          <w:color w:val="000000" w:themeColor="text1"/>
          <w:sz w:val="24"/>
          <w:szCs w:val="24"/>
        </w:rPr>
        <w:t>F</w:t>
      </w:r>
      <w:commentRangeStart w:id="125"/>
      <w:r w:rsidR="0082437F" w:rsidRPr="00636C9B">
        <w:rPr>
          <w:rFonts w:ascii="Times New Roman" w:hAnsi="Times New Roman"/>
          <w:color w:val="000000" w:themeColor="text1"/>
          <w:sz w:val="24"/>
          <w:szCs w:val="24"/>
        </w:rPr>
        <w:t xml:space="preserve">or these </w:t>
      </w:r>
      <w:r w:rsidR="007B6BA4" w:rsidRPr="00636C9B">
        <w:rPr>
          <w:rFonts w:ascii="Times New Roman" w:hAnsi="Times New Roman"/>
          <w:color w:val="000000" w:themeColor="text1"/>
          <w:sz w:val="24"/>
          <w:szCs w:val="24"/>
        </w:rPr>
        <w:t>calculations,</w:t>
      </w:r>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w:t>
      </w:r>
      <w:commentRangeStart w:id="126"/>
      <w:r w:rsidR="00FE46A6" w:rsidRPr="00636C9B">
        <w:rPr>
          <w:rFonts w:ascii="Times New Roman" w:hAnsi="Times New Roman"/>
          <w:color w:val="000000" w:themeColor="text1"/>
          <w:sz w:val="24"/>
          <w:szCs w:val="24"/>
        </w:rPr>
        <w:t xml:space="preserve">death counts </w:t>
      </w:r>
      <w:r w:rsidR="00D97AD2" w:rsidRPr="00636C9B">
        <w:rPr>
          <w:rFonts w:ascii="Times New Roman" w:hAnsi="Times New Roman"/>
          <w:color w:val="000000" w:themeColor="text1"/>
          <w:sz w:val="24"/>
          <w:szCs w:val="24"/>
        </w:rPr>
        <w:t xml:space="preserve">in 2016 </w:t>
      </w:r>
      <w:commentRangeEnd w:id="126"/>
      <w:r w:rsidR="00116782">
        <w:rPr>
          <w:rStyle w:val="CommentReference"/>
          <w:rFonts w:asciiTheme="minorHAnsi" w:eastAsiaTheme="minorHAnsi" w:hAnsiTheme="minorHAnsi" w:cstheme="minorBidi"/>
        </w:rPr>
        <w:commentReference w:id="126"/>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r w:rsidR="00987B41">
        <w:rPr>
          <w:rFonts w:ascii="Times New Roman" w:hAnsi="Times New Roman"/>
          <w:color w:val="000000" w:themeColor="text1"/>
          <w:sz w:val="24"/>
          <w:szCs w:val="24"/>
        </w:rPr>
        <w:t xml:space="preserve">type of </w:t>
      </w:r>
      <w:r w:rsidR="00A209D9" w:rsidRPr="00636C9B">
        <w:rPr>
          <w:rFonts w:ascii="Times New Roman" w:hAnsi="Times New Roman"/>
          <w:color w:val="000000" w:themeColor="text1"/>
          <w:sz w:val="24"/>
          <w:szCs w:val="24"/>
        </w:rPr>
        <w:t>injury</w:t>
      </w:r>
      <w:r w:rsidR="0060531B" w:rsidRPr="00636C9B">
        <w:rPr>
          <w:rFonts w:ascii="Times New Roman" w:hAnsi="Times New Roman"/>
          <w:color w:val="000000" w:themeColor="text1"/>
          <w:sz w:val="24"/>
          <w:szCs w:val="24"/>
        </w:rPr>
        <w:t>.</w:t>
      </w:r>
      <w:commentRangeEnd w:id="125"/>
      <w:r w:rsidR="00F319D5">
        <w:rPr>
          <w:rStyle w:val="CommentReference"/>
          <w:rFonts w:asciiTheme="minorHAnsi" w:eastAsiaTheme="minorHAnsi" w:hAnsiTheme="minorHAnsi" w:cstheme="minorBidi"/>
        </w:rPr>
        <w:commentReference w:id="125"/>
      </w:r>
    </w:p>
    <w:p w14:paraId="23CF8AE9" w14:textId="77777777" w:rsidR="006C11D1" w:rsidRDefault="006C11D1" w:rsidP="00004B84">
      <w:pPr>
        <w:spacing w:after="0" w:line="480" w:lineRule="auto"/>
        <w:jc w:val="both"/>
        <w:outlineLvl w:val="0"/>
        <w:rPr>
          <w:rFonts w:ascii="Times New Roman" w:hAnsi="Times New Roman"/>
          <w:color w:val="000000" w:themeColor="text1"/>
          <w:sz w:val="24"/>
          <w:szCs w:val="24"/>
        </w:rPr>
      </w:pPr>
    </w:p>
    <w:p w14:paraId="73A9E14D" w14:textId="328E640C" w:rsidR="006C11D1" w:rsidRPr="00636C9B" w:rsidRDefault="006C11D1" w:rsidP="00004B84">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sidR="00B967D1">
        <w:rPr>
          <w:rFonts w:ascii="Times New Roman" w:hAnsi="Times New Roman"/>
          <w:color w:val="000000" w:themeColor="text1"/>
          <w:sz w:val="24"/>
          <w:szCs w:val="24"/>
        </w:rPr>
        <w:t xml:space="preserve"> (CrIs)</w:t>
      </w:r>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116782">
        <w:rPr>
          <w:rFonts w:ascii="Times New Roman" w:hAnsi="Times New Roman"/>
          <w:color w:val="000000" w:themeColor="text1"/>
          <w:sz w:val="24"/>
          <w:szCs w:val="24"/>
        </w:rPr>
        <w:t xml:space="preserve"> in a</w:t>
      </w:r>
      <w:r w:rsidR="00F57AE3">
        <w:rPr>
          <w:rFonts w:ascii="Times New Roman" w:hAnsi="Times New Roman"/>
          <w:color w:val="000000" w:themeColor="text1"/>
          <w:sz w:val="24"/>
          <w:szCs w:val="24"/>
        </w:rPr>
        <w:t xml:space="preserve"> </w:t>
      </w:r>
      <w:r w:rsidR="00F57AE3" w:rsidRPr="00843ACB">
        <w:rPr>
          <w:rFonts w:ascii="Times New Roman" w:hAnsi="Times New Roman"/>
          <w:color w:val="000000" w:themeColor="text1"/>
          <w:sz w:val="24"/>
          <w:szCs w:val="24"/>
        </w:rPr>
        <w:t xml:space="preserve">1°C warmer </w:t>
      </w:r>
      <w:r w:rsidR="00E45FE8">
        <w:rPr>
          <w:rFonts w:ascii="Times New Roman" w:hAnsi="Times New Roman"/>
          <w:color w:val="000000" w:themeColor="text1"/>
          <w:sz w:val="24"/>
          <w:szCs w:val="24"/>
        </w:rPr>
        <w:t>year</w:t>
      </w:r>
      <w:r w:rsidRPr="00636C9B">
        <w:rPr>
          <w:rFonts w:ascii="Times New Roman" w:hAnsi="Times New Roman"/>
          <w:color w:val="000000" w:themeColor="text1"/>
          <w:sz w:val="24"/>
          <w:szCs w:val="24"/>
        </w:rPr>
        <w:t>.</w:t>
      </w:r>
      <w:commentRangeEnd w:id="119"/>
      <w:r w:rsidR="00F319D5">
        <w:rPr>
          <w:rStyle w:val="CommentReference"/>
          <w:rFonts w:asciiTheme="minorHAnsi" w:eastAsiaTheme="minorHAnsi" w:hAnsiTheme="minorHAnsi" w:cstheme="minorBidi"/>
        </w:rPr>
        <w:commentReference w:id="119"/>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commentRangeStart w:id="127"/>
      <w:r w:rsidRPr="00636C9B">
        <w:rPr>
          <w:rFonts w:ascii="Times New Roman" w:hAnsi="Times New Roman"/>
          <w:b/>
          <w:sz w:val="24"/>
          <w:szCs w:val="24"/>
        </w:rPr>
        <w:lastRenderedPageBreak/>
        <w:t>Results</w:t>
      </w:r>
      <w:commentRangeEnd w:id="127"/>
      <w:r w:rsidR="00F319D5">
        <w:rPr>
          <w:rStyle w:val="CommentReference"/>
          <w:rFonts w:asciiTheme="minorHAnsi" w:eastAsiaTheme="minorHAnsi" w:hAnsiTheme="minorHAnsi" w:cstheme="minorBidi"/>
        </w:rPr>
        <w:commentReference w:id="127"/>
      </w:r>
    </w:p>
    <w:p w14:paraId="0B4CB3E9" w14:textId="78DC973A"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5A0A5B6" w:rsidR="0078091F" w:rsidRPr="00636C9B" w:rsidRDefault="0078091F"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Some </w:t>
      </w:r>
      <w:ins w:id="128" w:author="Ezzati, Majid" w:date="2018-12-01T01:37:00Z">
        <w:r w:rsidR="00F319D5">
          <w:rPr>
            <w:rFonts w:ascii="Times New Roman" w:hAnsi="Times New Roman"/>
            <w:sz w:val="24"/>
            <w:szCs w:val="24"/>
          </w:rPr>
          <w:t xml:space="preserve">injury </w:t>
        </w:r>
      </w:ins>
      <w:r w:rsidRPr="00636C9B">
        <w:rPr>
          <w:rFonts w:ascii="Times New Roman" w:hAnsi="Times New Roman"/>
          <w:sz w:val="24"/>
          <w:szCs w:val="24"/>
        </w:rPr>
        <w:t>categories exhibit clear seasonality within year throughout period of study (transport, drownings) with peak in the summer</w:t>
      </w:r>
    </w:p>
    <w:p w14:paraId="786C4B1D" w14:textId="77E7B4F5"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129"/>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all injury categories</w:t>
      </w:r>
      <w:commentRangeEnd w:id="129"/>
      <w:r w:rsidR="00F319D5">
        <w:rPr>
          <w:rStyle w:val="CommentReference"/>
          <w:rFonts w:asciiTheme="minorHAnsi" w:eastAsiaTheme="minorHAnsi" w:hAnsiTheme="minorHAnsi" w:cstheme="minorBidi"/>
        </w:rPr>
        <w:commentReference w:id="129"/>
      </w:r>
      <w:del w:id="130" w:author="Ezzati, Majid" w:date="2018-12-01T01:37:00Z">
        <w:r w:rsidRPr="00636C9B" w:rsidDel="00F319D5">
          <w:rPr>
            <w:rFonts w:ascii="Times New Roman" w:hAnsi="Times New Roman"/>
            <w:sz w:val="24"/>
            <w:szCs w:val="24"/>
          </w:rPr>
          <w:delText xml:space="preserve">, </w:delText>
        </w:r>
      </w:del>
      <w:ins w:id="131" w:author="Ezzati, Majid" w:date="2018-12-01T01:37:00Z">
        <w:r w:rsidR="00F319D5">
          <w:rPr>
            <w:rFonts w:ascii="Times New Roman" w:hAnsi="Times New Roman"/>
            <w:sz w:val="24"/>
            <w:szCs w:val="24"/>
          </w:rPr>
          <w:t>.</w:t>
        </w:r>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273E9592" w:rsidR="00851793" w:rsidDel="00F319D5" w:rsidRDefault="00D60234" w:rsidP="00843ACB">
      <w:pPr>
        <w:pStyle w:val="ListParagraph"/>
        <w:numPr>
          <w:ilvl w:val="0"/>
          <w:numId w:val="10"/>
        </w:numPr>
        <w:spacing w:line="240" w:lineRule="auto"/>
        <w:jc w:val="both"/>
        <w:rPr>
          <w:del w:id="132" w:author="Ezzati, Majid" w:date="2018-12-01T01:36:00Z"/>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p>
    <w:p w14:paraId="26FCDC2E" w14:textId="77777777" w:rsidR="00F319D5" w:rsidRPr="00636C9B" w:rsidRDefault="00F319D5" w:rsidP="00843ACB">
      <w:pPr>
        <w:pStyle w:val="ListParagraph"/>
        <w:numPr>
          <w:ilvl w:val="0"/>
          <w:numId w:val="10"/>
        </w:numPr>
        <w:spacing w:line="240" w:lineRule="auto"/>
        <w:jc w:val="both"/>
        <w:rPr>
          <w:ins w:id="133" w:author="Ezzati, Majid" w:date="2018-12-01T01:36:00Z"/>
          <w:rFonts w:ascii="Times New Roman" w:hAnsi="Times New Roman"/>
          <w:sz w:val="24"/>
          <w:szCs w:val="24"/>
        </w:rPr>
      </w:pPr>
    </w:p>
    <w:p w14:paraId="1CC8CD9C" w14:textId="77777777" w:rsidR="00F319D5" w:rsidRPr="00F319D5" w:rsidRDefault="00724A04">
      <w:pPr>
        <w:pStyle w:val="ListParagraph"/>
        <w:numPr>
          <w:ilvl w:val="0"/>
          <w:numId w:val="10"/>
        </w:numPr>
        <w:spacing w:line="240" w:lineRule="auto"/>
        <w:jc w:val="both"/>
        <w:rPr>
          <w:ins w:id="134" w:author="Ezzati, Majid" w:date="2018-12-01T01:36:00Z"/>
          <w:rFonts w:ascii="Times New Roman" w:hAnsi="Times New Roman"/>
          <w:sz w:val="24"/>
          <w:szCs w:val="24"/>
          <w:rPrChange w:id="135" w:author="Ezzati, Majid" w:date="2018-12-01T01:36:00Z">
            <w:rPr>
              <w:ins w:id="136" w:author="Ezzati, Majid" w:date="2018-12-01T01:36:00Z"/>
            </w:rPr>
          </w:rPrChange>
        </w:rPr>
        <w:pPrChange w:id="137" w:author="Ezzati, Majid" w:date="2018-12-01T01:36:00Z">
          <w:pPr>
            <w:spacing w:after="0" w:line="240" w:lineRule="auto"/>
            <w:jc w:val="both"/>
            <w:outlineLvl w:val="0"/>
          </w:pPr>
        </w:pPrChange>
      </w:pPr>
      <w:commentRangeStart w:id="138"/>
      <w:r w:rsidRPr="00F319D5">
        <w:rPr>
          <w:rFonts w:ascii="Times New Roman" w:hAnsi="Times New Roman"/>
          <w:sz w:val="24"/>
          <w:szCs w:val="24"/>
          <w:rPrChange w:id="139" w:author="Ezzati, Majid" w:date="2018-12-01T01:36:00Z">
            <w:rPr/>
          </w:rPrChange>
        </w:rPr>
        <w:t xml:space="preserve">Seasonality has visually </w:t>
      </w:r>
      <w:r w:rsidR="00033DDF" w:rsidRPr="00F319D5">
        <w:rPr>
          <w:rFonts w:ascii="Times New Roman" w:hAnsi="Times New Roman"/>
          <w:sz w:val="24"/>
          <w:szCs w:val="24"/>
          <w:rPrChange w:id="140" w:author="Ezzati, Majid" w:date="2018-12-01T01:36:00Z">
            <w:rPr/>
          </w:rPrChange>
        </w:rPr>
        <w:t xml:space="preserve">persisted </w:t>
      </w:r>
      <w:r w:rsidR="00004B84" w:rsidRPr="00F319D5">
        <w:rPr>
          <w:rFonts w:ascii="Times New Roman" w:hAnsi="Times New Roman"/>
          <w:sz w:val="24"/>
          <w:szCs w:val="24"/>
          <w:rPrChange w:id="141" w:author="Ezzati, Majid" w:date="2018-12-01T01:36:00Z">
            <w:rPr/>
          </w:rPrChange>
        </w:rPr>
        <w:t xml:space="preserve">in transport </w:t>
      </w:r>
      <w:r w:rsidR="00824AE3" w:rsidRPr="00F319D5">
        <w:rPr>
          <w:rFonts w:ascii="Times New Roman" w:hAnsi="Times New Roman"/>
          <w:sz w:val="24"/>
          <w:szCs w:val="24"/>
          <w:rPrChange w:id="142" w:author="Ezzati, Majid" w:date="2018-12-01T01:36:00Z">
            <w:rPr/>
          </w:rPrChange>
        </w:rPr>
        <w:t>and drownings deaths</w:t>
      </w:r>
      <w:r w:rsidR="00645955" w:rsidRPr="00F319D5">
        <w:rPr>
          <w:rFonts w:ascii="Times New Roman" w:hAnsi="Times New Roman"/>
          <w:sz w:val="24"/>
          <w:szCs w:val="24"/>
          <w:rPrChange w:id="143" w:author="Ezzati, Majid" w:date="2018-12-01T01:36:00Z">
            <w:rPr/>
          </w:rPrChange>
        </w:rPr>
        <w:t>, backed up by evidence in previous study of intentional and unintentional seasonality persisting throughout 1980-2016</w:t>
      </w:r>
      <w:r w:rsidR="006542C5" w:rsidRPr="00F319D5">
        <w:rPr>
          <w:rFonts w:ascii="Times New Roman" w:hAnsi="Times New Roman"/>
          <w:sz w:val="24"/>
          <w:szCs w:val="24"/>
          <w:rPrChange w:id="144" w:author="Ezzati, Majid" w:date="2018-12-01T01:36:00Z">
            <w:rPr/>
          </w:rPrChange>
        </w:rPr>
        <w:t>.</w:t>
      </w:r>
      <w:r w:rsidR="006542C5" w:rsidRPr="00F319D5">
        <w:rPr>
          <w:rFonts w:ascii="Times New Roman" w:hAnsi="Times New Roman"/>
          <w:sz w:val="24"/>
          <w:szCs w:val="24"/>
          <w:rPrChange w:id="145" w:author="Ezzati, Majid" w:date="2018-12-01T01:36:00Z">
            <w:rPr/>
          </w:rPrChange>
        </w:rPr>
        <w:fldChar w:fldCharType="begin" w:fldLock="1"/>
      </w:r>
      <w:r w:rsidR="0009095B" w:rsidRPr="00F319D5">
        <w:rPr>
          <w:rFonts w:ascii="Times New Roman" w:hAnsi="Times New Roman"/>
          <w:sz w:val="24"/>
          <w:szCs w:val="24"/>
          <w:rPrChange w:id="146" w:author="Ezzati, Majid" w:date="2018-12-01T01:36:00Z">
            <w:rPr/>
          </w:rPrChange>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sidRPr="00F319D5">
        <w:rPr>
          <w:rFonts w:ascii="Times New Roman" w:hAnsi="Times New Roman"/>
          <w:sz w:val="24"/>
          <w:szCs w:val="24"/>
          <w:rPrChange w:id="147" w:author="Ezzati, Majid" w:date="2018-12-01T01:36:00Z">
            <w:rPr/>
          </w:rPrChange>
        </w:rPr>
        <w:fldChar w:fldCharType="separate"/>
      </w:r>
      <w:r w:rsidR="006542C5" w:rsidRPr="00F319D5">
        <w:rPr>
          <w:rFonts w:ascii="Times New Roman" w:hAnsi="Times New Roman"/>
          <w:noProof/>
          <w:sz w:val="24"/>
          <w:szCs w:val="24"/>
          <w:vertAlign w:val="superscript"/>
          <w:rPrChange w:id="148" w:author="Ezzati, Majid" w:date="2018-12-01T01:36:00Z">
            <w:rPr>
              <w:noProof/>
              <w:vertAlign w:val="superscript"/>
            </w:rPr>
          </w:rPrChange>
        </w:rPr>
        <w:t>19</w:t>
      </w:r>
      <w:r w:rsidR="006542C5" w:rsidRPr="00F319D5">
        <w:rPr>
          <w:rFonts w:ascii="Times New Roman" w:hAnsi="Times New Roman"/>
          <w:sz w:val="24"/>
          <w:szCs w:val="24"/>
          <w:rPrChange w:id="149" w:author="Ezzati, Majid" w:date="2018-12-01T01:36:00Z">
            <w:rPr/>
          </w:rPrChange>
        </w:rPr>
        <w:fldChar w:fldCharType="end"/>
      </w:r>
      <w:r w:rsidR="00AF22B0" w:rsidRPr="00F319D5">
        <w:rPr>
          <w:rFonts w:ascii="Times New Roman" w:hAnsi="Times New Roman"/>
          <w:sz w:val="24"/>
          <w:szCs w:val="24"/>
          <w:rPrChange w:id="150" w:author="Ezzati, Majid" w:date="2018-12-01T01:36:00Z">
            <w:rPr/>
          </w:rPrChange>
        </w:rPr>
        <w:t xml:space="preserve"> Other causes of death do not visually have a seasonality.</w:t>
      </w:r>
      <w:commentRangeEnd w:id="138"/>
      <w:r w:rsidR="00F319D5">
        <w:rPr>
          <w:rStyle w:val="CommentReference"/>
          <w:rFonts w:asciiTheme="minorHAnsi" w:eastAsiaTheme="minorHAnsi" w:hAnsiTheme="minorHAnsi" w:cstheme="minorBidi"/>
        </w:rPr>
        <w:commentReference w:id="138"/>
      </w:r>
    </w:p>
    <w:p w14:paraId="23A5CF74" w14:textId="77777777" w:rsidR="00F319D5" w:rsidRDefault="00F319D5">
      <w:pPr>
        <w:spacing w:after="0" w:line="240" w:lineRule="auto"/>
        <w:jc w:val="both"/>
        <w:outlineLvl w:val="0"/>
        <w:rPr>
          <w:ins w:id="151" w:author="Ezzati, Majid" w:date="2018-12-01T01:36:00Z"/>
          <w:rFonts w:ascii="Times New Roman" w:hAnsi="Times New Roman"/>
          <w:sz w:val="24"/>
          <w:szCs w:val="24"/>
        </w:rPr>
      </w:pPr>
    </w:p>
    <w:p w14:paraId="57BC2D77" w14:textId="1D676BF8" w:rsidR="00797D2E" w:rsidRPr="00636C9B" w:rsidRDefault="00797D2E">
      <w:pPr>
        <w:spacing w:after="0" w:line="240" w:lineRule="auto"/>
        <w:jc w:val="both"/>
        <w:outlineLvl w:val="0"/>
        <w:rPr>
          <w:rFonts w:ascii="Times New Roman" w:hAnsi="Times New Roman"/>
          <w:sz w:val="24"/>
          <w:szCs w:val="24"/>
        </w:rPr>
      </w:pPr>
      <w:commentRangeStart w:id="152"/>
      <w:commentRangeStart w:id="153"/>
      <w:commentRangeStart w:id="154"/>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152"/>
      <w:r w:rsidR="0078091F">
        <w:rPr>
          <w:rStyle w:val="CommentReference"/>
          <w:rFonts w:asciiTheme="minorHAnsi" w:eastAsiaTheme="minorHAnsi" w:hAnsiTheme="minorHAnsi" w:cstheme="minorBidi"/>
        </w:rPr>
        <w:commentReference w:id="152"/>
      </w:r>
      <w:commentRangeEnd w:id="153"/>
      <w:r w:rsidR="00AB6087">
        <w:rPr>
          <w:rStyle w:val="CommentReference"/>
          <w:rFonts w:asciiTheme="minorHAnsi" w:eastAsiaTheme="minorHAnsi" w:hAnsiTheme="minorHAnsi" w:cstheme="minorBidi"/>
        </w:rPr>
        <w:commentReference w:id="153"/>
      </w:r>
      <w:commentRangeEnd w:id="154"/>
      <w:r w:rsidR="00F319D5">
        <w:rPr>
          <w:rStyle w:val="CommentReference"/>
          <w:rFonts w:asciiTheme="minorHAnsi" w:eastAsiaTheme="minorHAnsi" w:hAnsiTheme="minorHAnsi" w:cstheme="minorBidi"/>
        </w:rPr>
        <w:commentReference w:id="154"/>
      </w:r>
    </w:p>
    <w:p w14:paraId="628FA14F" w14:textId="1211C7B6" w:rsidR="0078091F" w:rsidRDefault="00795C52" w:rsidP="00843ACB">
      <w:pPr>
        <w:pStyle w:val="ListParagraph"/>
        <w:numPr>
          <w:ilvl w:val="0"/>
          <w:numId w:val="10"/>
        </w:numPr>
        <w:spacing w:line="240" w:lineRule="auto"/>
        <w:jc w:val="both"/>
        <w:rPr>
          <w:rFonts w:ascii="Times New Roman" w:hAnsi="Times New Roman"/>
          <w:sz w:val="24"/>
          <w:szCs w:val="24"/>
        </w:rPr>
      </w:pPr>
      <w:commentRangeStart w:id="155"/>
      <w:r>
        <w:rPr>
          <w:rFonts w:ascii="Times New Roman" w:hAnsi="Times New Roman"/>
          <w:sz w:val="24"/>
          <w:szCs w:val="24"/>
        </w:rPr>
        <w:t xml:space="preserve">There are </w:t>
      </w:r>
      <w:del w:id="156" w:author="Ezzati, Majid" w:date="2018-12-01T01:39:00Z">
        <w:r w:rsidDel="00F319D5">
          <w:rPr>
            <w:rFonts w:ascii="Times New Roman" w:hAnsi="Times New Roman"/>
            <w:sz w:val="24"/>
            <w:szCs w:val="24"/>
          </w:rPr>
          <w:delText xml:space="preserve">key </w:delText>
        </w:r>
      </w:del>
      <w:ins w:id="157" w:author="Ezzati, Majid" w:date="2018-12-01T01:39:00Z">
        <w:r w:rsidR="00F319D5">
          <w:rPr>
            <w:rFonts w:ascii="Times New Roman" w:hAnsi="Times New Roman"/>
            <w:sz w:val="24"/>
            <w:szCs w:val="24"/>
          </w:rPr>
          <w:t xml:space="preserve">noticeable </w:t>
        </w:r>
      </w:ins>
      <w:r>
        <w:rPr>
          <w:rFonts w:ascii="Times New Roman" w:hAnsi="Times New Roman"/>
          <w:sz w:val="24"/>
          <w:szCs w:val="24"/>
        </w:rPr>
        <w:t xml:space="preserve">age patterns in distribution of </w:t>
      </w:r>
      <w:ins w:id="158"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del w:id="159"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43C9851C" w14:textId="20B655A8" w:rsidR="004F7B5D" w:rsidRPr="0009095B"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Pr="00636C9B">
        <w:rPr>
          <w:rFonts w:ascii="Times New Roman" w:hAnsi="Times New Roman"/>
          <w:sz w:val="24"/>
          <w:szCs w:val="24"/>
        </w:rPr>
        <w:t xml:space="preserve">the majority (over 50%) in </w:t>
      </w:r>
      <w:r w:rsidR="00F55BE3">
        <w:rPr>
          <w:rFonts w:ascii="Times New Roman" w:hAnsi="Times New Roman"/>
          <w:sz w:val="24"/>
          <w:szCs w:val="24"/>
        </w:rPr>
        <w:t>2</w:t>
      </w:r>
      <w:r w:rsidR="00E974B1" w:rsidRPr="00636C9B">
        <w:rPr>
          <w:rFonts w:ascii="Times New Roman" w:hAnsi="Times New Roman"/>
          <w:sz w:val="24"/>
          <w:szCs w:val="24"/>
        </w:rPr>
        <w:t xml:space="preserve">5 to </w:t>
      </w:r>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p>
    <w:p w14:paraId="4E18095F" w14:textId="0441FEE3" w:rsidR="00A12752" w:rsidRDefault="00A127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Transport deaths largest single cause in </w:t>
      </w:r>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p>
    <w:p w14:paraId="36901C36" w14:textId="3EC42C90" w:rsidR="006C7C0B" w:rsidRPr="0009095B" w:rsidRDefault="00F701B5"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p>
    <w:p w14:paraId="1989EC87" w14:textId="611DE2D1" w:rsidR="00650CDF" w:rsidRPr="00636C9B" w:rsidRDefault="00650CD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Largest overall absolute number of deaths in 15-24 </w:t>
      </w:r>
      <w:r w:rsidR="00CC3B24">
        <w:rPr>
          <w:rFonts w:ascii="Times New Roman" w:hAnsi="Times New Roman"/>
          <w:sz w:val="24"/>
          <w:szCs w:val="24"/>
        </w:rPr>
        <w:t xml:space="preserve">years in males </w:t>
      </w:r>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r w:rsidR="00CC3B24">
        <w:rPr>
          <w:rFonts w:ascii="Times New Roman" w:hAnsi="Times New Roman"/>
          <w:sz w:val="24"/>
          <w:szCs w:val="24"/>
        </w:rPr>
        <w:t>and 85+ years in females</w:t>
      </w:r>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commentRangeEnd w:id="155"/>
      <w:r w:rsidR="00EF44AE">
        <w:rPr>
          <w:rStyle w:val="CommentReference"/>
          <w:rFonts w:asciiTheme="minorHAnsi" w:eastAsiaTheme="minorHAnsi" w:hAnsiTheme="minorHAnsi" w:cstheme="minorBidi"/>
        </w:rPr>
        <w:commentReference w:id="155"/>
      </w:r>
    </w:p>
    <w:p w14:paraId="366603DC" w14:textId="255385A5"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Figure 4</w:t>
      </w:r>
    </w:p>
    <w:p w14:paraId="0E0AC704" w14:textId="581963CD" w:rsidR="00955652" w:rsidRPr="00636C9B" w:rsidDel="00EF44AE" w:rsidRDefault="00955652" w:rsidP="00EF44AE">
      <w:pPr>
        <w:pStyle w:val="ListParagraph"/>
        <w:numPr>
          <w:ilvl w:val="0"/>
          <w:numId w:val="10"/>
        </w:numPr>
        <w:spacing w:line="240" w:lineRule="auto"/>
        <w:jc w:val="both"/>
        <w:rPr>
          <w:del w:id="160" w:author="Ezzati, Majid" w:date="2018-12-01T01:43:00Z"/>
          <w:rFonts w:ascii="Times New Roman" w:hAnsi="Times New Roman"/>
          <w:sz w:val="24"/>
          <w:szCs w:val="24"/>
        </w:rPr>
      </w:pPr>
      <w:r w:rsidRPr="00EF44AE">
        <w:rPr>
          <w:rFonts w:ascii="Times New Roman" w:hAnsi="Times New Roman"/>
          <w:sz w:val="24"/>
          <w:szCs w:val="24"/>
        </w:rPr>
        <w:t xml:space="preserve">If the estimated associations are causal, there would be an additional 941 (831, 1053) additional injury deaths associated with 1°C additional </w:t>
      </w:r>
      <w:commentRangeStart w:id="161"/>
      <w:r w:rsidRPr="00EF44AE">
        <w:rPr>
          <w:rFonts w:ascii="Times New Roman" w:hAnsi="Times New Roman"/>
          <w:sz w:val="24"/>
          <w:szCs w:val="24"/>
        </w:rPr>
        <w:t>warming across all months</w:t>
      </w:r>
      <w:commentRangeEnd w:id="161"/>
      <w:r w:rsidR="00EF44AE">
        <w:rPr>
          <w:rStyle w:val="CommentReference"/>
          <w:rFonts w:asciiTheme="minorHAnsi" w:eastAsiaTheme="minorHAnsi" w:hAnsiTheme="minorHAnsi" w:cstheme="minorBidi"/>
        </w:rPr>
        <w:commentReference w:id="161"/>
      </w:r>
      <w:r w:rsidRPr="00EF44AE">
        <w:rPr>
          <w:rFonts w:ascii="Times New Roman" w:hAnsi="Times New Roman"/>
          <w:sz w:val="24"/>
          <w:szCs w:val="24"/>
        </w:rPr>
        <w:t>,</w:t>
      </w:r>
      <w:ins w:id="162" w:author="Ezzati, Majid" w:date="2018-12-01T01:43:00Z">
        <w:r w:rsidR="00EF44AE" w:rsidRPr="00EF44AE">
          <w:rPr>
            <w:rFonts w:ascii="Times New Roman" w:hAnsi="Times New Roman"/>
            <w:sz w:val="24"/>
            <w:szCs w:val="24"/>
          </w:rPr>
          <w:t xml:space="preserve"> </w:t>
        </w:r>
      </w:ins>
    </w:p>
    <w:p w14:paraId="6FEB18AE" w14:textId="79A58D57" w:rsidR="00955652" w:rsidRPr="00EF44AE" w:rsidRDefault="00955652" w:rsidP="00EF44AE">
      <w:pPr>
        <w:pStyle w:val="ListParagraph"/>
        <w:numPr>
          <w:ilvl w:val="0"/>
          <w:numId w:val="10"/>
        </w:numPr>
        <w:spacing w:line="240" w:lineRule="auto"/>
        <w:jc w:val="both"/>
        <w:rPr>
          <w:rFonts w:ascii="Times New Roman" w:hAnsi="Times New Roman"/>
          <w:sz w:val="24"/>
          <w:szCs w:val="24"/>
        </w:rPr>
      </w:pPr>
      <w:r w:rsidRPr="00EF44AE">
        <w:rPr>
          <w:rFonts w:ascii="Times New Roman" w:hAnsi="Times New Roman"/>
          <w:sz w:val="24"/>
          <w:szCs w:val="24"/>
        </w:rPr>
        <w:t>941 is 0.65% of injury deaths in 2016.</w:t>
      </w:r>
    </w:p>
    <w:p w14:paraId="044E5FE6" w14:textId="1931D787" w:rsidR="00955652" w:rsidDel="00EF44AE" w:rsidRDefault="00B21DE1" w:rsidP="00843ACB">
      <w:pPr>
        <w:pStyle w:val="ListParagraph"/>
        <w:numPr>
          <w:ilvl w:val="0"/>
          <w:numId w:val="10"/>
        </w:numPr>
        <w:spacing w:line="240" w:lineRule="auto"/>
        <w:jc w:val="both"/>
        <w:rPr>
          <w:rFonts w:ascii="Times New Roman" w:hAnsi="Times New Roman"/>
          <w:sz w:val="24"/>
          <w:szCs w:val="24"/>
        </w:rPr>
      </w:pPr>
      <w:moveFromRangeStart w:id="163" w:author="Ezzati, Majid" w:date="2018-12-01T01:45:00Z" w:name="move531392073"/>
      <w:moveFrom w:id="164" w:author="Ezzati, Majid" w:date="2018-12-01T01:45:00Z">
        <w:r w:rsidRPr="00636C9B" w:rsidDel="00EF44AE">
          <w:rPr>
            <w:rFonts w:ascii="Times New Roman" w:hAnsi="Times New Roman"/>
            <w:sz w:val="24"/>
            <w:szCs w:val="24"/>
          </w:rPr>
          <w:t>87% deaths males and 13% in females</w:t>
        </w:r>
      </w:moveFrom>
    </w:p>
    <w:p w14:paraId="7909817F" w14:textId="2D95C8BA" w:rsidR="009F4AEC" w:rsidDel="00EF44AE" w:rsidRDefault="00697ADB" w:rsidP="00843ACB">
      <w:pPr>
        <w:pStyle w:val="ListParagraph"/>
        <w:numPr>
          <w:ilvl w:val="0"/>
          <w:numId w:val="10"/>
        </w:numPr>
        <w:spacing w:line="240" w:lineRule="auto"/>
        <w:jc w:val="both"/>
        <w:rPr>
          <w:rFonts w:ascii="Times New Roman" w:hAnsi="Times New Roman"/>
          <w:sz w:val="24"/>
          <w:szCs w:val="24"/>
        </w:rPr>
      </w:pPr>
      <w:moveFrom w:id="165" w:author="Ezzati, Majid" w:date="2018-12-01T01:45:00Z">
        <w:r w:rsidRPr="00697ADB" w:rsidDel="00EF44AE">
          <w:rPr>
            <w:rFonts w:ascii="Times New Roman" w:hAnsi="Times New Roman"/>
            <w:sz w:val="24"/>
            <w:szCs w:val="24"/>
          </w:rPr>
          <w:t>Additional deaths mostly concentrated in adolescent to middle-aged males from 15-64 years, with 81% of all additional deaths there.</w:t>
        </w:r>
      </w:moveFrom>
    </w:p>
    <w:p w14:paraId="577219A9" w14:textId="66425A84" w:rsidR="009F4AEC" w:rsidDel="00EF44AE" w:rsidRDefault="009F4AEC" w:rsidP="00843ACB">
      <w:pPr>
        <w:pStyle w:val="ListParagraph"/>
        <w:numPr>
          <w:ilvl w:val="0"/>
          <w:numId w:val="10"/>
        </w:numPr>
        <w:spacing w:line="240" w:lineRule="auto"/>
        <w:jc w:val="both"/>
        <w:rPr>
          <w:rFonts w:ascii="Times New Roman" w:hAnsi="Times New Roman"/>
          <w:sz w:val="24"/>
          <w:szCs w:val="24"/>
        </w:rPr>
      </w:pPr>
      <w:moveFrom w:id="166" w:author="Ezzati, Majid" w:date="2018-12-01T01:45:00Z">
        <w:r w:rsidDel="00EF44AE">
          <w:rPr>
            <w:rFonts w:ascii="Times New Roman" w:hAnsi="Times New Roman"/>
            <w:sz w:val="24"/>
            <w:szCs w:val="24"/>
          </w:rPr>
          <w:t>Net decrease in 75+ years in males and 85+ years in females due to decrease in falls deaths</w:t>
        </w:r>
      </w:moveFrom>
    </w:p>
    <w:moveFromRangeEnd w:id="163"/>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
      <w:commentRangeStart w:id="167"/>
      <w:r w:rsidRPr="00636C9B">
        <w:rPr>
          <w:rFonts w:ascii="Times New Roman" w:hAnsi="Times New Roman"/>
          <w:sz w:val="24"/>
          <w:szCs w:val="24"/>
        </w:rPr>
        <w:t>461 (377, 543) unintentional injury deaths, with most in transport</w:t>
      </w:r>
    </w:p>
    <w:p w14:paraId="2DF7451F" w14:textId="76357617" w:rsidR="00BC291C" w:rsidRPr="00636C9B" w:rsidRDefault="00B21DE1" w:rsidP="00843ACB">
      <w:pPr>
        <w:pStyle w:val="ListParagraph"/>
        <w:numPr>
          <w:ilvl w:val="0"/>
          <w:numId w:val="10"/>
        </w:numPr>
        <w:spacing w:line="240" w:lineRule="auto"/>
        <w:jc w:val="both"/>
        <w:rPr>
          <w:rFonts w:ascii="Times New Roman" w:hAnsi="Times New Roman"/>
          <w:sz w:val="24"/>
          <w:szCs w:val="24"/>
        </w:rPr>
      </w:pPr>
      <w:moveFromRangeStart w:id="168" w:author="Ezzati, Majid" w:date="2018-12-01T01:44:00Z" w:name="move531391985"/>
      <w:moveFrom w:id="169" w:author="Ezzati, Majid" w:date="2018-12-01T01:44:00Z">
        <w:r w:rsidRPr="00636C9B" w:rsidDel="00EF44AE">
          <w:rPr>
            <w:rFonts w:ascii="Times New Roman" w:hAnsi="Times New Roman"/>
            <w:sz w:val="24"/>
            <w:szCs w:val="24"/>
          </w:rPr>
          <w:t>480 (410, 550) intentional injury deaths, with most in intentional self-harm</w:t>
        </w:r>
      </w:moveFrom>
      <w:moveFromRangeEnd w:id="168"/>
      <w:r w:rsidR="00BC291C" w:rsidRPr="00636C9B">
        <w:rPr>
          <w:rFonts w:ascii="Times New Roman" w:hAnsi="Times New Roman"/>
          <w:sz w:val="24"/>
          <w:szCs w:val="24"/>
        </w:rPr>
        <w:t xml:space="preserve">Largest single increase in an injury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00BC291C" w:rsidRPr="00636C9B">
        <w:rPr>
          <w:rFonts w:ascii="Times New Roman" w:hAnsi="Times New Roman"/>
          <w:sz w:val="24"/>
          <w:szCs w:val="24"/>
        </w:rPr>
        <w:t>for males and females alike would be in transport deaths with an increase of 385 (339,431) for males and 63 (39,88) for females</w:t>
      </w:r>
      <w:commentRangeEnd w:id="167"/>
      <w:r w:rsidR="00EF44AE">
        <w:rPr>
          <w:rStyle w:val="CommentReference"/>
          <w:rFonts w:asciiTheme="minorHAnsi" w:eastAsiaTheme="minorHAnsi" w:hAnsiTheme="minorHAnsi" w:cstheme="minorBidi"/>
        </w:rPr>
        <w:commentReference w:id="167"/>
      </w:r>
    </w:p>
    <w:p w14:paraId="7C0035CE"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RangeStart w:id="170" w:author="Ezzati, Majid" w:date="2018-12-01T01:44:00Z" w:name="move531391985"/>
      <w:moveTo w:id="171" w:author="Ezzati, Majid" w:date="2018-12-01T01:44:00Z">
        <w:r w:rsidRPr="00636C9B">
          <w:rPr>
            <w:rFonts w:ascii="Times New Roman" w:hAnsi="Times New Roman"/>
            <w:sz w:val="24"/>
            <w:szCs w:val="24"/>
          </w:rPr>
          <w:t>480 (410, 550) intentional injury deaths, with most in intentional self-harm</w:t>
        </w:r>
      </w:moveTo>
    </w:p>
    <w:moveToRangeEnd w:id="170"/>
    <w:p w14:paraId="3E2ACC04" w14:textId="40BE591C"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1A9756B8"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RangeStart w:id="172" w:author="Ezzati, Majid" w:date="2018-12-01T01:45:00Z" w:name="move531392073"/>
      <w:moveTo w:id="173" w:author="Ezzati, Majid" w:date="2018-12-01T01:45:00Z">
        <w:r w:rsidRPr="00636C9B">
          <w:rPr>
            <w:rFonts w:ascii="Times New Roman" w:hAnsi="Times New Roman"/>
            <w:sz w:val="24"/>
            <w:szCs w:val="24"/>
          </w:rPr>
          <w:t>87% deaths males and 13% in females</w:t>
        </w:r>
      </w:moveTo>
    </w:p>
    <w:p w14:paraId="3AE67F60"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174" w:author="Ezzati, Majid" w:date="2018-12-01T01:45:00Z">
        <w:r w:rsidRPr="00697ADB">
          <w:rPr>
            <w:rFonts w:ascii="Times New Roman" w:hAnsi="Times New Roman"/>
            <w:sz w:val="24"/>
            <w:szCs w:val="24"/>
          </w:rPr>
          <w:t>Additional deaths mostly concentrated in adolescent to middle-aged males from 15-64 years, with 81% of all additional deaths there.</w:t>
        </w:r>
      </w:moveTo>
    </w:p>
    <w:p w14:paraId="37B157FF"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175" w:author="Ezzati, Majid" w:date="2018-12-01T01:45:00Z">
        <w:r>
          <w:rPr>
            <w:rFonts w:ascii="Times New Roman" w:hAnsi="Times New Roman"/>
            <w:sz w:val="24"/>
            <w:szCs w:val="24"/>
          </w:rPr>
          <w:t>Net decrease in 75+ years in males and 85+ years in females due to decrease in falls deaths</w:t>
        </w:r>
      </w:moveTo>
    </w:p>
    <w:moveToRangeEnd w:id="172"/>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E048FD2" w:rsidR="00645C3A"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p>
    <w:p w14:paraId="0556E370" w14:textId="23C7D7D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BBD863C" w:rsidR="00B95386" w:rsidRPr="00636C9B" w:rsidRDefault="00A83200" w:rsidP="00843ACB">
      <w:pPr>
        <w:pStyle w:val="ListParagraph"/>
        <w:numPr>
          <w:ilvl w:val="0"/>
          <w:numId w:val="10"/>
        </w:numPr>
        <w:spacing w:line="240" w:lineRule="auto"/>
        <w:jc w:val="both"/>
        <w:rPr>
          <w:rFonts w:ascii="Times New Roman" w:hAnsi="Times New Roman"/>
          <w:sz w:val="24"/>
          <w:szCs w:val="24"/>
        </w:rPr>
      </w:pPr>
      <w:commentRangeStart w:id="176"/>
      <w:commentRangeStart w:id="177"/>
      <w:r w:rsidRPr="00636C9B">
        <w:rPr>
          <w:rFonts w:ascii="Times New Roman" w:hAnsi="Times New Roman"/>
          <w:sz w:val="24"/>
          <w:szCs w:val="24"/>
        </w:rPr>
        <w:lastRenderedPageBreak/>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Pr="00636C9B">
        <w:rPr>
          <w:rFonts w:ascii="Times New Roman" w:hAnsi="Times New Roman"/>
          <w:sz w:val="24"/>
          <w:szCs w:val="24"/>
        </w:rPr>
        <w:t>)</w:t>
      </w:r>
    </w:p>
    <w:p w14:paraId="5CB22ACD" w14:textId="4252D0C5" w:rsidR="003B3A5E"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decrease in fall deaths in men age 85+ years at -0.7% (-1.1%,</w:t>
      </w:r>
      <w:r w:rsidR="00980EBF">
        <w:rPr>
          <w:rFonts w:ascii="Times New Roman" w:hAnsi="Times New Roman"/>
          <w:sz w:val="24"/>
          <w:szCs w:val="24"/>
        </w:rPr>
        <w:t xml:space="preserve"> </w:t>
      </w:r>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256C0CA2" w14:textId="10AF0903"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commentRangeEnd w:id="176"/>
      <w:r w:rsidR="005E65AD">
        <w:rPr>
          <w:rStyle w:val="CommentReference"/>
          <w:rFonts w:asciiTheme="minorHAnsi" w:eastAsiaTheme="minorHAnsi" w:hAnsiTheme="minorHAnsi" w:cstheme="minorBidi"/>
        </w:rPr>
        <w:commentReference w:id="176"/>
      </w:r>
      <w:commentRangeEnd w:id="177"/>
      <w:r w:rsidR="00E26D38">
        <w:rPr>
          <w:rStyle w:val="CommentReference"/>
          <w:rFonts w:asciiTheme="minorHAnsi" w:eastAsiaTheme="minorHAnsi" w:hAnsiTheme="minorHAnsi" w:cstheme="minorBidi"/>
        </w:rPr>
        <w:commentReference w:id="177"/>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A21377C" w:rsidR="00AC30AB"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Pr="00843ACB">
        <w:rPr>
          <w:rFonts w:ascii="Times New Roman" w:hAnsi="Times New Roman"/>
          <w:sz w:val="24"/>
          <w:szCs w:val="24"/>
          <w:u w:val="single"/>
        </w:rPr>
        <w:t>across all months</w:t>
      </w:r>
    </w:p>
    <w:p w14:paraId="363AC220" w14:textId="4F10A401" w:rsidR="00B95386" w:rsidRPr="00636C9B" w:rsidRDefault="00012A43" w:rsidP="00843ACB">
      <w:pPr>
        <w:pStyle w:val="ListParagraph"/>
        <w:numPr>
          <w:ilvl w:val="0"/>
          <w:numId w:val="10"/>
        </w:numPr>
        <w:spacing w:line="240" w:lineRule="auto"/>
        <w:jc w:val="both"/>
        <w:rPr>
          <w:rFonts w:ascii="Times New Roman" w:hAnsi="Times New Roman"/>
          <w:i/>
          <w:sz w:val="24"/>
          <w:szCs w:val="24"/>
        </w:rPr>
      </w:pPr>
      <w:commentRangeStart w:id="178"/>
      <w:r w:rsidRPr="00636C9B">
        <w:rPr>
          <w:rFonts w:ascii="Times New Roman" w:hAnsi="Times New Roman"/>
          <w:sz w:val="24"/>
          <w:szCs w:val="24"/>
        </w:rPr>
        <w:t xml:space="preserve">Variation in excess risk over month was less evident in all injury categories apart from drownings, which demonstrated a peak in the summer for males and </w:t>
      </w:r>
      <w:r w:rsidR="001A74D3">
        <w:rPr>
          <w:rFonts w:ascii="Times New Roman" w:hAnsi="Times New Roman"/>
          <w:sz w:val="24"/>
          <w:szCs w:val="24"/>
        </w:rPr>
        <w:t xml:space="preserve">also </w:t>
      </w:r>
      <w:r w:rsidRPr="00636C9B">
        <w:rPr>
          <w:rFonts w:ascii="Times New Roman" w:hAnsi="Times New Roman"/>
          <w:sz w:val="24"/>
          <w:szCs w:val="24"/>
        </w:rPr>
        <w:t>females</w:t>
      </w:r>
      <w:commentRangeEnd w:id="178"/>
      <w:r w:rsidR="005E65AD">
        <w:rPr>
          <w:rStyle w:val="CommentReference"/>
          <w:rFonts w:asciiTheme="minorHAnsi" w:eastAsiaTheme="minorHAnsi" w:hAnsiTheme="minorHAnsi" w:cstheme="minorBidi"/>
        </w:rPr>
        <w:commentReference w:id="178"/>
      </w:r>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42C38E3B" w14:textId="767D6603" w:rsidR="00F03BCA"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p>
    <w:p w14:paraId="1E37F28D" w14:textId="585914C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23–26&lt;/sup&gt;","plainTextFormattedCitation":"23–26","previouslyFormattedCitation":"&lt;sup&gt;23–26&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23–26</w:t>
      </w:r>
      <w:r w:rsidRPr="00843ACB">
        <w:rPr>
          <w:rFonts w:ascii="Times New Roman" w:hAnsi="Times New Roman"/>
          <w:color w:val="000000" w:themeColor="text1"/>
          <w:sz w:val="24"/>
          <w:szCs w:val="24"/>
        </w:rPr>
        <w:fldChar w:fldCharType="end"/>
      </w:r>
    </w:p>
    <w:p w14:paraId="579F2A8B" w14:textId="009B371E"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104231" w:rsidRPr="00843AC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843ACB">
        <w:rPr>
          <w:rFonts w:ascii="Times New Roman" w:hAnsi="Times New Roman"/>
          <w:sz w:val="24"/>
          <w:szCs w:val="24"/>
        </w:rPr>
        <w:fldChar w:fldCharType="separate"/>
      </w:r>
      <w:r w:rsidR="00104231" w:rsidRPr="00843ACB">
        <w:rPr>
          <w:rFonts w:ascii="Times New Roman" w:hAnsi="Times New Roman"/>
          <w:noProof/>
          <w:sz w:val="24"/>
          <w:szCs w:val="24"/>
          <w:vertAlign w:val="superscript"/>
        </w:rPr>
        <w:t>6</w:t>
      </w:r>
      <w:r w:rsidR="00914974" w:rsidRPr="00843ACB">
        <w:rPr>
          <w:rFonts w:ascii="Times New Roman" w:hAnsi="Times New Roman"/>
          <w:sz w:val="24"/>
          <w:szCs w:val="24"/>
        </w:rPr>
        <w:fldChar w:fldCharType="end"/>
      </w:r>
    </w:p>
    <w:p w14:paraId="27852255" w14:textId="4934ABDD"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color w:val="000000" w:themeColor="text1"/>
          <w:sz w:val="24"/>
          <w:szCs w:val="24"/>
        </w:rPr>
        <w:instrText>∼</w:instrText>
      </w:r>
      <w:r w:rsidR="00347BC4">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27–32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23–26&lt;/sup&gt;","plainTextFormattedCitation":"23–26","previouslyFormattedCitation":"&lt;sup&gt;23–26&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23–26</w:t>
      </w:r>
      <w:r w:rsidRPr="00843ACB">
        <w:rPr>
          <w:rFonts w:ascii="Times New Roman" w:hAnsi="Times New Roman"/>
          <w:color w:val="000000" w:themeColor="text1"/>
          <w:sz w:val="24"/>
          <w:szCs w:val="24"/>
        </w:rPr>
        <w:fldChar w:fldCharType="end"/>
      </w:r>
    </w:p>
    <w:p w14:paraId="6ED609D4" w14:textId="3A1FF16D" w:rsidR="00B95A90" w:rsidRPr="00843ACB" w:rsidRDefault="00B95A90" w:rsidP="00843ACB">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33&lt;/sup&gt;","plainTextFormattedCitation":"33","previouslyFormattedCitation":"&lt;sup&gt;33&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33</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20030D2D"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p>
    <w:p w14:paraId="63E9AEB5" w14:textId="2C6FC9A5" w:rsidR="00E17F7C" w:rsidRPr="008D4556" w:rsidRDefault="00C204F6"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34–37&lt;/sup&gt;","plainTextFormattedCitation":"34–37","previouslyFormattedCitation":"&lt;sup&gt;34–37&lt;/sup&gt;"},"properties":{"noteIndex":0},"schema":"https://github.com/citation-style-language/schema/raw/master/csl-citation.json"}</w:instrText>
      </w:r>
      <w:r w:rsidR="00AD55FC">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34–37</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hyperlink r:id="rId11" w:history="1">
        <w:r w:rsidR="00E17F7C" w:rsidRPr="008D4556">
          <w:rPr>
            <w:rStyle w:val="Hyperlink"/>
            <w:rFonts w:ascii="Times New Roman" w:hAnsi="Times New Roman"/>
            <w:sz w:val="24"/>
            <w:szCs w:val="24"/>
          </w:rPr>
          <w:t>link</w:t>
        </w:r>
      </w:hyperlink>
      <w:r w:rsidR="00E17F7C" w:rsidRPr="008D4556">
        <w:rPr>
          <w:rFonts w:ascii="Times New Roman" w:hAnsi="Times New Roman"/>
          <w:sz w:val="24"/>
          <w:szCs w:val="24"/>
        </w:rPr>
        <w:t>)</w:t>
      </w:r>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hyperlink r:id="rId12" w:history="1">
        <w:r w:rsidR="00E17F7C" w:rsidRPr="00636C9B">
          <w:rPr>
            <w:rStyle w:val="Hyperlink"/>
            <w:rFonts w:ascii="Times New Roman" w:hAnsi="Times New Roman"/>
            <w:sz w:val="24"/>
            <w:szCs w:val="24"/>
          </w:rPr>
          <w:t>link</w:t>
        </w:r>
      </w:hyperlink>
      <w:r w:rsidR="00E17F7C" w:rsidRPr="00636C9B">
        <w:rPr>
          <w:rFonts w:ascii="Times New Roman" w:hAnsi="Times New Roman"/>
          <w:sz w:val="24"/>
          <w:szCs w:val="24"/>
        </w:rPr>
        <w:t>)</w:t>
      </w:r>
    </w:p>
    <w:p w14:paraId="0AC5D084" w14:textId="07A8FAD0" w:rsidR="00CD196F" w:rsidRPr="008D4556" w:rsidRDefault="007E25B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4B40CB">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38–41&lt;/sup&gt;","plainTextFormattedCitation":"38–41","previouslyFormattedCitation":"&lt;sup&gt;38–41&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38–41</w:t>
      </w:r>
      <w:r>
        <w:rPr>
          <w:rFonts w:ascii="Times New Roman" w:hAnsi="Times New Roman"/>
          <w:sz w:val="24"/>
          <w:szCs w:val="24"/>
        </w:rPr>
        <w:fldChar w:fldCharType="end"/>
      </w:r>
    </w:p>
    <w:p w14:paraId="03D1BB6D" w14:textId="127A5F96" w:rsidR="00975ED8" w:rsidRPr="008D4556" w:rsidRDefault="00207F3E" w:rsidP="00843ACB">
      <w:pPr>
        <w:pStyle w:val="ListParagraph"/>
        <w:numPr>
          <w:ilvl w:val="0"/>
          <w:numId w:val="7"/>
        </w:numPr>
        <w:spacing w:after="0" w:line="240" w:lineRule="auto"/>
        <w:jc w:val="both"/>
        <w:rPr>
          <w:rFonts w:ascii="Times New Roman" w:hAnsi="Times New Roman"/>
          <w:sz w:val="24"/>
          <w:szCs w:val="24"/>
        </w:rPr>
      </w:pPr>
      <w:commentRangeStart w:id="179"/>
      <w:r w:rsidRPr="008D4556">
        <w:rPr>
          <w:rFonts w:ascii="Times New Roman" w:hAnsi="Times New Roman"/>
          <w:sz w:val="24"/>
          <w:szCs w:val="24"/>
        </w:rPr>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42&lt;/sup&gt;","plainTextFormattedCitation":"42","previouslyFormattedCitation":"&lt;sup&gt;42&lt;/sup&gt;"},"properties":{"noteIndex":0},"schema":"https://github.com/citation-style-language/schema/raw/master/csl-citation.json"}</w:instrText>
      </w:r>
      <w:r w:rsidR="002C78AF">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42</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p>
    <w:p w14:paraId="7E63F45F" w14:textId="1797F9AD" w:rsidR="001E5CD7" w:rsidRPr="00696193" w:rsidRDefault="00D47D7C" w:rsidP="00843ACB">
      <w:pPr>
        <w:pStyle w:val="ListParagraph"/>
        <w:numPr>
          <w:ilvl w:val="0"/>
          <w:numId w:val="7"/>
        </w:numPr>
        <w:spacing w:after="0" w:line="240" w:lineRule="auto"/>
        <w:jc w:val="both"/>
        <w:rPr>
          <w:rStyle w:val="Hyperlink"/>
          <w:rFonts w:ascii="Times New Roman" w:hAnsi="Times New Roman"/>
          <w:i/>
          <w:sz w:val="24"/>
          <w:szCs w:val="24"/>
        </w:rPr>
      </w:pPr>
      <w:r>
        <w:rPr>
          <w:rFonts w:ascii="Times New Roman" w:hAnsi="Times New Roman"/>
          <w:sz w:val="24"/>
          <w:szCs w:val="24"/>
        </w:rPr>
        <w:t xml:space="preserve">Regression of barrels of oil by temperature over time </w:t>
      </w:r>
      <w:r w:rsidR="00612AD9">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link</w:t>
      </w:r>
      <w:r w:rsidRPr="00696193">
        <w:rPr>
          <w:rStyle w:val="Hyperlink"/>
          <w:rFonts w:ascii="Times New Roman" w:hAnsi="Times New Roman"/>
          <w:sz w:val="24"/>
          <w:szCs w:val="24"/>
        </w:rPr>
        <w:t>)</w:t>
      </w:r>
      <w:commentRangeEnd w:id="179"/>
      <w:r w:rsidR="005E65AD" w:rsidRPr="00696193">
        <w:rPr>
          <w:rStyle w:val="Hyperlink"/>
          <w:rFonts w:asciiTheme="minorHAnsi" w:eastAsiaTheme="minorHAnsi" w:hAnsiTheme="minorHAnsi" w:cstheme="minorBidi"/>
          <w:sz w:val="16"/>
          <w:szCs w:val="16"/>
        </w:rPr>
        <w:commentReference w:id="179"/>
      </w:r>
    </w:p>
    <w:p w14:paraId="72B8DC0A" w14:textId="4149CD27" w:rsidR="001E5CD7" w:rsidRPr="00843ACB" w:rsidRDefault="00696193" w:rsidP="00843ACB">
      <w:pPr>
        <w:spacing w:after="0" w:line="240" w:lineRule="auto"/>
        <w:jc w:val="both"/>
        <w:rPr>
          <w:rFonts w:ascii="Times New Roman" w:hAnsi="Times New Roman"/>
          <w:i/>
          <w:sz w:val="24"/>
          <w:szCs w:val="24"/>
        </w:rPr>
      </w:pPr>
      <w:r>
        <w:rPr>
          <w:rFonts w:ascii="Times New Roman" w:hAnsi="Times New Roman"/>
          <w:sz w:val="24"/>
          <w:szCs w:val="24"/>
        </w:rPr>
        <w:fldChar w:fldCharType="end"/>
      </w:r>
    </w:p>
    <w:p w14:paraId="4D854535" w14:textId="1BAAEC21"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C1D54B7" w14:textId="10500934"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43&lt;/sup&gt;","plainTextFormattedCitation":"43","previouslyFormattedCitation":"&lt;sup&gt;43&lt;/sup&gt;"},"properties":{"noteIndex":0},"schema":"https://github.com/citation-style-language/schema/raw/master/csl-citation.json"}</w:instrText>
      </w:r>
      <w:r w:rsidR="00D21DED"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43</w:t>
      </w:r>
      <w:r w:rsidR="00D21DED" w:rsidRPr="00636C9B">
        <w:rPr>
          <w:rFonts w:ascii="Times New Roman" w:hAnsi="Times New Roman"/>
          <w:sz w:val="24"/>
          <w:szCs w:val="24"/>
        </w:rPr>
        <w:fldChar w:fldCharType="end"/>
      </w:r>
    </w:p>
    <w:p w14:paraId="12B3C93A" w14:textId="602A99B0" w:rsidR="00597FC9" w:rsidRPr="00636C9B" w:rsidRDefault="00423243"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44&lt;/sup&gt;","plainTextFormattedCitation":"44","previouslyFormattedCitation":"&lt;sup&gt;44&lt;/sup&gt;"},"properties":{"noteIndex":0},"schema":"https://github.com/citation-style-language/schema/raw/master/csl-citation.json"}</w:instrText>
      </w:r>
      <w:r w:rsidR="002953F0">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44</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0F74F50C"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p>
    <w:p w14:paraId="00046339" w14:textId="7F57FDF1"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Swimming more likely in anomalously warmer temperatures.</w:t>
      </w:r>
    </w:p>
    <w:p w14:paraId="45D8204E" w14:textId="50808FE1"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B5788A7" w14:textId="22EB4E90"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lastRenderedPageBreak/>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9D3641"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9D3641" w:rsidRPr="00636C9B">
        <w:rPr>
          <w:rFonts w:ascii="Times New Roman" w:hAnsi="Times New Roman"/>
          <w:sz w:val="24"/>
          <w:szCs w:val="24"/>
        </w:rPr>
        <w:fldChar w:fldCharType="end"/>
      </w:r>
    </w:p>
    <w:p w14:paraId="02DEB20A" w14:textId="3C6E1AB1" w:rsidR="00903EED" w:rsidRPr="00815C28" w:rsidRDefault="00FD2F61"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45&lt;/sup&gt;","plainTextFormattedCitation":"45","previouslyFormattedCitation":"&lt;sup&gt;45&lt;/sup&gt;"},"properties":{"noteIndex":0},"schema":"https://github.com/citation-style-language/schema/raw/master/csl-citation.json"}</w:instrText>
      </w:r>
      <w:r w:rsidR="0016666B"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45</w:t>
      </w:r>
      <w:r w:rsidR="0016666B" w:rsidRPr="00636C9B">
        <w:rPr>
          <w:rFonts w:ascii="Times New Roman" w:hAnsi="Times New Roman"/>
          <w:sz w:val="24"/>
          <w:szCs w:val="24"/>
        </w:rPr>
        <w:fldChar w:fldCharType="end"/>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319D004F"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p>
    <w:p w14:paraId="6E6FF6C5" w14:textId="5368A5E4" w:rsidR="00DE484C" w:rsidRDefault="00DE484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4B40CB">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46,47&lt;/sup&gt;","plainTextFormattedCitation":"46,47","previouslyFormattedCitation":"&lt;sup&gt;46,47&lt;/sup&gt;"},"properties":{"noteIndex":0},"schema":"https://github.com/citation-style-language/schema/raw/master/csl-citation.json"}</w:instrText>
      </w:r>
      <w:r w:rsidR="007C2F38">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46,47</w:t>
      </w:r>
      <w:r w:rsidR="007C2F38">
        <w:rPr>
          <w:rFonts w:ascii="Times New Roman" w:hAnsi="Times New Roman"/>
          <w:sz w:val="24"/>
          <w:szCs w:val="24"/>
        </w:rPr>
        <w:fldChar w:fldCharType="end"/>
      </w:r>
    </w:p>
    <w:p w14:paraId="353C1173" w14:textId="5E84E4AF" w:rsid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48,49&lt;/sup&gt;","plainTextFormattedCitation":"48,49","previouslyFormattedCitation":"&lt;sup&gt;48,49&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48,49</w:t>
      </w:r>
      <w:r>
        <w:rPr>
          <w:rFonts w:ascii="Times New Roman" w:hAnsi="Times New Roman"/>
          <w:sz w:val="24"/>
          <w:szCs w:val="24"/>
        </w:rPr>
        <w:fldChar w:fldCharType="end"/>
      </w:r>
    </w:p>
    <w:p w14:paraId="5BBDFF26" w14:textId="5A644C8A" w:rsidR="007C2F38" w:rsidRP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Link between anger and temperature.</w:t>
      </w:r>
      <w:r>
        <w:rPr>
          <w:rFonts w:ascii="Times New Roman" w:hAnsi="Times New Roman"/>
          <w:sz w:val="24"/>
          <w:szCs w:val="24"/>
        </w:rPr>
        <w:fldChar w:fldCharType="begin" w:fldLock="1"/>
      </w:r>
      <w:r w:rsidR="00BD3D8F">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50,51&lt;/sup&gt;","plainTextFormattedCitation":"50,51","previouslyFormattedCitation":"&lt;sup&gt;50,51&lt;/sup&gt;"},"properties":{"noteIndex":0},"schema":"https://github.com/citation-style-language/schema/raw/master/csl-citation.json"}</w:instrText>
      </w:r>
      <w:r>
        <w:rPr>
          <w:rFonts w:ascii="Times New Roman" w:hAnsi="Times New Roman"/>
          <w:sz w:val="24"/>
          <w:szCs w:val="24"/>
        </w:rPr>
        <w:fldChar w:fldCharType="separate"/>
      </w:r>
      <w:r w:rsidR="00B43563" w:rsidRPr="00B43563">
        <w:rPr>
          <w:rFonts w:ascii="Times New Roman" w:hAnsi="Times New Roman"/>
          <w:noProof/>
          <w:sz w:val="24"/>
          <w:szCs w:val="24"/>
          <w:vertAlign w:val="superscript"/>
        </w:rPr>
        <w:t>50,51</w:t>
      </w:r>
      <w:r>
        <w:rPr>
          <w:rFonts w:ascii="Times New Roman" w:hAnsi="Times New Roman"/>
          <w:sz w:val="24"/>
          <w:szCs w:val="24"/>
        </w:rPr>
        <w:fldChar w:fldCharType="end"/>
      </w:r>
    </w:p>
    <w:p w14:paraId="14018E80" w14:textId="21ECB613" w:rsidR="00A22685" w:rsidRDefault="00A22685"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27&lt;/sup&gt;","plainTextFormattedCitation":"27","previouslyFormattedCitation":"&lt;sup&gt;27&lt;/sup&gt;"},"properties":{"noteIndex":0},"schema":"https://github.com/citation-style-language/schema/raw/master/csl-citation.json"}</w:instrText>
      </w:r>
      <w:r w:rsidR="00775537">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27</w:t>
      </w:r>
      <w:r w:rsidR="00775537">
        <w:rPr>
          <w:rFonts w:ascii="Times New Roman" w:hAnsi="Times New Roman"/>
          <w:sz w:val="24"/>
          <w:szCs w:val="24"/>
        </w:rPr>
        <w:fldChar w:fldCharType="end"/>
      </w:r>
    </w:p>
    <w:p w14:paraId="1BBEDDF7" w14:textId="3DD7CAEC" w:rsidR="003A470E" w:rsidRPr="00843ACB" w:rsidRDefault="003A470E" w:rsidP="00843ACB">
      <w:pPr>
        <w:pStyle w:val="ListParagraph"/>
        <w:numPr>
          <w:ilvl w:val="0"/>
          <w:numId w:val="7"/>
        </w:numPr>
        <w:spacing w:after="0" w:line="240" w:lineRule="auto"/>
        <w:jc w:val="both"/>
        <w:rPr>
          <w:rFonts w:ascii="Times New Roman" w:hAnsi="Times New Roman"/>
          <w:sz w:val="24"/>
          <w:szCs w:val="24"/>
        </w:rPr>
      </w:pPr>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347BC4">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color w:val="000000" w:themeColor="text1"/>
          <w:sz w:val="24"/>
          <w:szCs w:val="24"/>
        </w:rPr>
        <w:instrText>∼</w:instrText>
      </w:r>
      <w:r w:rsidR="00347BC4">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27–32&lt;/sup&gt;","plainTextFormattedCitation":"27–32","previouslyFormattedCitation":"&lt;sup&gt;27–32&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B43563" w:rsidRPr="00B43563">
        <w:rPr>
          <w:rFonts w:ascii="Times New Roman" w:hAnsi="Times New Roman"/>
          <w:noProof/>
          <w:color w:val="000000" w:themeColor="text1"/>
          <w:sz w:val="24"/>
          <w:szCs w:val="24"/>
          <w:vertAlign w:val="superscript"/>
        </w:rPr>
        <w:t>27–32</w:t>
      </w:r>
      <w:r w:rsidRPr="003A470E">
        <w:rPr>
          <w:rFonts w:ascii="Times New Roman" w:hAnsi="Times New Roman"/>
          <w:color w:val="000000" w:themeColor="text1"/>
          <w:sz w:val="24"/>
          <w:szCs w:val="24"/>
        </w:rPr>
        <w:fldChar w:fldCharType="end"/>
      </w:r>
    </w:p>
    <w:p w14:paraId="5E17D259" w14:textId="23091847" w:rsidR="008312D3" w:rsidRPr="00636C9B" w:rsidRDefault="00602B35" w:rsidP="00843ACB">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47BC4">
        <w:rPr>
          <w:rFonts w:ascii="MS Mincho" w:eastAsia="MS Mincho" w:hAnsi="MS Mincho" w:cs="MS Mincho"/>
          <w:sz w:val="24"/>
          <w:szCs w:val="24"/>
        </w:rPr>
        <w:instrText>∼</w:instrText>
      </w:r>
      <w:r w:rsidR="00347BC4">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29–32,52&lt;/sup&gt;","plainTextFormattedCitation":"29–32,52","previouslyFormattedCitation":"&lt;sup&gt;29–32,52&lt;/sup&gt;"},"properties":{"noteIndex":0},"schema":"https://github.com/citation-style-language/schema/raw/master/csl-citation.json"}</w:instrText>
      </w:r>
      <w:r w:rsidR="00FA5998"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29–32,52</w:t>
      </w:r>
      <w:r w:rsidR="00FA5998" w:rsidRPr="00636C9B">
        <w:rPr>
          <w:rFonts w:ascii="Times New Roman" w:hAnsi="Times New Roman"/>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489B7467"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3A0733E" w:rsidR="009B7A5F" w:rsidRPr="00636C9B" w:rsidRDefault="00DD39F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347BC4">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24&lt;/sup&gt;","plainTextFormattedCitation":"24","previouslyFormattedCitation":"&lt;sup&gt;24&lt;/sup&gt;"},"properties":{"noteIndex":0},"schema":"https://github.com/citation-style-language/schema/raw/master/csl-citation.json"}</w:instrText>
      </w:r>
      <w:r w:rsidR="001B365D" w:rsidRPr="00636C9B">
        <w:rPr>
          <w:rFonts w:ascii="Times New Roman" w:hAnsi="Times New Roman"/>
          <w:sz w:val="24"/>
          <w:szCs w:val="24"/>
        </w:rPr>
        <w:fldChar w:fldCharType="separate"/>
      </w:r>
      <w:r w:rsidR="00B43563" w:rsidRPr="00B43563">
        <w:rPr>
          <w:rFonts w:ascii="Times New Roman" w:hAnsi="Times New Roman"/>
          <w:noProof/>
          <w:sz w:val="24"/>
          <w:szCs w:val="24"/>
          <w:vertAlign w:val="superscript"/>
        </w:rPr>
        <w:t>24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31503AF7" w14:textId="3BC1DE46" w:rsidR="000A79C8" w:rsidRPr="000A79C8" w:rsidRDefault="00A55581"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A79C8" w:rsidRPr="000A79C8">
        <w:rPr>
          <w:rFonts w:ascii="Times New Roman" w:eastAsia="Times New Roman" w:hAnsi="Times New Roman"/>
          <w:noProof/>
          <w:sz w:val="24"/>
        </w:rPr>
        <w:t>1</w:t>
      </w:r>
      <w:r w:rsidR="000A79C8" w:rsidRPr="000A79C8">
        <w:rPr>
          <w:rFonts w:ascii="Times New Roman" w:eastAsia="Times New Roman" w:hAnsi="Times New Roman"/>
          <w:noProof/>
          <w:sz w:val="24"/>
        </w:rPr>
        <w:tab/>
        <w:t>IPCC. IPCC special report on the impacts of global warming of 1.5 °C - Summary for policy makers. 2018. http://www.ipcc.ch/report/sr15/.</w:t>
      </w:r>
    </w:p>
    <w:p w14:paraId="6DF2D81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w:t>
      </w:r>
      <w:r w:rsidRPr="000A79C8">
        <w:rPr>
          <w:rFonts w:ascii="Times New Roman" w:eastAsia="Times New Roman" w:hAnsi="Times New Roman"/>
          <w:noProof/>
          <w:sz w:val="24"/>
        </w:rPr>
        <w:tab/>
        <w:t xml:space="preserve">Gasparrini A, Guo Y, Hashizume M,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Mortality risk attributable to high and low ambient temperature: A multicountry observational study. </w:t>
      </w:r>
      <w:r w:rsidRPr="000A79C8">
        <w:rPr>
          <w:rFonts w:ascii="Times New Roman" w:eastAsia="Times New Roman" w:hAnsi="Times New Roman"/>
          <w:i/>
          <w:iCs/>
          <w:noProof/>
          <w:sz w:val="24"/>
        </w:rPr>
        <w:t>Lancet</w:t>
      </w:r>
      <w:r w:rsidRPr="000A79C8">
        <w:rPr>
          <w:rFonts w:ascii="Times New Roman" w:eastAsia="Times New Roman" w:hAnsi="Times New Roman"/>
          <w:noProof/>
          <w:sz w:val="24"/>
        </w:rPr>
        <w:t xml:space="preserve"> 2015; </w:t>
      </w:r>
      <w:r w:rsidRPr="000A79C8">
        <w:rPr>
          <w:rFonts w:ascii="Times New Roman" w:eastAsia="Times New Roman" w:hAnsi="Times New Roman"/>
          <w:b/>
          <w:bCs/>
          <w:noProof/>
          <w:sz w:val="24"/>
        </w:rPr>
        <w:t>386</w:t>
      </w:r>
      <w:r w:rsidRPr="000A79C8">
        <w:rPr>
          <w:rFonts w:ascii="Times New Roman" w:eastAsia="Times New Roman" w:hAnsi="Times New Roman"/>
          <w:noProof/>
          <w:sz w:val="24"/>
        </w:rPr>
        <w:t>: 369–75.</w:t>
      </w:r>
    </w:p>
    <w:p w14:paraId="1859CE3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w:t>
      </w:r>
      <w:r w:rsidRPr="000A79C8">
        <w:rPr>
          <w:rFonts w:ascii="Times New Roman" w:eastAsia="Times New Roman" w:hAnsi="Times New Roman"/>
          <w:noProof/>
          <w:sz w:val="24"/>
        </w:rPr>
        <w:tab/>
        <w:t xml:space="preserve">Ye X, Wolff R, Yu W, Vaneckova P, Pan X, Tong S. Ambient temperature and morbidity: a review of epidemiological evidence. </w:t>
      </w:r>
      <w:r w:rsidRPr="000A79C8">
        <w:rPr>
          <w:rFonts w:ascii="Times New Roman" w:eastAsia="Times New Roman" w:hAnsi="Times New Roman"/>
          <w:i/>
          <w:iCs/>
          <w:noProof/>
          <w:sz w:val="24"/>
        </w:rPr>
        <w:t>Environ Health Perspect</w:t>
      </w:r>
      <w:r w:rsidRPr="000A79C8">
        <w:rPr>
          <w:rFonts w:ascii="Times New Roman" w:eastAsia="Times New Roman" w:hAnsi="Times New Roman"/>
          <w:noProof/>
          <w:sz w:val="24"/>
        </w:rPr>
        <w:t xml:space="preserve"> 2012; </w:t>
      </w:r>
      <w:r w:rsidRPr="000A79C8">
        <w:rPr>
          <w:rFonts w:ascii="Times New Roman" w:eastAsia="Times New Roman" w:hAnsi="Times New Roman"/>
          <w:b/>
          <w:bCs/>
          <w:noProof/>
          <w:sz w:val="24"/>
        </w:rPr>
        <w:t>120</w:t>
      </w:r>
      <w:r w:rsidRPr="000A79C8">
        <w:rPr>
          <w:rFonts w:ascii="Times New Roman" w:eastAsia="Times New Roman" w:hAnsi="Times New Roman"/>
          <w:noProof/>
          <w:sz w:val="24"/>
        </w:rPr>
        <w:t>: 19–28.</w:t>
      </w:r>
    </w:p>
    <w:p w14:paraId="4847F8C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w:t>
      </w:r>
      <w:r w:rsidRPr="000A79C8">
        <w:rPr>
          <w:rFonts w:ascii="Times New Roman" w:eastAsia="Times New Roman" w:hAnsi="Times New Roman"/>
          <w:noProof/>
          <w:sz w:val="24"/>
        </w:rPr>
        <w:tab/>
        <w:t xml:space="preserve">Basu R. High ambient temperature and mortality: A review of epidemiologic studies from 2001 to 2008. </w:t>
      </w:r>
      <w:r w:rsidRPr="000A79C8">
        <w:rPr>
          <w:rFonts w:ascii="Times New Roman" w:eastAsia="Times New Roman" w:hAnsi="Times New Roman"/>
          <w:i/>
          <w:iCs/>
          <w:noProof/>
          <w:sz w:val="24"/>
        </w:rPr>
        <w:t>Environ Heal A Glob Access Sci Source</w:t>
      </w:r>
      <w:r w:rsidRPr="000A79C8">
        <w:rPr>
          <w:rFonts w:ascii="Times New Roman" w:eastAsia="Times New Roman" w:hAnsi="Times New Roman"/>
          <w:noProof/>
          <w:sz w:val="24"/>
        </w:rPr>
        <w:t xml:space="preserve"> 2009; </w:t>
      </w:r>
      <w:r w:rsidRPr="000A79C8">
        <w:rPr>
          <w:rFonts w:ascii="Times New Roman" w:eastAsia="Times New Roman" w:hAnsi="Times New Roman"/>
          <w:b/>
          <w:bCs/>
          <w:noProof/>
          <w:sz w:val="24"/>
        </w:rPr>
        <w:t>8</w:t>
      </w:r>
      <w:r w:rsidRPr="000A79C8">
        <w:rPr>
          <w:rFonts w:ascii="Times New Roman" w:eastAsia="Times New Roman" w:hAnsi="Times New Roman"/>
          <w:noProof/>
          <w:sz w:val="24"/>
        </w:rPr>
        <w:t>: 40.</w:t>
      </w:r>
    </w:p>
    <w:p w14:paraId="0C20C9D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w:t>
      </w:r>
      <w:r w:rsidRPr="000A79C8">
        <w:rPr>
          <w:rFonts w:ascii="Times New Roman" w:eastAsia="Times New Roman" w:hAnsi="Times New Roman"/>
          <w:noProof/>
          <w:sz w:val="24"/>
        </w:rPr>
        <w:tab/>
        <w:t xml:space="preserve">Song X, Wang S, Hu Y,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Impact of ambient temperature on morbidity and mortality: An overview of reviews. </w:t>
      </w:r>
      <w:r w:rsidRPr="000A79C8">
        <w:rPr>
          <w:rFonts w:ascii="Times New Roman" w:eastAsia="Times New Roman" w:hAnsi="Times New Roman"/>
          <w:i/>
          <w:iCs/>
          <w:noProof/>
          <w:sz w:val="24"/>
        </w:rPr>
        <w:t>Sci Total Environ</w:t>
      </w:r>
      <w:r w:rsidRPr="000A79C8">
        <w:rPr>
          <w:rFonts w:ascii="Times New Roman" w:eastAsia="Times New Roman" w:hAnsi="Times New Roman"/>
          <w:noProof/>
          <w:sz w:val="24"/>
        </w:rPr>
        <w:t xml:space="preserve"> 2017; </w:t>
      </w:r>
      <w:r w:rsidRPr="000A79C8">
        <w:rPr>
          <w:rFonts w:ascii="Times New Roman" w:eastAsia="Times New Roman" w:hAnsi="Times New Roman"/>
          <w:b/>
          <w:bCs/>
          <w:noProof/>
          <w:sz w:val="24"/>
        </w:rPr>
        <w:t>586</w:t>
      </w:r>
      <w:r w:rsidRPr="000A79C8">
        <w:rPr>
          <w:rFonts w:ascii="Times New Roman" w:eastAsia="Times New Roman" w:hAnsi="Times New Roman"/>
          <w:noProof/>
          <w:sz w:val="24"/>
        </w:rPr>
        <w:t>: 241–54.</w:t>
      </w:r>
    </w:p>
    <w:p w14:paraId="60ECBA4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6</w:t>
      </w:r>
      <w:r w:rsidRPr="000A79C8">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0A79C8">
        <w:rPr>
          <w:rFonts w:ascii="Times New Roman" w:eastAsia="Times New Roman" w:hAnsi="Times New Roman"/>
          <w:i/>
          <w:iCs/>
          <w:noProof/>
          <w:sz w:val="24"/>
        </w:rPr>
        <w:t>Nat Clim Chang</w:t>
      </w:r>
      <w:r w:rsidRPr="000A79C8">
        <w:rPr>
          <w:rFonts w:ascii="Times New Roman" w:eastAsia="Times New Roman" w:hAnsi="Times New Roman"/>
          <w:noProof/>
          <w:sz w:val="24"/>
        </w:rPr>
        <w:t xml:space="preserve"> 2014; </w:t>
      </w:r>
      <w:r w:rsidRPr="000A79C8">
        <w:rPr>
          <w:rFonts w:ascii="Times New Roman" w:eastAsia="Times New Roman" w:hAnsi="Times New Roman"/>
          <w:b/>
          <w:bCs/>
          <w:noProof/>
          <w:sz w:val="24"/>
        </w:rPr>
        <w:t>4</w:t>
      </w:r>
      <w:r w:rsidRPr="000A79C8">
        <w:rPr>
          <w:rFonts w:ascii="Times New Roman" w:eastAsia="Times New Roman" w:hAnsi="Times New Roman"/>
          <w:noProof/>
          <w:sz w:val="24"/>
        </w:rPr>
        <w:t>: 269–73.</w:t>
      </w:r>
    </w:p>
    <w:p w14:paraId="74B379A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7</w:t>
      </w:r>
      <w:r w:rsidRPr="000A79C8">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0A79C8">
        <w:rPr>
          <w:rFonts w:ascii="Times New Roman" w:eastAsia="Times New Roman" w:hAnsi="Times New Roman"/>
          <w:i/>
          <w:iCs/>
          <w:noProof/>
          <w:sz w:val="24"/>
        </w:rPr>
        <w:t>Environ Int</w:t>
      </w:r>
      <w:r w:rsidRPr="000A79C8">
        <w:rPr>
          <w:rFonts w:ascii="Times New Roman" w:eastAsia="Times New Roman" w:hAnsi="Times New Roman"/>
          <w:noProof/>
          <w:sz w:val="24"/>
        </w:rPr>
        <w:t xml:space="preserve"> 2016. DOI:10.1016/j.envint.2016.02.018.</w:t>
      </w:r>
    </w:p>
    <w:p w14:paraId="244EF488"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8</w:t>
      </w:r>
      <w:r w:rsidRPr="000A79C8">
        <w:rPr>
          <w:rFonts w:ascii="Times New Roman" w:eastAsia="Times New Roman" w:hAnsi="Times New Roman"/>
          <w:noProof/>
          <w:sz w:val="24"/>
        </w:rPr>
        <w:tab/>
        <w:t xml:space="preserve">Le Tertre A, Lefranc AA, Eilstein D,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Impact of the 2003 Heatwave on All-Cause Mortality in 9 French Cities. </w:t>
      </w:r>
      <w:r w:rsidRPr="000A79C8">
        <w:rPr>
          <w:rFonts w:ascii="Times New Roman" w:eastAsia="Times New Roman" w:hAnsi="Times New Roman"/>
          <w:i/>
          <w:iCs/>
          <w:noProof/>
          <w:sz w:val="24"/>
        </w:rPr>
        <w:t>Epidemiology</w:t>
      </w:r>
      <w:r w:rsidRPr="000A79C8">
        <w:rPr>
          <w:rFonts w:ascii="Times New Roman" w:eastAsia="Times New Roman" w:hAnsi="Times New Roman"/>
          <w:noProof/>
          <w:sz w:val="24"/>
        </w:rPr>
        <w:t xml:space="preserve"> 2006; </w:t>
      </w:r>
      <w:r w:rsidRPr="000A79C8">
        <w:rPr>
          <w:rFonts w:ascii="Times New Roman" w:eastAsia="Times New Roman" w:hAnsi="Times New Roman"/>
          <w:b/>
          <w:bCs/>
          <w:noProof/>
          <w:sz w:val="24"/>
        </w:rPr>
        <w:t>17</w:t>
      </w:r>
      <w:r w:rsidRPr="000A79C8">
        <w:rPr>
          <w:rFonts w:ascii="Times New Roman" w:eastAsia="Times New Roman" w:hAnsi="Times New Roman"/>
          <w:noProof/>
          <w:sz w:val="24"/>
        </w:rPr>
        <w:t>: 75–9.</w:t>
      </w:r>
    </w:p>
    <w:p w14:paraId="0407B87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9</w:t>
      </w:r>
      <w:r w:rsidRPr="000A79C8">
        <w:rPr>
          <w:rFonts w:ascii="Times New Roman" w:eastAsia="Times New Roman" w:hAnsi="Times New Roman"/>
          <w:noProof/>
          <w:sz w:val="24"/>
        </w:rPr>
        <w:tab/>
        <w:t xml:space="preserve">Semenza JC, Rubin CH, Falter KH,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Heat-Related Deaths during the July 1995 Heat Wave in Chicago. </w:t>
      </w:r>
      <w:r w:rsidRPr="000A79C8">
        <w:rPr>
          <w:rFonts w:ascii="Times New Roman" w:eastAsia="Times New Roman" w:hAnsi="Times New Roman"/>
          <w:i/>
          <w:iCs/>
          <w:noProof/>
          <w:sz w:val="24"/>
        </w:rPr>
        <w:t>N Engl J Med</w:t>
      </w:r>
      <w:r w:rsidRPr="000A79C8">
        <w:rPr>
          <w:rFonts w:ascii="Times New Roman" w:eastAsia="Times New Roman" w:hAnsi="Times New Roman"/>
          <w:noProof/>
          <w:sz w:val="24"/>
        </w:rPr>
        <w:t xml:space="preserve"> 1996. DOI:10.1056/NEJM199607113350203.</w:t>
      </w:r>
    </w:p>
    <w:p w14:paraId="373B488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10</w:t>
      </w:r>
      <w:r w:rsidRPr="000A79C8">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0A79C8">
        <w:rPr>
          <w:rFonts w:ascii="Times New Roman" w:eastAsia="Times New Roman" w:hAnsi="Times New Roman"/>
          <w:i/>
          <w:iCs/>
          <w:noProof/>
          <w:sz w:val="24"/>
        </w:rPr>
        <w:t>Int J Environ Res Public Health</w:t>
      </w:r>
      <w:r w:rsidRPr="000A79C8">
        <w:rPr>
          <w:rFonts w:ascii="Times New Roman" w:eastAsia="Times New Roman" w:hAnsi="Times New Roman"/>
          <w:noProof/>
          <w:sz w:val="24"/>
        </w:rPr>
        <w:t xml:space="preserve"> 2015. DOI:10.3390/ijerph120201279.</w:t>
      </w:r>
    </w:p>
    <w:p w14:paraId="785B14F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11</w:t>
      </w:r>
      <w:r w:rsidRPr="000A79C8">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0A79C8">
        <w:rPr>
          <w:rFonts w:ascii="Times New Roman" w:eastAsia="Times New Roman" w:hAnsi="Times New Roman"/>
          <w:i/>
          <w:iCs/>
          <w:noProof/>
          <w:sz w:val="24"/>
        </w:rPr>
        <w:t>Environ Health Perspect</w:t>
      </w:r>
      <w:r w:rsidRPr="000A79C8">
        <w:rPr>
          <w:rFonts w:ascii="Times New Roman" w:eastAsia="Times New Roman" w:hAnsi="Times New Roman"/>
          <w:noProof/>
          <w:sz w:val="24"/>
        </w:rPr>
        <w:t xml:space="preserve"> 2011. DOI:10.1289/ehp.1002313.</w:t>
      </w:r>
    </w:p>
    <w:p w14:paraId="594086C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12</w:t>
      </w:r>
      <w:r w:rsidRPr="000A79C8">
        <w:rPr>
          <w:rFonts w:ascii="Times New Roman" w:eastAsia="Times New Roman" w:hAnsi="Times New Roman"/>
          <w:noProof/>
          <w:sz w:val="24"/>
        </w:rPr>
        <w:tab/>
        <w:t xml:space="preserve">Anderson BG, Bell ML. Weather-related mortality: how heat, cold, and heat waves affect mortality in the United States. </w:t>
      </w:r>
      <w:r w:rsidRPr="000A79C8">
        <w:rPr>
          <w:rFonts w:ascii="Times New Roman" w:eastAsia="Times New Roman" w:hAnsi="Times New Roman"/>
          <w:i/>
          <w:iCs/>
          <w:noProof/>
          <w:sz w:val="24"/>
        </w:rPr>
        <w:t>Epidemiology</w:t>
      </w:r>
      <w:r w:rsidRPr="000A79C8">
        <w:rPr>
          <w:rFonts w:ascii="Times New Roman" w:eastAsia="Times New Roman" w:hAnsi="Times New Roman"/>
          <w:noProof/>
          <w:sz w:val="24"/>
        </w:rPr>
        <w:t xml:space="preserve"> 2009; </w:t>
      </w:r>
      <w:r w:rsidRPr="000A79C8">
        <w:rPr>
          <w:rFonts w:ascii="Times New Roman" w:eastAsia="Times New Roman" w:hAnsi="Times New Roman"/>
          <w:b/>
          <w:bCs/>
          <w:noProof/>
          <w:sz w:val="24"/>
        </w:rPr>
        <w:t>20</w:t>
      </w:r>
      <w:r w:rsidRPr="000A79C8">
        <w:rPr>
          <w:rFonts w:ascii="Times New Roman" w:eastAsia="Times New Roman" w:hAnsi="Times New Roman"/>
          <w:noProof/>
          <w:sz w:val="24"/>
        </w:rPr>
        <w:t>: 205.</w:t>
      </w:r>
    </w:p>
    <w:p w14:paraId="1B80212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13</w:t>
      </w:r>
      <w:r w:rsidRPr="000A79C8">
        <w:rPr>
          <w:rFonts w:ascii="Times New Roman" w:eastAsia="Times New Roman" w:hAnsi="Times New Roman"/>
          <w:noProof/>
          <w:sz w:val="24"/>
        </w:rPr>
        <w:tab/>
        <w:t xml:space="preserve">Hajat S, Kovats RS, Lachowycz K. Heat-related and cold-related deaths in England and Wales: Who is at risk? </w:t>
      </w:r>
      <w:r w:rsidRPr="000A79C8">
        <w:rPr>
          <w:rFonts w:ascii="Times New Roman" w:eastAsia="Times New Roman" w:hAnsi="Times New Roman"/>
          <w:i/>
          <w:iCs/>
          <w:noProof/>
          <w:sz w:val="24"/>
        </w:rPr>
        <w:t>Occup Environ Med</w:t>
      </w:r>
      <w:r w:rsidRPr="000A79C8">
        <w:rPr>
          <w:rFonts w:ascii="Times New Roman" w:eastAsia="Times New Roman" w:hAnsi="Times New Roman"/>
          <w:noProof/>
          <w:sz w:val="24"/>
        </w:rPr>
        <w:t xml:space="preserve"> 2007. DOI:10.1136/oem.2006.029017.</w:t>
      </w:r>
    </w:p>
    <w:p w14:paraId="1D84448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14</w:t>
      </w:r>
      <w:r w:rsidRPr="000A79C8">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2012. DOI:10.1073/pnas.1113070109.</w:t>
      </w:r>
    </w:p>
    <w:p w14:paraId="7646092B"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15</w:t>
      </w:r>
      <w:r w:rsidRPr="000A79C8">
        <w:rPr>
          <w:rFonts w:ascii="Times New Roman" w:eastAsia="Times New Roman" w:hAnsi="Times New Roman"/>
          <w:noProof/>
          <w:sz w:val="24"/>
        </w:rPr>
        <w:tab/>
        <w:t xml:space="preserve">Li T, Horton RM, Bader DA,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Aging Will Amplify the Heat-related Mortality Risk under a Changing Climate: Projection for the Elderly in Beijing, China. </w:t>
      </w:r>
      <w:r w:rsidRPr="000A79C8">
        <w:rPr>
          <w:rFonts w:ascii="Times New Roman" w:eastAsia="Times New Roman" w:hAnsi="Times New Roman"/>
          <w:i/>
          <w:iCs/>
          <w:noProof/>
          <w:sz w:val="24"/>
        </w:rPr>
        <w:t>Sci Rep</w:t>
      </w:r>
      <w:r w:rsidRPr="000A79C8">
        <w:rPr>
          <w:rFonts w:ascii="Times New Roman" w:eastAsia="Times New Roman" w:hAnsi="Times New Roman"/>
          <w:noProof/>
          <w:sz w:val="24"/>
        </w:rPr>
        <w:t xml:space="preserve"> 2016. DOI:10.1038/srep28161.</w:t>
      </w:r>
    </w:p>
    <w:p w14:paraId="77DAA8C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16</w:t>
      </w:r>
      <w:r w:rsidRPr="000A79C8">
        <w:rPr>
          <w:rFonts w:ascii="Times New Roman" w:eastAsia="Times New Roman" w:hAnsi="Times New Roman"/>
          <w:noProof/>
          <w:sz w:val="24"/>
        </w:rPr>
        <w:tab/>
        <w:t xml:space="preserve">Ingram DD, Parker JD, Schenker N,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United States Census 2000 population with bridged race categories. </w:t>
      </w:r>
      <w:r w:rsidRPr="000A79C8">
        <w:rPr>
          <w:rFonts w:ascii="Times New Roman" w:eastAsia="Times New Roman" w:hAnsi="Times New Roman"/>
          <w:i/>
          <w:iCs/>
          <w:noProof/>
          <w:sz w:val="24"/>
        </w:rPr>
        <w:t>Vital Health Stat 2</w:t>
      </w:r>
      <w:r w:rsidRPr="000A79C8">
        <w:rPr>
          <w:rFonts w:ascii="Times New Roman" w:eastAsia="Times New Roman" w:hAnsi="Times New Roman"/>
          <w:noProof/>
          <w:sz w:val="24"/>
        </w:rPr>
        <w:t xml:space="preserve"> 2003; : 1–55.</w:t>
      </w:r>
    </w:p>
    <w:p w14:paraId="1A8B0683"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17</w:t>
      </w:r>
      <w:r w:rsidRPr="000A79C8">
        <w:rPr>
          <w:rFonts w:ascii="Times New Roman" w:eastAsia="Times New Roman" w:hAnsi="Times New Roman"/>
          <w:noProof/>
          <w:sz w:val="24"/>
        </w:rPr>
        <w:tab/>
        <w:t xml:space="preserve">Dee DP, Uppala SM, Simmons AJ,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The ERA-Interim reanalysis: configuration and performance of the data assimilation system. </w:t>
      </w:r>
      <w:r w:rsidRPr="000A79C8">
        <w:rPr>
          <w:rFonts w:ascii="Times New Roman" w:eastAsia="Times New Roman" w:hAnsi="Times New Roman"/>
          <w:i/>
          <w:iCs/>
          <w:noProof/>
          <w:sz w:val="24"/>
        </w:rPr>
        <w:t>Q J R Meteorol Soc</w:t>
      </w:r>
      <w:r w:rsidRPr="000A79C8">
        <w:rPr>
          <w:rFonts w:ascii="Times New Roman" w:eastAsia="Times New Roman" w:hAnsi="Times New Roman"/>
          <w:noProof/>
          <w:sz w:val="24"/>
        </w:rPr>
        <w:t xml:space="preserve"> 2011; </w:t>
      </w:r>
      <w:r w:rsidRPr="000A79C8">
        <w:rPr>
          <w:rFonts w:ascii="Times New Roman" w:eastAsia="Times New Roman" w:hAnsi="Times New Roman"/>
          <w:b/>
          <w:bCs/>
          <w:noProof/>
          <w:sz w:val="24"/>
        </w:rPr>
        <w:t>137</w:t>
      </w:r>
      <w:r w:rsidRPr="000A79C8">
        <w:rPr>
          <w:rFonts w:ascii="Times New Roman" w:eastAsia="Times New Roman" w:hAnsi="Times New Roman"/>
          <w:noProof/>
          <w:sz w:val="24"/>
        </w:rPr>
        <w:t>: 553–97.</w:t>
      </w:r>
    </w:p>
    <w:p w14:paraId="6285861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18</w:t>
      </w:r>
      <w:r w:rsidRPr="000A79C8">
        <w:rPr>
          <w:rFonts w:ascii="Times New Roman" w:eastAsia="Times New Roman" w:hAnsi="Times New Roman"/>
          <w:noProof/>
          <w:sz w:val="24"/>
        </w:rPr>
        <w:tab/>
        <w:t>Wallace JM, Hobbs P V. Atmospheric Science: An Introductory Survey: Second Edition. 2006 DOI:10.1016/C2009-0-00034-8.</w:t>
      </w:r>
    </w:p>
    <w:p w14:paraId="3774EFAD"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19</w:t>
      </w:r>
      <w:r w:rsidRPr="000A79C8">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0A79C8">
        <w:rPr>
          <w:rFonts w:ascii="Times New Roman" w:eastAsia="Times New Roman" w:hAnsi="Times New Roman"/>
          <w:i/>
          <w:iCs/>
          <w:noProof/>
          <w:sz w:val="24"/>
        </w:rPr>
        <w:t>Elife</w:t>
      </w:r>
      <w:r w:rsidRPr="000A79C8">
        <w:rPr>
          <w:rFonts w:ascii="Times New Roman" w:eastAsia="Times New Roman" w:hAnsi="Times New Roman"/>
          <w:noProof/>
          <w:sz w:val="24"/>
        </w:rPr>
        <w:t xml:space="preserve"> 2018; </w:t>
      </w:r>
      <w:r w:rsidRPr="000A79C8">
        <w:rPr>
          <w:rFonts w:ascii="Times New Roman" w:eastAsia="Times New Roman" w:hAnsi="Times New Roman"/>
          <w:b/>
          <w:bCs/>
          <w:noProof/>
          <w:sz w:val="24"/>
        </w:rPr>
        <w:t>7</w:t>
      </w:r>
      <w:r w:rsidRPr="000A79C8">
        <w:rPr>
          <w:rFonts w:ascii="Times New Roman" w:eastAsia="Times New Roman" w:hAnsi="Times New Roman"/>
          <w:noProof/>
          <w:sz w:val="24"/>
        </w:rPr>
        <w:t>. DOI:10.7554/eLife.35500.</w:t>
      </w:r>
    </w:p>
    <w:p w14:paraId="1C1B8DD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20</w:t>
      </w:r>
      <w:r w:rsidRPr="000A79C8">
        <w:rPr>
          <w:rFonts w:ascii="Times New Roman" w:eastAsia="Times New Roman" w:hAnsi="Times New Roman"/>
          <w:noProof/>
          <w:sz w:val="24"/>
        </w:rPr>
        <w:tab/>
        <w:t>Rue H, Held L. Gaussian Markov random fields. Theory and applications. 2005 DOI:10.1007/s00184-007-0162-3.</w:t>
      </w:r>
    </w:p>
    <w:p w14:paraId="681D9B0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21</w:t>
      </w:r>
      <w:r w:rsidRPr="000A79C8">
        <w:rPr>
          <w:rFonts w:ascii="Times New Roman" w:eastAsia="Times New Roman" w:hAnsi="Times New Roman"/>
          <w:noProof/>
          <w:sz w:val="24"/>
        </w:rPr>
        <w:tab/>
        <w:t xml:space="preserve">Besag J. Spatial interaction and the statistical snalysis of lattice systems. </w:t>
      </w:r>
      <w:r w:rsidRPr="000A79C8">
        <w:rPr>
          <w:rFonts w:ascii="Times New Roman" w:eastAsia="Times New Roman" w:hAnsi="Times New Roman"/>
          <w:i/>
          <w:iCs/>
          <w:noProof/>
          <w:sz w:val="24"/>
        </w:rPr>
        <w:t>J R Stat Soc Ser B (Statistical Methodol</w:t>
      </w:r>
      <w:r w:rsidRPr="000A79C8">
        <w:rPr>
          <w:rFonts w:ascii="Times New Roman" w:eastAsia="Times New Roman" w:hAnsi="Times New Roman"/>
          <w:noProof/>
          <w:sz w:val="24"/>
        </w:rPr>
        <w:t xml:space="preserve"> 1974. DOI:10.2307/2984812.</w:t>
      </w:r>
    </w:p>
    <w:p w14:paraId="52D1CD5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22</w:t>
      </w:r>
      <w:r w:rsidRPr="000A79C8">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0A79C8">
        <w:rPr>
          <w:rFonts w:ascii="Times New Roman" w:eastAsia="Times New Roman" w:hAnsi="Times New Roman"/>
          <w:i/>
          <w:iCs/>
          <w:noProof/>
          <w:sz w:val="24"/>
        </w:rPr>
        <w:t>J R Stat Soc Ser B Stat Methodol</w:t>
      </w:r>
      <w:r w:rsidRPr="000A79C8">
        <w:rPr>
          <w:rFonts w:ascii="Times New Roman" w:eastAsia="Times New Roman" w:hAnsi="Times New Roman"/>
          <w:noProof/>
          <w:sz w:val="24"/>
        </w:rPr>
        <w:t xml:space="preserve"> 2009. DOI:10.1111/j.1467-9868.2008.00700.x.</w:t>
      </w:r>
    </w:p>
    <w:p w14:paraId="55BF3C0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23</w:t>
      </w:r>
      <w:r w:rsidRPr="000A79C8">
        <w:rPr>
          <w:rFonts w:ascii="Times New Roman" w:eastAsia="Times New Roman" w:hAnsi="Times New Roman"/>
          <w:noProof/>
          <w:sz w:val="24"/>
        </w:rPr>
        <w:tab/>
        <w:t xml:space="preserve">Page LA, Hajat S, Kovats RS. Relationship between daily suicide counts and temperature in England and Wales. </w:t>
      </w:r>
      <w:r w:rsidRPr="000A79C8">
        <w:rPr>
          <w:rFonts w:ascii="Times New Roman" w:eastAsia="Times New Roman" w:hAnsi="Times New Roman"/>
          <w:i/>
          <w:iCs/>
          <w:noProof/>
          <w:sz w:val="24"/>
        </w:rPr>
        <w:t>Br J Psychiatry</w:t>
      </w:r>
      <w:r w:rsidRPr="000A79C8">
        <w:rPr>
          <w:rFonts w:ascii="Times New Roman" w:eastAsia="Times New Roman" w:hAnsi="Times New Roman"/>
          <w:noProof/>
          <w:sz w:val="24"/>
        </w:rPr>
        <w:t xml:space="preserve"> 2007. DOI:10.1192/bjp.bp.106.031948.</w:t>
      </w:r>
    </w:p>
    <w:p w14:paraId="246DAB1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24</w:t>
      </w:r>
      <w:r w:rsidRPr="000A79C8">
        <w:rPr>
          <w:rFonts w:ascii="Times New Roman" w:eastAsia="Times New Roman" w:hAnsi="Times New Roman"/>
          <w:noProof/>
          <w:sz w:val="24"/>
        </w:rPr>
        <w:tab/>
        <w:t xml:space="preserve">Burke M, González F, Baylis P,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Higher temperatures increase suicide rates in the United States and Mexico. </w:t>
      </w:r>
      <w:r w:rsidRPr="000A79C8">
        <w:rPr>
          <w:rFonts w:ascii="Times New Roman" w:eastAsia="Times New Roman" w:hAnsi="Times New Roman"/>
          <w:i/>
          <w:iCs/>
          <w:noProof/>
          <w:sz w:val="24"/>
        </w:rPr>
        <w:t>Nat Clim Chang</w:t>
      </w:r>
      <w:r w:rsidRPr="000A79C8">
        <w:rPr>
          <w:rFonts w:ascii="Times New Roman" w:eastAsia="Times New Roman" w:hAnsi="Times New Roman"/>
          <w:noProof/>
          <w:sz w:val="24"/>
        </w:rPr>
        <w:t xml:space="preserve"> 2018. DOI:10.1038/s41558-018-0222-x.</w:t>
      </w:r>
    </w:p>
    <w:p w14:paraId="1E4931B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25</w:t>
      </w:r>
      <w:r w:rsidRPr="000A79C8">
        <w:rPr>
          <w:rFonts w:ascii="Times New Roman" w:eastAsia="Times New Roman" w:hAnsi="Times New Roman"/>
          <w:noProof/>
          <w:sz w:val="24"/>
        </w:rPr>
        <w:tab/>
        <w:t xml:space="preserve">Orru H, Åström DO. Increases in external cause mortality due to high and low temperatures: evidence from northeastern Europe. </w:t>
      </w:r>
      <w:r w:rsidRPr="000A79C8">
        <w:rPr>
          <w:rFonts w:ascii="Times New Roman" w:eastAsia="Times New Roman" w:hAnsi="Times New Roman"/>
          <w:i/>
          <w:iCs/>
          <w:noProof/>
          <w:sz w:val="24"/>
        </w:rPr>
        <w:t>Int J Biometeorol</w:t>
      </w:r>
      <w:r w:rsidRPr="000A79C8">
        <w:rPr>
          <w:rFonts w:ascii="Times New Roman" w:eastAsia="Times New Roman" w:hAnsi="Times New Roman"/>
          <w:noProof/>
          <w:sz w:val="24"/>
        </w:rPr>
        <w:t xml:space="preserve"> 2017. DOI:10.1007/s00484-016-1270-4.</w:t>
      </w:r>
    </w:p>
    <w:p w14:paraId="7905720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26</w:t>
      </w:r>
      <w:r w:rsidRPr="000A79C8">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0A79C8">
        <w:rPr>
          <w:rFonts w:ascii="Times New Roman" w:eastAsia="Times New Roman" w:hAnsi="Times New Roman"/>
          <w:i/>
          <w:iCs/>
          <w:noProof/>
          <w:sz w:val="24"/>
        </w:rPr>
        <w:t>BMJ Open</w:t>
      </w:r>
      <w:r w:rsidRPr="000A79C8">
        <w:rPr>
          <w:rFonts w:ascii="Times New Roman" w:eastAsia="Times New Roman" w:hAnsi="Times New Roman"/>
          <w:noProof/>
          <w:sz w:val="24"/>
        </w:rPr>
        <w:t xml:space="preserve"> 2016. DOI:10.1136/bmjopen-2015-010399.</w:t>
      </w:r>
    </w:p>
    <w:p w14:paraId="60F45EF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27</w:t>
      </w:r>
      <w:r w:rsidRPr="000A79C8">
        <w:rPr>
          <w:rFonts w:ascii="Times New Roman" w:eastAsia="Times New Roman" w:hAnsi="Times New Roman"/>
          <w:noProof/>
          <w:sz w:val="24"/>
        </w:rPr>
        <w:tab/>
        <w:t xml:space="preserve">Ranson M. Crime, weather, and climate change. </w:t>
      </w:r>
      <w:r w:rsidRPr="000A79C8">
        <w:rPr>
          <w:rFonts w:ascii="Times New Roman" w:eastAsia="Times New Roman" w:hAnsi="Times New Roman"/>
          <w:i/>
          <w:iCs/>
          <w:noProof/>
          <w:sz w:val="24"/>
        </w:rPr>
        <w:t>J Environ Econ Manage</w:t>
      </w:r>
      <w:r w:rsidRPr="000A79C8">
        <w:rPr>
          <w:rFonts w:ascii="Times New Roman" w:eastAsia="Times New Roman" w:hAnsi="Times New Roman"/>
          <w:noProof/>
          <w:sz w:val="24"/>
        </w:rPr>
        <w:t xml:space="preserve"> 2014. DOI:10.1016/j.jeem.2013.11.008.</w:t>
      </w:r>
    </w:p>
    <w:p w14:paraId="19ED183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28</w:t>
      </w:r>
      <w:r w:rsidRPr="000A79C8">
        <w:rPr>
          <w:rFonts w:ascii="Times New Roman" w:eastAsia="Times New Roman" w:hAnsi="Times New Roman"/>
          <w:noProof/>
          <w:sz w:val="24"/>
        </w:rPr>
        <w:tab/>
        <w:t xml:space="preserve">Mares D. Climate change and levels of violence in socially disadvantaged neighborhood groups. </w:t>
      </w:r>
      <w:r w:rsidRPr="000A79C8">
        <w:rPr>
          <w:rFonts w:ascii="Times New Roman" w:eastAsia="Times New Roman" w:hAnsi="Times New Roman"/>
          <w:i/>
          <w:iCs/>
          <w:noProof/>
          <w:sz w:val="24"/>
        </w:rPr>
        <w:t>J Urban Heal</w:t>
      </w:r>
      <w:r w:rsidRPr="000A79C8">
        <w:rPr>
          <w:rFonts w:ascii="Times New Roman" w:eastAsia="Times New Roman" w:hAnsi="Times New Roman"/>
          <w:noProof/>
          <w:sz w:val="24"/>
        </w:rPr>
        <w:t xml:space="preserve"> 2013. DOI:10.1007/s11524-013-9791-1.</w:t>
      </w:r>
    </w:p>
    <w:p w14:paraId="37C66C3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29</w:t>
      </w:r>
      <w:r w:rsidRPr="000A79C8">
        <w:rPr>
          <w:rFonts w:ascii="Times New Roman" w:eastAsia="Times New Roman" w:hAnsi="Times New Roman"/>
          <w:noProof/>
          <w:sz w:val="24"/>
        </w:rPr>
        <w:tab/>
        <w:t xml:space="preserve">Burke MB, Miguel E, Satyanath S, Dykema JA, Lobell DB. Warming increases the risk of civil war in Africa.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2009. DOI:10.1073/pnas.0907998106.</w:t>
      </w:r>
    </w:p>
    <w:p w14:paraId="523348D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30</w:t>
      </w:r>
      <w:r w:rsidRPr="000A79C8">
        <w:rPr>
          <w:rFonts w:ascii="Times New Roman" w:eastAsia="Times New Roman" w:hAnsi="Times New Roman"/>
          <w:noProof/>
          <w:sz w:val="24"/>
        </w:rPr>
        <w:tab/>
        <w:t xml:space="preserve">Hsiang SM, Burke M, Miguel E. Quantifying the Influence of Climate on Human Conflict. </w:t>
      </w:r>
      <w:r w:rsidRPr="000A79C8">
        <w:rPr>
          <w:rFonts w:ascii="Times New Roman" w:eastAsia="Times New Roman" w:hAnsi="Times New Roman"/>
          <w:i/>
          <w:iCs/>
          <w:noProof/>
          <w:sz w:val="24"/>
        </w:rPr>
        <w:t>Science (80- )</w:t>
      </w:r>
      <w:r w:rsidRPr="000A79C8">
        <w:rPr>
          <w:rFonts w:ascii="Times New Roman" w:eastAsia="Times New Roman" w:hAnsi="Times New Roman"/>
          <w:noProof/>
          <w:sz w:val="24"/>
        </w:rPr>
        <w:t xml:space="preserve"> 2013. DOI:10.1126/science.1235367.</w:t>
      </w:r>
    </w:p>
    <w:p w14:paraId="147E0A1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31</w:t>
      </w:r>
      <w:r w:rsidRPr="000A79C8">
        <w:rPr>
          <w:rFonts w:ascii="Times New Roman" w:eastAsia="Times New Roman" w:hAnsi="Times New Roman"/>
          <w:noProof/>
          <w:sz w:val="24"/>
        </w:rPr>
        <w:tab/>
        <w:t xml:space="preserve">Hsiang SM, Meng KC, Cane MA. Civil conflicts are associated with the global climate. </w:t>
      </w:r>
      <w:r w:rsidRPr="000A79C8">
        <w:rPr>
          <w:rFonts w:ascii="Times New Roman" w:eastAsia="Times New Roman" w:hAnsi="Times New Roman"/>
          <w:i/>
          <w:iCs/>
          <w:noProof/>
          <w:sz w:val="24"/>
        </w:rPr>
        <w:t>Nature</w:t>
      </w:r>
      <w:r w:rsidRPr="000A79C8">
        <w:rPr>
          <w:rFonts w:ascii="Times New Roman" w:eastAsia="Times New Roman" w:hAnsi="Times New Roman"/>
          <w:noProof/>
          <w:sz w:val="24"/>
        </w:rPr>
        <w:t xml:space="preserve"> 2011. DOI:10.1038/nature10311.</w:t>
      </w:r>
    </w:p>
    <w:p w14:paraId="4254FD3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32</w:t>
      </w:r>
      <w:r w:rsidRPr="000A79C8">
        <w:rPr>
          <w:rFonts w:ascii="Times New Roman" w:eastAsia="Times New Roman" w:hAnsi="Times New Roman"/>
          <w:noProof/>
          <w:sz w:val="24"/>
        </w:rPr>
        <w:tab/>
        <w:t xml:space="preserve">O’Loughlin J, Witmer FDW, Linke AM, Laing A, Gettelman A, Dudhia J. Climate variability and conflict risk in East Africa, 1990-2009. </w:t>
      </w:r>
      <w:r w:rsidRPr="000A79C8">
        <w:rPr>
          <w:rFonts w:ascii="Times New Roman" w:eastAsia="Times New Roman" w:hAnsi="Times New Roman"/>
          <w:i/>
          <w:iCs/>
          <w:noProof/>
          <w:sz w:val="24"/>
        </w:rPr>
        <w:t>Proc Natl Acad Sci</w:t>
      </w:r>
      <w:r w:rsidRPr="000A79C8">
        <w:rPr>
          <w:rFonts w:ascii="Times New Roman" w:eastAsia="Times New Roman" w:hAnsi="Times New Roman"/>
          <w:noProof/>
          <w:sz w:val="24"/>
        </w:rPr>
        <w:t xml:space="preserve"> 2012. DOI:10.1073/pnas.1205130109.</w:t>
      </w:r>
    </w:p>
    <w:p w14:paraId="518365B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33</w:t>
      </w:r>
      <w:r w:rsidRPr="000A79C8">
        <w:rPr>
          <w:rFonts w:ascii="Times New Roman" w:eastAsia="Times New Roman" w:hAnsi="Times New Roman"/>
          <w:noProof/>
          <w:sz w:val="24"/>
        </w:rPr>
        <w:tab/>
        <w:t xml:space="preserve">Shah ND, Cruz-Lemini M, Stein E, Abraldes J, Altamirano J. Colder weather and fewer sunlight hours increase the weight of alcohol as a cause of cirrhosis worldwide. </w:t>
      </w:r>
      <w:r w:rsidRPr="000A79C8">
        <w:rPr>
          <w:rFonts w:ascii="Times New Roman" w:eastAsia="Times New Roman" w:hAnsi="Times New Roman"/>
          <w:i/>
          <w:iCs/>
          <w:noProof/>
          <w:sz w:val="24"/>
        </w:rPr>
        <w:t>Gastroenterology</w:t>
      </w:r>
      <w:r w:rsidRPr="000A79C8">
        <w:rPr>
          <w:rFonts w:ascii="Times New Roman" w:eastAsia="Times New Roman" w:hAnsi="Times New Roman"/>
          <w:noProof/>
          <w:sz w:val="24"/>
        </w:rPr>
        <w:t xml:space="preserve"> 2017.</w:t>
      </w:r>
    </w:p>
    <w:p w14:paraId="38E33BC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34</w:t>
      </w:r>
      <w:r w:rsidRPr="000A79C8">
        <w:rPr>
          <w:rFonts w:ascii="Times New Roman" w:eastAsia="Times New Roman" w:hAnsi="Times New Roman"/>
          <w:noProof/>
          <w:sz w:val="24"/>
        </w:rPr>
        <w:tab/>
        <w:t xml:space="preserve">Datla S, Sahu P, Roh H-J, Sharma S. A comprehensive analysis of the association of highway traffic with winter weather conditions. </w:t>
      </w:r>
      <w:r w:rsidRPr="000A79C8">
        <w:rPr>
          <w:rFonts w:ascii="Times New Roman" w:eastAsia="Times New Roman" w:hAnsi="Times New Roman"/>
          <w:i/>
          <w:iCs/>
          <w:noProof/>
          <w:sz w:val="24"/>
        </w:rPr>
        <w:t>Procedia - Soc Behav Sci</w:t>
      </w:r>
      <w:r w:rsidRPr="000A79C8">
        <w:rPr>
          <w:rFonts w:ascii="Times New Roman" w:eastAsia="Times New Roman" w:hAnsi="Times New Roman"/>
          <w:noProof/>
          <w:sz w:val="24"/>
        </w:rPr>
        <w:t xml:space="preserve"> 2013. DOI:10.1016/j.sbspro.2013.11.143.</w:t>
      </w:r>
    </w:p>
    <w:p w14:paraId="0078667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35</w:t>
      </w:r>
      <w:r w:rsidRPr="000A79C8">
        <w:rPr>
          <w:rFonts w:ascii="Times New Roman" w:eastAsia="Times New Roman" w:hAnsi="Times New Roman"/>
          <w:noProof/>
          <w:sz w:val="24"/>
        </w:rPr>
        <w:tab/>
        <w:t xml:space="preserve">Roh H-J, Sahu PK, Sharma S, Datla S, Mehran B. Statistical Investigations of Snowfall and Temperature Interaction with Passenger Car and Truck Traffic on Primary Highways in Canada. </w:t>
      </w:r>
      <w:r w:rsidRPr="000A79C8">
        <w:rPr>
          <w:rFonts w:ascii="Times New Roman" w:eastAsia="Times New Roman" w:hAnsi="Times New Roman"/>
          <w:i/>
          <w:iCs/>
          <w:noProof/>
          <w:sz w:val="24"/>
        </w:rPr>
        <w:t>J Cold Reg Eng</w:t>
      </w:r>
      <w:r w:rsidRPr="000A79C8">
        <w:rPr>
          <w:rFonts w:ascii="Times New Roman" w:eastAsia="Times New Roman" w:hAnsi="Times New Roman"/>
          <w:noProof/>
          <w:sz w:val="24"/>
        </w:rPr>
        <w:t xml:space="preserve"> 2016. DOI:10.1061/(ASCE)CR.1943-5495.0000099.</w:t>
      </w:r>
    </w:p>
    <w:p w14:paraId="260050D4"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36</w:t>
      </w:r>
      <w:r w:rsidRPr="000A79C8">
        <w:rPr>
          <w:rFonts w:ascii="Times New Roman" w:eastAsia="Times New Roman" w:hAnsi="Times New Roman"/>
          <w:noProof/>
          <w:sz w:val="24"/>
        </w:rPr>
        <w:tab/>
        <w:t xml:space="preserve">Roh H-J, Datla S, Sharma S. Effect of snow, temperature and their interaction on highway truck traffic. </w:t>
      </w:r>
      <w:r w:rsidRPr="000A79C8">
        <w:rPr>
          <w:rFonts w:ascii="Times New Roman" w:eastAsia="Times New Roman" w:hAnsi="Times New Roman"/>
          <w:i/>
          <w:iCs/>
          <w:noProof/>
          <w:sz w:val="24"/>
        </w:rPr>
        <w:t>J Transp Techn</w:t>
      </w:r>
      <w:r w:rsidRPr="000A79C8">
        <w:rPr>
          <w:rFonts w:ascii="Times New Roman" w:eastAsia="Times New Roman" w:hAnsi="Times New Roman"/>
          <w:noProof/>
          <w:sz w:val="24"/>
        </w:rPr>
        <w:t xml:space="preserve"> 2013. DOI:10.4236/jtts.2013.31003.</w:t>
      </w:r>
    </w:p>
    <w:p w14:paraId="7529AE2E"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37</w:t>
      </w:r>
      <w:r w:rsidRPr="000A79C8">
        <w:rPr>
          <w:rFonts w:ascii="Times New Roman" w:eastAsia="Times New Roman" w:hAnsi="Times New Roman"/>
          <w:noProof/>
          <w:sz w:val="24"/>
        </w:rPr>
        <w:tab/>
        <w:t xml:space="preserve">Roh HJ, Sharma S, Sahu PK. Modeling snow and cold effects for classified highway traffic volumes. </w:t>
      </w:r>
      <w:r w:rsidRPr="000A79C8">
        <w:rPr>
          <w:rFonts w:ascii="Times New Roman" w:eastAsia="Times New Roman" w:hAnsi="Times New Roman"/>
          <w:i/>
          <w:iCs/>
          <w:noProof/>
          <w:sz w:val="24"/>
        </w:rPr>
        <w:t>KSCE J Civ Eng</w:t>
      </w:r>
      <w:r w:rsidRPr="000A79C8">
        <w:rPr>
          <w:rFonts w:ascii="Times New Roman" w:eastAsia="Times New Roman" w:hAnsi="Times New Roman"/>
          <w:noProof/>
          <w:sz w:val="24"/>
        </w:rPr>
        <w:t xml:space="preserve"> 2016. DOI:10.1007/s12205-015-0236-0.</w:t>
      </w:r>
    </w:p>
    <w:p w14:paraId="5B0C05E5"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38</w:t>
      </w:r>
      <w:r w:rsidRPr="000A79C8">
        <w:rPr>
          <w:rFonts w:ascii="Times New Roman" w:eastAsia="Times New Roman" w:hAnsi="Times New Roman"/>
          <w:noProof/>
          <w:sz w:val="24"/>
        </w:rPr>
        <w:tab/>
        <w:t xml:space="preserve">Daanen HAM, Van De Vliert E, Huang X. Driving performance in cold, warm, and thermoneutral environments. </w:t>
      </w:r>
      <w:r w:rsidRPr="000A79C8">
        <w:rPr>
          <w:rFonts w:ascii="Times New Roman" w:eastAsia="Times New Roman" w:hAnsi="Times New Roman"/>
          <w:i/>
          <w:iCs/>
          <w:noProof/>
          <w:sz w:val="24"/>
        </w:rPr>
        <w:t>Appl Ergon</w:t>
      </w:r>
      <w:r w:rsidRPr="000A79C8">
        <w:rPr>
          <w:rFonts w:ascii="Times New Roman" w:eastAsia="Times New Roman" w:hAnsi="Times New Roman"/>
          <w:noProof/>
          <w:sz w:val="24"/>
        </w:rPr>
        <w:t xml:space="preserve"> 2003. DOI:10.1016/S0003-6870(03)00055-3.</w:t>
      </w:r>
    </w:p>
    <w:p w14:paraId="774B091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39</w:t>
      </w:r>
      <w:r w:rsidRPr="000A79C8">
        <w:rPr>
          <w:rFonts w:ascii="Times New Roman" w:eastAsia="Times New Roman" w:hAnsi="Times New Roman"/>
          <w:noProof/>
          <w:sz w:val="24"/>
        </w:rPr>
        <w:tab/>
        <w:t xml:space="preserve">Zlatoper TJ. Determinants of motor vehicle deaths in the United States: A cross-sectional analysis. </w:t>
      </w:r>
      <w:r w:rsidRPr="000A79C8">
        <w:rPr>
          <w:rFonts w:ascii="Times New Roman" w:eastAsia="Times New Roman" w:hAnsi="Times New Roman"/>
          <w:i/>
          <w:iCs/>
          <w:noProof/>
          <w:sz w:val="24"/>
        </w:rPr>
        <w:t>Accid Anal Prev</w:t>
      </w:r>
      <w:r w:rsidRPr="000A79C8">
        <w:rPr>
          <w:rFonts w:ascii="Times New Roman" w:eastAsia="Times New Roman" w:hAnsi="Times New Roman"/>
          <w:noProof/>
          <w:sz w:val="24"/>
        </w:rPr>
        <w:t xml:space="preserve"> 1991. DOI:10.1016/0001-4575(91)90062-A.</w:t>
      </w:r>
    </w:p>
    <w:p w14:paraId="14A7BA14"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40</w:t>
      </w:r>
      <w:r w:rsidRPr="000A79C8">
        <w:rPr>
          <w:rFonts w:ascii="Times New Roman" w:eastAsia="Times New Roman" w:hAnsi="Times New Roman"/>
          <w:noProof/>
          <w:sz w:val="24"/>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019A502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41</w:t>
      </w:r>
      <w:r w:rsidRPr="000A79C8">
        <w:rPr>
          <w:rFonts w:ascii="Times New Roman" w:eastAsia="Times New Roman" w:hAnsi="Times New Roman"/>
          <w:noProof/>
          <w:sz w:val="24"/>
        </w:rPr>
        <w:tab/>
        <w:t xml:space="preserve">Wyon DP, Wyon I, Norin F. Effects of moderate heat stress on driver vigilance in a moving vehicle. </w:t>
      </w:r>
      <w:r w:rsidRPr="000A79C8">
        <w:rPr>
          <w:rFonts w:ascii="Times New Roman" w:eastAsia="Times New Roman" w:hAnsi="Times New Roman"/>
          <w:i/>
          <w:iCs/>
          <w:noProof/>
          <w:sz w:val="24"/>
        </w:rPr>
        <w:t>Ergonomics</w:t>
      </w:r>
      <w:r w:rsidRPr="000A79C8">
        <w:rPr>
          <w:rFonts w:ascii="Times New Roman" w:eastAsia="Times New Roman" w:hAnsi="Times New Roman"/>
          <w:noProof/>
          <w:sz w:val="24"/>
        </w:rPr>
        <w:t xml:space="preserve"> 1996. DOI:10.1080/00140139608964434.</w:t>
      </w:r>
    </w:p>
    <w:p w14:paraId="1800EB0A"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42</w:t>
      </w:r>
      <w:r w:rsidRPr="000A79C8">
        <w:rPr>
          <w:rFonts w:ascii="Times New Roman" w:eastAsia="Times New Roman" w:hAnsi="Times New Roman"/>
          <w:noProof/>
          <w:sz w:val="24"/>
        </w:rPr>
        <w:tab/>
        <w:t xml:space="preserve">Voas RB, Torres P, Romano E, Lacey JH. Alcohol-Related Risk of Driver Fatalities: An Update Using 2007 Data. </w:t>
      </w:r>
      <w:r w:rsidRPr="000A79C8">
        <w:rPr>
          <w:rFonts w:ascii="Times New Roman" w:eastAsia="Times New Roman" w:hAnsi="Times New Roman"/>
          <w:i/>
          <w:iCs/>
          <w:noProof/>
          <w:sz w:val="24"/>
        </w:rPr>
        <w:t>J Stud Alcohol Drugs</w:t>
      </w:r>
      <w:r w:rsidRPr="000A79C8">
        <w:rPr>
          <w:rFonts w:ascii="Times New Roman" w:eastAsia="Times New Roman" w:hAnsi="Times New Roman"/>
          <w:noProof/>
          <w:sz w:val="24"/>
        </w:rPr>
        <w:t xml:space="preserve"> 2012. DOI:10.15288/jsad.2012.73.341.</w:t>
      </w:r>
    </w:p>
    <w:p w14:paraId="7645AB6F"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43</w:t>
      </w:r>
      <w:r w:rsidRPr="000A79C8">
        <w:rPr>
          <w:rFonts w:ascii="Times New Roman" w:eastAsia="Times New Roman" w:hAnsi="Times New Roman"/>
          <w:noProof/>
          <w:sz w:val="24"/>
        </w:rPr>
        <w:tab/>
        <w:t>Ambrose AF, Paul G, Hausdorff JM. Risk factors for falls among older adults: A review of the literature. Maturitas. 2013. DOI:10.1016/j.maturitas.2013.02.009.</w:t>
      </w:r>
    </w:p>
    <w:p w14:paraId="69CEADA1"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44</w:t>
      </w:r>
      <w:r w:rsidRPr="000A79C8">
        <w:rPr>
          <w:rFonts w:ascii="Times New Roman" w:eastAsia="Times New Roman" w:hAnsi="Times New Roman"/>
          <w:noProof/>
          <w:sz w:val="24"/>
        </w:rPr>
        <w:tab/>
        <w:t xml:space="preserve">Kelsey JL, Berry SD, Procter-Gray E, </w:t>
      </w:r>
      <w:r w:rsidRPr="000A79C8">
        <w:rPr>
          <w:rFonts w:ascii="Times New Roman" w:eastAsia="Times New Roman" w:hAnsi="Times New Roman"/>
          <w:i/>
          <w:iCs/>
          <w:noProof/>
          <w:sz w:val="24"/>
        </w:rPr>
        <w:t>et al.</w:t>
      </w:r>
      <w:r w:rsidRPr="000A79C8">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0A79C8">
        <w:rPr>
          <w:rFonts w:ascii="Times New Roman" w:eastAsia="Times New Roman" w:hAnsi="Times New Roman"/>
          <w:i/>
          <w:iCs/>
          <w:noProof/>
          <w:sz w:val="24"/>
        </w:rPr>
        <w:t>J Am Geriatr Soc</w:t>
      </w:r>
      <w:r w:rsidRPr="000A79C8">
        <w:rPr>
          <w:rFonts w:ascii="Times New Roman" w:eastAsia="Times New Roman" w:hAnsi="Times New Roman"/>
          <w:noProof/>
          <w:sz w:val="24"/>
        </w:rPr>
        <w:t xml:space="preserve"> 2010. DOI:10.1111/j.1532-5415.2010.03062.x.</w:t>
      </w:r>
    </w:p>
    <w:p w14:paraId="38E7FC17"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45</w:t>
      </w:r>
      <w:r w:rsidRPr="000A79C8">
        <w:rPr>
          <w:rFonts w:ascii="Times New Roman" w:eastAsia="Times New Roman" w:hAnsi="Times New Roman"/>
          <w:noProof/>
          <w:sz w:val="24"/>
        </w:rPr>
        <w:tab/>
        <w:t xml:space="preserve">Xu J. Unintentional drowning deaths in the United States, 1999-2010. </w:t>
      </w:r>
      <w:r w:rsidRPr="000A79C8">
        <w:rPr>
          <w:rFonts w:ascii="Times New Roman" w:eastAsia="Times New Roman" w:hAnsi="Times New Roman"/>
          <w:i/>
          <w:iCs/>
          <w:noProof/>
          <w:sz w:val="24"/>
        </w:rPr>
        <w:t>NCHS Data Brief</w:t>
      </w:r>
      <w:r w:rsidRPr="000A79C8">
        <w:rPr>
          <w:rFonts w:ascii="Times New Roman" w:eastAsia="Times New Roman" w:hAnsi="Times New Roman"/>
          <w:noProof/>
          <w:sz w:val="24"/>
        </w:rPr>
        <w:t xml:space="preserve"> 2014.</w:t>
      </w:r>
    </w:p>
    <w:p w14:paraId="36BEC8D6"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46</w:t>
      </w:r>
      <w:r w:rsidRPr="000A79C8">
        <w:rPr>
          <w:rFonts w:ascii="Times New Roman" w:eastAsia="Times New Roman" w:hAnsi="Times New Roman"/>
          <w:noProof/>
          <w:sz w:val="24"/>
        </w:rPr>
        <w:tab/>
        <w:t xml:space="preserve">Glaeser EL, Sacerdote B, Scheinkman JA. Crime and social interactions. </w:t>
      </w:r>
      <w:r w:rsidRPr="000A79C8">
        <w:rPr>
          <w:rFonts w:ascii="Times New Roman" w:eastAsia="Times New Roman" w:hAnsi="Times New Roman"/>
          <w:i/>
          <w:iCs/>
          <w:noProof/>
          <w:sz w:val="24"/>
        </w:rPr>
        <w:t>Q J Econ</w:t>
      </w:r>
      <w:r w:rsidRPr="000A79C8">
        <w:rPr>
          <w:rFonts w:ascii="Times New Roman" w:eastAsia="Times New Roman" w:hAnsi="Times New Roman"/>
          <w:noProof/>
          <w:sz w:val="24"/>
        </w:rPr>
        <w:t xml:space="preserve"> 1996. DOI:10.2307/2946686.</w:t>
      </w:r>
    </w:p>
    <w:p w14:paraId="502B825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lastRenderedPageBreak/>
        <w:t>47</w:t>
      </w:r>
      <w:r w:rsidRPr="000A79C8">
        <w:rPr>
          <w:rFonts w:ascii="Times New Roman" w:eastAsia="Times New Roman" w:hAnsi="Times New Roman"/>
          <w:noProof/>
          <w:sz w:val="24"/>
        </w:rPr>
        <w:tab/>
        <w:t xml:space="preserve">Rotton J, Cohn EG. Global warming and U.S. crime rates: An application of routine activity theory. </w:t>
      </w:r>
      <w:r w:rsidRPr="000A79C8">
        <w:rPr>
          <w:rFonts w:ascii="Times New Roman" w:eastAsia="Times New Roman" w:hAnsi="Times New Roman"/>
          <w:i/>
          <w:iCs/>
          <w:noProof/>
          <w:sz w:val="24"/>
        </w:rPr>
        <w:t>Environ Behav</w:t>
      </w:r>
      <w:r w:rsidRPr="000A79C8">
        <w:rPr>
          <w:rFonts w:ascii="Times New Roman" w:eastAsia="Times New Roman" w:hAnsi="Times New Roman"/>
          <w:noProof/>
          <w:sz w:val="24"/>
        </w:rPr>
        <w:t xml:space="preserve"> 2003. DOI:10.1177/0013916503255565.</w:t>
      </w:r>
    </w:p>
    <w:p w14:paraId="30346A8C"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48</w:t>
      </w:r>
      <w:r w:rsidRPr="000A79C8">
        <w:rPr>
          <w:rFonts w:ascii="Times New Roman" w:eastAsia="Times New Roman" w:hAnsi="Times New Roman"/>
          <w:noProof/>
          <w:sz w:val="24"/>
        </w:rPr>
        <w:tab/>
        <w:t>Becker GS. Crime and punishment: An economic approach. In: Economic Analysis of the Law: Selected Readings. 2007. DOI:10.1002/9780470752135.ch25.</w:t>
      </w:r>
    </w:p>
    <w:p w14:paraId="65E84B02"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49</w:t>
      </w:r>
      <w:r w:rsidRPr="000A79C8">
        <w:rPr>
          <w:rFonts w:ascii="Times New Roman" w:eastAsia="Times New Roman" w:hAnsi="Times New Roman"/>
          <w:noProof/>
          <w:sz w:val="24"/>
        </w:rPr>
        <w:tab/>
        <w:t>Jacob B, Lefgren LJ, Moretti E. The dynamics of criminal behavior: Evidence from weather shocks. 2005 DOI:10.2139/ssrn.647644.</w:t>
      </w:r>
    </w:p>
    <w:p w14:paraId="1B9276E0"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50</w:t>
      </w:r>
      <w:r w:rsidRPr="000A79C8">
        <w:rPr>
          <w:rFonts w:ascii="Times New Roman" w:eastAsia="Times New Roman" w:hAnsi="Times New Roman"/>
          <w:noProof/>
          <w:sz w:val="24"/>
        </w:rPr>
        <w:tab/>
        <w:t xml:space="preserve">Anderson CA. Temperature and aggression: Ubiquitous effects of heat on occurrence of human violence. </w:t>
      </w:r>
      <w:r w:rsidRPr="000A79C8">
        <w:rPr>
          <w:rFonts w:ascii="Times New Roman" w:eastAsia="Times New Roman" w:hAnsi="Times New Roman"/>
          <w:i/>
          <w:iCs/>
          <w:noProof/>
          <w:sz w:val="24"/>
        </w:rPr>
        <w:t>Psychol Bull</w:t>
      </w:r>
      <w:r w:rsidRPr="000A79C8">
        <w:rPr>
          <w:rFonts w:ascii="Times New Roman" w:eastAsia="Times New Roman" w:hAnsi="Times New Roman"/>
          <w:noProof/>
          <w:sz w:val="24"/>
        </w:rPr>
        <w:t xml:space="preserve"> 1989. DOI:10.1037/0033-2909.106.1.74.</w:t>
      </w:r>
    </w:p>
    <w:p w14:paraId="5CE73F79" w14:textId="77777777" w:rsidR="000A79C8" w:rsidRPr="000A79C8" w:rsidRDefault="000A79C8" w:rsidP="000A79C8">
      <w:pPr>
        <w:widowControl w:val="0"/>
        <w:autoSpaceDE w:val="0"/>
        <w:autoSpaceDN w:val="0"/>
        <w:adjustRightInd w:val="0"/>
        <w:spacing w:line="240" w:lineRule="auto"/>
        <w:ind w:left="640" w:hanging="640"/>
        <w:rPr>
          <w:rFonts w:ascii="Times New Roman" w:eastAsia="Times New Roman" w:hAnsi="Times New Roman"/>
          <w:noProof/>
          <w:sz w:val="24"/>
        </w:rPr>
      </w:pPr>
      <w:r w:rsidRPr="000A79C8">
        <w:rPr>
          <w:rFonts w:ascii="Times New Roman" w:eastAsia="Times New Roman" w:hAnsi="Times New Roman"/>
          <w:noProof/>
          <w:sz w:val="24"/>
        </w:rPr>
        <w:t>51</w:t>
      </w:r>
      <w:r w:rsidRPr="000A79C8">
        <w:rPr>
          <w:rFonts w:ascii="Times New Roman" w:eastAsia="Times New Roman" w:hAnsi="Times New Roman"/>
          <w:noProof/>
          <w:sz w:val="24"/>
        </w:rPr>
        <w:tab/>
        <w:t xml:space="preserve">Baron RA, Bell PA. Aggression and heat: The influence of ambient temperature, negative affect, and a cooling drink on physical aggression. </w:t>
      </w:r>
      <w:r w:rsidRPr="000A79C8">
        <w:rPr>
          <w:rFonts w:ascii="Times New Roman" w:eastAsia="Times New Roman" w:hAnsi="Times New Roman"/>
          <w:i/>
          <w:iCs/>
          <w:noProof/>
          <w:sz w:val="24"/>
        </w:rPr>
        <w:t>J Pers Soc Psychol</w:t>
      </w:r>
      <w:r w:rsidRPr="000A79C8">
        <w:rPr>
          <w:rFonts w:ascii="Times New Roman" w:eastAsia="Times New Roman" w:hAnsi="Times New Roman"/>
          <w:noProof/>
          <w:sz w:val="24"/>
        </w:rPr>
        <w:t xml:space="preserve"> 1976. DOI:10.1037/0022-3514.33.3.245.</w:t>
      </w:r>
    </w:p>
    <w:p w14:paraId="2E7AE577" w14:textId="77777777" w:rsidR="000A79C8" w:rsidRPr="000A79C8" w:rsidRDefault="000A79C8" w:rsidP="000A79C8">
      <w:pPr>
        <w:widowControl w:val="0"/>
        <w:autoSpaceDE w:val="0"/>
        <w:autoSpaceDN w:val="0"/>
        <w:adjustRightInd w:val="0"/>
        <w:spacing w:line="240" w:lineRule="auto"/>
        <w:ind w:left="640" w:hanging="640"/>
        <w:rPr>
          <w:rFonts w:ascii="Times New Roman" w:hAnsi="Times New Roman"/>
          <w:noProof/>
          <w:sz w:val="24"/>
        </w:rPr>
      </w:pPr>
      <w:r w:rsidRPr="000A79C8">
        <w:rPr>
          <w:rFonts w:ascii="Times New Roman" w:eastAsia="Times New Roman" w:hAnsi="Times New Roman"/>
          <w:noProof/>
          <w:sz w:val="24"/>
        </w:rPr>
        <w:t>52</w:t>
      </w:r>
      <w:r w:rsidRPr="000A79C8">
        <w:rPr>
          <w:rFonts w:ascii="Times New Roman" w:eastAsia="Times New Roman" w:hAnsi="Times New Roman"/>
          <w:noProof/>
          <w:sz w:val="24"/>
        </w:rPr>
        <w:tab/>
        <w:t xml:space="preserve">Maystadt JF, Ecker O. Extreme weather and civil war: Does drought fuel conflict in Somalia through livestock price shocks? </w:t>
      </w:r>
      <w:r w:rsidRPr="000A79C8">
        <w:rPr>
          <w:rFonts w:ascii="Times New Roman" w:eastAsia="Times New Roman" w:hAnsi="Times New Roman"/>
          <w:i/>
          <w:iCs/>
          <w:noProof/>
          <w:sz w:val="24"/>
        </w:rPr>
        <w:t>Am J Agric Econ</w:t>
      </w:r>
      <w:r w:rsidRPr="000A79C8">
        <w:rPr>
          <w:rFonts w:ascii="Times New Roman" w:eastAsia="Times New Roman" w:hAnsi="Times New Roman"/>
          <w:noProof/>
          <w:sz w:val="24"/>
        </w:rPr>
        <w:t xml:space="preserve"> 2014. DOI:10.1093/ajae/aau010.</w:t>
      </w:r>
    </w:p>
    <w:p w14:paraId="14D0E6E5" w14:textId="3A523F57" w:rsidR="009011C5" w:rsidRPr="00636C9B" w:rsidRDefault="00A55581" w:rsidP="000A79C8">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1C51AF1C" w:rsidR="008A218F" w:rsidRDefault="003007A1" w:rsidP="00043D68">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r w:rsidR="008A218F">
        <w:rPr>
          <w:rFonts w:ascii="Times New Roman" w:hAnsi="Times New Roman"/>
          <w:color w:val="000000" w:themeColor="text1"/>
          <w:sz w:val="24"/>
          <w:szCs w:val="24"/>
        </w:rPr>
        <w:t xml:space="preserve">temperature </w:t>
      </w:r>
      <w:r w:rsidR="00AA16D4">
        <w:rPr>
          <w:rFonts w:ascii="Times New Roman" w:hAnsi="Times New Roman"/>
          <w:color w:val="000000" w:themeColor="text1"/>
          <w:sz w:val="24"/>
          <w:szCs w:val="24"/>
        </w:rPr>
        <w:t>anomalies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732CB4">
        <w:rPr>
          <w:rFonts w:ascii="Times New Roman" w:hAnsi="Times New Roman"/>
          <w:color w:val="000000" w:themeColor="text1"/>
          <w:sz w:val="24"/>
          <w:szCs w:val="24"/>
        </w:rPr>
        <w:t>in two example</w:t>
      </w:r>
      <w:r w:rsidR="008A218F">
        <w:rPr>
          <w:rFonts w:ascii="Times New Roman" w:hAnsi="Times New Roman"/>
          <w:color w:val="000000" w:themeColor="text1"/>
          <w:sz w:val="24"/>
          <w:szCs w:val="24"/>
        </w:rPr>
        <w:t xml:space="preserve"> states (</w:t>
      </w:r>
      <w:r w:rsidR="00DD0012">
        <w:rPr>
          <w:rFonts w:ascii="Times New Roman" w:hAnsi="Times New Roman"/>
          <w:color w:val="000000" w:themeColor="text1"/>
          <w:sz w:val="24"/>
          <w:szCs w:val="24"/>
        </w:rPr>
        <w:t>Florida</w:t>
      </w:r>
      <w:r w:rsidR="008A218F">
        <w:rPr>
          <w:rFonts w:ascii="Times New Roman" w:hAnsi="Times New Roman"/>
          <w:color w:val="000000" w:themeColor="text1"/>
          <w:sz w:val="24"/>
          <w:szCs w:val="24"/>
        </w:rPr>
        <w:t xml:space="preserve"> and </w:t>
      </w:r>
      <w:r w:rsidR="00DD0012">
        <w:rPr>
          <w:rFonts w:ascii="Times New Roman" w:hAnsi="Times New Roman"/>
          <w:color w:val="000000" w:themeColor="text1"/>
          <w:sz w:val="24"/>
          <w:szCs w:val="24"/>
        </w:rPr>
        <w:t>Washington</w:t>
      </w:r>
      <w:r w:rsidR="008A218F">
        <w:rPr>
          <w:rFonts w:ascii="Times New Roman" w:hAnsi="Times New Roman"/>
          <w:color w:val="000000" w:themeColor="text1"/>
          <w:sz w:val="24"/>
          <w:szCs w:val="24"/>
        </w:rPr>
        <w:t>)</w:t>
      </w:r>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r w:rsidR="008A218F">
        <w:rPr>
          <w:rFonts w:ascii="Times New Roman" w:hAnsi="Times New Roman"/>
          <w:color w:val="000000" w:themeColor="text1"/>
          <w:sz w:val="24"/>
          <w:szCs w:val="24"/>
        </w:rPr>
        <w:t xml:space="preserve"> for the entire period</w:t>
      </w:r>
      <w:r w:rsidR="009972A7">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 xml:space="preserve">1980-2009 </w:t>
      </w:r>
      <w:r w:rsidR="008A218F">
        <w:rPr>
          <w:rFonts w:ascii="Times New Roman" w:hAnsi="Times New Roman"/>
          <w:color w:val="000000" w:themeColor="text1"/>
          <w:sz w:val="24"/>
          <w:szCs w:val="24"/>
        </w:rPr>
        <w:t>are used to calculate</w:t>
      </w:r>
      <w:r w:rsidR="00AA16D4">
        <w:rPr>
          <w:rFonts w:ascii="Times New Roman" w:hAnsi="Times New Roman"/>
          <w:color w:val="000000" w:themeColor="text1"/>
          <w:sz w:val="24"/>
          <w:szCs w:val="24"/>
        </w:rPr>
        <w:t xml:space="preserve"> July 1980-2016 temperature</w:t>
      </w:r>
      <w:r w:rsidR="003C3DF4">
        <w:rPr>
          <w:rFonts w:ascii="Times New Roman" w:hAnsi="Times New Roman"/>
          <w:color w:val="000000" w:themeColor="text1"/>
          <w:sz w:val="24"/>
          <w:szCs w:val="24"/>
        </w:rPr>
        <w:t xml:space="preserve"> anomalies</w:t>
      </w:r>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r w:rsidR="00043D68">
        <w:rPr>
          <w:rFonts w:ascii="Times New Roman" w:hAnsi="Times New Roman"/>
          <w:color w:val="000000" w:themeColor="text1"/>
          <w:sz w:val="24"/>
          <w:szCs w:val="24"/>
        </w:rPr>
        <w:t>. A</w:t>
      </w:r>
      <w:r w:rsidR="008A218F">
        <w:rPr>
          <w:rFonts w:ascii="Times New Roman" w:hAnsi="Times New Roman"/>
          <w:color w:val="000000" w:themeColor="text1"/>
          <w:sz w:val="24"/>
          <w:szCs w:val="24"/>
        </w:rPr>
        <w:t xml:space="preserve">s seen, </w:t>
      </w:r>
      <w:r w:rsidR="00DD0012">
        <w:rPr>
          <w:rFonts w:ascii="Times New Roman" w:hAnsi="Times New Roman"/>
          <w:color w:val="000000" w:themeColor="text1"/>
          <w:sz w:val="24"/>
          <w:szCs w:val="24"/>
        </w:rPr>
        <w:t xml:space="preserve">a warmer state like </w:t>
      </w:r>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(here, July)</w:t>
      </w:r>
      <w:r w:rsidR="00043D68">
        <w:rPr>
          <w:rFonts w:ascii="Times New Roman" w:hAnsi="Times New Roman"/>
          <w:color w:val="000000" w:themeColor="text1"/>
          <w:sz w:val="24"/>
          <w:szCs w:val="24"/>
        </w:rPr>
        <w:t xml:space="preserve"> compared with a cooler state like Washington.</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182BD132"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commentRangeStart w:id="180"/>
      <w:commentRangeEnd w:id="180"/>
      <w:r w:rsidR="008A218F">
        <w:rPr>
          <w:rStyle w:val="CommentReference"/>
          <w:rFonts w:asciiTheme="minorHAnsi" w:eastAsiaTheme="minorHAnsi" w:hAnsiTheme="minorHAnsi" w:cstheme="minorBidi"/>
        </w:rPr>
        <w:commentReference w:id="180"/>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1BA0F09C"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9147AB">
        <w:rPr>
          <w:rFonts w:ascii="Times New Roman" w:hAnsi="Times New Roman"/>
          <w:b/>
          <w:color w:val="000000" w:themeColor="text1"/>
          <w:sz w:val="24"/>
          <w:szCs w:val="24"/>
        </w:rPr>
        <w:t>[[[</w:t>
      </w:r>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 breakdown</w:t>
      </w:r>
      <w:r w:rsidR="00732CB4">
        <w:rPr>
          <w:rFonts w:ascii="Times New Roman" w:hAnsi="Times New Roman"/>
          <w:color w:val="000000" w:themeColor="text1"/>
          <w:sz w:val="24"/>
          <w:szCs w:val="24"/>
        </w:rPr>
        <w:t xml:space="preserve"> </w:t>
      </w:r>
      <w:r w:rsidR="009147AB">
        <w:rPr>
          <w:rFonts w:ascii="Times New Roman" w:hAnsi="Times New Roman"/>
          <w:color w:val="000000" w:themeColor="text1"/>
          <w:sz w:val="24"/>
          <w:szCs w:val="24"/>
        </w:rPr>
        <w:t xml:space="preserve">/ </w:t>
      </w:r>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r w:rsidR="009147AB">
        <w:rPr>
          <w:rFonts w:ascii="Times New Roman" w:hAnsi="Times New Roman"/>
          <w:color w:val="000000" w:themeColor="text1"/>
          <w:sz w:val="24"/>
          <w:szCs w:val="24"/>
        </w:rPr>
        <w:t>]]]</w:t>
      </w:r>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commentRangeStart w:id="181"/>
      <w:commentRangeStart w:id="182"/>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End w:id="181"/>
      <w:r w:rsidR="008A218F">
        <w:rPr>
          <w:rStyle w:val="CommentReference"/>
          <w:rFonts w:asciiTheme="minorHAnsi" w:eastAsiaTheme="minorHAnsi" w:hAnsiTheme="minorHAnsi" w:cstheme="minorBidi"/>
        </w:rPr>
        <w:commentReference w:id="181"/>
      </w:r>
      <w:commentRangeEnd w:id="182"/>
      <w:r w:rsidR="00697B34">
        <w:rPr>
          <w:rStyle w:val="CommentReference"/>
          <w:rFonts w:asciiTheme="minorHAnsi" w:eastAsiaTheme="minorHAnsi" w:hAnsiTheme="minorHAnsi" w:cstheme="minorBidi"/>
        </w:rPr>
        <w:commentReference w:id="182"/>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64315E95" w:rsidR="0018328F" w:rsidRPr="0018328F" w:rsidRDefault="004A3366" w:rsidP="0018328F">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in 2016</w:t>
      </w:r>
      <w:commentRangeStart w:id="183"/>
      <w:commentRangeEnd w:id="183"/>
      <w:r w:rsidR="008A218F">
        <w:rPr>
          <w:rStyle w:val="CommentReference"/>
          <w:rFonts w:asciiTheme="minorHAnsi" w:eastAsiaTheme="minorHAnsi" w:hAnsiTheme="minorHAnsi" w:cstheme="minorBidi"/>
        </w:rPr>
        <w:commentReference w:id="183"/>
      </w:r>
      <w:r w:rsidR="008621C2">
        <w:rPr>
          <w:rFonts w:ascii="Times New Roman" w:hAnsi="Times New Roman"/>
          <w:color w:val="000000" w:themeColor="text1"/>
          <w:sz w:val="24"/>
          <w:szCs w:val="24"/>
        </w:rPr>
        <w:t xml:space="preserve">, if </w:t>
      </w:r>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14ABBECE" w14:textId="39438782" w:rsidR="00E67249" w:rsidRPr="0018328F" w:rsidRDefault="00234E19"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65DA6F14" w14:textId="5E45C59D" w:rsidR="005870DD" w:rsidRPr="00636C9B" w:rsidRDefault="00E67249" w:rsidP="005870DD">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temperatures</w:t>
      </w:r>
      <w:r w:rsidR="00280E5B">
        <w:rPr>
          <w:rFonts w:ascii="Times New Roman" w:hAnsi="Times New Roman"/>
          <w:color w:val="000000" w:themeColor="text1"/>
          <w:sz w:val="24"/>
          <w:szCs w:val="24"/>
        </w:rPr>
        <w:t>. They are broken down</w:t>
      </w:r>
      <w:r w:rsidR="00AE077A" w:rsidRPr="00636C9B">
        <w:rPr>
          <w:rFonts w:ascii="Times New Roman" w:hAnsi="Times New Roman"/>
          <w:color w:val="000000" w:themeColor="text1"/>
          <w:sz w:val="24"/>
          <w:szCs w:val="24"/>
        </w:rPr>
        <w:t xml:space="preserve">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60CC2DB" w14:textId="7E692B72" w:rsidR="00B4508B" w:rsidRPr="004561BE"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risk</w:t>
      </w:r>
      <w:r w:rsidR="00E67249">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r w:rsidR="004561BE">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compared with 1980-2009 long-term average temperatures.</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C92E67">
          <w:footerReference w:type="even" r:id="rId13"/>
          <w:footerReference w:type="default" r:id="rId14"/>
          <w:pgSz w:w="11900" w:h="16840"/>
          <w:pgMar w:top="1440" w:right="1440" w:bottom="1440" w:left="1440" w:header="720" w:footer="720" w:gutter="0"/>
          <w:lnNumType w:countBy="1" w:restart="continuous"/>
          <w:cols w:space="720"/>
          <w:docGrid w:linePitch="360"/>
        </w:sectPr>
      </w:pPr>
    </w:p>
    <w:p w14:paraId="14CDF462" w14:textId="59189765" w:rsidR="004069AE"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9218F8C" w14:textId="77777777" w:rsidR="007662C6" w:rsidRDefault="007662C6" w:rsidP="00843ACB">
      <w:pPr>
        <w:spacing w:after="0" w:line="240" w:lineRule="auto"/>
        <w:jc w:val="both"/>
        <w:rPr>
          <w:rFonts w:ascii="Times New Roman" w:hAnsi="Times New Roman"/>
          <w:color w:val="000000" w:themeColor="text1"/>
          <w:sz w:val="24"/>
          <w:szCs w:val="24"/>
        </w:rPr>
      </w:pPr>
    </w:p>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C845C17" w14:textId="3345E72E"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7662C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70194A">
        <w:rPr>
          <w:rFonts w:ascii="Times New Roman" w:hAnsi="Times New Roman"/>
          <w:color w:val="000000" w:themeColor="text1"/>
          <w:sz w:val="24"/>
          <w:szCs w:val="24"/>
        </w:rPr>
        <w:t xml:space="preserve">of injury for 2016 </w:t>
      </w:r>
      <w:r w:rsidR="003939B4" w:rsidRPr="00636C9B">
        <w:rPr>
          <w:rFonts w:ascii="Times New Roman" w:hAnsi="Times New Roman"/>
          <w:color w:val="000000" w:themeColor="text1"/>
          <w:sz w:val="24"/>
          <w:szCs w:val="24"/>
        </w:rPr>
        <w:t>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32BA5F83"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1-05T22:29:00Z" w:initials="EM">
    <w:p w14:paraId="403D184C" w14:textId="09F99BE9" w:rsidR="004069AE" w:rsidRDefault="004069AE">
      <w:pPr>
        <w:pStyle w:val="CommentText"/>
      </w:pPr>
      <w:r>
        <w:rPr>
          <w:rStyle w:val="CommentReference"/>
        </w:rPr>
        <w:annotationRef/>
      </w:r>
      <w:r>
        <w:t>Let’s discuss wording possibilities</w:t>
      </w:r>
    </w:p>
  </w:comment>
  <w:comment w:id="1" w:author="Ezzati, Majid" w:date="2018-11-30T10:05:00Z" w:initials="EM">
    <w:p w14:paraId="01409A4F" w14:textId="210814C4" w:rsidR="004069AE" w:rsidRDefault="004069AE">
      <w:pPr>
        <w:pStyle w:val="CommentText"/>
      </w:pPr>
      <w:r>
        <w:rPr>
          <w:rStyle w:val="CommentReference"/>
        </w:rPr>
        <w:annotationRef/>
      </w:r>
      <w:r>
        <w:t>To discuss if Vasilis should be a co-author in terms of modelling or acknowledged</w:t>
      </w:r>
    </w:p>
  </w:comment>
  <w:comment w:id="2" w:author="Ezzati, Majid" w:date="2018-11-30T11:31:00Z" w:initials="EM">
    <w:p w14:paraId="2DC647B3" w14:textId="08E6CEF2" w:rsidR="004069AE" w:rsidRDefault="004069AE">
      <w:pPr>
        <w:pStyle w:val="CommentText"/>
      </w:pPr>
      <w:r>
        <w:rPr>
          <w:rStyle w:val="CommentReference"/>
        </w:rPr>
        <w:annotationRef/>
      </w:r>
      <w:r>
        <w:t>Use the relevant of these citations here and get rid of these two sentences. “attracted interest” and similar phrases far too weak for an intro</w:t>
      </w:r>
    </w:p>
    <w:p w14:paraId="199DC30D" w14:textId="1E380EA9" w:rsidR="004069AE" w:rsidRDefault="004069AE">
      <w:pPr>
        <w:pStyle w:val="CommentText"/>
      </w:pPr>
    </w:p>
    <w:p w14:paraId="67973419" w14:textId="2C64B039" w:rsidR="004069AE" w:rsidRDefault="004069AE">
      <w:pPr>
        <w:pStyle w:val="CommentText"/>
      </w:pPr>
      <w:r>
        <w:t>Substantively, need to check and discuss in detail the scope of previous studies. Discuss at the meeting</w:t>
      </w:r>
    </w:p>
  </w:comment>
  <w:comment w:id="3" w:author="Parks, Robbie M" w:date="2018-12-03T13:49:00Z" w:initials="PRM">
    <w:p w14:paraId="1103F04E" w14:textId="77777777" w:rsidR="001D3AC4" w:rsidRDefault="004069AE">
      <w:pPr>
        <w:pStyle w:val="CommentText"/>
      </w:pPr>
      <w:r>
        <w:rPr>
          <w:rStyle w:val="CommentReference"/>
        </w:rPr>
        <w:annotationRef/>
      </w:r>
      <w:r w:rsidR="00027E75">
        <w:t xml:space="preserve">2. </w:t>
      </w:r>
      <w:r w:rsidR="001D3AC4">
        <w:t>All-cause and non-external mortality</w:t>
      </w:r>
    </w:p>
    <w:p w14:paraId="6C74FC96" w14:textId="04F72C38" w:rsidR="004069AE" w:rsidRDefault="001D3AC4">
      <w:pPr>
        <w:pStyle w:val="CommentText"/>
      </w:pPr>
      <w:r>
        <w:t xml:space="preserve">3. </w:t>
      </w:r>
      <w:r w:rsidR="00027E75">
        <w:t xml:space="preserve"> </w:t>
      </w:r>
      <w:r w:rsidR="00D811E5">
        <w:t>Cardiorespiratory</w:t>
      </w:r>
      <w:r w:rsidR="00F16EE2">
        <w:t>, stroke morbidity</w:t>
      </w:r>
    </w:p>
    <w:p w14:paraId="321BAF98" w14:textId="066C2520" w:rsidR="00D17BBF" w:rsidRDefault="00D17BBF">
      <w:pPr>
        <w:pStyle w:val="CommentText"/>
      </w:pPr>
      <w:r>
        <w:t xml:space="preserve">4. </w:t>
      </w:r>
      <w:r w:rsidR="00D1700F">
        <w:t>All-cause and cardiorespiratory mortality</w:t>
      </w:r>
    </w:p>
    <w:p w14:paraId="4396ACB3" w14:textId="1BC08496" w:rsidR="00D1700F" w:rsidRDefault="00D1700F">
      <w:pPr>
        <w:pStyle w:val="CommentText"/>
      </w:pPr>
      <w:r>
        <w:t>5.</w:t>
      </w:r>
      <w:bookmarkStart w:id="5" w:name="_GoBack"/>
      <w:bookmarkEnd w:id="5"/>
    </w:p>
  </w:comment>
  <w:comment w:id="6" w:author="Ezzati, Majid" w:date="2018-11-30T11:41:00Z" w:initials="EM">
    <w:p w14:paraId="3DA5FC47" w14:textId="1DFC0009" w:rsidR="004069AE" w:rsidRDefault="004069AE">
      <w:pPr>
        <w:pStyle w:val="CommentText"/>
      </w:pPr>
      <w:r>
        <w:rPr>
          <w:rStyle w:val="CommentReference"/>
        </w:rPr>
        <w:annotationRef/>
      </w:r>
      <w:r>
        <w:t>Discuss how credible this is and what key works are (need to look at the key works and reviews)</w:t>
      </w:r>
    </w:p>
  </w:comment>
  <w:comment w:id="7" w:author="Ezzati, Majid" w:date="2018-11-30T11:42:00Z" w:initials="EM">
    <w:p w14:paraId="2C736263" w14:textId="29313167" w:rsidR="004069AE" w:rsidRDefault="004069AE">
      <w:pPr>
        <w:pStyle w:val="CommentText"/>
      </w:pPr>
      <w:r>
        <w:rPr>
          <w:rStyle w:val="CommentReference"/>
        </w:rPr>
        <w:annotationRef/>
      </w:r>
      <w:r>
        <w:t>Cite eLife paper, the relevant work of the MPI person, perhaps a key WHO injury report/GBD injury paper</w:t>
      </w:r>
    </w:p>
  </w:comment>
  <w:comment w:id="8" w:author="Ezzati, Majid" w:date="2018-11-30T11:54:00Z" w:initials="EM">
    <w:p w14:paraId="592377EA" w14:textId="24306A68" w:rsidR="004069AE" w:rsidRDefault="004069AE">
      <w:pPr>
        <w:pStyle w:val="CommentText"/>
      </w:pPr>
      <w:r>
        <w:rPr>
          <w:rStyle w:val="CommentReference"/>
        </w:rPr>
        <w:annotationRef/>
      </w:r>
      <w:r>
        <w:rPr>
          <w:rFonts w:ascii="Times New Roman" w:hAnsi="Times New Roman"/>
          <w:color w:val="000000" w:themeColor="text1"/>
          <w:sz w:val="24"/>
          <w:szCs w:val="24"/>
        </w:rPr>
        <w:t>we need to say what the Nature Climate Change injury paper did succinctly but need to discuss it first. Discuss their specific “model” and what its core assumption is (absolute temperature across seasons etc)</w:t>
      </w:r>
    </w:p>
  </w:comment>
  <w:comment w:id="9" w:author="Parks, Robbie M" w:date="2018-12-03T12:03:00Z" w:initials="PRM">
    <w:p w14:paraId="00510F96" w14:textId="764FD0BF" w:rsidR="004069AE" w:rsidRDefault="004069AE">
      <w:pPr>
        <w:pStyle w:val="CommentText"/>
      </w:pPr>
      <w:r>
        <w:rPr>
          <w:rStyle w:val="CommentReference"/>
        </w:rPr>
        <w:annotationRef/>
      </w:r>
      <w:r>
        <w:t>Read Burke’s paper again and be ready to discuss</w:t>
      </w:r>
    </w:p>
  </w:comment>
  <w:comment w:id="10" w:author="Ezzati, Majid" w:date="2018-11-30T12:02:00Z" w:initials="EM">
    <w:p w14:paraId="7201323C" w14:textId="3662555F" w:rsidR="004069AE" w:rsidRDefault="004069AE">
      <w:pPr>
        <w:pStyle w:val="CommentText"/>
      </w:pPr>
      <w:r>
        <w:rPr>
          <w:rStyle w:val="CommentReference"/>
        </w:rPr>
        <w:annotationRef/>
      </w:r>
      <w:r>
        <w:t>I want to use the term absolute here but I suspect at least Joel will have looked it differently. Discuss after having looked at the literature/reviews on absolute vs relative measures of exposure and among them Joel’s NCC paper</w:t>
      </w:r>
    </w:p>
  </w:comment>
  <w:comment w:id="11" w:author="Parks, Robbie M" w:date="2018-12-03T12:04:00Z" w:initials="PRM">
    <w:p w14:paraId="1FECF1E7" w14:textId="3205FDA9" w:rsidR="004069AE" w:rsidRDefault="004069AE">
      <w:pPr>
        <w:pStyle w:val="CommentText"/>
      </w:pPr>
      <w:r>
        <w:rPr>
          <w:rStyle w:val="CommentReference"/>
        </w:rPr>
        <w:annotationRef/>
      </w:r>
      <w:r>
        <w:t>To look at Schwartz’s paper</w:t>
      </w:r>
    </w:p>
  </w:comment>
  <w:comment w:id="12" w:author="Ezzati, Majid" w:date="2018-11-30T12:16:00Z" w:initials="EM">
    <w:p w14:paraId="53051316" w14:textId="14C37551" w:rsidR="004069AE" w:rsidRDefault="004069AE">
      <w:pPr>
        <w:pStyle w:val="CommentText"/>
      </w:pPr>
      <w:r>
        <w:rPr>
          <w:rStyle w:val="CommentReference"/>
        </w:rPr>
        <w:annotationRef/>
      </w:r>
      <w:r>
        <w:t>Light, patterns or work/school, nutrition let’s think of some very credible ones</w:t>
      </w:r>
    </w:p>
  </w:comment>
  <w:comment w:id="13" w:author="Parks, Robbie M" w:date="2018-12-03T13:54:00Z" w:initials="PRM">
    <w:p w14:paraId="6B1B048B" w14:textId="68828FD4" w:rsidR="004069AE" w:rsidRDefault="004069AE">
      <w:pPr>
        <w:pStyle w:val="CommentText"/>
      </w:pPr>
      <w:r>
        <w:rPr>
          <w:rStyle w:val="CommentReference"/>
        </w:rPr>
        <w:annotationRef/>
      </w:r>
      <w:r>
        <w:t>To research. Time outdoors?</w:t>
      </w:r>
    </w:p>
  </w:comment>
  <w:comment w:id="14" w:author="Ezzati, Majid" w:date="2018-11-30T12:04:00Z" w:initials="EM">
    <w:p w14:paraId="78F6279B" w14:textId="7CA5C3E2" w:rsidR="004069AE" w:rsidRDefault="004069AE">
      <w:pPr>
        <w:pStyle w:val="CommentText"/>
      </w:pPr>
      <w:r>
        <w:rPr>
          <w:rStyle w:val="CommentReference"/>
        </w:rPr>
        <w:annotationRef/>
      </w:r>
      <w:r>
        <w:t>I suspect Joel or Francesca have looked at this in their multiple US city studies. We may cite in James’ paper</w:t>
      </w:r>
    </w:p>
  </w:comment>
  <w:comment w:id="15" w:author="Ezzati, Majid" w:date="2018-11-30T11:57:00Z" w:initials="EM">
    <w:p w14:paraId="63BDD2DD" w14:textId="33429559" w:rsidR="004069AE" w:rsidRDefault="004069AE">
      <w:pPr>
        <w:pStyle w:val="CommentText"/>
      </w:pPr>
      <w:r>
        <w:rPr>
          <w:rStyle w:val="CommentReference"/>
        </w:rPr>
        <w:annotationRef/>
      </w:r>
      <w:r>
        <w:t>I think most of these are not relevant. We should go for a big punch on what is the novelty. discuss</w:t>
      </w:r>
    </w:p>
  </w:comment>
  <w:comment w:id="16" w:author="Ezzati, Majid" w:date="2018-11-30T14:30:00Z" w:initials="EM">
    <w:p w14:paraId="4D6E9E03" w14:textId="759C1479" w:rsidR="004069AE" w:rsidRDefault="004069AE">
      <w:pPr>
        <w:pStyle w:val="CommentText"/>
      </w:pPr>
      <w:r>
        <w:rPr>
          <w:rStyle w:val="CommentReference"/>
        </w:rPr>
        <w:annotationRef/>
      </w:r>
      <w:r>
        <w:t>To the extent relevant, please follow the wording of Appendix of PM paper to the letter (i.e. not similar but identical)</w:t>
      </w:r>
    </w:p>
  </w:comment>
  <w:comment w:id="18" w:author="Ezzati, Majid" w:date="2018-11-30T12:22:00Z" w:initials="EM">
    <w:p w14:paraId="6A2D75C3" w14:textId="0E0BF8BA" w:rsidR="004069AE" w:rsidRDefault="004069AE">
      <w:pPr>
        <w:pStyle w:val="CommentText"/>
      </w:pPr>
      <w:r>
        <w:rPr>
          <w:rStyle w:val="CommentReference"/>
        </w:rPr>
        <w:annotationRef/>
      </w:r>
      <w:r>
        <w:t>To discuss</w:t>
      </w:r>
    </w:p>
  </w:comment>
  <w:comment w:id="19" w:author="Ezzati, Majid" w:date="2018-11-30T12:25:00Z" w:initials="EM">
    <w:p w14:paraId="5CEE364E" w14:textId="602F3E6E" w:rsidR="004069AE" w:rsidRDefault="004069AE">
      <w:pPr>
        <w:pStyle w:val="CommentText"/>
      </w:pPr>
      <w:r>
        <w:rPr>
          <w:rStyle w:val="CommentReference"/>
        </w:rPr>
        <w:annotationRef/>
      </w:r>
      <w:r>
        <w:t>If relevant beyond how I have written intro, work in there</w:t>
      </w:r>
    </w:p>
  </w:comment>
  <w:comment w:id="30" w:author="Ezzati, Majid" w:date="2018-11-30T12:44:00Z" w:initials="EM">
    <w:p w14:paraId="256A7319" w14:textId="7FCE502F" w:rsidR="004069AE" w:rsidRDefault="004069AE">
      <w:pPr>
        <w:pStyle w:val="CommentText"/>
      </w:pPr>
      <w:r>
        <w:rPr>
          <w:rStyle w:val="CommentReference"/>
        </w:rPr>
        <w:annotationRef/>
      </w:r>
    </w:p>
  </w:comment>
  <w:comment w:id="31" w:author="Ezzati, Majid" w:date="2018-11-30T12:44:00Z" w:initials="EM">
    <w:p w14:paraId="6641516E" w14:textId="6A2238AD" w:rsidR="004069AE" w:rsidRDefault="004069AE">
      <w:pPr>
        <w:pStyle w:val="CommentText"/>
      </w:pPr>
      <w:r>
        <w:rPr>
          <w:rStyle w:val="CommentReference"/>
        </w:rPr>
        <w:annotationRef/>
      </w:r>
      <w:r>
        <w:t>Reword for clarity</w:t>
      </w:r>
    </w:p>
  </w:comment>
  <w:comment w:id="51" w:author="Ezzati, Majid" w:date="2018-11-30T12:46:00Z" w:initials="EM">
    <w:p w14:paraId="4FAD66D4" w14:textId="4A4EC26F" w:rsidR="004069AE" w:rsidRDefault="004069AE">
      <w:pPr>
        <w:pStyle w:val="CommentText"/>
      </w:pPr>
      <w:r>
        <w:rPr>
          <w:rStyle w:val="CommentReference"/>
        </w:rPr>
        <w:annotationRef/>
      </w:r>
    </w:p>
  </w:comment>
  <w:comment w:id="52" w:author="Ezzati, Majid" w:date="2018-11-30T12:46:00Z" w:initials="EM">
    <w:p w14:paraId="60D2E4B1" w14:textId="2AF55411" w:rsidR="004069AE" w:rsidRDefault="004069AE">
      <w:pPr>
        <w:pStyle w:val="CommentText"/>
      </w:pPr>
      <w:r>
        <w:rPr>
          <w:rStyle w:val="CommentReference"/>
        </w:rPr>
        <w:annotationRef/>
      </w:r>
      <w:r>
        <w:t>Can also be fewer? What is the right phrasing?</w:t>
      </w:r>
    </w:p>
  </w:comment>
  <w:comment w:id="53" w:author="Parks, Robbie M" w:date="2018-12-03T11:55:00Z" w:initials="PRM">
    <w:p w14:paraId="63DDE017" w14:textId="1AC9FA6A" w:rsidR="004069AE" w:rsidRDefault="004069AE">
      <w:pPr>
        <w:pStyle w:val="CommentText"/>
      </w:pPr>
      <w:r>
        <w:rPr>
          <w:rStyle w:val="CommentReference"/>
        </w:rPr>
        <w:annotationRef/>
      </w:r>
      <w:r>
        <w:t>Attributable change in deaths?</w:t>
      </w:r>
    </w:p>
  </w:comment>
  <w:comment w:id="54" w:author="Ezzati, Majid" w:date="2018-11-30T12:46:00Z" w:initials="EM">
    <w:p w14:paraId="1F3182CD" w14:textId="7A6B483C" w:rsidR="004069AE" w:rsidRDefault="004069AE">
      <w:pPr>
        <w:pStyle w:val="CommentText"/>
      </w:pPr>
      <w:r>
        <w:rPr>
          <w:rStyle w:val="CommentReference"/>
        </w:rPr>
        <w:annotationRef/>
      </w:r>
      <w:r>
        <w:t>And state? Even if we don’t show</w:t>
      </w:r>
    </w:p>
  </w:comment>
  <w:comment w:id="55" w:author="Parks, Robbie M" w:date="2018-12-03T13:55:00Z" w:initials="PRM">
    <w:p w14:paraId="00BF204F" w14:textId="681F27B1" w:rsidR="004069AE" w:rsidRDefault="004069AE">
      <w:pPr>
        <w:pStyle w:val="CommentText"/>
      </w:pPr>
      <w:r>
        <w:rPr>
          <w:rStyle w:val="CommentReference"/>
        </w:rPr>
        <w:annotationRef/>
      </w:r>
      <w:r>
        <w:t>Yes</w:t>
      </w:r>
    </w:p>
  </w:comment>
  <w:comment w:id="56" w:author="Ezzati, Majid" w:date="2018-11-30T12:46:00Z" w:initials="EM">
    <w:p w14:paraId="74AA52C9" w14:textId="07A86FD9" w:rsidR="004069AE" w:rsidRDefault="004069AE">
      <w:pPr>
        <w:pStyle w:val="CommentText"/>
      </w:pPr>
      <w:r>
        <w:rPr>
          <w:rStyle w:val="CommentReference"/>
        </w:rPr>
        <w:annotationRef/>
      </w:r>
      <w:r>
        <w:t>Discuss wording</w:t>
      </w:r>
    </w:p>
  </w:comment>
  <w:comment w:id="63" w:author="Ezzati, Majid" w:date="2018-11-30T14:26:00Z" w:initials="EM">
    <w:p w14:paraId="28A61689" w14:textId="79A7AC64" w:rsidR="004069AE" w:rsidRDefault="004069AE">
      <w:pPr>
        <w:pStyle w:val="CommentText"/>
      </w:pPr>
      <w:r>
        <w:rPr>
          <w:rStyle w:val="CommentReference"/>
        </w:rPr>
        <w:annotationRef/>
      </w:r>
      <w:r>
        <w:t>number</w:t>
      </w:r>
    </w:p>
  </w:comment>
  <w:comment w:id="68" w:author="Ezzati, Majid" w:date="2018-11-30T14:26:00Z" w:initials="EM">
    <w:p w14:paraId="4BEDB7B7" w14:textId="1F3345E9" w:rsidR="004069AE" w:rsidRDefault="004069AE">
      <w:pPr>
        <w:pStyle w:val="CommentText"/>
      </w:pPr>
      <w:r>
        <w:rPr>
          <w:rStyle w:val="CommentReference"/>
        </w:rPr>
        <w:annotationRef/>
      </w:r>
      <w:r>
        <w:t>move to results. split by sex</w:t>
      </w:r>
    </w:p>
    <w:p w14:paraId="52035BDC" w14:textId="77777777" w:rsidR="004069AE" w:rsidRDefault="004069AE">
      <w:pPr>
        <w:pStyle w:val="CommentText"/>
      </w:pPr>
    </w:p>
    <w:p w14:paraId="07D80E53" w14:textId="5E83D4AF" w:rsidR="004069AE" w:rsidRDefault="004069AE">
      <w:pPr>
        <w:pStyle w:val="CommentText"/>
      </w:pPr>
      <w:r>
        <w:t>Also say what age group (and sex) their share was highest</w:t>
      </w:r>
    </w:p>
  </w:comment>
  <w:comment w:id="69" w:author="Ezzati, Majid" w:date="2018-11-30T14:31:00Z" w:initials="EM">
    <w:p w14:paraId="47AA0E95" w14:textId="09CD9FC6" w:rsidR="004069AE" w:rsidRDefault="004069AE">
      <w:pPr>
        <w:pStyle w:val="CommentText"/>
      </w:pPr>
      <w:r>
        <w:rPr>
          <w:rStyle w:val="CommentReference"/>
        </w:rPr>
        <w:annotationRef/>
      </w:r>
      <w:r>
        <w:t>This is not a “data” issue</w:t>
      </w:r>
    </w:p>
    <w:p w14:paraId="36A2099B" w14:textId="77777777" w:rsidR="004069AE" w:rsidRDefault="004069AE">
      <w:pPr>
        <w:pStyle w:val="CommentText"/>
      </w:pPr>
    </w:p>
    <w:p w14:paraId="0423D54C" w14:textId="5504DD13" w:rsidR="004069AE" w:rsidRDefault="004069AE">
      <w:pPr>
        <w:pStyle w:val="CommentText"/>
      </w:pPr>
      <w:r>
        <w:t xml:space="preserve">Say at the beginning of stats methods that analyses were done separately by sex, age group etc. </w:t>
      </w:r>
    </w:p>
  </w:comment>
  <w:comment w:id="73" w:author="Bennett, James E" w:date="2018-11-29T14:44:00Z" w:initials="BJE">
    <w:p w14:paraId="3CAF6C00" w14:textId="251367E2" w:rsidR="004069AE" w:rsidRDefault="004069AE">
      <w:pPr>
        <w:pStyle w:val="CommentText"/>
      </w:pPr>
      <w:r>
        <w:rPr>
          <w:rStyle w:val="CommentReference"/>
        </w:rPr>
        <w:annotationRef/>
      </w:r>
      <w:r>
        <w:t>Did you need to “reverse” this calculation when estimating numbers of deaths from +1C?</w:t>
      </w:r>
    </w:p>
  </w:comment>
  <w:comment w:id="74" w:author="Parks, Robbie M" w:date="2018-11-29T23:20:00Z" w:initials="PRM">
    <w:p w14:paraId="21869A0C" w14:textId="1BDAFDF9" w:rsidR="004069AE" w:rsidRDefault="004069AE">
      <w:pPr>
        <w:pStyle w:val="CommentText"/>
      </w:pPr>
      <w:r>
        <w:rPr>
          <w:rStyle w:val="CommentReference"/>
        </w:rPr>
        <w:annotationRef/>
      </w:r>
      <w:r>
        <w:t>Yes</w:t>
      </w:r>
    </w:p>
  </w:comment>
  <w:comment w:id="75" w:author="Ezzati, Majid" w:date="2018-11-30T14:29:00Z" w:initials="EM">
    <w:p w14:paraId="5378CE52" w14:textId="50181B25" w:rsidR="004069AE" w:rsidRDefault="004069AE">
      <w:pPr>
        <w:pStyle w:val="CommentText"/>
      </w:pPr>
      <w:r>
        <w:rPr>
          <w:rStyle w:val="CommentReference"/>
        </w:rPr>
        <w:annotationRef/>
      </w:r>
      <w:r>
        <w:t>Only relevant if you do the attribution on rates; not relevant if you do it on counts. To discuss briefly</w:t>
      </w:r>
    </w:p>
  </w:comment>
  <w:comment w:id="72" w:author="Ezzati, Majid" w:date="2018-11-30T14:28:00Z" w:initials="EM">
    <w:p w14:paraId="109B9C09" w14:textId="4235DF43" w:rsidR="004069AE" w:rsidRDefault="004069AE">
      <w:pPr>
        <w:pStyle w:val="CommentText"/>
      </w:pPr>
      <w:r>
        <w:rPr>
          <w:rStyle w:val="CommentReference"/>
        </w:rPr>
        <w:annotationRef/>
      </w:r>
      <w:r>
        <w:t>State this as rate vs. count since you analyse rates</w:t>
      </w:r>
    </w:p>
  </w:comment>
  <w:comment w:id="76" w:author="Ezzati, Majid" w:date="2018-11-30T14:32:00Z" w:initials="EM">
    <w:p w14:paraId="674F0CF6" w14:textId="0BA30AF6" w:rsidR="004069AE" w:rsidRDefault="004069AE">
      <w:pPr>
        <w:pStyle w:val="CommentText"/>
      </w:pPr>
      <w:r>
        <w:rPr>
          <w:rStyle w:val="CommentReference"/>
        </w:rPr>
        <w:annotationRef/>
      </w:r>
      <w:r>
        <w:t>Use the same wording as eLife paper</w:t>
      </w:r>
    </w:p>
  </w:comment>
  <w:comment w:id="87" w:author="Bennett, James E" w:date="2018-11-29T15:00:00Z" w:initials="BJE">
    <w:p w14:paraId="2E056849" w14:textId="77777777" w:rsidR="004069AE" w:rsidRDefault="004069AE"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88" w:author="Parks, Robbie M" w:date="2018-11-29T23:08:00Z" w:initials="PRM">
    <w:p w14:paraId="207E839A" w14:textId="77777777" w:rsidR="004069AE" w:rsidRDefault="004069AE" w:rsidP="00265FDC">
      <w:pPr>
        <w:pStyle w:val="CommentText"/>
      </w:pPr>
      <w:r>
        <w:rPr>
          <w:rStyle w:val="CommentReference"/>
        </w:rPr>
        <w:annotationRef/>
      </w:r>
      <w:r>
        <w:t>Have expanded just above</w:t>
      </w:r>
    </w:p>
  </w:comment>
  <w:comment w:id="85" w:author="Ezzati, Majid" w:date="2018-11-30T17:02:00Z" w:initials="EM">
    <w:p w14:paraId="5D38400B" w14:textId="5107A394" w:rsidR="004069AE" w:rsidRDefault="004069AE">
      <w:pPr>
        <w:pStyle w:val="CommentText"/>
      </w:pPr>
      <w:r>
        <w:rPr>
          <w:rStyle w:val="CommentReference"/>
        </w:rPr>
        <w:annotationRef/>
      </w:r>
      <w:r>
        <w:t>This is so long that comes across as a black box. There really are two things here: one is for each state, having a long-term mean and the other is going from county to state by population-weighting. Each should presumably be straightforward algebra. To discuss how to simplify</w:t>
      </w:r>
    </w:p>
  </w:comment>
  <w:comment w:id="86" w:author="Parks, Robbie M" w:date="2018-12-03T11:57:00Z" w:initials="PRM">
    <w:p w14:paraId="743F5A00" w14:textId="261F2DA2" w:rsidR="004069AE" w:rsidRDefault="004069AE">
      <w:pPr>
        <w:pStyle w:val="CommentText"/>
      </w:pPr>
      <w:r>
        <w:rPr>
          <w:rStyle w:val="CommentReference"/>
        </w:rPr>
        <w:annotationRef/>
      </w:r>
      <w:r>
        <w:t>Go through code again to make sure you understand it</w:t>
      </w:r>
    </w:p>
  </w:comment>
  <w:comment w:id="104" w:author="Ezzati, Majid" w:date="2018-11-30T17:18:00Z" w:initials="EM">
    <w:p w14:paraId="03C3916E" w14:textId="1B575317" w:rsidR="004069AE" w:rsidRDefault="004069AE">
      <w:pPr>
        <w:pStyle w:val="CommentText"/>
      </w:pPr>
      <w:r>
        <w:rPr>
          <w:rStyle w:val="CommentReference"/>
        </w:rPr>
        <w:annotationRef/>
      </w:r>
      <w:r>
        <w:t>Move to discussion where we describe limitations – a limitation is that we looked at mean only</w:t>
      </w:r>
    </w:p>
  </w:comment>
  <w:comment w:id="105" w:author="Bennett, James E" w:date="2018-11-29T15:24:00Z" w:initials="BJE">
    <w:p w14:paraId="4377A92A" w14:textId="2133E833" w:rsidR="004069AE" w:rsidRDefault="004069AE">
      <w:pPr>
        <w:pStyle w:val="CommentText"/>
      </w:pPr>
      <w:r>
        <w:rPr>
          <w:rStyle w:val="CommentReference"/>
        </w:rPr>
        <w:annotationRef/>
      </w:r>
      <w:r>
        <w:t>For future discussion whether we need to be consistent in calling this variable exactly the same thing e.g state-month anomalous temperature, every time we refer to it?</w:t>
      </w:r>
    </w:p>
    <w:p w14:paraId="7A390E9B" w14:textId="77777777" w:rsidR="004069AE" w:rsidRDefault="004069AE">
      <w:pPr>
        <w:pStyle w:val="CommentText"/>
      </w:pPr>
    </w:p>
    <w:p w14:paraId="7DFBF459" w14:textId="4892B90C" w:rsidR="004069AE" w:rsidRDefault="004069AE" w:rsidP="00F30D74">
      <w:pPr>
        <w:pStyle w:val="BalloonText"/>
      </w:pPr>
      <w:r>
        <w:t xml:space="preserve">This might help prevent confusion. </w:t>
      </w:r>
    </w:p>
  </w:comment>
  <w:comment w:id="106" w:author="Ezzati, Majid" w:date="2018-12-01T01:22:00Z" w:initials="EM">
    <w:p w14:paraId="3BE45D49" w14:textId="31426BA2" w:rsidR="004069AE" w:rsidRDefault="004069AE">
      <w:pPr>
        <w:pStyle w:val="CommentText"/>
      </w:pPr>
      <w:r>
        <w:rPr>
          <w:rStyle w:val="CommentReference"/>
        </w:rPr>
        <w:annotationRef/>
      </w:r>
      <w:r>
        <w:t>I agree; let’s discuss</w:t>
      </w:r>
    </w:p>
  </w:comment>
  <w:comment w:id="108" w:author="Ezzati, Majid" w:date="2018-12-01T01:22:00Z" w:initials="EM">
    <w:p w14:paraId="0FDFFF98" w14:textId="0E4E05CD" w:rsidR="004069AE" w:rsidRDefault="004069AE">
      <w:pPr>
        <w:pStyle w:val="CommentText"/>
      </w:pPr>
      <w:r>
        <w:rPr>
          <w:rStyle w:val="CommentReference"/>
        </w:rPr>
        <w:annotationRef/>
      </w:r>
      <w:r>
        <w:t>Don’t get into ICD stuff after you introduce it</w:t>
      </w:r>
    </w:p>
  </w:comment>
  <w:comment w:id="112" w:author="Bennett, James E" w:date="2018-11-29T15:39:00Z" w:initials="BJE">
    <w:p w14:paraId="04D5D120" w14:textId="77777777" w:rsidR="004069AE" w:rsidRDefault="004069AE">
      <w:pPr>
        <w:pStyle w:val="CommentText"/>
      </w:pPr>
      <w:r>
        <w:rPr>
          <w:rStyle w:val="CommentReference"/>
        </w:rPr>
        <w:annotationRef/>
      </w:r>
      <w:r>
        <w:t>Hopefully not screwed up the equation but since gamma mentioned at end I put it at the end of the equation.</w:t>
      </w:r>
    </w:p>
    <w:p w14:paraId="60BA5411" w14:textId="23B845FD" w:rsidR="004069AE" w:rsidRDefault="004069AE">
      <w:pPr>
        <w:pStyle w:val="CommentText"/>
      </w:pPr>
      <w:r>
        <w:t>See my addition later – does gamma need a month subscript?</w:t>
      </w:r>
    </w:p>
  </w:comment>
  <w:comment w:id="113" w:author="Parks, Robbie M" w:date="2018-11-26T11:21:00Z" w:initials="PRM">
    <w:p w14:paraId="7D510A0E" w14:textId="77777777" w:rsidR="004069AE" w:rsidRDefault="004069AE">
      <w:pPr>
        <w:pStyle w:val="CommentText"/>
      </w:pPr>
      <w:r>
        <w:rPr>
          <w:rStyle w:val="CommentReference"/>
        </w:rPr>
        <w:annotationRef/>
      </w:r>
      <w:r>
        <w:t>Yes that’s my understanding. James?</w:t>
      </w:r>
    </w:p>
  </w:comment>
  <w:comment w:id="114" w:author="Ezzati, Majid" w:date="2018-11-06T06:34:00Z" w:initials="EM">
    <w:p w14:paraId="48293A76" w14:textId="79A25B44" w:rsidR="004069AE" w:rsidRDefault="004069AE">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115" w:author="Parks, Robbie M" w:date="2018-11-26T11:21:00Z" w:initials="PRM">
    <w:p w14:paraId="7A946B86" w14:textId="77777777" w:rsidR="004069AE" w:rsidRDefault="004069AE">
      <w:pPr>
        <w:pStyle w:val="CommentText"/>
      </w:pPr>
      <w:r>
        <w:rPr>
          <w:rStyle w:val="CommentReference"/>
        </w:rPr>
        <w:annotationRef/>
      </w:r>
      <w:r>
        <w:t>Yes that’s my understanding. James?</w:t>
      </w:r>
    </w:p>
    <w:p w14:paraId="0ED3E426" w14:textId="1C811FF0" w:rsidR="004069AE" w:rsidRDefault="004069AE">
      <w:pPr>
        <w:pStyle w:val="CommentText"/>
      </w:pPr>
      <w:r>
        <w:t>JB - Yes</w:t>
      </w:r>
    </w:p>
    <w:p w14:paraId="13F4FC21" w14:textId="6482F3E7" w:rsidR="004069AE" w:rsidRDefault="004069AE">
      <w:pPr>
        <w:pStyle w:val="CommentText"/>
      </w:pPr>
    </w:p>
  </w:comment>
  <w:comment w:id="111" w:author="Ezzati, Majid" w:date="2018-12-01T01:25:00Z" w:initials="EM">
    <w:p w14:paraId="7F8D8B86" w14:textId="34C51547" w:rsidR="004069AE" w:rsidRDefault="004069AE">
      <w:pPr>
        <w:pStyle w:val="CommentText"/>
      </w:pPr>
      <w:r>
        <w:rPr>
          <w:rStyle w:val="CommentReference"/>
        </w:rPr>
        <w:annotationRef/>
      </w:r>
      <w:r>
        <w:t>We should go for a simple description here and a technical appendix. See Bennett mortality papers (and the part in Appendix to use equation mode)</w:t>
      </w:r>
    </w:p>
    <w:p w14:paraId="6865BBE8" w14:textId="3346EE2E" w:rsidR="004069AE" w:rsidRDefault="004069AE">
      <w:pPr>
        <w:pStyle w:val="CommentText"/>
      </w:pPr>
    </w:p>
    <w:p w14:paraId="432C1C20" w14:textId="0D32F548" w:rsidR="004069AE" w:rsidRDefault="004069AE">
      <w:pPr>
        <w:pStyle w:val="CommentText"/>
      </w:pPr>
      <w:r>
        <w:t>Discuss</w:t>
      </w:r>
    </w:p>
  </w:comment>
  <w:comment w:id="116" w:author="Ezzati, Majid" w:date="2018-12-01T01:24:00Z" w:initials="EM">
    <w:p w14:paraId="42DFE126" w14:textId="4D7BC085" w:rsidR="004069AE" w:rsidRDefault="004069AE">
      <w:pPr>
        <w:pStyle w:val="CommentText"/>
      </w:pPr>
      <w:r>
        <w:rPr>
          <w:rStyle w:val="CommentReference"/>
        </w:rPr>
        <w:annotationRef/>
      </w:r>
      <w:r>
        <w:t>Out of blue; what is this?</w:t>
      </w:r>
    </w:p>
  </w:comment>
  <w:comment w:id="117" w:author="Parks, Robbie M" w:date="2018-12-03T12:05:00Z" w:initials="PRM">
    <w:p w14:paraId="4859F745" w14:textId="12B51401" w:rsidR="004069AE" w:rsidRDefault="004069AE">
      <w:pPr>
        <w:pStyle w:val="CommentText"/>
      </w:pPr>
      <w:r>
        <w:rPr>
          <w:rStyle w:val="CommentReference"/>
        </w:rPr>
        <w:annotationRef/>
      </w:r>
      <w:r>
        <w:t>Do we need to justify this as James’s paper included it?</w:t>
      </w:r>
    </w:p>
  </w:comment>
  <w:comment w:id="118" w:author="Ezzati, Majid" w:date="2018-12-01T01:24:00Z" w:initials="EM">
    <w:p w14:paraId="49C39E06" w14:textId="18164983" w:rsidR="004069AE" w:rsidRDefault="004069AE">
      <w:pPr>
        <w:pStyle w:val="CommentText"/>
      </w:pPr>
      <w:r>
        <w:rPr>
          <w:rStyle w:val="CommentReference"/>
        </w:rPr>
        <w:annotationRef/>
      </w:r>
      <w:r>
        <w:t>Repeats earlier statements.</w:t>
      </w:r>
    </w:p>
  </w:comment>
  <w:comment w:id="120" w:author="Ezzati, Majid" w:date="2018-12-01T01:32:00Z" w:initials="EM">
    <w:p w14:paraId="0744C3EA" w14:textId="5D229EC5" w:rsidR="004069AE" w:rsidRDefault="004069AE">
      <w:pPr>
        <w:pStyle w:val="CommentText"/>
      </w:pPr>
      <w:r>
        <w:rPr>
          <w:rStyle w:val="CommentReference"/>
        </w:rPr>
        <w:annotationRef/>
      </w:r>
      <w:r>
        <w:t xml:space="preserve">Not really; we frame everything as anomaly. So it would be an anomalous year or something like that. Discuss </w:t>
      </w:r>
    </w:p>
  </w:comment>
  <w:comment w:id="121" w:author="Parks, Robbie M" w:date="2018-12-03T13:57:00Z" w:initials="PRM">
    <w:p w14:paraId="42DFD964" w14:textId="39727EC9" w:rsidR="004069AE" w:rsidRDefault="004069AE">
      <w:pPr>
        <w:pStyle w:val="CommentText"/>
      </w:pPr>
      <w:r>
        <w:rPr>
          <w:rStyle w:val="CommentReference"/>
        </w:rPr>
        <w:annotationRef/>
      </w:r>
      <w:r>
        <w:t>True I understand now so change</w:t>
      </w:r>
    </w:p>
  </w:comment>
  <w:comment w:id="122" w:author="Ezzati, Majid" w:date="2018-12-01T01:31:00Z" w:initials="EM">
    <w:p w14:paraId="4CFA6C2E" w14:textId="48FFEF29" w:rsidR="004069AE" w:rsidRDefault="004069AE">
      <w:pPr>
        <w:pStyle w:val="CommentText"/>
      </w:pPr>
      <w:r>
        <w:rPr>
          <w:rStyle w:val="CommentReference"/>
        </w:rPr>
        <w:annotationRef/>
      </w:r>
      <w:r>
        <w:t>Get rid of all the stuff that are not methods. Go for sharpness.  We can always do two degrees if that is the more obvious choice. discuss</w:t>
      </w:r>
    </w:p>
  </w:comment>
  <w:comment w:id="126" w:author="Bennett, James E" w:date="2018-11-29T19:15:00Z" w:initials="BJE">
    <w:p w14:paraId="4DF59636" w14:textId="47CF656A" w:rsidR="004069AE" w:rsidRDefault="004069AE">
      <w:pPr>
        <w:pStyle w:val="CommentText"/>
      </w:pPr>
      <w:r>
        <w:rPr>
          <w:rStyle w:val="CommentReference"/>
        </w:rPr>
        <w:annotationRef/>
      </w:r>
      <w:r>
        <w:t>See my earlier question about whether you removed the effect of length of month harmonisation?</w:t>
      </w:r>
    </w:p>
  </w:comment>
  <w:comment w:id="125" w:author="Ezzati, Majid" w:date="2018-12-01T01:32:00Z" w:initials="EM">
    <w:p w14:paraId="3060986A" w14:textId="769C6215" w:rsidR="004069AE" w:rsidRDefault="004069AE">
      <w:pPr>
        <w:pStyle w:val="CommentText"/>
      </w:pPr>
      <w:r>
        <w:rPr>
          <w:rStyle w:val="CommentReference"/>
        </w:rPr>
        <w:annotationRef/>
      </w:r>
      <w:r>
        <w:t>I think most of this can go</w:t>
      </w:r>
    </w:p>
  </w:comment>
  <w:comment w:id="119" w:author="Ezzati, Majid" w:date="2018-12-01T01:33:00Z" w:initials="EM">
    <w:p w14:paraId="244B4430" w14:textId="490EB85D" w:rsidR="004069AE" w:rsidRDefault="004069AE">
      <w:pPr>
        <w:pStyle w:val="CommentText"/>
      </w:pPr>
      <w:r>
        <w:rPr>
          <w:rStyle w:val="CommentReference"/>
        </w:rPr>
        <w:annotationRef/>
      </w:r>
      <w:r>
        <w:t>See PM paper and just get rid of heading and reduce this to a couple of sentences</w:t>
      </w:r>
    </w:p>
  </w:comment>
  <w:comment w:id="127" w:author="Ezzati, Majid" w:date="2018-12-01T01:37:00Z" w:initials="EM">
    <w:p w14:paraId="2AA5D03F" w14:textId="0970FE47" w:rsidR="004069AE" w:rsidRDefault="004069AE">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129" w:author="Ezzati, Majid" w:date="2018-12-01T01:37:00Z" w:initials="EM">
    <w:p w14:paraId="0D2CA0BF" w14:textId="11E50950" w:rsidR="004069AE" w:rsidRDefault="004069AE">
      <w:pPr>
        <w:pStyle w:val="CommentText"/>
      </w:pPr>
      <w:r>
        <w:rPr>
          <w:rStyle w:val="CommentReference"/>
        </w:rPr>
        <w:annotationRef/>
      </w:r>
      <w:r>
        <w:t>specify</w:t>
      </w:r>
    </w:p>
  </w:comment>
  <w:comment w:id="138" w:author="Ezzati, Majid" w:date="2018-12-01T01:38:00Z" w:initials="EM">
    <w:p w14:paraId="5F19723F" w14:textId="085094D1" w:rsidR="004069AE" w:rsidRDefault="004069AE">
      <w:pPr>
        <w:pStyle w:val="CommentText"/>
      </w:pPr>
      <w:r>
        <w:rPr>
          <w:rStyle w:val="CommentReference"/>
        </w:rPr>
        <w:annotationRef/>
      </w:r>
      <w:r>
        <w:t>visual is for us; don’t actually use the term. As above, go for sharp and clear</w:t>
      </w:r>
    </w:p>
  </w:comment>
  <w:comment w:id="152" w:author="Majid2" w:date="2018-11-06T10:29:00Z" w:initials="M">
    <w:p w14:paraId="4250C762" w14:textId="3316156C" w:rsidR="004069AE" w:rsidRDefault="004069AE">
      <w:pPr>
        <w:pStyle w:val="CommentText"/>
      </w:pPr>
      <w:r>
        <w:rPr>
          <w:rStyle w:val="CommentReference"/>
        </w:rPr>
        <w:annotationRef/>
      </w:r>
      <w:r>
        <w:t>To discuss if we should also do another two panels here that show number of deaths – discuss with James something like the countdown bar chart</w:t>
      </w:r>
    </w:p>
  </w:comment>
  <w:comment w:id="153" w:author="Parks, Robbie M" w:date="2018-11-21T13:39:00Z" w:initials="PRM">
    <w:p w14:paraId="372C57E8" w14:textId="49906031" w:rsidR="004069AE" w:rsidRDefault="004069AE">
      <w:pPr>
        <w:pStyle w:val="CommentText"/>
      </w:pPr>
      <w:r>
        <w:rPr>
          <w:rStyle w:val="CommentReference"/>
        </w:rPr>
        <w:annotationRef/>
      </w:r>
      <w:r>
        <w:t>Have done a version</w:t>
      </w:r>
    </w:p>
  </w:comment>
  <w:comment w:id="154" w:author="Ezzati, Majid" w:date="2018-12-01T01:40:00Z" w:initials="EM">
    <w:p w14:paraId="47AAF460" w14:textId="5D61DE2E" w:rsidR="004069AE" w:rsidRDefault="004069AE">
      <w:pPr>
        <w:pStyle w:val="CommentText"/>
      </w:pPr>
      <w:r>
        <w:rPr>
          <w:rStyle w:val="CommentReference"/>
        </w:rPr>
        <w:annotationRef/>
      </w:r>
      <w:r>
        <w:t>I would take number over composition but we can discuss on Tuesday</w:t>
      </w:r>
    </w:p>
  </w:comment>
  <w:comment w:id="155" w:author="Ezzati, Majid" w:date="2018-12-01T01:41:00Z" w:initials="EM">
    <w:p w14:paraId="0083DCE3" w14:textId="7288D04D" w:rsidR="004069AE" w:rsidRDefault="004069AE">
      <w:pPr>
        <w:pStyle w:val="CommentText"/>
      </w:pPr>
      <w:r>
        <w:rPr>
          <w:rStyle w:val="CommentReference"/>
        </w:rPr>
        <w:annotationRef/>
      </w:r>
      <w:r>
        <w:t>As in the seasonaility paper, giving so many age groups in one paragraph, which in practice repeats the figure, will make it hard to read. Discuss simplifying</w:t>
      </w:r>
    </w:p>
  </w:comment>
  <w:comment w:id="161" w:author="Ezzati, Majid" w:date="2018-12-01T01:42:00Z" w:initials="EM">
    <w:p w14:paraId="12C52C3F" w14:textId="44264B91" w:rsidR="004069AE" w:rsidRDefault="004069AE">
      <w:pPr>
        <w:pStyle w:val="CommentText"/>
      </w:pPr>
      <w:r>
        <w:rPr>
          <w:rStyle w:val="CommentReference"/>
        </w:rPr>
        <w:annotationRef/>
      </w:r>
      <w:r>
        <w:t>This should be framed as departure from long-term</w:t>
      </w:r>
    </w:p>
  </w:comment>
  <w:comment w:id="167" w:author="Ezzati, Majid" w:date="2018-12-01T01:44:00Z" w:initials="EM">
    <w:p w14:paraId="46D22721" w14:textId="0566A9CB" w:rsidR="004069AE" w:rsidRDefault="004069AE">
      <w:pPr>
        <w:pStyle w:val="CommentText"/>
      </w:pPr>
      <w:r>
        <w:rPr>
          <w:rStyle w:val="CommentReference"/>
        </w:rPr>
        <w:annotationRef/>
      </w:r>
      <w:r>
        <w:t>Combine and simplify; not all numbers needed. just say transport largest in both sexes after first bullet</w:t>
      </w:r>
    </w:p>
  </w:comment>
  <w:comment w:id="176" w:author="Majid2" w:date="2018-11-06T10:52:00Z" w:initials="M">
    <w:p w14:paraId="3A9CE3C3" w14:textId="1341C336" w:rsidR="004069AE" w:rsidRDefault="004069AE">
      <w:pPr>
        <w:pStyle w:val="CommentText"/>
      </w:pPr>
      <w:r>
        <w:rPr>
          <w:rStyle w:val="CommentReference"/>
        </w:rPr>
        <w:annotationRef/>
      </w:r>
      <w:r>
        <w:t xml:space="preserve">Too much and too numerical. Just give the headlines for a supplementary figure. Perhaps discuss before attempting </w:t>
      </w:r>
    </w:p>
  </w:comment>
  <w:comment w:id="177" w:author="Parks, Robbie M" w:date="2018-11-26T11:01:00Z" w:initials="PRM">
    <w:p w14:paraId="0C8872D9" w14:textId="1649D911" w:rsidR="004069AE" w:rsidRDefault="004069AE">
      <w:pPr>
        <w:pStyle w:val="CommentText"/>
      </w:pPr>
      <w:r>
        <w:rPr>
          <w:rStyle w:val="CommentReference"/>
        </w:rPr>
        <w:annotationRef/>
      </w:r>
      <w:r>
        <w:t>I’ve streamlined</w:t>
      </w:r>
    </w:p>
  </w:comment>
  <w:comment w:id="178" w:author="Majid2" w:date="2018-11-06T10:54:00Z" w:initials="M">
    <w:p w14:paraId="756C8725" w14:textId="599D4EEB" w:rsidR="004069AE" w:rsidRDefault="004069AE">
      <w:pPr>
        <w:pStyle w:val="CommentText"/>
      </w:pPr>
      <w:r>
        <w:rPr>
          <w:rStyle w:val="CommentReference"/>
        </w:rPr>
        <w:annotationRef/>
      </w:r>
      <w:r>
        <w:t>To also discuss</w:t>
      </w:r>
    </w:p>
  </w:comment>
  <w:comment w:id="179" w:author="Majid2" w:date="2018-11-06T10:59:00Z" w:initials="M">
    <w:p w14:paraId="5FF9511A" w14:textId="2B0ACFF6" w:rsidR="004069AE" w:rsidRDefault="004069AE">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180" w:author="Ezzati, Majid" w:date="2018-11-06T07:14:00Z" w:initials="EM">
    <w:p w14:paraId="06789800" w14:textId="305DD88E" w:rsidR="004069AE" w:rsidRDefault="004069AE">
      <w:pPr>
        <w:pStyle w:val="CommentText"/>
      </w:pPr>
      <w:r>
        <w:rPr>
          <w:rStyle w:val="CommentReference"/>
        </w:rPr>
        <w:annotationRef/>
      </w:r>
      <w:r>
        <w:t>Not needed; use the actual name</w:t>
      </w:r>
    </w:p>
  </w:comment>
  <w:comment w:id="181" w:author="Ezzati, Majid" w:date="2018-11-06T07:16:00Z" w:initials="EM">
    <w:p w14:paraId="3BE8691F" w14:textId="7AC00AE0" w:rsidR="004069AE" w:rsidRDefault="004069AE">
      <w:pPr>
        <w:pStyle w:val="CommentText"/>
      </w:pPr>
      <w:r>
        <w:rPr>
          <w:rStyle w:val="CommentReference"/>
        </w:rPr>
        <w:annotationRef/>
      </w:r>
      <w:r>
        <w:t>To discuss if we should show for the entire period</w:t>
      </w:r>
    </w:p>
  </w:comment>
  <w:comment w:id="182" w:author="Parks, Robbie M" w:date="2018-11-21T13:39:00Z" w:initials="PRM">
    <w:p w14:paraId="46DB57AB" w14:textId="07B342EF" w:rsidR="004069AE" w:rsidRDefault="004069AE">
      <w:pPr>
        <w:pStyle w:val="CommentText"/>
      </w:pPr>
      <w:r>
        <w:rPr>
          <w:rStyle w:val="CommentReference"/>
        </w:rPr>
        <w:annotationRef/>
      </w:r>
      <w:r>
        <w:t>Have also created number of deaths version to discuss</w:t>
      </w:r>
    </w:p>
  </w:comment>
  <w:comment w:id="183" w:author="Ezzati, Majid" w:date="2018-11-06T07:17:00Z" w:initials="EM">
    <w:p w14:paraId="2E56708E" w14:textId="674D6454" w:rsidR="004069AE" w:rsidRDefault="004069AE">
      <w:pPr>
        <w:pStyle w:val="CommentText"/>
      </w:pPr>
      <w:r>
        <w:rPr>
          <w:rStyle w:val="CommentReference"/>
        </w:rPr>
        <w:annotationRef/>
      </w:r>
      <w:r>
        <w:t>Keep your captions sharp and simple; give all the qualifications after. The graph shows XXXXx</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01409A4F" w15:done="0"/>
  <w15:commentEx w15:paraId="67973419" w15:done="0"/>
  <w15:commentEx w15:paraId="4396ACB3" w15:paraIdParent="67973419" w15:done="0"/>
  <w15:commentEx w15:paraId="3DA5FC47" w15:done="0"/>
  <w15:commentEx w15:paraId="2C736263" w15:done="0"/>
  <w15:commentEx w15:paraId="592377EA" w15:done="0"/>
  <w15:commentEx w15:paraId="00510F96" w15:paraIdParent="592377EA" w15:done="0"/>
  <w15:commentEx w15:paraId="7201323C" w15:done="0"/>
  <w15:commentEx w15:paraId="1FECF1E7" w15:paraIdParent="7201323C" w15:done="0"/>
  <w15:commentEx w15:paraId="53051316" w15:done="0"/>
  <w15:commentEx w15:paraId="6B1B048B" w15:paraIdParent="53051316" w15:done="0"/>
  <w15:commentEx w15:paraId="78F6279B" w15:done="0"/>
  <w15:commentEx w15:paraId="63BDD2DD" w15:done="0"/>
  <w15:commentEx w15:paraId="4D6E9E03" w15:done="0"/>
  <w15:commentEx w15:paraId="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63DDE017" w15:paraIdParent="4FAD66D4" w15:done="0"/>
  <w15:commentEx w15:paraId="1F3182CD" w15:done="0"/>
  <w15:commentEx w15:paraId="00BF204F" w15:paraIdParent="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743F5A00" w15:paraIdParent="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859F745" w15:paraIdParent="42DFE126" w15:done="0"/>
  <w15:commentEx w15:paraId="49C39E06" w15:done="0"/>
  <w15:commentEx w15:paraId="0744C3EA" w15:done="0"/>
  <w15:commentEx w15:paraId="42DFD964" w15:paraIdParent="0744C3EA" w15:done="0"/>
  <w15:commentEx w15:paraId="4CFA6C2E" w15:done="0"/>
  <w15:commentEx w15:paraId="4DF59636" w15:done="0"/>
  <w15:commentEx w15:paraId="3060986A" w15:done="0"/>
  <w15:commentEx w15:paraId="244B4430" w15:done="0"/>
  <w15:commentEx w15:paraId="2AA5D03F" w15:done="0"/>
  <w15:commentEx w15:paraId="0D2CA0BF" w15:done="0"/>
  <w15:commentEx w15:paraId="5F19723F" w15:done="0"/>
  <w15:commentEx w15:paraId="4250C762" w15:done="0"/>
  <w15:commentEx w15:paraId="372C57E8" w15:paraIdParent="4250C762" w15:done="0"/>
  <w15:commentEx w15:paraId="47AAF460" w15:paraIdParent="4250C762" w15:done="0"/>
  <w15:commentEx w15:paraId="0083DCE3" w15:done="0"/>
  <w15:commentEx w15:paraId="12C52C3F" w15:done="0"/>
  <w15:commentEx w15:paraId="46D22721" w15:done="0"/>
  <w15:commentEx w15:paraId="3A9CE3C3" w15:done="0"/>
  <w15:commentEx w15:paraId="0C8872D9" w15:paraIdParent="3A9CE3C3" w15:done="0"/>
  <w15:commentEx w15:paraId="756C8725" w15:done="0"/>
  <w15:commentEx w15:paraId="5FF9511A" w15:done="0"/>
  <w15:commentEx w15:paraId="06789800" w15:done="0"/>
  <w15:commentEx w15:paraId="3BE8691F" w15:done="0"/>
  <w15:commentEx w15:paraId="46DB57AB" w15:paraIdParent="3BE8691F" w15:done="0"/>
  <w15:commentEx w15:paraId="2E56708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14C43E" w14:textId="77777777" w:rsidR="00D25A3C" w:rsidRDefault="00D25A3C">
      <w:pPr>
        <w:spacing w:after="0" w:line="240" w:lineRule="auto"/>
      </w:pPr>
      <w:r>
        <w:separator/>
      </w:r>
    </w:p>
  </w:endnote>
  <w:endnote w:type="continuationSeparator" w:id="0">
    <w:p w14:paraId="6600BC9E" w14:textId="77777777" w:rsidR="00D25A3C" w:rsidRDefault="00D25A3C">
      <w:pPr>
        <w:spacing w:after="0" w:line="240" w:lineRule="auto"/>
      </w:pPr>
      <w:r>
        <w:continuationSeparator/>
      </w:r>
    </w:p>
  </w:endnote>
  <w:endnote w:type="continuationNotice" w:id="1">
    <w:p w14:paraId="48F57AA2" w14:textId="77777777" w:rsidR="00D25A3C" w:rsidRDefault="00D25A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4069AE" w:rsidRDefault="004069A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4069AE" w:rsidRDefault="004069AE"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0F949E" w:rsidR="004069AE" w:rsidRDefault="004069A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1700F">
      <w:rPr>
        <w:rStyle w:val="PageNumber"/>
        <w:noProof/>
      </w:rPr>
      <w:t>2</w:t>
    </w:r>
    <w:r>
      <w:rPr>
        <w:rStyle w:val="PageNumber"/>
      </w:rPr>
      <w:fldChar w:fldCharType="end"/>
    </w:r>
  </w:p>
  <w:p w14:paraId="3F8F309C" w14:textId="77777777" w:rsidR="004069AE" w:rsidRDefault="004069AE"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E56A74" w14:textId="77777777" w:rsidR="00D25A3C" w:rsidRDefault="00D25A3C">
      <w:pPr>
        <w:spacing w:after="0" w:line="240" w:lineRule="auto"/>
      </w:pPr>
      <w:r>
        <w:separator/>
      </w:r>
    </w:p>
  </w:footnote>
  <w:footnote w:type="continuationSeparator" w:id="0">
    <w:p w14:paraId="30771F4E" w14:textId="77777777" w:rsidR="00D25A3C" w:rsidRDefault="00D25A3C">
      <w:pPr>
        <w:spacing w:after="0" w:line="240" w:lineRule="auto"/>
      </w:pPr>
      <w:r>
        <w:continuationSeparator/>
      </w:r>
    </w:p>
  </w:footnote>
  <w:footnote w:type="continuationNotice" w:id="1">
    <w:p w14:paraId="36EFB403" w14:textId="77777777" w:rsidR="00D25A3C" w:rsidRDefault="00D25A3C">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07F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3BC4"/>
    <w:rsid w:val="0008437C"/>
    <w:rsid w:val="000844F7"/>
    <w:rsid w:val="00085345"/>
    <w:rsid w:val="0008595D"/>
    <w:rsid w:val="00085A4E"/>
    <w:rsid w:val="0008612A"/>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28F6"/>
    <w:rsid w:val="000C36FE"/>
    <w:rsid w:val="000C3F6D"/>
    <w:rsid w:val="000C6935"/>
    <w:rsid w:val="000C7277"/>
    <w:rsid w:val="000C791A"/>
    <w:rsid w:val="000C79CE"/>
    <w:rsid w:val="000C7E66"/>
    <w:rsid w:val="000D10D8"/>
    <w:rsid w:val="000D1253"/>
    <w:rsid w:val="000D2919"/>
    <w:rsid w:val="000D3380"/>
    <w:rsid w:val="000D5E5E"/>
    <w:rsid w:val="000D7491"/>
    <w:rsid w:val="000D7660"/>
    <w:rsid w:val="000D7718"/>
    <w:rsid w:val="000E048C"/>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82"/>
    <w:rsid w:val="001167CB"/>
    <w:rsid w:val="001171AC"/>
    <w:rsid w:val="00120F44"/>
    <w:rsid w:val="00122769"/>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3BE"/>
    <w:rsid w:val="0014646A"/>
    <w:rsid w:val="00146A44"/>
    <w:rsid w:val="00146E70"/>
    <w:rsid w:val="00146F26"/>
    <w:rsid w:val="001504AA"/>
    <w:rsid w:val="001505CF"/>
    <w:rsid w:val="0015113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8FC"/>
    <w:rsid w:val="001D7BA9"/>
    <w:rsid w:val="001E0F71"/>
    <w:rsid w:val="001E0FAC"/>
    <w:rsid w:val="001E184E"/>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665"/>
    <w:rsid w:val="001F37C4"/>
    <w:rsid w:val="001F4153"/>
    <w:rsid w:val="001F45F1"/>
    <w:rsid w:val="001F475B"/>
    <w:rsid w:val="001F5256"/>
    <w:rsid w:val="001F5A2E"/>
    <w:rsid w:val="001F6E49"/>
    <w:rsid w:val="001F704E"/>
    <w:rsid w:val="001F7DDE"/>
    <w:rsid w:val="002001DE"/>
    <w:rsid w:val="002016BA"/>
    <w:rsid w:val="0020229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9CA"/>
    <w:rsid w:val="00237B6F"/>
    <w:rsid w:val="00237CD0"/>
    <w:rsid w:val="0024077D"/>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5FDC"/>
    <w:rsid w:val="00266616"/>
    <w:rsid w:val="0026667C"/>
    <w:rsid w:val="00266F8F"/>
    <w:rsid w:val="002673A2"/>
    <w:rsid w:val="00267A9F"/>
    <w:rsid w:val="00273273"/>
    <w:rsid w:val="002733F3"/>
    <w:rsid w:val="002736F5"/>
    <w:rsid w:val="00273FC0"/>
    <w:rsid w:val="00274FC3"/>
    <w:rsid w:val="002754D2"/>
    <w:rsid w:val="00277143"/>
    <w:rsid w:val="002773C7"/>
    <w:rsid w:val="00277948"/>
    <w:rsid w:val="00280E5B"/>
    <w:rsid w:val="00281454"/>
    <w:rsid w:val="00283C48"/>
    <w:rsid w:val="00283D8C"/>
    <w:rsid w:val="00283E06"/>
    <w:rsid w:val="00284EE0"/>
    <w:rsid w:val="002855D6"/>
    <w:rsid w:val="00285791"/>
    <w:rsid w:val="00285866"/>
    <w:rsid w:val="00287584"/>
    <w:rsid w:val="00290E98"/>
    <w:rsid w:val="00292A75"/>
    <w:rsid w:val="0029382A"/>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1C6"/>
    <w:rsid w:val="002B1398"/>
    <w:rsid w:val="002B2E37"/>
    <w:rsid w:val="002B40EE"/>
    <w:rsid w:val="002B42BF"/>
    <w:rsid w:val="002B5115"/>
    <w:rsid w:val="002B5412"/>
    <w:rsid w:val="002B566C"/>
    <w:rsid w:val="002B7879"/>
    <w:rsid w:val="002B7F08"/>
    <w:rsid w:val="002C0846"/>
    <w:rsid w:val="002C1B3A"/>
    <w:rsid w:val="002C2D96"/>
    <w:rsid w:val="002C390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360D5"/>
    <w:rsid w:val="00341789"/>
    <w:rsid w:val="00345A02"/>
    <w:rsid w:val="003462A6"/>
    <w:rsid w:val="003464A7"/>
    <w:rsid w:val="003467F3"/>
    <w:rsid w:val="00347A19"/>
    <w:rsid w:val="00347B7D"/>
    <w:rsid w:val="00347BC4"/>
    <w:rsid w:val="00350B39"/>
    <w:rsid w:val="00352D62"/>
    <w:rsid w:val="003530D4"/>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63E8"/>
    <w:rsid w:val="00416A32"/>
    <w:rsid w:val="00416B2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56E7"/>
    <w:rsid w:val="00455EC1"/>
    <w:rsid w:val="004561BE"/>
    <w:rsid w:val="004565A9"/>
    <w:rsid w:val="004566FC"/>
    <w:rsid w:val="00457B55"/>
    <w:rsid w:val="0046002E"/>
    <w:rsid w:val="00461017"/>
    <w:rsid w:val="004610E6"/>
    <w:rsid w:val="004613C7"/>
    <w:rsid w:val="0046151D"/>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0FF2"/>
    <w:rsid w:val="004814FB"/>
    <w:rsid w:val="00481829"/>
    <w:rsid w:val="00481F11"/>
    <w:rsid w:val="00483196"/>
    <w:rsid w:val="0048319E"/>
    <w:rsid w:val="00486F73"/>
    <w:rsid w:val="00490017"/>
    <w:rsid w:val="004905A3"/>
    <w:rsid w:val="00492074"/>
    <w:rsid w:val="00492230"/>
    <w:rsid w:val="0049494F"/>
    <w:rsid w:val="00494A58"/>
    <w:rsid w:val="00494FE8"/>
    <w:rsid w:val="00495116"/>
    <w:rsid w:val="0049545B"/>
    <w:rsid w:val="004960CC"/>
    <w:rsid w:val="004A01F7"/>
    <w:rsid w:val="004A04FD"/>
    <w:rsid w:val="004A09C3"/>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5345"/>
    <w:rsid w:val="004B66E9"/>
    <w:rsid w:val="004B6C03"/>
    <w:rsid w:val="004B711E"/>
    <w:rsid w:val="004C0459"/>
    <w:rsid w:val="004C1466"/>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01A"/>
    <w:rsid w:val="00507258"/>
    <w:rsid w:val="00507D53"/>
    <w:rsid w:val="00510463"/>
    <w:rsid w:val="00510CB5"/>
    <w:rsid w:val="00510FD2"/>
    <w:rsid w:val="0051105A"/>
    <w:rsid w:val="0051175E"/>
    <w:rsid w:val="0051208B"/>
    <w:rsid w:val="005125DB"/>
    <w:rsid w:val="00512FD2"/>
    <w:rsid w:val="005130C5"/>
    <w:rsid w:val="00513F0D"/>
    <w:rsid w:val="00514A85"/>
    <w:rsid w:val="00516469"/>
    <w:rsid w:val="0051683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87C72"/>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355"/>
    <w:rsid w:val="00625474"/>
    <w:rsid w:val="00625B27"/>
    <w:rsid w:val="00626906"/>
    <w:rsid w:val="00630264"/>
    <w:rsid w:val="00630617"/>
    <w:rsid w:val="006306EA"/>
    <w:rsid w:val="0063232C"/>
    <w:rsid w:val="00632709"/>
    <w:rsid w:val="0063378A"/>
    <w:rsid w:val="0063545F"/>
    <w:rsid w:val="006356EB"/>
    <w:rsid w:val="00636C9B"/>
    <w:rsid w:val="00636E70"/>
    <w:rsid w:val="00636ED8"/>
    <w:rsid w:val="00637323"/>
    <w:rsid w:val="00637860"/>
    <w:rsid w:val="00641AF0"/>
    <w:rsid w:val="00641DBA"/>
    <w:rsid w:val="00643BB4"/>
    <w:rsid w:val="00644452"/>
    <w:rsid w:val="0064457B"/>
    <w:rsid w:val="00644C34"/>
    <w:rsid w:val="006455FA"/>
    <w:rsid w:val="00645955"/>
    <w:rsid w:val="00645C3A"/>
    <w:rsid w:val="0064674D"/>
    <w:rsid w:val="00647252"/>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96F"/>
    <w:rsid w:val="00660D5C"/>
    <w:rsid w:val="00660FA9"/>
    <w:rsid w:val="00661B1E"/>
    <w:rsid w:val="00661BB4"/>
    <w:rsid w:val="00662D9A"/>
    <w:rsid w:val="0066306F"/>
    <w:rsid w:val="006633AD"/>
    <w:rsid w:val="0066454A"/>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194A"/>
    <w:rsid w:val="007028D9"/>
    <w:rsid w:val="00702978"/>
    <w:rsid w:val="00704082"/>
    <w:rsid w:val="00704188"/>
    <w:rsid w:val="0070469D"/>
    <w:rsid w:val="007048AF"/>
    <w:rsid w:val="00705B84"/>
    <w:rsid w:val="007077B2"/>
    <w:rsid w:val="00707847"/>
    <w:rsid w:val="00707A42"/>
    <w:rsid w:val="00707AA7"/>
    <w:rsid w:val="00707E3F"/>
    <w:rsid w:val="00712E39"/>
    <w:rsid w:val="00713F87"/>
    <w:rsid w:val="0071414D"/>
    <w:rsid w:val="00714847"/>
    <w:rsid w:val="0071557B"/>
    <w:rsid w:val="00716FA3"/>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68B9"/>
    <w:rsid w:val="0072754A"/>
    <w:rsid w:val="00727E9B"/>
    <w:rsid w:val="00730CB0"/>
    <w:rsid w:val="00731F11"/>
    <w:rsid w:val="007327E1"/>
    <w:rsid w:val="00732CB4"/>
    <w:rsid w:val="00732F98"/>
    <w:rsid w:val="00733885"/>
    <w:rsid w:val="007343B8"/>
    <w:rsid w:val="0073460F"/>
    <w:rsid w:val="00737A8B"/>
    <w:rsid w:val="00740128"/>
    <w:rsid w:val="00740505"/>
    <w:rsid w:val="00741F21"/>
    <w:rsid w:val="0074271E"/>
    <w:rsid w:val="00742CEC"/>
    <w:rsid w:val="007434BC"/>
    <w:rsid w:val="00744113"/>
    <w:rsid w:val="00744B09"/>
    <w:rsid w:val="00744CD4"/>
    <w:rsid w:val="00746BF9"/>
    <w:rsid w:val="007471B0"/>
    <w:rsid w:val="007504B4"/>
    <w:rsid w:val="00750B80"/>
    <w:rsid w:val="00752388"/>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4847"/>
    <w:rsid w:val="00775060"/>
    <w:rsid w:val="00775537"/>
    <w:rsid w:val="00776444"/>
    <w:rsid w:val="00777AB6"/>
    <w:rsid w:val="0078091F"/>
    <w:rsid w:val="00780977"/>
    <w:rsid w:val="00780D35"/>
    <w:rsid w:val="00781037"/>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050E"/>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2F38"/>
    <w:rsid w:val="007C39A5"/>
    <w:rsid w:val="007C427C"/>
    <w:rsid w:val="007C5659"/>
    <w:rsid w:val="007C6648"/>
    <w:rsid w:val="007D0628"/>
    <w:rsid w:val="007D130C"/>
    <w:rsid w:val="007D17AC"/>
    <w:rsid w:val="007D1E78"/>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E74BD"/>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4E52"/>
    <w:rsid w:val="008A53AA"/>
    <w:rsid w:val="008A5971"/>
    <w:rsid w:val="008A62AD"/>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88"/>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84A"/>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1409"/>
    <w:rsid w:val="00903C59"/>
    <w:rsid w:val="00903EED"/>
    <w:rsid w:val="00903F16"/>
    <w:rsid w:val="0090621A"/>
    <w:rsid w:val="00910568"/>
    <w:rsid w:val="00910EDE"/>
    <w:rsid w:val="0091147F"/>
    <w:rsid w:val="00911D26"/>
    <w:rsid w:val="00911EE8"/>
    <w:rsid w:val="00912A3F"/>
    <w:rsid w:val="00912ED6"/>
    <w:rsid w:val="0091337B"/>
    <w:rsid w:val="009134D2"/>
    <w:rsid w:val="00914307"/>
    <w:rsid w:val="009147AB"/>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3C25"/>
    <w:rsid w:val="009A421A"/>
    <w:rsid w:val="009A442F"/>
    <w:rsid w:val="009A4603"/>
    <w:rsid w:val="009A475F"/>
    <w:rsid w:val="009A5D28"/>
    <w:rsid w:val="009A6892"/>
    <w:rsid w:val="009A7090"/>
    <w:rsid w:val="009A75E8"/>
    <w:rsid w:val="009A7BAF"/>
    <w:rsid w:val="009B0615"/>
    <w:rsid w:val="009B07C2"/>
    <w:rsid w:val="009B1940"/>
    <w:rsid w:val="009B275D"/>
    <w:rsid w:val="009B283A"/>
    <w:rsid w:val="009B2E74"/>
    <w:rsid w:val="009B30D5"/>
    <w:rsid w:val="009B4781"/>
    <w:rsid w:val="009B5522"/>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C7975"/>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4690"/>
    <w:rsid w:val="00A15B6C"/>
    <w:rsid w:val="00A16AC7"/>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0264"/>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810"/>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764"/>
    <w:rsid w:val="00B26B68"/>
    <w:rsid w:val="00B31621"/>
    <w:rsid w:val="00B3191E"/>
    <w:rsid w:val="00B31D70"/>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50F9"/>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3D8F"/>
    <w:rsid w:val="00BD463F"/>
    <w:rsid w:val="00BD46D9"/>
    <w:rsid w:val="00BD4A20"/>
    <w:rsid w:val="00BD4C5F"/>
    <w:rsid w:val="00BD57A3"/>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771"/>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6F01"/>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74B6"/>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205F"/>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1F8"/>
    <w:rsid w:val="00CF446F"/>
    <w:rsid w:val="00CF70C8"/>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81"/>
    <w:rsid w:val="00D163F5"/>
    <w:rsid w:val="00D16674"/>
    <w:rsid w:val="00D16B0F"/>
    <w:rsid w:val="00D16B2E"/>
    <w:rsid w:val="00D1700F"/>
    <w:rsid w:val="00D17BBF"/>
    <w:rsid w:val="00D208C5"/>
    <w:rsid w:val="00D21DED"/>
    <w:rsid w:val="00D225F7"/>
    <w:rsid w:val="00D22A57"/>
    <w:rsid w:val="00D22FD3"/>
    <w:rsid w:val="00D2442C"/>
    <w:rsid w:val="00D24DC4"/>
    <w:rsid w:val="00D257FF"/>
    <w:rsid w:val="00D259CD"/>
    <w:rsid w:val="00D25A3C"/>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1E5"/>
    <w:rsid w:val="00D8274F"/>
    <w:rsid w:val="00D84009"/>
    <w:rsid w:val="00D84233"/>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8"/>
    <w:rsid w:val="00E45FED"/>
    <w:rsid w:val="00E47949"/>
    <w:rsid w:val="00E50E8E"/>
    <w:rsid w:val="00E531D1"/>
    <w:rsid w:val="00E54236"/>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054E"/>
    <w:rsid w:val="00EC128A"/>
    <w:rsid w:val="00EC29E7"/>
    <w:rsid w:val="00EC2A0B"/>
    <w:rsid w:val="00EC401C"/>
    <w:rsid w:val="00EC5C23"/>
    <w:rsid w:val="00EC6075"/>
    <w:rsid w:val="00EC687A"/>
    <w:rsid w:val="00EC796D"/>
    <w:rsid w:val="00ED00C3"/>
    <w:rsid w:val="00ED0A11"/>
    <w:rsid w:val="00ED0AAC"/>
    <w:rsid w:val="00ED27AF"/>
    <w:rsid w:val="00ED27C3"/>
    <w:rsid w:val="00ED2E28"/>
    <w:rsid w:val="00ED3577"/>
    <w:rsid w:val="00ED3EB5"/>
    <w:rsid w:val="00ED4579"/>
    <w:rsid w:val="00ED6525"/>
    <w:rsid w:val="00ED673A"/>
    <w:rsid w:val="00ED6CCE"/>
    <w:rsid w:val="00ED7C0F"/>
    <w:rsid w:val="00EE0CA6"/>
    <w:rsid w:val="00EE14D8"/>
    <w:rsid w:val="00EE18E4"/>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3BAF"/>
    <w:rsid w:val="00F147B2"/>
    <w:rsid w:val="00F14AA0"/>
    <w:rsid w:val="00F15120"/>
    <w:rsid w:val="00F16EE2"/>
    <w:rsid w:val="00F17760"/>
    <w:rsid w:val="00F17BC9"/>
    <w:rsid w:val="00F2109F"/>
    <w:rsid w:val="00F21C0D"/>
    <w:rsid w:val="00F26092"/>
    <w:rsid w:val="00F275C0"/>
    <w:rsid w:val="00F30D29"/>
    <w:rsid w:val="00F30D74"/>
    <w:rsid w:val="00F319D5"/>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77D80"/>
    <w:rsid w:val="00F8041D"/>
    <w:rsid w:val="00F80435"/>
    <w:rsid w:val="00F80A73"/>
    <w:rsid w:val="00F81DAD"/>
    <w:rsid w:val="00F82FB0"/>
    <w:rsid w:val="00F83395"/>
    <w:rsid w:val="00F84954"/>
    <w:rsid w:val="00F84EF9"/>
    <w:rsid w:val="00F8696F"/>
    <w:rsid w:val="00F874F1"/>
    <w:rsid w:val="00F87BFE"/>
    <w:rsid w:val="00F90541"/>
    <w:rsid w:val="00F90BB9"/>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0D"/>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9" Type="http://schemas.microsoft.com/office/2016/09/relationships/commentsIds" Target="commentsId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AD21417-7AAC-9F48-83D7-2FDA89BFC6D7}">
  <ds:schemaRefs>
    <ds:schemaRef ds:uri="http://schemas.openxmlformats.org/officeDocument/2006/bibliography"/>
  </ds:schemaRefs>
</ds:datastoreItem>
</file>

<file path=customXml/itemProps2.xml><?xml version="1.0" encoding="utf-8"?>
<ds:datastoreItem xmlns:ds="http://schemas.openxmlformats.org/officeDocument/2006/customXml" ds:itemID="{10F5A2F9-1CA6-F543-A09B-6C38AC823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29</Pages>
  <Words>39610</Words>
  <Characters>225783</Characters>
  <Application>Microsoft Macintosh Word</Application>
  <DocSecurity>0</DocSecurity>
  <Lines>1881</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25</cp:revision>
  <dcterms:created xsi:type="dcterms:W3CDTF">2018-12-03T11:51:00Z</dcterms:created>
  <dcterms:modified xsi:type="dcterms:W3CDTF">2018-12-04T10:06:00Z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