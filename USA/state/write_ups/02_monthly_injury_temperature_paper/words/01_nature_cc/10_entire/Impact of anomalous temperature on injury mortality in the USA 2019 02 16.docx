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541658CE"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bookmarkStart w:id="8" w:name="_GoBack"/>
      <w:bookmarkEnd w:id="8"/>
      <w:r w:rsidR="00D812B2">
        <w:rPr>
          <w:color w:val="000000" w:themeColor="text1"/>
        </w:rPr>
        <w:t>% of female injury deaths were in those aged 15 years and older (Figure 1).</w:t>
      </w:r>
      <w:r w:rsidR="00D812B2">
        <w:rPr>
          <w:color w:val="000000" w:themeColor="text1"/>
        </w:rPr>
        <w:t xml:space="preserve">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77FB3F2" w14:textId="21A1B7A0" w:rsidR="00811D83" w:rsidRDefault="00D03B30" w:rsidP="00FF023E">
      <w:pPr>
        <w:spacing w:line="480" w:lineRule="auto"/>
        <w:jc w:val="both"/>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commentRangeStart w:id="9"/>
      <w:r>
        <w:rPr>
          <w:color w:val="000000" w:themeColor="text1"/>
        </w:rPr>
        <w:t>W</w:t>
      </w:r>
      <w:r w:rsidRPr="00636C9B">
        <w:rPr>
          <w:color w:val="000000" w:themeColor="text1"/>
        </w:rPr>
        <w:t>e</w:t>
      </w:r>
      <w:commentRangeEnd w:id="9"/>
      <w:r w:rsidR="00811D83">
        <w:rPr>
          <w:rStyle w:val="CommentReference"/>
          <w:rFonts w:asciiTheme="minorHAnsi" w:hAnsiTheme="minorHAnsi" w:cstheme="minorBidi"/>
          <w:lang w:eastAsia="en-US"/>
        </w:rPr>
        <w:commentReference w:id="9"/>
      </w:r>
      <w:r w:rsidRPr="00636C9B">
        <w:rPr>
          <w:color w:val="000000" w:themeColor="text1"/>
        </w:rPr>
        <w:t xml:space="preserv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 xml:space="preserve">Analyses were done separately by </w:t>
      </w:r>
      <w:r>
        <w:rPr>
          <w:color w:val="000000" w:themeColor="text1"/>
        </w:rPr>
        <w:lastRenderedPageBreak/>
        <w:t>injury type, sex and age group.</w:t>
      </w:r>
      <w:r w:rsidRPr="00636C9B">
        <w:rPr>
          <w:color w:val="000000" w:themeColor="text1"/>
        </w:rPr>
        <w:t xml:space="preserve"> We used the </w:t>
      </w:r>
      <w:r>
        <w:rPr>
          <w:color w:val="000000" w:themeColor="text1"/>
        </w:rPr>
        <w:t>resultant risk estimates</w:t>
      </w:r>
      <w:r w:rsidR="0095118B">
        <w:rPr>
          <w:color w:val="000000" w:themeColor="text1"/>
        </w:rPr>
        <w:t xml:space="preserve"> (</w:t>
      </w:r>
      <w:commentRangeStart w:id="10"/>
      <w:r w:rsidR="0095118B">
        <w:rPr>
          <w:color w:val="000000" w:themeColor="text1"/>
        </w:rPr>
        <w:t>Supplementary Figure 1</w:t>
      </w:r>
      <w:commentRangeEnd w:id="10"/>
      <w:r w:rsidR="003A19DA">
        <w:rPr>
          <w:rStyle w:val="CommentReference"/>
          <w:rFonts w:asciiTheme="minorHAnsi" w:hAnsiTheme="minorHAnsi" w:cstheme="minorBidi"/>
          <w:lang w:eastAsia="en-US"/>
        </w:rPr>
        <w:commentReference w:id="10"/>
      </w:r>
      <w:r w:rsidR="0095118B">
        <w:rPr>
          <w:color w:val="000000" w:themeColor="text1"/>
        </w:rPr>
        <w:t>)</w:t>
      </w:r>
      <w:r w:rsidR="00811D83">
        <w:rPr>
          <w:color w:val="000000" w:themeColor="text1"/>
        </w:rPr>
        <w:t>,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6F2108F5"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CrI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(F</w:t>
      </w:r>
      <w:r w:rsidRPr="00E440F0">
        <w:t>igure 4)</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11" w:author="Robbie Parks" w:date="2019-02-17T22:30:00Z">
        <w:r w:rsidR="00A866D4">
          <w:t>448)</w:t>
        </w:r>
      </w:ins>
      <w:del w:id="12" w:author="Robbie Parks" w:date="2019-02-17T22:30:00Z">
        <w:r w:rsidR="006F569A" w:rsidDel="00A866D4">
          <w:delText>XX)</w:delText>
        </w:r>
        <w:r w:rsidR="00A26C87" w:rsidDel="00A866D4">
          <w:delText>,</w:delText>
        </w:r>
        <w:r w:rsidR="00A26C87" w:rsidRPr="003017A9" w:rsidDel="00A866D4">
          <w:delText xml:space="preserve"> </w:delText>
        </w:r>
      </w:del>
      <w:ins w:id="13"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14" w:author="Robbie Parks" w:date="2019-02-17T22:31:00Z">
        <w:r w:rsidR="00FF54C5">
          <w:t>315</w:t>
        </w:r>
      </w:ins>
      <w:del w:id="15"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w:t>
      </w:r>
      <w:r w:rsidR="00451818">
        <w:lastRenderedPageBreak/>
        <w:t xml:space="preserve">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16"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commentRangeStart w:id="17"/>
      <w:commentRangeStart w:id="18"/>
      <w:commentRangeStart w:id="19"/>
      <w:commentRangeStart w:id="20"/>
      <w:commentRangeStart w:id="21"/>
      <w:commentRangeStart w:id="22"/>
      <w:commentRangeStart w:id="23"/>
      <w:commentRangeStart w:id="24"/>
      <w:commentRangeStart w:id="25"/>
      <w:commentRangeStart w:id="26"/>
      <w:commentRangeStart w:id="27"/>
      <w:r w:rsidR="00186114">
        <w:t>who are more likely than other age groups to crash while intoxicated,</w:t>
      </w:r>
      <w:commentRangeEnd w:id="17"/>
      <w:r w:rsidR="009D48D4">
        <w:rPr>
          <w:rStyle w:val="CommentReference"/>
          <w:rFonts w:asciiTheme="minorHAnsi" w:hAnsiTheme="minorHAnsi" w:cstheme="minorBidi"/>
          <w:lang w:eastAsia="en-US"/>
        </w:rPr>
        <w:commentReference w:id="17"/>
      </w:r>
      <w:commentRangeEnd w:id="18"/>
      <w:r w:rsidR="00B52DB6">
        <w:rPr>
          <w:rStyle w:val="CommentReference"/>
          <w:rFonts w:asciiTheme="minorHAnsi" w:hAnsiTheme="minorHAnsi" w:cstheme="minorBidi"/>
          <w:lang w:eastAsia="en-US"/>
        </w:rPr>
        <w:commentReference w:id="18"/>
      </w:r>
      <w:commentRangeEnd w:id="19"/>
      <w:r w:rsidR="00B52DB6">
        <w:rPr>
          <w:rStyle w:val="CommentReference"/>
          <w:rFonts w:asciiTheme="minorHAnsi" w:hAnsiTheme="minorHAnsi" w:cstheme="minorBidi"/>
          <w:lang w:eastAsia="en-US"/>
        </w:rPr>
        <w:commentReference w:id="19"/>
      </w:r>
      <w:commentRangeEnd w:id="20"/>
      <w:r w:rsidR="00B52DB6">
        <w:rPr>
          <w:rStyle w:val="CommentReference"/>
          <w:rFonts w:asciiTheme="minorHAnsi" w:hAnsiTheme="minorHAnsi" w:cstheme="minorBidi"/>
          <w:lang w:eastAsia="en-US"/>
        </w:rPr>
        <w:commentReference w:id="20"/>
      </w:r>
      <w:commentRangeEnd w:id="21"/>
      <w:r w:rsidR="00DB5B3C">
        <w:rPr>
          <w:rStyle w:val="CommentReference"/>
          <w:rFonts w:asciiTheme="minorHAnsi" w:hAnsiTheme="minorHAnsi" w:cstheme="minorBidi"/>
          <w:lang w:eastAsia="en-US"/>
        </w:rPr>
        <w:commentReference w:id="21"/>
      </w:r>
      <w:commentRangeEnd w:id="22"/>
      <w:r w:rsidR="00DB5B3C">
        <w:rPr>
          <w:rStyle w:val="CommentReference"/>
          <w:rFonts w:asciiTheme="minorHAnsi" w:hAnsiTheme="minorHAnsi" w:cstheme="minorBidi"/>
          <w:lang w:eastAsia="en-US"/>
        </w:rPr>
        <w:commentReference w:id="22"/>
      </w:r>
      <w:commentRangeEnd w:id="23"/>
      <w:r w:rsidR="00DB5B3C">
        <w:rPr>
          <w:rStyle w:val="CommentReference"/>
          <w:rFonts w:asciiTheme="minorHAnsi" w:hAnsiTheme="minorHAnsi" w:cstheme="minorBidi"/>
          <w:lang w:eastAsia="en-US"/>
        </w:rPr>
        <w:commentReference w:id="23"/>
      </w:r>
      <w:commentRangeEnd w:id="24"/>
      <w:r w:rsidR="00DB5B3C">
        <w:rPr>
          <w:rStyle w:val="CommentReference"/>
          <w:rFonts w:asciiTheme="minorHAnsi" w:hAnsiTheme="minorHAnsi" w:cstheme="minorBidi"/>
          <w:lang w:eastAsia="en-US"/>
        </w:rPr>
        <w:commentReference w:id="24"/>
      </w:r>
      <w:commentRangeEnd w:id="25"/>
      <w:r w:rsidR="00DB5B3C">
        <w:rPr>
          <w:rStyle w:val="CommentReference"/>
          <w:rFonts w:asciiTheme="minorHAnsi" w:hAnsiTheme="minorHAnsi" w:cstheme="minorBidi"/>
          <w:lang w:eastAsia="en-US"/>
        </w:rPr>
        <w:commentReference w:id="25"/>
      </w:r>
      <w:commentRangeEnd w:id="26"/>
      <w:r w:rsidR="00DB5B3C">
        <w:rPr>
          <w:rStyle w:val="CommentReference"/>
          <w:rFonts w:asciiTheme="minorHAnsi" w:hAnsiTheme="minorHAnsi" w:cstheme="minorBidi"/>
          <w:lang w:eastAsia="en-US"/>
        </w:rPr>
        <w:commentReference w:id="26"/>
      </w:r>
      <w:commentRangeEnd w:id="27"/>
      <w:r w:rsidR="00DB5B3C">
        <w:rPr>
          <w:rStyle w:val="CommentReference"/>
          <w:rFonts w:asciiTheme="minorHAnsi" w:hAnsiTheme="minorHAnsi" w:cstheme="minorBidi"/>
          <w:lang w:eastAsia="en-US"/>
        </w:rPr>
        <w:commentReference w:id="27"/>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014D4F0" w:rsidR="00701866" w:rsidRPr="00542390" w:rsidRDefault="00BE5F0E" w:rsidP="00D92F3C">
      <w:pPr>
        <w:spacing w:line="480" w:lineRule="auto"/>
        <w:jc w:val="both"/>
        <w:rPr>
          <w:i/>
          <w:color w:val="000000" w:themeColor="text1"/>
        </w:rPr>
      </w:pPr>
      <w:r>
        <w:lastRenderedPageBreak/>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28"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commentRangeStart w:id="29"/>
      <w:r w:rsidR="00681A5F">
        <w:t>associated</w:t>
      </w:r>
      <w:commentRangeEnd w:id="29"/>
      <w:r w:rsidR="00B45A6F">
        <w:rPr>
          <w:rStyle w:val="CommentReference"/>
          <w:rFonts w:asciiTheme="minorHAnsi" w:hAnsiTheme="minorHAnsi" w:cstheme="minorBidi"/>
          <w:lang w:eastAsia="en-US"/>
        </w:rPr>
        <w:commentReference w:id="29"/>
      </w:r>
      <w:r w:rsidR="00681A5F">
        <w:t xml:space="preserve"> 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30" w:author="Robbie Parks" w:date="2019-02-15T15:41:00Z">
        <w:r w:rsidR="00B52DB6">
          <w:t>u</w:t>
        </w:r>
      </w:ins>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2A67B76B" w:rsidR="00F76D4F" w:rsidRPr="00254463" w:rsidRDefault="00735673" w:rsidP="00FF023E">
      <w:pPr>
        <w:spacing w:line="480" w:lineRule="auto"/>
        <w:jc w:val="both"/>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w:t>
      </w:r>
      <w:r w:rsidR="00584490">
        <w:lastRenderedPageBreak/>
        <w:t xml:space="preserve">combination of public health interventions that broadly target injuries in these groups – for example </w:t>
      </w:r>
      <w:del w:id="31" w:author="Robbie Parks" w:date="2019-02-17T22:34:00Z">
        <w:r w:rsidR="00584490" w:rsidDel="00C3189F">
          <w:delText xml:space="preserve">XXXXX </w:delText>
        </w:r>
      </w:del>
      <w:ins w:id="32" w:author="Robbie Parks" w:date="2019-02-17T22:34:00Z">
        <w:r w:rsidR="00C3189F">
          <w:t>targeted messaging for younger males on the risks of high temperature and mental health or transport injury risk</w:t>
        </w:r>
        <w:r w:rsidR="00C3189F">
          <w:t xml:space="preserve"> </w:t>
        </w:r>
      </w:ins>
      <w:r w:rsidR="00584490">
        <w:t xml:space="preserve">– and those that trigger in relation to forecasted high temperature periods – for example </w:t>
      </w:r>
      <w:ins w:id="33" w:author="Robbie Parks" w:date="2019-02-17T22:34:00Z">
        <w:r w:rsidR="00C3189F">
          <w:t>varying speed</w:t>
        </w:r>
        <w:r w:rsidR="00C8647A">
          <w:t xml:space="preserve"> limits based on temperature</w:t>
        </w:r>
      </w:ins>
      <w:ins w:id="34" w:author="Robbie Parks" w:date="2019-02-17T22:35:00Z">
        <w:r w:rsidR="00C8647A">
          <w:t xml:space="preserve"> and more alcohol blood level checks</w:t>
        </w:r>
      </w:ins>
      <w:ins w:id="35" w:author="Robbie Parks" w:date="2019-02-17T22:34:00Z">
        <w:r w:rsidR="00C3189F">
          <w:t xml:space="preserve"> </w:t>
        </w:r>
      </w:ins>
      <w:commentRangeStart w:id="36"/>
      <w:r w:rsidR="00584490">
        <w:t>X</w:t>
      </w:r>
      <w:del w:id="37" w:author="Robbie Parks" w:date="2019-02-17T22:33:00Z">
        <w:r w:rsidR="00584490" w:rsidDel="00C3189F">
          <w:delText>X</w:delText>
        </w:r>
      </w:del>
      <w:del w:id="38" w:author="Robbie Parks" w:date="2019-02-17T22:34:00Z">
        <w:r w:rsidR="00584490" w:rsidDel="00C3189F">
          <w:delText>X</w:delText>
        </w:r>
      </w:del>
      <w:r w:rsidR="00584490">
        <w:t>X</w:t>
      </w:r>
      <w:commentRangeEnd w:id="36"/>
      <w:r w:rsidR="00584490">
        <w:rPr>
          <w:rStyle w:val="CommentReference"/>
          <w:rFonts w:asciiTheme="minorHAnsi" w:hAnsiTheme="minorHAnsi" w:cstheme="minorBidi"/>
          <w:lang w:eastAsia="en-US"/>
        </w:rPr>
        <w:commentReference w:id="36"/>
      </w:r>
      <w:r w:rsidR="00584490">
        <w:t xml:space="preserve"> – should be a public health priority</w:t>
      </w:r>
      <w:r w:rsidR="003C122B">
        <w:t xml:space="preserve"> </w:t>
      </w:r>
      <w:r w:rsidR="00566932">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w:t>
      </w:r>
      <w:r w:rsidRPr="00FA31D5">
        <w:rPr>
          <w:color w:val="000000" w:themeColor="text1"/>
        </w:rPr>
        <w:lastRenderedPageBreak/>
        <w:t xml:space="preserve">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w:t>
      </w:r>
      <w:r>
        <w:rPr>
          <w:color w:val="000000" w:themeColor="text1"/>
        </w:rPr>
        <w:lastRenderedPageBreak/>
        <w:t xml:space="preserve">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r w:rsidR="00FE259D">
        <w:rPr>
          <w:rStyle w:val="CommentReference"/>
          <w:rFonts w:asciiTheme="minorHAnsi" w:hAnsiTheme="minorHAnsi" w:cstheme="minorBidi"/>
          <w:lang w:eastAsia="en-US"/>
        </w:rPr>
        <w:commentReference w:id="39"/>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40"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5AEF8D45"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commentRangeStart w:id="41"/>
      <w:r>
        <w:t>were strongly correlated</w:t>
      </w:r>
      <w:r w:rsidRPr="00EF44EF">
        <w:t xml:space="preserve"> to those</w:t>
      </w:r>
      <w:r w:rsidRPr="003017A9">
        <w:t xml:space="preserve"> generated</w:t>
      </w:r>
      <w:r w:rsidRPr="00EF44EF">
        <w:t xml:space="preserve"> from daily mean</w:t>
      </w:r>
      <w:r>
        <w:t>s</w:t>
      </w:r>
      <w:r w:rsidRPr="00EF44EF">
        <w:t xml:space="preserve">. </w:t>
      </w:r>
      <w:commentRangeEnd w:id="41"/>
      <w:r w:rsidR="00D25232">
        <w:rPr>
          <w:rStyle w:val="CommentReference"/>
          <w:rFonts w:asciiTheme="minorHAnsi" w:hAnsiTheme="minorHAnsi" w:cstheme="minorBidi"/>
          <w:lang w:eastAsia="en-US"/>
        </w:rPr>
        <w:commentReference w:id="41"/>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42"/>
      <w:commentRangeStart w:id="43"/>
      <w:r w:rsidRPr="00636C9B">
        <w:rPr>
          <w:b/>
        </w:rPr>
        <w:lastRenderedPageBreak/>
        <w:t>References</w:t>
      </w:r>
      <w:commentRangeEnd w:id="42"/>
      <w:r w:rsidR="00C96434">
        <w:rPr>
          <w:rStyle w:val="CommentReference"/>
          <w:rFonts w:asciiTheme="minorHAnsi" w:hAnsiTheme="minorHAnsi" w:cstheme="minorBidi"/>
          <w:lang w:eastAsia="en-US"/>
        </w:rPr>
        <w:commentReference w:id="42"/>
      </w:r>
      <w:commentRangeEnd w:id="43"/>
      <w:r w:rsidR="00E2601B">
        <w:rPr>
          <w:rStyle w:val="CommentReference"/>
          <w:rFonts w:asciiTheme="minorHAnsi" w:hAnsiTheme="minorHAnsi" w:cstheme="minorBidi"/>
          <w:lang w:eastAsia="en-US"/>
        </w:rPr>
        <w:commentReference w:id="43"/>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Ezzati, Majid" w:date="2019-02-12T21:42:00Z" w:initials="EM">
    <w:p w14:paraId="34ED82A6" w14:textId="574ED0AC" w:rsidR="00811D83" w:rsidRDefault="00811D83">
      <w:pPr>
        <w:pStyle w:val="CommentText"/>
      </w:pPr>
      <w:r>
        <w:rPr>
          <w:rStyle w:val="CommentReference"/>
        </w:rPr>
        <w:annotationRef/>
      </w:r>
      <w:r>
        <w:t>Let’s discuss if we can give a ba</w:t>
      </w:r>
      <w:r w:rsidR="000956FC">
        <w:t xml:space="preserve">sic idea of extent of anomalies including in </w:t>
      </w:r>
      <w:r w:rsidR="00B26F79">
        <w:t>relation to month</w:t>
      </w:r>
    </w:p>
    <w:p w14:paraId="05A82803" w14:textId="5739EFCE" w:rsidR="00B26F79" w:rsidRDefault="00B26F79">
      <w:pPr>
        <w:pStyle w:val="CommentText"/>
      </w:pPr>
    </w:p>
    <w:p w14:paraId="64B18814" w14:textId="4141A0D6" w:rsidR="00B26F79" w:rsidRDefault="00B26F79">
      <w:pPr>
        <w:pStyle w:val="CommentText"/>
      </w:pPr>
      <w:r>
        <w:t>Can you try a graph that somehow shows range/distribution of anomalies – for the entire state-month period but also separately by month (state may be harder but we can discuss what may be possible)</w:t>
      </w:r>
    </w:p>
  </w:comment>
  <w:comment w:id="10" w:author="Ezzati, Majid" w:date="2019-02-14T12:04:00Z" w:initials="EM">
    <w:p w14:paraId="007AEC1E" w14:textId="28D445C6" w:rsidR="003A19DA" w:rsidRDefault="003A19DA">
      <w:pPr>
        <w:pStyle w:val="CommentText"/>
      </w:pPr>
      <w:r>
        <w:rPr>
          <w:rStyle w:val="CommentReference"/>
        </w:rPr>
        <w:annotationRef/>
      </w:r>
      <w:r>
        <w:t>Supplement 1 is not the risk estimates. Those would be the heat maps.</w:t>
      </w:r>
    </w:p>
    <w:p w14:paraId="728573C6" w14:textId="599AEB8C" w:rsidR="003A19DA" w:rsidRDefault="003A19DA">
      <w:pPr>
        <w:pStyle w:val="CommentText"/>
      </w:pPr>
    </w:p>
    <w:p w14:paraId="17B4230A" w14:textId="21B3CC66" w:rsidR="003A19DA" w:rsidRDefault="003A19DA">
      <w:pPr>
        <w:pStyle w:val="CommentText"/>
      </w:pPr>
      <w:r>
        <w:t>To discuss including on Monday (and a way to show uncertainty; Jon Wakefield had something and we have tried things too)</w:t>
      </w:r>
    </w:p>
    <w:p w14:paraId="09B51802" w14:textId="5C045A0B" w:rsidR="003A19DA" w:rsidRDefault="003A19DA">
      <w:pPr>
        <w:pStyle w:val="CommentText"/>
      </w:pPr>
    </w:p>
    <w:p w14:paraId="23814731" w14:textId="1EDCB05B" w:rsidR="003A19DA" w:rsidRDefault="003A19DA">
      <w:pPr>
        <w:pStyle w:val="CommentText"/>
      </w:pPr>
      <w:r>
        <w:t>The others then get shifted</w:t>
      </w:r>
    </w:p>
  </w:comment>
  <w:comment w:id="17" w:author="Ezzati, Majid" w:date="2019-02-14T09:29:00Z" w:initials="EM">
    <w:p w14:paraId="38852238" w14:textId="3EF3808D" w:rsidR="009D48D4" w:rsidRDefault="009D48D4">
      <w:pPr>
        <w:pStyle w:val="CommentText"/>
      </w:pPr>
      <w:r>
        <w:rPr>
          <w:rStyle w:val="CommentReference"/>
        </w:rPr>
        <w:annotationRef/>
      </w:r>
      <w:r>
        <w:t xml:space="preserve">Should this be </w:t>
      </w:r>
      <w:r w:rsidR="00B26F79">
        <w:t>“</w:t>
      </w:r>
      <w:r>
        <w:t>more likely to be intoxicated when they crash</w:t>
      </w:r>
      <w:r w:rsidR="00B26F79">
        <w:t>”</w:t>
      </w:r>
      <w:r>
        <w:t xml:space="preserve"> (so age doesn’t make intoxication better/worse but it makes it more likely)</w:t>
      </w:r>
    </w:p>
  </w:comment>
  <w:comment w:id="18" w:author="Robbie Parks" w:date="2019-02-15T15:37:00Z" w:initials="RP">
    <w:p w14:paraId="6ACE19FB" w14:textId="7FC7A233" w:rsidR="00B52DB6" w:rsidRDefault="00B52DB6">
      <w:pPr>
        <w:pStyle w:val="CommentText"/>
      </w:pPr>
      <w:r>
        <w:rPr>
          <w:rStyle w:val="CommentReference"/>
        </w:rPr>
        <w:annotationRef/>
      </w:r>
    </w:p>
  </w:comment>
  <w:comment w:id="19" w:author="Robbie Parks" w:date="2019-02-15T15:37:00Z" w:initials="RP">
    <w:p w14:paraId="5DA52C00" w14:textId="2495E74D" w:rsidR="00B52DB6" w:rsidRDefault="00B52DB6">
      <w:pPr>
        <w:pStyle w:val="CommentText"/>
      </w:pPr>
      <w:r>
        <w:rPr>
          <w:rStyle w:val="CommentReference"/>
        </w:rPr>
        <w:annotationRef/>
      </w:r>
    </w:p>
  </w:comment>
  <w:comment w:id="20" w:author="Robbie Parks" w:date="2019-02-15T15:37:00Z" w:initials="RP">
    <w:p w14:paraId="65068142" w14:textId="4599A408" w:rsidR="00B52DB6" w:rsidRDefault="00B52DB6">
      <w:pPr>
        <w:pStyle w:val="CommentText"/>
      </w:pPr>
      <w:r>
        <w:rPr>
          <w:rStyle w:val="CommentReference"/>
        </w:rPr>
        <w:annotationRef/>
      </w:r>
    </w:p>
  </w:comment>
  <w:comment w:id="21" w:author="Robbie Parks" w:date="2019-02-17T22:31:00Z" w:initials="RP">
    <w:p w14:paraId="25C01A64" w14:textId="55C12374" w:rsidR="00DB5B3C" w:rsidRDefault="00DB5B3C">
      <w:pPr>
        <w:pStyle w:val="CommentText"/>
      </w:pPr>
      <w:r>
        <w:rPr>
          <w:rStyle w:val="CommentReference"/>
        </w:rPr>
        <w:annotationRef/>
      </w:r>
    </w:p>
  </w:comment>
  <w:comment w:id="22" w:author="Robbie Parks" w:date="2019-02-17T22:31:00Z" w:initials="RP">
    <w:p w14:paraId="0488402F" w14:textId="7A12FB40" w:rsidR="00DB5B3C" w:rsidRDefault="00DB5B3C">
      <w:pPr>
        <w:pStyle w:val="CommentText"/>
      </w:pPr>
      <w:r>
        <w:rPr>
          <w:rStyle w:val="CommentReference"/>
        </w:rPr>
        <w:annotationRef/>
      </w:r>
    </w:p>
  </w:comment>
  <w:comment w:id="23" w:author="Robbie Parks" w:date="2019-02-17T22:31:00Z" w:initials="RP">
    <w:p w14:paraId="539ED064" w14:textId="0EAD7468" w:rsidR="00DB5B3C" w:rsidRDefault="00DB5B3C">
      <w:pPr>
        <w:pStyle w:val="CommentText"/>
      </w:pPr>
      <w:r>
        <w:rPr>
          <w:rStyle w:val="CommentReference"/>
        </w:rPr>
        <w:annotationRef/>
      </w:r>
    </w:p>
  </w:comment>
  <w:comment w:id="24" w:author="Robbie Parks" w:date="2019-02-17T22:31:00Z" w:initials="RP">
    <w:p w14:paraId="7ED81C66" w14:textId="43C66107" w:rsidR="00DB5B3C" w:rsidRDefault="00DB5B3C">
      <w:pPr>
        <w:pStyle w:val="CommentText"/>
      </w:pPr>
      <w:r>
        <w:rPr>
          <w:rStyle w:val="CommentReference"/>
        </w:rPr>
        <w:annotationRef/>
      </w:r>
    </w:p>
  </w:comment>
  <w:comment w:id="25" w:author="Robbie Parks" w:date="2019-02-17T22:32:00Z" w:initials="RP">
    <w:p w14:paraId="7381F1E6" w14:textId="5B2A05F4" w:rsidR="00DB5B3C" w:rsidRDefault="00DB5B3C">
      <w:pPr>
        <w:pStyle w:val="CommentText"/>
      </w:pPr>
      <w:r>
        <w:rPr>
          <w:rStyle w:val="CommentReference"/>
        </w:rPr>
        <w:annotationRef/>
      </w:r>
    </w:p>
  </w:comment>
  <w:comment w:id="26" w:author="Robbie Parks" w:date="2019-02-17T22:32:00Z" w:initials="RP">
    <w:p w14:paraId="30F4F710" w14:textId="40B6DD0E" w:rsidR="00DB5B3C" w:rsidRDefault="00DB5B3C">
      <w:pPr>
        <w:pStyle w:val="CommentText"/>
      </w:pPr>
      <w:r>
        <w:rPr>
          <w:rStyle w:val="CommentReference"/>
        </w:rPr>
        <w:annotationRef/>
      </w:r>
    </w:p>
  </w:comment>
  <w:comment w:id="27" w:author="Robbie Parks" w:date="2019-02-17T22:32:00Z" w:initials="RP">
    <w:p w14:paraId="319EFCAA" w14:textId="3B4FC78C" w:rsidR="00DB5B3C" w:rsidRDefault="00DB5B3C">
      <w:pPr>
        <w:pStyle w:val="CommentText"/>
      </w:pPr>
      <w:r>
        <w:rPr>
          <w:rStyle w:val="CommentReference"/>
        </w:rPr>
        <w:annotationRef/>
      </w:r>
    </w:p>
  </w:comment>
  <w:comment w:id="29" w:author="Ezzati, Majid" w:date="2019-02-14T10:33:00Z" w:initials="EM">
    <w:p w14:paraId="160FB463" w14:textId="51FCAD34" w:rsidR="00B45A6F" w:rsidRDefault="00B45A6F">
      <w:pPr>
        <w:pStyle w:val="CommentText"/>
      </w:pPr>
      <w:r>
        <w:rPr>
          <w:rStyle w:val="CommentReference"/>
        </w:rPr>
        <w:annotationRef/>
      </w:r>
      <w:r>
        <w:t>Associated or hypothesised? Is there an empirical study of association with proper measurement and design?</w:t>
      </w:r>
    </w:p>
  </w:comment>
  <w:comment w:id="36" w:author="Ezzati, Majid" w:date="2019-02-14T10:46:00Z" w:initials="EM">
    <w:p w14:paraId="1B7C3399" w14:textId="06CD840F" w:rsidR="00584490" w:rsidRDefault="00584490">
      <w:pPr>
        <w:pStyle w:val="CommentText"/>
      </w:pPr>
      <w:r>
        <w:rPr>
          <w:rStyle w:val="CommentReference"/>
        </w:rPr>
        <w:annotationRef/>
      </w:r>
      <w:r>
        <w:t xml:space="preserve">What more life guards; changes in speed limits or more checks for alcohol; or … </w:t>
      </w:r>
    </w:p>
    <w:p w14:paraId="154FD851" w14:textId="3365C445" w:rsidR="00584490" w:rsidRDefault="00584490">
      <w:pPr>
        <w:pStyle w:val="CommentText"/>
      </w:pPr>
    </w:p>
    <w:p w14:paraId="62275099" w14:textId="4867059C" w:rsidR="00584490" w:rsidRDefault="00584490">
      <w:pPr>
        <w:pStyle w:val="CommentText"/>
      </w:pPr>
      <w:r>
        <w:t>To discuss how to end</w:t>
      </w:r>
    </w:p>
  </w:comment>
  <w:comment w:id="39" w:author="Ezzati, Majid" w:date="2019-02-14T10:55:00Z" w:initials="EM">
    <w:p w14:paraId="313E2C2F" w14:textId="677D6367" w:rsidR="00FE259D" w:rsidRDefault="00FE259D">
      <w:pPr>
        <w:pStyle w:val="CommentText"/>
      </w:pPr>
      <w:r>
        <w:rPr>
          <w:rStyle w:val="CommentReference"/>
        </w:rPr>
        <w:annotationRef/>
      </w:r>
      <w:r>
        <w:t>Was it only at national level or did it have only one variance? To discuss</w:t>
      </w:r>
    </w:p>
  </w:comment>
  <w:comment w:id="41" w:author="Ezzati, Majid" w:date="2019-02-14T11:07:00Z" w:initials="EM">
    <w:p w14:paraId="37C35846" w14:textId="7B9C1F3C" w:rsidR="00D25232" w:rsidRDefault="00D25232">
      <w:pPr>
        <w:pStyle w:val="CommentText"/>
      </w:pPr>
      <w:r>
        <w:rPr>
          <w:rStyle w:val="CommentReference"/>
        </w:rPr>
        <w:annotationRef/>
      </w:r>
      <w:r>
        <w:t>Can you please have a clear either graph or table for this for Monday. If the correlation is within each state/month (or state-month) have a range of correlation coefficients in a table. Something that can show in a very clear way that this is credible. We can then add that as a supplement or something perhaps</w:t>
      </w:r>
    </w:p>
  </w:comment>
  <w:comment w:id="42" w:author="Robbie Parks" w:date="2019-01-24T16:41:00Z" w:initials="RP">
    <w:p w14:paraId="487E5543" w14:textId="1841BDB2" w:rsidR="00C96434" w:rsidRDefault="00C96434">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 w:id="43" w:author="Ezzati, Majid" w:date="2019-02-14T11:19:00Z" w:initials="EM">
    <w:p w14:paraId="5BD83841" w14:textId="3F7113BE" w:rsidR="00E2601B" w:rsidRDefault="00E2601B">
      <w:pPr>
        <w:pStyle w:val="CommentText"/>
      </w:pPr>
      <w:r>
        <w:rPr>
          <w:rStyle w:val="CommentReference"/>
        </w:rPr>
        <w:annotationRef/>
      </w:r>
      <w:r>
        <w:t>This is respectable for first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4B18814" w15:done="0"/>
  <w15:commentEx w15:paraId="23814731" w15:done="0"/>
  <w15:commentEx w15:paraId="38852238" w15:done="0"/>
  <w15:commentEx w15:paraId="6ACE19FB" w15:paraIdParent="38852238" w15:done="0"/>
  <w15:commentEx w15:paraId="5DA52C00" w15:paraIdParent="38852238" w15:done="0"/>
  <w15:commentEx w15:paraId="65068142" w15:paraIdParent="38852238" w15:done="0"/>
  <w15:commentEx w15:paraId="25C01A64" w15:paraIdParent="38852238" w15:done="0"/>
  <w15:commentEx w15:paraId="0488402F" w15:paraIdParent="38852238" w15:done="0"/>
  <w15:commentEx w15:paraId="539ED064" w15:paraIdParent="38852238" w15:done="0"/>
  <w15:commentEx w15:paraId="7ED81C66" w15:paraIdParent="38852238" w15:done="0"/>
  <w15:commentEx w15:paraId="7381F1E6" w15:paraIdParent="38852238" w15:done="0"/>
  <w15:commentEx w15:paraId="30F4F710" w15:paraIdParent="38852238" w15:done="0"/>
  <w15:commentEx w15:paraId="319EFCAA" w15:paraIdParent="38852238" w15:done="0"/>
  <w15:commentEx w15:paraId="160FB463" w15:done="0"/>
  <w15:commentEx w15:paraId="62275099" w15:done="0"/>
  <w15:commentEx w15:paraId="313E2C2F" w15:done="0"/>
  <w15:commentEx w15:paraId="37C35846" w15:done="0"/>
  <w15:commentEx w15:paraId="487E5543" w15:done="0"/>
  <w15:commentEx w15:paraId="5BD83841" w15:paraIdParent="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B18814" w16cid:durableId="200FD9C7"/>
  <w16cid:commentId w16cid:paraId="23814731" w16cid:durableId="200FD9C8"/>
  <w16cid:commentId w16cid:paraId="38852238" w16cid:durableId="200FD9C9"/>
  <w16cid:commentId w16cid:paraId="6ACE19FB" w16cid:durableId="20115B29"/>
  <w16cid:commentId w16cid:paraId="5DA52C00" w16cid:durableId="20115B2B"/>
  <w16cid:commentId w16cid:paraId="65068142" w16cid:durableId="20115B2C"/>
  <w16cid:commentId w16cid:paraId="25C01A64" w16cid:durableId="20145F42"/>
  <w16cid:commentId w16cid:paraId="0488402F" w16cid:durableId="20145F46"/>
  <w16cid:commentId w16cid:paraId="539ED064" w16cid:durableId="20145F4B"/>
  <w16cid:commentId w16cid:paraId="7ED81C66" w16cid:durableId="20145F51"/>
  <w16cid:commentId w16cid:paraId="7381F1E6" w16cid:durableId="20145F60"/>
  <w16cid:commentId w16cid:paraId="30F4F710" w16cid:durableId="20145F61"/>
  <w16cid:commentId w16cid:paraId="319EFCAA" w16cid:durableId="20145F62"/>
  <w16cid:commentId w16cid:paraId="160FB463" w16cid:durableId="200FD9CA"/>
  <w16cid:commentId w16cid:paraId="62275099" w16cid:durableId="200FD9CB"/>
  <w16cid:commentId w16cid:paraId="37C35846" w16cid:durableId="200FD9CD"/>
  <w16cid:commentId w16cid:paraId="487E5543" w16cid:durableId="1FF46935"/>
  <w16cid:commentId w16cid:paraId="5BD83841" w16cid:durableId="200FD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216B8F" w14:textId="77777777" w:rsidR="0098197C" w:rsidRDefault="0098197C">
      <w:r>
        <w:separator/>
      </w:r>
    </w:p>
  </w:endnote>
  <w:endnote w:type="continuationSeparator" w:id="0">
    <w:p w14:paraId="23E10207" w14:textId="77777777" w:rsidR="0098197C" w:rsidRDefault="0098197C">
      <w:r>
        <w:continuationSeparator/>
      </w:r>
    </w:p>
  </w:endnote>
  <w:endnote w:type="continuationNotice" w:id="1">
    <w:p w14:paraId="41FBA020" w14:textId="77777777" w:rsidR="0098197C" w:rsidRDefault="009819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19DA">
      <w:rPr>
        <w:rStyle w:val="PageNumber"/>
        <w:noProof/>
      </w:rPr>
      <w:t>4</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DC1BED" w14:textId="77777777" w:rsidR="0098197C" w:rsidRDefault="0098197C">
      <w:r>
        <w:separator/>
      </w:r>
    </w:p>
  </w:footnote>
  <w:footnote w:type="continuationSeparator" w:id="0">
    <w:p w14:paraId="1564616D" w14:textId="77777777" w:rsidR="0098197C" w:rsidRDefault="0098197C">
      <w:r>
        <w:continuationSeparator/>
      </w:r>
    </w:p>
  </w:footnote>
  <w:footnote w:type="continuationNotice" w:id="1">
    <w:p w14:paraId="0D8F73D9" w14:textId="77777777" w:rsidR="0098197C" w:rsidRDefault="009819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197C"/>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12B2"/>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21E"/>
    <w:rsid w:val="00FF54C5"/>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F78C5BC-4621-4349-A449-F0DC24EC162C}">
  <ds:schemaRefs>
    <ds:schemaRef ds:uri="http://schemas.openxmlformats.org/officeDocument/2006/bibliography"/>
  </ds:schemaRefs>
</ds:datastoreItem>
</file>

<file path=customXml/itemProps2.xml><?xml version="1.0" encoding="utf-8"?>
<ds:datastoreItem xmlns:ds="http://schemas.openxmlformats.org/officeDocument/2006/customXml" ds:itemID="{E877AFCD-6C7B-3F47-9909-0C313DAD6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29704</Words>
  <Characters>169318</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12</cp:revision>
  <cp:lastPrinted>2019-01-21T19:46:00Z</cp:lastPrinted>
  <dcterms:created xsi:type="dcterms:W3CDTF">2019-02-17T12:14:00Z</dcterms:created>
  <dcterms:modified xsi:type="dcterms:W3CDTF">2019-02-17T22:40:00Z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