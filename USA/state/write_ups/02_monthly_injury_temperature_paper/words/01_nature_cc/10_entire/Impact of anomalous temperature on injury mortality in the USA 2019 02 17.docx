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Kontis: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665BB2F6"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r w:rsidR="00A14690">
        <w:rPr>
          <w:color w:val="000000" w:themeColor="text1"/>
        </w:rPr>
        <w:t xml:space="preserve">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ED1FD3">
        <w:rPr>
          <w:color w:val="000000" w:themeColor="text1"/>
        </w:rPr>
        <w:t xml:space="preserve"> which means that temperature may play a role in their pathogenesis</w:t>
      </w:r>
      <w:r w:rsidR="00A14690">
        <w:rPr>
          <w:color w:val="000000" w:themeColor="text1"/>
        </w:rPr>
        <w:t>.</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Our aim was to </w:t>
      </w:r>
      <w:r w:rsidR="00ED1FD3">
        <w:rPr>
          <w:color w:val="000000" w:themeColor="text1"/>
        </w:rPr>
        <w:t>evaluate</w:t>
      </w:r>
      <w:r w:rsidR="00D03B30">
        <w:rPr>
          <w:color w:val="000000" w:themeColor="text1"/>
        </w:rPr>
        <w:t xml:space="preserve"> how deaths from</w:t>
      </w:r>
      <w:r w:rsidR="00ED1FD3">
        <w:rPr>
          <w:color w:val="000000" w:themeColor="text1"/>
        </w:rPr>
        <w:t xml:space="preserve"> various</w:t>
      </w:r>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r w:rsidR="005B238E">
        <w:rPr>
          <w:color w:val="000000" w:themeColor="text1"/>
        </w:rPr>
        <w:t xml:space="preserve"> in a national study</w:t>
      </w:r>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541658CE" w:rsidR="00EC109B" w:rsidRDefault="00262BFD" w:rsidP="00FF023E">
      <w:pPr>
        <w:spacing w:line="480" w:lineRule="auto"/>
        <w:jc w:val="both"/>
        <w:rPr>
          <w:color w:val="000000" w:themeColor="text1"/>
        </w:rPr>
      </w:pPr>
      <w:r w:rsidRPr="00262BFD">
        <w:rPr>
          <w:color w:val="000000" w:themeColor="text1"/>
        </w:rPr>
        <w:t xml:space="preserve">We used </w:t>
      </w:r>
      <w:r w:rsidR="00416A54" w:rsidRPr="00262BFD">
        <w:rPr>
          <w:color w:val="000000" w:themeColor="text1"/>
        </w:rPr>
        <w:t xml:space="preserve">vital registration </w:t>
      </w:r>
      <w:r w:rsidRPr="00262BFD">
        <w:rPr>
          <w:color w:val="000000" w:themeColor="text1"/>
        </w:rPr>
        <w:t>data on</w:t>
      </w:r>
      <w:r w:rsidR="005B238E">
        <w:rPr>
          <w:color w:val="000000" w:themeColor="text1"/>
        </w:rPr>
        <w:t xml:space="preserve"> all</w:t>
      </w:r>
      <w:r w:rsidRPr="00262BFD">
        <w:rPr>
          <w:color w:val="000000" w:themeColor="text1"/>
        </w:rPr>
        <w:t xml:space="preserve"> deaths</w:t>
      </w:r>
      <w:r w:rsidR="005B238E">
        <w:rPr>
          <w:color w:val="000000" w:themeColor="text1"/>
        </w:rPr>
        <w:t xml:space="preserve"> in the USA</w:t>
      </w:r>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r w:rsidRPr="00262BFD">
        <w:rPr>
          <w:color w:val="000000" w:themeColor="text1"/>
        </w:rPr>
        <w:t xml:space="preserve"> </w:t>
      </w:r>
      <w:r w:rsidR="00416A54">
        <w:rPr>
          <w:color w:val="000000" w:themeColor="text1"/>
        </w:rPr>
        <w:t>with information on</w:t>
      </w:r>
      <w:r w:rsidR="00416A54" w:rsidRPr="00262BFD">
        <w:rPr>
          <w:color w:val="000000" w:themeColor="text1"/>
        </w:rPr>
        <w:t xml:space="preserve"> </w:t>
      </w:r>
      <w:r w:rsidRPr="00262BFD">
        <w:rPr>
          <w:color w:val="000000" w:themeColor="text1"/>
        </w:rPr>
        <w:t>sex, age</w:t>
      </w:r>
      <w:r w:rsidR="00416A54">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sidR="005D6530">
        <w:rPr>
          <w:color w:val="000000" w:themeColor="text1"/>
        </w:rPr>
        <w:t xml:space="preserve">. </w:t>
      </w:r>
      <w:r w:rsidR="009F41EF">
        <w:rPr>
          <w:color w:val="000000" w:themeColor="text1"/>
        </w:rPr>
        <w:t xml:space="preserve">From 1980 to 2016, </w:t>
      </w:r>
      <w:r w:rsidR="00E76594">
        <w:rPr>
          <w:color w:val="000000" w:themeColor="text1"/>
        </w:rPr>
        <w:t>4,006</w:t>
      </w:r>
      <w:ins w:id="0" w:author="Robbie Parks" w:date="2019-02-17T22:18:00Z">
        <w:r w:rsidR="002A67B2">
          <w:rPr>
            <w:color w:val="000000" w:themeColor="text1"/>
          </w:rPr>
          <w:t>,</w:t>
        </w:r>
      </w:ins>
      <w:r w:rsidR="00E76594">
        <w:rPr>
          <w:color w:val="000000" w:themeColor="text1"/>
        </w:rPr>
        <w:t>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del w:id="1" w:author="Robbie Parks" w:date="2019-02-17T22:24:00Z">
        <w:r w:rsidR="00D812B2" w:rsidDel="008E0706">
          <w:rPr>
            <w:color w:val="000000" w:themeColor="text1"/>
          </w:rPr>
          <w:delText>XX</w:delText>
        </w:r>
      </w:del>
      <w:ins w:id="2" w:author="Robbie Parks" w:date="2019-02-17T22:24:00Z">
        <w:r w:rsidR="008E0706">
          <w:rPr>
            <w:color w:val="000000" w:themeColor="text1"/>
          </w:rPr>
          <w:t>9</w:t>
        </w:r>
      </w:ins>
      <w:ins w:id="3" w:author="Robbie Parks" w:date="2019-02-17T22:40:00Z">
        <w:r w:rsidR="00747F51">
          <w:rPr>
            <w:color w:val="000000" w:themeColor="text1"/>
          </w:rPr>
          <w:t>5.</w:t>
        </w:r>
      </w:ins>
      <w:ins w:id="4" w:author="Robbie Parks" w:date="2019-02-17T22:24:00Z">
        <w:r w:rsidR="008E0706">
          <w:rPr>
            <w:color w:val="000000" w:themeColor="text1"/>
          </w:rPr>
          <w:t>6</w:t>
        </w:r>
      </w:ins>
      <w:r w:rsidR="00D812B2">
        <w:rPr>
          <w:color w:val="000000" w:themeColor="text1"/>
        </w:rPr>
        <w:t xml:space="preserve">% of male injury deaths and </w:t>
      </w:r>
      <w:del w:id="5" w:author="Robbie Parks" w:date="2019-02-17T22:25:00Z">
        <w:r w:rsidR="00D812B2" w:rsidDel="006807D6">
          <w:rPr>
            <w:color w:val="000000" w:themeColor="text1"/>
          </w:rPr>
          <w:delText>YY</w:delText>
        </w:r>
      </w:del>
      <w:ins w:id="6" w:author="Robbie Parks" w:date="2019-02-17T22:25:00Z">
        <w:r w:rsidR="006807D6">
          <w:rPr>
            <w:color w:val="000000" w:themeColor="text1"/>
          </w:rPr>
          <w:t>9</w:t>
        </w:r>
      </w:ins>
      <w:ins w:id="7" w:author="Robbie Parks" w:date="2019-02-17T22:40:00Z">
        <w:r w:rsidR="00747F51">
          <w:rPr>
            <w:color w:val="000000" w:themeColor="text1"/>
          </w:rPr>
          <w:t>3.9</w:t>
        </w:r>
      </w:ins>
      <w:r w:rsidR="00D812B2">
        <w:rPr>
          <w:color w:val="000000" w:themeColor="text1"/>
        </w:rPr>
        <w:t xml:space="preserve">% of female injury deaths were in those aged 15 years and older (Figure 1). </w:t>
      </w:r>
      <w:r w:rsidR="00EA51F2">
        <w:rPr>
          <w:color w:val="000000" w:themeColor="text1"/>
        </w:rPr>
        <w:t>52.6% of male injury deaths were in those aged 15-44 years</w:t>
      </w:r>
      <w:r w:rsidR="00D812B2">
        <w:rPr>
          <w:color w:val="000000" w:themeColor="text1"/>
        </w:rPr>
        <w:t>.</w:t>
      </w:r>
      <w:r w:rsidR="00EA51F2">
        <w:rPr>
          <w:color w:val="000000" w:themeColor="text1"/>
        </w:rPr>
        <w:t xml:space="preserve"> </w:t>
      </w:r>
      <w:r w:rsidR="00DF2E9F">
        <w:rPr>
          <w:color w:val="000000" w:themeColor="text1"/>
        </w:rPr>
        <w:t>In contrast with males, t</w:t>
      </w:r>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w:t>
      </w:r>
      <w:r w:rsidR="00AD69A5">
        <w:rPr>
          <w:color w:val="000000" w:themeColor="text1"/>
        </w:rPr>
        <w:t xml:space="preserve">injury </w:t>
      </w:r>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3D2BC6" w:rsidR="00F34EC4" w:rsidRDefault="0006548B" w:rsidP="00FF023E">
      <w:pPr>
        <w:spacing w:line="480" w:lineRule="auto"/>
        <w:jc w:val="both"/>
      </w:pPr>
      <w:r>
        <w:rPr>
          <w:color w:val="000000" w:themeColor="text1"/>
        </w:rPr>
        <w:t>Transport-related injuries, falls, drowning</w:t>
      </w:r>
      <w:r w:rsidR="00AC0633">
        <w:rPr>
          <w:color w:val="000000" w:themeColor="text1"/>
        </w:rPr>
        <w:t>s</w:t>
      </w:r>
      <w:r>
        <w:rPr>
          <w:color w:val="000000" w:themeColor="text1"/>
        </w:rPr>
        <w:t xml:space="preserve">, assault, and intentional self-harm accounted for </w:t>
      </w:r>
      <w:r w:rsidR="00F53433">
        <w:rPr>
          <w:color w:val="000000" w:themeColor="text1"/>
        </w:rPr>
        <w:t>79.0% of injury deaths in males and 72.1% in</w:t>
      </w:r>
      <w:r>
        <w:rPr>
          <w:color w:val="000000" w:themeColor="text1"/>
        </w:rPr>
        <w:t xml:space="preserve"> females. T</w:t>
      </w:r>
      <w:r w:rsidR="00F53433">
        <w:rPr>
          <w:color w:val="000000" w:themeColor="text1"/>
        </w:rPr>
        <w:t xml:space="preserve">he remainder </w:t>
      </w:r>
      <w:r>
        <w:rPr>
          <w:color w:val="000000" w:themeColor="text1"/>
        </w:rPr>
        <w:t xml:space="preserve">were </w:t>
      </w:r>
      <w:r w:rsidR="00F53433">
        <w:rPr>
          <w:color w:val="000000" w:themeColor="text1"/>
        </w:rPr>
        <w:t xml:space="preserve">from a heterogeneous group of “other </w:t>
      </w:r>
      <w:r w:rsidR="008525D1">
        <w:rPr>
          <w:color w:val="000000" w:themeColor="text1"/>
        </w:rPr>
        <w:t xml:space="preserve">unintentional </w:t>
      </w:r>
      <w:r w:rsidR="00F53433">
        <w:rPr>
          <w:color w:val="000000" w:themeColor="text1"/>
        </w:rPr>
        <w:t xml:space="preserve">injuries” (Figure </w:t>
      </w:r>
      <w:r w:rsidR="00CB4D3C" w:rsidRPr="00214145">
        <w:rPr>
          <w:color w:val="000000" w:themeColor="text1"/>
        </w:rPr>
        <w:t>1</w:t>
      </w:r>
      <w:r w:rsidR="00F53433">
        <w:rPr>
          <w:color w:val="000000" w:themeColor="text1"/>
        </w:rPr>
        <w:t>)</w:t>
      </w:r>
      <w:r w:rsidR="00807EFC">
        <w:rPr>
          <w:color w:val="000000" w:themeColor="text1"/>
        </w:rPr>
        <w:t xml:space="preserve">, within which </w:t>
      </w:r>
      <w:r w:rsidR="00807EFC">
        <w:t>t</w:t>
      </w:r>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r w:rsidR="004D784E" w:rsidRPr="00091E0C">
        <w:t>.</w:t>
      </w:r>
      <w:r w:rsidR="00F53433">
        <w:t xml:space="preserve"> </w:t>
      </w:r>
      <w:r w:rsidR="00096862">
        <w:t>T</w:t>
      </w:r>
      <w:r w:rsidR="00F53433">
        <w:t xml:space="preserve">ransport was the leading injury cause of </w:t>
      </w:r>
      <w:r w:rsidR="00F53433">
        <w:lastRenderedPageBreak/>
        <w:t>death in women younger than 75 years and men younger than 35 years. Between 35 and 74 years</w:t>
      </w:r>
      <w:r w:rsidR="00CC2C8F">
        <w:t xml:space="preserve"> of age</w:t>
      </w:r>
      <w:r w:rsidR="00F53433">
        <w:t xml:space="preserve">, more men died of </w:t>
      </w:r>
      <w:r w:rsidR="00B33191">
        <w:t xml:space="preserve">intentional </w:t>
      </w:r>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3E2D86D5" w:rsidR="0078091F" w:rsidRDefault="00F653F3" w:rsidP="00FF023E">
      <w:pPr>
        <w:spacing w:line="480" w:lineRule="auto"/>
        <w:jc w:val="both"/>
      </w:pPr>
      <w:r w:rsidRPr="003017A9">
        <w:t xml:space="preserve">There was a decline in </w:t>
      </w:r>
      <w:r w:rsidR="00056DE5">
        <w:t xml:space="preserve">age-standardised death rates of </w:t>
      </w:r>
      <w:r w:rsidRPr="003017A9">
        <w:t>three out of five</w:t>
      </w:r>
      <w:r w:rsidR="00B326E6">
        <w:t xml:space="preserve"> major</w:t>
      </w:r>
      <w:r w:rsidRPr="003017A9">
        <w:t xml:space="preserve"> injur</w:t>
      </w:r>
      <w:r w:rsidR="00FF023E">
        <w:t>ies</w:t>
      </w:r>
      <w:r w:rsidRPr="003017A9">
        <w:t xml:space="preserve"> (transport, drownings and assault) </w:t>
      </w:r>
      <w:r w:rsidR="00B326E6">
        <w:t>from 1980 to 2016</w:t>
      </w:r>
      <w:r w:rsidR="0087293C">
        <w:t xml:space="preserve"> (Figure 2)</w:t>
      </w:r>
      <w:r w:rsidR="00B326E6">
        <w:t>. I</w:t>
      </w:r>
      <w:r w:rsidRPr="003017A9">
        <w:t>n contrast</w:t>
      </w:r>
      <w:r w:rsidR="003221FD">
        <w:t>,</w:t>
      </w:r>
      <w:r w:rsidRPr="003017A9">
        <w:t xml:space="preserve"> </w:t>
      </w:r>
      <w:r w:rsidR="001A4434">
        <w:t>age-standardised death rates</w:t>
      </w:r>
      <w:r w:rsidRPr="003017A9">
        <w:t xml:space="preserve"> from falls </w:t>
      </w:r>
      <w:r w:rsidR="00B326E6" w:rsidRPr="003017A9">
        <w:t>increas</w:t>
      </w:r>
      <w:r w:rsidR="00B326E6">
        <w:t>ed</w:t>
      </w:r>
      <w:r w:rsidR="00B326E6" w:rsidRPr="003017A9">
        <w:t xml:space="preserve"> </w:t>
      </w:r>
      <w:r w:rsidRPr="003017A9">
        <w:t xml:space="preserve">over time </w:t>
      </w:r>
      <w:r w:rsidR="002D4CC9">
        <w:t>while</w:t>
      </w:r>
      <w:r w:rsidR="002D4CC9" w:rsidRPr="003017A9">
        <w:t xml:space="preserve">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r w:rsidRPr="003017A9">
        <w:t>1980 levels.</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249B91FA" w14:textId="0266E736"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t>
      </w:r>
      <w:r w:rsidR="00820347">
        <w:rPr>
          <w:color w:val="000000" w:themeColor="text1"/>
        </w:rPr>
        <w:t>temperature</w:t>
      </w:r>
      <w:r w:rsidR="00820347" w:rsidRPr="002B11C6">
        <w:rPr>
          <w:color w:val="000000" w:themeColor="text1"/>
        </w:rPr>
        <w:t xml:space="preserve"> </w:t>
      </w:r>
      <w:r>
        <w:rPr>
          <w:color w:val="000000" w:themeColor="text1"/>
        </w:rPr>
        <w:t xml:space="preserve">may </w:t>
      </w:r>
      <w:r w:rsidRPr="002B11C6">
        <w:rPr>
          <w:color w:val="000000" w:themeColor="text1"/>
        </w:rPr>
        <w:t xml:space="preserve">impact </w:t>
      </w:r>
      <w:r w:rsidR="00820347">
        <w:rPr>
          <w:color w:val="000000" w:themeColor="text1"/>
        </w:rPr>
        <w:t>injury death rates</w:t>
      </w:r>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177FB3F2" w14:textId="21A1B7A0" w:rsidR="00811D83" w:rsidRDefault="00D03B30" w:rsidP="00FF023E">
      <w:pPr>
        <w:spacing w:line="480" w:lineRule="auto"/>
        <w:jc w:val="both"/>
      </w:pPr>
      <w:r>
        <w:rPr>
          <w:color w:val="000000" w:themeColor="text1"/>
        </w:rPr>
        <w:t xml:space="preserve">We first defined a measure </w:t>
      </w:r>
      <w:r w:rsidR="00A26C87">
        <w:rPr>
          <w:color w:val="000000" w:themeColor="text1"/>
        </w:rPr>
        <w:t>of</w:t>
      </w:r>
      <w:r>
        <w:rPr>
          <w:color w:val="000000" w:themeColor="text1"/>
        </w:rPr>
        <w:t xml:space="preserve"> anomalous temperature for each state and month compared to</w:t>
      </w:r>
      <w:r>
        <w:t xml:space="preserve"> </w:t>
      </w:r>
      <w:r w:rsidRPr="00636C9B">
        <w:t xml:space="preserve">long-term </w:t>
      </w:r>
      <w:r w:rsidR="00A52D34">
        <w:t xml:space="preserve">norm </w:t>
      </w:r>
      <w:r w:rsidRPr="00636C9B">
        <w:t>temperature</w:t>
      </w:r>
      <w:r>
        <w:t xml:space="preserve"> of the state in that month (Figure </w:t>
      </w:r>
      <w:r w:rsidR="00E566A6">
        <w:t>3</w:t>
      </w:r>
      <w:r>
        <w:t>)</w:t>
      </w:r>
      <w:r>
        <w:rPr>
          <w:color w:val="000000" w:themeColor="text1"/>
        </w:rPr>
        <w:t>.</w:t>
      </w:r>
      <w:r w:rsidRPr="00636C9B">
        <w:rPr>
          <w:color w:val="000000" w:themeColor="text1"/>
        </w:rPr>
        <w:t xml:space="preserve"> </w:t>
      </w:r>
      <w:r>
        <w:rPr>
          <w:color w:val="000000" w:themeColor="text1"/>
        </w:rPr>
        <w:t xml:space="preserve">In this approach, a state with higher, but more stable, temperature in a specific month has smaller anomalies than one with lower but more inter-annually variable temperature. </w:t>
      </w:r>
      <w:commentRangeStart w:id="8"/>
      <w:r>
        <w:rPr>
          <w:color w:val="000000" w:themeColor="text1"/>
        </w:rPr>
        <w:t>W</w:t>
      </w:r>
      <w:r w:rsidRPr="00636C9B">
        <w:rPr>
          <w:color w:val="000000" w:themeColor="text1"/>
        </w:rPr>
        <w:t>e</w:t>
      </w:r>
      <w:commentRangeEnd w:id="8"/>
      <w:r w:rsidR="00811D83">
        <w:rPr>
          <w:rStyle w:val="CommentReference"/>
          <w:rFonts w:asciiTheme="minorHAnsi" w:hAnsiTheme="minorHAnsi" w:cstheme="minorBidi"/>
          <w:lang w:eastAsia="en-US"/>
        </w:rPr>
        <w:commentReference w:id="8"/>
      </w:r>
      <w:r w:rsidRPr="00636C9B">
        <w:rPr>
          <w:color w:val="000000" w:themeColor="text1"/>
        </w:rPr>
        <w:t xml:space="preserv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and for their long-term trends</w:t>
      </w:r>
      <w:r w:rsidRPr="00636C9B">
        <w:rPr>
          <w:color w:val="000000" w:themeColor="text1"/>
        </w:rPr>
        <w:t xml:space="preserve">. </w:t>
      </w:r>
      <w:r>
        <w:rPr>
          <w:color w:val="000000" w:themeColor="text1"/>
        </w:rPr>
        <w:t xml:space="preserve">Analyses were done separately by </w:t>
      </w:r>
      <w:r>
        <w:rPr>
          <w:color w:val="000000" w:themeColor="text1"/>
        </w:rPr>
        <w:lastRenderedPageBreak/>
        <w:t>injury type, sex and age group.</w:t>
      </w:r>
      <w:r w:rsidRPr="00636C9B">
        <w:rPr>
          <w:color w:val="000000" w:themeColor="text1"/>
        </w:rPr>
        <w:t xml:space="preserve"> We used the </w:t>
      </w:r>
      <w:r>
        <w:rPr>
          <w:color w:val="000000" w:themeColor="text1"/>
        </w:rPr>
        <w:t>resultant risk estimates</w:t>
      </w:r>
      <w:r w:rsidR="0095118B">
        <w:rPr>
          <w:color w:val="000000" w:themeColor="text1"/>
        </w:rPr>
        <w:t xml:space="preserve"> (</w:t>
      </w:r>
      <w:commentRangeStart w:id="9"/>
      <w:commentRangeStart w:id="10"/>
      <w:r w:rsidR="0095118B">
        <w:rPr>
          <w:color w:val="000000" w:themeColor="text1"/>
        </w:rPr>
        <w:t>Supplementary Figure 1</w:t>
      </w:r>
      <w:commentRangeEnd w:id="9"/>
      <w:r w:rsidR="003A19DA">
        <w:rPr>
          <w:rStyle w:val="CommentReference"/>
          <w:rFonts w:asciiTheme="minorHAnsi" w:hAnsiTheme="minorHAnsi" w:cstheme="minorBidi"/>
          <w:lang w:eastAsia="en-US"/>
        </w:rPr>
        <w:commentReference w:id="9"/>
      </w:r>
      <w:commentRangeEnd w:id="10"/>
      <w:r w:rsidR="00D5370C">
        <w:rPr>
          <w:rStyle w:val="CommentReference"/>
          <w:rFonts w:asciiTheme="minorHAnsi" w:hAnsiTheme="minorHAnsi" w:cstheme="minorBidi"/>
          <w:lang w:eastAsia="en-US"/>
        </w:rPr>
        <w:commentReference w:id="10"/>
      </w:r>
      <w:r w:rsidR="0095118B">
        <w:rPr>
          <w:color w:val="000000" w:themeColor="text1"/>
        </w:rPr>
        <w:t>)</w:t>
      </w:r>
      <w:r w:rsidR="00811D83">
        <w:rPr>
          <w:color w:val="000000" w:themeColor="text1"/>
        </w:rPr>
        <w:t>, and the age-sex-specific death rates from each injury in 2016,</w:t>
      </w:r>
      <w:r>
        <w:rPr>
          <w:color w:val="000000" w:themeColor="text1"/>
        </w:rPr>
        <w:t xml:space="preserve"> to calculate </w:t>
      </w:r>
      <w:r w:rsidR="00153BED">
        <w:rPr>
          <w:color w:val="000000" w:themeColor="text1"/>
        </w:rPr>
        <w:t>additional</w:t>
      </w:r>
      <w:r>
        <w:rPr>
          <w:color w:val="000000" w:themeColor="text1"/>
        </w:rPr>
        <w:t xml:space="preserve"> </w:t>
      </w:r>
      <w:r w:rsidRPr="00636C9B">
        <w:rPr>
          <w:color w:val="000000" w:themeColor="text1"/>
        </w:rPr>
        <w:t>deaths</w:t>
      </w:r>
      <w:r w:rsidR="0082487B">
        <w:rPr>
          <w:color w:val="000000" w:themeColor="text1"/>
        </w:rPr>
        <w:t xml:space="preserve"> </w:t>
      </w:r>
      <w:r w:rsidR="00811D83">
        <w:rPr>
          <w:color w:val="000000" w:themeColor="text1"/>
        </w:rPr>
        <w:t>if</w:t>
      </w:r>
      <w:r w:rsidR="0082487B">
        <w:rPr>
          <w:color w:val="000000" w:themeColor="text1"/>
        </w:rPr>
        <w:t xml:space="preserve">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sidR="00971EAC">
        <w:t xml:space="preserve"> </w:t>
      </w:r>
    </w:p>
    <w:p w14:paraId="1481BFF9" w14:textId="77777777" w:rsidR="00811D83" w:rsidRDefault="00811D83" w:rsidP="00FF023E">
      <w:pPr>
        <w:spacing w:line="480" w:lineRule="auto"/>
        <w:jc w:val="both"/>
      </w:pPr>
    </w:p>
    <w:p w14:paraId="24D7051E" w14:textId="6F2108F5" w:rsidR="00C21FFF" w:rsidRDefault="00971EAC" w:rsidP="00FF023E">
      <w:pPr>
        <w:spacing w:line="480" w:lineRule="auto"/>
        <w:jc w:val="both"/>
      </w:pPr>
      <w:r>
        <w:t>Based on these calculat</w:t>
      </w:r>
      <w:r w:rsidR="00FC4049">
        <w:t>ions</w:t>
      </w:r>
      <w:r>
        <w:t>,</w:t>
      </w:r>
      <w:r w:rsidR="00955652" w:rsidRPr="004326BD">
        <w:t xml:space="preserve"> there would be an </w:t>
      </w:r>
      <w:r>
        <w:t xml:space="preserve">estimated </w:t>
      </w:r>
      <w:r w:rsidR="00955652" w:rsidRPr="004326BD">
        <w:t>941 (</w:t>
      </w:r>
      <w:r w:rsidR="004E14B6" w:rsidRPr="00C60C27">
        <w:t xml:space="preserve">95% CrI </w:t>
      </w:r>
      <w:r w:rsidR="00955652" w:rsidRPr="00C60C27">
        <w:t xml:space="preserve">831, 1053) </w:t>
      </w:r>
      <w:r>
        <w:t xml:space="preserve">excess </w:t>
      </w:r>
      <w:r w:rsidR="00955652" w:rsidRPr="00C60C27">
        <w:t>injury deaths</w:t>
      </w:r>
      <w:r w:rsidR="006D7FD3" w:rsidRPr="00C60C27">
        <w:t>,</w:t>
      </w:r>
      <w:r w:rsidR="00955652" w:rsidRPr="00C60C27">
        <w:t xml:space="preserve"> </w:t>
      </w:r>
      <w:r w:rsidR="00BF3738">
        <w:t>equ</w:t>
      </w:r>
      <w:r>
        <w:t>ivalent</w:t>
      </w:r>
      <w:r w:rsidR="00BF3738">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r w:rsidR="00811D83">
        <w:t>2016</w:t>
      </w:r>
      <w:r w:rsidR="009F201A">
        <w:t>,</w:t>
      </w:r>
      <w:r w:rsidR="009F201A" w:rsidRPr="009F201A">
        <w:rPr>
          <w:color w:val="000000" w:themeColor="text1"/>
        </w:rPr>
        <w:t xml:space="preserve"> </w:t>
      </w:r>
      <w:r w:rsidR="009F201A">
        <w:rPr>
          <w:color w:val="000000" w:themeColor="text1"/>
        </w:rPr>
        <w:t>if each month in each state were +</w:t>
      </w:r>
      <w:r w:rsidR="009F201A" w:rsidRPr="00636C9B">
        <w:rPr>
          <w:color w:val="000000" w:themeColor="text1"/>
        </w:rPr>
        <w:t>1</w:t>
      </w:r>
      <w:r w:rsidR="009F201A" w:rsidRPr="00636C9B">
        <w:rPr>
          <w:rFonts w:ascii="Arial" w:eastAsia="Times New Roman" w:hAnsi="Arial" w:cs="Arial"/>
          <w:bCs/>
          <w:color w:val="222222"/>
          <w:shd w:val="clear" w:color="auto" w:fill="FFFFFF"/>
        </w:rPr>
        <w:t>°</w:t>
      </w:r>
      <w:r w:rsidR="009F201A" w:rsidRPr="00636C9B">
        <w:rPr>
          <w:color w:val="000000" w:themeColor="text1"/>
        </w:rPr>
        <w:t>C</w:t>
      </w:r>
      <w:r w:rsidR="009F201A">
        <w:rPr>
          <w:color w:val="000000" w:themeColor="text1"/>
        </w:rPr>
        <w:t xml:space="preserve"> above its long-term norm</w:t>
      </w:r>
      <w:r w:rsidR="00F805E8" w:rsidRPr="004326BD">
        <w:t xml:space="preserve"> </w:t>
      </w:r>
      <w:r w:rsidR="00107AA8" w:rsidRPr="004326BD">
        <w:t>(</w:t>
      </w:r>
      <w:r w:rsidR="00107AA8" w:rsidRPr="00C60C27">
        <w:t xml:space="preserve">Figure </w:t>
      </w:r>
      <w:r w:rsidR="00B44620" w:rsidRPr="00214145">
        <w:t>4</w:t>
      </w:r>
      <w:r w:rsidR="00107AA8" w:rsidRPr="00C60C27">
        <w:t>)</w:t>
      </w:r>
      <w:r w:rsidR="00955652" w:rsidRPr="00C60C27">
        <w:t>.</w:t>
      </w:r>
      <w:r w:rsidRPr="00971EAC">
        <w:t xml:space="preserve"> </w:t>
      </w:r>
      <w:r>
        <w:t xml:space="preserve">Deaths from </w:t>
      </w:r>
      <w:r w:rsidR="00C82383">
        <w:t xml:space="preserve">drowning, transport injuries, </w:t>
      </w:r>
      <w:r w:rsidR="002669C7">
        <w:t>assault</w:t>
      </w:r>
      <w:r w:rsidR="00C82383">
        <w:t xml:space="preserve"> and</w:t>
      </w:r>
      <w:r w:rsidR="002669C7">
        <w:t xml:space="preserve"> intentional </w:t>
      </w:r>
      <w:r w:rsidR="00C82383">
        <w:t>self-harm</w:t>
      </w:r>
      <w:r>
        <w:t xml:space="preserve"> </w:t>
      </w:r>
      <w:r w:rsidR="00DD2223">
        <w:t>would be</w:t>
      </w:r>
      <w:r>
        <w:t xml:space="preserv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(F</w:t>
      </w:r>
      <w:r w:rsidRPr="00E440F0">
        <w:t>igure 4)</w:t>
      </w:r>
      <w:r w:rsidRPr="003017A9">
        <w:t>.</w:t>
      </w:r>
      <w:r w:rsidRPr="00535841">
        <w:t xml:space="preserve"> </w:t>
      </w:r>
      <w:r w:rsidR="001349B6" w:rsidRPr="00C60C27">
        <w:t xml:space="preserve"> </w:t>
      </w:r>
      <w:r w:rsidR="00A26C87" w:rsidRPr="003017A9">
        <w:t xml:space="preserve">Most </w:t>
      </w:r>
      <w:r w:rsidR="00A26C87">
        <w:t>excess</w:t>
      </w:r>
      <w:r w:rsidR="00A26C87" w:rsidRPr="003017A9">
        <w:t xml:space="preserve"> deaths </w:t>
      </w:r>
      <w:r w:rsidR="00A26C87">
        <w:t>would be</w:t>
      </w:r>
      <w:r w:rsidR="00A26C87" w:rsidRPr="003017A9">
        <w:t xml:space="preserve"> from transport</w:t>
      </w:r>
      <w:r w:rsidR="00A26C87">
        <w:t xml:space="preserve"> injuries</w:t>
      </w:r>
      <w:r w:rsidR="006F569A">
        <w:t xml:space="preserve"> (</w:t>
      </w:r>
      <w:ins w:id="11" w:author="Robbie Parks" w:date="2019-02-17T22:30:00Z">
        <w:r w:rsidR="00A866D4">
          <w:t>448)</w:t>
        </w:r>
      </w:ins>
      <w:del w:id="12" w:author="Robbie Parks" w:date="2019-02-17T22:30:00Z">
        <w:r w:rsidR="006F569A" w:rsidDel="00A866D4">
          <w:delText>XX)</w:delText>
        </w:r>
        <w:r w:rsidR="00A26C87" w:rsidDel="00A866D4">
          <w:delText>,</w:delText>
        </w:r>
        <w:r w:rsidR="00A26C87" w:rsidRPr="003017A9" w:rsidDel="00A866D4">
          <w:delText xml:space="preserve"> </w:delText>
        </w:r>
      </w:del>
      <w:ins w:id="13" w:author="Robbie Parks" w:date="2019-02-17T22:30:00Z">
        <w:r w:rsidR="00A866D4" w:rsidRPr="003017A9">
          <w:t xml:space="preserve"> </w:t>
        </w:r>
      </w:ins>
      <w:r w:rsidR="00A26C87" w:rsidRPr="003017A9">
        <w:t xml:space="preserve">followed by </w:t>
      </w:r>
      <w:r w:rsidR="009D01D0">
        <w:t xml:space="preserve">intentional </w:t>
      </w:r>
      <w:r w:rsidR="00A26C87" w:rsidRPr="003017A9">
        <w:t>self-harm</w:t>
      </w:r>
      <w:r w:rsidR="006F569A">
        <w:t xml:space="preserve"> (</w:t>
      </w:r>
      <w:ins w:id="14" w:author="Robbie Parks" w:date="2019-02-17T22:31:00Z">
        <w:r w:rsidR="00FF54C5">
          <w:t>315</w:t>
        </w:r>
      </w:ins>
      <w:del w:id="15" w:author="Robbie Parks" w:date="2019-02-17T22:30:00Z">
        <w:r w:rsidR="006F569A" w:rsidDel="00A866D4">
          <w:delText>XX</w:delText>
        </w:r>
      </w:del>
      <w:r w:rsidR="006F569A">
        <w:t>)</w:t>
      </w:r>
      <w:r w:rsidR="00A26C87" w:rsidRPr="003017A9">
        <w:t>.</w:t>
      </w:r>
      <w:r w:rsidR="00A26C87">
        <w:t xml:space="preserve"> </w:t>
      </w:r>
      <w:r w:rsidR="001349B6" w:rsidRPr="003017A9">
        <w:t xml:space="preserve">87% of </w:t>
      </w:r>
      <w:r w:rsidR="00A26C87">
        <w:t>the excess</w:t>
      </w:r>
      <w:r w:rsidR="00A26C87" w:rsidRPr="003017A9">
        <w:t xml:space="preserve"> </w:t>
      </w:r>
      <w:r w:rsidR="001349B6" w:rsidRPr="003017A9">
        <w:t xml:space="preserve">deaths </w:t>
      </w:r>
      <w:r w:rsidR="00430580">
        <w:t xml:space="preserve">would occur </w:t>
      </w:r>
      <w:r w:rsidR="001349B6" w:rsidRPr="003017A9">
        <w:t>in males and 13% in females.</w:t>
      </w:r>
      <w:r w:rsidR="006055C9">
        <w:t xml:space="preserve"> </w:t>
      </w:r>
      <w:r w:rsidR="00DC1E6C">
        <w:t>80</w:t>
      </w:r>
      <w:r w:rsidR="001349B6" w:rsidRPr="003017A9">
        <w:t>% of all</w:t>
      </w:r>
      <w:r w:rsidR="006F569A">
        <w:t xml:space="preserve"> male</w:t>
      </w:r>
      <w:r w:rsidR="00A26C87">
        <w:t xml:space="preserve"> excess deaths would occur in those aged</w:t>
      </w:r>
      <w:r w:rsidR="001349B6" w:rsidRPr="003017A9">
        <w:t xml:space="preserve"> </w:t>
      </w:r>
      <w:r w:rsidR="00C91B02" w:rsidRPr="003017A9">
        <w:t>15-64 years</w:t>
      </w:r>
      <w:r w:rsidR="007033D5">
        <w:t xml:space="preserve">, </w:t>
      </w:r>
      <w:r w:rsidR="006F569A">
        <w:t>who have higher rates of deaths from</w:t>
      </w:r>
      <w:r w:rsidR="007033D5">
        <w:t xml:space="preserve"> transport injuries</w:t>
      </w:r>
      <w:r w:rsidR="004326BD" w:rsidRPr="003017A9">
        <w:t xml:space="preserve">. </w:t>
      </w:r>
      <w:r w:rsidR="00C82383">
        <w:t xml:space="preserve">In those aged </w:t>
      </w:r>
      <w:r w:rsidR="00901890">
        <w:t xml:space="preserve">85 </w:t>
      </w:r>
      <w:r w:rsidR="00C82383">
        <w:t xml:space="preserve">years and </w:t>
      </w:r>
      <w:r w:rsidR="006F569A">
        <w:t>older</w:t>
      </w:r>
      <w:r w:rsidR="00C82383">
        <w:t xml:space="preserve">, there would be </w:t>
      </w:r>
      <w:r w:rsidR="006F569A">
        <w:t>an estimated</w:t>
      </w:r>
      <w:r w:rsidR="00C82383">
        <w:t xml:space="preserve"> decline in injury deaths, </w:t>
      </w:r>
      <w:r w:rsidR="006F569A">
        <w:t>because</w:t>
      </w:r>
      <w:r w:rsidR="00C82383">
        <w:t xml:space="preserve"> deaths from falls</w:t>
      </w:r>
      <w:r w:rsidR="006F569A">
        <w:t xml:space="preserve"> are estimated to </w:t>
      </w:r>
      <w:r w:rsidR="009F201A">
        <w:t xml:space="preserve">be </w:t>
      </w:r>
      <w:r w:rsidR="00556DC4">
        <w:t>decline in a warmer year</w:t>
      </w:r>
      <w:r w:rsidR="00156710" w:rsidRPr="003017A9">
        <w:t>.</w:t>
      </w:r>
      <w:r w:rsidR="00E440F0">
        <w:t xml:space="preserve"> </w:t>
      </w:r>
    </w:p>
    <w:p w14:paraId="5384350F" w14:textId="77777777" w:rsidR="00C21FFF" w:rsidRPr="00EF44EF" w:rsidRDefault="00C21FFF" w:rsidP="00FF023E">
      <w:pPr>
        <w:spacing w:line="480" w:lineRule="auto"/>
        <w:jc w:val="both"/>
      </w:pPr>
    </w:p>
    <w:p w14:paraId="52769223" w14:textId="763105E6" w:rsidR="00871CC0" w:rsidRDefault="00556DC4" w:rsidP="00FF023E">
      <w:pPr>
        <w:spacing w:line="480" w:lineRule="auto"/>
        <w:jc w:val="both"/>
      </w:pPr>
      <w:r>
        <w:t xml:space="preserve">Proportionally, </w:t>
      </w:r>
      <w:r w:rsidR="00C82383">
        <w:t xml:space="preserve">deaths </w:t>
      </w:r>
      <w:r>
        <w:t xml:space="preserve">from </w:t>
      </w:r>
      <w:r w:rsidR="00A83200" w:rsidRPr="00D06095">
        <w:t>drownings</w:t>
      </w:r>
      <w:r>
        <w:t xml:space="preserve"> are predicted to increase more than those of other injury types</w:t>
      </w:r>
      <w:r w:rsidR="00C82383">
        <w:t xml:space="preserve">, </w:t>
      </w:r>
      <w:r>
        <w:t xml:space="preserve">by as much </w:t>
      </w:r>
      <w:r w:rsidR="00C82383">
        <w:t>8.3% (7.3</w:t>
      </w:r>
      <w:r w:rsidR="00E549EB">
        <w:t xml:space="preserve">, </w:t>
      </w:r>
      <w:r w:rsidR="00C82383" w:rsidRPr="00D06095">
        <w:t>9.3)</w:t>
      </w:r>
      <w:r w:rsidR="00A83200" w:rsidRPr="00D06095">
        <w:t xml:space="preserve"> in men aged 15</w:t>
      </w:r>
      <w:r w:rsidR="00C82383">
        <w:t>-</w:t>
      </w:r>
      <w:r w:rsidR="00A83200" w:rsidRPr="00D06095">
        <w:t xml:space="preserve">24 years </w:t>
      </w:r>
      <w:r w:rsidR="002352BB" w:rsidRPr="00D06095">
        <w:t>(</w:t>
      </w:r>
      <w:r w:rsidR="00E31C65">
        <w:t xml:space="preserve">Supplementary </w:t>
      </w:r>
      <w:r w:rsidR="002352BB" w:rsidRPr="00D06095">
        <w:t>Figure 1)</w:t>
      </w:r>
      <w:r>
        <w:t>; the smallest</w:t>
      </w:r>
      <w:r w:rsidR="00520AA6" w:rsidRPr="00D06095">
        <w:t xml:space="preserve"> </w:t>
      </w:r>
      <w:r>
        <w:t xml:space="preserve">proportional increase was </w:t>
      </w:r>
      <w:r w:rsidR="00C82383">
        <w:t>that of</w:t>
      </w:r>
      <w:r w:rsidR="00C82383" w:rsidRPr="00D06095">
        <w:t xml:space="preserve"> </w:t>
      </w:r>
      <w:r w:rsidR="00520AA6" w:rsidRPr="00D06095">
        <w:t xml:space="preserve">assault and </w:t>
      </w:r>
      <w:r w:rsidR="00B33191">
        <w:t xml:space="preserve">intentional </w:t>
      </w:r>
      <w:r w:rsidR="00520AA6" w:rsidRPr="00D06095">
        <w:t>self-harm (less than 2%</w:t>
      </w:r>
      <w:r w:rsidR="00C82383">
        <w:t xml:space="preserve"> in all age and sex groups</w:t>
      </w:r>
      <w:r w:rsidR="00520AA6" w:rsidRPr="00D06095">
        <w:t>)</w:t>
      </w:r>
      <w:r w:rsidR="002352BB" w:rsidRPr="00D06095">
        <w:t>.</w:t>
      </w:r>
      <w:r w:rsidR="004B6DA1" w:rsidRPr="00D06095">
        <w:t xml:space="preserve"> </w:t>
      </w:r>
      <w:r w:rsidR="00F47C92">
        <w:t xml:space="preserve">There was a larger </w:t>
      </w:r>
      <w:r w:rsidR="00B90F20">
        <w:t>percent increase in</w:t>
      </w:r>
      <w:r w:rsidR="003B3A5E" w:rsidRPr="003017A9">
        <w:t xml:space="preserve"> transport </w:t>
      </w:r>
      <w:r w:rsidR="00B90F20">
        <w:t xml:space="preserve">deaths </w:t>
      </w:r>
      <w:r w:rsidR="00F47C92">
        <w:t xml:space="preserve">for males </w:t>
      </w:r>
      <w:r>
        <w:t>than for</w:t>
      </w:r>
      <w:r w:rsidR="00F47C92">
        <w:t xml:space="preserve"> females, especially</w:t>
      </w:r>
      <w:r w:rsidR="001C52C0">
        <w:t xml:space="preserve"> </w:t>
      </w:r>
      <w:r w:rsidR="001C52C0" w:rsidRPr="00C0604B">
        <w:t xml:space="preserve">in young and middle-ages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w:t>
      </w:r>
      <w:r>
        <w:t xml:space="preserve">25-34 year old men </w:t>
      </w:r>
      <w:r w:rsidR="00520AA6" w:rsidRPr="003017A9">
        <w:t xml:space="preserve">versus </w:t>
      </w:r>
      <w:r w:rsidR="00951C67">
        <w:t>0.23% (-0.28, 0.76</w:t>
      </w:r>
      <w:r w:rsidR="006D68DB">
        <w:t>)</w:t>
      </w:r>
      <w:r w:rsidR="00951C67">
        <w:t xml:space="preserve"> for </w:t>
      </w:r>
      <w:r>
        <w:t xml:space="preserve">women </w:t>
      </w:r>
      <w:r w:rsidR="00951C67">
        <w:t>of the same age</w:t>
      </w:r>
      <w:r w:rsidR="004B6DA1" w:rsidRPr="003017A9">
        <w:t>)</w:t>
      </w:r>
      <w:r w:rsidR="00572C8F">
        <w:t xml:space="preserve"> (Supplementary Figure 1).</w:t>
      </w:r>
    </w:p>
    <w:p w14:paraId="45458504" w14:textId="77777777" w:rsidR="00852290" w:rsidRPr="00886AE3" w:rsidRDefault="00852290" w:rsidP="00FF023E">
      <w:pPr>
        <w:spacing w:line="480" w:lineRule="auto"/>
        <w:jc w:val="both"/>
        <w:rPr>
          <w:rFonts w:eastAsia="Times New Roman"/>
          <w:color w:val="000000"/>
        </w:rPr>
      </w:pPr>
    </w:p>
    <w:p w14:paraId="5D877F7D" w14:textId="0D6ED77A" w:rsidR="00E84ADA" w:rsidRDefault="00C37613" w:rsidP="00FF023E">
      <w:pPr>
        <w:spacing w:line="480" w:lineRule="auto"/>
        <w:jc w:val="both"/>
      </w:pPr>
      <w:r>
        <w:t>While t</w:t>
      </w:r>
      <w:r w:rsidR="00335C7B">
        <w:t xml:space="preserve">here </w:t>
      </w:r>
      <w:r w:rsidR="0019399A">
        <w:t>are</w:t>
      </w:r>
      <w:r w:rsidR="00335C7B">
        <w:t xml:space="preserve"> no </w:t>
      </w:r>
      <w:r w:rsidR="00EC7025">
        <w:t xml:space="preserve">previous </w:t>
      </w:r>
      <w:r w:rsidR="00335C7B">
        <w:t xml:space="preserve">studies </w:t>
      </w:r>
      <w:r w:rsidR="0019399A">
        <w:t xml:space="preserve">of how </w:t>
      </w:r>
      <w:r w:rsidR="00335C7B">
        <w:t>temperature</w:t>
      </w:r>
      <w:r w:rsidR="00E84269">
        <w:t xml:space="preserve"> deviations from </w:t>
      </w:r>
      <w:r w:rsidR="0019399A">
        <w:t>long-term norm</w:t>
      </w:r>
      <w:r w:rsidR="000102A2">
        <w:t xml:space="preserve"> in each month</w:t>
      </w:r>
      <w:r w:rsidR="00E84269">
        <w:t xml:space="preserve"> are </w:t>
      </w:r>
      <w:r w:rsidR="0019399A">
        <w:t xml:space="preserve">associated </w:t>
      </w:r>
      <w:r w:rsidR="00335C7B">
        <w:t>with injury mortality, our result</w:t>
      </w:r>
      <w:r w:rsidR="00AE7E82">
        <w:t>s</w:t>
      </w:r>
      <w:r w:rsidR="00335C7B">
        <w:t xml:space="preserve"> are broadly in agreement with </w:t>
      </w:r>
      <w:r w:rsidR="0019399A">
        <w:t>those that have</w:t>
      </w:r>
      <w:r w:rsidR="00335C7B">
        <w:t xml:space="preserve"> </w:t>
      </w:r>
      <w:r w:rsidR="004C6917">
        <w:t>analyse</w:t>
      </w:r>
      <w:r w:rsidR="0019399A">
        <w:t>d</w:t>
      </w:r>
      <w:r w:rsidR="004C6917">
        <w:t xml:space="preserve"> associations with absolute </w:t>
      </w:r>
      <w:r w:rsidR="00335C7B">
        <w:t>temperature</w:t>
      </w:r>
      <w:r w:rsidR="004F125F">
        <w:t xml:space="preserve"> and for specific injury types</w:t>
      </w:r>
      <w:r w:rsidR="00000104">
        <w:t>.</w:t>
      </w:r>
      <w:r w:rsidR="00F61428">
        <w:t xml:space="preserve"> </w:t>
      </w:r>
      <w:r w:rsidR="00451818">
        <w:t xml:space="preserve">A study </w:t>
      </w:r>
      <w:r w:rsidR="00451818">
        <w:lastRenderedPageBreak/>
        <w:t xml:space="preserve">of </w:t>
      </w:r>
      <w:r w:rsidR="00B47993">
        <w:t xml:space="preserve">suicide in </w:t>
      </w:r>
      <w:r w:rsidR="00451818">
        <w:t xml:space="preserve">US counties </w:t>
      </w:r>
      <w:r w:rsidR="002413EC">
        <w:t xml:space="preserve">over </w:t>
      </w:r>
      <w:r w:rsidR="00432AA1">
        <w:t>37</w:t>
      </w:r>
      <w:r w:rsidR="002413EC">
        <w:t xml:space="preserve"> </w:t>
      </w:r>
      <w:r w:rsidR="00432AA1">
        <w:t>years (1968-200</w:t>
      </w:r>
      <w:r w:rsidR="00BC2036">
        <w:t>4)</w:t>
      </w:r>
      <w:ins w:id="16" w:author="Robbie Parks" w:date="2019-02-15T15:35:00Z">
        <w:r w:rsidR="00B52DB6">
          <w:t xml:space="preserve"> </w:t>
        </w:r>
      </w:ins>
      <w:r w:rsidR="000102A2">
        <w:t>estimated</w:t>
      </w:r>
      <w:r w:rsidR="0019399A">
        <w:t xml:space="preserve"> </w:t>
      </w:r>
      <w:r w:rsidR="00451818">
        <w:t xml:space="preserve">that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r w:rsidR="00774A8A">
        <w:rPr>
          <w:bCs/>
          <w:color w:val="000000" w:themeColor="text1"/>
        </w:rPr>
        <w:t xml:space="preserve">higher </w:t>
      </w:r>
      <w:r w:rsidR="00094D15">
        <w:rPr>
          <w:bCs/>
          <w:color w:val="000000" w:themeColor="text1"/>
        </w:rPr>
        <w:t xml:space="preserve">monthly </w:t>
      </w:r>
      <w:r w:rsidR="00451818">
        <w:rPr>
          <w:bCs/>
          <w:color w:val="000000" w:themeColor="text1"/>
        </w:rPr>
        <w:t xml:space="preserve">temperature </w:t>
      </w:r>
      <w:r w:rsidR="00F45E44">
        <w:rPr>
          <w:bCs/>
          <w:color w:val="000000" w:themeColor="text1"/>
        </w:rPr>
        <w:t xml:space="preserve">would </w:t>
      </w:r>
      <w:r w:rsidR="00451818">
        <w:rPr>
          <w:bCs/>
          <w:color w:val="000000" w:themeColor="text1"/>
        </w:rPr>
        <w:t xml:space="preserve">lead to </w:t>
      </w:r>
      <w:r w:rsidR="00E27804">
        <w:rPr>
          <w:bCs/>
          <w:color w:val="000000" w:themeColor="text1"/>
        </w:rPr>
        <w:t>a 0.7%</w:t>
      </w:r>
      <w:r w:rsidR="004B4DC2">
        <w:rPr>
          <w:bCs/>
          <w:color w:val="000000" w:themeColor="text1"/>
        </w:rPr>
        <w:t xml:space="preserve"> </w:t>
      </w:r>
      <w:r w:rsidR="00186BE6">
        <w:rPr>
          <w:bCs/>
          <w:color w:val="000000" w:themeColor="text1"/>
        </w:rPr>
        <w:t xml:space="preserve">rise </w:t>
      </w:r>
      <w:r w:rsidR="00E27804">
        <w:rPr>
          <w:bCs/>
          <w:color w:val="000000" w:themeColor="text1"/>
        </w:rPr>
        <w:t xml:space="preserve">in </w:t>
      </w:r>
      <w:r w:rsidR="00451818">
        <w:rPr>
          <w:bCs/>
          <w:color w:val="000000" w:themeColor="text1"/>
        </w:rPr>
        <w:t>suicide</w:t>
      </w:r>
      <w:r w:rsidR="00E27804">
        <w:rPr>
          <w:bCs/>
          <w:color w:val="000000" w:themeColor="text1"/>
        </w:rPr>
        <w:t>s</w:t>
      </w:r>
      <w:r w:rsidR="00451818">
        <w:rPr>
          <w:bCs/>
          <w:color w:val="000000" w:themeColor="text1"/>
        </w:rPr>
        <w:t>,</w:t>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r w:rsidR="00C339CC">
        <w:rPr>
          <w:bCs/>
          <w:color w:val="000000" w:themeColor="text1"/>
        </w:rPr>
        <w:t xml:space="preserve"> our findings of</w:t>
      </w:r>
      <w:r w:rsidR="00451818">
        <w:rPr>
          <w:bCs/>
          <w:color w:val="000000" w:themeColor="text1"/>
        </w:rPr>
        <w:t xml:space="preserve"> </w:t>
      </w:r>
      <w:r w:rsidR="00BB73FD">
        <w:rPr>
          <w:bCs/>
          <w:color w:val="000000" w:themeColor="text1"/>
        </w:rPr>
        <w:t>0.44</w:t>
      </w:r>
      <w:r w:rsidR="00F45E44">
        <w:rPr>
          <w:bCs/>
          <w:color w:val="000000" w:themeColor="text1"/>
        </w:rPr>
        <w:t>-</w:t>
      </w:r>
      <w:r w:rsidR="00BB73FD">
        <w:rPr>
          <w:bCs/>
          <w:color w:val="000000" w:themeColor="text1"/>
        </w:rPr>
        <w:t xml:space="preserve">1% in males and </w:t>
      </w:r>
      <w:r w:rsidR="001648C7">
        <w:rPr>
          <w:bCs/>
          <w:color w:val="000000" w:themeColor="text1"/>
        </w:rPr>
        <w:t>0.39</w:t>
      </w:r>
      <w:r w:rsidR="00F45E44">
        <w:rPr>
          <w:bCs/>
          <w:color w:val="000000" w:themeColor="text1"/>
        </w:rPr>
        <w:t>-</w:t>
      </w:r>
      <w:r w:rsidR="001648C7">
        <w:rPr>
          <w:bCs/>
          <w:color w:val="000000" w:themeColor="text1"/>
        </w:rPr>
        <w:t>1.47% in females</w:t>
      </w:r>
      <w:r w:rsidR="00F45E44">
        <w:rPr>
          <w:bCs/>
          <w:color w:val="000000" w:themeColor="text1"/>
        </w:rPr>
        <w:t xml:space="preserve"> in different ages</w:t>
      </w:r>
      <w:r w:rsidR="002E31AE">
        <w:rPr>
          <w:bCs/>
          <w:color w:val="000000" w:themeColor="text1"/>
        </w:rPr>
        <w:t>.</w:t>
      </w:r>
      <w:r w:rsidR="000102A2">
        <w:rPr>
          <w:bCs/>
          <w:color w:val="000000" w:themeColor="text1"/>
        </w:rPr>
        <w:t xml:space="preserve"> </w:t>
      </w:r>
      <w:r w:rsidR="00A85099">
        <w:t xml:space="preserve">In a </w:t>
      </w:r>
      <w:r w:rsidR="002F3140">
        <w:t xml:space="preserve"> </w:t>
      </w:r>
      <w:r w:rsidR="00F36DC3">
        <w:t>study</w:t>
      </w:r>
      <w:r w:rsidR="005D2C7A">
        <w:t xml:space="preserve"> </w:t>
      </w:r>
      <w:r w:rsidR="00E84269">
        <w:t xml:space="preserve">of </w:t>
      </w:r>
      <w:r w:rsidR="002F3140">
        <w:t xml:space="preserve">six </w:t>
      </w:r>
      <w:r w:rsidR="0044605D">
        <w:t>French heatwaves</w:t>
      </w:r>
      <w:r w:rsidR="002F3140">
        <w:t xml:space="preserve"> during 1971-2003</w:t>
      </w:r>
      <w:r w:rsidR="003017A9" w:rsidRPr="00886AE3">
        <w:t>,</w:t>
      </w:r>
      <w:r w:rsidR="00F36DC3">
        <w:t xml:space="preserve"> </w:t>
      </w:r>
      <w:r w:rsidR="006F43C8">
        <w:t>mortality from</w:t>
      </w:r>
      <w:r w:rsidR="00A85099">
        <w:t xml:space="preserve"> unintentional injuries </w:t>
      </w:r>
      <w:r w:rsidR="002F3140">
        <w:t>rose</w:t>
      </w:r>
      <w:r w:rsidR="00BC72E4">
        <w:t xml:space="preserve"> by up to</w:t>
      </w:r>
      <w:r w:rsidR="00D61244">
        <w:t xml:space="preserve"> 4% during a heatwave period compared to a non-heatwave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r w:rsidR="007C7538">
        <w:t xml:space="preserve"> </w:t>
      </w:r>
      <w:r w:rsidR="00F45E44">
        <w:t xml:space="preserve">A </w:t>
      </w:r>
      <w:r w:rsidR="00A439F5">
        <w:t>s</w:t>
      </w:r>
      <w:r w:rsidR="000667D9">
        <w:t xml:space="preserve">tudy of </w:t>
      </w:r>
      <w:r w:rsidR="00543F50">
        <w:t xml:space="preserve">daily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r w:rsidR="00F64D8C">
        <w:t xml:space="preserv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r w:rsidR="0099491E">
        <w:t xml:space="preserve"> </w:t>
      </w:r>
    </w:p>
    <w:p w14:paraId="3015B0C6" w14:textId="77777777" w:rsidR="00266429" w:rsidRDefault="00266429" w:rsidP="00FF023E">
      <w:pPr>
        <w:spacing w:line="480" w:lineRule="auto"/>
        <w:jc w:val="both"/>
        <w:rPr>
          <w:color w:val="000000" w:themeColor="text1"/>
        </w:rPr>
      </w:pPr>
    </w:p>
    <w:p w14:paraId="2F9BC8E8" w14:textId="0D245DE9" w:rsidR="00A83B2D" w:rsidRDefault="007B0B98" w:rsidP="00A83B2D">
      <w:pPr>
        <w:spacing w:line="480" w:lineRule="auto"/>
        <w:jc w:val="both"/>
      </w:pPr>
      <w:r>
        <w:t>That anomalous</w:t>
      </w:r>
      <w:r w:rsidR="00FF521E">
        <w:t>ly</w:t>
      </w:r>
      <w:r>
        <w:t xml:space="preserve"> warm temperature influences deaths from drowning, although not previously quantified, is highly plausible</w:t>
      </w:r>
      <w:r w:rsidR="00A83B2D">
        <w:t xml:space="preserve"> because</w:t>
      </w:r>
      <w:r>
        <w:t xml:space="preserve"> swimming is </w:t>
      </w:r>
      <w:r w:rsidR="00E84269">
        <w:t>likely</w:t>
      </w:r>
      <w:r w:rsidR="00FF521E">
        <w:t xml:space="preserve"> to be</w:t>
      </w:r>
      <w:r w:rsidR="00E84269">
        <w:t xml:space="preserve"> more common</w:t>
      </w:r>
      <w:r w:rsidR="00D607C1">
        <w:t xml:space="preserve"> </w:t>
      </w:r>
      <w:r w:rsidR="00FF521E">
        <w:t>when monthly temperature is higher</w:t>
      </w:r>
      <w:r>
        <w:t xml:space="preserve">. </w:t>
      </w:r>
      <w:r w:rsidR="00443EC8">
        <w:t xml:space="preserve">The higher </w:t>
      </w:r>
      <w:r w:rsidR="0014370F">
        <w:t xml:space="preserve">relative and absolute impacts on men compared with women </w:t>
      </w:r>
      <w:r w:rsidR="00967ED4">
        <w:t xml:space="preserve">may reflect </w:t>
      </w:r>
      <w:r w:rsidR="00FF521E">
        <w:t>differences in behaviour. For example over half of the male swimming deaths</w:t>
      </w:r>
      <w:r w:rsidRPr="00636C9B">
        <w:t xml:space="preserve"> </w:t>
      </w:r>
      <w:r w:rsidR="0014370F">
        <w:t xml:space="preserve">for males </w:t>
      </w:r>
      <w:r w:rsidR="00FF521E">
        <w:t xml:space="preserve">occur </w:t>
      </w:r>
      <w:r w:rsidR="0014370F">
        <w:t>i</w:t>
      </w:r>
      <w:r w:rsidRPr="00636C9B">
        <w:t xml:space="preserve">n natural water, </w:t>
      </w:r>
      <w:r w:rsidR="00FF521E">
        <w:t>compared to about quarter</w:t>
      </w:r>
      <w:r>
        <w:t xml:space="preserve"> </w:t>
      </w:r>
      <w:r w:rsidRPr="00636C9B">
        <w:t>for females (1999-2010)</w:t>
      </w:r>
      <w:r w:rsidR="00B2744D">
        <w:t>,</w:t>
      </w:r>
      <w:r w:rsidRPr="00636C9B">
        <w:fldChar w:fldCharType="begin" w:fldLock="1"/>
      </w:r>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00C450F3" w:rsidRPr="00C450F3">
        <w:rPr>
          <w:noProof/>
          <w:vertAlign w:val="superscript"/>
        </w:rPr>
        <w:t>17</w:t>
      </w:r>
      <w:r w:rsidRPr="00636C9B">
        <w:fldChar w:fldCharType="end"/>
      </w:r>
      <w:r w:rsidR="000A342E">
        <w:t xml:space="preserve"> </w:t>
      </w:r>
      <w:r w:rsidR="00FF521E">
        <w:t>which may lead to a relatively rise in the former in warmer weather</w:t>
      </w:r>
      <w:r w:rsidR="000A342E">
        <w:t xml:space="preserve">. </w:t>
      </w:r>
      <w:r w:rsidR="00D607C1">
        <w:t xml:space="preserve">Similarly, the decline in deaths from falls, which are mostly in older ages, </w:t>
      </w:r>
      <w:r w:rsidR="00FF521E">
        <w:t>may be</w:t>
      </w:r>
      <w:r w:rsidR="00D607C1">
        <w:t xml:space="preserve"> because </w:t>
      </w:r>
      <w:r w:rsidR="00A83B2D">
        <w:t>falls in</w:t>
      </w:r>
      <w:r w:rsidR="00A83B2D" w:rsidRPr="00636C9B">
        <w:t xml:space="preserve"> older people</w:t>
      </w:r>
      <w:r w:rsidR="00A83B2D">
        <w:t xml:space="preserve"> </w:t>
      </w:r>
      <w:r w:rsidR="00D607C1">
        <w:t xml:space="preserve">are </w:t>
      </w:r>
      <w:r w:rsidR="00FF521E">
        <w:t xml:space="preserve">more likely to be </w:t>
      </w:r>
      <w:r w:rsidR="00D607C1">
        <w:t>due to</w:t>
      </w:r>
      <w:r w:rsidR="00A83B2D">
        <w:t xml:space="preserve"> </w:t>
      </w:r>
      <w:r w:rsidR="00B0580D">
        <w:t>slipping on ice</w:t>
      </w:r>
      <w:r w:rsidR="00FF521E">
        <w:t xml:space="preserve"> than in younger ages</w:t>
      </w:r>
      <w:r w:rsidR="008F546C">
        <w:t>.</w:t>
      </w:r>
      <w:r w:rsidR="008F546C">
        <w:fldChar w:fldCharType="begin" w:fldLock="1"/>
      </w:r>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r w:rsidR="008F546C">
        <w:fldChar w:fldCharType="end"/>
      </w:r>
    </w:p>
    <w:p w14:paraId="565F111C" w14:textId="77777777" w:rsidR="00A83B2D" w:rsidRDefault="00A83B2D" w:rsidP="00FF023E">
      <w:pPr>
        <w:spacing w:line="480" w:lineRule="auto"/>
        <w:jc w:val="both"/>
      </w:pPr>
    </w:p>
    <w:p w14:paraId="787F372A" w14:textId="1F194A22" w:rsidR="00AB5EE2" w:rsidRPr="00214145" w:rsidRDefault="00A83B2D" w:rsidP="00FF023E">
      <w:pPr>
        <w:spacing w:line="480" w:lineRule="auto"/>
        <w:jc w:val="both"/>
      </w:pPr>
      <w:r>
        <w:t xml:space="preserve">The pathways </w:t>
      </w:r>
      <w:r w:rsidR="00C52B41">
        <w:t>from anomalous temperature to</w:t>
      </w:r>
      <w:r>
        <w:t xml:space="preserve"> </w:t>
      </w:r>
      <w:r w:rsidR="00C52B41">
        <w:t>transport</w:t>
      </w:r>
      <w:r>
        <w:t xml:space="preserve"> injur</w:t>
      </w:r>
      <w:r w:rsidR="00C52B41">
        <w:t xml:space="preserve">y </w:t>
      </w:r>
      <w:r>
        <w:t>are more varied.</w:t>
      </w:r>
      <w:r w:rsidR="007B0B98">
        <w:t xml:space="preserve"> </w:t>
      </w:r>
      <w:r w:rsidR="004E0579">
        <w:t xml:space="preserve"> </w:t>
      </w:r>
      <w:r w:rsidR="005700FE">
        <w:t>Firstly, d</w:t>
      </w:r>
      <w:r w:rsidR="007E25B1">
        <w:t>riving performance deteriorates at higher temperatures</w:t>
      </w:r>
      <w:r w:rsidR="00066E8B">
        <w:t>.</w:t>
      </w:r>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r w:rsidR="00066E8B">
        <w:t xml:space="preserve"> </w:t>
      </w:r>
      <w:r w:rsidR="005700FE">
        <w:t>Further</w:t>
      </w:r>
      <w:r w:rsidR="00E55FAE">
        <w:t xml:space="preserve">, </w:t>
      </w:r>
      <w:r w:rsidR="00240B13">
        <w:t>a</w:t>
      </w:r>
      <w:r w:rsidR="00F331B7">
        <w:t xml:space="preserve">lcohol consumption increases </w:t>
      </w:r>
      <w:r w:rsidR="00B90B76">
        <w:t>during</w:t>
      </w:r>
      <w:r w:rsidR="00F331B7">
        <w:t xml:space="preserve"> </w:t>
      </w:r>
      <w:r w:rsidR="005700FE">
        <w:t xml:space="preserve">warm </w:t>
      </w:r>
      <w:r w:rsidR="00F331B7">
        <w:t>temperature anomal</w:t>
      </w:r>
      <w:r w:rsidR="00B90B76">
        <w:t>ies</w:t>
      </w:r>
      <w:r w:rsidR="00066E8B">
        <w:t>,</w:t>
      </w:r>
      <w:r w:rsidR="00F331B7">
        <w:fldChar w:fldCharType="begin" w:fldLock="1"/>
      </w:r>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331B7">
        <w:fldChar w:fldCharType="separate"/>
      </w:r>
      <w:r w:rsidR="00C450F3" w:rsidRPr="00C450F3">
        <w:rPr>
          <w:noProof/>
          <w:vertAlign w:val="superscript"/>
        </w:rPr>
        <w:t>25</w:t>
      </w:r>
      <w:r w:rsidR="00F331B7">
        <w:fldChar w:fldCharType="end"/>
      </w:r>
      <w:r w:rsidR="00FA40C6">
        <w:t xml:space="preserve"> potentially</w:t>
      </w:r>
      <w:r w:rsidR="00F331B7">
        <w:t xml:space="preserve"> </w:t>
      </w:r>
      <w:r w:rsidR="009D48D4">
        <w:t xml:space="preserve">also </w:t>
      </w:r>
      <w:r w:rsidR="00F331B7">
        <w:t>explain</w:t>
      </w:r>
      <w:r w:rsidR="00066E8B">
        <w:t>ing</w:t>
      </w:r>
      <w:r w:rsidR="00F331B7">
        <w:t xml:space="preserve"> why </w:t>
      </w:r>
      <w:r w:rsidR="00207F3E" w:rsidRPr="00362889">
        <w:t>teenagers</w:t>
      </w:r>
      <w:r w:rsidR="00066E8B">
        <w:t xml:space="preserve">, </w:t>
      </w:r>
      <w:commentRangeStart w:id="17"/>
      <w:commentRangeStart w:id="18"/>
      <w:r w:rsidR="00186114">
        <w:t>who are more likely than other age groups to crash while intoxicated,</w:t>
      </w:r>
      <w:commentRangeEnd w:id="17"/>
      <w:r w:rsidR="009D48D4">
        <w:rPr>
          <w:rStyle w:val="CommentReference"/>
          <w:rFonts w:asciiTheme="minorHAnsi" w:hAnsiTheme="minorHAnsi" w:cstheme="minorBidi"/>
          <w:lang w:eastAsia="en-US"/>
        </w:rPr>
        <w:commentReference w:id="17"/>
      </w:r>
      <w:commentRangeEnd w:id="18"/>
      <w:r w:rsidR="00B52DB6">
        <w:rPr>
          <w:rStyle w:val="CommentReference"/>
          <w:rFonts w:asciiTheme="minorHAnsi" w:hAnsiTheme="minorHAnsi" w:cstheme="minorBidi"/>
          <w:lang w:eastAsia="en-US"/>
        </w:rPr>
        <w:commentReference w:id="18"/>
      </w:r>
      <w:r w:rsidR="006704CC">
        <w:fldChar w:fldCharType="begin" w:fldLock="1"/>
      </w:r>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rsidR="006704CC">
        <w:fldChar w:fldCharType="separate"/>
      </w:r>
      <w:r w:rsidR="00C450F3" w:rsidRPr="00C450F3">
        <w:rPr>
          <w:noProof/>
          <w:vertAlign w:val="superscript"/>
        </w:rPr>
        <w:t>26</w:t>
      </w:r>
      <w:r w:rsidR="006704CC">
        <w:fldChar w:fldCharType="end"/>
      </w:r>
      <w:r w:rsidR="00207F3E" w:rsidRPr="00362889">
        <w:t xml:space="preserve"> </w:t>
      </w:r>
      <w:r w:rsidR="009D48D4">
        <w:t>experience a larger proportional rise in</w:t>
      </w:r>
      <w:r w:rsidR="00F331B7">
        <w:t xml:space="preserve"> transport</w:t>
      </w:r>
      <w:r w:rsidR="00B90B76">
        <w:t>-related</w:t>
      </w:r>
      <w:r w:rsidR="00F331B7">
        <w:t xml:space="preserve"> injuries</w:t>
      </w:r>
      <w:r w:rsidR="00207F3E" w:rsidRPr="00283E06">
        <w:t xml:space="preserve"> than older ages</w:t>
      </w:r>
      <w:r w:rsidR="006704CC">
        <w:t xml:space="preserve"> when temperatures are anomalously warm.</w:t>
      </w:r>
      <w:r w:rsidR="00E55FAE">
        <w:t xml:space="preserve"> </w:t>
      </w:r>
      <w:r w:rsidR="007B37C7">
        <w:t xml:space="preserve">Lastly, </w:t>
      </w:r>
      <w:r w:rsidR="009D48D4">
        <w:t>warmer</w:t>
      </w:r>
      <w:r w:rsidR="00E55FAE">
        <w:t xml:space="preserve"> temperatures </w:t>
      </w:r>
      <w:r w:rsidR="005F3A66">
        <w:t xml:space="preserve">generally </w:t>
      </w:r>
      <w:r w:rsidR="00B04E34">
        <w:t>increas</w:t>
      </w:r>
      <w:r w:rsidR="001A1E76">
        <w:t>e road traffic</w:t>
      </w:r>
      <w:r w:rsidR="00B04E34">
        <w:t xml:space="preserve"> </w:t>
      </w:r>
      <w:r w:rsidR="00E55FAE">
        <w:t xml:space="preserve">in </w:t>
      </w:r>
      <w:r w:rsidR="009445A8">
        <w:t>North America</w:t>
      </w:r>
      <w:r w:rsidR="009D48D4">
        <w:t>;</w:t>
      </w:r>
      <w:r w:rsidR="001A1E76">
        <w:fldChar w:fldCharType="begin" w:fldLock="1"/>
      </w:r>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1A1E76">
        <w:fldChar w:fldCharType="separate"/>
      </w:r>
      <w:r w:rsidR="00C450F3" w:rsidRPr="00C450F3">
        <w:rPr>
          <w:noProof/>
          <w:vertAlign w:val="superscript"/>
        </w:rPr>
        <w:t>27–30</w:t>
      </w:r>
      <w:r w:rsidR="001A1E76">
        <w:fldChar w:fldCharType="end"/>
      </w:r>
      <w:r w:rsidR="006D2CBB">
        <w:t xml:space="preserve"> With more people</w:t>
      </w:r>
      <w:r w:rsidR="00575AEF">
        <w:t xml:space="preserve"> generally</w:t>
      </w:r>
      <w:r w:rsidR="006D2CBB">
        <w:t xml:space="preserve"> outdoors in warmer weather,</w:t>
      </w:r>
      <w:r w:rsidR="009C4527">
        <w:fldChar w:fldCharType="begin" w:fldLock="1"/>
      </w:r>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r w:rsidR="009C4527">
        <w:fldChar w:fldCharType="end"/>
      </w:r>
      <w:r w:rsidR="006D2CBB">
        <w:t xml:space="preserve"> this</w:t>
      </w:r>
      <w:r w:rsidR="00484EC5">
        <w:t xml:space="preserve"> could lead to more </w:t>
      </w:r>
      <w:r w:rsidR="009D48D4">
        <w:t xml:space="preserve">fatal </w:t>
      </w:r>
      <w:r w:rsidR="00484EC5">
        <w:t>collisions.</w:t>
      </w:r>
    </w:p>
    <w:p w14:paraId="3AFBA133" w14:textId="77777777" w:rsidR="005773FB" w:rsidRDefault="005773FB" w:rsidP="00FF023E">
      <w:pPr>
        <w:spacing w:line="480" w:lineRule="auto"/>
        <w:jc w:val="both"/>
      </w:pPr>
    </w:p>
    <w:p w14:paraId="46FF7E36" w14:textId="6449BA81" w:rsidR="00701866" w:rsidRPr="00542390" w:rsidRDefault="00BE5F0E" w:rsidP="00D92F3C">
      <w:pPr>
        <w:spacing w:line="480" w:lineRule="auto"/>
        <w:jc w:val="both"/>
        <w:rPr>
          <w:i/>
          <w:color w:val="000000" w:themeColor="text1"/>
        </w:rPr>
      </w:pPr>
      <w:r>
        <w:lastRenderedPageBreak/>
        <w:t>P</w:t>
      </w:r>
      <w:r w:rsidR="005773FB">
        <w:t xml:space="preserve">athways </w:t>
      </w:r>
      <w:r w:rsidR="00B90B76">
        <w:t xml:space="preserve">linking </w:t>
      </w:r>
      <w:r w:rsidR="005773FB">
        <w:t>anomalously high temperatures and deaths from assault</w:t>
      </w:r>
      <w:r>
        <w:t xml:space="preserve"> and self-harm are less established</w:t>
      </w:r>
      <w:r w:rsidR="005773FB">
        <w:t xml:space="preserve">. </w:t>
      </w:r>
      <w:r w:rsidR="00060831">
        <w:t xml:space="preserve">One </w:t>
      </w:r>
      <w:r w:rsidR="005D41A4">
        <w:t xml:space="preserve">hypothesis </w:t>
      </w:r>
      <w:r w:rsidR="00060831">
        <w:t>is that</w:t>
      </w:r>
      <w:r w:rsidR="00887243">
        <w:t>, similar to transport</w:t>
      </w:r>
      <w:r w:rsidR="006023C5">
        <w:t>,</w:t>
      </w:r>
      <w:r w:rsidR="00887243">
        <w:t xml:space="preserve"> </w:t>
      </w:r>
      <w:r w:rsidR="005F20AD">
        <w:t xml:space="preserve">more time spent outdoors in anomalously warmer temperatures </w:t>
      </w:r>
      <w:r w:rsidR="009F36AB">
        <w:t xml:space="preserve">leads </w:t>
      </w:r>
      <w:r w:rsidR="005F20AD">
        <w:t>to an increased number of face-to-face interactions, and hence</w:t>
      </w:r>
      <w:ins w:id="19" w:author="Robbie Parks" w:date="2019-02-15T15:37:00Z">
        <w:r w:rsidR="00B52DB6">
          <w:t xml:space="preserve"> </w:t>
        </w:r>
      </w:ins>
      <w:r w:rsidR="005F20AD">
        <w:t>arguments, confrontations, and ultimately assault</w:t>
      </w:r>
      <w:r w:rsidR="00134D6A">
        <w:t>s</w:t>
      </w:r>
      <w:r w:rsidR="002D7F86">
        <w:t>.</w:t>
      </w:r>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r w:rsidR="00AB562C">
        <w:t xml:space="preserve">Regarding intentional self-harm, </w:t>
      </w:r>
      <w:r w:rsidR="005031B9">
        <w:t xml:space="preserve">higher </w:t>
      </w:r>
      <w:r w:rsidR="00681A5F">
        <w:t>temperature ha</w:t>
      </w:r>
      <w:r w:rsidR="005031B9">
        <w:t>s</w:t>
      </w:r>
      <w:r w:rsidR="00681A5F">
        <w:t xml:space="preserve"> been </w:t>
      </w:r>
      <w:del w:id="20" w:author="Robbie Parks" w:date="2019-02-17T23:20:00Z">
        <w:r w:rsidR="00681A5F" w:rsidDel="00506ECB">
          <w:delText xml:space="preserve">associated </w:delText>
        </w:r>
      </w:del>
      <w:ins w:id="21" w:author="Robbie Parks" w:date="2019-02-17T23:20:00Z">
        <w:r w:rsidR="00506ECB">
          <w:t>hypothesised</w:t>
        </w:r>
        <w:r w:rsidR="00506ECB">
          <w:t xml:space="preserve"> </w:t>
        </w:r>
      </w:ins>
      <w:r w:rsidR="00681A5F">
        <w:t>with higher levels of distress in younger people</w:t>
      </w:r>
      <w:r w:rsidR="00DB43E9">
        <w:t>.</w:t>
      </w:r>
      <w:r w:rsidR="00681A5F">
        <w:fldChar w:fldCharType="begin" w:fldLock="1"/>
      </w:r>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rsidR="00681A5F">
        <w:fldChar w:fldCharType="separate"/>
      </w:r>
      <w:r w:rsidR="00C450F3" w:rsidRPr="00C450F3">
        <w:rPr>
          <w:noProof/>
          <w:vertAlign w:val="superscript"/>
        </w:rPr>
        <w:t>36</w:t>
      </w:r>
      <w:r w:rsidR="00681A5F">
        <w:fldChar w:fldCharType="end"/>
      </w:r>
      <w:r w:rsidR="00681A5F">
        <w:t xml:space="preserve"> </w:t>
      </w:r>
      <w:r w:rsidR="00DB43E9">
        <w:t xml:space="preserve">However, </w:t>
      </w:r>
      <w:r w:rsidR="00681A5F">
        <w:t xml:space="preserve">links between </w:t>
      </w:r>
      <w:r w:rsidR="00B45A6F">
        <w:t xml:space="preserve">temperature and </w:t>
      </w:r>
      <w:r w:rsidR="00681A5F">
        <w:t xml:space="preserve">mental health </w:t>
      </w:r>
      <w:r w:rsidR="00B45A6F">
        <w:t>requires further investigation,</w:t>
      </w:r>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r w:rsidR="00B45A6F">
        <w:t>including whether the relationship varies by age and gender, as indicated by our results.</w:t>
      </w:r>
    </w:p>
    <w:p w14:paraId="1733C77D" w14:textId="77777777" w:rsidR="00701866" w:rsidRDefault="00701866" w:rsidP="00FF023E">
      <w:pPr>
        <w:spacing w:line="480" w:lineRule="auto"/>
        <w:jc w:val="both"/>
        <w:rPr>
          <w:i/>
        </w:rPr>
      </w:pPr>
    </w:p>
    <w:p w14:paraId="0612ADBF" w14:textId="27295D0B" w:rsidR="00701866" w:rsidRPr="002A2E8D" w:rsidRDefault="003D6B63" w:rsidP="00FF023E">
      <w:pPr>
        <w:spacing w:line="480" w:lineRule="auto"/>
        <w:jc w:val="both"/>
      </w:pPr>
      <w:r>
        <w:t xml:space="preserve">The major strength of our </w:t>
      </w:r>
      <w:r w:rsidR="00701866">
        <w:t xml:space="preserve">study </w:t>
      </w:r>
      <w:r>
        <w:t xml:space="preserve">is that we </w:t>
      </w:r>
      <w:r w:rsidR="00177480">
        <w:t xml:space="preserve">have </w:t>
      </w:r>
      <w:r w:rsidR="00701866">
        <w:t>comprehensive</w:t>
      </w:r>
      <w:r>
        <w:t>ly</w:t>
      </w:r>
      <w:r w:rsidR="00701866">
        <w:t xml:space="preserve"> </w:t>
      </w:r>
      <w:r>
        <w:t>modelled</w:t>
      </w:r>
      <w:r w:rsidR="00701866">
        <w:t xml:space="preserve"> </w:t>
      </w:r>
      <w:r>
        <w:t>the</w:t>
      </w:r>
      <w:r w:rsidR="00701866">
        <w:t xml:space="preserve"> association of temperature anomaly with injury by type of injury, </w:t>
      </w:r>
      <w:r w:rsidR="00E715F2">
        <w:t>month</w:t>
      </w:r>
      <w:r w:rsidR="000307CB">
        <w:t>,</w:t>
      </w:r>
      <w:r w:rsidR="00E715F2">
        <w:t xml:space="preserve"> </w:t>
      </w:r>
      <w:r w:rsidR="00701866">
        <w:t>age group and sex.</w:t>
      </w:r>
      <w:r w:rsidR="00676372">
        <w:t xml:space="preserve"> </w:t>
      </w:r>
      <w:r w:rsidR="000931BC">
        <w:t>Our meas</w:t>
      </w:r>
      <w:ins w:id="22" w:author="Robbie Parks" w:date="2019-02-15T15:41:00Z">
        <w:r w:rsidR="00B52DB6">
          <w:t>u</w:t>
        </w:r>
      </w:ins>
      <w:r w:rsidR="000931BC">
        <w:t>re if</w:t>
      </w:r>
      <w:r w:rsidR="00701866">
        <w:t xml:space="preserve"> temperature anomaly internalises long-term historical experience </w:t>
      </w:r>
      <w:r w:rsidR="000931BC">
        <w:t>of each state</w:t>
      </w:r>
      <w:r w:rsidR="00701866">
        <w:t xml:space="preserve">, and is closer to what climate change may bring about than solely examining </w:t>
      </w:r>
      <w:r w:rsidR="000931BC">
        <w:t>daily</w:t>
      </w:r>
      <w:r w:rsidR="00701866">
        <w:t xml:space="preserve"> episodes</w:t>
      </w:r>
      <w:r w:rsidR="000931BC">
        <w:t>, or average temperature to which people have adapted</w:t>
      </w:r>
      <w:r w:rsidR="00701866">
        <w:t xml:space="preserve">. </w:t>
      </w:r>
      <w:r w:rsidR="000931BC">
        <w:t>To utilise this metric, w</w:t>
      </w:r>
      <w:r w:rsidR="00701866">
        <w:t xml:space="preserve">e </w:t>
      </w:r>
      <w:r w:rsidR="00753F96">
        <w:t xml:space="preserve">integrated </w:t>
      </w:r>
      <w:r w:rsidR="00701866">
        <w:t xml:space="preserve">two </w:t>
      </w:r>
      <w:r w:rsidR="009049A1">
        <w:t xml:space="preserve">massive </w:t>
      </w:r>
      <w:r w:rsidR="00701866">
        <w:t xml:space="preserve">disparate </w:t>
      </w:r>
      <w:r w:rsidR="00753F96">
        <w:t xml:space="preserve">national </w:t>
      </w:r>
      <w:r w:rsidR="00701866">
        <w:t xml:space="preserve">datasets </w:t>
      </w:r>
      <w:r w:rsidR="00753F96">
        <w:t>on</w:t>
      </w:r>
      <w:r w:rsidR="00701866">
        <w:t xml:space="preserve"> mortality </w:t>
      </w:r>
      <w:r w:rsidR="004D2D69">
        <w:t>(</w:t>
      </w:r>
      <w:r w:rsidR="0007339A">
        <w:t xml:space="preserve">US </w:t>
      </w:r>
      <w:r w:rsidR="000A0410">
        <w:t>vital statistics</w:t>
      </w:r>
      <w:r w:rsidR="004D2D69">
        <w:t xml:space="preserve">) </w:t>
      </w:r>
      <w:r w:rsidR="00701866">
        <w:t xml:space="preserve">and meteorology </w:t>
      </w:r>
      <w:r w:rsidR="00E512AF">
        <w:t>(ERA-Interim</w:t>
      </w:r>
      <w:r w:rsidR="009C2BC0"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9C2BC0" w:rsidRPr="00636C9B">
        <w:fldChar w:fldCharType="separate"/>
      </w:r>
      <w:r w:rsidR="00C450F3" w:rsidRPr="00C450F3">
        <w:rPr>
          <w:noProof/>
          <w:vertAlign w:val="superscript"/>
        </w:rPr>
        <w:t>38</w:t>
      </w:r>
      <w:r w:rsidR="009C2BC0" w:rsidRPr="00636C9B">
        <w:fldChar w:fldCharType="end"/>
      </w:r>
      <w:r w:rsidR="00E512AF">
        <w:t>)</w:t>
      </w:r>
      <w:r w:rsidR="00753F96">
        <w:t>, and developed a bespoke</w:t>
      </w:r>
      <w:r w:rsidR="00E512AF">
        <w:t xml:space="preserve"> </w:t>
      </w:r>
      <w:r w:rsidR="00F2181C">
        <w:t>Bayesian spatio-temporal model</w:t>
      </w:r>
      <w:r w:rsidR="00701866">
        <w:t>.</w:t>
      </w:r>
      <w:r w:rsidR="006011A5">
        <w:t xml:space="preserve"> </w:t>
      </w:r>
      <w:r w:rsidR="00701866">
        <w:t>A limitation of our study is that, like all observation studies, we cannot rule out confounding</w:t>
      </w:r>
      <w:r w:rsidR="00BE5F0E">
        <w:t xml:space="preserve"> of results due to other factors</w:t>
      </w:r>
      <w:r w:rsidR="00701866">
        <w:t xml:space="preserve">, although it is unlikely that </w:t>
      </w:r>
      <w:r w:rsidR="00BE5F0E">
        <w:t>such</w:t>
      </w:r>
      <w:r w:rsidR="00701866">
        <w:t xml:space="preserve">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2A67B76B" w:rsidR="00F76D4F" w:rsidRPr="00254463" w:rsidRDefault="00735673" w:rsidP="00FF023E">
      <w:pPr>
        <w:spacing w:line="480" w:lineRule="auto"/>
        <w:jc w:val="both"/>
      </w:pPr>
      <w:r w:rsidRPr="00254463">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w:t>
      </w:r>
      <w:r w:rsidR="00447981">
        <w:t xml:space="preserve">phenomena such as </w:t>
      </w:r>
      <w:r>
        <w:t>climate change</w:t>
      </w:r>
      <w:r w:rsidR="00447981">
        <w:t>, unless countered by social and health system interventions</w:t>
      </w:r>
      <w:r w:rsidR="00092B09">
        <w:t xml:space="preserve"> that mitigate these impacts</w:t>
      </w:r>
      <w:r>
        <w:t>.</w:t>
      </w:r>
      <w:r w:rsidR="006652B3">
        <w:t xml:space="preserve"> </w:t>
      </w:r>
      <w:r w:rsidR="000B4B68">
        <w:t>Though absolute impacts o</w:t>
      </w:r>
      <w:r w:rsidR="00A74766">
        <w:t>n</w:t>
      </w:r>
      <w:r w:rsidR="000B4B68">
        <w:t xml:space="preserve"> mortality are</w:t>
      </w:r>
      <w:r w:rsidR="00A74766">
        <w:t xml:space="preserve"> modest</w:t>
      </w:r>
      <w:r w:rsidR="000B4B68">
        <w:t xml:space="preserve">, </w:t>
      </w:r>
      <w:r w:rsidR="00A74766">
        <w:t xml:space="preserve">those, especially men, in young to middle-ages will experience the largest impacts. </w:t>
      </w:r>
      <w:r w:rsidR="00584490">
        <w:t xml:space="preserve">This group currently experiences disproportionately large burden of injuries. Therefore a </w:t>
      </w:r>
      <w:r w:rsidR="00584490">
        <w:lastRenderedPageBreak/>
        <w:t xml:space="preserve">combination of public health interventions that broadly target injuries in these groups – for example </w:t>
      </w:r>
      <w:del w:id="23" w:author="Robbie Parks" w:date="2019-02-17T22:34:00Z">
        <w:r w:rsidR="00584490" w:rsidDel="00C3189F">
          <w:delText xml:space="preserve">XXXXX </w:delText>
        </w:r>
      </w:del>
      <w:ins w:id="24" w:author="Robbie Parks" w:date="2019-02-17T22:34:00Z">
        <w:r w:rsidR="00C3189F">
          <w:t xml:space="preserve">targeted messaging for younger males on the risks of high temperature and mental health or transport injury risk </w:t>
        </w:r>
      </w:ins>
      <w:r w:rsidR="00584490">
        <w:t xml:space="preserve">– and those that trigger in relation to forecasted high temperature periods – for example </w:t>
      </w:r>
      <w:ins w:id="25" w:author="Robbie Parks" w:date="2019-02-17T22:34:00Z">
        <w:r w:rsidR="00C3189F">
          <w:t>varying speed</w:t>
        </w:r>
        <w:r w:rsidR="00C8647A">
          <w:t xml:space="preserve"> limits based on temperature</w:t>
        </w:r>
      </w:ins>
      <w:ins w:id="26" w:author="Robbie Parks" w:date="2019-02-17T22:35:00Z">
        <w:r w:rsidR="00C8647A">
          <w:t xml:space="preserve"> and more alcohol blood level checks</w:t>
        </w:r>
      </w:ins>
      <w:ins w:id="27" w:author="Robbie Parks" w:date="2019-02-17T22:34:00Z">
        <w:r w:rsidR="00C3189F">
          <w:t xml:space="preserve"> </w:t>
        </w:r>
      </w:ins>
      <w:commentRangeStart w:id="28"/>
      <w:r w:rsidR="00584490">
        <w:t>X</w:t>
      </w:r>
      <w:del w:id="29" w:author="Robbie Parks" w:date="2019-02-17T22:33:00Z">
        <w:r w:rsidR="00584490" w:rsidDel="00C3189F">
          <w:delText>X</w:delText>
        </w:r>
      </w:del>
      <w:del w:id="30" w:author="Robbie Parks" w:date="2019-02-17T22:34:00Z">
        <w:r w:rsidR="00584490" w:rsidDel="00C3189F">
          <w:delText>X</w:delText>
        </w:r>
      </w:del>
      <w:r w:rsidR="00584490">
        <w:t>X</w:t>
      </w:r>
      <w:commentRangeEnd w:id="28"/>
      <w:r w:rsidR="00584490">
        <w:rPr>
          <w:rStyle w:val="CommentReference"/>
          <w:rFonts w:asciiTheme="minorHAnsi" w:hAnsiTheme="minorHAnsi" w:cstheme="minorBidi"/>
          <w:lang w:eastAsia="en-US"/>
        </w:rPr>
        <w:commentReference w:id="28"/>
      </w:r>
      <w:r w:rsidR="00584490">
        <w:t xml:space="preserve"> – should be a public health priority</w:t>
      </w:r>
      <w:r w:rsidR="003C122B">
        <w:t xml:space="preserve"> </w:t>
      </w:r>
      <w:r w:rsidR="00566932">
        <w:t>.</w:t>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5F537320" w14:textId="42CAEA61" w:rsidR="001E0C8D" w:rsidRPr="00636C9B" w:rsidRDefault="00FA3851" w:rsidP="00FF023E">
      <w:pPr>
        <w:spacing w:line="480" w:lineRule="auto"/>
        <w:jc w:val="both"/>
        <w:outlineLvl w:val="0"/>
        <w:rPr>
          <w:i/>
          <w:color w:val="000000" w:themeColor="text1"/>
        </w:rPr>
      </w:pPr>
      <w:r>
        <w:rPr>
          <w:i/>
          <w:color w:val="000000" w:themeColor="text1"/>
        </w:rPr>
        <w:t>Data sources</w:t>
      </w: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06FD19F1"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r w:rsidR="00A269BD">
        <w:rPr>
          <w:rStyle w:val="apple-style-span"/>
          <w:color w:val="000000" w:themeColor="text1"/>
        </w:rPr>
        <w:t xml:space="preserve"> an aggregate set of</w:t>
      </w:r>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r w:rsidR="00A269BD">
        <w:rPr>
          <w:rStyle w:val="apple-style-span"/>
          <w:color w:val="000000" w:themeColor="text1"/>
        </w:rPr>
        <w:t>this aggregate group</w:t>
      </w:r>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3F81B7EF" w14:textId="20A823A4" w:rsidR="00211211" w:rsidRDefault="00FA31D5" w:rsidP="00FF023E">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9A708A">
        <w:rPr>
          <w:color w:val="000000" w:themeColor="text1"/>
        </w:rPr>
        <w:t>.</w:t>
      </w:r>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r w:rsidR="00EC6676">
        <w:rPr>
          <w:color w:val="000000" w:themeColor="text1"/>
        </w:rPr>
        <w:t xml:space="preserve"> </w:t>
      </w:r>
      <w:r w:rsidRPr="00FA31D5">
        <w:rPr>
          <w:color w:val="000000" w:themeColor="text1"/>
        </w:rPr>
        <w:t xml:space="preserve">We used gridded four-times-daily </w:t>
      </w:r>
      <w:r w:rsidRPr="00FA31D5">
        <w:rPr>
          <w:color w:val="000000" w:themeColor="text1"/>
        </w:rPr>
        <w:lastRenderedPageBreak/>
        <w:t xml:space="preserve">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23BFE92D" w14:textId="77777777" w:rsidR="00211211" w:rsidRDefault="00211211" w:rsidP="00FF023E">
      <w:pPr>
        <w:spacing w:line="480" w:lineRule="auto"/>
        <w:jc w:val="both"/>
        <w:rPr>
          <w:color w:val="000000" w:themeColor="text1"/>
        </w:rPr>
      </w:pPr>
    </w:p>
    <w:p w14:paraId="38D2D09C" w14:textId="70F4BC4D" w:rsidR="00211211" w:rsidRPr="00D92F3C" w:rsidRDefault="00A269BD" w:rsidP="00FF023E">
      <w:pPr>
        <w:spacing w:line="480" w:lineRule="auto"/>
        <w:jc w:val="both"/>
        <w:rPr>
          <w:i/>
        </w:rPr>
      </w:pPr>
      <w:r w:rsidRPr="00D92F3C">
        <w:rPr>
          <w:i/>
        </w:rPr>
        <w:t>Anomalous temperature metric</w:t>
      </w:r>
    </w:p>
    <w:p w14:paraId="20500304" w14:textId="3C74631D" w:rsidR="00FA3851" w:rsidRPr="002C6C20" w:rsidRDefault="00BA1F28" w:rsidP="00FF023E">
      <w:pPr>
        <w:spacing w:line="480" w:lineRule="auto"/>
        <w:jc w:val="both"/>
        <w:rPr>
          <w:color w:val="000000" w:themeColor="text1"/>
        </w:rPr>
      </w:pPr>
      <w:r>
        <w:t xml:space="preserve">To calculate the </w:t>
      </w:r>
      <w:r w:rsidR="00A269BD">
        <w:t xml:space="preserve">magnitude </w:t>
      </w:r>
      <w:r>
        <w:t xml:space="preserve">of temperature anomaly by state and month, we first </w:t>
      </w:r>
      <w:r w:rsidR="00FA3851" w:rsidRPr="00636C9B">
        <w:t xml:space="preserve">calculated </w:t>
      </w:r>
      <w:r w:rsidR="00F46237">
        <w:t>30-year</w:t>
      </w:r>
      <w:r w:rsidR="00CE550D">
        <w:t xml:space="preserve"> (long-term)</w:t>
      </w:r>
      <w:r w:rsidR="00FA3851">
        <w:t xml:space="preserve"> </w:t>
      </w:r>
      <w:r w:rsidR="00976397">
        <w:t xml:space="preserve">norm </w:t>
      </w:r>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r w:rsidR="00A04808">
        <w:t>for</w:t>
      </w:r>
      <w:r w:rsidR="00D741AA">
        <w:t xml:space="preserve"> </w:t>
      </w:r>
      <w:r>
        <w:t xml:space="preserve">30 years </w:t>
      </w:r>
      <w:r w:rsidR="00EF0593">
        <w:t>because it is</w:t>
      </w:r>
      <w:r w:rsidR="00FA3851">
        <w:t xml:space="preserve"> </w:t>
      </w:r>
      <w:r w:rsidR="00A04808">
        <w:t xml:space="preserve">the </w:t>
      </w:r>
      <w:r w:rsidR="009E1B52">
        <w:t>duration</w:t>
      </w:r>
      <w:r w:rsidR="00FA3851">
        <w:t xml:space="preserve"> used in climate assessment</w:t>
      </w:r>
      <w:r w:rsidR="009E1B52">
        <w:t>s</w:t>
      </w:r>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r w:rsidR="009E1B52">
        <w:t xml:space="preserve"> </w:t>
      </w:r>
      <w:r w:rsidR="00FA3851" w:rsidRPr="00636C9B">
        <w:t>We subtracted th</w:t>
      </w:r>
      <w:r w:rsidR="00FA3851">
        <w:t>ese</w:t>
      </w:r>
      <w:r w:rsidR="00FA3851" w:rsidRPr="00636C9B">
        <w:t xml:space="preserve"> long-term </w:t>
      </w:r>
      <w:r w:rsidR="009F005A">
        <w:t>norm</w:t>
      </w:r>
      <w:r w:rsidR="009F005A" w:rsidRPr="00636C9B">
        <w:t xml:space="preserve"> </w:t>
      </w:r>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r w:rsidR="009E1B52">
        <w:t xml:space="preserve"> and year</w:t>
      </w:r>
      <w:r w:rsidR="00FA3851" w:rsidRPr="00636C9B">
        <w:t xml:space="preserve"> in each state (Figure</w:t>
      </w:r>
      <w:r w:rsidR="0044781A">
        <w:t xml:space="preserve"> </w:t>
      </w:r>
      <w:r w:rsidR="006902ED">
        <w:t>3</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r w:rsidR="001039F1">
        <w:t>norm</w:t>
      </w:r>
      <w:r w:rsidR="00FA3851">
        <w:t xml:space="preserve"> to which the population of each state has acclimatised. These values can be different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A4BA802"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r w:rsidR="0059344D">
        <w:rPr>
          <w:color w:val="000000" w:themeColor="text1"/>
        </w:rPr>
        <w:t xml:space="preserve">0-4 years, </w:t>
      </w:r>
      <w:r>
        <w:rPr>
          <w:color w:val="000000" w:themeColor="text1"/>
        </w:rPr>
        <w:t>10-year age groups from 5 to 84 years,</w:t>
      </w:r>
      <w:r w:rsidR="0059344D">
        <w:rPr>
          <w:color w:val="000000" w:themeColor="text1"/>
        </w:rPr>
        <w:t xml:space="preserve"> and 85+ years</w:t>
      </w:r>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2774656A" w:rsidR="00FA3851" w:rsidRPr="00636C9B" w:rsidRDefault="00FA3851" w:rsidP="00FF023E">
      <w:pPr>
        <w:spacing w:line="480" w:lineRule="auto"/>
        <w:jc w:val="both"/>
        <w:outlineLvl w:val="0"/>
        <w:rPr>
          <w:color w:val="000000" w:themeColor="text1"/>
        </w:rPr>
      </w:pPr>
      <w:r>
        <w:rPr>
          <w:color w:val="000000" w:themeColor="text1"/>
        </w:rPr>
        <w:t>We modelled</w:t>
      </w:r>
      <w:r w:rsidR="00FD4AE6">
        <w:rPr>
          <w:color w:val="000000" w:themeColor="text1"/>
        </w:rPr>
        <w:t xml:space="preserve"> </w:t>
      </w:r>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location (state) of death, month of year</w:t>
      </w:r>
      <w:r w:rsidR="00901447">
        <w:rPr>
          <w:color w:val="000000" w:themeColor="text1"/>
        </w:rPr>
        <w:t>,</w:t>
      </w:r>
      <w:r>
        <w:rPr>
          <w:color w:val="000000" w:themeColor="text1"/>
        </w:rPr>
        <w:t xml:space="preserve"> </w:t>
      </w:r>
      <w:r w:rsidR="00901447">
        <w:rPr>
          <w:color w:val="000000" w:themeColor="text1"/>
        </w:rPr>
        <w:t xml:space="preserve">overall time (month and year) and </w:t>
      </w:r>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w:t>
      </w:r>
      <w:r>
        <w:rPr>
          <w:color w:val="000000" w:themeColor="text1"/>
        </w:rPr>
        <w:lastRenderedPageBreak/>
        <w:t xml:space="preserve">to </w:t>
      </w:r>
      <w:r w:rsidR="001F1B90">
        <w:rPr>
          <w:color w:val="000000" w:themeColor="text1"/>
        </w:rPr>
        <w:t xml:space="preserve">do so </w:t>
      </w:r>
      <w:r>
        <w:rPr>
          <w:color w:val="000000" w:themeColor="text1"/>
        </w:rPr>
        <w:t xml:space="preserve">smoothly across </w:t>
      </w:r>
      <w:r w:rsidR="0032455E">
        <w:rPr>
          <w:color w:val="000000" w:themeColor="text1"/>
        </w:rPr>
        <w:t>adjacent</w:t>
      </w:r>
      <w:r w:rsidR="0032455E" w:rsidRPr="00636C9B">
        <w:rPr>
          <w:color w:val="000000" w:themeColor="text1"/>
        </w:rPr>
        <w:t xml:space="preserve"> </w:t>
      </w:r>
      <w:r w:rsidRPr="00636C9B">
        <w:rPr>
          <w:color w:val="000000" w:themeColor="text1"/>
        </w:rPr>
        <w:t>months.</w:t>
      </w:r>
      <w:r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sidR="00646A5C">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for </w:t>
      </w:r>
      <w:r w:rsidR="0032455E">
        <w:rPr>
          <w:color w:val="000000" w:themeColor="text1"/>
        </w:rPr>
        <w:t>the</w:t>
      </w:r>
      <w:r w:rsidR="0032455E" w:rsidRPr="00636C9B">
        <w:rPr>
          <w:color w:val="000000" w:themeColor="text1"/>
        </w:rPr>
        <w:t xml:space="preserve"> </w:t>
      </w:r>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00C450F3"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sidR="00857BE0">
        <w:rPr>
          <w:color w:val="000000" w:themeColor="text1"/>
        </w:rPr>
        <w:t>was adjacent to</w:t>
      </w:r>
      <w:r w:rsidR="00857BE0" w:rsidRPr="00636C9B">
        <w:rPr>
          <w:color w:val="000000" w:themeColor="text1"/>
        </w:rPr>
        <w:t xml:space="preserve"> </w:t>
      </w:r>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638CC8DC" w:rsidR="00FA3851" w:rsidRPr="00D92F3C" w:rsidRDefault="00FA3851" w:rsidP="00FF023E">
      <w:pPr>
        <w:spacing w:line="480" w:lineRule="auto"/>
        <w:jc w:val="both"/>
        <w:outlineLvl w:val="0"/>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r w:rsidR="0032455E">
        <w:rPr>
          <w:color w:val="000000" w:themeColor="text1"/>
        </w:rPr>
        <w:t xml:space="preserve">. </w:t>
      </w:r>
      <w:r w:rsidR="0032455E" w:rsidRPr="00C7759C">
        <w:rPr>
          <w:color w:val="000000" w:themeColor="text1"/>
        </w:rPr>
        <w:t xml:space="preserve">These terms measure </w:t>
      </w:r>
      <w:r w:rsidR="00222C76" w:rsidRPr="00D92F3C">
        <w:rPr>
          <w:color w:val="000000" w:themeColor="text1"/>
        </w:rPr>
        <w:t>deviations of each state from national value</w:t>
      </w:r>
      <w:r w:rsidR="001F1B90">
        <w:rPr>
          <w:color w:val="000000" w:themeColor="text1"/>
        </w:rPr>
        <w:t>s</w:t>
      </w:r>
      <w:r w:rsidRPr="00C7759C">
        <w:rPr>
          <w:color w:val="000000" w:themeColor="text1"/>
        </w:rPr>
        <w:t xml:space="preserve"> to allow variation</w:t>
      </w:r>
      <w:r w:rsidR="0032455E" w:rsidRPr="00C7759C">
        <w:rPr>
          <w:color w:val="000000" w:themeColor="text1"/>
        </w:rPr>
        <w:t xml:space="preserve"> in level and trend in mortality</w:t>
      </w:r>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sidR="001D5199">
        <w:rPr>
          <w:color w:val="000000" w:themeColor="text1"/>
        </w:rPr>
        <w:t>mortality levels</w:t>
      </w:r>
      <w:r w:rsidRPr="00636C9B">
        <w:rPr>
          <w:color w:val="000000" w:themeColor="text1"/>
        </w:rPr>
        <w:t xml:space="preserve"> and trends of state</w:t>
      </w:r>
      <w:r w:rsidR="001D5199">
        <w:rPr>
          <w:color w:val="000000" w:themeColor="text1"/>
        </w:rPr>
        <w:t xml:space="preserve">s </w:t>
      </w:r>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r w:rsidR="00A04808">
        <w:rPr>
          <w:color w:val="000000" w:themeColor="text1"/>
        </w:rPr>
        <w:t xml:space="preserve">death rates in </w:t>
      </w:r>
      <w:r w:rsidRPr="00636C9B">
        <w:rPr>
          <w:color w:val="000000" w:themeColor="text1"/>
        </w:rPr>
        <w:t>neighbouring states.</w:t>
      </w:r>
      <w:r w:rsidR="002A16CF">
        <w:t xml:space="preserve"> </w:t>
      </w:r>
      <w:r w:rsidRPr="00F0573E">
        <w:t xml:space="preserve">Non-linear </w:t>
      </w:r>
      <w:r w:rsidR="00FE259D">
        <w:t xml:space="preserve">change </w:t>
      </w:r>
      <w:r w:rsidR="00996FF3">
        <w:t>over ti</w:t>
      </w:r>
      <w:r w:rsidR="00D33297">
        <w:t>m</w:t>
      </w:r>
      <w:r w:rsidR="00996FF3">
        <w:t xml:space="preserve">e </w:t>
      </w:r>
      <w:r w:rsidRPr="00F0573E">
        <w:t xml:space="preserve">were captured by a </w:t>
      </w:r>
      <w:r w:rsidR="00FE259D">
        <w:rPr>
          <w:rStyle w:val="CommentReference"/>
          <w:rFonts w:asciiTheme="minorHAnsi" w:hAnsiTheme="minorHAnsi" w:cstheme="minorBidi"/>
          <w:lang w:eastAsia="en-US"/>
        </w:rPr>
        <w:commentReference w:id="31"/>
      </w:r>
      <w:commentRangeStart w:id="32"/>
      <w:commentRangeEnd w:id="32"/>
      <w:r w:rsidR="002C0D0C">
        <w:rPr>
          <w:rStyle w:val="CommentReference"/>
          <w:rFonts w:asciiTheme="minorHAnsi" w:hAnsiTheme="minorHAnsi" w:cstheme="minorBidi"/>
          <w:lang w:eastAsia="en-US"/>
        </w:rPr>
        <w:commentReference w:id="32"/>
      </w:r>
      <w:r w:rsidRPr="00F0573E">
        <w:t>first-order random walk.</w:t>
      </w:r>
      <w:r w:rsidR="00C7759C">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r w:rsidR="00C7759C">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484BBAA2" w:rsidR="002A16CF" w:rsidRPr="00843ACB" w:rsidRDefault="00FA3851" w:rsidP="000F6C72">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r w:rsidR="00553545">
        <w:rPr>
          <w:color w:val="000000" w:themeColor="text1"/>
        </w:rPr>
        <w:t>The</w:t>
      </w:r>
      <w:r w:rsidR="00553545">
        <w:t xml:space="preserve"> coefficient of this term </w:t>
      </w:r>
      <w:r w:rsidR="00553545" w:rsidRPr="00843ACB">
        <w:t>represen</w:t>
      </w:r>
      <w:r w:rsidR="00553545">
        <w:t>ts</w:t>
      </w:r>
      <w:r w:rsidR="00553545" w:rsidRPr="00843ACB">
        <w:t xml:space="preserve"> the logarithm of the rate ratio per 1°C increase in anomaly</w:t>
      </w:r>
      <w:r w:rsidR="00553545" w:rsidRPr="00284EE0">
        <w:rPr>
          <w:color w:val="000000" w:themeColor="text1"/>
        </w:rPr>
        <w:t xml:space="preserve">. </w:t>
      </w:r>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w:t>
      </w:r>
      <w:bookmarkStart w:id="33" w:name="_GoBack"/>
      <w:bookmarkEnd w:id="33"/>
      <w:r w:rsidR="002A16CF" w:rsidRPr="002A16CF">
        <w:rPr>
          <w:color w:val="000000" w:themeColor="text1"/>
        </w:rPr>
        <w:t>means that</w:t>
      </w:r>
      <w:r w:rsidR="002A16CF">
        <w:rPr>
          <w:color w:val="000000" w:themeColor="text1"/>
        </w:rPr>
        <w:t xml:space="preserve"> </w:t>
      </w:r>
      <w:r w:rsidR="001D6971">
        <w:rPr>
          <w:color w:val="000000" w:themeColor="text1"/>
        </w:rPr>
        <w:t xml:space="preserve">an </w:t>
      </w:r>
      <w:r w:rsidR="002A16CF">
        <w:rPr>
          <w:color w:val="000000" w:themeColor="text1"/>
        </w:rPr>
        <w:t xml:space="preserve">anomaly </w:t>
      </w:r>
      <w:r w:rsidR="001D6971">
        <w:rPr>
          <w:color w:val="000000" w:themeColor="text1"/>
        </w:rPr>
        <w:t xml:space="preserve">of the same magnitude </w:t>
      </w:r>
      <w:r w:rsidR="002A16CF">
        <w:rPr>
          <w:color w:val="000000" w:themeColor="text1"/>
        </w:rPr>
        <w:t xml:space="preserve">could have different </w:t>
      </w:r>
      <w:r w:rsidR="000F6C72">
        <w:rPr>
          <w:color w:val="000000" w:themeColor="text1"/>
        </w:rPr>
        <w:t xml:space="preserve">associations with </w:t>
      </w:r>
      <w:r w:rsidR="001D6971">
        <w:rPr>
          <w:color w:val="000000" w:themeColor="text1"/>
        </w:rPr>
        <w:t xml:space="preserve">injury mortality </w:t>
      </w:r>
      <w:r w:rsidR="002A16CF">
        <w:rPr>
          <w:color w:val="000000" w:themeColor="text1"/>
        </w:rPr>
        <w:t>in different months</w:t>
      </w:r>
      <w:r w:rsidR="005C09A4">
        <w:rPr>
          <w:color w:val="000000" w:themeColor="text1"/>
        </w:rPr>
        <w:t xml:space="preserve">. </w:t>
      </w:r>
      <w:r w:rsidR="00676965">
        <w:rPr>
          <w:color w:val="000000" w:themeColor="text1"/>
        </w:rPr>
        <w:t>As with the month-specific intercepts and trends, w</w:t>
      </w:r>
      <w:r w:rsidR="00676965" w:rsidRPr="00284EE0">
        <w:rPr>
          <w:color w:val="000000" w:themeColor="text1"/>
        </w:rPr>
        <w:t xml:space="preserve">e </w:t>
      </w:r>
      <w:r w:rsidRPr="00284EE0">
        <w:rPr>
          <w:color w:val="000000" w:themeColor="text1"/>
        </w:rPr>
        <w:t xml:space="preserve">used </w:t>
      </w:r>
      <w:r w:rsidR="007606C1">
        <w:rPr>
          <w:color w:val="000000" w:themeColor="text1"/>
        </w:rPr>
        <w:t>a</w:t>
      </w:r>
      <w:r w:rsidR="0085020E">
        <w:rPr>
          <w:color w:val="000000" w:themeColor="text1"/>
        </w:rPr>
        <w:t xml:space="preserve"> cyclic</w:t>
      </w:r>
      <w:r w:rsidR="007606C1">
        <w:rPr>
          <w:color w:val="000000" w:themeColor="text1"/>
        </w:rPr>
        <w:t xml:space="preserve"> </w:t>
      </w:r>
      <w:r w:rsidRPr="00284EE0">
        <w:rPr>
          <w:color w:val="000000" w:themeColor="text1"/>
        </w:rPr>
        <w:t xml:space="preserve">random walk </w:t>
      </w:r>
      <w:r w:rsidR="002A16CF">
        <w:rPr>
          <w:color w:val="000000" w:themeColor="text1"/>
        </w:rPr>
        <w:t>to smooth the coefficient of the temperature anomaly</w:t>
      </w:r>
      <w:r w:rsidR="00553545">
        <w:rPr>
          <w:color w:val="000000" w:themeColor="text1"/>
        </w:rPr>
        <w:t xml:space="preserve"> across </w:t>
      </w:r>
      <w:r w:rsidR="00676965">
        <w:rPr>
          <w:color w:val="000000" w:themeColor="text1"/>
        </w:rPr>
        <w:t>months</w:t>
      </w:r>
      <w:r w:rsidRPr="00284EE0">
        <w:rPr>
          <w:color w:val="000000" w:themeColor="text1"/>
        </w:rPr>
        <w:t>.</w:t>
      </w:r>
      <w:r w:rsidR="00D72140">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r w:rsidR="0079130D">
        <w:rPr>
          <w:color w:val="000000" w:themeColor="text1"/>
          <w:lang w:val="en-US"/>
        </w:rPr>
        <w:t xml:space="preserve">All analyses were done separately by </w:t>
      </w:r>
      <w:r w:rsidR="000F6C72">
        <w:rPr>
          <w:color w:val="000000" w:themeColor="text1"/>
          <w:lang w:val="en-US"/>
        </w:rPr>
        <w:t xml:space="preserve">type of injury, </w:t>
      </w:r>
      <w:r w:rsidR="0079130D">
        <w:rPr>
          <w:color w:val="000000" w:themeColor="text1"/>
          <w:lang w:val="en-US"/>
        </w:rPr>
        <w:t>gender</w:t>
      </w:r>
      <w:r w:rsidR="000F6C72">
        <w:rPr>
          <w:color w:val="000000" w:themeColor="text1"/>
          <w:lang w:val="en-US"/>
        </w:rPr>
        <w:t>, and age group</w:t>
      </w:r>
      <w:r w:rsidR="0079130D">
        <w:rPr>
          <w:color w:val="000000" w:themeColor="text1"/>
          <w:lang w:val="en-US"/>
        </w:rPr>
        <w:t>, allowing associations with temperature to vary by injury type and demography</w:t>
      </w:r>
      <w:r w:rsidR="000F6C72">
        <w:rPr>
          <w:color w:val="000000" w:themeColor="text1"/>
          <w:lang w:val="en-US"/>
        </w:rPr>
        <w:t>.</w:t>
      </w:r>
    </w:p>
    <w:p w14:paraId="0F49453D" w14:textId="77777777" w:rsidR="00FA3851" w:rsidRPr="00636C9B" w:rsidRDefault="00FA3851" w:rsidP="000F6C72">
      <w:pPr>
        <w:spacing w:line="480" w:lineRule="auto"/>
        <w:jc w:val="both"/>
        <w:outlineLvl w:val="0"/>
        <w:rPr>
          <w:color w:val="000000" w:themeColor="text1"/>
        </w:rPr>
      </w:pPr>
    </w:p>
    <w:p w14:paraId="3CFEB974" w14:textId="3F724BBF" w:rsidR="00701866" w:rsidRDefault="003351F5" w:rsidP="00FF023E">
      <w:pPr>
        <w:spacing w:line="480" w:lineRule="auto"/>
        <w:jc w:val="both"/>
        <w:outlineLvl w:val="0"/>
        <w:rPr>
          <w:color w:val="000000" w:themeColor="text1"/>
        </w:rPr>
      </w:pPr>
      <w:r>
        <w:rPr>
          <w:color w:val="000000" w:themeColor="text1"/>
        </w:rPr>
        <w:t xml:space="preserve">We estimated the mortality impact </w:t>
      </w:r>
      <w:r w:rsidR="00504C5A">
        <w:rPr>
          <w:color w:val="000000" w:themeColor="text1"/>
        </w:rPr>
        <w:t xml:space="preserve">of </w:t>
      </w:r>
      <w:r w:rsidR="004A2FCB">
        <w:rPr>
          <w:color w:val="000000" w:themeColor="text1"/>
        </w:rPr>
        <w:t>a national year-round temperature anomaly</w:t>
      </w:r>
      <w:r w:rsidR="00D25232" w:rsidRPr="00D25232">
        <w:rPr>
          <w:color w:val="000000" w:themeColor="text1"/>
        </w:rPr>
        <w:t xml:space="preserve"> </w:t>
      </w:r>
      <w:r w:rsidR="00D25232" w:rsidRPr="00636C9B">
        <w:rPr>
          <w:color w:val="000000" w:themeColor="text1"/>
        </w:rPr>
        <w:t xml:space="preserve">of 1°C in each month and state, </w:t>
      </w:r>
      <w:r w:rsidR="00D25232">
        <w:t>realistic in our lifetimes under current projections of global climate change.</w:t>
      </w:r>
      <w:r w:rsidR="00D25232">
        <w:rPr>
          <w:color w:val="000000" w:themeColor="text1"/>
        </w:rPr>
        <w:fldChar w:fldCharType="begin" w:fldLock="1"/>
      </w:r>
      <w:r w:rsidR="00D2523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D25232">
        <w:rPr>
          <w:color w:val="000000" w:themeColor="text1"/>
        </w:rPr>
        <w:fldChar w:fldCharType="separate"/>
      </w:r>
      <w:r w:rsidR="00D25232" w:rsidRPr="00C450F3">
        <w:rPr>
          <w:noProof/>
          <w:color w:val="000000" w:themeColor="text1"/>
          <w:vertAlign w:val="superscript"/>
        </w:rPr>
        <w:t>16</w:t>
      </w:r>
      <w:r w:rsidR="00D25232">
        <w:rPr>
          <w:color w:val="000000" w:themeColor="text1"/>
        </w:rPr>
        <w:fldChar w:fldCharType="end"/>
      </w:r>
      <w:r w:rsidR="00FC4726">
        <w:t xml:space="preserve"> </w:t>
      </w:r>
      <w:r w:rsidR="001B594D">
        <w:rPr>
          <w:color w:val="000000" w:themeColor="text1"/>
        </w:rPr>
        <w:t>To achieve this</w:t>
      </w:r>
      <w:r w:rsidR="00CB4164" w:rsidRPr="00636C9B">
        <w:rPr>
          <w:color w:val="000000" w:themeColor="text1"/>
        </w:rPr>
        <w:t xml:space="preserve">, we multiplied the actual death counts </w:t>
      </w:r>
      <w:r w:rsidR="00D25232">
        <w:rPr>
          <w:color w:val="000000" w:themeColor="text1"/>
        </w:rPr>
        <w:t xml:space="preserve">for each month, sex, state and age group </w:t>
      </w:r>
      <w:r w:rsidR="00CB4164" w:rsidRPr="00636C9B">
        <w:rPr>
          <w:color w:val="000000" w:themeColor="text1"/>
        </w:rPr>
        <w:t>in 2016 by the</w:t>
      </w:r>
      <w:ins w:id="34" w:author="Robbie Parks" w:date="2019-02-15T16:22:00Z">
        <w:r w:rsidR="00D859E4">
          <w:rPr>
            <w:color w:val="000000" w:themeColor="text1"/>
          </w:rPr>
          <w:t xml:space="preserve"> </w:t>
        </w:r>
      </w:ins>
      <w:r w:rsidR="00D25232">
        <w:rPr>
          <w:color w:val="000000" w:themeColor="text1"/>
        </w:rPr>
        <w:t>corresponding</w:t>
      </w:r>
      <w:r w:rsidR="00D25232" w:rsidRPr="00636C9B">
        <w:rPr>
          <w:color w:val="000000" w:themeColor="text1"/>
        </w:rPr>
        <w:t xml:space="preserve"> </w:t>
      </w:r>
      <w:r w:rsidR="00CB4164" w:rsidRPr="00636C9B">
        <w:rPr>
          <w:color w:val="000000" w:themeColor="text1"/>
        </w:rPr>
        <w:t xml:space="preserve">excess </w:t>
      </w:r>
      <w:r w:rsidR="0079130D">
        <w:rPr>
          <w:color w:val="000000" w:themeColor="text1"/>
        </w:rPr>
        <w:t xml:space="preserve">relative </w:t>
      </w:r>
      <w:r w:rsidR="00CB4164" w:rsidRPr="00636C9B">
        <w:rPr>
          <w:color w:val="000000" w:themeColor="text1"/>
        </w:rPr>
        <w:t xml:space="preserve">risk  </w:t>
      </w:r>
      <w:r w:rsidR="00D25232">
        <w:rPr>
          <w:color w:val="000000" w:themeColor="text1"/>
        </w:rPr>
        <w:t xml:space="preserve">(i.e. which is equivalent to the exponential of the coefficient of the </w:t>
      </w:r>
      <w:r w:rsidR="00D25232" w:rsidRPr="00636C9B">
        <w:rPr>
          <w:color w:val="000000" w:themeColor="text1"/>
        </w:rPr>
        <w:t>temperature anomaly term</w:t>
      </w:r>
      <w:r w:rsidR="00D25232">
        <w:rPr>
          <w:color w:val="000000" w:themeColor="text1"/>
        </w:rPr>
        <w:t xml:space="preserve"> from the above analysis)</w:t>
      </w:r>
      <w:r w:rsidR="00CB4164" w:rsidRPr="00636C9B">
        <w:rPr>
          <w:color w:val="000000" w:themeColor="text1"/>
        </w:rPr>
        <w:t xml:space="preserve">. </w:t>
      </w:r>
    </w:p>
    <w:p w14:paraId="5CCEBD7B" w14:textId="3428A3B9" w:rsidR="003E1C82" w:rsidRDefault="003E1C82" w:rsidP="00FF023E">
      <w:pPr>
        <w:spacing w:line="480" w:lineRule="auto"/>
        <w:jc w:val="both"/>
        <w:outlineLvl w:val="0"/>
        <w:rPr>
          <w:color w:val="000000" w:themeColor="text1"/>
        </w:rPr>
      </w:pPr>
    </w:p>
    <w:p w14:paraId="54B92FD0" w14:textId="2B4CDF6F" w:rsidR="003E1C82" w:rsidRDefault="003E1C82" w:rsidP="00FF023E">
      <w:pPr>
        <w:spacing w:line="480" w:lineRule="auto"/>
        <w:jc w:val="both"/>
        <w:outlineLvl w:val="0"/>
        <w:rPr>
          <w:i/>
          <w:color w:val="000000" w:themeColor="text1"/>
        </w:rPr>
      </w:pPr>
      <w:r>
        <w:rPr>
          <w:i/>
          <w:color w:val="000000" w:themeColor="text1"/>
        </w:rPr>
        <w:t>Sensitivity analysis</w:t>
      </w:r>
    </w:p>
    <w:p w14:paraId="71A1733B" w14:textId="5AEF8D45" w:rsidR="003E1C82" w:rsidRPr="003E1C82" w:rsidRDefault="003E1C82" w:rsidP="00D92F3C">
      <w:pPr>
        <w:spacing w:line="480" w:lineRule="auto"/>
        <w:jc w:val="both"/>
        <w:rPr>
          <w:i/>
          <w:color w:val="000000" w:themeColor="text1"/>
        </w:rPr>
      </w:pPr>
      <w:r w:rsidRPr="00EF44EF">
        <w:t xml:space="preserve">We conducted sensitivity analyses to ensure that our results were robust to </w:t>
      </w:r>
      <w:r w:rsidRPr="000921D6">
        <w:t xml:space="preserve">how we measured anomalous </w:t>
      </w:r>
      <w:r w:rsidR="00D44AB8">
        <w:t>temperature</w:t>
      </w:r>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rsidR="00D25232">
        <w:t>used</w:t>
      </w:r>
      <w:r w:rsidRPr="00EF44EF">
        <w:t xml:space="preserve"> daily maxim</w:t>
      </w:r>
      <w:r w:rsidR="00FA3C30">
        <w:t>a</w:t>
      </w:r>
      <w:r>
        <w:t xml:space="preserve"> and </w:t>
      </w:r>
      <w:r w:rsidRPr="00EF44EF">
        <w:t>minim</w:t>
      </w:r>
      <w:r w:rsidR="00FA3C30">
        <w:t>a</w:t>
      </w:r>
      <w:r w:rsidRPr="000921D6">
        <w:t>.</w:t>
      </w:r>
      <w:r w:rsidRPr="00D06095">
        <w:t xml:space="preserve"> </w:t>
      </w:r>
      <w:r w:rsidR="00FA3C30">
        <w:t>These</w:t>
      </w:r>
      <w:r w:rsidRPr="00D06095">
        <w:t xml:space="preserve"> measures </w:t>
      </w:r>
      <w:commentRangeStart w:id="35"/>
      <w:commentRangeStart w:id="36"/>
      <w:r>
        <w:t>were strongly correlated</w:t>
      </w:r>
      <w:r w:rsidRPr="00EF44EF">
        <w:t xml:space="preserve"> to those</w:t>
      </w:r>
      <w:r w:rsidRPr="003017A9">
        <w:t xml:space="preserve"> generated</w:t>
      </w:r>
      <w:r w:rsidRPr="00EF44EF">
        <w:t xml:space="preserve"> from daily mean</w:t>
      </w:r>
      <w:r>
        <w:t>s</w:t>
      </w:r>
      <w:r w:rsidRPr="00EF44EF">
        <w:t xml:space="preserve">. </w:t>
      </w:r>
      <w:commentRangeEnd w:id="35"/>
      <w:r w:rsidR="00D25232">
        <w:rPr>
          <w:rStyle w:val="CommentReference"/>
          <w:rFonts w:asciiTheme="minorHAnsi" w:hAnsiTheme="minorHAnsi" w:cstheme="minorBidi"/>
          <w:lang w:eastAsia="en-US"/>
        </w:rPr>
        <w:commentReference w:id="35"/>
      </w:r>
      <w:commentRangeEnd w:id="36"/>
      <w:r w:rsidR="00C06EFA">
        <w:rPr>
          <w:rStyle w:val="CommentReference"/>
          <w:rFonts w:asciiTheme="minorHAnsi" w:hAnsiTheme="minorHAnsi" w:cstheme="minorBidi"/>
          <w:lang w:eastAsia="en-US"/>
        </w:rPr>
        <w:commentReference w:id="36"/>
      </w:r>
      <w:r w:rsidR="00FA3C30">
        <w:t xml:space="preserve">We also included </w:t>
      </w:r>
      <w:r w:rsidRPr="00052DDD">
        <w:t xml:space="preserve">more than one </w:t>
      </w:r>
      <w:r w:rsidR="00970E3F">
        <w:t xml:space="preserve">measure of </w:t>
      </w:r>
      <w:r w:rsidRPr="00052DDD">
        <w:t xml:space="preserve">temperature </w:t>
      </w:r>
      <w:r w:rsidR="00970E3F">
        <w:t>anomaly</w:t>
      </w:r>
      <w:r w:rsidR="00970E3F" w:rsidRPr="00052DDD">
        <w:t xml:space="preserve"> </w:t>
      </w:r>
      <w:r w:rsidRPr="00052DDD">
        <w:t>in the model</w:t>
      </w:r>
      <w:r w:rsidR="00970E3F">
        <w:t>. The additional measures included:</w:t>
      </w:r>
      <w:r w:rsidRPr="00052DDD">
        <w:t xml:space="preserve"> </w:t>
      </w:r>
      <w:r>
        <w:t xml:space="preserve">monthly temperature </w:t>
      </w:r>
      <w:r w:rsidRPr="00052DDD">
        <w:t>standard deviation</w:t>
      </w:r>
      <w:r w:rsidR="00970E3F">
        <w:t>;</w:t>
      </w:r>
      <w:r w:rsidR="00FA3C30">
        <w:t xml:space="preserve"> </w:t>
      </w:r>
      <w:r w:rsidR="00970E3F">
        <w:t>four  measures of</w:t>
      </w:r>
      <w:r w:rsidR="00970E3F" w:rsidRPr="00052DDD">
        <w:t xml:space="preserve"> </w:t>
      </w:r>
      <w:r w:rsidRPr="00052DDD">
        <w:t>heat wave</w:t>
      </w:r>
      <w:r w:rsidR="00970E3F">
        <w:t>:</w:t>
      </w:r>
      <w:r w:rsidRPr="00052DDD">
        <w:t xml:space="preserve"> number of days in a month above the 90</w:t>
      </w:r>
      <w:r w:rsidRPr="00052DDD">
        <w:rPr>
          <w:vertAlign w:val="superscript"/>
        </w:rPr>
        <w:t>th</w:t>
      </w:r>
      <w:r w:rsidRPr="00052DDD">
        <w:t xml:space="preserve"> percentile or above an absolute threshold of 30°C</w:t>
      </w:r>
      <w:r w:rsidR="007A732C">
        <w:t xml:space="preserve"> </w:t>
      </w:r>
      <w:r w:rsidR="007A732C" w:rsidRPr="00052DDD">
        <w:t>(</w:t>
      </w:r>
      <w:r w:rsidR="007A732C">
        <w:t xml:space="preserve">both </w:t>
      </w:r>
      <w:r w:rsidR="007A732C" w:rsidRPr="00052DDD">
        <w:t>adjusted for length of month)</w:t>
      </w:r>
      <w:r w:rsidR="007A732C">
        <w:t>,</w:t>
      </w:r>
      <w:r w:rsidR="007A732C" w:rsidRPr="00052DDD">
        <w:t xml:space="preserve"> </w:t>
      </w:r>
      <w:r w:rsidR="00C22EC3">
        <w:t xml:space="preserve"> </w:t>
      </w:r>
      <w:r w:rsidR="00970E3F">
        <w:t>and number of three-day episodes above these thresholds</w:t>
      </w:r>
      <w:r w:rsidR="00FA3C30">
        <w:t>.</w:t>
      </w:r>
      <w:r w:rsidRPr="00052DDD">
        <w:t xml:space="preserve"> </w:t>
      </w:r>
      <w:r w:rsidR="00FA3C30">
        <w:t>T</w:t>
      </w:r>
      <w:r w:rsidRPr="00052DDD">
        <w:t>he</w:t>
      </w:r>
      <w:r w:rsidR="00970E3F">
        <w:t xml:space="preserve"> estimated number of excess deaths</w:t>
      </w:r>
      <w:r w:rsidRPr="00052DDD">
        <w:t xml:space="preserve"> </w:t>
      </w:r>
      <w:r w:rsidR="00970E3F">
        <w:t>in these sensitivity analyses were</w:t>
      </w:r>
      <w:r w:rsidRPr="00052DDD">
        <w:t xml:space="preserve"> similar to the model</w:t>
      </w:r>
      <w:r w:rsidR="00970E3F">
        <w:t xml:space="preserve"> with anomaly </w:t>
      </w:r>
      <w:r w:rsidR="00272975">
        <w:t>in mean temperature alone</w:t>
      </w:r>
      <w:r w:rsidRPr="00052DDD">
        <w:t xml:space="preserve">, </w:t>
      </w:r>
      <w:r w:rsidR="00272975">
        <w:t>possibly because the different measures of anomaly are correlated</w:t>
      </w:r>
      <w:r w:rsidRPr="00052DDD">
        <w:t>.</w:t>
      </w:r>
      <w:r>
        <w:t xml:space="preserve"> </w:t>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24F8B415" w:rsidR="00843A73" w:rsidRPr="00636C9B" w:rsidRDefault="00843A73" w:rsidP="00FF023E">
      <w:pPr>
        <w:spacing w:line="480" w:lineRule="auto"/>
        <w:jc w:val="both"/>
      </w:pPr>
      <w:r w:rsidRPr="00636C9B">
        <w:t xml:space="preserve">Robbie Parks is supported by a Wellcome Trust ISSF Studentship. </w:t>
      </w:r>
      <w:r w:rsidR="00773AEC">
        <w:t xml:space="preserve">The development of statistical methods is supported by grants from the Wellcome Trust </w:t>
      </w:r>
      <w:r w:rsidR="00773AEC" w:rsidRPr="00B95DCD">
        <w:t>(</w:t>
      </w:r>
      <w:r w:rsidR="00773AEC" w:rsidRPr="00C2602B">
        <w:t>grants 205208/Z/16/Z and 209376/Z/17/Z)</w:t>
      </w:r>
      <w:r w:rsidR="00773AEC">
        <w:t xml:space="preserve">. </w:t>
      </w:r>
      <w:r w:rsidR="000F6C72" w:rsidRPr="00636C9B">
        <w:t>Work on the US mortality data is supported by a grant from US Environmental Protection Agency.</w:t>
      </w:r>
      <w:r w:rsidR="000F6C72" w:rsidRPr="003575A7">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3803A1A9"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8325CD">
        <w:t xml:space="preserve">, </w:t>
      </w:r>
      <w:r w:rsidR="00C8394A" w:rsidRPr="00636C9B">
        <w:t>HTW</w:t>
      </w:r>
      <w:r w:rsidR="008325CD">
        <w:t xml:space="preserve"> and RT</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commentRangeStart w:id="37"/>
      <w:commentRangeStart w:id="38"/>
      <w:r w:rsidRPr="00636C9B">
        <w:rPr>
          <w:b/>
        </w:rPr>
        <w:lastRenderedPageBreak/>
        <w:t>References</w:t>
      </w:r>
      <w:commentRangeEnd w:id="37"/>
      <w:r w:rsidR="00C96434">
        <w:rPr>
          <w:rStyle w:val="CommentReference"/>
          <w:rFonts w:asciiTheme="minorHAnsi" w:hAnsiTheme="minorHAnsi" w:cstheme="minorBidi"/>
          <w:lang w:eastAsia="en-US"/>
        </w:rPr>
        <w:commentReference w:id="37"/>
      </w:r>
      <w:commentRangeEnd w:id="38"/>
      <w:r w:rsidR="00E2601B">
        <w:rPr>
          <w:rStyle w:val="CommentReference"/>
          <w:rFonts w:asciiTheme="minorHAnsi" w:hAnsiTheme="minorHAnsi" w:cstheme="minorBidi"/>
          <w:lang w:eastAsia="en-US"/>
        </w:rPr>
        <w:commentReference w:id="38"/>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noProof/>
          <w:lang w:val="en-US"/>
        </w:rPr>
      </w:pPr>
    </w:p>
    <w:p w14:paraId="6A13E1D0" w14:textId="5CC808F0" w:rsidR="007258FE" w:rsidRPr="00D92F3C" w:rsidRDefault="007258FE" w:rsidP="002F0788">
      <w:pPr>
        <w:widowControl w:val="0"/>
        <w:autoSpaceDE w:val="0"/>
        <w:autoSpaceDN w:val="0"/>
        <w:adjustRightInd w:val="0"/>
        <w:ind w:left="640" w:hanging="640"/>
        <w:rPr>
          <w:b/>
          <w:noProof/>
          <w:lang w:val="en-US"/>
        </w:rPr>
      </w:pPr>
      <w:r>
        <w:rPr>
          <w:b/>
          <w:noProof/>
          <w:lang w:val="en-US"/>
        </w:rPr>
        <w:t>Methods</w:t>
      </w:r>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7E5D9074" w:rsidR="006A3229" w:rsidRDefault="00A55581" w:rsidP="00D92F3C">
      <w:pPr>
        <w:widowControl w:val="0"/>
        <w:autoSpaceDE w:val="0"/>
        <w:autoSpaceDN w:val="0"/>
        <w:adjustRightInd w:val="0"/>
        <w:ind w:left="640" w:hanging="640"/>
        <w:rPr>
          <w:b/>
        </w:rPr>
      </w:pPr>
      <w:r w:rsidRPr="00636C9B">
        <w:rPr>
          <w:b/>
        </w:rPr>
        <w:fldChar w:fldCharType="end"/>
      </w:r>
    </w:p>
    <w:p w14:paraId="3569960B" w14:textId="77777777" w:rsidR="002F0788" w:rsidRDefault="002F0788">
      <w:pPr>
        <w:rPr>
          <w:b/>
          <w:color w:val="000000" w:themeColor="text1"/>
        </w:rPr>
      </w:pPr>
      <w:r>
        <w:rPr>
          <w:b/>
          <w:color w:val="000000" w:themeColor="text1"/>
        </w:rPr>
        <w:br w:type="page"/>
      </w:r>
    </w:p>
    <w:p w14:paraId="36419E9D" w14:textId="2BEE68C3"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r w:rsidR="00553545">
        <w:rPr>
          <w:color w:val="000000" w:themeColor="text1"/>
        </w:rPr>
        <w:t>,</w:t>
      </w:r>
      <w:r w:rsidR="002D1396">
        <w:rPr>
          <w:color w:val="000000" w:themeColor="text1"/>
        </w:rPr>
        <w:t xml:space="preserve"> drownings</w:t>
      </w:r>
      <w:r w:rsidR="00553545">
        <w:rPr>
          <w:color w:val="000000" w:themeColor="text1"/>
        </w:rPr>
        <w:t>, and other</w:t>
      </w:r>
      <w:r w:rsidR="002D1396">
        <w:rPr>
          <w:color w:val="000000" w:themeColor="text1"/>
        </w:rPr>
        <w:t>)</w:t>
      </w:r>
      <w:r w:rsidR="00553545">
        <w:rPr>
          <w:color w:val="000000" w:themeColor="text1"/>
        </w:rPr>
        <w:t xml:space="preserve"> and</w:t>
      </w:r>
      <w:r w:rsidR="002D1396">
        <w:rPr>
          <w:color w:val="000000" w:themeColor="text1"/>
        </w:rPr>
        <w:t xml:space="preserve"> </w:t>
      </w:r>
      <w:r>
        <w:rPr>
          <w:color w:val="000000" w:themeColor="text1"/>
        </w:rPr>
        <w:t>intentional (assault and intentional self-harm) injury,</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0215B97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r w:rsidR="009F6FFA">
        <w:rPr>
          <w:color w:val="000000" w:themeColor="text1"/>
        </w:rPr>
        <w:t xml:space="preserve">(top right) </w:t>
      </w:r>
      <w:r>
        <w:rPr>
          <w:color w:val="000000" w:themeColor="text1"/>
        </w:rPr>
        <w:t>can have less inter-annual variation in a particular month (here, July) compared with a cooler state like Washington</w:t>
      </w:r>
      <w:r w:rsidR="009F6FFA">
        <w:rPr>
          <w:color w:val="000000" w:themeColor="text1"/>
        </w:rPr>
        <w:t xml:space="preserve"> (bottom right)</w:t>
      </w:r>
      <w:r>
        <w:rPr>
          <w:color w:val="000000" w:themeColor="text1"/>
        </w:rPr>
        <w:t>.</w:t>
      </w:r>
    </w:p>
    <w:p w14:paraId="4E11C231" w14:textId="77777777" w:rsidR="00685021" w:rsidRPr="00214145" w:rsidRDefault="00685021" w:rsidP="00FF023E">
      <w:pPr>
        <w:spacing w:line="480" w:lineRule="auto"/>
        <w:jc w:val="both"/>
        <w:rPr>
          <w:color w:val="000000" w:themeColor="text1"/>
        </w:rPr>
      </w:pPr>
    </w:p>
    <w:p w14:paraId="19085F5E" w14:textId="590A950D" w:rsidR="00D04A37" w:rsidRPr="00182A4C" w:rsidRDefault="00D70938" w:rsidP="007133B2">
      <w:pPr>
        <w:spacing w:line="480" w:lineRule="auto"/>
        <w:jc w:val="both"/>
        <w:rPr>
          <w:color w:val="000000" w:themeColor="text1"/>
          <w:sz w:val="18"/>
          <w:szCs w:val="18"/>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r w:rsidR="001039F1">
        <w:rPr>
          <w:color w:val="000000" w:themeColor="text1"/>
        </w:rPr>
        <w:t xml:space="preserve">norm </w:t>
      </w:r>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sectPr w:rsidR="00D04A37" w:rsidRPr="00182A4C" w:rsidSect="00D92F3C">
      <w:footerReference w:type="even" r:id="rId16"/>
      <w:footerReference w:type="default" r:id="rId17"/>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8" w:author="Ezzati, Majid" w:date="2019-02-12T21:42:00Z" w:initials="EM">
    <w:p w14:paraId="34ED82A6" w14:textId="574ED0AC" w:rsidR="00F73D98" w:rsidRDefault="00F73D98">
      <w:pPr>
        <w:pStyle w:val="CommentText"/>
      </w:pPr>
      <w:r>
        <w:rPr>
          <w:rStyle w:val="CommentReference"/>
        </w:rPr>
        <w:annotationRef/>
      </w:r>
      <w:r>
        <w:t>Let’s discuss if we can give a basic idea of extent of anomalies including in relation to month</w:t>
      </w:r>
    </w:p>
    <w:p w14:paraId="05A82803" w14:textId="5739EFCE" w:rsidR="00F73D98" w:rsidRDefault="00F73D98">
      <w:pPr>
        <w:pStyle w:val="CommentText"/>
      </w:pPr>
    </w:p>
    <w:p w14:paraId="64B18814" w14:textId="4141A0D6" w:rsidR="00F73D98" w:rsidRDefault="00F73D98">
      <w:pPr>
        <w:pStyle w:val="CommentText"/>
      </w:pPr>
      <w:r>
        <w:t>Can you try a graph that somehow shows range/distribution of anomalies – for the entire state-month period but also separately by month (state may be harder but we can discuss what may be possible)</w:t>
      </w:r>
    </w:p>
  </w:comment>
  <w:comment w:id="9" w:author="Ezzati, Majid" w:date="2019-02-14T12:04:00Z" w:initials="EM">
    <w:p w14:paraId="007AEC1E" w14:textId="28D445C6" w:rsidR="00F73D98" w:rsidRDefault="00F73D98">
      <w:pPr>
        <w:pStyle w:val="CommentText"/>
      </w:pPr>
      <w:r>
        <w:rPr>
          <w:rStyle w:val="CommentReference"/>
        </w:rPr>
        <w:annotationRef/>
      </w:r>
      <w:r>
        <w:t>Supplement 1 is not the risk estimates. Those would be the heat maps.</w:t>
      </w:r>
    </w:p>
    <w:p w14:paraId="728573C6" w14:textId="599AEB8C" w:rsidR="00F73D98" w:rsidRDefault="00F73D98">
      <w:pPr>
        <w:pStyle w:val="CommentText"/>
      </w:pPr>
    </w:p>
    <w:p w14:paraId="17B4230A" w14:textId="21B3CC66" w:rsidR="00F73D98" w:rsidRDefault="00F73D98">
      <w:pPr>
        <w:pStyle w:val="CommentText"/>
      </w:pPr>
      <w:r>
        <w:t>To discuss including on Monday (and a way to show uncertainty; Jon Wakefield had something and we have tried things too)</w:t>
      </w:r>
    </w:p>
    <w:p w14:paraId="09B51802" w14:textId="5C045A0B" w:rsidR="00F73D98" w:rsidRDefault="00F73D98">
      <w:pPr>
        <w:pStyle w:val="CommentText"/>
      </w:pPr>
    </w:p>
    <w:p w14:paraId="23814731" w14:textId="1EDCB05B" w:rsidR="00F73D98" w:rsidRDefault="00F73D98">
      <w:pPr>
        <w:pStyle w:val="CommentText"/>
      </w:pPr>
      <w:r>
        <w:t>The others then get shifted</w:t>
      </w:r>
    </w:p>
  </w:comment>
  <w:comment w:id="10" w:author="Robbie Parks" w:date="2019-02-17T22:57:00Z" w:initials="RP">
    <w:p w14:paraId="423EB2C0" w14:textId="6A694DAB" w:rsidR="00F73D98" w:rsidRDefault="00F73D98">
      <w:pPr>
        <w:pStyle w:val="CommentText"/>
      </w:pPr>
      <w:r>
        <w:rPr>
          <w:rStyle w:val="CommentReference"/>
        </w:rPr>
        <w:annotationRef/>
      </w:r>
      <w:r>
        <w:t>OK heat maps included with uncertainty as size of circle</w:t>
      </w:r>
    </w:p>
  </w:comment>
  <w:comment w:id="17" w:author="Ezzati, Majid" w:date="2019-02-14T09:29:00Z" w:initials="EM">
    <w:p w14:paraId="38852238" w14:textId="3EF3808D" w:rsidR="00F73D98" w:rsidRDefault="00F73D98">
      <w:pPr>
        <w:pStyle w:val="CommentText"/>
      </w:pPr>
      <w:r>
        <w:rPr>
          <w:rStyle w:val="CommentReference"/>
        </w:rPr>
        <w:annotationRef/>
      </w:r>
      <w:r>
        <w:t>Should this be “more likely to be intoxicated when they crash” (so age doesn’t make intoxication better/worse but it makes it more likely)</w:t>
      </w:r>
    </w:p>
  </w:comment>
  <w:comment w:id="18" w:author="Robbie Parks" w:date="2019-02-15T15:37:00Z" w:initials="RP">
    <w:p w14:paraId="6ACE19FB" w14:textId="7F561CA5" w:rsidR="00F73D98" w:rsidRDefault="00F73D98">
      <w:pPr>
        <w:pStyle w:val="CommentText"/>
      </w:pPr>
      <w:r>
        <w:rPr>
          <w:rStyle w:val="CommentReference"/>
        </w:rPr>
        <w:annotationRef/>
      </w:r>
      <w:r w:rsidR="004968A4">
        <w:t>I meant that the risk of crashing while intoxicated was much higher, so not what you had suggested. I can look for references the other way around though.</w:t>
      </w:r>
    </w:p>
  </w:comment>
  <w:comment w:id="28" w:author="Ezzati, Majid" w:date="2019-02-14T10:46:00Z" w:initials="EM">
    <w:p w14:paraId="1B7C3399" w14:textId="06CD840F" w:rsidR="00F73D98" w:rsidRDefault="00F73D98">
      <w:pPr>
        <w:pStyle w:val="CommentText"/>
      </w:pPr>
      <w:r>
        <w:rPr>
          <w:rStyle w:val="CommentReference"/>
        </w:rPr>
        <w:annotationRef/>
      </w:r>
      <w:r>
        <w:t xml:space="preserve">What more life guards; changes in speed limits or more checks for alcohol; or … </w:t>
      </w:r>
    </w:p>
    <w:p w14:paraId="154FD851" w14:textId="3365C445" w:rsidR="00F73D98" w:rsidRDefault="00F73D98">
      <w:pPr>
        <w:pStyle w:val="CommentText"/>
      </w:pPr>
    </w:p>
    <w:p w14:paraId="62275099" w14:textId="4867059C" w:rsidR="00F73D98" w:rsidRDefault="00F73D98">
      <w:pPr>
        <w:pStyle w:val="CommentText"/>
      </w:pPr>
      <w:r>
        <w:t>To discuss how to end</w:t>
      </w:r>
    </w:p>
  </w:comment>
  <w:comment w:id="31" w:author="Ezzati, Majid" w:date="2019-02-14T10:55:00Z" w:initials="EM">
    <w:p w14:paraId="313E2C2F" w14:textId="677D6367" w:rsidR="00F73D98" w:rsidRDefault="00F73D98">
      <w:pPr>
        <w:pStyle w:val="CommentText"/>
      </w:pPr>
      <w:r>
        <w:rPr>
          <w:rStyle w:val="CommentReference"/>
        </w:rPr>
        <w:annotationRef/>
      </w:r>
      <w:r>
        <w:t>Was it only at national level or did it have only one variance? To discuss</w:t>
      </w:r>
    </w:p>
  </w:comment>
  <w:comment w:id="32" w:author="Robbie Parks" w:date="2019-02-17T23:28:00Z" w:initials="RP">
    <w:p w14:paraId="0DC13E1F" w14:textId="318D5A9B" w:rsidR="002C0D0C" w:rsidRPr="000E78C8" w:rsidRDefault="002C0D0C" w:rsidP="000E78C8">
      <w:pPr>
        <w:pStyle w:val="HTMLPreformatted"/>
        <w:shd w:val="clear" w:color="auto" w:fill="2B2B2B"/>
        <w:rPr>
          <w:rFonts w:ascii="Menlo" w:hAnsi="Menlo" w:cs="Menlo"/>
          <w:color w:val="A9B7C6"/>
          <w:sz w:val="18"/>
          <w:szCs w:val="18"/>
        </w:rPr>
      </w:pPr>
      <w:r>
        <w:rPr>
          <w:rStyle w:val="CommentReference"/>
        </w:rPr>
        <w:annotationRef/>
      </w:r>
      <w:r w:rsidR="000E78C8" w:rsidRPr="000E78C8">
        <w:rPr>
          <w:rFonts w:ascii="Menlo" w:hAnsi="Menlo" w:cs="Menlo"/>
          <w:color w:val="A9B7C6"/>
          <w:sz w:val="18"/>
          <w:szCs w:val="18"/>
        </w:rPr>
        <w:t>fml  &lt;- deaths.adj ~</w:t>
      </w:r>
      <w:r w:rsidR="000E78C8" w:rsidRPr="000E78C8">
        <w:rPr>
          <w:rFonts w:ascii="Menlo" w:hAnsi="Menlo" w:cs="Menlo"/>
          <w:color w:val="A9B7C6"/>
          <w:sz w:val="18"/>
          <w:szCs w:val="18"/>
        </w:rPr>
        <w:br/>
      </w:r>
      <w:r w:rsidR="000E78C8" w:rsidRPr="000E78C8">
        <w:rPr>
          <w:rFonts w:ascii="Menlo" w:hAnsi="Menlo" w:cs="Menlo"/>
          <w:color w:val="808080"/>
          <w:sz w:val="18"/>
          <w:szCs w:val="18"/>
        </w:rPr>
        <w:t># global terms</w:t>
      </w:r>
      <w:r w:rsidR="000E78C8" w:rsidRPr="000E78C8">
        <w:rPr>
          <w:rFonts w:ascii="Menlo" w:hAnsi="Menlo" w:cs="Menlo"/>
          <w:color w:val="808080"/>
          <w:sz w:val="18"/>
          <w:szCs w:val="18"/>
        </w:rPr>
        <w:br/>
      </w:r>
      <w:r w:rsidR="000E78C8" w:rsidRPr="000E78C8">
        <w:rPr>
          <w:rFonts w:ascii="Menlo" w:hAnsi="Menlo" w:cs="Menlo"/>
          <w:color w:val="6897BB"/>
          <w:sz w:val="18"/>
          <w:szCs w:val="18"/>
        </w:rPr>
        <w:t xml:space="preserve">1 </w:t>
      </w:r>
      <w:r w:rsidR="000E78C8" w:rsidRPr="000E78C8">
        <w:rPr>
          <w:rFonts w:ascii="Menlo" w:hAnsi="Menlo" w:cs="Menlo"/>
          <w:color w:val="A9B7C6"/>
          <w:sz w:val="18"/>
          <w:szCs w:val="18"/>
        </w:rPr>
        <w:t xml:space="preserve">+                                                                           </w:t>
      </w:r>
      <w:r w:rsidR="000E78C8" w:rsidRPr="000E78C8">
        <w:rPr>
          <w:rFonts w:ascii="Menlo" w:hAnsi="Menlo" w:cs="Menlo"/>
          <w:color w:val="808080"/>
          <w:sz w:val="18"/>
          <w:szCs w:val="18"/>
        </w:rPr>
        <w:t># global intercept</w:t>
      </w:r>
      <w:r w:rsidR="000E78C8" w:rsidRPr="000E78C8">
        <w:rPr>
          <w:rFonts w:ascii="Menlo" w:hAnsi="Menlo" w:cs="Menlo"/>
          <w:color w:val="808080"/>
          <w:sz w:val="18"/>
          <w:szCs w:val="18"/>
        </w:rPr>
        <w:br/>
      </w:r>
      <w:r w:rsidR="000E78C8" w:rsidRPr="000E78C8">
        <w:rPr>
          <w:rFonts w:ascii="Menlo" w:hAnsi="Menlo" w:cs="Menlo"/>
          <w:color w:val="A9B7C6"/>
          <w:sz w:val="18"/>
          <w:szCs w:val="18"/>
        </w:rPr>
        <w:t xml:space="preserve">year.month +                                                                     </w:t>
      </w:r>
      <w:r w:rsidR="000E78C8" w:rsidRPr="000E78C8">
        <w:rPr>
          <w:rFonts w:ascii="Menlo" w:hAnsi="Menlo" w:cs="Menlo"/>
          <w:color w:val="808080"/>
          <w:sz w:val="18"/>
          <w:szCs w:val="18"/>
        </w:rPr>
        <w:t># global slope</w:t>
      </w:r>
      <w:r w:rsidR="000E78C8" w:rsidRPr="000E78C8">
        <w:rPr>
          <w:rFonts w:ascii="Menlo" w:hAnsi="Menlo" w:cs="Menlo"/>
          <w:color w:val="808080"/>
          <w:sz w:val="18"/>
          <w:szCs w:val="18"/>
        </w:rPr>
        <w:br/>
        <w:t># month specific terms</w:t>
      </w:r>
      <w:r w:rsidR="000E78C8" w:rsidRPr="000E78C8">
        <w:rPr>
          <w:rFonts w:ascii="Menlo" w:hAnsi="Menlo" w:cs="Menlo"/>
          <w:color w:val="808080"/>
          <w:sz w:val="18"/>
          <w:szCs w:val="18"/>
        </w:rPr>
        <w:br/>
      </w:r>
      <w:r w:rsidR="000E78C8" w:rsidRPr="000E78C8">
        <w:rPr>
          <w:rFonts w:ascii="Menlo" w:hAnsi="Menlo" w:cs="Menlo"/>
          <w:color w:val="A9B7C6"/>
          <w:sz w:val="18"/>
          <w:szCs w:val="18"/>
        </w:rPr>
        <w:t>f(month</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w:t>
      </w:r>
      <w:r w:rsidR="000E78C8" w:rsidRPr="000E78C8">
        <w:rPr>
          <w:rFonts w:ascii="Menlo" w:hAnsi="Menlo" w:cs="Menlo"/>
          <w:color w:val="A9B7C6"/>
          <w:sz w:val="18"/>
          <w:szCs w:val="18"/>
        </w:rPr>
        <w:t xml:space="preserve">cyclic = TRUE) +                                           </w:t>
      </w:r>
      <w:r w:rsidR="000E78C8" w:rsidRPr="000E78C8">
        <w:rPr>
          <w:rFonts w:ascii="Menlo" w:hAnsi="Menlo" w:cs="Menlo"/>
          <w:color w:val="808080"/>
          <w:sz w:val="18"/>
          <w:szCs w:val="18"/>
        </w:rPr>
        <w:t># month specific intercept</w:t>
      </w:r>
      <w:r w:rsidR="000E78C8" w:rsidRPr="000E78C8">
        <w:rPr>
          <w:rFonts w:ascii="Menlo" w:hAnsi="Menlo" w:cs="Menlo"/>
          <w:color w:val="808080"/>
          <w:sz w:val="18"/>
          <w:szCs w:val="18"/>
        </w:rPr>
        <w:br/>
      </w:r>
      <w:r w:rsidR="000E78C8" w:rsidRPr="000E78C8">
        <w:rPr>
          <w:rFonts w:ascii="Menlo" w:hAnsi="Menlo" w:cs="Menlo"/>
          <w:color w:val="A9B7C6"/>
          <w:sz w:val="18"/>
          <w:szCs w:val="18"/>
        </w:rPr>
        <w:t>f(month2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year.month2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 xml:space="preserve">cyclic= TRUE) +                             </w:t>
      </w:r>
      <w:r w:rsidR="000E78C8" w:rsidRPr="000E78C8">
        <w:rPr>
          <w:rFonts w:ascii="Menlo" w:hAnsi="Menlo" w:cs="Menlo"/>
          <w:color w:val="808080"/>
          <w:sz w:val="18"/>
          <w:szCs w:val="18"/>
        </w:rPr>
        <w:t># month specific slope</w:t>
      </w:r>
      <w:r w:rsidR="000E78C8" w:rsidRPr="000E78C8">
        <w:rPr>
          <w:rFonts w:ascii="Menlo" w:hAnsi="Menlo" w:cs="Menlo"/>
          <w:color w:val="808080"/>
          <w:sz w:val="18"/>
          <w:szCs w:val="18"/>
        </w:rPr>
        <w:br/>
        <w:t># state-month specific terms</w:t>
      </w:r>
      <w:r w:rsidR="000E78C8" w:rsidRPr="000E78C8">
        <w:rPr>
          <w:rFonts w:ascii="Menlo" w:hAnsi="Menlo" w:cs="Menlo"/>
          <w:color w:val="808080"/>
          <w:sz w:val="18"/>
          <w:szCs w:val="18"/>
        </w:rPr>
        <w:br/>
      </w:r>
      <w:r w:rsidR="000E78C8" w:rsidRPr="000E78C8">
        <w:rPr>
          <w:rFonts w:ascii="Menlo" w:hAnsi="Menlo" w:cs="Menlo"/>
          <w:color w:val="A9B7C6"/>
          <w:sz w:val="18"/>
          <w:szCs w:val="18"/>
        </w:rPr>
        <w:t>f(month3</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w:t>
      </w:r>
      <w:r w:rsidR="000E78C8" w:rsidRPr="000E78C8">
        <w:rPr>
          <w:rFonts w:ascii="Menlo" w:hAnsi="Menlo" w:cs="Menlo"/>
          <w:color w:val="A9B7C6"/>
          <w:sz w:val="18"/>
          <w:szCs w:val="18"/>
        </w:rPr>
        <w:t>cyclic = TRUE</w:t>
      </w:r>
      <w:r w:rsidR="000E78C8" w:rsidRPr="000E78C8">
        <w:rPr>
          <w:rFonts w:ascii="Menlo" w:hAnsi="Menlo" w:cs="Menlo"/>
          <w:color w:val="CC7832"/>
          <w:sz w:val="18"/>
          <w:szCs w:val="18"/>
        </w:rPr>
        <w:t>,</w:t>
      </w:r>
      <w:r w:rsidR="000E78C8" w:rsidRPr="000E78C8">
        <w:rPr>
          <w:rFonts w:ascii="Menlo" w:hAnsi="Menlo" w:cs="Menlo"/>
          <w:color w:val="A9B7C6"/>
          <w:sz w:val="18"/>
          <w:szCs w:val="18"/>
        </w:rPr>
        <w:t>group=ID</w:t>
      </w:r>
      <w:r w:rsidR="000E78C8" w:rsidRPr="000E78C8">
        <w:rPr>
          <w:rFonts w:ascii="Menlo" w:hAnsi="Menlo" w:cs="Menlo"/>
          <w:color w:val="CC7832"/>
          <w:sz w:val="18"/>
          <w:szCs w:val="18"/>
        </w:rPr>
        <w:t>,</w:t>
      </w:r>
      <w:r w:rsidR="000E78C8" w:rsidRPr="000E78C8">
        <w:rPr>
          <w:rFonts w:ascii="Menlo" w:hAnsi="Menlo" w:cs="Menlo"/>
          <w:color w:val="A9B7C6"/>
          <w:sz w:val="18"/>
          <w:szCs w:val="18"/>
        </w:rPr>
        <w:t>control.group=list(model=</w:t>
      </w:r>
      <w:r w:rsidR="000E78C8" w:rsidRPr="000E78C8">
        <w:rPr>
          <w:rFonts w:ascii="Menlo" w:hAnsi="Menlo" w:cs="Menlo"/>
          <w:color w:val="6A8759"/>
          <w:sz w:val="18"/>
          <w:szCs w:val="18"/>
        </w:rPr>
        <w:t>'besag'</w:t>
      </w:r>
      <w:r w:rsidR="000E78C8" w:rsidRPr="000E78C8">
        <w:rPr>
          <w:rFonts w:ascii="Menlo" w:hAnsi="Menlo" w:cs="Menlo"/>
          <w:color w:val="CC7832"/>
          <w:sz w:val="18"/>
          <w:szCs w:val="18"/>
        </w:rPr>
        <w:t>,</w:t>
      </w:r>
      <w:r w:rsidR="000E78C8" w:rsidRPr="000E78C8">
        <w:rPr>
          <w:rFonts w:ascii="Menlo" w:hAnsi="Menlo" w:cs="Menlo"/>
          <w:color w:val="A9B7C6"/>
          <w:sz w:val="18"/>
          <w:szCs w:val="18"/>
        </w:rPr>
        <w:t xml:space="preserve">graph=USA.adj))+                  </w:t>
      </w:r>
      <w:r w:rsidR="000E78C8" w:rsidRPr="000E78C8">
        <w:rPr>
          <w:rFonts w:ascii="Menlo" w:hAnsi="Menlo" w:cs="Menlo"/>
          <w:color w:val="808080"/>
          <w:sz w:val="18"/>
          <w:szCs w:val="18"/>
        </w:rPr>
        <w:t># state-month specific intercept (spatially-correlated)</w:t>
      </w:r>
      <w:r w:rsidR="000E78C8" w:rsidRPr="000E78C8">
        <w:rPr>
          <w:rFonts w:ascii="Menlo" w:hAnsi="Menlo" w:cs="Menlo"/>
          <w:color w:val="808080"/>
          <w:sz w:val="18"/>
          <w:szCs w:val="18"/>
        </w:rPr>
        <w:br/>
      </w:r>
      <w:r w:rsidR="000E78C8" w:rsidRPr="000E78C8">
        <w:rPr>
          <w:rFonts w:ascii="Menlo" w:hAnsi="Menlo" w:cs="Menlo"/>
          <w:color w:val="A9B7C6"/>
          <w:sz w:val="18"/>
          <w:szCs w:val="18"/>
        </w:rPr>
        <w:t>f(month4</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year.month2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w:t>
      </w:r>
      <w:r w:rsidR="000E78C8" w:rsidRPr="000E78C8">
        <w:rPr>
          <w:rFonts w:ascii="Menlo" w:hAnsi="Menlo" w:cs="Menlo"/>
          <w:color w:val="A9B7C6"/>
          <w:sz w:val="18"/>
          <w:szCs w:val="18"/>
        </w:rPr>
        <w:t>cyclic = TRUE</w:t>
      </w:r>
      <w:r w:rsidR="000E78C8" w:rsidRPr="000E78C8">
        <w:rPr>
          <w:rFonts w:ascii="Menlo" w:hAnsi="Menlo" w:cs="Menlo"/>
          <w:color w:val="CC7832"/>
          <w:sz w:val="18"/>
          <w:szCs w:val="18"/>
        </w:rPr>
        <w:t>,</w:t>
      </w:r>
      <w:r w:rsidR="000E78C8" w:rsidRPr="000E78C8">
        <w:rPr>
          <w:rFonts w:ascii="Menlo" w:hAnsi="Menlo" w:cs="Menlo"/>
          <w:color w:val="A9B7C6"/>
          <w:sz w:val="18"/>
          <w:szCs w:val="18"/>
        </w:rPr>
        <w:t>group=ID</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control.group=list(model=</w:t>
      </w:r>
      <w:r w:rsidR="000E78C8" w:rsidRPr="000E78C8">
        <w:rPr>
          <w:rFonts w:ascii="Menlo" w:hAnsi="Menlo" w:cs="Menlo"/>
          <w:color w:val="6A8759"/>
          <w:sz w:val="18"/>
          <w:szCs w:val="18"/>
        </w:rPr>
        <w:t>'besag'</w:t>
      </w:r>
      <w:r w:rsidR="000E78C8" w:rsidRPr="000E78C8">
        <w:rPr>
          <w:rFonts w:ascii="Menlo" w:hAnsi="Menlo" w:cs="Menlo"/>
          <w:color w:val="CC7832"/>
          <w:sz w:val="18"/>
          <w:szCs w:val="18"/>
        </w:rPr>
        <w:t>,</w:t>
      </w:r>
      <w:r w:rsidR="000E78C8" w:rsidRPr="000E78C8">
        <w:rPr>
          <w:rFonts w:ascii="Menlo" w:hAnsi="Menlo" w:cs="Menlo"/>
          <w:color w:val="A9B7C6"/>
          <w:sz w:val="18"/>
          <w:szCs w:val="18"/>
        </w:rPr>
        <w:t xml:space="preserve">graph=USA.adj))+    </w:t>
      </w:r>
      <w:r w:rsidR="000E78C8" w:rsidRPr="000E78C8">
        <w:rPr>
          <w:rFonts w:ascii="Menlo" w:hAnsi="Menlo" w:cs="Menlo"/>
          <w:color w:val="808080"/>
          <w:sz w:val="18"/>
          <w:szCs w:val="18"/>
        </w:rPr>
        <w:t># state-month specific slope (spatially-correlated)</w:t>
      </w:r>
      <w:r w:rsidR="000E78C8" w:rsidRPr="000E78C8">
        <w:rPr>
          <w:rFonts w:ascii="Menlo" w:hAnsi="Menlo" w:cs="Menlo"/>
          <w:color w:val="808080"/>
          <w:sz w:val="18"/>
          <w:szCs w:val="18"/>
        </w:rPr>
        <w:br/>
        <w:t># state specific terms</w:t>
      </w:r>
      <w:r w:rsidR="000E78C8" w:rsidRPr="000E78C8">
        <w:rPr>
          <w:rFonts w:ascii="Menlo" w:hAnsi="Menlo" w:cs="Menlo"/>
          <w:color w:val="808080"/>
          <w:sz w:val="18"/>
          <w:szCs w:val="18"/>
        </w:rPr>
        <w:br/>
      </w:r>
      <w:r w:rsidR="000E78C8" w:rsidRPr="000E78C8">
        <w:rPr>
          <w:rFonts w:ascii="Menlo" w:hAnsi="Menlo" w:cs="Menlo"/>
          <w:color w:val="A9B7C6"/>
          <w:sz w:val="18"/>
          <w:szCs w:val="18"/>
        </w:rPr>
        <w:t>f(ID</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"besag"</w:t>
      </w:r>
      <w:r w:rsidR="000E78C8" w:rsidRPr="000E78C8">
        <w:rPr>
          <w:rFonts w:ascii="Menlo" w:hAnsi="Menlo" w:cs="Menlo"/>
          <w:color w:val="CC7832"/>
          <w:sz w:val="18"/>
          <w:szCs w:val="18"/>
        </w:rPr>
        <w:t>,</w:t>
      </w:r>
      <w:r w:rsidR="000E78C8" w:rsidRPr="000E78C8">
        <w:rPr>
          <w:rFonts w:ascii="Menlo" w:hAnsi="Menlo" w:cs="Menlo"/>
          <w:color w:val="A9B7C6"/>
          <w:sz w:val="18"/>
          <w:szCs w:val="18"/>
        </w:rPr>
        <w:t xml:space="preserve">graph=USA.adj) +                                          </w:t>
      </w:r>
      <w:r w:rsidR="000E78C8" w:rsidRPr="000E78C8">
        <w:rPr>
          <w:rFonts w:ascii="Menlo" w:hAnsi="Menlo" w:cs="Menlo"/>
          <w:color w:val="808080"/>
          <w:sz w:val="18"/>
          <w:szCs w:val="18"/>
        </w:rPr>
        <w:t># state specific intercept (BYM)</w:t>
      </w:r>
      <w:r w:rsidR="000E78C8" w:rsidRPr="000E78C8">
        <w:rPr>
          <w:rFonts w:ascii="Menlo" w:hAnsi="Menlo" w:cs="Menlo"/>
          <w:color w:val="808080"/>
          <w:sz w:val="18"/>
          <w:szCs w:val="18"/>
        </w:rPr>
        <w:br/>
      </w:r>
      <w:r w:rsidR="000E78C8" w:rsidRPr="000E78C8">
        <w:rPr>
          <w:rFonts w:ascii="Menlo" w:hAnsi="Menlo" w:cs="Menlo"/>
          <w:color w:val="A9B7C6"/>
          <w:sz w:val="18"/>
          <w:szCs w:val="18"/>
        </w:rPr>
        <w:t>f(ID2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year.month2</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"besag"</w:t>
      </w:r>
      <w:r w:rsidR="000E78C8" w:rsidRPr="000E78C8">
        <w:rPr>
          <w:rFonts w:ascii="Menlo" w:hAnsi="Menlo" w:cs="Menlo"/>
          <w:color w:val="CC7832"/>
          <w:sz w:val="18"/>
          <w:szCs w:val="18"/>
        </w:rPr>
        <w:t>,</w:t>
      </w:r>
      <w:r w:rsidR="000E78C8" w:rsidRPr="000E78C8">
        <w:rPr>
          <w:rFonts w:ascii="Menlo" w:hAnsi="Menlo" w:cs="Menlo"/>
          <w:color w:val="A9B7C6"/>
          <w:sz w:val="18"/>
          <w:szCs w:val="18"/>
        </w:rPr>
        <w:t xml:space="preserve">graph=USA.adj) +                            </w:t>
      </w:r>
      <w:r w:rsidR="000E78C8" w:rsidRPr="000E78C8">
        <w:rPr>
          <w:rFonts w:ascii="Menlo" w:hAnsi="Menlo" w:cs="Menlo"/>
          <w:color w:val="808080"/>
          <w:sz w:val="18"/>
          <w:szCs w:val="18"/>
        </w:rPr>
        <w:t># state specific slope (BYM)</w:t>
      </w:r>
      <w:r w:rsidR="000E78C8" w:rsidRPr="000E78C8">
        <w:rPr>
          <w:rFonts w:ascii="Menlo" w:hAnsi="Menlo" w:cs="Menlo"/>
          <w:color w:val="808080"/>
          <w:sz w:val="18"/>
          <w:szCs w:val="18"/>
        </w:rPr>
        <w:br/>
        <w:t># climate specific terms</w:t>
      </w:r>
      <w:r w:rsidR="000E78C8" w:rsidRPr="000E78C8">
        <w:rPr>
          <w:rFonts w:ascii="Menlo" w:hAnsi="Menlo" w:cs="Menlo"/>
          <w:color w:val="808080"/>
          <w:sz w:val="18"/>
          <w:szCs w:val="18"/>
        </w:rPr>
        <w:br/>
      </w:r>
      <w:r w:rsidR="000E78C8" w:rsidRPr="000E78C8">
        <w:rPr>
          <w:rFonts w:ascii="Menlo" w:hAnsi="Menlo" w:cs="Menlo"/>
          <w:color w:val="A9B7C6"/>
          <w:sz w:val="18"/>
          <w:szCs w:val="18"/>
        </w:rPr>
        <w:t>f(month5</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variable</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 xml:space="preserve">cyclic=TRUE) +                                 </w:t>
      </w:r>
      <w:r w:rsidR="000E78C8" w:rsidRPr="000E78C8">
        <w:rPr>
          <w:rFonts w:ascii="Menlo" w:hAnsi="Menlo" w:cs="Menlo"/>
          <w:color w:val="808080"/>
          <w:sz w:val="18"/>
          <w:szCs w:val="18"/>
        </w:rPr>
        <w:t># month specific climate slope</w:t>
      </w:r>
      <w:r w:rsidR="000E78C8" w:rsidRPr="000E78C8">
        <w:rPr>
          <w:rFonts w:ascii="Menlo" w:hAnsi="Menlo" w:cs="Menlo"/>
          <w:color w:val="808080"/>
          <w:sz w:val="18"/>
          <w:szCs w:val="18"/>
        </w:rPr>
        <w:br/>
        <w:t># random walk across time</w:t>
      </w:r>
      <w:r w:rsidR="000E78C8" w:rsidRPr="000E78C8">
        <w:rPr>
          <w:rFonts w:ascii="Menlo" w:hAnsi="Menlo" w:cs="Menlo"/>
          <w:color w:val="808080"/>
          <w:sz w:val="18"/>
          <w:szCs w:val="18"/>
        </w:rPr>
        <w:br/>
      </w:r>
      <w:r w:rsidR="000E78C8" w:rsidRPr="000E78C8">
        <w:rPr>
          <w:rFonts w:ascii="Menlo" w:hAnsi="Menlo" w:cs="Menlo"/>
          <w:color w:val="A9B7C6"/>
          <w:sz w:val="18"/>
          <w:szCs w:val="18"/>
        </w:rPr>
        <w:t>f(year.month3</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model=</w:t>
      </w:r>
      <w:r w:rsidR="000E78C8" w:rsidRPr="000E78C8">
        <w:rPr>
          <w:rFonts w:ascii="Menlo" w:hAnsi="Menlo" w:cs="Menlo"/>
          <w:color w:val="6A8759"/>
          <w:sz w:val="18"/>
          <w:szCs w:val="18"/>
        </w:rPr>
        <w:t>"rw1"</w:t>
      </w:r>
      <w:r w:rsidR="000E78C8" w:rsidRPr="000E78C8">
        <w:rPr>
          <w:rFonts w:ascii="Menlo" w:hAnsi="Menlo" w:cs="Menlo"/>
          <w:color w:val="A9B7C6"/>
          <w:sz w:val="18"/>
          <w:szCs w:val="18"/>
        </w:rPr>
        <w:t xml:space="preserve">) +                                                 </w:t>
      </w:r>
      <w:r w:rsidR="000E78C8" w:rsidRPr="000E78C8">
        <w:rPr>
          <w:rFonts w:ascii="Menlo" w:hAnsi="Menlo" w:cs="Menlo"/>
          <w:color w:val="808080"/>
          <w:sz w:val="18"/>
          <w:szCs w:val="18"/>
        </w:rPr>
        <w:t># rw1</w:t>
      </w:r>
      <w:r w:rsidR="000E78C8" w:rsidRPr="000E78C8">
        <w:rPr>
          <w:rFonts w:ascii="Menlo" w:hAnsi="Menlo" w:cs="Menlo"/>
          <w:color w:val="808080"/>
          <w:sz w:val="18"/>
          <w:szCs w:val="18"/>
        </w:rPr>
        <w:br/>
        <w:t># overdispersion term</w:t>
      </w:r>
      <w:r w:rsidR="000E78C8" w:rsidRPr="000E78C8">
        <w:rPr>
          <w:rFonts w:ascii="Menlo" w:hAnsi="Menlo" w:cs="Menlo"/>
          <w:color w:val="808080"/>
          <w:sz w:val="18"/>
          <w:szCs w:val="18"/>
        </w:rPr>
        <w:br/>
      </w:r>
      <w:r w:rsidR="000E78C8" w:rsidRPr="000E78C8">
        <w:rPr>
          <w:rFonts w:ascii="Menlo" w:hAnsi="Menlo" w:cs="Menlo"/>
          <w:color w:val="A9B7C6"/>
          <w:sz w:val="18"/>
          <w:szCs w:val="18"/>
        </w:rPr>
        <w:t>f(e</w:t>
      </w:r>
      <w:r w:rsidR="000E78C8" w:rsidRPr="000E78C8">
        <w:rPr>
          <w:rFonts w:ascii="Menlo" w:hAnsi="Menlo" w:cs="Menlo"/>
          <w:color w:val="CC7832"/>
          <w:sz w:val="18"/>
          <w:szCs w:val="18"/>
        </w:rPr>
        <w:t xml:space="preserve">, </w:t>
      </w:r>
      <w:r w:rsidR="000E78C8" w:rsidRPr="000E78C8">
        <w:rPr>
          <w:rFonts w:ascii="Menlo" w:hAnsi="Menlo" w:cs="Menlo"/>
          <w:color w:val="A9B7C6"/>
          <w:sz w:val="18"/>
          <w:szCs w:val="18"/>
        </w:rPr>
        <w:t xml:space="preserve">model = </w:t>
      </w:r>
      <w:r w:rsidR="000E78C8" w:rsidRPr="000E78C8">
        <w:rPr>
          <w:rFonts w:ascii="Menlo" w:hAnsi="Menlo" w:cs="Menlo"/>
          <w:color w:val="6A8759"/>
          <w:sz w:val="18"/>
          <w:szCs w:val="18"/>
        </w:rPr>
        <w:t>"iid"</w:t>
      </w:r>
      <w:r w:rsidR="000E78C8" w:rsidRPr="000E78C8">
        <w:rPr>
          <w:rFonts w:ascii="Menlo" w:hAnsi="Menlo" w:cs="Menlo"/>
          <w:color w:val="A9B7C6"/>
          <w:sz w:val="18"/>
          <w:szCs w:val="18"/>
        </w:rPr>
        <w:t xml:space="preserve">)  </w:t>
      </w:r>
    </w:p>
  </w:comment>
  <w:comment w:id="35" w:author="Ezzati, Majid" w:date="2019-02-14T11:07:00Z" w:initials="EM">
    <w:p w14:paraId="37C35846" w14:textId="7B9C1F3C" w:rsidR="00F73D98" w:rsidRDefault="00F73D98">
      <w:pPr>
        <w:pStyle w:val="CommentText"/>
      </w:pPr>
      <w:r>
        <w:rPr>
          <w:rStyle w:val="CommentReference"/>
        </w:rPr>
        <w:annotationRef/>
      </w:r>
      <w:r>
        <w:t>Can you please have a clear either graph or table for this for Monday. If the correlation is within each state/month (or state-month) have a range of correlation coefficients in a table. Something that can show in a very clear way that this is credible. We can then add that as a supplement or something perhaps</w:t>
      </w:r>
    </w:p>
  </w:comment>
  <w:comment w:id="36" w:author="Robbie Parks" w:date="2019-02-17T23:21:00Z" w:initials="RP">
    <w:p w14:paraId="28D8A224" w14:textId="0A5BE267" w:rsidR="00C06EFA" w:rsidRDefault="00C06EFA">
      <w:pPr>
        <w:pStyle w:val="CommentText"/>
      </w:pPr>
      <w:r>
        <w:rPr>
          <w:rStyle w:val="CommentReference"/>
        </w:rPr>
        <w:annotationRef/>
      </w:r>
      <w:r>
        <w:t>I haven’t quite had time to finish this</w:t>
      </w:r>
    </w:p>
  </w:comment>
  <w:comment w:id="37" w:author="Robbie Parks" w:date="2019-01-24T16:41:00Z" w:initials="RP">
    <w:p w14:paraId="487E5543" w14:textId="1841BDB2" w:rsidR="00F73D98" w:rsidRDefault="00F73D98">
      <w:pPr>
        <w:pStyle w:val="CommentText"/>
      </w:pPr>
      <w:r>
        <w:rPr>
          <w:rStyle w:val="CommentReference"/>
        </w:rPr>
        <w:annotationRef/>
      </w:r>
      <w:r>
        <w:t>We are allowed 30 in the main set of references  for Letters (i.e., not including references in Methods). I left them in here in case you want to have your say on which ones to cut.</w:t>
      </w:r>
    </w:p>
  </w:comment>
  <w:comment w:id="38" w:author="Ezzati, Majid" w:date="2019-02-14T11:19:00Z" w:initials="EM">
    <w:p w14:paraId="5BD83841" w14:textId="3F7113BE" w:rsidR="00F73D98" w:rsidRDefault="00F73D98">
      <w:pPr>
        <w:pStyle w:val="CommentText"/>
      </w:pPr>
      <w:r>
        <w:rPr>
          <w:rStyle w:val="CommentReference"/>
        </w:rPr>
        <w:annotationRef/>
      </w:r>
      <w:r>
        <w:t>This is respectable for first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4B18814" w15:done="0"/>
  <w15:commentEx w15:paraId="23814731" w15:done="0"/>
  <w15:commentEx w15:paraId="423EB2C0" w15:paraIdParent="23814731" w15:done="0"/>
  <w15:commentEx w15:paraId="38852238" w15:done="0"/>
  <w15:commentEx w15:paraId="6ACE19FB" w15:paraIdParent="38852238" w15:done="0"/>
  <w15:commentEx w15:paraId="62275099" w15:done="0"/>
  <w15:commentEx w15:paraId="313E2C2F" w15:done="0"/>
  <w15:commentEx w15:paraId="0DC13E1F" w15:paraIdParent="313E2C2F" w15:done="0"/>
  <w15:commentEx w15:paraId="37C35846" w15:done="0"/>
  <w15:commentEx w15:paraId="28D8A224" w15:paraIdParent="37C35846" w15:done="0"/>
  <w15:commentEx w15:paraId="487E5543" w15:done="0"/>
  <w15:commentEx w15:paraId="5BD83841" w15:paraIdParent="487E554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4B18814" w16cid:durableId="200FD9C7"/>
  <w16cid:commentId w16cid:paraId="23814731" w16cid:durableId="200FD9C8"/>
  <w16cid:commentId w16cid:paraId="423EB2C0" w16cid:durableId="20146546"/>
  <w16cid:commentId w16cid:paraId="38852238" w16cid:durableId="200FD9C9"/>
  <w16cid:commentId w16cid:paraId="6ACE19FB" w16cid:durableId="20115B29"/>
  <w16cid:commentId w16cid:paraId="62275099" w16cid:durableId="200FD9CB"/>
  <w16cid:commentId w16cid:paraId="0DC13E1F" w16cid:durableId="20146CA3"/>
  <w16cid:commentId w16cid:paraId="37C35846" w16cid:durableId="200FD9CD"/>
  <w16cid:commentId w16cid:paraId="28D8A224" w16cid:durableId="20146B03"/>
  <w16cid:commentId w16cid:paraId="487E5543" w16cid:durableId="1FF46935"/>
  <w16cid:commentId w16cid:paraId="5BD83841" w16cid:durableId="200FD9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D4D045" w14:textId="77777777" w:rsidR="00EA7351" w:rsidRDefault="00EA7351">
      <w:r>
        <w:separator/>
      </w:r>
    </w:p>
  </w:endnote>
  <w:endnote w:type="continuationSeparator" w:id="0">
    <w:p w14:paraId="16C9CC51" w14:textId="77777777" w:rsidR="00EA7351" w:rsidRDefault="00EA7351">
      <w:r>
        <w:continuationSeparator/>
      </w:r>
    </w:p>
  </w:endnote>
  <w:endnote w:type="continuationNotice" w:id="1">
    <w:p w14:paraId="36AD3D9A" w14:textId="77777777" w:rsidR="00EA7351" w:rsidRDefault="00EA73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F73D98" w:rsidRDefault="00F73D98"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632BBDF"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F8F309C" w14:textId="77777777" w:rsidR="00F73D98" w:rsidRDefault="00F73D98"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C30FE5" w14:textId="77777777" w:rsidR="00EA7351" w:rsidRDefault="00EA7351">
      <w:r>
        <w:separator/>
      </w:r>
    </w:p>
  </w:footnote>
  <w:footnote w:type="continuationSeparator" w:id="0">
    <w:p w14:paraId="73BEE4C6" w14:textId="77777777" w:rsidR="00EA7351" w:rsidRDefault="00EA7351">
      <w:r>
        <w:continuationSeparator/>
      </w:r>
    </w:p>
  </w:footnote>
  <w:footnote w:type="continuationNotice" w:id="1">
    <w:p w14:paraId="36729696" w14:textId="77777777" w:rsidR="00EA7351" w:rsidRDefault="00EA735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47F"/>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2B09"/>
    <w:rsid w:val="000931BC"/>
    <w:rsid w:val="000937AB"/>
    <w:rsid w:val="0009383B"/>
    <w:rsid w:val="000938C0"/>
    <w:rsid w:val="00093B58"/>
    <w:rsid w:val="00093E1B"/>
    <w:rsid w:val="00093F25"/>
    <w:rsid w:val="00094D15"/>
    <w:rsid w:val="00094F74"/>
    <w:rsid w:val="00095490"/>
    <w:rsid w:val="000956FC"/>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3769"/>
    <w:rsid w:val="000E43ED"/>
    <w:rsid w:val="000E4726"/>
    <w:rsid w:val="000E48D7"/>
    <w:rsid w:val="000E49E0"/>
    <w:rsid w:val="000E6236"/>
    <w:rsid w:val="000E78C8"/>
    <w:rsid w:val="000F09F9"/>
    <w:rsid w:val="000F0C79"/>
    <w:rsid w:val="000F1035"/>
    <w:rsid w:val="000F1DF7"/>
    <w:rsid w:val="000F25B0"/>
    <w:rsid w:val="000F3189"/>
    <w:rsid w:val="000F3D7A"/>
    <w:rsid w:val="000F503A"/>
    <w:rsid w:val="000F58BA"/>
    <w:rsid w:val="000F5DC3"/>
    <w:rsid w:val="000F6677"/>
    <w:rsid w:val="000F6C72"/>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3E"/>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4D6A"/>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4384"/>
    <w:rsid w:val="00194696"/>
    <w:rsid w:val="00194A92"/>
    <w:rsid w:val="001950B3"/>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434"/>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1B90"/>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5DDA"/>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2975"/>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67B2"/>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0D0C"/>
    <w:rsid w:val="002C1B3A"/>
    <w:rsid w:val="002C201D"/>
    <w:rsid w:val="002C2D96"/>
    <w:rsid w:val="002C32A3"/>
    <w:rsid w:val="002C3906"/>
    <w:rsid w:val="002C4371"/>
    <w:rsid w:val="002C4C73"/>
    <w:rsid w:val="002C5217"/>
    <w:rsid w:val="002C5765"/>
    <w:rsid w:val="002C5B52"/>
    <w:rsid w:val="002C5BFE"/>
    <w:rsid w:val="002C6219"/>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19DA"/>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8BD"/>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4628"/>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394"/>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981"/>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968A4"/>
    <w:rsid w:val="00496BE5"/>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5FB1"/>
    <w:rsid w:val="004E61B1"/>
    <w:rsid w:val="004E697F"/>
    <w:rsid w:val="004E6C06"/>
    <w:rsid w:val="004E7ADB"/>
    <w:rsid w:val="004E7DE8"/>
    <w:rsid w:val="004F0E54"/>
    <w:rsid w:val="004F125F"/>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1B9"/>
    <w:rsid w:val="00503875"/>
    <w:rsid w:val="00503D85"/>
    <w:rsid w:val="00503DE0"/>
    <w:rsid w:val="00504C5A"/>
    <w:rsid w:val="005050EC"/>
    <w:rsid w:val="00505130"/>
    <w:rsid w:val="0050569D"/>
    <w:rsid w:val="00506AF4"/>
    <w:rsid w:val="00506ECB"/>
    <w:rsid w:val="00506EFF"/>
    <w:rsid w:val="0050701A"/>
    <w:rsid w:val="00507258"/>
    <w:rsid w:val="00507D53"/>
    <w:rsid w:val="00510463"/>
    <w:rsid w:val="00510C07"/>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4"/>
    <w:rsid w:val="00556DC9"/>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00FE"/>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211A"/>
    <w:rsid w:val="00582B8F"/>
    <w:rsid w:val="0058338A"/>
    <w:rsid w:val="00584286"/>
    <w:rsid w:val="0058439A"/>
    <w:rsid w:val="00584490"/>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1EF"/>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2C7A"/>
    <w:rsid w:val="005D379A"/>
    <w:rsid w:val="005D41A4"/>
    <w:rsid w:val="005D421A"/>
    <w:rsid w:val="005D4926"/>
    <w:rsid w:val="005D5BB7"/>
    <w:rsid w:val="005D6530"/>
    <w:rsid w:val="005D73D0"/>
    <w:rsid w:val="005D73FB"/>
    <w:rsid w:val="005D75D9"/>
    <w:rsid w:val="005D7922"/>
    <w:rsid w:val="005D7A85"/>
    <w:rsid w:val="005E0155"/>
    <w:rsid w:val="005E039F"/>
    <w:rsid w:val="005E0E67"/>
    <w:rsid w:val="005E22E4"/>
    <w:rsid w:val="005E2E4E"/>
    <w:rsid w:val="005E329F"/>
    <w:rsid w:val="005E32A5"/>
    <w:rsid w:val="005E3707"/>
    <w:rsid w:val="005E4001"/>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3C5"/>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7D6"/>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888"/>
    <w:rsid w:val="006D7A1E"/>
    <w:rsid w:val="006D7E94"/>
    <w:rsid w:val="006D7FD3"/>
    <w:rsid w:val="006E0233"/>
    <w:rsid w:val="006E0C35"/>
    <w:rsid w:val="006E1126"/>
    <w:rsid w:val="006E17A8"/>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6C"/>
    <w:rsid w:val="006E730D"/>
    <w:rsid w:val="006F0E88"/>
    <w:rsid w:val="006F1EA9"/>
    <w:rsid w:val="006F3684"/>
    <w:rsid w:val="006F382C"/>
    <w:rsid w:val="006F43C8"/>
    <w:rsid w:val="006F4CA6"/>
    <w:rsid w:val="006F53FA"/>
    <w:rsid w:val="006F569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47F51"/>
    <w:rsid w:val="007504B4"/>
    <w:rsid w:val="00750B80"/>
    <w:rsid w:val="007514AC"/>
    <w:rsid w:val="00752388"/>
    <w:rsid w:val="00752BA5"/>
    <w:rsid w:val="00752E5A"/>
    <w:rsid w:val="0075393E"/>
    <w:rsid w:val="00753F96"/>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130D"/>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D83"/>
    <w:rsid w:val="00811E91"/>
    <w:rsid w:val="008125BE"/>
    <w:rsid w:val="00813355"/>
    <w:rsid w:val="00813ABC"/>
    <w:rsid w:val="00814199"/>
    <w:rsid w:val="00815405"/>
    <w:rsid w:val="00815650"/>
    <w:rsid w:val="00815C28"/>
    <w:rsid w:val="00816655"/>
    <w:rsid w:val="0081748C"/>
    <w:rsid w:val="00820347"/>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52F7"/>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6E96"/>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06"/>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25"/>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5A03"/>
    <w:rsid w:val="0090621A"/>
    <w:rsid w:val="0090673B"/>
    <w:rsid w:val="00907AAC"/>
    <w:rsid w:val="0091010B"/>
    <w:rsid w:val="00910568"/>
    <w:rsid w:val="00910EDE"/>
    <w:rsid w:val="00910FF8"/>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674D"/>
    <w:rsid w:val="009270D5"/>
    <w:rsid w:val="00930607"/>
    <w:rsid w:val="009314BF"/>
    <w:rsid w:val="009318F4"/>
    <w:rsid w:val="009325CE"/>
    <w:rsid w:val="00932743"/>
    <w:rsid w:val="00932BD5"/>
    <w:rsid w:val="009334DF"/>
    <w:rsid w:val="009336CA"/>
    <w:rsid w:val="00933B60"/>
    <w:rsid w:val="00933C2F"/>
    <w:rsid w:val="00935167"/>
    <w:rsid w:val="00935806"/>
    <w:rsid w:val="00937071"/>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0E3F"/>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BA1"/>
    <w:rsid w:val="009A2E6F"/>
    <w:rsid w:val="009A36CE"/>
    <w:rsid w:val="009A3B16"/>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8D4"/>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E7943"/>
    <w:rsid w:val="009F005A"/>
    <w:rsid w:val="009F0AD7"/>
    <w:rsid w:val="009F0BE9"/>
    <w:rsid w:val="009F0E6E"/>
    <w:rsid w:val="009F1077"/>
    <w:rsid w:val="009F13D7"/>
    <w:rsid w:val="009F14CD"/>
    <w:rsid w:val="009F16DD"/>
    <w:rsid w:val="009F201A"/>
    <w:rsid w:val="009F2476"/>
    <w:rsid w:val="009F2FE1"/>
    <w:rsid w:val="009F36AB"/>
    <w:rsid w:val="009F3F56"/>
    <w:rsid w:val="009F41EF"/>
    <w:rsid w:val="009F41F2"/>
    <w:rsid w:val="009F4257"/>
    <w:rsid w:val="009F4AEC"/>
    <w:rsid w:val="009F507F"/>
    <w:rsid w:val="009F5192"/>
    <w:rsid w:val="009F59F0"/>
    <w:rsid w:val="009F6FFA"/>
    <w:rsid w:val="00A0012C"/>
    <w:rsid w:val="00A00400"/>
    <w:rsid w:val="00A005BB"/>
    <w:rsid w:val="00A00953"/>
    <w:rsid w:val="00A00F47"/>
    <w:rsid w:val="00A01638"/>
    <w:rsid w:val="00A0222A"/>
    <w:rsid w:val="00A02BF6"/>
    <w:rsid w:val="00A03DE2"/>
    <w:rsid w:val="00A03F69"/>
    <w:rsid w:val="00A04808"/>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4766"/>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6D4"/>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2D5"/>
    <w:rsid w:val="00AB132A"/>
    <w:rsid w:val="00AB14D8"/>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087"/>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AEA"/>
    <w:rsid w:val="00B20CE8"/>
    <w:rsid w:val="00B21DE1"/>
    <w:rsid w:val="00B23634"/>
    <w:rsid w:val="00B24751"/>
    <w:rsid w:val="00B2488E"/>
    <w:rsid w:val="00B24BE3"/>
    <w:rsid w:val="00B25024"/>
    <w:rsid w:val="00B2527A"/>
    <w:rsid w:val="00B2545E"/>
    <w:rsid w:val="00B2547D"/>
    <w:rsid w:val="00B26293"/>
    <w:rsid w:val="00B26764"/>
    <w:rsid w:val="00B26B68"/>
    <w:rsid w:val="00B26F79"/>
    <w:rsid w:val="00B2744D"/>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5A6F"/>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2DB6"/>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523"/>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036"/>
    <w:rsid w:val="00BC2412"/>
    <w:rsid w:val="00BC291C"/>
    <w:rsid w:val="00BC2A9E"/>
    <w:rsid w:val="00BC308E"/>
    <w:rsid w:val="00BC36A6"/>
    <w:rsid w:val="00BC3CC9"/>
    <w:rsid w:val="00BC3F26"/>
    <w:rsid w:val="00BC4DCA"/>
    <w:rsid w:val="00BC4EF5"/>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5F0E"/>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6EFA"/>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89F"/>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47A"/>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232"/>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70C"/>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57D7F"/>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744"/>
    <w:rsid w:val="00D74BA2"/>
    <w:rsid w:val="00D74F32"/>
    <w:rsid w:val="00D7511D"/>
    <w:rsid w:val="00D75325"/>
    <w:rsid w:val="00D75A68"/>
    <w:rsid w:val="00D76DF7"/>
    <w:rsid w:val="00D76E6B"/>
    <w:rsid w:val="00D80F68"/>
    <w:rsid w:val="00D8106F"/>
    <w:rsid w:val="00D811E5"/>
    <w:rsid w:val="00D812B2"/>
    <w:rsid w:val="00D82146"/>
    <w:rsid w:val="00D8274F"/>
    <w:rsid w:val="00D82A4F"/>
    <w:rsid w:val="00D82A60"/>
    <w:rsid w:val="00D82C00"/>
    <w:rsid w:val="00D83449"/>
    <w:rsid w:val="00D83951"/>
    <w:rsid w:val="00D84009"/>
    <w:rsid w:val="00D84233"/>
    <w:rsid w:val="00D84646"/>
    <w:rsid w:val="00D84720"/>
    <w:rsid w:val="00D8591C"/>
    <w:rsid w:val="00D859E4"/>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2F3C"/>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B3C"/>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E2F"/>
    <w:rsid w:val="00DD303A"/>
    <w:rsid w:val="00DD39F1"/>
    <w:rsid w:val="00DD3CAB"/>
    <w:rsid w:val="00DD3F33"/>
    <w:rsid w:val="00DD5199"/>
    <w:rsid w:val="00DD5A3A"/>
    <w:rsid w:val="00DD5A48"/>
    <w:rsid w:val="00DD61A0"/>
    <w:rsid w:val="00DD6E22"/>
    <w:rsid w:val="00DD7554"/>
    <w:rsid w:val="00DD79E6"/>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01B"/>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B9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69"/>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E37"/>
    <w:rsid w:val="00EA7116"/>
    <w:rsid w:val="00EA7351"/>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471"/>
    <w:rsid w:val="00EF3762"/>
    <w:rsid w:val="00EF3A8C"/>
    <w:rsid w:val="00EF44AE"/>
    <w:rsid w:val="00EF44EF"/>
    <w:rsid w:val="00EF483A"/>
    <w:rsid w:val="00EF5A5E"/>
    <w:rsid w:val="00EF63BC"/>
    <w:rsid w:val="00EF68CB"/>
    <w:rsid w:val="00EF69FE"/>
    <w:rsid w:val="00EF7736"/>
    <w:rsid w:val="00EF7C6E"/>
    <w:rsid w:val="00F009C1"/>
    <w:rsid w:val="00F00CDC"/>
    <w:rsid w:val="00F01090"/>
    <w:rsid w:val="00F01639"/>
    <w:rsid w:val="00F0166A"/>
    <w:rsid w:val="00F018AF"/>
    <w:rsid w:val="00F01B41"/>
    <w:rsid w:val="00F02772"/>
    <w:rsid w:val="00F03638"/>
    <w:rsid w:val="00F03BCA"/>
    <w:rsid w:val="00F043F7"/>
    <w:rsid w:val="00F04E33"/>
    <w:rsid w:val="00F04E91"/>
    <w:rsid w:val="00F04F26"/>
    <w:rsid w:val="00F054CB"/>
    <w:rsid w:val="00F056CD"/>
    <w:rsid w:val="00F0641C"/>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5E44"/>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D98"/>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2A0C"/>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59D"/>
    <w:rsid w:val="00FE2D7C"/>
    <w:rsid w:val="00FE30FF"/>
    <w:rsid w:val="00FE3811"/>
    <w:rsid w:val="00FE3EF4"/>
    <w:rsid w:val="00FE46A6"/>
    <w:rsid w:val="00FE47A8"/>
    <w:rsid w:val="00FE4975"/>
    <w:rsid w:val="00FE5FE6"/>
    <w:rsid w:val="00FE67B7"/>
    <w:rsid w:val="00FE7683"/>
    <w:rsid w:val="00FF023E"/>
    <w:rsid w:val="00FF1578"/>
    <w:rsid w:val="00FF2107"/>
    <w:rsid w:val="00FF262C"/>
    <w:rsid w:val="00FF3A97"/>
    <w:rsid w:val="00FF4470"/>
    <w:rsid w:val="00FF479A"/>
    <w:rsid w:val="00FF521E"/>
    <w:rsid w:val="00FF54C5"/>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 w:type="paragraph" w:styleId="HTMLPreformatted">
    <w:name w:val="HTML Preformatted"/>
    <w:basedOn w:val="Normal"/>
    <w:link w:val="HTMLPreformattedChar"/>
    <w:uiPriority w:val="99"/>
    <w:unhideWhenUsed/>
    <w:rsid w:val="000E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0E78C8"/>
    <w:rPr>
      <w:rFonts w:ascii="Courier New" w:eastAsia="Times New Roman" w:hAnsi="Courier New" w:cs="Courier New"/>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6675493">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D7A44C2-A1F0-6C47-B7E0-FBAED559AC96}">
  <ds:schemaRefs>
    <ds:schemaRef ds:uri="http://schemas.openxmlformats.org/officeDocument/2006/bibliography"/>
  </ds:schemaRefs>
</ds:datastoreItem>
</file>

<file path=customXml/itemProps2.xml><?xml version="1.0" encoding="utf-8"?>
<ds:datastoreItem xmlns:ds="http://schemas.openxmlformats.org/officeDocument/2006/customXml" ds:itemID="{791A8203-1632-834E-9ACB-F8301999A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Pages>
  <Words>29705</Words>
  <Characters>169323</Characters>
  <Application>Microsoft Office Word</Application>
  <DocSecurity>0</DocSecurity>
  <Lines>1411</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15</cp:revision>
  <cp:lastPrinted>2019-01-21T19:46:00Z</cp:lastPrinted>
  <dcterms:created xsi:type="dcterms:W3CDTF">2019-02-17T22:57:00Z</dcterms:created>
  <dcterms:modified xsi:type="dcterms:W3CDTF">2019-02-17T23:30:00Z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