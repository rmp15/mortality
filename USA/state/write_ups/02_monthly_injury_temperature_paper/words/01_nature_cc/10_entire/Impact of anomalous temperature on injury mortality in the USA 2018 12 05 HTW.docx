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C56EFEF" w14:textId="202C6CF1" w:rsidR="000210D1" w:rsidRPr="00636C9B" w:rsidRDefault="00973147" w:rsidP="00D76DF7">
      <w:pPr>
        <w:spacing w:after="0" w:line="480" w:lineRule="auto"/>
        <w:jc w:val="both"/>
        <w:outlineLvl w:val="0"/>
        <w:rPr>
          <w:rFonts w:ascii="Times New Roman" w:hAnsi="Times New Roman"/>
          <w:b/>
          <w:color w:val="000000" w:themeColor="text1"/>
          <w:sz w:val="24"/>
          <w:szCs w:val="24"/>
        </w:rPr>
      </w:pPr>
      <w:r>
        <w:rPr>
          <w:rFonts w:ascii="Times New Roman" w:hAnsi="Times New Roman"/>
          <w:b/>
          <w:color w:val="000000" w:themeColor="text1"/>
          <w:sz w:val="24"/>
          <w:szCs w:val="24"/>
        </w:rPr>
        <w:t>A national analysis of a</w:t>
      </w:r>
      <w:r w:rsidR="00300CD8" w:rsidRPr="00636C9B">
        <w:rPr>
          <w:rFonts w:ascii="Times New Roman" w:hAnsi="Times New Roman"/>
          <w:b/>
          <w:color w:val="000000" w:themeColor="text1"/>
          <w:sz w:val="24"/>
          <w:szCs w:val="24"/>
        </w:rPr>
        <w:t xml:space="preserve">nomalous temperature </w:t>
      </w:r>
      <w:r w:rsidR="009545F7">
        <w:rPr>
          <w:rFonts w:ascii="Times New Roman" w:hAnsi="Times New Roman"/>
          <w:b/>
          <w:color w:val="000000" w:themeColor="text1"/>
          <w:sz w:val="24"/>
          <w:szCs w:val="24"/>
        </w:rPr>
        <w:t>and</w:t>
      </w:r>
      <w:r w:rsidR="009545F7" w:rsidRPr="00636C9B">
        <w:rPr>
          <w:rFonts w:ascii="Times New Roman" w:hAnsi="Times New Roman"/>
          <w:b/>
          <w:color w:val="000000" w:themeColor="text1"/>
          <w:sz w:val="24"/>
          <w:szCs w:val="24"/>
        </w:rPr>
        <w:t xml:space="preserve"> </w:t>
      </w:r>
      <w:r w:rsidR="00300CD8" w:rsidRPr="00636C9B">
        <w:rPr>
          <w:rFonts w:ascii="Times New Roman" w:hAnsi="Times New Roman"/>
          <w:b/>
          <w:color w:val="000000" w:themeColor="text1"/>
          <w:sz w:val="24"/>
          <w:szCs w:val="24"/>
        </w:rPr>
        <w:t>injury mortality in the USA</w:t>
      </w:r>
    </w:p>
    <w:p w14:paraId="4E3F7259" w14:textId="396ED192" w:rsidR="000210D1" w:rsidRPr="00636C9B" w:rsidRDefault="000210D1" w:rsidP="00D76DF7">
      <w:pPr>
        <w:spacing w:after="0" w:line="480" w:lineRule="auto"/>
        <w:jc w:val="both"/>
        <w:outlineLvl w:val="0"/>
        <w:rPr>
          <w:rFonts w:ascii="Times New Roman" w:hAnsi="Times New Roman"/>
          <w:color w:val="000000" w:themeColor="text1"/>
          <w:sz w:val="24"/>
          <w:szCs w:val="24"/>
          <w:lang w:val="it-IT"/>
        </w:rPr>
      </w:pPr>
      <w:r w:rsidRPr="00636C9B">
        <w:rPr>
          <w:rFonts w:ascii="Times New Roman" w:hAnsi="Times New Roman"/>
          <w:color w:val="000000" w:themeColor="text1"/>
          <w:sz w:val="24"/>
          <w:szCs w:val="24"/>
          <w:lang w:val="it-IT"/>
        </w:rPr>
        <w:t>Robbie M Parks</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James E Bennett</w:t>
      </w:r>
      <w:r w:rsidRPr="00636C9B">
        <w:rPr>
          <w:rFonts w:ascii="Times New Roman" w:hAnsi="Times New Roman"/>
          <w:color w:val="000000" w:themeColor="text1"/>
          <w:sz w:val="24"/>
          <w:szCs w:val="24"/>
          <w:vertAlign w:val="superscript"/>
          <w:lang w:val="it-IT"/>
        </w:rPr>
        <w:t>1,2</w:t>
      </w:r>
      <w:r w:rsidRPr="00636C9B">
        <w:rPr>
          <w:rFonts w:ascii="Times New Roman" w:hAnsi="Times New Roman"/>
          <w:color w:val="000000" w:themeColor="text1"/>
          <w:sz w:val="24"/>
          <w:szCs w:val="24"/>
          <w:lang w:val="it-IT"/>
        </w:rPr>
        <w:t xml:space="preserve">, </w:t>
      </w:r>
      <w:ins w:id="0" w:author="Parks, Robbie M" w:date="2018-12-04T16:17:00Z">
        <w:r w:rsidR="00F018AF">
          <w:rPr>
            <w:rFonts w:ascii="Times New Roman" w:hAnsi="Times New Roman"/>
            <w:color w:val="000000" w:themeColor="text1"/>
            <w:sz w:val="24"/>
            <w:szCs w:val="24"/>
            <w:lang w:val="it-IT"/>
          </w:rPr>
          <w:t>Vasilis Kontis</w:t>
        </w:r>
        <w:r w:rsidR="00F018AF" w:rsidRPr="00636C9B">
          <w:rPr>
            <w:rFonts w:ascii="Times New Roman" w:hAnsi="Times New Roman"/>
            <w:color w:val="000000" w:themeColor="text1"/>
            <w:sz w:val="24"/>
            <w:szCs w:val="24"/>
            <w:vertAlign w:val="superscript"/>
            <w:lang w:val="it-IT"/>
          </w:rPr>
          <w:t>1,2</w:t>
        </w:r>
        <w:r w:rsidR="00F018AF">
          <w:rPr>
            <w:rFonts w:ascii="Times New Roman" w:hAnsi="Times New Roman"/>
            <w:color w:val="000000" w:themeColor="text1"/>
            <w:sz w:val="24"/>
            <w:szCs w:val="24"/>
            <w:lang w:val="it-IT"/>
          </w:rPr>
          <w:t xml:space="preserve">, </w:t>
        </w:r>
      </w:ins>
      <w:r w:rsidR="00AD2D64" w:rsidRPr="00636C9B">
        <w:rPr>
          <w:rFonts w:ascii="Times New Roman" w:hAnsi="Times New Roman"/>
          <w:color w:val="000000" w:themeColor="text1"/>
          <w:sz w:val="24"/>
          <w:szCs w:val="24"/>
          <w:lang w:val="it-IT"/>
        </w:rPr>
        <w:t>Helen Tamura-Wicks</w:t>
      </w:r>
      <w:r w:rsidR="008D1C1A">
        <w:rPr>
          <w:rFonts w:ascii="Times New Roman" w:hAnsi="Times New Roman"/>
          <w:color w:val="000000" w:themeColor="text1"/>
          <w:sz w:val="24"/>
          <w:szCs w:val="24"/>
          <w:vertAlign w:val="superscript"/>
          <w:lang w:val="it-IT"/>
        </w:rPr>
        <w:t>1</w:t>
      </w:r>
      <w:ins w:id="1" w:author="Tamura-Wicks, Helen M" w:date="2018-12-06T17:22:00Z">
        <w:r w:rsidR="008C046B">
          <w:rPr>
            <w:rFonts w:ascii="Times New Roman" w:hAnsi="Times New Roman"/>
            <w:color w:val="000000" w:themeColor="text1"/>
            <w:sz w:val="24"/>
            <w:szCs w:val="24"/>
            <w:vertAlign w:val="superscript"/>
            <w:lang w:val="it-IT"/>
          </w:rPr>
          <w:t>2</w:t>
        </w:r>
      </w:ins>
      <w:del w:id="2" w:author="Parks, Robbie M" w:date="2018-12-04T16:17:00Z">
        <w:r w:rsidR="008D1C1A" w:rsidDel="00157C23">
          <w:rPr>
            <w:rFonts w:ascii="Times New Roman" w:hAnsi="Times New Roman"/>
            <w:color w:val="000000" w:themeColor="text1"/>
            <w:sz w:val="24"/>
            <w:szCs w:val="24"/>
            <w:vertAlign w:val="superscript"/>
            <w:lang w:val="it-IT"/>
          </w:rPr>
          <w:delText>,</w:delText>
        </w:r>
      </w:del>
      <w:del w:id="3" w:author="Parks, Robbie M" w:date="2018-12-04T16:16:00Z">
        <w:r w:rsidR="008D1C1A" w:rsidDel="00157C23">
          <w:rPr>
            <w:rFonts w:ascii="Times New Roman" w:hAnsi="Times New Roman"/>
            <w:color w:val="000000" w:themeColor="text1"/>
            <w:sz w:val="24"/>
            <w:szCs w:val="24"/>
            <w:vertAlign w:val="superscript"/>
            <w:lang w:val="it-IT"/>
          </w:rPr>
          <w:delText>4</w:delText>
        </w:r>
      </w:del>
      <w:r w:rsidR="00AD2D64" w:rsidRPr="00636C9B">
        <w:rPr>
          <w:rFonts w:ascii="Times New Roman" w:hAnsi="Times New Roman"/>
          <w:color w:val="000000" w:themeColor="text1"/>
          <w:sz w:val="24"/>
          <w:szCs w:val="24"/>
          <w:lang w:val="it-IT"/>
        </w:rPr>
        <w:t xml:space="preserve">, </w:t>
      </w:r>
      <w:r w:rsidRPr="00636C9B">
        <w:rPr>
          <w:rFonts w:ascii="Times New Roman" w:hAnsi="Times New Roman"/>
          <w:color w:val="000000" w:themeColor="text1"/>
          <w:sz w:val="24"/>
          <w:szCs w:val="24"/>
          <w:lang w:val="it-IT"/>
        </w:rPr>
        <w:t>Ralf Toumi</w:t>
      </w:r>
      <w:ins w:id="4" w:author="Parks, Robbie M" w:date="2018-12-05T11:54:00Z">
        <w:r w:rsidR="00E02CE3">
          <w:rPr>
            <w:rFonts w:ascii="Times New Roman" w:hAnsi="Times New Roman"/>
            <w:color w:val="000000" w:themeColor="text1"/>
            <w:sz w:val="24"/>
            <w:szCs w:val="24"/>
            <w:vertAlign w:val="superscript"/>
            <w:lang w:val="it-IT"/>
          </w:rPr>
          <w:t>3</w:t>
        </w:r>
      </w:ins>
      <w:del w:id="5" w:author="Parks, Robbie M" w:date="2018-12-05T11:54:00Z">
        <w:r w:rsidR="008D1C1A" w:rsidDel="00E02CE3">
          <w:rPr>
            <w:rFonts w:ascii="Times New Roman" w:hAnsi="Times New Roman"/>
            <w:color w:val="000000" w:themeColor="text1"/>
            <w:sz w:val="24"/>
            <w:szCs w:val="24"/>
            <w:vertAlign w:val="superscript"/>
            <w:lang w:val="it-IT"/>
          </w:rPr>
          <w:delText>4</w:delText>
        </w:r>
      </w:del>
      <w:r w:rsidRPr="00636C9B">
        <w:rPr>
          <w:rFonts w:ascii="Times New Roman" w:hAnsi="Times New Roman"/>
          <w:color w:val="000000" w:themeColor="text1"/>
          <w:sz w:val="24"/>
          <w:szCs w:val="24"/>
          <w:lang w:val="it-IT"/>
        </w:rPr>
        <w:t>, Majid Ezzati</w:t>
      </w:r>
      <w:r w:rsidRPr="00636C9B">
        <w:rPr>
          <w:rFonts w:ascii="Times New Roman" w:hAnsi="Times New Roman"/>
          <w:color w:val="000000" w:themeColor="text1"/>
          <w:sz w:val="24"/>
          <w:szCs w:val="24"/>
          <w:vertAlign w:val="superscript"/>
          <w:lang w:val="it-IT"/>
        </w:rPr>
        <w:t>1,2,</w:t>
      </w:r>
      <w:ins w:id="6" w:author="Parks, Robbie M" w:date="2018-12-05T11:54:00Z">
        <w:r w:rsidR="00E02CE3">
          <w:rPr>
            <w:rFonts w:ascii="Times New Roman" w:hAnsi="Times New Roman"/>
            <w:color w:val="000000" w:themeColor="text1"/>
            <w:sz w:val="24"/>
            <w:szCs w:val="24"/>
            <w:vertAlign w:val="superscript"/>
            <w:lang w:val="it-IT"/>
          </w:rPr>
          <w:t>4</w:t>
        </w:r>
      </w:ins>
      <w:del w:id="7" w:author="Parks, Robbie M" w:date="2018-12-05T11:54:00Z">
        <w:r w:rsidRPr="00636C9B" w:rsidDel="00E02CE3">
          <w:rPr>
            <w:rFonts w:ascii="Times New Roman" w:hAnsi="Times New Roman"/>
            <w:color w:val="000000" w:themeColor="text1"/>
            <w:sz w:val="24"/>
            <w:szCs w:val="24"/>
            <w:vertAlign w:val="superscript"/>
            <w:lang w:val="it-IT"/>
          </w:rPr>
          <w:delText>3</w:delText>
        </w:r>
      </w:del>
      <w:r w:rsidRPr="00636C9B">
        <w:rPr>
          <w:rFonts w:ascii="Times New Roman" w:hAnsi="Times New Roman"/>
          <w:color w:val="000000" w:themeColor="text1"/>
          <w:sz w:val="24"/>
          <w:szCs w:val="24"/>
          <w:vertAlign w:val="superscript"/>
          <w:lang w:val="it-IT"/>
        </w:rPr>
        <w:t>*</w:t>
      </w:r>
    </w:p>
    <w:p w14:paraId="7312A7F4" w14:textId="5F104455" w:rsidR="000210D1" w:rsidRPr="00636C9B" w:rsidRDefault="000210D1" w:rsidP="00D76DF7">
      <w:pPr>
        <w:spacing w:after="0" w:line="48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1</w:t>
      </w:r>
      <w:r w:rsidRPr="00636C9B">
        <w:rPr>
          <w:rFonts w:ascii="Times New Roman" w:hAnsi="Times New Roman"/>
          <w:color w:val="000000" w:themeColor="text1"/>
          <w:sz w:val="24"/>
          <w:szCs w:val="24"/>
        </w:rPr>
        <w:t>MRC-PHE Centre for Environment and Health, Imperial College London, London, United Kingdom</w:t>
      </w:r>
    </w:p>
    <w:p w14:paraId="2DC243DD" w14:textId="0E1A5669" w:rsidR="000210D1" w:rsidRDefault="000210D1" w:rsidP="00D76DF7">
      <w:pPr>
        <w:spacing w:after="0" w:line="480" w:lineRule="auto"/>
        <w:jc w:val="both"/>
        <w:rPr>
          <w:ins w:id="8" w:author="Parks, Robbie M" w:date="2018-12-05T11:54:00Z"/>
          <w:rFonts w:ascii="Times New Roman" w:hAnsi="Times New Roman"/>
          <w:color w:val="000000" w:themeColor="text1"/>
          <w:sz w:val="24"/>
          <w:szCs w:val="24"/>
        </w:rPr>
      </w:pPr>
      <w:r w:rsidRPr="00636C9B">
        <w:rPr>
          <w:rFonts w:ascii="Times New Roman" w:hAnsi="Times New Roman"/>
          <w:color w:val="000000" w:themeColor="text1"/>
          <w:sz w:val="24"/>
          <w:szCs w:val="24"/>
          <w:vertAlign w:val="superscript"/>
        </w:rPr>
        <w:t>2</w:t>
      </w:r>
      <w:r w:rsidRPr="00636C9B">
        <w:rPr>
          <w:rFonts w:ascii="Times New Roman" w:hAnsi="Times New Roman"/>
          <w:color w:val="000000" w:themeColor="text1"/>
          <w:sz w:val="24"/>
          <w:szCs w:val="24"/>
        </w:rPr>
        <w:t>Department of Epidemiology and Biostatistics, School of Public Health, Imperial College London, London, United Kingdom</w:t>
      </w:r>
    </w:p>
    <w:p w14:paraId="53805D9C" w14:textId="6CE58CEE" w:rsidR="00E02CE3" w:rsidRPr="00636C9B" w:rsidRDefault="00E02CE3" w:rsidP="00D76DF7">
      <w:pPr>
        <w:spacing w:after="0" w:line="480" w:lineRule="auto"/>
        <w:jc w:val="both"/>
        <w:rPr>
          <w:rFonts w:ascii="Times New Roman" w:hAnsi="Times New Roman"/>
          <w:color w:val="000000" w:themeColor="text1"/>
          <w:sz w:val="24"/>
          <w:szCs w:val="24"/>
        </w:rPr>
      </w:pPr>
      <w:ins w:id="9" w:author="Parks, Robbie M" w:date="2018-12-05T11:54:00Z">
        <w:r>
          <w:rPr>
            <w:rFonts w:ascii="Times New Roman" w:hAnsi="Times New Roman"/>
            <w:color w:val="000000" w:themeColor="text1"/>
            <w:sz w:val="24"/>
            <w:szCs w:val="24"/>
            <w:vertAlign w:val="superscript"/>
          </w:rPr>
          <w:t>3</w:t>
        </w:r>
        <w:r w:rsidRPr="00636C9B">
          <w:rPr>
            <w:rFonts w:ascii="Times New Roman" w:hAnsi="Times New Roman"/>
            <w:color w:val="000000" w:themeColor="text1"/>
            <w:sz w:val="24"/>
            <w:szCs w:val="24"/>
            <w:vertAlign w:val="superscript"/>
          </w:rPr>
          <w:t xml:space="preserve"> </w:t>
        </w:r>
        <w:r w:rsidRPr="00636C9B">
          <w:rPr>
            <w:rFonts w:ascii="Times New Roman" w:hAnsi="Times New Roman"/>
            <w:color w:val="000000" w:themeColor="text1"/>
            <w:sz w:val="24"/>
            <w:szCs w:val="24"/>
          </w:rPr>
          <w:t>Space and Atmospheric Physics, Imperial College London, London, United Kingdom</w:t>
        </w:r>
      </w:ins>
    </w:p>
    <w:p w14:paraId="10B23175" w14:textId="6DA51B65" w:rsidR="000210D1" w:rsidRPr="00636C9B" w:rsidRDefault="00E02CE3" w:rsidP="00D76DF7">
      <w:pPr>
        <w:spacing w:after="0" w:line="480" w:lineRule="auto"/>
        <w:jc w:val="both"/>
        <w:rPr>
          <w:rFonts w:ascii="Times New Roman" w:hAnsi="Times New Roman"/>
          <w:color w:val="000000" w:themeColor="text1"/>
          <w:sz w:val="24"/>
          <w:szCs w:val="24"/>
        </w:rPr>
      </w:pPr>
      <w:ins w:id="10" w:author="Parks, Robbie M" w:date="2018-12-05T11:54:00Z">
        <w:r>
          <w:rPr>
            <w:rFonts w:ascii="Times New Roman" w:hAnsi="Times New Roman"/>
            <w:color w:val="000000" w:themeColor="text1"/>
            <w:sz w:val="24"/>
            <w:szCs w:val="24"/>
            <w:vertAlign w:val="superscript"/>
          </w:rPr>
          <w:t>4</w:t>
        </w:r>
      </w:ins>
      <w:del w:id="11" w:author="Parks, Robbie M" w:date="2018-12-05T11:54:00Z">
        <w:r w:rsidR="000210D1" w:rsidRPr="00636C9B" w:rsidDel="00E02CE3">
          <w:rPr>
            <w:rFonts w:ascii="Times New Roman" w:hAnsi="Times New Roman"/>
            <w:color w:val="000000" w:themeColor="text1"/>
            <w:sz w:val="24"/>
            <w:szCs w:val="24"/>
            <w:vertAlign w:val="superscript"/>
          </w:rPr>
          <w:delText>3</w:delText>
        </w:r>
      </w:del>
      <w:r w:rsidR="000210D1" w:rsidRPr="00636C9B">
        <w:rPr>
          <w:rFonts w:ascii="Times New Roman" w:hAnsi="Times New Roman"/>
          <w:color w:val="000000" w:themeColor="text1"/>
          <w:sz w:val="24"/>
          <w:szCs w:val="24"/>
        </w:rPr>
        <w:t>WHO Collaborating Centre on NCD Surveillance and Epidemiology, Imperial College London, London, United Kingdom</w:t>
      </w:r>
    </w:p>
    <w:p w14:paraId="71D105F2" w14:textId="45734AE6" w:rsidR="0070176B" w:rsidRDefault="00E879D2" w:rsidP="00D76DF7">
      <w:pPr>
        <w:spacing w:after="0" w:line="480" w:lineRule="auto"/>
        <w:jc w:val="both"/>
        <w:rPr>
          <w:ins w:id="12" w:author="Parks, Robbie M" w:date="2018-12-05T11:35:00Z"/>
          <w:rFonts w:ascii="Times New Roman" w:hAnsi="Times New Roman"/>
          <w:color w:val="000000" w:themeColor="text1"/>
          <w:sz w:val="24"/>
          <w:szCs w:val="24"/>
        </w:rPr>
      </w:pPr>
      <w:del w:id="13" w:author="Parks, Robbie M" w:date="2018-12-05T11:54:00Z">
        <w:r w:rsidRPr="00636C9B" w:rsidDel="00E02CE3">
          <w:rPr>
            <w:rFonts w:ascii="Times New Roman" w:hAnsi="Times New Roman"/>
            <w:color w:val="000000" w:themeColor="text1"/>
            <w:sz w:val="24"/>
            <w:szCs w:val="24"/>
            <w:vertAlign w:val="superscript"/>
          </w:rPr>
          <w:delText>4</w:delText>
        </w:r>
        <w:r w:rsidR="000210D1" w:rsidRPr="00636C9B" w:rsidDel="00E02CE3">
          <w:rPr>
            <w:rFonts w:ascii="Times New Roman" w:hAnsi="Times New Roman"/>
            <w:color w:val="000000" w:themeColor="text1"/>
            <w:sz w:val="24"/>
            <w:szCs w:val="24"/>
            <w:vertAlign w:val="superscript"/>
          </w:rPr>
          <w:delText xml:space="preserve"> </w:delText>
        </w:r>
        <w:r w:rsidR="000210D1" w:rsidRPr="00636C9B" w:rsidDel="00E02CE3">
          <w:rPr>
            <w:rFonts w:ascii="Times New Roman" w:hAnsi="Times New Roman"/>
            <w:color w:val="000000" w:themeColor="text1"/>
            <w:sz w:val="24"/>
            <w:szCs w:val="24"/>
          </w:rPr>
          <w:delText>Space and Atmospheric Physics, Imperial College London, London, United Kingdom</w:delText>
        </w:r>
      </w:del>
    </w:p>
    <w:p w14:paraId="63E029A3" w14:textId="51C863E0" w:rsidR="0070176B" w:rsidRDefault="0070176B" w:rsidP="00D76DF7">
      <w:pPr>
        <w:spacing w:after="0" w:line="480" w:lineRule="auto"/>
        <w:jc w:val="both"/>
        <w:rPr>
          <w:ins w:id="14" w:author="Parks, Robbie M" w:date="2018-12-05T11:35:00Z"/>
          <w:rFonts w:ascii="Times New Roman" w:hAnsi="Times New Roman"/>
          <w:color w:val="000000" w:themeColor="text1"/>
          <w:sz w:val="24"/>
          <w:szCs w:val="24"/>
        </w:rPr>
      </w:pPr>
      <w:ins w:id="15" w:author="Parks, Robbie M" w:date="2018-12-05T11:35:00Z">
        <w:r>
          <w:rPr>
            <w:rFonts w:ascii="Times New Roman" w:hAnsi="Times New Roman"/>
            <w:color w:val="000000" w:themeColor="text1"/>
            <w:sz w:val="24"/>
            <w:szCs w:val="24"/>
          </w:rPr>
          <w:t xml:space="preserve">Robbie M Parks: </w:t>
        </w:r>
        <w:r w:rsidRPr="004427B5">
          <w:rPr>
            <w:color w:val="000000" w:themeColor="text1"/>
            <w:rPrChange w:id="16" w:author="Parks, Robbie M" w:date="2018-12-05T11:38:00Z">
              <w:rPr>
                <w:rStyle w:val="Hyperlink"/>
                <w:rFonts w:ascii="Times New Roman" w:hAnsi="Times New Roman"/>
                <w:sz w:val="24"/>
                <w:szCs w:val="24"/>
              </w:rPr>
            </w:rPrChange>
          </w:rPr>
          <w:t>robbie.parks@imperial.ac.uk</w:t>
        </w:r>
      </w:ins>
    </w:p>
    <w:p w14:paraId="4C962F64" w14:textId="396F4D88" w:rsidR="0070176B" w:rsidRDefault="0070176B" w:rsidP="00D76DF7">
      <w:pPr>
        <w:spacing w:after="0" w:line="480" w:lineRule="auto"/>
        <w:jc w:val="both"/>
        <w:rPr>
          <w:ins w:id="17" w:author="Parks, Robbie M" w:date="2018-12-05T11:35:00Z"/>
          <w:rFonts w:ascii="Times New Roman" w:hAnsi="Times New Roman"/>
          <w:color w:val="000000" w:themeColor="text1"/>
          <w:sz w:val="24"/>
          <w:szCs w:val="24"/>
        </w:rPr>
      </w:pPr>
      <w:ins w:id="18" w:author="Parks, Robbie M" w:date="2018-12-05T11:35:00Z">
        <w:r>
          <w:rPr>
            <w:rFonts w:ascii="Times New Roman" w:hAnsi="Times New Roman"/>
            <w:color w:val="000000" w:themeColor="text1"/>
            <w:sz w:val="24"/>
            <w:szCs w:val="24"/>
          </w:rPr>
          <w:t xml:space="preserve">James E Bennett: </w:t>
        </w:r>
        <w:r w:rsidRPr="004427B5">
          <w:rPr>
            <w:color w:val="000000" w:themeColor="text1"/>
            <w:rPrChange w:id="19" w:author="Parks, Robbie M" w:date="2018-12-05T11:38:00Z">
              <w:rPr>
                <w:rStyle w:val="Hyperlink"/>
                <w:rFonts w:ascii="Times New Roman" w:hAnsi="Times New Roman"/>
                <w:sz w:val="24"/>
                <w:szCs w:val="24"/>
              </w:rPr>
            </w:rPrChange>
          </w:rPr>
          <w:t>j.e.bennett@imperial.ac.uk</w:t>
        </w:r>
      </w:ins>
    </w:p>
    <w:p w14:paraId="203FF641" w14:textId="1B33EED0" w:rsidR="0070176B" w:rsidRDefault="0070176B" w:rsidP="00D76DF7">
      <w:pPr>
        <w:spacing w:after="0" w:line="480" w:lineRule="auto"/>
        <w:jc w:val="both"/>
        <w:rPr>
          <w:ins w:id="20" w:author="Parks, Robbie M" w:date="2018-12-05T11:36:00Z"/>
          <w:rFonts w:ascii="Times New Roman" w:hAnsi="Times New Roman"/>
          <w:color w:val="000000" w:themeColor="text1"/>
          <w:sz w:val="24"/>
          <w:szCs w:val="24"/>
        </w:rPr>
      </w:pPr>
      <w:proofErr w:type="spellStart"/>
      <w:ins w:id="21" w:author="Parks, Robbie M" w:date="2018-12-05T11:35:00Z">
        <w:r>
          <w:rPr>
            <w:rFonts w:ascii="Times New Roman" w:hAnsi="Times New Roman"/>
            <w:color w:val="000000" w:themeColor="text1"/>
            <w:sz w:val="24"/>
            <w:szCs w:val="24"/>
          </w:rPr>
          <w:t>Vasilis</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Kontis</w:t>
        </w:r>
        <w:proofErr w:type="spellEnd"/>
        <w:r>
          <w:rPr>
            <w:rFonts w:ascii="Times New Roman" w:hAnsi="Times New Roman"/>
            <w:color w:val="000000" w:themeColor="text1"/>
            <w:sz w:val="24"/>
            <w:szCs w:val="24"/>
          </w:rPr>
          <w:t xml:space="preserve">: </w:t>
        </w:r>
      </w:ins>
      <w:ins w:id="22" w:author="Parks, Robbie M" w:date="2018-12-05T11:36:00Z">
        <w:r w:rsidR="00DE5766" w:rsidRPr="004427B5">
          <w:rPr>
            <w:color w:val="000000" w:themeColor="text1"/>
            <w:rPrChange w:id="23" w:author="Parks, Robbie M" w:date="2018-12-05T11:38:00Z">
              <w:rPr>
                <w:rStyle w:val="Hyperlink"/>
                <w:rFonts w:ascii="Times New Roman" w:hAnsi="Times New Roman"/>
                <w:sz w:val="24"/>
                <w:szCs w:val="24"/>
              </w:rPr>
            </w:rPrChange>
          </w:rPr>
          <w:t>v.kontis@imperial.ac.uk</w:t>
        </w:r>
      </w:ins>
    </w:p>
    <w:p w14:paraId="28155C19" w14:textId="559BBC2B" w:rsidR="00DE5766" w:rsidRDefault="00DE5766" w:rsidP="00D76DF7">
      <w:pPr>
        <w:spacing w:after="0" w:line="480" w:lineRule="auto"/>
        <w:jc w:val="both"/>
        <w:rPr>
          <w:ins w:id="24" w:author="Parks, Robbie M" w:date="2018-12-05T11:36:00Z"/>
          <w:rFonts w:ascii="Times New Roman" w:hAnsi="Times New Roman"/>
          <w:color w:val="000000" w:themeColor="text1"/>
          <w:sz w:val="24"/>
          <w:szCs w:val="24"/>
        </w:rPr>
      </w:pPr>
      <w:ins w:id="25" w:author="Parks, Robbie M" w:date="2018-12-05T11:36:00Z">
        <w:r>
          <w:rPr>
            <w:rFonts w:ascii="Times New Roman" w:hAnsi="Times New Roman"/>
            <w:color w:val="000000" w:themeColor="text1"/>
            <w:sz w:val="24"/>
            <w:szCs w:val="24"/>
          </w:rPr>
          <w:t xml:space="preserve">Helen Tamura-Wicks: </w:t>
        </w:r>
        <w:r w:rsidRPr="004427B5">
          <w:rPr>
            <w:color w:val="000000" w:themeColor="text1"/>
            <w:rPrChange w:id="26" w:author="Parks, Robbie M" w:date="2018-12-05T11:38:00Z">
              <w:rPr>
                <w:rStyle w:val="Hyperlink"/>
                <w:rFonts w:ascii="Times New Roman" w:hAnsi="Times New Roman"/>
                <w:sz w:val="24"/>
                <w:szCs w:val="24"/>
              </w:rPr>
            </w:rPrChange>
          </w:rPr>
          <w:t>helen.tamura-wicks07@imperial.ac.uk</w:t>
        </w:r>
      </w:ins>
    </w:p>
    <w:p w14:paraId="122F22C8" w14:textId="05B923AD" w:rsidR="00DE5766" w:rsidRDefault="00DE5766" w:rsidP="00D76DF7">
      <w:pPr>
        <w:spacing w:after="0" w:line="480" w:lineRule="auto"/>
        <w:jc w:val="both"/>
        <w:rPr>
          <w:ins w:id="27" w:author="Parks, Robbie M" w:date="2018-12-05T11:36:00Z"/>
          <w:rFonts w:ascii="Times New Roman" w:hAnsi="Times New Roman"/>
          <w:color w:val="000000" w:themeColor="text1"/>
          <w:sz w:val="24"/>
          <w:szCs w:val="24"/>
        </w:rPr>
      </w:pPr>
      <w:ins w:id="28" w:author="Parks, Robbie M" w:date="2018-12-05T11:36:00Z">
        <w:r>
          <w:rPr>
            <w:rFonts w:ascii="Times New Roman" w:hAnsi="Times New Roman"/>
            <w:color w:val="000000" w:themeColor="text1"/>
            <w:sz w:val="24"/>
            <w:szCs w:val="24"/>
          </w:rPr>
          <w:t xml:space="preserve">Ralf Toumi: </w:t>
        </w:r>
        <w:r w:rsidRPr="004427B5">
          <w:rPr>
            <w:color w:val="000000" w:themeColor="text1"/>
            <w:rPrChange w:id="29" w:author="Parks, Robbie M" w:date="2018-12-05T11:38:00Z">
              <w:rPr>
                <w:rStyle w:val="Hyperlink"/>
                <w:rFonts w:ascii="Times New Roman" w:hAnsi="Times New Roman"/>
                <w:sz w:val="24"/>
                <w:szCs w:val="24"/>
              </w:rPr>
            </w:rPrChange>
          </w:rPr>
          <w:t>r.toumi@imperial.ac.uk</w:t>
        </w:r>
      </w:ins>
    </w:p>
    <w:p w14:paraId="69CD8D79" w14:textId="02A310E2" w:rsidR="00DE5766" w:rsidRDefault="00DE5766" w:rsidP="00D76DF7">
      <w:pPr>
        <w:spacing w:after="0" w:line="480" w:lineRule="auto"/>
        <w:jc w:val="both"/>
        <w:rPr>
          <w:ins w:id="30" w:author="Parks, Robbie M" w:date="2018-12-05T11:35:00Z"/>
          <w:rFonts w:ascii="Times New Roman" w:hAnsi="Times New Roman"/>
          <w:color w:val="000000" w:themeColor="text1"/>
          <w:sz w:val="24"/>
          <w:szCs w:val="24"/>
        </w:rPr>
      </w:pPr>
      <w:ins w:id="31" w:author="Parks, Robbie M" w:date="2018-12-05T11:36:00Z">
        <w:r>
          <w:rPr>
            <w:rFonts w:ascii="Times New Roman" w:hAnsi="Times New Roman"/>
            <w:color w:val="000000" w:themeColor="text1"/>
            <w:sz w:val="24"/>
            <w:szCs w:val="24"/>
          </w:rPr>
          <w:t>Majid Ezzati: majid.ezzati@imperial.ac.uk</w:t>
        </w:r>
      </w:ins>
    </w:p>
    <w:p w14:paraId="2ECACB8E" w14:textId="77777777" w:rsidR="0070176B" w:rsidRPr="00636C9B" w:rsidRDefault="0070176B" w:rsidP="00D76DF7">
      <w:pPr>
        <w:spacing w:after="0" w:line="480" w:lineRule="auto"/>
        <w:jc w:val="both"/>
        <w:rPr>
          <w:rFonts w:ascii="Times New Roman" w:hAnsi="Times New Roman"/>
          <w:color w:val="000000" w:themeColor="text1"/>
          <w:sz w:val="24"/>
          <w:szCs w:val="24"/>
        </w:rPr>
      </w:pPr>
    </w:p>
    <w:p w14:paraId="59BBABA6" w14:textId="77777777" w:rsidR="00DE5766" w:rsidRDefault="005F37D8" w:rsidP="00D76DF7">
      <w:pPr>
        <w:spacing w:after="0" w:line="480" w:lineRule="auto"/>
        <w:jc w:val="both"/>
        <w:rPr>
          <w:ins w:id="32" w:author="Parks, Robbie M" w:date="2018-12-05T11:37:00Z"/>
          <w:rFonts w:ascii="Times New Roman" w:hAnsi="Times New Roman"/>
          <w:color w:val="000000" w:themeColor="text1"/>
          <w:sz w:val="24"/>
          <w:szCs w:val="24"/>
        </w:rPr>
      </w:pPr>
      <w:r w:rsidRPr="00636C9B">
        <w:rPr>
          <w:rFonts w:ascii="Times New Roman" w:hAnsi="Times New Roman"/>
          <w:color w:val="000000" w:themeColor="text1"/>
          <w:sz w:val="24"/>
          <w:szCs w:val="24"/>
        </w:rPr>
        <w:t>*corresponding author</w:t>
      </w:r>
      <w:ins w:id="33" w:author="Parks, Robbie M" w:date="2018-12-05T11:37:00Z">
        <w:r w:rsidR="00DE5766">
          <w:rPr>
            <w:rFonts w:ascii="Times New Roman" w:hAnsi="Times New Roman"/>
            <w:color w:val="000000" w:themeColor="text1"/>
            <w:sz w:val="24"/>
            <w:szCs w:val="24"/>
          </w:rPr>
          <w:t>:</w:t>
        </w:r>
      </w:ins>
    </w:p>
    <w:p w14:paraId="58F507D4" w14:textId="77777777" w:rsidR="00DE5766" w:rsidRDefault="00DE5766" w:rsidP="00D76DF7">
      <w:pPr>
        <w:spacing w:after="0" w:line="480" w:lineRule="auto"/>
        <w:jc w:val="both"/>
        <w:rPr>
          <w:ins w:id="34" w:author="Parks, Robbie M" w:date="2018-12-05T11:37:00Z"/>
          <w:rFonts w:ascii="Times New Roman" w:hAnsi="Times New Roman"/>
          <w:color w:val="000000" w:themeColor="text1"/>
          <w:sz w:val="24"/>
          <w:szCs w:val="24"/>
        </w:rPr>
      </w:pPr>
      <w:ins w:id="35" w:author="Parks, Robbie M" w:date="2018-12-05T11:37:00Z">
        <w:r>
          <w:rPr>
            <w:rFonts w:ascii="Times New Roman" w:hAnsi="Times New Roman"/>
            <w:color w:val="000000" w:themeColor="text1"/>
            <w:sz w:val="24"/>
            <w:szCs w:val="24"/>
          </w:rPr>
          <w:t>Majid Ezzati</w:t>
        </w:r>
      </w:ins>
    </w:p>
    <w:p w14:paraId="14B2297B" w14:textId="77777777" w:rsidR="00DE5766" w:rsidRDefault="00DE5766" w:rsidP="00D76DF7">
      <w:pPr>
        <w:spacing w:after="0" w:line="480" w:lineRule="auto"/>
        <w:jc w:val="both"/>
        <w:rPr>
          <w:ins w:id="36" w:author="Parks, Robbie M" w:date="2018-12-05T11:37:00Z"/>
          <w:rFonts w:ascii="Times New Roman" w:hAnsi="Times New Roman"/>
          <w:color w:val="000000" w:themeColor="text1"/>
          <w:sz w:val="24"/>
          <w:szCs w:val="24"/>
        </w:rPr>
      </w:pPr>
      <w:ins w:id="37" w:author="Parks, Robbie M" w:date="2018-12-05T11:37:00Z">
        <w:r>
          <w:rPr>
            <w:rFonts w:ascii="Times New Roman" w:hAnsi="Times New Roman"/>
            <w:color w:val="000000" w:themeColor="text1"/>
            <w:sz w:val="24"/>
            <w:szCs w:val="24"/>
          </w:rPr>
          <w:t>Imperial College London</w:t>
        </w:r>
      </w:ins>
    </w:p>
    <w:p w14:paraId="6F63FE8E" w14:textId="77777777" w:rsidR="00DE5766" w:rsidRDefault="00DE5766" w:rsidP="00D76DF7">
      <w:pPr>
        <w:spacing w:after="0" w:line="480" w:lineRule="auto"/>
        <w:jc w:val="both"/>
        <w:rPr>
          <w:ins w:id="38" w:author="Parks, Robbie M" w:date="2018-12-05T11:37:00Z"/>
          <w:rFonts w:ascii="Times New Roman" w:hAnsi="Times New Roman"/>
          <w:color w:val="000000" w:themeColor="text1"/>
          <w:sz w:val="24"/>
          <w:szCs w:val="24"/>
        </w:rPr>
      </w:pPr>
      <w:ins w:id="39" w:author="Parks, Robbie M" w:date="2018-12-05T11:37:00Z">
        <w:r>
          <w:rPr>
            <w:rFonts w:ascii="Times New Roman" w:hAnsi="Times New Roman"/>
            <w:color w:val="000000" w:themeColor="text1"/>
            <w:sz w:val="24"/>
            <w:szCs w:val="24"/>
          </w:rPr>
          <w:t>Norfolk Place</w:t>
        </w:r>
      </w:ins>
    </w:p>
    <w:p w14:paraId="62B33DC8" w14:textId="77777777" w:rsidR="00DE5766" w:rsidRDefault="00DE5766" w:rsidP="00D76DF7">
      <w:pPr>
        <w:spacing w:after="0" w:line="480" w:lineRule="auto"/>
        <w:jc w:val="both"/>
        <w:rPr>
          <w:ins w:id="40" w:author="Parks, Robbie M" w:date="2018-12-05T11:37:00Z"/>
          <w:rFonts w:ascii="Times New Roman" w:hAnsi="Times New Roman"/>
          <w:color w:val="000000" w:themeColor="text1"/>
          <w:sz w:val="24"/>
          <w:szCs w:val="24"/>
        </w:rPr>
      </w:pPr>
      <w:ins w:id="41" w:author="Parks, Robbie M" w:date="2018-12-05T11:37:00Z">
        <w:r>
          <w:rPr>
            <w:rFonts w:ascii="Times New Roman" w:hAnsi="Times New Roman"/>
            <w:color w:val="000000" w:themeColor="text1"/>
            <w:sz w:val="24"/>
            <w:szCs w:val="24"/>
          </w:rPr>
          <w:t>London W2 1PG, UK</w:t>
        </w:r>
      </w:ins>
    </w:p>
    <w:p w14:paraId="1C336F22" w14:textId="1B0AF254" w:rsidR="00DE5766" w:rsidRDefault="00DE5766" w:rsidP="00D76DF7">
      <w:pPr>
        <w:spacing w:after="0" w:line="480" w:lineRule="auto"/>
        <w:jc w:val="both"/>
        <w:rPr>
          <w:ins w:id="42" w:author="Parks, Robbie M" w:date="2018-12-05T11:37:00Z"/>
          <w:rFonts w:ascii="Times New Roman" w:hAnsi="Times New Roman"/>
          <w:color w:val="000000" w:themeColor="text1"/>
          <w:sz w:val="24"/>
          <w:szCs w:val="24"/>
        </w:rPr>
      </w:pPr>
      <w:ins w:id="43" w:author="Parks, Robbie M" w:date="2018-12-05T11:37:00Z">
        <w:r>
          <w:rPr>
            <w:rFonts w:ascii="Times New Roman" w:hAnsi="Times New Roman"/>
            <w:color w:val="000000" w:themeColor="text1"/>
            <w:sz w:val="24"/>
            <w:szCs w:val="24"/>
          </w:rPr>
          <w:t xml:space="preserve">E-mail: </w:t>
        </w:r>
        <w:r>
          <w:rPr>
            <w:rFonts w:ascii="Times New Roman" w:hAnsi="Times New Roman"/>
            <w:color w:val="000000" w:themeColor="text1"/>
            <w:sz w:val="24"/>
            <w:szCs w:val="24"/>
          </w:rPr>
          <w:fldChar w:fldCharType="begin"/>
        </w:r>
        <w:r>
          <w:rPr>
            <w:rFonts w:ascii="Times New Roman" w:hAnsi="Times New Roman"/>
            <w:color w:val="000000" w:themeColor="text1"/>
            <w:sz w:val="24"/>
            <w:szCs w:val="24"/>
          </w:rPr>
          <w:instrText xml:space="preserve"> HYPERLINK "mailto:majid.ezzati@imperial.ac.uk" </w:instrText>
        </w:r>
        <w:r>
          <w:rPr>
            <w:rFonts w:ascii="Times New Roman" w:hAnsi="Times New Roman"/>
            <w:color w:val="000000" w:themeColor="text1"/>
            <w:sz w:val="24"/>
            <w:szCs w:val="24"/>
          </w:rPr>
          <w:fldChar w:fldCharType="separate"/>
        </w:r>
        <w:r w:rsidRPr="000421EF">
          <w:rPr>
            <w:rStyle w:val="Hyperlink"/>
            <w:rFonts w:ascii="Times New Roman" w:hAnsi="Times New Roman"/>
            <w:sz w:val="24"/>
            <w:szCs w:val="24"/>
          </w:rPr>
          <w:t>majid.ezzati@imperial.ac.uk</w:t>
        </w:r>
        <w:r>
          <w:rPr>
            <w:rFonts w:ascii="Times New Roman" w:hAnsi="Times New Roman"/>
            <w:color w:val="000000" w:themeColor="text1"/>
            <w:sz w:val="24"/>
            <w:szCs w:val="24"/>
          </w:rPr>
          <w:fldChar w:fldCharType="end"/>
        </w:r>
      </w:ins>
    </w:p>
    <w:p w14:paraId="2216F31D" w14:textId="368E39CB" w:rsidR="00A87EFB" w:rsidRPr="00636C9B" w:rsidRDefault="00DE5766" w:rsidP="00D76DF7">
      <w:pPr>
        <w:spacing w:after="0" w:line="480" w:lineRule="auto"/>
        <w:jc w:val="both"/>
        <w:rPr>
          <w:rFonts w:ascii="Times New Roman" w:hAnsi="Times New Roman"/>
          <w:color w:val="000000" w:themeColor="text1"/>
          <w:sz w:val="24"/>
          <w:szCs w:val="24"/>
        </w:rPr>
      </w:pPr>
      <w:ins w:id="44" w:author="Parks, Robbie M" w:date="2018-12-05T11:37:00Z">
        <w:r>
          <w:rPr>
            <w:rFonts w:ascii="Times New Roman" w:hAnsi="Times New Roman"/>
            <w:color w:val="000000" w:themeColor="text1"/>
            <w:sz w:val="24"/>
            <w:szCs w:val="24"/>
          </w:rPr>
          <w:t>Tel: +44 (0)20 7594 0767</w:t>
        </w:r>
      </w:ins>
      <w:r w:rsidR="00A87EFB" w:rsidRPr="00636C9B">
        <w:rPr>
          <w:rFonts w:ascii="Times New Roman" w:hAnsi="Times New Roman"/>
          <w:color w:val="000000" w:themeColor="text1"/>
          <w:sz w:val="24"/>
          <w:szCs w:val="24"/>
        </w:rPr>
        <w:br w:type="page"/>
      </w:r>
    </w:p>
    <w:p w14:paraId="6B8E8C3B" w14:textId="2A4E0FCF" w:rsidR="009717B2" w:rsidRDefault="009717B2" w:rsidP="00A14690">
      <w:pPr>
        <w:spacing w:after="0" w:line="480" w:lineRule="auto"/>
        <w:jc w:val="both"/>
        <w:rPr>
          <w:ins w:id="45" w:author="Parks, Robbie M" w:date="2018-12-05T11:52:00Z"/>
          <w:rFonts w:ascii="Times New Roman" w:hAnsi="Times New Roman"/>
          <w:b/>
          <w:color w:val="000000" w:themeColor="text1"/>
          <w:sz w:val="24"/>
          <w:szCs w:val="24"/>
        </w:rPr>
      </w:pPr>
      <w:commentRangeStart w:id="46"/>
      <w:ins w:id="47" w:author="Parks, Robbie M" w:date="2018-12-05T11:38:00Z">
        <w:r>
          <w:rPr>
            <w:rFonts w:ascii="Times New Roman" w:hAnsi="Times New Roman"/>
            <w:b/>
            <w:color w:val="000000" w:themeColor="text1"/>
            <w:sz w:val="24"/>
            <w:szCs w:val="24"/>
          </w:rPr>
          <w:lastRenderedPageBreak/>
          <w:t>[[[Introduction goes here]]]</w:t>
        </w:r>
      </w:ins>
      <w:commentRangeEnd w:id="46"/>
      <w:ins w:id="48" w:author="Parks, Robbie M" w:date="2018-12-05T11:46:00Z">
        <w:r w:rsidR="00CB71ED">
          <w:rPr>
            <w:rStyle w:val="CommentReference"/>
            <w:rFonts w:asciiTheme="minorHAnsi" w:eastAsiaTheme="minorHAnsi" w:hAnsiTheme="minorHAnsi" w:cstheme="minorBidi"/>
          </w:rPr>
          <w:commentReference w:id="46"/>
        </w:r>
      </w:ins>
    </w:p>
    <w:p w14:paraId="623921C5" w14:textId="1F0FEBC8" w:rsidR="00326747" w:rsidRDefault="000B5BF9" w:rsidP="00A14690">
      <w:pPr>
        <w:spacing w:after="0" w:line="480" w:lineRule="auto"/>
        <w:jc w:val="both"/>
        <w:rPr>
          <w:ins w:id="49" w:author="Parks, Robbie M" w:date="2018-12-05T11:38:00Z"/>
          <w:rFonts w:ascii="Times New Roman" w:hAnsi="Times New Roman"/>
          <w:b/>
          <w:color w:val="000000" w:themeColor="text1"/>
          <w:sz w:val="24"/>
          <w:szCs w:val="24"/>
        </w:rPr>
      </w:pPr>
      <w:ins w:id="50" w:author="Parks, Robbie M" w:date="2018-12-05T17:54:00Z">
        <w:r>
          <w:rPr>
            <w:rFonts w:ascii="Times New Roman" w:hAnsi="Times New Roman"/>
            <w:b/>
            <w:color w:val="000000" w:themeColor="text1"/>
            <w:sz w:val="24"/>
            <w:szCs w:val="24"/>
          </w:rPr>
          <w:t>…</w:t>
        </w:r>
      </w:ins>
    </w:p>
    <w:p w14:paraId="65B95E69" w14:textId="77777777" w:rsidR="00326747" w:rsidRDefault="00326747" w:rsidP="00326747">
      <w:pPr>
        <w:spacing w:after="0" w:line="480" w:lineRule="auto"/>
        <w:jc w:val="both"/>
        <w:rPr>
          <w:ins w:id="51" w:author="Parks, Robbie M" w:date="2018-12-05T17:54:00Z"/>
          <w:rFonts w:ascii="Times New Roman" w:hAnsi="Times New Roman"/>
          <w:b/>
          <w:color w:val="000000" w:themeColor="text1"/>
          <w:sz w:val="24"/>
          <w:szCs w:val="24"/>
        </w:rPr>
      </w:pPr>
      <w:moveToRangeStart w:id="52" w:author="Parks, Robbie M" w:date="2018-12-05T11:52:00Z" w:name="move531709796"/>
      <w:moveTo w:id="53" w:author="Parks, Robbie M" w:date="2018-12-05T11:52:00Z">
        <w:r w:rsidRPr="00326747">
          <w:rPr>
            <w:rFonts w:ascii="Times New Roman" w:hAnsi="Times New Roman"/>
            <w:b/>
            <w:color w:val="000000" w:themeColor="text1"/>
            <w:sz w:val="24"/>
            <w:szCs w:val="24"/>
            <w:rPrChange w:id="54" w:author="Parks, Robbie M" w:date="2018-12-05T11:52:00Z">
              <w:rPr>
                <w:rFonts w:ascii="Times New Roman" w:hAnsi="Times New Roman"/>
                <w:color w:val="000000" w:themeColor="text1"/>
                <w:sz w:val="24"/>
                <w:szCs w:val="24"/>
              </w:rPr>
            </w:rPrChange>
          </w:rPr>
          <w:t>Here, we used geo-coded injury mortality and temperature data with a novel Bayesian spatio-temporal model to conduct a national analysis of the impact of anomalous temperature on multiple types of injury in the USA by age group and sex.</w:t>
        </w:r>
      </w:moveTo>
    </w:p>
    <w:p w14:paraId="39FF52E2" w14:textId="136564CC" w:rsidR="000B5BF9" w:rsidRPr="00326747" w:rsidRDefault="000B5BF9" w:rsidP="00326747">
      <w:pPr>
        <w:spacing w:after="0" w:line="480" w:lineRule="auto"/>
        <w:jc w:val="both"/>
        <w:rPr>
          <w:rFonts w:ascii="Times New Roman" w:hAnsi="Times New Roman"/>
          <w:b/>
          <w:color w:val="000000" w:themeColor="text1"/>
          <w:sz w:val="24"/>
          <w:szCs w:val="24"/>
          <w:rPrChange w:id="55" w:author="Parks, Robbie M" w:date="2018-12-05T11:52:00Z">
            <w:rPr>
              <w:rFonts w:ascii="Times New Roman" w:hAnsi="Times New Roman"/>
              <w:color w:val="000000" w:themeColor="text1"/>
              <w:sz w:val="24"/>
              <w:szCs w:val="24"/>
            </w:rPr>
          </w:rPrChange>
        </w:rPr>
      </w:pPr>
      <w:ins w:id="56" w:author="Parks, Robbie M" w:date="2018-12-05T17:55:00Z">
        <w:r>
          <w:rPr>
            <w:rFonts w:ascii="Times New Roman" w:hAnsi="Times New Roman"/>
            <w:b/>
            <w:color w:val="000000" w:themeColor="text1"/>
            <w:sz w:val="24"/>
            <w:szCs w:val="24"/>
          </w:rPr>
          <w:t>…</w:t>
        </w:r>
      </w:ins>
    </w:p>
    <w:moveToRangeEnd w:id="52"/>
    <w:p w14:paraId="32EFA1B4" w14:textId="5FC9DD46" w:rsidR="000210D1" w:rsidRPr="00636C9B" w:rsidDel="009717B2" w:rsidRDefault="000210D1" w:rsidP="00D76DF7">
      <w:pPr>
        <w:spacing w:after="0" w:line="480" w:lineRule="auto"/>
        <w:jc w:val="both"/>
        <w:rPr>
          <w:del w:id="57" w:author="Parks, Robbie M" w:date="2018-12-05T11:38:00Z"/>
          <w:rFonts w:ascii="Times New Roman" w:hAnsi="Times New Roman"/>
          <w:b/>
          <w:color w:val="000000" w:themeColor="text1"/>
          <w:sz w:val="24"/>
          <w:szCs w:val="24"/>
        </w:rPr>
      </w:pPr>
      <w:del w:id="58" w:author="Parks, Robbie M" w:date="2018-12-05T11:38:00Z">
        <w:r w:rsidRPr="00636C9B" w:rsidDel="009717B2">
          <w:rPr>
            <w:rFonts w:ascii="Times New Roman" w:hAnsi="Times New Roman"/>
            <w:b/>
            <w:color w:val="000000" w:themeColor="text1"/>
            <w:sz w:val="24"/>
            <w:szCs w:val="24"/>
          </w:rPr>
          <w:delText>Introduction</w:delText>
        </w:r>
      </w:del>
    </w:p>
    <w:p w14:paraId="41F3D791" w14:textId="77777777" w:rsidR="009717B2" w:rsidRDefault="009717B2" w:rsidP="00A14690">
      <w:pPr>
        <w:spacing w:after="0" w:line="480" w:lineRule="auto"/>
        <w:jc w:val="both"/>
        <w:rPr>
          <w:ins w:id="59" w:author="Parks, Robbie M" w:date="2018-12-05T11:38:00Z"/>
          <w:rFonts w:ascii="Times New Roman" w:hAnsi="Times New Roman"/>
          <w:color w:val="000000" w:themeColor="text1"/>
          <w:sz w:val="24"/>
          <w:szCs w:val="24"/>
        </w:rPr>
      </w:pPr>
    </w:p>
    <w:p w14:paraId="0C064E2B" w14:textId="6BDB818B" w:rsidR="00330013" w:rsidDel="007514AC" w:rsidRDefault="00561DD4" w:rsidP="00F8041D">
      <w:pPr>
        <w:spacing w:after="0" w:line="480" w:lineRule="auto"/>
        <w:jc w:val="both"/>
        <w:rPr>
          <w:del w:id="60" w:author="Parks, Robbie M" w:date="2018-12-04T16:46:00Z"/>
          <w:rFonts w:ascii="Times New Roman" w:hAnsi="Times New Roman"/>
          <w:color w:val="000000" w:themeColor="text1"/>
          <w:sz w:val="24"/>
          <w:szCs w:val="24"/>
        </w:rPr>
      </w:pPr>
      <w:r w:rsidRPr="00561DD4">
        <w:rPr>
          <w:rFonts w:ascii="Times New Roman" w:hAnsi="Times New Roman"/>
          <w:color w:val="000000" w:themeColor="text1"/>
          <w:sz w:val="24"/>
          <w:szCs w:val="24"/>
        </w:rPr>
        <w:t xml:space="preserve">The likely health impacts of anthropogenic climate change are one of the key drivers for efforts to mitigate greenhouse gas emissions and for </w:t>
      </w:r>
      <w:r w:rsidR="0041031F">
        <w:rPr>
          <w:rFonts w:ascii="Times New Roman" w:hAnsi="Times New Roman"/>
          <w:color w:val="000000" w:themeColor="text1"/>
          <w:sz w:val="24"/>
          <w:szCs w:val="24"/>
        </w:rPr>
        <w:t xml:space="preserve">putting </w:t>
      </w:r>
      <w:del w:id="61" w:author="Tamura-Wicks, Helen M" w:date="2018-12-06T17:37:00Z">
        <w:r w:rsidR="0041031F" w:rsidDel="00DF6A9B">
          <w:rPr>
            <w:rFonts w:ascii="Times New Roman" w:hAnsi="Times New Roman"/>
            <w:color w:val="000000" w:themeColor="text1"/>
            <w:sz w:val="24"/>
            <w:szCs w:val="24"/>
          </w:rPr>
          <w:delText>into place</w:delText>
        </w:r>
        <w:r w:rsidRPr="00561DD4" w:rsidDel="00DF6A9B">
          <w:rPr>
            <w:rFonts w:ascii="Times New Roman" w:hAnsi="Times New Roman"/>
            <w:color w:val="000000" w:themeColor="text1"/>
            <w:sz w:val="24"/>
            <w:szCs w:val="24"/>
          </w:rPr>
          <w:delText xml:space="preserve"> </w:delText>
        </w:r>
      </w:del>
      <w:r w:rsidRPr="00561DD4">
        <w:rPr>
          <w:rFonts w:ascii="Times New Roman" w:hAnsi="Times New Roman"/>
          <w:color w:val="000000" w:themeColor="text1"/>
          <w:sz w:val="24"/>
          <w:szCs w:val="24"/>
        </w:rPr>
        <w:t>adaptation</w:t>
      </w:r>
      <w:r w:rsidR="0041031F">
        <w:rPr>
          <w:rFonts w:ascii="Times New Roman" w:hAnsi="Times New Roman"/>
          <w:color w:val="000000" w:themeColor="text1"/>
          <w:sz w:val="24"/>
          <w:szCs w:val="24"/>
        </w:rPr>
        <w:t xml:space="preserve"> measures</w:t>
      </w:r>
      <w:ins w:id="62" w:author="Tamura-Wicks, Helen M" w:date="2018-12-06T17:37:00Z">
        <w:r w:rsidR="00DF6A9B">
          <w:rPr>
            <w:rFonts w:ascii="Times New Roman" w:hAnsi="Times New Roman"/>
            <w:color w:val="000000" w:themeColor="text1"/>
            <w:sz w:val="24"/>
            <w:szCs w:val="24"/>
          </w:rPr>
          <w:t xml:space="preserve"> into place</w:t>
        </w:r>
      </w:ins>
      <w:r w:rsidRPr="00561DD4">
        <w:rPr>
          <w:rFonts w:ascii="Times New Roman" w:hAnsi="Times New Roman"/>
          <w:color w:val="000000" w:themeColor="text1"/>
          <w:sz w:val="24"/>
          <w:szCs w:val="24"/>
        </w:rPr>
        <w:t>.</w:t>
      </w:r>
      <w:r w:rsidR="0041031F" w:rsidRPr="0041031F">
        <w:rPr>
          <w:rFonts w:ascii="Times New Roman" w:hAnsi="Times New Roman"/>
          <w:color w:val="000000" w:themeColor="text1"/>
          <w:sz w:val="24"/>
          <w:szCs w:val="24"/>
        </w:rPr>
        <w:t xml:space="preserve"> </w:t>
      </w:r>
      <w:r w:rsidR="00F8041D" w:rsidRPr="00AA564D">
        <w:rPr>
          <w:rFonts w:ascii="Times New Roman" w:hAnsi="Times New Roman"/>
          <w:color w:val="000000" w:themeColor="text1"/>
          <w:sz w:val="24"/>
          <w:szCs w:val="24"/>
        </w:rPr>
        <w:t xml:space="preserve">Current assessments of the health effects of climate change </w:t>
      </w:r>
      <w:r w:rsidR="000107F5">
        <w:rPr>
          <w:rFonts w:ascii="Times New Roman" w:hAnsi="Times New Roman"/>
          <w:color w:val="000000" w:themeColor="text1"/>
          <w:sz w:val="24"/>
          <w:szCs w:val="24"/>
        </w:rPr>
        <w:t>largely</w:t>
      </w:r>
      <w:r w:rsidR="00F8041D">
        <w:rPr>
          <w:rFonts w:ascii="Times New Roman" w:hAnsi="Times New Roman"/>
          <w:color w:val="000000" w:themeColor="text1"/>
          <w:sz w:val="24"/>
          <w:szCs w:val="24"/>
        </w:rPr>
        <w:t xml:space="preserve"> focus on parasitic diseases and cardiorespiratory and other chronic diseases.</w:t>
      </w:r>
      <w:ins w:id="63" w:author="Parks, Robbie M" w:date="2018-12-04T16:38:00Z">
        <w:r w:rsidR="006E5EB6">
          <w:rPr>
            <w:rFonts w:ascii="Times New Roman" w:hAnsi="Times New Roman"/>
            <w:color w:val="000000" w:themeColor="text1"/>
            <w:sz w:val="24"/>
            <w:szCs w:val="24"/>
          </w:rPr>
          <w:fldChar w:fldCharType="begin" w:fldLock="1"/>
        </w:r>
      </w:ins>
      <w:r w:rsidR="008C17E4">
        <w:rPr>
          <w:rFonts w:ascii="Times New Roman" w:hAnsi="Times New Roman"/>
          <w:color w:val="000000" w:themeColor="text1"/>
          <w:sz w:val="24"/>
          <w:szCs w:val="24"/>
        </w:rPr>
        <w:instrText>ADDIN CSL_CITATION {"citationItems":[{"id":"ITEM-1","itemData":{"DOI":"10.1016/S0140-6736(18)32594-7","ISSN":"01406736","PMID":"30503045","author":[{"dropping-particle":"","family":"Watts","given":"Nick","non-dropping-particle":"","parse-names":false,"suffix":""},{"dropping-particle":"","family":"Amann","given":"Markus","non-dropping-particle":"","parse-names":false,"suffix":""},{"dropping-particle":"","family":"Arnell","given":"Nigel","non-dropping-particle":"","parse-names":false,"suffix":""},{"dropping-particle":"","family":"Ayeb-karlsson","given":"Sonja","non-dropping-particle":"","parse-names":false,"suffix":""},{"dropping-particle":"","family":"Belesova","given":"Kristine","non-dropping-particle":"","parse-names":false,"suffix":""},{"dropping-particle":"","family":"Lucien","given":"Paul","non-dropping-particle":"","parse-names":false,"suffix":""},{"dropping-particle":"","family":"Liang","given":"Lu","non-dropping-particle":"","parse-names":false,"suffix":""},{"dropping-particle":"","family":"Murray","given":"Kris","non-dropping-particle":"","parse-names":false,"suffix":""},{"dropping-particle":"","family":"Nilsson","given":"Maria","non-dropping-particle":"","parse-names":false,"suffix":""},{"dropping-particle":"","family":"Semenza","given":"Jan C","non-dropping-particle":"","parse-names":false,"suffix":""},{"dropping-particle":"","family":"Grace","given":"Delia","non-dropping-particle":"","parse-names":false,"suffix":""}],"container-title":"The Lancet","id":"ITEM-1","issue":"18","issued":{"date-parts":[["2018"]]},"page":"1-4","title":"The 2018 report of the Lancet Countdown on health and climate change: shaping health of nations for centuries to come","type":"article-journal","volume":"6736"},"uris":["http://www.mendeley.com/documents/?uuid=9b182b4f-bb88-4046-a683-b3cad29a8ad5"]},{"id":"ITEM-2","itemData":{"DOI":"10.1016/S0140-6736(06)68079-3","ISBN":"0140-6736","ISSN":"01406736","PMID":"16530580","abstract":"There is near unanimous scientific consensus that greenhouse gas emissions generated by human activity will change Earth's climate. The recent (globally averaged) warming by 0·5°C is partly attributable to such anthropogenic emissions. Climate change will affect human health in many ways - mostly adversely. Here, we summarise the epidemiological evidence of how climate variations and trends affect various health outcomes. We assess the little evidence there is that recent global warming has already affected some health outcomes. We review the published estimates of future health effects of climate change over coming decades. Research so far has mostly focused on thermal stress, extreme weather events, and infectious diseases, with some attention to estimates of future regional food yields and hunger prevalence. An emerging broader approach addresses a wider spectrum of health risks due to the social, demographic, and economic disruptions of climate change. Evidence and anticipation of adverse health effects will strengthen the case for pre-emptive policies, and will also guide priorities for planned adaptive strategies.","author":[{"dropping-particle":"","family":"McMichael","given":"Anthony J.","non-dropping-particle":"","parse-names":false,"suffix":""},{"dropping-particle":"","family":"Woodruff","given":"Rosalie E.","non-dropping-particle":"","parse-names":false,"suffix":""},{"dropping-particle":"","family":"Hales","given":"Simon","non-dropping-particle":"","parse-names":false,"suffix":""}],"container-title":"Lancet","id":"ITEM-2","issued":{"date-parts":[["2006"]]},"title":"Climate change and human health: Present and future risks","type":"article"},"uris":["http://www.mendeley.com/documents/?uuid=db220ea3-8c20-4247-b85f-e54971ec4d40"]},{"id":"ITEM-3","itemData":{"DOI":"10.1289/ehp.1103456","ISBN":"00916765","ISSN":"15529924","PMID":"21816703","abstract":"Background: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Perspectives","id":"ITEM-3","issued":{"date-parts":[["2011"]]},"title":"Projecting Future heat-related mortality under climate change scenarios: A systematic review","type":"article"},"uris":["http://www.mendeley.com/documents/?uuid=22803ac6-d682-4d01-9fa4-639cdbe6c118"]},{"id":"ITEM-4","itemData":{"DOI":"10.1016/S2542-5196(17)30156-0","ISBN":"2542-5196","ISSN":"25425196","PMID":"29276803","abstract":"Background: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Health","id":"ITEM-4","issued":{"date-parts":[["2017"]]},"title":"Projections of temperature-related excess mortality under climate change scenarios","type":"article-journal"},"uris":["http://www.mendeley.com/documents/?uuid=fe8f9819-4163-4c89-b708-bf6b8861f9ad"]},{"id":"ITEM-5","itemData":{"DOI":"10.1017/CBO9781107415379.016","ISBN":"9781107415379","ISSN":"0008-4301","PMID":"1619","abstract":"The storage and utilization of energy plays a critical role in reproductive output for females of many spe- cies, including snakes. However, links between energy and reproductive effort in males are less clear. Studies at a com- munal den of red-sided garter snakes (Thamnophis sirtalis parietalis (Say, 1823)) in Manitoba suggest that energy is critical to reproduction for males as well as females. Males vary substantially in body condition (mass relative to body length) at the time they emerge from winter inactivity. The energy to be expended in courtship is stored in the muscles rather than the “conventional” sites for energy storage in snakes (abdominal fat bodies or liver). A male’s reproductive effort (the duration of his residency at courting aggregations near the den) was linked to his energy stores and to the rate of depletion of those stores. Male snakes that emerged from hibernation in better condition, and that lost mass slowly thereafter, remained in courting aggregations near the den for longer periods than did males that emerged in poor condition (i.e., with less energy resources) and (or) lost mass more rapidly. In outdoor arenas, males that engaged in courtship lost mass more rapidly than did males with no courtship opportunities. These data suggest that courtship is energetically expensive for male garter snakes and that the amount of effort that a male invests in reproduction is de- termined by his energy stores","author":[{"dropping-particle":"","family":"Smith","given":"Kirk R.","non-dropping-particle":"","parse-names":false,"suffix":""},{"dropping-particle":"","family":"Woodward","given":"Alistair","non-dropping-particle":"","parse-names":false,"suffix":""},{"dropping-particle":"","family":"Campbell-Lendrum","given":"Diarmid","non-dropping-particle":"","parse-names":false,"suffix":""},{"dropping-particle":"","family":"Chadee","given":"Dave D.","non-dropping-particle":"","parse-names":false,"suffix":""},{"dropping-particle":"","family":"Honda","given":"Yasushi","non-dropping-particle":"","parse-names":false,"suffix":""},{"dropping-particle":"","family":"Liu","given":"Qiyong","non-dropping-particle":"","parse-names":false,"suffix":""},{"dropping-particle":"","family":"Olwoch","given":"Jane M.","non-dropping-particle":"","parse-names":false,"suffix":""},{"dropping-particle":"","family":"Revich","given":"Boris","non-dropping-particle":"","parse-names":false,"suffix":""},{"dropping-particle":"","family":"Sauerborn","given":"Rainer","non-dropping-particle":"","parse-names":false,"suffix":""},{"dropping-particle":"","family":"Confalonieri","given":"Ulisses","non-dropping-particle":"","parse-names":false,"suffix":""},{"dropping-particle":"","family":"Haines","given":"Andrew","non-dropping-particle":"","parse-names":false,"suffix":""},{"dropping-particle":"","family":"Chafe","given":"Zoë","non-dropping-particle":"","parse-names":false,"suffix":""},{"dropping-particle":"","family":"Rocklov","given":"Joacim","non-dropping-particle":"","parse-names":false,"suffix":""}],"container-title":"Climate Change 2014 Impacts, Adaptation and Vulnerability: Part A: Global and Sectoral Aspects","id":"ITEM-5","issued":{"date-parts":[["2015"]]},"title":"Human health: Impacts, adaptation, and co-benefits","type":"chapter"},"uris":["http://www.mendeley.com/documents/?uuid=f7160aa0-320f-4b17-b8b6-07a4cdb17b58"]}],"mendeley":{"formattedCitation":"&lt;sup&gt;1–5&lt;/sup&gt;","plainTextFormattedCitation":"1–5","previouslyFormattedCitation":"&lt;sup&gt;1–5&lt;/sup&gt;"},"properties":{"noteIndex":0},"schema":"https://github.com/citation-style-language/schema/raw/master/csl-citation.json"}</w:instrText>
      </w:r>
      <w:r w:rsidR="006E5EB6">
        <w:rPr>
          <w:rFonts w:ascii="Times New Roman" w:hAnsi="Times New Roman"/>
          <w:color w:val="000000" w:themeColor="text1"/>
          <w:sz w:val="24"/>
          <w:szCs w:val="24"/>
        </w:rPr>
        <w:fldChar w:fldCharType="separate"/>
      </w:r>
      <w:r w:rsidR="0035337E" w:rsidRPr="0035337E">
        <w:rPr>
          <w:rFonts w:ascii="Times New Roman" w:hAnsi="Times New Roman"/>
          <w:noProof/>
          <w:color w:val="000000" w:themeColor="text1"/>
          <w:sz w:val="24"/>
          <w:szCs w:val="24"/>
          <w:vertAlign w:val="superscript"/>
        </w:rPr>
        <w:t>1–5</w:t>
      </w:r>
      <w:ins w:id="64" w:author="Parks, Robbie M" w:date="2018-12-04T16:38:00Z">
        <w:r w:rsidR="006E5EB6">
          <w:rPr>
            <w:rFonts w:ascii="Times New Roman" w:hAnsi="Times New Roman"/>
            <w:color w:val="000000" w:themeColor="text1"/>
            <w:sz w:val="24"/>
            <w:szCs w:val="24"/>
          </w:rPr>
          <w:fldChar w:fldCharType="end"/>
        </w:r>
      </w:ins>
      <w:ins w:id="65" w:author="Parks, Robbie M" w:date="2018-12-04T16:46:00Z">
        <w:r w:rsidR="007514AC">
          <w:rPr>
            <w:rFonts w:ascii="Times New Roman" w:hAnsi="Times New Roman"/>
            <w:color w:val="000000" w:themeColor="text1"/>
            <w:sz w:val="24"/>
            <w:szCs w:val="24"/>
          </w:rPr>
          <w:t xml:space="preserve"> </w:t>
        </w:r>
      </w:ins>
      <w:del w:id="66" w:author="Parks, Robbie M" w:date="2018-12-04T16:46:00Z">
        <w:r w:rsidR="00F8041D" w:rsidDel="007514AC">
          <w:rPr>
            <w:rFonts w:ascii="Times New Roman" w:hAnsi="Times New Roman"/>
            <w:color w:val="000000" w:themeColor="text1"/>
            <w:sz w:val="24"/>
            <w:szCs w:val="24"/>
          </w:rPr>
          <w:delText xml:space="preserve"> </w:delText>
        </w:r>
      </w:del>
    </w:p>
    <w:p w14:paraId="571F2431" w14:textId="4F0BD1CE" w:rsidR="00A14690" w:rsidRDefault="00F8041D" w:rsidP="00A14690">
      <w:pPr>
        <w:spacing w:after="0" w:line="480" w:lineRule="auto"/>
        <w:jc w:val="both"/>
        <w:rPr>
          <w:rFonts w:ascii="Times New Roman" w:hAnsi="Times New Roman"/>
          <w:color w:val="000000" w:themeColor="text1"/>
          <w:sz w:val="24"/>
          <w:szCs w:val="24"/>
        </w:rPr>
      </w:pPr>
      <w:del w:id="67" w:author="Ezzati, Majid" w:date="2018-11-30T12:01:00Z">
        <w:r w:rsidRPr="00636C9B" w:rsidDel="008E584A">
          <w:rPr>
            <w:rFonts w:ascii="Times New Roman" w:hAnsi="Times New Roman"/>
            <w:color w:val="000000" w:themeColor="text1"/>
            <w:sz w:val="24"/>
            <w:szCs w:val="24"/>
          </w:rPr>
          <w:delText>Previous work has focused on how mortality from natural causes is affected by daily or multi-day hot/cold episode</w:delText>
        </w:r>
        <w:r w:rsidDel="008E584A">
          <w:rPr>
            <w:rFonts w:ascii="Times New Roman" w:hAnsi="Times New Roman"/>
            <w:color w:val="000000" w:themeColor="text1"/>
            <w:sz w:val="24"/>
            <w:szCs w:val="24"/>
          </w:rPr>
          <w:delText>s</w:delText>
        </w:r>
        <w:r w:rsidRPr="00636C9B" w:rsidDel="008E584A">
          <w:rPr>
            <w:rFonts w:ascii="Times New Roman" w:hAnsi="Times New Roman"/>
            <w:color w:val="000000" w:themeColor="text1"/>
            <w:sz w:val="24"/>
            <w:szCs w:val="24"/>
          </w:rPr>
          <w:delText>.</w:delText>
        </w:r>
        <w:r w:rsidDel="008E584A">
          <w:rPr>
            <w:rFonts w:ascii="Times New Roman" w:hAnsi="Times New Roman"/>
            <w:color w:val="000000" w:themeColor="text1"/>
            <w:sz w:val="24"/>
            <w:szCs w:val="24"/>
          </w:rPr>
          <w:fldChar w:fldCharType="begin" w:fldLock="1"/>
        </w:r>
        <w:r w:rsidDel="008E584A">
          <w:rPr>
            <w:rFonts w:ascii="Times New Roman" w:hAnsi="Times New Roman"/>
            <w:color w:val="000000" w:themeColor="text1"/>
            <w:sz w:val="24"/>
            <w:szCs w:val="24"/>
          </w:rPr>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2–6&lt;/sup&gt;","plainTextFormattedCitation":"2–6","previouslyFormattedCitation":"&lt;sup&gt;2–6&lt;/sup&gt;"},"properties":{"noteIndex":0},"schema":"https://github.com/citation-style-language/schema/raw/master/csl-citation.json"}</w:delInstrText>
        </w:r>
        <w:r w:rsidDel="008E584A">
          <w:rPr>
            <w:rFonts w:ascii="Times New Roman" w:hAnsi="Times New Roman"/>
            <w:color w:val="000000" w:themeColor="text1"/>
            <w:sz w:val="24"/>
            <w:szCs w:val="24"/>
          </w:rPr>
          <w:fldChar w:fldCharType="separate"/>
        </w:r>
        <w:r w:rsidRPr="000541E2" w:rsidDel="008E584A">
          <w:rPr>
            <w:rFonts w:ascii="Times New Roman" w:hAnsi="Times New Roman"/>
            <w:noProof/>
            <w:color w:val="000000" w:themeColor="text1"/>
            <w:sz w:val="24"/>
            <w:szCs w:val="24"/>
            <w:vertAlign w:val="superscript"/>
          </w:rPr>
          <w:delText>2–6</w:delText>
        </w:r>
        <w:r w:rsidDel="008E584A">
          <w:rPr>
            <w:rFonts w:ascii="Times New Roman" w:hAnsi="Times New Roman"/>
            <w:color w:val="000000" w:themeColor="text1"/>
            <w:sz w:val="24"/>
            <w:szCs w:val="24"/>
          </w:rPr>
          <w:fldChar w:fldCharType="end"/>
        </w:r>
        <w:r w:rsidRPr="00636C9B" w:rsidDel="008E584A">
          <w:rPr>
            <w:rFonts w:ascii="Times New Roman" w:hAnsi="Times New Roman"/>
            <w:color w:val="000000" w:themeColor="text1"/>
            <w:sz w:val="24"/>
            <w:szCs w:val="24"/>
          </w:rPr>
          <w:delText xml:space="preserve"> </w:delText>
        </w:r>
        <w:r w:rsidDel="008E584A">
          <w:rPr>
            <w:rFonts w:ascii="Times New Roman" w:hAnsi="Times New Roman"/>
            <w:color w:val="000000" w:themeColor="text1"/>
            <w:sz w:val="24"/>
            <w:szCs w:val="24"/>
          </w:rPr>
          <w:delText>The impact of extreme heat on mortality from natural causes has also attracted interest.</w:delText>
        </w:r>
        <w:r w:rsidDel="008E584A">
          <w:rPr>
            <w:rFonts w:ascii="Times New Roman" w:hAnsi="Times New Roman"/>
            <w:color w:val="000000" w:themeColor="text1"/>
            <w:sz w:val="24"/>
            <w:szCs w:val="24"/>
          </w:rPr>
          <w:fldChar w:fldCharType="begin" w:fldLock="1"/>
        </w:r>
        <w:r w:rsidDel="008E584A">
          <w:rPr>
            <w:rFonts w:ascii="Times New Roman" w:hAnsi="Times New Roman"/>
            <w:color w:val="000000" w:themeColor="text1"/>
            <w:sz w:val="24"/>
            <w:szCs w:val="24"/>
          </w:rPr>
          <w:delInstrText>ADDIN CSL_CITATION {"citationItems":[{"id":"ITEM-1","itemData":{"DOI":"10.1016/j.envint.2016.02.018","ISSN":"18736750","PMID":"26900891","abstract":"Background: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International","id":"ITEM-1","issued":{"date-parts":[["2016"]]},"title":"Mortality attributable to extreme temperatures in Spain: A comparative analysis by city","type":"article-journal"},"uris":["http://www.mendeley.com/documents/?uuid=95a7d8da-01d7-474f-a04c-53cda718534c"]},{"id":"ITEM-2","itemData":{"DOI":"10.1097/01.ede.0000187650.36636.1f","ISBN":"1044-3983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-2","issue":"1","issued":{"date-parts":[["2006"]]},"page":"75-79","title":"Impact of the 2003 Heatwave on All-Cause Mortality in 9 French Cities","type":"article-journal","volume":"17"},"uris":["http://www.mendeley.com/documents/?uuid=7aa70662-23cd-4233-a5ce-b47c5b315a68"]},{"id":"ITEM-3","itemData":{"DOI":"10.1056/NEJM199607113350203","ISBN":"0028-4793","ISSN":"0028-4793","PMID":"8649494","abstract":"BACKGROUND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Medicine","id":"ITEM-3","issued":{"date-parts":[["1996"]]},"title":"Heat-Related Deaths during the July 1995 Heat Wave in Chicago","type":"article-journal"},"uris":["http://www.mendeley.com/documents/?uuid=93431257-5a3a-4d6a-b726-db0de694e35d"]},{"id":"ITEM-4","itemData":{"DOI":"10.3390/ijerph120201279","ISBN":"1661-7827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Health","id":"ITEM-4","issued":{"date-parts":[["2015"]]},"title":"Evaluating the performance of a climate-driven mortality model during heat waves and cold spells in Europe","type":"article-journal"},"uris":["http://www.mendeley.com/documents/?uuid=4406136d-8b13-4e06-b3b5-c5c2f9ba7d4b"]},{"id":"ITEM-5","itemData":{"DOI":"10.1289/ehp.1002313","ISBN":"0091-6765","ISSN":"00916765","PMID":"21084239","abstract":"BACKGROUND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Perspectives","id":"ITEM-5","issued":{"date-parts":[["2011"]]},"title":"Heat waves in the United States: Mortality risk during heat waves and effect modification by heat wave characteristics in 43 U.S. communities","type":"article-journal"},"uris":["http://www.mendeley.com/documents/?uuid=c240e932-cb6f-49ce-976c-f020c9e5be3f"]},{"id":"ITEM-6","itemData":{"DOI":"10.1097/EDE.0b013e318190ee08","abstract":"Background—Many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Mass.)","id":"ITEM-6","issue":"2","issued":{"date-parts":[["2009"]]},"page":"205","title":"Weather-related mortality: how heat, cold, and heat waves affect mortality in the United States","type":"article-journal","volume":"20"},"uris":["http://www.mendeley.com/documents/?uuid=5fe7563e-b493-41ad-a49d-689ded5488ac"]}],"mendeley":{"formattedCitation":"&lt;sup&gt;7–12&lt;/sup&gt;","plainTextFormattedCitation":"7–12","previouslyFormattedCitation":"&lt;sup&gt;7–12&lt;/sup&gt;"},"properties":{"noteIndex":0},"schema":"https://github.com/citation-style-language/schema/raw/master/csl-citation.json"}</w:delInstrText>
        </w:r>
        <w:r w:rsidDel="008E584A">
          <w:rPr>
            <w:rFonts w:ascii="Times New Roman" w:hAnsi="Times New Roman"/>
            <w:color w:val="000000" w:themeColor="text1"/>
            <w:sz w:val="24"/>
            <w:szCs w:val="24"/>
          </w:rPr>
          <w:fldChar w:fldCharType="separate"/>
        </w:r>
        <w:r w:rsidRPr="000541E2" w:rsidDel="008E584A">
          <w:rPr>
            <w:rFonts w:ascii="Times New Roman" w:hAnsi="Times New Roman"/>
            <w:noProof/>
            <w:color w:val="000000" w:themeColor="text1"/>
            <w:sz w:val="24"/>
            <w:szCs w:val="24"/>
            <w:vertAlign w:val="superscript"/>
          </w:rPr>
          <w:delText>7–12</w:delText>
        </w:r>
        <w:r w:rsidDel="008E584A">
          <w:rPr>
            <w:rFonts w:ascii="Times New Roman" w:hAnsi="Times New Roman"/>
            <w:color w:val="000000" w:themeColor="text1"/>
            <w:sz w:val="24"/>
            <w:szCs w:val="24"/>
          </w:rPr>
          <w:fldChar w:fldCharType="end"/>
        </w:r>
      </w:del>
      <w:del w:id="68" w:author="Parks, Robbie M" w:date="2018-12-04T16:23:00Z">
        <w:r w:rsidR="00A14690" w:rsidRPr="00A14690" w:rsidDel="00330013">
          <w:rPr>
            <w:rFonts w:ascii="Times New Roman" w:hAnsi="Times New Roman"/>
            <w:color w:val="000000" w:themeColor="text1"/>
            <w:sz w:val="24"/>
            <w:szCs w:val="24"/>
          </w:rPr>
          <w:delText xml:space="preserve"> </w:delText>
        </w:r>
      </w:del>
      <w:r w:rsidR="000107F5">
        <w:rPr>
          <w:rFonts w:ascii="Times New Roman" w:hAnsi="Times New Roman"/>
          <w:color w:val="000000" w:themeColor="text1"/>
          <w:sz w:val="24"/>
          <w:szCs w:val="24"/>
        </w:rPr>
        <w:t>L</w:t>
      </w:r>
      <w:r w:rsidR="00A14690">
        <w:rPr>
          <w:rFonts w:ascii="Times New Roman" w:hAnsi="Times New Roman"/>
          <w:color w:val="000000" w:themeColor="text1"/>
          <w:sz w:val="24"/>
          <w:szCs w:val="24"/>
        </w:rPr>
        <w:t xml:space="preserve">ess has been done on injuries, especially in </w:t>
      </w:r>
      <w:ins w:id="69" w:author="Tamura-Wicks, Helen M" w:date="2018-12-06T17:42:00Z">
        <w:r w:rsidR="00DA2982">
          <w:rPr>
            <w:rFonts w:ascii="Times New Roman" w:hAnsi="Times New Roman"/>
            <w:color w:val="000000" w:themeColor="text1"/>
            <w:sz w:val="24"/>
            <w:szCs w:val="24"/>
          </w:rPr>
          <w:t xml:space="preserve">a </w:t>
        </w:r>
      </w:ins>
      <w:r w:rsidR="00A14690">
        <w:rPr>
          <w:rFonts w:ascii="Times New Roman" w:hAnsi="Times New Roman"/>
          <w:color w:val="000000" w:themeColor="text1"/>
          <w:sz w:val="24"/>
          <w:szCs w:val="24"/>
        </w:rPr>
        <w:t xml:space="preserve">consistent way across injury types and demographic subgroups of the population, even though death rates from </w:t>
      </w:r>
      <w:del w:id="70" w:author="Tamura-Wicks, Helen M" w:date="2018-12-06T17:44:00Z">
        <w:r w:rsidR="00A14690" w:rsidDel="00DA2982">
          <w:rPr>
            <w:rFonts w:ascii="Times New Roman" w:hAnsi="Times New Roman"/>
            <w:color w:val="000000" w:themeColor="text1"/>
            <w:sz w:val="24"/>
            <w:szCs w:val="24"/>
          </w:rPr>
          <w:delText xml:space="preserve">various intentional and unintentional </w:delText>
        </w:r>
      </w:del>
      <w:r w:rsidR="00A14690">
        <w:rPr>
          <w:rFonts w:ascii="Times New Roman" w:hAnsi="Times New Roman"/>
          <w:color w:val="000000" w:themeColor="text1"/>
          <w:sz w:val="24"/>
          <w:szCs w:val="24"/>
        </w:rPr>
        <w:t>injuries vary seasonally and in relation to age group and sex.</w:t>
      </w:r>
      <w:r w:rsidR="009B0FC8">
        <w:rPr>
          <w:rFonts w:ascii="Times New Roman" w:hAnsi="Times New Roman"/>
          <w:color w:val="000000" w:themeColor="text1"/>
          <w:sz w:val="24"/>
          <w:szCs w:val="24"/>
        </w:rPr>
        <w:fldChar w:fldCharType="begin" w:fldLock="1"/>
      </w:r>
      <w:r w:rsidR="008C17E4">
        <w:rPr>
          <w:rFonts w:ascii="Times New Roman" w:hAnsi="Times New Roman"/>
          <w:color w:val="000000" w:themeColor="text1"/>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6–8&lt;/sup&gt;","plainTextFormattedCitation":"6–8","previouslyFormattedCitation":"&lt;sup&gt;6–8&lt;/sup&gt;"},"properties":{"noteIndex":0},"schema":"https://github.com/citation-style-language/schema/raw/master/csl-citation.json"}</w:instrText>
      </w:r>
      <w:r w:rsidR="009B0FC8">
        <w:rPr>
          <w:rFonts w:ascii="Times New Roman" w:hAnsi="Times New Roman"/>
          <w:color w:val="000000" w:themeColor="text1"/>
          <w:sz w:val="24"/>
          <w:szCs w:val="24"/>
        </w:rPr>
        <w:fldChar w:fldCharType="separate"/>
      </w:r>
      <w:r w:rsidR="0035337E" w:rsidRPr="0035337E">
        <w:rPr>
          <w:rFonts w:ascii="Times New Roman" w:hAnsi="Times New Roman"/>
          <w:noProof/>
          <w:color w:val="000000" w:themeColor="text1"/>
          <w:sz w:val="24"/>
          <w:szCs w:val="24"/>
          <w:vertAlign w:val="superscript"/>
        </w:rPr>
        <w:t>6–8</w:t>
      </w:r>
      <w:r w:rsidR="009B0FC8">
        <w:rPr>
          <w:rFonts w:ascii="Times New Roman" w:hAnsi="Times New Roman"/>
          <w:color w:val="000000" w:themeColor="text1"/>
          <w:sz w:val="24"/>
          <w:szCs w:val="24"/>
        </w:rPr>
        <w:fldChar w:fldCharType="end"/>
      </w:r>
    </w:p>
    <w:p w14:paraId="04FB869F" w14:textId="093BCEEB" w:rsidR="00F8041D" w:rsidRDefault="00F8041D" w:rsidP="00F8041D">
      <w:pPr>
        <w:spacing w:after="0" w:line="480" w:lineRule="auto"/>
        <w:jc w:val="both"/>
        <w:rPr>
          <w:rFonts w:ascii="Times New Roman" w:hAnsi="Times New Roman"/>
          <w:color w:val="000000" w:themeColor="text1"/>
          <w:sz w:val="24"/>
          <w:szCs w:val="24"/>
        </w:rPr>
      </w:pPr>
    </w:p>
    <w:p w14:paraId="363711CB" w14:textId="4DE6624C" w:rsidR="002B11C6" w:rsidRPr="00636C9B" w:rsidDel="0090673B" w:rsidRDefault="00453AD2" w:rsidP="002B11C6">
      <w:pPr>
        <w:spacing w:after="0" w:line="480" w:lineRule="auto"/>
        <w:jc w:val="both"/>
        <w:rPr>
          <w:del w:id="71" w:author="Parks, Robbie M" w:date="2018-12-04T18:01:00Z"/>
          <w:rFonts w:ascii="Times New Roman" w:hAnsi="Times New Roman"/>
          <w:color w:val="000000" w:themeColor="text1"/>
          <w:sz w:val="24"/>
          <w:szCs w:val="24"/>
        </w:rPr>
      </w:pPr>
      <w:r>
        <w:rPr>
          <w:rFonts w:ascii="Times New Roman" w:hAnsi="Times New Roman"/>
          <w:color w:val="000000" w:themeColor="text1"/>
          <w:sz w:val="24"/>
          <w:szCs w:val="24"/>
        </w:rPr>
        <w:t xml:space="preserve">Furthermore, current climate change risk assessments typically </w:t>
      </w:r>
      <w:r w:rsidR="00202B92">
        <w:rPr>
          <w:rFonts w:ascii="Times New Roman" w:hAnsi="Times New Roman"/>
          <w:color w:val="000000" w:themeColor="text1"/>
          <w:sz w:val="24"/>
          <w:szCs w:val="24"/>
        </w:rPr>
        <w:t xml:space="preserve">rely on </w:t>
      </w:r>
      <w:r w:rsidR="008E584A">
        <w:rPr>
          <w:rFonts w:ascii="Times New Roman" w:hAnsi="Times New Roman"/>
          <w:color w:val="000000" w:themeColor="text1"/>
          <w:sz w:val="24"/>
          <w:szCs w:val="24"/>
        </w:rPr>
        <w:t xml:space="preserve">variations in </w:t>
      </w:r>
      <w:r w:rsidR="00F8041D" w:rsidRPr="00AA564D">
        <w:rPr>
          <w:rFonts w:ascii="Times New Roman" w:hAnsi="Times New Roman"/>
          <w:color w:val="000000" w:themeColor="text1"/>
          <w:sz w:val="24"/>
          <w:szCs w:val="24"/>
        </w:rPr>
        <w:t xml:space="preserve">mortality </w:t>
      </w:r>
      <w:r w:rsidR="000107F5">
        <w:rPr>
          <w:rFonts w:ascii="Times New Roman" w:hAnsi="Times New Roman"/>
          <w:color w:val="000000" w:themeColor="text1"/>
          <w:sz w:val="24"/>
          <w:szCs w:val="24"/>
        </w:rPr>
        <w:t xml:space="preserve">changes </w:t>
      </w:r>
      <w:r w:rsidR="008E584A">
        <w:rPr>
          <w:rFonts w:ascii="Times New Roman" w:hAnsi="Times New Roman"/>
          <w:color w:val="000000" w:themeColor="text1"/>
          <w:sz w:val="24"/>
          <w:szCs w:val="24"/>
        </w:rPr>
        <w:t>in relation to</w:t>
      </w:r>
      <w:r w:rsidR="00F8041D" w:rsidRPr="00AA564D">
        <w:rPr>
          <w:rFonts w:ascii="Times New Roman" w:hAnsi="Times New Roman"/>
          <w:color w:val="000000" w:themeColor="text1"/>
          <w:sz w:val="24"/>
          <w:szCs w:val="24"/>
        </w:rPr>
        <w:t xml:space="preserve"> </w:t>
      </w:r>
      <w:r w:rsidR="00202B92">
        <w:rPr>
          <w:rFonts w:ascii="Times New Roman" w:hAnsi="Times New Roman"/>
          <w:color w:val="000000" w:themeColor="text1"/>
          <w:sz w:val="24"/>
          <w:szCs w:val="24"/>
        </w:rPr>
        <w:t xml:space="preserve">daily </w:t>
      </w:r>
      <w:ins w:id="72" w:author="Parks, Robbie M" w:date="2018-12-04T17:07:00Z">
        <w:r w:rsidR="008A7F0C">
          <w:rPr>
            <w:rFonts w:ascii="Times New Roman" w:hAnsi="Times New Roman"/>
            <w:color w:val="000000" w:themeColor="text1"/>
            <w:sz w:val="24"/>
            <w:szCs w:val="24"/>
          </w:rPr>
          <w:t xml:space="preserve">absolute </w:t>
        </w:r>
      </w:ins>
      <w:del w:id="73" w:author="Parks, Robbie M" w:date="2018-12-04T16:22:00Z">
        <w:r w:rsidR="00202B92" w:rsidDel="0049084A">
          <w:rPr>
            <w:rFonts w:ascii="Times New Roman" w:hAnsi="Times New Roman"/>
            <w:color w:val="000000" w:themeColor="text1"/>
            <w:sz w:val="24"/>
            <w:szCs w:val="24"/>
          </w:rPr>
          <w:delText>[[[</w:delText>
        </w:r>
        <w:commentRangeStart w:id="74"/>
        <w:commentRangeStart w:id="75"/>
        <w:r w:rsidR="00202B92" w:rsidDel="0049084A">
          <w:rPr>
            <w:rFonts w:ascii="Times New Roman" w:hAnsi="Times New Roman"/>
            <w:color w:val="000000" w:themeColor="text1"/>
            <w:sz w:val="24"/>
            <w:szCs w:val="24"/>
          </w:rPr>
          <w:delText>or monthly</w:delText>
        </w:r>
        <w:commentRangeEnd w:id="74"/>
        <w:r w:rsidR="00202B92" w:rsidDel="0049084A">
          <w:rPr>
            <w:rStyle w:val="CommentReference"/>
            <w:rFonts w:asciiTheme="minorHAnsi" w:eastAsiaTheme="minorHAnsi" w:hAnsiTheme="minorHAnsi" w:cstheme="minorBidi"/>
          </w:rPr>
          <w:commentReference w:id="74"/>
        </w:r>
        <w:commentRangeEnd w:id="75"/>
        <w:r w:rsidR="003060A1" w:rsidDel="0049084A">
          <w:rPr>
            <w:rStyle w:val="CommentReference"/>
            <w:rFonts w:asciiTheme="minorHAnsi" w:eastAsiaTheme="minorHAnsi" w:hAnsiTheme="minorHAnsi" w:cstheme="minorBidi"/>
          </w:rPr>
          <w:commentReference w:id="75"/>
        </w:r>
        <w:r w:rsidR="00202B92" w:rsidDel="0049084A">
          <w:rPr>
            <w:rFonts w:ascii="Times New Roman" w:hAnsi="Times New Roman"/>
            <w:color w:val="000000" w:themeColor="text1"/>
            <w:sz w:val="24"/>
            <w:szCs w:val="24"/>
          </w:rPr>
          <w:delText xml:space="preserve">]]] </w:delText>
        </w:r>
      </w:del>
      <w:r w:rsidR="00F8041D" w:rsidRPr="00AA564D">
        <w:rPr>
          <w:rFonts w:ascii="Times New Roman" w:hAnsi="Times New Roman"/>
          <w:color w:val="000000" w:themeColor="text1"/>
          <w:sz w:val="24"/>
          <w:szCs w:val="24"/>
        </w:rPr>
        <w:t>temperature</w:t>
      </w:r>
      <w:ins w:id="76" w:author="Parks, Robbie M" w:date="2018-12-04T17:32:00Z">
        <w:r w:rsidR="00BF23B1">
          <w:rPr>
            <w:rFonts w:ascii="Times New Roman" w:hAnsi="Times New Roman"/>
            <w:color w:val="000000" w:themeColor="text1"/>
            <w:sz w:val="24"/>
            <w:szCs w:val="24"/>
          </w:rPr>
          <w:t>,</w:t>
        </w:r>
      </w:ins>
      <w:del w:id="77" w:author="Parks, Robbie M" w:date="2018-12-04T17:32:00Z">
        <w:r w:rsidR="00202B92" w:rsidDel="00BF23B1">
          <w:rPr>
            <w:rFonts w:ascii="Times New Roman" w:hAnsi="Times New Roman"/>
            <w:color w:val="000000" w:themeColor="text1"/>
            <w:sz w:val="24"/>
            <w:szCs w:val="24"/>
          </w:rPr>
          <w:delText>.</w:delText>
        </w:r>
      </w:del>
      <w:r w:rsidR="00F8041D" w:rsidRPr="00636C9B">
        <w:rPr>
          <w:rFonts w:ascii="Times New Roman" w:hAnsi="Times New Roman"/>
          <w:color w:val="000000" w:themeColor="text1"/>
          <w:sz w:val="24"/>
          <w:szCs w:val="24"/>
        </w:rPr>
        <w:fldChar w:fldCharType="begin" w:fldLock="1"/>
      </w:r>
      <w:r w:rsidR="00172B3F">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3,4,9–11&lt;/sup&gt;","plainTextFormattedCitation":"3,4,9–11","previouslyFormattedCitation":"&lt;sup&gt;3,4,9–11&lt;/sup&gt;"},"properties":{"noteIndex":0},"schema":"https://github.com/citation-style-language/schema/raw/master/csl-citation.json"}</w:instrText>
      </w:r>
      <w:r w:rsidR="00F8041D" w:rsidRPr="00636C9B">
        <w:rPr>
          <w:rFonts w:ascii="Times New Roman" w:hAnsi="Times New Roman"/>
          <w:color w:val="000000" w:themeColor="text1"/>
          <w:sz w:val="24"/>
          <w:szCs w:val="24"/>
        </w:rPr>
        <w:fldChar w:fldCharType="separate"/>
      </w:r>
      <w:r w:rsidR="00552C42" w:rsidRPr="00552C42">
        <w:rPr>
          <w:rFonts w:ascii="Times New Roman" w:hAnsi="Times New Roman"/>
          <w:noProof/>
          <w:color w:val="000000" w:themeColor="text1"/>
          <w:sz w:val="24"/>
          <w:szCs w:val="24"/>
          <w:vertAlign w:val="superscript"/>
        </w:rPr>
        <w:t>3,4,9–11</w:t>
      </w:r>
      <w:r w:rsidR="00F8041D" w:rsidRPr="00636C9B">
        <w:rPr>
          <w:rFonts w:ascii="Times New Roman" w:hAnsi="Times New Roman"/>
          <w:color w:val="000000" w:themeColor="text1"/>
          <w:sz w:val="24"/>
          <w:szCs w:val="24"/>
        </w:rPr>
        <w:fldChar w:fldCharType="end"/>
      </w:r>
      <w:ins w:id="78" w:author="Parks, Robbie M" w:date="2018-12-04T17:32:00Z">
        <w:r w:rsidR="00BF23B1">
          <w:rPr>
            <w:rFonts w:ascii="Times New Roman" w:hAnsi="Times New Roman"/>
            <w:color w:val="000000" w:themeColor="text1"/>
            <w:sz w:val="24"/>
            <w:szCs w:val="24"/>
          </w:rPr>
          <w:t xml:space="preserve"> with few exceptions.</w:t>
        </w:r>
      </w:ins>
      <w:ins w:id="79" w:author="Parks, Robbie M" w:date="2018-12-04T17:45:00Z">
        <w:r w:rsidR="00172B3F">
          <w:rPr>
            <w:rFonts w:ascii="Times New Roman" w:hAnsi="Times New Roman"/>
            <w:color w:val="000000" w:themeColor="text1"/>
            <w:sz w:val="24"/>
            <w:szCs w:val="24"/>
          </w:rPr>
          <w:fldChar w:fldCharType="begin" w:fldLock="1"/>
        </w:r>
      </w:ins>
      <w:r w:rsidR="0054202E">
        <w:rPr>
          <w:rFonts w:ascii="Times New Roman" w:hAnsi="Times New Roman"/>
          <w:color w:val="000000" w:themeColor="text1"/>
          <w:sz w:val="24"/>
          <w:szCs w:val="24"/>
        </w:rPr>
        <w:instrText>ADDIN CSL_CITATION {"citationItems":[{"id":"ITEM-1","itemData":{"DOI":"10.1038/nclimate2704","ISBN":"0000000000000","ISSN":"1758-678X","PMID":"26640524","abstract":"Rapid build-up of greenhouse gases is expected to increase Earth’s mean surface temperature, with unclear effects on temperaturevariability1–3 .Thismakes understanding the direct effects of a changing climate on human health more urgent. However, the effects of prolonged exposures to variable temperatures, which are important for understanding the public health burden, are unclear. Here we demonstrate that long-term survival was significantly associated with both seasonal mean values and standard deviations of temperature among the Medicare population (aged 65+) in New England, and break that down into long-term contrasts between ZIP codes and annual anomalies. A rise in summer mean temper- ature of 1 ◦ C was associated with a 1.0% higher death rate, whereasanincrease in wintermeantemperature corresponded to a 0.6% decrease in mortality. Increases in standard deviations of temperature for both summer and winter were harmful. The increased mortality in warmer summers was entirely due to anomalies, whereas it was long-term average differences in the standard deviation of summer temperatures across ZIP codes that drove the increased risk. For future climate scenarios, seasonal mean temperatures may in part account for the public health burden, but the excess public health risk of climate change may also stem from changes of within-season temperature variability.","author":[{"dropping-particle":"","family":"Shi","given":"Liuhua","non-dropping-particle":"","parse-names":false,"suffix":""},{"dropping-particle":"","family":"Kloog","given":"Itai","non-dropping-particle":"","parse-names":false,"suffix":""},{"dropping-particle":"","family":"Zanobetti","given":"Antonella","non-dropping-particle":"","parse-names":false,"suffix":""},{"dropping-particle":"","family":"Liu","given":"Pengfei","non-dropping-particle":"","parse-names":false,"suffix":""},{"dropping-particle":"","family":"Schwartz","given":"Joel D.","non-dropping-particle":"","parse-names":false,"suffix":""}],"container-title":"Nature Climate Change","id":"ITEM-1","issue":"11","issued":{"date-parts":[["2015"]]},"page":"988-991","title":"Impacts of temperature and its variability on mortality in New England","type":"article-journal","volume":"5"},"uris":["http://www.mendeley.com/documents/?uuid=15df2a8d-32ac-4706-acb3-82c8adbbec5d"]},{"id":"ITEM-2","itemData":{"DOI":"10.1038/s41558-018-0222-x","ISSN":"17586798","abstract":"Linkages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mendeley":{"formattedCitation":"&lt;sup&gt;12,13&lt;/sup&gt;","plainTextFormattedCitation":"12,13","previouslyFormattedCitation":"&lt;sup&gt;12,13&lt;/sup&gt;"},"properties":{"noteIndex":0},"schema":"https://github.com/citation-style-language/schema/raw/master/csl-citation.json"}</w:instrText>
      </w:r>
      <w:r w:rsidR="00172B3F">
        <w:rPr>
          <w:rFonts w:ascii="Times New Roman" w:hAnsi="Times New Roman"/>
          <w:color w:val="000000" w:themeColor="text1"/>
          <w:sz w:val="24"/>
          <w:szCs w:val="24"/>
        </w:rPr>
        <w:fldChar w:fldCharType="separate"/>
      </w:r>
      <w:r w:rsidR="00F4293F" w:rsidRPr="00F4293F">
        <w:rPr>
          <w:rFonts w:ascii="Times New Roman" w:hAnsi="Times New Roman"/>
          <w:noProof/>
          <w:color w:val="000000" w:themeColor="text1"/>
          <w:sz w:val="24"/>
          <w:szCs w:val="24"/>
          <w:vertAlign w:val="superscript"/>
        </w:rPr>
        <w:t>12,13</w:t>
      </w:r>
      <w:ins w:id="80" w:author="Parks, Robbie M" w:date="2018-12-04T17:45:00Z">
        <w:r w:rsidR="00172B3F">
          <w:rPr>
            <w:rFonts w:ascii="Times New Roman" w:hAnsi="Times New Roman"/>
            <w:color w:val="000000" w:themeColor="text1"/>
            <w:sz w:val="24"/>
            <w:szCs w:val="24"/>
          </w:rPr>
          <w:fldChar w:fldCharType="end"/>
        </w:r>
      </w:ins>
      <w:r>
        <w:rPr>
          <w:rFonts w:ascii="Times New Roman" w:hAnsi="Times New Roman"/>
          <w:color w:val="000000" w:themeColor="text1"/>
          <w:sz w:val="24"/>
          <w:szCs w:val="24"/>
        </w:rPr>
        <w:t xml:space="preserve"> </w:t>
      </w:r>
      <w:del w:id="81" w:author="Parks, Robbie M" w:date="2018-12-04T16:22:00Z">
        <w:r w:rsidR="00636E70" w:rsidRPr="002F6AD2" w:rsidDel="0049084A">
          <w:rPr>
            <w:rFonts w:ascii="Times New Roman" w:hAnsi="Times New Roman"/>
            <w:color w:val="000000" w:themeColor="text1"/>
            <w:sz w:val="24"/>
            <w:szCs w:val="24"/>
            <w:rPrChange w:id="82" w:author="Parks, Robbie M" w:date="2018-12-04T10:58:00Z">
              <w:rPr>
                <w:rFonts w:ascii="Times New Roman" w:hAnsi="Times New Roman"/>
                <w:color w:val="000000" w:themeColor="text1"/>
                <w:sz w:val="24"/>
                <w:szCs w:val="24"/>
                <w:highlight w:val="yellow"/>
              </w:rPr>
            </w:rPrChange>
          </w:rPr>
          <w:delText>Associations with</w:delText>
        </w:r>
        <w:r w:rsidR="002B11C6" w:rsidRPr="002F6AD2" w:rsidDel="0049084A">
          <w:rPr>
            <w:rFonts w:ascii="Times New Roman" w:hAnsi="Times New Roman"/>
            <w:color w:val="000000" w:themeColor="text1"/>
            <w:sz w:val="24"/>
            <w:szCs w:val="24"/>
            <w:rPrChange w:id="83" w:author="Parks, Robbie M" w:date="2018-12-04T10:58:00Z">
              <w:rPr>
                <w:rFonts w:ascii="Times New Roman" w:hAnsi="Times New Roman"/>
                <w:color w:val="000000" w:themeColor="text1"/>
                <w:sz w:val="24"/>
                <w:szCs w:val="24"/>
                <w:highlight w:val="yellow"/>
              </w:rPr>
            </w:rPrChange>
          </w:rPr>
          <w:delText xml:space="preserve"> </w:delText>
        </w:r>
        <w:r w:rsidR="002B11C6" w:rsidRPr="006E5EB6" w:rsidDel="0049084A">
          <w:rPr>
            <w:rFonts w:ascii="Times New Roman" w:hAnsi="Times New Roman"/>
            <w:color w:val="000000" w:themeColor="text1"/>
            <w:sz w:val="24"/>
            <w:szCs w:val="24"/>
            <w:highlight w:val="yellow"/>
          </w:rPr>
          <w:delText>monthly</w:delText>
        </w:r>
        <w:r w:rsidR="002B11C6" w:rsidRPr="002F6AD2" w:rsidDel="0049084A">
          <w:rPr>
            <w:rFonts w:ascii="Times New Roman" w:hAnsi="Times New Roman"/>
            <w:color w:val="000000" w:themeColor="text1"/>
            <w:sz w:val="24"/>
            <w:szCs w:val="24"/>
            <w:rPrChange w:id="84" w:author="Parks, Robbie M" w:date="2018-12-04T10:58:00Z">
              <w:rPr>
                <w:rFonts w:ascii="Times New Roman" w:hAnsi="Times New Roman"/>
                <w:color w:val="000000" w:themeColor="text1"/>
                <w:sz w:val="24"/>
                <w:szCs w:val="24"/>
                <w:highlight w:val="yellow"/>
              </w:rPr>
            </w:rPrChange>
          </w:rPr>
          <w:delText xml:space="preserve"> temperature may be affected by other seasonally-variable determinants of mortality, such as </w:delText>
        </w:r>
        <w:commentRangeStart w:id="85"/>
        <w:commentRangeStart w:id="86"/>
        <w:r w:rsidR="002B11C6" w:rsidRPr="002F6AD2" w:rsidDel="0049084A">
          <w:rPr>
            <w:rFonts w:ascii="Times New Roman" w:hAnsi="Times New Roman"/>
            <w:color w:val="000000" w:themeColor="text1"/>
            <w:sz w:val="24"/>
            <w:szCs w:val="24"/>
            <w:rPrChange w:id="87" w:author="Parks, Robbie M" w:date="2018-12-04T10:58:00Z">
              <w:rPr>
                <w:rFonts w:ascii="Times New Roman" w:hAnsi="Times New Roman"/>
                <w:color w:val="000000" w:themeColor="text1"/>
                <w:sz w:val="24"/>
                <w:szCs w:val="24"/>
                <w:highlight w:val="yellow"/>
              </w:rPr>
            </w:rPrChange>
          </w:rPr>
          <w:delText>XX, YY and ZZ</w:delText>
        </w:r>
        <w:commentRangeEnd w:id="85"/>
        <w:r w:rsidR="002B11C6" w:rsidRPr="002F6AD2" w:rsidDel="0049084A">
          <w:rPr>
            <w:rStyle w:val="CommentReference"/>
            <w:rFonts w:asciiTheme="minorHAnsi" w:eastAsiaTheme="minorHAnsi" w:hAnsiTheme="minorHAnsi" w:cstheme="minorBidi"/>
            <w:rPrChange w:id="88" w:author="Parks, Robbie M" w:date="2018-12-04T10:58:00Z">
              <w:rPr>
                <w:rStyle w:val="CommentReference"/>
                <w:rFonts w:asciiTheme="minorHAnsi" w:eastAsiaTheme="minorHAnsi" w:hAnsiTheme="minorHAnsi" w:cstheme="minorBidi"/>
                <w:highlight w:val="yellow"/>
              </w:rPr>
            </w:rPrChange>
          </w:rPr>
          <w:commentReference w:id="85"/>
        </w:r>
        <w:commentRangeEnd w:id="86"/>
        <w:r w:rsidR="00EE18E4" w:rsidRPr="002F6AD2" w:rsidDel="0049084A">
          <w:rPr>
            <w:rStyle w:val="CommentReference"/>
            <w:rFonts w:asciiTheme="minorHAnsi" w:eastAsiaTheme="minorHAnsi" w:hAnsiTheme="minorHAnsi" w:cstheme="minorBidi"/>
            <w:rPrChange w:id="89" w:author="Parks, Robbie M" w:date="2018-12-04T10:58:00Z">
              <w:rPr>
                <w:rStyle w:val="CommentReference"/>
                <w:rFonts w:asciiTheme="minorHAnsi" w:eastAsiaTheme="minorHAnsi" w:hAnsiTheme="minorHAnsi" w:cstheme="minorBidi"/>
                <w:highlight w:val="yellow"/>
              </w:rPr>
            </w:rPrChange>
          </w:rPr>
          <w:commentReference w:id="86"/>
        </w:r>
        <w:r w:rsidR="002B11C6" w:rsidDel="0049084A">
          <w:rPr>
            <w:rFonts w:ascii="Times New Roman" w:hAnsi="Times New Roman"/>
            <w:color w:val="000000" w:themeColor="text1"/>
            <w:sz w:val="24"/>
            <w:szCs w:val="24"/>
          </w:rPr>
          <w:delText xml:space="preserve">. </w:delText>
        </w:r>
      </w:del>
      <w:del w:id="90" w:author="Tamura-Wicks, Helen M" w:date="2018-12-06T17:51:00Z">
        <w:r w:rsidR="002B11C6" w:rsidDel="00DA2982">
          <w:rPr>
            <w:rFonts w:ascii="Times New Roman" w:hAnsi="Times New Roman"/>
            <w:color w:val="000000" w:themeColor="text1"/>
            <w:sz w:val="24"/>
            <w:szCs w:val="24"/>
          </w:rPr>
          <w:delText>Those with</w:delText>
        </w:r>
      </w:del>
      <w:ins w:id="91" w:author="Tamura-Wicks, Helen M" w:date="2018-12-06T17:51:00Z">
        <w:r w:rsidR="00DA2982">
          <w:rPr>
            <w:rFonts w:ascii="Times New Roman" w:hAnsi="Times New Roman"/>
            <w:color w:val="000000" w:themeColor="text1"/>
            <w:sz w:val="24"/>
            <w:szCs w:val="24"/>
          </w:rPr>
          <w:t>Risk assessments using</w:t>
        </w:r>
      </w:ins>
      <w:r w:rsidR="002B11C6">
        <w:rPr>
          <w:rFonts w:ascii="Times New Roman" w:hAnsi="Times New Roman"/>
          <w:color w:val="000000" w:themeColor="text1"/>
          <w:sz w:val="24"/>
          <w:szCs w:val="24"/>
        </w:rPr>
        <w:t xml:space="preserve"> </w:t>
      </w:r>
      <w:r w:rsidR="00636E70">
        <w:rPr>
          <w:rFonts w:ascii="Times New Roman" w:hAnsi="Times New Roman"/>
          <w:color w:val="000000" w:themeColor="text1"/>
          <w:sz w:val="24"/>
          <w:szCs w:val="24"/>
        </w:rPr>
        <w:t>daily temperature cannot be directly extrapolated across populations, b</w:t>
      </w:r>
      <w:r w:rsidR="00202B92">
        <w:rPr>
          <w:rFonts w:ascii="Times New Roman" w:hAnsi="Times New Roman"/>
          <w:color w:val="000000" w:themeColor="text1"/>
          <w:sz w:val="24"/>
          <w:szCs w:val="24"/>
        </w:rPr>
        <w:t>ecause</w:t>
      </w:r>
      <w:ins w:id="92" w:author="Parks, Robbie M" w:date="2018-12-04T17:49:00Z">
        <w:r w:rsidR="00F37C29">
          <w:rPr>
            <w:rFonts w:ascii="Times New Roman" w:hAnsi="Times New Roman"/>
            <w:color w:val="000000" w:themeColor="text1"/>
            <w:sz w:val="24"/>
            <w:szCs w:val="24"/>
          </w:rPr>
          <w:t xml:space="preserve"> </w:t>
        </w:r>
      </w:ins>
      <w:del w:id="93" w:author="Parks, Robbie M" w:date="2018-12-04T17:49:00Z">
        <w:r w:rsidR="00202B92" w:rsidDel="00F37C29">
          <w:rPr>
            <w:rFonts w:ascii="Times New Roman" w:hAnsi="Times New Roman"/>
            <w:color w:val="000000" w:themeColor="text1"/>
            <w:sz w:val="24"/>
            <w:szCs w:val="24"/>
          </w:rPr>
          <w:delText xml:space="preserve"> of </w:delText>
        </w:r>
      </w:del>
      <w:r w:rsidR="00202B92">
        <w:rPr>
          <w:rFonts w:ascii="Times New Roman" w:hAnsi="Times New Roman"/>
          <w:color w:val="000000" w:themeColor="text1"/>
          <w:sz w:val="24"/>
          <w:szCs w:val="24"/>
        </w:rPr>
        <w:t>societies adapt to their long-term local temperature.</w:t>
      </w:r>
      <w:ins w:id="94" w:author="Parks, Robbie M" w:date="2018-12-04T17:48:00Z">
        <w:r w:rsidR="0054202E">
          <w:rPr>
            <w:rFonts w:ascii="Times New Roman" w:hAnsi="Times New Roman"/>
            <w:color w:val="000000" w:themeColor="text1"/>
            <w:sz w:val="24"/>
            <w:szCs w:val="24"/>
          </w:rPr>
          <w:fldChar w:fldCharType="begin" w:fldLock="1"/>
        </w:r>
      </w:ins>
      <w:r w:rsidR="00F75F46">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study","type":"article-journal","volume":"386"},"uris":["http://www.mendeley.com/documents/?uuid=ec2ac118-d8e9-4d29-9116-d43210b3e1ca"]},{"id":"ITEM-2","itemData":{"DOI":"10.1136/oem.2007.033175","ISBN":"1470-7926","ISSN":"13510711","PMID":"17600037","abstract":"OBJECTIVES The authors examined the increase in mortality associated with hot and cold temperature in different locations, the determinants of the variability in effect estimates, and its implications for adaptation. METHODS The authors conducted a case-crossover study in 50 US cities. They used daily mortality and weather data for 6 513 330 deaths occurring during 1989-2000. Exposure was assessed using two approaches. First, the authors determined exposure to extreme temperatures using city-specific indicator variables based on the local temperature distribution. Secondly, they used piecewise linear variables to assess exposure to temperature on a continuous scale above/below a threshold. Effects of hot and cold temperature were examined in season-specific models. In a meta-analysis of the city-specific results, the authors examined several city characteristics as effect modifiers. RESULTS Mortality increases associated with both extreme cold (2-day cumulative increase 1.59% (95% CI 0.56 to 2.63)) and extreme heat (5.74% (95% CI 3.38 to 8.15)) were found, the former being especially marked for myocardial infarction and cardiac arrest deaths. The increase in mortality was less marked at less extreme temperatures. The effect of extreme cold (defined as a percentile) was homogeneous across cities with different climates, suggesting that only the unusualness of the cold temperature (and not its absolute value) had a substantial impact on mortality (that is, acclimatisation to cold). Conversely, heat effects were quite heterogeneous, with the largest effects observed in cities with milder summers, less air conditioning and higher population density. Adjustment for ozone led to similar results, but some residual confounding could be present due to other uncontrolled pollutants. CONCLUSIONS The authors confirmed in a large sample of cities that both cold and hot temperatures increase mortality risk. These findings suggest that increases in heat-related mortality due to global warming are unlikely to be compensated for by decreases in cold-related mortality and that population acclimatisation to heat is still incomplete.","author":[{"dropping-particle":"","family":"Medina-Ramón","given":"M.","non-dropping-particle":"","parse-names":false,"suffix":""},{"dropping-particle":"","family":"Schwartz","given":"J.","non-dropping-particle":"","parse-names":false,"suffix":""}],"container-title":"Occupational and Environmental Medicine","id":"ITEM-2","issue":"12","issued":{"date-parts":[["2007"]]},"page":"827-833","title":"Temperature, temperature extremes, and mortality: A study of acclimatisation and effect modification in 50 US cities","type":"article-journal","volume":"64"},"uris":["http://www.mendeley.com/documents/?uuid=a23bd195-1d02-4ac9-86f6-d82065b33b29"]}],"mendeley":{"formattedCitation":"&lt;sup&gt;9,14&lt;/sup&gt;","plainTextFormattedCitation":"9,14","previouslyFormattedCitation":"&lt;sup&gt;9,14&lt;/sup&gt;"},"properties":{"noteIndex":0},"schema":"https://github.com/citation-style-language/schema/raw/master/csl-citation.json"}</w:instrText>
      </w:r>
      <w:r w:rsidR="0054202E">
        <w:rPr>
          <w:rFonts w:ascii="Times New Roman" w:hAnsi="Times New Roman"/>
          <w:color w:val="000000" w:themeColor="text1"/>
          <w:sz w:val="24"/>
          <w:szCs w:val="24"/>
        </w:rPr>
        <w:fldChar w:fldCharType="separate"/>
      </w:r>
      <w:r w:rsidR="00701B22" w:rsidRPr="00701B22">
        <w:rPr>
          <w:rFonts w:ascii="Times New Roman" w:hAnsi="Times New Roman"/>
          <w:noProof/>
          <w:color w:val="000000" w:themeColor="text1"/>
          <w:sz w:val="24"/>
          <w:szCs w:val="24"/>
          <w:vertAlign w:val="superscript"/>
        </w:rPr>
        <w:t>9,14</w:t>
      </w:r>
      <w:ins w:id="95" w:author="Parks, Robbie M" w:date="2018-12-04T17:48:00Z">
        <w:r w:rsidR="0054202E">
          <w:rPr>
            <w:rFonts w:ascii="Times New Roman" w:hAnsi="Times New Roman"/>
            <w:color w:val="000000" w:themeColor="text1"/>
            <w:sz w:val="24"/>
            <w:szCs w:val="24"/>
          </w:rPr>
          <w:fldChar w:fldCharType="end"/>
        </w:r>
      </w:ins>
      <w:r w:rsidR="00202B92">
        <w:rPr>
          <w:rFonts w:ascii="Times New Roman" w:hAnsi="Times New Roman"/>
          <w:color w:val="000000" w:themeColor="text1"/>
          <w:sz w:val="24"/>
          <w:szCs w:val="24"/>
        </w:rPr>
        <w:t xml:space="preserve"> </w:t>
      </w:r>
      <w:ins w:id="96" w:author="Tamura-Wicks, Helen M" w:date="2018-12-06T18:09:00Z">
        <w:r w:rsidR="0040214F">
          <w:rPr>
            <w:rFonts w:ascii="Times New Roman" w:hAnsi="Times New Roman"/>
            <w:color w:val="000000" w:themeColor="text1"/>
            <w:sz w:val="24"/>
            <w:szCs w:val="24"/>
          </w:rPr>
          <w:t>However, climate change can disrupt this long-</w:t>
        </w:r>
        <w:r w:rsidR="0040214F">
          <w:rPr>
            <w:rFonts w:ascii="Times New Roman" w:hAnsi="Times New Roman"/>
            <w:color w:val="000000" w:themeColor="text1"/>
            <w:sz w:val="24"/>
            <w:szCs w:val="24"/>
          </w:rPr>
          <w:lastRenderedPageBreak/>
          <w:t xml:space="preserve">term adaptation </w:t>
        </w:r>
      </w:ins>
      <w:ins w:id="97" w:author="Tamura-Wicks, Helen M" w:date="2018-12-06T18:11:00Z">
        <w:r w:rsidR="0040214F">
          <w:rPr>
            <w:rFonts w:ascii="Times New Roman" w:hAnsi="Times New Roman"/>
            <w:color w:val="000000" w:themeColor="text1"/>
            <w:sz w:val="24"/>
            <w:szCs w:val="24"/>
          </w:rPr>
          <w:t xml:space="preserve">as it modifies seasonal weather regimes. </w:t>
        </w:r>
      </w:ins>
      <w:commentRangeStart w:id="98"/>
      <w:del w:id="99" w:author="Tamura-Wicks, Helen M" w:date="2018-12-06T18:12:00Z">
        <w:r w:rsidRPr="00AA564D" w:rsidDel="0040214F">
          <w:rPr>
            <w:rFonts w:ascii="Times New Roman" w:hAnsi="Times New Roman"/>
            <w:color w:val="000000" w:themeColor="text1"/>
            <w:sz w:val="24"/>
            <w:szCs w:val="24"/>
          </w:rPr>
          <w:delText>Cl</w:delText>
        </w:r>
        <w:r w:rsidR="002B11C6" w:rsidDel="0040214F">
          <w:rPr>
            <w:rFonts w:ascii="Times New Roman" w:hAnsi="Times New Roman"/>
            <w:color w:val="000000" w:themeColor="text1"/>
            <w:sz w:val="24"/>
            <w:szCs w:val="24"/>
          </w:rPr>
          <w:delText>imate change, however, will</w:delText>
        </w:r>
        <w:r w:rsidRPr="00AA564D" w:rsidDel="0040214F">
          <w:rPr>
            <w:rFonts w:ascii="Times New Roman" w:hAnsi="Times New Roman"/>
            <w:color w:val="000000" w:themeColor="text1"/>
            <w:sz w:val="24"/>
            <w:szCs w:val="24"/>
          </w:rPr>
          <w:delText xml:space="preserve"> fundamentally modify weather co</w:delText>
        </w:r>
        <w:r w:rsidR="002B11C6" w:rsidDel="0040214F">
          <w:rPr>
            <w:rFonts w:ascii="Times New Roman" w:hAnsi="Times New Roman"/>
            <w:color w:val="000000" w:themeColor="text1"/>
            <w:sz w:val="24"/>
            <w:szCs w:val="24"/>
          </w:rPr>
          <w:delText xml:space="preserve">mpared to long-term experiences, and hence change seasonal weather regimes, which can disrupt long-term adaptation. </w:delText>
        </w:r>
      </w:del>
      <w:commentRangeEnd w:id="98"/>
      <w:r w:rsidR="0040214F">
        <w:rPr>
          <w:rStyle w:val="CommentReference"/>
          <w:rFonts w:asciiTheme="minorHAnsi" w:eastAsiaTheme="minorHAnsi" w:hAnsiTheme="minorHAnsi" w:cstheme="minorBidi"/>
        </w:rPr>
        <w:commentReference w:id="98"/>
      </w:r>
      <w:r w:rsidR="002B11C6">
        <w:rPr>
          <w:rFonts w:ascii="Times New Roman" w:hAnsi="Times New Roman"/>
          <w:color w:val="000000" w:themeColor="text1"/>
          <w:sz w:val="24"/>
          <w:szCs w:val="24"/>
        </w:rPr>
        <w:t xml:space="preserve">Understanding the impacts of climate change </w:t>
      </w:r>
      <w:r w:rsidR="002B11C6" w:rsidRPr="002B11C6">
        <w:rPr>
          <w:rFonts w:ascii="Times New Roman" w:hAnsi="Times New Roman"/>
          <w:color w:val="000000" w:themeColor="text1"/>
          <w:sz w:val="24"/>
          <w:szCs w:val="24"/>
        </w:rPr>
        <w:t xml:space="preserve">needs </w:t>
      </w:r>
      <w:del w:id="100" w:author="Tamura-Wicks, Helen M" w:date="2018-12-06T18:06:00Z">
        <w:r w:rsidR="002B11C6" w:rsidRPr="002B11C6" w:rsidDel="0040214F">
          <w:rPr>
            <w:rFonts w:ascii="Times New Roman" w:hAnsi="Times New Roman"/>
            <w:color w:val="000000" w:themeColor="text1"/>
            <w:sz w:val="24"/>
            <w:szCs w:val="24"/>
          </w:rPr>
          <w:delText xml:space="preserve">data that contain </w:delText>
        </w:r>
      </w:del>
      <w:del w:id="101" w:author="Tamura-Wicks, Helen M" w:date="2018-12-06T18:05:00Z">
        <w:r w:rsidR="002B11C6" w:rsidRPr="002B11C6" w:rsidDel="0040214F">
          <w:rPr>
            <w:rFonts w:ascii="Times New Roman" w:hAnsi="Times New Roman"/>
            <w:color w:val="000000" w:themeColor="text1"/>
            <w:sz w:val="24"/>
            <w:szCs w:val="24"/>
          </w:rPr>
          <w:delText xml:space="preserve">repeated </w:delText>
        </w:r>
      </w:del>
      <w:r w:rsidR="002B11C6" w:rsidRPr="002B11C6">
        <w:rPr>
          <w:rFonts w:ascii="Times New Roman" w:hAnsi="Times New Roman"/>
          <w:color w:val="000000" w:themeColor="text1"/>
          <w:sz w:val="24"/>
          <w:szCs w:val="24"/>
        </w:rPr>
        <w:t xml:space="preserve">observations of temperature and health </w:t>
      </w:r>
      <w:del w:id="102" w:author="Tamura-Wicks, Helen M" w:date="2018-12-06T18:06:00Z">
        <w:r w:rsidR="002B11C6" w:rsidRPr="002B11C6" w:rsidDel="0040214F">
          <w:rPr>
            <w:rFonts w:ascii="Times New Roman" w:hAnsi="Times New Roman"/>
            <w:color w:val="000000" w:themeColor="text1"/>
            <w:sz w:val="24"/>
            <w:szCs w:val="24"/>
          </w:rPr>
          <w:delText xml:space="preserve">variables </w:delText>
        </w:r>
      </w:del>
      <w:ins w:id="103" w:author="Tamura-Wicks, Helen M" w:date="2018-12-06T18:06:00Z">
        <w:r w:rsidR="0040214F">
          <w:rPr>
            <w:rFonts w:ascii="Times New Roman" w:hAnsi="Times New Roman"/>
            <w:color w:val="000000" w:themeColor="text1"/>
            <w:sz w:val="24"/>
            <w:szCs w:val="24"/>
          </w:rPr>
          <w:t>data</w:t>
        </w:r>
        <w:r w:rsidR="0040214F" w:rsidRPr="002B11C6">
          <w:rPr>
            <w:rFonts w:ascii="Times New Roman" w:hAnsi="Times New Roman"/>
            <w:color w:val="000000" w:themeColor="text1"/>
            <w:sz w:val="24"/>
            <w:szCs w:val="24"/>
          </w:rPr>
          <w:t xml:space="preserve"> </w:t>
        </w:r>
      </w:ins>
      <w:r w:rsidR="002B11C6" w:rsidRPr="002B11C6">
        <w:rPr>
          <w:rFonts w:ascii="Times New Roman" w:hAnsi="Times New Roman"/>
          <w:color w:val="000000" w:themeColor="text1"/>
          <w:sz w:val="24"/>
          <w:szCs w:val="24"/>
        </w:rPr>
        <w:t xml:space="preserve">in a large number of places over a long period of time, and methodology that uses these data to understand how </w:t>
      </w:r>
      <w:ins w:id="104" w:author="Tamura-Wicks, Helen M" w:date="2018-12-06T18:04:00Z">
        <w:r w:rsidR="0040214F">
          <w:rPr>
            <w:rFonts w:ascii="Times New Roman" w:hAnsi="Times New Roman"/>
            <w:color w:val="000000" w:themeColor="text1"/>
            <w:sz w:val="24"/>
            <w:szCs w:val="24"/>
          </w:rPr>
          <w:t xml:space="preserve">short-term </w:t>
        </w:r>
      </w:ins>
      <w:r w:rsidR="002B11C6" w:rsidRPr="002B11C6">
        <w:rPr>
          <w:rFonts w:ascii="Times New Roman" w:hAnsi="Times New Roman"/>
          <w:color w:val="000000" w:themeColor="text1"/>
          <w:sz w:val="24"/>
          <w:szCs w:val="24"/>
        </w:rPr>
        <w:t xml:space="preserve">deviations of </w:t>
      </w:r>
      <w:proofErr w:type="spellStart"/>
      <w:r w:rsidR="002B11C6" w:rsidRPr="002B11C6">
        <w:rPr>
          <w:rFonts w:ascii="Times New Roman" w:hAnsi="Times New Roman"/>
          <w:color w:val="000000" w:themeColor="text1"/>
          <w:sz w:val="24"/>
          <w:szCs w:val="24"/>
        </w:rPr>
        <w:t>weather</w:t>
      </w:r>
      <w:del w:id="105" w:author="Tamura-Wicks, Helen M" w:date="2018-12-06T18:04:00Z">
        <w:r w:rsidR="002B11C6" w:rsidRPr="002B11C6" w:rsidDel="0040214F">
          <w:rPr>
            <w:rFonts w:ascii="Times New Roman" w:hAnsi="Times New Roman"/>
            <w:color w:val="000000" w:themeColor="text1"/>
            <w:sz w:val="24"/>
            <w:szCs w:val="24"/>
          </w:rPr>
          <w:delText xml:space="preserve"> in a specific period, e.g., a month or a season, </w:delText>
        </w:r>
      </w:del>
      <w:r w:rsidR="002B11C6" w:rsidRPr="002B11C6">
        <w:rPr>
          <w:rFonts w:ascii="Times New Roman" w:hAnsi="Times New Roman"/>
          <w:color w:val="000000" w:themeColor="text1"/>
          <w:sz w:val="24"/>
          <w:szCs w:val="24"/>
        </w:rPr>
        <w:t>from</w:t>
      </w:r>
      <w:proofErr w:type="spellEnd"/>
      <w:r w:rsidR="002B11C6" w:rsidRPr="002B11C6">
        <w:rPr>
          <w:rFonts w:ascii="Times New Roman" w:hAnsi="Times New Roman"/>
          <w:color w:val="000000" w:themeColor="text1"/>
          <w:sz w:val="24"/>
          <w:szCs w:val="24"/>
        </w:rPr>
        <w:t xml:space="preserve"> its long-term norm </w:t>
      </w:r>
      <w:ins w:id="106" w:author="Tamura-Wicks, Helen M" w:date="2018-12-06T18:14:00Z">
        <w:r w:rsidR="0040214F">
          <w:rPr>
            <w:rFonts w:ascii="Times New Roman" w:hAnsi="Times New Roman"/>
            <w:color w:val="000000" w:themeColor="text1"/>
            <w:sz w:val="24"/>
            <w:szCs w:val="24"/>
          </w:rPr>
          <w:t xml:space="preserve">may </w:t>
        </w:r>
      </w:ins>
      <w:r w:rsidR="002B11C6" w:rsidRPr="002B11C6">
        <w:rPr>
          <w:rFonts w:ascii="Times New Roman" w:hAnsi="Times New Roman"/>
          <w:color w:val="000000" w:themeColor="text1"/>
          <w:sz w:val="24"/>
          <w:szCs w:val="24"/>
        </w:rPr>
        <w:t xml:space="preserve">impact population health. </w:t>
      </w:r>
      <w:moveFromRangeStart w:id="107" w:author="Parks, Robbie M" w:date="2018-12-05T11:52:00Z" w:name="move531709796"/>
      <w:moveFrom w:id="108" w:author="Parks, Robbie M" w:date="2018-12-05T11:52:00Z">
        <w:r w:rsidR="002B11C6" w:rsidRPr="00636C9B" w:rsidDel="0090673B">
          <w:rPr>
            <w:rFonts w:ascii="Times New Roman" w:hAnsi="Times New Roman"/>
            <w:color w:val="000000" w:themeColor="text1"/>
            <w:sz w:val="24"/>
            <w:szCs w:val="24"/>
          </w:rPr>
          <w:t>Here, we used geo-coded injury mortality and temperature data</w:t>
        </w:r>
        <w:r w:rsidR="002B11C6" w:rsidDel="0090673B">
          <w:rPr>
            <w:rFonts w:ascii="Times New Roman" w:hAnsi="Times New Roman"/>
            <w:color w:val="000000" w:themeColor="text1"/>
            <w:sz w:val="24"/>
            <w:szCs w:val="24"/>
          </w:rPr>
          <w:t xml:space="preserve"> with</w:t>
        </w:r>
        <w:r w:rsidR="002B11C6" w:rsidRPr="00636C9B" w:rsidDel="0090673B">
          <w:rPr>
            <w:rFonts w:ascii="Times New Roman" w:hAnsi="Times New Roman"/>
            <w:color w:val="000000" w:themeColor="text1"/>
            <w:sz w:val="24"/>
            <w:szCs w:val="24"/>
          </w:rPr>
          <w:t xml:space="preserve"> a </w:t>
        </w:r>
        <w:r w:rsidR="002B11C6" w:rsidDel="0090673B">
          <w:rPr>
            <w:rFonts w:ascii="Times New Roman" w:hAnsi="Times New Roman"/>
            <w:color w:val="000000" w:themeColor="text1"/>
            <w:sz w:val="24"/>
            <w:szCs w:val="24"/>
          </w:rPr>
          <w:t xml:space="preserve">novel </w:t>
        </w:r>
        <w:r w:rsidR="002B11C6" w:rsidRPr="00636C9B" w:rsidDel="0090673B">
          <w:rPr>
            <w:rFonts w:ascii="Times New Roman" w:hAnsi="Times New Roman"/>
            <w:color w:val="000000" w:themeColor="text1"/>
            <w:sz w:val="24"/>
            <w:szCs w:val="24"/>
          </w:rPr>
          <w:t>Bayesian spatio</w:t>
        </w:r>
        <w:r w:rsidR="002B11C6" w:rsidDel="0090673B">
          <w:rPr>
            <w:rFonts w:ascii="Times New Roman" w:hAnsi="Times New Roman"/>
            <w:color w:val="000000" w:themeColor="text1"/>
            <w:sz w:val="24"/>
            <w:szCs w:val="24"/>
          </w:rPr>
          <w:t>-</w:t>
        </w:r>
        <w:r w:rsidR="002B11C6" w:rsidRPr="00636C9B" w:rsidDel="0090673B">
          <w:rPr>
            <w:rFonts w:ascii="Times New Roman" w:hAnsi="Times New Roman"/>
            <w:color w:val="000000" w:themeColor="text1"/>
            <w:sz w:val="24"/>
            <w:szCs w:val="24"/>
          </w:rPr>
          <w:t xml:space="preserve">temporal model to conduct a national analysis of the impact of anomalous temperature on </w:t>
        </w:r>
        <w:r w:rsidR="002B11C6" w:rsidDel="0090673B">
          <w:rPr>
            <w:rFonts w:ascii="Times New Roman" w:hAnsi="Times New Roman"/>
            <w:color w:val="000000" w:themeColor="text1"/>
            <w:sz w:val="24"/>
            <w:szCs w:val="24"/>
          </w:rPr>
          <w:t>multiple types</w:t>
        </w:r>
        <w:r w:rsidR="002B11C6" w:rsidRPr="00636C9B" w:rsidDel="0090673B">
          <w:rPr>
            <w:rFonts w:ascii="Times New Roman" w:hAnsi="Times New Roman"/>
            <w:color w:val="000000" w:themeColor="text1"/>
            <w:sz w:val="24"/>
            <w:szCs w:val="24"/>
          </w:rPr>
          <w:t xml:space="preserve"> of injury </w:t>
        </w:r>
        <w:r w:rsidR="002B11C6" w:rsidDel="0090673B">
          <w:rPr>
            <w:rFonts w:ascii="Times New Roman" w:hAnsi="Times New Roman"/>
            <w:color w:val="000000" w:themeColor="text1"/>
            <w:sz w:val="24"/>
            <w:szCs w:val="24"/>
          </w:rPr>
          <w:t xml:space="preserve">in the USA </w:t>
        </w:r>
        <w:r w:rsidR="002B11C6" w:rsidRPr="00636C9B" w:rsidDel="0090673B">
          <w:rPr>
            <w:rFonts w:ascii="Times New Roman" w:hAnsi="Times New Roman"/>
            <w:color w:val="000000" w:themeColor="text1"/>
            <w:sz w:val="24"/>
            <w:szCs w:val="24"/>
          </w:rPr>
          <w:t xml:space="preserve">by </w:t>
        </w:r>
        <w:r w:rsidR="002B11C6" w:rsidDel="0090673B">
          <w:rPr>
            <w:rFonts w:ascii="Times New Roman" w:hAnsi="Times New Roman"/>
            <w:color w:val="000000" w:themeColor="text1"/>
            <w:sz w:val="24"/>
            <w:szCs w:val="24"/>
          </w:rPr>
          <w:t>age group and sex</w:t>
        </w:r>
        <w:r w:rsidR="002B11C6" w:rsidRPr="00636C9B" w:rsidDel="0090673B">
          <w:rPr>
            <w:rFonts w:ascii="Times New Roman" w:hAnsi="Times New Roman"/>
            <w:color w:val="000000" w:themeColor="text1"/>
            <w:sz w:val="24"/>
            <w:szCs w:val="24"/>
          </w:rPr>
          <w:t xml:space="preserve">. </w:t>
        </w:r>
      </w:moveFrom>
      <w:moveFromRangeEnd w:id="107"/>
    </w:p>
    <w:p w14:paraId="79B2707C" w14:textId="77777777" w:rsidR="002B11C6" w:rsidRPr="00636C9B" w:rsidDel="0090673B" w:rsidRDefault="002B11C6" w:rsidP="002B11C6">
      <w:pPr>
        <w:spacing w:after="0" w:line="480" w:lineRule="auto"/>
        <w:jc w:val="both"/>
        <w:rPr>
          <w:del w:id="109" w:author="Parks, Robbie M" w:date="2018-12-04T18:01:00Z"/>
          <w:rFonts w:ascii="Times New Roman" w:hAnsi="Times New Roman"/>
          <w:color w:val="000000" w:themeColor="text1"/>
          <w:sz w:val="24"/>
          <w:szCs w:val="24"/>
        </w:rPr>
      </w:pPr>
    </w:p>
    <w:p w14:paraId="59E5EACC" w14:textId="216CD3B0" w:rsidR="00252CB9" w:rsidRDefault="001810A3" w:rsidP="00252CB9">
      <w:pPr>
        <w:spacing w:after="0" w:line="480" w:lineRule="auto"/>
        <w:jc w:val="both"/>
        <w:rPr>
          <w:ins w:id="110" w:author="Parks, Robbie M" w:date="2018-12-05T13:01:00Z"/>
          <w:rFonts w:ascii="Times New Roman" w:hAnsi="Times New Roman"/>
          <w:color w:val="000000" w:themeColor="text1"/>
          <w:sz w:val="24"/>
          <w:szCs w:val="24"/>
        </w:rPr>
      </w:pPr>
      <w:r>
        <w:rPr>
          <w:rFonts w:ascii="Times New Roman" w:hAnsi="Times New Roman"/>
          <w:color w:val="000000" w:themeColor="text1"/>
          <w:sz w:val="24"/>
          <w:szCs w:val="24"/>
        </w:rPr>
        <w:t xml:space="preserve">Differing age groups and sexes can </w:t>
      </w:r>
      <w:r w:rsidRPr="00636C9B">
        <w:rPr>
          <w:rFonts w:ascii="Times New Roman" w:hAnsi="Times New Roman"/>
          <w:color w:val="000000" w:themeColor="text1"/>
          <w:sz w:val="24"/>
          <w:szCs w:val="24"/>
        </w:rPr>
        <w:t xml:space="preserve">possess varying levels of resilience to </w:t>
      </w:r>
      <w:del w:id="111" w:author="Parks, Robbie M" w:date="2018-12-04T17:53:00Z">
        <w:r w:rsidRPr="00E5452D" w:rsidDel="00FB42D4">
          <w:rPr>
            <w:rFonts w:ascii="Times New Roman" w:hAnsi="Times New Roman"/>
            <w:color w:val="000000" w:themeColor="text1"/>
            <w:sz w:val="24"/>
            <w:szCs w:val="24"/>
            <w:highlight w:val="yellow"/>
            <w:rPrChange w:id="112" w:author="Parks, Robbie M" w:date="2018-12-04T11:00:00Z">
              <w:rPr>
                <w:rFonts w:ascii="Times New Roman" w:hAnsi="Times New Roman"/>
                <w:color w:val="000000" w:themeColor="text1"/>
                <w:sz w:val="24"/>
                <w:szCs w:val="24"/>
              </w:rPr>
            </w:rPrChange>
          </w:rPr>
          <w:delText>anomal</w:delText>
        </w:r>
        <w:r w:rsidR="008307F7" w:rsidRPr="00E5452D" w:rsidDel="00FB42D4">
          <w:rPr>
            <w:rFonts w:ascii="Times New Roman" w:hAnsi="Times New Roman"/>
            <w:color w:val="000000" w:themeColor="text1"/>
            <w:sz w:val="24"/>
            <w:szCs w:val="24"/>
            <w:highlight w:val="yellow"/>
            <w:rPrChange w:id="113" w:author="Parks, Robbie M" w:date="2018-12-04T11:00:00Z">
              <w:rPr>
                <w:rFonts w:ascii="Times New Roman" w:hAnsi="Times New Roman"/>
                <w:color w:val="000000" w:themeColor="text1"/>
                <w:sz w:val="24"/>
                <w:szCs w:val="24"/>
              </w:rPr>
            </w:rPrChange>
          </w:rPr>
          <w:delText>ous</w:delText>
        </w:r>
        <w:r w:rsidR="008307F7" w:rsidDel="00FB42D4">
          <w:rPr>
            <w:rFonts w:ascii="Times New Roman" w:hAnsi="Times New Roman"/>
            <w:color w:val="000000" w:themeColor="text1"/>
            <w:sz w:val="24"/>
            <w:szCs w:val="24"/>
          </w:rPr>
          <w:delText xml:space="preserve"> </w:delText>
        </w:r>
      </w:del>
      <w:r w:rsidR="008307F7">
        <w:rPr>
          <w:rFonts w:ascii="Times New Roman" w:hAnsi="Times New Roman"/>
          <w:color w:val="000000" w:themeColor="text1"/>
          <w:sz w:val="24"/>
          <w:szCs w:val="24"/>
        </w:rPr>
        <w:t>temperature</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fldChar w:fldCharType="begin" w:fldLock="1"/>
      </w:r>
      <w:r w:rsidR="0004018D">
        <w:rPr>
          <w:rFonts w:ascii="Times New Roman" w:hAnsi="Times New Roman"/>
          <w:color w:val="000000" w:themeColor="text1"/>
          <w:sz w:val="24"/>
          <w:szCs w:val="24"/>
        </w:rPr>
        <w:instrText>ADDIN CSL_CITATION {"citationItems":[{"id":"ITEM-1","itemData":{"DOI":"10.1289/ehp.1003198","ISSN":"1552-9924","PMID":"21824855","abstract":"OBJECTIVE: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perspectives","id":"ITEM-1","issue":"1","issued":{"date-parts":[["2012"]]},"page":"19-28","title":"Ambient temperature and morbidity: a review of epidemiological evidence.","type":"article-journal","volume":"120"},"uris":["http://www.mendeley.com/documents/?uuid=f019dc8d-900c-43aa-962b-b66d8768a4af"]},{"id":"ITEM-2","itemData":{"DOI":"10.1186/1476-069X-8-40","ISBN":"1476-069X","ISSN":"1476069X","PMID":"19758453","abstract":"BACKGROUND: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Source","id":"ITEM-2","issue":"1","issued":{"date-parts":[["2009"]]},"page":"40","title":"High ambient temperature and mortality: A review of epidemiologic studies from 2001 to 2008","type":"article-journal","volume":"8"},"uris":["http://www.mendeley.com/documents/?uuid=d87217a1-8015-414a-9c4d-5b94d7e63ff8"]},{"id":"ITEM-3","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Environment","id":"ITEM-3","issued":{"date-parts":[["2017"]]},"page":"241-254","title":"Impact of ambient temperature on morbidity and mortality: An overview of reviews","type":"article-journal","volume":"586"},"uris":["http://www.mendeley.com/documents/?uuid=ec8f9b0b-9e5a-4af2-97b8-252be22410de"]}],"mendeley":{"formattedCitation":"&lt;sup&gt;10,11,15&lt;/sup&gt;","plainTextFormattedCitation":"10,11,15","previouslyFormattedCitation":"&lt;sup&gt;10,11,15&lt;/sup&gt;"},"properties":{"noteIndex":0},"schema":"https://github.com/citation-style-language/schema/raw/master/csl-citation.json"}</w:instrText>
      </w:r>
      <w:r w:rsidRPr="00636C9B">
        <w:rPr>
          <w:rFonts w:ascii="Times New Roman" w:hAnsi="Times New Roman"/>
          <w:color w:val="000000" w:themeColor="text1"/>
          <w:sz w:val="24"/>
          <w:szCs w:val="24"/>
        </w:rPr>
        <w:fldChar w:fldCharType="separate"/>
      </w:r>
      <w:r w:rsidR="006B32B1" w:rsidRPr="006B32B1">
        <w:rPr>
          <w:rFonts w:ascii="Times New Roman" w:hAnsi="Times New Roman"/>
          <w:noProof/>
          <w:color w:val="000000" w:themeColor="text1"/>
          <w:sz w:val="24"/>
          <w:szCs w:val="24"/>
          <w:vertAlign w:val="superscript"/>
        </w:rPr>
        <w:t>10,11,15</w:t>
      </w:r>
      <w:r w:rsidRPr="00636C9B">
        <w:rPr>
          <w:rFonts w:ascii="Times New Roman" w:hAnsi="Times New Roman"/>
          <w:color w:val="000000" w:themeColor="text1"/>
          <w:sz w:val="24"/>
          <w:szCs w:val="24"/>
        </w:rPr>
        <w:fldChar w:fldCharType="end"/>
      </w:r>
      <w:r>
        <w:rPr>
          <w:rFonts w:ascii="Times New Roman" w:hAnsi="Times New Roman"/>
          <w:color w:val="000000" w:themeColor="text1"/>
          <w:sz w:val="24"/>
          <w:szCs w:val="24"/>
        </w:rPr>
        <w:t xml:space="preserve"> </w:t>
      </w:r>
      <w:del w:id="114" w:author="Parks, Robbie M" w:date="2018-12-04T18:05:00Z">
        <w:r w:rsidR="000A38D2" w:rsidDel="00BA4A70">
          <w:rPr>
            <w:rFonts w:ascii="Times New Roman" w:hAnsi="Times New Roman"/>
            <w:color w:val="000000" w:themeColor="text1"/>
            <w:sz w:val="24"/>
            <w:szCs w:val="24"/>
          </w:rPr>
          <w:delText>T</w:delText>
        </w:r>
        <w:r w:rsidR="005C543C" w:rsidRPr="005C543C" w:rsidDel="00BA4A70">
          <w:rPr>
            <w:rFonts w:ascii="Times New Roman" w:hAnsi="Times New Roman"/>
            <w:color w:val="000000" w:themeColor="text1"/>
            <w:sz w:val="24"/>
            <w:szCs w:val="24"/>
          </w:rPr>
          <w:delText xml:space="preserve">here is </w:delText>
        </w:r>
        <w:r w:rsidR="00073F1B" w:rsidDel="00BA4A70">
          <w:rPr>
            <w:rFonts w:ascii="Times New Roman" w:hAnsi="Times New Roman"/>
            <w:color w:val="000000" w:themeColor="text1"/>
            <w:sz w:val="24"/>
            <w:szCs w:val="24"/>
          </w:rPr>
          <w:delText>currently</w:delText>
        </w:r>
        <w:r w:rsidR="00BC66F6" w:rsidDel="00BA4A70">
          <w:rPr>
            <w:rFonts w:ascii="Times New Roman" w:hAnsi="Times New Roman"/>
            <w:color w:val="000000" w:themeColor="text1"/>
            <w:sz w:val="24"/>
            <w:szCs w:val="24"/>
          </w:rPr>
          <w:delText xml:space="preserve"> </w:delText>
        </w:r>
        <w:r w:rsidR="00D41C09" w:rsidDel="00BA4A70">
          <w:rPr>
            <w:rFonts w:ascii="Times New Roman" w:hAnsi="Times New Roman"/>
            <w:color w:val="000000" w:themeColor="text1"/>
            <w:sz w:val="24"/>
            <w:szCs w:val="24"/>
          </w:rPr>
          <w:delText>no</w:delText>
        </w:r>
        <w:r w:rsidR="000A38D2" w:rsidDel="00BA4A70">
          <w:rPr>
            <w:rFonts w:ascii="Times New Roman" w:hAnsi="Times New Roman"/>
            <w:color w:val="000000" w:themeColor="text1"/>
            <w:sz w:val="24"/>
            <w:szCs w:val="24"/>
          </w:rPr>
          <w:delText xml:space="preserve"> detailed</w:delText>
        </w:r>
        <w:r w:rsidR="005C543C" w:rsidRPr="005C543C" w:rsidDel="00BA4A70">
          <w:rPr>
            <w:rFonts w:ascii="Times New Roman" w:hAnsi="Times New Roman"/>
            <w:color w:val="000000" w:themeColor="text1"/>
            <w:sz w:val="24"/>
            <w:szCs w:val="24"/>
          </w:rPr>
          <w:delText xml:space="preserve"> information on how </w:delText>
        </w:r>
        <w:r w:rsidR="000A38D2" w:rsidDel="00BA4A70">
          <w:rPr>
            <w:rFonts w:ascii="Times New Roman" w:hAnsi="Times New Roman"/>
            <w:color w:val="000000" w:themeColor="text1"/>
            <w:sz w:val="24"/>
            <w:szCs w:val="24"/>
          </w:rPr>
          <w:delText xml:space="preserve">different types of injury mortality respond with temperature in relation to age group and </w:delText>
        </w:r>
        <w:r w:rsidR="005C543C" w:rsidRPr="005C543C" w:rsidDel="00BA4A70">
          <w:rPr>
            <w:rFonts w:ascii="Times New Roman" w:hAnsi="Times New Roman"/>
            <w:color w:val="000000" w:themeColor="text1"/>
            <w:sz w:val="24"/>
            <w:szCs w:val="24"/>
          </w:rPr>
          <w:delText>sex</w:delText>
        </w:r>
        <w:r w:rsidR="00073F1B" w:rsidDel="00BA4A70">
          <w:rPr>
            <w:rFonts w:ascii="Times New Roman" w:hAnsi="Times New Roman"/>
            <w:color w:val="000000" w:themeColor="text1"/>
            <w:sz w:val="24"/>
            <w:szCs w:val="24"/>
          </w:rPr>
          <w:delText xml:space="preserve"> in the USA</w:delText>
        </w:r>
        <w:r w:rsidR="00B24BE3" w:rsidDel="00BA4A70">
          <w:rPr>
            <w:rFonts w:ascii="Times New Roman" w:hAnsi="Times New Roman"/>
            <w:color w:val="000000" w:themeColor="text1"/>
            <w:sz w:val="24"/>
            <w:szCs w:val="24"/>
          </w:rPr>
          <w:delText xml:space="preserve">. </w:delText>
        </w:r>
      </w:del>
      <w:r w:rsidR="00B53ABA">
        <w:rPr>
          <w:rFonts w:ascii="Times New Roman" w:hAnsi="Times New Roman"/>
          <w:color w:val="000000" w:themeColor="text1"/>
          <w:sz w:val="24"/>
          <w:szCs w:val="24"/>
        </w:rPr>
        <w:t>As such,</w:t>
      </w:r>
      <w:r w:rsidR="00BC66F6">
        <w:rPr>
          <w:rFonts w:ascii="Times New Roman" w:hAnsi="Times New Roman"/>
          <w:color w:val="000000" w:themeColor="text1"/>
          <w:sz w:val="24"/>
          <w:szCs w:val="24"/>
        </w:rPr>
        <w:t xml:space="preserve"> it is important to build an analysis </w:t>
      </w:r>
      <w:del w:id="115" w:author="Tamura-Wicks, Helen M" w:date="2018-12-06T18:18:00Z">
        <w:r w:rsidR="00BC66F6" w:rsidDel="008A69BB">
          <w:rPr>
            <w:rFonts w:ascii="Times New Roman" w:hAnsi="Times New Roman"/>
            <w:color w:val="000000" w:themeColor="text1"/>
            <w:sz w:val="24"/>
            <w:szCs w:val="24"/>
          </w:rPr>
          <w:delText>di</w:delText>
        </w:r>
        <w:r w:rsidR="00C93D61" w:rsidDel="008A69BB">
          <w:rPr>
            <w:rFonts w:ascii="Times New Roman" w:hAnsi="Times New Roman"/>
            <w:color w:val="000000" w:themeColor="text1"/>
            <w:sz w:val="24"/>
            <w:szCs w:val="24"/>
          </w:rPr>
          <w:delText>stinguishing by these features</w:delText>
        </w:r>
      </w:del>
      <w:ins w:id="116" w:author="Tamura-Wicks, Helen M" w:date="2018-12-06T18:18:00Z">
        <w:r w:rsidR="008A69BB">
          <w:rPr>
            <w:rFonts w:ascii="Times New Roman" w:hAnsi="Times New Roman"/>
            <w:color w:val="000000" w:themeColor="text1"/>
            <w:sz w:val="24"/>
            <w:szCs w:val="24"/>
          </w:rPr>
          <w:t>that accounts for this</w:t>
        </w:r>
      </w:ins>
      <w:r w:rsidR="007E4DC1">
        <w:rPr>
          <w:rFonts w:ascii="Times New Roman" w:hAnsi="Times New Roman"/>
          <w:color w:val="000000" w:themeColor="text1"/>
          <w:sz w:val="24"/>
          <w:szCs w:val="24"/>
        </w:rPr>
        <w:t>.</w:t>
      </w:r>
      <w:r w:rsidR="00321DA9" w:rsidRPr="00636C9B">
        <w:rPr>
          <w:rFonts w:ascii="Times New Roman" w:hAnsi="Times New Roman"/>
          <w:color w:val="000000" w:themeColor="text1"/>
          <w:sz w:val="24"/>
          <w:szCs w:val="24"/>
        </w:rPr>
        <w:t xml:space="preserve"> </w:t>
      </w:r>
    </w:p>
    <w:p w14:paraId="4B8B5ED2" w14:textId="77777777" w:rsidR="00D577E1" w:rsidRDefault="00D577E1" w:rsidP="00252CB9">
      <w:pPr>
        <w:spacing w:after="0" w:line="480" w:lineRule="auto"/>
        <w:jc w:val="both"/>
        <w:rPr>
          <w:ins w:id="117" w:author="Parks, Robbie M" w:date="2018-12-04T18:01:00Z"/>
          <w:rFonts w:ascii="Times New Roman" w:hAnsi="Times New Roman"/>
          <w:color w:val="000000" w:themeColor="text1"/>
          <w:sz w:val="24"/>
          <w:szCs w:val="24"/>
        </w:rPr>
      </w:pPr>
    </w:p>
    <w:p w14:paraId="69690271" w14:textId="543E4DD9" w:rsidR="0090673B" w:rsidDel="00D577E1" w:rsidRDefault="0090673B" w:rsidP="006C11D1">
      <w:pPr>
        <w:spacing w:after="0" w:line="480" w:lineRule="auto"/>
        <w:jc w:val="both"/>
        <w:outlineLvl w:val="0"/>
        <w:rPr>
          <w:del w:id="118" w:author="Parks, Robbie M" w:date="2018-12-05T11:52:00Z"/>
          <w:rFonts w:ascii="Times New Roman" w:hAnsi="Times New Roman"/>
          <w:color w:val="000000" w:themeColor="text1"/>
          <w:sz w:val="24"/>
          <w:szCs w:val="24"/>
        </w:rPr>
      </w:pPr>
    </w:p>
    <w:p w14:paraId="20612A69" w14:textId="15980AEE" w:rsidR="00F713D6" w:rsidDel="00EC109B" w:rsidRDefault="00D577E1" w:rsidP="006C11D1">
      <w:pPr>
        <w:spacing w:after="0" w:line="480" w:lineRule="auto"/>
        <w:jc w:val="both"/>
        <w:outlineLvl w:val="0"/>
        <w:rPr>
          <w:del w:id="119" w:author="Parks, Robbie M" w:date="2018-12-05T11:23:00Z"/>
          <w:rFonts w:ascii="Times New Roman" w:hAnsi="Times New Roman"/>
          <w:color w:val="000000" w:themeColor="text1"/>
          <w:sz w:val="24"/>
          <w:szCs w:val="24"/>
        </w:rPr>
      </w:pPr>
      <w:ins w:id="120" w:author="Parks, Robbie M" w:date="2018-12-05T13:01:00Z">
        <w:r w:rsidRPr="00636C9B">
          <w:rPr>
            <w:rFonts w:ascii="Times New Roman" w:hAnsi="Times New Roman"/>
            <w:color w:val="000000" w:themeColor="text1"/>
            <w:sz w:val="24"/>
            <w:szCs w:val="24"/>
          </w:rPr>
          <w:t xml:space="preserve">Injuries accounted for </w:t>
        </w:r>
      </w:ins>
      <w:ins w:id="121" w:author="Parks, Robbie M" w:date="2018-12-05T17:43:00Z">
        <w:r w:rsidR="00AF4729">
          <w:rPr>
            <w:rFonts w:ascii="Times New Roman" w:hAnsi="Times New Roman"/>
            <w:color w:val="000000" w:themeColor="text1"/>
            <w:sz w:val="24"/>
            <w:szCs w:val="24"/>
          </w:rPr>
          <w:t>10.7</w:t>
        </w:r>
      </w:ins>
      <w:ins w:id="122" w:author="Parks, Robbie M" w:date="2018-12-05T13:01:00Z">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and </w:t>
        </w:r>
      </w:ins>
      <w:ins w:id="123" w:author="Parks, Robbie M" w:date="2018-12-05T17:44:00Z">
        <w:r w:rsidR="001B2D1F">
          <w:rPr>
            <w:rFonts w:ascii="Times New Roman" w:hAnsi="Times New Roman"/>
            <w:color w:val="000000" w:themeColor="text1"/>
            <w:sz w:val="24"/>
            <w:szCs w:val="24"/>
          </w:rPr>
          <w:t>4.7%</w:t>
        </w:r>
      </w:ins>
      <w:ins w:id="124" w:author="Parks, Robbie M" w:date="2018-12-05T13:01:00Z">
        <w:r>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of all d</w:t>
        </w:r>
        <w:r>
          <w:rPr>
            <w:rFonts w:ascii="Times New Roman" w:hAnsi="Times New Roman"/>
            <w:color w:val="000000" w:themeColor="text1"/>
            <w:sz w:val="24"/>
            <w:szCs w:val="24"/>
          </w:rPr>
          <w:t xml:space="preserve">eaths in the USA in 1980 and </w:t>
        </w:r>
      </w:ins>
      <w:ins w:id="125" w:author="Parks, Robbie M" w:date="2018-12-05T17:45:00Z">
        <w:r w:rsidR="00DF7329">
          <w:rPr>
            <w:rFonts w:ascii="Times New Roman" w:hAnsi="Times New Roman"/>
            <w:color w:val="000000" w:themeColor="text1"/>
            <w:sz w:val="24"/>
            <w:szCs w:val="24"/>
          </w:rPr>
          <w:t>9.6</w:t>
        </w:r>
      </w:ins>
      <w:ins w:id="126" w:author="Parks, Robbie M" w:date="2018-12-05T13:01:00Z">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and </w:t>
        </w:r>
      </w:ins>
      <w:ins w:id="127" w:author="Parks, Robbie M" w:date="2018-12-05T17:45:00Z">
        <w:r w:rsidR="005A27A6">
          <w:rPr>
            <w:rFonts w:ascii="Times New Roman" w:hAnsi="Times New Roman"/>
            <w:color w:val="000000" w:themeColor="text1"/>
            <w:sz w:val="24"/>
            <w:szCs w:val="24"/>
          </w:rPr>
          <w:t>4.9</w:t>
        </w:r>
      </w:ins>
      <w:ins w:id="128" w:author="Parks, Robbie M" w:date="2018-12-05T13:01:00Z">
        <w:r>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in 2016</w:t>
        </w:r>
        <w:r>
          <w:rPr>
            <w:rFonts w:ascii="Times New Roman" w:hAnsi="Times New Roman"/>
            <w:color w:val="000000" w:themeColor="text1"/>
            <w:sz w:val="24"/>
            <w:szCs w:val="24"/>
          </w:rPr>
          <w:t>, for males and females respectively</w:t>
        </w:r>
        <w:r w:rsidRPr="00636C9B">
          <w:rPr>
            <w:rFonts w:ascii="Times New Roman" w:hAnsi="Times New Roman"/>
            <w:color w:val="000000" w:themeColor="text1"/>
            <w:sz w:val="24"/>
            <w:szCs w:val="24"/>
          </w:rPr>
          <w:t xml:space="preserve">. </w:t>
        </w:r>
      </w:ins>
      <w:ins w:id="129" w:author="Parks, Robbie M" w:date="2018-12-05T14:38:00Z">
        <w:r w:rsidR="00532208">
          <w:rPr>
            <w:rFonts w:ascii="Times New Roman" w:hAnsi="Times New Roman"/>
            <w:color w:val="000000" w:themeColor="text1"/>
            <w:sz w:val="24"/>
            <w:szCs w:val="24"/>
          </w:rPr>
          <w:t>The</w:t>
        </w:r>
      </w:ins>
      <w:ins w:id="130" w:author="Parks, Robbie M" w:date="2018-12-05T15:58:00Z">
        <w:r w:rsidR="00A81E2A">
          <w:rPr>
            <w:rFonts w:ascii="Times New Roman" w:hAnsi="Times New Roman"/>
            <w:color w:val="000000" w:themeColor="text1"/>
            <w:sz w:val="24"/>
            <w:szCs w:val="24"/>
          </w:rPr>
          <w:t xml:space="preserve"> age groups with the</w:t>
        </w:r>
      </w:ins>
      <w:ins w:id="131" w:author="Parks, Robbie M" w:date="2018-12-05T14:38:00Z">
        <w:r w:rsidR="00532208">
          <w:rPr>
            <w:rFonts w:ascii="Times New Roman" w:hAnsi="Times New Roman"/>
            <w:color w:val="000000" w:themeColor="text1"/>
            <w:sz w:val="24"/>
            <w:szCs w:val="24"/>
          </w:rPr>
          <w:t xml:space="preserve"> highest number of total injury deaths </w:t>
        </w:r>
      </w:ins>
      <w:ins w:id="132" w:author="Parks, Robbie M" w:date="2018-12-05T15:55:00Z">
        <w:r w:rsidR="00C17168">
          <w:rPr>
            <w:rFonts w:ascii="Times New Roman" w:hAnsi="Times New Roman"/>
            <w:color w:val="000000" w:themeColor="text1"/>
            <w:sz w:val="24"/>
            <w:szCs w:val="24"/>
          </w:rPr>
          <w:t>for the period of stud</w:t>
        </w:r>
        <w:r w:rsidR="0033532E">
          <w:rPr>
            <w:rFonts w:ascii="Times New Roman" w:hAnsi="Times New Roman"/>
            <w:color w:val="000000" w:themeColor="text1"/>
            <w:sz w:val="24"/>
            <w:szCs w:val="24"/>
          </w:rPr>
          <w:t xml:space="preserve">y </w:t>
        </w:r>
      </w:ins>
      <w:ins w:id="133" w:author="Parks, Robbie M" w:date="2018-12-05T14:38:00Z">
        <w:r w:rsidR="00532208">
          <w:rPr>
            <w:rFonts w:ascii="Times New Roman" w:hAnsi="Times New Roman"/>
            <w:color w:val="000000" w:themeColor="text1"/>
            <w:sz w:val="24"/>
            <w:szCs w:val="24"/>
          </w:rPr>
          <w:t xml:space="preserve">was in </w:t>
        </w:r>
      </w:ins>
      <w:ins w:id="134" w:author="Parks, Robbie M" w:date="2018-12-05T15:54:00Z">
        <w:r w:rsidR="00A572CE">
          <w:rPr>
            <w:rFonts w:ascii="Times New Roman" w:hAnsi="Times New Roman"/>
            <w:color w:val="000000" w:themeColor="text1"/>
            <w:sz w:val="24"/>
            <w:szCs w:val="24"/>
          </w:rPr>
          <w:t>15-24</w:t>
        </w:r>
      </w:ins>
      <w:ins w:id="135" w:author="Parks, Robbie M" w:date="2018-12-05T14:38:00Z">
        <w:r w:rsidR="00532208">
          <w:rPr>
            <w:rFonts w:ascii="Times New Roman" w:hAnsi="Times New Roman"/>
            <w:color w:val="000000" w:themeColor="text1"/>
            <w:sz w:val="24"/>
            <w:szCs w:val="24"/>
          </w:rPr>
          <w:t xml:space="preserve"> years </w:t>
        </w:r>
      </w:ins>
      <w:ins w:id="136" w:author="Parks, Robbie M" w:date="2018-12-05T15:54:00Z">
        <w:r w:rsidR="0033532E">
          <w:rPr>
            <w:rFonts w:ascii="Times New Roman" w:hAnsi="Times New Roman"/>
            <w:sz w:val="24"/>
            <w:szCs w:val="24"/>
          </w:rPr>
          <w:t>(684,051</w:t>
        </w:r>
      </w:ins>
      <w:ins w:id="137" w:author="Parks, Robbie M" w:date="2018-12-05T16:01:00Z">
        <w:r w:rsidR="00A9251F">
          <w:rPr>
            <w:rFonts w:ascii="Times New Roman" w:hAnsi="Times New Roman"/>
            <w:sz w:val="24"/>
            <w:szCs w:val="24"/>
          </w:rPr>
          <w:t xml:space="preserve"> deaths</w:t>
        </w:r>
      </w:ins>
      <w:ins w:id="138" w:author="Parks, Robbie M" w:date="2018-12-05T15:54:00Z">
        <w:r w:rsidR="0033532E">
          <w:rPr>
            <w:rFonts w:ascii="Times New Roman" w:hAnsi="Times New Roman"/>
            <w:sz w:val="24"/>
            <w:szCs w:val="24"/>
          </w:rPr>
          <w:t xml:space="preserve">) </w:t>
        </w:r>
      </w:ins>
      <w:ins w:id="139" w:author="Parks, Robbie M" w:date="2018-12-05T15:55:00Z">
        <w:r w:rsidR="00C17168">
          <w:rPr>
            <w:rFonts w:ascii="Times New Roman" w:hAnsi="Times New Roman"/>
            <w:sz w:val="24"/>
            <w:szCs w:val="24"/>
          </w:rPr>
          <w:t xml:space="preserve">for males </w:t>
        </w:r>
      </w:ins>
      <w:ins w:id="140" w:author="Parks, Robbie M" w:date="2018-12-05T14:38:00Z">
        <w:r w:rsidR="00532208">
          <w:rPr>
            <w:rFonts w:ascii="Times New Roman" w:hAnsi="Times New Roman"/>
            <w:color w:val="000000" w:themeColor="text1"/>
            <w:sz w:val="24"/>
            <w:szCs w:val="24"/>
          </w:rPr>
          <w:t xml:space="preserve">and </w:t>
        </w:r>
      </w:ins>
      <w:ins w:id="141" w:author="Parks, Robbie M" w:date="2018-12-05T15:54:00Z">
        <w:r w:rsidR="00A572CE">
          <w:rPr>
            <w:rFonts w:ascii="Times New Roman" w:hAnsi="Times New Roman"/>
            <w:color w:val="000000" w:themeColor="text1"/>
            <w:sz w:val="24"/>
            <w:szCs w:val="24"/>
          </w:rPr>
          <w:t>85+</w:t>
        </w:r>
      </w:ins>
      <w:ins w:id="142" w:author="Parks, Robbie M" w:date="2018-12-05T14:38:00Z">
        <w:r w:rsidR="00532208">
          <w:rPr>
            <w:rFonts w:ascii="Times New Roman" w:hAnsi="Times New Roman"/>
            <w:color w:val="000000" w:themeColor="text1"/>
            <w:sz w:val="24"/>
            <w:szCs w:val="24"/>
          </w:rPr>
          <w:t xml:space="preserve"> years </w:t>
        </w:r>
      </w:ins>
      <w:ins w:id="143" w:author="Parks, Robbie M" w:date="2018-12-05T15:55:00Z">
        <w:r w:rsidR="00C17168">
          <w:rPr>
            <w:rFonts w:ascii="Times New Roman" w:hAnsi="Times New Roman"/>
            <w:color w:val="000000" w:themeColor="text1"/>
            <w:sz w:val="24"/>
            <w:szCs w:val="24"/>
          </w:rPr>
          <w:t>(</w:t>
        </w:r>
        <w:r w:rsidR="00C17168">
          <w:rPr>
            <w:rFonts w:ascii="Times New Roman" w:hAnsi="Times New Roman"/>
            <w:sz w:val="24"/>
            <w:szCs w:val="24"/>
          </w:rPr>
          <w:t>196,363</w:t>
        </w:r>
      </w:ins>
      <w:ins w:id="144" w:author="Parks, Robbie M" w:date="2018-12-05T16:01:00Z">
        <w:r w:rsidR="00A9251F">
          <w:rPr>
            <w:rFonts w:ascii="Times New Roman" w:hAnsi="Times New Roman"/>
            <w:sz w:val="24"/>
            <w:szCs w:val="24"/>
          </w:rPr>
          <w:t xml:space="preserve"> deaths</w:t>
        </w:r>
      </w:ins>
      <w:ins w:id="145" w:author="Parks, Robbie M" w:date="2018-12-05T15:55:00Z">
        <w:r w:rsidR="00C17168">
          <w:rPr>
            <w:rFonts w:ascii="Times New Roman" w:hAnsi="Times New Roman"/>
            <w:sz w:val="24"/>
            <w:szCs w:val="24"/>
          </w:rPr>
          <w:t xml:space="preserve">) </w:t>
        </w:r>
      </w:ins>
      <w:ins w:id="146" w:author="Parks, Robbie M" w:date="2018-12-05T14:38:00Z">
        <w:r w:rsidR="00532208">
          <w:rPr>
            <w:rFonts w:ascii="Times New Roman" w:hAnsi="Times New Roman"/>
            <w:color w:val="000000" w:themeColor="text1"/>
            <w:sz w:val="24"/>
            <w:szCs w:val="24"/>
          </w:rPr>
          <w:t>for females.</w:t>
        </w:r>
      </w:ins>
    </w:p>
    <w:p w14:paraId="07657E41" w14:textId="77777777" w:rsidR="00EC109B" w:rsidRPr="00636C9B" w:rsidRDefault="00EC109B" w:rsidP="00EC109B">
      <w:pPr>
        <w:spacing w:after="0" w:line="480" w:lineRule="auto"/>
        <w:jc w:val="both"/>
        <w:rPr>
          <w:ins w:id="147" w:author="Parks, Robbie M" w:date="2018-12-05T16:36:00Z"/>
          <w:rFonts w:ascii="Times New Roman" w:hAnsi="Times New Roman"/>
          <w:color w:val="000000" w:themeColor="text1"/>
          <w:sz w:val="24"/>
          <w:szCs w:val="24"/>
        </w:rPr>
      </w:pPr>
    </w:p>
    <w:p w14:paraId="3D32255A" w14:textId="22A6E7FD" w:rsidR="00B26B68" w:rsidRPr="00636C9B" w:rsidDel="00FA3851" w:rsidRDefault="00B26B68" w:rsidP="005B39FC">
      <w:pPr>
        <w:spacing w:after="0" w:line="480" w:lineRule="auto"/>
        <w:jc w:val="both"/>
        <w:rPr>
          <w:del w:id="148" w:author="Parks, Robbie M" w:date="2018-12-05T11:39:00Z"/>
          <w:rFonts w:ascii="Times New Roman" w:hAnsi="Times New Roman"/>
          <w:b/>
          <w:color w:val="000000" w:themeColor="text1"/>
          <w:sz w:val="24"/>
          <w:szCs w:val="24"/>
        </w:rPr>
      </w:pPr>
      <w:commentRangeStart w:id="149"/>
      <w:del w:id="150" w:author="Parks, Robbie M" w:date="2018-12-05T11:39:00Z">
        <w:r w:rsidRPr="00636C9B" w:rsidDel="00FA3851">
          <w:rPr>
            <w:rFonts w:ascii="Times New Roman" w:hAnsi="Times New Roman"/>
            <w:b/>
            <w:color w:val="000000" w:themeColor="text1"/>
            <w:sz w:val="24"/>
            <w:szCs w:val="24"/>
          </w:rPr>
          <w:delText>Methods</w:delText>
        </w:r>
        <w:commentRangeEnd w:id="149"/>
        <w:r w:rsidR="0065185D" w:rsidDel="00FA3851">
          <w:rPr>
            <w:rStyle w:val="CommentReference"/>
            <w:rFonts w:asciiTheme="minorHAnsi" w:eastAsiaTheme="minorHAnsi" w:hAnsiTheme="minorHAnsi" w:cstheme="minorBidi"/>
          </w:rPr>
          <w:commentReference w:id="149"/>
        </w:r>
      </w:del>
    </w:p>
    <w:p w14:paraId="317B337D" w14:textId="781E883C" w:rsidR="00E65B73" w:rsidRPr="00636C9B" w:rsidDel="00FA3851" w:rsidRDefault="00E65B73" w:rsidP="005B39FC">
      <w:pPr>
        <w:spacing w:after="0" w:line="480" w:lineRule="auto"/>
        <w:jc w:val="both"/>
        <w:rPr>
          <w:del w:id="151" w:author="Parks, Robbie M" w:date="2018-12-05T11:39:00Z"/>
          <w:rFonts w:ascii="Times New Roman" w:hAnsi="Times New Roman"/>
          <w:i/>
          <w:color w:val="000000" w:themeColor="text1"/>
          <w:sz w:val="24"/>
          <w:szCs w:val="24"/>
        </w:rPr>
      </w:pPr>
      <w:del w:id="152" w:author="Parks, Robbie M" w:date="2018-12-05T11:39:00Z">
        <w:r w:rsidRPr="00636C9B" w:rsidDel="00FA3851">
          <w:rPr>
            <w:rFonts w:ascii="Times New Roman" w:hAnsi="Times New Roman"/>
            <w:i/>
            <w:color w:val="000000" w:themeColor="text1"/>
            <w:sz w:val="24"/>
            <w:szCs w:val="24"/>
          </w:rPr>
          <w:delText>Study design</w:delText>
        </w:r>
      </w:del>
    </w:p>
    <w:p w14:paraId="341C9423" w14:textId="3D9E3449" w:rsidR="00083BC4" w:rsidDel="00FA3851" w:rsidRDefault="00A03DE2" w:rsidP="005B39FC">
      <w:pPr>
        <w:spacing w:after="0" w:line="480" w:lineRule="auto"/>
        <w:jc w:val="both"/>
        <w:rPr>
          <w:ins w:id="153" w:author="Ezzati, Majid" w:date="2018-11-30T12:34:00Z"/>
          <w:del w:id="154" w:author="Parks, Robbie M" w:date="2018-12-05T11:39:00Z"/>
          <w:rFonts w:ascii="Times New Roman" w:hAnsi="Times New Roman"/>
          <w:color w:val="000000" w:themeColor="text1"/>
          <w:sz w:val="24"/>
          <w:szCs w:val="24"/>
        </w:rPr>
      </w:pPr>
      <w:del w:id="155" w:author="Parks, Robbie M" w:date="2018-12-05T11:39:00Z">
        <w:r w:rsidDel="00FA3851">
          <w:rPr>
            <w:rFonts w:ascii="Times New Roman" w:hAnsi="Times New Roman"/>
            <w:color w:val="000000" w:themeColor="text1"/>
            <w:sz w:val="24"/>
            <w:szCs w:val="24"/>
          </w:rPr>
          <w:lastRenderedPageBreak/>
          <w:delText xml:space="preserve">Our aim was </w:delText>
        </w:r>
        <w:r w:rsidR="00A17E43" w:rsidDel="00FA3851">
          <w:rPr>
            <w:rFonts w:ascii="Times New Roman" w:hAnsi="Times New Roman"/>
            <w:color w:val="000000" w:themeColor="text1"/>
            <w:sz w:val="24"/>
            <w:szCs w:val="24"/>
          </w:rPr>
          <w:delText xml:space="preserve">to understand the </w:delText>
        </w:r>
        <w:r w:rsidR="003757BC" w:rsidDel="00FA3851">
          <w:rPr>
            <w:rFonts w:ascii="Times New Roman" w:hAnsi="Times New Roman"/>
            <w:color w:val="000000" w:themeColor="text1"/>
            <w:sz w:val="24"/>
            <w:szCs w:val="24"/>
          </w:rPr>
          <w:delText xml:space="preserve">mortality </w:delText>
        </w:r>
        <w:r w:rsidR="00A17E43" w:rsidDel="00FA3851">
          <w:rPr>
            <w:rFonts w:ascii="Times New Roman" w:hAnsi="Times New Roman"/>
            <w:color w:val="000000" w:themeColor="text1"/>
            <w:sz w:val="24"/>
            <w:szCs w:val="24"/>
          </w:rPr>
          <w:delText xml:space="preserve">impact of deviation of temperature from long-term </w:delText>
        </w:r>
        <w:r w:rsidR="002B11C6" w:rsidDel="00FA3851">
          <w:rPr>
            <w:rFonts w:ascii="Times New Roman" w:hAnsi="Times New Roman"/>
            <w:color w:val="000000" w:themeColor="text1"/>
            <w:sz w:val="24"/>
            <w:szCs w:val="24"/>
          </w:rPr>
          <w:delText xml:space="preserve">local </w:delText>
        </w:r>
      </w:del>
      <w:del w:id="156" w:author="Parks, Robbie M" w:date="2018-12-05T11:21:00Z">
        <w:r w:rsidR="002B11C6" w:rsidDel="004334ED">
          <w:rPr>
            <w:rFonts w:ascii="Times New Roman" w:hAnsi="Times New Roman"/>
            <w:color w:val="000000" w:themeColor="text1"/>
            <w:sz w:val="24"/>
            <w:szCs w:val="24"/>
          </w:rPr>
          <w:delText xml:space="preserve">temperatures </w:delText>
        </w:r>
      </w:del>
      <w:del w:id="157" w:author="Parks, Robbie M" w:date="2018-12-05T11:39:00Z">
        <w:r w:rsidR="002B11C6" w:rsidDel="00FA3851">
          <w:rPr>
            <w:rFonts w:ascii="Times New Roman" w:hAnsi="Times New Roman"/>
            <w:color w:val="000000" w:themeColor="text1"/>
            <w:sz w:val="24"/>
            <w:szCs w:val="24"/>
          </w:rPr>
          <w:delText>to which</w:delText>
        </w:r>
        <w:r w:rsidR="003757BC" w:rsidDel="00FA3851">
          <w:rPr>
            <w:rFonts w:ascii="Times New Roman" w:hAnsi="Times New Roman"/>
            <w:color w:val="000000" w:themeColor="text1"/>
            <w:sz w:val="24"/>
            <w:szCs w:val="24"/>
          </w:rPr>
          <w:delText xml:space="preserve"> populations have</w:delText>
        </w:r>
        <w:r w:rsidR="003757BC" w:rsidRPr="003757BC" w:rsidDel="00FA3851">
          <w:rPr>
            <w:rFonts w:ascii="Times New Roman" w:hAnsi="Times New Roman"/>
            <w:color w:val="000000" w:themeColor="text1"/>
            <w:sz w:val="24"/>
            <w:szCs w:val="24"/>
          </w:rPr>
          <w:delText xml:space="preserve"> </w:delText>
        </w:r>
        <w:r w:rsidR="003757BC" w:rsidDel="00FA3851">
          <w:rPr>
            <w:rFonts w:ascii="Times New Roman" w:hAnsi="Times New Roman"/>
            <w:color w:val="000000" w:themeColor="text1"/>
            <w:sz w:val="24"/>
            <w:szCs w:val="24"/>
          </w:rPr>
          <w:delText>acclimatised to</w:delText>
        </w:r>
      </w:del>
      <w:commentRangeStart w:id="158"/>
      <w:commentRangeStart w:id="159"/>
      <w:del w:id="160" w:author="Parks, Robbie M" w:date="2018-12-05T11:24:00Z">
        <w:r w:rsidR="002B11C6" w:rsidDel="00494CB7">
          <w:rPr>
            <w:rFonts w:ascii="Times New Roman" w:hAnsi="Times New Roman"/>
            <w:color w:val="000000" w:themeColor="text1"/>
            <w:sz w:val="24"/>
            <w:szCs w:val="24"/>
          </w:rPr>
          <w:delText>, referred to as anomaly hereafter</w:delText>
        </w:r>
        <w:commentRangeEnd w:id="158"/>
        <w:r w:rsidR="002B11C6" w:rsidDel="00494CB7">
          <w:rPr>
            <w:rStyle w:val="CommentReference"/>
            <w:rFonts w:asciiTheme="minorHAnsi" w:eastAsiaTheme="minorHAnsi" w:hAnsiTheme="minorHAnsi" w:cstheme="minorBidi"/>
          </w:rPr>
          <w:commentReference w:id="158"/>
        </w:r>
        <w:commentRangeEnd w:id="159"/>
        <w:r w:rsidR="00AF6B82" w:rsidDel="00494CB7">
          <w:rPr>
            <w:rStyle w:val="CommentReference"/>
            <w:rFonts w:asciiTheme="minorHAnsi" w:eastAsiaTheme="minorHAnsi" w:hAnsiTheme="minorHAnsi" w:cstheme="minorBidi"/>
          </w:rPr>
          <w:commentReference w:id="159"/>
        </w:r>
      </w:del>
      <w:del w:id="161" w:author="Parks, Robbie M" w:date="2018-12-05T11:39:00Z">
        <w:r w:rsidR="00A17E43" w:rsidDel="00FA3851">
          <w:rPr>
            <w:rFonts w:ascii="Times New Roman" w:hAnsi="Times New Roman"/>
            <w:color w:val="000000" w:themeColor="text1"/>
            <w:sz w:val="24"/>
            <w:szCs w:val="24"/>
          </w:rPr>
          <w:delText xml:space="preserve">. </w:delText>
        </w:r>
      </w:del>
      <w:del w:id="162" w:author="Parks, Robbie M" w:date="2018-12-05T11:16:00Z">
        <w:r w:rsidR="002B11C6" w:rsidDel="007C31B4">
          <w:rPr>
            <w:rFonts w:ascii="Times New Roman" w:hAnsi="Times New Roman"/>
            <w:color w:val="000000" w:themeColor="text1"/>
            <w:sz w:val="24"/>
            <w:szCs w:val="24"/>
          </w:rPr>
          <w:delText>To achieve this aim,</w:delText>
        </w:r>
        <w:r w:rsidR="00FB610D" w:rsidDel="007C31B4">
          <w:rPr>
            <w:rFonts w:ascii="Times New Roman" w:hAnsi="Times New Roman"/>
            <w:color w:val="000000" w:themeColor="text1"/>
            <w:sz w:val="24"/>
            <w:szCs w:val="24"/>
          </w:rPr>
          <w:delText xml:space="preserve"> </w:delText>
        </w:r>
        <w:r w:rsidR="00716FA3" w:rsidDel="007C31B4">
          <w:rPr>
            <w:rFonts w:ascii="Times New Roman" w:hAnsi="Times New Roman"/>
            <w:color w:val="000000" w:themeColor="text1"/>
            <w:sz w:val="24"/>
            <w:szCs w:val="24"/>
          </w:rPr>
          <w:delText>w</w:delText>
        </w:r>
      </w:del>
      <w:del w:id="163" w:author="Parks, Robbie M" w:date="2018-12-05T11:18:00Z">
        <w:r w:rsidR="00716FA3" w:rsidDel="00EB5301">
          <w:rPr>
            <w:rFonts w:ascii="Times New Roman" w:hAnsi="Times New Roman"/>
            <w:color w:val="000000" w:themeColor="text1"/>
            <w:sz w:val="24"/>
            <w:szCs w:val="24"/>
          </w:rPr>
          <w:delText>e used monthly temperatures and death records</w:delText>
        </w:r>
        <w:r w:rsidR="00A17E43" w:rsidDel="00EB5301">
          <w:rPr>
            <w:rFonts w:ascii="Times New Roman" w:hAnsi="Times New Roman"/>
            <w:color w:val="000000" w:themeColor="text1"/>
            <w:sz w:val="24"/>
            <w:szCs w:val="24"/>
          </w:rPr>
          <w:delText xml:space="preserve"> </w:delText>
        </w:r>
        <w:r w:rsidDel="00EB5301">
          <w:rPr>
            <w:rFonts w:ascii="Times New Roman" w:hAnsi="Times New Roman"/>
            <w:color w:val="000000" w:themeColor="text1"/>
            <w:sz w:val="24"/>
            <w:szCs w:val="24"/>
          </w:rPr>
          <w:delText xml:space="preserve">to </w:delText>
        </w:r>
        <w:r w:rsidR="00C542A6" w:rsidDel="00EB5301">
          <w:rPr>
            <w:rFonts w:ascii="Times New Roman" w:hAnsi="Times New Roman"/>
            <w:color w:val="000000" w:themeColor="text1"/>
            <w:sz w:val="24"/>
            <w:szCs w:val="24"/>
          </w:rPr>
          <w:delText>quantify</w:delText>
        </w:r>
        <w:r w:rsidDel="00EB5301">
          <w:rPr>
            <w:rFonts w:ascii="Times New Roman" w:hAnsi="Times New Roman"/>
            <w:color w:val="000000" w:themeColor="text1"/>
            <w:sz w:val="24"/>
            <w:szCs w:val="24"/>
          </w:rPr>
          <w:delText xml:space="preserve"> additional </w:delText>
        </w:r>
        <w:r w:rsidR="00C542A6" w:rsidDel="00EB5301">
          <w:rPr>
            <w:rFonts w:ascii="Times New Roman" w:hAnsi="Times New Roman"/>
            <w:color w:val="000000" w:themeColor="text1"/>
            <w:sz w:val="24"/>
            <w:szCs w:val="24"/>
          </w:rPr>
          <w:delText>injury deaths</w:delText>
        </w:r>
        <w:r w:rsidDel="00EB5301">
          <w:rPr>
            <w:rFonts w:ascii="Times New Roman" w:hAnsi="Times New Roman"/>
            <w:color w:val="000000" w:themeColor="text1"/>
            <w:sz w:val="24"/>
            <w:szCs w:val="24"/>
          </w:rPr>
          <w:delText xml:space="preserve"> in </w:delText>
        </w:r>
        <w:r w:rsidR="00A17E43" w:rsidDel="00EB5301">
          <w:rPr>
            <w:rFonts w:ascii="Times New Roman" w:hAnsi="Times New Roman"/>
            <w:color w:val="000000" w:themeColor="text1"/>
            <w:sz w:val="24"/>
            <w:szCs w:val="24"/>
          </w:rPr>
          <w:delText>months warmer</w:delText>
        </w:r>
        <w:r w:rsidR="00083BC4" w:rsidDel="00EB5301">
          <w:rPr>
            <w:rFonts w:ascii="Times New Roman" w:hAnsi="Times New Roman"/>
            <w:color w:val="000000" w:themeColor="text1"/>
            <w:sz w:val="24"/>
            <w:szCs w:val="24"/>
          </w:rPr>
          <w:delText xml:space="preserve"> or colder</w:delText>
        </w:r>
        <w:r w:rsidR="00A17E43" w:rsidDel="00EB5301">
          <w:rPr>
            <w:rFonts w:ascii="Times New Roman" w:hAnsi="Times New Roman"/>
            <w:color w:val="000000" w:themeColor="text1"/>
            <w:sz w:val="24"/>
            <w:szCs w:val="24"/>
          </w:rPr>
          <w:delText xml:space="preserve"> than the </w:delText>
        </w:r>
        <w:r w:rsidR="00083BC4" w:rsidDel="00EB5301">
          <w:rPr>
            <w:rFonts w:ascii="Times New Roman" w:hAnsi="Times New Roman"/>
            <w:color w:val="000000" w:themeColor="text1"/>
            <w:sz w:val="24"/>
            <w:szCs w:val="24"/>
          </w:rPr>
          <w:delText>locally-normal</w:delText>
        </w:r>
        <w:r w:rsidR="00716FA3" w:rsidDel="00EB5301">
          <w:rPr>
            <w:rFonts w:ascii="Times New Roman" w:hAnsi="Times New Roman"/>
            <w:color w:val="000000" w:themeColor="text1"/>
            <w:sz w:val="24"/>
            <w:szCs w:val="24"/>
          </w:rPr>
          <w:delText xml:space="preserve"> level </w:delText>
        </w:r>
        <w:r w:rsidDel="00EB5301">
          <w:rPr>
            <w:rFonts w:ascii="Times New Roman" w:hAnsi="Times New Roman"/>
            <w:color w:val="000000" w:themeColor="text1"/>
            <w:sz w:val="24"/>
            <w:szCs w:val="24"/>
          </w:rPr>
          <w:delText>in the</w:delText>
        </w:r>
        <w:r w:rsidR="009A2664" w:rsidDel="00EB5301">
          <w:rPr>
            <w:rFonts w:ascii="Times New Roman" w:hAnsi="Times New Roman"/>
            <w:color w:val="000000" w:themeColor="text1"/>
            <w:sz w:val="24"/>
            <w:szCs w:val="24"/>
          </w:rPr>
          <w:delText xml:space="preserve"> contiguous</w:delText>
        </w:r>
        <w:r w:rsidDel="00EB5301">
          <w:rPr>
            <w:rFonts w:ascii="Times New Roman" w:hAnsi="Times New Roman"/>
            <w:color w:val="000000" w:themeColor="text1"/>
            <w:sz w:val="24"/>
            <w:szCs w:val="24"/>
          </w:rPr>
          <w:delText xml:space="preserve"> USA</w:delText>
        </w:r>
        <w:r w:rsidR="002D23EC" w:rsidDel="00EB5301">
          <w:rPr>
            <w:rFonts w:ascii="Times New Roman" w:hAnsi="Times New Roman"/>
            <w:color w:val="000000" w:themeColor="text1"/>
            <w:sz w:val="24"/>
            <w:szCs w:val="24"/>
          </w:rPr>
          <w:delText xml:space="preserve"> (i.e., excluding Alaska and Hawaii)</w:delText>
        </w:r>
        <w:r w:rsidDel="00EB5301">
          <w:rPr>
            <w:rFonts w:ascii="Times New Roman" w:hAnsi="Times New Roman"/>
            <w:color w:val="000000" w:themeColor="text1"/>
            <w:sz w:val="24"/>
            <w:szCs w:val="24"/>
          </w:rPr>
          <w:delText>, by sex,</w:delText>
        </w:r>
        <w:r w:rsidR="008C19F6" w:rsidDel="00EB5301">
          <w:rPr>
            <w:rFonts w:ascii="Times New Roman" w:hAnsi="Times New Roman"/>
            <w:color w:val="000000" w:themeColor="text1"/>
            <w:sz w:val="24"/>
            <w:szCs w:val="24"/>
          </w:rPr>
          <w:delText xml:space="preserve"> age group and </w:delText>
        </w:r>
        <w:r w:rsidR="00332383" w:rsidDel="00EB5301">
          <w:rPr>
            <w:rFonts w:ascii="Times New Roman" w:hAnsi="Times New Roman"/>
            <w:color w:val="000000" w:themeColor="text1"/>
            <w:sz w:val="24"/>
            <w:szCs w:val="24"/>
          </w:rPr>
          <w:delText>type</w:delText>
        </w:r>
        <w:r w:rsidR="008C19F6" w:rsidDel="00EB5301">
          <w:rPr>
            <w:rFonts w:ascii="Times New Roman" w:hAnsi="Times New Roman"/>
            <w:color w:val="000000" w:themeColor="text1"/>
            <w:sz w:val="24"/>
            <w:szCs w:val="24"/>
          </w:rPr>
          <w:delText xml:space="preserve"> of injury. </w:delText>
        </w:r>
        <w:commentRangeStart w:id="164"/>
        <w:r w:rsidR="008C19F6" w:rsidDel="00EB5301">
          <w:rPr>
            <w:rFonts w:ascii="Times New Roman" w:hAnsi="Times New Roman"/>
            <w:color w:val="000000" w:themeColor="text1"/>
            <w:sz w:val="24"/>
            <w:szCs w:val="24"/>
          </w:rPr>
          <w:delText>Previous work has focu</w:delText>
        </w:r>
        <w:r w:rsidR="00113023" w:rsidRPr="00113023" w:rsidDel="00EB5301">
          <w:rPr>
            <w:rFonts w:ascii="Times New Roman" w:hAnsi="Times New Roman"/>
            <w:color w:val="000000" w:themeColor="text1"/>
            <w:sz w:val="24"/>
            <w:szCs w:val="24"/>
          </w:rPr>
          <w:delText>sed on how mortality from natural causes is affected by daily or multi-day hot/cold episodes, and not on weather patterns that reflect inter-annual variations, as expected under global climate change, nor on injuries.</w:delText>
        </w:r>
        <w:r w:rsidR="00C02C51" w:rsidDel="00EB5301">
          <w:rPr>
            <w:rFonts w:ascii="Times New Roman" w:hAnsi="Times New Roman"/>
            <w:color w:val="000000" w:themeColor="text1"/>
            <w:sz w:val="24"/>
            <w:szCs w:val="24"/>
          </w:rPr>
          <w:fldChar w:fldCharType="begin" w:fldLock="1"/>
        </w:r>
        <w:r w:rsidR="00BD3D8F" w:rsidDel="00EB5301">
          <w:rPr>
            <w:rFonts w:ascii="Times New Roman" w:hAnsi="Times New Roman"/>
            <w:color w:val="000000" w:themeColor="text1"/>
            <w:sz w:val="24"/>
            <w:szCs w:val="24"/>
          </w:rPr>
          <w:del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id":"ITEM-2","itemData":{"ISSN":"0048-9697","author":[{"dropping-particle":"","family":"Song","given":"Xuping","non-dropping-particle":"","parse-names":false,"suffix":""},{"dropping-particle":"","family":"Wang","given":"Shigong","non-dropping-particle":"","parse-names":false,"suffix":""},{"dropping-particle":"","family":"Hu","given":"Yuling","non-dropping-particle":"","parse-names":false,"suffix":""},{"dropping-particle":"","family":"Yue","given":"Man","non-dropping-particle":"","parse-names":false,"suffix":""},{"dropping-particle":"","family":"Zhang","given":"Tingting","non-dropping-particle":"","parse-names":false,"suffix":""},{"dropping-particle":"","family":"Liu","given":"Yu","non-dropping-particle":"","parse-names":false,"suffix":""},{"dropping-particle":"","family":"Tian","given":"Jinhui","non-dropping-particle":"","parse-names":false,"suffix":""},{"dropping-particle":"","family":"Shang","given":"Kezheng","non-dropping-particle":"","parse-names":false,"suffix":""}],"container-title":"Science of The Total Environment","id":"ITEM-2","issued":{"date-parts":[["2017"]]},"page":"241-254","title":"Impact of ambient temperature on morbidity and mortality: An overview of reviews","type":"article-journal","volume":"586"},"uris":["http://www.mendeley.com/documents/?uuid=ec8f9b0b-9e5a-4af2-97b8-252be22410de"]},{"id":"ITEM-3","itemData":{"DOI":"10.1016/S0140-6736(14)62114-0","ISBN":"1474-547X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Lancet","id":"ITEM-3","issue":"9991","issued":{"date-parts":[["2015"]]},"page":"369-375","title":"Mortality risk attributable to high and low ambient temperature: A multicountry observational study","type":"article-journal","volume":"386"},"uris":["http://www.mendeley.com/documents/?uuid=ec2ac118-d8e9-4d29-9116-d43210b3e1ca"]},{"id":"ITEM-4","itemData":{"DOI":"10.1289/ehp.1003198","ISSN":"1552-9924","PMID":"21824855","abstract":"OBJECTIVE: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2008","type":"article-journal","volume":"8"},"uris":["http://www.mendeley.com/documents/?uuid=d87217a1-8015-414a-9c4d-5b94d7e63ff8"]},{"id":"ITEM-6","itemData":{"DOI":"10.1016/j.envint.2016.02.018","ISSN":"18736750","PMID":"26900891","abstract":"Background: The Low Temperature Days (LTD) have attracted far less attention than that of High Temperature Days (HTD), though its impact on mortality is at least comparable. This lower degree of attention may perhaps be due to the fact that its influence on mortality is less pronounced and longer-term, and that there are other concomitant infectious winters factors. In a climate-change scenario, the studies undertaken to date report differing results. The aim of this study was to analyse mortality attributable to both thermal extremes in Spain's 52 provinces across the period 2000-2009, and estimate the related economic cost to show the benefit or \"profitability\" of implementing prevention plans against LTD. Methods: Previous studies enabled us: to obtain the maximum daily temperature above which HTD occurred and the minimum daily temperature below which LTD occurred in the 52 provincial capitals analysed across the same study period; and to calculate the relative and attributable risks (%) associated with daily mortality in each capital. These measures of association were then used to make different calculations to obtain the daily mean mortality attributable to both thermal extremes. To this end, we obtained a summary of the number of degrees whereby the temperature exceeded (excess °C) or fell short (deficit °C) of the threshold temperature for each capital, and calculated the respective number of extreme temperatures days. The economic estimates rated the prevention plans as being 68% effective. Results: Over the period considered, the number of HTD (4373) was higher than the number of LTD (3006) for Spain as a whole. Notwithstanding this, in every provincial capital the mean daily mortality attributable to heat was lower (3 deaths/day) than that attributable to cold (3.48 deaths/day). In terms of the economic impact of the activation of prevention plans against LTD, these could be assumed to avoid 2.37 deaths on each LTD, which translated as a saving of €0.29M. Similarly, in the case of heat, 2.04 deaths could be assumed to be avoided each day on which the prevention plan against HTD was activated, amounting to a saving of €0.25M. While the economic cost of cold-related mortality across the ten-year period 2000-2009 was €871.7M, that attributable to heat could be put at €1093.2M. Conclusion: The effect of extreme temperatures on daily mortality was similar across the study period for Spain overall. The lower number of days with LTD meant, however, …","author":[{"dropping-particle":"","family":"Carmona","given":"R.","non-dropping-particle":"","parse-names":false,"suffix":""},{"dropping-particle":"","family":"Díaz","given":"J.","non-dropping-particle":"","parse-names":false,"suffix":""},{"dropping-particle":"","family":"Mirón","given":"I. J.","non-dropping-particle":"","parse-names":false,"suffix":""},{"dropping-particle":"","family":"Ortiz","given":"C.","non-dropping-particle":"","parse-names":false,"suffix":""},{"dropping-particle":"","family":"Luna","given":"M. Y.","non-dropping-particle":"","parse-names":false,"suffix":""},{"dropping-particle":"","family":"Linares","given":"C.","non-dropping-particle":"","parse-names":false,"suffix":""}],"container-title":"Environment International","id":"ITEM-6","issued":{"date-parts":[["2016"]]},"title":"Mortality attributable to extreme temperatures in Spain: A comparative analysis by city","type":"article-journal"},"uris":["http://www.mendeley.com/documents/?uuid=95a7d8da-01d7-474f-a04c-53cda718534c"]},{"id":"ITEM-7","itemData":{"DOI":"10.1097/01.ede.0000187650.36636.1f","ISBN":"1044-3983 (Print)\\r1044-3983 (Linking)","ISSN":"1044-3983","PMID":"16357598","abstract":"BACKGROUND: A heatwave occurred in France in August 2003, with an accompanying excess of all-cause mortality. This study quantifies this excess mortality and investigates a possible harvesting effect in the few weeks after the heatwave. METHODS: A time-series study using a Poisson regression model with regression splines to control for nonlinear confounders was used to analyze the correlation between heatwave variable and mortality in 9 French cities. RESULTS: After controlling for long-term and seasonal time trends and the usual effects of temperature and air pollution, we estimated that 3,096 extra deaths resulted from the heatwave. The maximum daily relative risk of mortality during the heatwave (compared with expected deaths at that time of year) ranged from 1.16 in Le Havre to 5.00 in Paris. There was little evidence of mortality displacement in the few weeks after the heatwave, with an estimated deficit of 253 deaths at the end of the period. CONCLUSIONS: The heatwave in France during August 2003 was associated with a large increase in the number of deaths. The impact estimated using a time-series design was consistent with crude previous estimates of the impact of the heatwave. This finding suggests that neither air pollution nor long-term and seasonal trends confounded previous estimates. There was no evidence to suggest that the extras deaths associated with the heatwave were simply brought forward in time.","author":[{"dropping-particle":"","family":"Tertre","given":"Alain","non-dropping-particle":"Le","parse-names":false,"suffix":""},{"dropping-particle":"","family":"Lefranc","given":"Agn??s Agnès","non-dropping-particle":"","parse-names":false,"suffix":""},{"dropping-particle":"","family":"Eilstein","given":"Daniel","non-dropping-particle":"","parse-names":false,"suffix":""},{"dropping-particle":"","family":"Declercq","given":"Christophe","non-dropping-particle":"","parse-names":false,"suffix":""},{"dropping-particle":"","family":"Medina","given":"Sylvia","non-dropping-particle":"","parse-names":false,"suffix":""},{"dropping-particle":"","family":"Blanchard","given":"Myriam","non-dropping-particle":"","parse-names":false,"suffix":""},{"dropping-particle":"","family":"Chardon","given":"Benoît Beno??t","non-dropping-particle":"","parse-names":false,"suffix":""},{"dropping-particle":"","family":"Fabre","given":"Pascal","non-dropping-particle":"","parse-names":false,"suffix":""},{"dropping-particle":"","family":"Filleul","given":"Laurent","non-dropping-particle":"","parse-names":false,"suffix":""},{"dropping-particle":"","family":"Jusot","given":"Jean-Fran??ois François","non-dropping-particle":"","parse-names":false,"suffix":""},{"dropping-particle":"","family":"Pascal","given":"Laurence","non-dropping-particle":"","parse-names":false,"suffix":""},{"dropping-particle":"","family":"Prouvost","given":"H??l??ne Hélène","non-dropping-particle":"","parse-names":false,"suffix":""},{"dropping-particle":"","family":"Cassadou","given":"Sylvie","non-dropping-particle":"","parse-names":false,"suffix":""},{"dropping-particle":"","family":"Ledrans","given":"Martine","non-dropping-particle":"","parse-names":false,"suffix":""}],"container-title":"Epidemiology","id":"ITEM-7","issue":"1","issued":{"date-parts":[["2006"]]},"page":"75-79","title":"Impact of the 2003 Heatwave on All-Cause Mortality in 9 French Cities","type":"article-journal","volume":"17"},"uris":["http://www.mendeley.com/documents/?uuid=7aa70662-23cd-4233-a5ce-b47c5b315a68"]},{"id":"ITEM-8","itemData":{"DOI":"10.1056/NEJM199607113350203","ISBN":"0028-4793","ISSN":"0028-4793","PMID":"8649494","abstract":"BACKGROUND During a record-setting heat wave in Chicago in July 1995, there were at least 700 excess deaths, most of which were classified as heat-related. We sought to determine who was at greatest risk for heat-related death. METHODS We conducted a case-control study in Chicago to identify risk factors associated with heat-related death and death from cardiovascular causes from July 14 through July 17, 1995. Beginning on July 21, we interviewed 339 relatives, neighbors, or friends of those who died and 339 controls matched to the case subjects according to neighborhood and age. RESULTS The risk of heat-related death was increased for people with known medical problems who were confined to bed (odds ratio as compared with those who were not confined to bed, 5.5) or who were unable to care for themselves (odds ratio, 4.1). Also at increased risk were those who did not leave home each day (odds ratio, 6.7), who lived alone (odds ratio, 2.3), or who lived on the top floor of a building (odds ratio, 4.7). Having social contacts such as group activities or friends in the area was protective. In a multivariate analysis, the strongest risk factors for heat-related death were being confined to bed (odds ratio, 8.2) and living alone (odds ratio, 2.3); the risk of death was reduced for people with working air conditioners (odds ratio, 0.3) and those with access to transportation (odds ratio, 0.3). Deaths classified as due to cardiovascular causes had risk factors similar to those for heat-related death. CONCLUSIONS In this study of the 1995 Chicago heat wave, those at greatest risk of dying from the heat were people with medical illnesses who were socially isolated and did not have access to air conditioning. In future heat emergencies, interventions directed to such persons should reduce deaths related to the heat.","author":[{"dropping-particle":"","family":"Semenza","given":"Jan C.","non-dropping-particle":"","parse-names":false,"suffix":""},{"dropping-particle":"","family":"Rubin","given":"Carol H.","non-dropping-particle":"","parse-names":false,"suffix":""},{"dropping-particle":"","family":"Falter","given":"Kenneth H.","non-dropping-particle":"","parse-names":false,"suffix":""},{"dropping-particle":"","family":"Selanikio","given":"Joel D.","non-dropping-particle":"","parse-names":false,"suffix":""},{"dropping-particle":"","family":"Flanders","given":"W. Dana","non-dropping-particle":"","parse-names":false,"suffix":""},{"dropping-particle":"","family":"Howe","given":"Holly L.","non-dropping-particle":"","parse-names":false,"suffix":""},{"dropping-particle":"","family":"Wilhelm","given":"John L.","non-dropping-particle":"","parse-names":false,"suffix":""}],"container-title":"New England Journal of Medicine","id":"ITEM-8","issued":{"date-parts":[["1996"]]},"title":"Heat-Related Deaths during the July 1995 Heat Wave in Chicago","type":"article-journal"},"uris":["http://www.mendeley.com/documents/?uuid=93431257-5a3a-4d6a-b726-db0de694e35d"]},{"id":"ITEM-9","itemData":{"DOI":"10.3390/ijerph120201279","ISBN":"1661-7827 (Print) 1660-4601 (Electronic)","ISSN":"16604601","PMID":"25625407","abstract":"The impact of climate change on human health is a serious concern. In particular, changes in the frequency and intensity of heat waves and cold spells are of high relevance in terms of mortality and morbidity. This demonstrates the urgent need for reliable early-warning systems to help authorities prepare and respond to emergency situations. In this study, we evaluate the performance of a climate-driven mortality model to provide probabilistic predictions of exceeding emergency mortality thresholds for heat wave and cold spell scenarios. Daily mortality data corresponding to 187 NUTS2 regions across 16 countries in Europe were obtained from 1998-2003. Data were aggregated to 54 larger regions in Europe, defined according to similarities in population structure and climate. Location-specific average mortality rates, at given temperature intervals over the time period, were modelled to account for the increased mortality observed during both high and low temperature extremes and differing comfort temperatures between regions. Model parameters were estimated in a Bayesian framework, in order to generate probabilistic simulations of mortality across Europe for time periods of interest. For the heat wave scenario (1-15 August 2003), the model was successfully able to anticipate the occurrence or non-occurrence of mortality rates exceeding the emergency threshold (75th percentile of the mortality distribution) for 89% of the 54 regions, given a probability decision threshold of 70%. For the cold spell scenario (1-15 January 2003), mortality events in 69% of the regions were correctly anticipated with a probability decision threshold of 70%. By using a more conservative decision threshold of 30%, this proportion increased to 87%. Overall, the model performed better for the heat wave scenario. By replacing observed temperature data in the model with forecast temperature, from state-of-the-art European forecasting systems, probabilistic mortality predictions could potentially be made several months ahead of imminent heat waves and cold spells.","author":[{"dropping-particle":"","family":"Lowe","given":"Rachel","non-dropping-particle":"","parse-names":false,"suffix":""},{"dropping-particle":"","family":"Ballester","given":"Joan","non-dropping-particle":"","parse-names":false,"suffix":""},{"dropping-particle":"","family":"Creswick","given":"James","non-dropping-particle":"","parse-names":false,"suffix":""},{"dropping-particle":"","family":"Robine","given":"Jean Marie","non-dropping-particle":"","parse-names":false,"suffix":""},{"dropping-particle":"","family":"Herrmann","given":"François R.","non-dropping-particle":"","parse-names":false,"suffix":""},{"dropping-particle":"","family":"Rodó","given":"Xavier","non-dropping-particle":"","parse-names":false,"suffix":""}],"container-title":"International Journal of Environmental Research and Public Health","id":"ITEM-9","issued":{"date-parts":[["2015"]]},"title":"Evaluating the performance of a climate-driven mortality model during heat waves and cold spells in Europe","type":"article-journal"},"uris":["http://www.mendeley.com/documents/?uuid=4406136d-8b13-4e06-b3b5-c5c2f9ba7d4b"]},{"id":"ITEM-10","itemData":{"DOI":"10.1289/ehp.1002313","ISBN":"0091-6765","ISSN":"00916765","PMID":"21084239","abstract":"BACKGROUND Devastating health effects from recent heat waves, and projected increases in frequency, duration, and severity of heat waves from climate change, highlight the importance of understanding health consequences of heat waves. OBJECTIVES We analyzed mortality risk for heat waves in 43 U.S. cities (1987-2005) and investigated how effects relate to heat waves' intensity, duration, or timing in season. METHODS Heat waves were defined as ≥ 2 days with temperature ≥ 95th percentile for the community for 1 May through 30 September. Heat waves were characterized by their intensity, duration, and timing in season. Within each community, we estimated mortality risk during each heat wave compared with non-heat wave days, controlling for potential confounders. We combined individual heat wave effect estimates using Bayesian hierarchical modeling to generate overall effects at the community, regional, and national levels. We estimated how heat wave mortality effects were modified by heat wave characteristics (intensity, duration, timing in season). RESULTS Nationally, mortality increased 3.74% [95% posterior interval (PI), 2.29-5.22%] during heat waves compared with non-heat wave days. Heat wave mortality risk increased 2.49% for every 1°F increase in heat wave intensity and 0.38% for every 1-day increase in heat wave duration. Mortality increased 5.04% (95% PI, 3.06-7.06%) during the first heat wave of the summer versus 2.65% (95% PI, 1.14-4.18%) during later heat waves, compared with non-heat wave days. Heat wave mortality impacts and effect modification by heat wave characteristics were more pronounced in the Northeast and Midwest compared with the South. CONCLUSIONS We found higher mortality risk from heat waves that were more intense or longer, or those occurring earlier in summer. These findings have implications for decision makers and researchers estimating health effects from climate change.","author":[{"dropping-particle":"","family":"Brooke Anderson","given":"G.","non-dropping-particle":"","parse-names":false,"suffix":""},{"dropping-particle":"","family":"Bell","given":"Michelle L.","non-dropping-particle":"","parse-names":false,"suffix":""}],"container-title":"Environmental Health Perspectives","id":"ITEM-10","issued":{"date-parts":[["2011"]]},"title":"Heat waves in the United States: Mortality risk during heat waves and effect modification by heat wave characteristics in 43 U.S. communities","type":"article-journal"},"uris":["http://www.mendeley.com/documents/?uuid=c240e932-cb6f-49ce-976c-f020c9e5be3f"]},{"id":"ITEM-11","itemData":{"DOI":"10.1097/EDE.0b013e318190ee08","abstract":"Background—Many studies have linked weather to mortality; however, role of such critical factors as regional variation, susceptible populations, and acclimatization remain unresolved.","author":[{"dropping-particle":"","family":"Anderson","given":"Brooke G","non-dropping-particle":"","parse-names":false,"suffix":""},{"dropping-particle":"","family":"Bell","given":"Michelle L","non-dropping-particle":"","parse-names":false,"suffix":""}],"container-title":"Epidemiology (Cambridge, Mass.)","id":"ITEM-11","issue":"2","issued":{"date-parts":[["2009"]]},"page":"205","title":"Weather-related mortality: how heat, cold, and heat waves affect mortality in the United States","type":"article-journal","volume":"20"},"uris":["http://www.mendeley.com/documents/?uuid=5fe7563e-b493-41ad-a49d-689ded5488ac"]}],"mendeley":{"formattedCitation":"&lt;sup&gt;2–12&lt;/sup&gt;","plainTextFormattedCitation":"2–12","previouslyFormattedCitation":"&lt;sup&gt;2–12&lt;/sup&gt;"},"properties":{"noteIndex":0},"schema":"https://github.com/citation-style-language/schema/raw/master/csl-citation.json"}</w:delInstrText>
        </w:r>
        <w:r w:rsidR="00C02C51" w:rsidDel="00EB5301">
          <w:rPr>
            <w:rFonts w:ascii="Times New Roman" w:hAnsi="Times New Roman"/>
            <w:color w:val="000000" w:themeColor="text1"/>
            <w:sz w:val="24"/>
            <w:szCs w:val="24"/>
          </w:rPr>
          <w:fldChar w:fldCharType="separate"/>
        </w:r>
        <w:r w:rsidR="00347BC4" w:rsidRPr="00347BC4" w:rsidDel="00EB5301">
          <w:rPr>
            <w:rFonts w:ascii="Times New Roman" w:hAnsi="Times New Roman"/>
            <w:noProof/>
            <w:color w:val="000000" w:themeColor="text1"/>
            <w:sz w:val="24"/>
            <w:szCs w:val="24"/>
            <w:vertAlign w:val="superscript"/>
          </w:rPr>
          <w:delText>2–12</w:delText>
        </w:r>
        <w:r w:rsidR="00C02C51" w:rsidDel="00EB5301">
          <w:rPr>
            <w:rFonts w:ascii="Times New Roman" w:hAnsi="Times New Roman"/>
            <w:color w:val="000000" w:themeColor="text1"/>
            <w:sz w:val="24"/>
            <w:szCs w:val="24"/>
          </w:rPr>
          <w:fldChar w:fldCharType="end"/>
        </w:r>
        <w:r w:rsidR="00FF2107" w:rsidDel="00EB5301">
          <w:rPr>
            <w:rFonts w:ascii="Times New Roman" w:hAnsi="Times New Roman"/>
            <w:color w:val="000000" w:themeColor="text1"/>
            <w:sz w:val="24"/>
            <w:szCs w:val="24"/>
          </w:rPr>
          <w:delText xml:space="preserve"> </w:delText>
        </w:r>
        <w:commentRangeEnd w:id="164"/>
        <w:r w:rsidR="00083BC4" w:rsidDel="00EB5301">
          <w:rPr>
            <w:rStyle w:val="CommentReference"/>
            <w:rFonts w:asciiTheme="minorHAnsi" w:eastAsiaTheme="minorHAnsi" w:hAnsiTheme="minorHAnsi" w:cstheme="minorBidi"/>
          </w:rPr>
          <w:commentReference w:id="164"/>
        </w:r>
      </w:del>
      <w:ins w:id="165" w:author="Ezzati, Majid" w:date="2018-11-30T12:30:00Z">
        <w:del w:id="166" w:author="Parks, Robbie M" w:date="2018-12-05T11:18:00Z">
          <w:r w:rsidR="00083BC4" w:rsidDel="00EB5301">
            <w:rPr>
              <w:rFonts w:ascii="Times New Roman" w:hAnsi="Times New Roman"/>
              <w:color w:val="000000" w:themeColor="text1"/>
              <w:sz w:val="24"/>
              <w:szCs w:val="24"/>
            </w:rPr>
            <w:delText xml:space="preserve"> </w:delText>
          </w:r>
        </w:del>
        <w:del w:id="167" w:author="Parks, Robbie M" w:date="2018-12-05T11:39:00Z">
          <w:r w:rsidR="00083BC4" w:rsidDel="00FA3851">
            <w:rPr>
              <w:rFonts w:ascii="Times New Roman" w:hAnsi="Times New Roman"/>
              <w:color w:val="000000" w:themeColor="text1"/>
              <w:sz w:val="24"/>
              <w:szCs w:val="24"/>
            </w:rPr>
            <w:delText xml:space="preserve">To achieve this aim, </w:delText>
          </w:r>
        </w:del>
      </w:ins>
      <w:del w:id="168" w:author="Parks, Robbie M" w:date="2018-12-05T11:39:00Z">
        <w:r w:rsidR="00FF5B78" w:rsidDel="00FA3851">
          <w:rPr>
            <w:rFonts w:ascii="Times New Roman" w:hAnsi="Times New Roman"/>
            <w:color w:val="000000" w:themeColor="text1"/>
            <w:sz w:val="24"/>
            <w:szCs w:val="24"/>
          </w:rPr>
          <w:delText>W</w:delText>
        </w:r>
      </w:del>
      <w:ins w:id="169" w:author="Ezzati, Majid" w:date="2018-11-30T12:30:00Z">
        <w:del w:id="170" w:author="Parks, Robbie M" w:date="2018-12-05T11:39:00Z">
          <w:r w:rsidR="00083BC4" w:rsidDel="00FA3851">
            <w:rPr>
              <w:rFonts w:ascii="Times New Roman" w:hAnsi="Times New Roman"/>
              <w:color w:val="000000" w:themeColor="text1"/>
              <w:sz w:val="24"/>
              <w:szCs w:val="24"/>
            </w:rPr>
            <w:delText>w</w:delText>
          </w:r>
        </w:del>
      </w:ins>
      <w:del w:id="171" w:author="Parks, Robbie M" w:date="2018-12-05T11:39:00Z">
        <w:r w:rsidR="003C52FC" w:rsidDel="00FA3851">
          <w:rPr>
            <w:rFonts w:ascii="Times New Roman" w:hAnsi="Times New Roman"/>
            <w:color w:val="000000" w:themeColor="text1"/>
            <w:sz w:val="24"/>
            <w:szCs w:val="24"/>
          </w:rPr>
          <w:delText xml:space="preserve">e first defined a </w:delText>
        </w:r>
      </w:del>
      <w:ins w:id="172" w:author="Ezzati, Majid" w:date="2018-11-30T12:31:00Z">
        <w:del w:id="173" w:author="Parks, Robbie M" w:date="2018-12-05T11:39:00Z">
          <w:r w:rsidR="00083BC4" w:rsidDel="00FA3851">
            <w:rPr>
              <w:rFonts w:ascii="Times New Roman" w:hAnsi="Times New Roman"/>
              <w:color w:val="000000" w:themeColor="text1"/>
              <w:sz w:val="24"/>
              <w:szCs w:val="24"/>
            </w:rPr>
            <w:delText xml:space="preserve">measure of </w:delText>
          </w:r>
        </w:del>
      </w:ins>
      <w:del w:id="174" w:author="Parks, Robbie M" w:date="2018-12-05T11:39:00Z">
        <w:r w:rsidR="003C52FC" w:rsidDel="00FA3851">
          <w:rPr>
            <w:rFonts w:ascii="Times New Roman" w:hAnsi="Times New Roman"/>
            <w:color w:val="000000" w:themeColor="text1"/>
            <w:sz w:val="24"/>
            <w:szCs w:val="24"/>
          </w:rPr>
          <w:delText xml:space="preserve">state-month </w:delText>
        </w:r>
      </w:del>
      <w:del w:id="175" w:author="Parks, Robbie M" w:date="2018-12-05T11:21:00Z">
        <w:r w:rsidR="003C52FC" w:rsidDel="004B4687">
          <w:rPr>
            <w:rFonts w:ascii="Times New Roman" w:hAnsi="Times New Roman"/>
            <w:color w:val="000000" w:themeColor="text1"/>
            <w:sz w:val="24"/>
            <w:szCs w:val="24"/>
          </w:rPr>
          <w:delText xml:space="preserve">temperature </w:delText>
        </w:r>
      </w:del>
      <w:del w:id="176" w:author="Parks, Robbie M" w:date="2018-12-05T11:39:00Z">
        <w:r w:rsidR="003C52FC" w:rsidDel="00FA3851">
          <w:rPr>
            <w:rFonts w:ascii="Times New Roman" w:hAnsi="Times New Roman"/>
            <w:color w:val="000000" w:themeColor="text1"/>
            <w:sz w:val="24"/>
            <w:szCs w:val="24"/>
          </w:rPr>
          <w:delText>anomaly</w:delText>
        </w:r>
      </w:del>
      <w:ins w:id="177" w:author="Ezzati, Majid" w:date="2018-11-30T12:31:00Z">
        <w:del w:id="178" w:author="Parks, Robbie M" w:date="2018-12-05T11:39:00Z">
          <w:r w:rsidR="00083BC4" w:rsidDel="00FA3851">
            <w:rPr>
              <w:rFonts w:ascii="Times New Roman" w:hAnsi="Times New Roman"/>
              <w:color w:val="000000" w:themeColor="text1"/>
              <w:sz w:val="24"/>
              <w:szCs w:val="24"/>
            </w:rPr>
            <w:delText xml:space="preserve">, which measured the difference between temperature in each state and month and </w:delText>
          </w:r>
        </w:del>
      </w:ins>
      <w:del w:id="179" w:author="Parks, Robbie M" w:date="2018-12-05T11:39:00Z">
        <w:r w:rsidR="00350B39" w:rsidDel="00FA3851">
          <w:rPr>
            <w:rFonts w:ascii="Times New Roman" w:hAnsi="Times New Roman"/>
            <w:color w:val="000000" w:themeColor="text1"/>
            <w:sz w:val="24"/>
            <w:szCs w:val="24"/>
          </w:rPr>
          <w:delText xml:space="preserve"> </w:delText>
        </w:r>
        <w:r w:rsidR="003C52FC" w:rsidDel="00FA3851">
          <w:rPr>
            <w:rFonts w:ascii="Times New Roman" w:hAnsi="Times New Roman"/>
            <w:color w:val="000000" w:themeColor="text1"/>
            <w:sz w:val="24"/>
            <w:szCs w:val="24"/>
          </w:rPr>
          <w:delText xml:space="preserve">as </w:delText>
        </w:r>
        <w:r w:rsidR="00B2527A" w:rsidDel="00FA3851">
          <w:rPr>
            <w:rFonts w:ascii="Times New Roman" w:hAnsi="Times New Roman"/>
            <w:color w:val="000000" w:themeColor="text1"/>
            <w:sz w:val="24"/>
            <w:szCs w:val="24"/>
          </w:rPr>
          <w:delText xml:space="preserve">each </w:delText>
        </w:r>
        <w:r w:rsidR="00B2527A" w:rsidRPr="00636C9B" w:rsidDel="00FA3851">
          <w:rPr>
            <w:rFonts w:ascii="Times New Roman" w:eastAsiaTheme="minorHAnsi" w:hAnsi="Times New Roman"/>
            <w:sz w:val="24"/>
            <w:szCs w:val="24"/>
            <w:lang w:eastAsia="en-GB"/>
          </w:rPr>
          <w:delText xml:space="preserve">state-month </w:delText>
        </w:r>
        <w:r w:rsidR="00B2527A" w:rsidDel="00FA3851">
          <w:rPr>
            <w:rFonts w:ascii="Times New Roman" w:eastAsiaTheme="minorHAnsi" w:hAnsi="Times New Roman"/>
            <w:sz w:val="24"/>
            <w:szCs w:val="24"/>
            <w:lang w:eastAsia="en-GB"/>
          </w:rPr>
          <w:delText xml:space="preserve">temperature </w:delText>
        </w:r>
        <w:r w:rsidR="00B2527A" w:rsidRPr="00636C9B" w:rsidDel="00FA3851">
          <w:rPr>
            <w:rFonts w:ascii="Times New Roman" w:eastAsiaTheme="minorHAnsi" w:hAnsi="Times New Roman"/>
            <w:sz w:val="24"/>
            <w:szCs w:val="24"/>
            <w:lang w:eastAsia="en-GB"/>
          </w:rPr>
          <w:delText xml:space="preserve">value over time </w:delText>
        </w:r>
        <w:r w:rsidR="00B2527A" w:rsidDel="00FA3851">
          <w:rPr>
            <w:rFonts w:ascii="Times New Roman" w:eastAsiaTheme="minorHAnsi" w:hAnsi="Times New Roman"/>
            <w:sz w:val="24"/>
            <w:szCs w:val="24"/>
            <w:lang w:eastAsia="en-GB"/>
          </w:rPr>
          <w:delText>minus</w:delText>
        </w:r>
        <w:r w:rsidR="00B2527A" w:rsidRPr="00636C9B" w:rsidDel="00FA3851">
          <w:rPr>
            <w:rFonts w:ascii="Times New Roman" w:eastAsiaTheme="minorHAnsi" w:hAnsi="Times New Roman"/>
            <w:sz w:val="24"/>
            <w:szCs w:val="24"/>
            <w:lang w:eastAsia="en-GB"/>
          </w:rPr>
          <w:delText xml:space="preserve"> the </w:delText>
        </w:r>
        <w:r w:rsidR="00FF7A80" w:rsidDel="00FA3851">
          <w:rPr>
            <w:rFonts w:ascii="Times New Roman" w:eastAsiaTheme="minorHAnsi" w:hAnsi="Times New Roman"/>
            <w:sz w:val="24"/>
            <w:szCs w:val="24"/>
            <w:lang w:eastAsia="en-GB"/>
          </w:rPr>
          <w:delText xml:space="preserve">respective </w:delText>
        </w:r>
        <w:r w:rsidR="00B2527A" w:rsidRPr="00636C9B" w:rsidDel="00FA3851">
          <w:rPr>
            <w:rFonts w:ascii="Times New Roman" w:eastAsiaTheme="minorHAnsi" w:hAnsi="Times New Roman"/>
            <w:sz w:val="24"/>
            <w:szCs w:val="24"/>
            <w:lang w:eastAsia="en-GB"/>
          </w:rPr>
          <w:delText>long-term mean temperature</w:delText>
        </w:r>
      </w:del>
      <w:ins w:id="180" w:author="Ezzati, Majid" w:date="2018-11-30T12:31:00Z">
        <w:del w:id="181" w:author="Parks, Robbie M" w:date="2018-12-05T11:39:00Z">
          <w:r w:rsidR="00083BC4" w:rsidDel="00FA3851">
            <w:rPr>
              <w:rFonts w:ascii="Times New Roman" w:eastAsiaTheme="minorHAnsi" w:hAnsi="Times New Roman"/>
              <w:sz w:val="24"/>
              <w:szCs w:val="24"/>
              <w:lang w:eastAsia="en-GB"/>
            </w:rPr>
            <w:delText xml:space="preserve"> of the state</w:delText>
          </w:r>
        </w:del>
      </w:ins>
      <w:ins w:id="182" w:author="Ezzati, Majid" w:date="2018-11-30T12:32:00Z">
        <w:del w:id="183" w:author="Parks, Robbie M" w:date="2018-12-05T11:39:00Z">
          <w:r w:rsidR="00083BC4" w:rsidDel="00FA3851">
            <w:rPr>
              <w:rFonts w:ascii="Times New Roman" w:eastAsiaTheme="minorHAnsi" w:hAnsi="Times New Roman"/>
              <w:sz w:val="24"/>
              <w:szCs w:val="24"/>
              <w:lang w:eastAsia="en-GB"/>
            </w:rPr>
            <w:delText xml:space="preserve"> (Figure 1)</w:delText>
          </w:r>
        </w:del>
      </w:ins>
      <w:del w:id="184" w:author="Parks, Robbie M" w:date="2018-12-04T18:07:00Z">
        <w:r w:rsidR="003C52FC" w:rsidDel="00DB6D54">
          <w:rPr>
            <w:rFonts w:ascii="Times New Roman" w:hAnsi="Times New Roman"/>
            <w:color w:val="000000" w:themeColor="text1"/>
            <w:sz w:val="24"/>
            <w:szCs w:val="24"/>
          </w:rPr>
          <w:delText>.</w:delText>
        </w:r>
      </w:del>
      <w:ins w:id="185" w:author="Ezzati, Majid" w:date="2018-11-30T12:32:00Z">
        <w:del w:id="186" w:author="Parks, Robbie M" w:date="2018-12-04T18:07:00Z">
          <w:r w:rsidR="00083BC4" w:rsidDel="00DB6D54">
            <w:rPr>
              <w:rFonts w:ascii="Times New Roman" w:hAnsi="Times New Roman"/>
              <w:color w:val="000000" w:themeColor="text1"/>
              <w:sz w:val="24"/>
              <w:szCs w:val="24"/>
            </w:rPr>
            <w:delText xml:space="preserve"> </w:delText>
          </w:r>
        </w:del>
      </w:ins>
      <w:del w:id="187" w:author="Parks, Robbie M" w:date="2018-12-04T18:07:00Z">
        <w:r w:rsidR="003C52FC" w:rsidDel="00DB6D54">
          <w:rPr>
            <w:rFonts w:ascii="Times New Roman" w:hAnsi="Times New Roman"/>
            <w:color w:val="000000" w:themeColor="text1"/>
            <w:sz w:val="24"/>
            <w:szCs w:val="24"/>
          </w:rPr>
          <w:delText xml:space="preserve"> </w:delText>
        </w:r>
      </w:del>
      <w:del w:id="188" w:author="Parks, Robbie M" w:date="2018-12-05T11:39:00Z">
        <w:r w:rsidR="00F056CD" w:rsidRPr="00636C9B" w:rsidDel="00FA3851">
          <w:rPr>
            <w:rFonts w:ascii="Times New Roman" w:hAnsi="Times New Roman"/>
            <w:color w:val="000000" w:themeColor="text1"/>
            <w:sz w:val="24"/>
            <w:szCs w:val="24"/>
          </w:rPr>
          <w:delText xml:space="preserve"> </w:delText>
        </w:r>
      </w:del>
      <w:commentRangeStart w:id="189"/>
      <w:commentRangeStart w:id="190"/>
      <w:ins w:id="191" w:author="Ezzati, Majid" w:date="2018-11-30T12:43:00Z">
        <w:del w:id="192" w:author="Parks, Robbie M" w:date="2018-12-05T11:39:00Z">
          <w:r w:rsidR="003D298F" w:rsidDel="00FA3851">
            <w:rPr>
              <w:rFonts w:ascii="Times New Roman" w:hAnsi="Times New Roman"/>
              <w:color w:val="000000" w:themeColor="text1"/>
              <w:sz w:val="24"/>
              <w:szCs w:val="24"/>
            </w:rPr>
            <w:delText>Because</w:delText>
          </w:r>
        </w:del>
      </w:ins>
      <w:ins w:id="193" w:author="Ezzati, Majid" w:date="2018-11-30T12:34:00Z">
        <w:del w:id="194" w:author="Parks, Robbie M" w:date="2018-12-05T11:39:00Z">
          <w:r w:rsidR="003D298F" w:rsidDel="00FA3851">
            <w:rPr>
              <w:rFonts w:ascii="Times New Roman" w:hAnsi="Times New Roman"/>
              <w:color w:val="000000" w:themeColor="text1"/>
              <w:sz w:val="24"/>
              <w:szCs w:val="24"/>
            </w:rPr>
            <w:delText xml:space="preserve"> </w:delText>
          </w:r>
        </w:del>
      </w:ins>
      <w:ins w:id="195" w:author="Ezzati, Majid" w:date="2018-11-30T12:43:00Z">
        <w:del w:id="196" w:author="Parks, Robbie M" w:date="2018-12-05T11:39:00Z">
          <w:r w:rsidR="003D298F" w:rsidDel="00FA3851">
            <w:rPr>
              <w:rFonts w:ascii="Times New Roman" w:hAnsi="Times New Roman"/>
              <w:color w:val="000000" w:themeColor="text1"/>
              <w:sz w:val="24"/>
              <w:szCs w:val="24"/>
            </w:rPr>
            <w:delText xml:space="preserve">this definition </w:delText>
          </w:r>
        </w:del>
        <w:del w:id="197" w:author="Parks, Robbie M" w:date="2018-12-05T11:24:00Z">
          <w:r w:rsidR="003D298F" w:rsidDel="006A10FA">
            <w:rPr>
              <w:rFonts w:ascii="Times New Roman" w:hAnsi="Times New Roman"/>
              <w:color w:val="000000" w:themeColor="text1"/>
              <w:sz w:val="24"/>
              <w:szCs w:val="24"/>
            </w:rPr>
            <w:delText xml:space="preserve">removes </w:delText>
          </w:r>
        </w:del>
        <w:del w:id="198" w:author="Parks, Robbie M" w:date="2018-12-05T11:39:00Z">
          <w:r w:rsidR="003D298F" w:rsidDel="00FA3851">
            <w:rPr>
              <w:rFonts w:ascii="Times New Roman" w:hAnsi="Times New Roman"/>
              <w:color w:val="000000" w:themeColor="text1"/>
              <w:sz w:val="24"/>
              <w:szCs w:val="24"/>
            </w:rPr>
            <w:delText>long-term</w:delText>
          </w:r>
        </w:del>
      </w:ins>
      <w:ins w:id="199" w:author="Ezzati, Majid" w:date="2018-11-30T12:44:00Z">
        <w:del w:id="200" w:author="Parks, Robbie M" w:date="2018-12-05T11:39:00Z">
          <w:r w:rsidR="003D298F" w:rsidDel="00FA3851">
            <w:rPr>
              <w:rFonts w:ascii="Times New Roman" w:hAnsi="Times New Roman"/>
              <w:color w:val="000000" w:themeColor="text1"/>
              <w:sz w:val="24"/>
              <w:szCs w:val="24"/>
            </w:rPr>
            <w:delText xml:space="preserve"> state-month average temperature</w:delText>
          </w:r>
        </w:del>
      </w:ins>
      <w:ins w:id="201" w:author="Ezzati, Majid" w:date="2018-11-30T12:34:00Z">
        <w:del w:id="202" w:author="Parks, Robbie M" w:date="2018-12-05T11:39:00Z">
          <w:r w:rsidR="003D298F" w:rsidDel="00FA3851">
            <w:rPr>
              <w:rFonts w:ascii="Times New Roman" w:hAnsi="Times New Roman"/>
              <w:color w:val="000000" w:themeColor="text1"/>
              <w:sz w:val="24"/>
              <w:szCs w:val="24"/>
            </w:rPr>
            <w:delText>, a state with higher, but more stable, temperature</w:delText>
          </w:r>
        </w:del>
      </w:ins>
      <w:ins w:id="203" w:author="Ezzati, Majid" w:date="2018-11-30T12:44:00Z">
        <w:del w:id="204" w:author="Parks, Robbie M" w:date="2018-12-05T11:39:00Z">
          <w:r w:rsidR="003D298F" w:rsidDel="00FA3851">
            <w:rPr>
              <w:rFonts w:ascii="Times New Roman" w:hAnsi="Times New Roman"/>
              <w:color w:val="000000" w:themeColor="text1"/>
              <w:sz w:val="24"/>
              <w:szCs w:val="24"/>
            </w:rPr>
            <w:delText xml:space="preserve"> in a specific month</w:delText>
          </w:r>
        </w:del>
      </w:ins>
      <w:ins w:id="205" w:author="Ezzati, Majid" w:date="2018-11-30T12:34:00Z">
        <w:del w:id="206" w:author="Parks, Robbie M" w:date="2018-12-05T11:39:00Z">
          <w:r w:rsidR="003D298F" w:rsidDel="00FA3851">
            <w:rPr>
              <w:rFonts w:ascii="Times New Roman" w:hAnsi="Times New Roman"/>
              <w:color w:val="000000" w:themeColor="text1"/>
              <w:sz w:val="24"/>
              <w:szCs w:val="24"/>
            </w:rPr>
            <w:delText xml:space="preserve"> would have smaller anomalies than one with lower but more inter-annually variable temperature. </w:delText>
          </w:r>
        </w:del>
      </w:ins>
      <w:commentRangeEnd w:id="189"/>
      <w:ins w:id="207" w:author="Ezzati, Majid" w:date="2018-11-30T12:44:00Z">
        <w:del w:id="208" w:author="Parks, Robbie M" w:date="2018-12-05T11:39:00Z">
          <w:r w:rsidR="003D298F" w:rsidDel="00FA3851">
            <w:rPr>
              <w:rStyle w:val="CommentReference"/>
              <w:rFonts w:asciiTheme="minorHAnsi" w:eastAsiaTheme="minorHAnsi" w:hAnsiTheme="minorHAnsi" w:cstheme="minorBidi"/>
            </w:rPr>
            <w:commentReference w:id="189"/>
          </w:r>
          <w:commentRangeEnd w:id="190"/>
          <w:r w:rsidR="003D298F" w:rsidDel="00FA3851">
            <w:rPr>
              <w:rStyle w:val="CommentReference"/>
              <w:rFonts w:asciiTheme="minorHAnsi" w:eastAsiaTheme="minorHAnsi" w:hAnsiTheme="minorHAnsi" w:cstheme="minorBidi"/>
            </w:rPr>
            <w:commentReference w:id="190"/>
          </w:r>
        </w:del>
      </w:ins>
    </w:p>
    <w:p w14:paraId="2C9A30A6" w14:textId="7948A60A" w:rsidR="003D298F" w:rsidDel="00FA3851" w:rsidRDefault="003D298F" w:rsidP="005B39FC">
      <w:pPr>
        <w:spacing w:after="0" w:line="480" w:lineRule="auto"/>
        <w:jc w:val="both"/>
        <w:rPr>
          <w:ins w:id="209" w:author="Ezzati, Majid" w:date="2018-11-30T12:32:00Z"/>
          <w:del w:id="210" w:author="Parks, Robbie M" w:date="2018-12-05T11:39:00Z"/>
          <w:rFonts w:ascii="Times New Roman" w:hAnsi="Times New Roman"/>
          <w:color w:val="000000" w:themeColor="text1"/>
          <w:sz w:val="24"/>
          <w:szCs w:val="24"/>
        </w:rPr>
      </w:pPr>
    </w:p>
    <w:p w14:paraId="4178A95E" w14:textId="1B6690F5" w:rsidR="00E65B73" w:rsidRPr="00083BC4" w:rsidDel="00FA3851" w:rsidRDefault="00F056CD" w:rsidP="005B39FC">
      <w:pPr>
        <w:spacing w:after="0" w:line="480" w:lineRule="auto"/>
        <w:jc w:val="both"/>
        <w:rPr>
          <w:del w:id="211" w:author="Parks, Robbie M" w:date="2018-12-05T11:39:00Z"/>
          <w:rFonts w:ascii="Times New Roman" w:hAnsi="Times New Roman"/>
          <w:color w:val="000000" w:themeColor="text1"/>
          <w:sz w:val="24"/>
          <w:szCs w:val="24"/>
        </w:rPr>
      </w:pPr>
      <w:del w:id="212" w:author="Parks, Robbie M" w:date="2018-12-05T11:39:00Z">
        <w:r w:rsidRPr="00636C9B" w:rsidDel="00FA3851">
          <w:rPr>
            <w:rFonts w:ascii="Times New Roman" w:hAnsi="Times New Roman"/>
            <w:color w:val="000000" w:themeColor="text1"/>
            <w:sz w:val="24"/>
            <w:szCs w:val="24"/>
          </w:rPr>
          <w:delText xml:space="preserve">We </w:delText>
        </w:r>
        <w:r w:rsidR="00C924DF" w:rsidDel="00FA3851">
          <w:rPr>
            <w:rFonts w:ascii="Times New Roman" w:hAnsi="Times New Roman"/>
            <w:color w:val="000000" w:themeColor="text1"/>
            <w:sz w:val="24"/>
            <w:szCs w:val="24"/>
          </w:rPr>
          <w:delText>modelled deaths</w:delText>
        </w:r>
      </w:del>
      <w:ins w:id="213" w:author="Ezzati, Majid" w:date="2018-11-30T12:35:00Z">
        <w:del w:id="214" w:author="Parks, Robbie M" w:date="2018-12-05T11:39:00Z">
          <w:r w:rsidR="003D298F" w:rsidDel="00FA3851">
            <w:rPr>
              <w:rFonts w:ascii="Times New Roman" w:hAnsi="Times New Roman"/>
              <w:color w:val="000000" w:themeColor="text1"/>
              <w:sz w:val="24"/>
              <w:szCs w:val="24"/>
            </w:rPr>
            <w:delText xml:space="preserve">then analysed the association of monthly injury deaths with temperature anomaly </w:delText>
          </w:r>
        </w:del>
      </w:ins>
      <w:ins w:id="215" w:author="Ezzati, Majid" w:date="2018-11-30T12:36:00Z">
        <w:del w:id="216" w:author="Parks, Robbie M" w:date="2018-12-05T11:39:00Z">
          <w:r w:rsidR="003D298F" w:rsidDel="00FA3851">
            <w:rPr>
              <w:rFonts w:ascii="Times New Roman" w:hAnsi="Times New Roman"/>
              <w:color w:val="000000" w:themeColor="text1"/>
              <w:sz w:val="24"/>
              <w:szCs w:val="24"/>
            </w:rPr>
            <w:delText>in</w:delText>
          </w:r>
        </w:del>
      </w:ins>
      <w:del w:id="217" w:author="Parks, Robbie M" w:date="2018-12-05T11:39:00Z">
        <w:r w:rsidR="00C924DF" w:rsidDel="00FA3851">
          <w:rPr>
            <w:rFonts w:ascii="Times New Roman" w:hAnsi="Times New Roman"/>
            <w:color w:val="000000" w:themeColor="text1"/>
            <w:sz w:val="24"/>
            <w:szCs w:val="24"/>
          </w:rPr>
          <w:delText xml:space="preserve"> using</w:delText>
        </w:r>
        <w:r w:rsidR="00C924DF" w:rsidRPr="00636C9B" w:rsidDel="00FA3851">
          <w:rPr>
            <w:rFonts w:ascii="Times New Roman" w:hAnsi="Times New Roman"/>
            <w:color w:val="000000" w:themeColor="text1"/>
            <w:sz w:val="24"/>
            <w:szCs w:val="24"/>
          </w:rPr>
          <w:delText xml:space="preserve"> </w:delText>
        </w:r>
        <w:r w:rsidRPr="00636C9B" w:rsidDel="00FA3851">
          <w:rPr>
            <w:rFonts w:ascii="Times New Roman" w:hAnsi="Times New Roman"/>
            <w:color w:val="000000" w:themeColor="text1"/>
            <w:sz w:val="24"/>
            <w:szCs w:val="24"/>
          </w:rPr>
          <w:delText>a</w:delText>
        </w:r>
        <w:r w:rsidR="003F50A5" w:rsidRPr="00636C9B" w:rsidDel="00FA3851">
          <w:rPr>
            <w:rFonts w:ascii="Times New Roman" w:hAnsi="Times New Roman"/>
            <w:color w:val="000000" w:themeColor="text1"/>
            <w:sz w:val="24"/>
            <w:szCs w:val="24"/>
          </w:rPr>
          <w:delText xml:space="preserve"> </w:delText>
        </w:r>
        <w:r w:rsidRPr="00636C9B" w:rsidDel="00FA3851">
          <w:rPr>
            <w:rFonts w:ascii="Times New Roman" w:hAnsi="Times New Roman"/>
            <w:color w:val="000000" w:themeColor="text1"/>
            <w:sz w:val="24"/>
            <w:szCs w:val="24"/>
          </w:rPr>
          <w:delText>Bayesian spatio</w:delText>
        </w:r>
        <w:r w:rsidR="00644C34" w:rsidDel="00FA3851">
          <w:rPr>
            <w:rFonts w:ascii="Times New Roman" w:hAnsi="Times New Roman"/>
            <w:color w:val="000000" w:themeColor="text1"/>
            <w:sz w:val="24"/>
            <w:szCs w:val="24"/>
          </w:rPr>
          <w:delText>-</w:delText>
        </w:r>
        <w:r w:rsidRPr="00636C9B" w:rsidDel="00FA3851">
          <w:rPr>
            <w:rFonts w:ascii="Times New Roman" w:hAnsi="Times New Roman"/>
            <w:color w:val="000000" w:themeColor="text1"/>
            <w:sz w:val="24"/>
            <w:szCs w:val="24"/>
          </w:rPr>
          <w:delText>temporal model</w:delText>
        </w:r>
        <w:r w:rsidR="00847EE7" w:rsidDel="00FA3851">
          <w:rPr>
            <w:rFonts w:ascii="Times New Roman" w:hAnsi="Times New Roman"/>
            <w:color w:val="000000" w:themeColor="text1"/>
            <w:sz w:val="24"/>
            <w:szCs w:val="24"/>
          </w:rPr>
          <w:delText xml:space="preserve">, </w:delText>
        </w:r>
        <w:r w:rsidR="00C924DF" w:rsidDel="00FA3851">
          <w:rPr>
            <w:rFonts w:ascii="Times New Roman" w:hAnsi="Times New Roman"/>
            <w:color w:val="000000" w:themeColor="text1"/>
            <w:sz w:val="24"/>
            <w:szCs w:val="24"/>
          </w:rPr>
          <w:delText>which</w:delText>
        </w:r>
        <w:r w:rsidR="00DF172D" w:rsidRPr="00636C9B" w:rsidDel="00FA3851">
          <w:rPr>
            <w:rFonts w:ascii="Times New Roman" w:hAnsi="Times New Roman"/>
            <w:color w:val="000000" w:themeColor="text1"/>
            <w:sz w:val="24"/>
            <w:szCs w:val="24"/>
          </w:rPr>
          <w:delText xml:space="preserve"> </w:delText>
        </w:r>
        <w:r w:rsidR="004264D7" w:rsidRPr="00636C9B" w:rsidDel="00FA3851">
          <w:rPr>
            <w:rFonts w:ascii="Times New Roman" w:hAnsi="Times New Roman"/>
            <w:color w:val="000000" w:themeColor="text1"/>
            <w:sz w:val="24"/>
            <w:szCs w:val="24"/>
          </w:rPr>
          <w:delText xml:space="preserve">allowed death rates to vary </w:delText>
        </w:r>
        <w:r w:rsidR="006D2E75" w:rsidDel="00FA3851">
          <w:rPr>
            <w:rFonts w:ascii="Times New Roman" w:hAnsi="Times New Roman"/>
            <w:color w:val="000000" w:themeColor="text1"/>
            <w:sz w:val="24"/>
            <w:szCs w:val="24"/>
          </w:rPr>
          <w:delText xml:space="preserve">over time as well as </w:delText>
        </w:r>
        <w:r w:rsidR="004264D7" w:rsidRPr="00636C9B" w:rsidDel="00FA3851">
          <w:rPr>
            <w:rFonts w:ascii="Times New Roman" w:hAnsi="Times New Roman"/>
            <w:color w:val="000000" w:themeColor="text1"/>
            <w:sz w:val="24"/>
            <w:szCs w:val="24"/>
          </w:rPr>
          <w:delText xml:space="preserve">by </w:delText>
        </w:r>
        <w:r w:rsidR="001B225E" w:rsidRPr="00636C9B" w:rsidDel="00FA3851">
          <w:rPr>
            <w:rFonts w:ascii="Times New Roman" w:hAnsi="Times New Roman"/>
            <w:color w:val="000000" w:themeColor="text1"/>
            <w:sz w:val="24"/>
            <w:szCs w:val="24"/>
          </w:rPr>
          <w:delText>a</w:delText>
        </w:r>
        <w:r w:rsidR="000545FB" w:rsidRPr="00636C9B" w:rsidDel="00FA3851">
          <w:rPr>
            <w:rFonts w:ascii="Times New Roman" w:hAnsi="Times New Roman"/>
            <w:color w:val="000000" w:themeColor="text1"/>
            <w:sz w:val="24"/>
            <w:szCs w:val="24"/>
          </w:rPr>
          <w:delText>ge group, sex, month</w:delText>
        </w:r>
        <w:r w:rsidR="001B225E" w:rsidRPr="00636C9B" w:rsidDel="00FA3851">
          <w:rPr>
            <w:rFonts w:ascii="Times New Roman" w:hAnsi="Times New Roman"/>
            <w:color w:val="000000" w:themeColor="text1"/>
            <w:sz w:val="24"/>
            <w:szCs w:val="24"/>
          </w:rPr>
          <w:delText>,</w:delText>
        </w:r>
        <w:r w:rsidR="008E3720" w:rsidRPr="00636C9B" w:rsidDel="00FA3851">
          <w:rPr>
            <w:rFonts w:ascii="Times New Roman" w:hAnsi="Times New Roman"/>
            <w:color w:val="000000" w:themeColor="text1"/>
            <w:sz w:val="24"/>
            <w:szCs w:val="24"/>
          </w:rPr>
          <w:delText xml:space="preserve"> </w:delText>
        </w:r>
        <w:r w:rsidR="008537D1" w:rsidRPr="00636C9B" w:rsidDel="00FA3851">
          <w:rPr>
            <w:rFonts w:ascii="Times New Roman" w:hAnsi="Times New Roman"/>
            <w:color w:val="000000" w:themeColor="text1"/>
            <w:sz w:val="24"/>
            <w:szCs w:val="24"/>
          </w:rPr>
          <w:delText>and temperature anomaly</w:delText>
        </w:r>
      </w:del>
      <w:ins w:id="218" w:author="Ezzati, Majid" w:date="2018-11-30T12:44:00Z">
        <w:del w:id="219" w:author="Parks, Robbie M" w:date="2018-12-05T11:39:00Z">
          <w:r w:rsidR="003D298F" w:rsidDel="00FA3851">
            <w:rPr>
              <w:rFonts w:ascii="Times New Roman" w:hAnsi="Times New Roman"/>
              <w:color w:val="000000" w:themeColor="text1"/>
              <w:sz w:val="24"/>
              <w:szCs w:val="24"/>
            </w:rPr>
            <w:delText xml:space="preserve"> </w:delText>
          </w:r>
        </w:del>
      </w:ins>
      <w:ins w:id="220" w:author="Ezzati, Majid" w:date="2018-11-30T12:36:00Z">
        <w:del w:id="221" w:author="Parks, Robbie M" w:date="2018-12-05T11:39:00Z">
          <w:r w:rsidR="003D298F" w:rsidDel="00FA3851">
            <w:rPr>
              <w:rFonts w:ascii="Times New Roman" w:hAnsi="Times New Roman"/>
              <w:color w:val="000000" w:themeColor="text1"/>
              <w:sz w:val="24"/>
              <w:szCs w:val="24"/>
            </w:rPr>
            <w:delText>also accounted for long-term trends</w:delText>
          </w:r>
        </w:del>
      </w:ins>
      <w:del w:id="222" w:author="Parks, Robbie M" w:date="2018-12-05T11:39:00Z">
        <w:r w:rsidR="0076378F" w:rsidRPr="00636C9B" w:rsidDel="00FA3851">
          <w:rPr>
            <w:rFonts w:ascii="Times New Roman" w:hAnsi="Times New Roman"/>
            <w:color w:val="000000" w:themeColor="text1"/>
            <w:sz w:val="24"/>
            <w:szCs w:val="24"/>
          </w:rPr>
          <w:delText>.</w:delText>
        </w:r>
        <w:r w:rsidR="00034AC0" w:rsidRPr="00636C9B" w:rsidDel="00FA3851">
          <w:rPr>
            <w:rFonts w:ascii="Times New Roman" w:hAnsi="Times New Roman"/>
            <w:color w:val="000000" w:themeColor="text1"/>
            <w:sz w:val="24"/>
            <w:szCs w:val="24"/>
          </w:rPr>
          <w:delText xml:space="preserve"> We used the </w:delText>
        </w:r>
        <w:r w:rsidR="006F0E88" w:rsidRPr="00636C9B" w:rsidDel="00FA3851">
          <w:rPr>
            <w:rFonts w:ascii="Times New Roman" w:hAnsi="Times New Roman"/>
            <w:color w:val="000000" w:themeColor="text1"/>
            <w:sz w:val="24"/>
            <w:szCs w:val="24"/>
          </w:rPr>
          <w:delText xml:space="preserve">posterior of the </w:delText>
        </w:r>
        <w:r w:rsidR="00034AC0" w:rsidRPr="00636C9B" w:rsidDel="00FA3851">
          <w:rPr>
            <w:rFonts w:ascii="Times New Roman" w:hAnsi="Times New Roman"/>
            <w:color w:val="000000" w:themeColor="text1"/>
            <w:sz w:val="24"/>
            <w:szCs w:val="24"/>
          </w:rPr>
          <w:delText>relative risk</w:delText>
        </w:r>
      </w:del>
      <w:ins w:id="223" w:author="Ezzati, Majid" w:date="2018-11-30T12:45:00Z">
        <w:del w:id="224" w:author="Parks, Robbie M" w:date="2018-12-05T11:39:00Z">
          <w:r w:rsidR="003D298F" w:rsidDel="00FA3851">
            <w:rPr>
              <w:rFonts w:ascii="Times New Roman" w:hAnsi="Times New Roman"/>
              <w:color w:val="000000" w:themeColor="text1"/>
              <w:sz w:val="24"/>
              <w:szCs w:val="24"/>
            </w:rPr>
            <w:delText xml:space="preserve">results of this model to calculate the </w:delText>
          </w:r>
        </w:del>
        <w:del w:id="225" w:author="Parks, Robbie M" w:date="2018-12-05T11:26:00Z">
          <w:r w:rsidR="003D298F" w:rsidDel="00187224">
            <w:rPr>
              <w:rFonts w:ascii="Times New Roman" w:hAnsi="Times New Roman"/>
              <w:color w:val="000000" w:themeColor="text1"/>
              <w:sz w:val="24"/>
              <w:szCs w:val="24"/>
            </w:rPr>
            <w:delText>number of</w:delText>
          </w:r>
        </w:del>
      </w:ins>
      <w:del w:id="226" w:author="Parks, Robbie M" w:date="2018-12-05T11:26:00Z">
        <w:r w:rsidR="00034AC0" w:rsidRPr="00636C9B" w:rsidDel="00187224">
          <w:rPr>
            <w:rFonts w:ascii="Times New Roman" w:hAnsi="Times New Roman"/>
            <w:color w:val="000000" w:themeColor="text1"/>
            <w:sz w:val="24"/>
            <w:szCs w:val="24"/>
          </w:rPr>
          <w:delText xml:space="preserve"> of temperature anomaly calculated</w:delText>
        </w:r>
        <w:r w:rsidR="00CE3F4F" w:rsidRPr="00636C9B" w:rsidDel="00187224">
          <w:rPr>
            <w:rFonts w:ascii="Times New Roman" w:hAnsi="Times New Roman"/>
            <w:color w:val="000000" w:themeColor="text1"/>
            <w:sz w:val="24"/>
            <w:szCs w:val="24"/>
          </w:rPr>
          <w:delText xml:space="preserve"> from the model to estimate </w:delText>
        </w:r>
        <w:r w:rsidR="00226B11" w:rsidRPr="00636C9B" w:rsidDel="00187224">
          <w:rPr>
            <w:rFonts w:ascii="Times New Roman" w:hAnsi="Times New Roman"/>
            <w:color w:val="000000" w:themeColor="text1"/>
            <w:sz w:val="24"/>
            <w:szCs w:val="24"/>
          </w:rPr>
          <w:delText xml:space="preserve">national </w:delText>
        </w:r>
        <w:commentRangeStart w:id="227"/>
        <w:commentRangeStart w:id="228"/>
        <w:commentRangeStart w:id="229"/>
        <w:r w:rsidR="00CE3F4F" w:rsidRPr="00636C9B" w:rsidDel="00187224">
          <w:rPr>
            <w:rFonts w:ascii="Times New Roman" w:hAnsi="Times New Roman"/>
            <w:color w:val="000000" w:themeColor="text1"/>
            <w:sz w:val="24"/>
            <w:szCs w:val="24"/>
          </w:rPr>
          <w:delText xml:space="preserve">additional </w:delText>
        </w:r>
        <w:commentRangeEnd w:id="227"/>
        <w:r w:rsidR="003D298F" w:rsidDel="00187224">
          <w:rPr>
            <w:rStyle w:val="CommentReference"/>
            <w:rFonts w:asciiTheme="minorHAnsi" w:eastAsiaTheme="minorHAnsi" w:hAnsiTheme="minorHAnsi" w:cstheme="minorBidi"/>
          </w:rPr>
          <w:commentReference w:id="227"/>
        </w:r>
        <w:commentRangeEnd w:id="228"/>
        <w:r w:rsidR="003D298F" w:rsidDel="00187224">
          <w:rPr>
            <w:rStyle w:val="CommentReference"/>
            <w:rFonts w:asciiTheme="minorHAnsi" w:eastAsiaTheme="minorHAnsi" w:hAnsiTheme="minorHAnsi" w:cstheme="minorBidi"/>
          </w:rPr>
          <w:commentReference w:id="228"/>
        </w:r>
        <w:commentRangeEnd w:id="229"/>
        <w:r w:rsidR="00625355" w:rsidDel="00187224">
          <w:rPr>
            <w:rStyle w:val="CommentReference"/>
            <w:rFonts w:asciiTheme="minorHAnsi" w:eastAsiaTheme="minorHAnsi" w:hAnsiTheme="minorHAnsi" w:cstheme="minorBidi"/>
          </w:rPr>
          <w:commentReference w:id="229"/>
        </w:r>
      </w:del>
      <w:del w:id="230" w:author="Parks, Robbie M" w:date="2018-12-05T11:39:00Z">
        <w:r w:rsidR="00CE3F4F" w:rsidRPr="00636C9B" w:rsidDel="00FA3851">
          <w:rPr>
            <w:rFonts w:ascii="Times New Roman" w:hAnsi="Times New Roman"/>
            <w:color w:val="000000" w:themeColor="text1"/>
            <w:sz w:val="24"/>
            <w:szCs w:val="24"/>
          </w:rPr>
          <w:delText xml:space="preserve">deaths </w:delText>
        </w:r>
        <w:r w:rsidR="000545FB" w:rsidRPr="00636C9B" w:rsidDel="00FA3851">
          <w:rPr>
            <w:rFonts w:ascii="Times New Roman" w:hAnsi="Times New Roman"/>
            <w:color w:val="000000" w:themeColor="text1"/>
            <w:sz w:val="24"/>
            <w:szCs w:val="24"/>
          </w:rPr>
          <w:delText xml:space="preserve">by </w:delText>
        </w:r>
        <w:commentRangeStart w:id="231"/>
        <w:commentRangeStart w:id="232"/>
        <w:r w:rsidR="001C2178" w:rsidDel="00FA3851">
          <w:rPr>
            <w:rFonts w:ascii="Times New Roman" w:hAnsi="Times New Roman"/>
            <w:color w:val="000000" w:themeColor="text1"/>
            <w:sz w:val="24"/>
            <w:szCs w:val="24"/>
          </w:rPr>
          <w:delText>type</w:delText>
        </w:r>
        <w:r w:rsidR="001C2178" w:rsidRPr="00636C9B" w:rsidDel="00FA3851">
          <w:rPr>
            <w:rFonts w:ascii="Times New Roman" w:hAnsi="Times New Roman"/>
            <w:color w:val="000000" w:themeColor="text1"/>
            <w:sz w:val="24"/>
            <w:szCs w:val="24"/>
          </w:rPr>
          <w:delText xml:space="preserve"> </w:delText>
        </w:r>
        <w:r w:rsidR="000545FB" w:rsidRPr="00636C9B" w:rsidDel="00FA3851">
          <w:rPr>
            <w:rFonts w:ascii="Times New Roman" w:hAnsi="Times New Roman"/>
            <w:color w:val="000000" w:themeColor="text1"/>
            <w:sz w:val="24"/>
            <w:szCs w:val="24"/>
          </w:rPr>
          <w:delText>of injury,</w:delText>
        </w:r>
        <w:r w:rsidR="00502DC7" w:rsidRPr="00636C9B" w:rsidDel="00FA3851">
          <w:rPr>
            <w:rFonts w:ascii="Times New Roman" w:hAnsi="Times New Roman"/>
            <w:color w:val="000000" w:themeColor="text1"/>
            <w:sz w:val="24"/>
            <w:szCs w:val="24"/>
          </w:rPr>
          <w:delText xml:space="preserve"> age group, sex and</w:delText>
        </w:r>
        <w:r w:rsidR="000545FB" w:rsidRPr="00636C9B" w:rsidDel="00FA3851">
          <w:rPr>
            <w:rFonts w:ascii="Times New Roman" w:hAnsi="Times New Roman"/>
            <w:color w:val="000000" w:themeColor="text1"/>
            <w:sz w:val="24"/>
            <w:szCs w:val="24"/>
          </w:rPr>
          <w:delText xml:space="preserve"> month</w:delText>
        </w:r>
        <w:commentRangeEnd w:id="231"/>
        <w:r w:rsidR="003D298F" w:rsidDel="00FA3851">
          <w:rPr>
            <w:rStyle w:val="CommentReference"/>
            <w:rFonts w:asciiTheme="minorHAnsi" w:eastAsiaTheme="minorHAnsi" w:hAnsiTheme="minorHAnsi" w:cstheme="minorBidi"/>
          </w:rPr>
          <w:commentReference w:id="231"/>
        </w:r>
        <w:commentRangeEnd w:id="232"/>
        <w:r w:rsidR="00781037" w:rsidDel="00FA3851">
          <w:rPr>
            <w:rStyle w:val="CommentReference"/>
            <w:rFonts w:asciiTheme="minorHAnsi" w:eastAsiaTheme="minorHAnsi" w:hAnsiTheme="minorHAnsi" w:cstheme="minorBidi"/>
          </w:rPr>
          <w:commentReference w:id="232"/>
        </w:r>
        <w:r w:rsidR="00A311CD" w:rsidRPr="00636C9B" w:rsidDel="00FA3851">
          <w:rPr>
            <w:rFonts w:ascii="Times New Roman" w:hAnsi="Times New Roman"/>
            <w:color w:val="000000" w:themeColor="text1"/>
            <w:sz w:val="24"/>
            <w:szCs w:val="24"/>
          </w:rPr>
          <w:delText xml:space="preserve">, </w:delText>
        </w:r>
        <w:commentRangeStart w:id="233"/>
        <w:r w:rsidR="00CE3F4F" w:rsidRPr="00636C9B" w:rsidDel="00FA3851">
          <w:rPr>
            <w:rFonts w:ascii="Times New Roman" w:hAnsi="Times New Roman"/>
            <w:color w:val="000000" w:themeColor="text1"/>
            <w:sz w:val="24"/>
            <w:szCs w:val="24"/>
          </w:rPr>
          <w:delText>from</w:delText>
        </w:r>
        <w:r w:rsidR="00034AC0" w:rsidRPr="00636C9B" w:rsidDel="00FA3851">
          <w:rPr>
            <w:rFonts w:ascii="Times New Roman" w:hAnsi="Times New Roman"/>
            <w:color w:val="000000" w:themeColor="text1"/>
            <w:sz w:val="24"/>
            <w:szCs w:val="24"/>
          </w:rPr>
          <w:delText xml:space="preserve"> a</w:delText>
        </w:r>
        <w:r w:rsidR="00657CEE" w:rsidDel="00FA3851">
          <w:rPr>
            <w:rFonts w:ascii="Times New Roman" w:hAnsi="Times New Roman"/>
            <w:color w:val="000000" w:themeColor="text1"/>
            <w:sz w:val="24"/>
            <w:szCs w:val="24"/>
          </w:rPr>
          <w:delText xml:space="preserve"> temperature anomaly</w:delText>
        </w:r>
        <w:r w:rsidR="00034AC0" w:rsidRPr="00636C9B" w:rsidDel="00FA3851">
          <w:rPr>
            <w:rFonts w:ascii="Times New Roman" w:hAnsi="Times New Roman"/>
            <w:color w:val="000000" w:themeColor="text1"/>
            <w:sz w:val="24"/>
            <w:szCs w:val="24"/>
          </w:rPr>
          <w:delText xml:space="preserve"> increase of 1</w:delText>
        </w:r>
        <w:r w:rsidR="006E6609" w:rsidRPr="00636C9B" w:rsidDel="00FA3851">
          <w:rPr>
            <w:rFonts w:ascii="Arial" w:eastAsia="Times New Roman" w:hAnsi="Arial" w:cs="Arial"/>
            <w:bCs/>
            <w:color w:val="222222"/>
            <w:sz w:val="24"/>
            <w:szCs w:val="24"/>
            <w:shd w:val="clear" w:color="auto" w:fill="FFFFFF"/>
            <w:lang w:eastAsia="en-GB"/>
          </w:rPr>
          <w:delText>°</w:delText>
        </w:r>
        <w:r w:rsidR="006E6609" w:rsidRPr="00636C9B" w:rsidDel="00FA3851">
          <w:rPr>
            <w:rFonts w:ascii="Times New Roman" w:hAnsi="Times New Roman"/>
            <w:color w:val="000000" w:themeColor="text1"/>
            <w:sz w:val="24"/>
            <w:szCs w:val="24"/>
          </w:rPr>
          <w:delText>C</w:delText>
        </w:r>
        <w:r w:rsidR="00CE3F4F" w:rsidRPr="00636C9B" w:rsidDel="00FA3851">
          <w:rPr>
            <w:rFonts w:ascii="Times New Roman" w:hAnsi="Times New Roman"/>
            <w:color w:val="000000" w:themeColor="text1"/>
            <w:sz w:val="24"/>
            <w:szCs w:val="24"/>
          </w:rPr>
          <w:delText xml:space="preserve"> </w:delText>
        </w:r>
        <w:commentRangeEnd w:id="233"/>
        <w:r w:rsidR="003D298F" w:rsidDel="00FA3851">
          <w:rPr>
            <w:rStyle w:val="CommentReference"/>
            <w:rFonts w:asciiTheme="minorHAnsi" w:eastAsiaTheme="minorHAnsi" w:hAnsiTheme="minorHAnsi" w:cstheme="minorBidi"/>
          </w:rPr>
          <w:commentReference w:id="233"/>
        </w:r>
        <w:r w:rsidR="00CE3F4F" w:rsidRPr="00636C9B" w:rsidDel="00FA3851">
          <w:rPr>
            <w:rFonts w:ascii="Times New Roman" w:hAnsi="Times New Roman"/>
            <w:color w:val="000000" w:themeColor="text1"/>
            <w:sz w:val="24"/>
            <w:szCs w:val="24"/>
          </w:rPr>
          <w:delText>across all months</w:delText>
        </w:r>
        <w:r w:rsidR="009B5522" w:rsidDel="00FA3851">
          <w:rPr>
            <w:rFonts w:ascii="Times New Roman" w:hAnsi="Times New Roman"/>
            <w:color w:val="000000" w:themeColor="text1"/>
            <w:sz w:val="24"/>
            <w:szCs w:val="24"/>
          </w:rPr>
          <w:delText xml:space="preserve"> for a 2016 population</w:delText>
        </w:r>
        <w:r w:rsidR="00CE3F4F" w:rsidRPr="00636C9B" w:rsidDel="00FA3851">
          <w:rPr>
            <w:rFonts w:ascii="Times New Roman" w:hAnsi="Times New Roman"/>
            <w:color w:val="000000" w:themeColor="text1"/>
            <w:sz w:val="24"/>
            <w:szCs w:val="24"/>
          </w:rPr>
          <w:delText>.</w:delText>
        </w:r>
      </w:del>
    </w:p>
    <w:p w14:paraId="3DBC398D" w14:textId="48D3C6DD" w:rsidR="00921D87" w:rsidDel="00FA3851" w:rsidRDefault="00921D87" w:rsidP="005B39FC">
      <w:pPr>
        <w:spacing w:after="0" w:line="480" w:lineRule="auto"/>
        <w:jc w:val="both"/>
        <w:rPr>
          <w:del w:id="234" w:author="Parks, Robbie M" w:date="2018-12-05T11:39:00Z"/>
          <w:rFonts w:ascii="Times New Roman" w:hAnsi="Times New Roman"/>
          <w:color w:val="000000" w:themeColor="text1"/>
          <w:sz w:val="24"/>
          <w:szCs w:val="24"/>
        </w:rPr>
      </w:pPr>
    </w:p>
    <w:p w14:paraId="2E737088" w14:textId="4099DBAA" w:rsidR="000210D1" w:rsidRPr="00636C9B" w:rsidDel="00FA3851" w:rsidRDefault="00D86E85" w:rsidP="00D76DF7">
      <w:pPr>
        <w:spacing w:after="0" w:line="480" w:lineRule="auto"/>
        <w:jc w:val="both"/>
        <w:outlineLvl w:val="0"/>
        <w:rPr>
          <w:del w:id="235" w:author="Parks, Robbie M" w:date="2018-12-05T11:39:00Z"/>
          <w:rFonts w:ascii="Times New Roman" w:hAnsi="Times New Roman"/>
          <w:i/>
          <w:color w:val="000000" w:themeColor="text1"/>
          <w:sz w:val="24"/>
          <w:szCs w:val="24"/>
        </w:rPr>
      </w:pPr>
      <w:del w:id="236" w:author="Parks, Robbie M" w:date="2018-12-05T11:39:00Z">
        <w:r w:rsidRPr="00636C9B" w:rsidDel="00FA3851">
          <w:rPr>
            <w:rFonts w:ascii="Times New Roman" w:hAnsi="Times New Roman"/>
            <w:i/>
            <w:color w:val="000000" w:themeColor="text1"/>
            <w:sz w:val="24"/>
            <w:szCs w:val="24"/>
          </w:rPr>
          <w:delText>Mortality d</w:delText>
        </w:r>
        <w:r w:rsidR="000210D1" w:rsidRPr="00636C9B" w:rsidDel="00FA3851">
          <w:rPr>
            <w:rFonts w:ascii="Times New Roman" w:hAnsi="Times New Roman"/>
            <w:i/>
            <w:color w:val="000000" w:themeColor="text1"/>
            <w:sz w:val="24"/>
            <w:szCs w:val="24"/>
          </w:rPr>
          <w:delText>ata</w:delText>
        </w:r>
      </w:del>
      <w:ins w:id="237" w:author="Ezzati, Majid" w:date="2018-11-30T14:24:00Z">
        <w:del w:id="238" w:author="Parks, Robbie M" w:date="2018-12-05T11:39:00Z">
          <w:r w:rsidR="00060054" w:rsidDel="00FA3851">
            <w:rPr>
              <w:rFonts w:ascii="Times New Roman" w:hAnsi="Times New Roman"/>
              <w:i/>
              <w:color w:val="000000" w:themeColor="text1"/>
              <w:sz w:val="24"/>
              <w:szCs w:val="24"/>
            </w:rPr>
            <w:delText>Data sources</w:delText>
          </w:r>
        </w:del>
      </w:ins>
    </w:p>
    <w:p w14:paraId="7E1402E9" w14:textId="0BAB1C62" w:rsidR="0001322E" w:rsidDel="00FA3851" w:rsidRDefault="000210D1" w:rsidP="00D76DF7">
      <w:pPr>
        <w:spacing w:after="0" w:line="480" w:lineRule="auto"/>
        <w:jc w:val="both"/>
        <w:rPr>
          <w:del w:id="239" w:author="Parks, Robbie M" w:date="2018-12-05T11:39:00Z"/>
          <w:rStyle w:val="apple-style-span"/>
          <w:rFonts w:ascii="Times New Roman" w:hAnsi="Times New Roman"/>
          <w:color w:val="000000" w:themeColor="text1"/>
          <w:sz w:val="24"/>
          <w:szCs w:val="24"/>
        </w:rPr>
      </w:pPr>
      <w:del w:id="240" w:author="Parks, Robbie M" w:date="2018-12-05T11:39:00Z">
        <w:r w:rsidRPr="00636C9B" w:rsidDel="00FA3851">
          <w:rPr>
            <w:rStyle w:val="apple-style-span"/>
            <w:rFonts w:ascii="Times New Roman" w:hAnsi="Times New Roman"/>
            <w:color w:val="000000" w:themeColor="text1"/>
            <w:sz w:val="24"/>
            <w:szCs w:val="24"/>
          </w:rPr>
          <w:lastRenderedPageBreak/>
          <w:delText xml:space="preserve">We </w:delText>
        </w:r>
        <w:r w:rsidR="006D2DB9" w:rsidRPr="00636C9B" w:rsidDel="00FA3851">
          <w:rPr>
            <w:rStyle w:val="apple-style-span"/>
            <w:rFonts w:ascii="Times New Roman" w:hAnsi="Times New Roman"/>
            <w:color w:val="000000" w:themeColor="text1"/>
            <w:sz w:val="24"/>
            <w:szCs w:val="24"/>
          </w:rPr>
          <w:delText>used</w:delText>
        </w:r>
        <w:r w:rsidR="00B75359" w:rsidRPr="00636C9B" w:rsidDel="00FA3851">
          <w:rPr>
            <w:rStyle w:val="apple-style-span"/>
            <w:rFonts w:ascii="Times New Roman" w:hAnsi="Times New Roman"/>
            <w:color w:val="000000" w:themeColor="text1"/>
            <w:sz w:val="24"/>
            <w:szCs w:val="24"/>
          </w:rPr>
          <w:delText xml:space="preserve"> </w:delText>
        </w:r>
        <w:r w:rsidR="008C56CB" w:rsidRPr="00636C9B" w:rsidDel="00FA3851">
          <w:rPr>
            <w:rStyle w:val="apple-style-span"/>
            <w:rFonts w:ascii="Times New Roman" w:hAnsi="Times New Roman"/>
            <w:color w:val="000000" w:themeColor="text1"/>
            <w:sz w:val="24"/>
            <w:szCs w:val="24"/>
          </w:rPr>
          <w:delText xml:space="preserve">data on </w:delText>
        </w:r>
        <w:r w:rsidR="00031324" w:rsidRPr="00636C9B" w:rsidDel="00FA3851">
          <w:rPr>
            <w:rStyle w:val="apple-style-span"/>
            <w:rFonts w:ascii="Times New Roman" w:hAnsi="Times New Roman"/>
            <w:color w:val="000000" w:themeColor="text1"/>
            <w:sz w:val="24"/>
            <w:szCs w:val="24"/>
          </w:rPr>
          <w:delText>deaths in the</w:delText>
        </w:r>
        <w:r w:rsidR="00DF278B" w:rsidRPr="00636C9B" w:rsidDel="00FA3851">
          <w:rPr>
            <w:rStyle w:val="apple-style-span"/>
            <w:rFonts w:ascii="Times New Roman" w:hAnsi="Times New Roman"/>
            <w:color w:val="000000" w:themeColor="text1"/>
            <w:sz w:val="24"/>
            <w:szCs w:val="24"/>
          </w:rPr>
          <w:delText xml:space="preserve"> contiguous</w:delText>
        </w:r>
        <w:r w:rsidR="00373ACD" w:rsidRPr="00636C9B" w:rsidDel="00FA3851">
          <w:rPr>
            <w:rStyle w:val="apple-style-span"/>
            <w:rFonts w:ascii="Times New Roman" w:hAnsi="Times New Roman"/>
            <w:color w:val="000000" w:themeColor="text1"/>
            <w:sz w:val="24"/>
            <w:szCs w:val="24"/>
          </w:rPr>
          <w:delText xml:space="preserve"> </w:delText>
        </w:r>
        <w:r w:rsidR="006C022C" w:rsidRPr="00636C9B" w:rsidDel="00FA3851">
          <w:rPr>
            <w:rStyle w:val="apple-style-span"/>
            <w:rFonts w:ascii="Times New Roman" w:hAnsi="Times New Roman"/>
            <w:color w:val="000000" w:themeColor="text1"/>
            <w:sz w:val="24"/>
            <w:szCs w:val="24"/>
          </w:rPr>
          <w:delText>USA</w:delText>
        </w:r>
        <w:r w:rsidR="00040054" w:rsidRPr="00636C9B" w:rsidDel="00FA3851">
          <w:rPr>
            <w:rStyle w:val="apple-style-span"/>
            <w:rFonts w:ascii="Times New Roman" w:hAnsi="Times New Roman"/>
            <w:color w:val="000000" w:themeColor="text1"/>
            <w:sz w:val="24"/>
            <w:szCs w:val="24"/>
          </w:rPr>
          <w:delText xml:space="preserve"> </w:delText>
        </w:r>
        <w:r w:rsidR="00031324" w:rsidRPr="00636C9B" w:rsidDel="00FA3851">
          <w:rPr>
            <w:rStyle w:val="apple-style-span"/>
            <w:rFonts w:ascii="Times New Roman" w:hAnsi="Times New Roman"/>
            <w:color w:val="000000" w:themeColor="text1"/>
            <w:sz w:val="24"/>
            <w:szCs w:val="24"/>
          </w:rPr>
          <w:delText>from 1980</w:delText>
        </w:r>
        <w:r w:rsidR="005B0A2B" w:rsidRPr="00636C9B" w:rsidDel="00FA3851">
          <w:rPr>
            <w:rStyle w:val="apple-style-span"/>
            <w:rFonts w:ascii="Times New Roman" w:hAnsi="Times New Roman"/>
            <w:color w:val="000000" w:themeColor="text1"/>
            <w:sz w:val="24"/>
            <w:szCs w:val="24"/>
          </w:rPr>
          <w:delText xml:space="preserve"> to 2016</w:delText>
        </w:r>
        <w:r w:rsidRPr="00636C9B" w:rsidDel="00FA3851">
          <w:rPr>
            <w:rStyle w:val="apple-style-span"/>
            <w:rFonts w:ascii="Times New Roman" w:hAnsi="Times New Roman"/>
            <w:color w:val="000000" w:themeColor="text1"/>
            <w:sz w:val="24"/>
            <w:szCs w:val="24"/>
          </w:rPr>
          <w:delText xml:space="preserve"> from the National Center for Health Statistics (NCHS)</w:delText>
        </w:r>
        <w:r w:rsidR="001C61A2" w:rsidRPr="00636C9B" w:rsidDel="00FA3851">
          <w:rPr>
            <w:rStyle w:val="apple-style-span"/>
            <w:rFonts w:ascii="Times New Roman" w:hAnsi="Times New Roman"/>
            <w:color w:val="000000" w:themeColor="text1"/>
            <w:sz w:val="24"/>
            <w:szCs w:val="24"/>
          </w:rPr>
          <w:delText xml:space="preserve"> (</w:delText>
        </w:r>
        <w:r w:rsidR="00501DC4" w:rsidRPr="00636C9B" w:rsidDel="00FA3851">
          <w:rPr>
            <w:rStyle w:val="apple-style-span"/>
            <w:rFonts w:ascii="Times New Roman" w:hAnsi="Times New Roman"/>
            <w:color w:val="000000" w:themeColor="text1"/>
            <w:sz w:val="24"/>
            <w:szCs w:val="24"/>
          </w:rPr>
          <w:delText>Table XX</w:delText>
        </w:r>
        <w:r w:rsidR="001C61A2" w:rsidRPr="00636C9B" w:rsidDel="00FA3851">
          <w:rPr>
            <w:rStyle w:val="apple-style-span"/>
            <w:rFonts w:ascii="Times New Roman" w:hAnsi="Times New Roman"/>
            <w:color w:val="000000" w:themeColor="text1"/>
            <w:sz w:val="24"/>
            <w:szCs w:val="24"/>
          </w:rPr>
          <w:delText>)</w:delText>
        </w:r>
        <w:r w:rsidRPr="00636C9B" w:rsidDel="00FA3851">
          <w:rPr>
            <w:rStyle w:val="apple-style-span"/>
            <w:rFonts w:ascii="Times New Roman" w:hAnsi="Times New Roman"/>
            <w:color w:val="000000" w:themeColor="text1"/>
            <w:sz w:val="24"/>
            <w:szCs w:val="24"/>
          </w:rPr>
          <w:delText>.</w:delText>
        </w:r>
        <w:r w:rsidR="00C5158E" w:rsidRPr="00636C9B" w:rsidDel="00FA3851">
          <w:rPr>
            <w:rStyle w:val="apple-style-span"/>
            <w:rFonts w:ascii="Times New Roman" w:hAnsi="Times New Roman"/>
            <w:color w:val="000000" w:themeColor="text1"/>
            <w:sz w:val="24"/>
            <w:szCs w:val="24"/>
          </w:rPr>
          <w:delText xml:space="preserve"> </w:delText>
        </w:r>
        <w:r w:rsidR="00100327" w:rsidRPr="00636C9B" w:rsidDel="00FA3851">
          <w:rPr>
            <w:rFonts w:ascii="Times New Roman" w:hAnsi="Times New Roman"/>
            <w:color w:val="000000" w:themeColor="text1"/>
            <w:sz w:val="24"/>
            <w:szCs w:val="24"/>
          </w:rPr>
          <w:delText xml:space="preserve">Age, sex, </w:delText>
        </w:r>
        <w:r w:rsidR="00CF41F8" w:rsidDel="00FA3851">
          <w:rPr>
            <w:rFonts w:ascii="Times New Roman" w:hAnsi="Times New Roman"/>
            <w:color w:val="000000" w:themeColor="text1"/>
            <w:sz w:val="24"/>
            <w:szCs w:val="24"/>
          </w:rPr>
          <w:delText>location (</w:delText>
        </w:r>
        <w:r w:rsidR="00100327" w:rsidRPr="00636C9B" w:rsidDel="00FA3851">
          <w:rPr>
            <w:rFonts w:ascii="Times New Roman" w:hAnsi="Times New Roman"/>
            <w:color w:val="000000" w:themeColor="text1"/>
            <w:sz w:val="24"/>
            <w:szCs w:val="24"/>
          </w:rPr>
          <w:delText>state</w:delText>
        </w:r>
        <w:r w:rsidR="00CF41F8" w:rsidDel="00FA3851">
          <w:rPr>
            <w:rFonts w:ascii="Times New Roman" w:hAnsi="Times New Roman"/>
            <w:color w:val="000000" w:themeColor="text1"/>
            <w:sz w:val="24"/>
            <w:szCs w:val="24"/>
          </w:rPr>
          <w:delText>)</w:delText>
        </w:r>
        <w:r w:rsidR="00100327" w:rsidRPr="00636C9B" w:rsidDel="00FA3851">
          <w:rPr>
            <w:rFonts w:ascii="Times New Roman" w:hAnsi="Times New Roman"/>
            <w:color w:val="000000" w:themeColor="text1"/>
            <w:sz w:val="24"/>
            <w:szCs w:val="24"/>
          </w:rPr>
          <w:delText xml:space="preserve"> of residence, month of death and medical cause of death were available for each record. </w:delText>
        </w:r>
        <w:r w:rsidR="00B20CE8" w:rsidRPr="00636C9B" w:rsidDel="00FA3851">
          <w:rPr>
            <w:rFonts w:ascii="Times New Roman" w:hAnsi="Times New Roman"/>
            <w:color w:val="000000" w:themeColor="text1"/>
            <w:sz w:val="24"/>
            <w:szCs w:val="24"/>
          </w:rPr>
          <w:delText xml:space="preserve">The underlying </w:delText>
        </w:r>
        <w:r w:rsidR="00367067" w:rsidRPr="00636C9B" w:rsidDel="00FA3851">
          <w:rPr>
            <w:rFonts w:ascii="Times New Roman" w:hAnsi="Times New Roman"/>
            <w:color w:val="000000" w:themeColor="text1"/>
            <w:sz w:val="24"/>
            <w:szCs w:val="24"/>
          </w:rPr>
          <w:delText xml:space="preserve">cause of death </w:delText>
        </w:r>
        <w:r w:rsidR="008539F0" w:rsidRPr="00636C9B" w:rsidDel="00FA3851">
          <w:rPr>
            <w:rFonts w:ascii="Times New Roman" w:hAnsi="Times New Roman"/>
            <w:color w:val="000000" w:themeColor="text1"/>
            <w:sz w:val="24"/>
            <w:szCs w:val="24"/>
          </w:rPr>
          <w:delText>was coded according to the international classification of diseases (ICD) system (9th revision of ICD from 1980 to 1998 and 10th revision of ICD thereafter).</w:delText>
        </w:r>
        <w:r w:rsidR="001273EA" w:rsidRPr="00636C9B" w:rsidDel="00FA3851">
          <w:rPr>
            <w:rFonts w:ascii="Times New Roman" w:hAnsi="Times New Roman"/>
            <w:color w:val="000000" w:themeColor="text1"/>
            <w:sz w:val="24"/>
            <w:szCs w:val="24"/>
          </w:rPr>
          <w:delText xml:space="preserve"> </w:delText>
        </w:r>
        <w:r w:rsidR="00987F8E" w:rsidRPr="00636C9B" w:rsidDel="00FA3851">
          <w:rPr>
            <w:rFonts w:ascii="Times New Roman" w:hAnsi="Times New Roman"/>
            <w:color w:val="000000" w:themeColor="text1"/>
            <w:sz w:val="24"/>
            <w:szCs w:val="24"/>
          </w:rPr>
          <w:delText xml:space="preserve">The 4.4 million </w:delText>
        </w:r>
        <w:r w:rsidR="00987F8E" w:rsidRPr="00636C9B" w:rsidDel="00FA3851">
          <w:rPr>
            <w:rStyle w:val="apple-style-span"/>
            <w:rFonts w:ascii="Times New Roman" w:hAnsi="Times New Roman"/>
            <w:color w:val="000000" w:themeColor="text1"/>
            <w:sz w:val="24"/>
            <w:szCs w:val="24"/>
          </w:rPr>
          <w:delText>i</w:delText>
        </w:r>
        <w:r w:rsidR="00100327" w:rsidRPr="00636C9B" w:rsidDel="00FA3851">
          <w:rPr>
            <w:rStyle w:val="apple-style-span"/>
            <w:rFonts w:ascii="Times New Roman" w:hAnsi="Times New Roman"/>
            <w:color w:val="000000" w:themeColor="text1"/>
            <w:sz w:val="24"/>
            <w:szCs w:val="24"/>
          </w:rPr>
          <w:delText xml:space="preserve">njury deaths </w:delText>
        </w:r>
        <w:r w:rsidR="004B66E9" w:rsidDel="00FA3851">
          <w:rPr>
            <w:rStyle w:val="apple-style-span"/>
            <w:rFonts w:ascii="Times New Roman" w:hAnsi="Times New Roman"/>
            <w:color w:val="000000" w:themeColor="text1"/>
            <w:sz w:val="24"/>
            <w:szCs w:val="24"/>
          </w:rPr>
          <w:delText>fell into</w:delText>
        </w:r>
        <w:r w:rsidR="00D22A57" w:rsidRPr="00636C9B" w:rsidDel="00FA3851">
          <w:rPr>
            <w:rStyle w:val="apple-style-span"/>
            <w:rFonts w:ascii="Times New Roman" w:hAnsi="Times New Roman"/>
            <w:color w:val="000000" w:themeColor="text1"/>
            <w:sz w:val="24"/>
            <w:szCs w:val="24"/>
          </w:rPr>
          <w:delText xml:space="preserve"> </w:delText>
        </w:r>
        <w:r w:rsidR="00AE2912" w:rsidDel="00FA3851">
          <w:rPr>
            <w:rStyle w:val="apple-style-span"/>
            <w:rFonts w:ascii="Times New Roman" w:hAnsi="Times New Roman"/>
            <w:color w:val="000000" w:themeColor="text1"/>
            <w:sz w:val="24"/>
            <w:szCs w:val="24"/>
          </w:rPr>
          <w:delText>six</w:delText>
        </w:r>
        <w:r w:rsidR="00AE2912" w:rsidRPr="00636C9B" w:rsidDel="00FA3851">
          <w:rPr>
            <w:rStyle w:val="apple-style-span"/>
            <w:rFonts w:ascii="Times New Roman" w:hAnsi="Times New Roman"/>
            <w:color w:val="000000" w:themeColor="text1"/>
            <w:sz w:val="24"/>
            <w:szCs w:val="24"/>
          </w:rPr>
          <w:delText xml:space="preserve"> </w:delText>
        </w:r>
        <w:r w:rsidR="00D22A57" w:rsidRPr="00636C9B" w:rsidDel="00FA3851">
          <w:rPr>
            <w:rStyle w:val="apple-style-span"/>
            <w:rFonts w:ascii="Times New Roman" w:hAnsi="Times New Roman"/>
            <w:color w:val="000000" w:themeColor="text1"/>
            <w:sz w:val="24"/>
            <w:szCs w:val="24"/>
          </w:rPr>
          <w:delText>categories: transport, f</w:delText>
        </w:r>
        <w:r w:rsidR="00100327" w:rsidRPr="00636C9B" w:rsidDel="00FA3851">
          <w:rPr>
            <w:rStyle w:val="apple-style-span"/>
            <w:rFonts w:ascii="Times New Roman" w:hAnsi="Times New Roman"/>
            <w:color w:val="000000" w:themeColor="text1"/>
            <w:sz w:val="24"/>
            <w:szCs w:val="24"/>
          </w:rPr>
          <w:delText xml:space="preserve">alls, </w:delText>
        </w:r>
        <w:r w:rsidR="00D22A57" w:rsidRPr="00636C9B" w:rsidDel="00FA3851">
          <w:rPr>
            <w:rStyle w:val="apple-style-span"/>
            <w:rFonts w:ascii="Times New Roman" w:hAnsi="Times New Roman"/>
            <w:color w:val="000000" w:themeColor="text1"/>
            <w:sz w:val="24"/>
            <w:szCs w:val="24"/>
          </w:rPr>
          <w:delText>drownings, assault</w:delText>
        </w:r>
        <w:r w:rsidR="00AE2912" w:rsidDel="00FA3851">
          <w:rPr>
            <w:rStyle w:val="apple-style-span"/>
            <w:rFonts w:ascii="Times New Roman" w:hAnsi="Times New Roman"/>
            <w:color w:val="000000" w:themeColor="text1"/>
            <w:sz w:val="24"/>
            <w:szCs w:val="24"/>
          </w:rPr>
          <w:delText xml:space="preserve">, </w:delText>
        </w:r>
        <w:r w:rsidR="00D22A57" w:rsidRPr="00636C9B" w:rsidDel="00FA3851">
          <w:rPr>
            <w:rStyle w:val="apple-style-span"/>
            <w:rFonts w:ascii="Times New Roman" w:hAnsi="Times New Roman"/>
            <w:color w:val="000000" w:themeColor="text1"/>
            <w:sz w:val="24"/>
            <w:szCs w:val="24"/>
          </w:rPr>
          <w:delText>i</w:delText>
        </w:r>
        <w:r w:rsidR="00100327" w:rsidRPr="00636C9B" w:rsidDel="00FA3851">
          <w:rPr>
            <w:rStyle w:val="apple-style-span"/>
            <w:rFonts w:ascii="Times New Roman" w:hAnsi="Times New Roman"/>
            <w:color w:val="000000" w:themeColor="text1"/>
            <w:sz w:val="24"/>
            <w:szCs w:val="24"/>
          </w:rPr>
          <w:delText>ntentional self-harm</w:delText>
        </w:r>
        <w:r w:rsidR="00AE2912" w:rsidDel="00FA3851">
          <w:rPr>
            <w:rStyle w:val="apple-style-span"/>
            <w:rFonts w:ascii="Times New Roman" w:hAnsi="Times New Roman"/>
            <w:color w:val="000000" w:themeColor="text1"/>
            <w:sz w:val="24"/>
            <w:szCs w:val="24"/>
          </w:rPr>
          <w:delText xml:space="preserve"> and other</w:delText>
        </w:r>
        <w:r w:rsidR="00273273" w:rsidDel="00FA3851">
          <w:rPr>
            <w:rStyle w:val="apple-style-span"/>
            <w:rFonts w:ascii="Times New Roman" w:hAnsi="Times New Roman"/>
            <w:color w:val="000000" w:themeColor="text1"/>
            <w:sz w:val="24"/>
            <w:szCs w:val="24"/>
          </w:rPr>
          <w:delText xml:space="preserve"> unintentional injuries</w:delText>
        </w:r>
        <w:r w:rsidR="00100327" w:rsidRPr="00636C9B" w:rsidDel="00FA3851">
          <w:rPr>
            <w:rStyle w:val="apple-style-span"/>
            <w:rFonts w:ascii="Times New Roman" w:hAnsi="Times New Roman"/>
            <w:color w:val="000000" w:themeColor="text1"/>
            <w:sz w:val="24"/>
            <w:szCs w:val="24"/>
          </w:rPr>
          <w:delText>.</w:delText>
        </w:r>
        <w:r w:rsidR="0089689A" w:rsidDel="00FA3851">
          <w:rPr>
            <w:rStyle w:val="apple-style-span"/>
            <w:rFonts w:ascii="Times New Roman" w:hAnsi="Times New Roman"/>
            <w:color w:val="000000" w:themeColor="text1"/>
            <w:sz w:val="24"/>
            <w:szCs w:val="24"/>
          </w:rPr>
          <w:delText xml:space="preserve"> We report the results of all but other unintentional injuries</w:delText>
        </w:r>
      </w:del>
      <w:ins w:id="241" w:author="Ezzati, Majid" w:date="2018-11-30T14:25:00Z">
        <w:del w:id="242" w:author="Parks, Robbie M" w:date="2018-12-05T11:39:00Z">
          <w:r w:rsidR="00060054" w:rsidDel="00FA3851">
            <w:rPr>
              <w:rStyle w:val="apple-style-span"/>
              <w:rFonts w:ascii="Times New Roman" w:hAnsi="Times New Roman"/>
              <w:color w:val="000000" w:themeColor="text1"/>
              <w:sz w:val="24"/>
              <w:szCs w:val="24"/>
            </w:rPr>
            <w:delText xml:space="preserve"> (</w:delText>
          </w:r>
          <w:commentRangeStart w:id="243"/>
          <w:r w:rsidR="00060054" w:rsidDel="00FA3851">
            <w:rPr>
              <w:rStyle w:val="apple-style-span"/>
              <w:rFonts w:ascii="Times New Roman" w:hAnsi="Times New Roman"/>
              <w:color w:val="000000" w:themeColor="text1"/>
              <w:sz w:val="24"/>
              <w:szCs w:val="24"/>
            </w:rPr>
            <w:delText>XX</w:delText>
          </w:r>
        </w:del>
      </w:ins>
      <w:commentRangeEnd w:id="243"/>
      <w:ins w:id="244" w:author="Ezzati, Majid" w:date="2018-11-30T14:26:00Z">
        <w:del w:id="245" w:author="Parks, Robbie M" w:date="2018-12-05T11:39:00Z">
          <w:r w:rsidR="00060054" w:rsidDel="00FA3851">
            <w:rPr>
              <w:rStyle w:val="CommentReference"/>
              <w:rFonts w:asciiTheme="minorHAnsi" w:eastAsiaTheme="minorHAnsi" w:hAnsiTheme="minorHAnsi" w:cstheme="minorBidi"/>
            </w:rPr>
            <w:commentReference w:id="243"/>
          </w:r>
        </w:del>
      </w:ins>
      <w:ins w:id="246" w:author="Ezzati, Majid" w:date="2018-11-30T14:25:00Z">
        <w:del w:id="247" w:author="Parks, Robbie M" w:date="2018-12-05T11:39:00Z">
          <w:r w:rsidR="00060054" w:rsidDel="00FA3851">
            <w:rPr>
              <w:rStyle w:val="apple-style-span"/>
              <w:rFonts w:ascii="Times New Roman" w:hAnsi="Times New Roman"/>
              <w:color w:val="000000" w:themeColor="text1"/>
              <w:sz w:val="24"/>
              <w:szCs w:val="24"/>
            </w:rPr>
            <w:delText xml:space="preserve"> deaths)</w:delText>
          </w:r>
        </w:del>
      </w:ins>
      <w:del w:id="248" w:author="Parks, Robbie M" w:date="2018-12-05T11:39:00Z">
        <w:r w:rsidR="00C91784" w:rsidDel="00FA3851">
          <w:rPr>
            <w:rStyle w:val="apple-style-span"/>
            <w:rFonts w:ascii="Times New Roman" w:hAnsi="Times New Roman"/>
            <w:color w:val="000000" w:themeColor="text1"/>
            <w:sz w:val="24"/>
            <w:szCs w:val="24"/>
          </w:rPr>
          <w:delText>,</w:delText>
        </w:r>
        <w:r w:rsidR="0089689A" w:rsidDel="00FA3851">
          <w:rPr>
            <w:rStyle w:val="apple-style-span"/>
            <w:rFonts w:ascii="Times New Roman" w:hAnsi="Times New Roman"/>
            <w:color w:val="000000" w:themeColor="text1"/>
            <w:sz w:val="24"/>
            <w:szCs w:val="24"/>
          </w:rPr>
          <w:delText xml:space="preserve"> as no coherent relationship between deaths of this type and temperature were evident, nor were the absolute numbers of additional deaths of a magnitude comparable with the other injury types</w:delText>
        </w:r>
      </w:del>
      <w:ins w:id="249" w:author="Ezzati, Majid" w:date="2018-11-30T14:26:00Z">
        <w:del w:id="250" w:author="Parks, Robbie M" w:date="2018-12-05T11:39:00Z">
          <w:r w:rsidR="00060054" w:rsidDel="00FA3851">
            <w:rPr>
              <w:rStyle w:val="apple-style-span"/>
              <w:rFonts w:ascii="Times New Roman" w:hAnsi="Times New Roman"/>
              <w:color w:val="000000" w:themeColor="text1"/>
              <w:sz w:val="24"/>
              <w:szCs w:val="24"/>
            </w:rPr>
            <w:delText>because the composition of these deaths varies by sex, age group, state and time</w:delText>
          </w:r>
        </w:del>
      </w:ins>
      <w:del w:id="251" w:author="Parks, Robbie M" w:date="2018-12-05T11:39:00Z">
        <w:r w:rsidR="0089689A" w:rsidDel="00FA3851">
          <w:rPr>
            <w:rStyle w:val="apple-style-span"/>
            <w:rFonts w:ascii="Times New Roman" w:hAnsi="Times New Roman"/>
            <w:color w:val="000000" w:themeColor="text1"/>
            <w:sz w:val="24"/>
            <w:szCs w:val="24"/>
          </w:rPr>
          <w:delText>.</w:delText>
        </w:r>
      </w:del>
    </w:p>
    <w:p w14:paraId="1FA1566D" w14:textId="3E6C8962" w:rsidR="0001322E" w:rsidDel="00FA3851" w:rsidRDefault="0001322E" w:rsidP="00D76DF7">
      <w:pPr>
        <w:spacing w:after="0" w:line="480" w:lineRule="auto"/>
        <w:jc w:val="both"/>
        <w:rPr>
          <w:del w:id="252" w:author="Parks, Robbie M" w:date="2018-12-05T11:39:00Z"/>
          <w:rStyle w:val="apple-style-span"/>
          <w:rFonts w:ascii="Times New Roman" w:hAnsi="Times New Roman"/>
          <w:color w:val="000000" w:themeColor="text1"/>
          <w:sz w:val="24"/>
          <w:szCs w:val="24"/>
        </w:rPr>
      </w:pPr>
    </w:p>
    <w:p w14:paraId="1DB0D957" w14:textId="440B0AAC" w:rsidR="000210D1" w:rsidRPr="00636C9B" w:rsidDel="00FA3851" w:rsidRDefault="00987F8E" w:rsidP="00D76DF7">
      <w:pPr>
        <w:spacing w:after="0" w:line="480" w:lineRule="auto"/>
        <w:jc w:val="both"/>
        <w:rPr>
          <w:del w:id="253" w:author="Parks, Robbie M" w:date="2018-12-05T11:39:00Z"/>
          <w:rFonts w:ascii="Times New Roman" w:hAnsi="Times New Roman"/>
          <w:color w:val="000000" w:themeColor="text1"/>
          <w:sz w:val="24"/>
          <w:szCs w:val="24"/>
        </w:rPr>
      </w:pPr>
      <w:commentRangeStart w:id="254"/>
      <w:del w:id="255" w:author="Parks, Robbie M" w:date="2018-12-05T11:39:00Z">
        <w:r w:rsidRPr="00636C9B" w:rsidDel="00FA3851">
          <w:rPr>
            <w:rFonts w:ascii="Times New Roman" w:hAnsi="Times New Roman"/>
            <w:color w:val="000000" w:themeColor="text1"/>
            <w:sz w:val="24"/>
            <w:szCs w:val="24"/>
          </w:rPr>
          <w:delText xml:space="preserve">Injuries accounted for 8% of all deaths in the USA in 1980 and 7.3% in 2016. </w:delText>
        </w:r>
        <w:commentRangeEnd w:id="254"/>
        <w:r w:rsidR="00060054" w:rsidDel="00FA3851">
          <w:rPr>
            <w:rStyle w:val="CommentReference"/>
            <w:rFonts w:asciiTheme="minorHAnsi" w:eastAsiaTheme="minorHAnsi" w:hAnsiTheme="minorHAnsi" w:cstheme="minorBidi"/>
          </w:rPr>
          <w:commentReference w:id="254"/>
        </w:r>
        <w:r w:rsidR="000210D1" w:rsidRPr="00636C9B" w:rsidDel="00FA3851">
          <w:rPr>
            <w:rFonts w:ascii="Times New Roman" w:hAnsi="Times New Roman"/>
            <w:color w:val="000000" w:themeColor="text1"/>
            <w:sz w:val="24"/>
            <w:szCs w:val="24"/>
          </w:rPr>
          <w:delText>Yearly population counts were avai</w:delText>
        </w:r>
        <w:r w:rsidR="00897C3E" w:rsidRPr="00636C9B" w:rsidDel="00FA3851">
          <w:rPr>
            <w:rFonts w:ascii="Times New Roman" w:hAnsi="Times New Roman"/>
            <w:color w:val="000000" w:themeColor="text1"/>
            <w:sz w:val="24"/>
            <w:szCs w:val="24"/>
          </w:rPr>
          <w:delText>lable from NCHS for 1990 to 2016</w:delText>
        </w:r>
        <w:r w:rsidR="000210D1" w:rsidRPr="00636C9B" w:rsidDel="00FA3851">
          <w:rPr>
            <w:rFonts w:ascii="Times New Roman" w:hAnsi="Times New Roman"/>
            <w:color w:val="000000" w:themeColor="text1"/>
            <w:sz w:val="24"/>
            <w:szCs w:val="24"/>
          </w:rPr>
          <w:delText xml:space="preserve"> and from the US Census Bureau prior to 1990.</w:delText>
        </w:r>
        <w:r w:rsidR="002554A9" w:rsidRPr="00636C9B" w:rsidDel="00FA3851">
          <w:rPr>
            <w:rFonts w:ascii="Times New Roman" w:hAnsi="Times New Roman"/>
            <w:color w:val="000000" w:themeColor="text1"/>
            <w:sz w:val="24"/>
            <w:szCs w:val="24"/>
          </w:rPr>
          <w:fldChar w:fldCharType="begin" w:fldLock="1"/>
        </w:r>
        <w:r w:rsidR="0004018D" w:rsidDel="00FA3851">
          <w:rPr>
            <w:rFonts w:ascii="Times New Roman" w:hAnsi="Times New Roman"/>
            <w:color w:val="000000" w:themeColor="text1"/>
            <w:sz w:val="24"/>
            <w:szCs w:val="24"/>
          </w:rPr>
          <w:delInstrText>ADDIN CSL_CITATION {"citationItems":[{"id":"ITEM-1","itemData":{"ISBN":"0840605935","ISSN":"0083-2057","PMID":"14556588","abstract":"OBJECTIVES The objectives of this report are to document the methods developed at the National Center for Health Statistics (NCHS) to bridge the Census 2000 multiple-race resident population to single-race categories and to describe the resulting bridged race resident population estimates. METHOD Data from the pooled 1997-2000 National Health Interview Surveys (NHIS) were used to develop models for bridging the Census 2000 multiple-race population to single-race categories. The bridging models included demographic and contextual covariates, some at the person-level and some at the county-level. Allocation probabilities were obtained from the regression models and applied to the Census Bureau's April 1, 2000, Modified Race Data Summary File population counts to assign multiple-race persons to single-race categories. RESULTS Bridging has the most impact on the American Indian and Alaska Native (AIAN) and Asian or Pacific Islander (API) populations, a small impact on the Black population and a negligible impact on the White population. For the United States as a whole, the AIAN, API, Black, and White bridged population counts are 12.0, 5.0, 2.5, and 0.5 percent higher than the corresponding Census 2000 single-race counts. At the sub-national level, there is considerably more variation than observed at the national level. The bridged single-race population counts have been used to calculate birth and death rates produced by NCHS for 2000 and 2001 and to revise previously published rates for the 1990s, 2000, and 2001. The bridging methodology will be used to bridge postcensal population estimates for later years. The bridged population counts presented here and in subsequent years may be updated as additional data become available for use in the bridging process.","author":[{"dropping-particle":"","family":"Ingram","given":"Deborah D","non-dropping-particle":"","parse-names":false,"suffix":""},{"dropping-particle":"","family":"Parker","given":"Jennifer D","non-dropping-particle":"","parse-names":false,"suffix":""},{"dropping-particle":"","family":"Schenker","given":"Nathaniel","non-dropping-particle":"","parse-names":false,"suffix":""},{"dropping-particle":"","family":"Weed","given":"James A","non-dropping-particle":"","parse-names":false,"suffix":""},{"dropping-particle":"","family":"Hamilton","given":"Brady","non-dropping-particle":"","parse-names":false,"suffix":""},{"dropping-particle":"","family":"Arias","given":"Elizabeth","non-dropping-particle":"","parse-names":false,"suffix":""},{"dropping-particle":"","family":"Madans","given":"Jennifer H","non-dropping-particle":"","parse-names":false,"suffix":""}],"container-title":"Vital and health statistics. Series 2, Data evaluation and methods research","id":"ITEM-1","issue":"135","issued":{"date-parts":[["2003"]]},"page":"1-55","title":"United States Census 2000 population with bridged race categories","type":"article-journal"},"uris":["http://www.mendeley.com/documents/?uuid=65c67c04-7447-41ea-bbdc-7cacdbf4bba5"]}],"mendeley":{"formattedCitation":"&lt;sup&gt;16&lt;/sup&gt;","plainTextFormattedCitation":"16","previouslyFormattedCitation":"&lt;sup&gt;16&lt;/sup&gt;"},"properties":{"noteIndex":0},"schema":"https://github.com/citation-style-language/schema/raw/master/csl-citation.json"}</w:delInstrText>
        </w:r>
        <w:r w:rsidR="002554A9" w:rsidRPr="00636C9B" w:rsidDel="00FA3851">
          <w:rPr>
            <w:rFonts w:ascii="Times New Roman" w:hAnsi="Times New Roman"/>
            <w:color w:val="000000" w:themeColor="text1"/>
            <w:sz w:val="24"/>
            <w:szCs w:val="24"/>
          </w:rPr>
          <w:fldChar w:fldCharType="separate"/>
        </w:r>
        <w:r w:rsidR="006B32B1" w:rsidRPr="006B32B1" w:rsidDel="00FA3851">
          <w:rPr>
            <w:rFonts w:ascii="Times New Roman" w:hAnsi="Times New Roman"/>
            <w:noProof/>
            <w:color w:val="000000" w:themeColor="text1"/>
            <w:sz w:val="24"/>
            <w:szCs w:val="24"/>
            <w:vertAlign w:val="superscript"/>
          </w:rPr>
          <w:delText>16</w:delText>
        </w:r>
        <w:r w:rsidR="002554A9" w:rsidRPr="00636C9B" w:rsidDel="00FA3851">
          <w:rPr>
            <w:rFonts w:ascii="Times New Roman" w:hAnsi="Times New Roman"/>
            <w:color w:val="000000" w:themeColor="text1"/>
            <w:sz w:val="24"/>
            <w:szCs w:val="24"/>
          </w:rPr>
          <w:fldChar w:fldCharType="end"/>
        </w:r>
        <w:r w:rsidR="002554A9" w:rsidRPr="00636C9B" w:rsidDel="00FA3851">
          <w:rPr>
            <w:rFonts w:ascii="Times New Roman" w:hAnsi="Times New Roman"/>
            <w:color w:val="000000" w:themeColor="text1"/>
            <w:sz w:val="24"/>
            <w:szCs w:val="24"/>
          </w:rPr>
          <w:delText xml:space="preserve"> </w:delText>
        </w:r>
        <w:r w:rsidR="00FF4470" w:rsidRPr="00636C9B" w:rsidDel="00FA3851">
          <w:rPr>
            <w:rFonts w:ascii="Times New Roman" w:hAnsi="Times New Roman"/>
            <w:color w:val="000000" w:themeColor="text1"/>
            <w:sz w:val="24"/>
            <w:szCs w:val="24"/>
          </w:rPr>
          <w:delText>We calculated monthly population counts through linear interpolation, assigning each yearly count to July.</w:delText>
        </w:r>
        <w:r w:rsidR="00085345" w:rsidRPr="00636C9B" w:rsidDel="00FA3851">
          <w:rPr>
            <w:rFonts w:ascii="Times New Roman" w:hAnsi="Times New Roman"/>
            <w:color w:val="000000" w:themeColor="text1"/>
            <w:sz w:val="24"/>
            <w:szCs w:val="24"/>
          </w:rPr>
          <w:delText xml:space="preserve"> </w:delText>
        </w:r>
      </w:del>
    </w:p>
    <w:p w14:paraId="248EA078" w14:textId="76A54937" w:rsidR="000210D1" w:rsidRPr="00636C9B" w:rsidDel="00FA3851" w:rsidRDefault="000210D1" w:rsidP="00D76DF7">
      <w:pPr>
        <w:spacing w:after="0" w:line="480" w:lineRule="auto"/>
        <w:jc w:val="both"/>
        <w:rPr>
          <w:del w:id="256" w:author="Parks, Robbie M" w:date="2018-12-05T11:39:00Z"/>
          <w:rFonts w:ascii="Times New Roman" w:hAnsi="Times New Roman"/>
          <w:color w:val="000000" w:themeColor="text1"/>
          <w:sz w:val="24"/>
          <w:szCs w:val="24"/>
        </w:rPr>
      </w:pPr>
    </w:p>
    <w:p w14:paraId="7FE02240" w14:textId="203C1A81" w:rsidR="00B373B7" w:rsidRPr="00636C9B" w:rsidDel="00FA3851" w:rsidRDefault="00A30264" w:rsidP="00D76DF7">
      <w:pPr>
        <w:spacing w:after="0" w:line="480" w:lineRule="auto"/>
        <w:jc w:val="both"/>
        <w:rPr>
          <w:del w:id="257" w:author="Parks, Robbie M" w:date="2018-12-05T11:39:00Z"/>
          <w:rFonts w:ascii="Times New Roman" w:hAnsi="Times New Roman"/>
          <w:color w:val="000000" w:themeColor="text1"/>
          <w:sz w:val="24"/>
          <w:szCs w:val="24"/>
        </w:rPr>
      </w:pPr>
      <w:commentRangeStart w:id="258"/>
      <w:del w:id="259" w:author="Parks, Robbie M" w:date="2018-12-05T11:39:00Z">
        <w:r w:rsidDel="00FA3851">
          <w:rPr>
            <w:rFonts w:ascii="Times New Roman" w:hAnsi="Times New Roman"/>
            <w:color w:val="000000" w:themeColor="text1"/>
            <w:sz w:val="24"/>
            <w:szCs w:val="24"/>
          </w:rPr>
          <w:delText>Death counts were aggregated</w:delText>
        </w:r>
        <w:r w:rsidR="00885DE5" w:rsidRPr="00636C9B" w:rsidDel="00FA3851">
          <w:rPr>
            <w:rFonts w:ascii="Times New Roman" w:hAnsi="Times New Roman"/>
            <w:color w:val="000000" w:themeColor="text1"/>
            <w:sz w:val="24"/>
            <w:szCs w:val="24"/>
          </w:rPr>
          <w:delText xml:space="preserve"> </w:delText>
        </w:r>
        <w:r w:rsidR="00BF7A75" w:rsidRPr="00636C9B" w:rsidDel="00FA3851">
          <w:rPr>
            <w:rFonts w:ascii="Times New Roman" w:hAnsi="Times New Roman"/>
            <w:color w:val="000000" w:themeColor="text1"/>
            <w:sz w:val="24"/>
            <w:szCs w:val="24"/>
          </w:rPr>
          <w:delText>by age</w:delText>
        </w:r>
        <w:r w:rsidR="00987F8E" w:rsidRPr="00636C9B" w:rsidDel="00FA3851">
          <w:rPr>
            <w:rFonts w:ascii="Times New Roman" w:hAnsi="Times New Roman"/>
            <w:color w:val="000000" w:themeColor="text1"/>
            <w:sz w:val="24"/>
            <w:szCs w:val="24"/>
          </w:rPr>
          <w:delText xml:space="preserve"> group (0-4, 5-14, 15-24, 25-34, 35-44, 45-54, 55-64, 65-74, 75-84, 85+ years)</w:delText>
        </w:r>
        <w:r w:rsidR="00BF7A75" w:rsidRPr="00636C9B" w:rsidDel="00FA3851">
          <w:rPr>
            <w:rFonts w:ascii="Times New Roman" w:hAnsi="Times New Roman"/>
            <w:color w:val="000000" w:themeColor="text1"/>
            <w:sz w:val="24"/>
            <w:szCs w:val="24"/>
          </w:rPr>
          <w:delText xml:space="preserve">, sex, state and </w:delText>
        </w:r>
        <w:r w:rsidR="006761AB" w:rsidDel="00FA3851">
          <w:rPr>
            <w:rFonts w:ascii="Times New Roman" w:hAnsi="Times New Roman"/>
            <w:color w:val="000000" w:themeColor="text1"/>
            <w:sz w:val="24"/>
            <w:szCs w:val="24"/>
          </w:rPr>
          <w:delText>type</w:delText>
        </w:r>
        <w:r w:rsidR="006761AB" w:rsidRPr="00636C9B" w:rsidDel="00FA3851">
          <w:rPr>
            <w:rFonts w:ascii="Times New Roman" w:hAnsi="Times New Roman"/>
            <w:color w:val="000000" w:themeColor="text1"/>
            <w:sz w:val="24"/>
            <w:szCs w:val="24"/>
          </w:rPr>
          <w:delText xml:space="preserve"> </w:delText>
        </w:r>
        <w:r w:rsidR="008433DD" w:rsidRPr="00636C9B" w:rsidDel="00FA3851">
          <w:rPr>
            <w:rFonts w:ascii="Times New Roman" w:hAnsi="Times New Roman"/>
            <w:color w:val="000000" w:themeColor="text1"/>
            <w:sz w:val="24"/>
            <w:szCs w:val="24"/>
          </w:rPr>
          <w:delText>of injury</w:delText>
        </w:r>
        <w:r w:rsidR="00BA7AAF" w:rsidRPr="00636C9B" w:rsidDel="00FA3851">
          <w:rPr>
            <w:rFonts w:ascii="Times New Roman" w:hAnsi="Times New Roman"/>
            <w:color w:val="000000" w:themeColor="text1"/>
            <w:sz w:val="24"/>
            <w:szCs w:val="24"/>
          </w:rPr>
          <w:delText>.</w:delText>
        </w:r>
        <w:commentRangeEnd w:id="258"/>
        <w:r w:rsidR="0065185D" w:rsidDel="00FA3851">
          <w:rPr>
            <w:rStyle w:val="CommentReference"/>
            <w:rFonts w:asciiTheme="minorHAnsi" w:eastAsiaTheme="minorHAnsi" w:hAnsiTheme="minorHAnsi" w:cstheme="minorBidi"/>
          </w:rPr>
          <w:commentReference w:id="258"/>
        </w:r>
        <w:r w:rsidR="00885DE5" w:rsidRPr="00636C9B" w:rsidDel="00FA3851">
          <w:rPr>
            <w:rFonts w:ascii="Times New Roman" w:hAnsi="Times New Roman"/>
            <w:color w:val="000000" w:themeColor="text1"/>
            <w:sz w:val="24"/>
            <w:szCs w:val="24"/>
          </w:rPr>
          <w:delText xml:space="preserve"> </w:delText>
        </w:r>
        <w:commentRangeStart w:id="260"/>
        <w:r w:rsidDel="00FA3851">
          <w:rPr>
            <w:rFonts w:ascii="Times New Roman" w:hAnsi="Times New Roman"/>
            <w:color w:val="000000" w:themeColor="text1"/>
            <w:sz w:val="24"/>
            <w:szCs w:val="24"/>
          </w:rPr>
          <w:delText xml:space="preserve">We </w:delText>
        </w:r>
        <w:commentRangeStart w:id="261"/>
        <w:commentRangeStart w:id="262"/>
        <w:commentRangeStart w:id="263"/>
        <w:r w:rsidR="00885DE5" w:rsidRPr="00636C9B" w:rsidDel="00FA3851">
          <w:rPr>
            <w:rFonts w:ascii="Times New Roman" w:hAnsi="Times New Roman"/>
            <w:color w:val="000000" w:themeColor="text1"/>
            <w:sz w:val="24"/>
            <w:szCs w:val="24"/>
          </w:rPr>
          <w:delText xml:space="preserve">accounted for varying length of months by multiplying each month’s death count by a factor that </w:delText>
        </w:r>
        <w:r w:rsidR="00322FC6" w:rsidDel="00FA3851">
          <w:rPr>
            <w:rFonts w:ascii="Times New Roman" w:hAnsi="Times New Roman"/>
            <w:color w:val="000000" w:themeColor="text1"/>
            <w:sz w:val="24"/>
            <w:szCs w:val="24"/>
          </w:rPr>
          <w:delText>made</w:delText>
        </w:r>
        <w:r w:rsidR="00885DE5" w:rsidRPr="00636C9B" w:rsidDel="00FA3851">
          <w:rPr>
            <w:rFonts w:ascii="Times New Roman" w:hAnsi="Times New Roman"/>
            <w:color w:val="000000" w:themeColor="text1"/>
            <w:sz w:val="24"/>
            <w:szCs w:val="24"/>
          </w:rPr>
          <w:delText xml:space="preserve"> it equivalent to a 31-day month.</w:delText>
        </w:r>
        <w:commentRangeEnd w:id="261"/>
        <w:r w:rsidDel="00FA3851">
          <w:rPr>
            <w:rStyle w:val="CommentReference"/>
            <w:rFonts w:asciiTheme="minorHAnsi" w:eastAsiaTheme="minorHAnsi" w:hAnsiTheme="minorHAnsi" w:cstheme="minorBidi"/>
          </w:rPr>
          <w:commentReference w:id="261"/>
        </w:r>
        <w:commentRangeEnd w:id="262"/>
        <w:r w:rsidR="00DD06A5" w:rsidDel="00FA3851">
          <w:rPr>
            <w:rStyle w:val="CommentReference"/>
            <w:rFonts w:asciiTheme="minorHAnsi" w:eastAsiaTheme="minorHAnsi" w:hAnsiTheme="minorHAnsi" w:cstheme="minorBidi"/>
          </w:rPr>
          <w:commentReference w:id="262"/>
        </w:r>
        <w:commentRangeEnd w:id="263"/>
        <w:commentRangeEnd w:id="260"/>
        <w:r w:rsidR="0065185D" w:rsidDel="00FA3851">
          <w:rPr>
            <w:rStyle w:val="CommentReference"/>
            <w:rFonts w:asciiTheme="minorHAnsi" w:eastAsiaTheme="minorHAnsi" w:hAnsiTheme="minorHAnsi" w:cstheme="minorBidi"/>
          </w:rPr>
          <w:commentReference w:id="263"/>
        </w:r>
        <w:r w:rsidR="0065185D" w:rsidDel="00FA3851">
          <w:rPr>
            <w:rStyle w:val="CommentReference"/>
            <w:rFonts w:asciiTheme="minorHAnsi" w:eastAsiaTheme="minorHAnsi" w:hAnsiTheme="minorHAnsi" w:cstheme="minorBidi"/>
          </w:rPr>
          <w:commentReference w:id="260"/>
        </w:r>
      </w:del>
    </w:p>
    <w:p w14:paraId="72FF36DE" w14:textId="3CD197B6" w:rsidR="00885DE5" w:rsidRPr="00636C9B" w:rsidDel="00FA3851" w:rsidRDefault="00885DE5" w:rsidP="00D76DF7">
      <w:pPr>
        <w:spacing w:after="0" w:line="480" w:lineRule="auto"/>
        <w:jc w:val="both"/>
        <w:rPr>
          <w:del w:id="264" w:author="Parks, Robbie M" w:date="2018-12-05T11:39:00Z"/>
          <w:rFonts w:ascii="Times New Roman" w:hAnsi="Times New Roman"/>
          <w:color w:val="000000" w:themeColor="text1"/>
          <w:sz w:val="24"/>
          <w:szCs w:val="24"/>
        </w:rPr>
      </w:pPr>
    </w:p>
    <w:p w14:paraId="67192B5E" w14:textId="135AFB53" w:rsidR="000210D1" w:rsidRPr="00636C9B" w:rsidDel="00FA3851" w:rsidRDefault="003530D4" w:rsidP="00D76DF7">
      <w:pPr>
        <w:spacing w:after="0" w:line="480" w:lineRule="auto"/>
        <w:jc w:val="both"/>
        <w:outlineLvl w:val="0"/>
        <w:rPr>
          <w:del w:id="265" w:author="Parks, Robbie M" w:date="2018-12-05T11:39:00Z"/>
          <w:rFonts w:ascii="Times New Roman" w:hAnsi="Times New Roman"/>
          <w:i/>
          <w:color w:val="000000" w:themeColor="text1"/>
          <w:sz w:val="24"/>
          <w:szCs w:val="24"/>
        </w:rPr>
      </w:pPr>
      <w:del w:id="266" w:author="Parks, Robbie M" w:date="2018-12-05T11:39:00Z">
        <w:r w:rsidRPr="00636C9B" w:rsidDel="00FA3851">
          <w:rPr>
            <w:rFonts w:ascii="Times New Roman" w:hAnsi="Times New Roman"/>
            <w:i/>
            <w:color w:val="000000" w:themeColor="text1"/>
            <w:sz w:val="24"/>
            <w:szCs w:val="24"/>
          </w:rPr>
          <w:delText>Temperature data</w:delText>
        </w:r>
      </w:del>
    </w:p>
    <w:p w14:paraId="1E46002D" w14:textId="397FFBC4" w:rsidR="00B950F6" w:rsidDel="00FA3851" w:rsidRDefault="00C845EF" w:rsidP="00D76DF7">
      <w:pPr>
        <w:spacing w:after="0" w:line="480" w:lineRule="auto"/>
        <w:jc w:val="both"/>
        <w:outlineLvl w:val="0"/>
        <w:rPr>
          <w:del w:id="267" w:author="Parks, Robbie M" w:date="2018-12-05T11:39:00Z"/>
          <w:rFonts w:ascii="Times New Roman" w:eastAsiaTheme="minorHAnsi" w:hAnsi="Times New Roman"/>
          <w:sz w:val="24"/>
          <w:szCs w:val="24"/>
          <w:lang w:eastAsia="en-GB"/>
        </w:rPr>
      </w:pPr>
      <w:commentRangeStart w:id="268"/>
      <w:del w:id="269" w:author="Parks, Robbie M" w:date="2018-12-05T11:39:00Z">
        <w:r w:rsidRPr="00636C9B" w:rsidDel="00FA3851">
          <w:rPr>
            <w:rFonts w:ascii="Times New Roman" w:eastAsiaTheme="minorHAnsi" w:hAnsi="Times New Roman"/>
            <w:sz w:val="24"/>
            <w:szCs w:val="24"/>
            <w:lang w:eastAsia="en-GB"/>
          </w:rPr>
          <w:delText xml:space="preserve">We obtained data </w:delText>
        </w:r>
        <w:r w:rsidR="003747E1" w:rsidRPr="00636C9B" w:rsidDel="00FA3851">
          <w:rPr>
            <w:rFonts w:ascii="Times New Roman" w:eastAsiaTheme="minorHAnsi" w:hAnsi="Times New Roman"/>
            <w:sz w:val="24"/>
            <w:szCs w:val="24"/>
            <w:lang w:eastAsia="en-GB"/>
          </w:rPr>
          <w:delText xml:space="preserve">on temperature from ERA-Interim. Methods used </w:delText>
        </w:r>
        <w:r w:rsidR="00EC2A0B" w:rsidRPr="00636C9B" w:rsidDel="00FA3851">
          <w:rPr>
            <w:rFonts w:ascii="Times New Roman" w:eastAsiaTheme="minorHAnsi" w:hAnsi="Times New Roman"/>
            <w:sz w:val="24"/>
            <w:szCs w:val="24"/>
            <w:lang w:eastAsia="en-GB"/>
          </w:rPr>
          <w:delText>to produce the</w:delText>
        </w:r>
        <w:r w:rsidR="003747E1" w:rsidRPr="00636C9B" w:rsidDel="00FA3851">
          <w:rPr>
            <w:rFonts w:ascii="Times New Roman" w:eastAsiaTheme="minorHAnsi" w:hAnsi="Times New Roman"/>
            <w:sz w:val="24"/>
            <w:szCs w:val="24"/>
            <w:lang w:eastAsia="en-GB"/>
          </w:rPr>
          <w:delText xml:space="preserve"> dataset are described </w:delText>
        </w:r>
        <w:r w:rsidR="00EC2A0B" w:rsidRPr="00636C9B" w:rsidDel="00FA3851">
          <w:rPr>
            <w:rFonts w:ascii="Times New Roman" w:eastAsiaTheme="minorHAnsi" w:hAnsi="Times New Roman"/>
            <w:sz w:val="24"/>
            <w:szCs w:val="24"/>
            <w:lang w:eastAsia="en-GB"/>
          </w:rPr>
          <w:delText>in full</w:delText>
        </w:r>
        <w:r w:rsidR="003747E1" w:rsidRPr="00636C9B" w:rsidDel="00FA3851">
          <w:rPr>
            <w:rFonts w:ascii="Times New Roman" w:eastAsiaTheme="minorHAnsi" w:hAnsi="Times New Roman"/>
            <w:sz w:val="24"/>
            <w:szCs w:val="24"/>
            <w:lang w:eastAsia="en-GB"/>
          </w:rPr>
          <w:delText xml:space="preserve"> elsewhere.</w:delText>
        </w:r>
        <w:r w:rsidR="003747E1" w:rsidRPr="00636C9B" w:rsidDel="00FA3851">
          <w:rPr>
            <w:rFonts w:ascii="Times New Roman" w:eastAsiaTheme="minorHAnsi" w:hAnsi="Times New Roman"/>
            <w:sz w:val="24"/>
            <w:szCs w:val="24"/>
            <w:lang w:eastAsia="en-GB"/>
          </w:rPr>
          <w:fldChar w:fldCharType="begin" w:fldLock="1"/>
        </w:r>
        <w:r w:rsidR="0004018D" w:rsidDel="00FA3851">
          <w:rPr>
            <w:rFonts w:ascii="Times New Roman" w:eastAsiaTheme="minorHAnsi" w:hAnsi="Times New Roman"/>
            <w:sz w:val="24"/>
            <w:szCs w:val="24"/>
            <w:lang w:eastAsia="en-GB"/>
          </w:rPr>
          <w:del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17&lt;/sup&gt;","plainTextFormattedCitation":"17","previouslyFormattedCitation":"&lt;sup&gt;17&lt;/sup&gt;"},"properties":{"noteIndex":0},"schema":"https://github.com/citation-style-language/schema/raw/master/csl-citation.json"}</w:delInstrText>
        </w:r>
        <w:r w:rsidR="003747E1" w:rsidRPr="00636C9B" w:rsidDel="00FA3851">
          <w:rPr>
            <w:rFonts w:ascii="Times New Roman" w:eastAsiaTheme="minorHAnsi" w:hAnsi="Times New Roman"/>
            <w:sz w:val="24"/>
            <w:szCs w:val="24"/>
            <w:lang w:eastAsia="en-GB"/>
          </w:rPr>
          <w:fldChar w:fldCharType="separate"/>
        </w:r>
        <w:r w:rsidR="006B32B1" w:rsidRPr="006B32B1" w:rsidDel="00FA3851">
          <w:rPr>
            <w:rFonts w:ascii="Times New Roman" w:eastAsiaTheme="minorHAnsi" w:hAnsi="Times New Roman"/>
            <w:noProof/>
            <w:sz w:val="24"/>
            <w:szCs w:val="24"/>
            <w:vertAlign w:val="superscript"/>
            <w:lang w:eastAsia="en-GB"/>
          </w:rPr>
          <w:delText>17</w:delText>
        </w:r>
        <w:r w:rsidR="003747E1" w:rsidRPr="00636C9B" w:rsidDel="00FA3851">
          <w:rPr>
            <w:rFonts w:ascii="Times New Roman" w:eastAsiaTheme="minorHAnsi" w:hAnsi="Times New Roman"/>
            <w:sz w:val="24"/>
            <w:szCs w:val="24"/>
            <w:lang w:eastAsia="en-GB"/>
          </w:rPr>
          <w:fldChar w:fldCharType="end"/>
        </w:r>
        <w:r w:rsidRPr="00636C9B" w:rsidDel="00FA3851">
          <w:rPr>
            <w:rFonts w:ascii="Times New Roman" w:eastAsiaTheme="minorHAnsi" w:hAnsi="Times New Roman"/>
            <w:sz w:val="24"/>
            <w:szCs w:val="24"/>
            <w:lang w:eastAsia="en-GB"/>
          </w:rPr>
          <w:delText xml:space="preserve"> </w:delText>
        </w:r>
        <w:r w:rsidR="003747E1" w:rsidRPr="00636C9B" w:rsidDel="00FA3851">
          <w:rPr>
            <w:rFonts w:ascii="Times New Roman" w:eastAsiaTheme="minorHAnsi" w:hAnsi="Times New Roman"/>
            <w:sz w:val="24"/>
            <w:szCs w:val="24"/>
            <w:lang w:eastAsia="en-GB"/>
          </w:rPr>
          <w:delText xml:space="preserve">In </w:delText>
        </w:r>
        <w:r w:rsidR="00A0222A" w:rsidRPr="00636C9B" w:rsidDel="00FA3851">
          <w:rPr>
            <w:rFonts w:ascii="Times New Roman" w:eastAsiaTheme="minorHAnsi" w:hAnsi="Times New Roman"/>
            <w:sz w:val="24"/>
            <w:szCs w:val="24"/>
            <w:lang w:eastAsia="en-GB"/>
          </w:rPr>
          <w:delText>brief</w:delText>
        </w:r>
        <w:r w:rsidR="003747E1" w:rsidRPr="00636C9B" w:rsidDel="00FA3851">
          <w:rPr>
            <w:rFonts w:ascii="Times New Roman" w:eastAsiaTheme="minorHAnsi" w:hAnsi="Times New Roman"/>
            <w:sz w:val="24"/>
            <w:szCs w:val="24"/>
            <w:lang w:eastAsia="en-GB"/>
          </w:rPr>
          <w:delText xml:space="preserve">, ERA-Interim </w:delText>
        </w:r>
        <w:r w:rsidRPr="00636C9B" w:rsidDel="00FA3851">
          <w:rPr>
            <w:rFonts w:ascii="Times New Roman" w:eastAsiaTheme="minorHAnsi" w:hAnsi="Times New Roman"/>
            <w:sz w:val="24"/>
            <w:szCs w:val="24"/>
            <w:lang w:eastAsia="en-GB"/>
          </w:rPr>
          <w:delText xml:space="preserve">combines predictions </w:delText>
        </w:r>
        <w:r w:rsidR="00BC0104" w:rsidDel="00FA3851">
          <w:rPr>
            <w:rFonts w:ascii="Times New Roman" w:eastAsiaTheme="minorHAnsi" w:hAnsi="Times New Roman"/>
            <w:sz w:val="24"/>
            <w:szCs w:val="24"/>
            <w:lang w:eastAsia="en-GB"/>
          </w:rPr>
          <w:delText xml:space="preserve">of atmospheric conditions </w:delText>
        </w:r>
        <w:r w:rsidRPr="00636C9B" w:rsidDel="00FA3851">
          <w:rPr>
            <w:rFonts w:ascii="Times New Roman" w:eastAsiaTheme="minorHAnsi" w:hAnsi="Times New Roman"/>
            <w:sz w:val="24"/>
            <w:szCs w:val="24"/>
            <w:lang w:eastAsia="en-GB"/>
          </w:rPr>
          <w:delText xml:space="preserve">from a physical model with </w:delText>
        </w:r>
        <w:r w:rsidR="00BC0104" w:rsidDel="00FA3851">
          <w:rPr>
            <w:rFonts w:ascii="Times New Roman" w:eastAsiaTheme="minorHAnsi" w:hAnsi="Times New Roman"/>
            <w:sz w:val="24"/>
            <w:szCs w:val="24"/>
            <w:lang w:eastAsia="en-GB"/>
          </w:rPr>
          <w:delText>corresponding observations from in-situ</w:delText>
        </w:r>
        <w:r w:rsidRPr="00636C9B" w:rsidDel="00FA3851">
          <w:rPr>
            <w:rFonts w:ascii="Times New Roman" w:eastAsiaTheme="minorHAnsi" w:hAnsi="Times New Roman"/>
            <w:sz w:val="24"/>
            <w:szCs w:val="24"/>
            <w:lang w:eastAsia="en-GB"/>
          </w:rPr>
          <w:delText xml:space="preserve"> and satellite </w:delText>
        </w:r>
        <w:r w:rsidR="00BC0104" w:rsidDel="00FA3851">
          <w:rPr>
            <w:rFonts w:ascii="Times New Roman" w:eastAsiaTheme="minorHAnsi" w:hAnsi="Times New Roman"/>
            <w:sz w:val="24"/>
            <w:szCs w:val="24"/>
            <w:lang w:eastAsia="en-GB"/>
          </w:rPr>
          <w:delText>data</w:delText>
        </w:r>
        <w:r w:rsidR="0041272D" w:rsidRPr="00636C9B" w:rsidDel="00FA3851">
          <w:rPr>
            <w:rFonts w:ascii="Times New Roman" w:eastAsiaTheme="minorHAnsi" w:hAnsi="Times New Roman"/>
            <w:sz w:val="24"/>
            <w:szCs w:val="24"/>
            <w:lang w:eastAsia="en-GB"/>
          </w:rPr>
          <w:delText>.</w:delText>
        </w:r>
        <w:r w:rsidRPr="00636C9B" w:rsidDel="00FA3851">
          <w:rPr>
            <w:rFonts w:ascii="Times New Roman" w:eastAsiaTheme="minorHAnsi" w:hAnsi="Times New Roman"/>
            <w:sz w:val="24"/>
            <w:szCs w:val="24"/>
            <w:lang w:eastAsia="en-GB"/>
          </w:rPr>
          <w:delText xml:space="preserve"> We used gridded four-times-daily estimates</w:delText>
        </w:r>
        <w:r w:rsidR="00483196" w:rsidRPr="00636C9B" w:rsidDel="00FA3851">
          <w:rPr>
            <w:rFonts w:ascii="Times New Roman" w:eastAsiaTheme="minorHAnsi" w:hAnsi="Times New Roman"/>
            <w:sz w:val="24"/>
            <w:szCs w:val="24"/>
            <w:lang w:eastAsia="en-GB"/>
          </w:rPr>
          <w:delText xml:space="preserve"> of 2-metre temperature</w:delText>
        </w:r>
        <w:r w:rsidRPr="00636C9B" w:rsidDel="00FA3851">
          <w:rPr>
            <w:rFonts w:ascii="Times New Roman" w:eastAsiaTheme="minorHAnsi" w:hAnsi="Times New Roman"/>
            <w:sz w:val="24"/>
            <w:szCs w:val="24"/>
            <w:lang w:eastAsia="en-GB"/>
          </w:rPr>
          <w:delText xml:space="preserve"> at a resolution of </w:delText>
        </w:r>
        <w:r w:rsidRPr="00636C9B" w:rsidDel="00FA3851">
          <w:rPr>
            <w:rFonts w:ascii="Times New Roman" w:eastAsiaTheme="minorHAnsi" w:hAnsi="Times New Roman"/>
            <w:sz w:val="24"/>
            <w:szCs w:val="24"/>
            <w:lang w:eastAsia="en-GB"/>
          </w:rPr>
          <w:lastRenderedPageBreak/>
          <w:delText xml:space="preserve">80km to generate monthly population-weighted temperature by </w:delText>
        </w:r>
        <w:r w:rsidR="00055B65" w:rsidRPr="00636C9B" w:rsidDel="00FA3851">
          <w:rPr>
            <w:rFonts w:ascii="Times New Roman" w:eastAsiaTheme="minorHAnsi" w:hAnsi="Times New Roman"/>
            <w:sz w:val="24"/>
            <w:szCs w:val="24"/>
            <w:lang w:eastAsia="en-GB"/>
          </w:rPr>
          <w:delText>state</w:delText>
        </w:r>
        <w:r w:rsidRPr="00636C9B" w:rsidDel="00FA3851">
          <w:rPr>
            <w:rFonts w:ascii="Times New Roman" w:eastAsiaTheme="minorHAnsi" w:hAnsi="Times New Roman"/>
            <w:sz w:val="24"/>
            <w:szCs w:val="24"/>
            <w:lang w:eastAsia="en-GB"/>
          </w:rPr>
          <w:delText xml:space="preserve"> </w:delText>
        </w:r>
        <w:r w:rsidR="00B950F6" w:rsidDel="00FA3851">
          <w:rPr>
            <w:rFonts w:ascii="Times New Roman" w:eastAsiaTheme="minorHAnsi" w:hAnsi="Times New Roman"/>
            <w:sz w:val="24"/>
            <w:szCs w:val="24"/>
            <w:lang w:eastAsia="en-GB"/>
          </w:rPr>
          <w:delText>for</w:delText>
        </w:r>
        <w:r w:rsidR="00B950F6" w:rsidRPr="00636C9B" w:rsidDel="00FA3851">
          <w:rPr>
            <w:rFonts w:ascii="Times New Roman" w:eastAsiaTheme="minorHAnsi" w:hAnsi="Times New Roman"/>
            <w:sz w:val="24"/>
            <w:szCs w:val="24"/>
            <w:lang w:eastAsia="en-GB"/>
          </w:rPr>
          <w:delText xml:space="preserve"> </w:delText>
        </w:r>
        <w:r w:rsidRPr="00636C9B" w:rsidDel="00FA3851">
          <w:rPr>
            <w:rFonts w:ascii="Times New Roman" w:eastAsiaTheme="minorHAnsi" w:hAnsi="Times New Roman"/>
            <w:sz w:val="24"/>
            <w:szCs w:val="24"/>
            <w:lang w:eastAsia="en-GB"/>
          </w:rPr>
          <w:delText>the</w:delText>
        </w:r>
        <w:r w:rsidR="00B950F6" w:rsidDel="00FA3851">
          <w:rPr>
            <w:rFonts w:ascii="Times New Roman" w:eastAsiaTheme="minorHAnsi" w:hAnsi="Times New Roman"/>
            <w:sz w:val="24"/>
            <w:szCs w:val="24"/>
            <w:lang w:eastAsia="en-GB"/>
          </w:rPr>
          <w:delText xml:space="preserve"> entire</w:delText>
        </w:r>
        <w:r w:rsidRPr="00636C9B" w:rsidDel="00FA3851">
          <w:rPr>
            <w:rFonts w:ascii="Times New Roman" w:eastAsiaTheme="minorHAnsi" w:hAnsi="Times New Roman"/>
            <w:sz w:val="24"/>
            <w:szCs w:val="24"/>
            <w:lang w:eastAsia="en-GB"/>
          </w:rPr>
          <w:delText xml:space="preserve"> analysis period.</w:delText>
        </w:r>
        <w:r w:rsidR="00BB3FAB" w:rsidRPr="00636C9B" w:rsidDel="00FA3851">
          <w:rPr>
            <w:rFonts w:ascii="Times New Roman" w:eastAsiaTheme="minorHAnsi" w:hAnsi="Times New Roman"/>
            <w:sz w:val="24"/>
            <w:szCs w:val="24"/>
            <w:lang w:eastAsia="en-GB"/>
          </w:rPr>
          <w:delText xml:space="preserve"> </w:delText>
        </w:r>
        <w:commentRangeEnd w:id="268"/>
        <w:r w:rsidR="0065185D" w:rsidDel="00FA3851">
          <w:rPr>
            <w:rStyle w:val="CommentReference"/>
            <w:rFonts w:asciiTheme="minorHAnsi" w:eastAsiaTheme="minorHAnsi" w:hAnsiTheme="minorHAnsi" w:cstheme="minorBidi"/>
          </w:rPr>
          <w:commentReference w:id="268"/>
        </w:r>
      </w:del>
    </w:p>
    <w:p w14:paraId="2A099BC1" w14:textId="7DEA6019" w:rsidR="00B950F6" w:rsidDel="00FA3851" w:rsidRDefault="00B950F6" w:rsidP="00D76DF7">
      <w:pPr>
        <w:spacing w:after="0" w:line="480" w:lineRule="auto"/>
        <w:jc w:val="both"/>
        <w:outlineLvl w:val="0"/>
        <w:rPr>
          <w:del w:id="270" w:author="Parks, Robbie M" w:date="2018-12-05T11:39:00Z"/>
          <w:rFonts w:ascii="Times New Roman" w:eastAsiaTheme="minorHAnsi" w:hAnsi="Times New Roman"/>
          <w:sz w:val="24"/>
          <w:szCs w:val="24"/>
          <w:lang w:eastAsia="en-GB"/>
        </w:rPr>
      </w:pPr>
    </w:p>
    <w:p w14:paraId="11560450" w14:textId="54F9EBAC" w:rsidR="001D59EC" w:rsidDel="00FA3851" w:rsidRDefault="007A322B" w:rsidP="00D76DF7">
      <w:pPr>
        <w:spacing w:after="0" w:line="480" w:lineRule="auto"/>
        <w:jc w:val="both"/>
        <w:outlineLvl w:val="0"/>
        <w:rPr>
          <w:ins w:id="271" w:author="Ezzati, Majid" w:date="2018-11-30T17:00:00Z"/>
          <w:del w:id="272" w:author="Parks, Robbie M" w:date="2018-12-05T11:39:00Z"/>
          <w:rFonts w:ascii="Times New Roman" w:hAnsi="Times New Roman"/>
          <w:color w:val="000000" w:themeColor="text1"/>
          <w:sz w:val="24"/>
          <w:szCs w:val="24"/>
        </w:rPr>
      </w:pPr>
      <w:del w:id="273" w:author="Parks, Robbie M" w:date="2018-12-05T11:39:00Z">
        <w:r w:rsidDel="00FA3851">
          <w:rPr>
            <w:rFonts w:ascii="Times New Roman" w:eastAsiaTheme="minorHAnsi" w:hAnsi="Times New Roman"/>
            <w:sz w:val="24"/>
            <w:szCs w:val="24"/>
            <w:lang w:eastAsia="en-GB"/>
          </w:rPr>
          <w:delText xml:space="preserve">We </w:delText>
        </w:r>
        <w:r w:rsidR="005B4DFF" w:rsidDel="00FA3851">
          <w:rPr>
            <w:rFonts w:ascii="Times New Roman" w:eastAsiaTheme="minorHAnsi" w:hAnsi="Times New Roman"/>
            <w:sz w:val="24"/>
            <w:szCs w:val="24"/>
            <w:lang w:eastAsia="en-GB"/>
          </w:rPr>
          <w:delText>required</w:delText>
        </w:r>
        <w:r w:rsidDel="00FA3851">
          <w:rPr>
            <w:rFonts w:ascii="Times New Roman" w:eastAsiaTheme="minorHAnsi" w:hAnsi="Times New Roman"/>
            <w:sz w:val="24"/>
            <w:szCs w:val="24"/>
            <w:lang w:eastAsia="en-GB"/>
          </w:rPr>
          <w:delText xml:space="preserve"> a baseline of long-term temperatures for each state and month</w:delText>
        </w:r>
        <w:r w:rsidR="00B2547D" w:rsidDel="00FA3851">
          <w:rPr>
            <w:rFonts w:ascii="Times New Roman" w:eastAsiaTheme="minorHAnsi" w:hAnsi="Times New Roman"/>
            <w:sz w:val="24"/>
            <w:szCs w:val="24"/>
            <w:lang w:eastAsia="en-GB"/>
          </w:rPr>
          <w:delText xml:space="preserve"> to measure </w:delText>
        </w:r>
        <w:r w:rsidR="00BC5E54" w:rsidDel="00FA3851">
          <w:rPr>
            <w:rFonts w:ascii="Times New Roman" w:eastAsiaTheme="minorHAnsi" w:hAnsi="Times New Roman"/>
            <w:sz w:val="24"/>
            <w:szCs w:val="24"/>
            <w:lang w:eastAsia="en-GB"/>
          </w:rPr>
          <w:delText>values</w:delText>
        </w:r>
        <w:r w:rsidR="00B2547D" w:rsidDel="00FA3851">
          <w:rPr>
            <w:rFonts w:ascii="Times New Roman" w:eastAsiaTheme="minorHAnsi" w:hAnsi="Times New Roman"/>
            <w:sz w:val="24"/>
            <w:szCs w:val="24"/>
            <w:lang w:eastAsia="en-GB"/>
          </w:rPr>
          <w:delText xml:space="preserve"> against</w:delText>
        </w:r>
        <w:r w:rsidR="001C608C" w:rsidDel="00FA3851">
          <w:rPr>
            <w:rFonts w:ascii="Times New Roman" w:eastAsiaTheme="minorHAnsi" w:hAnsi="Times New Roman"/>
            <w:sz w:val="24"/>
            <w:szCs w:val="24"/>
            <w:lang w:eastAsia="en-GB"/>
          </w:rPr>
          <w:delText>.</w:delText>
        </w:r>
      </w:del>
      <w:ins w:id="274" w:author="Ezzati, Majid" w:date="2018-11-30T17:00:00Z">
        <w:del w:id="275" w:author="Parks, Robbie M" w:date="2018-12-05T11:39:00Z">
          <w:r w:rsidR="001D59EC" w:rsidDel="00FA3851">
            <w:rPr>
              <w:rFonts w:ascii="Times New Roman" w:eastAsiaTheme="minorHAnsi" w:hAnsi="Times New Roman"/>
              <w:sz w:val="24"/>
              <w:szCs w:val="24"/>
              <w:lang w:eastAsia="en-GB"/>
            </w:rPr>
            <w:delText xml:space="preserve">To calculate </w:delText>
          </w:r>
          <w:r w:rsidR="001D59EC" w:rsidDel="00FA3851">
            <w:rPr>
              <w:rFonts w:ascii="Times New Roman" w:hAnsi="Times New Roman"/>
              <w:color w:val="000000" w:themeColor="text1"/>
              <w:sz w:val="24"/>
              <w:szCs w:val="24"/>
            </w:rPr>
            <w:delText>state-month temperature anomaly</w:delText>
          </w:r>
        </w:del>
      </w:ins>
      <w:ins w:id="276" w:author="Ezzati, Majid" w:date="2018-11-30T17:01:00Z">
        <w:del w:id="277" w:author="Parks, Robbie M" w:date="2018-12-05T11:39:00Z">
          <w:r w:rsidR="001D59EC" w:rsidDel="00FA3851">
            <w:rPr>
              <w:rFonts w:ascii="Times New Roman" w:hAnsi="Times New Roman"/>
              <w:color w:val="000000" w:themeColor="text1"/>
              <w:sz w:val="24"/>
              <w:szCs w:val="24"/>
            </w:rPr>
            <w:delText xml:space="preserve"> we subtracted the </w:delText>
          </w:r>
        </w:del>
      </w:ins>
      <w:ins w:id="278" w:author="Ezzati, Majid" w:date="2018-11-30T17:03:00Z">
        <w:del w:id="279" w:author="Parks, Robbie M" w:date="2018-12-05T11:39:00Z">
          <w:r w:rsidR="001D59EC" w:rsidDel="00FA3851">
            <w:rPr>
              <w:rFonts w:ascii="Times New Roman" w:hAnsi="Times New Roman"/>
              <w:color w:val="000000" w:themeColor="text1"/>
              <w:sz w:val="24"/>
              <w:szCs w:val="24"/>
            </w:rPr>
            <w:delText>monthly average t</w:delText>
          </w:r>
        </w:del>
      </w:ins>
    </w:p>
    <w:p w14:paraId="2F36AB07" w14:textId="12D309F7" w:rsidR="001D59EC" w:rsidDel="00FA3851" w:rsidRDefault="001D59EC" w:rsidP="00D76DF7">
      <w:pPr>
        <w:spacing w:after="0" w:line="480" w:lineRule="auto"/>
        <w:jc w:val="both"/>
        <w:outlineLvl w:val="0"/>
        <w:rPr>
          <w:ins w:id="280" w:author="Ezzati, Majid" w:date="2018-11-30T17:00:00Z"/>
          <w:del w:id="281" w:author="Parks, Robbie M" w:date="2018-12-05T11:39:00Z"/>
          <w:rFonts w:ascii="Times New Roman" w:hAnsi="Times New Roman"/>
          <w:color w:val="000000" w:themeColor="text1"/>
          <w:sz w:val="24"/>
          <w:szCs w:val="24"/>
        </w:rPr>
      </w:pPr>
    </w:p>
    <w:p w14:paraId="2DAD3CB1" w14:textId="3A4069F2" w:rsidR="00C845EF" w:rsidRPr="00636C9B" w:rsidDel="00FA3851" w:rsidRDefault="008A7B5B" w:rsidP="001D59EC">
      <w:pPr>
        <w:spacing w:after="0" w:line="480" w:lineRule="auto"/>
        <w:jc w:val="both"/>
        <w:outlineLvl w:val="0"/>
        <w:rPr>
          <w:del w:id="282" w:author="Parks, Robbie M" w:date="2018-12-05T11:39:00Z"/>
          <w:rFonts w:ascii="Times New Roman" w:eastAsiaTheme="minorHAnsi" w:hAnsi="Times New Roman"/>
          <w:sz w:val="24"/>
          <w:szCs w:val="24"/>
          <w:lang w:eastAsia="en-GB"/>
        </w:rPr>
      </w:pPr>
      <w:del w:id="283" w:author="Parks, Robbie M" w:date="2018-12-05T11:39:00Z">
        <w:r w:rsidDel="00FA3851">
          <w:rPr>
            <w:rFonts w:ascii="Times New Roman" w:eastAsiaTheme="minorHAnsi" w:hAnsi="Times New Roman"/>
            <w:sz w:val="24"/>
            <w:szCs w:val="24"/>
            <w:lang w:eastAsia="en-GB"/>
          </w:rPr>
          <w:delText xml:space="preserve"> </w:delText>
        </w:r>
      </w:del>
      <w:moveFromRangeStart w:id="284" w:author="Ezzati, Majid" w:date="2018-11-30T17:00:00Z" w:name="move531360570"/>
      <w:moveFrom w:id="285" w:author="Ezzati, Majid" w:date="2018-11-30T17:00:00Z">
        <w:del w:id="286" w:author="Parks, Robbie M" w:date="2018-12-05T11:39:00Z">
          <w:r w:rsidDel="00FA3851">
            <w:rPr>
              <w:rFonts w:ascii="Times New Roman" w:eastAsiaTheme="minorHAnsi" w:hAnsi="Times New Roman"/>
              <w:sz w:val="24"/>
              <w:szCs w:val="24"/>
              <w:lang w:eastAsia="en-GB"/>
            </w:rPr>
            <w:delText xml:space="preserve">These values </w:delText>
          </w:r>
          <w:r w:rsidR="00450FA1" w:rsidDel="00FA3851">
            <w:rPr>
              <w:rFonts w:ascii="Times New Roman" w:eastAsiaTheme="minorHAnsi" w:hAnsi="Times New Roman"/>
              <w:sz w:val="24"/>
              <w:szCs w:val="24"/>
              <w:lang w:eastAsia="en-GB"/>
            </w:rPr>
            <w:delText>can be different even for neighbouring months in the same state</w:delText>
          </w:r>
          <w:r w:rsidR="00D86FFA" w:rsidDel="00FA3851">
            <w:rPr>
              <w:rFonts w:ascii="Times New Roman" w:eastAsiaTheme="minorHAnsi" w:hAnsi="Times New Roman"/>
              <w:sz w:val="24"/>
              <w:szCs w:val="24"/>
              <w:lang w:eastAsia="en-GB"/>
            </w:rPr>
            <w:delText>, or neighbouring states in the same month</w:delText>
          </w:r>
          <w:r w:rsidR="00802A0B" w:rsidDel="00FA3851">
            <w:rPr>
              <w:rFonts w:ascii="Times New Roman" w:eastAsiaTheme="minorHAnsi" w:hAnsi="Times New Roman"/>
              <w:sz w:val="24"/>
              <w:szCs w:val="24"/>
              <w:lang w:eastAsia="en-GB"/>
            </w:rPr>
            <w:delText>, and represent monthly acclimatisation temperatures in each state</w:delText>
          </w:r>
          <w:r w:rsidR="00A84DE4" w:rsidDel="00FA3851">
            <w:rPr>
              <w:rFonts w:ascii="Times New Roman" w:eastAsiaTheme="minorHAnsi" w:hAnsi="Times New Roman"/>
              <w:sz w:val="24"/>
              <w:szCs w:val="24"/>
              <w:lang w:eastAsia="en-GB"/>
            </w:rPr>
            <w:delText>.</w:delText>
          </w:r>
          <w:commentRangeStart w:id="287"/>
          <w:commentRangeStart w:id="288"/>
          <w:r w:rsidR="00A84DE4" w:rsidDel="00FA3851">
            <w:rPr>
              <w:rFonts w:ascii="Times New Roman" w:eastAsiaTheme="minorHAnsi" w:hAnsi="Times New Roman"/>
              <w:sz w:val="24"/>
              <w:szCs w:val="24"/>
              <w:lang w:eastAsia="en-GB"/>
            </w:rPr>
            <w:delText xml:space="preserve"> </w:delText>
          </w:r>
        </w:del>
      </w:moveFrom>
      <w:moveFromRangeEnd w:id="284"/>
      <w:del w:id="289" w:author="Parks, Robbie M" w:date="2018-12-05T11:39:00Z">
        <w:r w:rsidR="00802A0B" w:rsidDel="00FA3851">
          <w:rPr>
            <w:rFonts w:ascii="Times New Roman" w:eastAsiaTheme="minorHAnsi" w:hAnsi="Times New Roman"/>
            <w:sz w:val="24"/>
            <w:szCs w:val="24"/>
            <w:lang w:eastAsia="en-GB"/>
          </w:rPr>
          <w:delText xml:space="preserve">For </w:delText>
        </w:r>
        <w:r w:rsidR="00322FC6" w:rsidDel="00FA3851">
          <w:rPr>
            <w:rFonts w:ascii="Times New Roman" w:eastAsiaTheme="minorHAnsi" w:hAnsi="Times New Roman"/>
            <w:sz w:val="24"/>
            <w:szCs w:val="24"/>
            <w:lang w:eastAsia="en-GB"/>
          </w:rPr>
          <w:delText>each month in each state</w:delText>
        </w:r>
        <w:r w:rsidR="00802A0B" w:rsidDel="00FA3851">
          <w:rPr>
            <w:rFonts w:ascii="Times New Roman" w:eastAsiaTheme="minorHAnsi" w:hAnsi="Times New Roman"/>
            <w:sz w:val="24"/>
            <w:szCs w:val="24"/>
            <w:lang w:eastAsia="en-GB"/>
          </w:rPr>
          <w:delText xml:space="preserve">, </w:delText>
        </w:r>
        <w:r w:rsidR="00B2547D" w:rsidDel="00FA3851">
          <w:rPr>
            <w:rFonts w:ascii="Times New Roman" w:eastAsiaTheme="minorHAnsi" w:hAnsi="Times New Roman"/>
            <w:sz w:val="24"/>
            <w:szCs w:val="24"/>
            <w:lang w:eastAsia="en-GB"/>
          </w:rPr>
          <w:delText>w</w:delText>
        </w:r>
        <w:r w:rsidR="00BB3FAB" w:rsidRPr="00636C9B" w:rsidDel="00FA3851">
          <w:rPr>
            <w:rFonts w:ascii="Times New Roman" w:eastAsiaTheme="minorHAnsi" w:hAnsi="Times New Roman"/>
            <w:sz w:val="24"/>
            <w:szCs w:val="24"/>
            <w:lang w:eastAsia="en-GB"/>
          </w:rPr>
          <w:delText xml:space="preserve">e </w:delText>
        </w:r>
        <w:r w:rsidR="00E6231C" w:rsidRPr="00636C9B" w:rsidDel="00FA3851">
          <w:rPr>
            <w:rFonts w:ascii="Times New Roman" w:eastAsiaTheme="minorHAnsi" w:hAnsi="Times New Roman"/>
            <w:sz w:val="24"/>
            <w:szCs w:val="24"/>
            <w:lang w:eastAsia="en-GB"/>
          </w:rPr>
          <w:delText>calculated</w:delText>
        </w:r>
        <w:r w:rsidR="00665BF4" w:rsidRPr="00636C9B" w:rsidDel="00FA3851">
          <w:rPr>
            <w:rFonts w:ascii="Times New Roman" w:eastAsiaTheme="minorHAnsi" w:hAnsi="Times New Roman"/>
            <w:sz w:val="24"/>
            <w:szCs w:val="24"/>
            <w:lang w:eastAsia="en-GB"/>
          </w:rPr>
          <w:delText xml:space="preserve"> </w:delText>
        </w:r>
        <w:r w:rsidR="00322FC6" w:rsidDel="00FA3851">
          <w:rPr>
            <w:rFonts w:ascii="Times New Roman" w:eastAsiaTheme="minorHAnsi" w:hAnsi="Times New Roman"/>
            <w:sz w:val="24"/>
            <w:szCs w:val="24"/>
            <w:lang w:eastAsia="en-GB"/>
          </w:rPr>
          <w:delText xml:space="preserve">the </w:delText>
        </w:r>
        <w:r w:rsidR="00665BF4" w:rsidRPr="00636C9B" w:rsidDel="00FA3851">
          <w:rPr>
            <w:rFonts w:ascii="Times New Roman" w:eastAsiaTheme="minorHAnsi" w:hAnsi="Times New Roman"/>
            <w:sz w:val="24"/>
            <w:szCs w:val="24"/>
            <w:lang w:eastAsia="en-GB"/>
          </w:rPr>
          <w:delText xml:space="preserve">mean </w:delText>
        </w:r>
        <w:r w:rsidR="009C7269" w:rsidDel="00FA3851">
          <w:rPr>
            <w:rFonts w:ascii="Times New Roman" w:eastAsiaTheme="minorHAnsi" w:hAnsi="Times New Roman"/>
            <w:sz w:val="24"/>
            <w:szCs w:val="24"/>
            <w:lang w:eastAsia="en-GB"/>
          </w:rPr>
          <w:delText>of daily mean</w:delText>
        </w:r>
        <w:r w:rsidR="00322FC6" w:rsidDel="00FA3851">
          <w:rPr>
            <w:rFonts w:ascii="Times New Roman" w:eastAsiaTheme="minorHAnsi" w:hAnsi="Times New Roman"/>
            <w:sz w:val="24"/>
            <w:szCs w:val="24"/>
            <w:lang w:eastAsia="en-GB"/>
          </w:rPr>
          <w:delText xml:space="preserve"> temperature</w:delText>
        </w:r>
        <w:r w:rsidR="009C7269" w:rsidDel="00FA3851">
          <w:rPr>
            <w:rFonts w:ascii="Times New Roman" w:eastAsiaTheme="minorHAnsi" w:hAnsi="Times New Roman"/>
            <w:sz w:val="24"/>
            <w:szCs w:val="24"/>
            <w:lang w:eastAsia="en-GB"/>
          </w:rPr>
          <w:delText>s</w:delText>
        </w:r>
        <w:r w:rsidR="00B80D4C" w:rsidRPr="00636C9B" w:rsidDel="00FA3851">
          <w:rPr>
            <w:rFonts w:ascii="Times New Roman" w:eastAsiaTheme="minorHAnsi" w:hAnsi="Times New Roman"/>
            <w:sz w:val="24"/>
            <w:szCs w:val="24"/>
            <w:lang w:eastAsia="en-GB"/>
          </w:rPr>
          <w:delText xml:space="preserve"> </w:delText>
        </w:r>
        <w:r w:rsidR="005B4DFF" w:rsidDel="00FA3851">
          <w:rPr>
            <w:rFonts w:ascii="Times New Roman" w:eastAsiaTheme="minorHAnsi" w:hAnsi="Times New Roman"/>
            <w:sz w:val="24"/>
            <w:szCs w:val="24"/>
            <w:lang w:eastAsia="en-GB"/>
          </w:rPr>
          <w:delText>covering a 30-year period</w:delText>
        </w:r>
        <w:r w:rsidR="00322FC6" w:rsidDel="00FA3851">
          <w:rPr>
            <w:rFonts w:ascii="Times New Roman" w:eastAsiaTheme="minorHAnsi" w:hAnsi="Times New Roman"/>
            <w:sz w:val="24"/>
            <w:szCs w:val="24"/>
            <w:lang w:eastAsia="en-GB"/>
          </w:rPr>
          <w:delText>;</w:delText>
        </w:r>
        <w:r w:rsidR="005B4DFF" w:rsidDel="00FA3851">
          <w:rPr>
            <w:rFonts w:ascii="Times New Roman" w:eastAsiaTheme="minorHAnsi" w:hAnsi="Times New Roman"/>
            <w:sz w:val="24"/>
            <w:szCs w:val="24"/>
            <w:lang w:eastAsia="en-GB"/>
          </w:rPr>
          <w:delText xml:space="preserve"> </w:delText>
        </w:r>
        <w:r w:rsidR="00322FC6" w:rsidDel="00FA3851">
          <w:rPr>
            <w:rFonts w:ascii="Times New Roman" w:eastAsiaTheme="minorHAnsi" w:hAnsi="Times New Roman"/>
            <w:sz w:val="24"/>
            <w:szCs w:val="24"/>
            <w:lang w:eastAsia="en-GB"/>
          </w:rPr>
          <w:delText xml:space="preserve">this time scale </w:delText>
        </w:r>
        <w:r w:rsidR="00322FC6" w:rsidRPr="00636C9B" w:rsidDel="00FA3851">
          <w:rPr>
            <w:rFonts w:ascii="Times New Roman" w:eastAsiaTheme="minorHAnsi" w:hAnsi="Times New Roman"/>
            <w:sz w:val="24"/>
            <w:szCs w:val="24"/>
            <w:lang w:eastAsia="en-GB"/>
          </w:rPr>
          <w:delText>(here 1980-2009)</w:delText>
        </w:r>
        <w:r w:rsidR="00322FC6" w:rsidDel="00FA3851">
          <w:rPr>
            <w:rFonts w:ascii="Times New Roman" w:eastAsiaTheme="minorHAnsi" w:hAnsi="Times New Roman"/>
            <w:sz w:val="24"/>
            <w:szCs w:val="24"/>
            <w:lang w:eastAsia="en-GB"/>
          </w:rPr>
          <w:delText xml:space="preserve"> is </w:delText>
        </w:r>
        <w:r w:rsidR="005B4DFF" w:rsidDel="00FA3851">
          <w:rPr>
            <w:rFonts w:ascii="Times New Roman" w:eastAsiaTheme="minorHAnsi" w:hAnsi="Times New Roman"/>
            <w:sz w:val="24"/>
            <w:szCs w:val="24"/>
            <w:lang w:eastAsia="en-GB"/>
          </w:rPr>
          <w:delText xml:space="preserve">equivalent to </w:delText>
        </w:r>
        <w:r w:rsidR="00322FC6" w:rsidDel="00FA3851">
          <w:rPr>
            <w:rFonts w:ascii="Times New Roman" w:eastAsiaTheme="minorHAnsi" w:hAnsi="Times New Roman"/>
            <w:sz w:val="24"/>
            <w:szCs w:val="24"/>
            <w:lang w:eastAsia="en-GB"/>
          </w:rPr>
          <w:delText xml:space="preserve">those </w:delText>
        </w:r>
        <w:r w:rsidR="005B4DFF" w:rsidDel="00FA3851">
          <w:rPr>
            <w:rFonts w:ascii="Times New Roman" w:eastAsiaTheme="minorHAnsi" w:hAnsi="Times New Roman"/>
            <w:sz w:val="24"/>
            <w:szCs w:val="24"/>
            <w:lang w:eastAsia="en-GB"/>
          </w:rPr>
          <w:delText xml:space="preserve">used </w:delText>
        </w:r>
        <w:r w:rsidR="00BC51A4" w:rsidDel="00FA3851">
          <w:rPr>
            <w:rFonts w:ascii="Times New Roman" w:eastAsiaTheme="minorHAnsi" w:hAnsi="Times New Roman"/>
            <w:sz w:val="24"/>
            <w:szCs w:val="24"/>
            <w:lang w:eastAsia="en-GB"/>
          </w:rPr>
          <w:delText xml:space="preserve">in </w:delText>
        </w:r>
        <w:r w:rsidR="005B4DFF" w:rsidDel="00FA3851">
          <w:rPr>
            <w:rFonts w:ascii="Times New Roman" w:eastAsiaTheme="minorHAnsi" w:hAnsi="Times New Roman"/>
            <w:sz w:val="24"/>
            <w:szCs w:val="24"/>
            <w:lang w:eastAsia="en-GB"/>
          </w:rPr>
          <w:delText>climate assessment</w:delText>
        </w:r>
        <w:r w:rsidR="008F32CB" w:rsidRPr="00636C9B" w:rsidDel="00FA3851">
          <w:rPr>
            <w:rFonts w:ascii="Times New Roman" w:eastAsiaTheme="minorHAnsi" w:hAnsi="Times New Roman"/>
            <w:sz w:val="24"/>
            <w:szCs w:val="24"/>
            <w:lang w:eastAsia="en-GB"/>
          </w:rPr>
          <w:delText>.</w:delText>
        </w:r>
        <w:r w:rsidR="00997E51" w:rsidRPr="00636C9B" w:rsidDel="00FA3851">
          <w:rPr>
            <w:rFonts w:ascii="Times New Roman" w:eastAsiaTheme="minorHAnsi" w:hAnsi="Times New Roman"/>
            <w:sz w:val="24"/>
            <w:szCs w:val="24"/>
            <w:lang w:eastAsia="en-GB"/>
          </w:rPr>
          <w:fldChar w:fldCharType="begin" w:fldLock="1"/>
        </w:r>
        <w:r w:rsidR="0004018D" w:rsidDel="00FA3851">
          <w:rPr>
            <w:rFonts w:ascii="Times New Roman" w:eastAsiaTheme="minorHAnsi" w:hAnsi="Times New Roman"/>
            <w:sz w:val="24"/>
            <w:szCs w:val="24"/>
            <w:lang w:eastAsia="en-GB"/>
          </w:rPr>
          <w:del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18&lt;/sup&gt;","plainTextFormattedCitation":"18","previouslyFormattedCitation":"&lt;sup&gt;18&lt;/sup&gt;"},"properties":{"noteIndex":0},"schema":"https://github.com/citation-style-language/schema/raw/master/csl-citation.json"}</w:delInstrText>
        </w:r>
        <w:r w:rsidR="00997E51" w:rsidRPr="00636C9B" w:rsidDel="00FA3851">
          <w:rPr>
            <w:rFonts w:ascii="Times New Roman" w:eastAsiaTheme="minorHAnsi" w:hAnsi="Times New Roman"/>
            <w:sz w:val="24"/>
            <w:szCs w:val="24"/>
            <w:lang w:eastAsia="en-GB"/>
          </w:rPr>
          <w:fldChar w:fldCharType="separate"/>
        </w:r>
        <w:r w:rsidR="006B32B1" w:rsidRPr="006B32B1" w:rsidDel="00FA3851">
          <w:rPr>
            <w:rFonts w:ascii="Times New Roman" w:eastAsiaTheme="minorHAnsi" w:hAnsi="Times New Roman"/>
            <w:noProof/>
            <w:sz w:val="24"/>
            <w:szCs w:val="24"/>
            <w:vertAlign w:val="superscript"/>
            <w:lang w:eastAsia="en-GB"/>
          </w:rPr>
          <w:delText>18</w:delText>
        </w:r>
        <w:r w:rsidR="00997E51" w:rsidRPr="00636C9B" w:rsidDel="00FA3851">
          <w:rPr>
            <w:rFonts w:ascii="Times New Roman" w:eastAsiaTheme="minorHAnsi" w:hAnsi="Times New Roman"/>
            <w:sz w:val="24"/>
            <w:szCs w:val="24"/>
            <w:lang w:eastAsia="en-GB"/>
          </w:rPr>
          <w:fldChar w:fldCharType="end"/>
        </w:r>
        <w:r w:rsidR="008F32CB" w:rsidRPr="00636C9B" w:rsidDel="00FA3851">
          <w:rPr>
            <w:rFonts w:ascii="Times New Roman" w:eastAsiaTheme="minorHAnsi" w:hAnsi="Times New Roman"/>
            <w:sz w:val="24"/>
            <w:szCs w:val="24"/>
            <w:lang w:eastAsia="en-GB"/>
          </w:rPr>
          <w:delText xml:space="preserve"> </w:delText>
        </w:r>
        <w:r w:rsidR="007D1E78" w:rsidDel="00FA3851">
          <w:rPr>
            <w:rFonts w:ascii="Times New Roman" w:eastAsiaTheme="minorHAnsi" w:hAnsi="Times New Roman"/>
            <w:sz w:val="24"/>
            <w:szCs w:val="24"/>
            <w:lang w:eastAsia="en-GB"/>
          </w:rPr>
          <w:delText xml:space="preserve">To do this, we </w:delText>
        </w:r>
        <w:r w:rsidR="00D84233" w:rsidDel="00FA3851">
          <w:rPr>
            <w:rFonts w:ascii="Times New Roman" w:eastAsiaTheme="minorHAnsi" w:hAnsi="Times New Roman"/>
            <w:sz w:val="24"/>
            <w:szCs w:val="24"/>
            <w:lang w:eastAsia="en-GB"/>
          </w:rPr>
          <w:delText xml:space="preserve">first </w:delText>
        </w:r>
        <w:r w:rsidR="007D1E78" w:rsidDel="00FA3851">
          <w:rPr>
            <w:rFonts w:ascii="Times New Roman" w:eastAsiaTheme="minorHAnsi" w:hAnsi="Times New Roman"/>
            <w:sz w:val="24"/>
            <w:szCs w:val="24"/>
            <w:lang w:eastAsia="en-GB"/>
          </w:rPr>
          <w:delText>generated county-</w:delText>
        </w:r>
        <w:r w:rsidR="00F77D80" w:rsidDel="00FA3851">
          <w:rPr>
            <w:rFonts w:ascii="Times New Roman" w:eastAsiaTheme="minorHAnsi" w:hAnsi="Times New Roman"/>
            <w:sz w:val="24"/>
            <w:szCs w:val="24"/>
            <w:lang w:eastAsia="en-GB"/>
          </w:rPr>
          <w:delText>level monthly mean temperatures. F</w:delText>
        </w:r>
        <w:r w:rsidR="00901409" w:rsidDel="00FA3851">
          <w:rPr>
            <w:rFonts w:ascii="Times New Roman" w:eastAsiaTheme="minorHAnsi" w:hAnsi="Times New Roman"/>
            <w:sz w:val="24"/>
            <w:szCs w:val="24"/>
            <w:lang w:eastAsia="en-GB"/>
          </w:rPr>
          <w:delText>rom these</w:delText>
        </w:r>
        <w:r w:rsidR="007D1E78" w:rsidDel="00FA3851">
          <w:rPr>
            <w:rFonts w:ascii="Times New Roman" w:eastAsiaTheme="minorHAnsi" w:hAnsi="Times New Roman"/>
            <w:sz w:val="24"/>
            <w:szCs w:val="24"/>
            <w:lang w:eastAsia="en-GB"/>
          </w:rPr>
          <w:delText xml:space="preserve"> </w:delText>
        </w:r>
        <w:r w:rsidR="00F77D80" w:rsidDel="00FA3851">
          <w:rPr>
            <w:rFonts w:ascii="Times New Roman" w:eastAsiaTheme="minorHAnsi" w:hAnsi="Times New Roman"/>
            <w:sz w:val="24"/>
            <w:szCs w:val="24"/>
            <w:lang w:eastAsia="en-GB"/>
          </w:rPr>
          <w:delText xml:space="preserve">we </w:delText>
        </w:r>
        <w:r w:rsidR="007D1E78" w:rsidDel="00FA3851">
          <w:rPr>
            <w:rFonts w:ascii="Times New Roman" w:eastAsiaTheme="minorHAnsi" w:hAnsi="Times New Roman"/>
            <w:sz w:val="24"/>
            <w:szCs w:val="24"/>
            <w:lang w:eastAsia="en-GB"/>
          </w:rPr>
          <w:delText>calculated population-weighted state monthly means</w:delText>
        </w:r>
        <w:r w:rsidR="0010539E" w:rsidDel="00FA3851">
          <w:rPr>
            <w:rFonts w:ascii="Times New Roman" w:eastAsiaTheme="minorHAnsi" w:hAnsi="Times New Roman"/>
            <w:sz w:val="24"/>
            <w:szCs w:val="24"/>
            <w:lang w:eastAsia="en-GB"/>
          </w:rPr>
          <w:delText xml:space="preserve"> for each month of the year through the period of study</w:delText>
        </w:r>
        <w:r w:rsidR="0002550F" w:rsidDel="00FA3851">
          <w:rPr>
            <w:rFonts w:ascii="Times New Roman" w:eastAsiaTheme="minorHAnsi" w:hAnsi="Times New Roman"/>
            <w:sz w:val="24"/>
            <w:szCs w:val="24"/>
            <w:lang w:eastAsia="en-GB"/>
          </w:rPr>
          <w:delText xml:space="preserve">. </w:delText>
        </w:r>
        <w:r w:rsidR="00341789" w:rsidDel="00FA3851">
          <w:rPr>
            <w:rFonts w:ascii="Times New Roman" w:eastAsiaTheme="minorHAnsi" w:hAnsi="Times New Roman"/>
            <w:sz w:val="24"/>
            <w:szCs w:val="24"/>
            <w:lang w:eastAsia="en-GB"/>
          </w:rPr>
          <w:delText>We calculated t</w:delText>
        </w:r>
        <w:r w:rsidR="0002550F" w:rsidDel="00FA3851">
          <w:rPr>
            <w:rFonts w:ascii="Times New Roman" w:eastAsiaTheme="minorHAnsi" w:hAnsi="Times New Roman"/>
            <w:sz w:val="24"/>
            <w:szCs w:val="24"/>
            <w:lang w:eastAsia="en-GB"/>
          </w:rPr>
          <w:delText xml:space="preserve">he mean values over 1980-2009 </w:delText>
        </w:r>
        <w:r w:rsidR="00341789" w:rsidDel="00FA3851">
          <w:rPr>
            <w:rFonts w:ascii="Times New Roman" w:eastAsiaTheme="minorHAnsi" w:hAnsi="Times New Roman"/>
            <w:sz w:val="24"/>
            <w:szCs w:val="24"/>
            <w:lang w:eastAsia="en-GB"/>
          </w:rPr>
          <w:delText>from</w:delText>
        </w:r>
        <w:r w:rsidR="0002550F" w:rsidDel="00FA3851">
          <w:rPr>
            <w:rFonts w:ascii="Times New Roman" w:eastAsiaTheme="minorHAnsi" w:hAnsi="Times New Roman"/>
            <w:sz w:val="24"/>
            <w:szCs w:val="24"/>
            <w:lang w:eastAsia="en-GB"/>
          </w:rPr>
          <w:delText xml:space="preserve"> these for each month and state combination. </w:delText>
        </w:r>
        <w:commentRangeStart w:id="290"/>
        <w:commentRangeStart w:id="291"/>
        <w:r w:rsidR="00265FDC" w:rsidDel="00FA3851">
          <w:rPr>
            <w:rFonts w:ascii="Times New Roman" w:eastAsiaTheme="minorHAnsi" w:hAnsi="Times New Roman"/>
            <w:sz w:val="24"/>
            <w:szCs w:val="24"/>
            <w:lang w:eastAsia="en-GB"/>
          </w:rPr>
          <w:delText xml:space="preserve">We found that </w:delText>
        </w:r>
        <w:r w:rsidR="0081748C" w:rsidDel="00FA3851">
          <w:rPr>
            <w:rFonts w:ascii="Times New Roman" w:eastAsiaTheme="minorHAnsi" w:hAnsi="Times New Roman"/>
            <w:sz w:val="24"/>
            <w:szCs w:val="24"/>
            <w:lang w:eastAsia="en-GB"/>
          </w:rPr>
          <w:delText xml:space="preserve">county </w:delText>
        </w:r>
        <w:r w:rsidR="008307F7" w:rsidDel="00FA3851">
          <w:rPr>
            <w:rFonts w:ascii="Times New Roman" w:eastAsiaTheme="minorHAnsi" w:hAnsi="Times New Roman"/>
            <w:sz w:val="24"/>
            <w:szCs w:val="24"/>
            <w:lang w:eastAsia="en-GB"/>
          </w:rPr>
          <w:delText xml:space="preserve">temperature </w:delText>
        </w:r>
        <w:r w:rsidR="0081748C" w:rsidDel="00FA3851">
          <w:rPr>
            <w:rFonts w:ascii="Times New Roman" w:eastAsiaTheme="minorHAnsi" w:hAnsi="Times New Roman"/>
            <w:sz w:val="24"/>
            <w:szCs w:val="24"/>
            <w:lang w:eastAsia="en-GB"/>
          </w:rPr>
          <w:delText>anomalies per state</w:delText>
        </w:r>
        <w:r w:rsidR="00265FDC" w:rsidDel="00FA3851">
          <w:rPr>
            <w:rFonts w:ascii="Times New Roman" w:eastAsiaTheme="minorHAnsi" w:hAnsi="Times New Roman"/>
            <w:sz w:val="24"/>
            <w:szCs w:val="24"/>
            <w:lang w:eastAsia="en-GB"/>
          </w:rPr>
          <w:delText xml:space="preserve"> were </w:delText>
        </w:r>
        <w:r w:rsidR="00F90BB9" w:rsidDel="00FA3851">
          <w:rPr>
            <w:rFonts w:ascii="Times New Roman" w:eastAsiaTheme="minorHAnsi" w:hAnsi="Times New Roman"/>
            <w:sz w:val="24"/>
            <w:szCs w:val="24"/>
            <w:lang w:eastAsia="en-GB"/>
          </w:rPr>
          <w:delText>strongly</w:delText>
        </w:r>
        <w:r w:rsidR="00265FDC" w:rsidDel="00FA3851">
          <w:rPr>
            <w:rFonts w:ascii="Times New Roman" w:eastAsiaTheme="minorHAnsi" w:hAnsi="Times New Roman"/>
            <w:sz w:val="24"/>
            <w:szCs w:val="24"/>
            <w:lang w:eastAsia="en-GB"/>
          </w:rPr>
          <w:delText xml:space="preserve"> correlated with the direction of the </w:delText>
        </w:r>
        <w:r w:rsidR="002369CA" w:rsidDel="00FA3851">
          <w:rPr>
            <w:rFonts w:ascii="Times New Roman" w:eastAsiaTheme="minorHAnsi" w:hAnsi="Times New Roman"/>
            <w:sz w:val="24"/>
            <w:szCs w:val="24"/>
            <w:lang w:eastAsia="en-GB"/>
          </w:rPr>
          <w:delText xml:space="preserve">state-summarised </w:delText>
        </w:r>
        <w:r w:rsidR="00265FDC" w:rsidDel="00FA3851">
          <w:rPr>
            <w:rFonts w:ascii="Times New Roman" w:eastAsiaTheme="minorHAnsi" w:hAnsi="Times New Roman"/>
            <w:sz w:val="24"/>
            <w:szCs w:val="24"/>
            <w:lang w:eastAsia="en-GB"/>
          </w:rPr>
          <w:delText xml:space="preserve">anomaly. </w:delText>
        </w:r>
        <w:commentRangeEnd w:id="290"/>
        <w:r w:rsidR="00265FDC" w:rsidDel="00FA3851">
          <w:rPr>
            <w:rStyle w:val="CommentReference"/>
            <w:rFonts w:asciiTheme="minorHAnsi" w:eastAsiaTheme="minorHAnsi" w:hAnsiTheme="minorHAnsi" w:cstheme="minorBidi"/>
          </w:rPr>
          <w:commentReference w:id="290"/>
        </w:r>
        <w:commentRangeEnd w:id="291"/>
        <w:r w:rsidR="00265FDC" w:rsidDel="00FA3851">
          <w:rPr>
            <w:rStyle w:val="CommentReference"/>
            <w:rFonts w:asciiTheme="minorHAnsi" w:eastAsiaTheme="minorHAnsi" w:hAnsiTheme="minorHAnsi" w:cstheme="minorBidi"/>
          </w:rPr>
          <w:commentReference w:id="291"/>
        </w:r>
        <w:r w:rsidR="00534095" w:rsidRPr="00636C9B" w:rsidDel="00FA3851">
          <w:rPr>
            <w:rFonts w:ascii="Times New Roman" w:eastAsiaTheme="minorHAnsi" w:hAnsi="Times New Roman"/>
            <w:sz w:val="24"/>
            <w:szCs w:val="24"/>
            <w:lang w:eastAsia="en-GB"/>
          </w:rPr>
          <w:delText xml:space="preserve">We </w:delText>
        </w:r>
        <w:r w:rsidR="00B80D4C" w:rsidRPr="00636C9B" w:rsidDel="00FA3851">
          <w:rPr>
            <w:rFonts w:ascii="Times New Roman" w:eastAsiaTheme="minorHAnsi" w:hAnsi="Times New Roman"/>
            <w:sz w:val="24"/>
            <w:szCs w:val="24"/>
            <w:lang w:eastAsia="en-GB"/>
          </w:rPr>
          <w:delText>subtracted</w:delText>
        </w:r>
        <w:r w:rsidR="004814FB" w:rsidRPr="00636C9B" w:rsidDel="00FA3851">
          <w:rPr>
            <w:rFonts w:ascii="Times New Roman" w:eastAsiaTheme="minorHAnsi" w:hAnsi="Times New Roman"/>
            <w:sz w:val="24"/>
            <w:szCs w:val="24"/>
            <w:lang w:eastAsia="en-GB"/>
          </w:rPr>
          <w:delText xml:space="preserve"> </w:delText>
        </w:r>
        <w:r w:rsidR="00AD1745" w:rsidRPr="00636C9B" w:rsidDel="00FA3851">
          <w:rPr>
            <w:rFonts w:ascii="Times New Roman" w:eastAsiaTheme="minorHAnsi" w:hAnsi="Times New Roman"/>
            <w:sz w:val="24"/>
            <w:szCs w:val="24"/>
            <w:lang w:eastAsia="en-GB"/>
          </w:rPr>
          <w:delText>th</w:delText>
        </w:r>
        <w:r w:rsidR="007D1E78" w:rsidDel="00FA3851">
          <w:rPr>
            <w:rFonts w:ascii="Times New Roman" w:eastAsiaTheme="minorHAnsi" w:hAnsi="Times New Roman"/>
            <w:sz w:val="24"/>
            <w:szCs w:val="24"/>
            <w:lang w:eastAsia="en-GB"/>
          </w:rPr>
          <w:delText>ese</w:delText>
        </w:r>
        <w:r w:rsidR="00AD1745" w:rsidRPr="00636C9B" w:rsidDel="00FA3851">
          <w:rPr>
            <w:rFonts w:ascii="Times New Roman" w:eastAsiaTheme="minorHAnsi" w:hAnsi="Times New Roman"/>
            <w:sz w:val="24"/>
            <w:szCs w:val="24"/>
            <w:lang w:eastAsia="en-GB"/>
          </w:rPr>
          <w:delText xml:space="preserve"> long-term mean temperature</w:delText>
        </w:r>
        <w:r w:rsidR="007D1E78" w:rsidDel="00FA3851">
          <w:rPr>
            <w:rFonts w:ascii="Times New Roman" w:eastAsiaTheme="minorHAnsi" w:hAnsi="Times New Roman"/>
            <w:sz w:val="24"/>
            <w:szCs w:val="24"/>
            <w:lang w:eastAsia="en-GB"/>
          </w:rPr>
          <w:delText>s</w:delText>
        </w:r>
        <w:r w:rsidR="00AD1745" w:rsidRPr="00636C9B" w:rsidDel="00FA3851">
          <w:rPr>
            <w:rFonts w:ascii="Times New Roman" w:eastAsiaTheme="minorHAnsi" w:hAnsi="Times New Roman"/>
            <w:sz w:val="24"/>
            <w:szCs w:val="24"/>
            <w:lang w:eastAsia="en-GB"/>
          </w:rPr>
          <w:delText xml:space="preserve"> </w:delText>
        </w:r>
        <w:r w:rsidR="004814FB" w:rsidRPr="00636C9B" w:rsidDel="00FA3851">
          <w:rPr>
            <w:rFonts w:ascii="Times New Roman" w:eastAsiaTheme="minorHAnsi" w:hAnsi="Times New Roman"/>
            <w:sz w:val="24"/>
            <w:szCs w:val="24"/>
            <w:lang w:eastAsia="en-GB"/>
          </w:rPr>
          <w:delText xml:space="preserve">from each </w:delText>
        </w:r>
        <w:r w:rsidR="00AD1745" w:rsidRPr="00636C9B" w:rsidDel="00FA3851">
          <w:rPr>
            <w:rFonts w:ascii="Times New Roman" w:eastAsiaTheme="minorHAnsi" w:hAnsi="Times New Roman"/>
            <w:sz w:val="24"/>
            <w:szCs w:val="24"/>
            <w:lang w:eastAsia="en-GB"/>
          </w:rPr>
          <w:delText xml:space="preserve">respective </w:delText>
        </w:r>
        <w:r w:rsidR="004814FB" w:rsidRPr="00636C9B" w:rsidDel="00FA3851">
          <w:rPr>
            <w:rFonts w:ascii="Times New Roman" w:eastAsiaTheme="minorHAnsi" w:hAnsi="Times New Roman"/>
            <w:sz w:val="24"/>
            <w:szCs w:val="24"/>
            <w:lang w:eastAsia="en-GB"/>
          </w:rPr>
          <w:delText>state-month value</w:delText>
        </w:r>
        <w:r w:rsidR="007655FC" w:rsidRPr="00636C9B" w:rsidDel="00FA3851">
          <w:rPr>
            <w:rFonts w:ascii="Times New Roman" w:eastAsiaTheme="minorHAnsi" w:hAnsi="Times New Roman"/>
            <w:sz w:val="24"/>
            <w:szCs w:val="24"/>
            <w:lang w:eastAsia="en-GB"/>
          </w:rPr>
          <w:delText xml:space="preserve"> </w:delText>
        </w:r>
        <w:r w:rsidR="00AD1745" w:rsidRPr="00636C9B" w:rsidDel="00FA3851">
          <w:rPr>
            <w:rFonts w:ascii="Times New Roman" w:eastAsiaTheme="minorHAnsi" w:hAnsi="Times New Roman"/>
            <w:sz w:val="24"/>
            <w:szCs w:val="24"/>
            <w:lang w:eastAsia="en-GB"/>
          </w:rPr>
          <w:delText xml:space="preserve">over time </w:delText>
        </w:r>
        <w:r w:rsidR="00E6231C" w:rsidRPr="00636C9B" w:rsidDel="00FA3851">
          <w:rPr>
            <w:rFonts w:ascii="Times New Roman" w:eastAsiaTheme="minorHAnsi" w:hAnsi="Times New Roman"/>
            <w:sz w:val="24"/>
            <w:szCs w:val="24"/>
            <w:lang w:eastAsia="en-GB"/>
          </w:rPr>
          <w:delText xml:space="preserve">to generate </w:delText>
        </w:r>
        <w:r w:rsidR="00AD1745" w:rsidRPr="00636C9B" w:rsidDel="00FA3851">
          <w:rPr>
            <w:rFonts w:ascii="Times New Roman" w:eastAsiaTheme="minorHAnsi" w:hAnsi="Times New Roman"/>
            <w:sz w:val="24"/>
            <w:szCs w:val="24"/>
            <w:lang w:eastAsia="en-GB"/>
          </w:rPr>
          <w:delText xml:space="preserve">a </w:delText>
        </w:r>
        <w:r w:rsidR="00E6231C" w:rsidRPr="00636C9B" w:rsidDel="00FA3851">
          <w:rPr>
            <w:rFonts w:ascii="Times New Roman" w:eastAsiaTheme="minorHAnsi" w:hAnsi="Times New Roman"/>
            <w:sz w:val="24"/>
            <w:szCs w:val="24"/>
            <w:lang w:eastAsia="en-GB"/>
          </w:rPr>
          <w:delText xml:space="preserve">temperature anomaly </w:delText>
        </w:r>
        <w:r w:rsidR="00AD1745" w:rsidRPr="00636C9B" w:rsidDel="00FA3851">
          <w:rPr>
            <w:rFonts w:ascii="Times New Roman" w:eastAsiaTheme="minorHAnsi" w:hAnsi="Times New Roman"/>
            <w:sz w:val="24"/>
            <w:szCs w:val="24"/>
            <w:lang w:eastAsia="en-GB"/>
          </w:rPr>
          <w:delText xml:space="preserve">time series for each month in each state </w:delText>
        </w:r>
        <w:r w:rsidR="007655FC" w:rsidRPr="00636C9B" w:rsidDel="00FA3851">
          <w:rPr>
            <w:rFonts w:ascii="Times New Roman" w:eastAsiaTheme="minorHAnsi" w:hAnsi="Times New Roman"/>
            <w:sz w:val="24"/>
            <w:szCs w:val="24"/>
            <w:lang w:eastAsia="en-GB"/>
          </w:rPr>
          <w:delText>(Figure XX).</w:delText>
        </w:r>
        <w:commentRangeEnd w:id="287"/>
        <w:r w:rsidR="001D59EC" w:rsidDel="00FA3851">
          <w:rPr>
            <w:rStyle w:val="CommentReference"/>
            <w:rFonts w:asciiTheme="minorHAnsi" w:eastAsiaTheme="minorHAnsi" w:hAnsiTheme="minorHAnsi" w:cstheme="minorBidi"/>
          </w:rPr>
          <w:commentReference w:id="287"/>
        </w:r>
        <w:commentRangeEnd w:id="288"/>
        <w:r w:rsidR="00C56F01" w:rsidDel="00FA3851">
          <w:rPr>
            <w:rStyle w:val="CommentReference"/>
            <w:rFonts w:asciiTheme="minorHAnsi" w:eastAsiaTheme="minorHAnsi" w:hAnsiTheme="minorHAnsi" w:cstheme="minorBidi"/>
          </w:rPr>
          <w:commentReference w:id="288"/>
        </w:r>
        <w:r w:rsidR="00C84052" w:rsidDel="00FA3851">
          <w:rPr>
            <w:rFonts w:ascii="Times New Roman" w:eastAsiaTheme="minorHAnsi" w:hAnsi="Times New Roman"/>
            <w:sz w:val="24"/>
            <w:szCs w:val="24"/>
            <w:lang w:eastAsia="en-GB"/>
          </w:rPr>
          <w:delText xml:space="preserve"> </w:delText>
        </w:r>
        <w:r w:rsidR="00B54E6E" w:rsidDel="00FA3851">
          <w:rPr>
            <w:rFonts w:ascii="Times New Roman" w:eastAsiaTheme="minorHAnsi" w:hAnsi="Times New Roman"/>
            <w:sz w:val="24"/>
            <w:szCs w:val="24"/>
            <w:lang w:eastAsia="en-GB"/>
          </w:rPr>
          <w:delText>The temperature anomaly can be thought of as whether,</w:delText>
        </w:r>
      </w:del>
      <w:ins w:id="292" w:author="Ezzati, Majid" w:date="2018-12-01T01:21:00Z">
        <w:del w:id="293" w:author="Parks, Robbie M" w:date="2018-12-05T11:39:00Z">
          <w:r w:rsidR="007E74BD" w:rsidDel="00FA3851">
            <w:rPr>
              <w:rFonts w:ascii="Times New Roman" w:eastAsiaTheme="minorHAnsi" w:hAnsi="Times New Roman"/>
              <w:sz w:val="24"/>
              <w:szCs w:val="24"/>
              <w:lang w:eastAsia="en-GB"/>
            </w:rPr>
            <w:delText>measures the extent that</w:delText>
          </w:r>
        </w:del>
      </w:ins>
      <w:del w:id="294" w:author="Parks, Robbie M" w:date="2018-12-05T11:39:00Z">
        <w:r w:rsidR="00B54E6E" w:rsidDel="00FA3851">
          <w:rPr>
            <w:rFonts w:ascii="Times New Roman" w:eastAsiaTheme="minorHAnsi" w:hAnsi="Times New Roman"/>
            <w:sz w:val="24"/>
            <w:szCs w:val="24"/>
            <w:lang w:eastAsia="en-GB"/>
          </w:rPr>
          <w:delText xml:space="preserve"> </w:delText>
        </w:r>
      </w:del>
      <w:ins w:id="295" w:author="Ezzati, Majid" w:date="2018-12-01T01:21:00Z">
        <w:del w:id="296" w:author="Parks, Robbie M" w:date="2018-12-05T11:39:00Z">
          <w:r w:rsidR="007E74BD" w:rsidDel="00FA3851">
            <w:rPr>
              <w:rFonts w:ascii="Times New Roman" w:eastAsiaTheme="minorHAnsi" w:hAnsi="Times New Roman"/>
              <w:sz w:val="24"/>
              <w:szCs w:val="24"/>
              <w:lang w:eastAsia="en-GB"/>
            </w:rPr>
            <w:delText xml:space="preserve">temperature experienced </w:delText>
          </w:r>
        </w:del>
      </w:ins>
      <w:del w:id="297" w:author="Parks, Robbie M" w:date="2018-12-05T11:39:00Z">
        <w:r w:rsidR="00B54E6E" w:rsidDel="00FA3851">
          <w:rPr>
            <w:rFonts w:ascii="Times New Roman" w:eastAsiaTheme="minorHAnsi" w:hAnsi="Times New Roman"/>
            <w:sz w:val="24"/>
            <w:szCs w:val="24"/>
            <w:lang w:eastAsia="en-GB"/>
          </w:rPr>
          <w:delText xml:space="preserve">for </w:delText>
        </w:r>
      </w:del>
      <w:ins w:id="298" w:author="Ezzati, Majid" w:date="2018-12-01T01:21:00Z">
        <w:del w:id="299" w:author="Parks, Robbie M" w:date="2018-12-05T11:39:00Z">
          <w:r w:rsidR="007E74BD" w:rsidDel="00FA3851">
            <w:rPr>
              <w:rFonts w:ascii="Times New Roman" w:eastAsiaTheme="minorHAnsi" w:hAnsi="Times New Roman"/>
              <w:sz w:val="24"/>
              <w:szCs w:val="24"/>
              <w:lang w:eastAsia="en-GB"/>
            </w:rPr>
            <w:delText xml:space="preserve">in </w:delText>
          </w:r>
        </w:del>
      </w:ins>
      <w:del w:id="300" w:author="Parks, Robbie M" w:date="2018-12-05T11:39:00Z">
        <w:r w:rsidR="00B54E6E" w:rsidDel="00FA3851">
          <w:rPr>
            <w:rFonts w:ascii="Times New Roman" w:eastAsiaTheme="minorHAnsi" w:hAnsi="Times New Roman"/>
            <w:sz w:val="24"/>
            <w:szCs w:val="24"/>
            <w:lang w:eastAsia="en-GB"/>
          </w:rPr>
          <w:delText>a specific month</w:delText>
        </w:r>
      </w:del>
      <w:ins w:id="301" w:author="Ezzati, Majid" w:date="2018-12-01T01:21:00Z">
        <w:del w:id="302" w:author="Parks, Robbie M" w:date="2018-12-05T11:39:00Z">
          <w:r w:rsidR="007E74BD" w:rsidDel="00FA3851">
            <w:rPr>
              <w:rFonts w:ascii="Times New Roman" w:eastAsiaTheme="minorHAnsi" w:hAnsi="Times New Roman"/>
              <w:sz w:val="24"/>
              <w:szCs w:val="24"/>
              <w:lang w:eastAsia="en-GB"/>
            </w:rPr>
            <w:delText>, year and</w:delText>
          </w:r>
        </w:del>
      </w:ins>
      <w:del w:id="303" w:author="Parks, Robbie M" w:date="2018-12-05T11:39:00Z">
        <w:r w:rsidR="00B54E6E" w:rsidDel="00FA3851">
          <w:rPr>
            <w:rFonts w:ascii="Times New Roman" w:eastAsiaTheme="minorHAnsi" w:hAnsi="Times New Roman"/>
            <w:sz w:val="24"/>
            <w:szCs w:val="24"/>
            <w:lang w:eastAsia="en-GB"/>
          </w:rPr>
          <w:delText xml:space="preserve"> in a specific year in a specific state, the temperature experienced is warmer or cooler than the long-term average</w:delText>
        </w:r>
      </w:del>
      <w:ins w:id="304" w:author="Ezzati, Majid" w:date="2018-11-30T17:16:00Z">
        <w:del w:id="305" w:author="Parks, Robbie M" w:date="2018-12-05T11:39:00Z">
          <w:r w:rsidR="008D0988" w:rsidDel="00FA3851">
            <w:rPr>
              <w:rFonts w:ascii="Times New Roman" w:eastAsiaTheme="minorHAnsi" w:hAnsi="Times New Roman"/>
              <w:sz w:val="24"/>
              <w:szCs w:val="24"/>
              <w:lang w:eastAsia="en-GB"/>
            </w:rPr>
            <w:delText>, to which the population of each state has acclimatised</w:delText>
          </w:r>
        </w:del>
      </w:ins>
      <w:del w:id="306" w:author="Parks, Robbie M" w:date="2018-12-05T11:39:00Z">
        <w:r w:rsidR="00B54E6E" w:rsidDel="00FA3851">
          <w:rPr>
            <w:rFonts w:ascii="Times New Roman" w:eastAsiaTheme="minorHAnsi" w:hAnsi="Times New Roman"/>
            <w:sz w:val="24"/>
            <w:szCs w:val="24"/>
            <w:lang w:eastAsia="en-GB"/>
          </w:rPr>
          <w:delText>.</w:delText>
        </w:r>
        <w:r w:rsidR="005D75D9" w:rsidDel="00FA3851">
          <w:rPr>
            <w:rFonts w:ascii="Times New Roman" w:eastAsiaTheme="minorHAnsi" w:hAnsi="Times New Roman"/>
            <w:sz w:val="24"/>
            <w:szCs w:val="24"/>
            <w:lang w:eastAsia="en-GB"/>
          </w:rPr>
          <w:delText xml:space="preserve"> </w:delText>
        </w:r>
      </w:del>
      <w:moveToRangeStart w:id="307" w:author="Ezzati, Majid" w:date="2018-11-30T17:00:00Z" w:name="move531360570"/>
      <w:moveTo w:id="308" w:author="Ezzati, Majid" w:date="2018-11-30T17:00:00Z">
        <w:del w:id="309" w:author="Parks, Robbie M" w:date="2018-12-05T11:39:00Z">
          <w:r w:rsidR="001D59EC" w:rsidDel="00FA3851">
            <w:rPr>
              <w:rFonts w:ascii="Times New Roman" w:eastAsiaTheme="minorHAnsi" w:hAnsi="Times New Roman"/>
              <w:sz w:val="24"/>
              <w:szCs w:val="24"/>
              <w:lang w:eastAsia="en-GB"/>
            </w:rPr>
            <w:delText>These values can be different even for neighbouring months in the same state, or</w:delText>
          </w:r>
        </w:del>
      </w:moveTo>
      <w:ins w:id="310" w:author="Ezzati, Majid" w:date="2018-11-30T17:17:00Z">
        <w:del w:id="311" w:author="Parks, Robbie M" w:date="2018-12-05T11:39:00Z">
          <w:r w:rsidR="008D0988" w:rsidDel="00FA3851">
            <w:rPr>
              <w:rFonts w:ascii="Times New Roman" w:eastAsiaTheme="minorHAnsi" w:hAnsi="Times New Roman"/>
              <w:sz w:val="24"/>
              <w:szCs w:val="24"/>
              <w:lang w:eastAsia="en-GB"/>
            </w:rPr>
            <w:delText>and</w:delText>
          </w:r>
        </w:del>
      </w:ins>
      <w:moveTo w:id="312" w:author="Ezzati, Majid" w:date="2018-11-30T17:00:00Z">
        <w:del w:id="313" w:author="Parks, Robbie M" w:date="2018-12-05T11:39:00Z">
          <w:r w:rsidR="001D59EC" w:rsidDel="00FA3851">
            <w:rPr>
              <w:rFonts w:ascii="Times New Roman" w:eastAsiaTheme="minorHAnsi" w:hAnsi="Times New Roman"/>
              <w:sz w:val="24"/>
              <w:szCs w:val="24"/>
              <w:lang w:eastAsia="en-GB"/>
            </w:rPr>
            <w:delText xml:space="preserve"> neighbouring states in the same month, and represent monthly acclimatisation temperatures in each state.</w:delText>
          </w:r>
        </w:del>
      </w:moveTo>
      <w:moveToRangeEnd w:id="307"/>
    </w:p>
    <w:p w14:paraId="5EF932C2" w14:textId="56A6531B" w:rsidR="009B0615" w:rsidDel="00FA3851" w:rsidRDefault="009B0615" w:rsidP="00D76DF7">
      <w:pPr>
        <w:spacing w:after="0" w:line="480" w:lineRule="auto"/>
        <w:jc w:val="both"/>
        <w:outlineLvl w:val="0"/>
        <w:rPr>
          <w:del w:id="314" w:author="Parks, Robbie M" w:date="2018-12-05T11:39:00Z"/>
          <w:rFonts w:ascii="Times New Roman" w:hAnsi="Times New Roman"/>
          <w:sz w:val="24"/>
          <w:szCs w:val="24"/>
        </w:rPr>
      </w:pPr>
    </w:p>
    <w:p w14:paraId="1C673E49" w14:textId="10C2A522" w:rsidR="00416B2F" w:rsidDel="00FA3851" w:rsidRDefault="00587C72" w:rsidP="00D76DF7">
      <w:pPr>
        <w:spacing w:after="0" w:line="480" w:lineRule="auto"/>
        <w:jc w:val="both"/>
        <w:outlineLvl w:val="0"/>
        <w:rPr>
          <w:del w:id="315" w:author="Parks, Robbie M" w:date="2018-12-05T11:39:00Z"/>
          <w:rFonts w:ascii="Times New Roman" w:hAnsi="Times New Roman"/>
          <w:sz w:val="24"/>
          <w:szCs w:val="24"/>
        </w:rPr>
      </w:pPr>
      <w:commentRangeStart w:id="316"/>
      <w:del w:id="317" w:author="Parks, Robbie M" w:date="2018-12-05T11:39:00Z">
        <w:r w:rsidDel="00FA3851">
          <w:rPr>
            <w:rFonts w:ascii="Times New Roman" w:hAnsi="Times New Roman"/>
            <w:sz w:val="24"/>
            <w:szCs w:val="24"/>
          </w:rPr>
          <w:lastRenderedPageBreak/>
          <w:delText>In addition t</w:delText>
        </w:r>
        <w:r w:rsidR="008307F7" w:rsidDel="00FA3851">
          <w:rPr>
            <w:rFonts w:ascii="Times New Roman" w:hAnsi="Times New Roman"/>
            <w:sz w:val="24"/>
            <w:szCs w:val="24"/>
          </w:rPr>
          <w:delText>emperature</w:delText>
        </w:r>
        <w:r w:rsidDel="00FA3851">
          <w:rPr>
            <w:rFonts w:ascii="Times New Roman" w:hAnsi="Times New Roman"/>
            <w:sz w:val="24"/>
            <w:szCs w:val="24"/>
          </w:rPr>
          <w:delText xml:space="preserve"> anomalies </w:delText>
        </w:r>
        <w:r w:rsidR="008307F7" w:rsidDel="00FA3851">
          <w:rPr>
            <w:rFonts w:ascii="Times New Roman" w:hAnsi="Times New Roman"/>
            <w:sz w:val="24"/>
            <w:szCs w:val="24"/>
          </w:rPr>
          <w:delText xml:space="preserve">based on </w:delText>
        </w:r>
        <w:r w:rsidDel="00FA3851">
          <w:rPr>
            <w:rFonts w:ascii="Times New Roman" w:hAnsi="Times New Roman"/>
            <w:sz w:val="24"/>
            <w:szCs w:val="24"/>
          </w:rPr>
          <w:delText xml:space="preserve">daily mean temperature we calculated in a similar way those for daily maximum, minimum or range of temperature. However, </w:delText>
        </w:r>
        <w:r w:rsidR="00252CDC" w:rsidDel="00FA3851">
          <w:rPr>
            <w:rFonts w:ascii="Times New Roman" w:hAnsi="Times New Roman"/>
            <w:sz w:val="24"/>
            <w:szCs w:val="24"/>
          </w:rPr>
          <w:delText>o</w:delText>
        </w:r>
        <w:r w:rsidR="00BF2AE2" w:rsidDel="00FA3851">
          <w:rPr>
            <w:rFonts w:ascii="Times New Roman" w:hAnsi="Times New Roman"/>
            <w:sz w:val="24"/>
            <w:szCs w:val="24"/>
          </w:rPr>
          <w:delText xml:space="preserve">ur results </w:delText>
        </w:r>
        <w:r w:rsidR="00252CDC" w:rsidDel="00FA3851">
          <w:rPr>
            <w:rFonts w:ascii="Times New Roman" w:hAnsi="Times New Roman"/>
            <w:sz w:val="24"/>
            <w:szCs w:val="24"/>
          </w:rPr>
          <w:delText xml:space="preserve">for these measures </w:delText>
        </w:r>
        <w:r w:rsidR="00BF2AE2" w:rsidDel="00FA3851">
          <w:rPr>
            <w:rFonts w:ascii="Times New Roman" w:hAnsi="Times New Roman"/>
            <w:sz w:val="24"/>
            <w:szCs w:val="24"/>
          </w:rPr>
          <w:delText>were</w:delText>
        </w:r>
        <w:r w:rsidR="00C1008E" w:rsidDel="00FA3851">
          <w:rPr>
            <w:rFonts w:ascii="Times New Roman" w:hAnsi="Times New Roman"/>
            <w:sz w:val="24"/>
            <w:szCs w:val="24"/>
          </w:rPr>
          <w:delText xml:space="preserve"> </w:delText>
        </w:r>
        <w:r w:rsidR="00BF2AE2" w:rsidDel="00FA3851">
          <w:rPr>
            <w:rFonts w:ascii="Times New Roman" w:hAnsi="Times New Roman"/>
            <w:sz w:val="24"/>
            <w:szCs w:val="24"/>
          </w:rPr>
          <w:delText xml:space="preserve">similar </w:delText>
        </w:r>
        <w:r w:rsidR="00252CDC" w:rsidDel="00FA3851">
          <w:rPr>
            <w:rFonts w:ascii="Times New Roman" w:hAnsi="Times New Roman"/>
            <w:sz w:val="24"/>
            <w:szCs w:val="24"/>
          </w:rPr>
          <w:delText>to those from daily mean and are not presented here</w:delText>
        </w:r>
        <w:r w:rsidR="009A6892" w:rsidDel="00FA3851">
          <w:rPr>
            <w:rFonts w:ascii="Times New Roman" w:hAnsi="Times New Roman"/>
            <w:sz w:val="24"/>
            <w:szCs w:val="24"/>
          </w:rPr>
          <w:delText>.</w:delText>
        </w:r>
        <w:r w:rsidR="00F63E43" w:rsidDel="00FA3851">
          <w:rPr>
            <w:rFonts w:ascii="Times New Roman" w:hAnsi="Times New Roman"/>
            <w:sz w:val="24"/>
            <w:szCs w:val="24"/>
          </w:rPr>
          <w:delText xml:space="preserve"> </w:delText>
        </w:r>
        <w:r w:rsidR="00252CDC" w:rsidDel="00FA3851">
          <w:rPr>
            <w:rFonts w:ascii="Times New Roman" w:hAnsi="Times New Roman"/>
            <w:sz w:val="24"/>
            <w:szCs w:val="24"/>
          </w:rPr>
          <w:delText>Similarly, w</w:delText>
        </w:r>
        <w:r w:rsidR="00B6332B" w:rsidDel="00FA3851">
          <w:rPr>
            <w:rFonts w:ascii="Times New Roman" w:hAnsi="Times New Roman"/>
            <w:sz w:val="24"/>
            <w:szCs w:val="24"/>
          </w:rPr>
          <w:delText xml:space="preserve">hen </w:delText>
        </w:r>
        <w:r w:rsidR="00416B2F" w:rsidDel="00FA3851">
          <w:rPr>
            <w:rFonts w:ascii="Times New Roman" w:hAnsi="Times New Roman"/>
            <w:sz w:val="24"/>
            <w:szCs w:val="24"/>
          </w:rPr>
          <w:delText>including more than one temperature metric in the model</w:delText>
        </w:r>
        <w:r w:rsidR="00F55B6B" w:rsidDel="00FA3851">
          <w:rPr>
            <w:rFonts w:ascii="Times New Roman" w:hAnsi="Times New Roman"/>
            <w:sz w:val="24"/>
            <w:szCs w:val="24"/>
          </w:rPr>
          <w:delText xml:space="preserve"> (in addition to </w:delText>
        </w:r>
        <w:r w:rsidR="008307F7" w:rsidDel="00FA3851">
          <w:rPr>
            <w:rFonts w:ascii="Times New Roman" w:hAnsi="Times New Roman"/>
            <w:sz w:val="24"/>
            <w:szCs w:val="24"/>
          </w:rPr>
          <w:delText xml:space="preserve">temperature </w:delText>
        </w:r>
        <w:r w:rsidR="005F660A" w:rsidDel="00FA3851">
          <w:rPr>
            <w:rFonts w:ascii="Times New Roman" w:hAnsi="Times New Roman"/>
            <w:sz w:val="24"/>
            <w:szCs w:val="24"/>
          </w:rPr>
          <w:delText xml:space="preserve">anomalies of </w:delText>
        </w:r>
        <w:r w:rsidR="00F55B6B" w:rsidDel="00FA3851">
          <w:rPr>
            <w:rFonts w:ascii="Times New Roman" w:hAnsi="Times New Roman"/>
            <w:sz w:val="24"/>
            <w:szCs w:val="24"/>
          </w:rPr>
          <w:delText xml:space="preserve">monthly </w:delText>
        </w:r>
        <w:r w:rsidR="008307F7" w:rsidDel="00FA3851">
          <w:rPr>
            <w:rFonts w:ascii="Times New Roman" w:hAnsi="Times New Roman"/>
            <w:sz w:val="24"/>
            <w:szCs w:val="24"/>
          </w:rPr>
          <w:delText>means</w:delText>
        </w:r>
        <w:r w:rsidR="00F55B6B" w:rsidDel="00FA3851">
          <w:rPr>
            <w:rFonts w:ascii="Times New Roman" w:hAnsi="Times New Roman"/>
            <w:sz w:val="24"/>
            <w:szCs w:val="24"/>
          </w:rPr>
          <w:delText>)</w:delText>
        </w:r>
        <w:r w:rsidR="00416B2F" w:rsidDel="00FA3851">
          <w:rPr>
            <w:rFonts w:ascii="Times New Roman" w:hAnsi="Times New Roman"/>
            <w:sz w:val="24"/>
            <w:szCs w:val="24"/>
          </w:rPr>
          <w:delText xml:space="preserve">, </w:delText>
        </w:r>
        <w:r w:rsidR="00B6332B" w:rsidDel="00FA3851">
          <w:rPr>
            <w:rFonts w:ascii="Times New Roman" w:hAnsi="Times New Roman"/>
            <w:sz w:val="24"/>
            <w:szCs w:val="24"/>
          </w:rPr>
          <w:delText xml:space="preserve">such as </w:delText>
        </w:r>
        <w:r w:rsidR="00F55B6B" w:rsidDel="00FA3851">
          <w:rPr>
            <w:rFonts w:ascii="Times New Roman" w:hAnsi="Times New Roman"/>
            <w:sz w:val="24"/>
            <w:szCs w:val="24"/>
          </w:rPr>
          <w:delText xml:space="preserve">standard deviation; </w:delText>
        </w:r>
        <w:r w:rsidR="00B6332B" w:rsidDel="00FA3851">
          <w:rPr>
            <w:rFonts w:ascii="Times New Roman" w:hAnsi="Times New Roman"/>
            <w:sz w:val="24"/>
            <w:szCs w:val="24"/>
          </w:rPr>
          <w:delText>heat wave measures, including the number of days in a month (adjusted for length of month) above the 90</w:delText>
        </w:r>
        <w:r w:rsidR="00B6332B" w:rsidRPr="00F0573E" w:rsidDel="00FA3851">
          <w:rPr>
            <w:rFonts w:ascii="Times New Roman" w:hAnsi="Times New Roman"/>
            <w:sz w:val="24"/>
            <w:szCs w:val="24"/>
            <w:vertAlign w:val="superscript"/>
          </w:rPr>
          <w:delText>th</w:delText>
        </w:r>
        <w:r w:rsidR="00B6332B" w:rsidDel="00FA3851">
          <w:rPr>
            <w:rFonts w:ascii="Times New Roman" w:hAnsi="Times New Roman"/>
            <w:sz w:val="24"/>
            <w:szCs w:val="24"/>
          </w:rPr>
          <w:delText xml:space="preserve"> percentile or above an absolute threshold of 30</w:delText>
        </w:r>
        <w:r w:rsidR="00B6332B" w:rsidRPr="00F0573E" w:rsidDel="00FA3851">
          <w:rPr>
            <w:rFonts w:ascii="Times New Roman" w:hAnsi="Times New Roman"/>
            <w:sz w:val="24"/>
            <w:szCs w:val="24"/>
          </w:rPr>
          <w:delText>°</w:delText>
        </w:r>
        <w:r w:rsidR="00B6332B" w:rsidDel="00FA3851">
          <w:rPr>
            <w:rFonts w:ascii="Times New Roman" w:hAnsi="Times New Roman"/>
            <w:sz w:val="24"/>
            <w:szCs w:val="24"/>
          </w:rPr>
          <w:delText>C</w:delText>
        </w:r>
        <w:r w:rsidR="00F55B6B" w:rsidDel="00FA3851">
          <w:rPr>
            <w:rFonts w:ascii="Times New Roman" w:hAnsi="Times New Roman"/>
            <w:sz w:val="24"/>
            <w:szCs w:val="24"/>
          </w:rPr>
          <w:delText>;</w:delText>
        </w:r>
        <w:r w:rsidR="00B6332B" w:rsidDel="00FA3851">
          <w:rPr>
            <w:rFonts w:ascii="Times New Roman" w:hAnsi="Times New Roman"/>
            <w:sz w:val="24"/>
            <w:szCs w:val="24"/>
          </w:rPr>
          <w:delText xml:space="preserve"> the</w:delText>
        </w:r>
        <w:r w:rsidR="00C504FA" w:rsidDel="00FA3851">
          <w:rPr>
            <w:rFonts w:ascii="Times New Roman" w:hAnsi="Times New Roman"/>
            <w:sz w:val="24"/>
            <w:szCs w:val="24"/>
          </w:rPr>
          <w:delText xml:space="preserve"> </w:delText>
        </w:r>
        <w:r w:rsidR="00FD2234" w:rsidDel="00FA3851">
          <w:rPr>
            <w:rFonts w:ascii="Times New Roman" w:hAnsi="Times New Roman"/>
            <w:sz w:val="24"/>
            <w:szCs w:val="24"/>
          </w:rPr>
          <w:delText>additional deaths result</w:delText>
        </w:r>
        <w:r w:rsidR="00416B2F" w:rsidDel="00FA3851">
          <w:rPr>
            <w:rFonts w:ascii="Times New Roman" w:hAnsi="Times New Roman"/>
            <w:sz w:val="24"/>
            <w:szCs w:val="24"/>
          </w:rPr>
          <w:delText xml:space="preserve"> remained similar to the single variable model, due to the collinearity of other measures with mean monthly temperature.</w:delText>
        </w:r>
        <w:commentRangeEnd w:id="316"/>
        <w:r w:rsidR="008D0988" w:rsidDel="00FA3851">
          <w:rPr>
            <w:rStyle w:val="CommentReference"/>
            <w:rFonts w:asciiTheme="minorHAnsi" w:eastAsiaTheme="minorHAnsi" w:hAnsiTheme="minorHAnsi" w:cstheme="minorBidi"/>
          </w:rPr>
          <w:commentReference w:id="316"/>
        </w:r>
      </w:del>
    </w:p>
    <w:p w14:paraId="0A0EEB9A" w14:textId="1645BC88" w:rsidR="00C84052" w:rsidRPr="00636C9B" w:rsidDel="00FA3851" w:rsidRDefault="00C84052" w:rsidP="00D76DF7">
      <w:pPr>
        <w:spacing w:after="0" w:line="480" w:lineRule="auto"/>
        <w:jc w:val="both"/>
        <w:outlineLvl w:val="0"/>
        <w:rPr>
          <w:del w:id="318" w:author="Parks, Robbie M" w:date="2018-12-05T11:39:00Z"/>
          <w:rFonts w:ascii="Times New Roman" w:hAnsi="Times New Roman"/>
          <w:sz w:val="24"/>
          <w:szCs w:val="24"/>
        </w:rPr>
      </w:pPr>
    </w:p>
    <w:p w14:paraId="5305E388" w14:textId="469A4AEE" w:rsidR="009F41F2" w:rsidRPr="00636C9B" w:rsidDel="00FA3851" w:rsidRDefault="0024175D" w:rsidP="00D76DF7">
      <w:pPr>
        <w:spacing w:after="0" w:line="480" w:lineRule="auto"/>
        <w:jc w:val="both"/>
        <w:outlineLvl w:val="0"/>
        <w:rPr>
          <w:del w:id="319" w:author="Parks, Robbie M" w:date="2018-12-05T11:39:00Z"/>
          <w:rFonts w:ascii="Times New Roman" w:hAnsi="Times New Roman"/>
          <w:i/>
          <w:color w:val="000000" w:themeColor="text1"/>
          <w:sz w:val="24"/>
          <w:szCs w:val="24"/>
        </w:rPr>
      </w:pPr>
      <w:del w:id="320" w:author="Parks, Robbie M" w:date="2018-12-05T11:39:00Z">
        <w:r w:rsidDel="00FA3851">
          <w:rPr>
            <w:rFonts w:ascii="Times New Roman" w:hAnsi="Times New Roman"/>
            <w:i/>
            <w:color w:val="000000" w:themeColor="text1"/>
            <w:sz w:val="24"/>
            <w:szCs w:val="24"/>
          </w:rPr>
          <w:delText>Statistical</w:delText>
        </w:r>
        <w:r w:rsidR="00EA1C1C" w:rsidDel="00FA3851">
          <w:rPr>
            <w:rFonts w:ascii="Times New Roman" w:hAnsi="Times New Roman"/>
            <w:i/>
            <w:color w:val="000000" w:themeColor="text1"/>
            <w:sz w:val="24"/>
            <w:szCs w:val="24"/>
          </w:rPr>
          <w:delText xml:space="preserve"> methods</w:delText>
        </w:r>
      </w:del>
    </w:p>
    <w:p w14:paraId="73B3120F" w14:textId="115767CC" w:rsidR="0000416A" w:rsidDel="00FA3851" w:rsidRDefault="00AB4E6A" w:rsidP="00D76DF7">
      <w:pPr>
        <w:spacing w:after="0" w:line="480" w:lineRule="auto"/>
        <w:jc w:val="both"/>
        <w:outlineLvl w:val="0"/>
        <w:rPr>
          <w:del w:id="321" w:author="Parks, Robbie M" w:date="2018-12-05T11:39:00Z"/>
          <w:rFonts w:ascii="Times New Roman" w:hAnsi="Times New Roman"/>
          <w:color w:val="000000" w:themeColor="text1"/>
          <w:sz w:val="24"/>
          <w:szCs w:val="24"/>
        </w:rPr>
      </w:pPr>
      <w:del w:id="322" w:author="Parks, Robbie M" w:date="2018-12-05T11:39:00Z">
        <w:r w:rsidRPr="00636C9B" w:rsidDel="00FA3851">
          <w:rPr>
            <w:rFonts w:ascii="Times New Roman" w:hAnsi="Times New Roman"/>
            <w:color w:val="000000" w:themeColor="text1"/>
            <w:sz w:val="24"/>
            <w:szCs w:val="24"/>
          </w:rPr>
          <w:delText>W</w:delText>
        </w:r>
        <w:r w:rsidR="00B050CA" w:rsidRPr="00636C9B" w:rsidDel="00FA3851">
          <w:rPr>
            <w:rFonts w:ascii="Times New Roman" w:hAnsi="Times New Roman"/>
            <w:color w:val="000000" w:themeColor="text1"/>
            <w:sz w:val="24"/>
            <w:szCs w:val="24"/>
          </w:rPr>
          <w:delText xml:space="preserve">e </w:delText>
        </w:r>
        <w:r w:rsidR="004127F2" w:rsidDel="00FA3851">
          <w:rPr>
            <w:rFonts w:ascii="Times New Roman" w:hAnsi="Times New Roman"/>
            <w:color w:val="000000" w:themeColor="text1"/>
            <w:sz w:val="24"/>
            <w:szCs w:val="24"/>
          </w:rPr>
          <w:delText>formulated</w:delText>
        </w:r>
        <w:r w:rsidR="004127F2" w:rsidRPr="00636C9B" w:rsidDel="00FA3851">
          <w:rPr>
            <w:rFonts w:ascii="Times New Roman" w:hAnsi="Times New Roman"/>
            <w:color w:val="000000" w:themeColor="text1"/>
            <w:sz w:val="24"/>
            <w:szCs w:val="24"/>
          </w:rPr>
          <w:delText xml:space="preserve"> </w:delText>
        </w:r>
        <w:r w:rsidR="00B050CA" w:rsidRPr="00636C9B" w:rsidDel="00FA3851">
          <w:rPr>
            <w:rFonts w:ascii="Times New Roman" w:hAnsi="Times New Roman"/>
            <w:color w:val="000000" w:themeColor="text1"/>
            <w:sz w:val="24"/>
            <w:szCs w:val="24"/>
          </w:rPr>
          <w:delText>a Bayesian spatio</w:delText>
        </w:r>
        <w:r w:rsidR="00644C34" w:rsidDel="00FA3851">
          <w:rPr>
            <w:rFonts w:ascii="Times New Roman" w:hAnsi="Times New Roman"/>
            <w:color w:val="000000" w:themeColor="text1"/>
            <w:sz w:val="24"/>
            <w:szCs w:val="24"/>
          </w:rPr>
          <w:delText>-</w:delText>
        </w:r>
        <w:r w:rsidR="00B050CA" w:rsidRPr="00636C9B" w:rsidDel="00FA3851">
          <w:rPr>
            <w:rFonts w:ascii="Times New Roman" w:hAnsi="Times New Roman"/>
            <w:color w:val="000000" w:themeColor="text1"/>
            <w:sz w:val="24"/>
            <w:szCs w:val="24"/>
          </w:rPr>
          <w:delText xml:space="preserve">temporal model </w:delText>
        </w:r>
        <w:r w:rsidR="00AA371C" w:rsidDel="00FA3851">
          <w:rPr>
            <w:rFonts w:ascii="Times New Roman" w:hAnsi="Times New Roman"/>
            <w:color w:val="000000" w:themeColor="text1"/>
            <w:sz w:val="24"/>
            <w:szCs w:val="24"/>
          </w:rPr>
          <w:delText>to</w:delText>
        </w:r>
        <w:r w:rsidR="0059454C" w:rsidDel="00FA3851">
          <w:rPr>
            <w:rFonts w:ascii="Times New Roman" w:hAnsi="Times New Roman"/>
            <w:color w:val="000000" w:themeColor="text1"/>
            <w:sz w:val="24"/>
            <w:szCs w:val="24"/>
          </w:rPr>
          <w:delText xml:space="preserve"> directly estimate the effect of </w:delText>
        </w:r>
        <w:commentRangeStart w:id="323"/>
        <w:commentRangeStart w:id="324"/>
        <w:r w:rsidR="0059454C" w:rsidDel="00FA3851">
          <w:rPr>
            <w:rFonts w:ascii="Times New Roman" w:hAnsi="Times New Roman"/>
            <w:color w:val="000000" w:themeColor="text1"/>
            <w:sz w:val="24"/>
            <w:szCs w:val="24"/>
          </w:rPr>
          <w:delText xml:space="preserve">anomalous temperature </w:delText>
        </w:r>
        <w:commentRangeEnd w:id="323"/>
        <w:r w:rsidR="004D2AEF" w:rsidDel="00FA3851">
          <w:rPr>
            <w:rStyle w:val="CommentReference"/>
            <w:rFonts w:asciiTheme="minorHAnsi" w:eastAsiaTheme="minorHAnsi" w:hAnsiTheme="minorHAnsi" w:cstheme="minorBidi"/>
          </w:rPr>
          <w:commentReference w:id="323"/>
        </w:r>
        <w:commentRangeEnd w:id="324"/>
        <w:r w:rsidR="007E74BD" w:rsidDel="00FA3851">
          <w:rPr>
            <w:rStyle w:val="CommentReference"/>
            <w:rFonts w:asciiTheme="minorHAnsi" w:eastAsiaTheme="minorHAnsi" w:hAnsiTheme="minorHAnsi" w:cstheme="minorBidi"/>
          </w:rPr>
          <w:commentReference w:id="324"/>
        </w:r>
        <w:r w:rsidR="0059454C" w:rsidDel="00FA3851">
          <w:rPr>
            <w:rFonts w:ascii="Times New Roman" w:hAnsi="Times New Roman"/>
            <w:color w:val="000000" w:themeColor="text1"/>
            <w:sz w:val="24"/>
            <w:szCs w:val="24"/>
          </w:rPr>
          <w:delText xml:space="preserve">on injury deaths rates at the state level. </w:delText>
        </w:r>
        <w:commentRangeStart w:id="325"/>
        <w:r w:rsidR="0059454C" w:rsidDel="00FA3851">
          <w:rPr>
            <w:rFonts w:ascii="Times New Roman" w:hAnsi="Times New Roman"/>
            <w:color w:val="000000" w:themeColor="text1"/>
            <w:sz w:val="24"/>
            <w:szCs w:val="24"/>
          </w:rPr>
          <w:delText xml:space="preserve">The outcome was deaths from several </w:delText>
        </w:r>
        <w:r w:rsidR="008A5971" w:rsidDel="00FA3851">
          <w:rPr>
            <w:rFonts w:ascii="Times New Roman" w:hAnsi="Times New Roman"/>
            <w:color w:val="000000" w:themeColor="text1"/>
            <w:sz w:val="24"/>
            <w:szCs w:val="24"/>
          </w:rPr>
          <w:delText>types</w:delText>
        </w:r>
        <w:r w:rsidR="003340AF" w:rsidDel="00FA3851">
          <w:rPr>
            <w:rFonts w:ascii="Times New Roman" w:hAnsi="Times New Roman"/>
            <w:color w:val="000000" w:themeColor="text1"/>
            <w:sz w:val="24"/>
            <w:szCs w:val="24"/>
          </w:rPr>
          <w:delText xml:space="preserve"> of injury, based on ICD9 (1980</w:delText>
        </w:r>
        <w:r w:rsidR="0059454C" w:rsidDel="00FA3851">
          <w:rPr>
            <w:rFonts w:ascii="Times New Roman" w:hAnsi="Times New Roman"/>
            <w:color w:val="000000" w:themeColor="text1"/>
            <w:sz w:val="24"/>
            <w:szCs w:val="24"/>
          </w:rPr>
          <w:delText>-1999)</w:delText>
        </w:r>
        <w:r w:rsidR="003340AF" w:rsidDel="00FA3851">
          <w:rPr>
            <w:rFonts w:ascii="Times New Roman" w:hAnsi="Times New Roman"/>
            <w:color w:val="000000" w:themeColor="text1"/>
            <w:sz w:val="24"/>
            <w:szCs w:val="24"/>
          </w:rPr>
          <w:delText xml:space="preserve"> and ICD10 (1999-2016)</w:delText>
        </w:r>
        <w:r w:rsidR="0039106C" w:rsidDel="00FA3851">
          <w:rPr>
            <w:rFonts w:ascii="Times New Roman" w:hAnsi="Times New Roman"/>
            <w:color w:val="000000" w:themeColor="text1"/>
            <w:sz w:val="24"/>
            <w:szCs w:val="24"/>
          </w:rPr>
          <w:delText xml:space="preserve"> (Table XX)</w:delText>
        </w:r>
        <w:r w:rsidR="00B7393E" w:rsidDel="00FA3851">
          <w:rPr>
            <w:rFonts w:ascii="Times New Roman" w:hAnsi="Times New Roman"/>
            <w:color w:val="000000" w:themeColor="text1"/>
            <w:sz w:val="24"/>
            <w:szCs w:val="24"/>
          </w:rPr>
          <w:delText xml:space="preserve">. </w:delText>
        </w:r>
        <w:commentRangeEnd w:id="325"/>
        <w:r w:rsidR="007E74BD" w:rsidDel="00FA3851">
          <w:rPr>
            <w:rStyle w:val="CommentReference"/>
            <w:rFonts w:asciiTheme="minorHAnsi" w:eastAsiaTheme="minorHAnsi" w:hAnsiTheme="minorHAnsi" w:cstheme="minorBidi"/>
          </w:rPr>
          <w:commentReference w:id="325"/>
        </w:r>
        <w:r w:rsidR="00E332CB" w:rsidDel="00FA3851">
          <w:rPr>
            <w:rFonts w:ascii="Times New Roman" w:hAnsi="Times New Roman"/>
            <w:color w:val="000000" w:themeColor="text1"/>
            <w:sz w:val="24"/>
            <w:szCs w:val="24"/>
          </w:rPr>
          <w:delText xml:space="preserve">We carried out all analyses </w:delText>
        </w:r>
        <w:r w:rsidR="00B7393E" w:rsidDel="00FA3851">
          <w:rPr>
            <w:rFonts w:ascii="Times New Roman" w:hAnsi="Times New Roman"/>
            <w:color w:val="000000" w:themeColor="text1"/>
            <w:sz w:val="24"/>
            <w:szCs w:val="24"/>
          </w:rPr>
          <w:delText>separately by sex and age group</w:delText>
        </w:r>
        <w:r w:rsidR="001242F1" w:rsidDel="00FA3851">
          <w:rPr>
            <w:rFonts w:ascii="Times New Roman" w:hAnsi="Times New Roman"/>
            <w:color w:val="000000" w:themeColor="text1"/>
            <w:sz w:val="24"/>
            <w:szCs w:val="24"/>
          </w:rPr>
          <w:delText xml:space="preserve"> (10-</w:delText>
        </w:r>
        <w:r w:rsidR="0000416A" w:rsidDel="00FA3851">
          <w:rPr>
            <w:rFonts w:ascii="Times New Roman" w:hAnsi="Times New Roman"/>
            <w:color w:val="000000" w:themeColor="text1"/>
            <w:sz w:val="24"/>
            <w:szCs w:val="24"/>
          </w:rPr>
          <w:delText xml:space="preserve">year age groups from 5 to 84 years, with 0-4 and 85+ years also) because </w:delText>
        </w:r>
      </w:del>
      <w:ins w:id="326" w:author="Ezzati, Majid" w:date="2018-12-01T01:23:00Z">
        <w:del w:id="327" w:author="Parks, Robbie M" w:date="2018-12-05T11:39:00Z">
          <w:r w:rsidR="007E74BD" w:rsidDel="00FA3851">
            <w:rPr>
              <w:rFonts w:ascii="Times New Roman" w:hAnsi="Times New Roman"/>
              <w:color w:val="000000" w:themeColor="text1"/>
              <w:sz w:val="24"/>
              <w:szCs w:val="24"/>
            </w:rPr>
            <w:delText xml:space="preserve">injury </w:delText>
          </w:r>
        </w:del>
      </w:ins>
      <w:del w:id="328" w:author="Parks, Robbie M" w:date="2018-12-05T11:39:00Z">
        <w:r w:rsidR="0000416A" w:rsidDel="00FA3851">
          <w:rPr>
            <w:rFonts w:ascii="Times New Roman" w:hAnsi="Times New Roman"/>
            <w:color w:val="000000" w:themeColor="text1"/>
            <w:sz w:val="24"/>
            <w:szCs w:val="24"/>
          </w:rPr>
          <w:delText xml:space="preserve">deaths rates vary by age group and sex, as might their associations with </w:delText>
        </w:r>
        <w:r w:rsidR="008A5971" w:rsidDel="00FA3851">
          <w:rPr>
            <w:rFonts w:ascii="Times New Roman" w:hAnsi="Times New Roman"/>
            <w:color w:val="000000" w:themeColor="text1"/>
            <w:sz w:val="24"/>
            <w:szCs w:val="24"/>
          </w:rPr>
          <w:delText>typ</w:delText>
        </w:r>
        <w:r w:rsidR="002D7AC2" w:rsidDel="00FA3851">
          <w:rPr>
            <w:rFonts w:ascii="Times New Roman" w:hAnsi="Times New Roman"/>
            <w:color w:val="000000" w:themeColor="text1"/>
            <w:sz w:val="24"/>
            <w:szCs w:val="24"/>
          </w:rPr>
          <w:delText>e</w:delText>
        </w:r>
        <w:r w:rsidR="0000416A" w:rsidDel="00FA3851">
          <w:rPr>
            <w:rFonts w:ascii="Times New Roman" w:hAnsi="Times New Roman"/>
            <w:color w:val="000000" w:themeColor="text1"/>
            <w:sz w:val="24"/>
            <w:szCs w:val="24"/>
          </w:rPr>
          <w:delText xml:space="preserve"> of injury and temperature.</w:delText>
        </w:r>
      </w:del>
    </w:p>
    <w:p w14:paraId="3FC20791" w14:textId="6135A844" w:rsidR="0000416A" w:rsidDel="00FA3851" w:rsidRDefault="0000416A" w:rsidP="00D76DF7">
      <w:pPr>
        <w:spacing w:after="0" w:line="480" w:lineRule="auto"/>
        <w:jc w:val="both"/>
        <w:outlineLvl w:val="0"/>
        <w:rPr>
          <w:del w:id="329" w:author="Parks, Robbie M" w:date="2018-12-05T11:39:00Z"/>
          <w:rFonts w:ascii="Times New Roman" w:hAnsi="Times New Roman"/>
          <w:color w:val="000000" w:themeColor="text1"/>
          <w:sz w:val="24"/>
          <w:szCs w:val="24"/>
        </w:rPr>
      </w:pPr>
    </w:p>
    <w:p w14:paraId="4E22D89C" w14:textId="62852A84" w:rsidR="00976958" w:rsidDel="00FA3851" w:rsidRDefault="00976958" w:rsidP="00D76DF7">
      <w:pPr>
        <w:spacing w:after="0" w:line="480" w:lineRule="auto"/>
        <w:jc w:val="both"/>
        <w:outlineLvl w:val="0"/>
        <w:rPr>
          <w:del w:id="330" w:author="Parks, Robbie M" w:date="2018-12-05T11:39:00Z"/>
          <w:rFonts w:ascii="Times New Roman" w:hAnsi="Times New Roman"/>
          <w:color w:val="000000" w:themeColor="text1"/>
          <w:sz w:val="24"/>
          <w:szCs w:val="24"/>
        </w:rPr>
      </w:pPr>
      <w:commentRangeStart w:id="331"/>
      <w:del w:id="332" w:author="Parks, Robbie M" w:date="2018-12-05T11:39:00Z">
        <w:r w:rsidDel="00FA3851">
          <w:rPr>
            <w:rFonts w:ascii="Times New Roman" w:hAnsi="Times New Roman"/>
            <w:color w:val="000000" w:themeColor="text1"/>
            <w:sz w:val="24"/>
            <w:szCs w:val="24"/>
          </w:rPr>
          <w:delText>We modelled, for a given state, sex, month, and age group, the numbers of deaths in each year as following a Poisson distribution:</w:delText>
        </w:r>
      </w:del>
    </w:p>
    <w:p w14:paraId="388E09CF" w14:textId="29BD06C9" w:rsidR="00976958" w:rsidDel="00FA3851" w:rsidRDefault="00976958" w:rsidP="00D76DF7">
      <w:pPr>
        <w:spacing w:after="0" w:line="480" w:lineRule="auto"/>
        <w:jc w:val="both"/>
        <w:outlineLvl w:val="0"/>
        <w:rPr>
          <w:del w:id="333" w:author="Parks, Robbie M" w:date="2018-12-05T11:39:00Z"/>
          <w:rFonts w:ascii="Times New Roman" w:hAnsi="Times New Roman"/>
          <w:color w:val="000000" w:themeColor="text1"/>
          <w:sz w:val="24"/>
          <w:szCs w:val="24"/>
        </w:rPr>
      </w:pPr>
    </w:p>
    <w:p w14:paraId="286251CB" w14:textId="5EDCE45A" w:rsidR="00D424E6" w:rsidDel="00FA3851" w:rsidRDefault="00976958" w:rsidP="00843ACB">
      <w:pPr>
        <w:pStyle w:val="SMSubheading"/>
        <w:spacing w:line="480" w:lineRule="auto"/>
        <w:ind w:firstLine="720"/>
        <w:jc w:val="both"/>
        <w:rPr>
          <w:del w:id="334" w:author="Parks, Robbie M" w:date="2018-12-05T11:39:00Z"/>
          <w:u w:val="none"/>
        </w:rPr>
      </w:pPr>
      <w:del w:id="335" w:author="Parks, Robbie M" w:date="2018-12-05T11:39:00Z">
        <w:r w:rsidDel="00FA3851">
          <w:rPr>
            <w:u w:val="none"/>
          </w:rPr>
          <w:delText>deaths</w:delText>
        </w:r>
        <w:r w:rsidDel="00FA3851">
          <w:rPr>
            <w:u w:val="none"/>
            <w:vertAlign w:val="subscript"/>
          </w:rPr>
          <w:delText>state</w:delText>
        </w:r>
        <w:r w:rsidRPr="00B32DC8" w:rsidDel="00FA3851">
          <w:rPr>
            <w:u w:val="none"/>
            <w:vertAlign w:val="subscript"/>
          </w:rPr>
          <w:delText>-year</w:delText>
        </w:r>
        <w:r w:rsidDel="00FA3851">
          <w:rPr>
            <w:u w:val="none"/>
          </w:rPr>
          <w:delText xml:space="preserve"> ~ Poisson(death rate</w:delText>
        </w:r>
        <w:r w:rsidDel="00FA3851">
          <w:rPr>
            <w:u w:val="none"/>
            <w:vertAlign w:val="subscript"/>
          </w:rPr>
          <w:delText>state</w:delText>
        </w:r>
        <w:r w:rsidRPr="00B32DC8" w:rsidDel="00FA3851">
          <w:rPr>
            <w:u w:val="none"/>
            <w:vertAlign w:val="subscript"/>
          </w:rPr>
          <w:delText>-year</w:delText>
        </w:r>
        <w:r w:rsidDel="00FA3851">
          <w:rPr>
            <w:i/>
            <w:u w:val="none"/>
          </w:rPr>
          <w:delText xml:space="preserve"> · </w:delText>
        </w:r>
        <w:r w:rsidDel="00FA3851">
          <w:rPr>
            <w:u w:val="none"/>
          </w:rPr>
          <w:delText>population</w:delText>
        </w:r>
        <w:r w:rsidDel="00FA3851">
          <w:rPr>
            <w:u w:val="none"/>
            <w:vertAlign w:val="subscript"/>
          </w:rPr>
          <w:delText>state</w:delText>
        </w:r>
        <w:r w:rsidRPr="00B32DC8" w:rsidDel="00FA3851">
          <w:rPr>
            <w:u w:val="none"/>
            <w:vertAlign w:val="subscript"/>
          </w:rPr>
          <w:delText>-year</w:delText>
        </w:r>
        <w:r w:rsidRPr="00436AE5" w:rsidDel="00FA3851">
          <w:rPr>
            <w:u w:val="none"/>
          </w:rPr>
          <w:delText>)</w:delText>
        </w:r>
      </w:del>
    </w:p>
    <w:p w14:paraId="60B18BFC" w14:textId="5B3129EF" w:rsidR="00976958" w:rsidDel="00FA3851" w:rsidRDefault="00976958" w:rsidP="00D76DF7">
      <w:pPr>
        <w:spacing w:after="0" w:line="480" w:lineRule="auto"/>
        <w:jc w:val="both"/>
        <w:outlineLvl w:val="0"/>
        <w:rPr>
          <w:del w:id="336" w:author="Parks, Robbie M" w:date="2018-12-05T11:39:00Z"/>
          <w:rFonts w:ascii="Times New Roman" w:hAnsi="Times New Roman"/>
          <w:color w:val="000000" w:themeColor="text1"/>
          <w:sz w:val="24"/>
          <w:szCs w:val="24"/>
        </w:rPr>
      </w:pPr>
    </w:p>
    <w:p w14:paraId="155E1D29" w14:textId="3AB3CDBF" w:rsidR="00DE0CCC" w:rsidDel="00FA3851" w:rsidRDefault="00335B57" w:rsidP="00D76DF7">
      <w:pPr>
        <w:spacing w:after="0" w:line="480" w:lineRule="auto"/>
        <w:jc w:val="both"/>
        <w:outlineLvl w:val="0"/>
        <w:rPr>
          <w:del w:id="337" w:author="Parks, Robbie M" w:date="2018-12-05T11:39:00Z"/>
          <w:rFonts w:ascii="Times New Roman" w:hAnsi="Times New Roman"/>
          <w:color w:val="000000" w:themeColor="text1"/>
          <w:sz w:val="24"/>
          <w:szCs w:val="24"/>
        </w:rPr>
      </w:pPr>
      <w:del w:id="338" w:author="Parks, Robbie M" w:date="2018-12-05T11:39:00Z">
        <w:r w:rsidDel="00FA3851">
          <w:rPr>
            <w:rFonts w:ascii="Times New Roman" w:hAnsi="Times New Roman"/>
            <w:color w:val="000000" w:themeColor="text1"/>
            <w:sz w:val="24"/>
            <w:szCs w:val="24"/>
          </w:rPr>
          <w:delText xml:space="preserve">In the model, </w:delText>
        </w:r>
        <w:r w:rsidR="00021BDE" w:rsidDel="00FA3851">
          <w:rPr>
            <w:rFonts w:ascii="Times New Roman" w:hAnsi="Times New Roman"/>
            <w:color w:val="000000" w:themeColor="text1"/>
            <w:sz w:val="24"/>
            <w:szCs w:val="24"/>
          </w:rPr>
          <w:delText>log-transformed death rates were modelled as a sum of components that depend on time</w:delText>
        </w:r>
        <w:r w:rsidR="00F275C0" w:rsidDel="00FA3851">
          <w:rPr>
            <w:rFonts w:ascii="Times New Roman" w:hAnsi="Times New Roman"/>
            <w:color w:val="000000" w:themeColor="text1"/>
            <w:sz w:val="24"/>
            <w:szCs w:val="24"/>
          </w:rPr>
          <w:delText xml:space="preserve"> </w:delText>
        </w:r>
        <w:r w:rsidR="000E048C" w:rsidDel="00FA3851">
          <w:rPr>
            <w:rFonts w:ascii="Times New Roman" w:hAnsi="Times New Roman"/>
            <w:color w:val="000000" w:themeColor="text1"/>
            <w:sz w:val="24"/>
            <w:szCs w:val="24"/>
          </w:rPr>
          <w:delText>(month-year)</w:delText>
        </w:r>
        <w:r w:rsidR="00D424E6" w:rsidDel="00FA3851">
          <w:rPr>
            <w:rFonts w:ascii="Times New Roman" w:hAnsi="Times New Roman"/>
            <w:color w:val="000000" w:themeColor="text1"/>
            <w:sz w:val="24"/>
            <w:szCs w:val="24"/>
          </w:rPr>
          <w:delText xml:space="preserve">, </w:delText>
        </w:r>
        <w:r w:rsidR="00266616" w:rsidDel="00FA3851">
          <w:rPr>
            <w:rFonts w:ascii="Times New Roman" w:hAnsi="Times New Roman"/>
            <w:color w:val="000000" w:themeColor="text1"/>
            <w:sz w:val="24"/>
            <w:szCs w:val="24"/>
          </w:rPr>
          <w:delText>location (state)</w:delText>
        </w:r>
        <w:r w:rsidR="006A58EB" w:rsidDel="00FA3851">
          <w:rPr>
            <w:rFonts w:ascii="Times New Roman" w:hAnsi="Times New Roman"/>
            <w:color w:val="000000" w:themeColor="text1"/>
            <w:sz w:val="24"/>
            <w:szCs w:val="24"/>
          </w:rPr>
          <w:delText xml:space="preserve"> of death, </w:delText>
        </w:r>
        <w:r w:rsidR="00D424E6" w:rsidDel="00FA3851">
          <w:rPr>
            <w:rFonts w:ascii="Times New Roman" w:hAnsi="Times New Roman"/>
            <w:color w:val="000000" w:themeColor="text1"/>
            <w:sz w:val="24"/>
            <w:szCs w:val="24"/>
          </w:rPr>
          <w:delText>month</w:delText>
        </w:r>
        <w:r w:rsidR="00B03D59" w:rsidDel="00FA3851">
          <w:rPr>
            <w:rFonts w:ascii="Times New Roman" w:hAnsi="Times New Roman"/>
            <w:color w:val="000000" w:themeColor="text1"/>
            <w:sz w:val="24"/>
            <w:szCs w:val="24"/>
          </w:rPr>
          <w:delText xml:space="preserve"> of year</w:delText>
        </w:r>
        <w:r w:rsidR="00537542" w:rsidDel="00FA3851">
          <w:rPr>
            <w:rFonts w:ascii="Times New Roman" w:hAnsi="Times New Roman"/>
            <w:color w:val="000000" w:themeColor="text1"/>
            <w:sz w:val="24"/>
            <w:szCs w:val="24"/>
          </w:rPr>
          <w:delText xml:space="preserve"> and temperature</w:delText>
        </w:r>
        <w:r w:rsidR="00021BDE" w:rsidDel="00FA3851">
          <w:rPr>
            <w:rFonts w:ascii="Times New Roman" w:hAnsi="Times New Roman"/>
            <w:color w:val="000000" w:themeColor="text1"/>
            <w:sz w:val="24"/>
            <w:szCs w:val="24"/>
          </w:rPr>
          <w:delText>.</w:delText>
        </w:r>
        <w:r w:rsidR="00A01638" w:rsidDel="00FA3851">
          <w:rPr>
            <w:rFonts w:ascii="Times New Roman" w:hAnsi="Times New Roman"/>
            <w:color w:val="000000" w:themeColor="text1"/>
            <w:sz w:val="24"/>
            <w:szCs w:val="24"/>
          </w:rPr>
          <w:delText xml:space="preserve"> The mathematical representation of the model is given </w:delText>
        </w:r>
        <w:r w:rsidR="00D341CD" w:rsidDel="00FA3851">
          <w:rPr>
            <w:rFonts w:ascii="Times New Roman" w:hAnsi="Times New Roman"/>
            <w:color w:val="000000" w:themeColor="text1"/>
            <w:sz w:val="24"/>
            <w:szCs w:val="24"/>
          </w:rPr>
          <w:delText>below:</w:delText>
        </w:r>
      </w:del>
    </w:p>
    <w:p w14:paraId="2EEDF585" w14:textId="1EE8E80A" w:rsidR="002C0846" w:rsidDel="00FA3851" w:rsidRDefault="002C0846" w:rsidP="00D76DF7">
      <w:pPr>
        <w:spacing w:after="0" w:line="480" w:lineRule="auto"/>
        <w:jc w:val="both"/>
        <w:outlineLvl w:val="0"/>
        <w:rPr>
          <w:del w:id="339" w:author="Parks, Robbie M" w:date="2018-12-05T11:39:00Z"/>
          <w:rFonts w:ascii="Times New Roman" w:hAnsi="Times New Roman"/>
          <w:color w:val="000000" w:themeColor="text1"/>
          <w:sz w:val="24"/>
          <w:szCs w:val="24"/>
        </w:rPr>
      </w:pPr>
    </w:p>
    <w:p w14:paraId="03DF48E1" w14:textId="7DDB5DAF" w:rsidR="000B7F6A" w:rsidRPr="000250EE" w:rsidDel="00FA3851" w:rsidRDefault="003542CE" w:rsidP="00843ACB">
      <w:pPr>
        <w:spacing w:after="0" w:line="360" w:lineRule="auto"/>
        <w:jc w:val="both"/>
        <w:outlineLvl w:val="0"/>
        <w:rPr>
          <w:del w:id="340" w:author="Parks, Robbie M" w:date="2018-12-05T11:39:00Z"/>
          <w:rFonts w:ascii="Times New Roman" w:hAnsi="Times New Roman"/>
          <w:sz w:val="24"/>
          <w:szCs w:val="24"/>
        </w:rPr>
      </w:pPr>
      <w:del w:id="341" w:author="Parks, Robbie M" w:date="2018-12-05T11:39:00Z">
        <w:r w:rsidRPr="000250EE" w:rsidDel="00FA3851">
          <w:rPr>
            <w:rFonts w:ascii="Times New Roman" w:hAnsi="Times New Roman"/>
            <w:sz w:val="24"/>
            <w:szCs w:val="24"/>
          </w:rPr>
          <w:delText>log(death rates</w:delText>
        </w:r>
        <w:r w:rsidRPr="000250EE" w:rsidDel="00FA3851">
          <w:rPr>
            <w:rFonts w:ascii="Times New Roman" w:hAnsi="Times New Roman"/>
            <w:sz w:val="24"/>
            <w:szCs w:val="24"/>
            <w:vertAlign w:val="subscript"/>
          </w:rPr>
          <w:delText>state-year</w:delText>
        </w:r>
        <w:r w:rsidRPr="000250EE" w:rsidDel="00FA3851">
          <w:rPr>
            <w:rFonts w:ascii="Times New Roman" w:hAnsi="Times New Roman"/>
            <w:sz w:val="24"/>
            <w:szCs w:val="24"/>
          </w:rPr>
          <w:delText xml:space="preserve">) = </w:delText>
        </w:r>
        <w:r w:rsidR="000B7F6A" w:rsidRPr="000250EE" w:rsidDel="00FA3851">
          <w:rPr>
            <w:rFonts w:ascii="Times New Roman" w:hAnsi="Times New Roman"/>
            <w:sz w:val="24"/>
            <w:szCs w:val="24"/>
          </w:rPr>
          <w:tab/>
        </w:r>
        <w:r w:rsidRPr="000250EE" w:rsidDel="00FA3851">
          <w:rPr>
            <w:rFonts w:ascii="Times New Roman" w:hAnsi="Times New Roman"/>
            <w:sz w:val="24"/>
            <w:szCs w:val="24"/>
          </w:rPr>
          <w:delText>α</w:delText>
        </w:r>
        <w:r w:rsidRPr="000250EE" w:rsidDel="00FA3851">
          <w:rPr>
            <w:rFonts w:ascii="Times New Roman" w:hAnsi="Times New Roman"/>
            <w:sz w:val="24"/>
            <w:szCs w:val="24"/>
            <w:vertAlign w:val="subscript"/>
          </w:rPr>
          <w:delText xml:space="preserve">0 </w:delText>
        </w:r>
        <w:r w:rsidRPr="000250EE" w:rsidDel="00FA3851">
          <w:rPr>
            <w:rFonts w:ascii="Times New Roman" w:hAnsi="Times New Roman"/>
            <w:sz w:val="24"/>
            <w:szCs w:val="24"/>
          </w:rPr>
          <w:delText>+ β</w:delText>
        </w:r>
        <w:r w:rsidRPr="000250EE" w:rsidDel="00FA3851">
          <w:rPr>
            <w:rFonts w:ascii="Times New Roman" w:hAnsi="Times New Roman"/>
            <w:sz w:val="24"/>
            <w:szCs w:val="24"/>
            <w:vertAlign w:val="subscript"/>
          </w:rPr>
          <w:delText>0</w:delText>
        </w:r>
        <w:r w:rsidRPr="000250EE" w:rsidDel="00FA3851">
          <w:rPr>
            <w:rFonts w:ascii="Times New Roman" w:hAnsi="Times New Roman"/>
            <w:sz w:val="24"/>
            <w:szCs w:val="24"/>
          </w:rPr>
          <w:delText xml:space="preserve">·(month-year) </w:delText>
        </w:r>
        <w:r w:rsidR="007C014B" w:rsidRPr="000250EE" w:rsidDel="00FA3851">
          <w:rPr>
            <w:rFonts w:ascii="Times New Roman" w:hAnsi="Times New Roman"/>
            <w:sz w:val="24"/>
            <w:szCs w:val="24"/>
          </w:rPr>
          <w:delText>+</w:delText>
        </w:r>
      </w:del>
    </w:p>
    <w:p w14:paraId="5399A156" w14:textId="1155232C" w:rsidR="000B7F6A" w:rsidRPr="000250EE" w:rsidDel="00FA3851" w:rsidRDefault="000B7F6A" w:rsidP="00843ACB">
      <w:pPr>
        <w:spacing w:after="0" w:line="360" w:lineRule="auto"/>
        <w:jc w:val="both"/>
        <w:outlineLvl w:val="0"/>
        <w:rPr>
          <w:del w:id="342" w:author="Parks, Robbie M" w:date="2018-12-05T11:39:00Z"/>
          <w:rFonts w:ascii="Times New Roman" w:hAnsi="Times New Roman"/>
          <w:sz w:val="24"/>
          <w:szCs w:val="24"/>
        </w:rPr>
      </w:pPr>
      <w:del w:id="343" w:author="Parks, Robbie M" w:date="2018-12-05T11:39:00Z">
        <w:r w:rsidRPr="000250EE" w:rsidDel="00FA3851">
          <w:rPr>
            <w:rFonts w:ascii="Times New Roman" w:hAnsi="Times New Roman"/>
            <w:sz w:val="24"/>
            <w:szCs w:val="24"/>
            <w:vertAlign w:val="subscript"/>
          </w:rPr>
          <w:tab/>
        </w:r>
        <w:r w:rsidRPr="000250EE" w:rsidDel="00FA3851">
          <w:rPr>
            <w:rFonts w:ascii="Times New Roman" w:hAnsi="Times New Roman"/>
            <w:sz w:val="24"/>
            <w:szCs w:val="24"/>
            <w:vertAlign w:val="subscript"/>
          </w:rPr>
          <w:tab/>
        </w:r>
        <w:r w:rsidRPr="000250EE" w:rsidDel="00FA3851">
          <w:rPr>
            <w:rFonts w:ascii="Times New Roman" w:hAnsi="Times New Roman"/>
            <w:sz w:val="24"/>
            <w:szCs w:val="24"/>
            <w:vertAlign w:val="subscript"/>
          </w:rPr>
          <w:tab/>
        </w:r>
        <w:r w:rsidRPr="000250EE" w:rsidDel="00FA3851">
          <w:rPr>
            <w:rFonts w:ascii="Times New Roman" w:hAnsi="Times New Roman"/>
            <w:sz w:val="24"/>
            <w:szCs w:val="24"/>
            <w:vertAlign w:val="subscript"/>
          </w:rPr>
          <w:tab/>
        </w:r>
        <w:r w:rsidR="003542CE" w:rsidRPr="000250EE" w:rsidDel="00FA3851">
          <w:rPr>
            <w:rFonts w:ascii="Times New Roman" w:hAnsi="Times New Roman"/>
            <w:sz w:val="24"/>
            <w:szCs w:val="24"/>
          </w:rPr>
          <w:delText>α</w:delText>
        </w:r>
        <w:r w:rsidR="003542CE" w:rsidRPr="000250EE" w:rsidDel="00FA3851">
          <w:rPr>
            <w:rFonts w:ascii="Times New Roman" w:hAnsi="Times New Roman"/>
            <w:sz w:val="24"/>
            <w:szCs w:val="24"/>
            <w:vertAlign w:val="subscript"/>
          </w:rPr>
          <w:delText xml:space="preserve">state </w:delText>
        </w:r>
        <w:r w:rsidR="003542CE" w:rsidRPr="000250EE" w:rsidDel="00FA3851">
          <w:rPr>
            <w:rFonts w:ascii="Times New Roman" w:hAnsi="Times New Roman"/>
            <w:sz w:val="24"/>
            <w:szCs w:val="24"/>
          </w:rPr>
          <w:delText>+ β</w:delText>
        </w:r>
        <w:r w:rsidR="003542CE" w:rsidRPr="000250EE" w:rsidDel="00FA3851">
          <w:rPr>
            <w:rFonts w:ascii="Times New Roman" w:hAnsi="Times New Roman"/>
            <w:sz w:val="24"/>
            <w:szCs w:val="24"/>
            <w:vertAlign w:val="subscript"/>
          </w:rPr>
          <w:delText>state</w:delText>
        </w:r>
        <w:r w:rsidR="003542CE" w:rsidRPr="000250EE" w:rsidDel="00FA3851">
          <w:rPr>
            <w:rFonts w:ascii="Times New Roman" w:hAnsi="Times New Roman"/>
            <w:sz w:val="24"/>
            <w:szCs w:val="24"/>
          </w:rPr>
          <w:delText>·(month-year)</w:delText>
        </w:r>
        <w:r w:rsidRPr="000250EE" w:rsidDel="00FA3851">
          <w:rPr>
            <w:rFonts w:ascii="Times New Roman" w:hAnsi="Times New Roman"/>
            <w:sz w:val="24"/>
            <w:szCs w:val="24"/>
          </w:rPr>
          <w:delText xml:space="preserve"> </w:delText>
        </w:r>
        <w:r w:rsidR="007C014B" w:rsidRPr="000250EE" w:rsidDel="00FA3851">
          <w:rPr>
            <w:rFonts w:ascii="Times New Roman" w:hAnsi="Times New Roman"/>
            <w:sz w:val="24"/>
            <w:szCs w:val="24"/>
          </w:rPr>
          <w:delText>+</w:delText>
        </w:r>
      </w:del>
    </w:p>
    <w:p w14:paraId="42992391" w14:textId="18CF7472" w:rsidR="003542CE" w:rsidRPr="000250EE" w:rsidDel="00FA3851" w:rsidRDefault="000B7F6A" w:rsidP="00843ACB">
      <w:pPr>
        <w:spacing w:after="0" w:line="360" w:lineRule="auto"/>
        <w:jc w:val="both"/>
        <w:outlineLvl w:val="0"/>
        <w:rPr>
          <w:del w:id="344" w:author="Parks, Robbie M" w:date="2018-12-05T11:39:00Z"/>
          <w:rFonts w:ascii="Times New Roman" w:hAnsi="Times New Roman"/>
          <w:sz w:val="24"/>
          <w:szCs w:val="24"/>
        </w:rPr>
      </w:pPr>
      <w:del w:id="345" w:author="Parks, Robbie M" w:date="2018-12-05T11:39:00Z">
        <w:r w:rsidRPr="000250EE" w:rsidDel="00FA3851">
          <w:rPr>
            <w:rFonts w:ascii="Times New Roman" w:hAnsi="Times New Roman"/>
            <w:sz w:val="24"/>
            <w:szCs w:val="24"/>
          </w:rPr>
          <w:tab/>
        </w:r>
        <w:r w:rsidRPr="000250EE" w:rsidDel="00FA3851">
          <w:rPr>
            <w:rFonts w:ascii="Times New Roman" w:hAnsi="Times New Roman"/>
            <w:sz w:val="24"/>
            <w:szCs w:val="24"/>
          </w:rPr>
          <w:tab/>
        </w:r>
        <w:r w:rsidRPr="000250EE" w:rsidDel="00FA3851">
          <w:rPr>
            <w:rFonts w:ascii="Times New Roman" w:hAnsi="Times New Roman"/>
            <w:sz w:val="24"/>
            <w:szCs w:val="24"/>
          </w:rPr>
          <w:tab/>
        </w:r>
        <w:r w:rsidRPr="000250EE" w:rsidDel="00FA3851">
          <w:rPr>
            <w:rFonts w:ascii="Times New Roman" w:hAnsi="Times New Roman"/>
            <w:sz w:val="24"/>
            <w:szCs w:val="24"/>
          </w:rPr>
          <w:tab/>
          <w:delText>α</w:delText>
        </w:r>
        <w:r w:rsidRPr="000250EE" w:rsidDel="00FA3851">
          <w:rPr>
            <w:rFonts w:ascii="Times New Roman" w:hAnsi="Times New Roman"/>
            <w:sz w:val="24"/>
            <w:szCs w:val="24"/>
            <w:vertAlign w:val="subscript"/>
          </w:rPr>
          <w:delText xml:space="preserve">month </w:delText>
        </w:r>
        <w:r w:rsidRPr="000250EE" w:rsidDel="00FA3851">
          <w:rPr>
            <w:rFonts w:ascii="Times New Roman" w:hAnsi="Times New Roman"/>
            <w:sz w:val="24"/>
            <w:szCs w:val="24"/>
          </w:rPr>
          <w:delText>+ β</w:delText>
        </w:r>
        <w:r w:rsidRPr="000250EE" w:rsidDel="00FA3851">
          <w:rPr>
            <w:rFonts w:ascii="Times New Roman" w:hAnsi="Times New Roman"/>
            <w:sz w:val="24"/>
            <w:szCs w:val="24"/>
            <w:vertAlign w:val="subscript"/>
          </w:rPr>
          <w:delText>month</w:delText>
        </w:r>
        <w:r w:rsidRPr="000250EE" w:rsidDel="00FA3851">
          <w:rPr>
            <w:rFonts w:ascii="Times New Roman" w:hAnsi="Times New Roman"/>
            <w:sz w:val="24"/>
            <w:szCs w:val="24"/>
          </w:rPr>
          <w:delText>·(month-year)</w:delText>
        </w:r>
        <w:r w:rsidR="007C014B" w:rsidRPr="000250EE" w:rsidDel="00FA3851">
          <w:rPr>
            <w:rFonts w:ascii="Times New Roman" w:hAnsi="Times New Roman"/>
            <w:sz w:val="24"/>
            <w:szCs w:val="24"/>
          </w:rPr>
          <w:delText xml:space="preserve"> +</w:delText>
        </w:r>
      </w:del>
    </w:p>
    <w:p w14:paraId="5BB789BB" w14:textId="530356D1" w:rsidR="002C0846" w:rsidRPr="000250EE" w:rsidDel="00FA3851" w:rsidRDefault="000B7F6A" w:rsidP="00843ACB">
      <w:pPr>
        <w:spacing w:after="0" w:line="240" w:lineRule="auto"/>
        <w:jc w:val="both"/>
        <w:outlineLvl w:val="0"/>
        <w:rPr>
          <w:del w:id="346" w:author="Parks, Robbie M" w:date="2018-12-05T11:39:00Z"/>
          <w:rFonts w:ascii="Times New Roman" w:hAnsi="Times New Roman"/>
          <w:sz w:val="24"/>
          <w:szCs w:val="24"/>
        </w:rPr>
      </w:pPr>
      <w:del w:id="347" w:author="Parks, Robbie M" w:date="2018-12-05T11:39:00Z">
        <w:r w:rsidRPr="000250EE" w:rsidDel="00FA3851">
          <w:rPr>
            <w:rFonts w:ascii="Times New Roman" w:hAnsi="Times New Roman"/>
            <w:sz w:val="24"/>
            <w:szCs w:val="24"/>
          </w:rPr>
          <w:tab/>
        </w:r>
        <w:r w:rsidRPr="000250EE" w:rsidDel="00FA3851">
          <w:rPr>
            <w:rFonts w:ascii="Times New Roman" w:hAnsi="Times New Roman"/>
            <w:sz w:val="24"/>
            <w:szCs w:val="24"/>
          </w:rPr>
          <w:tab/>
        </w:r>
        <w:r w:rsidRPr="000250EE" w:rsidDel="00FA3851">
          <w:rPr>
            <w:rFonts w:ascii="Times New Roman" w:hAnsi="Times New Roman"/>
            <w:sz w:val="24"/>
            <w:szCs w:val="24"/>
          </w:rPr>
          <w:tab/>
        </w:r>
        <w:r w:rsidRPr="000250EE" w:rsidDel="00FA3851">
          <w:rPr>
            <w:rFonts w:ascii="Times New Roman" w:hAnsi="Times New Roman"/>
            <w:sz w:val="24"/>
            <w:szCs w:val="24"/>
          </w:rPr>
          <w:tab/>
          <w:delText>ν</w:delText>
        </w:r>
        <w:r w:rsidRPr="000250EE" w:rsidDel="00FA3851">
          <w:rPr>
            <w:rFonts w:ascii="Times New Roman" w:hAnsi="Times New Roman"/>
            <w:sz w:val="24"/>
            <w:szCs w:val="24"/>
            <w:vertAlign w:val="subscript"/>
          </w:rPr>
          <w:delText xml:space="preserve">month-year </w:delText>
        </w:r>
        <w:r w:rsidR="007C014B" w:rsidRPr="000250EE" w:rsidDel="00FA3851">
          <w:rPr>
            <w:rFonts w:ascii="Times New Roman" w:hAnsi="Times New Roman"/>
            <w:sz w:val="24"/>
            <w:szCs w:val="24"/>
          </w:rPr>
          <w:delText>+</w:delText>
        </w:r>
      </w:del>
    </w:p>
    <w:p w14:paraId="36974A32" w14:textId="66CD21F5" w:rsidR="00650BAB" w:rsidRPr="000250EE" w:rsidDel="00FA3851" w:rsidRDefault="002C0846" w:rsidP="00843ACB">
      <w:pPr>
        <w:pStyle w:val="SMHeading"/>
        <w:jc w:val="both"/>
        <w:rPr>
          <w:del w:id="348" w:author="Parks, Robbie M" w:date="2018-12-05T11:39:00Z"/>
          <w:b w:val="0"/>
        </w:rPr>
      </w:pPr>
      <w:del w:id="349" w:author="Parks, Robbie M" w:date="2018-12-05T11:39:00Z">
        <w:r w:rsidRPr="000250EE" w:rsidDel="00FA3851">
          <w:rPr>
            <w:vertAlign w:val="subscript"/>
          </w:rPr>
          <w:tab/>
        </w:r>
        <w:r w:rsidRPr="000250EE" w:rsidDel="00FA3851">
          <w:rPr>
            <w:vertAlign w:val="subscript"/>
          </w:rPr>
          <w:tab/>
        </w:r>
        <w:r w:rsidRPr="000250EE" w:rsidDel="00FA3851">
          <w:rPr>
            <w:vertAlign w:val="subscript"/>
          </w:rPr>
          <w:tab/>
        </w:r>
        <w:r w:rsidRPr="000250EE" w:rsidDel="00FA3851">
          <w:rPr>
            <w:vertAlign w:val="subscript"/>
          </w:rPr>
          <w:tab/>
        </w:r>
        <w:r w:rsidR="00650BAB" w:rsidRPr="0015113F" w:rsidDel="00FA3851">
          <w:delText>ɛ</w:delText>
        </w:r>
        <w:r w:rsidR="00650BAB" w:rsidRPr="0015113F" w:rsidDel="00FA3851">
          <w:rPr>
            <w:vertAlign w:val="subscript"/>
          </w:rPr>
          <w:delText>state-month-year</w:delText>
        </w:r>
        <w:r w:rsidR="00650BAB" w:rsidRPr="000250EE" w:rsidDel="00FA3851">
          <w:rPr>
            <w:b w:val="0"/>
          </w:rPr>
          <w:delText xml:space="preserve"> +</w:delText>
        </w:r>
      </w:del>
    </w:p>
    <w:p w14:paraId="65CB393A" w14:textId="4A1D81D9" w:rsidR="002C0846" w:rsidRPr="0015113F" w:rsidDel="00FA3851" w:rsidRDefault="002C0846" w:rsidP="000250EE">
      <w:pPr>
        <w:pStyle w:val="SMHeading"/>
        <w:ind w:left="2160" w:firstLine="720"/>
        <w:jc w:val="both"/>
        <w:rPr>
          <w:del w:id="350" w:author="Parks, Robbie M" w:date="2018-12-05T11:39:00Z"/>
        </w:rPr>
      </w:pPr>
      <w:commentRangeStart w:id="351"/>
      <w:del w:id="352" w:author="Parks, Robbie M" w:date="2018-12-05T11:39:00Z">
        <w:r w:rsidRPr="000250EE" w:rsidDel="00FA3851">
          <w:rPr>
            <w:b w:val="0"/>
          </w:rPr>
          <w:delText>γ</w:delText>
        </w:r>
        <w:r w:rsidR="0042446C" w:rsidRPr="000250EE" w:rsidDel="00FA3851">
          <w:rPr>
            <w:b w:val="0"/>
            <w:vertAlign w:val="subscript"/>
          </w:rPr>
          <w:delText>month</w:delText>
        </w:r>
        <w:r w:rsidRPr="000250EE" w:rsidDel="00FA3851">
          <w:rPr>
            <w:b w:val="0"/>
          </w:rPr>
          <w:delText>·Anomaly</w:delText>
        </w:r>
        <w:r w:rsidRPr="000250EE" w:rsidDel="00FA3851">
          <w:rPr>
            <w:b w:val="0"/>
            <w:vertAlign w:val="subscript"/>
          </w:rPr>
          <w:delText>state-month</w:delText>
        </w:r>
        <w:r w:rsidR="007C014B" w:rsidRPr="000250EE" w:rsidDel="00FA3851">
          <w:rPr>
            <w:b w:val="0"/>
            <w:vertAlign w:val="subscript"/>
          </w:rPr>
          <w:delText xml:space="preserve"> </w:delText>
        </w:r>
        <w:commentRangeEnd w:id="351"/>
        <w:r w:rsidR="00650BAB" w:rsidRPr="000250EE" w:rsidDel="00FA3851">
          <w:rPr>
            <w:rStyle w:val="CommentReference"/>
            <w:rFonts w:asciiTheme="minorHAnsi" w:eastAsiaTheme="minorHAnsi" w:hAnsiTheme="minorHAnsi" w:cstheme="minorBidi"/>
            <w:b w:val="0"/>
            <w:bCs w:val="0"/>
            <w:kern w:val="0"/>
            <w:sz w:val="24"/>
            <w:szCs w:val="24"/>
            <w:lang w:val="en-GB"/>
          </w:rPr>
          <w:commentReference w:id="351"/>
        </w:r>
      </w:del>
    </w:p>
    <w:p w14:paraId="797DE730" w14:textId="704D5806" w:rsidR="000B7F6A" w:rsidRPr="00843ACB" w:rsidDel="00FA3851" w:rsidRDefault="000B7F6A" w:rsidP="00843ACB">
      <w:pPr>
        <w:spacing w:after="0" w:line="360" w:lineRule="auto"/>
        <w:jc w:val="both"/>
        <w:outlineLvl w:val="0"/>
        <w:rPr>
          <w:del w:id="353" w:author="Parks, Robbie M" w:date="2018-12-05T11:39:00Z"/>
          <w:rFonts w:ascii="Times New Roman" w:hAnsi="Times New Roman"/>
          <w:vertAlign w:val="subscript"/>
        </w:rPr>
      </w:pPr>
      <w:del w:id="354" w:author="Parks, Robbie M" w:date="2018-12-05T11:39:00Z">
        <w:r w:rsidRPr="00843ACB" w:rsidDel="00FA3851">
          <w:rPr>
            <w:rFonts w:ascii="Times New Roman" w:hAnsi="Times New Roman"/>
            <w:color w:val="000000" w:themeColor="text1"/>
          </w:rPr>
          <w:tab/>
        </w:r>
        <w:r w:rsidRPr="00843ACB" w:rsidDel="00FA3851">
          <w:rPr>
            <w:rFonts w:ascii="Times New Roman" w:hAnsi="Times New Roman"/>
            <w:color w:val="000000" w:themeColor="text1"/>
          </w:rPr>
          <w:tab/>
        </w:r>
        <w:r w:rsidRPr="00843ACB" w:rsidDel="00FA3851">
          <w:rPr>
            <w:rFonts w:ascii="Times New Roman" w:hAnsi="Times New Roman"/>
            <w:color w:val="000000" w:themeColor="text1"/>
          </w:rPr>
          <w:tab/>
        </w:r>
        <w:r w:rsidRPr="00843ACB" w:rsidDel="00FA3851">
          <w:rPr>
            <w:rFonts w:ascii="Times New Roman" w:hAnsi="Times New Roman"/>
            <w:color w:val="000000" w:themeColor="text1"/>
          </w:rPr>
          <w:tab/>
        </w:r>
      </w:del>
    </w:p>
    <w:p w14:paraId="5DD38B8F" w14:textId="6236C820" w:rsidR="003542CE" w:rsidRPr="00C1578A" w:rsidDel="00FA3851" w:rsidRDefault="003542CE" w:rsidP="00D76DF7">
      <w:pPr>
        <w:spacing w:after="0" w:line="480" w:lineRule="auto"/>
        <w:jc w:val="both"/>
        <w:outlineLvl w:val="0"/>
        <w:rPr>
          <w:del w:id="355" w:author="Parks, Robbie M" w:date="2018-12-05T11:39:00Z"/>
          <w:rFonts w:ascii="Times New Roman" w:hAnsi="Times New Roman"/>
          <w:color w:val="000000" w:themeColor="text1"/>
          <w:sz w:val="24"/>
          <w:szCs w:val="24"/>
        </w:rPr>
      </w:pPr>
    </w:p>
    <w:p w14:paraId="2F87D0F9" w14:textId="7E9A0FF2" w:rsidR="00DE0CCC" w:rsidRPr="00C1578A" w:rsidDel="00FA3851" w:rsidRDefault="00F6045C" w:rsidP="00D76DF7">
      <w:pPr>
        <w:spacing w:after="0" w:line="480" w:lineRule="auto"/>
        <w:jc w:val="both"/>
        <w:outlineLvl w:val="0"/>
        <w:rPr>
          <w:del w:id="356" w:author="Parks, Robbie M" w:date="2018-12-05T11:39:00Z"/>
          <w:rFonts w:ascii="Times New Roman" w:hAnsi="Times New Roman"/>
          <w:color w:val="000000" w:themeColor="text1"/>
          <w:sz w:val="24"/>
          <w:szCs w:val="24"/>
        </w:rPr>
      </w:pPr>
      <w:del w:id="357" w:author="Parks, Robbie M" w:date="2018-12-05T11:39:00Z">
        <w:r w:rsidRPr="00843ACB" w:rsidDel="00FA3851">
          <w:rPr>
            <w:rFonts w:ascii="Times New Roman" w:hAnsi="Times New Roman"/>
            <w:sz w:val="24"/>
            <w:szCs w:val="24"/>
          </w:rPr>
          <w:delText>The model</w:delText>
        </w:r>
        <w:r w:rsidR="002F512B" w:rsidRPr="00843ACB" w:rsidDel="00FA3851">
          <w:rPr>
            <w:rFonts w:ascii="Times New Roman" w:hAnsi="Times New Roman"/>
            <w:sz w:val="24"/>
            <w:szCs w:val="24"/>
          </w:rPr>
          <w:delText xml:space="preserve"> contained terms to capture the overall level and rate of change of mortality, with α</w:delText>
        </w:r>
        <w:r w:rsidR="002F512B" w:rsidRPr="00843ACB" w:rsidDel="00FA3851">
          <w:rPr>
            <w:rFonts w:ascii="Times New Roman" w:hAnsi="Times New Roman"/>
            <w:sz w:val="24"/>
            <w:szCs w:val="24"/>
            <w:vertAlign w:val="subscript"/>
          </w:rPr>
          <w:delText>0</w:delText>
        </w:r>
        <w:r w:rsidR="002F512B" w:rsidRPr="00843ACB" w:rsidDel="00FA3851">
          <w:rPr>
            <w:rFonts w:ascii="Times New Roman" w:hAnsi="Times New Roman"/>
            <w:sz w:val="24"/>
            <w:szCs w:val="24"/>
          </w:rPr>
          <w:delText xml:space="preserve"> as the common intercept for log-transformed death rates, and β</w:delText>
        </w:r>
        <w:r w:rsidR="002F512B" w:rsidRPr="00843ACB" w:rsidDel="00FA3851">
          <w:rPr>
            <w:rFonts w:ascii="Times New Roman" w:hAnsi="Times New Roman"/>
            <w:sz w:val="24"/>
            <w:szCs w:val="24"/>
            <w:vertAlign w:val="subscript"/>
          </w:rPr>
          <w:delText>0</w:delText>
        </w:r>
        <w:r w:rsidR="002F512B" w:rsidRPr="00843ACB" w:rsidDel="00FA3851">
          <w:rPr>
            <w:rFonts w:ascii="Times New Roman" w:hAnsi="Times New Roman"/>
            <w:sz w:val="24"/>
            <w:szCs w:val="24"/>
          </w:rPr>
          <w:delText xml:space="preserve"> the common time slope.</w:delText>
        </w:r>
      </w:del>
    </w:p>
    <w:p w14:paraId="3FC93AD2" w14:textId="7762ACEC" w:rsidR="007C6648" w:rsidRPr="00636C9B" w:rsidDel="00FA3851" w:rsidRDefault="007C6648" w:rsidP="00D76DF7">
      <w:pPr>
        <w:spacing w:after="0" w:line="480" w:lineRule="auto"/>
        <w:jc w:val="both"/>
        <w:outlineLvl w:val="0"/>
        <w:rPr>
          <w:del w:id="358" w:author="Parks, Robbie M" w:date="2018-12-05T11:39:00Z"/>
          <w:rFonts w:ascii="Times New Roman" w:hAnsi="Times New Roman"/>
          <w:color w:val="000000" w:themeColor="text1"/>
          <w:sz w:val="24"/>
          <w:szCs w:val="24"/>
        </w:rPr>
      </w:pPr>
    </w:p>
    <w:p w14:paraId="20711A48" w14:textId="0A27F2D3" w:rsidR="00D64877" w:rsidRPr="00636C9B" w:rsidDel="00FA3851" w:rsidRDefault="0071557B" w:rsidP="00D76DF7">
      <w:pPr>
        <w:spacing w:after="0" w:line="480" w:lineRule="auto"/>
        <w:jc w:val="both"/>
        <w:outlineLvl w:val="0"/>
        <w:rPr>
          <w:del w:id="359" w:author="Parks, Robbie M" w:date="2018-12-05T11:39:00Z"/>
          <w:rFonts w:ascii="Times New Roman" w:hAnsi="Times New Roman"/>
          <w:color w:val="000000" w:themeColor="text1"/>
          <w:sz w:val="24"/>
          <w:szCs w:val="24"/>
        </w:rPr>
      </w:pPr>
      <w:del w:id="360" w:author="Parks, Robbie M" w:date="2018-12-05T11:39:00Z">
        <w:r w:rsidRPr="00636C9B" w:rsidDel="00FA3851">
          <w:rPr>
            <w:rFonts w:ascii="Times New Roman" w:hAnsi="Times New Roman"/>
            <w:color w:val="000000" w:themeColor="text1"/>
            <w:sz w:val="24"/>
            <w:szCs w:val="24"/>
          </w:rPr>
          <w:delText>D</w:delText>
        </w:r>
        <w:r w:rsidR="00707A42" w:rsidRPr="00636C9B" w:rsidDel="00FA3851">
          <w:rPr>
            <w:rFonts w:ascii="Times New Roman" w:hAnsi="Times New Roman"/>
            <w:color w:val="000000" w:themeColor="text1"/>
            <w:sz w:val="24"/>
            <w:szCs w:val="24"/>
          </w:rPr>
          <w:delText xml:space="preserve">eath rates </w:delText>
        </w:r>
        <w:r w:rsidR="00FE079B" w:rsidRPr="00636C9B" w:rsidDel="00FA3851">
          <w:rPr>
            <w:rFonts w:ascii="Times New Roman" w:hAnsi="Times New Roman"/>
            <w:color w:val="000000" w:themeColor="text1"/>
            <w:sz w:val="24"/>
            <w:szCs w:val="24"/>
          </w:rPr>
          <w:delText>vary</w:delText>
        </w:r>
        <w:r w:rsidRPr="00636C9B" w:rsidDel="00FA3851">
          <w:rPr>
            <w:rFonts w:ascii="Times New Roman" w:hAnsi="Times New Roman"/>
            <w:color w:val="000000" w:themeColor="text1"/>
            <w:sz w:val="24"/>
            <w:szCs w:val="24"/>
          </w:rPr>
          <w:delText xml:space="preserve"> by month</w:delText>
        </w:r>
        <w:r w:rsidR="00554C35" w:rsidRPr="00636C9B" w:rsidDel="00FA3851">
          <w:rPr>
            <w:rFonts w:ascii="Times New Roman" w:hAnsi="Times New Roman"/>
            <w:color w:val="000000" w:themeColor="text1"/>
            <w:sz w:val="24"/>
            <w:szCs w:val="24"/>
          </w:rPr>
          <w:delText xml:space="preserve">, and </w:delText>
        </w:r>
        <w:r w:rsidR="00B950F6" w:rsidDel="00FA3851">
          <w:rPr>
            <w:rFonts w:ascii="Times New Roman" w:hAnsi="Times New Roman"/>
            <w:color w:val="000000" w:themeColor="text1"/>
            <w:sz w:val="24"/>
            <w:szCs w:val="24"/>
          </w:rPr>
          <w:delText xml:space="preserve">tend to smoothly vary across </w:delText>
        </w:r>
        <w:r w:rsidR="00554C35" w:rsidRPr="00636C9B" w:rsidDel="00FA3851">
          <w:rPr>
            <w:rFonts w:ascii="Times New Roman" w:hAnsi="Times New Roman"/>
            <w:color w:val="000000" w:themeColor="text1"/>
            <w:sz w:val="24"/>
            <w:szCs w:val="24"/>
          </w:rPr>
          <w:delText>neighbouring months</w:delText>
        </w:r>
        <w:r w:rsidR="00FE079B" w:rsidRPr="00636C9B" w:rsidDel="00FA3851">
          <w:rPr>
            <w:rFonts w:ascii="Times New Roman" w:hAnsi="Times New Roman"/>
            <w:color w:val="000000" w:themeColor="text1"/>
            <w:sz w:val="24"/>
            <w:szCs w:val="24"/>
          </w:rPr>
          <w:delText>.</w:delText>
        </w:r>
        <w:r w:rsidR="00047A51" w:rsidRPr="00636C9B" w:rsidDel="00FA3851">
          <w:rPr>
            <w:rFonts w:ascii="Times New Roman" w:hAnsi="Times New Roman"/>
            <w:color w:val="000000" w:themeColor="text1"/>
            <w:sz w:val="24"/>
            <w:szCs w:val="24"/>
          </w:rPr>
          <w:fldChar w:fldCharType="begin" w:fldLock="1"/>
        </w:r>
        <w:r w:rsidR="008C17E4" w:rsidDel="00FA3851">
          <w:rPr>
            <w:rFonts w:ascii="Times New Roman" w:hAnsi="Times New Roman"/>
            <w:color w:val="000000" w:themeColor="text1"/>
            <w:sz w:val="24"/>
            <w:szCs w:val="24"/>
          </w:rPr>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delInstrText>
        </w:r>
        <w:r w:rsidR="00047A51" w:rsidRPr="00636C9B" w:rsidDel="00FA3851">
          <w:rPr>
            <w:rFonts w:ascii="Times New Roman" w:hAnsi="Times New Roman"/>
            <w:color w:val="000000" w:themeColor="text1"/>
            <w:sz w:val="24"/>
            <w:szCs w:val="24"/>
          </w:rPr>
          <w:fldChar w:fldCharType="separate"/>
        </w:r>
        <w:r w:rsidR="0035337E" w:rsidRPr="0035337E" w:rsidDel="00FA3851">
          <w:rPr>
            <w:rFonts w:ascii="Times New Roman" w:hAnsi="Times New Roman"/>
            <w:noProof/>
            <w:color w:val="000000" w:themeColor="text1"/>
            <w:sz w:val="24"/>
            <w:szCs w:val="24"/>
            <w:vertAlign w:val="superscript"/>
          </w:rPr>
          <w:delText>7</w:delText>
        </w:r>
        <w:r w:rsidR="00047A51" w:rsidRPr="00636C9B" w:rsidDel="00FA3851">
          <w:rPr>
            <w:rFonts w:ascii="Times New Roman" w:hAnsi="Times New Roman"/>
            <w:color w:val="000000" w:themeColor="text1"/>
            <w:sz w:val="24"/>
            <w:szCs w:val="24"/>
          </w:rPr>
          <w:fldChar w:fldCharType="end"/>
        </w:r>
        <w:r w:rsidR="00240A26" w:rsidRPr="00636C9B" w:rsidDel="00FA3851">
          <w:rPr>
            <w:rFonts w:ascii="Times New Roman" w:hAnsi="Times New Roman"/>
            <w:color w:val="000000" w:themeColor="text1"/>
            <w:sz w:val="24"/>
            <w:szCs w:val="24"/>
          </w:rPr>
          <w:delText xml:space="preserve"> </w:delText>
        </w:r>
        <w:r w:rsidR="003841EC" w:rsidRPr="00636C9B" w:rsidDel="00FA3851">
          <w:rPr>
            <w:rFonts w:ascii="Times New Roman" w:hAnsi="Times New Roman"/>
            <w:color w:val="000000" w:themeColor="text1"/>
            <w:sz w:val="24"/>
            <w:szCs w:val="24"/>
          </w:rPr>
          <w:delText>Therefore, f</w:delText>
        </w:r>
        <w:r w:rsidR="00B42638" w:rsidRPr="00636C9B" w:rsidDel="00FA3851">
          <w:rPr>
            <w:rFonts w:ascii="Times New Roman" w:hAnsi="Times New Roman"/>
            <w:color w:val="000000" w:themeColor="text1"/>
            <w:sz w:val="24"/>
            <w:szCs w:val="24"/>
          </w:rPr>
          <w:delText xml:space="preserve">or each age group and sex, </w:delText>
        </w:r>
        <w:r w:rsidR="009E4AF1" w:rsidRPr="00636C9B" w:rsidDel="00FA3851">
          <w:rPr>
            <w:rFonts w:ascii="Times New Roman" w:hAnsi="Times New Roman"/>
            <w:color w:val="000000" w:themeColor="text1"/>
            <w:sz w:val="24"/>
            <w:szCs w:val="24"/>
          </w:rPr>
          <w:delText xml:space="preserve">we allowed each </w:delText>
        </w:r>
        <w:r w:rsidR="00CC019A" w:rsidRPr="00636C9B" w:rsidDel="00FA3851">
          <w:rPr>
            <w:rFonts w:ascii="Times New Roman" w:hAnsi="Times New Roman"/>
            <w:color w:val="000000" w:themeColor="text1"/>
            <w:sz w:val="24"/>
            <w:szCs w:val="24"/>
          </w:rPr>
          <w:delText>month of the year</w:delText>
        </w:r>
        <w:r w:rsidR="005B25ED" w:rsidRPr="00636C9B" w:rsidDel="00FA3851">
          <w:rPr>
            <w:rFonts w:ascii="Times New Roman" w:hAnsi="Times New Roman"/>
            <w:color w:val="000000" w:themeColor="text1"/>
            <w:sz w:val="24"/>
            <w:szCs w:val="24"/>
          </w:rPr>
          <w:delText xml:space="preserve"> to </w:delText>
        </w:r>
        <w:r w:rsidR="006C3AFE" w:rsidDel="00FA3851">
          <w:rPr>
            <w:rFonts w:ascii="Times New Roman" w:hAnsi="Times New Roman"/>
            <w:color w:val="000000" w:themeColor="text1"/>
            <w:sz w:val="24"/>
            <w:szCs w:val="24"/>
          </w:rPr>
          <w:delText>systematically have</w:delText>
        </w:r>
        <w:r w:rsidR="006C3AFE" w:rsidRPr="00636C9B" w:rsidDel="00FA3851">
          <w:rPr>
            <w:rFonts w:ascii="Times New Roman" w:hAnsi="Times New Roman"/>
            <w:color w:val="000000" w:themeColor="text1"/>
            <w:sz w:val="24"/>
            <w:szCs w:val="24"/>
          </w:rPr>
          <w:delText xml:space="preserve"> </w:delText>
        </w:r>
        <w:r w:rsidR="0021306D" w:rsidRPr="00636C9B" w:rsidDel="00FA3851">
          <w:rPr>
            <w:rFonts w:ascii="Times New Roman" w:hAnsi="Times New Roman"/>
            <w:color w:val="000000" w:themeColor="text1"/>
            <w:sz w:val="24"/>
            <w:szCs w:val="24"/>
          </w:rPr>
          <w:delText>a different</w:delText>
        </w:r>
        <w:r w:rsidR="008540FF" w:rsidRPr="00636C9B" w:rsidDel="00FA3851">
          <w:rPr>
            <w:rFonts w:ascii="Times New Roman" w:hAnsi="Times New Roman"/>
            <w:color w:val="000000" w:themeColor="text1"/>
            <w:sz w:val="24"/>
            <w:szCs w:val="24"/>
          </w:rPr>
          <w:delText xml:space="preserve"> </w:delText>
        </w:r>
        <w:r w:rsidR="0021306D" w:rsidRPr="00636C9B" w:rsidDel="00FA3851">
          <w:rPr>
            <w:rFonts w:ascii="Times New Roman" w:hAnsi="Times New Roman"/>
            <w:color w:val="000000" w:themeColor="text1"/>
            <w:sz w:val="24"/>
            <w:szCs w:val="24"/>
          </w:rPr>
          <w:delText>mortality level</w:delText>
        </w:r>
        <w:r w:rsidR="002541F6" w:rsidDel="00FA3851">
          <w:rPr>
            <w:rFonts w:ascii="Times New Roman" w:hAnsi="Times New Roman"/>
            <w:color w:val="000000" w:themeColor="text1"/>
            <w:sz w:val="24"/>
            <w:szCs w:val="24"/>
          </w:rPr>
          <w:delText xml:space="preserve"> and trend</w:delText>
        </w:r>
        <w:r w:rsidR="00347A19" w:rsidDel="00FA3851">
          <w:rPr>
            <w:rFonts w:ascii="Times New Roman" w:hAnsi="Times New Roman"/>
            <w:color w:val="000000" w:themeColor="text1"/>
            <w:sz w:val="24"/>
            <w:szCs w:val="24"/>
          </w:rPr>
          <w:delText xml:space="preserve">, </w:delText>
        </w:r>
        <w:r w:rsidR="00347A19" w:rsidRPr="00F0573E" w:rsidDel="00FA3851">
          <w:rPr>
            <w:rFonts w:ascii="Times New Roman" w:hAnsi="Times New Roman"/>
            <w:sz w:val="24"/>
            <w:szCs w:val="24"/>
          </w:rPr>
          <w:delText>with α</w:delText>
        </w:r>
        <w:r w:rsidR="00347A19" w:rsidDel="00FA3851">
          <w:rPr>
            <w:rFonts w:ascii="Times New Roman" w:hAnsi="Times New Roman"/>
            <w:sz w:val="24"/>
            <w:szCs w:val="24"/>
            <w:vertAlign w:val="subscript"/>
          </w:rPr>
          <w:delText>month</w:delText>
        </w:r>
        <w:r w:rsidR="00347A19" w:rsidRPr="00F0573E" w:rsidDel="00FA3851">
          <w:rPr>
            <w:rFonts w:ascii="Times New Roman" w:hAnsi="Times New Roman"/>
            <w:sz w:val="24"/>
            <w:szCs w:val="24"/>
          </w:rPr>
          <w:delText xml:space="preserve"> </w:delText>
        </w:r>
        <w:r w:rsidR="00430B68" w:rsidDel="00FA3851">
          <w:rPr>
            <w:rFonts w:ascii="Times New Roman" w:hAnsi="Times New Roman"/>
            <w:sz w:val="24"/>
            <w:szCs w:val="24"/>
          </w:rPr>
          <w:delText xml:space="preserve">the month-specific </w:delText>
        </w:r>
        <w:r w:rsidR="00347A19" w:rsidRPr="00F0573E" w:rsidDel="00FA3851">
          <w:rPr>
            <w:rFonts w:ascii="Times New Roman" w:hAnsi="Times New Roman"/>
            <w:sz w:val="24"/>
            <w:szCs w:val="24"/>
          </w:rPr>
          <w:delText>intercept for log-transformed death rates, and β</w:delText>
        </w:r>
        <w:r w:rsidR="00347A19" w:rsidDel="00FA3851">
          <w:rPr>
            <w:rFonts w:ascii="Times New Roman" w:hAnsi="Times New Roman"/>
            <w:sz w:val="24"/>
            <w:szCs w:val="24"/>
            <w:vertAlign w:val="subscript"/>
          </w:rPr>
          <w:delText>month</w:delText>
        </w:r>
        <w:r w:rsidR="00347A19" w:rsidRPr="00F0573E" w:rsidDel="00FA3851">
          <w:rPr>
            <w:rFonts w:ascii="Times New Roman" w:hAnsi="Times New Roman"/>
            <w:sz w:val="24"/>
            <w:szCs w:val="24"/>
          </w:rPr>
          <w:delText xml:space="preserve"> the </w:delText>
        </w:r>
        <w:r w:rsidR="00430B68" w:rsidDel="00FA3851">
          <w:rPr>
            <w:rFonts w:ascii="Times New Roman" w:hAnsi="Times New Roman"/>
            <w:sz w:val="24"/>
            <w:szCs w:val="24"/>
          </w:rPr>
          <w:delText>month-specific</w:delText>
        </w:r>
        <w:r w:rsidR="00347A19" w:rsidRPr="00F0573E" w:rsidDel="00FA3851">
          <w:rPr>
            <w:rFonts w:ascii="Times New Roman" w:hAnsi="Times New Roman"/>
            <w:sz w:val="24"/>
            <w:szCs w:val="24"/>
          </w:rPr>
          <w:delText xml:space="preserve"> time slope</w:delText>
        </w:r>
        <w:r w:rsidR="00686509" w:rsidRPr="00636C9B" w:rsidDel="00FA3851">
          <w:rPr>
            <w:rFonts w:ascii="Times New Roman" w:hAnsi="Times New Roman"/>
            <w:color w:val="000000" w:themeColor="text1"/>
            <w:sz w:val="24"/>
            <w:szCs w:val="24"/>
          </w:rPr>
          <w:delText>.</w:delText>
        </w:r>
        <w:r w:rsidR="00813355" w:rsidRPr="00636C9B" w:rsidDel="00FA3851">
          <w:rPr>
            <w:rFonts w:ascii="Times New Roman" w:hAnsi="Times New Roman"/>
            <w:color w:val="000000" w:themeColor="text1"/>
            <w:sz w:val="24"/>
            <w:szCs w:val="24"/>
          </w:rPr>
          <w:delText xml:space="preserve"> We used a random walk structure for </w:delText>
        </w:r>
        <w:r w:rsidR="00FE15DD" w:rsidRPr="00636C9B" w:rsidDel="00FA3851">
          <w:rPr>
            <w:rFonts w:ascii="Times New Roman" w:hAnsi="Times New Roman"/>
            <w:color w:val="000000" w:themeColor="text1"/>
            <w:sz w:val="24"/>
            <w:szCs w:val="24"/>
          </w:rPr>
          <w:delText>neighbouring</w:delText>
        </w:r>
        <w:r w:rsidR="00813355" w:rsidRPr="00636C9B" w:rsidDel="00FA3851">
          <w:rPr>
            <w:rFonts w:ascii="Times New Roman" w:hAnsi="Times New Roman"/>
            <w:color w:val="000000" w:themeColor="text1"/>
            <w:sz w:val="24"/>
            <w:szCs w:val="24"/>
          </w:rPr>
          <w:delText xml:space="preserve"> </w:delText>
        </w:r>
        <w:r w:rsidR="00BE7CD9" w:rsidRPr="00636C9B" w:rsidDel="00FA3851">
          <w:rPr>
            <w:rFonts w:ascii="Times New Roman" w:hAnsi="Times New Roman"/>
            <w:color w:val="000000" w:themeColor="text1"/>
            <w:sz w:val="24"/>
            <w:szCs w:val="24"/>
          </w:rPr>
          <w:delText>month</w:delText>
        </w:r>
        <w:r w:rsidR="00813355" w:rsidRPr="00636C9B" w:rsidDel="00FA3851">
          <w:rPr>
            <w:rFonts w:ascii="Times New Roman" w:hAnsi="Times New Roman"/>
            <w:color w:val="000000" w:themeColor="text1"/>
            <w:sz w:val="24"/>
            <w:szCs w:val="24"/>
          </w:rPr>
          <w:delText xml:space="preserve"> terms</w:delText>
        </w:r>
        <w:r w:rsidR="00811E91" w:rsidDel="00FA3851">
          <w:rPr>
            <w:rFonts w:ascii="Times New Roman" w:hAnsi="Times New Roman"/>
            <w:color w:val="000000" w:themeColor="text1"/>
            <w:sz w:val="24"/>
            <w:szCs w:val="24"/>
          </w:rPr>
          <w:delText xml:space="preserve"> in </w:delText>
        </w:r>
        <w:r w:rsidR="00811E91" w:rsidRPr="00F0573E" w:rsidDel="00FA3851">
          <w:rPr>
            <w:rFonts w:ascii="Times New Roman" w:hAnsi="Times New Roman"/>
            <w:sz w:val="24"/>
            <w:szCs w:val="24"/>
          </w:rPr>
          <w:delText>α</w:delText>
        </w:r>
        <w:r w:rsidR="00811E91" w:rsidDel="00FA3851">
          <w:rPr>
            <w:rFonts w:ascii="Times New Roman" w:hAnsi="Times New Roman"/>
            <w:sz w:val="24"/>
            <w:szCs w:val="24"/>
            <w:vertAlign w:val="subscript"/>
          </w:rPr>
          <w:delText xml:space="preserve">month </w:delText>
        </w:r>
        <w:r w:rsidR="00811E91" w:rsidRPr="00843ACB" w:rsidDel="00FA3851">
          <w:rPr>
            <w:rFonts w:ascii="Times New Roman" w:hAnsi="Times New Roman"/>
            <w:sz w:val="24"/>
            <w:szCs w:val="24"/>
          </w:rPr>
          <w:delText xml:space="preserve">and </w:delText>
        </w:r>
        <w:r w:rsidR="00811E91" w:rsidRPr="00F0573E" w:rsidDel="00FA3851">
          <w:rPr>
            <w:rFonts w:ascii="Times New Roman" w:hAnsi="Times New Roman"/>
            <w:sz w:val="24"/>
            <w:szCs w:val="24"/>
          </w:rPr>
          <w:delText>β</w:delText>
        </w:r>
        <w:r w:rsidR="00811E91" w:rsidDel="00FA3851">
          <w:rPr>
            <w:rFonts w:ascii="Times New Roman" w:hAnsi="Times New Roman"/>
            <w:sz w:val="24"/>
            <w:szCs w:val="24"/>
            <w:vertAlign w:val="subscript"/>
          </w:rPr>
          <w:delText>month</w:delText>
        </w:r>
        <w:r w:rsidR="00813355" w:rsidRPr="00636C9B" w:rsidDel="00FA3851">
          <w:rPr>
            <w:rFonts w:ascii="Times New Roman" w:hAnsi="Times New Roman"/>
            <w:color w:val="000000" w:themeColor="text1"/>
            <w:sz w:val="24"/>
            <w:szCs w:val="24"/>
          </w:rPr>
          <w:delText>, widely used to characterise smoothly varying associations</w:delText>
        </w:r>
        <w:r w:rsidR="006E0233" w:rsidDel="00FA3851">
          <w:rPr>
            <w:rFonts w:ascii="Times New Roman" w:hAnsi="Times New Roman"/>
            <w:sz w:val="24"/>
            <w:szCs w:val="24"/>
          </w:rPr>
          <w:delText>.</w:delText>
        </w:r>
        <w:r w:rsidR="006E0233" w:rsidDel="00FA3851">
          <w:rPr>
            <w:rFonts w:ascii="Times New Roman" w:hAnsi="Times New Roman"/>
            <w:sz w:val="24"/>
            <w:szCs w:val="24"/>
          </w:rPr>
          <w:fldChar w:fldCharType="begin" w:fldLock="1"/>
        </w:r>
        <w:r w:rsidR="0004018D" w:rsidDel="00FA3851">
          <w:rPr>
            <w:rFonts w:ascii="Times New Roman" w:hAnsi="Times New Roman"/>
            <w:sz w:val="24"/>
            <w:szCs w:val="24"/>
          </w:rPr>
          <w:del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19&lt;/sup&gt;","plainTextFormattedCitation":"19","previouslyFormattedCitation":"&lt;sup&gt;19&lt;/sup&gt;"},"properties":{"noteIndex":0},"schema":"https://github.com/citation-style-language/schema/raw/master/csl-citation.json"}</w:delInstrText>
        </w:r>
        <w:r w:rsidR="006E0233" w:rsidDel="00FA3851">
          <w:rPr>
            <w:rFonts w:ascii="Times New Roman" w:hAnsi="Times New Roman"/>
            <w:sz w:val="24"/>
            <w:szCs w:val="24"/>
          </w:rPr>
          <w:fldChar w:fldCharType="separate"/>
        </w:r>
        <w:r w:rsidR="006B32B1" w:rsidRPr="006B32B1" w:rsidDel="00FA3851">
          <w:rPr>
            <w:rFonts w:ascii="Times New Roman" w:hAnsi="Times New Roman"/>
            <w:noProof/>
            <w:sz w:val="24"/>
            <w:szCs w:val="24"/>
            <w:vertAlign w:val="superscript"/>
          </w:rPr>
          <w:delText>19</w:delText>
        </w:r>
        <w:r w:rsidR="006E0233" w:rsidDel="00FA3851">
          <w:rPr>
            <w:rFonts w:ascii="Times New Roman" w:hAnsi="Times New Roman"/>
            <w:sz w:val="24"/>
            <w:szCs w:val="24"/>
          </w:rPr>
          <w:fldChar w:fldCharType="end"/>
        </w:r>
        <w:r w:rsidR="00813355" w:rsidRPr="00636C9B" w:rsidDel="00FA3851">
          <w:rPr>
            <w:rFonts w:ascii="Times New Roman" w:hAnsi="Times New Roman"/>
            <w:color w:val="000000" w:themeColor="text1"/>
            <w:sz w:val="24"/>
            <w:szCs w:val="24"/>
          </w:rPr>
          <w:delText xml:space="preserve"> </w:delText>
        </w:r>
        <w:r w:rsidR="00254B2A" w:rsidDel="00FA3851">
          <w:rPr>
            <w:rFonts w:ascii="Times New Roman" w:hAnsi="Times New Roman"/>
            <w:color w:val="000000" w:themeColor="text1"/>
            <w:sz w:val="24"/>
            <w:szCs w:val="24"/>
          </w:rPr>
          <w:delText>The random walk had a</w:delText>
        </w:r>
        <w:r w:rsidR="00813355" w:rsidRPr="00636C9B" w:rsidDel="00FA3851">
          <w:rPr>
            <w:rFonts w:ascii="Times New Roman" w:hAnsi="Times New Roman"/>
            <w:color w:val="000000" w:themeColor="text1"/>
            <w:sz w:val="24"/>
            <w:szCs w:val="24"/>
          </w:rPr>
          <w:delText xml:space="preserve"> cyclic structure</w:delText>
        </w:r>
        <w:r w:rsidR="002A2B91" w:rsidRPr="00636C9B" w:rsidDel="00FA3851">
          <w:rPr>
            <w:rFonts w:ascii="Times New Roman" w:hAnsi="Times New Roman"/>
            <w:color w:val="000000" w:themeColor="text1"/>
            <w:sz w:val="24"/>
            <w:szCs w:val="24"/>
          </w:rPr>
          <w:delText xml:space="preserve">, </w:delText>
        </w:r>
        <w:r w:rsidR="006C3AFE" w:rsidDel="00FA3851">
          <w:rPr>
            <w:rFonts w:ascii="Times New Roman" w:hAnsi="Times New Roman"/>
            <w:color w:val="000000" w:themeColor="text1"/>
            <w:sz w:val="24"/>
            <w:szCs w:val="24"/>
          </w:rPr>
          <w:delText>so that</w:delText>
        </w:r>
        <w:r w:rsidR="007A53AC" w:rsidRPr="00636C9B" w:rsidDel="00FA3851">
          <w:rPr>
            <w:rFonts w:ascii="Times New Roman" w:hAnsi="Times New Roman"/>
            <w:color w:val="000000" w:themeColor="text1"/>
            <w:sz w:val="24"/>
            <w:szCs w:val="24"/>
          </w:rPr>
          <w:delText xml:space="preserve"> December neighbour</w:delText>
        </w:r>
        <w:r w:rsidR="006C3AFE" w:rsidDel="00FA3851">
          <w:rPr>
            <w:rFonts w:ascii="Times New Roman" w:hAnsi="Times New Roman"/>
            <w:color w:val="000000" w:themeColor="text1"/>
            <w:sz w:val="24"/>
            <w:szCs w:val="24"/>
          </w:rPr>
          <w:delText>ed</w:delText>
        </w:r>
        <w:r w:rsidR="007A53AC" w:rsidRPr="00636C9B" w:rsidDel="00FA3851">
          <w:rPr>
            <w:rFonts w:ascii="Times New Roman" w:hAnsi="Times New Roman"/>
            <w:color w:val="000000" w:themeColor="text1"/>
            <w:sz w:val="24"/>
            <w:szCs w:val="24"/>
          </w:rPr>
          <w:delText xml:space="preserve"> </w:delText>
        </w:r>
        <w:commentRangeStart w:id="361"/>
        <w:commentRangeStart w:id="362"/>
        <w:commentRangeStart w:id="363"/>
        <w:r w:rsidR="007A53AC" w:rsidRPr="00636C9B" w:rsidDel="00FA3851">
          <w:rPr>
            <w:rFonts w:ascii="Times New Roman" w:hAnsi="Times New Roman"/>
            <w:color w:val="000000" w:themeColor="text1"/>
            <w:sz w:val="24"/>
            <w:szCs w:val="24"/>
          </w:rPr>
          <w:delText>January</w:delText>
        </w:r>
        <w:commentRangeEnd w:id="362"/>
        <w:r w:rsidR="00105569" w:rsidDel="00FA3851">
          <w:rPr>
            <w:rStyle w:val="CommentReference"/>
            <w:rFonts w:asciiTheme="minorHAnsi" w:eastAsiaTheme="minorHAnsi" w:hAnsiTheme="minorHAnsi" w:cstheme="minorBidi"/>
          </w:rPr>
          <w:commentReference w:id="361"/>
        </w:r>
        <w:commentRangeEnd w:id="361"/>
        <w:r w:rsidR="006C3AFE" w:rsidDel="00FA3851">
          <w:rPr>
            <w:rStyle w:val="CommentReference"/>
            <w:rFonts w:asciiTheme="minorHAnsi" w:eastAsiaTheme="minorHAnsi" w:hAnsiTheme="minorHAnsi" w:cstheme="minorBidi"/>
          </w:rPr>
          <w:commentReference w:id="362"/>
        </w:r>
        <w:commentRangeEnd w:id="363"/>
        <w:r w:rsidR="00105569" w:rsidDel="00FA3851">
          <w:rPr>
            <w:rStyle w:val="CommentReference"/>
            <w:rFonts w:asciiTheme="minorHAnsi" w:eastAsiaTheme="minorHAnsi" w:hAnsiTheme="minorHAnsi" w:cstheme="minorBidi"/>
          </w:rPr>
          <w:commentReference w:id="363"/>
        </w:r>
        <w:r w:rsidR="00CC47CE" w:rsidRPr="00636C9B" w:rsidDel="00FA3851">
          <w:rPr>
            <w:rFonts w:ascii="Times New Roman" w:hAnsi="Times New Roman"/>
            <w:color w:val="000000" w:themeColor="text1"/>
            <w:sz w:val="24"/>
            <w:szCs w:val="24"/>
          </w:rPr>
          <w:delText>.</w:delText>
        </w:r>
        <w:r w:rsidR="003D20F2" w:rsidRPr="00636C9B" w:rsidDel="00FA3851">
          <w:rPr>
            <w:rFonts w:ascii="Times New Roman" w:hAnsi="Times New Roman"/>
            <w:color w:val="000000" w:themeColor="text1"/>
            <w:sz w:val="24"/>
            <w:szCs w:val="24"/>
          </w:rPr>
          <w:delText xml:space="preserve"> </w:delText>
        </w:r>
      </w:del>
    </w:p>
    <w:p w14:paraId="26110263" w14:textId="399B51B5" w:rsidR="00E00482" w:rsidRPr="00636C9B" w:rsidDel="00FA3851" w:rsidRDefault="00E00482" w:rsidP="00D76DF7">
      <w:pPr>
        <w:spacing w:after="0" w:line="480" w:lineRule="auto"/>
        <w:jc w:val="both"/>
        <w:outlineLvl w:val="0"/>
        <w:rPr>
          <w:del w:id="364" w:author="Parks, Robbie M" w:date="2018-12-05T11:39:00Z"/>
          <w:rFonts w:ascii="Times New Roman" w:hAnsi="Times New Roman"/>
          <w:color w:val="000000" w:themeColor="text1"/>
          <w:sz w:val="24"/>
          <w:szCs w:val="24"/>
        </w:rPr>
      </w:pPr>
    </w:p>
    <w:p w14:paraId="362B5EF5" w14:textId="637A8C01" w:rsidR="00A46B9A" w:rsidDel="00FA3851" w:rsidRDefault="00CD2451" w:rsidP="00D76DF7">
      <w:pPr>
        <w:spacing w:after="0" w:line="480" w:lineRule="auto"/>
        <w:jc w:val="both"/>
        <w:outlineLvl w:val="0"/>
        <w:rPr>
          <w:del w:id="365" w:author="Parks, Robbie M" w:date="2018-12-05T11:39:00Z"/>
          <w:rFonts w:ascii="Times New Roman" w:hAnsi="Times New Roman"/>
          <w:color w:val="000000" w:themeColor="text1"/>
          <w:sz w:val="24"/>
          <w:szCs w:val="24"/>
        </w:rPr>
      </w:pPr>
      <w:del w:id="366" w:author="Parks, Robbie M" w:date="2018-12-05T11:39:00Z">
        <w:r w:rsidDel="00FA3851">
          <w:rPr>
            <w:rFonts w:ascii="Times New Roman" w:hAnsi="Times New Roman"/>
            <w:color w:val="000000" w:themeColor="text1"/>
            <w:sz w:val="24"/>
            <w:szCs w:val="24"/>
          </w:rPr>
          <w:delText xml:space="preserve">We </w:delText>
        </w:r>
        <w:r w:rsidR="00AE02C9" w:rsidDel="00FA3851">
          <w:rPr>
            <w:rFonts w:ascii="Times New Roman" w:hAnsi="Times New Roman"/>
            <w:color w:val="000000" w:themeColor="text1"/>
            <w:sz w:val="24"/>
            <w:szCs w:val="24"/>
          </w:rPr>
          <w:delText xml:space="preserve">also </w:delText>
        </w:r>
        <w:r w:rsidR="00430B68" w:rsidDel="00FA3851">
          <w:rPr>
            <w:rFonts w:ascii="Times New Roman" w:hAnsi="Times New Roman"/>
            <w:color w:val="000000" w:themeColor="text1"/>
            <w:sz w:val="24"/>
            <w:szCs w:val="24"/>
          </w:rPr>
          <w:delText xml:space="preserve">included state random </w:delText>
        </w:r>
        <w:r w:rsidR="00933B60" w:rsidDel="00FA3851">
          <w:rPr>
            <w:rFonts w:ascii="Times New Roman" w:hAnsi="Times New Roman"/>
            <w:color w:val="000000" w:themeColor="text1"/>
            <w:sz w:val="24"/>
            <w:szCs w:val="24"/>
          </w:rPr>
          <w:delText>intercepts</w:delText>
        </w:r>
        <w:r w:rsidR="00430B68" w:rsidDel="00FA3851">
          <w:rPr>
            <w:rFonts w:ascii="Times New Roman" w:hAnsi="Times New Roman"/>
            <w:color w:val="000000" w:themeColor="text1"/>
            <w:sz w:val="24"/>
            <w:szCs w:val="24"/>
          </w:rPr>
          <w:delText xml:space="preserve"> and trends </w:delText>
        </w:r>
        <w:r w:rsidR="00DB0E1A" w:rsidDel="00FA3851">
          <w:rPr>
            <w:rFonts w:ascii="Times New Roman" w:hAnsi="Times New Roman"/>
            <w:color w:val="000000" w:themeColor="text1"/>
            <w:sz w:val="24"/>
            <w:szCs w:val="24"/>
          </w:rPr>
          <w:delText>for</w:delText>
        </w:r>
        <w:r w:rsidDel="00FA3851">
          <w:rPr>
            <w:rFonts w:ascii="Times New Roman" w:hAnsi="Times New Roman"/>
            <w:color w:val="000000" w:themeColor="text1"/>
            <w:sz w:val="24"/>
            <w:szCs w:val="24"/>
          </w:rPr>
          <w:delText xml:space="preserve"> death rates to </w:delText>
        </w:r>
        <w:r w:rsidR="00C40243" w:rsidDel="00FA3851">
          <w:rPr>
            <w:rFonts w:ascii="Times New Roman" w:hAnsi="Times New Roman"/>
            <w:color w:val="000000" w:themeColor="text1"/>
            <w:sz w:val="24"/>
            <w:szCs w:val="24"/>
          </w:rPr>
          <w:delText xml:space="preserve">allow variation </w:delText>
        </w:r>
        <w:r w:rsidDel="00FA3851">
          <w:rPr>
            <w:rFonts w:ascii="Times New Roman" w:hAnsi="Times New Roman"/>
            <w:color w:val="000000" w:themeColor="text1"/>
            <w:sz w:val="24"/>
            <w:szCs w:val="24"/>
          </w:rPr>
          <w:delText>by state</w:delText>
        </w:r>
        <w:r w:rsidR="00E1416B" w:rsidDel="00FA3851">
          <w:rPr>
            <w:rFonts w:ascii="Times New Roman" w:hAnsi="Times New Roman"/>
            <w:color w:val="000000" w:themeColor="text1"/>
            <w:sz w:val="24"/>
            <w:szCs w:val="24"/>
          </w:rPr>
          <w:delText xml:space="preserve">, </w:delText>
        </w:r>
        <w:r w:rsidR="00E1416B" w:rsidRPr="00F0573E" w:rsidDel="00FA3851">
          <w:rPr>
            <w:rFonts w:ascii="Times New Roman" w:hAnsi="Times New Roman"/>
            <w:sz w:val="24"/>
            <w:szCs w:val="24"/>
          </w:rPr>
          <w:delText>with α</w:delText>
        </w:r>
        <w:r w:rsidR="00E1416B" w:rsidDel="00FA3851">
          <w:rPr>
            <w:rFonts w:ascii="Times New Roman" w:hAnsi="Times New Roman"/>
            <w:sz w:val="24"/>
            <w:szCs w:val="24"/>
            <w:vertAlign w:val="subscript"/>
          </w:rPr>
          <w:delText>state</w:delText>
        </w:r>
        <w:r w:rsidR="00E1416B" w:rsidRPr="00F0573E" w:rsidDel="00FA3851">
          <w:rPr>
            <w:rFonts w:ascii="Times New Roman" w:hAnsi="Times New Roman"/>
            <w:sz w:val="24"/>
            <w:szCs w:val="24"/>
          </w:rPr>
          <w:delText xml:space="preserve"> </w:delText>
        </w:r>
        <w:r w:rsidR="00E1416B" w:rsidDel="00FA3851">
          <w:rPr>
            <w:rFonts w:ascii="Times New Roman" w:hAnsi="Times New Roman"/>
            <w:sz w:val="24"/>
            <w:szCs w:val="24"/>
          </w:rPr>
          <w:delText xml:space="preserve">the state-specific </w:delText>
        </w:r>
        <w:r w:rsidR="00933B60" w:rsidDel="00FA3851">
          <w:rPr>
            <w:rFonts w:ascii="Times New Roman" w:hAnsi="Times New Roman"/>
            <w:sz w:val="24"/>
            <w:szCs w:val="24"/>
          </w:rPr>
          <w:delText>intercept</w:delText>
        </w:r>
        <w:r w:rsidR="00E1416B" w:rsidRPr="00F0573E" w:rsidDel="00FA3851">
          <w:rPr>
            <w:rFonts w:ascii="Times New Roman" w:hAnsi="Times New Roman"/>
            <w:sz w:val="24"/>
            <w:szCs w:val="24"/>
          </w:rPr>
          <w:delText xml:space="preserve"> for log-transformed death rates, and β</w:delText>
        </w:r>
        <w:r w:rsidR="00E1416B" w:rsidDel="00FA3851">
          <w:rPr>
            <w:rFonts w:ascii="Times New Roman" w:hAnsi="Times New Roman"/>
            <w:sz w:val="24"/>
            <w:szCs w:val="24"/>
            <w:vertAlign w:val="subscript"/>
          </w:rPr>
          <w:delText>state</w:delText>
        </w:r>
        <w:r w:rsidR="00E1416B" w:rsidRPr="00F0573E" w:rsidDel="00FA3851">
          <w:rPr>
            <w:rFonts w:ascii="Times New Roman" w:hAnsi="Times New Roman"/>
            <w:sz w:val="24"/>
            <w:szCs w:val="24"/>
          </w:rPr>
          <w:delText xml:space="preserve"> the </w:delText>
        </w:r>
        <w:r w:rsidR="00E1416B" w:rsidDel="00FA3851">
          <w:rPr>
            <w:rFonts w:ascii="Times New Roman" w:hAnsi="Times New Roman"/>
            <w:sz w:val="24"/>
            <w:szCs w:val="24"/>
          </w:rPr>
          <w:delText>state-specific</w:delText>
        </w:r>
        <w:r w:rsidR="00E1416B" w:rsidRPr="00F0573E" w:rsidDel="00FA3851">
          <w:rPr>
            <w:rFonts w:ascii="Times New Roman" w:hAnsi="Times New Roman"/>
            <w:sz w:val="24"/>
            <w:szCs w:val="24"/>
          </w:rPr>
          <w:delText xml:space="preserve"> time slope</w:delText>
        </w:r>
        <w:r w:rsidR="00C345AC" w:rsidRPr="00636C9B" w:rsidDel="00FA3851">
          <w:rPr>
            <w:rFonts w:ascii="Times New Roman" w:hAnsi="Times New Roman"/>
            <w:color w:val="000000" w:themeColor="text1"/>
            <w:sz w:val="24"/>
            <w:szCs w:val="24"/>
          </w:rPr>
          <w:delText>.</w:delText>
        </w:r>
        <w:r w:rsidR="00BA2C5F" w:rsidRPr="00636C9B" w:rsidDel="00FA3851">
          <w:rPr>
            <w:rFonts w:ascii="Times New Roman" w:hAnsi="Times New Roman"/>
            <w:color w:val="000000" w:themeColor="text1"/>
            <w:sz w:val="24"/>
            <w:szCs w:val="24"/>
          </w:rPr>
          <w:delText xml:space="preserve"> </w:delText>
        </w:r>
        <w:r w:rsidR="00334F2A" w:rsidRPr="00636C9B" w:rsidDel="00FA3851">
          <w:rPr>
            <w:rFonts w:ascii="Times New Roman" w:hAnsi="Times New Roman"/>
            <w:color w:val="000000" w:themeColor="text1"/>
            <w:sz w:val="24"/>
            <w:szCs w:val="24"/>
          </w:rPr>
          <w:delText>In addition,</w:delText>
        </w:r>
        <w:r w:rsidR="00BA2C5F" w:rsidRPr="00636C9B" w:rsidDel="00FA3851">
          <w:rPr>
            <w:rFonts w:ascii="Times New Roman" w:hAnsi="Times New Roman"/>
            <w:color w:val="000000" w:themeColor="text1"/>
            <w:sz w:val="24"/>
            <w:szCs w:val="24"/>
          </w:rPr>
          <w:delText xml:space="preserve"> </w:delText>
        </w:r>
        <w:r w:rsidDel="00FA3851">
          <w:rPr>
            <w:rFonts w:ascii="Times New Roman" w:hAnsi="Times New Roman"/>
            <w:color w:val="000000" w:themeColor="text1"/>
            <w:sz w:val="24"/>
            <w:szCs w:val="24"/>
          </w:rPr>
          <w:delText xml:space="preserve">death rates in neighbouring </w:delText>
        </w:r>
        <w:r w:rsidR="00BA2C5F" w:rsidRPr="00636C9B" w:rsidDel="00FA3851">
          <w:rPr>
            <w:rFonts w:ascii="Times New Roman" w:hAnsi="Times New Roman"/>
            <w:color w:val="000000" w:themeColor="text1"/>
            <w:sz w:val="24"/>
            <w:szCs w:val="24"/>
          </w:rPr>
          <w:delText xml:space="preserve">states </w:delText>
        </w:r>
        <w:r w:rsidR="00720950" w:rsidRPr="00636C9B" w:rsidDel="00FA3851">
          <w:rPr>
            <w:rFonts w:ascii="Times New Roman" w:hAnsi="Times New Roman"/>
            <w:color w:val="000000" w:themeColor="text1"/>
            <w:sz w:val="24"/>
            <w:szCs w:val="24"/>
          </w:rPr>
          <w:delText>may</w:delText>
        </w:r>
        <w:r w:rsidR="00BA2C5F" w:rsidRPr="00636C9B" w:rsidDel="00FA3851">
          <w:rPr>
            <w:rFonts w:ascii="Times New Roman" w:hAnsi="Times New Roman"/>
            <w:color w:val="000000" w:themeColor="text1"/>
            <w:sz w:val="24"/>
            <w:szCs w:val="24"/>
          </w:rPr>
          <w:delText xml:space="preserve"> be more similar than </w:delText>
        </w:r>
        <w:r w:rsidDel="00FA3851">
          <w:rPr>
            <w:rFonts w:ascii="Times New Roman" w:hAnsi="Times New Roman"/>
            <w:color w:val="000000" w:themeColor="text1"/>
            <w:sz w:val="24"/>
            <w:szCs w:val="24"/>
          </w:rPr>
          <w:delText xml:space="preserve">in </w:delText>
        </w:r>
        <w:r w:rsidR="00BA2C5F" w:rsidRPr="00636C9B" w:rsidDel="00FA3851">
          <w:rPr>
            <w:rFonts w:ascii="Times New Roman" w:hAnsi="Times New Roman"/>
            <w:color w:val="000000" w:themeColor="text1"/>
            <w:sz w:val="24"/>
            <w:szCs w:val="24"/>
          </w:rPr>
          <w:delText xml:space="preserve">those further away. </w:delText>
        </w:r>
        <w:r w:rsidR="00947F4D" w:rsidDel="00FA3851">
          <w:rPr>
            <w:rFonts w:ascii="Times New Roman" w:hAnsi="Times New Roman"/>
            <w:color w:val="000000" w:themeColor="text1"/>
            <w:sz w:val="24"/>
            <w:szCs w:val="24"/>
          </w:rPr>
          <w:delText>T</w:delText>
        </w:r>
        <w:r w:rsidRPr="00636C9B" w:rsidDel="00FA3851">
          <w:rPr>
            <w:rFonts w:ascii="Times New Roman" w:hAnsi="Times New Roman"/>
            <w:color w:val="000000" w:themeColor="text1"/>
            <w:sz w:val="24"/>
            <w:szCs w:val="24"/>
          </w:rPr>
          <w:delText>o reflect this</w:delText>
        </w:r>
        <w:r w:rsidR="00947F4D" w:rsidDel="00FA3851">
          <w:rPr>
            <w:rFonts w:ascii="Times New Roman" w:hAnsi="Times New Roman"/>
            <w:color w:val="000000" w:themeColor="text1"/>
            <w:sz w:val="24"/>
            <w:szCs w:val="24"/>
          </w:rPr>
          <w:delText>, w</w:delText>
        </w:r>
        <w:r w:rsidR="00B3486D" w:rsidRPr="00636C9B" w:rsidDel="00FA3851">
          <w:rPr>
            <w:rFonts w:ascii="Times New Roman" w:hAnsi="Times New Roman"/>
            <w:color w:val="000000" w:themeColor="text1"/>
            <w:sz w:val="24"/>
            <w:szCs w:val="24"/>
          </w:rPr>
          <w:delText>e</w:delText>
        </w:r>
        <w:r w:rsidR="00661BB4" w:rsidRPr="00636C9B" w:rsidDel="00FA3851">
          <w:rPr>
            <w:rFonts w:ascii="Times New Roman" w:hAnsi="Times New Roman"/>
            <w:color w:val="000000" w:themeColor="text1"/>
            <w:sz w:val="24"/>
            <w:szCs w:val="24"/>
          </w:rPr>
          <w:delText xml:space="preserve"> </w:delText>
        </w:r>
        <w:r w:rsidR="006E27C6" w:rsidRPr="00636C9B" w:rsidDel="00FA3851">
          <w:rPr>
            <w:rFonts w:ascii="Times New Roman" w:hAnsi="Times New Roman"/>
            <w:color w:val="000000" w:themeColor="text1"/>
            <w:sz w:val="24"/>
            <w:szCs w:val="24"/>
          </w:rPr>
          <w:delText>used</w:delText>
        </w:r>
        <w:r w:rsidR="00B3486D" w:rsidRPr="00636C9B" w:rsidDel="00FA3851">
          <w:rPr>
            <w:rFonts w:ascii="Times New Roman" w:hAnsi="Times New Roman"/>
            <w:color w:val="000000" w:themeColor="text1"/>
            <w:sz w:val="24"/>
            <w:szCs w:val="24"/>
          </w:rPr>
          <w:delText xml:space="preserve"> a Conditional Autoregressive (CAR) </w:delText>
        </w:r>
        <w:r w:rsidR="0023343A" w:rsidRPr="00636C9B" w:rsidDel="00FA3851">
          <w:rPr>
            <w:rFonts w:ascii="Times New Roman" w:hAnsi="Times New Roman"/>
            <w:color w:val="000000" w:themeColor="text1"/>
            <w:sz w:val="24"/>
            <w:szCs w:val="24"/>
          </w:rPr>
          <w:delText>spatial model</w:delText>
        </w:r>
        <w:r w:rsidR="005D7922" w:rsidRPr="00636C9B" w:rsidDel="00FA3851">
          <w:rPr>
            <w:rFonts w:ascii="Times New Roman" w:hAnsi="Times New Roman"/>
            <w:color w:val="000000" w:themeColor="text1"/>
            <w:sz w:val="24"/>
            <w:szCs w:val="24"/>
          </w:rPr>
          <w:delText>.</w:delText>
        </w:r>
        <w:r w:rsidR="005D7922" w:rsidRPr="00636C9B" w:rsidDel="00FA3851">
          <w:rPr>
            <w:rFonts w:ascii="Times New Roman" w:hAnsi="Times New Roman"/>
            <w:color w:val="000000" w:themeColor="text1"/>
            <w:sz w:val="24"/>
            <w:szCs w:val="24"/>
          </w:rPr>
          <w:fldChar w:fldCharType="begin" w:fldLock="1"/>
        </w:r>
        <w:r w:rsidR="0004018D" w:rsidDel="00FA3851">
          <w:rPr>
            <w:rFonts w:ascii="Times New Roman" w:hAnsi="Times New Roman"/>
            <w:color w:val="000000" w:themeColor="text1"/>
            <w:sz w:val="24"/>
            <w:szCs w:val="24"/>
          </w:rPr>
          <w:del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20&lt;/sup&gt;","plainTextFormattedCitation":"20","previouslyFormattedCitation":"&lt;sup&gt;20&lt;/sup&gt;"},"properties":{"noteIndex":0},"schema":"https://github.com/citation-style-language/schema/raw/master/csl-citation.json"}</w:delInstrText>
        </w:r>
        <w:r w:rsidR="005D7922" w:rsidRPr="00636C9B" w:rsidDel="00FA3851">
          <w:rPr>
            <w:rFonts w:ascii="Times New Roman" w:hAnsi="Times New Roman"/>
            <w:color w:val="000000" w:themeColor="text1"/>
            <w:sz w:val="24"/>
            <w:szCs w:val="24"/>
          </w:rPr>
          <w:fldChar w:fldCharType="separate"/>
        </w:r>
        <w:r w:rsidR="006B32B1" w:rsidRPr="006B32B1" w:rsidDel="00FA3851">
          <w:rPr>
            <w:rFonts w:ascii="Times New Roman" w:hAnsi="Times New Roman"/>
            <w:noProof/>
            <w:color w:val="000000" w:themeColor="text1"/>
            <w:sz w:val="24"/>
            <w:szCs w:val="24"/>
            <w:vertAlign w:val="superscript"/>
          </w:rPr>
          <w:delText>20</w:delText>
        </w:r>
        <w:r w:rsidR="005D7922" w:rsidRPr="00636C9B" w:rsidDel="00FA3851">
          <w:rPr>
            <w:rFonts w:ascii="Times New Roman" w:hAnsi="Times New Roman"/>
            <w:color w:val="000000" w:themeColor="text1"/>
            <w:sz w:val="24"/>
            <w:szCs w:val="24"/>
          </w:rPr>
          <w:fldChar w:fldCharType="end"/>
        </w:r>
        <w:r w:rsidR="005D7922" w:rsidRPr="00636C9B" w:rsidDel="00FA3851">
          <w:rPr>
            <w:rFonts w:ascii="Times New Roman" w:hAnsi="Times New Roman"/>
            <w:color w:val="000000" w:themeColor="text1"/>
            <w:sz w:val="24"/>
            <w:szCs w:val="24"/>
          </w:rPr>
          <w:delText xml:space="preserve"> </w:delText>
        </w:r>
        <w:r w:rsidR="004337CB" w:rsidRPr="00636C9B" w:rsidDel="00FA3851">
          <w:rPr>
            <w:rFonts w:ascii="Times New Roman" w:hAnsi="Times New Roman"/>
            <w:color w:val="000000" w:themeColor="text1"/>
            <w:sz w:val="24"/>
            <w:szCs w:val="24"/>
          </w:rPr>
          <w:delText xml:space="preserve">This allows death rates </w:delText>
        </w:r>
        <w:r w:rsidR="006E27C6" w:rsidRPr="00636C9B" w:rsidDel="00FA3851">
          <w:rPr>
            <w:rFonts w:ascii="Times New Roman" w:hAnsi="Times New Roman"/>
            <w:color w:val="000000" w:themeColor="text1"/>
            <w:sz w:val="24"/>
            <w:szCs w:val="24"/>
          </w:rPr>
          <w:delText xml:space="preserve">and trends </w:delText>
        </w:r>
        <w:r w:rsidR="003F1BCE" w:rsidRPr="00636C9B" w:rsidDel="00FA3851">
          <w:rPr>
            <w:rFonts w:ascii="Times New Roman" w:hAnsi="Times New Roman"/>
            <w:color w:val="000000" w:themeColor="text1"/>
            <w:sz w:val="24"/>
            <w:szCs w:val="24"/>
          </w:rPr>
          <w:delText xml:space="preserve">of a </w:delText>
        </w:r>
        <w:r w:rsidR="00DD5A3A" w:rsidRPr="00636C9B" w:rsidDel="00FA3851">
          <w:rPr>
            <w:rFonts w:ascii="Times New Roman" w:hAnsi="Times New Roman"/>
            <w:color w:val="000000" w:themeColor="text1"/>
            <w:sz w:val="24"/>
            <w:szCs w:val="24"/>
          </w:rPr>
          <w:delText xml:space="preserve">state </w:delText>
        </w:r>
        <w:r w:rsidR="004337CB" w:rsidRPr="00636C9B" w:rsidDel="00FA3851">
          <w:rPr>
            <w:rFonts w:ascii="Times New Roman" w:hAnsi="Times New Roman"/>
            <w:color w:val="000000" w:themeColor="text1"/>
            <w:sz w:val="24"/>
            <w:szCs w:val="24"/>
          </w:rPr>
          <w:delText xml:space="preserve">to be estimated based on </w:delText>
        </w:r>
        <w:r w:rsidR="00DD5A3A" w:rsidRPr="00636C9B" w:rsidDel="00FA3851">
          <w:rPr>
            <w:rFonts w:ascii="Times New Roman" w:hAnsi="Times New Roman"/>
            <w:color w:val="000000" w:themeColor="text1"/>
            <w:sz w:val="24"/>
            <w:szCs w:val="24"/>
          </w:rPr>
          <w:delText>their own data as well as using those of thei</w:delText>
        </w:r>
        <w:r w:rsidR="003F1BCE" w:rsidRPr="00636C9B" w:rsidDel="00FA3851">
          <w:rPr>
            <w:rFonts w:ascii="Times New Roman" w:hAnsi="Times New Roman"/>
            <w:color w:val="000000" w:themeColor="text1"/>
            <w:sz w:val="24"/>
            <w:szCs w:val="24"/>
          </w:rPr>
          <w:delText>r neighbours</w:delText>
        </w:r>
        <w:r w:rsidR="00D53010" w:rsidRPr="00636C9B" w:rsidDel="00FA3851">
          <w:rPr>
            <w:rFonts w:ascii="Times New Roman" w:hAnsi="Times New Roman"/>
            <w:color w:val="000000" w:themeColor="text1"/>
            <w:sz w:val="24"/>
            <w:szCs w:val="24"/>
          </w:rPr>
          <w:delText>.</w:delText>
        </w:r>
        <w:r w:rsidR="00F43908" w:rsidRPr="00636C9B" w:rsidDel="00FA3851">
          <w:rPr>
            <w:rFonts w:ascii="Times New Roman" w:hAnsi="Times New Roman"/>
            <w:color w:val="000000" w:themeColor="text1"/>
            <w:sz w:val="24"/>
            <w:szCs w:val="24"/>
          </w:rPr>
          <w:delText xml:space="preserve"> The level to which information is shared between neighbouring states depends on the uncertainty of death rates in a state and the empirical similarity of neighbouring states.</w:delText>
        </w:r>
      </w:del>
    </w:p>
    <w:p w14:paraId="3471A5AC" w14:textId="6F59F29A" w:rsidR="00A46B9A" w:rsidDel="00FA3851" w:rsidRDefault="00A46B9A" w:rsidP="00D76DF7">
      <w:pPr>
        <w:spacing w:after="0" w:line="480" w:lineRule="auto"/>
        <w:jc w:val="both"/>
        <w:outlineLvl w:val="0"/>
        <w:rPr>
          <w:del w:id="367" w:author="Parks, Robbie M" w:date="2018-12-05T11:39:00Z"/>
          <w:rFonts w:ascii="Times New Roman" w:hAnsi="Times New Roman"/>
          <w:color w:val="000000" w:themeColor="text1"/>
          <w:sz w:val="24"/>
          <w:szCs w:val="24"/>
        </w:rPr>
      </w:pPr>
    </w:p>
    <w:p w14:paraId="7CC726CA" w14:textId="6EFF11AC" w:rsidR="007C1278" w:rsidRPr="00843ACB" w:rsidDel="00FA3851" w:rsidRDefault="00BE6302" w:rsidP="00D76DF7">
      <w:pPr>
        <w:spacing w:after="0" w:line="480" w:lineRule="auto"/>
        <w:jc w:val="both"/>
        <w:outlineLvl w:val="0"/>
        <w:rPr>
          <w:del w:id="368" w:author="Parks, Robbie M" w:date="2018-12-05T11:39:00Z"/>
          <w:rFonts w:ascii="Times New Roman" w:hAnsi="Times New Roman"/>
          <w:color w:val="000000" w:themeColor="text1"/>
          <w:sz w:val="24"/>
          <w:szCs w:val="24"/>
          <w:lang w:val="en-US"/>
        </w:rPr>
      </w:pPr>
      <w:del w:id="369" w:author="Parks, Robbie M" w:date="2018-12-05T11:39:00Z">
        <w:r w:rsidRPr="00F0573E" w:rsidDel="00FA3851">
          <w:rPr>
            <w:rFonts w:ascii="Times New Roman" w:hAnsi="Times New Roman"/>
            <w:sz w:val="24"/>
            <w:szCs w:val="24"/>
          </w:rPr>
          <w:delText>Non-linear trends were captured by a first-order random walk ν</w:delText>
        </w:r>
        <w:r w:rsidDel="00FA3851">
          <w:rPr>
            <w:rFonts w:ascii="Times New Roman" w:hAnsi="Times New Roman"/>
            <w:sz w:val="24"/>
            <w:szCs w:val="24"/>
            <w:vertAlign w:val="subscript"/>
          </w:rPr>
          <w:delText>month-y</w:delText>
        </w:r>
        <w:r w:rsidRPr="00F0573E" w:rsidDel="00FA3851">
          <w:rPr>
            <w:rFonts w:ascii="Times New Roman" w:hAnsi="Times New Roman"/>
            <w:sz w:val="24"/>
            <w:szCs w:val="24"/>
            <w:vertAlign w:val="subscript"/>
          </w:rPr>
          <w:delText>ear</w:delText>
        </w:r>
        <w:r w:rsidRPr="00F0573E" w:rsidDel="00FA3851">
          <w:rPr>
            <w:rFonts w:ascii="Times New Roman" w:hAnsi="Times New Roman"/>
            <w:sz w:val="24"/>
            <w:szCs w:val="24"/>
          </w:rPr>
          <w:delText>.</w:delText>
        </w:r>
        <w:r w:rsidR="00777AB6" w:rsidDel="00FA3851">
          <w:rPr>
            <w:rFonts w:ascii="Times New Roman" w:hAnsi="Times New Roman"/>
            <w:sz w:val="24"/>
            <w:szCs w:val="24"/>
          </w:rPr>
          <w:delText xml:space="preserve"> </w:delText>
        </w:r>
        <w:r w:rsidR="00777AB6" w:rsidDel="00FA3851">
          <w:rPr>
            <w:rFonts w:ascii="Times New Roman" w:hAnsi="Times New Roman"/>
            <w:color w:val="000000" w:themeColor="text1"/>
            <w:sz w:val="24"/>
            <w:szCs w:val="24"/>
            <w:lang w:val="en-US"/>
          </w:rPr>
          <w:delText xml:space="preserve">An </w:delText>
        </w:r>
        <w:r w:rsidR="00777AB6" w:rsidRPr="00A46B9A" w:rsidDel="00FA3851">
          <w:rPr>
            <w:rFonts w:ascii="Times New Roman" w:hAnsi="Times New Roman"/>
            <w:color w:val="000000" w:themeColor="text1"/>
            <w:sz w:val="24"/>
            <w:szCs w:val="24"/>
            <w:lang w:val="en-US"/>
          </w:rPr>
          <w:delText>over-dispersion ter</w:delText>
        </w:r>
        <w:r w:rsidR="00777AB6" w:rsidDel="00FA3851">
          <w:rPr>
            <w:rFonts w:ascii="Times New Roman" w:hAnsi="Times New Roman"/>
            <w:color w:val="000000" w:themeColor="text1"/>
            <w:sz w:val="24"/>
            <w:szCs w:val="24"/>
            <w:lang w:val="en-US"/>
          </w:rPr>
          <w:delText>m,</w:delText>
        </w:r>
        <w:r w:rsidDel="00FA3851">
          <w:rPr>
            <w:rFonts w:ascii="Times New Roman" w:hAnsi="Times New Roman"/>
            <w:sz w:val="24"/>
            <w:szCs w:val="24"/>
          </w:rPr>
          <w:delText xml:space="preserve"> </w:delText>
        </w:r>
        <w:r w:rsidR="00A46B9A" w:rsidRPr="00A46B9A" w:rsidDel="00FA3851">
          <w:rPr>
            <w:rFonts w:ascii="Times New Roman" w:hAnsi="Times New Roman"/>
            <w:color w:val="000000" w:themeColor="text1"/>
            <w:sz w:val="24"/>
            <w:szCs w:val="24"/>
            <w:lang w:val="en-US"/>
          </w:rPr>
          <w:delText>ϵ</w:delText>
        </w:r>
        <w:r w:rsidR="00A46B9A" w:rsidDel="00FA3851">
          <w:rPr>
            <w:rFonts w:ascii="Times New Roman" w:hAnsi="Times New Roman"/>
            <w:color w:val="000000" w:themeColor="text1"/>
            <w:sz w:val="24"/>
            <w:szCs w:val="24"/>
            <w:vertAlign w:val="subscript"/>
            <w:lang w:val="en-US"/>
          </w:rPr>
          <w:delText>state-month</w:delText>
        </w:r>
        <w:r w:rsidR="00A46B9A" w:rsidRPr="00A46B9A" w:rsidDel="00FA3851">
          <w:rPr>
            <w:rFonts w:ascii="Times New Roman" w:hAnsi="Times New Roman"/>
            <w:color w:val="000000" w:themeColor="text1"/>
            <w:sz w:val="24"/>
            <w:szCs w:val="24"/>
            <w:vertAlign w:val="subscript"/>
            <w:lang w:val="en-US"/>
          </w:rPr>
          <w:delText>-year</w:delText>
        </w:r>
        <w:r w:rsidR="00777AB6" w:rsidDel="00FA3851">
          <w:rPr>
            <w:rFonts w:ascii="Times New Roman" w:hAnsi="Times New Roman"/>
            <w:color w:val="000000" w:themeColor="text1"/>
            <w:sz w:val="24"/>
            <w:szCs w:val="24"/>
            <w:lang w:val="en-US"/>
          </w:rPr>
          <w:delText xml:space="preserve">, </w:delText>
        </w:r>
        <w:r w:rsidR="00A46B9A" w:rsidRPr="00A46B9A" w:rsidDel="00FA3851">
          <w:rPr>
            <w:rFonts w:ascii="Times New Roman" w:hAnsi="Times New Roman"/>
            <w:color w:val="000000" w:themeColor="text1"/>
            <w:sz w:val="24"/>
            <w:szCs w:val="24"/>
            <w:lang w:val="en-US"/>
          </w:rPr>
          <w:delText xml:space="preserve">captures the variation unaccounted for by other terms in the model, and is modelled as </w:delText>
        </w:r>
        <w:r w:rsidR="00A46B9A" w:rsidRPr="00A46B9A" w:rsidDel="00FA3851">
          <w:rPr>
            <w:rFonts w:ascii="Times New Roman" w:hAnsi="Times New Roman"/>
            <w:i/>
            <w:color w:val="000000" w:themeColor="text1"/>
            <w:sz w:val="24"/>
            <w:szCs w:val="24"/>
            <w:lang w:val="en-US"/>
          </w:rPr>
          <w:delText>N</w:delText>
        </w:r>
        <w:r w:rsidR="00A46B9A" w:rsidRPr="00A46B9A" w:rsidDel="00FA3851">
          <w:rPr>
            <w:rFonts w:ascii="Times New Roman" w:hAnsi="Times New Roman"/>
            <w:color w:val="000000" w:themeColor="text1"/>
            <w:sz w:val="24"/>
            <w:szCs w:val="24"/>
            <w:lang w:val="en-US"/>
          </w:rPr>
          <w:delText>(0,</w:delText>
        </w:r>
        <m:oMath>
          <m:sSubSup>
            <m:sSubSupPr>
              <m:ctrlPr>
                <w:rPr>
                  <w:rFonts w:ascii="Cambria Math" w:hAnsi="Cambria Math"/>
                  <w:i/>
                  <w:color w:val="000000" w:themeColor="text1"/>
                  <w:sz w:val="24"/>
                  <w:szCs w:val="24"/>
                  <w:lang w:val="en-US"/>
                </w:rPr>
              </m:ctrlPr>
            </m:sSubSupPr>
            <m:e>
              <m:r>
                <w:rPr>
                  <w:rFonts w:ascii="Cambria Math" w:hAnsi="Cambria Math"/>
                  <w:color w:val="000000" w:themeColor="text1"/>
                  <w:sz w:val="24"/>
                  <w:szCs w:val="24"/>
                  <w:lang w:val="en-US"/>
                </w:rPr>
                <m:t>σ</m:t>
              </m:r>
            </m:e>
            <m:sub>
              <m:r>
                <w:rPr>
                  <w:rFonts w:ascii="Cambria Math" w:hAnsi="Cambria Math"/>
                  <w:color w:val="000000" w:themeColor="text1"/>
                  <w:sz w:val="24"/>
                  <w:szCs w:val="24"/>
                  <w:lang w:val="en-US"/>
                </w:rPr>
                <m:t>ϵ</m:t>
              </m:r>
            </m:sub>
            <m:sup>
              <m:r>
                <w:rPr>
                  <w:rFonts w:ascii="Cambria Math" w:hAnsi="Cambria Math"/>
                  <w:color w:val="000000" w:themeColor="text1"/>
                  <w:sz w:val="24"/>
                  <w:szCs w:val="24"/>
                  <w:lang w:val="en-US"/>
                </w:rPr>
                <m:t>2</m:t>
              </m:r>
            </m:sup>
          </m:sSubSup>
        </m:oMath>
        <w:r w:rsidR="00A46B9A" w:rsidRPr="00A46B9A" w:rsidDel="00FA3851">
          <w:rPr>
            <w:rFonts w:ascii="Times New Roman" w:hAnsi="Times New Roman"/>
            <w:color w:val="000000" w:themeColor="text1"/>
            <w:sz w:val="24"/>
            <w:szCs w:val="24"/>
            <w:lang w:val="en-US"/>
          </w:rPr>
          <w:delText>).</w:delText>
        </w:r>
      </w:del>
    </w:p>
    <w:p w14:paraId="4B14C810" w14:textId="4A55F6D5" w:rsidR="00317BE3" w:rsidRPr="00636C9B" w:rsidDel="00FA3851" w:rsidRDefault="00317BE3" w:rsidP="00D76DF7">
      <w:pPr>
        <w:spacing w:after="0" w:line="480" w:lineRule="auto"/>
        <w:jc w:val="both"/>
        <w:outlineLvl w:val="0"/>
        <w:rPr>
          <w:del w:id="370" w:author="Parks, Robbie M" w:date="2018-12-05T11:39:00Z"/>
          <w:rFonts w:ascii="Times New Roman" w:hAnsi="Times New Roman"/>
          <w:color w:val="000000" w:themeColor="text1"/>
          <w:sz w:val="24"/>
          <w:szCs w:val="24"/>
        </w:rPr>
      </w:pPr>
    </w:p>
    <w:p w14:paraId="58FF04F5" w14:textId="76A7AADD" w:rsidR="001E2DDB" w:rsidRPr="00284EE0" w:rsidDel="00FA3851" w:rsidRDefault="00592D17" w:rsidP="00D76DF7">
      <w:pPr>
        <w:spacing w:after="0" w:line="480" w:lineRule="auto"/>
        <w:jc w:val="both"/>
        <w:outlineLvl w:val="0"/>
        <w:rPr>
          <w:del w:id="371" w:author="Parks, Robbie M" w:date="2018-12-05T11:39:00Z"/>
          <w:rFonts w:ascii="Times New Roman" w:hAnsi="Times New Roman"/>
          <w:color w:val="000000" w:themeColor="text1"/>
          <w:sz w:val="24"/>
          <w:szCs w:val="24"/>
        </w:rPr>
      </w:pPr>
      <w:del w:id="372" w:author="Parks, Robbie M" w:date="2018-12-05T11:39:00Z">
        <w:r w:rsidRPr="00284EE0" w:rsidDel="00FA3851">
          <w:rPr>
            <w:rFonts w:ascii="Times New Roman" w:hAnsi="Times New Roman"/>
            <w:color w:val="000000" w:themeColor="text1"/>
            <w:sz w:val="24"/>
            <w:szCs w:val="24"/>
          </w:rPr>
          <w:delText xml:space="preserve">Finally, </w:delText>
        </w:r>
        <w:r w:rsidR="00971906" w:rsidRPr="002F11FA" w:rsidDel="00FA3851">
          <w:rPr>
            <w:rFonts w:ascii="Times New Roman" w:hAnsi="Times New Roman"/>
            <w:color w:val="000000" w:themeColor="text1"/>
            <w:sz w:val="24"/>
            <w:szCs w:val="24"/>
          </w:rPr>
          <w:delText>we</w:delText>
        </w:r>
        <w:r w:rsidR="00B66E0D" w:rsidRPr="00284EE0" w:rsidDel="00FA3851">
          <w:rPr>
            <w:rFonts w:ascii="Times New Roman" w:hAnsi="Times New Roman"/>
            <w:color w:val="000000" w:themeColor="text1"/>
            <w:sz w:val="24"/>
            <w:szCs w:val="24"/>
          </w:rPr>
          <w:delText xml:space="preserve"> included a term that </w:delText>
        </w:r>
        <w:r w:rsidR="00334A02" w:rsidRPr="00284EE0" w:rsidDel="00FA3851">
          <w:rPr>
            <w:rFonts w:ascii="Times New Roman" w:hAnsi="Times New Roman"/>
            <w:color w:val="000000" w:themeColor="text1"/>
            <w:sz w:val="24"/>
            <w:szCs w:val="24"/>
          </w:rPr>
          <w:delText>relates log-transformed death rate to</w:delText>
        </w:r>
        <w:r w:rsidR="00B66E0D" w:rsidRPr="00284EE0" w:rsidDel="00FA3851">
          <w:rPr>
            <w:rFonts w:ascii="Times New Roman" w:hAnsi="Times New Roman"/>
            <w:color w:val="000000" w:themeColor="text1"/>
            <w:sz w:val="24"/>
            <w:szCs w:val="24"/>
          </w:rPr>
          <w:delText xml:space="preserve"> </w:delText>
        </w:r>
        <w:r w:rsidR="00D95BCB" w:rsidRPr="00284EE0" w:rsidDel="00FA3851">
          <w:rPr>
            <w:rFonts w:ascii="Times New Roman" w:hAnsi="Times New Roman"/>
            <w:color w:val="000000" w:themeColor="text1"/>
            <w:sz w:val="24"/>
            <w:szCs w:val="24"/>
          </w:rPr>
          <w:delText xml:space="preserve">the </w:delText>
        </w:r>
        <w:r w:rsidR="00B66E0D" w:rsidRPr="00284EE0" w:rsidDel="00FA3851">
          <w:rPr>
            <w:rFonts w:ascii="Times New Roman" w:hAnsi="Times New Roman"/>
            <w:color w:val="000000" w:themeColor="text1"/>
            <w:sz w:val="24"/>
            <w:szCs w:val="24"/>
          </w:rPr>
          <w:delText xml:space="preserve">above-defined </w:delText>
        </w:r>
        <w:r w:rsidR="00252CDC" w:rsidDel="00FA3851">
          <w:rPr>
            <w:rFonts w:ascii="Times New Roman" w:hAnsi="Times New Roman"/>
            <w:color w:val="000000" w:themeColor="text1"/>
            <w:sz w:val="24"/>
            <w:szCs w:val="24"/>
          </w:rPr>
          <w:delText xml:space="preserve">state-month </w:delText>
        </w:r>
        <w:r w:rsidR="00B66E0D" w:rsidRPr="00284EE0" w:rsidDel="00FA3851">
          <w:rPr>
            <w:rFonts w:ascii="Times New Roman" w:hAnsi="Times New Roman"/>
            <w:color w:val="000000" w:themeColor="text1"/>
            <w:sz w:val="24"/>
            <w:szCs w:val="24"/>
          </w:rPr>
          <w:delText>temperature anomaly</w:delText>
        </w:r>
        <w:r w:rsidR="00F90541" w:rsidRPr="00284EE0" w:rsidDel="00FA3851">
          <w:rPr>
            <w:rFonts w:ascii="Times New Roman" w:hAnsi="Times New Roman"/>
            <w:color w:val="000000" w:themeColor="text1"/>
            <w:sz w:val="24"/>
            <w:szCs w:val="24"/>
          </w:rPr>
          <w:delText>,</w:delText>
        </w:r>
        <w:r w:rsidR="00564890" w:rsidDel="00FA3851">
          <w:rPr>
            <w:rFonts w:ascii="Times New Roman" w:hAnsi="Times New Roman"/>
            <w:color w:val="000000" w:themeColor="text1"/>
            <w:sz w:val="24"/>
            <w:szCs w:val="24"/>
          </w:rPr>
          <w:delText xml:space="preserve"> </w:delText>
        </w:r>
        <w:r w:rsidR="00564890" w:rsidRPr="00564890" w:rsidDel="00FA3851">
          <w:rPr>
            <w:rFonts w:ascii="Times New Roman" w:hAnsi="Times New Roman"/>
            <w:color w:val="000000" w:themeColor="text1"/>
            <w:sz w:val="24"/>
            <w:szCs w:val="24"/>
          </w:rPr>
          <w:delText>γ</w:delText>
        </w:r>
        <w:r w:rsidR="00252CDC" w:rsidRPr="00277948" w:rsidDel="00FA3851">
          <w:rPr>
            <w:rFonts w:ascii="Times New Roman" w:hAnsi="Times New Roman"/>
            <w:color w:val="000000" w:themeColor="text1"/>
            <w:sz w:val="24"/>
            <w:szCs w:val="24"/>
            <w:vertAlign w:val="subscript"/>
          </w:rPr>
          <w:delText>month</w:delText>
        </w:r>
        <w:r w:rsidR="00564890" w:rsidRPr="00277948" w:rsidDel="00FA3851">
          <w:rPr>
            <w:rFonts w:ascii="Times New Roman" w:hAnsi="Times New Roman"/>
            <w:color w:val="000000" w:themeColor="text1"/>
            <w:sz w:val="24"/>
            <w:szCs w:val="24"/>
            <w:vertAlign w:val="subscript"/>
          </w:rPr>
          <w:delText>·</w:delText>
        </w:r>
        <w:r w:rsidR="00564890" w:rsidRPr="00564890" w:rsidDel="00FA3851">
          <w:rPr>
            <w:rFonts w:ascii="Times New Roman" w:hAnsi="Times New Roman"/>
            <w:color w:val="000000" w:themeColor="text1"/>
            <w:sz w:val="24"/>
            <w:szCs w:val="24"/>
          </w:rPr>
          <w:delText>Anomaly</w:delText>
        </w:r>
        <w:r w:rsidR="00564890" w:rsidRPr="00843ACB" w:rsidDel="00FA3851">
          <w:rPr>
            <w:rFonts w:ascii="Times New Roman" w:hAnsi="Times New Roman"/>
            <w:color w:val="000000" w:themeColor="text1"/>
            <w:sz w:val="24"/>
            <w:szCs w:val="24"/>
            <w:vertAlign w:val="subscript"/>
          </w:rPr>
          <w:delText>state-month</w:delText>
        </w:r>
        <w:r w:rsidR="00564890" w:rsidDel="00FA3851">
          <w:rPr>
            <w:rFonts w:ascii="Times New Roman" w:hAnsi="Times New Roman"/>
            <w:color w:val="000000" w:themeColor="text1"/>
            <w:sz w:val="24"/>
            <w:szCs w:val="24"/>
          </w:rPr>
          <w:delText>,</w:delText>
        </w:r>
        <w:r w:rsidR="00F90541" w:rsidRPr="00284EE0" w:rsidDel="00FA3851">
          <w:rPr>
            <w:rFonts w:ascii="Times New Roman" w:hAnsi="Times New Roman"/>
            <w:color w:val="000000" w:themeColor="text1"/>
            <w:sz w:val="24"/>
            <w:szCs w:val="24"/>
          </w:rPr>
          <w:delText xml:space="preserve"> </w:delText>
        </w:r>
        <w:r w:rsidR="001279A6" w:rsidRPr="00843ACB" w:rsidDel="00FA3851">
          <w:rPr>
            <w:rFonts w:ascii="Times New Roman" w:hAnsi="Times New Roman"/>
            <w:sz w:val="24"/>
            <w:szCs w:val="24"/>
          </w:rPr>
          <w:delText>with the coefficient</w:delText>
        </w:r>
        <w:r w:rsidR="00725241" w:rsidDel="00FA3851">
          <w:rPr>
            <w:rFonts w:ascii="Times New Roman" w:hAnsi="Times New Roman"/>
            <w:sz w:val="24"/>
            <w:szCs w:val="24"/>
          </w:rPr>
          <w:delText>s</w:delText>
        </w:r>
        <w:r w:rsidR="001279A6" w:rsidRPr="00843ACB" w:rsidDel="00FA3851">
          <w:rPr>
            <w:rFonts w:ascii="Times New Roman" w:hAnsi="Times New Roman"/>
            <w:sz w:val="24"/>
            <w:szCs w:val="24"/>
          </w:rPr>
          <w:delText xml:space="preserve"> γ</w:delText>
        </w:r>
        <w:r w:rsidR="00252CDC" w:rsidRPr="00277948" w:rsidDel="00FA3851">
          <w:rPr>
            <w:rFonts w:ascii="Times New Roman" w:hAnsi="Times New Roman"/>
            <w:sz w:val="24"/>
            <w:szCs w:val="24"/>
            <w:vertAlign w:val="subscript"/>
          </w:rPr>
          <w:delText>month</w:delText>
        </w:r>
        <w:r w:rsidR="001279A6" w:rsidRPr="00843ACB" w:rsidDel="00FA3851">
          <w:rPr>
            <w:rFonts w:ascii="Times New Roman" w:hAnsi="Times New Roman"/>
            <w:sz w:val="24"/>
            <w:szCs w:val="24"/>
          </w:rPr>
          <w:delText xml:space="preserve"> representing the logarithm of the rate ratio per 1°C increase in monthly anomaly</w:delText>
        </w:r>
        <w:r w:rsidR="00725241" w:rsidDel="00FA3851">
          <w:rPr>
            <w:rFonts w:ascii="Times New Roman" w:hAnsi="Times New Roman"/>
            <w:sz w:val="24"/>
            <w:szCs w:val="24"/>
          </w:rPr>
          <w:delText xml:space="preserve"> </w:delText>
        </w:r>
        <w:r w:rsidR="003D11EE" w:rsidDel="00FA3851">
          <w:rPr>
            <w:rFonts w:ascii="Times New Roman" w:hAnsi="Times New Roman"/>
            <w:sz w:val="24"/>
            <w:szCs w:val="24"/>
          </w:rPr>
          <w:delText>by</w:delText>
        </w:r>
        <w:r w:rsidR="00725241" w:rsidDel="00FA3851">
          <w:rPr>
            <w:rFonts w:ascii="Times New Roman" w:hAnsi="Times New Roman"/>
            <w:sz w:val="24"/>
            <w:szCs w:val="24"/>
          </w:rPr>
          <w:delText xml:space="preserve"> month</w:delText>
        </w:r>
        <w:r w:rsidR="00334A02" w:rsidRPr="00284EE0" w:rsidDel="00FA3851">
          <w:rPr>
            <w:rFonts w:ascii="Times New Roman" w:hAnsi="Times New Roman"/>
            <w:color w:val="000000" w:themeColor="text1"/>
            <w:sz w:val="24"/>
            <w:szCs w:val="24"/>
          </w:rPr>
          <w:delText xml:space="preserve">. </w:delText>
        </w:r>
        <w:r w:rsidR="00D95BCB" w:rsidRPr="00284EE0" w:rsidDel="00FA3851">
          <w:rPr>
            <w:rFonts w:ascii="Times New Roman" w:hAnsi="Times New Roman"/>
            <w:color w:val="000000" w:themeColor="text1"/>
            <w:sz w:val="24"/>
            <w:szCs w:val="24"/>
          </w:rPr>
          <w:delText xml:space="preserve">We used a </w:delText>
        </w:r>
        <w:r w:rsidR="00B31D70" w:rsidRPr="00284EE0" w:rsidDel="00FA3851">
          <w:rPr>
            <w:rFonts w:ascii="Times New Roman" w:hAnsi="Times New Roman"/>
            <w:color w:val="000000" w:themeColor="text1"/>
            <w:sz w:val="24"/>
            <w:szCs w:val="24"/>
          </w:rPr>
          <w:delText xml:space="preserve">cyclic </w:delText>
        </w:r>
        <w:r w:rsidR="00D95BCB" w:rsidRPr="00284EE0" w:rsidDel="00FA3851">
          <w:rPr>
            <w:rFonts w:ascii="Times New Roman" w:hAnsi="Times New Roman"/>
            <w:color w:val="000000" w:themeColor="text1"/>
            <w:sz w:val="24"/>
            <w:szCs w:val="24"/>
          </w:rPr>
          <w:delText xml:space="preserve">random walk structure </w:delText>
        </w:r>
        <w:r w:rsidR="004A5D7D" w:rsidRPr="00284EE0" w:rsidDel="00FA3851">
          <w:rPr>
            <w:rFonts w:ascii="Times New Roman" w:hAnsi="Times New Roman"/>
            <w:color w:val="000000" w:themeColor="text1"/>
            <w:sz w:val="24"/>
            <w:szCs w:val="24"/>
          </w:rPr>
          <w:delText>for the anomaly terms</w:delText>
        </w:r>
        <w:r w:rsidR="00B31D70" w:rsidRPr="00284EE0" w:rsidDel="00FA3851">
          <w:rPr>
            <w:rFonts w:ascii="Times New Roman" w:hAnsi="Times New Roman"/>
            <w:color w:val="000000" w:themeColor="text1"/>
            <w:sz w:val="24"/>
            <w:szCs w:val="24"/>
          </w:rPr>
          <w:delText xml:space="preserve">, </w:delText>
        </w:r>
        <w:r w:rsidR="004A5D7D" w:rsidRPr="00284EE0" w:rsidDel="00FA3851">
          <w:rPr>
            <w:rFonts w:ascii="Times New Roman" w:hAnsi="Times New Roman"/>
            <w:color w:val="000000" w:themeColor="text1"/>
            <w:sz w:val="24"/>
            <w:szCs w:val="24"/>
          </w:rPr>
          <w:delText>allowing December to neighbour January.</w:delText>
        </w:r>
        <w:commentRangeEnd w:id="331"/>
        <w:r w:rsidR="007E74BD" w:rsidDel="00FA3851">
          <w:rPr>
            <w:rStyle w:val="CommentReference"/>
            <w:rFonts w:asciiTheme="minorHAnsi" w:eastAsiaTheme="minorHAnsi" w:hAnsiTheme="minorHAnsi" w:cstheme="minorBidi"/>
          </w:rPr>
          <w:commentReference w:id="331"/>
        </w:r>
      </w:del>
    </w:p>
    <w:p w14:paraId="09C62FF7" w14:textId="1952D480" w:rsidR="00360A89" w:rsidDel="00FA3851" w:rsidRDefault="00360A89" w:rsidP="00D76DF7">
      <w:pPr>
        <w:spacing w:after="0" w:line="480" w:lineRule="auto"/>
        <w:jc w:val="both"/>
        <w:outlineLvl w:val="0"/>
        <w:rPr>
          <w:del w:id="373" w:author="Parks, Robbie M" w:date="2018-12-05T11:39:00Z"/>
          <w:rFonts w:ascii="Times New Roman" w:hAnsi="Times New Roman"/>
          <w:color w:val="000000" w:themeColor="text1"/>
          <w:sz w:val="24"/>
          <w:szCs w:val="24"/>
        </w:rPr>
      </w:pPr>
    </w:p>
    <w:p w14:paraId="0CC3CAE4" w14:textId="2AD13F8D" w:rsidR="00953E3D" w:rsidDel="00FA3851" w:rsidRDefault="00953E3D" w:rsidP="00953E3D">
      <w:pPr>
        <w:spacing w:after="0" w:line="480" w:lineRule="auto"/>
        <w:jc w:val="both"/>
        <w:outlineLvl w:val="0"/>
        <w:rPr>
          <w:del w:id="374" w:author="Parks, Robbie M" w:date="2018-12-05T11:39:00Z"/>
          <w:rFonts w:ascii="Times New Roman" w:hAnsi="Times New Roman"/>
          <w:sz w:val="24"/>
          <w:szCs w:val="24"/>
        </w:rPr>
      </w:pPr>
      <w:commentRangeStart w:id="375"/>
      <w:commentRangeStart w:id="376"/>
      <w:del w:id="377" w:author="Parks, Robbie M" w:date="2018-12-05T11:39:00Z">
        <w:r w:rsidDel="00FA3851">
          <w:rPr>
            <w:rFonts w:ascii="Times New Roman" w:hAnsi="Times New Roman"/>
            <w:sz w:val="24"/>
            <w:szCs w:val="24"/>
          </w:rPr>
          <w:delText>As previous studies have found little consistent evidence of effect modification by pollutants,</w:delText>
        </w:r>
        <w:r w:rsidDel="00FA3851">
          <w:rPr>
            <w:rFonts w:ascii="Times New Roman" w:hAnsi="Times New Roman"/>
            <w:sz w:val="24"/>
            <w:szCs w:val="24"/>
          </w:rPr>
          <w:fldChar w:fldCharType="begin" w:fldLock="1"/>
        </w:r>
        <w:r w:rsidR="008C17E4" w:rsidDel="00FA3851">
          <w:rPr>
            <w:rFonts w:ascii="Times New Roman" w:hAnsi="Times New Roman"/>
            <w:sz w:val="24"/>
            <w:szCs w:val="24"/>
          </w:rPr>
          <w:delInstrText>ADDIN CSL_CITATION {"citationItems":[{"id":"ITEM-1","itemData":{"DOI":"10.1186/1476-069X-8-40","ISBN":"1476-069X","ISSN":"1476069X","PMID":"19758453","abstract":"BACKGROUND: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Source","id":"ITEM-1","issue":"1","issued":{"date-parts":[["2009"]]},"page":"40","title":"High ambient temperature and mortality: A review of epidemiologic studies from 2001 to 2008","type":"article-journal","volume":"8"},"uris":["http://www.mendeley.com/documents/?uuid=d87217a1-8015-414a-9c4d-5b94d7e63ff8"]}],"mendeley":{"formattedCitation":"&lt;sup&gt;11&lt;/sup&gt;","plainTextFormattedCitation":"11","previouslyFormattedCitation":"&lt;sup&gt;11&lt;/sup&gt;"},"properties":{"noteIndex":0},"schema":"https://github.com/citation-style-language/schema/raw/master/csl-citation.json"}</w:delInstrText>
        </w:r>
        <w:r w:rsidDel="00FA3851">
          <w:rPr>
            <w:rFonts w:ascii="Times New Roman" w:hAnsi="Times New Roman"/>
            <w:sz w:val="24"/>
            <w:szCs w:val="24"/>
          </w:rPr>
          <w:fldChar w:fldCharType="separate"/>
        </w:r>
        <w:r w:rsidR="0035337E" w:rsidRPr="0035337E" w:rsidDel="00FA3851">
          <w:rPr>
            <w:rFonts w:ascii="Times New Roman" w:hAnsi="Times New Roman"/>
            <w:noProof/>
            <w:sz w:val="24"/>
            <w:szCs w:val="24"/>
            <w:vertAlign w:val="superscript"/>
          </w:rPr>
          <w:delText>11</w:delText>
        </w:r>
        <w:r w:rsidDel="00FA3851">
          <w:rPr>
            <w:rFonts w:ascii="Times New Roman" w:hAnsi="Times New Roman"/>
            <w:sz w:val="24"/>
            <w:szCs w:val="24"/>
          </w:rPr>
          <w:fldChar w:fldCharType="end"/>
        </w:r>
        <w:r w:rsidDel="00FA3851">
          <w:rPr>
            <w:rFonts w:ascii="Times New Roman" w:hAnsi="Times New Roman"/>
            <w:sz w:val="24"/>
            <w:szCs w:val="24"/>
          </w:rPr>
          <w:delText xml:space="preserve"> we did not include measures of pollution in the model. </w:delText>
        </w:r>
        <w:commentRangeEnd w:id="375"/>
        <w:r w:rsidR="007E74BD" w:rsidDel="00FA3851">
          <w:rPr>
            <w:rStyle w:val="CommentReference"/>
            <w:rFonts w:asciiTheme="minorHAnsi" w:eastAsiaTheme="minorHAnsi" w:hAnsiTheme="minorHAnsi" w:cstheme="minorBidi"/>
          </w:rPr>
          <w:commentReference w:id="375"/>
        </w:r>
        <w:commentRangeEnd w:id="376"/>
        <w:r w:rsidR="007268B9" w:rsidDel="00FA3851">
          <w:rPr>
            <w:rStyle w:val="CommentReference"/>
            <w:rFonts w:asciiTheme="minorHAnsi" w:eastAsiaTheme="minorHAnsi" w:hAnsiTheme="minorHAnsi" w:cstheme="minorBidi"/>
          </w:rPr>
          <w:commentReference w:id="376"/>
        </w:r>
      </w:del>
    </w:p>
    <w:p w14:paraId="4CE11A5F" w14:textId="387FD991" w:rsidR="00953E3D" w:rsidRPr="00636C9B" w:rsidDel="00FA3851" w:rsidRDefault="00953E3D" w:rsidP="00D76DF7">
      <w:pPr>
        <w:spacing w:after="0" w:line="480" w:lineRule="auto"/>
        <w:jc w:val="both"/>
        <w:outlineLvl w:val="0"/>
        <w:rPr>
          <w:del w:id="378" w:author="Parks, Robbie M" w:date="2018-12-05T11:39:00Z"/>
          <w:rFonts w:ascii="Times New Roman" w:hAnsi="Times New Roman"/>
          <w:color w:val="000000" w:themeColor="text1"/>
          <w:sz w:val="24"/>
          <w:szCs w:val="24"/>
        </w:rPr>
      </w:pPr>
    </w:p>
    <w:p w14:paraId="02B5C291" w14:textId="5D970936" w:rsidR="008F6F54" w:rsidRPr="00843ACB" w:rsidDel="00FA3851" w:rsidRDefault="00520742" w:rsidP="00860F96">
      <w:pPr>
        <w:spacing w:after="0" w:line="480" w:lineRule="auto"/>
        <w:jc w:val="both"/>
        <w:outlineLvl w:val="0"/>
        <w:rPr>
          <w:del w:id="379" w:author="Parks, Robbie M" w:date="2018-12-05T11:39:00Z"/>
          <w:rFonts w:ascii="Times New Roman" w:hAnsi="Times New Roman"/>
          <w:color w:val="000000" w:themeColor="text1"/>
          <w:sz w:val="24"/>
          <w:szCs w:val="24"/>
          <w:lang w:val="en-US"/>
        </w:rPr>
      </w:pPr>
      <w:commentRangeStart w:id="380"/>
      <w:del w:id="381" w:author="Parks, Robbie M" w:date="2018-12-05T11:39:00Z">
        <w:r w:rsidRPr="00636C9B" w:rsidDel="00FA3851">
          <w:rPr>
            <w:rFonts w:ascii="Times New Roman" w:hAnsi="Times New Roman"/>
            <w:color w:val="000000" w:themeColor="text1"/>
            <w:sz w:val="24"/>
            <w:szCs w:val="24"/>
          </w:rPr>
          <w:delText xml:space="preserve">We ran </w:delText>
        </w:r>
        <w:r w:rsidR="00241289" w:rsidDel="00FA3851">
          <w:rPr>
            <w:rFonts w:ascii="Times New Roman" w:hAnsi="Times New Roman"/>
            <w:color w:val="000000" w:themeColor="text1"/>
            <w:sz w:val="24"/>
            <w:szCs w:val="24"/>
          </w:rPr>
          <w:delText xml:space="preserve">separate </w:delText>
        </w:r>
        <w:r w:rsidRPr="00636C9B" w:rsidDel="00FA3851">
          <w:rPr>
            <w:rFonts w:ascii="Times New Roman" w:hAnsi="Times New Roman"/>
            <w:color w:val="000000" w:themeColor="text1"/>
            <w:sz w:val="24"/>
            <w:szCs w:val="24"/>
          </w:rPr>
          <w:delText xml:space="preserve">models for each </w:delText>
        </w:r>
        <w:r w:rsidR="00D861CC" w:rsidDel="00FA3851">
          <w:rPr>
            <w:rFonts w:ascii="Times New Roman" w:hAnsi="Times New Roman"/>
            <w:color w:val="000000" w:themeColor="text1"/>
            <w:sz w:val="24"/>
            <w:szCs w:val="24"/>
          </w:rPr>
          <w:delText xml:space="preserve">type of </w:delText>
        </w:r>
        <w:r w:rsidRPr="00636C9B" w:rsidDel="00FA3851">
          <w:rPr>
            <w:rFonts w:ascii="Times New Roman" w:hAnsi="Times New Roman"/>
            <w:color w:val="000000" w:themeColor="text1"/>
            <w:sz w:val="24"/>
            <w:szCs w:val="24"/>
          </w:rPr>
          <w:delText xml:space="preserve">injury, age group, and sex. </w:delText>
        </w:r>
        <w:commentRangeEnd w:id="380"/>
        <w:r w:rsidR="007E74BD" w:rsidDel="00FA3851">
          <w:rPr>
            <w:rStyle w:val="CommentReference"/>
            <w:rFonts w:asciiTheme="minorHAnsi" w:eastAsiaTheme="minorHAnsi" w:hAnsiTheme="minorHAnsi" w:cstheme="minorBidi"/>
          </w:rPr>
          <w:commentReference w:id="380"/>
        </w:r>
        <w:r w:rsidR="00A86D9D" w:rsidRPr="00A86D9D" w:rsidDel="00FA3851">
          <w:rPr>
            <w:rFonts w:ascii="Times New Roman" w:hAnsi="Times New Roman"/>
            <w:color w:val="000000" w:themeColor="text1"/>
            <w:sz w:val="24"/>
            <w:szCs w:val="24"/>
            <w:lang w:val="en-US"/>
          </w:rPr>
          <w:delText>We fitted the models using integrated nested Laplace approximation (INLA), using the R-INLA software, which offers orders of magnitude of computational efficiency improvement in Bayesian inference compared to traditional MCMC for latent Gaussian models.</w:delText>
        </w:r>
        <w:r w:rsidR="0065029D" w:rsidDel="00FA3851">
          <w:rPr>
            <w:rFonts w:ascii="Times New Roman" w:hAnsi="Times New Roman"/>
            <w:color w:val="000000" w:themeColor="text1"/>
            <w:sz w:val="24"/>
            <w:szCs w:val="24"/>
            <w:lang w:val="en-US"/>
          </w:rPr>
          <w:fldChar w:fldCharType="begin" w:fldLock="1"/>
        </w:r>
        <w:r w:rsidR="0004018D" w:rsidDel="00FA3851">
          <w:rPr>
            <w:rFonts w:ascii="Times New Roman" w:hAnsi="Times New Roman"/>
            <w:color w:val="000000" w:themeColor="text1"/>
            <w:sz w:val="24"/>
            <w:szCs w:val="24"/>
            <w:lang w:val="en-US"/>
          </w:rPr>
          <w:del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21&lt;/sup&gt;","plainTextFormattedCitation":"21","previouslyFormattedCitation":"&lt;sup&gt;21&lt;/sup&gt;"},"properties":{"noteIndex":0},"schema":"https://github.com/citation-style-language/schema/raw/master/csl-citation.json"}</w:delInstrText>
        </w:r>
        <w:r w:rsidR="0065029D" w:rsidDel="00FA3851">
          <w:rPr>
            <w:rFonts w:ascii="Times New Roman" w:hAnsi="Times New Roman"/>
            <w:color w:val="000000" w:themeColor="text1"/>
            <w:sz w:val="24"/>
            <w:szCs w:val="24"/>
            <w:lang w:val="en-US"/>
          </w:rPr>
          <w:fldChar w:fldCharType="separate"/>
        </w:r>
        <w:r w:rsidR="006B32B1" w:rsidRPr="006B32B1" w:rsidDel="00FA3851">
          <w:rPr>
            <w:rFonts w:ascii="Times New Roman" w:hAnsi="Times New Roman"/>
            <w:noProof/>
            <w:color w:val="000000" w:themeColor="text1"/>
            <w:sz w:val="24"/>
            <w:szCs w:val="24"/>
            <w:vertAlign w:val="superscript"/>
            <w:lang w:val="en-US"/>
          </w:rPr>
          <w:delText>21</w:delText>
        </w:r>
        <w:r w:rsidR="0065029D" w:rsidDel="00FA3851">
          <w:rPr>
            <w:rFonts w:ascii="Times New Roman" w:hAnsi="Times New Roman"/>
            <w:color w:val="000000" w:themeColor="text1"/>
            <w:sz w:val="24"/>
            <w:szCs w:val="24"/>
            <w:lang w:val="en-US"/>
          </w:rPr>
          <w:fldChar w:fldCharType="end"/>
        </w:r>
      </w:del>
    </w:p>
    <w:p w14:paraId="57BCB922" w14:textId="06494A8A" w:rsidR="00E45FED" w:rsidRPr="00636C9B" w:rsidDel="00FA3851" w:rsidRDefault="00E45FED" w:rsidP="00860F96">
      <w:pPr>
        <w:spacing w:after="0" w:line="480" w:lineRule="auto"/>
        <w:jc w:val="both"/>
        <w:outlineLvl w:val="0"/>
        <w:rPr>
          <w:del w:id="382" w:author="Parks, Robbie M" w:date="2018-12-05T11:39:00Z"/>
          <w:rFonts w:ascii="Times New Roman" w:hAnsi="Times New Roman"/>
          <w:color w:val="000000" w:themeColor="text1"/>
          <w:sz w:val="24"/>
          <w:szCs w:val="24"/>
        </w:rPr>
      </w:pPr>
    </w:p>
    <w:p w14:paraId="2BBA4C4B" w14:textId="76B55652" w:rsidR="00E16C0A" w:rsidRPr="00636C9B" w:rsidDel="00FA3851" w:rsidRDefault="0048319E" w:rsidP="00860F96">
      <w:pPr>
        <w:spacing w:after="0" w:line="480" w:lineRule="auto"/>
        <w:jc w:val="both"/>
        <w:outlineLvl w:val="0"/>
        <w:rPr>
          <w:del w:id="383" w:author="Parks, Robbie M" w:date="2018-12-05T11:39:00Z"/>
          <w:rFonts w:ascii="Times New Roman" w:hAnsi="Times New Roman"/>
          <w:i/>
          <w:color w:val="000000" w:themeColor="text1"/>
          <w:sz w:val="24"/>
          <w:szCs w:val="24"/>
        </w:rPr>
      </w:pPr>
      <w:commentRangeStart w:id="384"/>
      <w:del w:id="385" w:author="Parks, Robbie M" w:date="2018-12-05T11:39:00Z">
        <w:r w:rsidRPr="00636C9B" w:rsidDel="00FA3851">
          <w:rPr>
            <w:rFonts w:ascii="Times New Roman" w:hAnsi="Times New Roman"/>
            <w:i/>
            <w:color w:val="000000" w:themeColor="text1"/>
            <w:sz w:val="24"/>
            <w:szCs w:val="24"/>
          </w:rPr>
          <w:delText>Calculating a</w:delText>
        </w:r>
        <w:r w:rsidR="006B5B17" w:rsidRPr="00636C9B" w:rsidDel="00FA3851">
          <w:rPr>
            <w:rFonts w:ascii="Times New Roman" w:hAnsi="Times New Roman"/>
            <w:i/>
            <w:color w:val="000000" w:themeColor="text1"/>
            <w:sz w:val="24"/>
            <w:szCs w:val="24"/>
          </w:rPr>
          <w:delText>dditional deaths</w:delText>
        </w:r>
        <w:r w:rsidR="0051175E" w:rsidRPr="00636C9B" w:rsidDel="00FA3851">
          <w:rPr>
            <w:rFonts w:ascii="Times New Roman" w:hAnsi="Times New Roman"/>
            <w:i/>
            <w:color w:val="000000" w:themeColor="text1"/>
            <w:sz w:val="24"/>
            <w:szCs w:val="24"/>
          </w:rPr>
          <w:delText xml:space="preserve"> in a 1°C warmer </w:delText>
        </w:r>
        <w:r w:rsidR="0046151D" w:rsidDel="00FA3851">
          <w:rPr>
            <w:rFonts w:ascii="Times New Roman" w:hAnsi="Times New Roman"/>
            <w:i/>
            <w:color w:val="000000" w:themeColor="text1"/>
            <w:sz w:val="24"/>
            <w:szCs w:val="24"/>
          </w:rPr>
          <w:delText>year</w:delText>
        </w:r>
      </w:del>
    </w:p>
    <w:p w14:paraId="648FF79F" w14:textId="7C56982B" w:rsidR="006C11D1" w:rsidDel="00FA3851" w:rsidRDefault="00B97458" w:rsidP="00004B84">
      <w:pPr>
        <w:spacing w:after="0" w:line="480" w:lineRule="auto"/>
        <w:jc w:val="both"/>
        <w:outlineLvl w:val="0"/>
        <w:rPr>
          <w:del w:id="386" w:author="Parks, Robbie M" w:date="2018-12-05T11:39:00Z"/>
          <w:rFonts w:ascii="Times New Roman" w:hAnsi="Times New Roman"/>
          <w:color w:val="000000" w:themeColor="text1"/>
          <w:sz w:val="24"/>
          <w:szCs w:val="24"/>
        </w:rPr>
      </w:pPr>
      <w:del w:id="387" w:author="Parks, Robbie M" w:date="2018-12-05T11:39:00Z">
        <w:r w:rsidDel="00FA3851">
          <w:rPr>
            <w:rFonts w:ascii="Times New Roman" w:hAnsi="Times New Roman"/>
            <w:color w:val="000000" w:themeColor="text1"/>
            <w:sz w:val="24"/>
            <w:szCs w:val="24"/>
          </w:rPr>
          <w:delText xml:space="preserve">We estimated the mortality effect of a year in which </w:delText>
        </w:r>
        <w:commentRangeStart w:id="388"/>
        <w:commentRangeStart w:id="389"/>
        <w:r w:rsidDel="00FA3851">
          <w:rPr>
            <w:rFonts w:ascii="Times New Roman" w:hAnsi="Times New Roman"/>
            <w:color w:val="000000" w:themeColor="text1"/>
            <w:sz w:val="24"/>
            <w:szCs w:val="24"/>
          </w:rPr>
          <w:delText>mean monthly temperatures were uniformly warmer by 1</w:delText>
        </w:r>
        <w:r w:rsidRPr="00636C9B" w:rsidDel="00FA3851">
          <w:rPr>
            <w:rFonts w:ascii="Times New Roman" w:hAnsi="Times New Roman"/>
            <w:color w:val="000000" w:themeColor="text1"/>
            <w:sz w:val="24"/>
            <w:szCs w:val="24"/>
          </w:rPr>
          <w:delText>°C</w:delText>
        </w:r>
        <w:r w:rsidDel="00FA3851">
          <w:rPr>
            <w:rFonts w:ascii="Times New Roman" w:hAnsi="Times New Roman"/>
            <w:color w:val="000000" w:themeColor="text1"/>
            <w:sz w:val="24"/>
            <w:szCs w:val="24"/>
          </w:rPr>
          <w:delText xml:space="preserve"> than the </w:delText>
        </w:r>
        <w:r w:rsidR="0066096F" w:rsidDel="00FA3851">
          <w:rPr>
            <w:rFonts w:ascii="Times New Roman" w:hAnsi="Times New Roman"/>
            <w:color w:val="000000" w:themeColor="text1"/>
            <w:sz w:val="24"/>
            <w:szCs w:val="24"/>
          </w:rPr>
          <w:delText>actual values</w:delText>
        </w:r>
        <w:commentRangeEnd w:id="388"/>
        <w:r w:rsidR="00F319D5" w:rsidDel="00FA3851">
          <w:rPr>
            <w:rStyle w:val="CommentReference"/>
            <w:rFonts w:asciiTheme="minorHAnsi" w:eastAsiaTheme="minorHAnsi" w:hAnsiTheme="minorHAnsi" w:cstheme="minorBidi"/>
          </w:rPr>
          <w:commentReference w:id="388"/>
        </w:r>
        <w:commentRangeEnd w:id="389"/>
        <w:r w:rsidR="00C32771" w:rsidDel="00FA3851">
          <w:rPr>
            <w:rStyle w:val="CommentReference"/>
            <w:rFonts w:asciiTheme="minorHAnsi" w:eastAsiaTheme="minorHAnsi" w:hAnsiTheme="minorHAnsi" w:cstheme="minorBidi"/>
          </w:rPr>
          <w:commentReference w:id="389"/>
        </w:r>
        <w:commentRangeStart w:id="390"/>
        <w:r w:rsidDel="00FA3851">
          <w:rPr>
            <w:rFonts w:ascii="Times New Roman" w:hAnsi="Times New Roman"/>
            <w:color w:val="000000" w:themeColor="text1"/>
            <w:sz w:val="24"/>
            <w:szCs w:val="24"/>
          </w:rPr>
          <w:delText>, and assum</w:delText>
        </w:r>
        <w:r w:rsidR="00C065EC" w:rsidDel="00FA3851">
          <w:rPr>
            <w:rFonts w:ascii="Times New Roman" w:hAnsi="Times New Roman"/>
            <w:color w:val="000000" w:themeColor="text1"/>
            <w:sz w:val="24"/>
            <w:szCs w:val="24"/>
          </w:rPr>
          <w:delText>ed</w:delText>
        </w:r>
        <w:r w:rsidDel="00FA3851">
          <w:rPr>
            <w:rFonts w:ascii="Times New Roman" w:hAnsi="Times New Roman"/>
            <w:color w:val="000000" w:themeColor="text1"/>
            <w:sz w:val="24"/>
            <w:szCs w:val="24"/>
          </w:rPr>
          <w:delText xml:space="preserve"> that no further adaptation has taken place beyond the long</w:delText>
        </w:r>
        <w:r w:rsidR="00516839" w:rsidDel="00FA3851">
          <w:rPr>
            <w:rFonts w:ascii="Times New Roman" w:hAnsi="Times New Roman"/>
            <w:color w:val="000000" w:themeColor="text1"/>
            <w:sz w:val="24"/>
            <w:szCs w:val="24"/>
          </w:rPr>
          <w:delText>-</w:delText>
        </w:r>
        <w:r w:rsidDel="00FA3851">
          <w:rPr>
            <w:rFonts w:ascii="Times New Roman" w:hAnsi="Times New Roman"/>
            <w:color w:val="000000" w:themeColor="text1"/>
            <w:sz w:val="24"/>
            <w:szCs w:val="24"/>
          </w:rPr>
          <w:delText xml:space="preserve">term average. </w:delText>
        </w:r>
        <w:r w:rsidR="00B96863" w:rsidDel="00FA3851">
          <w:rPr>
            <w:rFonts w:ascii="Times New Roman" w:hAnsi="Times New Roman"/>
            <w:color w:val="000000" w:themeColor="text1"/>
            <w:sz w:val="24"/>
            <w:szCs w:val="24"/>
          </w:rPr>
          <w:delText>This is a realistic scenario given that several degrees warming is expected over the next century</w:delText>
        </w:r>
        <w:commentRangeEnd w:id="390"/>
        <w:r w:rsidR="00F319D5" w:rsidDel="00FA3851">
          <w:rPr>
            <w:rStyle w:val="CommentReference"/>
            <w:rFonts w:asciiTheme="minorHAnsi" w:eastAsiaTheme="minorHAnsi" w:hAnsiTheme="minorHAnsi" w:cstheme="minorBidi"/>
          </w:rPr>
          <w:commentReference w:id="390"/>
        </w:r>
        <w:r w:rsidR="00B96863" w:rsidRPr="00636C9B" w:rsidDel="00FA3851">
          <w:rPr>
            <w:rFonts w:ascii="Times New Roman" w:hAnsi="Times New Roman"/>
            <w:color w:val="000000" w:themeColor="text1"/>
            <w:sz w:val="24"/>
            <w:szCs w:val="24"/>
          </w:rPr>
          <w:delText>.</w:delText>
        </w:r>
        <w:r w:rsidR="009B07C2" w:rsidDel="00FA3851">
          <w:rPr>
            <w:rFonts w:ascii="Times New Roman" w:hAnsi="Times New Roman"/>
            <w:color w:val="000000" w:themeColor="text1"/>
            <w:sz w:val="24"/>
            <w:szCs w:val="24"/>
          </w:rPr>
          <w:fldChar w:fldCharType="begin" w:fldLock="1"/>
        </w:r>
        <w:r w:rsidR="0004018D" w:rsidDel="00FA3851">
          <w:rPr>
            <w:rFonts w:ascii="Times New Roman" w:hAnsi="Times New Roman"/>
            <w:color w:val="000000" w:themeColor="text1"/>
            <w:sz w:val="24"/>
            <w:szCs w:val="24"/>
          </w:rPr>
          <w:del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22&lt;/sup&gt;","plainTextFormattedCitation":"22","previouslyFormattedCitation":"&lt;sup&gt;22&lt;/sup&gt;"},"properties":{"noteIndex":0},"schema":"https://github.com/citation-style-language/schema/raw/master/csl-citation.json"}</w:delInstrText>
        </w:r>
        <w:r w:rsidR="009B07C2" w:rsidDel="00FA3851">
          <w:rPr>
            <w:rFonts w:ascii="Times New Roman" w:hAnsi="Times New Roman"/>
            <w:color w:val="000000" w:themeColor="text1"/>
            <w:sz w:val="24"/>
            <w:szCs w:val="24"/>
          </w:rPr>
          <w:fldChar w:fldCharType="separate"/>
        </w:r>
        <w:r w:rsidR="006B32B1" w:rsidRPr="006B32B1" w:rsidDel="00FA3851">
          <w:rPr>
            <w:rFonts w:ascii="Times New Roman" w:hAnsi="Times New Roman"/>
            <w:noProof/>
            <w:color w:val="000000" w:themeColor="text1"/>
            <w:sz w:val="24"/>
            <w:szCs w:val="24"/>
            <w:vertAlign w:val="superscript"/>
          </w:rPr>
          <w:delText>22</w:delText>
        </w:r>
        <w:r w:rsidR="009B07C2" w:rsidDel="00FA3851">
          <w:rPr>
            <w:rFonts w:ascii="Times New Roman" w:hAnsi="Times New Roman"/>
            <w:color w:val="000000" w:themeColor="text1"/>
            <w:sz w:val="24"/>
            <w:szCs w:val="24"/>
          </w:rPr>
          <w:fldChar w:fldCharType="end"/>
        </w:r>
        <w:r w:rsidR="002B1398" w:rsidDel="00FA3851">
          <w:rPr>
            <w:rFonts w:ascii="Times New Roman" w:hAnsi="Times New Roman"/>
            <w:color w:val="000000" w:themeColor="text1"/>
            <w:sz w:val="24"/>
            <w:szCs w:val="24"/>
          </w:rPr>
          <w:delText xml:space="preserve"> </w:delText>
        </w:r>
        <w:r w:rsidR="00782C8F" w:rsidRPr="00636C9B" w:rsidDel="00FA3851">
          <w:rPr>
            <w:rFonts w:ascii="Times New Roman" w:hAnsi="Times New Roman"/>
            <w:color w:val="000000" w:themeColor="text1"/>
            <w:sz w:val="24"/>
            <w:szCs w:val="24"/>
          </w:rPr>
          <w:delText>W</w:delText>
        </w:r>
        <w:r w:rsidR="00F76728" w:rsidRPr="00636C9B" w:rsidDel="00FA3851">
          <w:rPr>
            <w:rFonts w:ascii="Times New Roman" w:hAnsi="Times New Roman"/>
            <w:color w:val="000000" w:themeColor="text1"/>
            <w:sz w:val="24"/>
            <w:szCs w:val="24"/>
          </w:rPr>
          <w:delText xml:space="preserve">e </w:delText>
        </w:r>
        <w:r w:rsidR="00093E1B" w:rsidRPr="00636C9B" w:rsidDel="00FA3851">
          <w:rPr>
            <w:rFonts w:ascii="Times New Roman" w:hAnsi="Times New Roman"/>
            <w:color w:val="000000" w:themeColor="text1"/>
            <w:sz w:val="24"/>
            <w:szCs w:val="24"/>
          </w:rPr>
          <w:delText>calculated expected change in deaths by month in 2</w:delText>
        </w:r>
        <w:r w:rsidR="00E16C0A" w:rsidRPr="00636C9B" w:rsidDel="00FA3851">
          <w:rPr>
            <w:rFonts w:ascii="Times New Roman" w:hAnsi="Times New Roman"/>
            <w:color w:val="000000" w:themeColor="text1"/>
            <w:sz w:val="24"/>
            <w:szCs w:val="24"/>
          </w:rPr>
          <w:delText>016 for a uniform increase of 1°</w:delText>
        </w:r>
        <w:r w:rsidR="00093E1B" w:rsidRPr="00636C9B" w:rsidDel="00FA3851">
          <w:rPr>
            <w:rFonts w:ascii="Times New Roman" w:hAnsi="Times New Roman"/>
            <w:color w:val="000000" w:themeColor="text1"/>
            <w:sz w:val="24"/>
            <w:szCs w:val="24"/>
          </w:rPr>
          <w:delText>C</w:delText>
        </w:r>
        <w:r w:rsidR="005179F4" w:rsidRPr="00636C9B" w:rsidDel="00FA3851">
          <w:rPr>
            <w:rFonts w:ascii="Times New Roman" w:hAnsi="Times New Roman"/>
            <w:color w:val="000000" w:themeColor="text1"/>
            <w:sz w:val="24"/>
            <w:szCs w:val="24"/>
          </w:rPr>
          <w:delText xml:space="preserve"> in</w:delText>
        </w:r>
        <w:r w:rsidDel="00FA3851">
          <w:rPr>
            <w:rFonts w:ascii="Times New Roman" w:hAnsi="Times New Roman"/>
            <w:color w:val="000000" w:themeColor="text1"/>
            <w:sz w:val="24"/>
            <w:szCs w:val="24"/>
          </w:rPr>
          <w:delText xml:space="preserve"> mean monthly temperature in</w:delText>
        </w:r>
        <w:r w:rsidR="005179F4" w:rsidRPr="00636C9B" w:rsidDel="00FA3851">
          <w:rPr>
            <w:rFonts w:ascii="Times New Roman" w:hAnsi="Times New Roman"/>
            <w:color w:val="000000" w:themeColor="text1"/>
            <w:sz w:val="24"/>
            <w:szCs w:val="24"/>
          </w:rPr>
          <w:delText xml:space="preserve"> each state and month</w:delText>
        </w:r>
        <w:r w:rsidR="00093E1B" w:rsidRPr="00636C9B" w:rsidDel="00FA3851">
          <w:rPr>
            <w:rFonts w:ascii="Times New Roman" w:hAnsi="Times New Roman"/>
            <w:color w:val="000000" w:themeColor="text1"/>
            <w:sz w:val="24"/>
            <w:szCs w:val="24"/>
          </w:rPr>
          <w:delText xml:space="preserve"> for each</w:delText>
        </w:r>
        <w:r w:rsidR="00CA2FE9" w:rsidRPr="00636C9B" w:rsidDel="00FA3851">
          <w:rPr>
            <w:rFonts w:ascii="Times New Roman" w:hAnsi="Times New Roman"/>
            <w:color w:val="000000" w:themeColor="text1"/>
            <w:sz w:val="24"/>
            <w:szCs w:val="24"/>
          </w:rPr>
          <w:delText xml:space="preserve"> age group, sex and cause</w:delText>
        </w:r>
        <w:r w:rsidR="00E3399E" w:rsidRPr="00636C9B" w:rsidDel="00FA3851">
          <w:rPr>
            <w:rFonts w:ascii="Times New Roman" w:hAnsi="Times New Roman"/>
            <w:color w:val="000000" w:themeColor="text1"/>
            <w:sz w:val="24"/>
            <w:szCs w:val="24"/>
          </w:rPr>
          <w:delText xml:space="preserve"> to give us additional deaths</w:delText>
        </w:r>
        <w:r w:rsidR="00A005BB" w:rsidDel="00FA3851">
          <w:rPr>
            <w:rFonts w:ascii="Times New Roman" w:hAnsi="Times New Roman"/>
            <w:color w:val="000000" w:themeColor="text1"/>
            <w:sz w:val="24"/>
            <w:szCs w:val="24"/>
          </w:rPr>
          <w:delText xml:space="preserve">. </w:delText>
        </w:r>
        <w:r w:rsidR="0082437F" w:rsidRPr="00636C9B" w:rsidDel="00FA3851">
          <w:rPr>
            <w:rFonts w:ascii="Times New Roman" w:hAnsi="Times New Roman"/>
            <w:color w:val="000000" w:themeColor="text1"/>
            <w:sz w:val="24"/>
            <w:szCs w:val="24"/>
          </w:rPr>
          <w:delText>F</w:delText>
        </w:r>
        <w:commentRangeStart w:id="391"/>
        <w:r w:rsidR="0082437F" w:rsidRPr="00636C9B" w:rsidDel="00FA3851">
          <w:rPr>
            <w:rFonts w:ascii="Times New Roman" w:hAnsi="Times New Roman"/>
            <w:color w:val="000000" w:themeColor="text1"/>
            <w:sz w:val="24"/>
            <w:szCs w:val="24"/>
          </w:rPr>
          <w:delText xml:space="preserve">or these </w:delText>
        </w:r>
        <w:r w:rsidR="007B6BA4" w:rsidRPr="00636C9B" w:rsidDel="00FA3851">
          <w:rPr>
            <w:rFonts w:ascii="Times New Roman" w:hAnsi="Times New Roman"/>
            <w:color w:val="000000" w:themeColor="text1"/>
            <w:sz w:val="24"/>
            <w:szCs w:val="24"/>
          </w:rPr>
          <w:delText>calculations,</w:delText>
        </w:r>
        <w:r w:rsidR="0082437F" w:rsidRPr="00636C9B" w:rsidDel="00FA3851">
          <w:rPr>
            <w:rFonts w:ascii="Times New Roman" w:hAnsi="Times New Roman"/>
            <w:color w:val="000000" w:themeColor="text1"/>
            <w:sz w:val="24"/>
            <w:szCs w:val="24"/>
          </w:rPr>
          <w:delText xml:space="preserve"> </w:delText>
        </w:r>
        <w:r w:rsidR="0082437F" w:rsidRPr="00636C9B" w:rsidDel="00FA3851">
          <w:rPr>
            <w:rFonts w:ascii="Times New Roman" w:hAnsi="Times New Roman"/>
            <w:color w:val="000000" w:themeColor="text1"/>
            <w:sz w:val="24"/>
            <w:szCs w:val="24"/>
          </w:rPr>
          <w:lastRenderedPageBreak/>
          <w:delText>we</w:delText>
        </w:r>
        <w:r w:rsidR="00EE14D8" w:rsidRPr="00636C9B" w:rsidDel="00FA3851">
          <w:rPr>
            <w:rFonts w:ascii="Times New Roman" w:hAnsi="Times New Roman"/>
            <w:color w:val="000000" w:themeColor="text1"/>
            <w:sz w:val="24"/>
            <w:szCs w:val="24"/>
          </w:rPr>
          <w:delText xml:space="preserve"> </w:delText>
        </w:r>
        <w:r w:rsidR="00FE46A6" w:rsidRPr="00636C9B" w:rsidDel="00FA3851">
          <w:rPr>
            <w:rFonts w:ascii="Times New Roman" w:hAnsi="Times New Roman"/>
            <w:color w:val="000000" w:themeColor="text1"/>
            <w:sz w:val="24"/>
            <w:szCs w:val="24"/>
          </w:rPr>
          <w:delText>multipl</w:delText>
        </w:r>
        <w:r w:rsidR="00EE14D8" w:rsidRPr="00636C9B" w:rsidDel="00FA3851">
          <w:rPr>
            <w:rFonts w:ascii="Times New Roman" w:hAnsi="Times New Roman"/>
            <w:color w:val="000000" w:themeColor="text1"/>
            <w:sz w:val="24"/>
            <w:szCs w:val="24"/>
          </w:rPr>
          <w:delText>ied</w:delText>
        </w:r>
        <w:r w:rsidR="00FE46A6" w:rsidRPr="00636C9B" w:rsidDel="00FA3851">
          <w:rPr>
            <w:rFonts w:ascii="Times New Roman" w:hAnsi="Times New Roman"/>
            <w:color w:val="000000" w:themeColor="text1"/>
            <w:sz w:val="24"/>
            <w:szCs w:val="24"/>
          </w:rPr>
          <w:delText xml:space="preserve"> the actual </w:delText>
        </w:r>
        <w:commentRangeStart w:id="392"/>
        <w:r w:rsidR="00FE46A6" w:rsidRPr="00636C9B" w:rsidDel="00FA3851">
          <w:rPr>
            <w:rFonts w:ascii="Times New Roman" w:hAnsi="Times New Roman"/>
            <w:color w:val="000000" w:themeColor="text1"/>
            <w:sz w:val="24"/>
            <w:szCs w:val="24"/>
          </w:rPr>
          <w:delText xml:space="preserve">death counts </w:delText>
        </w:r>
        <w:r w:rsidR="00D97AD2" w:rsidRPr="00636C9B" w:rsidDel="00FA3851">
          <w:rPr>
            <w:rFonts w:ascii="Times New Roman" w:hAnsi="Times New Roman"/>
            <w:color w:val="000000" w:themeColor="text1"/>
            <w:sz w:val="24"/>
            <w:szCs w:val="24"/>
          </w:rPr>
          <w:delText xml:space="preserve">in 2016 </w:delText>
        </w:r>
        <w:commentRangeEnd w:id="392"/>
        <w:r w:rsidR="00116782" w:rsidDel="00FA3851">
          <w:rPr>
            <w:rStyle w:val="CommentReference"/>
            <w:rFonts w:asciiTheme="minorHAnsi" w:eastAsiaTheme="minorHAnsi" w:hAnsiTheme="minorHAnsi" w:cstheme="minorBidi"/>
          </w:rPr>
          <w:commentReference w:id="392"/>
        </w:r>
        <w:r w:rsidR="00FE46A6" w:rsidRPr="00636C9B" w:rsidDel="00FA3851">
          <w:rPr>
            <w:rFonts w:ascii="Times New Roman" w:hAnsi="Times New Roman"/>
            <w:color w:val="000000" w:themeColor="text1"/>
            <w:sz w:val="24"/>
            <w:szCs w:val="24"/>
          </w:rPr>
          <w:delText>by the excess risk of each monthly temperature anomaly term</w:delText>
        </w:r>
        <w:r w:rsidR="00947DBC" w:rsidRPr="00636C9B" w:rsidDel="00FA3851">
          <w:rPr>
            <w:rFonts w:ascii="Times New Roman" w:hAnsi="Times New Roman"/>
            <w:color w:val="000000" w:themeColor="text1"/>
            <w:sz w:val="24"/>
            <w:szCs w:val="24"/>
          </w:rPr>
          <w:delText>.</w:delText>
        </w:r>
        <w:r w:rsidR="00FE46A6" w:rsidRPr="00636C9B" w:rsidDel="00FA3851">
          <w:rPr>
            <w:rFonts w:ascii="Times New Roman" w:hAnsi="Times New Roman"/>
            <w:color w:val="000000" w:themeColor="text1"/>
            <w:sz w:val="24"/>
            <w:szCs w:val="24"/>
          </w:rPr>
          <w:delText xml:space="preserve"> </w:delText>
        </w:r>
        <w:r w:rsidR="00947DBC" w:rsidRPr="00636C9B" w:rsidDel="00FA3851">
          <w:rPr>
            <w:rFonts w:ascii="Times New Roman" w:hAnsi="Times New Roman"/>
            <w:color w:val="000000" w:themeColor="text1"/>
            <w:sz w:val="24"/>
            <w:szCs w:val="24"/>
          </w:rPr>
          <w:delText>W</w:delText>
        </w:r>
        <w:r w:rsidR="00FE46A6" w:rsidRPr="00636C9B" w:rsidDel="00FA3851">
          <w:rPr>
            <w:rFonts w:ascii="Times New Roman" w:hAnsi="Times New Roman"/>
            <w:color w:val="000000" w:themeColor="text1"/>
            <w:sz w:val="24"/>
            <w:szCs w:val="24"/>
          </w:rPr>
          <w:delText xml:space="preserve">e </w:delText>
        </w:r>
        <w:r w:rsidR="00947DBC" w:rsidRPr="00636C9B" w:rsidDel="00FA3851">
          <w:rPr>
            <w:rFonts w:ascii="Times New Roman" w:hAnsi="Times New Roman"/>
            <w:color w:val="000000" w:themeColor="text1"/>
            <w:sz w:val="24"/>
            <w:szCs w:val="24"/>
          </w:rPr>
          <w:delText xml:space="preserve">then </w:delText>
        </w:r>
        <w:r w:rsidR="00FE46A6" w:rsidRPr="00636C9B" w:rsidDel="00FA3851">
          <w:rPr>
            <w:rFonts w:ascii="Times New Roman" w:hAnsi="Times New Roman"/>
            <w:color w:val="000000" w:themeColor="text1"/>
            <w:sz w:val="24"/>
            <w:szCs w:val="24"/>
          </w:rPr>
          <w:delText xml:space="preserve">obtained an estimate of the change in deaths for </w:delText>
        </w:r>
        <w:r w:rsidR="005179F4" w:rsidRPr="00636C9B" w:rsidDel="00FA3851">
          <w:rPr>
            <w:rFonts w:ascii="Times New Roman" w:hAnsi="Times New Roman"/>
            <w:color w:val="000000" w:themeColor="text1"/>
            <w:sz w:val="24"/>
            <w:szCs w:val="24"/>
          </w:rPr>
          <w:delText xml:space="preserve">a </w:delText>
        </w:r>
        <w:r w:rsidR="00FE46A6" w:rsidRPr="00636C9B" w:rsidDel="00FA3851">
          <w:rPr>
            <w:rFonts w:ascii="Times New Roman" w:hAnsi="Times New Roman"/>
            <w:color w:val="000000" w:themeColor="text1"/>
            <w:sz w:val="24"/>
            <w:szCs w:val="24"/>
          </w:rPr>
          <w:delText>uniform increase of 1°C</w:delText>
        </w:r>
        <w:r w:rsidR="005179F4" w:rsidRPr="00636C9B" w:rsidDel="00FA3851">
          <w:rPr>
            <w:rFonts w:ascii="Times New Roman" w:hAnsi="Times New Roman"/>
            <w:color w:val="000000" w:themeColor="text1"/>
            <w:sz w:val="24"/>
            <w:szCs w:val="24"/>
          </w:rPr>
          <w:delText xml:space="preserve"> in each month and state</w:delText>
        </w:r>
        <w:r w:rsidR="00ED27C3" w:rsidRPr="00636C9B" w:rsidDel="00FA3851">
          <w:rPr>
            <w:rFonts w:ascii="Times New Roman" w:hAnsi="Times New Roman"/>
            <w:color w:val="000000" w:themeColor="text1"/>
            <w:sz w:val="24"/>
            <w:szCs w:val="24"/>
          </w:rPr>
          <w:delText xml:space="preserve">, which we summarised by </w:delText>
        </w:r>
        <w:r w:rsidR="00987B41" w:rsidDel="00FA3851">
          <w:rPr>
            <w:rFonts w:ascii="Times New Roman" w:hAnsi="Times New Roman"/>
            <w:color w:val="000000" w:themeColor="text1"/>
            <w:sz w:val="24"/>
            <w:szCs w:val="24"/>
          </w:rPr>
          <w:delText>type</w:delText>
        </w:r>
        <w:r w:rsidR="00987B41" w:rsidRPr="00636C9B" w:rsidDel="00FA3851">
          <w:rPr>
            <w:rFonts w:ascii="Times New Roman" w:hAnsi="Times New Roman"/>
            <w:color w:val="000000" w:themeColor="text1"/>
            <w:sz w:val="24"/>
            <w:szCs w:val="24"/>
          </w:rPr>
          <w:delText xml:space="preserve"> </w:delText>
        </w:r>
        <w:r w:rsidR="00352D62" w:rsidRPr="00636C9B" w:rsidDel="00FA3851">
          <w:rPr>
            <w:rFonts w:ascii="Times New Roman" w:hAnsi="Times New Roman"/>
            <w:color w:val="000000" w:themeColor="text1"/>
            <w:sz w:val="24"/>
            <w:szCs w:val="24"/>
          </w:rPr>
          <w:delText>of injury death,</w:delText>
        </w:r>
        <w:r w:rsidR="00785C4C" w:rsidRPr="00636C9B" w:rsidDel="00FA3851">
          <w:rPr>
            <w:rFonts w:ascii="Times New Roman" w:hAnsi="Times New Roman"/>
            <w:color w:val="000000" w:themeColor="text1"/>
            <w:sz w:val="24"/>
            <w:szCs w:val="24"/>
          </w:rPr>
          <w:delText xml:space="preserve"> sex,</w:delText>
        </w:r>
        <w:r w:rsidR="00352D62" w:rsidRPr="00636C9B" w:rsidDel="00FA3851">
          <w:rPr>
            <w:rFonts w:ascii="Times New Roman" w:hAnsi="Times New Roman"/>
            <w:color w:val="000000" w:themeColor="text1"/>
            <w:sz w:val="24"/>
            <w:szCs w:val="24"/>
          </w:rPr>
          <w:delText xml:space="preserve"> </w:delText>
        </w:r>
        <w:r w:rsidR="00ED27C3" w:rsidRPr="00636C9B" w:rsidDel="00FA3851">
          <w:rPr>
            <w:rFonts w:ascii="Times New Roman" w:hAnsi="Times New Roman"/>
            <w:color w:val="000000" w:themeColor="text1"/>
            <w:sz w:val="24"/>
            <w:szCs w:val="24"/>
          </w:rPr>
          <w:delText>month and age</w:delText>
        </w:r>
        <w:r w:rsidR="00FE46A6" w:rsidRPr="00636C9B" w:rsidDel="00FA3851">
          <w:rPr>
            <w:rFonts w:ascii="Times New Roman" w:hAnsi="Times New Roman"/>
            <w:color w:val="000000" w:themeColor="text1"/>
            <w:sz w:val="24"/>
            <w:szCs w:val="24"/>
          </w:rPr>
          <w:delText>.</w:delText>
        </w:r>
        <w:r w:rsidR="00EB2987" w:rsidRPr="00636C9B" w:rsidDel="00FA3851">
          <w:rPr>
            <w:rFonts w:ascii="Times New Roman" w:hAnsi="Times New Roman"/>
            <w:color w:val="000000" w:themeColor="text1"/>
            <w:sz w:val="24"/>
            <w:szCs w:val="24"/>
          </w:rPr>
          <w:delText xml:space="preserve"> We also divided the additional expected deaths by the population to obtain the age- and month-summarised exce</w:delText>
        </w:r>
        <w:r w:rsidR="0060531B" w:rsidRPr="00636C9B" w:rsidDel="00FA3851">
          <w:rPr>
            <w:rFonts w:ascii="Times New Roman" w:hAnsi="Times New Roman"/>
            <w:color w:val="000000" w:themeColor="text1"/>
            <w:sz w:val="24"/>
            <w:szCs w:val="24"/>
          </w:rPr>
          <w:delText>ss risk</w:delText>
        </w:r>
        <w:r w:rsidR="0064674D" w:rsidRPr="00636C9B" w:rsidDel="00FA3851">
          <w:rPr>
            <w:rFonts w:ascii="Times New Roman" w:hAnsi="Times New Roman"/>
            <w:color w:val="000000" w:themeColor="text1"/>
            <w:sz w:val="24"/>
            <w:szCs w:val="24"/>
          </w:rPr>
          <w:delText xml:space="preserve"> for each s</w:delText>
        </w:r>
        <w:r w:rsidR="00A209D9" w:rsidRPr="00636C9B" w:rsidDel="00FA3851">
          <w:rPr>
            <w:rFonts w:ascii="Times New Roman" w:hAnsi="Times New Roman"/>
            <w:color w:val="000000" w:themeColor="text1"/>
            <w:sz w:val="24"/>
            <w:szCs w:val="24"/>
          </w:rPr>
          <w:delText xml:space="preserve">ex and </w:delText>
        </w:r>
        <w:r w:rsidR="00987B41" w:rsidDel="00FA3851">
          <w:rPr>
            <w:rFonts w:ascii="Times New Roman" w:hAnsi="Times New Roman"/>
            <w:color w:val="000000" w:themeColor="text1"/>
            <w:sz w:val="24"/>
            <w:szCs w:val="24"/>
          </w:rPr>
          <w:delText xml:space="preserve">type of </w:delText>
        </w:r>
        <w:r w:rsidR="00A209D9" w:rsidRPr="00636C9B" w:rsidDel="00FA3851">
          <w:rPr>
            <w:rFonts w:ascii="Times New Roman" w:hAnsi="Times New Roman"/>
            <w:color w:val="000000" w:themeColor="text1"/>
            <w:sz w:val="24"/>
            <w:szCs w:val="24"/>
          </w:rPr>
          <w:delText>injury</w:delText>
        </w:r>
        <w:r w:rsidR="0060531B" w:rsidRPr="00636C9B" w:rsidDel="00FA3851">
          <w:rPr>
            <w:rFonts w:ascii="Times New Roman" w:hAnsi="Times New Roman"/>
            <w:color w:val="000000" w:themeColor="text1"/>
            <w:sz w:val="24"/>
            <w:szCs w:val="24"/>
          </w:rPr>
          <w:delText>.</w:delText>
        </w:r>
        <w:commentRangeEnd w:id="391"/>
        <w:r w:rsidR="00F319D5" w:rsidDel="00FA3851">
          <w:rPr>
            <w:rStyle w:val="CommentReference"/>
            <w:rFonts w:asciiTheme="minorHAnsi" w:eastAsiaTheme="minorHAnsi" w:hAnsiTheme="minorHAnsi" w:cstheme="minorBidi"/>
          </w:rPr>
          <w:commentReference w:id="391"/>
        </w:r>
      </w:del>
    </w:p>
    <w:p w14:paraId="23CF8AE9" w14:textId="21189CF0" w:rsidR="006C11D1" w:rsidDel="00FA3851" w:rsidRDefault="006C11D1" w:rsidP="00004B84">
      <w:pPr>
        <w:spacing w:after="0" w:line="480" w:lineRule="auto"/>
        <w:jc w:val="both"/>
        <w:outlineLvl w:val="0"/>
        <w:rPr>
          <w:del w:id="393" w:author="Parks, Robbie M" w:date="2018-12-05T11:39:00Z"/>
          <w:rFonts w:ascii="Times New Roman" w:hAnsi="Times New Roman"/>
          <w:color w:val="000000" w:themeColor="text1"/>
          <w:sz w:val="24"/>
          <w:szCs w:val="24"/>
        </w:rPr>
      </w:pPr>
    </w:p>
    <w:p w14:paraId="73A9E14D" w14:textId="4ED4FC27" w:rsidR="006C11D1" w:rsidRPr="00636C9B" w:rsidDel="00FA3851" w:rsidRDefault="006C11D1" w:rsidP="00004B84">
      <w:pPr>
        <w:spacing w:after="0" w:line="480" w:lineRule="auto"/>
        <w:jc w:val="both"/>
        <w:outlineLvl w:val="0"/>
        <w:rPr>
          <w:del w:id="394" w:author="Parks, Robbie M" w:date="2018-12-05T11:39:00Z"/>
          <w:rFonts w:ascii="Times New Roman" w:hAnsi="Times New Roman"/>
          <w:color w:val="000000" w:themeColor="text1"/>
          <w:sz w:val="24"/>
          <w:szCs w:val="24"/>
        </w:rPr>
      </w:pPr>
      <w:del w:id="395" w:author="Parks, Robbie M" w:date="2018-12-05T11:39:00Z">
        <w:r w:rsidRPr="00636C9B" w:rsidDel="00FA3851">
          <w:rPr>
            <w:rFonts w:ascii="Times New Roman" w:hAnsi="Times New Roman"/>
            <w:color w:val="000000" w:themeColor="text1"/>
            <w:sz w:val="24"/>
            <w:szCs w:val="24"/>
          </w:rPr>
          <w:delText xml:space="preserve">We </w:delText>
        </w:r>
        <w:r w:rsidDel="00FA3851">
          <w:rPr>
            <w:rFonts w:ascii="Times New Roman" w:hAnsi="Times New Roman"/>
            <w:color w:val="000000" w:themeColor="text1"/>
            <w:sz w:val="24"/>
            <w:szCs w:val="24"/>
          </w:rPr>
          <w:delText>generated</w:delText>
        </w:r>
        <w:r w:rsidRPr="00636C9B" w:rsidDel="00FA3851">
          <w:rPr>
            <w:rFonts w:ascii="Times New Roman" w:hAnsi="Times New Roman"/>
            <w:color w:val="000000" w:themeColor="text1"/>
            <w:sz w:val="24"/>
            <w:szCs w:val="24"/>
          </w:rPr>
          <w:delText xml:space="preserve"> 5000 draws from the posterior marginal of each month’s temperature anomaly term. </w:delText>
        </w:r>
        <w:r w:rsidR="00B967D1" w:rsidDel="00FA3851">
          <w:rPr>
            <w:rFonts w:ascii="Times New Roman" w:hAnsi="Times New Roman"/>
            <w:color w:val="000000" w:themeColor="text1"/>
            <w:sz w:val="24"/>
            <w:szCs w:val="24"/>
          </w:rPr>
          <w:delText>The reported 95% Credible I</w:delText>
        </w:r>
        <w:r w:rsidRPr="00636C9B" w:rsidDel="00FA3851">
          <w:rPr>
            <w:rFonts w:ascii="Times New Roman" w:hAnsi="Times New Roman"/>
            <w:color w:val="000000" w:themeColor="text1"/>
            <w:sz w:val="24"/>
            <w:szCs w:val="24"/>
          </w:rPr>
          <w:delText>ntervals</w:delText>
        </w:r>
        <w:r w:rsidR="00B967D1" w:rsidDel="00FA3851">
          <w:rPr>
            <w:rFonts w:ascii="Times New Roman" w:hAnsi="Times New Roman"/>
            <w:color w:val="000000" w:themeColor="text1"/>
            <w:sz w:val="24"/>
            <w:szCs w:val="24"/>
          </w:rPr>
          <w:delText xml:space="preserve"> (CrIs)</w:delText>
        </w:r>
        <w:r w:rsidR="00233194" w:rsidDel="00FA3851">
          <w:rPr>
            <w:rFonts w:ascii="Times New Roman" w:hAnsi="Times New Roman"/>
            <w:color w:val="000000" w:themeColor="text1"/>
            <w:sz w:val="24"/>
            <w:szCs w:val="24"/>
          </w:rPr>
          <w:delText xml:space="preserve">, </w:delText>
        </w:r>
        <w:r w:rsidR="00BF1591" w:rsidDel="00FA3851">
          <w:rPr>
            <w:rFonts w:ascii="Times New Roman" w:hAnsi="Times New Roman"/>
            <w:color w:val="000000" w:themeColor="text1"/>
            <w:sz w:val="24"/>
            <w:szCs w:val="24"/>
          </w:rPr>
          <w:delText xml:space="preserve">quoted </w:delText>
        </w:r>
        <w:r w:rsidR="00233194" w:rsidDel="00FA3851">
          <w:rPr>
            <w:rFonts w:ascii="Times New Roman" w:hAnsi="Times New Roman"/>
            <w:color w:val="000000" w:themeColor="text1"/>
            <w:sz w:val="24"/>
            <w:szCs w:val="24"/>
          </w:rPr>
          <w:delText>in brackets where appropriate,</w:delText>
        </w:r>
        <w:r w:rsidRPr="00636C9B" w:rsidDel="00FA3851">
          <w:rPr>
            <w:rFonts w:ascii="Times New Roman" w:hAnsi="Times New Roman"/>
            <w:color w:val="000000" w:themeColor="text1"/>
            <w:sz w:val="24"/>
            <w:szCs w:val="24"/>
          </w:rPr>
          <w:delText xml:space="preserve"> are the 2.5</w:delText>
        </w:r>
        <w:r w:rsidRPr="00636C9B" w:rsidDel="00FA3851">
          <w:rPr>
            <w:rFonts w:ascii="Times New Roman" w:hAnsi="Times New Roman"/>
            <w:color w:val="000000" w:themeColor="text1"/>
            <w:sz w:val="24"/>
            <w:szCs w:val="24"/>
            <w:vertAlign w:val="superscript"/>
          </w:rPr>
          <w:delText>th</w:delText>
        </w:r>
        <w:r w:rsidRPr="00636C9B" w:rsidDel="00FA3851">
          <w:rPr>
            <w:rFonts w:ascii="Times New Roman" w:hAnsi="Times New Roman"/>
            <w:color w:val="000000" w:themeColor="text1"/>
            <w:sz w:val="24"/>
            <w:szCs w:val="24"/>
          </w:rPr>
          <w:delText xml:space="preserve"> to 97.5</w:delText>
        </w:r>
        <w:r w:rsidRPr="00636C9B" w:rsidDel="00FA3851">
          <w:rPr>
            <w:rFonts w:ascii="Times New Roman" w:hAnsi="Times New Roman"/>
            <w:color w:val="000000" w:themeColor="text1"/>
            <w:sz w:val="24"/>
            <w:szCs w:val="24"/>
            <w:vertAlign w:val="superscript"/>
          </w:rPr>
          <w:delText>th</w:delText>
        </w:r>
        <w:r w:rsidRPr="00636C9B" w:rsidDel="00FA3851">
          <w:rPr>
            <w:rFonts w:ascii="Times New Roman" w:hAnsi="Times New Roman"/>
            <w:color w:val="000000" w:themeColor="text1"/>
            <w:sz w:val="24"/>
            <w:szCs w:val="24"/>
          </w:rPr>
          <w:delText xml:space="preserve"> percentiles of the posterior distribution of additional deaths</w:delText>
        </w:r>
        <w:r w:rsidR="00F57AE3" w:rsidDel="00FA3851">
          <w:rPr>
            <w:rFonts w:ascii="Times New Roman" w:hAnsi="Times New Roman"/>
            <w:color w:val="000000" w:themeColor="text1"/>
            <w:sz w:val="24"/>
            <w:szCs w:val="24"/>
          </w:rPr>
          <w:delText xml:space="preserve"> </w:delText>
        </w:r>
        <w:r w:rsidRPr="00636C9B" w:rsidDel="00FA3851">
          <w:rPr>
            <w:rFonts w:ascii="Times New Roman" w:hAnsi="Times New Roman"/>
            <w:color w:val="000000" w:themeColor="text1"/>
            <w:sz w:val="24"/>
            <w:szCs w:val="24"/>
          </w:rPr>
          <w:delText>and excess risk</w:delText>
        </w:r>
        <w:r w:rsidR="00116782" w:rsidDel="00FA3851">
          <w:rPr>
            <w:rFonts w:ascii="Times New Roman" w:hAnsi="Times New Roman"/>
            <w:color w:val="000000" w:themeColor="text1"/>
            <w:sz w:val="24"/>
            <w:szCs w:val="24"/>
          </w:rPr>
          <w:delText xml:space="preserve"> in a</w:delText>
        </w:r>
        <w:r w:rsidR="00F57AE3" w:rsidDel="00FA3851">
          <w:rPr>
            <w:rFonts w:ascii="Times New Roman" w:hAnsi="Times New Roman"/>
            <w:color w:val="000000" w:themeColor="text1"/>
            <w:sz w:val="24"/>
            <w:szCs w:val="24"/>
          </w:rPr>
          <w:delText xml:space="preserve"> </w:delText>
        </w:r>
        <w:r w:rsidR="00F57AE3" w:rsidRPr="00843ACB" w:rsidDel="00FA3851">
          <w:rPr>
            <w:rFonts w:ascii="Times New Roman" w:hAnsi="Times New Roman"/>
            <w:color w:val="000000" w:themeColor="text1"/>
            <w:sz w:val="24"/>
            <w:szCs w:val="24"/>
          </w:rPr>
          <w:delText xml:space="preserve">1°C warmer </w:delText>
        </w:r>
        <w:r w:rsidR="00E45FE8" w:rsidDel="00FA3851">
          <w:rPr>
            <w:rFonts w:ascii="Times New Roman" w:hAnsi="Times New Roman"/>
            <w:color w:val="000000" w:themeColor="text1"/>
            <w:sz w:val="24"/>
            <w:szCs w:val="24"/>
          </w:rPr>
          <w:delText>year</w:delText>
        </w:r>
        <w:r w:rsidRPr="00636C9B" w:rsidDel="00FA3851">
          <w:rPr>
            <w:rFonts w:ascii="Times New Roman" w:hAnsi="Times New Roman"/>
            <w:color w:val="000000" w:themeColor="text1"/>
            <w:sz w:val="24"/>
            <w:szCs w:val="24"/>
          </w:rPr>
          <w:delText>.</w:delText>
        </w:r>
        <w:commentRangeEnd w:id="384"/>
        <w:r w:rsidR="00F319D5" w:rsidDel="00FA3851">
          <w:rPr>
            <w:rStyle w:val="CommentReference"/>
            <w:rFonts w:asciiTheme="minorHAnsi" w:eastAsiaTheme="minorHAnsi" w:hAnsiTheme="minorHAnsi" w:cstheme="minorBidi"/>
          </w:rPr>
          <w:commentReference w:id="384"/>
        </w:r>
      </w:del>
    </w:p>
    <w:p w14:paraId="62E52914" w14:textId="77777777" w:rsidR="005259CD" w:rsidRPr="00636C9B" w:rsidRDefault="005259CD" w:rsidP="006C11D1">
      <w:pPr>
        <w:spacing w:after="0" w:line="480" w:lineRule="auto"/>
        <w:jc w:val="both"/>
        <w:outlineLvl w:val="0"/>
        <w:rPr>
          <w:rFonts w:ascii="Times New Roman" w:hAnsi="Times New Roman"/>
          <w:color w:val="000000" w:themeColor="text1"/>
          <w:sz w:val="24"/>
          <w:szCs w:val="24"/>
        </w:rPr>
      </w:pPr>
    </w:p>
    <w:p w14:paraId="26A53AA3" w14:textId="3402CD03" w:rsidR="00E252C8" w:rsidRPr="00636C9B" w:rsidDel="000F25B0" w:rsidRDefault="000210D1" w:rsidP="006C11D1">
      <w:pPr>
        <w:spacing w:after="0" w:line="480" w:lineRule="auto"/>
        <w:jc w:val="both"/>
        <w:outlineLvl w:val="0"/>
        <w:rPr>
          <w:del w:id="396" w:author="Parks, Robbie M" w:date="2018-12-05T12:01:00Z"/>
          <w:rFonts w:ascii="Times New Roman" w:hAnsi="Times New Roman"/>
          <w:b/>
          <w:sz w:val="24"/>
          <w:szCs w:val="24"/>
        </w:rPr>
      </w:pPr>
      <w:commentRangeStart w:id="397"/>
      <w:commentRangeStart w:id="398"/>
      <w:del w:id="399" w:author="Parks, Robbie M" w:date="2018-12-05T12:01:00Z">
        <w:r w:rsidRPr="00636C9B" w:rsidDel="000F25B0">
          <w:rPr>
            <w:rFonts w:ascii="Times New Roman" w:hAnsi="Times New Roman"/>
            <w:b/>
            <w:sz w:val="24"/>
            <w:szCs w:val="24"/>
          </w:rPr>
          <w:delText>Results</w:delText>
        </w:r>
        <w:commentRangeEnd w:id="397"/>
        <w:r w:rsidR="00F319D5" w:rsidDel="000F25B0">
          <w:rPr>
            <w:rStyle w:val="CommentReference"/>
            <w:rFonts w:asciiTheme="minorHAnsi" w:eastAsiaTheme="minorHAnsi" w:hAnsiTheme="minorHAnsi" w:cstheme="minorBidi"/>
          </w:rPr>
          <w:commentReference w:id="397"/>
        </w:r>
        <w:commentRangeEnd w:id="398"/>
        <w:r w:rsidR="00776C9B" w:rsidDel="000F25B0">
          <w:rPr>
            <w:rStyle w:val="CommentReference"/>
            <w:rFonts w:asciiTheme="minorHAnsi" w:eastAsiaTheme="minorHAnsi" w:hAnsiTheme="minorHAnsi" w:cstheme="minorBidi"/>
          </w:rPr>
          <w:commentReference w:id="398"/>
        </w:r>
      </w:del>
    </w:p>
    <w:p w14:paraId="0B4CB3E9" w14:textId="2B0BADB7" w:rsidR="00E252C8" w:rsidRPr="00636C9B" w:rsidRDefault="00955652">
      <w:pPr>
        <w:spacing w:after="0" w:line="240" w:lineRule="auto"/>
        <w:jc w:val="both"/>
        <w:outlineLvl w:val="0"/>
        <w:rPr>
          <w:rFonts w:ascii="Times New Roman" w:hAnsi="Times New Roman"/>
          <w:i/>
          <w:sz w:val="24"/>
          <w:szCs w:val="24"/>
        </w:rPr>
      </w:pPr>
      <w:r w:rsidRPr="00636C9B">
        <w:rPr>
          <w:rFonts w:ascii="Times New Roman" w:hAnsi="Times New Roman"/>
          <w:i/>
          <w:sz w:val="24"/>
          <w:szCs w:val="24"/>
        </w:rPr>
        <w:t xml:space="preserve">Figure </w:t>
      </w:r>
      <w:ins w:id="400" w:author="Parks, Robbie M" w:date="2018-12-05T11:53:00Z">
        <w:r w:rsidR="00CD1484">
          <w:rPr>
            <w:rFonts w:ascii="Times New Roman" w:hAnsi="Times New Roman"/>
            <w:i/>
            <w:sz w:val="24"/>
            <w:szCs w:val="24"/>
          </w:rPr>
          <w:t>1</w:t>
        </w:r>
      </w:ins>
      <w:del w:id="401" w:author="Parks, Robbie M" w:date="2018-12-05T11:53:00Z">
        <w:r w:rsidRPr="00636C9B" w:rsidDel="00CD1484">
          <w:rPr>
            <w:rFonts w:ascii="Times New Roman" w:hAnsi="Times New Roman"/>
            <w:i/>
            <w:sz w:val="24"/>
            <w:szCs w:val="24"/>
          </w:rPr>
          <w:delText>2</w:delText>
        </w:r>
      </w:del>
    </w:p>
    <w:p w14:paraId="6C472F89" w14:textId="77777777" w:rsidR="008A69BB" w:rsidRDefault="00C574BA" w:rsidP="00843ACB">
      <w:pPr>
        <w:pStyle w:val="ListParagraph"/>
        <w:numPr>
          <w:ilvl w:val="0"/>
          <w:numId w:val="10"/>
        </w:numPr>
        <w:spacing w:line="240" w:lineRule="auto"/>
        <w:jc w:val="both"/>
        <w:rPr>
          <w:ins w:id="402" w:author="Tamura-Wicks, Helen M" w:date="2018-12-06T18:22:00Z"/>
          <w:rFonts w:ascii="Times New Roman" w:hAnsi="Times New Roman"/>
          <w:sz w:val="24"/>
          <w:szCs w:val="24"/>
        </w:rPr>
      </w:pPr>
      <w:ins w:id="403" w:author="Parks, Robbie M" w:date="2018-12-05T15:29:00Z">
        <w:r>
          <w:rPr>
            <w:rFonts w:ascii="Times New Roman" w:hAnsi="Times New Roman"/>
            <w:sz w:val="24"/>
            <w:szCs w:val="24"/>
          </w:rPr>
          <w:t xml:space="preserve">Transport and drownings </w:t>
        </w:r>
      </w:ins>
      <w:del w:id="404" w:author="Parks, Robbie M" w:date="2018-12-05T15:24:00Z">
        <w:r w:rsidR="0078091F" w:rsidRPr="00636C9B" w:rsidDel="00FE47A8">
          <w:rPr>
            <w:rFonts w:ascii="Times New Roman" w:hAnsi="Times New Roman"/>
            <w:sz w:val="24"/>
            <w:szCs w:val="24"/>
          </w:rPr>
          <w:delText xml:space="preserve">Some </w:delText>
        </w:r>
      </w:del>
      <w:ins w:id="405" w:author="Ezzati, Majid" w:date="2018-12-01T01:37:00Z">
        <w:del w:id="406" w:author="Parks, Robbie M" w:date="2018-12-05T15:29:00Z">
          <w:r w:rsidR="00F319D5" w:rsidDel="00C574BA">
            <w:rPr>
              <w:rFonts w:ascii="Times New Roman" w:hAnsi="Times New Roman"/>
              <w:sz w:val="24"/>
              <w:szCs w:val="24"/>
            </w:rPr>
            <w:delText xml:space="preserve">injury </w:delText>
          </w:r>
        </w:del>
      </w:ins>
      <w:del w:id="407" w:author="Parks, Robbie M" w:date="2018-12-05T15:24:00Z">
        <w:r w:rsidR="0078091F" w:rsidRPr="00636C9B" w:rsidDel="00FE47A8">
          <w:rPr>
            <w:rFonts w:ascii="Times New Roman" w:hAnsi="Times New Roman"/>
            <w:sz w:val="24"/>
            <w:szCs w:val="24"/>
          </w:rPr>
          <w:delText xml:space="preserve">categories </w:delText>
        </w:r>
      </w:del>
      <w:r w:rsidR="0078091F" w:rsidRPr="00636C9B">
        <w:rPr>
          <w:rFonts w:ascii="Times New Roman" w:hAnsi="Times New Roman"/>
          <w:sz w:val="24"/>
          <w:szCs w:val="24"/>
        </w:rPr>
        <w:t xml:space="preserve">exhibit </w:t>
      </w:r>
      <w:del w:id="408" w:author="Parks, Robbie M" w:date="2018-12-05T15:30:00Z">
        <w:r w:rsidR="0078091F" w:rsidRPr="00636C9B" w:rsidDel="00F126D2">
          <w:rPr>
            <w:rFonts w:ascii="Times New Roman" w:hAnsi="Times New Roman"/>
            <w:sz w:val="24"/>
            <w:szCs w:val="24"/>
          </w:rPr>
          <w:delText xml:space="preserve">clear </w:delText>
        </w:r>
      </w:del>
      <w:ins w:id="409" w:author="Parks, Robbie M" w:date="2018-12-05T15:30:00Z">
        <w:r>
          <w:rPr>
            <w:rFonts w:ascii="Times New Roman" w:hAnsi="Times New Roman"/>
            <w:sz w:val="24"/>
            <w:szCs w:val="24"/>
          </w:rPr>
          <w:t xml:space="preserve">12-month </w:t>
        </w:r>
      </w:ins>
      <w:r w:rsidR="0078091F" w:rsidRPr="00636C9B">
        <w:rPr>
          <w:rFonts w:ascii="Times New Roman" w:hAnsi="Times New Roman"/>
          <w:sz w:val="24"/>
          <w:szCs w:val="24"/>
        </w:rPr>
        <w:t xml:space="preserve">seasonality </w:t>
      </w:r>
      <w:del w:id="410" w:author="Parks, Robbie M" w:date="2018-12-05T15:37:00Z">
        <w:r w:rsidR="0078091F" w:rsidRPr="00636C9B" w:rsidDel="00786B69">
          <w:rPr>
            <w:rFonts w:ascii="Times New Roman" w:hAnsi="Times New Roman"/>
            <w:sz w:val="24"/>
            <w:szCs w:val="24"/>
          </w:rPr>
          <w:delText xml:space="preserve">within year </w:delText>
        </w:r>
      </w:del>
      <w:r w:rsidR="0078091F" w:rsidRPr="00636C9B">
        <w:rPr>
          <w:rFonts w:ascii="Times New Roman" w:hAnsi="Times New Roman"/>
          <w:sz w:val="24"/>
          <w:szCs w:val="24"/>
        </w:rPr>
        <w:t xml:space="preserve">throughout period of study </w:t>
      </w:r>
      <w:ins w:id="411" w:author="Parks, Robbie M" w:date="2018-12-05T15:30:00Z">
        <w:r w:rsidR="00C97EBE">
          <w:rPr>
            <w:rFonts w:ascii="Times New Roman" w:hAnsi="Times New Roman"/>
            <w:sz w:val="24"/>
            <w:szCs w:val="24"/>
          </w:rPr>
          <w:t xml:space="preserve">for age-standardised death rates, </w:t>
        </w:r>
      </w:ins>
      <w:del w:id="412" w:author="Parks, Robbie M" w:date="2018-12-05T15:30:00Z">
        <w:r w:rsidR="0078091F" w:rsidRPr="00636C9B" w:rsidDel="00C97EBE">
          <w:rPr>
            <w:rFonts w:ascii="Times New Roman" w:hAnsi="Times New Roman"/>
            <w:sz w:val="24"/>
            <w:szCs w:val="24"/>
          </w:rPr>
          <w:delText xml:space="preserve">(transport, drownings) </w:delText>
        </w:r>
      </w:del>
      <w:r w:rsidR="0078091F" w:rsidRPr="00636C9B">
        <w:rPr>
          <w:rFonts w:ascii="Times New Roman" w:hAnsi="Times New Roman"/>
          <w:sz w:val="24"/>
          <w:szCs w:val="24"/>
        </w:rPr>
        <w:t xml:space="preserve">with </w:t>
      </w:r>
      <w:del w:id="413" w:author="Parks, Robbie M" w:date="2018-12-05T15:30:00Z">
        <w:r w:rsidR="0078091F" w:rsidRPr="00636C9B" w:rsidDel="00C97EBE">
          <w:rPr>
            <w:rFonts w:ascii="Times New Roman" w:hAnsi="Times New Roman"/>
            <w:sz w:val="24"/>
            <w:szCs w:val="24"/>
          </w:rPr>
          <w:delText xml:space="preserve">peak </w:delText>
        </w:r>
      </w:del>
      <w:ins w:id="414" w:author="Parks, Robbie M" w:date="2018-12-05T15:30:00Z">
        <w:r w:rsidR="00C97EBE">
          <w:rPr>
            <w:rFonts w:ascii="Times New Roman" w:hAnsi="Times New Roman"/>
            <w:sz w:val="24"/>
            <w:szCs w:val="24"/>
          </w:rPr>
          <w:t>maximum</w:t>
        </w:r>
        <w:r w:rsidR="00C97EBE" w:rsidRPr="00636C9B">
          <w:rPr>
            <w:rFonts w:ascii="Times New Roman" w:hAnsi="Times New Roman"/>
            <w:sz w:val="24"/>
            <w:szCs w:val="24"/>
          </w:rPr>
          <w:t xml:space="preserve"> </w:t>
        </w:r>
      </w:ins>
      <w:r w:rsidR="0078091F" w:rsidRPr="00636C9B">
        <w:rPr>
          <w:rFonts w:ascii="Times New Roman" w:hAnsi="Times New Roman"/>
          <w:sz w:val="24"/>
          <w:szCs w:val="24"/>
        </w:rPr>
        <w:t>in the summer</w:t>
      </w:r>
      <w:ins w:id="415" w:author="Parks, Robbie M" w:date="2018-12-05T15:30:00Z">
        <w:r>
          <w:rPr>
            <w:rFonts w:ascii="Times New Roman" w:hAnsi="Times New Roman"/>
            <w:sz w:val="24"/>
            <w:szCs w:val="24"/>
          </w:rPr>
          <w:t xml:space="preserve"> and </w:t>
        </w:r>
        <w:r w:rsidR="00C97EBE">
          <w:rPr>
            <w:rFonts w:ascii="Times New Roman" w:hAnsi="Times New Roman"/>
            <w:sz w:val="24"/>
            <w:szCs w:val="24"/>
          </w:rPr>
          <w:t>minimum in the winter</w:t>
        </w:r>
      </w:ins>
      <w:ins w:id="416" w:author="Parks, Robbie M" w:date="2018-12-05T15:36:00Z">
        <w:r w:rsidR="009021A4">
          <w:rPr>
            <w:rFonts w:ascii="Times New Roman" w:hAnsi="Times New Roman"/>
            <w:sz w:val="24"/>
            <w:szCs w:val="24"/>
          </w:rPr>
          <w:t>, persisting over time and with overall decrease in death rates</w:t>
        </w:r>
      </w:ins>
      <w:ins w:id="417" w:author="Parks, Robbie M" w:date="2018-12-05T15:25:00Z">
        <w:r w:rsidR="00B143BB">
          <w:rPr>
            <w:rFonts w:ascii="Times New Roman" w:hAnsi="Times New Roman"/>
            <w:sz w:val="24"/>
            <w:szCs w:val="24"/>
          </w:rPr>
          <w:t>.</w:t>
        </w:r>
      </w:ins>
      <w:ins w:id="418" w:author="Parks, Robbie M" w:date="2018-12-05T15:43:00Z">
        <w:r w:rsidR="00CE1992">
          <w:rPr>
            <w:rFonts w:ascii="Times New Roman" w:hAnsi="Times New Roman"/>
            <w:sz w:val="24"/>
            <w:szCs w:val="24"/>
          </w:rPr>
          <w:t xml:space="preserve"> </w:t>
        </w:r>
      </w:ins>
    </w:p>
    <w:p w14:paraId="2B1F2ED1" w14:textId="73A87E36" w:rsidR="0078091F" w:rsidRDefault="00CE1992" w:rsidP="00843ACB">
      <w:pPr>
        <w:pStyle w:val="ListParagraph"/>
        <w:numPr>
          <w:ilvl w:val="0"/>
          <w:numId w:val="10"/>
        </w:numPr>
        <w:spacing w:line="240" w:lineRule="auto"/>
        <w:jc w:val="both"/>
        <w:rPr>
          <w:ins w:id="419" w:author="Parks, Robbie M" w:date="2018-12-05T15:42:00Z"/>
          <w:rFonts w:ascii="Times New Roman" w:hAnsi="Times New Roman"/>
          <w:sz w:val="24"/>
          <w:szCs w:val="24"/>
        </w:rPr>
      </w:pPr>
      <w:commentRangeStart w:id="420"/>
      <w:ins w:id="421" w:author="Parks, Robbie M" w:date="2018-12-05T15:43:00Z">
        <w:r w:rsidRPr="00052DDD">
          <w:rPr>
            <w:rFonts w:ascii="Times New Roman" w:hAnsi="Times New Roman"/>
            <w:sz w:val="24"/>
            <w:szCs w:val="24"/>
          </w:rPr>
          <w:t xml:space="preserve">Other </w:t>
        </w:r>
      </w:ins>
      <w:ins w:id="422" w:author="Parks, Robbie M" w:date="2018-12-05T17:02:00Z">
        <w:r w:rsidR="002C7C40">
          <w:rPr>
            <w:rFonts w:ascii="Times New Roman" w:hAnsi="Times New Roman"/>
            <w:sz w:val="24"/>
            <w:szCs w:val="24"/>
          </w:rPr>
          <w:t>types</w:t>
        </w:r>
      </w:ins>
      <w:ins w:id="423" w:author="Parks, Robbie M" w:date="2018-12-05T15:43:00Z">
        <w:r w:rsidRPr="00052DDD">
          <w:rPr>
            <w:rFonts w:ascii="Times New Roman" w:hAnsi="Times New Roman"/>
            <w:sz w:val="24"/>
            <w:szCs w:val="24"/>
          </w:rPr>
          <w:t xml:space="preserve"> of </w:t>
        </w:r>
      </w:ins>
      <w:ins w:id="424" w:author="Parks, Robbie M" w:date="2018-12-05T17:02:00Z">
        <w:r w:rsidR="002C7C40">
          <w:rPr>
            <w:rFonts w:ascii="Times New Roman" w:hAnsi="Times New Roman"/>
            <w:sz w:val="24"/>
            <w:szCs w:val="24"/>
          </w:rPr>
          <w:t xml:space="preserve">injury </w:t>
        </w:r>
      </w:ins>
      <w:ins w:id="425" w:author="Parks, Robbie M" w:date="2018-12-05T15:43:00Z">
        <w:r w:rsidRPr="00052DDD">
          <w:rPr>
            <w:rFonts w:ascii="Times New Roman" w:hAnsi="Times New Roman"/>
            <w:sz w:val="24"/>
            <w:szCs w:val="24"/>
          </w:rPr>
          <w:t xml:space="preserve">death do not </w:t>
        </w:r>
      </w:ins>
      <w:ins w:id="426" w:author="Parks, Robbie M" w:date="2018-12-05T17:02:00Z">
        <w:r w:rsidR="002C7C40">
          <w:rPr>
            <w:rFonts w:ascii="Times New Roman" w:hAnsi="Times New Roman"/>
            <w:sz w:val="24"/>
            <w:szCs w:val="24"/>
          </w:rPr>
          <w:t>exhibit</w:t>
        </w:r>
      </w:ins>
      <w:ins w:id="427" w:author="Parks, Robbie M" w:date="2018-12-05T15:43:00Z">
        <w:r w:rsidRPr="00052DDD">
          <w:rPr>
            <w:rFonts w:ascii="Times New Roman" w:hAnsi="Times New Roman"/>
            <w:sz w:val="24"/>
            <w:szCs w:val="24"/>
          </w:rPr>
          <w:t xml:space="preserve"> seasonality</w:t>
        </w:r>
      </w:ins>
      <w:ins w:id="428" w:author="Parks, Robbie M" w:date="2018-12-05T17:02:00Z">
        <w:r w:rsidR="002C7C40">
          <w:rPr>
            <w:rFonts w:ascii="Times New Roman" w:hAnsi="Times New Roman"/>
            <w:sz w:val="24"/>
            <w:szCs w:val="24"/>
          </w:rPr>
          <w:t xml:space="preserve"> here</w:t>
        </w:r>
      </w:ins>
      <w:ins w:id="429" w:author="Parks, Robbie M" w:date="2018-12-05T16:36:00Z">
        <w:r w:rsidR="00EC109B">
          <w:rPr>
            <w:rFonts w:ascii="Times New Roman" w:hAnsi="Times New Roman"/>
            <w:sz w:val="24"/>
            <w:szCs w:val="24"/>
          </w:rPr>
          <w:t xml:space="preserve"> (Figure 1)</w:t>
        </w:r>
      </w:ins>
      <w:ins w:id="430" w:author="Parks, Robbie M" w:date="2018-12-05T15:43:00Z">
        <w:r w:rsidRPr="00052DDD">
          <w:rPr>
            <w:rFonts w:ascii="Times New Roman" w:hAnsi="Times New Roman"/>
            <w:sz w:val="24"/>
            <w:szCs w:val="24"/>
          </w:rPr>
          <w:t>.</w:t>
        </w:r>
      </w:ins>
      <w:commentRangeEnd w:id="420"/>
      <w:r w:rsidR="008A69BB">
        <w:rPr>
          <w:rStyle w:val="CommentReference"/>
          <w:rFonts w:asciiTheme="minorHAnsi" w:eastAsiaTheme="minorHAnsi" w:hAnsiTheme="minorHAnsi" w:cstheme="minorBidi"/>
        </w:rPr>
        <w:commentReference w:id="420"/>
      </w:r>
    </w:p>
    <w:p w14:paraId="552650E8" w14:textId="45773515" w:rsidR="000D6DA0" w:rsidRPr="000D6DA0" w:rsidRDefault="00CE1992" w:rsidP="000D6DA0">
      <w:pPr>
        <w:pStyle w:val="ListParagraph"/>
        <w:numPr>
          <w:ilvl w:val="0"/>
          <w:numId w:val="10"/>
        </w:numPr>
        <w:spacing w:line="240" w:lineRule="auto"/>
        <w:jc w:val="both"/>
        <w:rPr>
          <w:rFonts w:ascii="Times New Roman" w:hAnsi="Times New Roman"/>
          <w:sz w:val="24"/>
          <w:szCs w:val="24"/>
        </w:rPr>
      </w:pPr>
      <w:ins w:id="431" w:author="Parks, Robbie M" w:date="2018-12-05T15:42:00Z">
        <w:r>
          <w:rPr>
            <w:rFonts w:ascii="Times New Roman" w:hAnsi="Times New Roman"/>
            <w:sz w:val="24"/>
            <w:szCs w:val="24"/>
          </w:rPr>
          <w:t>S</w:t>
        </w:r>
        <w:r w:rsidR="00297879">
          <w:rPr>
            <w:rFonts w:ascii="Times New Roman" w:hAnsi="Times New Roman"/>
            <w:sz w:val="24"/>
            <w:szCs w:val="24"/>
          </w:rPr>
          <w:t xml:space="preserve">easonality </w:t>
        </w:r>
      </w:ins>
      <w:ins w:id="432" w:author="Parks, Robbie M" w:date="2018-12-05T15:43:00Z">
        <w:r>
          <w:rPr>
            <w:rFonts w:ascii="Times New Roman" w:hAnsi="Times New Roman"/>
            <w:sz w:val="24"/>
            <w:szCs w:val="24"/>
          </w:rPr>
          <w:t xml:space="preserve">evident in transport and drowning deaths </w:t>
        </w:r>
      </w:ins>
      <w:ins w:id="433" w:author="Parks, Robbie M" w:date="2018-12-05T15:42:00Z">
        <w:r w:rsidR="00297879">
          <w:rPr>
            <w:rFonts w:ascii="Times New Roman" w:hAnsi="Times New Roman"/>
            <w:sz w:val="24"/>
            <w:szCs w:val="24"/>
          </w:rPr>
          <w:t>is supported</w:t>
        </w:r>
        <w:r w:rsidR="000D6DA0" w:rsidRPr="00052DDD">
          <w:rPr>
            <w:rFonts w:ascii="Times New Roman" w:hAnsi="Times New Roman"/>
            <w:sz w:val="24"/>
            <w:szCs w:val="24"/>
          </w:rPr>
          <w:t xml:space="preserve"> by evidence in previous study of intentional and unintentional</w:t>
        </w:r>
        <w:r>
          <w:rPr>
            <w:rFonts w:ascii="Times New Roman" w:hAnsi="Times New Roman"/>
            <w:sz w:val="24"/>
            <w:szCs w:val="24"/>
          </w:rPr>
          <w:t xml:space="preserve"> injury</w:t>
        </w:r>
        <w:r w:rsidR="000D6DA0" w:rsidRPr="00052DDD">
          <w:rPr>
            <w:rFonts w:ascii="Times New Roman" w:hAnsi="Times New Roman"/>
            <w:sz w:val="24"/>
            <w:szCs w:val="24"/>
          </w:rPr>
          <w:t xml:space="preserve"> seasonality persisting throughout 1980-2016.</w:t>
        </w:r>
        <w:r w:rsidR="000D6DA0" w:rsidRPr="00052DDD">
          <w:rPr>
            <w:rFonts w:ascii="Times New Roman" w:hAnsi="Times New Roman"/>
            <w:sz w:val="24"/>
            <w:szCs w:val="24"/>
          </w:rPr>
          <w:fldChar w:fldCharType="begin" w:fldLock="1"/>
        </w:r>
        <w:r w:rsidR="000D6DA0">
          <w:rPr>
            <w:rFonts w:ascii="Times New Roman" w:hAnsi="Times New Roman"/>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000D6DA0" w:rsidRPr="00052DDD">
          <w:rPr>
            <w:rFonts w:ascii="Times New Roman" w:hAnsi="Times New Roman"/>
            <w:sz w:val="24"/>
            <w:szCs w:val="24"/>
          </w:rPr>
          <w:fldChar w:fldCharType="separate"/>
        </w:r>
        <w:r w:rsidR="000D6DA0" w:rsidRPr="0035337E">
          <w:rPr>
            <w:rFonts w:ascii="Times New Roman" w:hAnsi="Times New Roman"/>
            <w:noProof/>
            <w:sz w:val="24"/>
            <w:szCs w:val="24"/>
            <w:vertAlign w:val="superscript"/>
          </w:rPr>
          <w:t>7</w:t>
        </w:r>
        <w:r w:rsidR="000D6DA0" w:rsidRPr="00052DDD">
          <w:rPr>
            <w:rFonts w:ascii="Times New Roman" w:hAnsi="Times New Roman"/>
            <w:sz w:val="24"/>
            <w:szCs w:val="24"/>
          </w:rPr>
          <w:fldChar w:fldCharType="end"/>
        </w:r>
        <w:r w:rsidR="000D6DA0" w:rsidRPr="00052DDD">
          <w:rPr>
            <w:rFonts w:ascii="Times New Roman" w:hAnsi="Times New Roman"/>
            <w:sz w:val="24"/>
            <w:szCs w:val="24"/>
          </w:rPr>
          <w:t xml:space="preserve"> </w:t>
        </w:r>
      </w:ins>
    </w:p>
    <w:p w14:paraId="786C4B1D" w14:textId="1F44BC1E" w:rsidR="00030C36" w:rsidRPr="00636C9B" w:rsidRDefault="0070378A">
      <w:pPr>
        <w:pStyle w:val="ListParagraph"/>
        <w:numPr>
          <w:ilvl w:val="0"/>
          <w:numId w:val="10"/>
        </w:numPr>
        <w:spacing w:after="0" w:line="240" w:lineRule="auto"/>
        <w:jc w:val="both"/>
        <w:outlineLvl w:val="0"/>
        <w:rPr>
          <w:rFonts w:ascii="Times New Roman" w:hAnsi="Times New Roman"/>
          <w:b/>
          <w:sz w:val="24"/>
          <w:szCs w:val="24"/>
        </w:rPr>
      </w:pPr>
      <w:ins w:id="434" w:author="Parks, Robbie M" w:date="2018-12-05T15:37:00Z">
        <w:r>
          <w:rPr>
            <w:rFonts w:ascii="Times New Roman" w:hAnsi="Times New Roman"/>
            <w:sz w:val="24"/>
            <w:szCs w:val="24"/>
          </w:rPr>
          <w:t>There was a d</w:t>
        </w:r>
      </w:ins>
      <w:del w:id="435" w:author="Parks, Robbie M" w:date="2018-12-05T15:37:00Z">
        <w:r w:rsidR="00030C36" w:rsidRPr="00636C9B" w:rsidDel="0070378A">
          <w:rPr>
            <w:rFonts w:ascii="Times New Roman" w:hAnsi="Times New Roman"/>
            <w:sz w:val="24"/>
            <w:szCs w:val="24"/>
          </w:rPr>
          <w:delText>D</w:delText>
        </w:r>
      </w:del>
      <w:r w:rsidR="00030C36" w:rsidRPr="00636C9B">
        <w:rPr>
          <w:rFonts w:ascii="Times New Roman" w:hAnsi="Times New Roman"/>
          <w:sz w:val="24"/>
          <w:szCs w:val="24"/>
        </w:rPr>
        <w:t>ecline</w:t>
      </w:r>
      <w:del w:id="436" w:author="Parks, Robbie M" w:date="2018-12-05T15:38:00Z">
        <w:r w:rsidR="00030C36" w:rsidRPr="00636C9B" w:rsidDel="0070378A">
          <w:rPr>
            <w:rFonts w:ascii="Times New Roman" w:hAnsi="Times New Roman"/>
            <w:sz w:val="24"/>
            <w:szCs w:val="24"/>
          </w:rPr>
          <w:delText>s</w:delText>
        </w:r>
      </w:del>
      <w:r w:rsidR="00030C36" w:rsidRPr="00636C9B">
        <w:rPr>
          <w:rFonts w:ascii="Times New Roman" w:hAnsi="Times New Roman"/>
          <w:sz w:val="24"/>
          <w:szCs w:val="24"/>
        </w:rPr>
        <w:t xml:space="preserve"> in </w:t>
      </w:r>
      <w:del w:id="437" w:author="Parks, Robbie M" w:date="2018-12-05T15:38:00Z">
        <w:r w:rsidR="005D379A" w:rsidRPr="00636C9B" w:rsidDel="0070378A">
          <w:rPr>
            <w:rFonts w:ascii="Times New Roman" w:hAnsi="Times New Roman"/>
            <w:sz w:val="24"/>
            <w:szCs w:val="24"/>
          </w:rPr>
          <w:delText>3</w:delText>
        </w:r>
        <w:r w:rsidR="005D1ED5" w:rsidRPr="00636C9B" w:rsidDel="0070378A">
          <w:rPr>
            <w:rFonts w:ascii="Times New Roman" w:hAnsi="Times New Roman"/>
            <w:sz w:val="24"/>
            <w:szCs w:val="24"/>
          </w:rPr>
          <w:delText xml:space="preserve"> </w:delText>
        </w:r>
      </w:del>
      <w:ins w:id="438" w:author="Parks, Robbie M" w:date="2018-12-05T15:38:00Z">
        <w:r>
          <w:rPr>
            <w:rFonts w:ascii="Times New Roman" w:hAnsi="Times New Roman"/>
            <w:sz w:val="24"/>
            <w:szCs w:val="24"/>
          </w:rPr>
          <w:t>three</w:t>
        </w:r>
        <w:r w:rsidRPr="00636C9B">
          <w:rPr>
            <w:rFonts w:ascii="Times New Roman" w:hAnsi="Times New Roman"/>
            <w:sz w:val="24"/>
            <w:szCs w:val="24"/>
          </w:rPr>
          <w:t xml:space="preserve"> </w:t>
        </w:r>
      </w:ins>
      <w:commentRangeStart w:id="439"/>
      <w:r w:rsidR="005D1ED5" w:rsidRPr="00636C9B">
        <w:rPr>
          <w:rFonts w:ascii="Times New Roman" w:hAnsi="Times New Roman"/>
          <w:sz w:val="24"/>
          <w:szCs w:val="24"/>
        </w:rPr>
        <w:t>from</w:t>
      </w:r>
      <w:commentRangeEnd w:id="439"/>
      <w:r w:rsidR="008A69BB">
        <w:rPr>
          <w:rStyle w:val="CommentReference"/>
          <w:rFonts w:asciiTheme="minorHAnsi" w:eastAsiaTheme="minorHAnsi" w:hAnsiTheme="minorHAnsi" w:cstheme="minorBidi"/>
        </w:rPr>
        <w:commentReference w:id="439"/>
      </w:r>
      <w:r w:rsidR="005D1ED5" w:rsidRPr="00636C9B">
        <w:rPr>
          <w:rFonts w:ascii="Times New Roman" w:hAnsi="Times New Roman"/>
          <w:sz w:val="24"/>
          <w:szCs w:val="24"/>
        </w:rPr>
        <w:t xml:space="preserve"> </w:t>
      </w:r>
      <w:del w:id="440" w:author="Parks, Robbie M" w:date="2018-12-05T15:38:00Z">
        <w:r w:rsidR="005D1ED5" w:rsidRPr="00636C9B" w:rsidDel="0070378A">
          <w:rPr>
            <w:rFonts w:ascii="Times New Roman" w:hAnsi="Times New Roman"/>
            <w:sz w:val="24"/>
            <w:szCs w:val="24"/>
          </w:rPr>
          <w:delText xml:space="preserve">5 </w:delText>
        </w:r>
      </w:del>
      <w:ins w:id="441" w:author="Parks, Robbie M" w:date="2018-12-05T15:38:00Z">
        <w:r>
          <w:rPr>
            <w:rFonts w:ascii="Times New Roman" w:hAnsi="Times New Roman"/>
            <w:sz w:val="24"/>
            <w:szCs w:val="24"/>
          </w:rPr>
          <w:t>five</w:t>
        </w:r>
        <w:r w:rsidRPr="00636C9B">
          <w:rPr>
            <w:rFonts w:ascii="Times New Roman" w:hAnsi="Times New Roman"/>
            <w:sz w:val="24"/>
            <w:szCs w:val="24"/>
          </w:rPr>
          <w:t xml:space="preserve"> </w:t>
        </w:r>
      </w:ins>
      <w:del w:id="442" w:author="Parks, Robbie M" w:date="2018-12-05T15:38:00Z">
        <w:r w:rsidR="00030C36" w:rsidRPr="00636C9B" w:rsidDel="0070378A">
          <w:rPr>
            <w:rFonts w:ascii="Times New Roman" w:hAnsi="Times New Roman"/>
            <w:sz w:val="24"/>
            <w:szCs w:val="24"/>
          </w:rPr>
          <w:delText>all</w:delText>
        </w:r>
      </w:del>
      <w:ins w:id="443" w:author="Parks, Robbie M" w:date="2018-12-05T15:31:00Z">
        <w:r w:rsidR="00B33284">
          <w:rPr>
            <w:rFonts w:ascii="Times New Roman" w:hAnsi="Times New Roman"/>
            <w:sz w:val="24"/>
            <w:szCs w:val="24"/>
          </w:rPr>
          <w:t>types of</w:t>
        </w:r>
      </w:ins>
      <w:r w:rsidR="00030C36" w:rsidRPr="00636C9B">
        <w:rPr>
          <w:rFonts w:ascii="Times New Roman" w:hAnsi="Times New Roman"/>
          <w:sz w:val="24"/>
          <w:szCs w:val="24"/>
        </w:rPr>
        <w:t xml:space="preserve"> injury</w:t>
      </w:r>
      <w:ins w:id="444" w:author="Parks, Robbie M" w:date="2018-12-05T15:38:00Z">
        <w:r>
          <w:rPr>
            <w:rFonts w:ascii="Times New Roman" w:hAnsi="Times New Roman"/>
            <w:sz w:val="24"/>
            <w:szCs w:val="24"/>
          </w:rPr>
          <w:t xml:space="preserve"> (transport, drownings and assault)</w:t>
        </w:r>
      </w:ins>
      <w:del w:id="445" w:author="Parks, Robbie M" w:date="2018-12-05T15:31:00Z">
        <w:r w:rsidR="00030C36" w:rsidRPr="00636C9B" w:rsidDel="00B33284">
          <w:rPr>
            <w:rFonts w:ascii="Times New Roman" w:hAnsi="Times New Roman"/>
            <w:sz w:val="24"/>
            <w:szCs w:val="24"/>
          </w:rPr>
          <w:delText xml:space="preserve"> categories</w:delText>
        </w:r>
      </w:del>
      <w:del w:id="446" w:author="Ezzati, Majid" w:date="2018-12-01T01:37:00Z">
        <w:r w:rsidR="00030C36" w:rsidRPr="00636C9B" w:rsidDel="00F319D5">
          <w:rPr>
            <w:rFonts w:ascii="Times New Roman" w:hAnsi="Times New Roman"/>
            <w:sz w:val="24"/>
            <w:szCs w:val="24"/>
          </w:rPr>
          <w:delText xml:space="preserve">, </w:delText>
        </w:r>
      </w:del>
      <w:ins w:id="447" w:author="Ezzati, Majid" w:date="2018-12-01T01:37:00Z">
        <w:r w:rsidR="00F319D5">
          <w:rPr>
            <w:rFonts w:ascii="Times New Roman" w:hAnsi="Times New Roman"/>
            <w:sz w:val="24"/>
            <w:szCs w:val="24"/>
          </w:rPr>
          <w:t>.</w:t>
        </w:r>
        <w:r w:rsidR="00F319D5" w:rsidRPr="00636C9B">
          <w:rPr>
            <w:rFonts w:ascii="Times New Roman" w:hAnsi="Times New Roman"/>
            <w:sz w:val="24"/>
            <w:szCs w:val="24"/>
          </w:rPr>
          <w:t xml:space="preserve"> </w:t>
        </w:r>
      </w:ins>
      <w:r w:rsidR="00A245BF" w:rsidRPr="00636C9B">
        <w:rPr>
          <w:rFonts w:ascii="Times New Roman" w:hAnsi="Times New Roman"/>
          <w:sz w:val="24"/>
          <w:szCs w:val="24"/>
        </w:rPr>
        <w:t>in contrast with</w:t>
      </w:r>
      <w:r w:rsidR="00030C36" w:rsidRPr="00636C9B">
        <w:rPr>
          <w:rFonts w:ascii="Times New Roman" w:hAnsi="Times New Roman"/>
          <w:sz w:val="24"/>
          <w:szCs w:val="24"/>
        </w:rPr>
        <w:t xml:space="preserve"> deaths from falls increa</w:t>
      </w:r>
      <w:r w:rsidR="00A245BF" w:rsidRPr="00636C9B">
        <w:rPr>
          <w:rFonts w:ascii="Times New Roman" w:hAnsi="Times New Roman"/>
          <w:sz w:val="24"/>
          <w:szCs w:val="24"/>
        </w:rPr>
        <w:t>s</w:t>
      </w:r>
      <w:r w:rsidR="00030C36" w:rsidRPr="00636C9B">
        <w:rPr>
          <w:rFonts w:ascii="Times New Roman" w:hAnsi="Times New Roman"/>
          <w:sz w:val="24"/>
          <w:szCs w:val="24"/>
        </w:rPr>
        <w:t>ing over tim</w:t>
      </w:r>
      <w:r w:rsidR="005D1ED5" w:rsidRPr="00636C9B">
        <w:rPr>
          <w:rFonts w:ascii="Times New Roman" w:hAnsi="Times New Roman"/>
          <w:sz w:val="24"/>
          <w:szCs w:val="24"/>
        </w:rPr>
        <w:t>e</w:t>
      </w:r>
      <w:r w:rsidR="005D379A" w:rsidRPr="00636C9B">
        <w:rPr>
          <w:rFonts w:ascii="Times New Roman" w:hAnsi="Times New Roman"/>
          <w:sz w:val="24"/>
          <w:szCs w:val="24"/>
        </w:rPr>
        <w:t xml:space="preserve"> and intentional self-harm </w:t>
      </w:r>
      <w:ins w:id="448" w:author="Parks, Robbie M" w:date="2018-12-05T15:38:00Z">
        <w:r>
          <w:rPr>
            <w:rFonts w:ascii="Times New Roman" w:hAnsi="Times New Roman"/>
            <w:sz w:val="24"/>
            <w:szCs w:val="24"/>
          </w:rPr>
          <w:t xml:space="preserve">decreasing then </w:t>
        </w:r>
      </w:ins>
      <w:r w:rsidR="005D379A" w:rsidRPr="00636C9B">
        <w:rPr>
          <w:rFonts w:ascii="Times New Roman" w:hAnsi="Times New Roman"/>
          <w:sz w:val="24"/>
          <w:szCs w:val="24"/>
        </w:rPr>
        <w:t>recently increasing to over 1980 levels</w:t>
      </w:r>
      <w:ins w:id="449" w:author="Parks, Robbie M" w:date="2018-12-05T15:38:00Z">
        <w:r>
          <w:rPr>
            <w:rFonts w:ascii="Times New Roman" w:hAnsi="Times New Roman"/>
            <w:sz w:val="24"/>
            <w:szCs w:val="24"/>
          </w:rPr>
          <w:t>.</w:t>
        </w:r>
      </w:ins>
    </w:p>
    <w:p w14:paraId="7D4AB8FA" w14:textId="61B8C5D9" w:rsidR="00851793" w:rsidDel="0068732E" w:rsidRDefault="00E5064B">
      <w:pPr>
        <w:pStyle w:val="ListParagraph"/>
        <w:numPr>
          <w:ilvl w:val="0"/>
          <w:numId w:val="10"/>
        </w:numPr>
        <w:spacing w:line="240" w:lineRule="auto"/>
        <w:jc w:val="both"/>
        <w:rPr>
          <w:del w:id="450" w:author="Ezzati, Majid" w:date="2018-12-01T01:36:00Z"/>
          <w:rFonts w:ascii="Times New Roman" w:hAnsi="Times New Roman"/>
          <w:sz w:val="24"/>
          <w:szCs w:val="24"/>
        </w:rPr>
        <w:pPrChange w:id="451" w:author="Parks, Robbie M" w:date="2018-12-05T15:42:00Z">
          <w:pPr>
            <w:spacing w:after="0" w:line="240" w:lineRule="auto"/>
            <w:jc w:val="both"/>
            <w:outlineLvl w:val="0"/>
          </w:pPr>
        </w:pPrChange>
      </w:pPr>
      <w:ins w:id="452" w:author="Parks, Robbie M" w:date="2018-12-05T15:40:00Z">
        <w:r>
          <w:rPr>
            <w:rFonts w:ascii="Times New Roman" w:hAnsi="Times New Roman"/>
            <w:sz w:val="24"/>
            <w:szCs w:val="24"/>
          </w:rPr>
          <w:t>The largest overall</w:t>
        </w:r>
      </w:ins>
      <w:del w:id="453" w:author="Parks, Robbie M" w:date="2018-12-05T15:40:00Z">
        <w:r w:rsidR="00D60234" w:rsidRPr="00636C9B" w:rsidDel="00E5064B">
          <w:rPr>
            <w:rFonts w:ascii="Times New Roman" w:hAnsi="Times New Roman"/>
            <w:sz w:val="24"/>
            <w:szCs w:val="24"/>
          </w:rPr>
          <w:delText>Largest</w:delText>
        </w:r>
      </w:del>
      <w:r w:rsidR="00D60234" w:rsidRPr="00636C9B">
        <w:rPr>
          <w:rFonts w:ascii="Times New Roman" w:hAnsi="Times New Roman"/>
          <w:sz w:val="24"/>
          <w:szCs w:val="24"/>
        </w:rPr>
        <w:t xml:space="preserve"> declin</w:t>
      </w:r>
      <w:r w:rsidR="00851793" w:rsidRPr="00636C9B">
        <w:rPr>
          <w:rFonts w:ascii="Times New Roman" w:hAnsi="Times New Roman"/>
          <w:sz w:val="24"/>
          <w:szCs w:val="24"/>
        </w:rPr>
        <w:t>e</w:t>
      </w:r>
      <w:ins w:id="454" w:author="Parks, Robbie M" w:date="2018-12-05T15:40:00Z">
        <w:r w:rsidR="00F043F7">
          <w:rPr>
            <w:rFonts w:ascii="Times New Roman" w:hAnsi="Times New Roman"/>
            <w:sz w:val="24"/>
            <w:szCs w:val="24"/>
          </w:rPr>
          <w:t xml:space="preserve"> over time</w:t>
        </w:r>
        <w:r>
          <w:rPr>
            <w:rFonts w:ascii="Times New Roman" w:hAnsi="Times New Roman"/>
            <w:sz w:val="24"/>
            <w:szCs w:val="24"/>
          </w:rPr>
          <w:t xml:space="preserve"> was</w:t>
        </w:r>
      </w:ins>
      <w:r w:rsidR="00851793" w:rsidRPr="00636C9B">
        <w:rPr>
          <w:rFonts w:ascii="Times New Roman" w:hAnsi="Times New Roman"/>
          <w:sz w:val="24"/>
          <w:szCs w:val="24"/>
        </w:rPr>
        <w:t xml:space="preserve"> </w:t>
      </w:r>
      <w:del w:id="455" w:author="Parks, Robbie M" w:date="2018-12-05T15:41:00Z">
        <w:r w:rsidR="00851793" w:rsidRPr="00636C9B" w:rsidDel="00F043F7">
          <w:rPr>
            <w:rFonts w:ascii="Times New Roman" w:hAnsi="Times New Roman"/>
            <w:sz w:val="24"/>
            <w:szCs w:val="24"/>
          </w:rPr>
          <w:delText xml:space="preserve">in </w:delText>
        </w:r>
      </w:del>
      <w:ins w:id="456" w:author="Parks, Robbie M" w:date="2018-12-05T15:41:00Z">
        <w:r w:rsidR="00F043F7">
          <w:rPr>
            <w:rFonts w:ascii="Times New Roman" w:hAnsi="Times New Roman"/>
            <w:sz w:val="24"/>
            <w:szCs w:val="24"/>
          </w:rPr>
          <w:t>for</w:t>
        </w:r>
        <w:r w:rsidR="00F043F7" w:rsidRPr="00636C9B">
          <w:rPr>
            <w:rFonts w:ascii="Times New Roman" w:hAnsi="Times New Roman"/>
            <w:sz w:val="24"/>
            <w:szCs w:val="24"/>
          </w:rPr>
          <w:t xml:space="preserve"> </w:t>
        </w:r>
      </w:ins>
      <w:r w:rsidR="00851793" w:rsidRPr="00636C9B">
        <w:rPr>
          <w:rFonts w:ascii="Times New Roman" w:hAnsi="Times New Roman"/>
          <w:sz w:val="24"/>
          <w:szCs w:val="24"/>
        </w:rPr>
        <w:t>transport deaths</w:t>
      </w:r>
      <w:del w:id="457" w:author="Tamura-Wicks, Helen M" w:date="2018-12-06T18:25:00Z">
        <w:r w:rsidR="00851793" w:rsidRPr="00636C9B" w:rsidDel="00FE3811">
          <w:rPr>
            <w:rFonts w:ascii="Times New Roman" w:hAnsi="Times New Roman"/>
            <w:sz w:val="24"/>
            <w:szCs w:val="24"/>
          </w:rPr>
          <w:delText xml:space="preserve"> over time</w:delText>
        </w:r>
      </w:del>
      <w:r w:rsidR="004A48F3" w:rsidRPr="00636C9B">
        <w:rPr>
          <w:rFonts w:ascii="Times New Roman" w:hAnsi="Times New Roman"/>
          <w:sz w:val="24"/>
          <w:szCs w:val="24"/>
        </w:rPr>
        <w:t xml:space="preserve">, with </w:t>
      </w:r>
      <w:ins w:id="458" w:author="Parks, Robbie M" w:date="2018-12-05T15:41:00Z">
        <w:del w:id="459" w:author="Tamura-Wicks, Helen M" w:date="2018-12-06T18:25:00Z">
          <w:r w:rsidR="00C80B19" w:rsidDel="00FE3811">
            <w:rPr>
              <w:rFonts w:ascii="Times New Roman" w:hAnsi="Times New Roman"/>
              <w:sz w:val="24"/>
              <w:szCs w:val="24"/>
            </w:rPr>
            <w:delText>a</w:delText>
          </w:r>
        </w:del>
        <w:r w:rsidR="00C80B19">
          <w:rPr>
            <w:rFonts w:ascii="Times New Roman" w:hAnsi="Times New Roman"/>
            <w:sz w:val="24"/>
            <w:szCs w:val="24"/>
          </w:rPr>
          <w:t xml:space="preserve"> greater than </w:t>
        </w:r>
      </w:ins>
      <w:del w:id="460" w:author="Parks, Robbie M" w:date="2018-12-05T15:41:00Z">
        <w:r w:rsidR="004A48F3" w:rsidRPr="00636C9B" w:rsidDel="00F043F7">
          <w:rPr>
            <w:rFonts w:ascii="Times New Roman" w:hAnsi="Times New Roman"/>
            <w:sz w:val="24"/>
            <w:szCs w:val="24"/>
          </w:rPr>
          <w:delText>~</w:delText>
        </w:r>
      </w:del>
      <w:r w:rsidR="004A48F3" w:rsidRPr="00636C9B">
        <w:rPr>
          <w:rFonts w:ascii="Times New Roman" w:hAnsi="Times New Roman"/>
          <w:sz w:val="24"/>
          <w:szCs w:val="24"/>
        </w:rPr>
        <w:t>50% decline across months</w:t>
      </w:r>
      <w:ins w:id="461" w:author="Parks, Robbie M" w:date="2018-12-05T15:41:00Z">
        <w:r w:rsidR="00C80B19">
          <w:rPr>
            <w:rFonts w:ascii="Times New Roman" w:hAnsi="Times New Roman"/>
            <w:sz w:val="24"/>
            <w:szCs w:val="24"/>
          </w:rPr>
          <w:t xml:space="preserve"> from 1980-2016</w:t>
        </w:r>
        <w:r w:rsidR="00F043F7">
          <w:rPr>
            <w:rFonts w:ascii="Times New Roman" w:hAnsi="Times New Roman"/>
            <w:sz w:val="24"/>
            <w:szCs w:val="24"/>
          </w:rPr>
          <w:t>.</w:t>
        </w:r>
      </w:ins>
    </w:p>
    <w:p w14:paraId="26FCDC2E" w14:textId="77777777" w:rsidR="00F319D5" w:rsidRPr="0068732E" w:rsidDel="000D6DA0" w:rsidRDefault="00F319D5">
      <w:pPr>
        <w:pStyle w:val="ListParagraph"/>
        <w:numPr>
          <w:ilvl w:val="0"/>
          <w:numId w:val="10"/>
        </w:numPr>
        <w:spacing w:line="240" w:lineRule="auto"/>
        <w:jc w:val="both"/>
        <w:rPr>
          <w:ins w:id="462" w:author="Ezzati, Majid" w:date="2018-12-01T01:36:00Z"/>
          <w:del w:id="463" w:author="Parks, Robbie M" w:date="2018-12-05T15:42:00Z"/>
          <w:rFonts w:ascii="Times New Roman" w:hAnsi="Times New Roman"/>
          <w:sz w:val="24"/>
          <w:szCs w:val="24"/>
        </w:rPr>
      </w:pPr>
    </w:p>
    <w:p w14:paraId="1CC8CD9C" w14:textId="07EC9548" w:rsidR="00F319D5" w:rsidRPr="000D6DA0" w:rsidDel="000D6DA0" w:rsidRDefault="00724A04">
      <w:pPr>
        <w:pStyle w:val="ListParagraph"/>
        <w:numPr>
          <w:ilvl w:val="0"/>
          <w:numId w:val="10"/>
        </w:numPr>
        <w:spacing w:line="240" w:lineRule="auto"/>
        <w:jc w:val="both"/>
        <w:rPr>
          <w:ins w:id="464" w:author="Ezzati, Majid" w:date="2018-12-01T01:36:00Z"/>
          <w:del w:id="465" w:author="Parks, Robbie M" w:date="2018-12-05T15:42:00Z"/>
          <w:rFonts w:ascii="Times New Roman" w:hAnsi="Times New Roman"/>
          <w:sz w:val="24"/>
          <w:szCs w:val="24"/>
          <w:rPrChange w:id="466" w:author="Parks, Robbie M" w:date="2018-12-05T15:42:00Z">
            <w:rPr>
              <w:ins w:id="467" w:author="Ezzati, Majid" w:date="2018-12-01T01:36:00Z"/>
              <w:del w:id="468" w:author="Parks, Robbie M" w:date="2018-12-05T15:42:00Z"/>
            </w:rPr>
          </w:rPrChange>
        </w:rPr>
        <w:pPrChange w:id="469" w:author="Ezzati, Majid" w:date="2018-12-01T01:36:00Z">
          <w:pPr>
            <w:spacing w:after="0" w:line="240" w:lineRule="auto"/>
            <w:jc w:val="both"/>
            <w:outlineLvl w:val="0"/>
          </w:pPr>
        </w:pPrChange>
      </w:pPr>
      <w:commentRangeStart w:id="470"/>
      <w:del w:id="471" w:author="Parks, Robbie M" w:date="2018-12-05T15:42:00Z">
        <w:r w:rsidRPr="000D6DA0" w:rsidDel="000D6DA0">
          <w:rPr>
            <w:rFonts w:ascii="Times New Roman" w:hAnsi="Times New Roman"/>
            <w:sz w:val="24"/>
            <w:szCs w:val="24"/>
            <w:rPrChange w:id="472" w:author="Parks, Robbie M" w:date="2018-12-05T15:42:00Z">
              <w:rPr/>
            </w:rPrChange>
          </w:rPr>
          <w:delText xml:space="preserve">Seasonality has </w:delText>
        </w:r>
      </w:del>
      <w:del w:id="473" w:author="Parks, Robbie M" w:date="2018-12-04T10:54:00Z">
        <w:r w:rsidRPr="000D6DA0" w:rsidDel="00F166E7">
          <w:rPr>
            <w:rFonts w:ascii="Times New Roman" w:hAnsi="Times New Roman"/>
            <w:sz w:val="24"/>
            <w:szCs w:val="24"/>
            <w:rPrChange w:id="474" w:author="Parks, Robbie M" w:date="2018-12-05T15:42:00Z">
              <w:rPr/>
            </w:rPrChange>
          </w:rPr>
          <w:delText xml:space="preserve">visually </w:delText>
        </w:r>
      </w:del>
      <w:del w:id="475" w:author="Parks, Robbie M" w:date="2018-12-05T15:42:00Z">
        <w:r w:rsidR="00033DDF" w:rsidRPr="000D6DA0" w:rsidDel="000D6DA0">
          <w:rPr>
            <w:rFonts w:ascii="Times New Roman" w:hAnsi="Times New Roman"/>
            <w:sz w:val="24"/>
            <w:szCs w:val="24"/>
            <w:rPrChange w:id="476" w:author="Parks, Robbie M" w:date="2018-12-05T15:42:00Z">
              <w:rPr/>
            </w:rPrChange>
          </w:rPr>
          <w:delText xml:space="preserve">persisted </w:delText>
        </w:r>
        <w:r w:rsidR="00004B84" w:rsidRPr="000D6DA0" w:rsidDel="000D6DA0">
          <w:rPr>
            <w:rFonts w:ascii="Times New Roman" w:hAnsi="Times New Roman"/>
            <w:sz w:val="24"/>
            <w:szCs w:val="24"/>
            <w:rPrChange w:id="477" w:author="Parks, Robbie M" w:date="2018-12-05T15:42:00Z">
              <w:rPr/>
            </w:rPrChange>
          </w:rPr>
          <w:delText xml:space="preserve">in transport </w:delText>
        </w:r>
        <w:r w:rsidR="00824AE3" w:rsidRPr="000D6DA0" w:rsidDel="000D6DA0">
          <w:rPr>
            <w:rFonts w:ascii="Times New Roman" w:hAnsi="Times New Roman"/>
            <w:sz w:val="24"/>
            <w:szCs w:val="24"/>
            <w:rPrChange w:id="478" w:author="Parks, Robbie M" w:date="2018-12-05T15:42:00Z">
              <w:rPr/>
            </w:rPrChange>
          </w:rPr>
          <w:delText>and drownings deaths</w:delText>
        </w:r>
        <w:r w:rsidR="00645955" w:rsidRPr="000D6DA0" w:rsidDel="000D6DA0">
          <w:rPr>
            <w:rFonts w:ascii="Times New Roman" w:hAnsi="Times New Roman"/>
            <w:sz w:val="24"/>
            <w:szCs w:val="24"/>
            <w:rPrChange w:id="479" w:author="Parks, Robbie M" w:date="2018-12-05T15:42:00Z">
              <w:rPr/>
            </w:rPrChange>
          </w:rPr>
          <w:delText>, backed up by evidence in previous study of intentional and unintentional seasonality persisting throughout 1980-2016</w:delText>
        </w:r>
        <w:r w:rsidR="006542C5" w:rsidRPr="000D6DA0" w:rsidDel="000D6DA0">
          <w:rPr>
            <w:rFonts w:ascii="Times New Roman" w:hAnsi="Times New Roman"/>
            <w:sz w:val="24"/>
            <w:szCs w:val="24"/>
            <w:rPrChange w:id="480" w:author="Parks, Robbie M" w:date="2018-12-05T15:42:00Z">
              <w:rPr/>
            </w:rPrChange>
          </w:rPr>
          <w:delText>.</w:delText>
        </w:r>
        <w:r w:rsidR="006542C5" w:rsidRPr="000D6DA0" w:rsidDel="000D6DA0">
          <w:rPr>
            <w:rFonts w:ascii="Times New Roman" w:hAnsi="Times New Roman"/>
            <w:sz w:val="24"/>
            <w:szCs w:val="24"/>
            <w:rPrChange w:id="481" w:author="Parks, Robbie M" w:date="2018-12-05T15:42:00Z">
              <w:rPr/>
            </w:rPrChange>
          </w:rPr>
          <w:fldChar w:fldCharType="begin" w:fldLock="1"/>
        </w:r>
        <w:r w:rsidR="008C17E4" w:rsidRPr="000D6DA0" w:rsidDel="000D6DA0">
          <w:rPr>
            <w:rFonts w:ascii="Times New Roman" w:hAnsi="Times New Roman"/>
            <w:sz w:val="24"/>
            <w:szCs w:val="24"/>
            <w:rPrChange w:id="482" w:author="Parks, Robbie M" w:date="2018-12-05T15:42:00Z">
              <w:rPr/>
            </w:rPrChange>
          </w:rPr>
          <w:del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delInstrText>
        </w:r>
        <w:r w:rsidR="006542C5" w:rsidRPr="000D6DA0" w:rsidDel="000D6DA0">
          <w:rPr>
            <w:rFonts w:ascii="Times New Roman" w:hAnsi="Times New Roman"/>
            <w:sz w:val="24"/>
            <w:szCs w:val="24"/>
            <w:rPrChange w:id="483" w:author="Parks, Robbie M" w:date="2018-12-05T15:42:00Z">
              <w:rPr/>
            </w:rPrChange>
          </w:rPr>
          <w:fldChar w:fldCharType="separate"/>
        </w:r>
        <w:r w:rsidR="0035337E" w:rsidRPr="000D6DA0" w:rsidDel="000D6DA0">
          <w:rPr>
            <w:rFonts w:ascii="Times New Roman" w:hAnsi="Times New Roman"/>
            <w:noProof/>
            <w:sz w:val="24"/>
            <w:szCs w:val="24"/>
            <w:vertAlign w:val="superscript"/>
            <w:rPrChange w:id="484" w:author="Parks, Robbie M" w:date="2018-12-05T15:42:00Z">
              <w:rPr>
                <w:noProof/>
                <w:vertAlign w:val="superscript"/>
              </w:rPr>
            </w:rPrChange>
          </w:rPr>
          <w:delText>7</w:delText>
        </w:r>
        <w:r w:rsidR="006542C5" w:rsidRPr="000D6DA0" w:rsidDel="000D6DA0">
          <w:rPr>
            <w:rFonts w:ascii="Times New Roman" w:hAnsi="Times New Roman"/>
            <w:sz w:val="24"/>
            <w:szCs w:val="24"/>
            <w:rPrChange w:id="485" w:author="Parks, Robbie M" w:date="2018-12-05T15:42:00Z">
              <w:rPr/>
            </w:rPrChange>
          </w:rPr>
          <w:fldChar w:fldCharType="end"/>
        </w:r>
        <w:r w:rsidR="00AF22B0" w:rsidRPr="000D6DA0" w:rsidDel="000D6DA0">
          <w:rPr>
            <w:rFonts w:ascii="Times New Roman" w:hAnsi="Times New Roman"/>
            <w:sz w:val="24"/>
            <w:szCs w:val="24"/>
            <w:rPrChange w:id="486" w:author="Parks, Robbie M" w:date="2018-12-05T15:42:00Z">
              <w:rPr/>
            </w:rPrChange>
          </w:rPr>
          <w:delText xml:space="preserve"> Other causes of death do not </w:delText>
        </w:r>
      </w:del>
      <w:del w:id="487" w:author="Parks, Robbie M" w:date="2018-12-05T15:41:00Z">
        <w:r w:rsidR="00AF22B0" w:rsidRPr="000D6DA0" w:rsidDel="000D6DA0">
          <w:rPr>
            <w:rFonts w:ascii="Times New Roman" w:hAnsi="Times New Roman"/>
            <w:sz w:val="24"/>
            <w:szCs w:val="24"/>
            <w:rPrChange w:id="488" w:author="Parks, Robbie M" w:date="2018-12-05T15:42:00Z">
              <w:rPr/>
            </w:rPrChange>
          </w:rPr>
          <w:delText xml:space="preserve">visually </w:delText>
        </w:r>
      </w:del>
      <w:del w:id="489" w:author="Parks, Robbie M" w:date="2018-12-05T15:42:00Z">
        <w:r w:rsidR="00AF22B0" w:rsidRPr="000D6DA0" w:rsidDel="000D6DA0">
          <w:rPr>
            <w:rFonts w:ascii="Times New Roman" w:hAnsi="Times New Roman"/>
            <w:sz w:val="24"/>
            <w:szCs w:val="24"/>
            <w:rPrChange w:id="490" w:author="Parks, Robbie M" w:date="2018-12-05T15:42:00Z">
              <w:rPr/>
            </w:rPrChange>
          </w:rPr>
          <w:delText>have a seasonality.</w:delText>
        </w:r>
        <w:commentRangeEnd w:id="470"/>
        <w:r w:rsidR="00F319D5" w:rsidDel="000D6DA0">
          <w:rPr>
            <w:rStyle w:val="CommentReference"/>
            <w:rFonts w:asciiTheme="minorHAnsi" w:eastAsiaTheme="minorHAnsi" w:hAnsiTheme="minorHAnsi" w:cstheme="minorBidi"/>
          </w:rPr>
          <w:commentReference w:id="470"/>
        </w:r>
      </w:del>
    </w:p>
    <w:p w14:paraId="23A5CF74" w14:textId="77777777" w:rsidR="00F319D5" w:rsidRDefault="00F319D5">
      <w:pPr>
        <w:pStyle w:val="ListParagraph"/>
        <w:numPr>
          <w:ilvl w:val="0"/>
          <w:numId w:val="10"/>
        </w:numPr>
        <w:spacing w:line="240" w:lineRule="auto"/>
        <w:jc w:val="both"/>
        <w:rPr>
          <w:ins w:id="491" w:author="Ezzati, Majid" w:date="2018-12-01T01:36:00Z"/>
        </w:rPr>
        <w:pPrChange w:id="492" w:author="Parks, Robbie M" w:date="2018-12-05T15:42:00Z">
          <w:pPr>
            <w:spacing w:after="0" w:line="240" w:lineRule="auto"/>
            <w:jc w:val="both"/>
            <w:outlineLvl w:val="0"/>
          </w:pPr>
        </w:pPrChange>
      </w:pPr>
    </w:p>
    <w:p w14:paraId="57BC2D77" w14:textId="0C72E8E9" w:rsidR="00797D2E" w:rsidRPr="00636C9B" w:rsidRDefault="00797D2E">
      <w:pPr>
        <w:spacing w:after="0" w:line="240" w:lineRule="auto"/>
        <w:jc w:val="both"/>
        <w:outlineLvl w:val="0"/>
        <w:rPr>
          <w:rFonts w:ascii="Times New Roman" w:hAnsi="Times New Roman"/>
          <w:sz w:val="24"/>
          <w:szCs w:val="24"/>
        </w:rPr>
      </w:pPr>
      <w:r w:rsidRPr="00636C9B">
        <w:rPr>
          <w:rFonts w:ascii="Times New Roman" w:hAnsi="Times New Roman"/>
          <w:i/>
          <w:sz w:val="24"/>
          <w:szCs w:val="24"/>
        </w:rPr>
        <w:t>Figure</w:t>
      </w:r>
      <w:ins w:id="493" w:author="Parks, Robbie M" w:date="2018-12-05T11:53:00Z">
        <w:r w:rsidR="00CD1484">
          <w:rPr>
            <w:rFonts w:ascii="Times New Roman" w:hAnsi="Times New Roman"/>
            <w:i/>
            <w:sz w:val="24"/>
            <w:szCs w:val="24"/>
          </w:rPr>
          <w:t xml:space="preserve"> 2</w:t>
        </w:r>
      </w:ins>
      <w:del w:id="494" w:author="Parks, Robbie M" w:date="2018-12-05T11:53:00Z">
        <w:r w:rsidRPr="00636C9B" w:rsidDel="00CD1484">
          <w:rPr>
            <w:rFonts w:ascii="Times New Roman" w:hAnsi="Times New Roman"/>
            <w:i/>
            <w:sz w:val="24"/>
            <w:szCs w:val="24"/>
          </w:rPr>
          <w:delText xml:space="preserve"> </w:delText>
        </w:r>
        <w:r w:rsidR="00955652" w:rsidRPr="00636C9B" w:rsidDel="00CD1484">
          <w:rPr>
            <w:rFonts w:ascii="Times New Roman" w:hAnsi="Times New Roman"/>
            <w:i/>
            <w:sz w:val="24"/>
            <w:szCs w:val="24"/>
          </w:rPr>
          <w:delText>3</w:delText>
        </w:r>
      </w:del>
    </w:p>
    <w:p w14:paraId="628FA14F" w14:textId="4734B2A4" w:rsidR="0078091F" w:rsidRDefault="00795C52" w:rsidP="00843ACB">
      <w:pPr>
        <w:pStyle w:val="ListParagraph"/>
        <w:numPr>
          <w:ilvl w:val="0"/>
          <w:numId w:val="10"/>
        </w:numPr>
        <w:spacing w:line="240" w:lineRule="auto"/>
        <w:jc w:val="both"/>
        <w:rPr>
          <w:rFonts w:ascii="Times New Roman" w:hAnsi="Times New Roman"/>
          <w:sz w:val="24"/>
          <w:szCs w:val="24"/>
        </w:rPr>
      </w:pPr>
      <w:r>
        <w:rPr>
          <w:rFonts w:ascii="Times New Roman" w:hAnsi="Times New Roman"/>
          <w:sz w:val="24"/>
          <w:szCs w:val="24"/>
        </w:rPr>
        <w:t xml:space="preserve">There are </w:t>
      </w:r>
      <w:del w:id="495" w:author="Ezzati, Majid" w:date="2018-12-01T01:39:00Z">
        <w:r w:rsidDel="00F319D5">
          <w:rPr>
            <w:rFonts w:ascii="Times New Roman" w:hAnsi="Times New Roman"/>
            <w:sz w:val="24"/>
            <w:szCs w:val="24"/>
          </w:rPr>
          <w:delText xml:space="preserve">key </w:delText>
        </w:r>
      </w:del>
      <w:ins w:id="496" w:author="Ezzati, Majid" w:date="2018-12-01T01:39:00Z">
        <w:del w:id="497" w:author="Parks, Robbie M" w:date="2018-12-05T15:49:00Z">
          <w:r w:rsidR="00F319D5" w:rsidDel="00841792">
            <w:rPr>
              <w:rFonts w:ascii="Times New Roman" w:hAnsi="Times New Roman"/>
              <w:sz w:val="24"/>
              <w:szCs w:val="24"/>
            </w:rPr>
            <w:delText>noticeable</w:delText>
          </w:r>
        </w:del>
      </w:ins>
      <w:ins w:id="498" w:author="Parks, Robbie M" w:date="2018-12-05T15:49:00Z">
        <w:r w:rsidR="00841792">
          <w:rPr>
            <w:rFonts w:ascii="Times New Roman" w:hAnsi="Times New Roman"/>
            <w:sz w:val="24"/>
            <w:szCs w:val="24"/>
          </w:rPr>
          <w:t>distinct</w:t>
        </w:r>
      </w:ins>
      <w:ins w:id="499" w:author="Ezzati, Majid" w:date="2018-12-01T01:39:00Z">
        <w:r w:rsidR="00F319D5">
          <w:rPr>
            <w:rFonts w:ascii="Times New Roman" w:hAnsi="Times New Roman"/>
            <w:sz w:val="24"/>
            <w:szCs w:val="24"/>
          </w:rPr>
          <w:t xml:space="preserve"> </w:t>
        </w:r>
      </w:ins>
      <w:del w:id="500" w:author="Tamura-Wicks, Helen M" w:date="2018-12-06T18:26:00Z">
        <w:r w:rsidDel="00FE3811">
          <w:rPr>
            <w:rFonts w:ascii="Times New Roman" w:hAnsi="Times New Roman"/>
            <w:sz w:val="24"/>
            <w:szCs w:val="24"/>
          </w:rPr>
          <w:delText>age</w:delText>
        </w:r>
      </w:del>
      <w:ins w:id="501" w:author="Parks, Robbie M" w:date="2018-12-05T15:49:00Z">
        <w:del w:id="502" w:author="Tamura-Wicks, Helen M" w:date="2018-12-06T18:26:00Z">
          <w:r w:rsidR="006455D3" w:rsidDel="00FE3811">
            <w:rPr>
              <w:rFonts w:ascii="Times New Roman" w:hAnsi="Times New Roman"/>
              <w:sz w:val="24"/>
              <w:szCs w:val="24"/>
            </w:rPr>
            <w:delText xml:space="preserve"> group and sex</w:delText>
          </w:r>
        </w:del>
      </w:ins>
      <w:del w:id="503" w:author="Tamura-Wicks, Helen M" w:date="2018-12-06T18:26:00Z">
        <w:r w:rsidDel="00FE3811">
          <w:rPr>
            <w:rFonts w:ascii="Times New Roman" w:hAnsi="Times New Roman"/>
            <w:sz w:val="24"/>
            <w:szCs w:val="24"/>
          </w:rPr>
          <w:delText xml:space="preserve"> </w:delText>
        </w:r>
      </w:del>
      <w:r>
        <w:rPr>
          <w:rFonts w:ascii="Times New Roman" w:hAnsi="Times New Roman"/>
          <w:sz w:val="24"/>
          <w:szCs w:val="24"/>
        </w:rPr>
        <w:t xml:space="preserve">patterns in distribution of </w:t>
      </w:r>
      <w:ins w:id="504" w:author="Ezzati, Majid" w:date="2018-12-01T01:39:00Z">
        <w:r w:rsidR="00F319D5">
          <w:rPr>
            <w:rFonts w:ascii="Times New Roman" w:hAnsi="Times New Roman"/>
            <w:sz w:val="24"/>
            <w:szCs w:val="24"/>
          </w:rPr>
          <w:t xml:space="preserve">injury </w:t>
        </w:r>
      </w:ins>
      <w:r>
        <w:rPr>
          <w:rFonts w:ascii="Times New Roman" w:hAnsi="Times New Roman"/>
          <w:sz w:val="24"/>
          <w:szCs w:val="24"/>
        </w:rPr>
        <w:t>deaths</w:t>
      </w:r>
      <w:ins w:id="505" w:author="Parks, Robbie M" w:date="2018-12-05T16:36:00Z">
        <w:r w:rsidR="008C18AB">
          <w:rPr>
            <w:rFonts w:ascii="Times New Roman" w:hAnsi="Times New Roman"/>
            <w:sz w:val="24"/>
            <w:szCs w:val="24"/>
          </w:rPr>
          <w:t xml:space="preserve"> </w:t>
        </w:r>
      </w:ins>
      <w:ins w:id="506" w:author="Tamura-Wicks, Helen M" w:date="2018-12-06T18:27:00Z">
        <w:r w:rsidR="00FE3811">
          <w:rPr>
            <w:rFonts w:ascii="Times New Roman" w:hAnsi="Times New Roman"/>
            <w:sz w:val="24"/>
            <w:szCs w:val="24"/>
          </w:rPr>
          <w:t xml:space="preserve">by </w:t>
        </w:r>
      </w:ins>
      <w:ins w:id="507" w:author="Tamura-Wicks, Helen M" w:date="2018-12-06T18:26:00Z">
        <w:r w:rsidR="00FE3811">
          <w:rPr>
            <w:rFonts w:ascii="Times New Roman" w:hAnsi="Times New Roman"/>
            <w:sz w:val="24"/>
            <w:szCs w:val="24"/>
          </w:rPr>
          <w:t xml:space="preserve">age group and sex </w:t>
        </w:r>
      </w:ins>
      <w:ins w:id="508" w:author="Parks, Robbie M" w:date="2018-12-05T16:36:00Z">
        <w:r w:rsidR="008C18AB">
          <w:rPr>
            <w:rFonts w:ascii="Times New Roman" w:hAnsi="Times New Roman"/>
            <w:sz w:val="24"/>
            <w:szCs w:val="24"/>
          </w:rPr>
          <w:t>(Figure 2)</w:t>
        </w:r>
      </w:ins>
      <w:ins w:id="509" w:author="Parks, Robbie M" w:date="2018-12-05T15:49:00Z">
        <w:r w:rsidR="006455D3">
          <w:rPr>
            <w:rFonts w:ascii="Times New Roman" w:hAnsi="Times New Roman"/>
            <w:sz w:val="24"/>
            <w:szCs w:val="24"/>
          </w:rPr>
          <w:t>.</w:t>
        </w:r>
      </w:ins>
      <w:del w:id="510" w:author="Ezzati, Majid" w:date="2018-12-01T01:39:00Z">
        <w:r w:rsidDel="00F319D5">
          <w:rPr>
            <w:rFonts w:ascii="Times New Roman" w:hAnsi="Times New Roman"/>
            <w:sz w:val="24"/>
            <w:szCs w:val="24"/>
          </w:rPr>
          <w:delText xml:space="preserve"> among </w:delText>
        </w:r>
        <w:r w:rsidR="00C75807" w:rsidDel="00F319D5">
          <w:rPr>
            <w:rFonts w:ascii="Times New Roman" w:hAnsi="Times New Roman"/>
            <w:sz w:val="24"/>
            <w:szCs w:val="24"/>
          </w:rPr>
          <w:delText xml:space="preserve">types of </w:delText>
        </w:r>
        <w:r w:rsidDel="00F319D5">
          <w:rPr>
            <w:rFonts w:ascii="Times New Roman" w:hAnsi="Times New Roman"/>
            <w:sz w:val="24"/>
            <w:szCs w:val="24"/>
          </w:rPr>
          <w:delText>injury</w:delText>
        </w:r>
      </w:del>
      <w:r>
        <w:rPr>
          <w:rFonts w:ascii="Times New Roman" w:hAnsi="Times New Roman"/>
          <w:sz w:val="24"/>
          <w:szCs w:val="24"/>
        </w:rPr>
        <w:t xml:space="preserve"> </w:t>
      </w:r>
    </w:p>
    <w:p w14:paraId="06643ECB" w14:textId="6E3CC74A" w:rsidR="00EE54EA" w:rsidRDefault="0011649A" w:rsidP="00843ACB">
      <w:pPr>
        <w:pStyle w:val="ListParagraph"/>
        <w:numPr>
          <w:ilvl w:val="0"/>
          <w:numId w:val="10"/>
        </w:numPr>
        <w:spacing w:line="240" w:lineRule="auto"/>
        <w:jc w:val="both"/>
        <w:rPr>
          <w:ins w:id="511" w:author="Parks, Robbie M" w:date="2018-12-05T15:55:00Z"/>
          <w:rFonts w:ascii="Times New Roman" w:hAnsi="Times New Roman"/>
          <w:sz w:val="24"/>
          <w:szCs w:val="24"/>
        </w:rPr>
      </w:pPr>
      <w:r w:rsidRPr="00636C9B">
        <w:rPr>
          <w:rFonts w:ascii="Times New Roman" w:hAnsi="Times New Roman"/>
          <w:sz w:val="24"/>
          <w:szCs w:val="24"/>
        </w:rPr>
        <w:t>Intentional deaths</w:t>
      </w:r>
      <w:r w:rsidR="00795C52">
        <w:rPr>
          <w:rFonts w:ascii="Times New Roman" w:hAnsi="Times New Roman"/>
          <w:sz w:val="24"/>
          <w:szCs w:val="24"/>
        </w:rPr>
        <w:t xml:space="preserve"> </w:t>
      </w:r>
      <w:ins w:id="512" w:author="Parks, Robbie M" w:date="2018-12-05T15:59:00Z">
        <w:r w:rsidR="00A81E2A">
          <w:rPr>
            <w:rFonts w:ascii="Times New Roman" w:hAnsi="Times New Roman"/>
            <w:sz w:val="24"/>
            <w:szCs w:val="24"/>
          </w:rPr>
          <w:t xml:space="preserve">(i.e., from assault and intentional self-harm) </w:t>
        </w:r>
      </w:ins>
      <w:del w:id="513" w:author="Parks, Robbie M" w:date="2018-12-05T15:53:00Z">
        <w:r w:rsidRPr="00636C9B" w:rsidDel="00DE1D37">
          <w:rPr>
            <w:rFonts w:ascii="Times New Roman" w:hAnsi="Times New Roman"/>
            <w:sz w:val="24"/>
            <w:szCs w:val="24"/>
          </w:rPr>
          <w:delText>the majority (over 50%)</w:delText>
        </w:r>
      </w:del>
      <w:ins w:id="514" w:author="Parks, Robbie M" w:date="2018-12-05T15:53:00Z">
        <w:r w:rsidR="00DE1D37">
          <w:rPr>
            <w:rFonts w:ascii="Times New Roman" w:hAnsi="Times New Roman"/>
            <w:sz w:val="24"/>
            <w:szCs w:val="24"/>
          </w:rPr>
          <w:t xml:space="preserve">make up </w:t>
        </w:r>
      </w:ins>
      <w:ins w:id="515" w:author="Parks, Robbie M" w:date="2018-12-05T16:02:00Z">
        <w:r w:rsidR="00193968">
          <w:rPr>
            <w:rFonts w:ascii="Times New Roman" w:hAnsi="Times New Roman"/>
            <w:sz w:val="24"/>
            <w:szCs w:val="24"/>
          </w:rPr>
          <w:t>most</w:t>
        </w:r>
      </w:ins>
      <w:ins w:id="516" w:author="Parks, Robbie M" w:date="2018-12-05T15:53:00Z">
        <w:r w:rsidR="00DE1D37">
          <w:rPr>
            <w:rFonts w:ascii="Times New Roman" w:hAnsi="Times New Roman"/>
            <w:sz w:val="24"/>
            <w:szCs w:val="24"/>
          </w:rPr>
          <w:t xml:space="preserve"> deaths</w:t>
        </w:r>
      </w:ins>
      <w:r w:rsidRPr="00636C9B">
        <w:rPr>
          <w:rFonts w:ascii="Times New Roman" w:hAnsi="Times New Roman"/>
          <w:sz w:val="24"/>
          <w:szCs w:val="24"/>
        </w:rPr>
        <w:t xml:space="preserve"> in </w:t>
      </w:r>
      <w:del w:id="517" w:author="Parks, Robbie M" w:date="2018-12-05T15:55:00Z">
        <w:r w:rsidR="00F55BE3" w:rsidDel="008118D5">
          <w:rPr>
            <w:rFonts w:ascii="Times New Roman" w:hAnsi="Times New Roman"/>
            <w:sz w:val="24"/>
            <w:szCs w:val="24"/>
          </w:rPr>
          <w:delText>2</w:delText>
        </w:r>
        <w:r w:rsidR="00E974B1" w:rsidRPr="00636C9B" w:rsidDel="008118D5">
          <w:rPr>
            <w:rFonts w:ascii="Times New Roman" w:hAnsi="Times New Roman"/>
            <w:sz w:val="24"/>
            <w:szCs w:val="24"/>
          </w:rPr>
          <w:delText xml:space="preserve">5 to </w:delText>
        </w:r>
        <w:r w:rsidR="008D33C0" w:rsidDel="008118D5">
          <w:rPr>
            <w:rFonts w:ascii="Times New Roman" w:hAnsi="Times New Roman"/>
            <w:sz w:val="24"/>
            <w:szCs w:val="24"/>
          </w:rPr>
          <w:delText>5</w:delText>
        </w:r>
        <w:r w:rsidRPr="00636C9B" w:rsidDel="008118D5">
          <w:rPr>
            <w:rFonts w:ascii="Times New Roman" w:hAnsi="Times New Roman"/>
            <w:sz w:val="24"/>
            <w:szCs w:val="24"/>
          </w:rPr>
          <w:delText>4</w:delText>
        </w:r>
        <w:r w:rsidR="00CC6E2B" w:rsidDel="008118D5">
          <w:rPr>
            <w:rFonts w:ascii="Times New Roman" w:hAnsi="Times New Roman"/>
            <w:sz w:val="24"/>
            <w:szCs w:val="24"/>
          </w:rPr>
          <w:delText>-</w:delText>
        </w:r>
        <w:r w:rsidRPr="00636C9B" w:rsidDel="008118D5">
          <w:rPr>
            <w:rFonts w:ascii="Times New Roman" w:hAnsi="Times New Roman"/>
            <w:sz w:val="24"/>
            <w:szCs w:val="24"/>
          </w:rPr>
          <w:delText>year-old</w:delText>
        </w:r>
      </w:del>
      <w:ins w:id="518" w:author="Parks, Robbie M" w:date="2018-12-05T15:55:00Z">
        <w:r w:rsidR="008118D5">
          <w:rPr>
            <w:rFonts w:ascii="Times New Roman" w:hAnsi="Times New Roman"/>
            <w:sz w:val="24"/>
            <w:szCs w:val="24"/>
          </w:rPr>
          <w:t>young to middle-aged</w:t>
        </w:r>
      </w:ins>
      <w:r w:rsidR="00E974B1" w:rsidRPr="00636C9B">
        <w:rPr>
          <w:rFonts w:ascii="Times New Roman" w:hAnsi="Times New Roman"/>
          <w:sz w:val="24"/>
          <w:szCs w:val="24"/>
        </w:rPr>
        <w:t xml:space="preserve"> </w:t>
      </w:r>
      <w:del w:id="519" w:author="Parks, Robbie M" w:date="2018-12-05T15:55:00Z">
        <w:r w:rsidR="00E974B1" w:rsidRPr="00636C9B" w:rsidDel="008118D5">
          <w:rPr>
            <w:rFonts w:ascii="Times New Roman" w:hAnsi="Times New Roman"/>
            <w:sz w:val="24"/>
            <w:szCs w:val="24"/>
          </w:rPr>
          <w:delText xml:space="preserve">males </w:delText>
        </w:r>
      </w:del>
      <w:ins w:id="520" w:author="Parks, Robbie M" w:date="2018-12-05T15:55:00Z">
        <w:r w:rsidR="008118D5">
          <w:rPr>
            <w:rFonts w:ascii="Times New Roman" w:hAnsi="Times New Roman"/>
            <w:sz w:val="24"/>
            <w:szCs w:val="24"/>
          </w:rPr>
          <w:t>men</w:t>
        </w:r>
        <w:r w:rsidR="008118D5" w:rsidRPr="00636C9B">
          <w:rPr>
            <w:rFonts w:ascii="Times New Roman" w:hAnsi="Times New Roman"/>
            <w:sz w:val="24"/>
            <w:szCs w:val="24"/>
          </w:rPr>
          <w:t xml:space="preserve"> </w:t>
        </w:r>
      </w:ins>
      <w:r w:rsidR="008D33C0">
        <w:rPr>
          <w:rFonts w:ascii="Times New Roman" w:hAnsi="Times New Roman"/>
          <w:sz w:val="24"/>
          <w:szCs w:val="24"/>
        </w:rPr>
        <w:t xml:space="preserve">and </w:t>
      </w:r>
      <w:del w:id="521" w:author="Parks, Robbie M" w:date="2018-12-05T15:55:00Z">
        <w:r w:rsidRPr="00636C9B" w:rsidDel="00327B75">
          <w:rPr>
            <w:rFonts w:ascii="Times New Roman" w:hAnsi="Times New Roman"/>
            <w:sz w:val="24"/>
            <w:szCs w:val="24"/>
          </w:rPr>
          <w:delText>female</w:delText>
        </w:r>
        <w:r w:rsidR="008D33C0" w:rsidDel="00327B75">
          <w:rPr>
            <w:rFonts w:ascii="Times New Roman" w:hAnsi="Times New Roman"/>
            <w:sz w:val="24"/>
            <w:szCs w:val="24"/>
          </w:rPr>
          <w:delText>s</w:delText>
        </w:r>
      </w:del>
      <w:ins w:id="522" w:author="Parks, Robbie M" w:date="2018-12-05T15:55:00Z">
        <w:r w:rsidR="00327B75">
          <w:rPr>
            <w:rFonts w:ascii="Times New Roman" w:hAnsi="Times New Roman"/>
            <w:sz w:val="24"/>
            <w:szCs w:val="24"/>
          </w:rPr>
          <w:t>women</w:t>
        </w:r>
      </w:ins>
      <w:ins w:id="523" w:author="Parks, Robbie M" w:date="2018-12-05T15:53:00Z">
        <w:r w:rsidR="00DE1D37">
          <w:rPr>
            <w:rFonts w:ascii="Times New Roman" w:hAnsi="Times New Roman"/>
            <w:sz w:val="24"/>
            <w:szCs w:val="24"/>
          </w:rPr>
          <w:t>,</w:t>
        </w:r>
      </w:ins>
    </w:p>
    <w:p w14:paraId="43C9851C" w14:textId="57F60D59" w:rsidR="004F7B5D" w:rsidDel="00416CBF" w:rsidRDefault="0008612A" w:rsidP="00416CBF">
      <w:pPr>
        <w:pStyle w:val="ListParagraph"/>
        <w:numPr>
          <w:ilvl w:val="0"/>
          <w:numId w:val="10"/>
        </w:numPr>
        <w:spacing w:line="240" w:lineRule="auto"/>
        <w:jc w:val="both"/>
        <w:rPr>
          <w:del w:id="524" w:author="Parks, Robbie M" w:date="2018-12-05T15:59:00Z"/>
          <w:rFonts w:ascii="Times New Roman" w:hAnsi="Times New Roman"/>
          <w:sz w:val="24"/>
          <w:szCs w:val="24"/>
        </w:rPr>
      </w:pPr>
      <w:del w:id="525" w:author="Parks, Robbie M" w:date="2018-12-05T15:53:00Z">
        <w:r w:rsidDel="00DE1D37">
          <w:rPr>
            <w:rFonts w:ascii="Times New Roman" w:hAnsi="Times New Roman"/>
            <w:sz w:val="24"/>
            <w:szCs w:val="24"/>
          </w:rPr>
          <w:lastRenderedPageBreak/>
          <w:delText xml:space="preserve"> (as well as </w:delText>
        </w:r>
        <w:r w:rsidR="00673416" w:rsidDel="00DE1D37">
          <w:rPr>
            <w:rFonts w:ascii="Times New Roman" w:hAnsi="Times New Roman"/>
            <w:sz w:val="24"/>
            <w:szCs w:val="24"/>
          </w:rPr>
          <w:delText>55-74-year-old males)</w:delText>
        </w:r>
        <w:r w:rsidR="001121F5" w:rsidDel="00DE1D37">
          <w:rPr>
            <w:rFonts w:ascii="Times New Roman" w:hAnsi="Times New Roman"/>
            <w:sz w:val="24"/>
            <w:szCs w:val="24"/>
          </w:rPr>
          <w:delText xml:space="preserve">, </w:delText>
        </w:r>
      </w:del>
      <w:del w:id="526" w:author="Parks, Robbie M" w:date="2018-12-05T15:56:00Z">
        <w:r w:rsidR="001121F5" w:rsidDel="00EE54EA">
          <w:rPr>
            <w:rFonts w:ascii="Times New Roman" w:hAnsi="Times New Roman"/>
            <w:sz w:val="24"/>
            <w:szCs w:val="24"/>
          </w:rPr>
          <w:delText xml:space="preserve">with </w:delText>
        </w:r>
      </w:del>
      <w:ins w:id="527" w:author="Parks, Robbie M" w:date="2018-12-05T15:56:00Z">
        <w:r w:rsidR="00EE54EA">
          <w:rPr>
            <w:rFonts w:ascii="Times New Roman" w:hAnsi="Times New Roman"/>
            <w:sz w:val="24"/>
            <w:szCs w:val="24"/>
          </w:rPr>
          <w:t>I</w:t>
        </w:r>
      </w:ins>
      <w:del w:id="528" w:author="Parks, Robbie M" w:date="2018-12-05T15:56:00Z">
        <w:r w:rsidR="001121F5" w:rsidDel="00EE54EA">
          <w:rPr>
            <w:rFonts w:ascii="Times New Roman" w:hAnsi="Times New Roman"/>
            <w:sz w:val="24"/>
            <w:szCs w:val="24"/>
          </w:rPr>
          <w:delText>i</w:delText>
        </w:r>
      </w:del>
      <w:r w:rsidR="001121F5" w:rsidRPr="00636C9B">
        <w:rPr>
          <w:rFonts w:ascii="Times New Roman" w:hAnsi="Times New Roman"/>
          <w:sz w:val="24"/>
          <w:szCs w:val="24"/>
        </w:rPr>
        <w:t xml:space="preserve">ntentional self-harm largest single cause </w:t>
      </w:r>
      <w:r w:rsidR="002001DE">
        <w:rPr>
          <w:rFonts w:ascii="Times New Roman" w:hAnsi="Times New Roman"/>
          <w:sz w:val="24"/>
          <w:szCs w:val="24"/>
        </w:rPr>
        <w:t>in</w:t>
      </w:r>
      <w:del w:id="529" w:author="Parks, Robbie M" w:date="2018-12-05T16:02:00Z">
        <w:r w:rsidR="002001DE" w:rsidDel="00193968">
          <w:rPr>
            <w:rFonts w:ascii="Times New Roman" w:hAnsi="Times New Roman"/>
            <w:sz w:val="24"/>
            <w:szCs w:val="24"/>
          </w:rPr>
          <w:delText xml:space="preserve"> </w:delText>
        </w:r>
      </w:del>
      <w:del w:id="530" w:author="Parks, Robbie M" w:date="2018-12-05T15:53:00Z">
        <w:r w:rsidR="002001DE" w:rsidDel="00DE1D37">
          <w:rPr>
            <w:rFonts w:ascii="Times New Roman" w:hAnsi="Times New Roman"/>
            <w:sz w:val="24"/>
            <w:szCs w:val="24"/>
          </w:rPr>
          <w:delText>4</w:delText>
        </w:r>
        <w:r w:rsidR="00A42B03" w:rsidDel="00DE1D37">
          <w:rPr>
            <w:rFonts w:ascii="Times New Roman" w:hAnsi="Times New Roman"/>
            <w:sz w:val="24"/>
            <w:szCs w:val="24"/>
          </w:rPr>
          <w:delText>5-7</w:delText>
        </w:r>
        <w:r w:rsidR="001121F5" w:rsidRPr="00636C9B" w:rsidDel="00DE1D37">
          <w:rPr>
            <w:rFonts w:ascii="Times New Roman" w:hAnsi="Times New Roman"/>
            <w:sz w:val="24"/>
            <w:szCs w:val="24"/>
          </w:rPr>
          <w:delText xml:space="preserve">4 </w:delText>
        </w:r>
        <w:r w:rsidR="006A2185" w:rsidDel="00DE1D37">
          <w:rPr>
            <w:rFonts w:ascii="Times New Roman" w:hAnsi="Times New Roman"/>
            <w:sz w:val="24"/>
            <w:szCs w:val="24"/>
          </w:rPr>
          <w:delText>years in</w:delText>
        </w:r>
        <w:r w:rsidR="001121F5" w:rsidRPr="00636C9B" w:rsidDel="00DE1D37">
          <w:rPr>
            <w:rFonts w:ascii="Times New Roman" w:hAnsi="Times New Roman"/>
            <w:sz w:val="24"/>
            <w:szCs w:val="24"/>
          </w:rPr>
          <w:delText xml:space="preserve"> males and </w:delText>
        </w:r>
        <w:r w:rsidR="00A42B03" w:rsidDel="00DE1D37">
          <w:rPr>
            <w:rFonts w:ascii="Times New Roman" w:hAnsi="Times New Roman"/>
            <w:sz w:val="24"/>
            <w:szCs w:val="24"/>
          </w:rPr>
          <w:delText>45-54</w:delText>
        </w:r>
        <w:r w:rsidR="001121F5" w:rsidRPr="00636C9B" w:rsidDel="00DE1D37">
          <w:rPr>
            <w:rFonts w:ascii="Times New Roman" w:hAnsi="Times New Roman"/>
            <w:sz w:val="24"/>
            <w:szCs w:val="24"/>
          </w:rPr>
          <w:delText xml:space="preserve"> </w:delText>
        </w:r>
        <w:r w:rsidR="006A2185" w:rsidDel="00DE1D37">
          <w:rPr>
            <w:rFonts w:ascii="Times New Roman" w:hAnsi="Times New Roman"/>
            <w:sz w:val="24"/>
            <w:szCs w:val="24"/>
          </w:rPr>
          <w:delText>years in</w:delText>
        </w:r>
        <w:r w:rsidR="001121F5" w:rsidRPr="00636C9B" w:rsidDel="00DE1D37">
          <w:rPr>
            <w:rFonts w:ascii="Times New Roman" w:hAnsi="Times New Roman"/>
            <w:sz w:val="24"/>
            <w:szCs w:val="24"/>
          </w:rPr>
          <w:delText xml:space="preserve"> females</w:delText>
        </w:r>
      </w:del>
      <w:ins w:id="531" w:author="Parks, Robbie M" w:date="2018-12-05T15:56:00Z">
        <w:r w:rsidR="00D173B7">
          <w:rPr>
            <w:rFonts w:ascii="Times New Roman" w:hAnsi="Times New Roman"/>
            <w:sz w:val="24"/>
            <w:szCs w:val="24"/>
          </w:rPr>
          <w:t xml:space="preserve"> middle-aged </w:t>
        </w:r>
      </w:ins>
      <w:ins w:id="532" w:author="Parks, Robbie M" w:date="2018-12-05T15:53:00Z">
        <w:r w:rsidR="00DE1D37">
          <w:rPr>
            <w:rFonts w:ascii="Times New Roman" w:hAnsi="Times New Roman"/>
            <w:sz w:val="24"/>
            <w:szCs w:val="24"/>
          </w:rPr>
          <w:t>groups</w:t>
        </w:r>
      </w:ins>
      <w:ins w:id="533" w:author="Parks, Robbie M" w:date="2018-12-05T15:56:00Z">
        <w:r w:rsidR="00D173B7">
          <w:rPr>
            <w:rFonts w:ascii="Times New Roman" w:hAnsi="Times New Roman"/>
            <w:sz w:val="24"/>
            <w:szCs w:val="24"/>
          </w:rPr>
          <w:t xml:space="preserve"> for both men and women</w:t>
        </w:r>
      </w:ins>
      <w:ins w:id="534" w:author="Parks, Robbie M" w:date="2018-12-05T15:53:00Z">
        <w:r w:rsidR="00416CBF">
          <w:rPr>
            <w:rFonts w:ascii="Times New Roman" w:hAnsi="Times New Roman"/>
            <w:sz w:val="24"/>
            <w:szCs w:val="24"/>
          </w:rPr>
          <w:t xml:space="preserve">, </w:t>
        </w:r>
      </w:ins>
    </w:p>
    <w:p w14:paraId="36CEF721" w14:textId="77777777" w:rsidR="00416CBF" w:rsidRDefault="00416CBF" w:rsidP="00A81E2A">
      <w:pPr>
        <w:pStyle w:val="ListParagraph"/>
        <w:numPr>
          <w:ilvl w:val="0"/>
          <w:numId w:val="10"/>
        </w:numPr>
        <w:spacing w:line="240" w:lineRule="auto"/>
        <w:jc w:val="both"/>
        <w:rPr>
          <w:ins w:id="535" w:author="Parks, Robbie M" w:date="2018-12-05T16:03:00Z"/>
          <w:rFonts w:ascii="Times New Roman" w:hAnsi="Times New Roman"/>
          <w:sz w:val="24"/>
          <w:szCs w:val="24"/>
        </w:rPr>
      </w:pPr>
    </w:p>
    <w:p w14:paraId="4E18095F" w14:textId="02FEC470" w:rsidR="00A12752" w:rsidRPr="00416CBF" w:rsidRDefault="00A81E2A" w:rsidP="00416CBF">
      <w:pPr>
        <w:pStyle w:val="ListParagraph"/>
        <w:numPr>
          <w:ilvl w:val="0"/>
          <w:numId w:val="10"/>
        </w:numPr>
        <w:spacing w:line="240" w:lineRule="auto"/>
        <w:jc w:val="both"/>
        <w:rPr>
          <w:rFonts w:ascii="Times New Roman" w:hAnsi="Times New Roman"/>
          <w:sz w:val="24"/>
          <w:szCs w:val="24"/>
        </w:rPr>
      </w:pPr>
      <w:ins w:id="536" w:author="Parks, Robbie M" w:date="2018-12-05T15:59:00Z">
        <w:r w:rsidRPr="00416CBF">
          <w:rPr>
            <w:rFonts w:ascii="Times New Roman" w:hAnsi="Times New Roman"/>
            <w:sz w:val="24"/>
            <w:szCs w:val="24"/>
          </w:rPr>
          <w:t>with t</w:t>
        </w:r>
      </w:ins>
      <w:del w:id="537" w:author="Parks, Robbie M" w:date="2018-12-05T15:59:00Z">
        <w:r w:rsidR="00A12752" w:rsidRPr="00416CBF" w:rsidDel="00A81E2A">
          <w:rPr>
            <w:rFonts w:ascii="Times New Roman" w:hAnsi="Times New Roman"/>
            <w:sz w:val="24"/>
            <w:szCs w:val="24"/>
          </w:rPr>
          <w:delText>T</w:delText>
        </w:r>
      </w:del>
      <w:r w:rsidR="00A12752" w:rsidRPr="00416CBF">
        <w:rPr>
          <w:rFonts w:ascii="Times New Roman" w:hAnsi="Times New Roman"/>
          <w:sz w:val="24"/>
          <w:szCs w:val="24"/>
        </w:rPr>
        <w:t xml:space="preserve">ransport deaths largest single cause in </w:t>
      </w:r>
      <w:del w:id="538" w:author="Parks, Robbie M" w:date="2018-12-05T16:03:00Z">
        <w:r w:rsidR="00E82FE9" w:rsidRPr="00416CBF" w:rsidDel="00416CBF">
          <w:rPr>
            <w:rFonts w:ascii="Times New Roman" w:hAnsi="Times New Roman"/>
            <w:sz w:val="24"/>
            <w:szCs w:val="24"/>
          </w:rPr>
          <w:delText>0</w:delText>
        </w:r>
        <w:r w:rsidR="00A12752" w:rsidRPr="00416CBF" w:rsidDel="00416CBF">
          <w:rPr>
            <w:rFonts w:ascii="Times New Roman" w:hAnsi="Times New Roman"/>
            <w:sz w:val="24"/>
            <w:szCs w:val="24"/>
          </w:rPr>
          <w:delText>-</w:delText>
        </w:r>
        <w:r w:rsidR="00E82FE9" w:rsidRPr="00416CBF" w:rsidDel="00416CBF">
          <w:rPr>
            <w:rFonts w:ascii="Times New Roman" w:hAnsi="Times New Roman"/>
            <w:sz w:val="24"/>
            <w:szCs w:val="24"/>
          </w:rPr>
          <w:delText xml:space="preserve">44 </w:delText>
        </w:r>
        <w:r w:rsidR="001A3A57" w:rsidRPr="00416CBF" w:rsidDel="00416CBF">
          <w:rPr>
            <w:rFonts w:ascii="Times New Roman" w:hAnsi="Times New Roman"/>
            <w:sz w:val="24"/>
            <w:szCs w:val="24"/>
          </w:rPr>
          <w:delText>years in</w:delText>
        </w:r>
      </w:del>
      <w:ins w:id="539" w:author="Parks, Robbie M" w:date="2018-12-05T16:03:00Z">
        <w:r w:rsidR="00416CBF">
          <w:rPr>
            <w:rFonts w:ascii="Times New Roman" w:hAnsi="Times New Roman"/>
            <w:sz w:val="24"/>
            <w:szCs w:val="24"/>
          </w:rPr>
          <w:t>younger</w:t>
        </w:r>
      </w:ins>
      <w:r w:rsidR="00A12752" w:rsidRPr="00416CBF">
        <w:rPr>
          <w:rFonts w:ascii="Times New Roman" w:hAnsi="Times New Roman"/>
          <w:sz w:val="24"/>
          <w:szCs w:val="24"/>
        </w:rPr>
        <w:t xml:space="preserve"> males and </w:t>
      </w:r>
      <w:del w:id="540" w:author="Parks, Robbie M" w:date="2018-12-05T15:57:00Z">
        <w:r w:rsidR="002C4C73" w:rsidRPr="00416CBF" w:rsidDel="001F327F">
          <w:rPr>
            <w:rFonts w:ascii="Times New Roman" w:hAnsi="Times New Roman"/>
            <w:sz w:val="24"/>
            <w:szCs w:val="24"/>
          </w:rPr>
          <w:delText>0-44 and 55-74 years in</w:delText>
        </w:r>
      </w:del>
      <w:ins w:id="541" w:author="Parks, Robbie M" w:date="2018-12-05T15:57:00Z">
        <w:r w:rsidR="001F327F" w:rsidRPr="00416CBF">
          <w:rPr>
            <w:rFonts w:ascii="Times New Roman" w:hAnsi="Times New Roman"/>
            <w:sz w:val="24"/>
            <w:szCs w:val="24"/>
          </w:rPr>
          <w:t>f</w:t>
        </w:r>
      </w:ins>
      <w:del w:id="542" w:author="Parks, Robbie M" w:date="2018-12-05T15:57:00Z">
        <w:r w:rsidR="002C4C73" w:rsidRPr="00416CBF" w:rsidDel="001F327F">
          <w:rPr>
            <w:rFonts w:ascii="Times New Roman" w:hAnsi="Times New Roman"/>
            <w:sz w:val="24"/>
            <w:szCs w:val="24"/>
          </w:rPr>
          <w:delText xml:space="preserve"> </w:delText>
        </w:r>
        <w:r w:rsidR="00A12752" w:rsidRPr="00416CBF" w:rsidDel="001F327F">
          <w:rPr>
            <w:rFonts w:ascii="Times New Roman" w:hAnsi="Times New Roman"/>
            <w:sz w:val="24"/>
            <w:szCs w:val="24"/>
          </w:rPr>
          <w:delText>f</w:delText>
        </w:r>
      </w:del>
      <w:r w:rsidR="00A12752" w:rsidRPr="00416CBF">
        <w:rPr>
          <w:rFonts w:ascii="Times New Roman" w:hAnsi="Times New Roman"/>
          <w:sz w:val="24"/>
          <w:szCs w:val="24"/>
        </w:rPr>
        <w:t>emales</w:t>
      </w:r>
      <w:ins w:id="543" w:author="Parks, Robbie M" w:date="2018-12-05T16:03:00Z">
        <w:r w:rsidR="00416CBF">
          <w:rPr>
            <w:rFonts w:ascii="Times New Roman" w:hAnsi="Times New Roman"/>
            <w:sz w:val="24"/>
            <w:szCs w:val="24"/>
          </w:rPr>
          <w:t xml:space="preserve"> and</w:t>
        </w:r>
      </w:ins>
    </w:p>
    <w:p w14:paraId="36901C36" w14:textId="6C9AC8ED" w:rsidR="006C7C0B" w:rsidRDefault="00416CBF" w:rsidP="00843ACB">
      <w:pPr>
        <w:pStyle w:val="ListParagraph"/>
        <w:numPr>
          <w:ilvl w:val="0"/>
          <w:numId w:val="10"/>
        </w:numPr>
        <w:spacing w:line="240" w:lineRule="auto"/>
        <w:jc w:val="both"/>
        <w:rPr>
          <w:ins w:id="544" w:author="Parks, Robbie M" w:date="2018-12-05T15:58:00Z"/>
          <w:rFonts w:ascii="Times New Roman" w:hAnsi="Times New Roman"/>
          <w:sz w:val="24"/>
          <w:szCs w:val="24"/>
        </w:rPr>
      </w:pPr>
      <w:ins w:id="545" w:author="Parks, Robbie M" w:date="2018-12-05T16:03:00Z">
        <w:r>
          <w:rPr>
            <w:rFonts w:ascii="Times New Roman" w:hAnsi="Times New Roman"/>
            <w:sz w:val="24"/>
            <w:szCs w:val="24"/>
          </w:rPr>
          <w:t>d</w:t>
        </w:r>
      </w:ins>
      <w:del w:id="546" w:author="Parks, Robbie M" w:date="2018-12-05T16:03:00Z">
        <w:r w:rsidR="00F701B5" w:rsidDel="00416CBF">
          <w:rPr>
            <w:rFonts w:ascii="Times New Roman" w:hAnsi="Times New Roman"/>
            <w:sz w:val="24"/>
            <w:szCs w:val="24"/>
          </w:rPr>
          <w:delText>D</w:delText>
        </w:r>
      </w:del>
      <w:r w:rsidR="00F701B5">
        <w:rPr>
          <w:rFonts w:ascii="Times New Roman" w:hAnsi="Times New Roman"/>
          <w:sz w:val="24"/>
          <w:szCs w:val="24"/>
        </w:rPr>
        <w:t>e</w:t>
      </w:r>
      <w:r w:rsidR="006C7C0B" w:rsidRPr="00636C9B">
        <w:rPr>
          <w:rFonts w:ascii="Times New Roman" w:hAnsi="Times New Roman"/>
          <w:sz w:val="24"/>
          <w:szCs w:val="24"/>
        </w:rPr>
        <w:t>aths from falls</w:t>
      </w:r>
      <w:r w:rsidR="00F701B5">
        <w:rPr>
          <w:rFonts w:ascii="Times New Roman" w:hAnsi="Times New Roman"/>
          <w:sz w:val="24"/>
          <w:szCs w:val="24"/>
        </w:rPr>
        <w:t xml:space="preserve"> </w:t>
      </w:r>
      <w:r w:rsidR="00F701B5" w:rsidRPr="00636C9B">
        <w:rPr>
          <w:rFonts w:ascii="Times New Roman" w:hAnsi="Times New Roman"/>
          <w:sz w:val="24"/>
          <w:szCs w:val="24"/>
        </w:rPr>
        <w:t xml:space="preserve">largest single cause in </w:t>
      </w:r>
      <w:del w:id="547" w:author="Parks, Robbie M" w:date="2018-12-05T16:03:00Z">
        <w:r w:rsidR="00F701B5" w:rsidDel="00416CBF">
          <w:rPr>
            <w:rFonts w:ascii="Times New Roman" w:hAnsi="Times New Roman"/>
            <w:sz w:val="24"/>
            <w:szCs w:val="24"/>
          </w:rPr>
          <w:delText>75+</w:delText>
        </w:r>
        <w:r w:rsidR="00F701B5" w:rsidRPr="00636C9B" w:rsidDel="00416CBF">
          <w:rPr>
            <w:rFonts w:ascii="Times New Roman" w:hAnsi="Times New Roman"/>
            <w:sz w:val="24"/>
            <w:szCs w:val="24"/>
          </w:rPr>
          <w:delText xml:space="preserve"> </w:delText>
        </w:r>
        <w:r w:rsidR="00F701B5" w:rsidDel="00416CBF">
          <w:rPr>
            <w:rFonts w:ascii="Times New Roman" w:hAnsi="Times New Roman"/>
            <w:sz w:val="24"/>
            <w:szCs w:val="24"/>
          </w:rPr>
          <w:delText>years in</w:delText>
        </w:r>
        <w:r w:rsidR="00F701B5" w:rsidRPr="00636C9B" w:rsidDel="00416CBF">
          <w:rPr>
            <w:rFonts w:ascii="Times New Roman" w:hAnsi="Times New Roman"/>
            <w:sz w:val="24"/>
            <w:szCs w:val="24"/>
          </w:rPr>
          <w:delText xml:space="preserve"> males and females</w:delText>
        </w:r>
      </w:del>
      <w:ins w:id="548" w:author="Parks, Robbie M" w:date="2018-12-05T16:03:00Z">
        <w:r>
          <w:rPr>
            <w:rFonts w:ascii="Times New Roman" w:hAnsi="Times New Roman"/>
            <w:sz w:val="24"/>
            <w:szCs w:val="24"/>
          </w:rPr>
          <w:t>oldest groups</w:t>
        </w:r>
      </w:ins>
    </w:p>
    <w:p w14:paraId="716AD2CF" w14:textId="39C493FB" w:rsidR="00A81E2A" w:rsidRPr="0009095B" w:rsidDel="00A81E2A" w:rsidRDefault="00A81E2A" w:rsidP="00843ACB">
      <w:pPr>
        <w:pStyle w:val="ListParagraph"/>
        <w:numPr>
          <w:ilvl w:val="0"/>
          <w:numId w:val="10"/>
        </w:numPr>
        <w:spacing w:line="240" w:lineRule="auto"/>
        <w:jc w:val="both"/>
        <w:rPr>
          <w:del w:id="549" w:author="Parks, Robbie M" w:date="2018-12-05T15:59:00Z"/>
          <w:rFonts w:ascii="Times New Roman" w:hAnsi="Times New Roman"/>
          <w:sz w:val="24"/>
          <w:szCs w:val="24"/>
        </w:rPr>
      </w:pPr>
    </w:p>
    <w:p w14:paraId="1989EC87" w14:textId="396284D4" w:rsidR="00650CDF" w:rsidRPr="00636C9B" w:rsidDel="00A81E2A" w:rsidRDefault="00650CDF" w:rsidP="00843ACB">
      <w:pPr>
        <w:pStyle w:val="ListParagraph"/>
        <w:numPr>
          <w:ilvl w:val="0"/>
          <w:numId w:val="10"/>
        </w:numPr>
        <w:spacing w:line="240" w:lineRule="auto"/>
        <w:jc w:val="both"/>
        <w:rPr>
          <w:del w:id="550" w:author="Parks, Robbie M" w:date="2018-12-05T15:58:00Z"/>
          <w:rFonts w:ascii="Times New Roman" w:hAnsi="Times New Roman"/>
          <w:sz w:val="24"/>
          <w:szCs w:val="24"/>
        </w:rPr>
      </w:pPr>
      <w:del w:id="551" w:author="Parks, Robbie M" w:date="2018-12-05T15:58:00Z">
        <w:r w:rsidDel="00A81E2A">
          <w:rPr>
            <w:rFonts w:ascii="Times New Roman" w:hAnsi="Times New Roman"/>
            <w:sz w:val="24"/>
            <w:szCs w:val="24"/>
          </w:rPr>
          <w:delText xml:space="preserve">Largest overall absolute number of deaths in 15-24 </w:delText>
        </w:r>
        <w:r w:rsidR="00CC3B24" w:rsidDel="00A81E2A">
          <w:rPr>
            <w:rFonts w:ascii="Times New Roman" w:hAnsi="Times New Roman"/>
            <w:sz w:val="24"/>
            <w:szCs w:val="24"/>
          </w:rPr>
          <w:delText xml:space="preserve">years in males </w:delText>
        </w:r>
        <w:r w:rsidR="006C7C0B" w:rsidDel="00A81E2A">
          <w:rPr>
            <w:rFonts w:ascii="Times New Roman" w:hAnsi="Times New Roman"/>
            <w:sz w:val="24"/>
            <w:szCs w:val="24"/>
          </w:rPr>
          <w:delText>(</w:delText>
        </w:r>
        <w:r w:rsidR="00F36CA5" w:rsidDel="00A81E2A">
          <w:rPr>
            <w:rFonts w:ascii="Times New Roman" w:hAnsi="Times New Roman"/>
            <w:sz w:val="24"/>
            <w:szCs w:val="24"/>
          </w:rPr>
          <w:delText>684,051</w:delText>
        </w:r>
        <w:r w:rsidR="006C7C0B" w:rsidDel="00A81E2A">
          <w:rPr>
            <w:rFonts w:ascii="Times New Roman" w:hAnsi="Times New Roman"/>
            <w:sz w:val="24"/>
            <w:szCs w:val="24"/>
          </w:rPr>
          <w:delText xml:space="preserve">) </w:delText>
        </w:r>
        <w:r w:rsidR="00CC3B24" w:rsidDel="00A81E2A">
          <w:rPr>
            <w:rFonts w:ascii="Times New Roman" w:hAnsi="Times New Roman"/>
            <w:sz w:val="24"/>
            <w:szCs w:val="24"/>
          </w:rPr>
          <w:delText>and 85+ years in females</w:delText>
        </w:r>
        <w:r w:rsidR="00F36CA5" w:rsidDel="00A81E2A">
          <w:rPr>
            <w:rFonts w:ascii="Times New Roman" w:hAnsi="Times New Roman"/>
            <w:sz w:val="24"/>
            <w:szCs w:val="24"/>
          </w:rPr>
          <w:delText xml:space="preserve"> </w:delText>
        </w:r>
        <w:r w:rsidR="006C7C0B" w:rsidDel="00A81E2A">
          <w:rPr>
            <w:rFonts w:ascii="Times New Roman" w:hAnsi="Times New Roman"/>
            <w:sz w:val="24"/>
            <w:szCs w:val="24"/>
          </w:rPr>
          <w:delText>(</w:delText>
        </w:r>
        <w:r w:rsidR="00F36CA5" w:rsidDel="00A81E2A">
          <w:rPr>
            <w:rFonts w:ascii="Times New Roman" w:hAnsi="Times New Roman"/>
            <w:sz w:val="24"/>
            <w:szCs w:val="24"/>
          </w:rPr>
          <w:delText>196,363</w:delText>
        </w:r>
        <w:r w:rsidR="006C7C0B" w:rsidDel="00A81E2A">
          <w:rPr>
            <w:rFonts w:ascii="Times New Roman" w:hAnsi="Times New Roman"/>
            <w:sz w:val="24"/>
            <w:szCs w:val="24"/>
          </w:rPr>
          <w:delText xml:space="preserve">) </w:delText>
        </w:r>
      </w:del>
    </w:p>
    <w:p w14:paraId="366603DC" w14:textId="1EE175D4" w:rsidR="00955652" w:rsidRPr="00636C9B" w:rsidRDefault="00955652" w:rsidP="00843ACB">
      <w:pPr>
        <w:spacing w:line="240" w:lineRule="auto"/>
        <w:jc w:val="both"/>
        <w:rPr>
          <w:rFonts w:ascii="Times New Roman" w:hAnsi="Times New Roman"/>
          <w:i/>
          <w:sz w:val="24"/>
          <w:szCs w:val="24"/>
        </w:rPr>
      </w:pPr>
      <w:r w:rsidRPr="00636C9B">
        <w:rPr>
          <w:rFonts w:ascii="Times New Roman" w:hAnsi="Times New Roman"/>
          <w:i/>
          <w:sz w:val="24"/>
          <w:szCs w:val="24"/>
        </w:rPr>
        <w:t xml:space="preserve">Figure </w:t>
      </w:r>
      <w:ins w:id="552" w:author="Parks, Robbie M" w:date="2018-12-05T11:53:00Z">
        <w:r w:rsidR="00CD1484">
          <w:rPr>
            <w:rFonts w:ascii="Times New Roman" w:hAnsi="Times New Roman"/>
            <w:i/>
            <w:sz w:val="24"/>
            <w:szCs w:val="24"/>
          </w:rPr>
          <w:t>3</w:t>
        </w:r>
      </w:ins>
      <w:del w:id="553" w:author="Parks, Robbie M" w:date="2018-12-05T11:53:00Z">
        <w:r w:rsidRPr="00636C9B" w:rsidDel="00CD1484">
          <w:rPr>
            <w:rFonts w:ascii="Times New Roman" w:hAnsi="Times New Roman"/>
            <w:i/>
            <w:sz w:val="24"/>
            <w:szCs w:val="24"/>
          </w:rPr>
          <w:delText>4</w:delText>
        </w:r>
      </w:del>
    </w:p>
    <w:p w14:paraId="0E0AC704" w14:textId="6B5CB62A" w:rsidR="00955652" w:rsidRPr="00636C9B" w:rsidDel="00EF44AE" w:rsidRDefault="00955652" w:rsidP="00EF44AE">
      <w:pPr>
        <w:pStyle w:val="ListParagraph"/>
        <w:numPr>
          <w:ilvl w:val="0"/>
          <w:numId w:val="10"/>
        </w:numPr>
        <w:spacing w:line="240" w:lineRule="auto"/>
        <w:jc w:val="both"/>
        <w:rPr>
          <w:del w:id="554" w:author="Ezzati, Majid" w:date="2018-12-01T01:43:00Z"/>
          <w:rFonts w:ascii="Times New Roman" w:hAnsi="Times New Roman"/>
          <w:sz w:val="24"/>
          <w:szCs w:val="24"/>
        </w:rPr>
      </w:pPr>
      <w:r w:rsidRPr="00EF44AE">
        <w:rPr>
          <w:rFonts w:ascii="Times New Roman" w:hAnsi="Times New Roman"/>
          <w:sz w:val="24"/>
          <w:szCs w:val="24"/>
        </w:rPr>
        <w:t>If the estimated associations are causal, there would be an additional 941 (</w:t>
      </w:r>
      <w:ins w:id="555" w:author="Parks, Robbie M" w:date="2018-12-05T16:22:00Z">
        <w:r w:rsidR="004E14B6">
          <w:rPr>
            <w:rFonts w:ascii="Times New Roman" w:hAnsi="Times New Roman"/>
            <w:sz w:val="24"/>
            <w:szCs w:val="24"/>
          </w:rPr>
          <w:t xml:space="preserve">95% </w:t>
        </w:r>
        <w:proofErr w:type="spellStart"/>
        <w:r w:rsidR="004E14B6">
          <w:rPr>
            <w:rFonts w:ascii="Times New Roman" w:hAnsi="Times New Roman"/>
            <w:sz w:val="24"/>
            <w:szCs w:val="24"/>
          </w:rPr>
          <w:t>CrI</w:t>
        </w:r>
        <w:proofErr w:type="spellEnd"/>
        <w:r w:rsidR="004E14B6">
          <w:rPr>
            <w:rFonts w:ascii="Times New Roman" w:hAnsi="Times New Roman"/>
            <w:sz w:val="24"/>
            <w:szCs w:val="24"/>
          </w:rPr>
          <w:t xml:space="preserve"> </w:t>
        </w:r>
      </w:ins>
      <w:r w:rsidRPr="00EF44AE">
        <w:rPr>
          <w:rFonts w:ascii="Times New Roman" w:hAnsi="Times New Roman"/>
          <w:sz w:val="24"/>
          <w:szCs w:val="24"/>
        </w:rPr>
        <w:t xml:space="preserve">831, 1053) additional injury deaths associated with </w:t>
      </w:r>
      <w:ins w:id="556" w:author="Parks, Robbie M" w:date="2018-12-05T16:03:00Z">
        <w:r w:rsidR="00C55079">
          <w:rPr>
            <w:rFonts w:ascii="Times New Roman" w:hAnsi="Times New Roman"/>
            <w:sz w:val="24"/>
            <w:szCs w:val="24"/>
          </w:rPr>
          <w:t>temperature anomaly of +</w:t>
        </w:r>
      </w:ins>
      <w:r w:rsidRPr="00EF44AE">
        <w:rPr>
          <w:rFonts w:ascii="Times New Roman" w:hAnsi="Times New Roman"/>
          <w:sz w:val="24"/>
          <w:szCs w:val="24"/>
        </w:rPr>
        <w:t xml:space="preserve">1°C </w:t>
      </w:r>
      <w:del w:id="557" w:author="Parks, Robbie M" w:date="2018-12-05T16:03:00Z">
        <w:r w:rsidRPr="00EF44AE" w:rsidDel="00C55079">
          <w:rPr>
            <w:rFonts w:ascii="Times New Roman" w:hAnsi="Times New Roman"/>
            <w:sz w:val="24"/>
            <w:szCs w:val="24"/>
          </w:rPr>
          <w:delText xml:space="preserve">additional warming </w:delText>
        </w:r>
      </w:del>
      <w:r w:rsidRPr="00EF44AE">
        <w:rPr>
          <w:rFonts w:ascii="Times New Roman" w:hAnsi="Times New Roman"/>
          <w:sz w:val="24"/>
          <w:szCs w:val="24"/>
        </w:rPr>
        <w:t>across all months,</w:t>
      </w:r>
      <w:ins w:id="558" w:author="Ezzati, Majid" w:date="2018-12-01T01:43:00Z">
        <w:r w:rsidR="00EF44AE" w:rsidRPr="00EF44AE">
          <w:rPr>
            <w:rFonts w:ascii="Times New Roman" w:hAnsi="Times New Roman"/>
            <w:sz w:val="24"/>
            <w:szCs w:val="24"/>
          </w:rPr>
          <w:t xml:space="preserve"> </w:t>
        </w:r>
      </w:ins>
    </w:p>
    <w:p w14:paraId="6FEB18AE" w14:textId="5B40F764" w:rsidR="00955652" w:rsidDel="007F1267" w:rsidRDefault="00955652" w:rsidP="007F1267">
      <w:pPr>
        <w:pStyle w:val="ListParagraph"/>
        <w:numPr>
          <w:ilvl w:val="0"/>
          <w:numId w:val="10"/>
        </w:numPr>
        <w:spacing w:line="240" w:lineRule="auto"/>
        <w:jc w:val="both"/>
        <w:rPr>
          <w:del w:id="559" w:author="Parks, Robbie M" w:date="2018-12-04T10:54:00Z"/>
          <w:rFonts w:ascii="Times New Roman" w:hAnsi="Times New Roman"/>
          <w:sz w:val="24"/>
          <w:szCs w:val="24"/>
        </w:rPr>
      </w:pPr>
      <w:r w:rsidRPr="00EF44AE">
        <w:rPr>
          <w:rFonts w:ascii="Times New Roman" w:hAnsi="Times New Roman"/>
          <w:sz w:val="24"/>
          <w:szCs w:val="24"/>
        </w:rPr>
        <w:t>941 is 0.65% of injury deaths in 2016</w:t>
      </w:r>
      <w:ins w:id="560" w:author="Parks, Robbie M" w:date="2018-12-05T16:36:00Z">
        <w:r w:rsidR="00107AA8">
          <w:rPr>
            <w:rFonts w:ascii="Times New Roman" w:hAnsi="Times New Roman"/>
            <w:sz w:val="24"/>
            <w:szCs w:val="24"/>
          </w:rPr>
          <w:t xml:space="preserve"> (Figure 3)</w:t>
        </w:r>
      </w:ins>
      <w:r w:rsidRPr="00EF44AE">
        <w:rPr>
          <w:rFonts w:ascii="Times New Roman" w:hAnsi="Times New Roman"/>
          <w:sz w:val="24"/>
          <w:szCs w:val="24"/>
        </w:rPr>
        <w:t>.</w:t>
      </w:r>
    </w:p>
    <w:p w14:paraId="427AF18C" w14:textId="77777777" w:rsidR="007F1267" w:rsidRDefault="007F1267" w:rsidP="006E5EB6">
      <w:pPr>
        <w:pStyle w:val="ListParagraph"/>
        <w:numPr>
          <w:ilvl w:val="0"/>
          <w:numId w:val="10"/>
        </w:numPr>
        <w:spacing w:line="240" w:lineRule="auto"/>
        <w:jc w:val="both"/>
        <w:rPr>
          <w:ins w:id="561" w:author="Parks, Robbie M" w:date="2018-12-05T16:16:00Z"/>
          <w:rFonts w:ascii="Times New Roman" w:hAnsi="Times New Roman"/>
          <w:sz w:val="24"/>
          <w:szCs w:val="24"/>
        </w:rPr>
      </w:pPr>
    </w:p>
    <w:p w14:paraId="044E5FE6" w14:textId="013516C5" w:rsidR="00955652" w:rsidRPr="007F1267" w:rsidDel="00BB1BC8" w:rsidRDefault="007F1267">
      <w:pPr>
        <w:pStyle w:val="ListParagraph"/>
        <w:numPr>
          <w:ilvl w:val="0"/>
          <w:numId w:val="10"/>
        </w:numPr>
        <w:spacing w:line="240" w:lineRule="auto"/>
        <w:jc w:val="both"/>
        <w:rPr>
          <w:del w:id="562" w:author="Parks, Robbie M" w:date="2018-12-04T10:54:00Z"/>
          <w:rFonts w:ascii="Times New Roman" w:hAnsi="Times New Roman"/>
          <w:sz w:val="24"/>
          <w:szCs w:val="24"/>
        </w:rPr>
      </w:pPr>
      <w:ins w:id="563" w:author="Parks, Robbie M" w:date="2018-12-05T16:16:00Z">
        <w:r>
          <w:rPr>
            <w:rFonts w:ascii="Times New Roman" w:hAnsi="Times New Roman"/>
            <w:sz w:val="24"/>
            <w:szCs w:val="24"/>
          </w:rPr>
          <w:t xml:space="preserve">The increase in deaths would </w:t>
        </w:r>
      </w:ins>
      <w:ins w:id="564" w:author="Parks, Robbie M" w:date="2018-12-05T16:19:00Z">
        <w:r w:rsidR="00156710">
          <w:rPr>
            <w:rFonts w:ascii="Times New Roman" w:hAnsi="Times New Roman"/>
            <w:sz w:val="24"/>
            <w:szCs w:val="24"/>
          </w:rPr>
          <w:t>mainly</w:t>
        </w:r>
      </w:ins>
      <w:ins w:id="565" w:author="Parks, Robbie M" w:date="2018-12-05T16:16:00Z">
        <w:r>
          <w:rPr>
            <w:rFonts w:ascii="Times New Roman" w:hAnsi="Times New Roman"/>
            <w:sz w:val="24"/>
            <w:szCs w:val="24"/>
          </w:rPr>
          <w:t xml:space="preserve"> come from males, with </w:t>
        </w:r>
        <w:r w:rsidRPr="00636C9B">
          <w:rPr>
            <w:rFonts w:ascii="Times New Roman" w:hAnsi="Times New Roman"/>
            <w:sz w:val="24"/>
            <w:szCs w:val="24"/>
          </w:rPr>
          <w:t xml:space="preserve">87% deaths </w:t>
        </w:r>
      </w:ins>
      <w:ins w:id="566" w:author="Parks, Robbie M" w:date="2018-12-05T16:17:00Z">
        <w:r>
          <w:rPr>
            <w:rFonts w:ascii="Times New Roman" w:hAnsi="Times New Roman"/>
            <w:sz w:val="24"/>
            <w:szCs w:val="24"/>
          </w:rPr>
          <w:t xml:space="preserve">from </w:t>
        </w:r>
      </w:ins>
      <w:ins w:id="567" w:author="Parks, Robbie M" w:date="2018-12-05T16:16:00Z">
        <w:r w:rsidRPr="00636C9B">
          <w:rPr>
            <w:rFonts w:ascii="Times New Roman" w:hAnsi="Times New Roman"/>
            <w:sz w:val="24"/>
            <w:szCs w:val="24"/>
          </w:rPr>
          <w:t xml:space="preserve">males and 13% </w:t>
        </w:r>
      </w:ins>
      <w:ins w:id="568" w:author="Parks, Robbie M" w:date="2018-12-05T16:17:00Z">
        <w:r>
          <w:rPr>
            <w:rFonts w:ascii="Times New Roman" w:hAnsi="Times New Roman"/>
            <w:sz w:val="24"/>
            <w:szCs w:val="24"/>
          </w:rPr>
          <w:t>from</w:t>
        </w:r>
      </w:ins>
      <w:ins w:id="569" w:author="Parks, Robbie M" w:date="2018-12-05T16:16:00Z">
        <w:r w:rsidRPr="00636C9B">
          <w:rPr>
            <w:rFonts w:ascii="Times New Roman" w:hAnsi="Times New Roman"/>
            <w:sz w:val="24"/>
            <w:szCs w:val="24"/>
          </w:rPr>
          <w:t xml:space="preserve"> females</w:t>
        </w:r>
      </w:ins>
      <w:ins w:id="570" w:author="Parks, Robbie M" w:date="2018-12-05T16:17:00Z">
        <w:r>
          <w:rPr>
            <w:rFonts w:ascii="Times New Roman" w:hAnsi="Times New Roman"/>
            <w:sz w:val="24"/>
            <w:szCs w:val="24"/>
          </w:rPr>
          <w:t>.</w:t>
        </w:r>
      </w:ins>
      <w:moveFromRangeStart w:id="571" w:author="Ezzati, Majid" w:date="2018-12-01T01:45:00Z" w:name="move531392073"/>
      <w:moveFrom w:id="572" w:author="Ezzati, Majid" w:date="2018-12-01T01:45:00Z">
        <w:r w:rsidR="00B21DE1" w:rsidRPr="007F1267" w:rsidDel="00EF44AE">
          <w:rPr>
            <w:rFonts w:ascii="Times New Roman" w:hAnsi="Times New Roman"/>
            <w:sz w:val="24"/>
            <w:szCs w:val="24"/>
          </w:rPr>
          <w:t>87% deaths males and 13% in females</w:t>
        </w:r>
      </w:moveFrom>
    </w:p>
    <w:p w14:paraId="7909817F" w14:textId="2D95C8BA" w:rsidR="009F4AEC" w:rsidRPr="007514AC" w:rsidDel="00BB1BC8" w:rsidRDefault="00697ADB">
      <w:pPr>
        <w:pStyle w:val="ListParagraph"/>
        <w:numPr>
          <w:ilvl w:val="0"/>
          <w:numId w:val="10"/>
        </w:numPr>
        <w:spacing w:line="240" w:lineRule="auto"/>
        <w:jc w:val="both"/>
        <w:rPr>
          <w:del w:id="573" w:author="Parks, Robbie M" w:date="2018-12-04T10:54:00Z"/>
          <w:rFonts w:ascii="Times New Roman" w:hAnsi="Times New Roman"/>
          <w:sz w:val="24"/>
          <w:szCs w:val="24"/>
        </w:rPr>
      </w:pPr>
      <w:moveFrom w:id="574" w:author="Ezzati, Majid" w:date="2018-12-01T01:45:00Z">
        <w:r w:rsidRPr="006911D4" w:rsidDel="00EF44AE">
          <w:rPr>
            <w:rFonts w:ascii="Times New Roman" w:hAnsi="Times New Roman"/>
            <w:sz w:val="24"/>
            <w:szCs w:val="24"/>
          </w:rPr>
          <w:t>Additional deaths mostly concentrated in adolescent to middle-aged males from 15-64 years, with 81% of all additional deaths the</w:t>
        </w:r>
        <w:del w:id="575" w:author="Parks, Robbie M" w:date="2018-12-04T10:54:00Z">
          <w:r w:rsidRPr="007237D8" w:rsidDel="00BB1BC8">
            <w:rPr>
              <w:rFonts w:ascii="Times New Roman" w:hAnsi="Times New Roman"/>
              <w:sz w:val="24"/>
              <w:szCs w:val="24"/>
            </w:rPr>
            <w:delText>re.</w:delText>
          </w:r>
        </w:del>
      </w:moveFrom>
    </w:p>
    <w:p w14:paraId="577219A9" w14:textId="66425A84" w:rsidR="009F4AEC" w:rsidRPr="009C2ADE" w:rsidDel="00EF44AE" w:rsidRDefault="009F4AEC" w:rsidP="006E5EB6">
      <w:pPr>
        <w:pStyle w:val="ListParagraph"/>
        <w:numPr>
          <w:ilvl w:val="0"/>
          <w:numId w:val="10"/>
        </w:numPr>
        <w:spacing w:line="240" w:lineRule="auto"/>
        <w:jc w:val="both"/>
        <w:rPr>
          <w:rFonts w:ascii="Times New Roman" w:hAnsi="Times New Roman"/>
          <w:sz w:val="24"/>
          <w:szCs w:val="24"/>
        </w:rPr>
      </w:pPr>
      <w:moveFrom w:id="576" w:author="Ezzati, Majid" w:date="2018-12-01T01:45:00Z">
        <w:r w:rsidRPr="007514AC" w:rsidDel="00EF44AE">
          <w:rPr>
            <w:rFonts w:ascii="Times New Roman" w:hAnsi="Times New Roman"/>
            <w:sz w:val="24"/>
            <w:szCs w:val="24"/>
          </w:rPr>
          <w:t>Net decrease in 75+ years in males and 85+ years in females due to decrease in falls deaths</w:t>
        </w:r>
      </w:moveFrom>
    </w:p>
    <w:moveFromRangeEnd w:id="571"/>
    <w:p w14:paraId="53C8AF1A" w14:textId="4CFE4C78" w:rsidR="00B21DE1" w:rsidRPr="00636C9B" w:rsidRDefault="00B21DE1" w:rsidP="00843ACB">
      <w:pPr>
        <w:pStyle w:val="ListParagraph"/>
        <w:numPr>
          <w:ilvl w:val="0"/>
          <w:numId w:val="10"/>
        </w:numPr>
        <w:spacing w:line="240" w:lineRule="auto"/>
        <w:jc w:val="both"/>
        <w:rPr>
          <w:rFonts w:ascii="Times New Roman" w:hAnsi="Times New Roman"/>
          <w:sz w:val="24"/>
          <w:szCs w:val="24"/>
        </w:rPr>
      </w:pPr>
      <w:del w:id="577" w:author="Parks, Robbie M" w:date="2018-12-05T16:15:00Z">
        <w:r w:rsidRPr="00636C9B" w:rsidDel="00D83449">
          <w:rPr>
            <w:rFonts w:ascii="Times New Roman" w:hAnsi="Times New Roman"/>
            <w:sz w:val="24"/>
            <w:szCs w:val="24"/>
          </w:rPr>
          <w:delText>461 (377, 543) unintentional injury deaths, with</w:delText>
        </w:r>
      </w:del>
      <w:ins w:id="578" w:author="Parks, Robbie M" w:date="2018-12-05T16:15:00Z">
        <w:r w:rsidR="00D83449">
          <w:rPr>
            <w:rFonts w:ascii="Times New Roman" w:hAnsi="Times New Roman"/>
            <w:sz w:val="24"/>
            <w:szCs w:val="24"/>
          </w:rPr>
          <w:t>Most additional deaths</w:t>
        </w:r>
      </w:ins>
      <w:r w:rsidRPr="00636C9B">
        <w:rPr>
          <w:rFonts w:ascii="Times New Roman" w:hAnsi="Times New Roman"/>
          <w:sz w:val="24"/>
          <w:szCs w:val="24"/>
        </w:rPr>
        <w:t xml:space="preserve"> </w:t>
      </w:r>
      <w:del w:id="579" w:author="Tamura-Wicks, Helen M" w:date="2018-12-06T18:44:00Z">
        <w:r w:rsidRPr="00636C9B" w:rsidDel="00532131">
          <w:rPr>
            <w:rFonts w:ascii="Times New Roman" w:hAnsi="Times New Roman"/>
            <w:sz w:val="24"/>
            <w:szCs w:val="24"/>
          </w:rPr>
          <w:delText xml:space="preserve">most </w:delText>
        </w:r>
      </w:del>
      <w:ins w:id="580" w:author="Tamura-Wicks, Helen M" w:date="2018-12-06T18:44:00Z">
        <w:r w:rsidR="00532131">
          <w:rPr>
            <w:rFonts w:ascii="Times New Roman" w:hAnsi="Times New Roman"/>
            <w:sz w:val="24"/>
            <w:szCs w:val="24"/>
          </w:rPr>
          <w:t>are</w:t>
        </w:r>
        <w:r w:rsidR="00532131" w:rsidRPr="00636C9B">
          <w:rPr>
            <w:rFonts w:ascii="Times New Roman" w:hAnsi="Times New Roman"/>
            <w:sz w:val="24"/>
            <w:szCs w:val="24"/>
          </w:rPr>
          <w:t xml:space="preserve"> </w:t>
        </w:r>
      </w:ins>
      <w:del w:id="581" w:author="Parks, Robbie M" w:date="2018-12-05T16:15:00Z">
        <w:r w:rsidRPr="00636C9B" w:rsidDel="00D83449">
          <w:rPr>
            <w:rFonts w:ascii="Times New Roman" w:hAnsi="Times New Roman"/>
            <w:sz w:val="24"/>
            <w:szCs w:val="24"/>
          </w:rPr>
          <w:delText xml:space="preserve">in </w:delText>
        </w:r>
      </w:del>
      <w:ins w:id="582" w:author="Parks, Robbie M" w:date="2018-12-05T16:15:00Z">
        <w:r w:rsidR="00D83449">
          <w:rPr>
            <w:rFonts w:ascii="Times New Roman" w:hAnsi="Times New Roman"/>
            <w:sz w:val="24"/>
            <w:szCs w:val="24"/>
          </w:rPr>
          <w:t>from</w:t>
        </w:r>
        <w:r w:rsidR="00D83449" w:rsidRPr="00636C9B">
          <w:rPr>
            <w:rFonts w:ascii="Times New Roman" w:hAnsi="Times New Roman"/>
            <w:sz w:val="24"/>
            <w:szCs w:val="24"/>
          </w:rPr>
          <w:t xml:space="preserve"> </w:t>
        </w:r>
      </w:ins>
      <w:r w:rsidRPr="00636C9B">
        <w:rPr>
          <w:rFonts w:ascii="Times New Roman" w:hAnsi="Times New Roman"/>
          <w:sz w:val="24"/>
          <w:szCs w:val="24"/>
        </w:rPr>
        <w:t>transport</w:t>
      </w:r>
      <w:ins w:id="583" w:author="Parks, Robbie M" w:date="2018-12-05T16:15:00Z">
        <w:r w:rsidR="007C6549">
          <w:rPr>
            <w:rFonts w:ascii="Times New Roman" w:hAnsi="Times New Roman"/>
            <w:sz w:val="24"/>
            <w:szCs w:val="24"/>
          </w:rPr>
          <w:t xml:space="preserve"> and then intentional self-harm</w:t>
        </w:r>
      </w:ins>
      <w:ins w:id="584" w:author="Parks, Robbie M" w:date="2018-12-05T16:14:00Z">
        <w:r w:rsidR="00AA004B">
          <w:rPr>
            <w:rFonts w:ascii="Times New Roman" w:hAnsi="Times New Roman"/>
            <w:sz w:val="24"/>
            <w:szCs w:val="24"/>
          </w:rPr>
          <w:t>.</w:t>
        </w:r>
      </w:ins>
    </w:p>
    <w:p w14:paraId="2DF7451F" w14:textId="406BD5AB" w:rsidR="00BC291C" w:rsidRPr="00636C9B" w:rsidDel="006D4982" w:rsidRDefault="00B21DE1" w:rsidP="00843ACB">
      <w:pPr>
        <w:pStyle w:val="ListParagraph"/>
        <w:numPr>
          <w:ilvl w:val="0"/>
          <w:numId w:val="10"/>
        </w:numPr>
        <w:spacing w:line="240" w:lineRule="auto"/>
        <w:jc w:val="both"/>
        <w:rPr>
          <w:del w:id="585" w:author="Parks, Robbie M" w:date="2018-12-05T16:16:00Z"/>
          <w:rFonts w:ascii="Times New Roman" w:hAnsi="Times New Roman"/>
          <w:sz w:val="24"/>
          <w:szCs w:val="24"/>
        </w:rPr>
      </w:pPr>
      <w:moveFromRangeStart w:id="586" w:author="Ezzati, Majid" w:date="2018-12-01T01:44:00Z" w:name="move531391985"/>
      <w:moveFrom w:id="587" w:author="Ezzati, Majid" w:date="2018-12-01T01:44:00Z">
        <w:del w:id="588" w:author="Parks, Robbie M" w:date="2018-12-05T16:16:00Z">
          <w:r w:rsidRPr="00636C9B" w:rsidDel="006D4982">
            <w:rPr>
              <w:rFonts w:ascii="Times New Roman" w:hAnsi="Times New Roman"/>
              <w:sz w:val="24"/>
              <w:szCs w:val="24"/>
            </w:rPr>
            <w:delText>480 (410, 550) intentional injury deaths, with most in intentional self-harm</w:delText>
          </w:r>
        </w:del>
      </w:moveFrom>
      <w:moveFromRangeEnd w:id="586"/>
      <w:del w:id="589" w:author="Parks, Robbie M" w:date="2018-12-05T16:16:00Z">
        <w:r w:rsidR="00BC291C" w:rsidRPr="00636C9B" w:rsidDel="006D4982">
          <w:rPr>
            <w:rFonts w:ascii="Times New Roman" w:hAnsi="Times New Roman"/>
            <w:sz w:val="24"/>
            <w:szCs w:val="24"/>
          </w:rPr>
          <w:delText xml:space="preserve">Largest single increase in an injury </w:delText>
        </w:r>
        <w:r w:rsidR="00987B41" w:rsidDel="006D4982">
          <w:rPr>
            <w:rFonts w:ascii="Times New Roman" w:hAnsi="Times New Roman"/>
            <w:sz w:val="24"/>
            <w:szCs w:val="24"/>
          </w:rPr>
          <w:delText>type</w:delText>
        </w:r>
        <w:r w:rsidR="00987B41" w:rsidRPr="00636C9B" w:rsidDel="006D4982">
          <w:rPr>
            <w:rFonts w:ascii="Times New Roman" w:hAnsi="Times New Roman"/>
            <w:sz w:val="24"/>
            <w:szCs w:val="24"/>
          </w:rPr>
          <w:delText xml:space="preserve"> </w:delText>
        </w:r>
        <w:r w:rsidR="00BC291C" w:rsidRPr="00636C9B" w:rsidDel="006D4982">
          <w:rPr>
            <w:rFonts w:ascii="Times New Roman" w:hAnsi="Times New Roman"/>
            <w:sz w:val="24"/>
            <w:szCs w:val="24"/>
          </w:rPr>
          <w:delText>for males and females alike would be in transport deaths with an increase of 385 (339,431) for males and 63 (39,88) for females</w:delText>
        </w:r>
      </w:del>
    </w:p>
    <w:p w14:paraId="7C0035CE" w14:textId="43DE5E6A" w:rsidR="00EF44AE" w:rsidDel="00C325E0" w:rsidRDefault="00EF44AE" w:rsidP="00EF44AE">
      <w:pPr>
        <w:pStyle w:val="ListParagraph"/>
        <w:numPr>
          <w:ilvl w:val="0"/>
          <w:numId w:val="10"/>
        </w:numPr>
        <w:spacing w:line="240" w:lineRule="auto"/>
        <w:jc w:val="both"/>
        <w:rPr>
          <w:del w:id="590" w:author="Parks, Robbie M" w:date="2018-12-05T16:16:00Z"/>
          <w:rFonts w:ascii="Times New Roman" w:hAnsi="Times New Roman"/>
          <w:sz w:val="24"/>
          <w:szCs w:val="24"/>
        </w:rPr>
      </w:pPr>
      <w:moveToRangeStart w:id="591" w:author="Ezzati, Majid" w:date="2018-12-01T01:44:00Z" w:name="move531391985"/>
      <w:moveTo w:id="592" w:author="Ezzati, Majid" w:date="2018-12-01T01:44:00Z">
        <w:del w:id="593" w:author="Parks, Robbie M" w:date="2018-12-05T16:16:00Z">
          <w:r w:rsidRPr="00636C9B" w:rsidDel="00C325E0">
            <w:rPr>
              <w:rFonts w:ascii="Times New Roman" w:hAnsi="Times New Roman"/>
              <w:sz w:val="24"/>
              <w:szCs w:val="24"/>
            </w:rPr>
            <w:delText>480 (410, 550) intentional injury deaths, with most in intentional self-harm</w:delText>
          </w:r>
        </w:del>
      </w:moveTo>
    </w:p>
    <w:moveToRangeEnd w:id="591"/>
    <w:p w14:paraId="3E2ACC04" w14:textId="24DA9FD1" w:rsidR="00BC291C" w:rsidRPr="00636C9B" w:rsidRDefault="00BC291C"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t xml:space="preserve">The only </w:t>
      </w:r>
      <w:del w:id="594" w:author="Parks, Robbie M" w:date="2018-12-05T16:16:00Z">
        <w:r w:rsidR="00987B41" w:rsidDel="00C325E0">
          <w:rPr>
            <w:rFonts w:ascii="Times New Roman" w:hAnsi="Times New Roman"/>
            <w:sz w:val="24"/>
            <w:szCs w:val="24"/>
          </w:rPr>
          <w:delText>type</w:delText>
        </w:r>
        <w:r w:rsidR="00987B41" w:rsidRPr="00636C9B" w:rsidDel="00C325E0">
          <w:rPr>
            <w:rFonts w:ascii="Times New Roman" w:hAnsi="Times New Roman"/>
            <w:sz w:val="24"/>
            <w:szCs w:val="24"/>
          </w:rPr>
          <w:delText xml:space="preserve"> </w:delText>
        </w:r>
        <w:r w:rsidRPr="00636C9B" w:rsidDel="00C325E0">
          <w:rPr>
            <w:rFonts w:ascii="Times New Roman" w:hAnsi="Times New Roman"/>
            <w:sz w:val="24"/>
            <w:szCs w:val="24"/>
          </w:rPr>
          <w:delText xml:space="preserve">of </w:delText>
        </w:r>
      </w:del>
      <w:r w:rsidRPr="00636C9B">
        <w:rPr>
          <w:rFonts w:ascii="Times New Roman" w:hAnsi="Times New Roman"/>
          <w:sz w:val="24"/>
          <w:szCs w:val="24"/>
        </w:rPr>
        <w:t>injury</w:t>
      </w:r>
      <w:ins w:id="595" w:author="Parks, Robbie M" w:date="2018-12-05T16:16:00Z">
        <w:r w:rsidR="00C325E0">
          <w:rPr>
            <w:rFonts w:ascii="Times New Roman" w:hAnsi="Times New Roman"/>
            <w:sz w:val="24"/>
            <w:szCs w:val="24"/>
          </w:rPr>
          <w:t xml:space="preserve"> type</w:t>
        </w:r>
      </w:ins>
      <w:r w:rsidRPr="00636C9B">
        <w:rPr>
          <w:rFonts w:ascii="Times New Roman" w:hAnsi="Times New Roman"/>
          <w:sz w:val="24"/>
          <w:szCs w:val="24"/>
        </w:rPr>
        <w:t xml:space="preserve"> to </w:t>
      </w:r>
      <w:del w:id="596" w:author="Parks, Robbie M" w:date="2018-12-05T16:16:00Z">
        <w:r w:rsidRPr="00636C9B" w:rsidDel="00C325E0">
          <w:rPr>
            <w:rFonts w:ascii="Times New Roman" w:hAnsi="Times New Roman"/>
            <w:sz w:val="24"/>
            <w:szCs w:val="24"/>
          </w:rPr>
          <w:delText xml:space="preserve">exhibit a </w:delText>
        </w:r>
      </w:del>
      <w:r w:rsidRPr="00636C9B">
        <w:rPr>
          <w:rFonts w:ascii="Times New Roman" w:hAnsi="Times New Roman"/>
          <w:sz w:val="24"/>
          <w:szCs w:val="24"/>
        </w:rPr>
        <w:t xml:space="preserve">decrease in number of deaths </w:t>
      </w:r>
      <w:del w:id="597" w:author="Tamura-Wicks, Helen M" w:date="2018-12-06T18:44:00Z">
        <w:r w:rsidRPr="00636C9B" w:rsidDel="00532131">
          <w:rPr>
            <w:rFonts w:ascii="Times New Roman" w:hAnsi="Times New Roman"/>
            <w:sz w:val="24"/>
            <w:szCs w:val="24"/>
          </w:rPr>
          <w:delText>would be</w:delText>
        </w:r>
      </w:del>
      <w:ins w:id="598" w:author="Tamura-Wicks, Helen M" w:date="2018-12-06T18:44:00Z">
        <w:r w:rsidR="00532131">
          <w:rPr>
            <w:rFonts w:ascii="Times New Roman" w:hAnsi="Times New Roman"/>
            <w:sz w:val="24"/>
            <w:szCs w:val="24"/>
          </w:rPr>
          <w:t>was</w:t>
        </w:r>
      </w:ins>
      <w:r w:rsidRPr="00636C9B">
        <w:rPr>
          <w:rFonts w:ascii="Times New Roman" w:hAnsi="Times New Roman"/>
          <w:sz w:val="24"/>
          <w:szCs w:val="24"/>
        </w:rPr>
        <w:t xml:space="preserve"> </w:t>
      </w:r>
      <w:del w:id="599" w:author="Parks, Robbie M" w:date="2018-12-05T16:16:00Z">
        <w:r w:rsidRPr="00636C9B" w:rsidDel="00C325E0">
          <w:rPr>
            <w:rFonts w:ascii="Times New Roman" w:hAnsi="Times New Roman"/>
            <w:sz w:val="24"/>
            <w:szCs w:val="24"/>
          </w:rPr>
          <w:delText xml:space="preserve">fall </w:delText>
        </w:r>
      </w:del>
      <w:r w:rsidRPr="00636C9B">
        <w:rPr>
          <w:rFonts w:ascii="Times New Roman" w:hAnsi="Times New Roman"/>
          <w:sz w:val="24"/>
          <w:szCs w:val="24"/>
        </w:rPr>
        <w:t>deaths</w:t>
      </w:r>
      <w:ins w:id="600" w:author="Parks, Robbie M" w:date="2018-12-05T16:16:00Z">
        <w:r w:rsidR="00C325E0">
          <w:rPr>
            <w:rFonts w:ascii="Times New Roman" w:hAnsi="Times New Roman"/>
            <w:sz w:val="24"/>
            <w:szCs w:val="24"/>
          </w:rPr>
          <w:t xml:space="preserve"> from falls</w:t>
        </w:r>
      </w:ins>
      <w:r w:rsidRPr="00636C9B">
        <w:rPr>
          <w:rFonts w:ascii="Times New Roman" w:hAnsi="Times New Roman"/>
          <w:sz w:val="24"/>
          <w:szCs w:val="24"/>
        </w:rPr>
        <w:t xml:space="preserve">, </w:t>
      </w:r>
      <w:del w:id="601" w:author="Parks, Robbie M" w:date="2018-12-05T16:16:00Z">
        <w:r w:rsidRPr="00636C9B" w:rsidDel="00C325E0">
          <w:rPr>
            <w:rFonts w:ascii="Times New Roman" w:hAnsi="Times New Roman"/>
            <w:sz w:val="24"/>
            <w:szCs w:val="24"/>
          </w:rPr>
          <w:delText xml:space="preserve">with -87 (-130, -44) fewer male deaths and -44 (-89,2) fewer female deaths, </w:delText>
        </w:r>
      </w:del>
      <w:r w:rsidRPr="00636C9B">
        <w:rPr>
          <w:rFonts w:ascii="Times New Roman" w:hAnsi="Times New Roman"/>
          <w:sz w:val="24"/>
          <w:szCs w:val="24"/>
        </w:rPr>
        <w:t xml:space="preserve">largely contributed to by the reduction in falls deaths from </w:t>
      </w:r>
      <w:r w:rsidR="00697ADB">
        <w:rPr>
          <w:rFonts w:ascii="Times New Roman" w:hAnsi="Times New Roman"/>
          <w:sz w:val="24"/>
          <w:szCs w:val="24"/>
        </w:rPr>
        <w:t>middle/older ages</w:t>
      </w:r>
      <w:ins w:id="602" w:author="Parks, Robbie M" w:date="2018-12-05T16:16:00Z">
        <w:r w:rsidR="00C325E0">
          <w:rPr>
            <w:rFonts w:ascii="Times New Roman" w:hAnsi="Times New Roman"/>
            <w:sz w:val="24"/>
            <w:szCs w:val="24"/>
          </w:rPr>
          <w:t>.</w:t>
        </w:r>
      </w:ins>
    </w:p>
    <w:p w14:paraId="1A9756B8" w14:textId="63F703BE" w:rsidR="00EF44AE" w:rsidDel="007F1267" w:rsidRDefault="00EF44AE" w:rsidP="00EF44AE">
      <w:pPr>
        <w:pStyle w:val="ListParagraph"/>
        <w:numPr>
          <w:ilvl w:val="0"/>
          <w:numId w:val="10"/>
        </w:numPr>
        <w:spacing w:line="240" w:lineRule="auto"/>
        <w:jc w:val="both"/>
        <w:rPr>
          <w:del w:id="603" w:author="Parks, Robbie M" w:date="2018-12-05T16:16:00Z"/>
          <w:rFonts w:ascii="Times New Roman" w:hAnsi="Times New Roman"/>
          <w:sz w:val="24"/>
          <w:szCs w:val="24"/>
        </w:rPr>
      </w:pPr>
      <w:moveToRangeStart w:id="604" w:author="Ezzati, Majid" w:date="2018-12-01T01:45:00Z" w:name="move531392073"/>
      <w:moveTo w:id="605" w:author="Ezzati, Majid" w:date="2018-12-01T01:45:00Z">
        <w:del w:id="606" w:author="Parks, Robbie M" w:date="2018-12-05T16:16:00Z">
          <w:r w:rsidRPr="00636C9B" w:rsidDel="007F1267">
            <w:rPr>
              <w:rFonts w:ascii="Times New Roman" w:hAnsi="Times New Roman"/>
              <w:sz w:val="24"/>
              <w:szCs w:val="24"/>
            </w:rPr>
            <w:delText>87% deaths males and 13% in females</w:delText>
          </w:r>
        </w:del>
      </w:moveTo>
    </w:p>
    <w:p w14:paraId="3AE67F60" w14:textId="77777777" w:rsidR="00EF44AE" w:rsidRDefault="00EF44AE" w:rsidP="00EF44AE">
      <w:pPr>
        <w:pStyle w:val="ListParagraph"/>
        <w:numPr>
          <w:ilvl w:val="0"/>
          <w:numId w:val="10"/>
        </w:numPr>
        <w:spacing w:line="240" w:lineRule="auto"/>
        <w:jc w:val="both"/>
        <w:rPr>
          <w:rFonts w:ascii="Times New Roman" w:hAnsi="Times New Roman"/>
          <w:sz w:val="24"/>
          <w:szCs w:val="24"/>
        </w:rPr>
      </w:pPr>
      <w:moveTo w:id="607" w:author="Ezzati, Majid" w:date="2018-12-01T01:45:00Z">
        <w:r w:rsidRPr="00697ADB">
          <w:rPr>
            <w:rFonts w:ascii="Times New Roman" w:hAnsi="Times New Roman"/>
            <w:sz w:val="24"/>
            <w:szCs w:val="24"/>
          </w:rPr>
          <w:t>Additional deaths mostly concentrated in adolescent to middle-aged males from 15-64 years, with 81% of all additional deaths there.</w:t>
        </w:r>
      </w:moveTo>
    </w:p>
    <w:p w14:paraId="37B157FF" w14:textId="2EA6E52B" w:rsidR="00EF44AE" w:rsidRDefault="00156710" w:rsidP="00EF44AE">
      <w:pPr>
        <w:pStyle w:val="ListParagraph"/>
        <w:numPr>
          <w:ilvl w:val="0"/>
          <w:numId w:val="10"/>
        </w:numPr>
        <w:spacing w:line="240" w:lineRule="auto"/>
        <w:jc w:val="both"/>
        <w:rPr>
          <w:rFonts w:ascii="Times New Roman" w:hAnsi="Times New Roman"/>
          <w:sz w:val="24"/>
          <w:szCs w:val="24"/>
        </w:rPr>
      </w:pPr>
      <w:ins w:id="608" w:author="Parks, Robbie M" w:date="2018-12-05T16:19:00Z">
        <w:r>
          <w:rPr>
            <w:rFonts w:ascii="Times New Roman" w:hAnsi="Times New Roman"/>
            <w:sz w:val="24"/>
            <w:szCs w:val="24"/>
          </w:rPr>
          <w:t>There would be a ne</w:t>
        </w:r>
      </w:ins>
      <w:moveTo w:id="609" w:author="Ezzati, Majid" w:date="2018-12-01T01:45:00Z">
        <w:del w:id="610" w:author="Parks, Robbie M" w:date="2018-12-05T16:20:00Z">
          <w:r w:rsidR="00EF44AE" w:rsidDel="00156710">
            <w:rPr>
              <w:rFonts w:ascii="Times New Roman" w:hAnsi="Times New Roman"/>
              <w:sz w:val="24"/>
              <w:szCs w:val="24"/>
            </w:rPr>
            <w:delText>N</w:delText>
          </w:r>
        </w:del>
        <w:del w:id="611" w:author="Parks, Robbie M" w:date="2018-12-05T16:19:00Z">
          <w:r w:rsidR="00EF44AE" w:rsidDel="00156710">
            <w:rPr>
              <w:rFonts w:ascii="Times New Roman" w:hAnsi="Times New Roman"/>
              <w:sz w:val="24"/>
              <w:szCs w:val="24"/>
            </w:rPr>
            <w:delText>e</w:delText>
          </w:r>
        </w:del>
        <w:r w:rsidR="00EF44AE">
          <w:rPr>
            <w:rFonts w:ascii="Times New Roman" w:hAnsi="Times New Roman"/>
            <w:sz w:val="24"/>
            <w:szCs w:val="24"/>
          </w:rPr>
          <w:t xml:space="preserve">t decrease in </w:t>
        </w:r>
        <w:del w:id="612" w:author="Parks, Robbie M" w:date="2018-12-05T16:20:00Z">
          <w:r w:rsidR="00EF44AE" w:rsidDel="006205BD">
            <w:rPr>
              <w:rFonts w:ascii="Times New Roman" w:hAnsi="Times New Roman"/>
              <w:sz w:val="24"/>
              <w:szCs w:val="24"/>
            </w:rPr>
            <w:delText>75+ years in</w:delText>
          </w:r>
        </w:del>
      </w:moveTo>
      <w:ins w:id="613" w:author="Parks, Robbie M" w:date="2018-12-05T16:20:00Z">
        <w:r w:rsidR="006205BD">
          <w:rPr>
            <w:rFonts w:ascii="Times New Roman" w:hAnsi="Times New Roman"/>
            <w:sz w:val="24"/>
            <w:szCs w:val="24"/>
          </w:rPr>
          <w:t>oldest</w:t>
        </w:r>
      </w:ins>
      <w:moveTo w:id="614" w:author="Ezzati, Majid" w:date="2018-12-01T01:45:00Z">
        <w:r w:rsidR="00EF44AE">
          <w:rPr>
            <w:rFonts w:ascii="Times New Roman" w:hAnsi="Times New Roman"/>
            <w:sz w:val="24"/>
            <w:szCs w:val="24"/>
          </w:rPr>
          <w:t xml:space="preserve"> males and </w:t>
        </w:r>
        <w:del w:id="615" w:author="Parks, Robbie M" w:date="2018-12-05T16:20:00Z">
          <w:r w:rsidR="00EF44AE" w:rsidDel="006205BD">
            <w:rPr>
              <w:rFonts w:ascii="Times New Roman" w:hAnsi="Times New Roman"/>
              <w:sz w:val="24"/>
              <w:szCs w:val="24"/>
            </w:rPr>
            <w:delText xml:space="preserve">85+ years in </w:delText>
          </w:r>
        </w:del>
        <w:r w:rsidR="00EF44AE">
          <w:rPr>
            <w:rFonts w:ascii="Times New Roman" w:hAnsi="Times New Roman"/>
            <w:sz w:val="24"/>
            <w:szCs w:val="24"/>
          </w:rPr>
          <w:t>females due to decrease in falls deaths</w:t>
        </w:r>
      </w:moveTo>
      <w:ins w:id="616" w:author="Parks, Robbie M" w:date="2018-12-05T16:19:00Z">
        <w:r>
          <w:rPr>
            <w:rFonts w:ascii="Times New Roman" w:hAnsi="Times New Roman"/>
            <w:sz w:val="24"/>
            <w:szCs w:val="24"/>
          </w:rPr>
          <w:t>.</w:t>
        </w:r>
      </w:ins>
    </w:p>
    <w:moveToRangeEnd w:id="604"/>
    <w:p w14:paraId="580116E8" w14:textId="03E92020" w:rsidR="00645C3A" w:rsidRPr="00636C9B" w:rsidRDefault="00B95386" w:rsidP="00843ACB">
      <w:pPr>
        <w:spacing w:line="240" w:lineRule="auto"/>
        <w:jc w:val="both"/>
        <w:rPr>
          <w:rFonts w:ascii="Times New Roman" w:hAnsi="Times New Roman"/>
          <w:sz w:val="24"/>
          <w:szCs w:val="24"/>
        </w:rPr>
      </w:pPr>
      <w:r w:rsidRPr="00636C9B">
        <w:rPr>
          <w:rFonts w:ascii="Times New Roman" w:hAnsi="Times New Roman"/>
          <w:i/>
          <w:sz w:val="24"/>
          <w:szCs w:val="24"/>
        </w:rPr>
        <w:t>Figure S1</w:t>
      </w:r>
    </w:p>
    <w:p w14:paraId="65A3622C" w14:textId="4CA4C68F" w:rsidR="00645C3A" w:rsidRPr="00843ACB" w:rsidRDefault="007D407F" w:rsidP="00843ACB">
      <w:pPr>
        <w:spacing w:line="240" w:lineRule="auto"/>
        <w:jc w:val="both"/>
        <w:rPr>
          <w:rFonts w:ascii="Times New Roman" w:hAnsi="Times New Roman"/>
          <w:sz w:val="24"/>
          <w:szCs w:val="24"/>
          <w:u w:val="single"/>
        </w:rPr>
      </w:pPr>
      <w:ins w:id="617" w:author="Parks, Robbie M" w:date="2018-12-05T17:12:00Z">
        <w:r>
          <w:rPr>
            <w:rFonts w:ascii="Times New Roman" w:hAnsi="Times New Roman"/>
            <w:sz w:val="24"/>
            <w:szCs w:val="24"/>
            <w:u w:val="single"/>
          </w:rPr>
          <w:t>[[[</w:t>
        </w:r>
      </w:ins>
      <w:r w:rsidR="00AC30AB" w:rsidRPr="00843ACB">
        <w:rPr>
          <w:rFonts w:ascii="Times New Roman" w:hAnsi="Times New Roman"/>
          <w:sz w:val="24"/>
          <w:szCs w:val="24"/>
          <w:u w:val="single"/>
        </w:rPr>
        <w:t>All r</w:t>
      </w:r>
      <w:r w:rsidR="00645C3A" w:rsidRPr="00843ACB">
        <w:rPr>
          <w:rFonts w:ascii="Times New Roman" w:hAnsi="Times New Roman"/>
          <w:sz w:val="24"/>
          <w:szCs w:val="24"/>
          <w:u w:val="single"/>
        </w:rPr>
        <w:t xml:space="preserve">esults for </w:t>
      </w:r>
      <w:r w:rsidR="00422D34">
        <w:rPr>
          <w:rFonts w:ascii="Times New Roman" w:hAnsi="Times New Roman"/>
          <w:sz w:val="24"/>
          <w:szCs w:val="24"/>
          <w:u w:val="single"/>
        </w:rPr>
        <w:t>national +</w:t>
      </w:r>
      <w:r w:rsidR="00645C3A" w:rsidRPr="00843ACB">
        <w:rPr>
          <w:rFonts w:ascii="Times New Roman" w:hAnsi="Times New Roman"/>
          <w:sz w:val="24"/>
          <w:szCs w:val="24"/>
          <w:u w:val="single"/>
        </w:rPr>
        <w:t xml:space="preserve">1°C warming </w:t>
      </w:r>
      <w:r w:rsidR="00422D34">
        <w:rPr>
          <w:rFonts w:ascii="Times New Roman" w:hAnsi="Times New Roman"/>
          <w:sz w:val="24"/>
          <w:szCs w:val="24"/>
          <w:u w:val="single"/>
        </w:rPr>
        <w:t xml:space="preserve">anomaly </w:t>
      </w:r>
      <w:r w:rsidR="00645C3A" w:rsidRPr="00843ACB">
        <w:rPr>
          <w:rFonts w:ascii="Times New Roman" w:hAnsi="Times New Roman"/>
          <w:sz w:val="24"/>
          <w:szCs w:val="24"/>
          <w:u w:val="single"/>
        </w:rPr>
        <w:t>across all months</w:t>
      </w:r>
      <w:ins w:id="618" w:author="Parks, Robbie M" w:date="2018-12-05T16:20:00Z">
        <w:r w:rsidR="00273234">
          <w:rPr>
            <w:rFonts w:ascii="Times New Roman" w:hAnsi="Times New Roman"/>
            <w:sz w:val="24"/>
            <w:szCs w:val="24"/>
            <w:u w:val="single"/>
          </w:rPr>
          <w:t xml:space="preserve"> in 2016 population</w:t>
        </w:r>
      </w:ins>
      <w:ins w:id="619" w:author="Parks, Robbie M" w:date="2018-12-05T17:12:00Z">
        <w:r>
          <w:rPr>
            <w:rFonts w:ascii="Times New Roman" w:hAnsi="Times New Roman"/>
            <w:sz w:val="24"/>
            <w:szCs w:val="24"/>
            <w:u w:val="single"/>
          </w:rPr>
          <w:t>]]]</w:t>
        </w:r>
      </w:ins>
    </w:p>
    <w:p w14:paraId="0556E370" w14:textId="591DE06F" w:rsidR="005E65AD" w:rsidRPr="00636C9B" w:rsidRDefault="005E65AD" w:rsidP="00843ACB">
      <w:pPr>
        <w:spacing w:line="240" w:lineRule="auto"/>
        <w:jc w:val="both"/>
        <w:rPr>
          <w:rFonts w:ascii="Times New Roman" w:hAnsi="Times New Roman"/>
          <w:sz w:val="24"/>
          <w:szCs w:val="24"/>
        </w:rPr>
      </w:pPr>
      <w:r w:rsidRPr="005E65AD">
        <w:rPr>
          <w:rFonts w:ascii="Times New Roman" w:hAnsi="Times New Roman"/>
          <w:sz w:val="24"/>
          <w:szCs w:val="24"/>
        </w:rPr>
        <w:t xml:space="preserve">If we </w:t>
      </w:r>
      <w:del w:id="620" w:author="Parks, Robbie M" w:date="2018-12-05T16:28:00Z">
        <w:r w:rsidRPr="005E65AD" w:rsidDel="00325BC1">
          <w:rPr>
            <w:rFonts w:ascii="Times New Roman" w:hAnsi="Times New Roman"/>
            <w:sz w:val="24"/>
            <w:szCs w:val="24"/>
          </w:rPr>
          <w:delText xml:space="preserve">look </w:delText>
        </w:r>
      </w:del>
      <w:ins w:id="621" w:author="Parks, Robbie M" w:date="2018-12-05T16:28:00Z">
        <w:r w:rsidR="00325BC1">
          <w:rPr>
            <w:rFonts w:ascii="Times New Roman" w:hAnsi="Times New Roman"/>
            <w:sz w:val="24"/>
            <w:szCs w:val="24"/>
          </w:rPr>
          <w:t>analyse effect</w:t>
        </w:r>
      </w:ins>
      <w:ins w:id="622" w:author="Parks, Robbie M" w:date="2018-12-05T16:39:00Z">
        <w:r w:rsidR="00F919BB">
          <w:rPr>
            <w:rFonts w:ascii="Times New Roman" w:hAnsi="Times New Roman"/>
            <w:sz w:val="24"/>
            <w:szCs w:val="24"/>
          </w:rPr>
          <w:t>s</w:t>
        </w:r>
      </w:ins>
      <w:ins w:id="623" w:author="Parks, Robbie M" w:date="2018-12-05T16:28:00Z">
        <w:r w:rsidR="00325BC1" w:rsidRPr="005E65AD">
          <w:rPr>
            <w:rFonts w:ascii="Times New Roman" w:hAnsi="Times New Roman"/>
            <w:sz w:val="24"/>
            <w:szCs w:val="24"/>
          </w:rPr>
          <w:t xml:space="preserve"> </w:t>
        </w:r>
      </w:ins>
      <w:del w:id="624" w:author="Parks, Robbie M" w:date="2018-12-05T16:28:00Z">
        <w:r w:rsidRPr="005E65AD" w:rsidDel="00325BC1">
          <w:rPr>
            <w:rFonts w:ascii="Times New Roman" w:hAnsi="Times New Roman"/>
            <w:sz w:val="24"/>
            <w:szCs w:val="24"/>
          </w:rPr>
          <w:delText>at these as</w:delText>
        </w:r>
      </w:del>
      <w:ins w:id="625" w:author="Parks, Robbie M" w:date="2018-12-05T16:28:00Z">
        <w:r w:rsidR="00325BC1">
          <w:rPr>
            <w:rFonts w:ascii="Times New Roman" w:hAnsi="Times New Roman"/>
            <w:sz w:val="24"/>
            <w:szCs w:val="24"/>
          </w:rPr>
          <w:t>by</w:t>
        </w:r>
      </w:ins>
      <w:r w:rsidRPr="005E65AD">
        <w:rPr>
          <w:rFonts w:ascii="Times New Roman" w:hAnsi="Times New Roman"/>
          <w:sz w:val="24"/>
          <w:szCs w:val="24"/>
        </w:rPr>
        <w:t xml:space="preserve"> percent increase</w:t>
      </w:r>
      <w:ins w:id="626" w:author="Parks, Robbie M" w:date="2018-12-05T16:28:00Z">
        <w:r w:rsidR="00325BC1">
          <w:rPr>
            <w:rFonts w:ascii="Times New Roman" w:hAnsi="Times New Roman"/>
            <w:sz w:val="24"/>
            <w:szCs w:val="24"/>
          </w:rPr>
          <w:t xml:space="preserve"> in deaths</w:t>
        </w:r>
      </w:ins>
      <w:r w:rsidRPr="005E65AD">
        <w:rPr>
          <w:rFonts w:ascii="Times New Roman" w:hAnsi="Times New Roman"/>
          <w:sz w:val="24"/>
          <w:szCs w:val="24"/>
        </w:rPr>
        <w:t>, then</w:t>
      </w:r>
    </w:p>
    <w:p w14:paraId="44AFB3FC" w14:textId="7A9B1969" w:rsidR="00B95386" w:rsidRPr="00636C9B" w:rsidRDefault="00FB18C1" w:rsidP="00843ACB">
      <w:pPr>
        <w:pStyle w:val="ListParagraph"/>
        <w:numPr>
          <w:ilvl w:val="0"/>
          <w:numId w:val="10"/>
        </w:numPr>
        <w:spacing w:line="240" w:lineRule="auto"/>
        <w:jc w:val="both"/>
        <w:rPr>
          <w:rFonts w:ascii="Times New Roman" w:hAnsi="Times New Roman"/>
          <w:sz w:val="24"/>
          <w:szCs w:val="24"/>
        </w:rPr>
      </w:pPr>
      <w:ins w:id="627" w:author="Parks, Robbie M" w:date="2018-12-05T16:32:00Z">
        <w:r>
          <w:rPr>
            <w:rFonts w:ascii="Times New Roman" w:hAnsi="Times New Roman"/>
            <w:sz w:val="24"/>
            <w:szCs w:val="24"/>
          </w:rPr>
          <w:t>t</w:t>
        </w:r>
        <w:r w:rsidR="0002049B">
          <w:rPr>
            <w:rFonts w:ascii="Times New Roman" w:hAnsi="Times New Roman"/>
            <w:sz w:val="24"/>
            <w:szCs w:val="24"/>
          </w:rPr>
          <w:t xml:space="preserve">he </w:t>
        </w:r>
      </w:ins>
      <w:ins w:id="628" w:author="Parks, Robbie M" w:date="2018-12-05T16:28:00Z">
        <w:r w:rsidR="00BF73B9">
          <w:rPr>
            <w:rFonts w:ascii="Times New Roman" w:hAnsi="Times New Roman"/>
            <w:sz w:val="24"/>
            <w:szCs w:val="24"/>
          </w:rPr>
          <w:t>l</w:t>
        </w:r>
      </w:ins>
      <w:del w:id="629" w:author="Parks, Robbie M" w:date="2018-12-05T16:28:00Z">
        <w:r w:rsidR="00A83200" w:rsidRPr="00636C9B" w:rsidDel="00BF73B9">
          <w:rPr>
            <w:rFonts w:ascii="Times New Roman" w:hAnsi="Times New Roman"/>
            <w:sz w:val="24"/>
            <w:szCs w:val="24"/>
          </w:rPr>
          <w:delText>L</w:delText>
        </w:r>
      </w:del>
      <w:r w:rsidR="00A83200" w:rsidRPr="00636C9B">
        <w:rPr>
          <w:rFonts w:ascii="Times New Roman" w:hAnsi="Times New Roman"/>
          <w:sz w:val="24"/>
          <w:szCs w:val="24"/>
        </w:rPr>
        <w:t xml:space="preserve">argest single </w:t>
      </w:r>
      <w:r w:rsidR="003B3A5E" w:rsidRPr="00636C9B">
        <w:rPr>
          <w:rFonts w:ascii="Times New Roman" w:hAnsi="Times New Roman"/>
          <w:sz w:val="24"/>
          <w:szCs w:val="24"/>
        </w:rPr>
        <w:t>increase</w:t>
      </w:r>
      <w:r w:rsidR="00A83200" w:rsidRPr="00636C9B">
        <w:rPr>
          <w:rFonts w:ascii="Times New Roman" w:hAnsi="Times New Roman"/>
          <w:sz w:val="24"/>
          <w:szCs w:val="24"/>
        </w:rPr>
        <w:t xml:space="preserve"> for drownings in men aged between 15 and 24 years at 8.3% (7.3%, 9.3</w:t>
      </w:r>
      <w:r w:rsidR="00660FA9">
        <w:rPr>
          <w:rFonts w:ascii="Times New Roman" w:hAnsi="Times New Roman"/>
          <w:sz w:val="24"/>
          <w:szCs w:val="24"/>
        </w:rPr>
        <w:t>%</w:t>
      </w:r>
      <w:r w:rsidR="00A83200" w:rsidRPr="00636C9B">
        <w:rPr>
          <w:rFonts w:ascii="Times New Roman" w:hAnsi="Times New Roman"/>
          <w:sz w:val="24"/>
          <w:szCs w:val="24"/>
        </w:rPr>
        <w:t>)</w:t>
      </w:r>
      <w:ins w:id="630" w:author="Parks, Robbie M" w:date="2018-12-05T16:37:00Z">
        <w:r w:rsidR="002352BB">
          <w:rPr>
            <w:rFonts w:ascii="Times New Roman" w:hAnsi="Times New Roman"/>
            <w:sz w:val="24"/>
            <w:szCs w:val="24"/>
          </w:rPr>
          <w:t xml:space="preserve"> (Figure S1).</w:t>
        </w:r>
      </w:ins>
    </w:p>
    <w:p w14:paraId="5CB22ACD" w14:textId="079C863A" w:rsidR="003B3A5E" w:rsidRPr="00636C9B" w:rsidRDefault="002352BB" w:rsidP="00843ACB">
      <w:pPr>
        <w:pStyle w:val="ListParagraph"/>
        <w:numPr>
          <w:ilvl w:val="0"/>
          <w:numId w:val="10"/>
        </w:numPr>
        <w:spacing w:line="240" w:lineRule="auto"/>
        <w:jc w:val="both"/>
        <w:rPr>
          <w:rFonts w:ascii="Times New Roman" w:hAnsi="Times New Roman"/>
          <w:sz w:val="24"/>
          <w:szCs w:val="24"/>
        </w:rPr>
      </w:pPr>
      <w:ins w:id="631" w:author="Parks, Robbie M" w:date="2018-12-05T16:37:00Z">
        <w:r>
          <w:rPr>
            <w:rFonts w:ascii="Times New Roman" w:hAnsi="Times New Roman"/>
            <w:sz w:val="24"/>
            <w:szCs w:val="24"/>
          </w:rPr>
          <w:t>The l</w:t>
        </w:r>
      </w:ins>
      <w:del w:id="632" w:author="Parks, Robbie M" w:date="2018-12-05T16:37:00Z">
        <w:r w:rsidR="003B3A5E" w:rsidRPr="00636C9B" w:rsidDel="002352BB">
          <w:rPr>
            <w:rFonts w:ascii="Times New Roman" w:hAnsi="Times New Roman"/>
            <w:sz w:val="24"/>
            <w:szCs w:val="24"/>
          </w:rPr>
          <w:delText>L</w:delText>
        </w:r>
      </w:del>
      <w:r w:rsidR="003B3A5E" w:rsidRPr="00636C9B">
        <w:rPr>
          <w:rFonts w:ascii="Times New Roman" w:hAnsi="Times New Roman"/>
          <w:sz w:val="24"/>
          <w:szCs w:val="24"/>
        </w:rPr>
        <w:t>argest decrease</w:t>
      </w:r>
      <w:ins w:id="633" w:author="Parks, Robbie M" w:date="2018-12-05T16:38:00Z">
        <w:r w:rsidR="00B139EF">
          <w:rPr>
            <w:rFonts w:ascii="Times New Roman" w:hAnsi="Times New Roman"/>
            <w:sz w:val="24"/>
            <w:szCs w:val="24"/>
          </w:rPr>
          <w:t xml:space="preserve"> with </w:t>
        </w:r>
        <w:r w:rsidR="005C05AF">
          <w:rPr>
            <w:rFonts w:ascii="Times New Roman" w:hAnsi="Times New Roman"/>
            <w:sz w:val="24"/>
            <w:szCs w:val="24"/>
          </w:rPr>
          <w:t>a temperature anomaly of +</w:t>
        </w:r>
        <w:r w:rsidR="005C05AF" w:rsidRPr="00EF44AE">
          <w:rPr>
            <w:rFonts w:ascii="Times New Roman" w:hAnsi="Times New Roman"/>
            <w:sz w:val="24"/>
            <w:szCs w:val="24"/>
          </w:rPr>
          <w:t>1°</w:t>
        </w:r>
        <w:r w:rsidR="005C05AF">
          <w:rPr>
            <w:rFonts w:ascii="Times New Roman" w:hAnsi="Times New Roman"/>
            <w:sz w:val="24"/>
            <w:szCs w:val="24"/>
          </w:rPr>
          <w:t xml:space="preserve">C </w:t>
        </w:r>
      </w:ins>
      <w:del w:id="634" w:author="Parks, Robbie M" w:date="2018-12-05T16:38:00Z">
        <w:r w:rsidR="003B3A5E" w:rsidRPr="00636C9B" w:rsidDel="005C05AF">
          <w:rPr>
            <w:rFonts w:ascii="Times New Roman" w:hAnsi="Times New Roman"/>
            <w:sz w:val="24"/>
            <w:szCs w:val="24"/>
          </w:rPr>
          <w:delText xml:space="preserve"> </w:delText>
        </w:r>
      </w:del>
      <w:ins w:id="635" w:author="Parks, Robbie M" w:date="2018-12-05T16:37:00Z">
        <w:r w:rsidR="00FC67DF">
          <w:rPr>
            <w:rFonts w:ascii="Times New Roman" w:hAnsi="Times New Roman"/>
            <w:sz w:val="24"/>
            <w:szCs w:val="24"/>
          </w:rPr>
          <w:t xml:space="preserve">would be </w:t>
        </w:r>
      </w:ins>
      <w:r w:rsidR="003B3A5E" w:rsidRPr="00636C9B">
        <w:rPr>
          <w:rFonts w:ascii="Times New Roman" w:hAnsi="Times New Roman"/>
          <w:sz w:val="24"/>
          <w:szCs w:val="24"/>
        </w:rPr>
        <w:t>in fall deaths in</w:t>
      </w:r>
      <w:ins w:id="636" w:author="Parks, Robbie M" w:date="2018-12-05T16:37:00Z">
        <w:r w:rsidR="00FC67DF">
          <w:rPr>
            <w:rFonts w:ascii="Times New Roman" w:hAnsi="Times New Roman"/>
            <w:sz w:val="24"/>
            <w:szCs w:val="24"/>
          </w:rPr>
          <w:t xml:space="preserve"> older men.</w:t>
        </w:r>
      </w:ins>
      <w:del w:id="637" w:author="Parks, Robbie M" w:date="2018-12-05T16:37:00Z">
        <w:r w:rsidR="003B3A5E" w:rsidRPr="00636C9B" w:rsidDel="00FC67DF">
          <w:rPr>
            <w:rFonts w:ascii="Times New Roman" w:hAnsi="Times New Roman"/>
            <w:sz w:val="24"/>
            <w:szCs w:val="24"/>
          </w:rPr>
          <w:delText xml:space="preserve"> men age 85+ years at -0.7% (-1.1%,</w:delText>
        </w:r>
        <w:r w:rsidR="00980EBF" w:rsidDel="00FC67DF">
          <w:rPr>
            <w:rFonts w:ascii="Times New Roman" w:hAnsi="Times New Roman"/>
            <w:sz w:val="24"/>
            <w:szCs w:val="24"/>
          </w:rPr>
          <w:delText xml:space="preserve"> </w:delText>
        </w:r>
        <w:r w:rsidR="003B3A5E" w:rsidRPr="00636C9B" w:rsidDel="00FC67DF">
          <w:rPr>
            <w:rFonts w:ascii="Times New Roman" w:hAnsi="Times New Roman"/>
            <w:sz w:val="24"/>
            <w:szCs w:val="24"/>
          </w:rPr>
          <w:delText>-0.2%)</w:delText>
        </w:r>
      </w:del>
    </w:p>
    <w:p w14:paraId="2A4F5236" w14:textId="1798C6D4" w:rsidR="00A83200" w:rsidRPr="00636C9B" w:rsidRDefault="00B642A0" w:rsidP="00843ACB">
      <w:pPr>
        <w:pStyle w:val="ListParagraph"/>
        <w:numPr>
          <w:ilvl w:val="0"/>
          <w:numId w:val="10"/>
        </w:numPr>
        <w:spacing w:line="240" w:lineRule="auto"/>
        <w:jc w:val="both"/>
        <w:rPr>
          <w:rFonts w:ascii="Times New Roman" w:hAnsi="Times New Roman"/>
          <w:sz w:val="24"/>
          <w:szCs w:val="24"/>
        </w:rPr>
      </w:pPr>
      <w:ins w:id="638" w:author="Parks, Robbie M" w:date="2018-12-05T16:38:00Z">
        <w:r>
          <w:rPr>
            <w:rFonts w:ascii="Times New Roman" w:hAnsi="Times New Roman"/>
            <w:sz w:val="24"/>
            <w:szCs w:val="24"/>
          </w:rPr>
          <w:t xml:space="preserve">The </w:t>
        </w:r>
        <w:r w:rsidR="00B139EF">
          <w:rPr>
            <w:rFonts w:ascii="Times New Roman" w:hAnsi="Times New Roman"/>
            <w:sz w:val="24"/>
            <w:szCs w:val="24"/>
          </w:rPr>
          <w:t>e</w:t>
        </w:r>
      </w:ins>
      <w:del w:id="639" w:author="Parks, Robbie M" w:date="2018-12-05T16:38:00Z">
        <w:r w:rsidR="003B3A5E" w:rsidRPr="00636C9B" w:rsidDel="00B642A0">
          <w:rPr>
            <w:rFonts w:ascii="Times New Roman" w:hAnsi="Times New Roman"/>
            <w:sz w:val="24"/>
            <w:szCs w:val="24"/>
          </w:rPr>
          <w:delText>E</w:delText>
        </w:r>
      </w:del>
      <w:r w:rsidR="003B3A5E" w:rsidRPr="00636C9B">
        <w:rPr>
          <w:rFonts w:ascii="Times New Roman" w:hAnsi="Times New Roman"/>
          <w:sz w:val="24"/>
          <w:szCs w:val="24"/>
        </w:rPr>
        <w:t xml:space="preserve">xcess risk </w:t>
      </w:r>
      <w:ins w:id="640" w:author="Parks, Robbie M" w:date="2018-12-05T16:37:00Z">
        <w:r w:rsidR="00F2033D">
          <w:rPr>
            <w:rFonts w:ascii="Times New Roman" w:hAnsi="Times New Roman"/>
            <w:sz w:val="24"/>
            <w:szCs w:val="24"/>
          </w:rPr>
          <w:t xml:space="preserve">associated </w:t>
        </w:r>
        <w:r w:rsidR="00F2033D" w:rsidRPr="00EF44AE">
          <w:rPr>
            <w:rFonts w:ascii="Times New Roman" w:hAnsi="Times New Roman"/>
            <w:sz w:val="24"/>
            <w:szCs w:val="24"/>
          </w:rPr>
          <w:t xml:space="preserve">with </w:t>
        </w:r>
      </w:ins>
      <w:ins w:id="641" w:author="Parks, Robbie M" w:date="2018-12-05T16:38:00Z">
        <w:r w:rsidR="005C05AF">
          <w:rPr>
            <w:rFonts w:ascii="Times New Roman" w:hAnsi="Times New Roman"/>
            <w:sz w:val="24"/>
            <w:szCs w:val="24"/>
          </w:rPr>
          <w:t xml:space="preserve">a </w:t>
        </w:r>
      </w:ins>
      <w:ins w:id="642" w:author="Parks, Robbie M" w:date="2018-12-05T16:37:00Z">
        <w:r w:rsidR="00F2033D">
          <w:rPr>
            <w:rFonts w:ascii="Times New Roman" w:hAnsi="Times New Roman"/>
            <w:sz w:val="24"/>
            <w:szCs w:val="24"/>
          </w:rPr>
          <w:t>temperature anomaly of +</w:t>
        </w:r>
        <w:r w:rsidR="00F2033D" w:rsidRPr="00EF44AE">
          <w:rPr>
            <w:rFonts w:ascii="Times New Roman" w:hAnsi="Times New Roman"/>
            <w:sz w:val="24"/>
            <w:szCs w:val="24"/>
          </w:rPr>
          <w:t xml:space="preserve">1°C </w:t>
        </w:r>
      </w:ins>
      <w:r w:rsidR="003B3A5E" w:rsidRPr="00636C9B">
        <w:rPr>
          <w:rFonts w:ascii="Times New Roman" w:hAnsi="Times New Roman"/>
          <w:sz w:val="24"/>
          <w:szCs w:val="24"/>
        </w:rPr>
        <w:t xml:space="preserve">from transport was </w:t>
      </w:r>
      <w:ins w:id="643" w:author="Parks, Robbie M" w:date="2018-12-05T16:31:00Z">
        <w:r w:rsidR="001E1AA1">
          <w:rPr>
            <w:rFonts w:ascii="Times New Roman" w:hAnsi="Times New Roman"/>
            <w:sz w:val="24"/>
            <w:szCs w:val="24"/>
          </w:rPr>
          <w:t xml:space="preserve">generally </w:t>
        </w:r>
      </w:ins>
      <w:r w:rsidR="003B3A5E" w:rsidRPr="00636C9B">
        <w:rPr>
          <w:rFonts w:ascii="Times New Roman" w:hAnsi="Times New Roman"/>
          <w:sz w:val="24"/>
          <w:szCs w:val="24"/>
        </w:rPr>
        <w:t xml:space="preserve">larger in male age groups than in females, </w:t>
      </w:r>
      <w:ins w:id="644" w:author="Parks, Robbie M" w:date="2018-12-05T16:31:00Z">
        <w:r w:rsidR="001E1AA1">
          <w:rPr>
            <w:rFonts w:ascii="Times New Roman" w:hAnsi="Times New Roman"/>
            <w:sz w:val="24"/>
            <w:szCs w:val="24"/>
          </w:rPr>
          <w:t xml:space="preserve">with </w:t>
        </w:r>
      </w:ins>
      <w:ins w:id="645" w:author="Parks, Robbie M" w:date="2018-12-05T16:38:00Z">
        <w:r>
          <w:rPr>
            <w:rFonts w:ascii="Times New Roman" w:hAnsi="Times New Roman"/>
            <w:sz w:val="24"/>
            <w:szCs w:val="24"/>
          </w:rPr>
          <w:t xml:space="preserve">a </w:t>
        </w:r>
      </w:ins>
      <w:ins w:id="646" w:author="Parks, Robbie M" w:date="2018-12-05T16:31:00Z">
        <w:r w:rsidR="001E1AA1">
          <w:rPr>
            <w:rFonts w:ascii="Times New Roman" w:hAnsi="Times New Roman"/>
            <w:sz w:val="24"/>
            <w:szCs w:val="24"/>
          </w:rPr>
          <w:t>few exceptions</w:t>
        </w:r>
        <w:r w:rsidR="0002049B">
          <w:rPr>
            <w:rFonts w:ascii="Times New Roman" w:hAnsi="Times New Roman"/>
            <w:sz w:val="24"/>
            <w:szCs w:val="24"/>
          </w:rPr>
          <w:t>.</w:t>
        </w:r>
      </w:ins>
      <w:del w:id="647" w:author="Parks, Robbie M" w:date="2018-12-05T16:31:00Z">
        <w:r w:rsidR="003B3A5E" w:rsidRPr="00636C9B" w:rsidDel="001E1AA1">
          <w:rPr>
            <w:rFonts w:ascii="Times New Roman" w:hAnsi="Times New Roman"/>
            <w:sz w:val="24"/>
            <w:szCs w:val="24"/>
          </w:rPr>
          <w:delText>except 5-14, 65-74 and 85+ years age groups.</w:delText>
        </w:r>
      </w:del>
    </w:p>
    <w:p w14:paraId="256C0CA2" w14:textId="1D0EA3D8" w:rsidR="003B3A5E" w:rsidRPr="00636C9B" w:rsidRDefault="00012A43" w:rsidP="00843ACB">
      <w:pPr>
        <w:pStyle w:val="ListParagraph"/>
        <w:numPr>
          <w:ilvl w:val="0"/>
          <w:numId w:val="10"/>
        </w:numPr>
        <w:spacing w:line="240" w:lineRule="auto"/>
        <w:jc w:val="both"/>
        <w:rPr>
          <w:rFonts w:ascii="Times New Roman" w:hAnsi="Times New Roman"/>
          <w:sz w:val="24"/>
          <w:szCs w:val="24"/>
        </w:rPr>
      </w:pPr>
      <w:r w:rsidRPr="00636C9B">
        <w:rPr>
          <w:rFonts w:ascii="Times New Roman" w:hAnsi="Times New Roman"/>
          <w:sz w:val="24"/>
          <w:szCs w:val="24"/>
        </w:rPr>
        <w:lastRenderedPageBreak/>
        <w:t>Excess risk from assault and intentional self-harm was comparable across sexes and above 5</w:t>
      </w:r>
      <w:r w:rsidR="007175A1">
        <w:rPr>
          <w:rFonts w:ascii="Times New Roman" w:hAnsi="Times New Roman"/>
          <w:sz w:val="24"/>
          <w:szCs w:val="24"/>
        </w:rPr>
        <w:t xml:space="preserve"> years</w:t>
      </w:r>
      <w:r w:rsidR="00980EBF">
        <w:rPr>
          <w:rFonts w:ascii="Times New Roman" w:hAnsi="Times New Roman"/>
          <w:sz w:val="24"/>
          <w:szCs w:val="24"/>
        </w:rPr>
        <w:t>, apart from 25-34, 75-84 years in females</w:t>
      </w:r>
      <w:ins w:id="648" w:author="Parks, Robbie M" w:date="2018-12-05T16:37:00Z">
        <w:r w:rsidR="00F2033D">
          <w:rPr>
            <w:rFonts w:ascii="Times New Roman" w:hAnsi="Times New Roman"/>
            <w:sz w:val="24"/>
            <w:szCs w:val="24"/>
          </w:rPr>
          <w:t>.</w:t>
        </w:r>
      </w:ins>
    </w:p>
    <w:p w14:paraId="7C4CEF98" w14:textId="2E26413A" w:rsidR="00AC30AB" w:rsidRPr="00636C9B" w:rsidRDefault="00B95386" w:rsidP="00843ACB">
      <w:pPr>
        <w:spacing w:line="240" w:lineRule="auto"/>
        <w:jc w:val="both"/>
        <w:rPr>
          <w:rFonts w:ascii="Times New Roman" w:hAnsi="Times New Roman"/>
          <w:i/>
          <w:sz w:val="24"/>
          <w:szCs w:val="24"/>
        </w:rPr>
      </w:pPr>
      <w:r w:rsidRPr="00636C9B">
        <w:rPr>
          <w:rFonts w:ascii="Times New Roman" w:hAnsi="Times New Roman"/>
          <w:i/>
          <w:sz w:val="24"/>
          <w:szCs w:val="24"/>
        </w:rPr>
        <w:t>Figure S2</w:t>
      </w:r>
    </w:p>
    <w:p w14:paraId="4F362F9D" w14:textId="7E54E32C" w:rsidR="00AC30AB" w:rsidRPr="00843ACB" w:rsidRDefault="007D407F" w:rsidP="00843ACB">
      <w:pPr>
        <w:spacing w:line="240" w:lineRule="auto"/>
        <w:jc w:val="both"/>
        <w:rPr>
          <w:rFonts w:ascii="Times New Roman" w:hAnsi="Times New Roman"/>
          <w:sz w:val="24"/>
          <w:szCs w:val="24"/>
          <w:u w:val="single"/>
        </w:rPr>
      </w:pPr>
      <w:ins w:id="649" w:author="Parks, Robbie M" w:date="2018-12-05T17:12:00Z">
        <w:r>
          <w:rPr>
            <w:rFonts w:ascii="Times New Roman" w:hAnsi="Times New Roman"/>
            <w:sz w:val="24"/>
            <w:szCs w:val="24"/>
            <w:u w:val="single"/>
          </w:rPr>
          <w:t>[[[</w:t>
        </w:r>
      </w:ins>
      <w:r w:rsidR="00AC30AB" w:rsidRPr="00843ACB">
        <w:rPr>
          <w:rFonts w:ascii="Times New Roman" w:hAnsi="Times New Roman"/>
          <w:sz w:val="24"/>
          <w:szCs w:val="24"/>
          <w:u w:val="single"/>
        </w:rPr>
        <w:t xml:space="preserve">All results for </w:t>
      </w:r>
      <w:r w:rsidR="00422D34">
        <w:rPr>
          <w:rFonts w:ascii="Times New Roman" w:hAnsi="Times New Roman"/>
          <w:sz w:val="24"/>
          <w:szCs w:val="24"/>
          <w:u w:val="single"/>
        </w:rPr>
        <w:t>national +</w:t>
      </w:r>
      <w:r w:rsidR="00AC30AB" w:rsidRPr="00843ACB">
        <w:rPr>
          <w:rFonts w:ascii="Times New Roman" w:hAnsi="Times New Roman"/>
          <w:sz w:val="24"/>
          <w:szCs w:val="24"/>
          <w:u w:val="single"/>
        </w:rPr>
        <w:t xml:space="preserve">1°C warming </w:t>
      </w:r>
      <w:r w:rsidR="00422D34">
        <w:rPr>
          <w:rFonts w:ascii="Times New Roman" w:hAnsi="Times New Roman"/>
          <w:sz w:val="24"/>
          <w:szCs w:val="24"/>
          <w:u w:val="single"/>
        </w:rPr>
        <w:t xml:space="preserve">anomaly </w:t>
      </w:r>
      <w:r w:rsidR="00AC30AB" w:rsidRPr="00843ACB">
        <w:rPr>
          <w:rFonts w:ascii="Times New Roman" w:hAnsi="Times New Roman"/>
          <w:sz w:val="24"/>
          <w:szCs w:val="24"/>
          <w:u w:val="single"/>
        </w:rPr>
        <w:t xml:space="preserve">across all </w:t>
      </w:r>
      <w:ins w:id="650" w:author="Parks, Robbie M" w:date="2018-12-05T16:20:00Z">
        <w:r w:rsidR="00273234" w:rsidRPr="00843ACB">
          <w:rPr>
            <w:rFonts w:ascii="Times New Roman" w:hAnsi="Times New Roman"/>
            <w:sz w:val="24"/>
            <w:szCs w:val="24"/>
            <w:u w:val="single"/>
          </w:rPr>
          <w:t>months</w:t>
        </w:r>
        <w:r w:rsidR="00273234">
          <w:rPr>
            <w:rFonts w:ascii="Times New Roman" w:hAnsi="Times New Roman"/>
            <w:sz w:val="24"/>
            <w:szCs w:val="24"/>
            <w:u w:val="single"/>
          </w:rPr>
          <w:t xml:space="preserve"> in 2016 population</w:t>
        </w:r>
      </w:ins>
      <w:ins w:id="651" w:author="Parks, Robbie M" w:date="2018-12-05T17:12:00Z">
        <w:r>
          <w:rPr>
            <w:rFonts w:ascii="Times New Roman" w:hAnsi="Times New Roman"/>
            <w:sz w:val="24"/>
            <w:szCs w:val="24"/>
            <w:u w:val="single"/>
          </w:rPr>
          <w:t>]]]</w:t>
        </w:r>
      </w:ins>
      <w:del w:id="652" w:author="Parks, Robbie M" w:date="2018-12-05T16:20:00Z">
        <w:r w:rsidR="00AC30AB" w:rsidRPr="00843ACB" w:rsidDel="00273234">
          <w:rPr>
            <w:rFonts w:ascii="Times New Roman" w:hAnsi="Times New Roman"/>
            <w:sz w:val="24"/>
            <w:szCs w:val="24"/>
            <w:u w:val="single"/>
          </w:rPr>
          <w:delText>months</w:delText>
        </w:r>
      </w:del>
    </w:p>
    <w:p w14:paraId="502DE4D2" w14:textId="0118CEFD" w:rsidR="004F34C7" w:rsidRPr="004F34C7" w:rsidRDefault="00F919BB" w:rsidP="004F34C7">
      <w:pPr>
        <w:pStyle w:val="ListParagraph"/>
        <w:numPr>
          <w:ilvl w:val="0"/>
          <w:numId w:val="10"/>
        </w:numPr>
        <w:spacing w:line="240" w:lineRule="auto"/>
        <w:jc w:val="both"/>
        <w:rPr>
          <w:ins w:id="653" w:author="Parks, Robbie M" w:date="2018-12-05T16:56:00Z"/>
          <w:rFonts w:ascii="Times New Roman" w:hAnsi="Times New Roman"/>
          <w:i/>
          <w:sz w:val="24"/>
          <w:szCs w:val="24"/>
          <w:rPrChange w:id="654" w:author="Parks, Robbie M" w:date="2018-12-05T16:56:00Z">
            <w:rPr>
              <w:ins w:id="655" w:author="Parks, Robbie M" w:date="2018-12-05T16:56:00Z"/>
              <w:rFonts w:ascii="Times New Roman" w:hAnsi="Times New Roman"/>
              <w:sz w:val="24"/>
              <w:szCs w:val="24"/>
            </w:rPr>
          </w:rPrChange>
        </w:rPr>
      </w:pPr>
      <w:ins w:id="656" w:author="Parks, Robbie M" w:date="2018-12-05T16:39:00Z">
        <w:r>
          <w:rPr>
            <w:rFonts w:ascii="Times New Roman" w:hAnsi="Times New Roman"/>
            <w:sz w:val="24"/>
            <w:szCs w:val="24"/>
          </w:rPr>
          <w:t>In contrast, the v</w:t>
        </w:r>
      </w:ins>
      <w:commentRangeStart w:id="657"/>
      <w:commentRangeStart w:id="658"/>
      <w:del w:id="659" w:author="Parks, Robbie M" w:date="2018-12-05T16:39:00Z">
        <w:r w:rsidR="00012A43" w:rsidRPr="00636C9B" w:rsidDel="00F919BB">
          <w:rPr>
            <w:rFonts w:ascii="Times New Roman" w:hAnsi="Times New Roman"/>
            <w:sz w:val="24"/>
            <w:szCs w:val="24"/>
          </w:rPr>
          <w:delText>V</w:delText>
        </w:r>
      </w:del>
      <w:r w:rsidR="00012A43" w:rsidRPr="00636C9B">
        <w:rPr>
          <w:rFonts w:ascii="Times New Roman" w:hAnsi="Times New Roman"/>
          <w:sz w:val="24"/>
          <w:szCs w:val="24"/>
        </w:rPr>
        <w:t xml:space="preserve">ariation in excess risk over month was less evident in all injury categories apart from drownings, which demonstrated a peak in the summer for males and </w:t>
      </w:r>
      <w:del w:id="660" w:author="Parks, Robbie M" w:date="2018-12-05T16:30:00Z">
        <w:r w:rsidR="001A74D3" w:rsidDel="00E92AEA">
          <w:rPr>
            <w:rFonts w:ascii="Times New Roman" w:hAnsi="Times New Roman"/>
            <w:sz w:val="24"/>
            <w:szCs w:val="24"/>
          </w:rPr>
          <w:delText xml:space="preserve">also </w:delText>
        </w:r>
      </w:del>
      <w:r w:rsidR="00012A43" w:rsidRPr="00636C9B">
        <w:rPr>
          <w:rFonts w:ascii="Times New Roman" w:hAnsi="Times New Roman"/>
          <w:sz w:val="24"/>
          <w:szCs w:val="24"/>
        </w:rPr>
        <w:t>females</w:t>
      </w:r>
      <w:commentRangeEnd w:id="657"/>
      <w:r w:rsidR="005E65AD">
        <w:rPr>
          <w:rStyle w:val="CommentReference"/>
          <w:rFonts w:asciiTheme="minorHAnsi" w:eastAsiaTheme="minorHAnsi" w:hAnsiTheme="minorHAnsi" w:cstheme="minorBidi"/>
        </w:rPr>
        <w:commentReference w:id="657"/>
      </w:r>
      <w:commentRangeEnd w:id="658"/>
      <w:ins w:id="661" w:author="Parks, Robbie M" w:date="2018-12-05T16:39:00Z">
        <w:r w:rsidR="00146C93">
          <w:rPr>
            <w:rFonts w:ascii="Times New Roman" w:hAnsi="Times New Roman"/>
            <w:sz w:val="24"/>
            <w:szCs w:val="24"/>
          </w:rPr>
          <w:t xml:space="preserve"> (Figure S2)</w:t>
        </w:r>
      </w:ins>
      <w:r w:rsidR="00631CF4">
        <w:rPr>
          <w:rStyle w:val="CommentReference"/>
          <w:rFonts w:asciiTheme="minorHAnsi" w:eastAsiaTheme="minorHAnsi" w:hAnsiTheme="minorHAnsi" w:cstheme="minorBidi"/>
        </w:rPr>
        <w:commentReference w:id="658"/>
      </w:r>
      <w:ins w:id="662" w:author="Parks, Robbie M" w:date="2018-12-05T16:30:00Z">
        <w:r w:rsidR="00E92AEA">
          <w:rPr>
            <w:rFonts w:ascii="Times New Roman" w:hAnsi="Times New Roman"/>
            <w:sz w:val="24"/>
            <w:szCs w:val="24"/>
          </w:rPr>
          <w:t>.</w:t>
        </w:r>
      </w:ins>
    </w:p>
    <w:p w14:paraId="10F7ACD2" w14:textId="77777777" w:rsidR="004F34C7" w:rsidRPr="00052DDD" w:rsidRDefault="004F34C7">
      <w:pPr>
        <w:spacing w:after="0" w:line="240" w:lineRule="auto"/>
        <w:jc w:val="both"/>
        <w:rPr>
          <w:ins w:id="663" w:author="Parks, Robbie M" w:date="2018-12-05T16:56:00Z"/>
          <w:rFonts w:ascii="Times New Roman" w:hAnsi="Times New Roman"/>
          <w:i/>
          <w:sz w:val="24"/>
          <w:szCs w:val="24"/>
        </w:rPr>
        <w:pPrChange w:id="664" w:author="Parks, Robbie M" w:date="2018-12-05T16:56:00Z">
          <w:pPr>
            <w:spacing w:after="0" w:line="480" w:lineRule="auto"/>
            <w:jc w:val="both"/>
          </w:pPr>
        </w:pPrChange>
      </w:pPr>
      <w:ins w:id="665" w:author="Parks, Robbie M" w:date="2018-12-05T16:56:00Z">
        <w:r>
          <w:rPr>
            <w:rFonts w:ascii="Times New Roman" w:hAnsi="Times New Roman"/>
            <w:i/>
            <w:sz w:val="24"/>
            <w:szCs w:val="24"/>
          </w:rPr>
          <w:t>Sensitivity analysis</w:t>
        </w:r>
      </w:ins>
    </w:p>
    <w:p w14:paraId="08ADA6DF" w14:textId="0D982B2C" w:rsidR="004F34C7" w:rsidRDefault="004F34C7">
      <w:pPr>
        <w:pStyle w:val="ListParagraph"/>
        <w:numPr>
          <w:ilvl w:val="0"/>
          <w:numId w:val="7"/>
        </w:numPr>
        <w:spacing w:after="0" w:line="240" w:lineRule="auto"/>
        <w:jc w:val="both"/>
        <w:rPr>
          <w:ins w:id="666" w:author="Parks, Robbie M" w:date="2018-12-05T16:56:00Z"/>
          <w:rFonts w:ascii="Times New Roman" w:hAnsi="Times New Roman"/>
          <w:sz w:val="24"/>
          <w:szCs w:val="24"/>
        </w:rPr>
        <w:pPrChange w:id="667" w:author="Parks, Robbie M" w:date="2018-12-05T16:56:00Z">
          <w:pPr>
            <w:pStyle w:val="ListParagraph"/>
            <w:numPr>
              <w:numId w:val="7"/>
            </w:numPr>
            <w:spacing w:after="0" w:line="480" w:lineRule="auto"/>
            <w:ind w:hanging="360"/>
            <w:jc w:val="both"/>
          </w:pPr>
        </w:pPrChange>
      </w:pPr>
      <w:ins w:id="668" w:author="Parks, Robbie M" w:date="2018-12-05T16:56:00Z">
        <w:r w:rsidRPr="00052DDD">
          <w:rPr>
            <w:rFonts w:ascii="Times New Roman" w:hAnsi="Times New Roman"/>
            <w:sz w:val="24"/>
            <w:szCs w:val="24"/>
          </w:rPr>
          <w:t>In addition</w:t>
        </w:r>
      </w:ins>
      <w:ins w:id="669" w:author="Parks, Robbie M" w:date="2018-12-05T17:12:00Z">
        <w:r w:rsidR="00D52BCF">
          <w:rPr>
            <w:rFonts w:ascii="Times New Roman" w:hAnsi="Times New Roman"/>
            <w:sz w:val="24"/>
            <w:szCs w:val="24"/>
          </w:rPr>
          <w:t xml:space="preserve"> to the results presented here</w:t>
        </w:r>
      </w:ins>
      <w:ins w:id="670" w:author="Parks, Robbie M" w:date="2018-12-05T16:56:00Z">
        <w:r w:rsidRPr="00052DDD">
          <w:rPr>
            <w:rFonts w:ascii="Times New Roman" w:hAnsi="Times New Roman"/>
            <w:sz w:val="24"/>
            <w:szCs w:val="24"/>
          </w:rPr>
          <w:t xml:space="preserve">, temperature anomalies based on daily mean temperature were calculated in a similar way </w:t>
        </w:r>
      </w:ins>
      <w:ins w:id="671" w:author="Tamura-Wicks, Helen M" w:date="2018-12-06T18:52:00Z">
        <w:r w:rsidR="00532131">
          <w:rPr>
            <w:rFonts w:ascii="Times New Roman" w:hAnsi="Times New Roman"/>
            <w:sz w:val="24"/>
            <w:szCs w:val="24"/>
          </w:rPr>
          <w:t xml:space="preserve">to </w:t>
        </w:r>
      </w:ins>
      <w:ins w:id="672" w:author="Parks, Robbie M" w:date="2018-12-05T16:56:00Z">
        <w:r w:rsidRPr="00052DDD">
          <w:rPr>
            <w:rFonts w:ascii="Times New Roman" w:hAnsi="Times New Roman"/>
            <w:sz w:val="24"/>
            <w:szCs w:val="24"/>
          </w:rPr>
          <w:t xml:space="preserve">those for daily maximum, minimum or range of temperature. </w:t>
        </w:r>
      </w:ins>
    </w:p>
    <w:p w14:paraId="08E75D6E" w14:textId="77777777" w:rsidR="004F34C7" w:rsidRDefault="004F34C7">
      <w:pPr>
        <w:pStyle w:val="ListParagraph"/>
        <w:numPr>
          <w:ilvl w:val="0"/>
          <w:numId w:val="7"/>
        </w:numPr>
        <w:spacing w:after="0" w:line="240" w:lineRule="auto"/>
        <w:jc w:val="both"/>
        <w:rPr>
          <w:ins w:id="673" w:author="Parks, Robbie M" w:date="2018-12-05T16:56:00Z"/>
          <w:rFonts w:ascii="Times New Roman" w:hAnsi="Times New Roman"/>
          <w:sz w:val="24"/>
          <w:szCs w:val="24"/>
        </w:rPr>
        <w:pPrChange w:id="674" w:author="Parks, Robbie M" w:date="2018-12-05T16:56:00Z">
          <w:pPr>
            <w:pStyle w:val="ListParagraph"/>
            <w:numPr>
              <w:numId w:val="7"/>
            </w:numPr>
            <w:spacing w:after="0" w:line="480" w:lineRule="auto"/>
            <w:ind w:hanging="360"/>
            <w:jc w:val="both"/>
          </w:pPr>
        </w:pPrChange>
      </w:pPr>
      <w:ins w:id="675" w:author="Parks, Robbie M" w:date="2018-12-05T16:56:00Z">
        <w:r w:rsidRPr="00052DDD">
          <w:rPr>
            <w:rFonts w:ascii="Times New Roman" w:hAnsi="Times New Roman"/>
            <w:sz w:val="24"/>
            <w:szCs w:val="24"/>
          </w:rPr>
          <w:t xml:space="preserve">However, our results for these measures were similar to those from daily mean and are not presented here. </w:t>
        </w:r>
      </w:ins>
    </w:p>
    <w:p w14:paraId="2EF80314" w14:textId="77777777" w:rsidR="004F34C7" w:rsidRPr="00052DDD" w:rsidRDefault="004F34C7">
      <w:pPr>
        <w:pStyle w:val="ListParagraph"/>
        <w:numPr>
          <w:ilvl w:val="0"/>
          <w:numId w:val="7"/>
        </w:numPr>
        <w:spacing w:after="0" w:line="240" w:lineRule="auto"/>
        <w:jc w:val="both"/>
        <w:rPr>
          <w:ins w:id="676" w:author="Parks, Robbie M" w:date="2018-12-05T16:56:00Z"/>
          <w:rFonts w:ascii="Times New Roman" w:hAnsi="Times New Roman"/>
          <w:sz w:val="24"/>
          <w:szCs w:val="24"/>
        </w:rPr>
        <w:pPrChange w:id="677" w:author="Parks, Robbie M" w:date="2018-12-05T16:56:00Z">
          <w:pPr>
            <w:pStyle w:val="ListParagraph"/>
            <w:numPr>
              <w:numId w:val="7"/>
            </w:numPr>
            <w:spacing w:after="0" w:line="480" w:lineRule="auto"/>
            <w:ind w:hanging="360"/>
            <w:jc w:val="both"/>
          </w:pPr>
        </w:pPrChange>
      </w:pPr>
      <w:ins w:id="678" w:author="Parks, Robbie M" w:date="2018-12-05T16:56:00Z">
        <w:r w:rsidRPr="00052DDD">
          <w:rPr>
            <w:rFonts w:ascii="Times New Roman" w:hAnsi="Times New Roman"/>
            <w:sz w:val="24"/>
            <w:szCs w:val="24"/>
          </w:rPr>
          <w:t>Similarly, when including more than one temperature metric in the model (in addition to temperature anomalies of monthly means), such as standard deviation; heat wave measures, including the number of days in a month (adjusted for length of month) above the 90</w:t>
        </w:r>
        <w:r w:rsidRPr="00052DDD">
          <w:rPr>
            <w:rFonts w:ascii="Times New Roman" w:hAnsi="Times New Roman"/>
            <w:sz w:val="24"/>
            <w:szCs w:val="24"/>
            <w:vertAlign w:val="superscript"/>
          </w:rPr>
          <w:t>th</w:t>
        </w:r>
        <w:r w:rsidRPr="00052DDD">
          <w:rPr>
            <w:rFonts w:ascii="Times New Roman" w:hAnsi="Times New Roman"/>
            <w:sz w:val="24"/>
            <w:szCs w:val="24"/>
          </w:rPr>
          <w:t xml:space="preserve"> percentile or above an absolute threshold of 30°C; the additional deaths result remained similar to the single variable model, due to the collinearity of other measures with mean monthly temperature.</w:t>
        </w:r>
      </w:ins>
    </w:p>
    <w:p w14:paraId="7237DBC6" w14:textId="77777777" w:rsidR="004F34C7" w:rsidRPr="004F34C7" w:rsidRDefault="004F34C7">
      <w:pPr>
        <w:spacing w:line="240" w:lineRule="auto"/>
        <w:jc w:val="both"/>
        <w:rPr>
          <w:ins w:id="679" w:author="Parks, Robbie M" w:date="2018-12-05T16:44:00Z"/>
          <w:rFonts w:ascii="Times New Roman" w:hAnsi="Times New Roman"/>
          <w:i/>
          <w:sz w:val="24"/>
          <w:szCs w:val="24"/>
          <w:rPrChange w:id="680" w:author="Parks, Robbie M" w:date="2018-12-05T16:56:00Z">
            <w:rPr>
              <w:ins w:id="681" w:author="Parks, Robbie M" w:date="2018-12-05T16:44:00Z"/>
              <w:rFonts w:ascii="Times New Roman" w:hAnsi="Times New Roman"/>
              <w:sz w:val="24"/>
              <w:szCs w:val="24"/>
            </w:rPr>
          </w:rPrChange>
        </w:rPr>
        <w:pPrChange w:id="682" w:author="Parks, Robbie M" w:date="2018-12-05T16:56:00Z">
          <w:pPr>
            <w:pStyle w:val="ListParagraph"/>
            <w:numPr>
              <w:numId w:val="10"/>
            </w:numPr>
            <w:spacing w:line="240" w:lineRule="auto"/>
            <w:ind w:hanging="360"/>
            <w:jc w:val="both"/>
          </w:pPr>
        </w:pPrChange>
      </w:pPr>
    </w:p>
    <w:p w14:paraId="31D107E6" w14:textId="77777777" w:rsidR="008C666B" w:rsidRDefault="008C666B">
      <w:pPr>
        <w:spacing w:after="0" w:line="240" w:lineRule="auto"/>
        <w:jc w:val="both"/>
        <w:rPr>
          <w:ins w:id="683" w:author="Parks, Robbie M" w:date="2018-12-05T16:44:00Z"/>
          <w:rFonts w:ascii="Times New Roman" w:hAnsi="Times New Roman"/>
          <w:i/>
          <w:sz w:val="24"/>
          <w:szCs w:val="24"/>
        </w:rPr>
        <w:pPrChange w:id="684" w:author="Parks, Robbie M" w:date="2018-12-05T16:56:00Z">
          <w:pPr>
            <w:spacing w:after="0" w:line="480" w:lineRule="auto"/>
            <w:jc w:val="both"/>
          </w:pPr>
        </w:pPrChange>
      </w:pPr>
      <w:ins w:id="685" w:author="Parks, Robbie M" w:date="2018-12-05T16:44:00Z">
        <w:r>
          <w:rPr>
            <w:rFonts w:ascii="Times New Roman" w:hAnsi="Times New Roman"/>
            <w:i/>
            <w:sz w:val="24"/>
            <w:szCs w:val="24"/>
          </w:rPr>
          <w:t>Strengths and limitations</w:t>
        </w:r>
      </w:ins>
    </w:p>
    <w:p w14:paraId="3B28D4FA" w14:textId="60FDE13C" w:rsidR="008C666B" w:rsidRDefault="008C666B">
      <w:pPr>
        <w:pStyle w:val="ListParagraph"/>
        <w:numPr>
          <w:ilvl w:val="0"/>
          <w:numId w:val="7"/>
        </w:numPr>
        <w:spacing w:after="0" w:line="240" w:lineRule="auto"/>
        <w:jc w:val="both"/>
        <w:rPr>
          <w:ins w:id="686" w:author="Parks, Robbie M" w:date="2018-12-05T16:54:00Z"/>
          <w:rFonts w:ascii="Times New Roman" w:hAnsi="Times New Roman"/>
          <w:sz w:val="24"/>
          <w:szCs w:val="24"/>
        </w:rPr>
        <w:pPrChange w:id="687" w:author="Parks, Robbie M" w:date="2018-12-05T16:56:00Z">
          <w:pPr>
            <w:pStyle w:val="ListParagraph"/>
            <w:numPr>
              <w:numId w:val="7"/>
            </w:numPr>
            <w:spacing w:after="0" w:line="480" w:lineRule="auto"/>
            <w:ind w:hanging="360"/>
            <w:jc w:val="both"/>
          </w:pPr>
        </w:pPrChange>
      </w:pPr>
      <w:ins w:id="688" w:author="Parks, Robbie M" w:date="2018-12-05T16:44:00Z">
        <w:r>
          <w:rPr>
            <w:rFonts w:ascii="Times New Roman" w:hAnsi="Times New Roman"/>
            <w:sz w:val="24"/>
            <w:szCs w:val="24"/>
          </w:rPr>
          <w:t xml:space="preserve">The strengths </w:t>
        </w:r>
      </w:ins>
      <w:ins w:id="689" w:author="Parks, Robbie M" w:date="2018-12-05T16:45:00Z">
        <w:r w:rsidRPr="008C666B">
          <w:rPr>
            <w:rFonts w:ascii="Times New Roman" w:hAnsi="Times New Roman"/>
            <w:sz w:val="24"/>
            <w:szCs w:val="24"/>
          </w:rPr>
          <w:t xml:space="preserve">of our study are its innovative methods of </w:t>
        </w:r>
      </w:ins>
      <w:ins w:id="690" w:author="Parks, Robbie M" w:date="2018-12-05T16:53:00Z">
        <w:r w:rsidR="00CE4492">
          <w:rPr>
            <w:rFonts w:ascii="Times New Roman" w:hAnsi="Times New Roman"/>
            <w:sz w:val="24"/>
            <w:szCs w:val="24"/>
          </w:rPr>
          <w:t>modelling</w:t>
        </w:r>
      </w:ins>
      <w:ins w:id="691" w:author="Parks, Robbie M" w:date="2018-12-05T16:45:00Z">
        <w:r>
          <w:rPr>
            <w:rFonts w:ascii="Times New Roman" w:hAnsi="Times New Roman"/>
            <w:sz w:val="24"/>
            <w:szCs w:val="24"/>
          </w:rPr>
          <w:t xml:space="preserve"> </w:t>
        </w:r>
      </w:ins>
      <w:ins w:id="692" w:author="Parks, Robbie M" w:date="2018-12-05T16:53:00Z">
        <w:r w:rsidR="00CE4492">
          <w:rPr>
            <w:rFonts w:ascii="Times New Roman" w:hAnsi="Times New Roman"/>
            <w:sz w:val="24"/>
            <w:szCs w:val="24"/>
          </w:rPr>
          <w:t>the association</w:t>
        </w:r>
      </w:ins>
      <w:ins w:id="693" w:author="Parks, Robbie M" w:date="2018-12-05T16:45:00Z">
        <w:r>
          <w:rPr>
            <w:rFonts w:ascii="Times New Roman" w:hAnsi="Times New Roman"/>
            <w:sz w:val="24"/>
            <w:szCs w:val="24"/>
          </w:rPr>
          <w:t xml:space="preserve"> of </w:t>
        </w:r>
      </w:ins>
      <w:ins w:id="694" w:author="Parks, Robbie M" w:date="2018-12-05T16:54:00Z">
        <w:r w:rsidR="00CE4492">
          <w:rPr>
            <w:rFonts w:ascii="Times New Roman" w:hAnsi="Times New Roman"/>
            <w:sz w:val="24"/>
            <w:szCs w:val="24"/>
          </w:rPr>
          <w:t xml:space="preserve">deaths from injuries with temperature </w:t>
        </w:r>
      </w:ins>
      <w:ins w:id="695" w:author="Parks, Robbie M" w:date="2018-12-05T16:45:00Z">
        <w:r w:rsidRPr="008C666B">
          <w:rPr>
            <w:rFonts w:ascii="Times New Roman" w:hAnsi="Times New Roman"/>
            <w:sz w:val="24"/>
            <w:szCs w:val="24"/>
          </w:rPr>
          <w:t xml:space="preserve">over space and time, by age group and </w:t>
        </w:r>
      </w:ins>
      <w:ins w:id="696" w:author="Parks, Robbie M" w:date="2018-12-05T16:54:00Z">
        <w:r w:rsidR="00CE4492">
          <w:rPr>
            <w:rFonts w:ascii="Times New Roman" w:hAnsi="Times New Roman"/>
            <w:sz w:val="24"/>
            <w:szCs w:val="24"/>
          </w:rPr>
          <w:t>type</w:t>
        </w:r>
      </w:ins>
      <w:ins w:id="697" w:author="Parks, Robbie M" w:date="2018-12-05T16:45:00Z">
        <w:r w:rsidRPr="008C666B">
          <w:rPr>
            <w:rFonts w:ascii="Times New Roman" w:hAnsi="Times New Roman"/>
            <w:sz w:val="24"/>
            <w:szCs w:val="24"/>
          </w:rPr>
          <w:t xml:space="preserve"> of </w:t>
        </w:r>
      </w:ins>
      <w:ins w:id="698" w:author="Parks, Robbie M" w:date="2018-12-05T16:54:00Z">
        <w:r w:rsidR="00CE4492">
          <w:rPr>
            <w:rFonts w:ascii="Times New Roman" w:hAnsi="Times New Roman"/>
            <w:sz w:val="24"/>
            <w:szCs w:val="24"/>
          </w:rPr>
          <w:t>injury</w:t>
        </w:r>
      </w:ins>
      <w:ins w:id="699" w:author="Parks, Robbie M" w:date="2018-12-05T16:45:00Z">
        <w:r w:rsidRPr="008C666B">
          <w:rPr>
            <w:rFonts w:ascii="Times New Roman" w:hAnsi="Times New Roman"/>
            <w:sz w:val="24"/>
            <w:szCs w:val="24"/>
          </w:rPr>
          <w:t xml:space="preserve">; using </w:t>
        </w:r>
      </w:ins>
      <w:ins w:id="700" w:author="Parks, Robbie M" w:date="2018-12-05T16:53:00Z">
        <w:r w:rsidR="00263D2E">
          <w:rPr>
            <w:rFonts w:ascii="Times New Roman" w:hAnsi="Times New Roman"/>
            <w:sz w:val="24"/>
            <w:szCs w:val="24"/>
          </w:rPr>
          <w:t>monthly temperature data to reflect large-scale changes in temperature, reflective of potential changes in long-term climate</w:t>
        </w:r>
      </w:ins>
      <w:ins w:id="701" w:author="Parks, Robbie M" w:date="2018-12-05T16:54:00Z">
        <w:r w:rsidR="00FC6C50">
          <w:rPr>
            <w:rFonts w:ascii="Times New Roman" w:hAnsi="Times New Roman"/>
            <w:sz w:val="24"/>
            <w:szCs w:val="24"/>
          </w:rPr>
          <w:t xml:space="preserve">; </w:t>
        </w:r>
        <w:r w:rsidR="00D24D5A">
          <w:rPr>
            <w:rFonts w:ascii="Times New Roman" w:hAnsi="Times New Roman"/>
            <w:sz w:val="24"/>
            <w:szCs w:val="24"/>
          </w:rPr>
          <w:t>calculating change in number of deaths for a comprehensive set of types of injury deaths</w:t>
        </w:r>
      </w:ins>
      <w:ins w:id="702" w:author="Parks, Robbie M" w:date="2018-12-05T16:53:00Z">
        <w:r w:rsidR="00263D2E">
          <w:rPr>
            <w:rFonts w:ascii="Times New Roman" w:hAnsi="Times New Roman"/>
            <w:sz w:val="24"/>
            <w:szCs w:val="24"/>
          </w:rPr>
          <w:t>.</w:t>
        </w:r>
      </w:ins>
    </w:p>
    <w:p w14:paraId="363AC220" w14:textId="4D7AA5E1" w:rsidR="00B95386" w:rsidRPr="004F34C7" w:rsidRDefault="00E13195">
      <w:pPr>
        <w:pStyle w:val="ListParagraph"/>
        <w:numPr>
          <w:ilvl w:val="0"/>
          <w:numId w:val="7"/>
        </w:numPr>
        <w:spacing w:after="0" w:line="240" w:lineRule="auto"/>
        <w:jc w:val="both"/>
        <w:rPr>
          <w:rFonts w:ascii="Times New Roman" w:hAnsi="Times New Roman"/>
          <w:sz w:val="24"/>
          <w:szCs w:val="24"/>
          <w:rPrChange w:id="703" w:author="Parks, Robbie M" w:date="2018-12-05T16:56:00Z">
            <w:rPr>
              <w:i/>
            </w:rPr>
          </w:rPrChange>
        </w:rPr>
        <w:pPrChange w:id="704" w:author="Parks, Robbie M" w:date="2018-12-05T16:56:00Z">
          <w:pPr>
            <w:pStyle w:val="ListParagraph"/>
            <w:numPr>
              <w:numId w:val="10"/>
            </w:numPr>
            <w:spacing w:line="240" w:lineRule="auto"/>
            <w:ind w:hanging="360"/>
            <w:jc w:val="both"/>
          </w:pPr>
        </w:pPrChange>
      </w:pPr>
      <w:ins w:id="705" w:author="Parks, Robbie M" w:date="2018-12-05T16:55:00Z">
        <w:r>
          <w:rPr>
            <w:rFonts w:ascii="Times New Roman" w:hAnsi="Times New Roman"/>
            <w:sz w:val="24"/>
            <w:szCs w:val="24"/>
          </w:rPr>
          <w:t xml:space="preserve">A limitation is that we did not investigate effects on a county scale, due to limitations in computing capacity. </w:t>
        </w:r>
      </w:ins>
      <w:del w:id="706" w:author="Parks, Robbie M" w:date="2018-12-05T16:30:00Z">
        <w:r w:rsidR="001A74D3" w:rsidRPr="004F34C7" w:rsidDel="00E92AEA">
          <w:rPr>
            <w:rFonts w:ascii="Times New Roman" w:hAnsi="Times New Roman"/>
            <w:sz w:val="24"/>
            <w:szCs w:val="24"/>
            <w:rPrChange w:id="707" w:author="Parks, Robbie M" w:date="2018-12-05T16:56:00Z">
              <w:rPr/>
            </w:rPrChange>
          </w:rPr>
          <w:delText xml:space="preserve"> (though </w:delText>
        </w:r>
        <w:r w:rsidR="00FC385E" w:rsidRPr="004F34C7" w:rsidDel="00E92AEA">
          <w:rPr>
            <w:rFonts w:ascii="Times New Roman" w:hAnsi="Times New Roman"/>
            <w:sz w:val="24"/>
            <w:szCs w:val="24"/>
            <w:rPrChange w:id="708" w:author="Parks, Robbie M" w:date="2018-12-05T16:56:00Z">
              <w:rPr/>
            </w:rPrChange>
          </w:rPr>
          <w:delText>to a lesser degree</w:delText>
        </w:r>
        <w:r w:rsidR="001A74D3" w:rsidRPr="004F34C7" w:rsidDel="00E92AEA">
          <w:rPr>
            <w:rFonts w:ascii="Times New Roman" w:hAnsi="Times New Roman"/>
            <w:sz w:val="24"/>
            <w:szCs w:val="24"/>
            <w:rPrChange w:id="709" w:author="Parks, Robbie M" w:date="2018-12-05T16:56:00Z">
              <w:rPr/>
            </w:rPrChange>
          </w:rPr>
          <w:delText>)</w:delText>
        </w:r>
      </w:del>
    </w:p>
    <w:p w14:paraId="32241E08" w14:textId="77777777" w:rsidR="005B36C6" w:rsidRPr="00636C9B" w:rsidRDefault="005B36C6" w:rsidP="00843ACB">
      <w:pPr>
        <w:spacing w:after="0" w:line="240" w:lineRule="auto"/>
        <w:jc w:val="both"/>
        <w:rPr>
          <w:rFonts w:ascii="Times New Roman" w:hAnsi="Times New Roman"/>
          <w:b/>
          <w:sz w:val="24"/>
          <w:szCs w:val="24"/>
        </w:rPr>
      </w:pPr>
    </w:p>
    <w:p w14:paraId="414E7816" w14:textId="51D1D734" w:rsidR="00670EC7" w:rsidDel="00252661" w:rsidRDefault="000210D1" w:rsidP="00D76DF7">
      <w:pPr>
        <w:spacing w:after="0" w:line="480" w:lineRule="auto"/>
        <w:jc w:val="both"/>
        <w:rPr>
          <w:del w:id="710" w:author="Parks, Robbie M" w:date="2018-12-05T16:43:00Z"/>
          <w:rFonts w:ascii="Times New Roman" w:hAnsi="Times New Roman"/>
          <w:b/>
          <w:sz w:val="24"/>
          <w:szCs w:val="24"/>
        </w:rPr>
      </w:pPr>
      <w:del w:id="711" w:author="Parks, Robbie M" w:date="2018-12-05T16:43:00Z">
        <w:r w:rsidRPr="00636C9B" w:rsidDel="00252661">
          <w:rPr>
            <w:rFonts w:ascii="Times New Roman" w:hAnsi="Times New Roman"/>
            <w:b/>
            <w:sz w:val="24"/>
            <w:szCs w:val="24"/>
          </w:rPr>
          <w:delText>Discussion</w:delText>
        </w:r>
      </w:del>
    </w:p>
    <w:p w14:paraId="565E57DE" w14:textId="01B39A4F" w:rsidR="002365A9" w:rsidRDefault="00105420" w:rsidP="00843ACB">
      <w:pPr>
        <w:spacing w:after="0" w:line="240" w:lineRule="auto"/>
        <w:jc w:val="both"/>
        <w:rPr>
          <w:ins w:id="712" w:author="Parks, Robbie M" w:date="2018-12-05T16:57:00Z"/>
          <w:rFonts w:ascii="Times New Roman" w:hAnsi="Times New Roman"/>
          <w:i/>
          <w:sz w:val="24"/>
          <w:szCs w:val="24"/>
        </w:rPr>
      </w:pPr>
      <w:r w:rsidRPr="00843ACB">
        <w:rPr>
          <w:rFonts w:ascii="Times New Roman" w:hAnsi="Times New Roman"/>
          <w:i/>
          <w:sz w:val="24"/>
          <w:szCs w:val="24"/>
        </w:rPr>
        <w:t>General</w:t>
      </w:r>
      <w:ins w:id="713" w:author="Parks, Robbie M" w:date="2018-12-05T16:56:00Z">
        <w:r w:rsidR="00E13195">
          <w:rPr>
            <w:rFonts w:ascii="Times New Roman" w:hAnsi="Times New Roman"/>
            <w:i/>
            <w:sz w:val="24"/>
            <w:szCs w:val="24"/>
          </w:rPr>
          <w:t xml:space="preserve"> discussion</w:t>
        </w:r>
      </w:ins>
    </w:p>
    <w:p w14:paraId="2B72F5CE" w14:textId="445B9E5B" w:rsidR="002365A9" w:rsidRPr="002365A9" w:rsidRDefault="002365A9">
      <w:pPr>
        <w:pStyle w:val="ListParagraph"/>
        <w:numPr>
          <w:ilvl w:val="0"/>
          <w:numId w:val="10"/>
        </w:numPr>
        <w:spacing w:after="0" w:line="240" w:lineRule="auto"/>
        <w:jc w:val="both"/>
        <w:rPr>
          <w:rFonts w:ascii="Times New Roman" w:hAnsi="Times New Roman"/>
          <w:i/>
          <w:sz w:val="24"/>
          <w:szCs w:val="24"/>
          <w:rPrChange w:id="714" w:author="Parks, Robbie M" w:date="2018-12-05T16:57:00Z">
            <w:rPr/>
          </w:rPrChange>
        </w:rPr>
        <w:pPrChange w:id="715" w:author="Parks, Robbie M" w:date="2018-12-05T16:57:00Z">
          <w:pPr>
            <w:spacing w:after="0" w:line="240" w:lineRule="auto"/>
            <w:jc w:val="both"/>
          </w:pPr>
        </w:pPrChange>
      </w:pPr>
      <w:ins w:id="716" w:author="Parks, Robbie M" w:date="2018-12-05T16:57:00Z">
        <w:r>
          <w:rPr>
            <w:rFonts w:ascii="Times New Roman" w:hAnsi="Times New Roman"/>
            <w:sz w:val="24"/>
            <w:szCs w:val="24"/>
          </w:rPr>
          <w:t xml:space="preserve">We have used </w:t>
        </w:r>
      </w:ins>
      <w:ins w:id="717" w:author="Parks, Robbie M" w:date="2018-12-05T17:00:00Z">
        <w:r w:rsidR="00AA6EF0">
          <w:rPr>
            <w:rFonts w:ascii="Times New Roman" w:hAnsi="Times New Roman"/>
            <w:sz w:val="24"/>
            <w:szCs w:val="24"/>
          </w:rPr>
          <w:t>a novel Bayesian spatio-temporal model to estimate changes in deaths from injury</w:t>
        </w:r>
      </w:ins>
      <w:ins w:id="718" w:author="Parks, Robbie M" w:date="2018-12-05T17:12:00Z">
        <w:r w:rsidR="008F3D09">
          <w:rPr>
            <w:rFonts w:ascii="Times New Roman" w:hAnsi="Times New Roman"/>
            <w:sz w:val="24"/>
            <w:szCs w:val="24"/>
          </w:rPr>
          <w:t>, by age group and sex in the USA</w:t>
        </w:r>
      </w:ins>
      <w:ins w:id="719" w:author="Parks, Robbie M" w:date="2018-12-05T17:00:00Z">
        <w:r w:rsidR="000E43ED">
          <w:rPr>
            <w:rFonts w:ascii="Times New Roman" w:hAnsi="Times New Roman"/>
            <w:sz w:val="24"/>
            <w:szCs w:val="24"/>
          </w:rPr>
          <w:t>.</w:t>
        </w:r>
      </w:ins>
    </w:p>
    <w:p w14:paraId="1E37F28D" w14:textId="13310169" w:rsidR="004D2983" w:rsidRPr="00843ACB" w:rsidRDefault="004D2983" w:rsidP="00843ACB">
      <w:pPr>
        <w:pStyle w:val="ListParagraph"/>
        <w:numPr>
          <w:ilvl w:val="0"/>
          <w:numId w:val="10"/>
        </w:numPr>
        <w:spacing w:after="0" w:line="240" w:lineRule="auto"/>
        <w:jc w:val="both"/>
        <w:rPr>
          <w:rFonts w:ascii="Times New Roman" w:hAnsi="Times New Roman"/>
          <w:i/>
          <w:sz w:val="24"/>
          <w:szCs w:val="24"/>
        </w:rPr>
      </w:pPr>
      <w:r>
        <w:rPr>
          <w:rFonts w:ascii="Times New Roman" w:hAnsi="Times New Roman"/>
          <w:color w:val="000000" w:themeColor="text1"/>
          <w:sz w:val="24"/>
          <w:szCs w:val="24"/>
        </w:rPr>
        <w:t>A</w:t>
      </w:r>
      <w:r w:rsidRPr="00843ACB">
        <w:rPr>
          <w:rFonts w:ascii="Times New Roman" w:hAnsi="Times New Roman"/>
          <w:color w:val="000000" w:themeColor="text1"/>
          <w:sz w:val="24"/>
          <w:szCs w:val="24"/>
        </w:rPr>
        <w:t xml:space="preserve"> few </w:t>
      </w:r>
      <w:r>
        <w:rPr>
          <w:rFonts w:ascii="Times New Roman" w:hAnsi="Times New Roman"/>
          <w:color w:val="000000" w:themeColor="text1"/>
          <w:sz w:val="24"/>
          <w:szCs w:val="24"/>
        </w:rPr>
        <w:t>studies link</w:t>
      </w:r>
      <w:r w:rsidRPr="00843ACB">
        <w:rPr>
          <w:rFonts w:ascii="Times New Roman" w:hAnsi="Times New Roman"/>
          <w:color w:val="000000" w:themeColor="text1"/>
          <w:sz w:val="24"/>
          <w:szCs w:val="24"/>
        </w:rPr>
        <w:t xml:space="preserve"> an outcome for a particular type of injury with increasing temperature.</w:t>
      </w:r>
      <w:r w:rsidRPr="00843ACB">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18&lt;/sup&gt;","plainTextFormattedCitation":"13,16–18","previouslyFormattedCitation":"&lt;sup&gt;13,16–18&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9B623E" w:rsidRPr="009B623E">
        <w:rPr>
          <w:rFonts w:ascii="Times New Roman" w:hAnsi="Times New Roman"/>
          <w:noProof/>
          <w:color w:val="000000" w:themeColor="text1"/>
          <w:sz w:val="24"/>
          <w:szCs w:val="24"/>
          <w:vertAlign w:val="superscript"/>
        </w:rPr>
        <w:t>13,16–18</w:t>
      </w:r>
      <w:r w:rsidRPr="00843ACB">
        <w:rPr>
          <w:rFonts w:ascii="Times New Roman" w:hAnsi="Times New Roman"/>
          <w:color w:val="000000" w:themeColor="text1"/>
          <w:sz w:val="24"/>
          <w:szCs w:val="24"/>
        </w:rPr>
        <w:fldChar w:fldCharType="end"/>
      </w:r>
    </w:p>
    <w:p w14:paraId="579F2A8B" w14:textId="1E86D224" w:rsidR="00146F26" w:rsidRPr="00843ACB" w:rsidRDefault="00090A3A" w:rsidP="00843ACB">
      <w:pPr>
        <w:pStyle w:val="ListParagraph"/>
        <w:numPr>
          <w:ilvl w:val="0"/>
          <w:numId w:val="10"/>
        </w:numPr>
        <w:spacing w:after="0" w:line="240" w:lineRule="auto"/>
        <w:jc w:val="both"/>
        <w:rPr>
          <w:rFonts w:ascii="Times New Roman" w:hAnsi="Times New Roman"/>
          <w:sz w:val="24"/>
          <w:szCs w:val="24"/>
        </w:rPr>
      </w:pPr>
      <w:r w:rsidRPr="00843ACB">
        <w:rPr>
          <w:rFonts w:ascii="Times New Roman" w:hAnsi="Times New Roman"/>
          <w:sz w:val="24"/>
          <w:szCs w:val="24"/>
        </w:rPr>
        <w:t>Th</w:t>
      </w:r>
      <w:r w:rsidR="00F65593" w:rsidRPr="00843ACB">
        <w:rPr>
          <w:rFonts w:ascii="Times New Roman" w:hAnsi="Times New Roman"/>
          <w:sz w:val="24"/>
          <w:szCs w:val="24"/>
        </w:rPr>
        <w:t>at males make up</w:t>
      </w:r>
      <w:r w:rsidRPr="00843ACB">
        <w:rPr>
          <w:rFonts w:ascii="Times New Roman" w:hAnsi="Times New Roman"/>
          <w:sz w:val="24"/>
          <w:szCs w:val="24"/>
        </w:rPr>
        <w:t xml:space="preserve"> majority of additional </w:t>
      </w:r>
      <w:r w:rsidR="00BB2EFB" w:rsidRPr="00843ACB">
        <w:rPr>
          <w:rFonts w:ascii="Times New Roman" w:hAnsi="Times New Roman"/>
          <w:sz w:val="24"/>
          <w:szCs w:val="24"/>
        </w:rPr>
        <w:t xml:space="preserve">injury deaths </w:t>
      </w:r>
      <w:r w:rsidRPr="00843ACB">
        <w:rPr>
          <w:rFonts w:ascii="Times New Roman" w:hAnsi="Times New Roman"/>
          <w:sz w:val="24"/>
          <w:szCs w:val="24"/>
        </w:rPr>
        <w:t>contrasts with studies of cardiorespiratory causes of deaths, where effects estimated would be larger for females.</w:t>
      </w:r>
      <w:r w:rsidR="00914974" w:rsidRPr="00843ACB">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{"citationItems":[{"id":"ITEM-1","itemData":{"DOI":"10.1038/nclimate2123","ISBN":"1758-678X 1758-6798","ISSN":"17586798","abstract":"Warm temperatures adversely affect disease occurrence and death, in extreme conditions as well as when the temperature changes aremoremodest1,2 .Thereforeclimatechange,which is expectedtoaffect both average temperaturesandtemperature variability, is likely to impact health even in temperate climates. Climate change risk assessment is enriched if there is information on vulnerability and resilience to effects of temperature. Some studies have analysed socio-demographic characteristics that make individuals vulnerable to adverse effects of temperature1–4 . Less isknownabout community-level vulnerability.We used geo-coded mortality and environmental data and Bayesian spatial methods to conduct a national small- area analysis of the mortality effects of warm temperature for all 376 districts in England andWales. In the most vulnerable districts, those in London and south/southeast England, odds of dying fromcardiorespiratory causes increased by more than 10% for 1 ◦ C warmer temperature, compared with virtually no effect in the most resilient districts, which were in the far north. A 2 ◦ C warmer summer may result in 1,552 (95% credible interval 1,307–1,762)additional deaths,aboutone-half of which would occur in 95 districts. The findings enable risk and adaptation analyses to incorporate local vulnerability to warm temperature and to quantify inequality in its effects. Events","author":[{"dropping-particle":"","family":"Bennett","given":"James E.","non-dropping-particle":"","parse-names":false,"suffix":""},{"dropping-particle":"","family":"Blangiardo","given":"Marta","non-dropping-particle":"","parse-names":false,"suffix":""},{"dropping-particle":"","family":"Fecht","given":"Daniela","non-dropping-particle":"","parse-names":false,"suffix":""},{"dropping-particle":"","family":"Elliott","given":"Paul","non-dropping-particle":"","parse-names":false,"suffix":""},{"dropping-particle":"","family":"Ezzati","given":"Majid","non-dropping-particle":"","parse-names":false,"suffix":""}],"container-title":"Nature Climate Change","id":"ITEM-1","issue":"4","issued":{"date-parts":[["2014"]]},"page":"269-273","title":"Vulnerability to the mortality effects of warm temperature in the districts of England and Wales","type":"article-journal","volume":"4"},"uris":["http://www.mendeley.com/documents/?uuid=5f34f7af-83b0-4896-a914-0daa32211ebb"]}],"mendeley":{"formattedCitation":"&lt;sup&gt;19&lt;/sup&gt;","plainTextFormattedCitation":"19","previouslyFormattedCitation":"&lt;sup&gt;19&lt;/sup&gt;"},"properties":{"noteIndex":0},"schema":"https://github.com/citation-style-language/schema/raw/master/csl-citation.json"}</w:instrText>
      </w:r>
      <w:r w:rsidR="00914974" w:rsidRPr="00843ACB">
        <w:rPr>
          <w:rFonts w:ascii="Times New Roman" w:hAnsi="Times New Roman"/>
          <w:sz w:val="24"/>
          <w:szCs w:val="24"/>
        </w:rPr>
        <w:fldChar w:fldCharType="separate"/>
      </w:r>
      <w:r w:rsidR="009B623E" w:rsidRPr="009B623E">
        <w:rPr>
          <w:rFonts w:ascii="Times New Roman" w:hAnsi="Times New Roman"/>
          <w:noProof/>
          <w:sz w:val="24"/>
          <w:szCs w:val="24"/>
          <w:vertAlign w:val="superscript"/>
        </w:rPr>
        <w:t>19</w:t>
      </w:r>
      <w:r w:rsidR="00914974" w:rsidRPr="00843ACB">
        <w:rPr>
          <w:rFonts w:ascii="Times New Roman" w:hAnsi="Times New Roman"/>
          <w:sz w:val="24"/>
          <w:szCs w:val="24"/>
        </w:rPr>
        <w:fldChar w:fldCharType="end"/>
      </w:r>
    </w:p>
    <w:p w14:paraId="27852255" w14:textId="25BA44C1" w:rsidR="00362889" w:rsidRPr="00843ACB" w:rsidRDefault="00362889" w:rsidP="00843ACB">
      <w:pPr>
        <w:pStyle w:val="ListParagraph"/>
        <w:numPr>
          <w:ilvl w:val="0"/>
          <w:numId w:val="10"/>
        </w:numPr>
        <w:spacing w:after="0" w:line="240" w:lineRule="auto"/>
        <w:jc w:val="both"/>
        <w:rPr>
          <w:rFonts w:ascii="Times New Roman" w:hAnsi="Times New Roman"/>
          <w:sz w:val="24"/>
          <w:szCs w:val="24"/>
        </w:rPr>
      </w:pPr>
      <w:r w:rsidRPr="00843ACB">
        <w:rPr>
          <w:rFonts w:ascii="Times New Roman" w:hAnsi="Times New Roman"/>
          <w:color w:val="000000" w:themeColor="text1"/>
          <w:sz w:val="24"/>
          <w:szCs w:val="24"/>
        </w:rPr>
        <w:t>There are studies which indirectly examine relationships of violent behaviour and conflict with climate change,</w:t>
      </w:r>
      <w:r w:rsidRPr="00843ACB">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8D6D4A">
        <w:rPr>
          <w:rFonts w:ascii="MS Mincho" w:eastAsia="MS Mincho" w:hAnsi="MS Mincho" w:cs="MS Mincho"/>
          <w:color w:val="000000" w:themeColor="text1"/>
          <w:sz w:val="24"/>
          <w:szCs w:val="24"/>
        </w:rPr>
        <w:instrText>∼</w:instrText>
      </w:r>
      <w:r w:rsidR="008D6D4A">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20–25&lt;/sup&gt;","plainTextFormattedCitation":"20–25","previouslyFormattedCitation":"&lt;sup&gt;20–25&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9B623E" w:rsidRPr="009B623E">
        <w:rPr>
          <w:rFonts w:ascii="Times New Roman" w:hAnsi="Times New Roman"/>
          <w:noProof/>
          <w:color w:val="000000" w:themeColor="text1"/>
          <w:sz w:val="24"/>
          <w:szCs w:val="24"/>
          <w:vertAlign w:val="superscript"/>
        </w:rPr>
        <w:t>20–25</w:t>
      </w:r>
      <w:r w:rsidRPr="00843ACB">
        <w:rPr>
          <w:rFonts w:ascii="Times New Roman" w:hAnsi="Times New Roman"/>
          <w:color w:val="000000" w:themeColor="text1"/>
          <w:sz w:val="24"/>
          <w:szCs w:val="24"/>
        </w:rPr>
        <w:fldChar w:fldCharType="end"/>
      </w:r>
      <w:r w:rsidRPr="00843ACB">
        <w:rPr>
          <w:rFonts w:ascii="Times New Roman" w:hAnsi="Times New Roman"/>
          <w:color w:val="000000" w:themeColor="text1"/>
          <w:sz w:val="24"/>
          <w:szCs w:val="24"/>
        </w:rPr>
        <w:t xml:space="preserve"> with only a few linking an outcome for a particular type of injury with increasing temperature.</w:t>
      </w:r>
      <w:r w:rsidRPr="00843ACB">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{"citationItems":[{"id":"ITEM-1","itemData":{"DOI":"10.1192/bjp.bp.106.031948","ISBN":"0007-1250","ISSN":"00071250","PMID":"17666493","abstract":"BACKGROUND: Seasonal fluctuation in suicide has been observed in many populations. High temperature may contribute to this, but the effect of short-term fluctuations in temperature on suicide rates has not been studied. AIMS: To assess the relationship between daily temperature and daily suicide counts in England and Wales between 1 January 1993 and 31 December 2003 and to establish whether heatwaves are associated with increased mortality from suicide. METHOD: Time-series regression analysis was used to explore and quantify the relationship between daily suicide counts and daily temperature. The impact of two heatwaves on suicide was estimated. RESULTS: No spring or summer peak in suicide was found. Above 18 degrees C, each 1 degrees C increase in mean temperature was associated with a 3.8 and 5.0% rise in suicide and violent suicide respectively. Suicide increased by 46.9% during the 1995 heatwave, whereas no change was seen during the 2003 heat wave. CONCLUSIONS: There is increased risk of suicide during hot weather.","author":[{"dropping-particle":"","family":"Page","given":"Lisa A.","non-dropping-particle":"","parse-names":false,"suffix":""},{"dropping-particle":"","family":"Hajat","given":"Shakoor","non-dropping-particle":"","parse-names":false,"suffix":""},{"dropping-particle":"","family":"Kovats","given":"R. Sari","non-dropping-particle":"","parse-names":false,"suffix":""}],"container-title":"British Journal of Psychiatry","id":"ITEM-1","issued":{"date-parts":[["2007"]]},"title":"Relationship between daily suicide counts and temperature in England and Wales","type":"article-journal"},"uris":["http://www.mendeley.com/documents/?uuid=3b65e3da-20ac-4b12-b382-37ea3b583d94"]},{"id":"ITEM-2","itemData":{"DOI":"10.1038/s41558-018-0222-x","ISSN":"17586798","abstract":"Linkages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Change","id":"ITEM-2","issued":{"date-parts":[["2018"]]},"title":"Higher temperatures increase suicide rates in the United States and Mexico","type":"article-journal"},"uris":["http://www.mendeley.com/documents/?uuid=6dbd0985-7ffc-4604-9986-7c871ffae9a7"]},{"id":"ITEM-3","itemData":{"DOI":"10.1007/s00484-016-1270-4","ISSN":"00207128","PMID":"27858164","abstract":"© 2016, The Author(s). The relationship between temperature and mortality is well established but has seldom been investigated in terms of external causes. In some Eastern European countries, external cause mortality is substantial. Deaths owing to external causes are the third largest cause of mortality in Estonia, after cardiovascular disease and cancer. Death rates owing to external causes may reflect behavioural changes among a population. The aim for the current study was to investigate if there is any association between temperature and external cause mortality, in Estonia. We collected daily information on deaths from external causes (ICD-10 diagnosis codes V00–Y99) and maximum temperatures over the period 1997–2013. The relationship between daily maximum temperature and mortality was investigated using Poisson regression, combined with a distributed lag non-linear model considering lag times of up to 10 days. We found significantly higher mortality owing to external causes on hot (the same and previous day) and cold days (with a lag of 1–3 days). The cumulative relative risks for heat (an increase in temperature from the 75th to 99th percentile) were 1.24 (95% confidence interval, 1.14–1.34) and for cold (a decrease from the 25th to 1st percentile) 1.19 (1.03–1.38). Deaths due to external causes might reflect changes in behaviour among a population during periods of extreme hot and cold temperatures and should therefore be investigated further, because such deaths have a severe impact on public health, especially in Eastern Europe where external mortality rates are high.","author":[{"dropping-particle":"","family":"Orru","given":"Hans","non-dropping-particle":"","parse-names":false,"suffix":""},{"dropping-particle":"","family":"Åström","given":"Daniel Oudin","non-dropping-particle":"","parse-names":false,"suffix":""}],"container-title":"International Journal of Biometeorology","id":"ITEM-3","issued":{"date-parts":[["2017"]]},"title":"Increases in external cause mortality due to high and low temperatures: evidence from northeastern Europe","type":"article-journal"},"uris":["http://www.mendeley.com/documents/?uuid=66c9f845-c818-4c8c-9d9c-20b3ea085139"]},{"id":"ITEM-4","itemData":{"DOI":"10.1136/bmjopen-2015-010399","ISSN":"20446055","PMID":"26868947","abstract":"OBJECTIVES Given the likelihood of increased hot weather due to climate change, it is crucial to have prevention measures in place to reduce the health burden of high temperatures and heat waves. The aim of this review is to summarise and evaluate the evidence on the effects of summertime weather on unintentional injuries in high-income countries. DESIGN 3 databases (Global Public Health, EMBASE and MEDLINE) were searched by using related keywords and their truncations in the title and abstract, and reference lists of key studies were scanned. Studies reporting heatstroke and intentional injuries were excluded. RESULTS 13 studies met our inclusion criteria. 11 out of 13 studies showed that the risk of unintentional injuries increases with increasing ambient temperatures. On days with moderate temperatures, the increased risk varied between 0.4% and 5.3% for each 1°C increase in ambient temperature. On extreme temperature days, the risk of injuries decreased. 2 out of 3 studies on occupational accidents found an increase in work-related accidents during high temperatures. For trauma hospital admissions, 6 studies reported an increase during hot weather, whereas 1 study found no association. The evidence for impacts on injuries by subgroups such as children, the elderly and drug users was limited and inconsistent. CONCLUSIONS The present review describes a broader range of types of unintentional fatal and non-fatal injuries (occupational, trauma hospital admissions, traffic, fire entrapments, poisoning and drug overdose) than has previously been reported. Our review confirms that hot weather can increase the risk of unintentional injuries and accidents in high-income countries. The results are useful for injury prevention strategies.","author":[{"dropping-particle":"","family":"Kampe","given":"Eveline Otte Im","non-dropping-particle":"","parse-names":false,"suffix":""},{"dropping-particle":"","family":"Kovats","given":"Sari","non-dropping-particle":"","parse-names":false,"suffix":""},{"dropping-particle":"","family":"Hajat","given":"Shakoor","non-dropping-particle":"","parse-names":false,"suffix":""}],"container-title":"BMJ Open","id":"ITEM-4","issued":{"date-parts":[["2016"]]},"title":"Impact of high ambient temperature on unintentional injuries in high-income countries: A narrative systematic literature review","type":"article-journal"},"uris":["http://www.mendeley.com/documents/?uuid=6cb447b2-f825-4389-8b64-94718c69c1b2"]}],"mendeley":{"formattedCitation":"&lt;sup&gt;13,16–18&lt;/sup&gt;","plainTextFormattedCitation":"13,16–18","previouslyFormattedCitation":"&lt;sup&gt;13,16–18&lt;/sup&gt;"},"properties":{"noteIndex":0},"schema":"https://github.com/citation-style-language/schema/raw/master/csl-citation.json"}</w:instrText>
      </w:r>
      <w:r w:rsidRPr="00843ACB">
        <w:rPr>
          <w:rFonts w:ascii="Times New Roman" w:hAnsi="Times New Roman"/>
          <w:color w:val="000000" w:themeColor="text1"/>
          <w:sz w:val="24"/>
          <w:szCs w:val="24"/>
        </w:rPr>
        <w:fldChar w:fldCharType="separate"/>
      </w:r>
      <w:r w:rsidR="009B623E" w:rsidRPr="009B623E">
        <w:rPr>
          <w:rFonts w:ascii="Times New Roman" w:hAnsi="Times New Roman"/>
          <w:noProof/>
          <w:color w:val="000000" w:themeColor="text1"/>
          <w:sz w:val="24"/>
          <w:szCs w:val="24"/>
          <w:vertAlign w:val="superscript"/>
        </w:rPr>
        <w:t>13,16–18</w:t>
      </w:r>
      <w:r w:rsidRPr="00843ACB">
        <w:rPr>
          <w:rFonts w:ascii="Times New Roman" w:hAnsi="Times New Roman"/>
          <w:color w:val="000000" w:themeColor="text1"/>
          <w:sz w:val="24"/>
          <w:szCs w:val="24"/>
        </w:rPr>
        <w:fldChar w:fldCharType="end"/>
      </w:r>
    </w:p>
    <w:p w14:paraId="6ED609D4" w14:textId="4A38DEC8" w:rsidR="00B95A90" w:rsidRPr="00843ACB" w:rsidRDefault="008D5A41" w:rsidP="00843ACB">
      <w:pPr>
        <w:pStyle w:val="ListParagraph"/>
        <w:numPr>
          <w:ilvl w:val="0"/>
          <w:numId w:val="10"/>
        </w:numPr>
        <w:spacing w:after="0" w:line="240" w:lineRule="auto"/>
        <w:jc w:val="both"/>
        <w:rPr>
          <w:rFonts w:ascii="Times New Roman" w:hAnsi="Times New Roman"/>
          <w:sz w:val="24"/>
          <w:szCs w:val="24"/>
        </w:rPr>
      </w:pPr>
      <w:ins w:id="720" w:author="Parks, Robbie M" w:date="2018-12-05T17:13:00Z">
        <w:r>
          <w:rPr>
            <w:rFonts w:ascii="Times New Roman" w:hAnsi="Times New Roman"/>
            <w:sz w:val="24"/>
            <w:szCs w:val="24"/>
          </w:rPr>
          <w:t>The a</w:t>
        </w:r>
      </w:ins>
      <w:del w:id="721" w:author="Parks, Robbie M" w:date="2018-12-05T17:13:00Z">
        <w:r w:rsidR="00B95A90" w:rsidDel="008D5A41">
          <w:rPr>
            <w:rFonts w:ascii="Times New Roman" w:hAnsi="Times New Roman"/>
            <w:sz w:val="24"/>
            <w:szCs w:val="24"/>
          </w:rPr>
          <w:delText>A</w:delText>
        </w:r>
      </w:del>
      <w:r w:rsidR="00B95A90">
        <w:rPr>
          <w:rFonts w:ascii="Times New Roman" w:hAnsi="Times New Roman"/>
          <w:sz w:val="24"/>
          <w:szCs w:val="24"/>
        </w:rPr>
        <w:t>verage alcohol consumption by country and area in USA increases with colder average temperatures.</w:t>
      </w:r>
      <w:r w:rsidR="00B95A90">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{"citationItems":[{"id":"ITEM-1","itemData":{"ISSN":"1528-0012","abstract":"Background and Aims: Heavy alcohol (EtOH) intake can cause vasodilation and thermogenesis giving the perception of warmth. Based on these biological properties, it is generally assumed that countries with colder weather have increased alcohol consumption and therefore may have increased prevalence of alcoholic liver diseases. Furthermore, there may be an association with hours of sunlight, which has been related to both temperature and depression, which could influence alcohol use. However, this assumption has not been critically tested using global epidemiological data. To test this hypothesis, we performed a worldwide analysis to assess if the climate and geographical location of a country influences the alcohol-attributable fraction (AAF) of cirrhosis. Methods: We performed an exhaustive and comprehensive analysis of the following global databases for a total of 193 countries: WHO Global Report on Alcohol and Health, WHO Global Health Observatory, CIA World Factbook, Climatic Research Unit of the University of East Anglia, Global Precipitation Climatology Centre of Germany, The World Bank DataBank and World Meterological Organization. We used the mean temperature of a country in Celsius (of the year 2011), absolute latitude, average daily alcohol intake, most prominent climate (based on Koppen climate classification), average hours of yearly sunshine and percentage of binge drinkers as parameters for our analysis. Uni- and multivariate models were fitted to determine the influence of these parameters and the outcome of AAF. Results: In the univariate analysis, we found an inverse association between mean average temperature, mean annual sunshine hours and a positive association with latitude absolute value (p&lt;0.05), with AAF. In the multivariate analysis, average temperature and sunshine hours remained independently associated with the burden of alcohol cirrhosis or AAF after adjusting for the percentage of binge drinkers among active drinkers and alcohol consumption (p &lt;0.05). For every degree Celsius increase in temperature there is an observed 0.3% decrease in AAF. We also found an association between AAF and the Koppen Climate Classification of a country. Those countries in continental climates had significantly higher AAF than those in other classifications. These results indicate that cold weather is associated with higher burden of alcohol cirrhosis in patients with severe liver disease. Conclusions: Colder weather and fewer hours of sunlight …","author":[{"dropping-particle":"","family":"Shah","given":"N.D.","non-dropping-particle":"","parse-names":false,"suffix":""},{"dropping-particle":"","family":"Cruz-Lemini","given":"M.","non-dropping-particle":"","parse-names":false,"suffix":""},{"dropping-particle":"","family":"Stein","given":"E.","non-dropping-particle":"","parse-names":false,"suffix":""},{"dropping-particle":"","family":"Abraldes","given":"J.","non-dropping-particle":"","parse-names":false,"suffix":""},{"dropping-particle":"","family":"Altamirano","given":"J.","non-dropping-particle":"","parse-names":false,"suffix":""}],"container-title":"Gastroenterology","id":"ITEM-1","issued":{"date-parts":[["2017"]]},"title":"Colder weather and fewer sunlight hours increase the weight of alcohol as a cause of cirrhosis worldwide","type":"article-journal"},"uris":["http://www.mendeley.com/documents/?uuid=3b93160f-3d3c-4df2-a53e-0ac0f434eb24"]}],"mendeley":{"formattedCitation":"&lt;sup&gt;26&lt;/sup&gt;","plainTextFormattedCitation":"26","previouslyFormattedCitation":"&lt;sup&gt;26&lt;/sup&gt;"},"properties":{"noteIndex":0},"schema":"https://github.com/citation-style-language/schema/raw/master/csl-citation.json"}</w:instrText>
      </w:r>
      <w:r w:rsidR="00B95A90">
        <w:rPr>
          <w:rFonts w:ascii="Times New Roman" w:hAnsi="Times New Roman"/>
          <w:sz w:val="24"/>
          <w:szCs w:val="24"/>
        </w:rPr>
        <w:fldChar w:fldCharType="separate"/>
      </w:r>
      <w:r w:rsidR="009B623E" w:rsidRPr="009B623E">
        <w:rPr>
          <w:rFonts w:ascii="Times New Roman" w:hAnsi="Times New Roman"/>
          <w:noProof/>
          <w:sz w:val="24"/>
          <w:szCs w:val="24"/>
          <w:vertAlign w:val="superscript"/>
        </w:rPr>
        <w:t>26</w:t>
      </w:r>
      <w:r w:rsidR="00B95A90">
        <w:rPr>
          <w:rFonts w:ascii="Times New Roman" w:hAnsi="Times New Roman"/>
          <w:sz w:val="24"/>
          <w:szCs w:val="24"/>
        </w:rPr>
        <w:fldChar w:fldCharType="end"/>
      </w:r>
      <w:r w:rsidR="00B95A90">
        <w:rPr>
          <w:rFonts w:ascii="Times New Roman" w:hAnsi="Times New Roman"/>
          <w:sz w:val="24"/>
          <w:szCs w:val="24"/>
        </w:rPr>
        <w:t xml:space="preserve"> </w:t>
      </w:r>
      <w:ins w:id="722" w:author="Parks, Robbie M" w:date="2018-12-05T17:13:00Z">
        <w:r w:rsidR="006B1E2F">
          <w:rPr>
            <w:rFonts w:ascii="Times New Roman" w:hAnsi="Times New Roman"/>
            <w:sz w:val="24"/>
            <w:szCs w:val="24"/>
          </w:rPr>
          <w:t>However, d</w:t>
        </w:r>
      </w:ins>
      <w:del w:id="723" w:author="Parks, Robbie M" w:date="2018-12-05T17:13:00Z">
        <w:r w:rsidR="00B95A90" w:rsidDel="006B1E2F">
          <w:rPr>
            <w:rFonts w:ascii="Times New Roman" w:hAnsi="Times New Roman"/>
            <w:sz w:val="24"/>
            <w:szCs w:val="24"/>
          </w:rPr>
          <w:delText>D</w:delText>
        </w:r>
      </w:del>
      <w:r w:rsidR="00B95A90">
        <w:rPr>
          <w:rFonts w:ascii="Times New Roman" w:hAnsi="Times New Roman"/>
          <w:sz w:val="24"/>
          <w:szCs w:val="24"/>
        </w:rPr>
        <w:t xml:space="preserve">eviation from seasonal averages </w:t>
      </w:r>
      <w:ins w:id="724" w:author="Parks, Robbie M" w:date="2018-12-05T17:13:00Z">
        <w:r w:rsidR="006B1E2F">
          <w:rPr>
            <w:rFonts w:ascii="Times New Roman" w:hAnsi="Times New Roman"/>
            <w:sz w:val="24"/>
            <w:szCs w:val="24"/>
          </w:rPr>
          <w:t xml:space="preserve">may </w:t>
        </w:r>
      </w:ins>
      <w:r w:rsidR="00B95A90">
        <w:rPr>
          <w:rFonts w:ascii="Times New Roman" w:hAnsi="Times New Roman"/>
          <w:sz w:val="24"/>
          <w:szCs w:val="24"/>
        </w:rPr>
        <w:t>affect</w:t>
      </w:r>
      <w:del w:id="725" w:author="Parks, Robbie M" w:date="2018-12-05T17:13:00Z">
        <w:r w:rsidR="00B95A90" w:rsidDel="006B1E2F">
          <w:rPr>
            <w:rFonts w:ascii="Times New Roman" w:hAnsi="Times New Roman"/>
            <w:sz w:val="24"/>
            <w:szCs w:val="24"/>
          </w:rPr>
          <w:delText>s</w:delText>
        </w:r>
      </w:del>
      <w:r w:rsidR="00B95A90">
        <w:rPr>
          <w:rFonts w:ascii="Times New Roman" w:hAnsi="Times New Roman"/>
          <w:sz w:val="24"/>
          <w:szCs w:val="24"/>
        </w:rPr>
        <w:t xml:space="preserve"> alcohol consumption</w:t>
      </w:r>
      <w:ins w:id="726" w:author="Parks, Robbie M" w:date="2018-12-05T17:13:00Z">
        <w:r w:rsidR="006B1E2F" w:rsidDel="006B1E2F">
          <w:rPr>
            <w:rFonts w:ascii="Times New Roman" w:hAnsi="Times New Roman"/>
            <w:sz w:val="24"/>
            <w:szCs w:val="24"/>
          </w:rPr>
          <w:t xml:space="preserve"> </w:t>
        </w:r>
      </w:ins>
      <w:del w:id="727" w:author="Parks, Robbie M" w:date="2018-12-05T17:13:00Z">
        <w:r w:rsidR="00B95A90" w:rsidDel="006B1E2F">
          <w:rPr>
            <w:rFonts w:ascii="Times New Roman" w:hAnsi="Times New Roman"/>
            <w:sz w:val="24"/>
            <w:szCs w:val="24"/>
          </w:rPr>
          <w:delText xml:space="preserve"> </w:delText>
        </w:r>
      </w:del>
      <w:del w:id="728" w:author="Parks, Robbie M" w:date="2018-12-05T17:01:00Z">
        <w:r w:rsidR="00B95A90" w:rsidDel="005864E5">
          <w:rPr>
            <w:rFonts w:ascii="Times New Roman" w:hAnsi="Times New Roman"/>
            <w:sz w:val="24"/>
            <w:szCs w:val="24"/>
          </w:rPr>
          <w:delText xml:space="preserve">also </w:delText>
        </w:r>
      </w:del>
      <w:del w:id="729" w:author="Parks, Robbie M" w:date="2018-12-05T17:13:00Z">
        <w:r w:rsidR="00B95A90" w:rsidDel="006B1E2F">
          <w:rPr>
            <w:rFonts w:ascii="Times New Roman" w:hAnsi="Times New Roman"/>
            <w:sz w:val="24"/>
            <w:szCs w:val="24"/>
          </w:rPr>
          <w:delText>in</w:delText>
        </w:r>
      </w:del>
      <w:del w:id="730" w:author="Parks, Robbie M" w:date="2018-12-05T17:01:00Z">
        <w:r w:rsidR="00B95A90" w:rsidDel="005864E5">
          <w:rPr>
            <w:rFonts w:ascii="Times New Roman" w:hAnsi="Times New Roman"/>
            <w:sz w:val="24"/>
            <w:szCs w:val="24"/>
          </w:rPr>
          <w:delText xml:space="preserve"> summer (</w:delText>
        </w:r>
        <w:r w:rsidR="008D7FE8" w:rsidDel="005864E5">
          <w:rPr>
            <w:rFonts w:ascii="Times New Roman" w:hAnsi="Times New Roman"/>
            <w:sz w:val="24"/>
            <w:szCs w:val="24"/>
          </w:rPr>
          <w:delText>still looking for this evidence</w:delText>
        </w:r>
        <w:r w:rsidR="00B95A90" w:rsidDel="005864E5">
          <w:rPr>
            <w:rFonts w:ascii="Times New Roman" w:hAnsi="Times New Roman"/>
            <w:sz w:val="24"/>
            <w:szCs w:val="24"/>
          </w:rPr>
          <w:delText>)</w:delText>
        </w:r>
      </w:del>
      <w:r w:rsidR="00B95A90">
        <w:rPr>
          <w:rFonts w:ascii="Times New Roman" w:hAnsi="Times New Roman"/>
          <w:sz w:val="24"/>
          <w:szCs w:val="24"/>
        </w:rPr>
        <w:t>.</w:t>
      </w:r>
    </w:p>
    <w:p w14:paraId="4DC4DB94" w14:textId="77777777" w:rsidR="00CE4993" w:rsidRPr="00636C9B" w:rsidRDefault="00CE4993" w:rsidP="00843ACB">
      <w:pPr>
        <w:spacing w:after="0" w:line="240" w:lineRule="auto"/>
        <w:jc w:val="both"/>
        <w:rPr>
          <w:rFonts w:ascii="Times New Roman" w:hAnsi="Times New Roman"/>
          <w:sz w:val="24"/>
          <w:szCs w:val="24"/>
        </w:rPr>
      </w:pPr>
    </w:p>
    <w:p w14:paraId="527D4EFD" w14:textId="723839D8" w:rsidR="00D259CD" w:rsidRPr="00F666B9"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Transport</w:t>
      </w:r>
      <w:ins w:id="731" w:author="Parks, Robbie M" w:date="2018-12-05T16:56:00Z">
        <w:r w:rsidR="00E13195">
          <w:rPr>
            <w:rFonts w:ascii="Times New Roman" w:hAnsi="Times New Roman"/>
            <w:i/>
            <w:sz w:val="24"/>
            <w:szCs w:val="24"/>
          </w:rPr>
          <w:t xml:space="preserve"> discussion</w:t>
        </w:r>
      </w:ins>
    </w:p>
    <w:p w14:paraId="362EB49C" w14:textId="13271880" w:rsidR="002B3894" w:rsidRDefault="006942E2" w:rsidP="00843ACB">
      <w:pPr>
        <w:pStyle w:val="ListParagraph"/>
        <w:numPr>
          <w:ilvl w:val="0"/>
          <w:numId w:val="7"/>
        </w:numPr>
        <w:spacing w:after="0" w:line="240" w:lineRule="auto"/>
        <w:jc w:val="both"/>
        <w:rPr>
          <w:ins w:id="732" w:author="Parks, Robbie M" w:date="2018-12-05T17:17:00Z"/>
          <w:rFonts w:ascii="Times New Roman" w:hAnsi="Times New Roman"/>
          <w:sz w:val="24"/>
          <w:szCs w:val="24"/>
        </w:rPr>
      </w:pPr>
      <w:ins w:id="733" w:author="Parks, Robbie M" w:date="2018-12-05T17:21:00Z">
        <w:r>
          <w:rPr>
            <w:rFonts w:ascii="Times New Roman" w:hAnsi="Times New Roman"/>
            <w:sz w:val="24"/>
            <w:szCs w:val="24"/>
          </w:rPr>
          <w:t>Research</w:t>
        </w:r>
      </w:ins>
      <w:ins w:id="734" w:author="Parks, Robbie M" w:date="2018-12-05T17:17:00Z">
        <w:r w:rsidR="006F7CFD">
          <w:rPr>
            <w:rFonts w:ascii="Times New Roman" w:hAnsi="Times New Roman"/>
            <w:sz w:val="24"/>
            <w:szCs w:val="24"/>
          </w:rPr>
          <w:t xml:space="preserve"> in Canada </w:t>
        </w:r>
      </w:ins>
      <w:ins w:id="735" w:author="Parks, Robbie M" w:date="2018-12-05T17:21:00Z">
        <w:r>
          <w:rPr>
            <w:rFonts w:ascii="Times New Roman" w:hAnsi="Times New Roman"/>
            <w:sz w:val="24"/>
            <w:szCs w:val="24"/>
          </w:rPr>
          <w:t>has</w:t>
        </w:r>
      </w:ins>
      <w:ins w:id="736" w:author="Parks, Robbie M" w:date="2018-12-05T17:17:00Z">
        <w:r w:rsidR="006F7CFD">
          <w:rPr>
            <w:rFonts w:ascii="Times New Roman" w:hAnsi="Times New Roman"/>
            <w:sz w:val="24"/>
            <w:szCs w:val="24"/>
          </w:rPr>
          <w:t xml:space="preserve"> shown that there is m</w:t>
        </w:r>
      </w:ins>
      <w:del w:id="737" w:author="Parks, Robbie M" w:date="2018-12-05T17:17:00Z">
        <w:r w:rsidR="00C204F6" w:rsidDel="006F7CFD">
          <w:rPr>
            <w:rFonts w:ascii="Times New Roman" w:hAnsi="Times New Roman"/>
            <w:sz w:val="24"/>
            <w:szCs w:val="24"/>
          </w:rPr>
          <w:delText>M</w:delText>
        </w:r>
      </w:del>
      <w:r w:rsidR="00C204F6">
        <w:rPr>
          <w:rFonts w:ascii="Times New Roman" w:hAnsi="Times New Roman"/>
          <w:sz w:val="24"/>
          <w:szCs w:val="24"/>
        </w:rPr>
        <w:t>ore road traffic when there is less snow</w:t>
      </w:r>
      <w:r w:rsidR="00730CB0">
        <w:rPr>
          <w:rFonts w:ascii="Times New Roman" w:hAnsi="Times New Roman"/>
          <w:sz w:val="24"/>
          <w:szCs w:val="24"/>
        </w:rPr>
        <w:t xml:space="preserve"> (i.e., </w:t>
      </w:r>
      <w:del w:id="738" w:author="Parks, Robbie M" w:date="2018-12-05T17:17:00Z">
        <w:r w:rsidR="00730CB0" w:rsidDel="006F7CFD">
          <w:rPr>
            <w:rFonts w:ascii="Times New Roman" w:hAnsi="Times New Roman"/>
            <w:sz w:val="24"/>
            <w:szCs w:val="24"/>
          </w:rPr>
          <w:delText>correlated with higher temperature</w:delText>
        </w:r>
      </w:del>
      <w:ins w:id="739" w:author="Parks, Robbie M" w:date="2018-12-05T17:17:00Z">
        <w:r w:rsidR="006F7CFD">
          <w:rPr>
            <w:rFonts w:ascii="Times New Roman" w:hAnsi="Times New Roman"/>
            <w:sz w:val="24"/>
            <w:szCs w:val="24"/>
          </w:rPr>
          <w:t>warmer weather</w:t>
        </w:r>
      </w:ins>
      <w:r w:rsidR="00730CB0">
        <w:rPr>
          <w:rFonts w:ascii="Times New Roman" w:hAnsi="Times New Roman"/>
          <w:sz w:val="24"/>
          <w:szCs w:val="24"/>
        </w:rPr>
        <w:t>)</w:t>
      </w:r>
      <w:r w:rsidR="00780977">
        <w:rPr>
          <w:rFonts w:ascii="Times New Roman" w:hAnsi="Times New Roman"/>
          <w:sz w:val="24"/>
          <w:szCs w:val="24"/>
        </w:rPr>
        <w:t xml:space="preserve"> in winter in Canada</w:t>
      </w:r>
      <w:r w:rsidR="00E17F7C">
        <w:rPr>
          <w:rFonts w:ascii="Times New Roman" w:hAnsi="Times New Roman"/>
          <w:sz w:val="24"/>
          <w:szCs w:val="24"/>
        </w:rPr>
        <w:t>.</w:t>
      </w:r>
      <w:r w:rsidR="00AD55FC">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{"citationItems":[{"id":"ITEM-1","itemData":{"DOI":"10.1016/j.sbspro.2013.11.143","ISSN":"18770428","abstract":"This paper is based on the past several years of research carried out by transportation research group at the University of Regina, Canada to understand the impact of cold and snow on traffic volume during winter months in Canada. A detailed investigation of highway traffic variations i.e. total traffic, passenger car and truck traffic with severity of cold, the amount of snow, and various combinations of cold and snow intensities is presented here. These investigations were conducted using hourly traffic data from 350 permanent traffic counter sites, 6 Weigh in Motion sites and weather data from 598 weather stations located in the province of Alberta, Canada, from 1995 to 2010. Multiple regression analysis is used in the modeling process. The model parameters include three sets of variables: the amount of snowfall as a quantitative variable, categorized cold as a dummy variable, and an interaction variable formed by the product of these two variables. The study results indicate that the association of highway traffic flow with cold and snow varies with day of week, hour of day, and severity of weather conditions. A reduction of 1% to 2% in total traffic volume for each centimeter of snowfall is observed when the mean temperature is above 0°C. For the days with zero precipitation, reductions in total traffic volume due to mild and severe cold are 1% and 31%, respectively. An additional reduction of 0.5% to 3% per centimeter of snowfall results when snowfall occurs during severe cold conditions. Traffic volumes decreased with increase in the severity of cold temperatures. During extremely cold weather (below -25°C), the average winter daily traffic volume was reduced by about 30%. Weekend traffic volumes were more susceptible to cold than weekday numbers for all types of highways. Commuter and regional commuter roads experienced the lowest variations with cold. The impact of cold was very high for recreational roads and moderate for rural, long distance roads. This study also shows a clear indication in the reduction in daily traffic volumes due to snow (reductions between 7% and 17% for each centimeter of snowfall were observed). When individual vehicle classes were analyzed, it is found that passenger cars are more vulnerable to adverse weather conditions than trucks. Trucks are not as greatly affected as passenger cars by adverse weather conditions. Interestingly, the modeling results for one of the study sites reveal that higher truck traffic volumes…","author":[{"dropping-particle":"","family":"Datla","given":"Sandeep","non-dropping-particle":"","parse-names":false,"suffix":""},{"dropping-particle":"","family":"Sahu","given":"Prasanta","non-dropping-particle":"","parse-names":false,"suffix":""},{"dropping-particle":"","family":"Roh","given":"Hyuk-Jae","non-dropping-particle":"","parse-names":false,"suffix":""},{"dropping-particle":"","family":"Sharma","given":"Satish","non-dropping-particle":"","parse-names":false,"suffix":""}],"container-title":"Procedia - Social and Behavioral Sciences","id":"ITEM-1","issued":{"date-parts":[["2013"]]},"title":"A comprehensive analysis of the association of highway traffic with winter weather conditions","type":"article-journal"},"uris":["http://www.mendeley.com/documents/?uuid=233f0726-1cfd-42d7-875f-e343bcfbfb89"]},{"id":"ITEM-2","itemData":{"DOI":"10.1061/(ASCE)CR.1943-5495.0000099","ISBN":"9682404614","ISSN":"0887-381X","abstract":"? 2015 American Society of Civil Engineers.Winter weather conditions such as extremely cold temperatures, heavy snowfall, and high wind chills are common occurrences in Canada. Impacts of such adverse weather conditions on total highway traffic volume have been the subject of several research studies in the past. However, none of the past studies investigated thoroughly the impacts of severe cold and heavy snowfall on temporal and spatial variations of truck traffic on Canadian highways. Impacts of weather on route choice behavior of truck and passenger car drivers have also not been addressed in the past. This paper presents an in-depth analysis of the winter weather impacts on classified traffic volume in terms of passenger cars and trucks with considerations of highway types. This study is based on large traffic and weather data sets from weigh-in-motion sites and weather stations in Alberta, Canada. The data were collected from six sites located on two primary highways: Highway 2 and Highway 2A, in Alberta. Winter-weather traffic models were developed using ordinary leastsquare regression to analyze the truck and passenger car traffic variations with snowfall and temperature. The study results indicate higher reductions for passenger car volumes than truck volumes. The reduction in car and truck traffic volume intensifies with rises in snowfall amount due to cold and snow interactions. Rural long-distance roads (Highway 2) experience higher passenger car volume reductions as compared to truck volume. An important finding for Highway 2A, which is largely a commuter road, is the increase in truck volume during severe winter conditions. This increase in truck traffic is contributed from the traffic shifting from parallel roads with inadequate winter maintenance programs. This paper discusses this unique phenomenon, unlike past studies in the literature.","author":[{"dropping-particle":"","family":"Roh","given":"Hyuk-Jae","non-dropping-particle":"","parse-names":false,"suffix":""},{"dropping-particle":"","family":"Sahu","given":"Prasanta K.","non-dropping-particle":"","parse-names":false,"suffix":""},{"dropping-particle":"","family":"Sharma","given":"Satish","non-dropping-particle":"","parse-names":false,"suffix":""},{"dropping-particle":"","family":"Datla","given":"Sandeep","non-dropping-particle":"","parse-names":false,"suffix":""},{"dropping-particle":"","family":"Mehran","given":"Babak","non-dropping-particle":"","parse-names":false,"suffix":""}],"container-title":"Journal of Cold Regions Engineering","id":"ITEM-2","issued":{"date-parts":[["2016"]]},"title":"Statistical Investigations of Snowfall and Temperature Interaction with Passenger Car and Truck Traffic on Primary Highways in Canada","type":"article-journal"},"uris":["http://www.mendeley.com/documents/?uuid=0bb288c8-1639-4a15-ae26-9d39315adebe"]},{"id":"ITEM-3","itemData":{"DOI":"10.4236/jtts.2013.31003","ISSN":"2160-0473","abstract":"Based on statistical amount of traffic and weather data sets from three weigh-in-motion sites for the study period of from 2005 to 2009, permanent traffic counters and weather stations in Alberta, Canada, an investigation is carried out to study impacts of winter weather on volume of passenger car and truck traffic. Multiple regression models are developed to relate truck and passenger car traffic variations to winter weather conditions. Statistical validity of study results are confirmed by using statistical tests of significance. Considerable reductions in passenger car and truck volumes can be expected with decrease in cold temperatures. Such reductions are higher for passenger cars as compared to trucks. Due to cold and snow interactions, the reduction in car and truck traffic volume due to cold temperature could intensify with a rise in the amount of snowfall. For passenger cars, weekends experience higher traffic reductions as compared to weekdays. However, the impact of weather on truck traffic is generally similar for weekdays and weekends. Interestingly, an increase in truck traffic during severe weather conditions is noticed at one of the study sites. Such phenomenon is found statistically significant. None of the past studies in the literature have presented the possibility of traffic volume increases on highways during adverse weather conditions; which could happen due to shift of traffic from parallel roads with inadequate winter maintenance programs. It is believed that the findings of this study can benefit highway agencies in developing such programs and policies as efficient monitoring of passenger car and truck traffic, and plan for efficient winter roadway maintenance programs.","author":[{"dropping-particle":"","family":"Roh","given":"Hyuk-Jae","non-dropping-particle":"","parse-names":false,"suffix":""},{"dropping-particle":"","family":"Datla","given":"Sandeep","non-dropping-particle":"","parse-names":false,"suffix":""},{"dropping-particle":"","family":"Sharma","given":"Satish","non-dropping-particle":"","parse-names":false,"suffix":""}],"container-title":"J. Transport. Techn.","id":"ITEM-3","issued":{"date-parts":[["2013"]]},"title":"Effect of snow, temperature and their interaction on highway truck traffic","type":"article-journal"},"uris":["http://www.mendeley.com/documents/?uuid=9ae99d2d-54cc-4190-887c-b448434c76f4"]},{"id":"ITEM-4","itemData":{"DOI":"10.1007/s12205-015-0236-0","ISSN":"19763808","abstract":"This paper discusses about the effect of snowfall, temperature, and their interaction on two vehicle classes: passenger cars, and trucks on a primary highway in Alberta, Canada. The investigation is based on large data collected from the Weigh-In-Motion (WIM) site located at Leduc, on Highway 2A. The variations on traffic volume for vehicle classes are analyzed by means of a dummyvariable regression model with seven cold categories. The models are calibrated to estimate the temperature impact on daily traffic variations and, more specifically, to quantify the interaction effect of snowfall and temperature on classified traffic volume. The study results suggested distinctive patterns in traffic variations for passenger cars and trucks. The daily passenger car volume reduction is 12{%} when the temperature goes below −25{\\textdegree}C and, by interaction between snow and cold, it was reduced by 36{%} at the temperature range −25{\\textdegree}C {\\textasciitilde} −20{\\textdegree}C with 16cm snowfall. Conversely, the daily truck traffic is generally increased for all cold categories. In particular, truck traffic is not really affected by snow and cold interaction even at extreme winter weather conditions. The paper contributes to the literature by analyzing the winter weather effects on truck traffic, in particular. This study may be useful for developing efficient highway monitoring programs, and winter road maintenance programs, etc.","author":[{"dropping-particle":"","family":"Roh","given":"Hyuk Jae","non-dropping-particle":"","parse-names":false,"suffix":""},{"dropping-particle":"","family":"Sharma","given":"Satish","non-dropping-particle":"","parse-names":false,"suffix":""},{"dropping-particle":"","family":"Sahu","given":"Prasanta K.","non-dropping-particle":"","parse-names":false,"suffix":""}],"container-title":"KSCE Journal of Civil Engineering","id":"ITEM-4","issued":{"date-parts":[["2016"]]},"title":"Modeling snow and cold effects for classified highway traffic volumes","type":"article-journal"},"uris":["http://www.mendeley.com/documents/?uuid=36c36c60-8d3c-4b43-b6bb-1952364e30c8"]}],"mendeley":{"formattedCitation":"&lt;sup&gt;27–30&lt;/sup&gt;","plainTextFormattedCitation":"27–30","previouslyFormattedCitation":"&lt;sup&gt;27–30&lt;/sup&gt;"},"properties":{"noteIndex":0},"schema":"https://github.com/citation-style-language/schema/raw/master/csl-citation.json"}</w:instrText>
      </w:r>
      <w:r w:rsidR="00AD55FC">
        <w:rPr>
          <w:rFonts w:ascii="Times New Roman" w:hAnsi="Times New Roman"/>
          <w:sz w:val="24"/>
          <w:szCs w:val="24"/>
        </w:rPr>
        <w:fldChar w:fldCharType="separate"/>
      </w:r>
      <w:r w:rsidR="009B623E" w:rsidRPr="009B623E">
        <w:rPr>
          <w:rFonts w:ascii="Times New Roman" w:hAnsi="Times New Roman"/>
          <w:noProof/>
          <w:sz w:val="24"/>
          <w:szCs w:val="24"/>
          <w:vertAlign w:val="superscript"/>
        </w:rPr>
        <w:t>27–30</w:t>
      </w:r>
      <w:r w:rsidR="00AD55FC">
        <w:rPr>
          <w:rFonts w:ascii="Times New Roman" w:hAnsi="Times New Roman"/>
          <w:sz w:val="24"/>
          <w:szCs w:val="24"/>
        </w:rPr>
        <w:fldChar w:fldCharType="end"/>
      </w:r>
      <w:r w:rsidR="00E17F7C">
        <w:rPr>
          <w:rFonts w:ascii="Times New Roman" w:hAnsi="Times New Roman"/>
          <w:sz w:val="24"/>
          <w:szCs w:val="24"/>
        </w:rPr>
        <w:t xml:space="preserve"> </w:t>
      </w:r>
    </w:p>
    <w:p w14:paraId="573C473E" w14:textId="7CA96F04" w:rsidR="0047294F" w:rsidRDefault="00E17F7C" w:rsidP="00843ACB">
      <w:pPr>
        <w:pStyle w:val="ListParagraph"/>
        <w:numPr>
          <w:ilvl w:val="0"/>
          <w:numId w:val="7"/>
        </w:numPr>
        <w:spacing w:after="0" w:line="240" w:lineRule="auto"/>
        <w:jc w:val="both"/>
        <w:rPr>
          <w:ins w:id="740" w:author="Parks, Robbie M" w:date="2018-12-05T17:22:00Z"/>
          <w:rFonts w:ascii="Times New Roman" w:hAnsi="Times New Roman"/>
          <w:sz w:val="24"/>
          <w:szCs w:val="24"/>
        </w:rPr>
      </w:pPr>
      <w:r w:rsidRPr="008D4556">
        <w:rPr>
          <w:rFonts w:ascii="Times New Roman" w:hAnsi="Times New Roman"/>
          <w:sz w:val="24"/>
          <w:szCs w:val="24"/>
        </w:rPr>
        <w:t>Young</w:t>
      </w:r>
      <w:ins w:id="741" w:author="Parks, Robbie M" w:date="2018-12-05T17:21:00Z">
        <w:r w:rsidR="00B25024">
          <w:rPr>
            <w:rFonts w:ascii="Times New Roman" w:hAnsi="Times New Roman"/>
            <w:sz w:val="24"/>
            <w:szCs w:val="24"/>
          </w:rPr>
          <w:t>er</w:t>
        </w:r>
      </w:ins>
      <w:r w:rsidRPr="008D4556">
        <w:rPr>
          <w:rFonts w:ascii="Times New Roman" w:hAnsi="Times New Roman"/>
          <w:sz w:val="24"/>
          <w:szCs w:val="24"/>
        </w:rPr>
        <w:t xml:space="preserve"> people (16-29 </w:t>
      </w:r>
      <w:r w:rsidRPr="002C78AF">
        <w:rPr>
          <w:rFonts w:ascii="Times New Roman" w:hAnsi="Times New Roman"/>
          <w:sz w:val="24"/>
          <w:szCs w:val="24"/>
        </w:rPr>
        <w:t xml:space="preserve">years) have highest crash involvements per 100 million miles, along with </w:t>
      </w:r>
      <w:ins w:id="742" w:author="Parks, Robbie M" w:date="2018-12-05T17:22:00Z">
        <w:r w:rsidR="00D52831">
          <w:rPr>
            <w:rFonts w:ascii="Times New Roman" w:hAnsi="Times New Roman"/>
            <w:sz w:val="24"/>
            <w:szCs w:val="24"/>
          </w:rPr>
          <w:t>those over 80 years</w:t>
        </w:r>
      </w:ins>
      <w:del w:id="743" w:author="Parks, Robbie M" w:date="2018-12-05T17:22:00Z">
        <w:r w:rsidRPr="002C78AF" w:rsidDel="00D52831">
          <w:rPr>
            <w:rFonts w:ascii="Times New Roman" w:hAnsi="Times New Roman"/>
            <w:sz w:val="24"/>
            <w:szCs w:val="24"/>
          </w:rPr>
          <w:delText>80+</w:delText>
        </w:r>
      </w:del>
      <w:r>
        <w:rPr>
          <w:rFonts w:ascii="Times New Roman" w:hAnsi="Times New Roman"/>
          <w:sz w:val="24"/>
          <w:szCs w:val="24"/>
        </w:rPr>
        <w:t>, so more crashes with unit increase in temperature</w:t>
      </w:r>
      <w:ins w:id="744" w:author="Parks, Robbie M" w:date="2018-12-05T17:22:00Z">
        <w:r w:rsidR="0047294F">
          <w:rPr>
            <w:rFonts w:ascii="Times New Roman" w:hAnsi="Times New Roman"/>
            <w:sz w:val="24"/>
            <w:szCs w:val="24"/>
          </w:rPr>
          <w:t xml:space="preserve"> if amount of driving increases with temperature anomaly</w:t>
        </w:r>
      </w:ins>
      <w:r w:rsidRPr="008D4556">
        <w:rPr>
          <w:rFonts w:ascii="Times New Roman" w:hAnsi="Times New Roman"/>
          <w:sz w:val="24"/>
          <w:szCs w:val="24"/>
        </w:rPr>
        <w:t xml:space="preserve"> (</w:t>
      </w:r>
      <w:hyperlink r:id="rId11" w:history="1">
        <w:r w:rsidRPr="008D4556">
          <w:rPr>
            <w:rStyle w:val="Hyperlink"/>
            <w:rFonts w:ascii="Times New Roman" w:hAnsi="Times New Roman"/>
            <w:sz w:val="24"/>
            <w:szCs w:val="24"/>
          </w:rPr>
          <w:t>link</w:t>
        </w:r>
      </w:hyperlink>
      <w:r w:rsidRPr="008D4556">
        <w:rPr>
          <w:rFonts w:ascii="Times New Roman" w:hAnsi="Times New Roman"/>
          <w:sz w:val="24"/>
          <w:szCs w:val="24"/>
        </w:rPr>
        <w:t>)</w:t>
      </w:r>
      <w:r>
        <w:rPr>
          <w:rFonts w:ascii="Times New Roman" w:hAnsi="Times New Roman"/>
          <w:sz w:val="24"/>
          <w:szCs w:val="24"/>
        </w:rPr>
        <w:t xml:space="preserve">. </w:t>
      </w:r>
    </w:p>
    <w:p w14:paraId="63E9AEB5" w14:textId="3E85F37C" w:rsidR="00E17F7C" w:rsidRPr="008D4556" w:rsidRDefault="00E17F7C"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Fatality of passengers also high in younger ages due to disproportionately high levels of unbelted passengers. (</w:t>
      </w:r>
      <w:hyperlink r:id="rId12" w:history="1">
        <w:r w:rsidRPr="00636C9B">
          <w:rPr>
            <w:rStyle w:val="Hyperlink"/>
            <w:rFonts w:ascii="Times New Roman" w:hAnsi="Times New Roman"/>
            <w:sz w:val="24"/>
            <w:szCs w:val="24"/>
          </w:rPr>
          <w:t>link</w:t>
        </w:r>
      </w:hyperlink>
      <w:r w:rsidRPr="00636C9B">
        <w:rPr>
          <w:rFonts w:ascii="Times New Roman" w:hAnsi="Times New Roman"/>
          <w:sz w:val="24"/>
          <w:szCs w:val="24"/>
        </w:rPr>
        <w:t>)</w:t>
      </w:r>
    </w:p>
    <w:p w14:paraId="0AC5D084" w14:textId="0EFF9D25" w:rsidR="00CD196F" w:rsidRPr="008D4556" w:rsidRDefault="002B3894" w:rsidP="00843ACB">
      <w:pPr>
        <w:pStyle w:val="ListParagraph"/>
        <w:numPr>
          <w:ilvl w:val="0"/>
          <w:numId w:val="7"/>
        </w:numPr>
        <w:spacing w:after="0" w:line="240" w:lineRule="auto"/>
        <w:jc w:val="both"/>
        <w:rPr>
          <w:rFonts w:ascii="Times New Roman" w:hAnsi="Times New Roman"/>
          <w:sz w:val="24"/>
          <w:szCs w:val="24"/>
        </w:rPr>
      </w:pPr>
      <w:ins w:id="745" w:author="Parks, Robbie M" w:date="2018-12-05T17:17:00Z">
        <w:r>
          <w:rPr>
            <w:rFonts w:ascii="Times New Roman" w:hAnsi="Times New Roman"/>
            <w:sz w:val="24"/>
            <w:szCs w:val="24"/>
          </w:rPr>
          <w:t>Further, d</w:t>
        </w:r>
      </w:ins>
      <w:del w:id="746" w:author="Parks, Robbie M" w:date="2018-12-05T17:17:00Z">
        <w:r w:rsidR="007E25B1" w:rsidDel="002B3894">
          <w:rPr>
            <w:rFonts w:ascii="Times New Roman" w:hAnsi="Times New Roman"/>
            <w:sz w:val="24"/>
            <w:szCs w:val="24"/>
          </w:rPr>
          <w:delText>D</w:delText>
        </w:r>
      </w:del>
      <w:r w:rsidR="007E25B1">
        <w:rPr>
          <w:rFonts w:ascii="Times New Roman" w:hAnsi="Times New Roman"/>
          <w:sz w:val="24"/>
          <w:szCs w:val="24"/>
        </w:rPr>
        <w:t xml:space="preserve">riving performance </w:t>
      </w:r>
      <w:ins w:id="747" w:author="Parks, Robbie M" w:date="2018-12-05T17:19:00Z">
        <w:r w:rsidR="009E4B56">
          <w:rPr>
            <w:rFonts w:ascii="Times New Roman" w:hAnsi="Times New Roman"/>
            <w:sz w:val="24"/>
            <w:szCs w:val="24"/>
          </w:rPr>
          <w:t xml:space="preserve">itself </w:t>
        </w:r>
      </w:ins>
      <w:r w:rsidR="007E25B1">
        <w:rPr>
          <w:rFonts w:ascii="Times New Roman" w:hAnsi="Times New Roman"/>
          <w:sz w:val="24"/>
          <w:szCs w:val="24"/>
        </w:rPr>
        <w:t>deteriorates at higher temperatures</w:t>
      </w:r>
      <w:r w:rsidR="007E25B1">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{"citationItems":[{"id":"ITEM-1","itemData":{"DOI":"10.1016/S0003-6870(03)00055-3","ISBN":"0014-0139","ISSN":"00036870","PMID":"14559420","abstract":"Driving performance deteriorates at high ambient temperatures. Less is known about the effect of low ambient temperatures and the role of subjective aspects like thermal comfort and having control over the ambient temperature. Therefore, an experiment was constructed in which 50 subjects performed a road-tracking task in a cold (5°C), a thermoneutral (20°C) or a warm (35°C) climate. All subjects had a heater/blower (H/B) which generated a fixed amount of heat/wind that could either be controlled or not controlled. In the cold climate, averaged leg skin temperature dropped to 18.5°C and head skin temperature to 24.9°C; the thermal comfort was rated between 'cold' and 'very cold'. In the warm climate, averaged leg skin temperature rose to 36.6°C and head skin temperature to 30.8°C; the thermal comfort was rated as 'hot'. Driving performance in the ambient temperature extremes decreased 16% in the cold environment and 13% in the warm situation. Having control over the local head temperature by adjusting a H/B affected neither thermal comfort nor driving performance. In agreement with the literature on priming effects, subjects who started with the no-control condition performed much better in all driving tasks because they were primed to focus on the driving task as such, rather than the complex combination of temperature controls and driving task. It can be concluded that a thermoneutral temperature in a car enhances driving performance and may thus positively affect safety. Using manual climatic controls in hot or cold cars may interfere with the driving task. © 2003 Elsevier Ltd. All rights reserved.","author":[{"dropping-particle":"","family":"Daanen","given":"Hein A.M.","non-dropping-particle":"","parse-names":false,"suffix":""},{"dropping-particle":"","family":"Vliert","given":"Evert","non-dropping-particle":"Van De","parse-names":false,"suffix":""},{"dropping-particle":"","family":"Huang","given":"Xu","non-dropping-particle":"","parse-names":false,"suffix":""}],"container-title":"Applied Ergonomics","id":"ITEM-1","issued":{"date-parts":[["2003"]]},"title":"Driving performance in cold, warm, and thermoneutral environments","type":"article-journal"},"uris":["http://www.mendeley.com/documents/?uuid=6d9ecd3a-1737-4e7e-9abd-244979a6f6ea"]},{"id":"ITEM-2","itemData":{"DOI":"10.1016/0001-4575(91)90062-A","ISSN":"00014575","abstract":"This paper uses 1987 state-level data and least-squares regression to estimate a model of motor vehicle deaths in the United States. The model includes several factors accounted for in previous cross-sectional studies of these fatalities. The estimates suggest that income, the ratio of urban to rural driving, expenditures on highway police and safety, motor vehicle inspection laws, and adult seat belt use laws with secondary enforcement provisions are inversely related to motor vehicle death rates. They also indicate that volume of driving, speed, speed variance, driving density, alcohol consumption, temperature, and a dummy variable for western states are directly related to the rates. © 1991.","author":[{"dropping-particle":"","family":"Zlatoper","given":"Thomas J.","non-dropping-particle":"","parse-names":false,"suffix":""}],"container-title":"Accident Analysis and Prevention","id":"ITEM-2","issued":{"date-parts":[["1991"]]},"title":"Determinants of motor vehicle deaths in the United States: A cross-sectional analysis","type":"article-journal"},"uris":["http://www.mendeley.com/documents/?uuid=5fedc51a-2c57-4c2d-ac9f-c4d3a8ab57c5"]},{"id":"ITEM-3","itemData":{"DOI":"10.1007/978-1-4684-2529-1_25","ISBN":"978-1-4684-2529-1","abstract":"An e.xperiment was conducted on the highway to identify the effects of hot, hwmd environments on driver performance, subjective state, and various physiological responses believed to reflect arousal. or stress. Each driver drove a standa.2'd-sized American passenger car over a 360-mile (600 km) route, once under comfortable conditions and once under heat stress.","author":[{"dropping-particle":"","family":"Mackie","given":"Robert R.","non-dropping-particle":"","parse-names":false,"suffix":""},{"dropping-particle":"","family":"Hanlon","given":"James F .O.","non-dropping-particle":"","parse-names":false,"suffix":""}],"container-title":"Symposium on relationships among theory, physiological correlates, and operational performance","id":"ITEM-3","issued":{"date-parts":[["1976"]]},"title":"A study of the combined effects of extented driving and heat stress on driver arousal and performance","type":"paper-conference"},"uris":["http://www.mendeley.com/documents/?uuid=c73b7cb9-1f00-4f12-8588-9f7eec72b40c"]},{"id":"ITEM-4","itemData":{"DOI":"10.1080/00140139608964434","ISBN":"0014-0139","ISSN":"13665847","PMID":"8851073","abstract":"A total of 83 drivers, 51 males and 32 females, aged 25-65, were recruited to drive an apparently unmodified passenger car for 1 h over at least four laps of a predetermined route on public roads, which included seven sets of traffic lights and sections limited to 50, 70, 90 and 110 km/h. They were randomly assigned to one of two thermal conditions (21 or 27 degrees C), and drove only during the hours of daylight. A computer initiated unprepared signals to which drivers would normally be alert. Drivers responded by pressing a foot-switch and reporting verbally. Signals were selected at random from 21 possible signals, and were presented for up to 3 min, with a random delay of 30-180 s after each response or failure to respond. The negative effect of heat stress on vigilance was statistically significant. At 27 degrees C, the overall proportion of missed signals was 50% higher and response times were 22% longer than they were at 21 degrees C. These effects of heat were significant and proportionally greater in the second half-hour, for subjects &lt; 40 years and for speeds below 60 km/h (i.e. in city traffic). The latter finding suggests that heat may have increased arousal, and there was some indication of a redistribution of attention away from the most peripheral signals at the higher temperature. Overt driving errors were observed significantly more often at 27 degrees C than at 21 degrees C for women only.","author":[{"dropping-particle":"","family":"Wyon","given":"David P.","non-dropping-particle":"","parse-names":false,"suffix":""},{"dropping-particle":"","family":"Wyon","given":"Inger","non-dropping-particle":"","parse-names":false,"suffix":""},{"dropping-particle":"","family":"Norin","given":"Fredrik","non-dropping-particle":"","parse-names":false,"suffix":""}],"container-title":"Ergonomics","id":"ITEM-4","issued":{"date-parts":[["1996"]]},"title":"Effects of moderate heat stress on driver vigilance in a moving vehicle","type":"article-journal"},"uris":["http://www.mendeley.com/documents/?uuid=7c54f5bd-9900-4c23-8615-e3b38ea96a3c"]}],"mendeley":{"formattedCitation":"&lt;sup&gt;31–34&lt;/sup&gt;","plainTextFormattedCitation":"31–34","previouslyFormattedCitation":"&lt;sup&gt;31–34&lt;/sup&gt;"},"properties":{"noteIndex":0},"schema":"https://github.com/citation-style-language/schema/raw/master/csl-citation.json"}</w:instrText>
      </w:r>
      <w:r w:rsidR="007E25B1">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31–34</w:t>
      </w:r>
      <w:r w:rsidR="007E25B1">
        <w:rPr>
          <w:rFonts w:ascii="Times New Roman" w:hAnsi="Times New Roman"/>
          <w:sz w:val="24"/>
          <w:szCs w:val="24"/>
        </w:rPr>
        <w:fldChar w:fldCharType="end"/>
      </w:r>
      <w:ins w:id="748" w:author="Parks, Robbie M" w:date="2018-12-05T17:18:00Z">
        <w:r>
          <w:rPr>
            <w:rFonts w:ascii="Times New Roman" w:hAnsi="Times New Roman"/>
            <w:sz w:val="24"/>
            <w:szCs w:val="24"/>
          </w:rPr>
          <w:t xml:space="preserve"> </w:t>
        </w:r>
      </w:ins>
    </w:p>
    <w:p w14:paraId="23942E08" w14:textId="77777777" w:rsidR="009E4B56" w:rsidRPr="008D4556" w:rsidRDefault="002B3894" w:rsidP="009E4B56">
      <w:pPr>
        <w:pStyle w:val="ListParagraph"/>
        <w:numPr>
          <w:ilvl w:val="0"/>
          <w:numId w:val="7"/>
        </w:numPr>
        <w:spacing w:after="0" w:line="240" w:lineRule="auto"/>
        <w:jc w:val="both"/>
        <w:rPr>
          <w:ins w:id="749" w:author="Parks, Robbie M" w:date="2018-12-05T17:19:00Z"/>
          <w:rFonts w:ascii="Times New Roman" w:hAnsi="Times New Roman"/>
          <w:sz w:val="24"/>
          <w:szCs w:val="24"/>
        </w:rPr>
      </w:pPr>
      <w:ins w:id="750" w:author="Parks, Robbie M" w:date="2018-12-05T17:17:00Z">
        <w:r>
          <w:rPr>
            <w:rFonts w:ascii="Times New Roman" w:hAnsi="Times New Roman"/>
            <w:sz w:val="24"/>
            <w:szCs w:val="24"/>
          </w:rPr>
          <w:t>w</w:t>
        </w:r>
      </w:ins>
      <w:del w:id="751" w:author="Parks, Robbie M" w:date="2018-12-05T17:17:00Z">
        <w:r w:rsidR="00207F3E" w:rsidRPr="008D4556" w:rsidDel="002B3894">
          <w:rPr>
            <w:rFonts w:ascii="Times New Roman" w:hAnsi="Times New Roman"/>
            <w:sz w:val="24"/>
            <w:szCs w:val="24"/>
          </w:rPr>
          <w:delText>W</w:delText>
        </w:r>
      </w:del>
      <w:r w:rsidR="00207F3E" w:rsidRPr="008D4556">
        <w:rPr>
          <w:rFonts w:ascii="Times New Roman" w:hAnsi="Times New Roman"/>
          <w:sz w:val="24"/>
          <w:szCs w:val="24"/>
        </w:rPr>
        <w:t>h</w:t>
      </w:r>
      <w:r w:rsidR="00207F3E" w:rsidRPr="002C78AF">
        <w:rPr>
          <w:rFonts w:ascii="Times New Roman" w:hAnsi="Times New Roman"/>
          <w:sz w:val="24"/>
          <w:szCs w:val="24"/>
        </w:rPr>
        <w:t>en</w:t>
      </w:r>
      <w:r w:rsidR="00207F3E" w:rsidRPr="00696193">
        <w:rPr>
          <w:rFonts w:ascii="Times New Roman" w:hAnsi="Times New Roman"/>
          <w:sz w:val="24"/>
          <w:szCs w:val="24"/>
        </w:rPr>
        <w:t xml:space="preserve"> </w:t>
      </w:r>
      <w:r w:rsidR="00207F3E" w:rsidRPr="002C78AF">
        <w:rPr>
          <w:rFonts w:ascii="Times New Roman" w:hAnsi="Times New Roman"/>
          <w:sz w:val="24"/>
          <w:szCs w:val="24"/>
        </w:rPr>
        <w:t>intoxicated,</w:t>
      </w:r>
      <w:r w:rsidR="00207F3E" w:rsidRPr="00362889">
        <w:rPr>
          <w:rFonts w:ascii="Times New Roman" w:hAnsi="Times New Roman"/>
          <w:sz w:val="24"/>
          <w:szCs w:val="24"/>
        </w:rPr>
        <w:t xml:space="preserve"> teenagers </w:t>
      </w:r>
      <w:r w:rsidR="00207F3E" w:rsidRPr="00283E06">
        <w:rPr>
          <w:rFonts w:ascii="Times New Roman" w:hAnsi="Times New Roman"/>
          <w:sz w:val="24"/>
          <w:szCs w:val="24"/>
        </w:rPr>
        <w:t>more likely to crash than older ages</w:t>
      </w:r>
      <w:r w:rsidR="001D52C0" w:rsidRPr="00283E06">
        <w:rPr>
          <w:rFonts w:ascii="Times New Roman" w:hAnsi="Times New Roman"/>
          <w:sz w:val="24"/>
          <w:szCs w:val="24"/>
        </w:rPr>
        <w:t>.</w:t>
      </w:r>
      <w:r w:rsidR="002C78AF">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{"citationItems":[{"id":"ITEM-1","itemData":{"DOI":"10.15288/jsad.2012.73.341","ISBN":"1536-2302","ISSN":"1937-1888","PMID":"22456239","abstract":"OBJECTIVE\\n\\nThe purpose of this study was to determine whether the relative risk of being involved in an alcohol-related crash has changed over the decade from 1996 to 2007, a period during which there has been little evidence of a reduction in the percentage of all fatal crashes involving alcohol.\\n\\n\\nMETHOD\\n\\nWe compared blood-alcohol information for the 2006 and 2007 crash cases (N = 6,863, 22.8% of them women) drawn from the U.S. Fatality Analysis Reporting System (FARS) with control blood-alcohol data from participants in the 2007 U.S. National Roadside Survey (N = 6,823). Risk estimates were computed and compared with those previously obtained from the 1996 FARS and roadside survey data.\\n\\n\\nRESULTS\\n\\nAlthough the adult relative risk of being involved in a fatal alcohol-related crash apparently did not change from 1996 to 2007, the risk for involvement in an alcohol-related crash for underage women has increased to the point where it has become the same as that for underage men. Further, the risk that sober underage men will become involved in a fatal crash has doubled over the 1996-2007 period.\\n\\n\\nCONCLUSIONS\\n\\nCompared with estimates obtained from a decade earlier, young women in this study are at an increased risk of involvement in alcohol-related crashes. Similarly, underage sober drivers in this study are more at risk of involvement in a crash than they were a decade earlier.","author":[{"dropping-particle":"","family":"Voas","given":"Robert B.","non-dropping-particle":"","parse-names":false,"suffix":""},{"dropping-particle":"","family":"Torres","given":"Pedro","non-dropping-particle":"","parse-names":false,"suffix":""},{"dropping-particle":"","family":"Romano","given":"Eduardo","non-dropping-particle":"","parse-names":false,"suffix":""},{"dropping-particle":"","family":"Lacey","given":"John H.","non-dropping-particle":"","parse-names":false,"suffix":""}],"container-title":"Journal of Studies on Alcohol and Drugs","id":"ITEM-1","issued":{"date-parts":[["2012"]]},"title":"Alcohol-Related Risk of Driver Fatalities: An Update Using 2007 Data","type":"article-journal"},"uris":["http://www.mendeley.com/documents/?uuid=38661997-1c1c-49c3-83b3-faea83b805ae"]}],"mendeley":{"formattedCitation":"&lt;sup&gt;35&lt;/sup&gt;","plainTextFormattedCitation":"35","previouslyFormattedCitation":"&lt;sup&gt;35&lt;/sup&gt;"},"properties":{"noteIndex":0},"schema":"https://github.com/citation-style-language/schema/raw/master/csl-citation.json"}</w:instrText>
      </w:r>
      <w:r w:rsidR="002C78AF">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35</w:t>
      </w:r>
      <w:r w:rsidR="002C78AF">
        <w:rPr>
          <w:rFonts w:ascii="Times New Roman" w:hAnsi="Times New Roman"/>
          <w:sz w:val="24"/>
          <w:szCs w:val="24"/>
        </w:rPr>
        <w:fldChar w:fldCharType="end"/>
      </w:r>
      <w:r w:rsidR="001D52C0" w:rsidRPr="008D4556" w:rsidDel="00E17F7C">
        <w:rPr>
          <w:rFonts w:ascii="Times New Roman" w:hAnsi="Times New Roman"/>
          <w:sz w:val="24"/>
          <w:szCs w:val="24"/>
        </w:rPr>
        <w:t xml:space="preserve"> </w:t>
      </w:r>
      <w:ins w:id="752" w:author="Parks, Robbie M" w:date="2018-12-05T17:19:00Z">
        <w:r w:rsidR="009E4B56">
          <w:rPr>
            <w:rFonts w:ascii="Times New Roman" w:hAnsi="Times New Roman"/>
            <w:sz w:val="24"/>
            <w:szCs w:val="24"/>
          </w:rPr>
          <w:t>If alcohol consumption increases with temperature anomaly, it could serve to explain the positive association of transport deaths with temperature anomaly.</w:t>
        </w:r>
      </w:ins>
    </w:p>
    <w:p w14:paraId="03D1BB6D" w14:textId="2676E132" w:rsidR="00975ED8" w:rsidRPr="008D4556" w:rsidDel="00524084" w:rsidRDefault="00975ED8" w:rsidP="00843ACB">
      <w:pPr>
        <w:pStyle w:val="ListParagraph"/>
        <w:numPr>
          <w:ilvl w:val="0"/>
          <w:numId w:val="7"/>
        </w:numPr>
        <w:spacing w:after="0" w:line="240" w:lineRule="auto"/>
        <w:jc w:val="both"/>
        <w:rPr>
          <w:del w:id="753" w:author="Parks, Robbie M" w:date="2018-12-05T17:19:00Z"/>
          <w:rFonts w:ascii="Times New Roman" w:hAnsi="Times New Roman"/>
          <w:sz w:val="24"/>
          <w:szCs w:val="24"/>
        </w:rPr>
      </w:pPr>
    </w:p>
    <w:p w14:paraId="7E63F45F" w14:textId="1CF5AEE5" w:rsidR="001E5CD7" w:rsidRPr="00696193" w:rsidDel="00524084" w:rsidRDefault="00D47D7C" w:rsidP="00843ACB">
      <w:pPr>
        <w:pStyle w:val="ListParagraph"/>
        <w:numPr>
          <w:ilvl w:val="0"/>
          <w:numId w:val="7"/>
        </w:numPr>
        <w:spacing w:after="0" w:line="240" w:lineRule="auto"/>
        <w:jc w:val="both"/>
        <w:rPr>
          <w:del w:id="754" w:author="Parks, Robbie M" w:date="2018-12-05T17:19:00Z"/>
          <w:rStyle w:val="Hyperlink"/>
          <w:rFonts w:ascii="Times New Roman" w:hAnsi="Times New Roman"/>
          <w:i/>
          <w:sz w:val="24"/>
          <w:szCs w:val="24"/>
        </w:rPr>
      </w:pPr>
      <w:del w:id="755" w:author="Parks, Robbie M" w:date="2018-12-05T17:19:00Z">
        <w:r w:rsidDel="00524084">
          <w:rPr>
            <w:rFonts w:ascii="Times New Roman" w:hAnsi="Times New Roman"/>
            <w:sz w:val="24"/>
            <w:szCs w:val="24"/>
          </w:rPr>
          <w:delText xml:space="preserve">Regression of barrels of oil by temperature over time </w:delText>
        </w:r>
        <w:r w:rsidR="00612AD9" w:rsidDel="00524084">
          <w:rPr>
            <w:rFonts w:ascii="Times New Roman" w:hAnsi="Times New Roman"/>
            <w:sz w:val="24"/>
            <w:szCs w:val="24"/>
          </w:rPr>
          <w:delText xml:space="preserve">to do </w:delText>
        </w:r>
        <w:r w:rsidR="00612AD9" w:rsidDel="009E4B56">
          <w:rPr>
            <w:rFonts w:ascii="Times New Roman" w:hAnsi="Times New Roman"/>
            <w:sz w:val="24"/>
            <w:szCs w:val="24"/>
          </w:rPr>
          <w:delText>nationall</w:delText>
        </w:r>
        <w:r w:rsidR="00612AD9" w:rsidDel="00524084">
          <w:rPr>
            <w:rFonts w:ascii="Times New Roman" w:hAnsi="Times New Roman"/>
            <w:sz w:val="24"/>
            <w:szCs w:val="24"/>
          </w:rPr>
          <w:delText xml:space="preserve">y </w:delText>
        </w:r>
        <w:r w:rsidR="00696193" w:rsidDel="00524084">
          <w:rPr>
            <w:rFonts w:ascii="Times New Roman" w:hAnsi="Times New Roman"/>
            <w:sz w:val="24"/>
            <w:szCs w:val="24"/>
          </w:rPr>
          <w:fldChar w:fldCharType="begin"/>
        </w:r>
        <w:r w:rsidR="00696193" w:rsidDel="00524084">
          <w:rPr>
            <w:rFonts w:ascii="Times New Roman" w:hAnsi="Times New Roman"/>
            <w:sz w:val="24"/>
            <w:szCs w:val="24"/>
          </w:rPr>
          <w:delInstrText xml:space="preserve"> HYPERLINK "https://www.eia.gov/dnav/pet/hist/LeafHandler.ashx?n=PET&amp;s=MGFUPUS1&amp;f=M" </w:delInstrText>
        </w:r>
        <w:r w:rsidR="00696193" w:rsidDel="00524084">
          <w:rPr>
            <w:rFonts w:ascii="Times New Roman" w:hAnsi="Times New Roman"/>
            <w:sz w:val="24"/>
            <w:szCs w:val="24"/>
          </w:rPr>
          <w:fldChar w:fldCharType="separate"/>
        </w:r>
        <w:r w:rsidRPr="00696193" w:rsidDel="00524084">
          <w:rPr>
            <w:rStyle w:val="Hyperlink"/>
            <w:rFonts w:ascii="Times New Roman" w:hAnsi="Times New Roman"/>
            <w:sz w:val="24"/>
            <w:szCs w:val="24"/>
          </w:rPr>
          <w:delText>(</w:delText>
        </w:r>
        <w:r w:rsidRPr="002C78AF" w:rsidDel="00524084">
          <w:rPr>
            <w:rStyle w:val="Hyperlink"/>
            <w:rFonts w:ascii="Times New Roman" w:hAnsi="Times New Roman"/>
            <w:sz w:val="24"/>
            <w:szCs w:val="24"/>
          </w:rPr>
          <w:delText>link</w:delText>
        </w:r>
        <w:r w:rsidRPr="00696193" w:rsidDel="00524084">
          <w:rPr>
            <w:rStyle w:val="Hyperlink"/>
            <w:rFonts w:ascii="Times New Roman" w:hAnsi="Times New Roman"/>
            <w:sz w:val="24"/>
            <w:szCs w:val="24"/>
          </w:rPr>
          <w:delText>)</w:delText>
        </w:r>
      </w:del>
    </w:p>
    <w:p w14:paraId="72B8DC0A" w14:textId="18435186" w:rsidR="001E5CD7" w:rsidRPr="00843ACB" w:rsidRDefault="00696193" w:rsidP="00843ACB">
      <w:pPr>
        <w:spacing w:after="0" w:line="240" w:lineRule="auto"/>
        <w:jc w:val="both"/>
        <w:rPr>
          <w:rFonts w:ascii="Times New Roman" w:hAnsi="Times New Roman"/>
          <w:i/>
          <w:sz w:val="24"/>
          <w:szCs w:val="24"/>
        </w:rPr>
      </w:pPr>
      <w:del w:id="756" w:author="Parks, Robbie M" w:date="2018-12-05T17:19:00Z">
        <w:r w:rsidDel="00524084">
          <w:rPr>
            <w:rFonts w:ascii="Times New Roman" w:hAnsi="Times New Roman"/>
            <w:sz w:val="24"/>
            <w:szCs w:val="24"/>
          </w:rPr>
          <w:fldChar w:fldCharType="end"/>
        </w:r>
      </w:del>
    </w:p>
    <w:p w14:paraId="4D854535" w14:textId="0D0807B9" w:rsidR="00CE4993" w:rsidRPr="00636C9B"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Falls</w:t>
      </w:r>
      <w:ins w:id="757" w:author="Parks, Robbie M" w:date="2018-12-05T16:56:00Z">
        <w:r w:rsidR="00E13195">
          <w:rPr>
            <w:rFonts w:ascii="Times New Roman" w:hAnsi="Times New Roman"/>
            <w:i/>
            <w:sz w:val="24"/>
            <w:szCs w:val="24"/>
          </w:rPr>
          <w:t xml:space="preserve"> discussion</w:t>
        </w:r>
      </w:ins>
    </w:p>
    <w:p w14:paraId="1C1D54B7" w14:textId="6E85171F" w:rsidR="00223D8A" w:rsidRPr="002953F0" w:rsidRDefault="00C41B74"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F</w:t>
      </w:r>
      <w:r w:rsidR="000D5E5E" w:rsidRPr="00636C9B">
        <w:rPr>
          <w:rFonts w:ascii="Times New Roman" w:hAnsi="Times New Roman"/>
          <w:sz w:val="24"/>
          <w:szCs w:val="24"/>
        </w:rPr>
        <w:t>actor</w:t>
      </w:r>
      <w:ins w:id="758" w:author="Parks, Robbie M" w:date="2018-12-05T17:23:00Z">
        <w:r w:rsidR="00A850C6">
          <w:rPr>
            <w:rFonts w:ascii="Times New Roman" w:hAnsi="Times New Roman"/>
            <w:sz w:val="24"/>
            <w:szCs w:val="24"/>
          </w:rPr>
          <w:t>s</w:t>
        </w:r>
      </w:ins>
      <w:r w:rsidR="000D5E5E" w:rsidRPr="00636C9B">
        <w:rPr>
          <w:rFonts w:ascii="Times New Roman" w:hAnsi="Times New Roman"/>
          <w:sz w:val="24"/>
          <w:szCs w:val="24"/>
        </w:rPr>
        <w:t xml:space="preserve"> for older people </w:t>
      </w:r>
      <w:r w:rsidR="007E2E1B" w:rsidRPr="00636C9B">
        <w:rPr>
          <w:rFonts w:ascii="Times New Roman" w:hAnsi="Times New Roman"/>
          <w:sz w:val="24"/>
          <w:szCs w:val="24"/>
        </w:rPr>
        <w:t xml:space="preserve">falling </w:t>
      </w:r>
      <w:del w:id="759" w:author="Parks, Robbie M" w:date="2018-12-05T17:23:00Z">
        <w:r w:rsidR="007E2E1B" w:rsidRPr="00636C9B" w:rsidDel="00A850C6">
          <w:rPr>
            <w:rFonts w:ascii="Times New Roman" w:hAnsi="Times New Roman"/>
            <w:sz w:val="24"/>
            <w:szCs w:val="24"/>
          </w:rPr>
          <w:delText xml:space="preserve">could </w:delText>
        </w:r>
      </w:del>
      <w:ins w:id="760" w:author="Parks, Robbie M" w:date="2018-12-05T17:23:00Z">
        <w:r w:rsidR="00A850C6">
          <w:rPr>
            <w:rFonts w:ascii="Times New Roman" w:hAnsi="Times New Roman"/>
            <w:sz w:val="24"/>
            <w:szCs w:val="24"/>
          </w:rPr>
          <w:t>include walking over</w:t>
        </w:r>
        <w:r w:rsidR="00A850C6" w:rsidRPr="00636C9B">
          <w:rPr>
            <w:rFonts w:ascii="Times New Roman" w:hAnsi="Times New Roman"/>
            <w:sz w:val="24"/>
            <w:szCs w:val="24"/>
          </w:rPr>
          <w:t xml:space="preserve"> </w:t>
        </w:r>
      </w:ins>
      <w:del w:id="761" w:author="Parks, Robbie M" w:date="2018-12-05T17:23:00Z">
        <w:r w:rsidR="007E2E1B" w:rsidRPr="00636C9B" w:rsidDel="00A850C6">
          <w:rPr>
            <w:rFonts w:ascii="Times New Roman" w:hAnsi="Times New Roman"/>
            <w:sz w:val="24"/>
            <w:szCs w:val="24"/>
          </w:rPr>
          <w:delText xml:space="preserve">be </w:delText>
        </w:r>
      </w:del>
      <w:r w:rsidR="000D5E5E" w:rsidRPr="00636C9B">
        <w:rPr>
          <w:rFonts w:ascii="Times New Roman" w:hAnsi="Times New Roman"/>
          <w:sz w:val="24"/>
          <w:szCs w:val="24"/>
        </w:rPr>
        <w:t>s</w:t>
      </w:r>
      <w:r w:rsidR="00FF57A3" w:rsidRPr="00636C9B">
        <w:rPr>
          <w:rFonts w:ascii="Times New Roman" w:hAnsi="Times New Roman"/>
          <w:sz w:val="24"/>
          <w:szCs w:val="24"/>
        </w:rPr>
        <w:t>lippery or uneven surfaces</w:t>
      </w:r>
      <w:r w:rsidR="005975FE" w:rsidRPr="00636C9B">
        <w:rPr>
          <w:rFonts w:ascii="Times New Roman" w:hAnsi="Times New Roman"/>
          <w:sz w:val="24"/>
          <w:szCs w:val="24"/>
        </w:rPr>
        <w:t xml:space="preserve">, </w:t>
      </w:r>
      <w:r w:rsidR="00073B07" w:rsidRPr="00636C9B">
        <w:rPr>
          <w:rFonts w:ascii="Times New Roman" w:hAnsi="Times New Roman"/>
          <w:sz w:val="24"/>
          <w:szCs w:val="24"/>
        </w:rPr>
        <w:t>obstacles and tripping hazards</w:t>
      </w:r>
      <w:r w:rsidR="00FF57A3" w:rsidRPr="00636C9B">
        <w:rPr>
          <w:rFonts w:ascii="Times New Roman" w:hAnsi="Times New Roman"/>
          <w:sz w:val="24"/>
          <w:szCs w:val="24"/>
        </w:rPr>
        <w:t>.</w:t>
      </w:r>
      <w:r w:rsidR="00D21DED" w:rsidRPr="00636C9B">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{"citationItems":[{"id":"ITEM-1","itemData":{"DOI":"10.1016/j.maturitas.2013.02.009","ISBN":"1873-4111 (Electronic)\\n0378-5122 (Linking)","ISSN":"03785122","PMID":"23523272","abstract":"Falls are one of the major causes of mortality and morbidity in older adults. Every year, an estimated 30-40% of patients over the age of 65 will fall at least once. Falls lead to moderate to severe injuries, fear of falling, loss of independence and death in a third of those patients. The direct costs alone from fall related injuries are a staggering 0.1% of all healthcare expenditures in the United States and up to 1.5% of healthcare costs in European countries. This figure does not include the indirect costs of loss of income both to the patient and caregiver, the intangible losses of mobility, confidence, and functional independence. Numerous studies have attempted to define the risk factors for falls in older adults. The present review provides a brief summary and update of the relevant literature, summarizing demographic and modifiable risk factors. The major risk factors identified are impaired balance and gait, polypharmacy, and history of previous falls. Other risk factors include advancing age, female gender, visual impairments, cognitive decline especially attention and executive dysfunction, and environmental factors. Recommendations for the clinician to manage falls in older patients are also summarized. © 2013 Elsevier Ireland Ltd.","author":[{"dropping-particle":"","family":"Ambrose","given":"Anne Felicia","non-dropping-particle":"","parse-names":false,"suffix":""},{"dropping-particle":"","family":"Paul","given":"Geet","non-dropping-particle":"","parse-names":false,"suffix":""},{"dropping-particle":"","family":"Hausdorff","given":"Jeffrey M.","non-dropping-particle":"","parse-names":false,"suffix":""}],"container-title":"Maturitas","id":"ITEM-1","issued":{"date-parts":[["2013"]]},"title":"Risk factors for falls among older adults: A review of the literature","type":"article"},"uris":["http://www.mendeley.com/documents/?uuid=af7c22cf-31d9-47de-875d-3940482c4d6e"]}],"mendeley":{"formattedCitation":"&lt;sup&gt;36&lt;/sup&gt;","plainTextFormattedCitation":"36","previouslyFormattedCitation":"&lt;sup&gt;36&lt;/sup&gt;"},"properties":{"noteIndex":0},"schema":"https://github.com/citation-style-language/schema/raw/master/csl-citation.json"}</w:instrText>
      </w:r>
      <w:r w:rsidR="00D21DED" w:rsidRPr="00636C9B">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36</w:t>
      </w:r>
      <w:r w:rsidR="00D21DED" w:rsidRPr="00636C9B">
        <w:rPr>
          <w:rFonts w:ascii="Times New Roman" w:hAnsi="Times New Roman"/>
          <w:sz w:val="24"/>
          <w:szCs w:val="24"/>
        </w:rPr>
        <w:fldChar w:fldCharType="end"/>
      </w:r>
    </w:p>
    <w:p w14:paraId="12B3C93A" w14:textId="3A8AF3F1" w:rsidR="00597FC9" w:rsidRPr="00A850C6" w:rsidRDefault="00423243" w:rsidP="00A850C6">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 xml:space="preserve">Healthy older people </w:t>
      </w:r>
      <w:del w:id="762" w:author="Parks, Robbie M" w:date="2018-12-05T17:23:00Z">
        <w:r w:rsidR="00B37097" w:rsidDel="00A3489B">
          <w:rPr>
            <w:rFonts w:ascii="Times New Roman" w:hAnsi="Times New Roman"/>
            <w:sz w:val="24"/>
            <w:szCs w:val="24"/>
          </w:rPr>
          <w:delText xml:space="preserve">will </w:delText>
        </w:r>
      </w:del>
      <w:r w:rsidR="00B37097">
        <w:rPr>
          <w:rFonts w:ascii="Times New Roman" w:hAnsi="Times New Roman"/>
          <w:sz w:val="24"/>
          <w:szCs w:val="24"/>
        </w:rPr>
        <w:t>fall more outdoors than indoors.</w:t>
      </w:r>
      <w:r w:rsidR="002953F0">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{"citationItems":[{"id":"ITEM-1","itemData":{"DOI":"10.1111/j.1532-5415.2010.03062.x","ISBN":"0002-8614\\r1532-5415","ISSN":"00028614","PMID":"20831726","abstract":"OBJECTIVES: To identify risk factors for indoor and outdoor falls. DESIGN: Prospective cohort study. SETTING: The MOBILIZE Boston Study, a study of falls etiology in community-dwelling older individuals. PARTICIPANTS: Seven hundred sixty-five women and men, mainly aged 70 and older, from randomly sampled households in the Boston, Massachusetts, area. MEASUREMENTS: Baseline data were collected by questionnaire and comprehensive clinic examination. During follow-up, participants recorded falls on daily calendars. The location and circumstances of each fall were asked during telephone interviews. RESULTS: Five hundred ninety-eight indoor and 524 outdoor falls were reported over a median follow-up of 21.7 months. Risk factors for indoor falls included older age, being female, and various indicators of poor health. Risk factors for outdoor falls included younger age, being male, and being relatively physically active and healthy. For instance, the age- and sex-adjusted rate ratio for having much difficulty or inability to perform activities of daily living relative to no difficulty was 2.57 (95% confidence interval (CI) = 1.69-3.90) for indoor falls but 0.27 (95% CI = 0.13-0.56) for outdoor falls. The rate ratio for gait speed of less than 0.68 m/s relative to a speed of greater than 1.33 m/s was 1.48 (95% CI = 0.81-2.68) for indoor falls but 0.27 (95% CI = 0.15-0.50) for outdoor falls. CONCLUSION: Risk factors for indoor and outdoor falls differ. Combining these falls, as is done in many studies, masks important information. Prevention recommendations for noninstitutionalized older people would probably be more effective if targeted differently for frail, inactive older people at high risk for indoor falls and relatively active, healthy people at high risk for outdoor falls.","author":[{"dropping-particle":"","family":"Kelsey","given":"Jennifer L.","non-dropping-particle":"","parse-names":false,"suffix":""},{"dropping-particle":"","family":"Berry","given":"Sarah D.","non-dropping-particle":"","parse-names":false,"suffix":""},{"dropping-particle":"","family":"Procter-Gray","given":"Elizabeth","non-dropping-particle":"","parse-names":false,"suffix":""},{"dropping-particle":"","family":"Quach","given":"Lien","non-dropping-particle":"","parse-names":false,"suffix":""},{"dropping-particle":"","family":"Nguyen","given":"Uyen Sa D.T.","non-dropping-particle":"","parse-names":false,"suffix":""},{"dropping-particle":"","family":"Li","given":"Wenjun","non-dropping-particle":"","parse-names":false,"suffix":""},{"dropping-particle":"","family":"Kiel","given":"Douglas P.","non-dropping-particle":"","parse-names":false,"suffix":""},{"dropping-particle":"","family":"Lipsitz","given":"Lewis A.","non-dropping-particle":"","parse-names":false,"suffix":""},{"dropping-particle":"","family":"Hannan","given":"Marian T.","non-dropping-particle":"","parse-names":false,"suffix":""}],"container-title":"Journal of the American Geriatrics Society","id":"ITEM-1","issued":{"date-parts":[["2010"]]},"title":"Indoor and outdoor falls in older adults are different: The maintenance of balance, independent living, intellect, and zest in the elderly of boston study","type":"article-journal"},"uris":["http://www.mendeley.com/documents/?uuid=acae6824-f8ad-4c03-a09c-c18b98ce6c24"]}],"mendeley":{"formattedCitation":"&lt;sup&gt;37&lt;/sup&gt;","plainTextFormattedCitation":"37","previouslyFormattedCitation":"&lt;sup&gt;37&lt;/sup&gt;"},"properties":{"noteIndex":0},"schema":"https://github.com/citation-style-language/schema/raw/master/csl-citation.json"}</w:instrText>
      </w:r>
      <w:r w:rsidR="002953F0">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37</w:t>
      </w:r>
      <w:r w:rsidR="002953F0">
        <w:rPr>
          <w:rFonts w:ascii="Times New Roman" w:hAnsi="Times New Roman"/>
          <w:sz w:val="24"/>
          <w:szCs w:val="24"/>
        </w:rPr>
        <w:fldChar w:fldCharType="end"/>
      </w:r>
      <w:r w:rsidR="00725E92">
        <w:rPr>
          <w:rFonts w:ascii="Times New Roman" w:hAnsi="Times New Roman"/>
          <w:sz w:val="24"/>
          <w:szCs w:val="24"/>
        </w:rPr>
        <w:t xml:space="preserve"> </w:t>
      </w:r>
      <w:r w:rsidR="009B5A29">
        <w:rPr>
          <w:rFonts w:ascii="Times New Roman" w:hAnsi="Times New Roman"/>
          <w:sz w:val="24"/>
          <w:szCs w:val="24"/>
        </w:rPr>
        <w:t>With warmer</w:t>
      </w:r>
      <w:ins w:id="763" w:author="Parks, Robbie M" w:date="2018-12-05T17:30:00Z">
        <w:r w:rsidR="00C30EEC">
          <w:rPr>
            <w:rFonts w:ascii="Times New Roman" w:hAnsi="Times New Roman"/>
            <w:sz w:val="24"/>
            <w:szCs w:val="24"/>
          </w:rPr>
          <w:t xml:space="preserve"> overall</w:t>
        </w:r>
      </w:ins>
      <w:r w:rsidR="009B5A29">
        <w:rPr>
          <w:rFonts w:ascii="Times New Roman" w:hAnsi="Times New Roman"/>
          <w:sz w:val="24"/>
          <w:szCs w:val="24"/>
        </w:rPr>
        <w:t xml:space="preserve"> </w:t>
      </w:r>
      <w:del w:id="764" w:author="Parks, Robbie M" w:date="2018-12-05T17:30:00Z">
        <w:r w:rsidR="009B5A29" w:rsidDel="004E0D21">
          <w:rPr>
            <w:rFonts w:ascii="Times New Roman" w:hAnsi="Times New Roman"/>
            <w:sz w:val="24"/>
            <w:szCs w:val="24"/>
          </w:rPr>
          <w:delText>weather</w:delText>
        </w:r>
      </w:del>
      <w:ins w:id="765" w:author="Parks, Robbie M" w:date="2018-12-05T17:30:00Z">
        <w:r w:rsidR="004E0D21">
          <w:rPr>
            <w:rFonts w:ascii="Times New Roman" w:hAnsi="Times New Roman"/>
            <w:sz w:val="24"/>
            <w:szCs w:val="24"/>
          </w:rPr>
          <w:t>temperatures</w:t>
        </w:r>
      </w:ins>
      <w:r w:rsidR="009B5A29">
        <w:rPr>
          <w:rFonts w:ascii="Times New Roman" w:hAnsi="Times New Roman"/>
          <w:sz w:val="24"/>
          <w:szCs w:val="24"/>
        </w:rPr>
        <w:t xml:space="preserve">, slippery outdoor conditions </w:t>
      </w:r>
      <w:del w:id="766" w:author="Parks, Robbie M" w:date="2018-12-05T17:23:00Z">
        <w:r w:rsidR="009B5A29" w:rsidDel="002268D5">
          <w:rPr>
            <w:rFonts w:ascii="Times New Roman" w:hAnsi="Times New Roman"/>
            <w:sz w:val="24"/>
            <w:szCs w:val="24"/>
          </w:rPr>
          <w:delText>less of a factor</w:delText>
        </w:r>
      </w:del>
      <w:ins w:id="767" w:author="Parks, Robbie M" w:date="2018-12-05T17:23:00Z">
        <w:r w:rsidR="002268D5">
          <w:rPr>
            <w:rFonts w:ascii="Times New Roman" w:hAnsi="Times New Roman"/>
            <w:sz w:val="24"/>
            <w:szCs w:val="24"/>
          </w:rPr>
          <w:t>may be less of a factor</w:t>
        </w:r>
      </w:ins>
      <w:r w:rsidR="009B5A29" w:rsidRPr="00A850C6">
        <w:rPr>
          <w:rFonts w:ascii="Times New Roman" w:hAnsi="Times New Roman"/>
          <w:sz w:val="24"/>
          <w:szCs w:val="24"/>
        </w:rPr>
        <w:t>.</w:t>
      </w:r>
    </w:p>
    <w:p w14:paraId="458508AF" w14:textId="77777777" w:rsidR="00CE4993" w:rsidRPr="00636C9B" w:rsidRDefault="00CE4993" w:rsidP="00843ACB">
      <w:pPr>
        <w:spacing w:after="0" w:line="240" w:lineRule="auto"/>
        <w:jc w:val="both"/>
        <w:rPr>
          <w:rFonts w:ascii="Times New Roman" w:hAnsi="Times New Roman"/>
          <w:i/>
          <w:sz w:val="24"/>
          <w:szCs w:val="24"/>
        </w:rPr>
      </w:pPr>
    </w:p>
    <w:p w14:paraId="6C873354" w14:textId="2BE14293" w:rsidR="00CE4993"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Drownings</w:t>
      </w:r>
      <w:ins w:id="768" w:author="Parks, Robbie M" w:date="2018-12-05T16:56:00Z">
        <w:r w:rsidR="00E13195">
          <w:rPr>
            <w:rFonts w:ascii="Times New Roman" w:hAnsi="Times New Roman"/>
            <w:i/>
            <w:sz w:val="24"/>
            <w:szCs w:val="24"/>
          </w:rPr>
          <w:t xml:space="preserve"> discussion </w:t>
        </w:r>
      </w:ins>
    </w:p>
    <w:p w14:paraId="00046339" w14:textId="07B1C538" w:rsidR="002C6259" w:rsidRPr="00843ACB" w:rsidRDefault="002C6259" w:rsidP="00843ACB">
      <w:pPr>
        <w:pStyle w:val="ListParagraph"/>
        <w:numPr>
          <w:ilvl w:val="0"/>
          <w:numId w:val="7"/>
        </w:numPr>
        <w:spacing w:after="0" w:line="240" w:lineRule="auto"/>
        <w:jc w:val="both"/>
        <w:rPr>
          <w:rFonts w:ascii="Times New Roman" w:hAnsi="Times New Roman"/>
          <w:sz w:val="24"/>
          <w:szCs w:val="24"/>
        </w:rPr>
      </w:pPr>
      <w:r>
        <w:rPr>
          <w:rFonts w:ascii="Times New Roman" w:hAnsi="Times New Roman"/>
          <w:sz w:val="24"/>
          <w:szCs w:val="24"/>
        </w:rPr>
        <w:t xml:space="preserve">Swimming </w:t>
      </w:r>
      <w:ins w:id="769" w:author="Parks, Robbie M" w:date="2018-12-05T17:28:00Z">
        <w:r w:rsidR="00C969BF">
          <w:rPr>
            <w:rFonts w:ascii="Times New Roman" w:hAnsi="Times New Roman"/>
            <w:sz w:val="24"/>
            <w:szCs w:val="24"/>
          </w:rPr>
          <w:t xml:space="preserve">is generally </w:t>
        </w:r>
      </w:ins>
      <w:r>
        <w:rPr>
          <w:rFonts w:ascii="Times New Roman" w:hAnsi="Times New Roman"/>
          <w:sz w:val="24"/>
          <w:szCs w:val="24"/>
        </w:rPr>
        <w:t xml:space="preserve">more </w:t>
      </w:r>
      <w:del w:id="770" w:author="Parks, Robbie M" w:date="2018-12-05T17:28:00Z">
        <w:r w:rsidDel="00C969BF">
          <w:rPr>
            <w:rFonts w:ascii="Times New Roman" w:hAnsi="Times New Roman"/>
            <w:sz w:val="24"/>
            <w:szCs w:val="24"/>
          </w:rPr>
          <w:delText xml:space="preserve">likely </w:delText>
        </w:r>
      </w:del>
      <w:ins w:id="771" w:author="Parks, Robbie M" w:date="2018-12-05T17:28:00Z">
        <w:r w:rsidR="00C969BF">
          <w:rPr>
            <w:rFonts w:ascii="Times New Roman" w:hAnsi="Times New Roman"/>
            <w:sz w:val="24"/>
            <w:szCs w:val="24"/>
          </w:rPr>
          <w:t xml:space="preserve">popular </w:t>
        </w:r>
      </w:ins>
      <w:r>
        <w:rPr>
          <w:rFonts w:ascii="Times New Roman" w:hAnsi="Times New Roman"/>
          <w:sz w:val="24"/>
          <w:szCs w:val="24"/>
        </w:rPr>
        <w:t xml:space="preserve">in </w:t>
      </w:r>
      <w:del w:id="772" w:author="Parks, Robbie M" w:date="2018-12-05T17:28:00Z">
        <w:r w:rsidDel="00C969BF">
          <w:rPr>
            <w:rFonts w:ascii="Times New Roman" w:hAnsi="Times New Roman"/>
            <w:sz w:val="24"/>
            <w:szCs w:val="24"/>
          </w:rPr>
          <w:delText xml:space="preserve">anomalously </w:delText>
        </w:r>
      </w:del>
      <w:r>
        <w:rPr>
          <w:rFonts w:ascii="Times New Roman" w:hAnsi="Times New Roman"/>
          <w:sz w:val="24"/>
          <w:szCs w:val="24"/>
        </w:rPr>
        <w:t>warmer temperatures.</w:t>
      </w:r>
    </w:p>
    <w:p w14:paraId="45D8204E" w14:textId="63BE0212" w:rsidR="00243549" w:rsidRPr="00636C9B" w:rsidRDefault="00243549" w:rsidP="00843ACB">
      <w:pPr>
        <w:pStyle w:val="ListParagraph"/>
        <w:numPr>
          <w:ilvl w:val="0"/>
          <w:numId w:val="7"/>
        </w:numPr>
        <w:spacing w:after="0" w:line="240" w:lineRule="auto"/>
        <w:jc w:val="both"/>
        <w:rPr>
          <w:rFonts w:ascii="Times New Roman" w:hAnsi="Times New Roman"/>
          <w:sz w:val="24"/>
          <w:szCs w:val="24"/>
        </w:rPr>
      </w:pPr>
      <w:r w:rsidRPr="00636C9B">
        <w:rPr>
          <w:rFonts w:ascii="Times New Roman" w:hAnsi="Times New Roman"/>
          <w:sz w:val="24"/>
          <w:szCs w:val="24"/>
        </w:rPr>
        <w:t>52.7% of drowning in males is in natural water, with 25.9 for females (1999-2010)</w:t>
      </w:r>
      <w:r w:rsidR="00AB0D0D" w:rsidRPr="00636C9B">
        <w:rPr>
          <w:rFonts w:ascii="Times New Roman" w:hAnsi="Times New Roman"/>
          <w:sz w:val="24"/>
          <w:szCs w:val="24"/>
        </w:rPr>
        <w:t>.</w:t>
      </w:r>
      <w:r w:rsidR="009D3641" w:rsidRPr="00636C9B">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38&lt;/sup&gt;","plainTextFormattedCitation":"38","previouslyFormattedCitation":"&lt;sup&gt;38&lt;/sup&gt;"},"properties":{"noteIndex":0},"schema":"https://github.com/citation-style-language/schema/raw/master/csl-citation.json"}</w:instrText>
      </w:r>
      <w:r w:rsidR="009D3641" w:rsidRPr="00636C9B">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38</w:t>
      </w:r>
      <w:r w:rsidR="009D3641" w:rsidRPr="00636C9B">
        <w:rPr>
          <w:rFonts w:ascii="Times New Roman" w:hAnsi="Times New Roman"/>
          <w:sz w:val="24"/>
          <w:szCs w:val="24"/>
        </w:rPr>
        <w:fldChar w:fldCharType="end"/>
      </w:r>
      <w:ins w:id="773" w:author="Parks, Robbie M" w:date="2018-12-05T17:24:00Z">
        <w:r w:rsidR="00F306C6">
          <w:rPr>
            <w:rFonts w:ascii="Times New Roman" w:hAnsi="Times New Roman"/>
            <w:sz w:val="24"/>
            <w:szCs w:val="24"/>
          </w:rPr>
          <w:t xml:space="preserve"> Anomalous temperature could affect the likelihood that young people </w:t>
        </w:r>
      </w:ins>
      <w:ins w:id="774" w:author="Parks, Robbie M" w:date="2018-12-05T17:25:00Z">
        <w:r w:rsidR="00F306C6">
          <w:rPr>
            <w:rFonts w:ascii="Times New Roman" w:hAnsi="Times New Roman"/>
            <w:sz w:val="24"/>
            <w:szCs w:val="24"/>
          </w:rPr>
          <w:t>swim in natural water, as those from deprived backgrounds likely not have adequate and affordable swimming pool facilities.</w:t>
        </w:r>
      </w:ins>
    </w:p>
    <w:p w14:paraId="0B5788A7" w14:textId="4B0C9AE4" w:rsidR="00243549" w:rsidRPr="00636C9B" w:rsidDel="00AB5580" w:rsidRDefault="00243549" w:rsidP="00843ACB">
      <w:pPr>
        <w:pStyle w:val="ListParagraph"/>
        <w:numPr>
          <w:ilvl w:val="0"/>
          <w:numId w:val="7"/>
        </w:numPr>
        <w:spacing w:after="0" w:line="240" w:lineRule="auto"/>
        <w:jc w:val="both"/>
        <w:rPr>
          <w:del w:id="775" w:author="Parks, Robbie M" w:date="2018-12-05T17:25:00Z"/>
          <w:rFonts w:ascii="Times New Roman" w:hAnsi="Times New Roman"/>
          <w:sz w:val="24"/>
          <w:szCs w:val="24"/>
        </w:rPr>
      </w:pPr>
      <w:del w:id="776" w:author="Parks, Robbie M" w:date="2018-12-05T17:25:00Z">
        <w:r w:rsidRPr="00636C9B" w:rsidDel="00AB5580">
          <w:rPr>
            <w:rFonts w:ascii="Times New Roman" w:hAnsi="Times New Roman"/>
            <w:sz w:val="24"/>
            <w:szCs w:val="24"/>
          </w:rPr>
          <w:delText xml:space="preserve">Children 1-4 most likely to drown in a swimming pool, with </w:delText>
        </w:r>
        <w:r w:rsidR="00AB0D0D" w:rsidRPr="00636C9B" w:rsidDel="00AB5580">
          <w:rPr>
            <w:rFonts w:ascii="Times New Roman" w:hAnsi="Times New Roman"/>
            <w:sz w:val="24"/>
            <w:szCs w:val="24"/>
          </w:rPr>
          <w:delText>50% of all unintentional drowning deaths in that age group</w:delText>
        </w:r>
        <w:r w:rsidR="009D3641" w:rsidRPr="00636C9B" w:rsidDel="00AB5580">
          <w:rPr>
            <w:rFonts w:ascii="Times New Roman" w:hAnsi="Times New Roman"/>
            <w:sz w:val="24"/>
            <w:szCs w:val="24"/>
          </w:rPr>
          <w:delText xml:space="preserve"> </w:delText>
        </w:r>
        <w:r w:rsidR="009D3641" w:rsidRPr="00636C9B" w:rsidDel="00AB5580">
          <w:rPr>
            <w:rFonts w:ascii="Times New Roman" w:hAnsi="Times New Roman"/>
            <w:sz w:val="24"/>
            <w:szCs w:val="24"/>
          </w:rPr>
          <w:fldChar w:fldCharType="begin" w:fldLock="1"/>
        </w:r>
        <w:r w:rsidR="008D6D4A" w:rsidDel="00AB5580">
          <w:rPr>
            <w:rFonts w:ascii="Times New Roman" w:hAnsi="Times New Roman"/>
            <w:sz w:val="24"/>
            <w:szCs w:val="24"/>
          </w:rPr>
          <w:del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38&lt;/sup&gt;","plainTextFormattedCitation":"38","previouslyFormattedCitation":"&lt;sup&gt;38&lt;/sup&gt;"},"properties":{"noteIndex":0},"schema":"https://github.com/citation-style-language/schema/raw/master/csl-citation.json"}</w:delInstrText>
        </w:r>
        <w:r w:rsidR="009D3641" w:rsidRPr="00636C9B" w:rsidDel="00AB5580">
          <w:rPr>
            <w:rFonts w:ascii="Times New Roman" w:hAnsi="Times New Roman"/>
            <w:sz w:val="24"/>
            <w:szCs w:val="24"/>
          </w:rPr>
          <w:fldChar w:fldCharType="separate"/>
        </w:r>
        <w:r w:rsidR="009B623E" w:rsidRPr="009B623E" w:rsidDel="00AB5580">
          <w:rPr>
            <w:rFonts w:ascii="Times New Roman" w:hAnsi="Times New Roman"/>
            <w:noProof/>
            <w:sz w:val="24"/>
            <w:szCs w:val="24"/>
            <w:vertAlign w:val="superscript"/>
          </w:rPr>
          <w:delText>38</w:delText>
        </w:r>
        <w:r w:rsidR="009D3641" w:rsidRPr="00636C9B" w:rsidDel="00AB5580">
          <w:rPr>
            <w:rFonts w:ascii="Times New Roman" w:hAnsi="Times New Roman"/>
            <w:sz w:val="24"/>
            <w:szCs w:val="24"/>
          </w:rPr>
          <w:fldChar w:fldCharType="end"/>
        </w:r>
      </w:del>
    </w:p>
    <w:p w14:paraId="02DEB20A" w14:textId="1B672488" w:rsidR="00903EED" w:rsidRPr="00815C28" w:rsidDel="001F55C9" w:rsidRDefault="00FD2F61" w:rsidP="00843ACB">
      <w:pPr>
        <w:pStyle w:val="ListParagraph"/>
        <w:numPr>
          <w:ilvl w:val="0"/>
          <w:numId w:val="7"/>
        </w:numPr>
        <w:spacing w:after="0" w:line="240" w:lineRule="auto"/>
        <w:jc w:val="both"/>
        <w:rPr>
          <w:del w:id="777" w:author="Parks, Robbie M" w:date="2018-12-05T17:24:00Z"/>
          <w:rFonts w:ascii="Times New Roman" w:hAnsi="Times New Roman"/>
          <w:sz w:val="24"/>
          <w:szCs w:val="24"/>
        </w:rPr>
      </w:pPr>
      <w:del w:id="778" w:author="Parks, Robbie M" w:date="2018-12-05T17:24:00Z">
        <w:r w:rsidRPr="00636C9B" w:rsidDel="001F55C9">
          <w:rPr>
            <w:rFonts w:ascii="Times New Roman" w:hAnsi="Times New Roman"/>
            <w:sz w:val="24"/>
            <w:szCs w:val="24"/>
          </w:rPr>
          <w:delText>Adults aged 85 or over most likely to drown in a bath tub.</w:delText>
        </w:r>
        <w:r w:rsidR="0016666B" w:rsidRPr="00636C9B" w:rsidDel="001F55C9">
          <w:rPr>
            <w:rFonts w:ascii="Times New Roman" w:hAnsi="Times New Roman"/>
            <w:sz w:val="24"/>
            <w:szCs w:val="24"/>
          </w:rPr>
          <w:fldChar w:fldCharType="begin" w:fldLock="1"/>
        </w:r>
        <w:r w:rsidR="008D6D4A" w:rsidDel="001F55C9">
          <w:rPr>
            <w:rFonts w:ascii="Times New Roman" w:hAnsi="Times New Roman"/>
            <w:sz w:val="24"/>
            <w:szCs w:val="24"/>
          </w:rPr>
          <w:delInstrText>ADDIN CSL_CITATION {"citationItems":[{"id":"ITEM-1","itemData":{"ISSN":"1941-4927","PMID":"24735548","abstract":"This report provides recent findings on unintentional drowning deaths in the United States. Children under 5 years of age and adults aged 85 and over had the highest risk of drowning, although the rates for these age groups reached their lowest point in 2010. Drowning death rates decreased over time for all age groups except for adults aged 45–84. Drowning remained the second leading cause of death from unintentional injury for girls aged 1–4 years. For boys aged 1–4 years, unintentional drowning has been the leading cause of death from unintentional injury since 2005. Patterns of drowning by place differed by sex and age. More than one-half of all drowning deaths for males occurred in natural water compared with only one-quarter of all drowning deaths for females. Drowning was most likely to occur in the bath tub for infants under the age of 1 year and for adults aged 85 and over, in swimming pools for children aged 1–4 years, and in natural water for persons aged 5–84 years. These findings are consistent with the results from previous studies. Although the percentage of drowning occurring in some locations changed slightly over time, the pattern of drowning in particular locations by sex and age remained the same.","author":[{"dropping-particle":"","family":"Xu","given":"Jiaquan","non-dropping-particle":"","parse-names":false,"suffix":""}],"container-title":"NCHS data brief","id":"ITEM-1","issued":{"date-parts":[["2014"]]},"title":"Unintentional drowning deaths in the United States, 1999-2010.","type":"article-journal"},"uris":["http://www.mendeley.com/documents/?uuid=ec6fa2d9-fe9a-495a-bf5b-b1e2d81939f8"]}],"mendeley":{"formattedCitation":"&lt;sup&gt;38&lt;/sup&gt;","plainTextFormattedCitation":"38","previouslyFormattedCitation":"&lt;sup&gt;38&lt;/sup&gt;"},"properties":{"noteIndex":0},"schema":"https://github.com/citation-style-language/schema/raw/master/csl-citation.json"}</w:delInstrText>
        </w:r>
        <w:r w:rsidR="0016666B" w:rsidRPr="00636C9B" w:rsidDel="001F55C9">
          <w:rPr>
            <w:rFonts w:ascii="Times New Roman" w:hAnsi="Times New Roman"/>
            <w:sz w:val="24"/>
            <w:szCs w:val="24"/>
          </w:rPr>
          <w:fldChar w:fldCharType="separate"/>
        </w:r>
        <w:r w:rsidR="009B623E" w:rsidRPr="009B623E" w:rsidDel="001F55C9">
          <w:rPr>
            <w:rFonts w:ascii="Times New Roman" w:hAnsi="Times New Roman"/>
            <w:noProof/>
            <w:sz w:val="24"/>
            <w:szCs w:val="24"/>
            <w:vertAlign w:val="superscript"/>
          </w:rPr>
          <w:delText>38</w:delText>
        </w:r>
        <w:r w:rsidR="0016666B" w:rsidRPr="00636C9B" w:rsidDel="001F55C9">
          <w:rPr>
            <w:rFonts w:ascii="Times New Roman" w:hAnsi="Times New Roman"/>
            <w:sz w:val="24"/>
            <w:szCs w:val="24"/>
          </w:rPr>
          <w:fldChar w:fldCharType="end"/>
        </w:r>
      </w:del>
    </w:p>
    <w:p w14:paraId="5123D5DE" w14:textId="77777777" w:rsidR="004565A9" w:rsidRPr="00636C9B" w:rsidRDefault="004565A9" w:rsidP="00843ACB">
      <w:pPr>
        <w:spacing w:after="0" w:line="240" w:lineRule="auto"/>
        <w:jc w:val="both"/>
        <w:rPr>
          <w:rFonts w:ascii="Times New Roman" w:hAnsi="Times New Roman"/>
          <w:sz w:val="24"/>
          <w:szCs w:val="24"/>
        </w:rPr>
      </w:pPr>
    </w:p>
    <w:p w14:paraId="526F1A36" w14:textId="46107009" w:rsidR="00CE4993" w:rsidRDefault="00CE4993" w:rsidP="00843ACB">
      <w:pPr>
        <w:spacing w:after="0" w:line="240" w:lineRule="auto"/>
        <w:jc w:val="both"/>
        <w:rPr>
          <w:rFonts w:ascii="Times New Roman" w:hAnsi="Times New Roman"/>
          <w:i/>
          <w:sz w:val="24"/>
          <w:szCs w:val="24"/>
        </w:rPr>
      </w:pPr>
      <w:r w:rsidRPr="00636C9B">
        <w:rPr>
          <w:rFonts w:ascii="Times New Roman" w:hAnsi="Times New Roman"/>
          <w:i/>
          <w:sz w:val="24"/>
          <w:szCs w:val="24"/>
        </w:rPr>
        <w:t>Assault</w:t>
      </w:r>
      <w:ins w:id="779" w:author="Parks, Robbie M" w:date="2018-12-05T16:56:00Z">
        <w:r w:rsidR="00E13195">
          <w:rPr>
            <w:rFonts w:ascii="Times New Roman" w:hAnsi="Times New Roman"/>
            <w:i/>
            <w:sz w:val="24"/>
            <w:szCs w:val="24"/>
          </w:rPr>
          <w:t xml:space="preserve"> discussion</w:t>
        </w:r>
      </w:ins>
    </w:p>
    <w:p w14:paraId="6E6FF6C5" w14:textId="1D4ECB07" w:rsidR="00DE484C" w:rsidRDefault="00CF7A7B" w:rsidP="00843ACB">
      <w:pPr>
        <w:pStyle w:val="ListParagraph"/>
        <w:numPr>
          <w:ilvl w:val="0"/>
          <w:numId w:val="7"/>
        </w:numPr>
        <w:spacing w:after="0" w:line="240" w:lineRule="auto"/>
        <w:jc w:val="both"/>
        <w:rPr>
          <w:rFonts w:ascii="Times New Roman" w:hAnsi="Times New Roman"/>
          <w:sz w:val="24"/>
          <w:szCs w:val="24"/>
        </w:rPr>
      </w:pPr>
      <w:ins w:id="780" w:author="Parks, Robbie M" w:date="2018-12-05T17:27:00Z">
        <w:r>
          <w:rPr>
            <w:rFonts w:ascii="Times New Roman" w:hAnsi="Times New Roman"/>
            <w:sz w:val="24"/>
            <w:szCs w:val="24"/>
          </w:rPr>
          <w:t>There is generally m</w:t>
        </w:r>
      </w:ins>
      <w:del w:id="781" w:author="Parks, Robbie M" w:date="2018-12-05T17:27:00Z">
        <w:r w:rsidR="00DE484C" w:rsidDel="00CF7A7B">
          <w:rPr>
            <w:rFonts w:ascii="Times New Roman" w:hAnsi="Times New Roman"/>
            <w:sz w:val="24"/>
            <w:szCs w:val="24"/>
          </w:rPr>
          <w:delText>M</w:delText>
        </w:r>
      </w:del>
      <w:r w:rsidR="00DE484C">
        <w:rPr>
          <w:rFonts w:ascii="Times New Roman" w:hAnsi="Times New Roman"/>
          <w:sz w:val="24"/>
          <w:szCs w:val="24"/>
        </w:rPr>
        <w:t>ore time spent outdoors in</w:t>
      </w:r>
      <w:ins w:id="782" w:author="Parks, Robbie M" w:date="2018-12-05T17:26:00Z">
        <w:r w:rsidR="0073193A">
          <w:rPr>
            <w:rFonts w:ascii="Times New Roman" w:hAnsi="Times New Roman"/>
            <w:sz w:val="24"/>
            <w:szCs w:val="24"/>
          </w:rPr>
          <w:t xml:space="preserve"> anomalously</w:t>
        </w:r>
      </w:ins>
      <w:r w:rsidR="00DE484C">
        <w:rPr>
          <w:rFonts w:ascii="Times New Roman" w:hAnsi="Times New Roman"/>
          <w:sz w:val="24"/>
          <w:szCs w:val="24"/>
        </w:rPr>
        <w:t xml:space="preserve"> warmer temperatures</w:t>
      </w:r>
      <w:ins w:id="783" w:author="Parks, Robbie M" w:date="2018-12-05T17:27:00Z">
        <w:r>
          <w:rPr>
            <w:rFonts w:ascii="Times New Roman" w:hAnsi="Times New Roman"/>
            <w:sz w:val="24"/>
            <w:szCs w:val="24"/>
          </w:rPr>
          <w:t>. This will therefore</w:t>
        </w:r>
        <w:r w:rsidR="0073193A">
          <w:rPr>
            <w:rFonts w:ascii="Times New Roman" w:hAnsi="Times New Roman"/>
            <w:sz w:val="24"/>
            <w:szCs w:val="24"/>
          </w:rPr>
          <w:t xml:space="preserve"> </w:t>
        </w:r>
      </w:ins>
      <w:del w:id="784" w:author="Parks, Robbie M" w:date="2018-12-05T17:27:00Z">
        <w:r w:rsidR="00DE484C" w:rsidDel="0073193A">
          <w:rPr>
            <w:rFonts w:ascii="Times New Roman" w:hAnsi="Times New Roman"/>
            <w:sz w:val="24"/>
            <w:szCs w:val="24"/>
          </w:rPr>
          <w:delText xml:space="preserve"> </w:delText>
        </w:r>
      </w:del>
      <w:del w:id="785" w:author="Parks, Robbie M" w:date="2018-12-05T17:26:00Z">
        <w:r w:rsidR="00DE484C" w:rsidDel="0073193A">
          <w:rPr>
            <w:rFonts w:ascii="Times New Roman" w:hAnsi="Times New Roman"/>
            <w:sz w:val="24"/>
            <w:szCs w:val="24"/>
          </w:rPr>
          <w:delText xml:space="preserve">which </w:delText>
        </w:r>
      </w:del>
      <w:r w:rsidR="00DE484C">
        <w:rPr>
          <w:rFonts w:ascii="Times New Roman" w:hAnsi="Times New Roman"/>
          <w:sz w:val="24"/>
          <w:szCs w:val="24"/>
        </w:rPr>
        <w:t>lead</w:t>
      </w:r>
      <w:del w:id="786" w:author="Parks, Robbie M" w:date="2018-12-05T17:27:00Z">
        <w:r w:rsidR="00DE484C" w:rsidDel="00CF7A7B">
          <w:rPr>
            <w:rFonts w:ascii="Times New Roman" w:hAnsi="Times New Roman"/>
            <w:sz w:val="24"/>
            <w:szCs w:val="24"/>
          </w:rPr>
          <w:delText>s</w:delText>
        </w:r>
      </w:del>
      <w:r w:rsidR="00DE484C">
        <w:rPr>
          <w:rFonts w:ascii="Times New Roman" w:hAnsi="Times New Roman"/>
          <w:sz w:val="24"/>
          <w:szCs w:val="24"/>
        </w:rPr>
        <w:t xml:space="preserve"> to more</w:t>
      </w:r>
      <w:ins w:id="787" w:author="Parks, Robbie M" w:date="2018-12-05T17:27:00Z">
        <w:r w:rsidR="0073193A">
          <w:rPr>
            <w:rFonts w:ascii="Times New Roman" w:hAnsi="Times New Roman"/>
            <w:sz w:val="24"/>
            <w:szCs w:val="24"/>
          </w:rPr>
          <w:t xml:space="preserve"> face-to-face</w:t>
        </w:r>
      </w:ins>
      <w:r w:rsidR="00DE484C">
        <w:rPr>
          <w:rFonts w:ascii="Times New Roman" w:hAnsi="Times New Roman"/>
          <w:sz w:val="24"/>
          <w:szCs w:val="24"/>
        </w:rPr>
        <w:t xml:space="preserve"> interaction</w:t>
      </w:r>
      <w:ins w:id="788" w:author="Parks, Robbie M" w:date="2018-12-05T17:27:00Z">
        <w:r>
          <w:rPr>
            <w:rFonts w:ascii="Times New Roman" w:hAnsi="Times New Roman"/>
            <w:sz w:val="24"/>
            <w:szCs w:val="24"/>
          </w:rPr>
          <w:t>, which increase</w:t>
        </w:r>
      </w:ins>
      <w:ins w:id="789" w:author="Parks, Robbie M" w:date="2018-12-05T17:30:00Z">
        <w:r w:rsidR="00CC27A3">
          <w:rPr>
            <w:rFonts w:ascii="Times New Roman" w:hAnsi="Times New Roman"/>
            <w:sz w:val="24"/>
            <w:szCs w:val="24"/>
          </w:rPr>
          <w:t>s</w:t>
        </w:r>
      </w:ins>
      <w:ins w:id="790" w:author="Parks, Robbie M" w:date="2018-12-05T17:27:00Z">
        <w:r>
          <w:rPr>
            <w:rFonts w:ascii="Times New Roman" w:hAnsi="Times New Roman"/>
            <w:sz w:val="24"/>
            <w:szCs w:val="24"/>
          </w:rPr>
          <w:t xml:space="preserve"> the </w:t>
        </w:r>
      </w:ins>
      <w:ins w:id="791" w:author="Parks, Robbie M" w:date="2018-12-05T17:30:00Z">
        <w:r w:rsidR="00CC27A3">
          <w:rPr>
            <w:rFonts w:ascii="Times New Roman" w:hAnsi="Times New Roman"/>
            <w:sz w:val="24"/>
            <w:szCs w:val="24"/>
          </w:rPr>
          <w:t>expected number</w:t>
        </w:r>
      </w:ins>
      <w:ins w:id="792" w:author="Parks, Robbie M" w:date="2018-12-05T17:27:00Z">
        <w:r>
          <w:rPr>
            <w:rFonts w:ascii="Times New Roman" w:hAnsi="Times New Roman"/>
            <w:sz w:val="24"/>
            <w:szCs w:val="24"/>
          </w:rPr>
          <w:t xml:space="preserve"> of argument</w:t>
        </w:r>
      </w:ins>
      <w:ins w:id="793" w:author="Parks, Robbie M" w:date="2018-12-05T17:30:00Z">
        <w:r w:rsidR="00CC27A3">
          <w:rPr>
            <w:rFonts w:ascii="Times New Roman" w:hAnsi="Times New Roman"/>
            <w:sz w:val="24"/>
            <w:szCs w:val="24"/>
          </w:rPr>
          <w:t>s</w:t>
        </w:r>
      </w:ins>
      <w:ins w:id="794" w:author="Parks, Robbie M" w:date="2018-12-05T17:27:00Z">
        <w:r>
          <w:rPr>
            <w:rFonts w:ascii="Times New Roman" w:hAnsi="Times New Roman"/>
            <w:sz w:val="24"/>
            <w:szCs w:val="24"/>
          </w:rPr>
          <w:t xml:space="preserve"> and conflict</w:t>
        </w:r>
      </w:ins>
      <w:ins w:id="795" w:author="Parks, Robbie M" w:date="2018-12-05T17:30:00Z">
        <w:r w:rsidR="00CC27A3">
          <w:rPr>
            <w:rFonts w:ascii="Times New Roman" w:hAnsi="Times New Roman"/>
            <w:sz w:val="24"/>
            <w:szCs w:val="24"/>
          </w:rPr>
          <w:t>s</w:t>
        </w:r>
      </w:ins>
      <w:r w:rsidR="00DE484C">
        <w:rPr>
          <w:rFonts w:ascii="Times New Roman" w:hAnsi="Times New Roman"/>
          <w:sz w:val="24"/>
          <w:szCs w:val="24"/>
        </w:rPr>
        <w:t>.</w:t>
      </w:r>
      <w:r w:rsidR="007C2F38">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{"citationItems":[{"id":"ITEM-1","itemData":{"DOI":"10.2307/2946686","ISBN":"00335533","ISSN":"0033-5533","PMID":"9463401","abstract":"Each copy of any part of a JSTOR transmission must contain the same copyright notice that appears on the screen or printed page of such transmission. JSTOR is a not-for-profit service that helps scholars, researchers, and students discover, use, and build upon a wide range of content in a trusted digital archive. We use information technology and tools to increase productivity and facilitate new forms of scholarship. For more information about JSTOR, please contact support@jstor.org. The high variance of crime rates across time and space is one of the oldest puzzles in the social sciences; this variance appears too high to be explained by changes in the exogenous costs and benefits of crime. We present a model where social interactions create enough covariance across individuals to explain the high cross-city variance of crime rates. This model provides an index of social interac-tions which suggests that the amount of social interactions is highest in petty crimes, moderate in more serious crimes, and almost negligible in murder and rape. Quelquefois aussi le crime prend sa source dans l'esprit d'imitation, que l'homme possede 'a un haut degre et qu'il manifeste en toutes choses [A. Quetelet 1835].","author":[{"dropping-particle":"","family":"Glaeser","given":"E. L.","non-dropping-particle":"","parse-names":false,"suffix":""},{"dropping-particle":"","family":"Sacerdote","given":"B.","non-dropping-particle":"","parse-names":false,"suffix":""},{"dropping-particle":"","family":"Scheinkman","given":"J. A.","non-dropping-particle":"","parse-names":false,"suffix":""}],"container-title":"The Quarterly Journal of Economics","id":"ITEM-1","issued":{"date-parts":[["1996"]]},"title":"Crime and social interactions","type":"article-journal"},"uris":["http://www.mendeley.com/documents/?uuid=f5f8fe2d-5cc5-4a09-b594-52898188ed98"]},{"id":"ITEM-2","itemData":{"DOI":"10.1177/0013916503255565","ISBN":"0013-9165","ISSN":"00139165","abstract":"Two archival analyses were performed to examine the association between annual temperatures and U.S. crime rates. The first was based on area- averaged temperatures in the United States as a whole for the years 1950 through 1999. Box-Jenkins time-series analyses indicated that annual temperatures were associated with assault but not murder rates in analyses that controlled for yearly pop- ulation, ethnicity, and three economic variables. The second analysis was based on state-centered crime rates from 1960 through 1998 and included the same controls. Contrary to the general aggression model, cross-sectional time-series analyses indi- cated that annual temperatures were associated with rates for assault, rape, robbery, burglary, and larceny, but not murder or motor vehicle theft. The results are consistent with a routine activity theory interpretation of everyday and criminal behavior","author":[{"dropping-particle":"","family":"Rotton","given":"James","non-dropping-particle":"","parse-names":false,"suffix":""},{"dropping-particle":"","family":"Cohn","given":"Ellen G.","non-dropping-particle":"","parse-names":false,"suffix":""}],"container-title":"Environment and Behavior","id":"ITEM-2","issued":{"date-parts":[["2003"]]},"title":"Global warming and U.S. crime rates: An application of routine activity theory","type":"article-journal"},"uris":["http://www.mendeley.com/documents/?uuid=517a4f98-2db3-48b4-85e6-0bda13769666"]}],"mendeley":{"formattedCitation":"&lt;sup&gt;39,40&lt;/sup&gt;","plainTextFormattedCitation":"39,40","previouslyFormattedCitation":"&lt;sup&gt;39,40&lt;/sup&gt;"},"properties":{"noteIndex":0},"schema":"https://github.com/citation-style-language/schema/raw/master/csl-citation.json"}</w:instrText>
      </w:r>
      <w:r w:rsidR="007C2F38">
        <w:rPr>
          <w:rFonts w:ascii="Times New Roman" w:hAnsi="Times New Roman"/>
          <w:sz w:val="24"/>
          <w:szCs w:val="24"/>
        </w:rPr>
        <w:fldChar w:fldCharType="separate"/>
      </w:r>
      <w:r w:rsidR="009B623E" w:rsidRPr="009B623E">
        <w:rPr>
          <w:rFonts w:ascii="Times New Roman" w:hAnsi="Times New Roman"/>
          <w:noProof/>
          <w:sz w:val="24"/>
          <w:szCs w:val="24"/>
          <w:vertAlign w:val="superscript"/>
        </w:rPr>
        <w:t>39,40</w:t>
      </w:r>
      <w:r w:rsidR="007C2F38">
        <w:rPr>
          <w:rFonts w:ascii="Times New Roman" w:hAnsi="Times New Roman"/>
          <w:sz w:val="24"/>
          <w:szCs w:val="24"/>
        </w:rPr>
        <w:fldChar w:fldCharType="end"/>
      </w:r>
    </w:p>
    <w:p w14:paraId="353C1173" w14:textId="737C2337" w:rsidR="007C2F38" w:rsidDel="00CF7A7B" w:rsidRDefault="00A27E88">
      <w:pPr>
        <w:pStyle w:val="ListParagraph"/>
        <w:numPr>
          <w:ilvl w:val="0"/>
          <w:numId w:val="7"/>
        </w:numPr>
        <w:spacing w:after="0" w:line="240" w:lineRule="auto"/>
        <w:jc w:val="both"/>
        <w:rPr>
          <w:del w:id="796" w:author="Parks, Robbie M" w:date="2018-12-05T17:27:00Z"/>
          <w:rFonts w:ascii="Times New Roman" w:hAnsi="Times New Roman"/>
          <w:sz w:val="24"/>
          <w:szCs w:val="24"/>
        </w:rPr>
      </w:pPr>
      <w:ins w:id="797" w:author="Parks, Robbie M" w:date="2018-12-05T17:30:00Z">
        <w:r>
          <w:rPr>
            <w:rFonts w:ascii="Times New Roman" w:hAnsi="Times New Roman"/>
            <w:sz w:val="24"/>
            <w:szCs w:val="24"/>
          </w:rPr>
          <w:t xml:space="preserve">The general anger levels of humans is </w:t>
        </w:r>
      </w:ins>
      <w:ins w:id="798" w:author="Parks, Robbie M" w:date="2018-12-05T17:31:00Z">
        <w:r>
          <w:rPr>
            <w:rFonts w:ascii="Times New Roman" w:hAnsi="Times New Roman"/>
            <w:sz w:val="24"/>
            <w:szCs w:val="24"/>
          </w:rPr>
          <w:t>biologically li</w:t>
        </w:r>
      </w:ins>
      <w:del w:id="799" w:author="Parks, Robbie M" w:date="2018-12-05T17:27:00Z">
        <w:r w:rsidR="007C2F38" w:rsidDel="00CF7A7B">
          <w:rPr>
            <w:rFonts w:ascii="Times New Roman" w:hAnsi="Times New Roman"/>
            <w:sz w:val="24"/>
            <w:szCs w:val="24"/>
          </w:rPr>
          <w:delText>Possible that people think of probability of carrying out successful crime without getting caught different under warmer conditions.</w:delText>
        </w:r>
        <w:r w:rsidR="007C2F38" w:rsidDel="00CF7A7B">
          <w:rPr>
            <w:rFonts w:ascii="Times New Roman" w:hAnsi="Times New Roman"/>
            <w:sz w:val="24"/>
            <w:szCs w:val="24"/>
          </w:rPr>
          <w:fldChar w:fldCharType="begin" w:fldLock="1"/>
        </w:r>
        <w:r w:rsidR="008D6D4A" w:rsidDel="00CF7A7B">
          <w:rPr>
            <w:rFonts w:ascii="Times New Roman" w:hAnsi="Times New Roman"/>
            <w:sz w:val="24"/>
            <w:szCs w:val="24"/>
          </w:rPr>
          <w:delInstrText>ADDIN CSL_CITATION {"citationItems":[{"id":"ITEM-1","itemData":{"DOI":"10.1002/9780470752135.ch25","ISBN":"9780470752135","ISSN":"0022-3808","PMID":"5056610","abstract":"Durante dos décadas seguidas, las del '80 y el '90, la Argentina experimentó como procesos paralelos y tal vez asociados, el crecimiento de sus tasas de desempleo y el incremento de la actividad criminal. Este estado de cosas parecería demostrar, sin ...","author":[{"dropping-particle":"","family":"Becker","given":"Gary S.","non-dropping-particle":"","parse-names":false,"suffix":""}],"container-title":"Economic Analysis of the Law: Selected Readings","id":"ITEM-1","issued":{"date-parts":[["2007"]]},"title":"Crime and punishment: An economic approach","type":"chapter"},"uris":["http://www.mendeley.com/documents/?uuid=7b2f0231-f404-4e22-8d4b-bd180cf3eaf7"]},{"id":"ITEM-2","itemData":{"DOI":"10.2139/ssrn.647644","ISBN":"0022166X","ISSN":"0022166X","abstract":"The persistence of criminal activity is well documented. While such serial correlation may be evidence of social interactions in the production of crime, it may also be due to the persistence of unobserved determinants of crime. Moreover, there are good reasons to believe that, particularly over a short time horizon, there may actually be a negative relationship between crime rates in a particular area due to displacement. In this paper, we exploit the correlation between weather and crime to examine the short-run dynamics of criminal behavior. Drawing on crime-level data from the FBI's National Incident-Based Reporting System, we construct a panel of weekly crime data for 116 jurisdictions. Using the plausibly exogenous variation in lagged crime rates due to unexpected weather shocks, we find that the strong positive serial correlation documented in OLS is reversed. A ten percent increase in violent crime in one week is associated with a 2.6 percent reduction in crime the following week. The corresponding reduction for property crime is 2.0 percent. Additional displacement appears to occur over a longer time horizon. Furthermore, the results do not appear to be driven by persistence in weather conditions over time or displacement of non-criminal economic activity. These findings suggest that the long-run impact of temporary crime prevention efforts may be smaller than the short-run effects.","author":[{"dropping-particle":"","family":"Jacob","given":"Brian","non-dropping-particle":"","parse-names":false,"suffix":""},{"dropping-particle":"","family":"Lefgren","given":"Lars John","non-dropping-particle":"","parse-names":false,"suffix":""},{"dropping-particle":"","family":"Moretti","given":"Enrico","non-dropping-particle":"","parse-names":false,"suffix":""}],"container-title":"SSRN","id":"ITEM-2","issued":{"date-parts":[["2005"]]},"title":"The dynamics of criminal behavior: Evidence from weather shocks","type":"report"},"uris":["http://www.mendeley.com/documents/?uuid=7ccd7e49-9333-4c61-8349-94fc856d3888"]}],"mendeley":{"formattedCitation":"&lt;sup&gt;41,42&lt;/sup&gt;","plainTextFormattedCitation":"41,42","previouslyFormattedCitation":"&lt;sup&gt;41,42&lt;/sup&gt;"},"properties":{"noteIndex":0},"schema":"https://github.com/citation-style-language/schema/raw/master/csl-citation.json"}</w:delInstrText>
        </w:r>
        <w:r w:rsidR="007C2F38" w:rsidDel="00CF7A7B">
          <w:rPr>
            <w:rFonts w:ascii="Times New Roman" w:hAnsi="Times New Roman"/>
            <w:sz w:val="24"/>
            <w:szCs w:val="24"/>
          </w:rPr>
          <w:fldChar w:fldCharType="separate"/>
        </w:r>
        <w:r w:rsidR="009B623E" w:rsidRPr="009B623E" w:rsidDel="00CF7A7B">
          <w:rPr>
            <w:rFonts w:ascii="Times New Roman" w:hAnsi="Times New Roman"/>
            <w:noProof/>
            <w:sz w:val="24"/>
            <w:szCs w:val="24"/>
            <w:vertAlign w:val="superscript"/>
          </w:rPr>
          <w:delText>41,42</w:delText>
        </w:r>
        <w:r w:rsidR="007C2F38" w:rsidDel="00CF7A7B">
          <w:rPr>
            <w:rFonts w:ascii="Times New Roman" w:hAnsi="Times New Roman"/>
            <w:sz w:val="24"/>
            <w:szCs w:val="24"/>
          </w:rPr>
          <w:fldChar w:fldCharType="end"/>
        </w:r>
      </w:del>
    </w:p>
    <w:p w14:paraId="5BBDFF26" w14:textId="53D7987B" w:rsidR="007C2F38" w:rsidRPr="00A27E88" w:rsidRDefault="007C2F38" w:rsidP="00A27E88">
      <w:pPr>
        <w:pStyle w:val="ListParagraph"/>
        <w:numPr>
          <w:ilvl w:val="0"/>
          <w:numId w:val="7"/>
        </w:numPr>
        <w:spacing w:after="0" w:line="240" w:lineRule="auto"/>
        <w:jc w:val="both"/>
        <w:rPr>
          <w:rFonts w:ascii="Times New Roman" w:hAnsi="Times New Roman"/>
          <w:sz w:val="24"/>
          <w:szCs w:val="24"/>
        </w:rPr>
      </w:pPr>
      <w:del w:id="800" w:author="Parks, Robbie M" w:date="2018-12-05T17:31:00Z">
        <w:r w:rsidRPr="00A27E88" w:rsidDel="00A27E88">
          <w:rPr>
            <w:rFonts w:ascii="Times New Roman" w:hAnsi="Times New Roman"/>
            <w:sz w:val="24"/>
            <w:szCs w:val="24"/>
          </w:rPr>
          <w:delText>Li</w:delText>
        </w:r>
      </w:del>
      <w:r w:rsidRPr="00A27E88">
        <w:rPr>
          <w:rFonts w:ascii="Times New Roman" w:hAnsi="Times New Roman"/>
          <w:sz w:val="24"/>
          <w:szCs w:val="24"/>
        </w:rPr>
        <w:t>nk</w:t>
      </w:r>
      <w:ins w:id="801" w:author="Parks, Robbie M" w:date="2018-12-05T17:31:00Z">
        <w:r w:rsidR="00A27E88">
          <w:rPr>
            <w:rFonts w:ascii="Times New Roman" w:hAnsi="Times New Roman"/>
            <w:sz w:val="24"/>
            <w:szCs w:val="24"/>
          </w:rPr>
          <w:t xml:space="preserve">ed </w:t>
        </w:r>
      </w:ins>
      <w:del w:id="802" w:author="Parks, Robbie M" w:date="2018-12-05T17:31:00Z">
        <w:r w:rsidRPr="00A27E88" w:rsidDel="00A27E88">
          <w:rPr>
            <w:rFonts w:ascii="Times New Roman" w:hAnsi="Times New Roman"/>
            <w:sz w:val="24"/>
            <w:szCs w:val="24"/>
          </w:rPr>
          <w:delText xml:space="preserve"> between</w:delText>
        </w:r>
      </w:del>
      <w:ins w:id="803" w:author="Parks, Robbie M" w:date="2018-12-05T17:31:00Z">
        <w:r w:rsidR="00A27E88">
          <w:rPr>
            <w:rFonts w:ascii="Times New Roman" w:hAnsi="Times New Roman"/>
            <w:sz w:val="24"/>
            <w:szCs w:val="24"/>
          </w:rPr>
          <w:t>to rising</w:t>
        </w:r>
      </w:ins>
      <w:r w:rsidRPr="00A27E88">
        <w:rPr>
          <w:rFonts w:ascii="Times New Roman" w:hAnsi="Times New Roman"/>
          <w:sz w:val="24"/>
          <w:szCs w:val="24"/>
        </w:rPr>
        <w:t xml:space="preserve"> </w:t>
      </w:r>
      <w:del w:id="804" w:author="Parks, Robbie M" w:date="2018-12-05T17:31:00Z">
        <w:r w:rsidRPr="00A27E88" w:rsidDel="00A27E88">
          <w:rPr>
            <w:rFonts w:ascii="Times New Roman" w:hAnsi="Times New Roman"/>
            <w:sz w:val="24"/>
            <w:szCs w:val="24"/>
          </w:rPr>
          <w:delText xml:space="preserve">anger and </w:delText>
        </w:r>
      </w:del>
      <w:r w:rsidRPr="00A27E88">
        <w:rPr>
          <w:rFonts w:ascii="Times New Roman" w:hAnsi="Times New Roman"/>
          <w:sz w:val="24"/>
          <w:szCs w:val="24"/>
        </w:rPr>
        <w:t>temperature</w:t>
      </w:r>
      <w:ins w:id="805" w:author="Parks, Robbie M" w:date="2018-12-05T17:31:00Z">
        <w:r w:rsidR="00A27E88">
          <w:rPr>
            <w:rFonts w:ascii="Times New Roman" w:hAnsi="Times New Roman"/>
            <w:sz w:val="24"/>
            <w:szCs w:val="24"/>
          </w:rPr>
          <w:t>s</w:t>
        </w:r>
      </w:ins>
      <w:r w:rsidRPr="00A27E88">
        <w:rPr>
          <w:rFonts w:ascii="Times New Roman" w:hAnsi="Times New Roman"/>
          <w:sz w:val="24"/>
          <w:szCs w:val="24"/>
        </w:rPr>
        <w:t>.</w:t>
      </w:r>
      <w:r w:rsidRPr="00A27E88">
        <w:rPr>
          <w:rFonts w:ascii="Times New Roman" w:hAnsi="Times New Roman"/>
          <w:sz w:val="24"/>
          <w:szCs w:val="24"/>
        </w:rPr>
        <w:fldChar w:fldCharType="begin" w:fldLock="1"/>
      </w:r>
      <w:r w:rsidR="000D1C81">
        <w:rPr>
          <w:rFonts w:ascii="Times New Roman" w:hAnsi="Times New Roman"/>
          <w:sz w:val="24"/>
          <w:szCs w:val="24"/>
        </w:rPr>
        <w:instrText>ADDIN CSL_CITATION {"citationItems":[{"id":"ITEM-1","itemData":{"DOI":"10.1037/0033-2909.106.1.74","ISBN":"0033-2909","ISSN":"00332909","PMID":"2667010","abstract":"Outlines 5 models of the temperature-aggression hypothesis: negative affect escape, simple negative affect, excitation transfer/misattribution, cognitive neoassociation, and physiological-thermoregulatory. Reviews relevant studies. Aggression measures include violent crime, spouse abuse, horn-honking, and delivery of electric shock. Analysis levels include geographic regional, seasonal, monthly, and daily variations in aggression, and concomitant temperature-aggression effects in field and laboratory settings. Field studies clearly show that heat increases aggression. Laboratory studies show inconsistencies, possibly because of several artifacts. Specific models have not been adequately tested, but the excitation transfer/misattribution and cognitive neoassociation approaches appear most promising, whereas the negative affect escape appears the least viable. Suggestions for future work are made.","author":[{"dropping-particle":"","family":"Anderson","given":"Craig A.","non-dropping-particle":"","parse-names":false,"suffix":""}],"container-title":"Psychological Bulletin","id":"ITEM-1","issued":{"date-parts":[["1989"]]},"title":"Temperature and aggression: Ubiquitous effects of heat on occurrence of human violence","type":"article-journal"},"uris":["http://www.mendeley.com/documents/?uuid=ee56f0b9-62ed-4bad-8dc3-38a095ffbc9c"]},{"id":"ITEM-2","itemData":{"DOI":"10.1037/0022-3514.33.3.245","ISBN":"00223514","ISSN":"00223514","PMID":"1271212","abstract":"Two experiments were conducted to examine the influence of ambient temperature upon physical aggression. In the first, male subjects received either a positive or negative evaluation from a confederate and were then provided with an opportunity to agress against this person by means of electric shock. On the basis of previous research, it was predicted that high ambient temperatures (92-95 degrees F) would facilitate aggression by those receiving positive evaluations but actually inhibit such behavior by those receiving negative assessments. Results confirmed both of these predictions and also indicated that more moderate but still uncomfortably warm temperatures (82-85 degrees F) produced similar effects. The second experiment employed procedures similar to the first and examined the suggestion that administration of a cooling drink would reduce the impact of high ambient temperatures upon overt aggression. This prediction, too, was confirmed. The possible mediating role of negative affect with respect to the influence of ambient temperature and other environmental factors upon aggression was discussed.","author":[{"dropping-particle":"","family":"Baron","given":"Robert A.","non-dropping-particle":"","parse-names":false,"suffix":""},{"dropping-particle":"","family":"Bell","given":"Paul A.","non-dropping-particle":"","parse-names":false,"suffix":""}],"container-title":"Journal of Personality and Social Psychology","id":"ITEM-2","issued":{"date-parts":[["1976"]]},"title":"Aggression and heat: The influence of ambient temperature, negative affect, and a cooling drink on physical aggression","type":"article-journal"},"uris":["http://www.mendeley.com/documents/?uuid=194c6594-6bed-45b8-b5f3-45ceaa11dc7d"]}],"mendeley":{"formattedCitation":"&lt;sup&gt;41,42&lt;/sup&gt;","plainTextFormattedCitation":"41,42","previouslyFormattedCitation":"&lt;sup&gt;43,44&lt;/sup&gt;"},"properties":{"noteIndex":0},"schema":"https://github.com/citation-style-language/schema/raw/master/csl-citation.json"}</w:instrText>
      </w:r>
      <w:r w:rsidRPr="00A27E88">
        <w:rPr>
          <w:rFonts w:ascii="Times New Roman" w:hAnsi="Times New Roman"/>
          <w:sz w:val="24"/>
          <w:szCs w:val="24"/>
          <w:rPrChange w:id="806" w:author="Parks, Robbie M" w:date="2018-12-05T17:31:00Z">
            <w:rPr>
              <w:rFonts w:ascii="Times New Roman" w:hAnsi="Times New Roman"/>
              <w:sz w:val="24"/>
              <w:szCs w:val="24"/>
            </w:rPr>
          </w:rPrChange>
        </w:rPr>
        <w:fldChar w:fldCharType="separate"/>
      </w:r>
      <w:r w:rsidR="000D1C81" w:rsidRPr="000D1C81">
        <w:rPr>
          <w:rFonts w:ascii="Times New Roman" w:hAnsi="Times New Roman"/>
          <w:noProof/>
          <w:sz w:val="24"/>
          <w:szCs w:val="24"/>
          <w:vertAlign w:val="superscript"/>
        </w:rPr>
        <w:t>41,42</w:t>
      </w:r>
      <w:r w:rsidRPr="00A27E88">
        <w:rPr>
          <w:rFonts w:ascii="Times New Roman" w:hAnsi="Times New Roman"/>
          <w:sz w:val="24"/>
          <w:szCs w:val="24"/>
        </w:rPr>
        <w:fldChar w:fldCharType="end"/>
      </w:r>
    </w:p>
    <w:p w14:paraId="7C705236" w14:textId="2A89D3F2" w:rsidR="00CF7A7B" w:rsidRPr="00A27E88" w:rsidRDefault="00A22685" w:rsidP="00A27E88">
      <w:pPr>
        <w:pStyle w:val="ListParagraph"/>
        <w:numPr>
          <w:ilvl w:val="0"/>
          <w:numId w:val="7"/>
        </w:numPr>
        <w:spacing w:after="0" w:line="240" w:lineRule="auto"/>
        <w:jc w:val="both"/>
        <w:rPr>
          <w:ins w:id="807" w:author="Parks, Robbie M" w:date="2018-12-05T17:27:00Z"/>
          <w:rFonts w:ascii="Times New Roman" w:hAnsi="Times New Roman"/>
          <w:sz w:val="24"/>
          <w:szCs w:val="24"/>
        </w:rPr>
      </w:pPr>
      <w:r>
        <w:rPr>
          <w:rFonts w:ascii="Times New Roman" w:hAnsi="Times New Roman"/>
          <w:sz w:val="24"/>
          <w:szCs w:val="24"/>
        </w:rPr>
        <w:t>Higher temperatures also cause</w:t>
      </w:r>
      <w:ins w:id="808" w:author="Parks, Robbie M" w:date="2018-12-05T17:31:00Z">
        <w:r w:rsidR="00A27E88">
          <w:rPr>
            <w:rFonts w:ascii="Times New Roman" w:hAnsi="Times New Roman"/>
            <w:sz w:val="24"/>
            <w:szCs w:val="24"/>
          </w:rPr>
          <w:t>s</w:t>
        </w:r>
      </w:ins>
      <w:r>
        <w:rPr>
          <w:rFonts w:ascii="Times New Roman" w:hAnsi="Times New Roman"/>
          <w:sz w:val="24"/>
          <w:szCs w:val="24"/>
        </w:rPr>
        <w:t xml:space="preserve"> more crime in general.</w:t>
      </w:r>
      <w:r w:rsidR="00775537">
        <w:rPr>
          <w:rFonts w:ascii="Times New Roman" w:hAnsi="Times New Roman"/>
          <w:sz w:val="24"/>
          <w:szCs w:val="24"/>
        </w:rPr>
        <w:fldChar w:fldCharType="begin" w:fldLock="1"/>
      </w:r>
      <w:r w:rsidR="008D6D4A">
        <w:rPr>
          <w:rFonts w:ascii="Times New Roman" w:hAnsi="Times New Roman"/>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mendeley":{"formattedCitation":"&lt;sup&gt;20&lt;/sup&gt;","plainTextFormattedCitation":"20","previouslyFormattedCitation":"&lt;sup&gt;20&lt;/sup&gt;"},"properties":{"noteIndex":0},"schema":"https://github.com/citation-style-language/schema/raw/master/csl-citation.json"}</w:instrText>
      </w:r>
      <w:r w:rsidR="00775537">
        <w:rPr>
          <w:rFonts w:ascii="Times New Roman" w:hAnsi="Times New Roman"/>
          <w:sz w:val="24"/>
          <w:szCs w:val="24"/>
        </w:rPr>
        <w:fldChar w:fldCharType="separate"/>
      </w:r>
      <w:r w:rsidR="009B623E" w:rsidRPr="009B623E">
        <w:rPr>
          <w:rFonts w:ascii="Times New Roman" w:hAnsi="Times New Roman"/>
          <w:noProof/>
          <w:sz w:val="24"/>
          <w:szCs w:val="24"/>
          <w:vertAlign w:val="superscript"/>
        </w:rPr>
        <w:t>20</w:t>
      </w:r>
      <w:r w:rsidR="00775537">
        <w:rPr>
          <w:rFonts w:ascii="Times New Roman" w:hAnsi="Times New Roman"/>
          <w:sz w:val="24"/>
          <w:szCs w:val="24"/>
        </w:rPr>
        <w:fldChar w:fldCharType="end"/>
      </w:r>
      <w:ins w:id="809" w:author="Parks, Robbie M" w:date="2018-12-05T17:31:00Z">
        <w:r w:rsidR="00A27E88">
          <w:rPr>
            <w:rFonts w:ascii="Times New Roman" w:hAnsi="Times New Roman"/>
            <w:sz w:val="24"/>
            <w:szCs w:val="24"/>
          </w:rPr>
          <w:t xml:space="preserve"> </w:t>
        </w:r>
        <w:r w:rsidR="00A27E88" w:rsidRPr="00A27E88">
          <w:rPr>
            <w:rFonts w:ascii="Times New Roman" w:hAnsi="Times New Roman"/>
            <w:sz w:val="24"/>
            <w:szCs w:val="24"/>
          </w:rPr>
          <w:t>It</w:t>
        </w:r>
      </w:ins>
      <w:ins w:id="810" w:author="Parks, Robbie M" w:date="2018-12-05T17:27:00Z">
        <w:r w:rsidR="00CF7A7B" w:rsidRPr="00044C7C">
          <w:rPr>
            <w:rFonts w:ascii="Times New Roman" w:hAnsi="Times New Roman"/>
            <w:sz w:val="24"/>
            <w:szCs w:val="24"/>
          </w:rPr>
          <w:t xml:space="preserve"> is possible that people think of probability of carrying out successful crime without getting caught different under warmer conditions.</w:t>
        </w:r>
        <w:r w:rsidR="00CF7A7B" w:rsidRPr="00A27E88">
          <w:rPr>
            <w:rFonts w:ascii="Times New Roman" w:hAnsi="Times New Roman"/>
            <w:sz w:val="24"/>
            <w:szCs w:val="24"/>
          </w:rPr>
          <w:fldChar w:fldCharType="begin" w:fldLock="1"/>
        </w:r>
      </w:ins>
      <w:r w:rsidR="000D1C81">
        <w:rPr>
          <w:rFonts w:ascii="Times New Roman" w:hAnsi="Times New Roman"/>
          <w:sz w:val="24"/>
          <w:szCs w:val="24"/>
        </w:rPr>
        <w:instrText>ADDIN CSL_CITATION {"citationItems":[{"id":"ITEM-1","itemData":{"DOI":"10.1002/9780470752135.ch25","ISBN":"9780470752135","ISSN":"0022-3808","PMID":"5056610","abstract":"Durante dos décadas seguidas, las del '80 y el '90, la Argentina experimentó como procesos paralelos y tal vez asociados, el crecimiento de sus tasas de desempleo y el incremento de la actividad criminal. Este estado de cosas parecería demostrar, sin ...","author":[{"dropping-particle":"","family":"Becker","given":"Gary S.","non-dropping-particle":"","parse-names":false,"suffix":""}],"container-title":"Economic Analysis of the Law: Selected Readings","id":"ITEM-1","issued":{"date-parts":[["2007"]]},"title":"Crime and punishment: An economic approach","type":"chapter"},"uris":["http://www.mendeley.com/documents/?uuid=7b2f0231-f404-4e22-8d4b-bd180cf3eaf7"]},{"id":"ITEM-2","itemData":{"DOI":"10.2139/ssrn.647644","ISBN":"0022166X","ISSN":"0022166X","abstract":"The persistence of criminal activity is well documented. While such serial correlation may be evidence of social interactions in the production of crime, it may also be due to the persistence of unobserved determinants of crime. Moreover, there are good reasons to believe that, particularly over a short time horizon, there may actually be a negative relationship between crime rates in a particular area due to displacement. In this paper, we exploit the correlation between weather and crime to examine the short-run dynamics of criminal behavior. Drawing on crime-level data from the FBI's National Incident-Based Reporting System, we construct a panel of weekly crime data for 116 jurisdictions. Using the plausibly exogenous variation in lagged crime rates due to unexpected weather shocks, we find that the strong positive serial correlation documented in OLS is reversed. A ten percent increase in violent crime in one week is associated with a 2.6 percent reduction in crime the following week. The corresponding reduction for property crime is 2.0 percent. Additional displacement appears to occur over a longer time horizon. Furthermore, the results do not appear to be driven by persistence in weather conditions over time or displacement of non-criminal economic activity. These findings suggest that the long-run impact of temporary crime prevention efforts may be smaller than the short-run effects.","author":[{"dropping-particle":"","family":"Jacob","given":"Brian","non-dropping-particle":"","parse-names":false,"suffix":""},{"dropping-particle":"","family":"Lefgren","given":"Lars John","non-dropping-particle":"","parse-names":false,"suffix":""},{"dropping-particle":"","family":"Moretti","given":"Enrico","non-dropping-particle":"","parse-names":false,"suffix":""}],"container-title":"SSRN","id":"ITEM-2","issued":{"date-parts":[["2005"]]},"title":"The dynamics of criminal behavior: Evidence from weather shocks","type":"report"},"uris":["http://www.mendeley.com/documents/?uuid=7ccd7e49-9333-4c61-8349-94fc856d3888"]}],"mendeley":{"formattedCitation":"&lt;sup&gt;43,44&lt;/sup&gt;","plainTextFormattedCitation":"43,44","previouslyFormattedCitation":"&lt;sup&gt;41,42&lt;/sup&gt;"},"properties":{"noteIndex":0},"schema":"https://github.com/citation-style-language/schema/raw/master/csl-citation.json"}</w:instrText>
      </w:r>
      <w:ins w:id="811" w:author="Parks, Robbie M" w:date="2018-12-05T17:27:00Z">
        <w:r w:rsidR="00CF7A7B" w:rsidRPr="00A27E88">
          <w:rPr>
            <w:rFonts w:ascii="Times New Roman" w:hAnsi="Times New Roman"/>
            <w:sz w:val="24"/>
            <w:szCs w:val="24"/>
            <w:rPrChange w:id="812" w:author="Parks, Robbie M" w:date="2018-12-05T17:31:00Z">
              <w:rPr>
                <w:rFonts w:ascii="Times New Roman" w:hAnsi="Times New Roman"/>
                <w:sz w:val="24"/>
                <w:szCs w:val="24"/>
              </w:rPr>
            </w:rPrChange>
          </w:rPr>
          <w:fldChar w:fldCharType="separate"/>
        </w:r>
      </w:ins>
      <w:r w:rsidR="000D1C81" w:rsidRPr="000D1C81">
        <w:rPr>
          <w:rFonts w:ascii="Times New Roman" w:hAnsi="Times New Roman"/>
          <w:noProof/>
          <w:sz w:val="24"/>
          <w:szCs w:val="24"/>
          <w:vertAlign w:val="superscript"/>
        </w:rPr>
        <w:t>43,44</w:t>
      </w:r>
      <w:ins w:id="813" w:author="Parks, Robbie M" w:date="2018-12-05T17:27:00Z">
        <w:r w:rsidR="00CF7A7B" w:rsidRPr="00A27E88">
          <w:rPr>
            <w:rFonts w:ascii="Times New Roman" w:hAnsi="Times New Roman"/>
            <w:sz w:val="24"/>
            <w:szCs w:val="24"/>
          </w:rPr>
          <w:fldChar w:fldCharType="end"/>
        </w:r>
      </w:ins>
    </w:p>
    <w:p w14:paraId="41FAB4CD" w14:textId="73DA669F" w:rsidR="00CF7A7B" w:rsidRPr="00CF7A7B" w:rsidDel="00CF7A7B" w:rsidRDefault="00044C7C" w:rsidP="00CF7A7B">
      <w:pPr>
        <w:pStyle w:val="ListParagraph"/>
        <w:numPr>
          <w:ilvl w:val="0"/>
          <w:numId w:val="7"/>
        </w:numPr>
        <w:spacing w:after="0" w:line="240" w:lineRule="auto"/>
        <w:jc w:val="both"/>
        <w:rPr>
          <w:del w:id="814" w:author="Parks, Robbie M" w:date="2018-12-05T17:28:00Z"/>
          <w:rFonts w:ascii="Times New Roman" w:hAnsi="Times New Roman"/>
          <w:sz w:val="24"/>
          <w:szCs w:val="24"/>
        </w:rPr>
      </w:pPr>
      <w:ins w:id="815" w:author="Parks, Robbie M" w:date="2018-12-05T17:31:00Z">
        <w:r>
          <w:rPr>
            <w:rFonts w:ascii="Times New Roman" w:hAnsi="Times New Roman"/>
            <w:sz w:val="24"/>
            <w:szCs w:val="24"/>
          </w:rPr>
          <w:t xml:space="preserve">More broadly, </w:t>
        </w:r>
      </w:ins>
    </w:p>
    <w:p w14:paraId="1BBEDDF7" w14:textId="615AD6FC" w:rsidR="003A470E" w:rsidRPr="00843ACB" w:rsidRDefault="00044C7C" w:rsidP="00843ACB">
      <w:pPr>
        <w:pStyle w:val="ListParagraph"/>
        <w:numPr>
          <w:ilvl w:val="0"/>
          <w:numId w:val="7"/>
        </w:numPr>
        <w:spacing w:after="0" w:line="240" w:lineRule="auto"/>
        <w:jc w:val="both"/>
        <w:rPr>
          <w:rFonts w:ascii="Times New Roman" w:hAnsi="Times New Roman"/>
          <w:sz w:val="24"/>
          <w:szCs w:val="24"/>
        </w:rPr>
      </w:pPr>
      <w:ins w:id="816" w:author="Parks, Robbie M" w:date="2018-12-05T17:31:00Z">
        <w:r>
          <w:rPr>
            <w:rFonts w:ascii="Times New Roman" w:hAnsi="Times New Roman"/>
            <w:color w:val="000000" w:themeColor="text1"/>
            <w:sz w:val="24"/>
            <w:szCs w:val="24"/>
          </w:rPr>
          <w:t>t</w:t>
        </w:r>
      </w:ins>
      <w:del w:id="817" w:author="Parks, Robbie M" w:date="2018-12-05T17:31:00Z">
        <w:r w:rsidR="003A470E" w:rsidRPr="003A470E" w:rsidDel="00044C7C">
          <w:rPr>
            <w:rFonts w:ascii="Times New Roman" w:hAnsi="Times New Roman"/>
            <w:color w:val="000000" w:themeColor="text1"/>
            <w:sz w:val="24"/>
            <w:szCs w:val="24"/>
          </w:rPr>
          <w:delText>T</w:delText>
        </w:r>
      </w:del>
      <w:r w:rsidR="003A470E" w:rsidRPr="003A470E">
        <w:rPr>
          <w:rFonts w:ascii="Times New Roman" w:hAnsi="Times New Roman"/>
          <w:color w:val="000000" w:themeColor="text1"/>
          <w:sz w:val="24"/>
          <w:szCs w:val="24"/>
        </w:rPr>
        <w:t xml:space="preserve">here are studies which </w:t>
      </w:r>
      <w:del w:id="818" w:author="Parks, Robbie M" w:date="2018-12-05T17:32:00Z">
        <w:r w:rsidR="003A470E" w:rsidRPr="003A470E" w:rsidDel="00044C7C">
          <w:rPr>
            <w:rFonts w:ascii="Times New Roman" w:hAnsi="Times New Roman"/>
            <w:color w:val="000000" w:themeColor="text1"/>
            <w:sz w:val="24"/>
            <w:szCs w:val="24"/>
          </w:rPr>
          <w:delText>indirectly examine</w:delText>
        </w:r>
      </w:del>
      <w:ins w:id="819" w:author="Parks, Robbie M" w:date="2018-12-05T17:32:00Z">
        <w:r>
          <w:rPr>
            <w:rFonts w:ascii="Times New Roman" w:hAnsi="Times New Roman"/>
            <w:color w:val="000000" w:themeColor="text1"/>
            <w:sz w:val="24"/>
            <w:szCs w:val="24"/>
          </w:rPr>
          <w:t>demonstrate</w:t>
        </w:r>
      </w:ins>
      <w:r w:rsidR="003A470E" w:rsidRPr="003A470E">
        <w:rPr>
          <w:rFonts w:ascii="Times New Roman" w:hAnsi="Times New Roman"/>
          <w:color w:val="000000" w:themeColor="text1"/>
          <w:sz w:val="24"/>
          <w:szCs w:val="24"/>
        </w:rPr>
        <w:t xml:space="preserve"> relationships </w:t>
      </w:r>
      <w:del w:id="820" w:author="Parks, Robbie M" w:date="2018-12-05T17:32:00Z">
        <w:r w:rsidR="003A470E" w:rsidRPr="003A470E" w:rsidDel="00044C7C">
          <w:rPr>
            <w:rFonts w:ascii="Times New Roman" w:hAnsi="Times New Roman"/>
            <w:color w:val="000000" w:themeColor="text1"/>
            <w:sz w:val="24"/>
            <w:szCs w:val="24"/>
          </w:rPr>
          <w:delText xml:space="preserve">of </w:delText>
        </w:r>
      </w:del>
      <w:ins w:id="821" w:author="Parks, Robbie M" w:date="2018-12-05T17:32:00Z">
        <w:r w:rsidR="006942A0">
          <w:rPr>
            <w:rFonts w:ascii="Times New Roman" w:hAnsi="Times New Roman"/>
            <w:color w:val="000000" w:themeColor="text1"/>
            <w:sz w:val="24"/>
            <w:szCs w:val="24"/>
          </w:rPr>
          <w:t>of</w:t>
        </w:r>
        <w:r w:rsidRPr="003A470E">
          <w:rPr>
            <w:rFonts w:ascii="Times New Roman" w:hAnsi="Times New Roman"/>
            <w:color w:val="000000" w:themeColor="text1"/>
            <w:sz w:val="24"/>
            <w:szCs w:val="24"/>
          </w:rPr>
          <w:t xml:space="preserve"> </w:t>
        </w:r>
      </w:ins>
      <w:r w:rsidR="003A470E" w:rsidRPr="003A470E">
        <w:rPr>
          <w:rFonts w:ascii="Times New Roman" w:hAnsi="Times New Roman"/>
          <w:color w:val="000000" w:themeColor="text1"/>
          <w:sz w:val="24"/>
          <w:szCs w:val="24"/>
        </w:rPr>
        <w:t>violent behaviour and conflict with climate change</w:t>
      </w:r>
      <w:r w:rsidR="004D2983">
        <w:rPr>
          <w:rFonts w:ascii="Times New Roman" w:hAnsi="Times New Roman"/>
          <w:color w:val="000000" w:themeColor="text1"/>
          <w:sz w:val="24"/>
          <w:szCs w:val="24"/>
        </w:rPr>
        <w:t>.</w:t>
      </w:r>
      <w:r w:rsidR="003A470E" w:rsidRPr="003A470E">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{"citationItems":[{"id":"ITEM-1","itemData":{"DOI":"10.1016/j.jeem.2013.11.008","ISBN":"0095-0696","ISSN":"10960449","abstract":"This paper estimates the impact of climate change on the prevalence of criminal activity in the United States. The analysis is based on a 30-year panel of monthly crime and weather data for 2997 US counties. I identify the effect of weather on monthly crime by using a semi-parametric bin estimator and controlling for state-by-month and county-by-year fixed effects. The results show that temperature has a strong positive effect on criminal behavior, with little evidence of lagged impacts. Between 2010 and 2099, climate change will cause an additional 22,000 murders, 180,000 cases of rape, 1.2 million aggravated assaults, 2.3 million simple assaults, 260,000 robberies, 1.3 million burglaries, 2.2 million cases of larceny, and 580,000 cases of vehicle theft in the United States. © 2013 Elsevier Inc.","author":[{"dropping-particle":"","family":"Ranson","given":"Matthew","non-dropping-particle":"","parse-names":false,"suffix":""}],"container-title":"Journal of Environmental Economics and Management","id":"ITEM-1","issued":{"date-parts":[["2014"]]},"title":"Crime, weather, and climate change","type":"article-journal"},"uris":["http://www.mendeley.com/documents/?uuid=96651a6e-d18c-453e-a7fc-b73d4b62eed9"]},{"id":"ITEM-2","itemData":{"DOI":"10.1007/s11524-013-9791-1","ISBN":"1468-2869 (Electronic)\\r1099-3460 (Linking)","ISSN":"10993460","PMID":"23435543","abstract":"The current study examines the link between climate change and neighborhood levels of violence using 20 years of monthly climatic and crime data from St. Louis, MO, USA. St. Louis census tracts are aggregated in neighborhood groups of similar levels of social disadvantage, after which each group is subjected to time series analysis. Findings suggest that neighborhoods with higher levels of social disadvantage are very likely to experience higher levels of violence as a result of anomalously warm temperatures. The 20 % of most disadvantaged neighborhoods in St. Louis, MO, USA are predicted to experience over half of the climate change-related increase in cases of violence. These results provide further evidence that the health impacts of climate change are proportionally higher among populations that are already at high risk and underscore the need to comprehensively address climate change.","author":[{"dropping-particle":"","family":"Mares","given":"Dennis","non-dropping-particle":"","parse-names":false,"suffix":""}],"container-title":"Journal of Urban Health","id":"ITEM-2","issued":{"date-parts":[["2013"]]},"title":"Climate change and levels of violence in socially disadvantaged neighborhood groups","type":"article-journal"},"uris":["http://www.mendeley.com/documents/?uuid=a7ceee29-27c9-4747-8fcc-d1c1ced83b01"]},{"id":"ITEM-3","itemData":{"DOI":"10.1073/pnas.0907998106","ISBN":"0027-8424","ISSN":"0027-8424","PMID":"19934048","abstract":"Armed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climate","type":"article-journal"},"uris":["http://www.mendeley.com/documents/?uuid=fd659084-9b9d-4883-8cbe-500c76233be4"]},{"id":"ITEM-6","itemData":{"DOI":"10.1073/pnas.1205130109","ISBN":"1091-6490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instrText>
      </w:r>
      <w:r w:rsidR="008D6D4A">
        <w:rPr>
          <w:rFonts w:ascii="MS Mincho" w:eastAsia="MS Mincho" w:hAnsi="MS Mincho" w:cs="MS Mincho"/>
          <w:color w:val="000000" w:themeColor="text1"/>
          <w:sz w:val="24"/>
          <w:szCs w:val="24"/>
        </w:rPr>
        <w:instrText>∼</w:instrText>
      </w:r>
      <w:r w:rsidR="008D6D4A">
        <w:rPr>
          <w:rFonts w:ascii="Times New Roman" w:hAnsi="Times New Roman"/>
          <w:color w:val="000000" w:themeColor="text1"/>
          <w:sz w:val="24"/>
          <w:szCs w:val="24"/>
        </w:rPr>
        <w: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Sciences","id":"ITEM-6","issued":{"date-parts":[["2012"]]},"title":"Climate variability and conflict risk in East Africa, 1990-2009","type":"article-journal"},"uris":["http://www.mendeley.com/documents/?uuid=a6087fa3-b3d8-41ce-8b50-53d049a88c07"]}],"mendeley":{"formattedCitation":"&lt;sup&gt;20–25&lt;/sup&gt;","plainTextFormattedCitation":"20–25","previouslyFormattedCitation":"&lt;sup&gt;20–25&lt;/sup&gt;"},"properties":{"noteIndex":0},"schema":"https://github.com/citation-style-language/schema/raw/master/csl-citation.json"}</w:instrText>
      </w:r>
      <w:r w:rsidR="003A470E" w:rsidRPr="003A470E">
        <w:rPr>
          <w:rFonts w:ascii="Times New Roman" w:hAnsi="Times New Roman"/>
          <w:color w:val="000000" w:themeColor="text1"/>
          <w:sz w:val="24"/>
          <w:szCs w:val="24"/>
        </w:rPr>
        <w:fldChar w:fldCharType="separate"/>
      </w:r>
      <w:r w:rsidR="009B623E" w:rsidRPr="009B623E">
        <w:rPr>
          <w:rFonts w:ascii="Times New Roman" w:hAnsi="Times New Roman"/>
          <w:noProof/>
          <w:color w:val="000000" w:themeColor="text1"/>
          <w:sz w:val="24"/>
          <w:szCs w:val="24"/>
          <w:vertAlign w:val="superscript"/>
        </w:rPr>
        <w:t>20–25</w:t>
      </w:r>
      <w:r w:rsidR="003A470E" w:rsidRPr="003A470E">
        <w:rPr>
          <w:rFonts w:ascii="Times New Roman" w:hAnsi="Times New Roman"/>
          <w:color w:val="000000" w:themeColor="text1"/>
          <w:sz w:val="24"/>
          <w:szCs w:val="24"/>
        </w:rPr>
        <w:fldChar w:fldCharType="end"/>
      </w:r>
    </w:p>
    <w:p w14:paraId="5E17D259" w14:textId="15820E9D" w:rsidR="008312D3" w:rsidRPr="00636C9B" w:rsidDel="009A2E6F" w:rsidRDefault="00602B35" w:rsidP="00843ACB">
      <w:pPr>
        <w:pStyle w:val="ListParagraph"/>
        <w:numPr>
          <w:ilvl w:val="0"/>
          <w:numId w:val="7"/>
        </w:numPr>
        <w:spacing w:after="0" w:line="240" w:lineRule="auto"/>
        <w:jc w:val="both"/>
        <w:rPr>
          <w:del w:id="822" w:author="Parks, Robbie M" w:date="2018-12-05T17:32:00Z"/>
          <w:rFonts w:ascii="Times New Roman" w:hAnsi="Times New Roman"/>
          <w:i/>
          <w:sz w:val="24"/>
          <w:szCs w:val="24"/>
        </w:rPr>
      </w:pPr>
      <w:del w:id="823" w:author="Parks, Robbie M" w:date="2018-12-05T17:32:00Z">
        <w:r w:rsidRPr="00636C9B" w:rsidDel="009A2E6F">
          <w:rPr>
            <w:rFonts w:ascii="Times New Roman" w:hAnsi="Times New Roman"/>
            <w:sz w:val="24"/>
            <w:szCs w:val="24"/>
          </w:rPr>
          <w:delText>Examples in developing countries of association between conflict and temperature</w:delText>
        </w:r>
        <w:r w:rsidR="00067319" w:rsidRPr="00636C9B" w:rsidDel="009A2E6F">
          <w:rPr>
            <w:rFonts w:ascii="Times New Roman" w:hAnsi="Times New Roman"/>
            <w:sz w:val="24"/>
            <w:szCs w:val="24"/>
          </w:rPr>
          <w:delText>.</w:delText>
        </w:r>
        <w:r w:rsidR="00FA5998" w:rsidRPr="00636C9B" w:rsidDel="009A2E6F">
          <w:rPr>
            <w:rFonts w:ascii="Times New Roman" w:hAnsi="Times New Roman"/>
            <w:sz w:val="24"/>
            <w:szCs w:val="24"/>
          </w:rPr>
          <w:fldChar w:fldCharType="begin" w:fldLock="1"/>
        </w:r>
        <w:r w:rsidR="008D6D4A" w:rsidDel="009A2E6F">
          <w:rPr>
            <w:rFonts w:ascii="Times New Roman" w:hAnsi="Times New Roman"/>
            <w:sz w:val="24"/>
            <w:szCs w:val="24"/>
          </w:rPr>
          <w:delInstrText>ADDIN CSL_CITATION {"citationItems":[{"id":"ITEM-1","itemData":{"DOI":"10.1073/pnas.1205130109","ISBN":"1091-6490 (Electronic)\\r0027-8424 (Linking)","ISSN":"0027-8424","PMID":"23090992","abstract":"Recent studies concerning the possible relationship between climate trends and the risks of violent conflict have yielded contradictory results, partly because of choices of conflict measures and modeling design. In this study, we examine climate–conflict relationships us-ing a geographically disaggregated approach. We consider the effects of climate change to be both local and national in character, and we use a conflict database that contains 16,359 individual geo-located violent events for East Africa from 1990 to 2009. Unlike previous studies that relied exclusively on political and economic controls, we analyze the many geographical factors that have been shown to be important in understanding the distribution and causes of violence while also considering yearly and country fixed effects. For our main climate indicators at gridded 1° resolution (</w:delInstrText>
        </w:r>
        <w:r w:rsidR="008D6D4A" w:rsidDel="009A2E6F">
          <w:rPr>
            <w:rFonts w:ascii="MS Mincho" w:eastAsia="MS Mincho" w:hAnsi="MS Mincho" w:cs="MS Mincho"/>
            <w:sz w:val="24"/>
            <w:szCs w:val="24"/>
          </w:rPr>
          <w:delInstrText>∼</w:delInstrText>
        </w:r>
        <w:r w:rsidR="008D6D4A" w:rsidDel="009A2E6F">
          <w:rPr>
            <w:rFonts w:ascii="Times New Roman" w:hAnsi="Times New Roman"/>
            <w:sz w:val="24"/>
            <w:szCs w:val="24"/>
          </w:rPr>
          <w:delInstrText>100 km), wetter deviations from the precipitation norms decrease the risk of violence, whereas drier and normal periods show no effects. The relationship between temperature and conflict shows that much warmer than normal temperatures raise the risk of violence, whereas average and cooler temperatures have no effect. These precipita-tion and temperature effects are statistically significant but have modest influence in terms of predictive power in a model with political, economic, and physical geographic predictors. Large var-iations in the climate–conflict relationships are evident between the nine countries of the study region and across time periods. social instability | standard precipitation index | generalized additive modeling | negative binomial modeling | disaggregated spatial analysis T he debates in both the academic and policy realms sur-rounding a possible association between climate change and violent conflict continue without much resolution. The tone of the consensus emerging from politicians and the policy-making community is decidedly gloomy. US President Barack Obama recently declared that climate change represents an \" urgent, serious, and growing threat \" (1), because the stresses of frequent drought and crop failures \" breed hunger and conflict \" (2). Government-associated think tanks follow closely to this line, with ecological stress and climate change generating a \" range of security problems that will have dire global consequences \" (3), according to a Center for Strategic and International Studies report (3). Such claims are predicated on a national security paradigm: the ability…","author":[{"dropping-particle":"","family":"O'Loughlin","given":"J.","non-dropping-particle":"","parse-names":false,"suffix":""},{"dropping-particle":"","family":"Witmer","given":"F. D. W.","non-dropping-particle":"","parse-names":false,"suffix":""},{"dropping-particle":"","family":"Linke","given":"A. M.","non-dropping-particle":"","parse-names":false,"suffix":""},{"dropping-particle":"","family":"Laing","given":"A.","non-dropping-particle":"","parse-names":false,"suffix":""},{"dropping-particle":"","family":"Gettelman","given":"A.","non-dropping-particle":"","parse-names":false,"suffix":""},{"dropping-particle":"","family":"Dudhia","given":"J.","non-dropping-particle":"","parse-names":false,"suffix":""}],"container-title":"Proceedings of the National Academy of Sciences","id":"ITEM-1","issued":{"date-parts":[["2012"]]},"title":"Climate variability and conflict risk in East Africa, 1990-2009","type":"article-journal"},"uris":["http://www.mendeley.com/documents/?uuid=a6087fa3-b3d8-41ce-8b50-53d049a88c07"]},{"id":"ITEM-2","itemData":{"DOI":"10.1093/ajae/aau010","ISSN":"14678276","abstract":"A growing body of evidence shows a causal relationship between extreme weather events and civil conflict incidence at the global level. We find that this causality is also valid for droughts and local violent conflicts in a within-country setting over a short time frame in the case of Somalia. We estimate that a one standard deviation increase in drought intensity and length raises the likelihood of conflict by 62%. We also find that drought affects conflict through livestock price changes, establishing livestock markets as the primary channel of transmission in Somalia.","author":[{"dropping-particle":"","family":"Maystadt","given":"Jean François","non-dropping-particle":"","parse-names":false,"suffix":""},{"dropping-particle":"","family":"Ecker","given":"Olivier","non-dropping-particle":"","parse-names":false,"suffix":""}],"container-title":"American Journal of Agricultural Economics","id":"ITEM-2","issued":{"date-parts":[["2014"]]},"title":"Extreme weather and civil war: Does drought fuel conflict in Somalia through livestock price shocks?","type":"article-journal"},"uris":["http://www.mendeley.com/documents/?uuid=8f626b41-5f06-4393-8d82-51a4c17b411a"]},{"id":"ITEM-3","itemData":{"DOI":"10.1073/pnas.0907998106","ISBN":"0027-8424","ISSN":"0027-8424","PMID":"19934048","abstract":"Armed conflict within nations has had disastrous humanitarian consequences throughout much of the world. Here we undertake the first comprehensive examination of the potential impact of global climate change on armed conflict in sub-Saharan Africa. We find strong historical linkages between civil war and temperature in Africa, with warmer years leading to significant increases in the likelihood of war. When combined with climate model projections of future temperature trends, this historical response to temperature suggests a roughly 54% increase in armed conflict incidence by 2030, or an additional 393,000 battle deaths if future wars are as deadly as recent wars. Our results suggest an urgent need to reform African governments' and foreign aid donors' policies to deal with rising temperatures.","author":[{"dropping-particle":"","family":"Burke","given":"M. B.","non-dropping-particle":"","parse-names":false,"suffix":""},{"dropping-particle":"","family":"Miguel","given":"E.","non-dropping-particle":"","parse-names":false,"suffix":""},{"dropping-particle":"","family":"Satyanath","given":"S.","non-dropping-particle":"","parse-names":false,"suffix":""},{"dropping-particle":"","family":"Dykema","given":"J. A.","non-dropping-particle":"","parse-names":false,"suffix":""},{"dropping-particle":"","family":"Lobell","given":"D. B.","non-dropping-particle":"","parse-names":false,"suffix":""}],"container-title":"Proceedings of the National Academy of Sciences","id":"ITEM-3","issued":{"date-parts":[["2009"]]},"title":"Warming increases the risk of civil war in Africa","type":"article-journal"},"uris":["http://www.mendeley.com/documents/?uuid=c0bcf444-113e-47cc-b8f4-76a2d4f8da94"]},{"id":"ITEM-4","itemData":{"DOI":"10.1126/science.1235367","ISBN":"1095-9203 (Electronic)\r0036-8075 (Linking)","ISSN":"0036-8075","PMID":"24031020","abstract":"A rapidly growing body of research examines whether human conflict can be affected by climatic changes. Drawing from archaeology, criminology, economics, geography, history, political science, and psychology, we assemble and analyze the 60 most rigorous quantitative studies and document, for the first time, a remarkable convergence of results. We find strong causal evidence linking climatic events to human conflict across a range of spatial and temporal scales and across all major regions of the world. The magnitude of climate's influence is substantial: for each 1 standard deviation (1{sigma}) change in climate toward warmer temperatures or more extreme rainfall, median estimates indicate that the frequency of interpersonal violence rises 4% and the frequency of intergroup conflict rises 14%. Because locations throughout the inhabited world are expected to warm 2 to 4{sigma} by 2050, amplified rates of human conflict could represent a large and critical impact of anthropogenic climate change.","author":[{"dropping-particle":"","family":"Hsiang","given":"S. M.","non-dropping-particle":"","parse-names":false,"suffix":""},{"dropping-particle":"","family":"Burke","given":"M.","non-dropping-particle":"","parse-names":false,"suffix":""},{"dropping-particle":"","family":"Miguel","given":"E.","non-dropping-particle":"","parse-names":false,"suffix":""}],"container-title":"Science","id":"ITEM-4","issued":{"date-parts":[["2013"]]},"title":"Quantifying the Influence of Climate on Human Conflict","type":"article-journal"},"uris":["http://www.mendeley.com/documents/?uuid=e7fc1328-0fc0-4ed3-9947-e5082fa1c978"]},{"id":"ITEM-5","itemData":{"DOI":"10.1038/nature10311","ISBN":"1476-4687 (Electronic)\\n0028-0836 (Linking)","ISSN":"00280836","PMID":"21866157","abstract":"It has been proposed that changes in global climate have been responsible for episodes of widespread violence and even the collapse of civilizations. Yet previous studies have not shown that violence can be attributed to the global climate, only that random weather events might be correlated with conflict in some cases. Here we directly associate planetary-scale climate changes with global patterns of civil conflict by examining the dominant interannual mode of the modern climate, the El Niño/Southern Oscillation (ENSO). Historians have argued that ENSO may have driven global patterns of civil conflict in the distant past, a hypothesis that we extend to the modern era and test quantitatively. Using data from 1950 to 2004, we show that the probability of new civil conflicts arising throughout the tropics doubles during El Niño years relative to La Niña years. This result, which indicates that ENSO may have had a role in 21% of all civil conflicts since 1950, is the first demonstration that the stability of modern societies relates strongly to the global climate.","author":[{"dropping-particle":"","family":"Hsiang","given":"Solomon M.","non-dropping-particle":"","parse-names":false,"suffix":""},{"dropping-particle":"","family":"Meng","given":"Kyle C.","non-dropping-particle":"","parse-names":false,"suffix":""},{"dropping-particle":"","family":"Cane","given":"Mark A.","non-dropping-particle":"","parse-names":false,"suffix":""}],"container-title":"Nature","id":"ITEM-5","issued":{"date-parts":[["2011"]]},"title":"Civil conflicts are associated with the global climate","type":"article-journal"},"uris":["http://www.mendeley.com/documents/?uuid=fd659084-9b9d-4883-8cbe-500c76233be4"]}],"mendeley":{"formattedCitation":"&lt;sup&gt;22–25,45&lt;/sup&gt;","plainTextFormattedCitation":"22–25,45","previouslyFormattedCitation":"&lt;sup&gt;22–25,45&lt;/sup&gt;"},"properties":{"noteIndex":0},"schema":"https://github.com/citation-style-language/schema/raw/master/csl-citation.json"}</w:delInstrText>
        </w:r>
        <w:r w:rsidR="00FA5998" w:rsidRPr="00636C9B" w:rsidDel="009A2E6F">
          <w:rPr>
            <w:rFonts w:ascii="Times New Roman" w:hAnsi="Times New Roman"/>
            <w:sz w:val="24"/>
            <w:szCs w:val="24"/>
          </w:rPr>
          <w:fldChar w:fldCharType="separate"/>
        </w:r>
        <w:r w:rsidR="009B623E" w:rsidRPr="009B623E" w:rsidDel="009A2E6F">
          <w:rPr>
            <w:rFonts w:ascii="Times New Roman" w:hAnsi="Times New Roman"/>
            <w:noProof/>
            <w:sz w:val="24"/>
            <w:szCs w:val="24"/>
            <w:vertAlign w:val="superscript"/>
          </w:rPr>
          <w:delText>22–25,45</w:delText>
        </w:r>
        <w:r w:rsidR="00FA5998" w:rsidRPr="00636C9B" w:rsidDel="009A2E6F">
          <w:rPr>
            <w:rFonts w:ascii="Times New Roman" w:hAnsi="Times New Roman"/>
            <w:sz w:val="24"/>
            <w:szCs w:val="24"/>
          </w:rPr>
          <w:fldChar w:fldCharType="end"/>
        </w:r>
      </w:del>
    </w:p>
    <w:p w14:paraId="0759FBCE" w14:textId="77777777" w:rsidR="00C86276" w:rsidRPr="00636C9B" w:rsidRDefault="00C86276" w:rsidP="00843ACB">
      <w:pPr>
        <w:spacing w:after="0" w:line="240" w:lineRule="auto"/>
        <w:jc w:val="both"/>
        <w:rPr>
          <w:rFonts w:ascii="Times New Roman" w:hAnsi="Times New Roman"/>
          <w:i/>
          <w:sz w:val="24"/>
          <w:szCs w:val="24"/>
        </w:rPr>
      </w:pPr>
    </w:p>
    <w:p w14:paraId="7A6EBFDB" w14:textId="000D298E" w:rsidR="005F2A56" w:rsidRPr="00636C9B" w:rsidRDefault="00E6459A" w:rsidP="00843ACB">
      <w:pPr>
        <w:spacing w:after="0" w:line="240" w:lineRule="auto"/>
        <w:jc w:val="both"/>
        <w:rPr>
          <w:rFonts w:ascii="Times New Roman" w:hAnsi="Times New Roman"/>
          <w:i/>
          <w:sz w:val="24"/>
          <w:szCs w:val="24"/>
        </w:rPr>
      </w:pPr>
      <w:r w:rsidRPr="00636C9B">
        <w:rPr>
          <w:rFonts w:ascii="Times New Roman" w:hAnsi="Times New Roman"/>
          <w:i/>
          <w:sz w:val="24"/>
          <w:szCs w:val="24"/>
        </w:rPr>
        <w:t>Intentional self-harm</w:t>
      </w:r>
      <w:ins w:id="824" w:author="Parks, Robbie M" w:date="2018-12-05T16:56:00Z">
        <w:r w:rsidR="00E13195">
          <w:rPr>
            <w:rFonts w:ascii="Times New Roman" w:hAnsi="Times New Roman"/>
            <w:i/>
            <w:sz w:val="24"/>
            <w:szCs w:val="24"/>
          </w:rPr>
          <w:t xml:space="preserve"> discussion </w:t>
        </w:r>
      </w:ins>
    </w:p>
    <w:p w14:paraId="1ECADFB9" w14:textId="6C255564" w:rsidR="009B7A5F" w:rsidRDefault="009A2E6F" w:rsidP="00843ACB">
      <w:pPr>
        <w:pStyle w:val="ListParagraph"/>
        <w:numPr>
          <w:ilvl w:val="0"/>
          <w:numId w:val="7"/>
        </w:numPr>
        <w:spacing w:after="0" w:line="240" w:lineRule="auto"/>
        <w:jc w:val="both"/>
        <w:rPr>
          <w:ins w:id="825" w:author="Parks, Robbie M" w:date="2018-12-05T12:20:00Z"/>
          <w:rFonts w:ascii="Times New Roman" w:hAnsi="Times New Roman"/>
          <w:sz w:val="24"/>
          <w:szCs w:val="24"/>
        </w:rPr>
      </w:pPr>
      <w:ins w:id="826" w:author="Parks, Robbie M" w:date="2018-12-05T17:32:00Z">
        <w:r>
          <w:rPr>
            <w:rFonts w:ascii="Times New Roman" w:hAnsi="Times New Roman"/>
            <w:sz w:val="24"/>
            <w:szCs w:val="24"/>
          </w:rPr>
          <w:lastRenderedPageBreak/>
          <w:t>A recent study has also demonstrated</w:t>
        </w:r>
      </w:ins>
      <w:ins w:id="827" w:author="Parks, Robbie M" w:date="2018-12-05T17:33:00Z">
        <w:r w:rsidR="00FE0758">
          <w:rPr>
            <w:rFonts w:ascii="Times New Roman" w:hAnsi="Times New Roman"/>
            <w:sz w:val="24"/>
            <w:szCs w:val="24"/>
          </w:rPr>
          <w:t>,</w:t>
        </w:r>
        <w:r w:rsidR="00FE0758" w:rsidRPr="00FE0758">
          <w:rPr>
            <w:rFonts w:ascii="Times New Roman" w:hAnsi="Times New Roman"/>
            <w:sz w:val="24"/>
            <w:szCs w:val="24"/>
          </w:rPr>
          <w:t xml:space="preserve"> </w:t>
        </w:r>
        <w:r w:rsidR="00FE0758">
          <w:rPr>
            <w:rFonts w:ascii="Times New Roman" w:hAnsi="Times New Roman"/>
            <w:sz w:val="24"/>
            <w:szCs w:val="24"/>
          </w:rPr>
          <w:t xml:space="preserve">using </w:t>
        </w:r>
        <w:r w:rsidR="00FE0758" w:rsidRPr="00636C9B">
          <w:rPr>
            <w:rFonts w:ascii="Times New Roman" w:hAnsi="Times New Roman"/>
            <w:sz w:val="24"/>
            <w:szCs w:val="24"/>
          </w:rPr>
          <w:t>Twitter mood analysis</w:t>
        </w:r>
        <w:r w:rsidR="00FE0758">
          <w:rPr>
            <w:rFonts w:ascii="Times New Roman" w:hAnsi="Times New Roman"/>
            <w:sz w:val="24"/>
            <w:szCs w:val="24"/>
          </w:rPr>
          <w:t>, rising</w:t>
        </w:r>
      </w:ins>
      <w:del w:id="828" w:author="Parks, Robbie M" w:date="2018-12-05T17:32:00Z">
        <w:r w:rsidR="00DD39F1" w:rsidDel="009A2E6F">
          <w:rPr>
            <w:rFonts w:ascii="Times New Roman" w:hAnsi="Times New Roman"/>
            <w:sz w:val="24"/>
            <w:szCs w:val="24"/>
          </w:rPr>
          <w:delText>R</w:delText>
        </w:r>
      </w:del>
      <w:del w:id="829" w:author="Parks, Robbie M" w:date="2018-12-05T17:33:00Z">
        <w:r w:rsidR="00DD39F1" w:rsidDel="00FE0758">
          <w:rPr>
            <w:rFonts w:ascii="Times New Roman" w:hAnsi="Times New Roman"/>
            <w:sz w:val="24"/>
            <w:szCs w:val="24"/>
          </w:rPr>
          <w:delText>aised</w:delText>
        </w:r>
      </w:del>
      <w:r w:rsidR="00DD39F1">
        <w:rPr>
          <w:rFonts w:ascii="Times New Roman" w:hAnsi="Times New Roman"/>
          <w:sz w:val="24"/>
          <w:szCs w:val="24"/>
        </w:rPr>
        <w:t xml:space="preserve"> d</w:t>
      </w:r>
      <w:r w:rsidR="000A0A5E" w:rsidRPr="00636C9B">
        <w:rPr>
          <w:rFonts w:ascii="Times New Roman" w:hAnsi="Times New Roman"/>
          <w:sz w:val="24"/>
          <w:szCs w:val="24"/>
        </w:rPr>
        <w:t>epression levels associated with</w:t>
      </w:r>
      <w:r w:rsidR="00DD39F1">
        <w:rPr>
          <w:rFonts w:ascii="Times New Roman" w:hAnsi="Times New Roman"/>
          <w:sz w:val="24"/>
          <w:szCs w:val="24"/>
        </w:rPr>
        <w:t xml:space="preserve"> increasing</w:t>
      </w:r>
      <w:r w:rsidR="000A0A5E" w:rsidRPr="00636C9B">
        <w:rPr>
          <w:rFonts w:ascii="Times New Roman" w:hAnsi="Times New Roman"/>
          <w:sz w:val="24"/>
          <w:szCs w:val="24"/>
        </w:rPr>
        <w:t xml:space="preserve"> temperature</w:t>
      </w:r>
      <w:del w:id="830" w:author="Parks, Robbie M" w:date="2018-12-05T17:33:00Z">
        <w:r w:rsidR="000A0A5E" w:rsidRPr="00636C9B" w:rsidDel="00FE0758">
          <w:rPr>
            <w:rFonts w:ascii="Times New Roman" w:hAnsi="Times New Roman"/>
            <w:sz w:val="24"/>
            <w:szCs w:val="24"/>
          </w:rPr>
          <w:delText xml:space="preserve"> in Twitter mood analysis</w:delText>
        </w:r>
      </w:del>
      <w:r w:rsidR="00C042F3">
        <w:rPr>
          <w:rFonts w:ascii="Times New Roman" w:hAnsi="Times New Roman"/>
          <w:sz w:val="24"/>
          <w:szCs w:val="24"/>
        </w:rPr>
        <w:t>.</w:t>
      </w:r>
      <w:r w:rsidR="001B365D" w:rsidRPr="00636C9B">
        <w:rPr>
          <w:rFonts w:ascii="Times New Roman" w:hAnsi="Times New Roman"/>
          <w:sz w:val="24"/>
          <w:szCs w:val="24"/>
        </w:rPr>
        <w:fldChar w:fldCharType="begin" w:fldLock="1"/>
      </w:r>
      <w:r w:rsidR="0054202E">
        <w:rPr>
          <w:rFonts w:ascii="Times New Roman" w:hAnsi="Times New Roman"/>
          <w:sz w:val="24"/>
          <w:szCs w:val="24"/>
        </w:rPr>
        <w:instrText>ADDIN CSL_CITATION {"citationItems":[{"id":"ITEM-1","itemData":{"DOI":"10.1038/s41558-018-0222-x","ISSN":"17586798","abstract":"Linkages between climate and mental health are often theorized but remain poorly quantified. In particular, it is unknown whether the rate of suicide, a leading cause of death globally, is systematically affected by climatic conditions. Using comprehensive data from multiple decades for both the United States and Mexico, we find that suicide rates rise 0.7% in US counties and 2.1% in Mexican municipalities for a 1 °C increase in monthly average temperature. This effect is similar in hotter versus cooler regions and has not diminished over time, indicating limited historical adaptation. Analysis of depressive language in &gt;600 million social media updates further suggests that mental well-being deteriorates during warmer periods. We project that unmitigated climate change (RCP8.5) could result in a combined 9–40 thousand additional suicides (95% confidence interval) across the United States and Mexico by 2050, representing a change in suicide rates comparable to the estimated impact of economic recessions, suicide prevention programmes or gun restriction laws.","author":[{"dropping-particle":"","family":"Burke","given":"Marshall","non-dropping-particle":"","parse-names":false,"suffix":""},{"dropping-particle":"","family":"González","given":"Felipe","non-dropping-particle":"","parse-names":false,"suffix":""},{"dropping-particle":"","family":"Baylis","given":"Patrick","non-dropping-particle":"","parse-names":false,"suffix":""},{"dropping-particle":"","family":"Heft-Neal","given":"Sam","non-dropping-particle":"","parse-names":false,"suffix":""},{"dropping-particle":"","family":"Baysan","given":"Ceren","non-dropping-particle":"","parse-names":false,"suffix":""},{"dropping-particle":"","family":"Basu","given":"Sanjay","non-dropping-particle":"","parse-names":false,"suffix":""},{"dropping-particle":"","family":"Hsiang","given":"Solomon","non-dropping-particle":"","parse-names":false,"suffix":""}],"container-title":"Nature Climate Change","id":"ITEM-1","issued":{"date-parts":[["2018"]]},"title":"Higher temperatures increase suicide rates in the United States and Mexico","type":"article-journal"},"uris":["http://www.mendeley.com/documents/?uuid=6dbd0985-7ffc-4604-9986-7c871ffae9a7"]}],"mendeley":{"formattedCitation":"&lt;sup&gt;13&lt;/sup&gt;","plainTextFormattedCitation":"13","previouslyFormattedCitation":"&lt;sup&gt;13&lt;/sup&gt;"},"properties":{"noteIndex":0},"schema":"https://github.com/citation-style-language/schema/raw/master/csl-citation.json"}</w:instrText>
      </w:r>
      <w:r w:rsidR="001B365D" w:rsidRPr="00636C9B">
        <w:rPr>
          <w:rFonts w:ascii="Times New Roman" w:hAnsi="Times New Roman"/>
          <w:sz w:val="24"/>
          <w:szCs w:val="24"/>
        </w:rPr>
        <w:fldChar w:fldCharType="separate"/>
      </w:r>
      <w:r w:rsidR="00F4293F" w:rsidRPr="00F4293F">
        <w:rPr>
          <w:rFonts w:ascii="Times New Roman" w:hAnsi="Times New Roman"/>
          <w:noProof/>
          <w:sz w:val="24"/>
          <w:szCs w:val="24"/>
          <w:vertAlign w:val="superscript"/>
        </w:rPr>
        <w:t>13</w:t>
      </w:r>
      <w:r w:rsidR="001B365D" w:rsidRPr="00636C9B">
        <w:rPr>
          <w:rFonts w:ascii="Times New Roman" w:hAnsi="Times New Roman"/>
          <w:sz w:val="24"/>
          <w:szCs w:val="24"/>
        </w:rPr>
        <w:fldChar w:fldCharType="end"/>
      </w:r>
      <w:r w:rsidR="00BE456B" w:rsidRPr="00636C9B">
        <w:rPr>
          <w:rFonts w:ascii="Times New Roman" w:hAnsi="Times New Roman"/>
          <w:sz w:val="24"/>
          <w:szCs w:val="24"/>
        </w:rPr>
        <w:t xml:space="preserve"> </w:t>
      </w:r>
    </w:p>
    <w:p w14:paraId="26585206" w14:textId="77777777" w:rsidR="00592A7C" w:rsidDel="0097710E" w:rsidRDefault="00592A7C" w:rsidP="00D76DF7">
      <w:pPr>
        <w:spacing w:after="0" w:line="480" w:lineRule="auto"/>
        <w:jc w:val="both"/>
        <w:rPr>
          <w:del w:id="831" w:author="Parks, Robbie M" w:date="2018-12-05T12:20:00Z"/>
          <w:rFonts w:ascii="Times New Roman" w:hAnsi="Times New Roman"/>
          <w:sz w:val="24"/>
          <w:szCs w:val="24"/>
        </w:rPr>
      </w:pPr>
    </w:p>
    <w:p w14:paraId="0F2F63B0" w14:textId="77777777" w:rsidR="0097710E" w:rsidRDefault="0097710E">
      <w:pPr>
        <w:spacing w:after="0" w:line="480" w:lineRule="auto"/>
        <w:jc w:val="both"/>
        <w:outlineLvl w:val="0"/>
        <w:rPr>
          <w:ins w:id="832" w:author="Parks, Robbie M" w:date="2018-12-05T16:44:00Z"/>
          <w:rFonts w:ascii="Times New Roman" w:hAnsi="Times New Roman"/>
          <w:sz w:val="24"/>
          <w:szCs w:val="24"/>
        </w:rPr>
        <w:pPrChange w:id="833" w:author="Parks, Robbie M" w:date="2018-12-05T12:20:00Z">
          <w:pPr>
            <w:pStyle w:val="ListParagraph"/>
            <w:numPr>
              <w:numId w:val="7"/>
            </w:numPr>
            <w:spacing w:after="0" w:line="240" w:lineRule="auto"/>
            <w:ind w:hanging="360"/>
            <w:jc w:val="both"/>
          </w:pPr>
        </w:pPrChange>
      </w:pPr>
    </w:p>
    <w:p w14:paraId="67720C84" w14:textId="77777777" w:rsidR="00290E98" w:rsidRPr="00636C9B" w:rsidRDefault="00290E98" w:rsidP="00D76DF7">
      <w:pPr>
        <w:spacing w:after="0" w:line="480" w:lineRule="auto"/>
        <w:jc w:val="both"/>
        <w:rPr>
          <w:rFonts w:ascii="Times New Roman" w:hAnsi="Times New Roman"/>
          <w:sz w:val="24"/>
          <w:szCs w:val="24"/>
        </w:rPr>
      </w:pPr>
    </w:p>
    <w:p w14:paraId="45576AFB" w14:textId="77777777" w:rsidR="00FA3851" w:rsidRPr="00636C9B" w:rsidRDefault="00FA3851" w:rsidP="00FA3851">
      <w:pPr>
        <w:spacing w:after="0" w:line="480" w:lineRule="auto"/>
        <w:jc w:val="both"/>
        <w:rPr>
          <w:ins w:id="834" w:author="Parks, Robbie M" w:date="2018-12-05T11:39:00Z"/>
          <w:rFonts w:ascii="Times New Roman" w:hAnsi="Times New Roman"/>
          <w:b/>
          <w:color w:val="000000" w:themeColor="text1"/>
          <w:sz w:val="24"/>
          <w:szCs w:val="24"/>
        </w:rPr>
      </w:pPr>
      <w:ins w:id="835" w:author="Parks, Robbie M" w:date="2018-12-05T11:39:00Z">
        <w:r w:rsidRPr="00636C9B">
          <w:rPr>
            <w:rFonts w:ascii="Times New Roman" w:hAnsi="Times New Roman"/>
            <w:b/>
            <w:color w:val="000000" w:themeColor="text1"/>
            <w:sz w:val="24"/>
            <w:szCs w:val="24"/>
          </w:rPr>
          <w:t>Methods</w:t>
        </w:r>
      </w:ins>
    </w:p>
    <w:p w14:paraId="45AFF055" w14:textId="77777777" w:rsidR="00FA3851" w:rsidRPr="00636C9B" w:rsidRDefault="00FA3851" w:rsidP="00FA3851">
      <w:pPr>
        <w:spacing w:after="0" w:line="480" w:lineRule="auto"/>
        <w:jc w:val="both"/>
        <w:rPr>
          <w:ins w:id="836" w:author="Parks, Robbie M" w:date="2018-12-05T11:39:00Z"/>
          <w:rFonts w:ascii="Times New Roman" w:hAnsi="Times New Roman"/>
          <w:i/>
          <w:color w:val="000000" w:themeColor="text1"/>
          <w:sz w:val="24"/>
          <w:szCs w:val="24"/>
        </w:rPr>
      </w:pPr>
      <w:ins w:id="837" w:author="Parks, Robbie M" w:date="2018-12-05T11:39:00Z">
        <w:r w:rsidRPr="00636C9B">
          <w:rPr>
            <w:rFonts w:ascii="Times New Roman" w:hAnsi="Times New Roman"/>
            <w:i/>
            <w:color w:val="000000" w:themeColor="text1"/>
            <w:sz w:val="24"/>
            <w:szCs w:val="24"/>
          </w:rPr>
          <w:t>Study design</w:t>
        </w:r>
      </w:ins>
    </w:p>
    <w:p w14:paraId="678CD4FF" w14:textId="28B678ED" w:rsidR="003A231E" w:rsidRDefault="009015A8" w:rsidP="00FA3851">
      <w:pPr>
        <w:spacing w:after="0" w:line="480" w:lineRule="auto"/>
        <w:jc w:val="both"/>
        <w:rPr>
          <w:ins w:id="838" w:author="Parks, Robbie M" w:date="2018-12-05T12:17:00Z"/>
          <w:rFonts w:ascii="Times New Roman" w:hAnsi="Times New Roman"/>
          <w:color w:val="000000" w:themeColor="text1"/>
          <w:sz w:val="24"/>
          <w:szCs w:val="24"/>
        </w:rPr>
      </w:pPr>
      <w:ins w:id="839" w:author="Parks, Robbie M" w:date="2018-12-05T13:40:00Z">
        <w:r>
          <w:rPr>
            <w:rFonts w:ascii="Times New Roman" w:hAnsi="Times New Roman"/>
            <w:color w:val="000000" w:themeColor="text1"/>
            <w:sz w:val="24"/>
            <w:szCs w:val="24"/>
          </w:rPr>
          <w:t>C</w:t>
        </w:r>
        <w:r w:rsidR="008D6D4A">
          <w:rPr>
            <w:rFonts w:ascii="Times New Roman" w:hAnsi="Times New Roman"/>
            <w:color w:val="000000" w:themeColor="text1"/>
            <w:sz w:val="24"/>
            <w:szCs w:val="24"/>
          </w:rPr>
          <w:t xml:space="preserve">limate change risk assessments </w:t>
        </w:r>
      </w:ins>
      <w:ins w:id="840" w:author="Parks, Robbie M" w:date="2018-12-05T14:09:00Z">
        <w:r>
          <w:rPr>
            <w:rFonts w:ascii="Times New Roman" w:hAnsi="Times New Roman"/>
            <w:color w:val="000000" w:themeColor="text1"/>
            <w:sz w:val="24"/>
            <w:szCs w:val="24"/>
          </w:rPr>
          <w:t xml:space="preserve">commonly </w:t>
        </w:r>
      </w:ins>
      <w:ins w:id="841" w:author="Parks, Robbie M" w:date="2018-12-05T13:40:00Z">
        <w:r w:rsidR="008D6D4A">
          <w:rPr>
            <w:rFonts w:ascii="Times New Roman" w:hAnsi="Times New Roman"/>
            <w:color w:val="000000" w:themeColor="text1"/>
            <w:sz w:val="24"/>
            <w:szCs w:val="24"/>
          </w:rPr>
          <w:t>examine variations in non-injury mortality changes in relation to daily, or multi-day temperatures.</w:t>
        </w:r>
        <w:r w:rsidR="008D6D4A" w:rsidRPr="00636C9B">
          <w:rPr>
            <w:rFonts w:ascii="Times New Roman" w:hAnsi="Times New Roman"/>
            <w:color w:val="000000" w:themeColor="text1"/>
            <w:sz w:val="24"/>
            <w:szCs w:val="24"/>
          </w:rPr>
          <w:fldChar w:fldCharType="begin" w:fldLock="1"/>
        </w:r>
        <w:r w:rsidR="008D6D4A">
          <w:rPr>
            <w:rFonts w:ascii="Times New Roman" w:hAnsi="Times New Roman"/>
            <w:color w:val="000000" w:themeColor="text1"/>
            <w:sz w:val="24"/>
            <w:szCs w:val="24"/>
          </w:rPr>
          <w:instrText>ADDIN CSL_CITATION {"citationItems":[{"id":"ITEM-1","itemData":{"DOI":"10.1016/S0140-6736(14)62114-0","ISBN":"1474-547X (Electronic)\\r0140-6736 (Linking)","ISSN":"1474547X","PMID":"26003380","abstract":"Background Although studies have provided estimates of premature deaths attributable to either heat or cold in selected countries, none has so far offered a systematic assessment across the whole temperature range in populations exposed to different climates. We aimed to quantify the total mortality burden attributable to non-optimum ambient temperature, and the relative contributions from heat and cold and from moderate and extreme temperatures. Methods We collected data for 384 locations in Australia, Brazil, Canada, China, Italy, Japan, South Korea, Spain, Sweden, Taiwan, Thailand, UK, and USA. We fitted a standard time-series Poisson model for each location, controlling for trends and day of the week. We estimated temperature-mortality associations with a distributed lag non-linear model with 21 days of lag, and then pooled them in a multivariate metaregression that included country indicators and temperature average and range. We calculated attributable deaths for heat and cold, defined as temperatures above and below the optimum temperature, which corresponded to the point of minimum mortality, and for moderate and extreme temperatures, defined using cutoffs at the 2·5th and 97·5th temperature percentiles. Findings We analysed 74 225 200 deaths in various periods between 1985 and 2012. In total, 7·71% (95% empirical CI 7·43-7·91) of mortality was attributable to non-optimum temperature in the selected countries within the study period, with substantial differences between countries, ranging from 3·37% (3·06 to 3·63) in Thailand to 11·00% (9·29 to 12·47) in China. The temperature percentile of minimum mortality varied from roughly the 60th percentile in tropical areas to about the 80-90th percentile in temperate regions. More temperature-attributable deaths were caused by cold (7·29%, 7·02-7·49) than by heat (0·42%, 0·39-0·44). Extreme cold and hot temperatures were responsible for 0·86% (0·84-0·87) of total mortality. Interpretation Most of the temperature-related mortality burden was attributable to the contribution of cold. The effect of days of extreme temperature was substantially less than that attributable to milder but non-optimum weather. This evidence has important implications for the planning of public-health interventions to minimise the health consequences of adverse temperatures, and for predictions of future effect in climate-change scenarios. Funding UK Medical Research Council.","author":[{"dropping-particle":"","family":"Gasparrini","given":"Antonio","non-dropping-particle":"","parse-names":false,"suffix":""},{"dropping-particle":"","family":"Guo","given":"Yuming","non-dropping-particle":"","parse-names":false,"suffix":""},{"dropping-particle":"","family":"Hashizume","given":"Masahiro","non-dropping-particle":"","parse-names":false,"suffix":""},{"dropping-particle":"","family":"Lavigne","given":"Eric","non-dropping-particle":"","parse-names":false,"suffix":""},{"dropping-particle":"","family":"Zanobetti","given":"Antonella","non-dropping-particle":"","parse-names":false,"suffix":""},{"dropping-particle":"","family":"Schwartz","given":"Joel","non-dropping-particle":"","parse-names":false,"suffix":""},{"dropping-particle":"","family":"Tobias","given":"Aurelio","non-dropping-particle":"","parse-names":false,"suffix":""},{"dropping-particle":"","family":"Tong","given":"Shilu","non-dropping-particle":"","parse-names":false,"suffix":""},{"dropping-particle":"","family":"Rocklöv","given":"Joacim","non-dropping-particle":"","parse-names":false,"suffix":""},{"dropping-particle":"","family":"Forsberg","given":"Bertil","non-dropping-particle":"","parse-names":false,"suffix":""},{"dropping-particle":"","family":"Leone","given":"Michela","non-dropping-particle":"","parse-names":false,"suffix":""},{"dropping-particle":"","family":"Sario","given":"Manuela","non-dropping-particle":"De","parse-names":false,"suffix":""},{"dropping-particle":"","family":"Bell","given":"Michelle L.","non-dropping-particle":"","parse-names":false,"suffix":""},{"dropping-particle":"","family":"Guo","given":"Yue Liang Leon","non-dropping-particle":"","parse-names":false,"suffix":""},{"dropping-particle":"","family":"Wu","given":"Chang Fu","non-dropping-particle":"","parse-names":false,"suffix":""},{"dropping-particle":"","family":"Kan","given":"Haidong","non-dropping-particle":"","parse-names":false,"suffix":""},{"dropping-particle":"","family":"Yi","given":"Seung Muk","non-dropping-particle":"","parse-names":false,"suffix":""},{"dropping-particle":"","family":"Sousa Zanotti Stagliorio Coelho","given":"Micheline","non-dropping-particle":"De","parse-names":false,"suffix":""},{"dropping-particle":"","family":"Saldiva","given":"Paulo Hilario Nascimento","non-dropping-particle":"","parse-names":false,"suffix":""},{"dropping-particle":"","family":"Honda","given":"Yasushi","non-dropping-particle":"","parse-names":false,"suffix":""},{"dropping-particle":"","family":"Kim","given":"Ho","non-dropping-particle":"","parse-names":false,"suffix":""},{"dropping-particle":"","family":"Armstrong","given":"Ben","non-dropping-particle":"","parse-names":false,"suffix":""}],"container-title":"The Lancet","id":"ITEM-1","issue":"9991","issued":{"date-parts":[["2015"]]},"page":"369-375","title":"Mortality risk attributable to high and low ambient temperature: A multicountry observational study","type":"article-journal","volume":"386"},"uris":["http://www.mendeley.com/documents/?uuid=ec2ac118-d8e9-4d29-9116-d43210b3e1ca"]},{"id":"ITEM-2","itemData":{"DOI":"10.1289/ehp.1103456","ISBN":"00916765","ISSN":"15529924","PMID":"21816703","abstract":"Background: Heat-related mortality is a matter of great public health concern, especially in the light of climate change. Although many studies have found associations between high temperatures and mortality, more research is needed to project the future impacts of climate change on heat-related mortality. O b jectives: We conducted a systematic review of research and methods for projecting future heat-related mortality under climate change scenarios. D ata sources and extraction: A literature search was conducted in August 2010, using the electronic databases PubMed, Scopus, ScienceDirect, ProQuest, and Web of Science. The search was limited to peer-reviewed journal articles published in English from January 1980 through July 2010. D ata synthesis: Fourteen studies fulfilled the inclusion criteria. Most projections showed that climate change would result in a substantial increase in heat-related mortality. Projecting heat-related mortality requires understanding historical temperature–mortality relationships and considering the future changes in climate, population, and acclimatization. Further research is needed to provide a stronger theoretical framework for projections, including a better understanding of socioeconomic development, adaptation strategies, land-use patterns, air pollution, and mortality displacement. C onclusions: Scenario-based projection research will meaningfully contribute to assessing and managing the potential impacts of climate change on heat-related mortality.","author":[{"dropping-particle":"","family":"Huang","given":"Cunrui","non-dropping-particle":"","parse-names":false,"suffix":""},{"dropping-particle":"","family":"Barnett","given":"Adrian Gerard","non-dropping-particle":"","parse-names":false,"suffix":""},{"dropping-particle":"","family":"Wang","given":"Xiaoming","non-dropping-particle":"","parse-names":false,"suffix":""},{"dropping-particle":"","family":"Vaneckova","given":"Pavla","non-dropping-particle":"","parse-names":false,"suffix":""},{"dropping-particle":"","family":"Fitzgerald","given":"Gerard","non-dropping-particle":"","parse-names":false,"suffix":""},{"dropping-particle":"","family":"Tong","given":"Shilu","non-dropping-particle":"","parse-names":false,"suffix":""}],"container-title":"Environmental Health Perspectives","id":"ITEM-2","issued":{"date-parts":[["2011"]]},"title":"Projecting Future heat-related mortality under climate change scenarios: A systematic review","type":"article"},"uris":["http://www.mendeley.com/documents/?uuid=22803ac6-d682-4d01-9fa4-639cdbe6c118"]},{"id":"ITEM-3","itemData":{"DOI":"10.1016/S2542-5196(17)30156-0","ISBN":"2542-5196","ISSN":"25425196","PMID":"29276803","abstract":"Background: Climate change can directly affect human health by varying exposure to non-optimal outdoor temperature. However, evidence on this direct impact at a global scale is limited, mainly due to issues in modelling and projecting complex and highly heterogeneous epidemiological relationships across different populations and climates. Methods: We collected observed daily time series of mean temperature and mortality counts for all causes or non-external causes only, in periods ranging from Jan 1, 1984, to Dec 31, 2015, from various locations across the globe through the Multi-Country Multi-City Collaborative Research Network. We estimated temperature–mortality relationships through a two-stage time series design. We generated current and future daily mean temperature series under four scenarios of climate change, determined by varying trajectories of greenhouse gas emissions, using five general circulation models. We projected excess mortality for cold and heat and their net change in 1990–2099 under each scenario of climate change, assuming no adaptation or population changes. Findings: Our dataset comprised 451 locations in 23 countries across nine regions of the world, including 85 879 895 deaths. Results indicate, on average, a net increase in temperature-related excess mortality under high-emission scenarios, although with important geographical differences. In temperate areas such as northern Europe, east Asia, and Australia, the less intense warming and large decrease in cold-related excess would induce a null or marginally negative net effect, with the net change in 2090–99 compared with 2010–19 ranging from −1·2% (empirical 95% CI −3·6 to 1·4) in Australia to −0·1% (−2·1 to 1·6) in east Asia under the highest emission scenario, although the decreasing trends would reverse during the course of the century. Conversely, warmer regions, such as the central and southern parts of America or Europe, and especially southeast Asia, would experience a sharp surge in heat-related impacts and extremely large net increases, with the net change at the end of the century ranging from 3·0% (−3·0 to 9·3) in Central America to 12·7% (−4·7 to 28·1) in southeast Asia under the highest emission scenario. Most of the health effects directly due to temperature increase could be avoided under scenarios involving mitigation strategies to limit emissions and further warming of the planet. Interpretation: This study shows the negative health impacts of climate change…","author":[{"dropping-particle":"","family":"Gasparrini","given":"Antonio","non-dropping-particle":"","parse-names":false,"suffix":""},{"dropping-particle":"","family":"Guo","given":"Yuming","non-dropping-particle":"","parse-names":false,"suffix":""},{"dropping-particle":"","family":"Sera","given":"Francesco","non-dropping-particle":"","parse-names":false,"suffix":""},{"dropping-particle":"","family":"Vicedo-Cabrera","given":"Ana Maria","non-dropping-particle":"","parse-names":false,"suffix":""},{"dropping-particle":"","family":"Huber","given":"Veronika","non-dropping-particle":"","parse-names":false,"suffix":""},{"dropping-particle":"","family":"Tong","given":"Shilu","non-dropping-particle":"","parse-names":false,"suffix":""},{"dropping-particle":"","family":"Sousa Zanotti Stagliorio Coelho","given":"Micheline","non-dropping-particle":"de","parse-names":false,"suffix":""},{"dropping-particle":"","family":"Nascimento Saldiva","given":"Paulo Hilario","non-dropping-particle":"","parse-names":false,"suffix":""},{"dropping-particle":"","family":"Lavigne","given":"Eric","non-dropping-particle":"","parse-names":false,"suffix":""},{"dropping-particle":"","family":"Matus Correa","given":"Patricia","non-dropping-particle":"","parse-names":false,"suffix":""},{"dropping-particle":"","family":"Valdes Ortega","given":"Nicolas","non-dropping-particle":"","parse-names":false,"suffix":""},{"dropping-particle":"","family":"Kan","given":"Haidong","non-dropping-particle":"","parse-names":false,"suffix":""},{"dropping-particle":"","family":"Osorio","given":"Samuel","non-dropping-particle":"","parse-names":false,"suffix":""},{"dropping-particle":"","family":"Kyselý","given":"Jan","non-dropping-particle":"","parse-names":false,"suffix":""},{"dropping-particle":"","family":"Urban","given":"Aleš","non-dropping-particle":"","parse-names":false,"suffix":""},{"dropping-particle":"","family":"Jaakkola","given":"Jouni J.K.","non-dropping-particle":"","parse-names":false,"suffix":""},{"dropping-particle":"","family":"Ryti","given":"Niilo R.I.","non-dropping-particle":"","parse-names":false,"suffix":""},{"dropping-particle":"","family":"Pascal","given":"Mathilde","non-dropping-particle":"","parse-names":false,"suffix":""},{"dropping-particle":"","family":"Goodman","given":"Patrick G.","non-dropping-particle":"","parse-names":false,"suffix":""},{"dropping-particle":"","family":"Zeka","given":"Ariana","non-dropping-particle":"","parse-names":false,"suffix":""},{"dropping-particle":"","family":"Michelozzi","given":"Paola","non-dropping-particle":"","parse-names":false,"suffix":""},{"dropping-particle":"","family":"Scortichini","given":"Matteo","non-dropping-particle":"","parse-names":false,"suffix":""},{"dropping-particle":"","family":"Hashizume","given":"Masahiro","non-dropping-particle":"","parse-names":false,"suffix":""},{"dropping-particle":"","family":"Honda","given":"Yasushi","non-dropping-particle":"","parse-names":false,"suffix":""},{"dropping-particle":"","family":"Hurtado-Diaz","given":"Magali","non-dropping-particle":"","parse-names":false,"suffix":""},{"dropping-particle":"","family":"Cesar Cruz","given":"Julio","non-dropping-particle":"","parse-names":false,"suffix":""},{"dropping-particle":"","family":"Seposo","given":"Xerxes","non-dropping-particle":"","parse-names":false,"suffix":""},{"dropping-particle":"","family":"Kim","given":"Ho","non-dropping-particle":"","parse-names":false,"suffix":""},{"dropping-particle":"","family":"Tobias","given":"Aurelio","non-dropping-particle":"","parse-names":false,"suffix":""},{"dropping-particle":"","family":"Iñiguez","given":"Carmen","non-dropping-particle":"","parse-names":false,"suffix":""},{"dropping-particle":"","family":"Forsberg","given":"Bertil","non-dropping-particle":"","parse-names":false,"suffix":""},{"dropping-particle":"","family":"Åström","given":"Daniel Oudin","non-dropping-particle":"","parse-names":false,"suffix":""},{"dropping-particle":"","family":"Ragettli","given":"Martina S.","non-dropping-particle":"","parse-names":false,"suffix":""},{"dropping-particle":"","family":"Guo","given":"Yue Leon","non-dropping-particle":"","parse-names":false,"suffix":""},{"dropping-particle":"","family":"Wu","given":"Chang fu","non-dropping-particle":"","parse-names":false,"suffix":""},{"dropping-particle":"","family":"Zanobetti","given":"Antonella","non-dropping-particle":"","parse-names":false,"suffix":""},{"dropping-particle":"","family":"Schwartz","given":"Joel","non-dropping-particle":"","parse-names":false,"suffix":""},{"dropping-particle":"","family":"Bell","given":"Michelle L.","non-dropping-particle":"","parse-names":false,"suffix":""},{"dropping-particle":"","family":"Dang","given":"Tran Ngoc","non-dropping-particle":"","parse-names":false,"suffix":""},{"dropping-particle":"Do","family":"Van","given":"Dung","non-dropping-particle":"","parse-names":false,"suffix":""},{"dropping-particle":"","family":"Heaviside","given":"Clare","non-dropping-particle":"","parse-names":false,"suffix":""},{"dropping-particle":"","family":"Vardoulakis","given":"Sotiris","non-dropping-particle":"","parse-names":false,"suffix":""},{"dropping-particle":"","family":"Hajat","given":"Shakoor","non-dropping-particle":"","parse-names":false,"suffix":""},{"dropping-particle":"","family":"Haines","given":"Andy","non-dropping-particle":"","parse-names":false,"suffix":""},{"dropping-particle":"","family":"Armstrong","given":"Ben","non-dropping-particle":"","parse-names":false,"suffix":""}],"container-title":"The Lancet Planetary Health","id":"ITEM-3","issued":{"date-parts":[["2017"]]},"title":"Projections of temperature-related excess mortality under climate change scenarios","type":"article-journal"},"uris":["http://www.mendeley.com/documents/?uuid=fe8f9819-4163-4c89-b708-bf6b8861f9ad"]},{"id":"ITEM-4","itemData":{"DOI":"10.1289/ehp.1003198","ISSN":"1552-9924","PMID":"21824855","abstract":"OBJECTIVE: In this paper, we review the epidemiological evidence on the relationship between ambient temperature and morbidity. We assessed the methodological issues in previous studies and proposed future research directions.\\n\\nDATA SOURCES AND DATA EXTRACTION: We searched the PubMed database for epidemiological studies on ambient temperature and morbidity of noncommunicable diseases published in refereed English journals before 30 June 2010. Forty relevant studies were identified. Of these, 24 examined the relationship between ambient temperature and morbidity, 15 investigated the short-term effects of heat wave on morbidity, and 1 assessed both temperature and heat wave effects.\\n\\nDATA SYNTHESIS: Descriptive and time-series studies were the two main research designs used to investigate the temperature-morbidity relationship. Measurements of temperature exposure and health outcomes used in these studies differed widely. The majority of studies reported a significant relationship between ambient temperature and total or cause-specific morbidities. However, there were some inconsistencies in the direction and magnitude of nonlinear lag effects. The lag effect of hot temperature on morbidity was shorter (several days) compared with that of cold temperature (up to a few weeks). The temperature-morbidity relationship may be confounded or modified by sociodemographic factors and air pollution.\\n\\nCONCLUSIONS: There is a significant short-term effect of ambient temperature on total and cause-specific morbidities. However, further research is needed to determine an appropriate temperature measure, consider a diverse range of morbidities, and to use consistent methodology to make different studies more comparable.","author":[{"dropping-particle":"","family":"Ye","given":"Xiaofang","non-dropping-particle":"","parse-names":false,"suffix":""},{"dropping-particle":"","family":"Wolff","given":"Rodney","non-dropping-particle":"","parse-names":false,"suffix":""},{"dropping-particle":"","family":"Yu","given":"Weiwei","non-dropping-particle":"","parse-names":false,"suffix":""},{"dropping-particle":"","family":"Vaneckova","given":"Pavla","non-dropping-particle":"","parse-names":false,"suffix":""},{"dropping-particle":"","family":"Pan","given":"Xiaochuan","non-dropping-particle":"","parse-names":false,"suffix":""},{"dropping-particle":"","family":"Tong","given":"Shilu","non-dropping-particle":"","parse-names":false,"suffix":""}],"container-title":"Environmental health perspectives","id":"ITEM-4","issue":"1","issued":{"date-parts":[["2012"]]},"page":"19-28","title":"Ambient temperature and morbidity: a review of epidemiological evidence.","type":"article-journal","volume":"120"},"uris":["http://www.mendeley.com/documents/?uuid=f019dc8d-900c-43aa-962b-b66d8768a4af"]},{"id":"ITEM-5","itemData":{"DOI":"10.1186/1476-069X-8-40","ISBN":"1476-069X","ISSN":"1476069X","PMID":"19758453","abstract":"BACKGROUND: This review examines recent evidence on mortality from elevated ambient temperature for studies published from January 2001 to December 2008.\\n\\nMETHODS: PubMed was used to search for the following keywords: temperature, apparent temperature, heat, heat index, and mortality. The search was limited to the English language and epidemiologic studies. Studies that reported mortality counts or excess deaths following heat waves were excluded so that the focus remained on general ambient temperature and mortality in a variety of locations. Studies focusing on cold temperature effects were also excluded.\\n\\nRESULTS: Thirty-six total studies were presented in three tables: 1) elevated ambient temperature and mortality; 2) air pollutants as confounders and/or effect modifiers of the elevated ambient temperature and mortality association; and 3) vulnerable subgroups of the elevated ambient temperature-mortality association. The evidence suggests that particulate matter with less than 10 um in aerodynamic diameter and ozone may confound the association, while ozone was an effect modifier in the warmer months in some locations. Nonetheless, the independent effect of temperature and mortality was withheld. Elevated temperature was associated with increased risk for those dying from cardiovascular, respiratory, cerebrovascular, and some specific cardiovascular diseases, such as ischemic heart disease, congestive heart failure, and myocardial infarction. Vulnerable subgroups also included: Black racial/ethnic group, women, those with lower socioeconomic status, and several age groups, particularly the elderly over 65 years of age as well as infants and young children.\\n\\nCONCLUSION: Many of these outcomes and vulnerable subgroups have only been identified in recent studies and varied by location and study population. Thus, region-specific policies, especially in urban areas, are vital to the mitigation of heat-related deaths.","author":[{"dropping-particle":"","family":"Basu","given":"R","non-dropping-particle":"","parse-names":false,"suffix":""}],"container-title":"Environmental Health: A Global Access Science Source","id":"ITEM-5","issue":"1","issued":{"date-parts":[["2009"]]},"page":"40","title":"High ambient temperature and mortality: A review of epidemiologic studies from 2001 to 2008","type":"article-journal","volume":"8"},"uris":["http://www.mendeley.com/documents/?uuid=d87217a1-8015-414a-9c4d-5b94d7e63ff8"]}],"mendeley":{"formattedCitation":"&lt;sup&gt;3,4,9–11&lt;/sup&gt;","plainTextFormattedCitation":"3,4,9–11","previouslyFormattedCitation":"&lt;sup&gt;3,4,9–11&lt;/sup&gt;"},"properties":{"noteIndex":0},"schema":"https://github.com/citation-style-language/schema/raw/master/csl-citation.json"}</w:instrText>
        </w:r>
        <w:r w:rsidR="008D6D4A" w:rsidRPr="00636C9B">
          <w:rPr>
            <w:rFonts w:ascii="Times New Roman" w:hAnsi="Times New Roman"/>
            <w:color w:val="000000" w:themeColor="text1"/>
            <w:sz w:val="24"/>
            <w:szCs w:val="24"/>
          </w:rPr>
          <w:fldChar w:fldCharType="separate"/>
        </w:r>
        <w:r w:rsidR="008D6D4A" w:rsidRPr="00552C42">
          <w:rPr>
            <w:rFonts w:ascii="Times New Roman" w:hAnsi="Times New Roman"/>
            <w:noProof/>
            <w:color w:val="000000" w:themeColor="text1"/>
            <w:sz w:val="24"/>
            <w:szCs w:val="24"/>
            <w:vertAlign w:val="superscript"/>
          </w:rPr>
          <w:t>3,4,9–11</w:t>
        </w:r>
        <w:r w:rsidR="008D6D4A" w:rsidRPr="00636C9B">
          <w:rPr>
            <w:rFonts w:ascii="Times New Roman" w:hAnsi="Times New Roman"/>
            <w:color w:val="000000" w:themeColor="text1"/>
            <w:sz w:val="24"/>
            <w:szCs w:val="24"/>
          </w:rPr>
          <w:fldChar w:fldCharType="end"/>
        </w:r>
        <w:r w:rsidR="008D6D4A">
          <w:rPr>
            <w:rFonts w:ascii="Times New Roman" w:hAnsi="Times New Roman"/>
            <w:color w:val="000000" w:themeColor="text1"/>
            <w:sz w:val="24"/>
            <w:szCs w:val="24"/>
          </w:rPr>
          <w:t xml:space="preserve"> </w:t>
        </w:r>
      </w:ins>
      <w:ins w:id="842" w:author="Parks, Robbie M" w:date="2018-12-05T11:39:00Z">
        <w:r w:rsidR="00FA3851">
          <w:rPr>
            <w:rFonts w:ascii="Times New Roman" w:hAnsi="Times New Roman"/>
            <w:color w:val="000000" w:themeColor="text1"/>
            <w:sz w:val="24"/>
            <w:szCs w:val="24"/>
          </w:rPr>
          <w:t>Our aim</w:t>
        </w:r>
      </w:ins>
      <w:ins w:id="843" w:author="Parks, Robbie M" w:date="2018-12-05T13:41:00Z">
        <w:r w:rsidR="008D6D4A">
          <w:rPr>
            <w:rFonts w:ascii="Times New Roman" w:hAnsi="Times New Roman"/>
            <w:color w:val="000000" w:themeColor="text1"/>
            <w:sz w:val="24"/>
            <w:szCs w:val="24"/>
          </w:rPr>
          <w:t>, therefore,</w:t>
        </w:r>
      </w:ins>
      <w:ins w:id="844" w:author="Parks, Robbie M" w:date="2018-12-05T11:39:00Z">
        <w:r w:rsidR="00FA3851">
          <w:rPr>
            <w:rFonts w:ascii="Times New Roman" w:hAnsi="Times New Roman"/>
            <w:color w:val="000000" w:themeColor="text1"/>
            <w:sz w:val="24"/>
            <w:szCs w:val="24"/>
          </w:rPr>
          <w:t xml:space="preserve"> was to </w:t>
        </w:r>
      </w:ins>
      <w:ins w:id="845" w:author="Parks, Robbie M" w:date="2018-12-05T12:53:00Z">
        <w:r w:rsidR="00112E18">
          <w:rPr>
            <w:rFonts w:ascii="Times New Roman" w:hAnsi="Times New Roman"/>
            <w:color w:val="000000" w:themeColor="text1"/>
            <w:sz w:val="24"/>
            <w:szCs w:val="24"/>
          </w:rPr>
          <w:t>qua</w:t>
        </w:r>
        <w:r w:rsidR="00BD5E1E">
          <w:rPr>
            <w:rFonts w:ascii="Times New Roman" w:hAnsi="Times New Roman"/>
            <w:color w:val="000000" w:themeColor="text1"/>
            <w:sz w:val="24"/>
            <w:szCs w:val="24"/>
          </w:rPr>
          <w:t>ntify</w:t>
        </w:r>
      </w:ins>
      <w:ins w:id="846" w:author="Parks, Robbie M" w:date="2018-12-05T11:39:00Z">
        <w:r w:rsidR="00FA3851">
          <w:rPr>
            <w:rFonts w:ascii="Times New Roman" w:hAnsi="Times New Roman"/>
            <w:color w:val="000000" w:themeColor="text1"/>
            <w:sz w:val="24"/>
            <w:szCs w:val="24"/>
          </w:rPr>
          <w:t xml:space="preserve"> the </w:t>
        </w:r>
      </w:ins>
      <w:ins w:id="847" w:author="Parks, Robbie M" w:date="2018-12-05T12:12:00Z">
        <w:r w:rsidR="00A17AFD">
          <w:rPr>
            <w:rFonts w:ascii="Times New Roman" w:hAnsi="Times New Roman"/>
            <w:color w:val="000000" w:themeColor="text1"/>
            <w:sz w:val="24"/>
            <w:szCs w:val="24"/>
          </w:rPr>
          <w:t xml:space="preserve">injury </w:t>
        </w:r>
      </w:ins>
      <w:ins w:id="848" w:author="Parks, Robbie M" w:date="2018-12-05T11:39:00Z">
        <w:r w:rsidR="00FA3851">
          <w:rPr>
            <w:rFonts w:ascii="Times New Roman" w:hAnsi="Times New Roman"/>
            <w:color w:val="000000" w:themeColor="text1"/>
            <w:sz w:val="24"/>
            <w:szCs w:val="24"/>
          </w:rPr>
          <w:t>mortality impact of deviation of temperature from long-term local averages to which populations have</w:t>
        </w:r>
        <w:r w:rsidR="00FA3851" w:rsidRPr="003757BC">
          <w:rPr>
            <w:rFonts w:ascii="Times New Roman" w:hAnsi="Times New Roman"/>
            <w:color w:val="000000" w:themeColor="text1"/>
            <w:sz w:val="24"/>
            <w:szCs w:val="24"/>
          </w:rPr>
          <w:t xml:space="preserve"> </w:t>
        </w:r>
        <w:r w:rsidR="00FA3851">
          <w:rPr>
            <w:rFonts w:ascii="Times New Roman" w:hAnsi="Times New Roman"/>
            <w:color w:val="000000" w:themeColor="text1"/>
            <w:sz w:val="24"/>
            <w:szCs w:val="24"/>
          </w:rPr>
          <w:t>acclimatised to</w:t>
        </w:r>
      </w:ins>
      <w:ins w:id="849" w:author="Parks, Robbie M" w:date="2018-12-05T12:16:00Z">
        <w:r w:rsidR="00AD6E38">
          <w:rPr>
            <w:rFonts w:ascii="Times New Roman" w:hAnsi="Times New Roman"/>
            <w:color w:val="000000" w:themeColor="text1"/>
            <w:sz w:val="24"/>
            <w:szCs w:val="24"/>
          </w:rPr>
          <w:t xml:space="preserve"> in the contiguous USA</w:t>
        </w:r>
      </w:ins>
      <w:ins w:id="850" w:author="Parks, Robbie M" w:date="2018-12-05T12:17:00Z">
        <w:r w:rsidR="005B3B86">
          <w:rPr>
            <w:rFonts w:ascii="Times New Roman" w:hAnsi="Times New Roman"/>
            <w:color w:val="000000" w:themeColor="text1"/>
            <w:sz w:val="24"/>
            <w:szCs w:val="24"/>
          </w:rPr>
          <w:t xml:space="preserve"> (i.e., excluding Alaska and Hawaii)</w:t>
        </w:r>
      </w:ins>
      <w:ins w:id="851" w:author="Parks, Robbie M" w:date="2018-12-05T11:39:00Z">
        <w:r w:rsidR="00FA3851">
          <w:rPr>
            <w:rFonts w:ascii="Times New Roman" w:hAnsi="Times New Roman"/>
            <w:color w:val="000000" w:themeColor="text1"/>
            <w:sz w:val="24"/>
            <w:szCs w:val="24"/>
          </w:rPr>
          <w:t xml:space="preserve">. </w:t>
        </w:r>
      </w:ins>
    </w:p>
    <w:p w14:paraId="43EA33A9" w14:textId="77777777" w:rsidR="008A4A25" w:rsidRDefault="008A4A25" w:rsidP="00FA3851">
      <w:pPr>
        <w:spacing w:after="0" w:line="480" w:lineRule="auto"/>
        <w:jc w:val="both"/>
        <w:rPr>
          <w:ins w:id="852" w:author="Parks, Robbie M" w:date="2018-12-05T12:59:00Z"/>
          <w:rFonts w:ascii="Times New Roman" w:hAnsi="Times New Roman"/>
          <w:color w:val="000000" w:themeColor="text1"/>
          <w:sz w:val="24"/>
          <w:szCs w:val="24"/>
        </w:rPr>
      </w:pPr>
    </w:p>
    <w:p w14:paraId="09A3BBDB" w14:textId="1099BE12" w:rsidR="00FA3851" w:rsidRDefault="00FA3851" w:rsidP="00FA3851">
      <w:pPr>
        <w:spacing w:after="0" w:line="480" w:lineRule="auto"/>
        <w:jc w:val="both"/>
        <w:rPr>
          <w:ins w:id="853" w:author="Parks, Robbie M" w:date="2018-12-05T11:39:00Z"/>
          <w:rFonts w:ascii="Times New Roman" w:hAnsi="Times New Roman"/>
          <w:color w:val="000000" w:themeColor="text1"/>
          <w:sz w:val="24"/>
          <w:szCs w:val="24"/>
        </w:rPr>
      </w:pPr>
      <w:ins w:id="854" w:author="Parks, Robbie M" w:date="2018-12-05T11:39:00Z">
        <w:r>
          <w:rPr>
            <w:rFonts w:ascii="Times New Roman" w:hAnsi="Times New Roman"/>
            <w:color w:val="000000" w:themeColor="text1"/>
            <w:sz w:val="24"/>
            <w:szCs w:val="24"/>
          </w:rPr>
          <w:t xml:space="preserve">To achieve </w:t>
        </w:r>
      </w:ins>
      <w:ins w:id="855" w:author="Parks, Robbie M" w:date="2018-12-05T13:34:00Z">
        <w:r w:rsidR="00BB295A">
          <w:rPr>
            <w:rFonts w:ascii="Times New Roman" w:hAnsi="Times New Roman"/>
            <w:color w:val="000000" w:themeColor="text1"/>
            <w:sz w:val="24"/>
            <w:szCs w:val="24"/>
          </w:rPr>
          <w:t>our</w:t>
        </w:r>
      </w:ins>
      <w:ins w:id="856" w:author="Parks, Robbie M" w:date="2018-12-05T11:39:00Z">
        <w:r>
          <w:rPr>
            <w:rFonts w:ascii="Times New Roman" w:hAnsi="Times New Roman"/>
            <w:color w:val="000000" w:themeColor="text1"/>
            <w:sz w:val="24"/>
            <w:szCs w:val="24"/>
          </w:rPr>
          <w:t xml:space="preserve"> aim, we first defined a measure of state-month temperature anomaly, referred to as </w:t>
        </w:r>
      </w:ins>
      <w:ins w:id="857" w:author="Parks, Robbie M" w:date="2018-12-05T13:25:00Z">
        <w:r w:rsidR="00792774">
          <w:rPr>
            <w:rFonts w:ascii="Times New Roman" w:hAnsi="Times New Roman"/>
            <w:color w:val="000000" w:themeColor="text1"/>
            <w:sz w:val="24"/>
            <w:szCs w:val="24"/>
          </w:rPr>
          <w:t xml:space="preserve">temperature </w:t>
        </w:r>
      </w:ins>
      <w:ins w:id="858" w:author="Parks, Robbie M" w:date="2018-12-05T11:39:00Z">
        <w:r>
          <w:rPr>
            <w:rFonts w:ascii="Times New Roman" w:hAnsi="Times New Roman"/>
            <w:color w:val="000000" w:themeColor="text1"/>
            <w:sz w:val="24"/>
            <w:szCs w:val="24"/>
          </w:rPr>
          <w:t xml:space="preserve">anomaly hereafter, which measured the difference between absolute temperature in each state and month during our period of study and </w:t>
        </w:r>
        <w:r w:rsidRPr="00636C9B">
          <w:rPr>
            <w:rFonts w:ascii="Times New Roman" w:eastAsiaTheme="minorHAnsi" w:hAnsi="Times New Roman"/>
            <w:sz w:val="24"/>
            <w:szCs w:val="24"/>
            <w:lang w:eastAsia="en-GB"/>
          </w:rPr>
          <w:t xml:space="preserve">the </w:t>
        </w:r>
        <w:r>
          <w:rPr>
            <w:rFonts w:ascii="Times New Roman" w:eastAsiaTheme="minorHAnsi" w:hAnsi="Times New Roman"/>
            <w:sz w:val="24"/>
            <w:szCs w:val="24"/>
            <w:lang w:eastAsia="en-GB"/>
          </w:rPr>
          <w:t xml:space="preserve">respective </w:t>
        </w:r>
        <w:r w:rsidRPr="00636C9B">
          <w:rPr>
            <w:rFonts w:ascii="Times New Roman" w:eastAsiaTheme="minorHAnsi" w:hAnsi="Times New Roman"/>
            <w:sz w:val="24"/>
            <w:szCs w:val="24"/>
            <w:lang w:eastAsia="en-GB"/>
          </w:rPr>
          <w:t xml:space="preserve">long-term mean </w:t>
        </w:r>
        <w:r>
          <w:rPr>
            <w:rFonts w:ascii="Times New Roman" w:eastAsiaTheme="minorHAnsi" w:hAnsi="Times New Roman"/>
            <w:sz w:val="24"/>
            <w:szCs w:val="24"/>
            <w:lang w:eastAsia="en-GB"/>
          </w:rPr>
          <w:t xml:space="preserve">absolute </w:t>
        </w:r>
        <w:r w:rsidRPr="00636C9B">
          <w:rPr>
            <w:rFonts w:ascii="Times New Roman" w:eastAsiaTheme="minorHAnsi" w:hAnsi="Times New Roman"/>
            <w:sz w:val="24"/>
            <w:szCs w:val="24"/>
            <w:lang w:eastAsia="en-GB"/>
          </w:rPr>
          <w:t>temperature</w:t>
        </w:r>
        <w:r>
          <w:rPr>
            <w:rFonts w:ascii="Times New Roman" w:eastAsiaTheme="minorHAnsi" w:hAnsi="Times New Roman"/>
            <w:sz w:val="24"/>
            <w:szCs w:val="24"/>
            <w:lang w:eastAsia="en-GB"/>
          </w:rPr>
          <w:t xml:space="preserve"> of the state</w:t>
        </w:r>
        <w:r w:rsidR="008A7FBC">
          <w:rPr>
            <w:rFonts w:ascii="Times New Roman" w:eastAsiaTheme="minorHAnsi" w:hAnsi="Times New Roman"/>
            <w:sz w:val="24"/>
            <w:szCs w:val="24"/>
            <w:lang w:eastAsia="en-GB"/>
          </w:rPr>
          <w:t xml:space="preserve"> (Figure 4</w:t>
        </w:r>
        <w:r>
          <w:rPr>
            <w:rFonts w:ascii="Times New Roman" w:eastAsiaTheme="minorHAnsi" w:hAnsi="Times New Roman"/>
            <w:sz w:val="24"/>
            <w:szCs w:val="24"/>
            <w:lang w:eastAsia="en-GB"/>
          </w:rPr>
          <w:t>)</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Because this definition of</w:t>
        </w:r>
      </w:ins>
      <w:ins w:id="859" w:author="Parks, Robbie M" w:date="2018-12-05T13:25:00Z">
        <w:r w:rsidR="00786C9A">
          <w:rPr>
            <w:rFonts w:ascii="Times New Roman" w:hAnsi="Times New Roman"/>
            <w:color w:val="000000" w:themeColor="text1"/>
            <w:sz w:val="24"/>
            <w:szCs w:val="24"/>
          </w:rPr>
          <w:t xml:space="preserve"> temperature</w:t>
        </w:r>
      </w:ins>
      <w:ins w:id="860" w:author="Parks, Robbie M" w:date="2018-12-05T11:39:00Z">
        <w:r>
          <w:rPr>
            <w:rFonts w:ascii="Times New Roman" w:hAnsi="Times New Roman"/>
            <w:color w:val="000000" w:themeColor="text1"/>
            <w:sz w:val="24"/>
            <w:szCs w:val="24"/>
          </w:rPr>
          <w:t xml:space="preserve"> anomaly centres values around long-term state-month average temperature, a state with higher, but more stable, temperature in a specific month would have smaller </w:t>
        </w:r>
      </w:ins>
      <w:ins w:id="861" w:author="Parks, Robbie M" w:date="2018-12-05T13:25:00Z">
        <w:r w:rsidR="00C3770F">
          <w:rPr>
            <w:rFonts w:ascii="Times New Roman" w:hAnsi="Times New Roman"/>
            <w:color w:val="000000" w:themeColor="text1"/>
            <w:sz w:val="24"/>
            <w:szCs w:val="24"/>
          </w:rPr>
          <w:t xml:space="preserve">temperature </w:t>
        </w:r>
      </w:ins>
      <w:ins w:id="862" w:author="Parks, Robbie M" w:date="2018-12-05T11:39:00Z">
        <w:r>
          <w:rPr>
            <w:rFonts w:ascii="Times New Roman" w:hAnsi="Times New Roman"/>
            <w:color w:val="000000" w:themeColor="text1"/>
            <w:sz w:val="24"/>
            <w:szCs w:val="24"/>
          </w:rPr>
          <w:t>anomalies than one with lower but more inter-annually variable</w:t>
        </w:r>
      </w:ins>
      <w:ins w:id="863" w:author="Parks, Robbie M" w:date="2018-12-05T12:54:00Z">
        <w:r w:rsidR="007D7D91">
          <w:rPr>
            <w:rFonts w:ascii="Times New Roman" w:hAnsi="Times New Roman"/>
            <w:color w:val="000000" w:themeColor="text1"/>
            <w:sz w:val="24"/>
            <w:szCs w:val="24"/>
          </w:rPr>
          <w:t xml:space="preserve"> absolute</w:t>
        </w:r>
      </w:ins>
      <w:ins w:id="864" w:author="Parks, Robbie M" w:date="2018-12-05T11:39:00Z">
        <w:r>
          <w:rPr>
            <w:rFonts w:ascii="Times New Roman" w:hAnsi="Times New Roman"/>
            <w:color w:val="000000" w:themeColor="text1"/>
            <w:sz w:val="24"/>
            <w:szCs w:val="24"/>
          </w:rPr>
          <w:t xml:space="preserve"> temperature. </w:t>
        </w:r>
      </w:ins>
    </w:p>
    <w:p w14:paraId="6107A089" w14:textId="77777777" w:rsidR="006C1D0B" w:rsidRDefault="006C1D0B" w:rsidP="00FA3851">
      <w:pPr>
        <w:spacing w:after="0" w:line="480" w:lineRule="auto"/>
        <w:jc w:val="both"/>
        <w:rPr>
          <w:ins w:id="865" w:author="Parks, Robbie M" w:date="2018-12-05T13:43:00Z"/>
          <w:rFonts w:ascii="Times New Roman" w:hAnsi="Times New Roman"/>
          <w:color w:val="000000" w:themeColor="text1"/>
          <w:sz w:val="24"/>
          <w:szCs w:val="24"/>
        </w:rPr>
      </w:pPr>
    </w:p>
    <w:p w14:paraId="36877133" w14:textId="32DFCED8" w:rsidR="00FA3851" w:rsidRPr="00083BC4" w:rsidRDefault="00EC4172" w:rsidP="00FA3851">
      <w:pPr>
        <w:spacing w:after="0" w:line="480" w:lineRule="auto"/>
        <w:jc w:val="both"/>
        <w:rPr>
          <w:ins w:id="866" w:author="Parks, Robbie M" w:date="2018-12-05T11:39:00Z"/>
          <w:rFonts w:ascii="Times New Roman" w:hAnsi="Times New Roman"/>
          <w:color w:val="000000" w:themeColor="text1"/>
          <w:sz w:val="24"/>
          <w:szCs w:val="24"/>
        </w:rPr>
      </w:pPr>
      <w:ins w:id="867" w:author="Parks, Robbie M" w:date="2018-12-05T13:24:00Z">
        <w:r>
          <w:rPr>
            <w:rFonts w:ascii="Times New Roman" w:hAnsi="Times New Roman"/>
            <w:color w:val="000000" w:themeColor="text1"/>
            <w:sz w:val="24"/>
            <w:szCs w:val="24"/>
          </w:rPr>
          <w:t xml:space="preserve">Here, </w:t>
        </w:r>
      </w:ins>
      <w:ins w:id="868" w:author="Parks, Robbie M" w:date="2018-12-05T11:39:00Z">
        <w:r>
          <w:rPr>
            <w:rFonts w:ascii="Times New Roman" w:hAnsi="Times New Roman"/>
            <w:color w:val="000000" w:themeColor="text1"/>
            <w:sz w:val="24"/>
            <w:szCs w:val="24"/>
          </w:rPr>
          <w:t>w</w:t>
        </w:r>
        <w:r w:rsidR="00FA3851" w:rsidRPr="00636C9B">
          <w:rPr>
            <w:rFonts w:ascii="Times New Roman" w:hAnsi="Times New Roman"/>
            <w:color w:val="000000" w:themeColor="text1"/>
            <w:sz w:val="24"/>
            <w:szCs w:val="24"/>
          </w:rPr>
          <w:t xml:space="preserve">e </w:t>
        </w:r>
        <w:r w:rsidR="00FA3851">
          <w:rPr>
            <w:rFonts w:ascii="Times New Roman" w:hAnsi="Times New Roman"/>
            <w:color w:val="000000" w:themeColor="text1"/>
            <w:sz w:val="24"/>
            <w:szCs w:val="24"/>
          </w:rPr>
          <w:t xml:space="preserve">analysed the association of monthly injury deaths with </w:t>
        </w:r>
      </w:ins>
      <w:ins w:id="869" w:author="Parks, Robbie M" w:date="2018-12-05T13:25:00Z">
        <w:r w:rsidR="00792774">
          <w:rPr>
            <w:rFonts w:ascii="Times New Roman" w:hAnsi="Times New Roman"/>
            <w:color w:val="000000" w:themeColor="text1"/>
            <w:sz w:val="24"/>
            <w:szCs w:val="24"/>
          </w:rPr>
          <w:t xml:space="preserve">temperature </w:t>
        </w:r>
      </w:ins>
      <w:ins w:id="870" w:author="Parks, Robbie M" w:date="2018-12-05T11:39:00Z">
        <w:r w:rsidR="00FA3851">
          <w:rPr>
            <w:rFonts w:ascii="Times New Roman" w:hAnsi="Times New Roman"/>
            <w:color w:val="000000" w:themeColor="text1"/>
            <w:sz w:val="24"/>
            <w:szCs w:val="24"/>
          </w:rPr>
          <w:t xml:space="preserve">anomaly </w:t>
        </w:r>
      </w:ins>
      <w:ins w:id="871" w:author="Parks, Robbie M" w:date="2018-12-05T13:41:00Z">
        <w:r w:rsidR="00A35D0B">
          <w:rPr>
            <w:rFonts w:ascii="Times New Roman" w:hAnsi="Times New Roman"/>
            <w:color w:val="000000" w:themeColor="text1"/>
            <w:sz w:val="24"/>
            <w:szCs w:val="24"/>
          </w:rPr>
          <w:t>using</w:t>
        </w:r>
      </w:ins>
      <w:ins w:id="872" w:author="Parks, Robbie M" w:date="2018-12-05T11:39:00Z">
        <w:r w:rsidR="00FA3851" w:rsidRPr="00636C9B">
          <w:rPr>
            <w:rFonts w:ascii="Times New Roman" w:hAnsi="Times New Roman"/>
            <w:color w:val="000000" w:themeColor="text1"/>
            <w:sz w:val="24"/>
            <w:szCs w:val="24"/>
          </w:rPr>
          <w:t xml:space="preserve"> a Bayesian spatio</w:t>
        </w:r>
        <w:r w:rsidR="00FA3851">
          <w:rPr>
            <w:rFonts w:ascii="Times New Roman" w:hAnsi="Times New Roman"/>
            <w:color w:val="000000" w:themeColor="text1"/>
            <w:sz w:val="24"/>
            <w:szCs w:val="24"/>
          </w:rPr>
          <w:t>-</w:t>
        </w:r>
        <w:r w:rsidR="00FA3851" w:rsidRPr="00636C9B">
          <w:rPr>
            <w:rFonts w:ascii="Times New Roman" w:hAnsi="Times New Roman"/>
            <w:color w:val="000000" w:themeColor="text1"/>
            <w:sz w:val="24"/>
            <w:szCs w:val="24"/>
          </w:rPr>
          <w:t>temporal model</w:t>
        </w:r>
        <w:r w:rsidR="00FA3851">
          <w:rPr>
            <w:rFonts w:ascii="Times New Roman" w:hAnsi="Times New Roman"/>
            <w:color w:val="000000" w:themeColor="text1"/>
            <w:sz w:val="24"/>
            <w:szCs w:val="24"/>
          </w:rPr>
          <w:t xml:space="preserve">, </w:t>
        </w:r>
      </w:ins>
      <w:ins w:id="873" w:author="Parks, Robbie M" w:date="2018-12-05T13:42:00Z">
        <w:r w:rsidR="00D961E7">
          <w:rPr>
            <w:rFonts w:ascii="Times New Roman" w:hAnsi="Times New Roman"/>
            <w:color w:val="000000" w:themeColor="text1"/>
            <w:sz w:val="24"/>
            <w:szCs w:val="24"/>
          </w:rPr>
          <w:t>with adjustments for state and month characteristics which may also affect mortality</w:t>
        </w:r>
        <w:r w:rsidR="008A2BCA">
          <w:rPr>
            <w:rFonts w:ascii="Times New Roman" w:hAnsi="Times New Roman"/>
            <w:color w:val="000000" w:themeColor="text1"/>
            <w:sz w:val="24"/>
            <w:szCs w:val="24"/>
          </w:rPr>
          <w:t xml:space="preserve">. The model </w:t>
        </w:r>
      </w:ins>
      <w:ins w:id="874" w:author="Parks, Robbie M" w:date="2018-12-05T11:39:00Z">
        <w:r w:rsidR="00FA3851">
          <w:rPr>
            <w:rFonts w:ascii="Times New Roman" w:hAnsi="Times New Roman"/>
            <w:color w:val="000000" w:themeColor="text1"/>
            <w:sz w:val="24"/>
            <w:szCs w:val="24"/>
          </w:rPr>
          <w:t>also accounted for long-term trends</w:t>
        </w:r>
        <w:r w:rsidR="00FA3851" w:rsidRPr="00636C9B">
          <w:rPr>
            <w:rFonts w:ascii="Times New Roman" w:hAnsi="Times New Roman"/>
            <w:color w:val="000000" w:themeColor="text1"/>
            <w:sz w:val="24"/>
            <w:szCs w:val="24"/>
          </w:rPr>
          <w:t xml:space="preserve">. We used the </w:t>
        </w:r>
        <w:r w:rsidR="00FA3851">
          <w:rPr>
            <w:rFonts w:ascii="Times New Roman" w:hAnsi="Times New Roman"/>
            <w:color w:val="000000" w:themeColor="text1"/>
            <w:sz w:val="24"/>
            <w:szCs w:val="24"/>
          </w:rPr>
          <w:t xml:space="preserve">results of </w:t>
        </w:r>
      </w:ins>
      <w:ins w:id="875" w:author="Parks, Robbie M" w:date="2018-12-05T13:42:00Z">
        <w:r w:rsidR="00353CA6">
          <w:rPr>
            <w:rFonts w:ascii="Times New Roman" w:hAnsi="Times New Roman"/>
            <w:color w:val="000000" w:themeColor="text1"/>
            <w:sz w:val="24"/>
            <w:szCs w:val="24"/>
          </w:rPr>
          <w:t>our</w:t>
        </w:r>
      </w:ins>
      <w:ins w:id="876" w:author="Parks, Robbie M" w:date="2018-12-05T11:39:00Z">
        <w:r w:rsidR="00FA3851">
          <w:rPr>
            <w:rFonts w:ascii="Times New Roman" w:hAnsi="Times New Roman"/>
            <w:color w:val="000000" w:themeColor="text1"/>
            <w:sz w:val="24"/>
            <w:szCs w:val="24"/>
          </w:rPr>
          <w:t xml:space="preserve"> model to calculate the attributable change in </w:t>
        </w:r>
        <w:r w:rsidR="00FA3851" w:rsidRPr="00636C9B">
          <w:rPr>
            <w:rFonts w:ascii="Times New Roman" w:hAnsi="Times New Roman"/>
            <w:color w:val="000000" w:themeColor="text1"/>
            <w:sz w:val="24"/>
            <w:szCs w:val="24"/>
          </w:rPr>
          <w:t xml:space="preserve">deaths by </w:t>
        </w:r>
        <w:r w:rsidR="00FA3851">
          <w:rPr>
            <w:rFonts w:ascii="Times New Roman" w:hAnsi="Times New Roman"/>
            <w:color w:val="000000" w:themeColor="text1"/>
            <w:sz w:val="24"/>
            <w:szCs w:val="24"/>
          </w:rPr>
          <w:t>type</w:t>
        </w:r>
        <w:r w:rsidR="00FA3851" w:rsidRPr="00636C9B">
          <w:rPr>
            <w:rFonts w:ascii="Times New Roman" w:hAnsi="Times New Roman"/>
            <w:color w:val="000000" w:themeColor="text1"/>
            <w:sz w:val="24"/>
            <w:szCs w:val="24"/>
          </w:rPr>
          <w:t xml:space="preserve"> of injury, age group, sex</w:t>
        </w:r>
      </w:ins>
      <w:ins w:id="877" w:author="Parks, Robbie M" w:date="2018-12-05T12:02:00Z">
        <w:r w:rsidR="00D82A60">
          <w:rPr>
            <w:rFonts w:ascii="Times New Roman" w:hAnsi="Times New Roman"/>
            <w:color w:val="000000" w:themeColor="text1"/>
            <w:sz w:val="24"/>
            <w:szCs w:val="24"/>
          </w:rPr>
          <w:t>, state</w:t>
        </w:r>
      </w:ins>
      <w:ins w:id="878" w:author="Parks, Robbie M" w:date="2018-12-05T11:39:00Z">
        <w:r w:rsidR="00FA3851" w:rsidRPr="00636C9B">
          <w:rPr>
            <w:rFonts w:ascii="Times New Roman" w:hAnsi="Times New Roman"/>
            <w:color w:val="000000" w:themeColor="text1"/>
            <w:sz w:val="24"/>
            <w:szCs w:val="24"/>
          </w:rPr>
          <w:t xml:space="preserve"> and month, from a</w:t>
        </w:r>
      </w:ins>
      <w:ins w:id="879" w:author="Parks, Robbie M" w:date="2018-12-05T13:45:00Z">
        <w:r w:rsidR="00F779BC">
          <w:rPr>
            <w:rFonts w:ascii="Times New Roman" w:hAnsi="Times New Roman"/>
            <w:color w:val="000000" w:themeColor="text1"/>
            <w:sz w:val="24"/>
            <w:szCs w:val="24"/>
          </w:rPr>
          <w:t xml:space="preserve"> temperature</w:t>
        </w:r>
      </w:ins>
      <w:ins w:id="880" w:author="Parks, Robbie M" w:date="2018-12-05T11:39:00Z">
        <w:r w:rsidR="00CF4C1A">
          <w:rPr>
            <w:rFonts w:ascii="Times New Roman" w:hAnsi="Times New Roman"/>
            <w:color w:val="000000" w:themeColor="text1"/>
            <w:sz w:val="24"/>
            <w:szCs w:val="24"/>
          </w:rPr>
          <w:t xml:space="preserve"> </w:t>
        </w:r>
        <w:r w:rsidR="00FA3851">
          <w:rPr>
            <w:rFonts w:ascii="Times New Roman" w:hAnsi="Times New Roman"/>
            <w:color w:val="000000" w:themeColor="text1"/>
            <w:sz w:val="24"/>
            <w:szCs w:val="24"/>
          </w:rPr>
          <w:t>anomaly</w:t>
        </w:r>
        <w:r w:rsidR="00FA3851" w:rsidRPr="00636C9B">
          <w:rPr>
            <w:rFonts w:ascii="Times New Roman" w:hAnsi="Times New Roman"/>
            <w:color w:val="000000" w:themeColor="text1"/>
            <w:sz w:val="24"/>
            <w:szCs w:val="24"/>
          </w:rPr>
          <w:t xml:space="preserve"> </w:t>
        </w:r>
      </w:ins>
      <w:ins w:id="881" w:author="Parks, Robbie M" w:date="2018-12-05T13:45:00Z">
        <w:r w:rsidR="00F779BC">
          <w:rPr>
            <w:rFonts w:ascii="Times New Roman" w:hAnsi="Times New Roman"/>
            <w:color w:val="000000" w:themeColor="text1"/>
            <w:sz w:val="24"/>
            <w:szCs w:val="24"/>
          </w:rPr>
          <w:t xml:space="preserve">of </w:t>
        </w:r>
      </w:ins>
      <w:ins w:id="882" w:author="Parks, Robbie M" w:date="2018-12-05T12:02:00Z">
        <w:r w:rsidR="00CF4C1A">
          <w:rPr>
            <w:rFonts w:ascii="Times New Roman" w:hAnsi="Times New Roman"/>
            <w:color w:val="000000" w:themeColor="text1"/>
            <w:sz w:val="24"/>
            <w:szCs w:val="24"/>
          </w:rPr>
          <w:t>+</w:t>
        </w:r>
      </w:ins>
      <w:ins w:id="883" w:author="Parks, Robbie M" w:date="2018-12-05T11:39:00Z">
        <w:r w:rsidR="00FA3851" w:rsidRPr="00636C9B">
          <w:rPr>
            <w:rFonts w:ascii="Times New Roman" w:hAnsi="Times New Roman"/>
            <w:color w:val="000000" w:themeColor="text1"/>
            <w:sz w:val="24"/>
            <w:szCs w:val="24"/>
          </w:rPr>
          <w:t>1</w:t>
        </w:r>
        <w:r w:rsidR="00FA3851" w:rsidRPr="00636C9B">
          <w:rPr>
            <w:rFonts w:ascii="Arial" w:eastAsia="Times New Roman" w:hAnsi="Arial" w:cs="Arial"/>
            <w:bCs/>
            <w:color w:val="222222"/>
            <w:sz w:val="24"/>
            <w:szCs w:val="24"/>
            <w:shd w:val="clear" w:color="auto" w:fill="FFFFFF"/>
            <w:lang w:eastAsia="en-GB"/>
          </w:rPr>
          <w:t>°</w:t>
        </w:r>
        <w:r w:rsidR="00FA3851" w:rsidRPr="00636C9B">
          <w:rPr>
            <w:rFonts w:ascii="Times New Roman" w:hAnsi="Times New Roman"/>
            <w:color w:val="000000" w:themeColor="text1"/>
            <w:sz w:val="24"/>
            <w:szCs w:val="24"/>
          </w:rPr>
          <w:t>C.</w:t>
        </w:r>
      </w:ins>
    </w:p>
    <w:p w14:paraId="050E6FCC" w14:textId="77777777" w:rsidR="00FA3851" w:rsidRDefault="00FA3851" w:rsidP="00FA3851">
      <w:pPr>
        <w:spacing w:after="0" w:line="480" w:lineRule="auto"/>
        <w:jc w:val="both"/>
        <w:rPr>
          <w:ins w:id="884" w:author="Parks, Robbie M" w:date="2018-12-05T11:39:00Z"/>
          <w:rFonts w:ascii="Times New Roman" w:hAnsi="Times New Roman"/>
          <w:color w:val="000000" w:themeColor="text1"/>
          <w:sz w:val="24"/>
          <w:szCs w:val="24"/>
        </w:rPr>
      </w:pPr>
    </w:p>
    <w:p w14:paraId="15E3966A" w14:textId="77777777" w:rsidR="00FA3851" w:rsidRPr="00636C9B" w:rsidRDefault="00FA3851" w:rsidP="00FA3851">
      <w:pPr>
        <w:spacing w:after="0" w:line="480" w:lineRule="auto"/>
        <w:jc w:val="both"/>
        <w:outlineLvl w:val="0"/>
        <w:rPr>
          <w:ins w:id="885" w:author="Parks, Robbie M" w:date="2018-12-05T11:39:00Z"/>
          <w:rFonts w:ascii="Times New Roman" w:hAnsi="Times New Roman"/>
          <w:i/>
          <w:color w:val="000000" w:themeColor="text1"/>
          <w:sz w:val="24"/>
          <w:szCs w:val="24"/>
        </w:rPr>
      </w:pPr>
      <w:ins w:id="886" w:author="Parks, Robbie M" w:date="2018-12-05T11:39:00Z">
        <w:r>
          <w:rPr>
            <w:rFonts w:ascii="Times New Roman" w:hAnsi="Times New Roman"/>
            <w:i/>
            <w:color w:val="000000" w:themeColor="text1"/>
            <w:sz w:val="24"/>
            <w:szCs w:val="24"/>
          </w:rPr>
          <w:t>Data sources</w:t>
        </w:r>
      </w:ins>
    </w:p>
    <w:p w14:paraId="6AD2E7A2" w14:textId="705D54D0" w:rsidR="00B54EF3" w:rsidRDefault="00FA3851" w:rsidP="00FA3851">
      <w:pPr>
        <w:spacing w:after="0" w:line="480" w:lineRule="auto"/>
        <w:jc w:val="both"/>
        <w:rPr>
          <w:ins w:id="887" w:author="Parks, Robbie M" w:date="2018-12-05T13:06:00Z"/>
          <w:rStyle w:val="apple-style-span"/>
          <w:rFonts w:ascii="Times New Roman" w:hAnsi="Times New Roman"/>
          <w:color w:val="000000" w:themeColor="text1"/>
          <w:sz w:val="24"/>
          <w:szCs w:val="24"/>
        </w:rPr>
      </w:pPr>
      <w:ins w:id="888" w:author="Parks, Robbie M" w:date="2018-12-05T11:39:00Z">
        <w:r w:rsidRPr="00636C9B">
          <w:rPr>
            <w:rStyle w:val="apple-style-span"/>
            <w:rFonts w:ascii="Times New Roman" w:hAnsi="Times New Roman"/>
            <w:color w:val="000000" w:themeColor="text1"/>
            <w:sz w:val="24"/>
            <w:szCs w:val="24"/>
          </w:rPr>
          <w:t>We used data on deaths</w:t>
        </w:r>
      </w:ins>
      <w:ins w:id="889" w:author="Parks, Robbie M" w:date="2018-12-05T13:04:00Z">
        <w:r w:rsidR="00276F29">
          <w:rPr>
            <w:rStyle w:val="apple-style-span"/>
            <w:rFonts w:ascii="Times New Roman" w:hAnsi="Times New Roman"/>
            <w:color w:val="000000" w:themeColor="text1"/>
            <w:sz w:val="24"/>
            <w:szCs w:val="24"/>
          </w:rPr>
          <w:t xml:space="preserve"> by sex, age, underlying cause of death a</w:t>
        </w:r>
        <w:r w:rsidR="00AD5AED">
          <w:rPr>
            <w:rStyle w:val="apple-style-span"/>
            <w:rFonts w:ascii="Times New Roman" w:hAnsi="Times New Roman"/>
            <w:color w:val="000000" w:themeColor="text1"/>
            <w:sz w:val="24"/>
            <w:szCs w:val="24"/>
          </w:rPr>
          <w:t xml:space="preserve">nd </w:t>
        </w:r>
      </w:ins>
      <w:ins w:id="890" w:author="Parks, Robbie M" w:date="2018-12-05T13:07:00Z">
        <w:r w:rsidR="00B54EF3">
          <w:rPr>
            <w:rStyle w:val="apple-style-span"/>
            <w:rFonts w:ascii="Times New Roman" w:hAnsi="Times New Roman"/>
            <w:color w:val="000000" w:themeColor="text1"/>
            <w:sz w:val="24"/>
            <w:szCs w:val="24"/>
          </w:rPr>
          <w:t>state</w:t>
        </w:r>
      </w:ins>
      <w:ins w:id="891" w:author="Parks, Robbie M" w:date="2018-12-05T13:04:00Z">
        <w:r w:rsidR="00AD5AED">
          <w:rPr>
            <w:rStyle w:val="apple-style-span"/>
            <w:rFonts w:ascii="Times New Roman" w:hAnsi="Times New Roman"/>
            <w:color w:val="000000" w:themeColor="text1"/>
            <w:sz w:val="24"/>
            <w:szCs w:val="24"/>
          </w:rPr>
          <w:t xml:space="preserve"> of residence</w:t>
        </w:r>
      </w:ins>
      <w:ins w:id="892" w:author="Parks, Robbie M" w:date="2018-12-05T11:39:00Z">
        <w:r w:rsidRPr="00636C9B">
          <w:rPr>
            <w:rStyle w:val="apple-style-span"/>
            <w:rFonts w:ascii="Times New Roman" w:hAnsi="Times New Roman"/>
            <w:color w:val="000000" w:themeColor="text1"/>
            <w:sz w:val="24"/>
            <w:szCs w:val="24"/>
          </w:rPr>
          <w:t xml:space="preserve"> in the contiguous USA from 1980 to 2016 </w:t>
        </w:r>
      </w:ins>
      <w:ins w:id="893" w:author="Parks, Robbie M" w:date="2018-12-05T13:04:00Z">
        <w:r w:rsidR="00AD5AED">
          <w:rPr>
            <w:rStyle w:val="apple-style-span"/>
            <w:rFonts w:ascii="Times New Roman" w:hAnsi="Times New Roman"/>
            <w:color w:val="000000" w:themeColor="text1"/>
            <w:sz w:val="24"/>
            <w:szCs w:val="24"/>
          </w:rPr>
          <w:t>through</w:t>
        </w:r>
      </w:ins>
      <w:ins w:id="894" w:author="Parks, Robbie M" w:date="2018-12-05T11:39:00Z">
        <w:r w:rsidRPr="00636C9B">
          <w:rPr>
            <w:rStyle w:val="apple-style-span"/>
            <w:rFonts w:ascii="Times New Roman" w:hAnsi="Times New Roman"/>
            <w:color w:val="000000" w:themeColor="text1"/>
            <w:sz w:val="24"/>
            <w:szCs w:val="24"/>
          </w:rPr>
          <w:t xml:space="preserve"> the National Center for Health Statistics (NCHS)</w:t>
        </w:r>
        <w:r w:rsidR="00AD5AED">
          <w:rPr>
            <w:rStyle w:val="apple-style-span"/>
            <w:rFonts w:ascii="Times New Roman" w:hAnsi="Times New Roman"/>
            <w:color w:val="000000" w:themeColor="text1"/>
            <w:sz w:val="24"/>
            <w:szCs w:val="24"/>
          </w:rPr>
          <w:t xml:space="preserve"> </w:t>
        </w:r>
      </w:ins>
      <w:ins w:id="895" w:author="Parks, Robbie M" w:date="2018-12-05T13:26:00Z">
        <w:r w:rsidR="00752BA5">
          <w:rPr>
            <w:rStyle w:val="apple-style-span"/>
            <w:rFonts w:ascii="Times New Roman" w:hAnsi="Times New Roman"/>
            <w:color w:val="000000" w:themeColor="text1"/>
            <w:sz w:val="24"/>
            <w:szCs w:val="24"/>
          </w:rPr>
          <w:t>(</w:t>
        </w:r>
      </w:ins>
      <w:ins w:id="896" w:author="Parks, Robbie M" w:date="2018-12-05T14:36:00Z">
        <w:r w:rsidR="00CD3EFF">
          <w:rPr>
            <w:rStyle w:val="apple-style-span"/>
            <w:rFonts w:ascii="Times New Roman" w:hAnsi="Times New Roman"/>
            <w:color w:val="000000" w:themeColor="text1"/>
            <w:sz w:val="24"/>
            <w:szCs w:val="24"/>
          </w:rPr>
          <w:fldChar w:fldCharType="begin"/>
        </w:r>
        <w:r w:rsidR="00CD3EFF">
          <w:rPr>
            <w:rStyle w:val="apple-style-span"/>
            <w:rFonts w:ascii="Times New Roman" w:hAnsi="Times New Roman"/>
            <w:color w:val="000000" w:themeColor="text1"/>
            <w:sz w:val="24"/>
            <w:szCs w:val="24"/>
          </w:rPr>
          <w:instrText xml:space="preserve"> HYPERLINK "https://www.cdc.gov/nchs/nvss/dvs_data_release.htm" </w:instrText>
        </w:r>
        <w:r w:rsidR="00CD3EFF">
          <w:rPr>
            <w:rStyle w:val="apple-style-span"/>
            <w:rFonts w:ascii="Times New Roman" w:hAnsi="Times New Roman"/>
            <w:color w:val="000000" w:themeColor="text1"/>
            <w:sz w:val="24"/>
            <w:szCs w:val="24"/>
          </w:rPr>
          <w:fldChar w:fldCharType="separate"/>
        </w:r>
        <w:r w:rsidR="00752BA5" w:rsidRPr="00CD3EFF">
          <w:rPr>
            <w:rStyle w:val="Hyperlink"/>
            <w:rFonts w:ascii="Times New Roman" w:hAnsi="Times New Roman"/>
            <w:sz w:val="24"/>
            <w:szCs w:val="24"/>
          </w:rPr>
          <w:t>https://www.cdc.gov/nchs/nvss/dvs_data_release.htm</w:t>
        </w:r>
        <w:r w:rsidR="00CD3EFF">
          <w:rPr>
            <w:rStyle w:val="apple-style-span"/>
            <w:rFonts w:ascii="Times New Roman" w:hAnsi="Times New Roman"/>
            <w:color w:val="000000" w:themeColor="text1"/>
            <w:sz w:val="24"/>
            <w:szCs w:val="24"/>
          </w:rPr>
          <w:fldChar w:fldCharType="end"/>
        </w:r>
      </w:ins>
      <w:ins w:id="897" w:author="Parks, Robbie M" w:date="2018-12-05T13:26:00Z">
        <w:r w:rsidR="00752BA5">
          <w:rPr>
            <w:rStyle w:val="apple-style-span"/>
            <w:rFonts w:ascii="Times New Roman" w:hAnsi="Times New Roman"/>
            <w:color w:val="000000" w:themeColor="text1"/>
            <w:sz w:val="24"/>
            <w:szCs w:val="24"/>
          </w:rPr>
          <w:t xml:space="preserve">) </w:t>
        </w:r>
      </w:ins>
      <w:ins w:id="898" w:author="Parks, Robbie M" w:date="2018-12-05T11:39:00Z">
        <w:r w:rsidR="00AD5AED">
          <w:rPr>
            <w:rStyle w:val="apple-style-span"/>
            <w:rFonts w:ascii="Times New Roman" w:hAnsi="Times New Roman"/>
            <w:color w:val="000000" w:themeColor="text1"/>
            <w:sz w:val="24"/>
            <w:szCs w:val="24"/>
          </w:rPr>
          <w:t xml:space="preserve">and on population from the NCHS bridged-race dataset </w:t>
        </w:r>
      </w:ins>
      <w:ins w:id="899" w:author="Parks, Robbie M" w:date="2018-12-05T13:07:00Z">
        <w:r w:rsidR="00B54EF3" w:rsidRPr="00636C9B">
          <w:rPr>
            <w:rFonts w:ascii="Times New Roman" w:hAnsi="Times New Roman"/>
            <w:color w:val="000000" w:themeColor="text1"/>
            <w:sz w:val="24"/>
            <w:szCs w:val="24"/>
          </w:rPr>
          <w:t>for 1990 to 2016</w:t>
        </w:r>
      </w:ins>
      <w:ins w:id="900" w:author="Parks, Robbie M" w:date="2018-12-05T13:26:00Z">
        <w:r w:rsidR="00752BA5">
          <w:rPr>
            <w:rFonts w:ascii="Times New Roman" w:hAnsi="Times New Roman"/>
            <w:color w:val="000000" w:themeColor="text1"/>
            <w:sz w:val="24"/>
            <w:szCs w:val="24"/>
          </w:rPr>
          <w:t xml:space="preserve"> (</w:t>
        </w:r>
      </w:ins>
      <w:ins w:id="901" w:author="Parks, Robbie M" w:date="2018-12-05T14:36:00Z">
        <w:r w:rsidR="00CD3EFF">
          <w:rPr>
            <w:rFonts w:ascii="Times New Roman" w:hAnsi="Times New Roman"/>
            <w:color w:val="000000" w:themeColor="text1"/>
            <w:sz w:val="24"/>
            <w:szCs w:val="24"/>
          </w:rPr>
          <w:fldChar w:fldCharType="begin"/>
        </w:r>
        <w:r w:rsidR="00CD3EFF">
          <w:rPr>
            <w:rFonts w:ascii="Times New Roman" w:hAnsi="Times New Roman"/>
            <w:color w:val="000000" w:themeColor="text1"/>
            <w:sz w:val="24"/>
            <w:szCs w:val="24"/>
          </w:rPr>
          <w:instrText xml:space="preserve"> HYPERLINK "https://www.cdc.gov/nchs/nvss/bridged_race.htm" </w:instrText>
        </w:r>
        <w:r w:rsidR="00CD3EFF">
          <w:rPr>
            <w:rFonts w:ascii="Times New Roman" w:hAnsi="Times New Roman"/>
            <w:color w:val="000000" w:themeColor="text1"/>
            <w:sz w:val="24"/>
            <w:szCs w:val="24"/>
          </w:rPr>
          <w:fldChar w:fldCharType="separate"/>
        </w:r>
        <w:r w:rsidR="00752BA5" w:rsidRPr="00CD3EFF">
          <w:rPr>
            <w:rStyle w:val="Hyperlink"/>
            <w:rFonts w:ascii="Times New Roman" w:hAnsi="Times New Roman"/>
            <w:sz w:val="24"/>
            <w:szCs w:val="24"/>
          </w:rPr>
          <w:t>https://www.cdc.gov/nchs/nvss/bridged_race.htm</w:t>
        </w:r>
        <w:r w:rsidR="00CD3EFF">
          <w:rPr>
            <w:rFonts w:ascii="Times New Roman" w:hAnsi="Times New Roman"/>
            <w:color w:val="000000" w:themeColor="text1"/>
            <w:sz w:val="24"/>
            <w:szCs w:val="24"/>
          </w:rPr>
          <w:fldChar w:fldCharType="end"/>
        </w:r>
      </w:ins>
      <w:ins w:id="902" w:author="Parks, Robbie M" w:date="2018-12-05T13:26:00Z">
        <w:r w:rsidR="00752BA5">
          <w:rPr>
            <w:rFonts w:ascii="Times New Roman" w:hAnsi="Times New Roman"/>
            <w:color w:val="000000" w:themeColor="text1"/>
            <w:sz w:val="24"/>
            <w:szCs w:val="24"/>
          </w:rPr>
          <w:t>)</w:t>
        </w:r>
      </w:ins>
      <w:ins w:id="903" w:author="Parks, Robbie M" w:date="2018-12-05T13:07:00Z">
        <w:r w:rsidR="00B54EF3" w:rsidRPr="00636C9B">
          <w:rPr>
            <w:rFonts w:ascii="Times New Roman" w:hAnsi="Times New Roman"/>
            <w:color w:val="000000" w:themeColor="text1"/>
            <w:sz w:val="24"/>
            <w:szCs w:val="24"/>
          </w:rPr>
          <w:t xml:space="preserve"> and from the US Census Bureau prior to 1990</w:t>
        </w:r>
      </w:ins>
      <w:ins w:id="904" w:author="Parks, Robbie M" w:date="2018-12-05T13:30:00Z">
        <w:r w:rsidR="00ED057C">
          <w:rPr>
            <w:rFonts w:ascii="Times New Roman" w:hAnsi="Times New Roman"/>
            <w:color w:val="000000" w:themeColor="text1"/>
            <w:sz w:val="24"/>
            <w:szCs w:val="24"/>
          </w:rPr>
          <w:t xml:space="preserve"> (</w:t>
        </w:r>
      </w:ins>
      <w:ins w:id="905" w:author="Parks, Robbie M" w:date="2018-12-05T13:47:00Z">
        <w:r w:rsidR="00C2431E">
          <w:rPr>
            <w:rFonts w:ascii="Times New Roman" w:hAnsi="Times New Roman"/>
            <w:color w:val="000000" w:themeColor="text1"/>
            <w:sz w:val="24"/>
            <w:szCs w:val="24"/>
          </w:rPr>
          <w:fldChar w:fldCharType="begin"/>
        </w:r>
        <w:r w:rsidR="00C2431E">
          <w:rPr>
            <w:rFonts w:ascii="Times New Roman" w:hAnsi="Times New Roman"/>
            <w:color w:val="000000" w:themeColor="text1"/>
            <w:sz w:val="24"/>
            <w:szCs w:val="24"/>
          </w:rPr>
          <w:instrText xml:space="preserve"> HYPERLINK "</w:instrText>
        </w:r>
      </w:ins>
      <w:ins w:id="906" w:author="Parks, Robbie M" w:date="2018-12-05T13:30:00Z">
        <w:r w:rsidR="00C2431E" w:rsidRPr="00ED057C">
          <w:rPr>
            <w:rFonts w:ascii="Times New Roman" w:hAnsi="Times New Roman"/>
            <w:color w:val="000000" w:themeColor="text1"/>
            <w:sz w:val="24"/>
            <w:szCs w:val="24"/>
          </w:rPr>
          <w:instrText>https://www.census.gov/data/tables/time-series/demo/popest/1980s-county.html</w:instrText>
        </w:r>
        <w:r w:rsidR="00C2431E">
          <w:rPr>
            <w:rFonts w:ascii="Times New Roman" w:hAnsi="Times New Roman"/>
            <w:color w:val="000000" w:themeColor="text1"/>
            <w:sz w:val="24"/>
            <w:szCs w:val="24"/>
          </w:rPr>
          <w:instrText>)</w:instrText>
        </w:r>
      </w:ins>
      <w:ins w:id="907" w:author="Parks, Robbie M" w:date="2018-12-05T13:47:00Z">
        <w:r w:rsidR="00C2431E">
          <w:rPr>
            <w:rFonts w:ascii="Times New Roman" w:hAnsi="Times New Roman"/>
            <w:color w:val="000000" w:themeColor="text1"/>
            <w:sz w:val="24"/>
            <w:szCs w:val="24"/>
          </w:rPr>
          <w:instrText xml:space="preserve">" </w:instrText>
        </w:r>
        <w:r w:rsidR="00C2431E">
          <w:rPr>
            <w:rFonts w:ascii="Times New Roman" w:hAnsi="Times New Roman"/>
            <w:color w:val="000000" w:themeColor="text1"/>
            <w:sz w:val="24"/>
            <w:szCs w:val="24"/>
          </w:rPr>
          <w:fldChar w:fldCharType="separate"/>
        </w:r>
      </w:ins>
      <w:ins w:id="908" w:author="Parks, Robbie M" w:date="2018-12-05T13:30:00Z">
        <w:r w:rsidR="00C2431E" w:rsidRPr="000421EF">
          <w:rPr>
            <w:rStyle w:val="Hyperlink"/>
            <w:rFonts w:ascii="Times New Roman" w:hAnsi="Times New Roman"/>
            <w:sz w:val="24"/>
            <w:szCs w:val="24"/>
          </w:rPr>
          <w:t>https://www.census.gov/data/tables/time-series/demo/popest/1980s-county.html)</w:t>
        </w:r>
      </w:ins>
      <w:ins w:id="909" w:author="Parks, Robbie M" w:date="2018-12-05T13:47:00Z">
        <w:r w:rsidR="00C2431E">
          <w:rPr>
            <w:rFonts w:ascii="Times New Roman" w:hAnsi="Times New Roman"/>
            <w:color w:val="000000" w:themeColor="text1"/>
            <w:sz w:val="24"/>
            <w:szCs w:val="24"/>
          </w:rPr>
          <w:fldChar w:fldCharType="end"/>
        </w:r>
      </w:ins>
      <w:ins w:id="910" w:author="Parks, Robbie M" w:date="2018-12-05T13:07:00Z">
        <w:r w:rsidR="00B54EF3" w:rsidRPr="00636C9B">
          <w:rPr>
            <w:rFonts w:ascii="Times New Roman" w:hAnsi="Times New Roman"/>
            <w:color w:val="000000" w:themeColor="text1"/>
            <w:sz w:val="24"/>
            <w:szCs w:val="24"/>
          </w:rPr>
          <w:t>.</w:t>
        </w:r>
      </w:ins>
      <w:ins w:id="911" w:author="Parks, Robbie M" w:date="2018-12-05T13:47:00Z">
        <w:r w:rsidR="00C2431E">
          <w:rPr>
            <w:rFonts w:ascii="Times New Roman" w:hAnsi="Times New Roman"/>
            <w:color w:val="000000" w:themeColor="text1"/>
            <w:sz w:val="24"/>
            <w:szCs w:val="24"/>
          </w:rPr>
          <w:t xml:space="preserve"> </w:t>
        </w:r>
        <w:r w:rsidR="00C2431E" w:rsidRPr="00636C9B">
          <w:rPr>
            <w:rFonts w:ascii="Times New Roman" w:hAnsi="Times New Roman"/>
            <w:color w:val="000000" w:themeColor="text1"/>
            <w:sz w:val="24"/>
            <w:szCs w:val="24"/>
          </w:rPr>
          <w:t>We calculated monthly population counts through linear interpolation, assigning each yearly count to July.</w:t>
        </w:r>
      </w:ins>
    </w:p>
    <w:p w14:paraId="6453463F" w14:textId="77777777" w:rsidR="00B54EF3" w:rsidRDefault="00B54EF3" w:rsidP="00FA3851">
      <w:pPr>
        <w:spacing w:after="0" w:line="480" w:lineRule="auto"/>
        <w:jc w:val="both"/>
        <w:rPr>
          <w:ins w:id="912" w:author="Parks, Robbie M" w:date="2018-12-05T13:06:00Z"/>
          <w:rStyle w:val="apple-style-span"/>
          <w:rFonts w:ascii="Times New Roman" w:hAnsi="Times New Roman"/>
          <w:color w:val="000000" w:themeColor="text1"/>
          <w:sz w:val="24"/>
          <w:szCs w:val="24"/>
        </w:rPr>
      </w:pPr>
    </w:p>
    <w:p w14:paraId="570E27EA" w14:textId="3208D122" w:rsidR="00FA3851" w:rsidRDefault="00FA3851" w:rsidP="00FA3851">
      <w:pPr>
        <w:spacing w:after="0" w:line="480" w:lineRule="auto"/>
        <w:jc w:val="both"/>
        <w:rPr>
          <w:ins w:id="913" w:author="Parks, Robbie M" w:date="2018-12-05T11:39:00Z"/>
          <w:rStyle w:val="apple-style-span"/>
          <w:rFonts w:ascii="Times New Roman" w:hAnsi="Times New Roman"/>
          <w:color w:val="000000" w:themeColor="text1"/>
          <w:sz w:val="24"/>
          <w:szCs w:val="24"/>
        </w:rPr>
      </w:pPr>
      <w:ins w:id="914" w:author="Parks, Robbie M" w:date="2018-12-05T11:39:00Z">
        <w:r w:rsidRPr="00636C9B">
          <w:rPr>
            <w:rFonts w:ascii="Times New Roman" w:hAnsi="Times New Roman"/>
            <w:color w:val="000000" w:themeColor="text1"/>
            <w:sz w:val="24"/>
            <w:szCs w:val="24"/>
          </w:rPr>
          <w:t xml:space="preserve">The underlying cause of death </w:t>
        </w:r>
        <w:r w:rsidR="005C5A8B">
          <w:rPr>
            <w:rFonts w:ascii="Times New Roman" w:hAnsi="Times New Roman"/>
            <w:color w:val="000000" w:themeColor="text1"/>
            <w:sz w:val="24"/>
            <w:szCs w:val="24"/>
          </w:rPr>
          <w:t xml:space="preserve">was coded according </w:t>
        </w:r>
        <w:r w:rsidRPr="00636C9B">
          <w:rPr>
            <w:rFonts w:ascii="Times New Roman" w:hAnsi="Times New Roman"/>
            <w:color w:val="000000" w:themeColor="text1"/>
            <w:sz w:val="24"/>
            <w:szCs w:val="24"/>
          </w:rPr>
          <w:t xml:space="preserve">to the international classification of diseases (ICD) system (9th revision of ICD from 1980 to 1998 and 10th revision of ICD thereafter). The 4.4 million </w:t>
        </w:r>
        <w:r w:rsidRPr="00636C9B">
          <w:rPr>
            <w:rStyle w:val="apple-style-span"/>
            <w:rFonts w:ascii="Times New Roman" w:hAnsi="Times New Roman"/>
            <w:color w:val="000000" w:themeColor="text1"/>
            <w:sz w:val="24"/>
            <w:szCs w:val="24"/>
          </w:rPr>
          <w:t xml:space="preserve">injury deaths </w:t>
        </w:r>
        <w:r>
          <w:rPr>
            <w:rStyle w:val="apple-style-span"/>
            <w:rFonts w:ascii="Times New Roman" w:hAnsi="Times New Roman"/>
            <w:color w:val="000000" w:themeColor="text1"/>
            <w:sz w:val="24"/>
            <w:szCs w:val="24"/>
          </w:rPr>
          <w:t>fell into</w:t>
        </w:r>
        <w:r w:rsidRPr="00636C9B">
          <w:rPr>
            <w:rStyle w:val="apple-style-span"/>
            <w:rFonts w:ascii="Times New Roman" w:hAnsi="Times New Roman"/>
            <w:color w:val="000000" w:themeColor="text1"/>
            <w:sz w:val="24"/>
            <w:szCs w:val="24"/>
          </w:rPr>
          <w:t xml:space="preserve"> </w:t>
        </w:r>
        <w:r>
          <w:rPr>
            <w:rStyle w:val="apple-style-span"/>
            <w:rFonts w:ascii="Times New Roman" w:hAnsi="Times New Roman"/>
            <w:color w:val="000000" w:themeColor="text1"/>
            <w:sz w:val="24"/>
            <w:szCs w:val="24"/>
          </w:rPr>
          <w:t>six</w:t>
        </w:r>
        <w:r w:rsidRPr="00636C9B">
          <w:rPr>
            <w:rStyle w:val="apple-style-span"/>
            <w:rFonts w:ascii="Times New Roman" w:hAnsi="Times New Roman"/>
            <w:color w:val="000000" w:themeColor="text1"/>
            <w:sz w:val="24"/>
            <w:szCs w:val="24"/>
          </w:rPr>
          <w:t xml:space="preserve"> categories: transport, falls, drownings, assault</w:t>
        </w:r>
        <w:r>
          <w:rPr>
            <w:rStyle w:val="apple-style-span"/>
            <w:rFonts w:ascii="Times New Roman" w:hAnsi="Times New Roman"/>
            <w:color w:val="000000" w:themeColor="text1"/>
            <w:sz w:val="24"/>
            <w:szCs w:val="24"/>
          </w:rPr>
          <w:t xml:space="preserve">, </w:t>
        </w:r>
        <w:r w:rsidRPr="00636C9B">
          <w:rPr>
            <w:rStyle w:val="apple-style-span"/>
            <w:rFonts w:ascii="Times New Roman" w:hAnsi="Times New Roman"/>
            <w:color w:val="000000" w:themeColor="text1"/>
            <w:sz w:val="24"/>
            <w:szCs w:val="24"/>
          </w:rPr>
          <w:t>intentional self-harm</w:t>
        </w:r>
        <w:r>
          <w:rPr>
            <w:rStyle w:val="apple-style-span"/>
            <w:rFonts w:ascii="Times New Roman" w:hAnsi="Times New Roman"/>
            <w:color w:val="000000" w:themeColor="text1"/>
            <w:sz w:val="24"/>
            <w:szCs w:val="24"/>
          </w:rPr>
          <w:t xml:space="preserve"> and other unintentional injuries</w:t>
        </w:r>
        <w:r w:rsidRPr="00636C9B">
          <w:rPr>
            <w:rStyle w:val="apple-style-span"/>
            <w:rFonts w:ascii="Times New Roman" w:hAnsi="Times New Roman"/>
            <w:color w:val="000000" w:themeColor="text1"/>
            <w:sz w:val="24"/>
            <w:szCs w:val="24"/>
          </w:rPr>
          <w:t>.</w:t>
        </w:r>
        <w:r>
          <w:rPr>
            <w:rStyle w:val="apple-style-span"/>
            <w:rFonts w:ascii="Times New Roman" w:hAnsi="Times New Roman"/>
            <w:color w:val="000000" w:themeColor="text1"/>
            <w:sz w:val="24"/>
            <w:szCs w:val="24"/>
          </w:rPr>
          <w:t xml:space="preserve"> We report the results of all but other unintentional injuries (</w:t>
        </w:r>
      </w:ins>
      <w:ins w:id="915" w:author="Parks, Robbie M" w:date="2018-12-05T17:49:00Z">
        <w:r w:rsidR="00503875">
          <w:rPr>
            <w:rStyle w:val="apple-style-span"/>
            <w:rFonts w:ascii="Times New Roman" w:hAnsi="Times New Roman"/>
            <w:color w:val="000000" w:themeColor="text1"/>
            <w:sz w:val="24"/>
            <w:szCs w:val="24"/>
          </w:rPr>
          <w:t>1,329,200</w:t>
        </w:r>
      </w:ins>
      <w:ins w:id="916" w:author="Parks, Robbie M" w:date="2018-12-05T11:39:00Z">
        <w:r>
          <w:rPr>
            <w:rStyle w:val="apple-style-span"/>
            <w:rFonts w:ascii="Times New Roman" w:hAnsi="Times New Roman"/>
            <w:color w:val="000000" w:themeColor="text1"/>
            <w:sz w:val="24"/>
            <w:szCs w:val="24"/>
          </w:rPr>
          <w:t xml:space="preserve"> deaths</w:t>
        </w:r>
      </w:ins>
      <w:ins w:id="917" w:author="Parks, Robbie M" w:date="2018-12-05T13:05:00Z">
        <w:r w:rsidR="005C5A8B">
          <w:rPr>
            <w:rStyle w:val="apple-style-span"/>
            <w:rFonts w:ascii="Times New Roman" w:hAnsi="Times New Roman"/>
            <w:color w:val="000000" w:themeColor="text1"/>
            <w:sz w:val="24"/>
            <w:szCs w:val="24"/>
          </w:rPr>
          <w:t xml:space="preserve"> or </w:t>
        </w:r>
      </w:ins>
      <w:ins w:id="918" w:author="Parks, Robbie M" w:date="2018-12-05T17:49:00Z">
        <w:r w:rsidR="00503875">
          <w:rPr>
            <w:rStyle w:val="apple-style-span"/>
            <w:rFonts w:ascii="Times New Roman" w:hAnsi="Times New Roman"/>
            <w:color w:val="000000" w:themeColor="text1"/>
            <w:sz w:val="24"/>
            <w:szCs w:val="24"/>
          </w:rPr>
          <w:t>23</w:t>
        </w:r>
      </w:ins>
      <w:ins w:id="919" w:author="Parks, Robbie M" w:date="2018-12-05T13:05:00Z">
        <w:r w:rsidR="009314BF">
          <w:rPr>
            <w:rStyle w:val="apple-style-span"/>
            <w:rFonts w:ascii="Times New Roman" w:hAnsi="Times New Roman"/>
            <w:color w:val="000000" w:themeColor="text1"/>
            <w:sz w:val="24"/>
            <w:szCs w:val="24"/>
          </w:rPr>
          <w:t xml:space="preserve">% of </w:t>
        </w:r>
      </w:ins>
      <w:ins w:id="920" w:author="Parks, Robbie M" w:date="2018-12-05T13:07:00Z">
        <w:r w:rsidR="009D20FA">
          <w:rPr>
            <w:rStyle w:val="apple-style-span"/>
            <w:rFonts w:ascii="Times New Roman" w:hAnsi="Times New Roman"/>
            <w:color w:val="000000" w:themeColor="text1"/>
            <w:sz w:val="24"/>
            <w:szCs w:val="24"/>
          </w:rPr>
          <w:t>total injury deaths</w:t>
        </w:r>
      </w:ins>
      <w:ins w:id="921" w:author="Parks, Robbie M" w:date="2018-12-05T13:05:00Z">
        <w:r w:rsidR="009314BF">
          <w:rPr>
            <w:rStyle w:val="apple-style-span"/>
            <w:rFonts w:ascii="Times New Roman" w:hAnsi="Times New Roman"/>
            <w:color w:val="000000" w:themeColor="text1"/>
            <w:sz w:val="24"/>
            <w:szCs w:val="24"/>
          </w:rPr>
          <w:t>)</w:t>
        </w:r>
        <w:r w:rsidR="00AD5AED">
          <w:rPr>
            <w:rStyle w:val="apple-style-span"/>
            <w:rFonts w:ascii="Times New Roman" w:hAnsi="Times New Roman"/>
            <w:color w:val="000000" w:themeColor="text1"/>
            <w:sz w:val="24"/>
            <w:szCs w:val="24"/>
          </w:rPr>
          <w:t xml:space="preserve"> during 1980-2016</w:t>
        </w:r>
      </w:ins>
      <w:ins w:id="922" w:author="Parks, Robbie M" w:date="2018-12-05T11:39:00Z">
        <w:r>
          <w:rPr>
            <w:rStyle w:val="apple-style-span"/>
            <w:rFonts w:ascii="Times New Roman" w:hAnsi="Times New Roman"/>
            <w:color w:val="000000" w:themeColor="text1"/>
            <w:sz w:val="24"/>
            <w:szCs w:val="24"/>
          </w:rPr>
          <w:t>, because the composition of these deaths varies by sex, age group, state and time.</w:t>
        </w:r>
      </w:ins>
    </w:p>
    <w:p w14:paraId="3F0FD575" w14:textId="77777777" w:rsidR="00FA3851" w:rsidRPr="00636C9B" w:rsidRDefault="00FA3851" w:rsidP="00FA3851">
      <w:pPr>
        <w:spacing w:after="0" w:line="480" w:lineRule="auto"/>
        <w:jc w:val="both"/>
        <w:rPr>
          <w:ins w:id="923" w:author="Parks, Robbie M" w:date="2018-12-05T11:39:00Z"/>
          <w:rFonts w:ascii="Times New Roman" w:hAnsi="Times New Roman"/>
          <w:color w:val="000000" w:themeColor="text1"/>
          <w:sz w:val="24"/>
          <w:szCs w:val="24"/>
        </w:rPr>
      </w:pPr>
    </w:p>
    <w:p w14:paraId="1C9A2BA9" w14:textId="47FE2C9B" w:rsidR="00012335" w:rsidRDefault="00FA31D5">
      <w:pPr>
        <w:spacing w:after="0" w:line="480" w:lineRule="auto"/>
        <w:jc w:val="both"/>
        <w:rPr>
          <w:ins w:id="924" w:author="Parks, Robbie M" w:date="2018-12-05T14:11:00Z"/>
          <w:rFonts w:ascii="Times New Roman" w:eastAsiaTheme="minorHAnsi" w:hAnsi="Times New Roman"/>
          <w:sz w:val="24"/>
          <w:szCs w:val="24"/>
          <w:lang w:eastAsia="en-GB"/>
        </w:rPr>
        <w:pPrChange w:id="925" w:author="Parks, Robbie M" w:date="2018-12-05T14:09:00Z">
          <w:pPr>
            <w:spacing w:after="0" w:line="480" w:lineRule="auto"/>
            <w:jc w:val="both"/>
            <w:outlineLvl w:val="0"/>
          </w:pPr>
        </w:pPrChange>
      </w:pPr>
      <w:ins w:id="926" w:author="Parks, Robbie M" w:date="2018-12-05T13:48:00Z">
        <w:r w:rsidRPr="00FA31D5">
          <w:rPr>
            <w:rFonts w:ascii="Times New Roman" w:hAnsi="Times New Roman"/>
            <w:color w:val="000000" w:themeColor="text1"/>
            <w:sz w:val="24"/>
            <w:szCs w:val="24"/>
          </w:rPr>
          <w:t>We obtained data on temperature from ERA-Interim, which combines predictions from a physical</w:t>
        </w:r>
        <w:r>
          <w:rPr>
            <w:rFonts w:ascii="Times New Roman" w:hAnsi="Times New Roman"/>
            <w:color w:val="000000" w:themeColor="text1"/>
            <w:sz w:val="24"/>
            <w:szCs w:val="24"/>
          </w:rPr>
          <w:t xml:space="preserve"> </w:t>
        </w:r>
        <w:r w:rsidRPr="00FA31D5">
          <w:rPr>
            <w:rFonts w:ascii="Times New Roman" w:hAnsi="Times New Roman"/>
            <w:color w:val="000000" w:themeColor="text1"/>
            <w:sz w:val="24"/>
            <w:szCs w:val="24"/>
          </w:rPr>
          <w:t xml:space="preserve">model with </w:t>
        </w:r>
      </w:ins>
      <w:ins w:id="927" w:author="Tamura-Wicks, Helen M" w:date="2018-12-06T19:16:00Z">
        <w:r w:rsidR="00B65059">
          <w:rPr>
            <w:rFonts w:ascii="Times New Roman" w:hAnsi="Times New Roman"/>
            <w:color w:val="000000" w:themeColor="text1"/>
            <w:sz w:val="24"/>
            <w:szCs w:val="24"/>
          </w:rPr>
          <w:t xml:space="preserve">in-situ </w:t>
        </w:r>
      </w:ins>
      <w:ins w:id="928" w:author="Parks, Robbie M" w:date="2018-12-05T13:48:00Z">
        <w:del w:id="929" w:author="Tamura-Wicks, Helen M" w:date="2018-12-06T19:16:00Z">
          <w:r w:rsidRPr="00FA31D5" w:rsidDel="00B65059">
            <w:rPr>
              <w:rFonts w:ascii="Times New Roman" w:hAnsi="Times New Roman"/>
              <w:color w:val="000000" w:themeColor="text1"/>
              <w:sz w:val="24"/>
              <w:szCs w:val="24"/>
            </w:rPr>
            <w:delText>ground-b</w:delText>
          </w:r>
          <w:r w:rsidR="00EC6676" w:rsidDel="00B65059">
            <w:rPr>
              <w:rFonts w:ascii="Times New Roman" w:hAnsi="Times New Roman"/>
              <w:color w:val="000000" w:themeColor="text1"/>
              <w:sz w:val="24"/>
              <w:szCs w:val="24"/>
            </w:rPr>
            <w:delText xml:space="preserve">ased </w:delText>
          </w:r>
        </w:del>
        <w:r w:rsidR="00EC6676">
          <w:rPr>
            <w:rFonts w:ascii="Times New Roman" w:hAnsi="Times New Roman"/>
            <w:color w:val="000000" w:themeColor="text1"/>
            <w:sz w:val="24"/>
            <w:szCs w:val="24"/>
          </w:rPr>
          <w:t>and satellite measurements.</w:t>
        </w:r>
        <w:r w:rsidR="00EC6676" w:rsidRPr="00636C9B">
          <w:rPr>
            <w:rFonts w:ascii="Times New Roman" w:eastAsiaTheme="minorHAnsi" w:hAnsi="Times New Roman"/>
            <w:sz w:val="24"/>
            <w:szCs w:val="24"/>
            <w:lang w:eastAsia="en-GB"/>
          </w:rPr>
          <w:fldChar w:fldCharType="begin" w:fldLock="1"/>
        </w:r>
      </w:ins>
      <w:r w:rsidR="000D1C81">
        <w:rPr>
          <w:rFonts w:ascii="Times New Roman" w:eastAsiaTheme="minorHAnsi" w:hAnsi="Times New Roman"/>
          <w:sz w:val="24"/>
          <w:szCs w:val="24"/>
          <w:lang w:eastAsia="en-GB"/>
        </w:rPr>
        <w:instrText>ADDIN CSL_CITATION {"citationItems":[{"id":"ITEM-1","itemData":{"DOI":"10.1002/qj.828","ISBN":"1477-870X","ISSN":"0035-9009","abstract":"ERA-Interim is the latest global atmospheric reanalysis produced by the European Centre for Medium-Range Weather Forecasts (ECMWF). The ERA-Interim project was conducted in part to prepare for a new atmospheric reanalysis to replace ERA-40, which will extend back to the early part of the twentieth century. This article describes the forecast model, data assimilation method, and input datasets used to produce ERA-Interim, and discusses the performance of the system. Special emphasis is placed on various difficulties encountered in the production of ERA-40, including the representation of the hydrological cycle, the quality of the stratospheric circulation, and the consistency in time of the reanalysed fields. We provide evidence for substantial improvements in each of these aspects. We also identify areas where further work is needed and describe opportunities and objectives for future reanalysis projects at ECMWF","author":[{"dropping-particle":"","family":"Dee","given":"D. P.","non-dropping-particle":"","parse-names":false,"suffix":""},{"dropping-particle":"","family":"Uppala","given":"S. M.","non-dropping-particle":"","parse-names":false,"suffix":""},{"dropping-particle":"","family":"Simmons","given":"A. J.","non-dropping-particle":"","parse-names":false,"suffix":""},{"dropping-particle":"","family":"Berrisford","given":"P.","non-dropping-particle":"","parse-names":false,"suffix":""},{"dropping-particle":"","family":"Poli","given":"P.","non-dropping-particle":"","parse-names":false,"suffix":""},{"dropping-particle":"","family":"Kobayashi","given":"S.","non-dropping-particle":"","parse-names":false,"suffix":""},{"dropping-particle":"","family":"Andrae","given":"U.","non-dropping-particle":"","parse-names":false,"suffix":""},{"dropping-particle":"","family":"Balmaseda","given":"M. A.","non-dropping-particle":"","parse-names":false,"suffix":""},{"dropping-particle":"","family":"Balsamo","given":"G.","non-dropping-particle":"","parse-names":false,"suffix":""},{"dropping-particle":"","family":"Bauer","given":"P.","non-dropping-particle":"","parse-names":false,"suffix":""},{"dropping-particle":"","family":"Bechtold","given":"P.","non-dropping-particle":"","parse-names":false,"suffix":""},{"dropping-particle":"","family":"Beljaars","given":"A. C.M. M","non-dropping-particle":"","parse-names":false,"suffix":""},{"dropping-particle":"","family":"Berg","given":"L.","non-dropping-particle":"van de","parse-names":false,"suffix":""},{"dropping-particle":"","family":"Bidlot","given":"J.","non-dropping-particle":"","parse-names":false,"suffix":""},{"dropping-particle":"","family":"Bormann","given":"N.","non-dropping-particle":"","parse-names":false,"suffix":""},{"dropping-particle":"","family":"Delsol","given":"C.","non-dropping-particle":"","parse-names":false,"suffix":""},{"dropping-particle":"","family":"Dragani","given":"R.","non-dropping-particle":"","parse-names":false,"suffix":""},{"dropping-particle":"","family":"Fuentes","given":"M.","non-dropping-particle":"","parse-names":false,"suffix":""},{"dropping-particle":"","family":"Geer","given":"A. J.","non-dropping-particle":"","parse-names":false,"suffix":""},{"dropping-particle":"","family":"Haimberger","given":"L.","non-dropping-particle":"","parse-names":false,"suffix":""},{"dropping-particle":"","family":"Healy","given":"S. B.","non-dropping-particle":"","parse-names":false,"suffix":""},{"dropping-particle":"","family":"Hersbach","given":"H.","non-dropping-particle":"","parse-names":false,"suffix":""},{"dropping-particle":"V","family":"Holm","given":"E","non-dropping-particle":"","parse-names":false,"suffix":""},{"dropping-particle":"","family":"Isaksen","given":"L.","non-dropping-particle":"","parse-names":false,"suffix":""},{"dropping-particle":"","family":"Kallberg","given":"P","non-dropping-particle":"","parse-names":false,"suffix":""},{"dropping-particle":"","family":"Koe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epaut","given":"J N","non-dropping-particle":"","parse-names":false,"suffix":""},{"dropping-particle":"","family":"Vitart","given":"F.","non-dropping-particle":"","parse-names":false,"suffix":""},{"dropping-particle":"V.","family":"Hólm","given":"E.","non-dropping-particle":"","parse-names":false,"suffix":""},{"dropping-particle":"","family":"Isaksen","given":"L.","non-dropping-particle":"","parse-names":false,"suffix":""},{"dropping-particle":"","family":"Kållberg","given":"P.","non-dropping-particle":"","parse-names":false,"suffix":""},{"dropping-particle":"","family":"Köhler","given":"M.","non-dropping-particle":"","parse-names":false,"suffix":""},{"dropping-particle":"","family":"Matricardi","given":"M.","non-dropping-particle":"","parse-names":false,"suffix":""},{"dropping-particle":"","family":"Mcnally","given":"A. P.","non-dropping-particle":"","parse-names":false,"suffix":""},{"dropping-particle":"","family":"Monge-Sanz","given":"B. M.","non-dropping-particle":"","parse-names":false,"suffix":""},{"dropping-particle":"","family":"Morcrette","given":"J. J.","non-dropping-particle":"","parse-names":false,"suffix":""},{"dropping-particle":"","family":"Park","given":"B. K.","non-dropping-particle":"","parse-names":false,"suffix":""},{"dropping-particle":"","family":"Peubey","given":"C.","non-dropping-particle":"","parse-names":false,"suffix":""},{"dropping-particle":"","family":"Rosnay","given":"P.","non-dropping-particle":"de","parse-names":false,"suffix":""},{"dropping-particle":"","family":"Tavolato","given":"C.","non-dropping-particle":"","parse-names":false,"suffix":""},{"dropping-particle":"","family":"Thépaut","given":"J. N.","non-dropping-particle":"","parse-names":false,"suffix":""},{"dropping-particle":"","family":"Vitart","given":"F.","non-dropping-particle":"","parse-names":false,"suffix":""}],"container-title":"Quarterly Journal of the Royal Meteorological Society","id":"ITEM-1","issue":"656","issued":{"date-parts":[["2011"]]},"note":"From Duplicate 2 (The ERA-Interim reanalysis: configuration and performance of the data assimilation system - Dee, D P; Uppala, S M; Simmons, A J; Berrisford, P; Poli, P; Kobayashi, S; Andrae, U; Balmaseda, M A; Balsamo, G; Bauer, P; Bechtold, P; Beljaars, A C M; van de Berg, L; Bidlot, J; Bormann, N; Delsol, C; Dragani, R; Fuentes, M; Geer, A J; Haimberger, L; Healy, S B; Hersbach, H; Holm, E V; Isaksen, L; Kallberg, P; Koehler, M; Matricardi, M; McNally, A P; Monge-Sanz, B M; Morcrette, J J; Park, B K; Peubey, C; de Rosnay, P; Tavolato, C; Thepaut, J N; Vitart, F)\n\nBalsamo, Gianpaolo/I-3362-2013; de Rosnay, Patricia/M-8203-2013; Vuichard, Nicolas/A-6629-2011\nBalsamo, Gianpaolo/0000-0002-1745-3634; de Rosnay, Patricia/0000-0002-7374-3820;\nA\n3929","page":"553-597","title":"The ERA-Interim reanalysis: configuration and performance of the data assimilation system","type":"article-journal","volume":"137"},"uris":["http://www.mendeley.com/documents/?uuid=2dc32501-062e-4955-84f4-53dcfc5ad1bb"]}],"mendeley":{"formattedCitation":"&lt;sup&gt;45&lt;/sup&gt;","plainTextFormattedCitation":"45","previouslyFormattedCitation":"&lt;sup&gt;46&lt;/sup&gt;"},"properties":{"noteIndex":0},"schema":"https://github.com/citation-style-language/schema/raw/master/csl-citation.json"}</w:instrText>
      </w:r>
      <w:ins w:id="930" w:author="Parks, Robbie M" w:date="2018-12-05T13:48:00Z">
        <w:r w:rsidR="00EC6676" w:rsidRPr="00636C9B">
          <w:rPr>
            <w:rFonts w:ascii="Times New Roman" w:eastAsiaTheme="minorHAnsi" w:hAnsi="Times New Roman"/>
            <w:sz w:val="24"/>
            <w:szCs w:val="24"/>
            <w:lang w:eastAsia="en-GB"/>
          </w:rPr>
          <w:fldChar w:fldCharType="separate"/>
        </w:r>
      </w:ins>
      <w:r w:rsidR="000D1C81" w:rsidRPr="000D1C81">
        <w:rPr>
          <w:rFonts w:ascii="Times New Roman" w:eastAsiaTheme="minorHAnsi" w:hAnsi="Times New Roman"/>
          <w:noProof/>
          <w:sz w:val="24"/>
          <w:szCs w:val="24"/>
          <w:vertAlign w:val="superscript"/>
          <w:lang w:eastAsia="en-GB"/>
        </w:rPr>
        <w:t>45</w:t>
      </w:r>
      <w:ins w:id="931" w:author="Parks, Robbie M" w:date="2018-12-05T13:48:00Z">
        <w:r w:rsidR="00EC6676" w:rsidRPr="00636C9B">
          <w:rPr>
            <w:rFonts w:ascii="Times New Roman" w:eastAsiaTheme="minorHAnsi" w:hAnsi="Times New Roman"/>
            <w:sz w:val="24"/>
            <w:szCs w:val="24"/>
            <w:lang w:eastAsia="en-GB"/>
          </w:rPr>
          <w:fldChar w:fldCharType="end"/>
        </w:r>
        <w:r w:rsidR="00EC6676">
          <w:rPr>
            <w:rFonts w:ascii="Times New Roman" w:hAnsi="Times New Roman"/>
            <w:color w:val="000000" w:themeColor="text1"/>
            <w:sz w:val="24"/>
            <w:szCs w:val="24"/>
          </w:rPr>
          <w:t xml:space="preserve"> </w:t>
        </w:r>
        <w:r w:rsidRPr="00FA31D5">
          <w:rPr>
            <w:rFonts w:ascii="Times New Roman" w:hAnsi="Times New Roman"/>
            <w:color w:val="000000" w:themeColor="text1"/>
            <w:sz w:val="24"/>
            <w:szCs w:val="24"/>
          </w:rPr>
          <w:t xml:space="preserve">We used gridded four-times-daily estimates at a resolution of 80 km to generate monthly population-weighted temperature by </w:t>
        </w:r>
      </w:ins>
      <w:ins w:id="932" w:author="Parks, Robbie M" w:date="2018-12-05T13:55:00Z">
        <w:r w:rsidR="00D67358">
          <w:rPr>
            <w:rFonts w:ascii="Times New Roman" w:hAnsi="Times New Roman"/>
            <w:color w:val="000000" w:themeColor="text1"/>
            <w:sz w:val="24"/>
            <w:szCs w:val="24"/>
          </w:rPr>
          <w:t>state</w:t>
        </w:r>
      </w:ins>
      <w:ins w:id="933" w:author="Parks, Robbie M" w:date="2018-12-05T13:48:00Z">
        <w:r w:rsidRPr="00FA31D5">
          <w:rPr>
            <w:rFonts w:ascii="Times New Roman" w:hAnsi="Times New Roman"/>
            <w:color w:val="000000" w:themeColor="text1"/>
            <w:sz w:val="24"/>
            <w:szCs w:val="24"/>
          </w:rPr>
          <w:t xml:space="preserve"> throughout the analysis period.</w:t>
        </w:r>
      </w:ins>
      <w:ins w:id="934" w:author="Parks, Robbie M" w:date="2018-12-05T14:09:00Z">
        <w:r w:rsidR="00F46237">
          <w:rPr>
            <w:rFonts w:ascii="Times New Roman" w:hAnsi="Times New Roman"/>
            <w:color w:val="000000" w:themeColor="text1"/>
            <w:sz w:val="24"/>
            <w:szCs w:val="24"/>
          </w:rPr>
          <w:t xml:space="preserve"> </w:t>
        </w:r>
      </w:ins>
      <w:ins w:id="935" w:author="Parks, Robbie M" w:date="2018-12-05T11:39:00Z">
        <w:r w:rsidR="00202A60">
          <w:rPr>
            <w:rFonts w:ascii="Times New Roman" w:eastAsiaTheme="minorHAnsi" w:hAnsi="Times New Roman"/>
            <w:sz w:val="24"/>
            <w:szCs w:val="24"/>
            <w:lang w:eastAsia="en-GB"/>
          </w:rPr>
          <w:t>W</w:t>
        </w:r>
        <w:r w:rsidR="00FA3851" w:rsidRPr="00636C9B">
          <w:rPr>
            <w:rFonts w:ascii="Times New Roman" w:eastAsiaTheme="minorHAnsi" w:hAnsi="Times New Roman"/>
            <w:sz w:val="24"/>
            <w:szCs w:val="24"/>
            <w:lang w:eastAsia="en-GB"/>
          </w:rPr>
          <w:t xml:space="preserve">e calculated </w:t>
        </w:r>
      </w:ins>
      <w:ins w:id="936" w:author="Parks, Robbie M" w:date="2018-12-05T14:10:00Z">
        <w:r w:rsidR="00F46237">
          <w:rPr>
            <w:rFonts w:ascii="Times New Roman" w:eastAsiaTheme="minorHAnsi" w:hAnsi="Times New Roman"/>
            <w:sz w:val="24"/>
            <w:szCs w:val="24"/>
            <w:lang w:eastAsia="en-GB"/>
          </w:rPr>
          <w:t>30-year</w:t>
        </w:r>
      </w:ins>
      <w:ins w:id="937" w:author="Parks, Robbie M" w:date="2018-12-05T14:11:00Z">
        <w:r w:rsidR="00CE550D">
          <w:rPr>
            <w:rFonts w:ascii="Times New Roman" w:eastAsiaTheme="minorHAnsi" w:hAnsi="Times New Roman"/>
            <w:sz w:val="24"/>
            <w:szCs w:val="24"/>
            <w:lang w:eastAsia="en-GB"/>
          </w:rPr>
          <w:t xml:space="preserve"> (long-term)</w:t>
        </w:r>
      </w:ins>
      <w:ins w:id="938" w:author="Parks, Robbie M" w:date="2018-12-05T11:39:00Z">
        <w:r w:rsidR="00FA3851">
          <w:rPr>
            <w:rFonts w:ascii="Times New Roman" w:eastAsiaTheme="minorHAnsi" w:hAnsi="Times New Roman"/>
            <w:sz w:val="24"/>
            <w:szCs w:val="24"/>
            <w:lang w:eastAsia="en-GB"/>
          </w:rPr>
          <w:t xml:space="preserve"> mean temperatures</w:t>
        </w:r>
      </w:ins>
      <w:ins w:id="939" w:author="Parks, Robbie M" w:date="2018-12-05T14:10:00Z">
        <w:r w:rsidR="002407A3">
          <w:rPr>
            <w:rFonts w:ascii="Times New Roman" w:eastAsiaTheme="minorHAnsi" w:hAnsi="Times New Roman"/>
            <w:sz w:val="24"/>
            <w:szCs w:val="24"/>
            <w:lang w:eastAsia="en-GB"/>
          </w:rPr>
          <w:t xml:space="preserve"> </w:t>
        </w:r>
        <w:r w:rsidR="002407A3" w:rsidRPr="00636C9B">
          <w:rPr>
            <w:rFonts w:ascii="Times New Roman" w:eastAsiaTheme="minorHAnsi" w:hAnsi="Times New Roman"/>
            <w:sz w:val="24"/>
            <w:szCs w:val="24"/>
            <w:lang w:eastAsia="en-GB"/>
          </w:rPr>
          <w:t>(</w:t>
        </w:r>
        <w:r w:rsidR="002407A3">
          <w:rPr>
            <w:rFonts w:ascii="Times New Roman" w:eastAsiaTheme="minorHAnsi" w:hAnsi="Times New Roman"/>
            <w:sz w:val="24"/>
            <w:szCs w:val="24"/>
            <w:lang w:eastAsia="en-GB"/>
          </w:rPr>
          <w:t>from</w:t>
        </w:r>
        <w:r w:rsidR="002407A3" w:rsidRPr="00636C9B">
          <w:rPr>
            <w:rFonts w:ascii="Times New Roman" w:eastAsiaTheme="minorHAnsi" w:hAnsi="Times New Roman"/>
            <w:sz w:val="24"/>
            <w:szCs w:val="24"/>
            <w:lang w:eastAsia="en-GB"/>
          </w:rPr>
          <w:t xml:space="preserve"> 1980-2009)</w:t>
        </w:r>
        <w:r w:rsidR="002407A3">
          <w:rPr>
            <w:rFonts w:ascii="Times New Roman" w:eastAsiaTheme="minorHAnsi" w:hAnsi="Times New Roman"/>
            <w:sz w:val="24"/>
            <w:szCs w:val="24"/>
            <w:lang w:eastAsia="en-GB"/>
          </w:rPr>
          <w:t xml:space="preserve"> for month in each state,</w:t>
        </w:r>
      </w:ins>
      <w:ins w:id="940" w:author="Parks, Robbie M" w:date="2018-12-05T11:39:00Z">
        <w:r w:rsidR="00FA3851">
          <w:rPr>
            <w:rFonts w:ascii="Times New Roman" w:eastAsiaTheme="minorHAnsi" w:hAnsi="Times New Roman"/>
            <w:sz w:val="24"/>
            <w:szCs w:val="24"/>
            <w:lang w:eastAsia="en-GB"/>
          </w:rPr>
          <w:t xml:space="preserve"> equivalent to </w:t>
        </w:r>
      </w:ins>
      <w:ins w:id="941" w:author="Parks, Robbie M" w:date="2018-12-05T14:10:00Z">
        <w:r w:rsidR="002407A3">
          <w:rPr>
            <w:rFonts w:ascii="Times New Roman" w:eastAsiaTheme="minorHAnsi" w:hAnsi="Times New Roman"/>
            <w:sz w:val="24"/>
            <w:szCs w:val="24"/>
            <w:lang w:eastAsia="en-GB"/>
          </w:rPr>
          <w:t>the per</w:t>
        </w:r>
      </w:ins>
      <w:ins w:id="942" w:author="Parks, Robbie M" w:date="2018-12-05T14:11:00Z">
        <w:r w:rsidR="002407A3">
          <w:rPr>
            <w:rFonts w:ascii="Times New Roman" w:eastAsiaTheme="minorHAnsi" w:hAnsi="Times New Roman"/>
            <w:sz w:val="24"/>
            <w:szCs w:val="24"/>
            <w:lang w:eastAsia="en-GB"/>
          </w:rPr>
          <w:t>i</w:t>
        </w:r>
      </w:ins>
      <w:ins w:id="943" w:author="Parks, Robbie M" w:date="2018-12-05T14:10:00Z">
        <w:r w:rsidR="002407A3">
          <w:rPr>
            <w:rFonts w:ascii="Times New Roman" w:eastAsiaTheme="minorHAnsi" w:hAnsi="Times New Roman"/>
            <w:sz w:val="24"/>
            <w:szCs w:val="24"/>
            <w:lang w:eastAsia="en-GB"/>
          </w:rPr>
          <w:t>od</w:t>
        </w:r>
      </w:ins>
      <w:ins w:id="944" w:author="Parks, Robbie M" w:date="2018-12-05T11:39:00Z">
        <w:r w:rsidR="00FA3851">
          <w:rPr>
            <w:rFonts w:ascii="Times New Roman" w:eastAsiaTheme="minorHAnsi" w:hAnsi="Times New Roman"/>
            <w:sz w:val="24"/>
            <w:szCs w:val="24"/>
            <w:lang w:eastAsia="en-GB"/>
          </w:rPr>
          <w:t xml:space="preserve"> used in climate assessment</w:t>
        </w:r>
        <w:r w:rsidR="00FA3851" w:rsidRPr="00636C9B">
          <w:rPr>
            <w:rFonts w:ascii="Times New Roman" w:eastAsiaTheme="minorHAnsi" w:hAnsi="Times New Roman"/>
            <w:sz w:val="24"/>
            <w:szCs w:val="24"/>
            <w:lang w:eastAsia="en-GB"/>
          </w:rPr>
          <w:t>.</w:t>
        </w:r>
        <w:r w:rsidR="00FA3851" w:rsidRPr="00636C9B">
          <w:rPr>
            <w:rFonts w:ascii="Times New Roman" w:eastAsiaTheme="minorHAnsi" w:hAnsi="Times New Roman"/>
            <w:sz w:val="24"/>
            <w:szCs w:val="24"/>
            <w:lang w:eastAsia="en-GB"/>
          </w:rPr>
          <w:fldChar w:fldCharType="begin" w:fldLock="1"/>
        </w:r>
      </w:ins>
      <w:r w:rsidR="000D1C81">
        <w:rPr>
          <w:rFonts w:ascii="Times New Roman" w:eastAsiaTheme="minorHAnsi" w:hAnsi="Times New Roman"/>
          <w:sz w:val="24"/>
          <w:szCs w:val="24"/>
          <w:lang w:eastAsia="en-GB"/>
        </w:rPr>
        <w:instrText>ADDIN CSL_CITATION {"citationItems":[{"id":"ITEM-1","itemData":{"DOI":"10.1016/C2009-0-00034-8","ISBN":"9780127329512","ISSN":"0949-1775","PMID":"21405039","abstract":"Wallace and Hobbs original edition of Atmospheric Science helped define the field nearly 30 years ago, and has served as the cornerstone for most university curriculums. Now students and professionals alike can use this updated classic to understand atmospheric phenomena in the context of the latest discoveries and technologies, and prepare themselves for more advanced study and real-life problem solving. Atmospheric Science, Second Edition, has been completely revamped in terms of content and appearance. It contains new chapters on atmospheric chemistry, the Earth system,climate, and the atmospheric boundary layer, as well as enhanced treatment of atmospheric dynamics, weather forecasting, radiative transfer, severe storms, and human impacts, such as global warming. The authors illustrate concepts with colorful state-of-the-art imagery and cover a vast amount of new information in the field. They have also developed several online materials for instructors who adopt the text.With its thorough coverage of the fundamentals, clear explanations, and extensive updates, Wallace &amp; Hobbs' Atmospheric Science, Second Edition, is the essential first step in educating today's atmospheric scientists. © 2006 Elsevier Inc. All rights reserved.","author":[{"dropping-particle":"","family":"Wallace","given":"John M.","non-dropping-particle":"","parse-names":false,"suffix":""},{"dropping-particle":"V.","family":"Hobbs","given":"Peter","non-dropping-particle":"","parse-names":false,"suffix":""}],"container-title":"Atmospheric Science: An Introductory Survey: Second Edition","id":"ITEM-1","issued":{"date-parts":[["2006"]]},"title":"Atmospheric Science: An Introductory Survey: Second Edition","type":"book"},"uris":["http://www.mendeley.com/documents/?uuid=e319ccab-3c4d-4cf7-994d-a28a24676675"]}],"mendeley":{"formattedCitation":"&lt;sup&gt;46&lt;/sup&gt;","plainTextFormattedCitation":"46","previouslyFormattedCitation":"&lt;sup&gt;47&lt;/sup&gt;"},"properties":{"noteIndex":0},"schema":"https://github.com/citation-style-language/schema/raw/master/csl-citation.json"}</w:instrText>
      </w:r>
      <w:ins w:id="945" w:author="Parks, Robbie M" w:date="2018-12-05T11:39:00Z">
        <w:r w:rsidR="00FA3851" w:rsidRPr="00636C9B">
          <w:rPr>
            <w:rFonts w:ascii="Times New Roman" w:eastAsiaTheme="minorHAnsi" w:hAnsi="Times New Roman"/>
            <w:sz w:val="24"/>
            <w:szCs w:val="24"/>
            <w:lang w:eastAsia="en-GB"/>
          </w:rPr>
          <w:fldChar w:fldCharType="separate"/>
        </w:r>
      </w:ins>
      <w:r w:rsidR="000D1C81" w:rsidRPr="000D1C81">
        <w:rPr>
          <w:rFonts w:ascii="Times New Roman" w:eastAsiaTheme="minorHAnsi" w:hAnsi="Times New Roman"/>
          <w:noProof/>
          <w:sz w:val="24"/>
          <w:szCs w:val="24"/>
          <w:vertAlign w:val="superscript"/>
          <w:lang w:eastAsia="en-GB"/>
        </w:rPr>
        <w:t>46</w:t>
      </w:r>
      <w:ins w:id="946" w:author="Parks, Robbie M" w:date="2018-12-05T11:39:00Z">
        <w:r w:rsidR="00FA3851" w:rsidRPr="00636C9B">
          <w:rPr>
            <w:rFonts w:ascii="Times New Roman" w:eastAsiaTheme="minorHAnsi" w:hAnsi="Times New Roman"/>
            <w:sz w:val="24"/>
            <w:szCs w:val="24"/>
            <w:lang w:eastAsia="en-GB"/>
          </w:rPr>
          <w:fldChar w:fldCharType="end"/>
        </w:r>
        <w:r w:rsidR="00FA3851">
          <w:rPr>
            <w:rFonts w:ascii="Times New Roman" w:eastAsiaTheme="minorHAnsi" w:hAnsi="Times New Roman"/>
            <w:sz w:val="24"/>
            <w:szCs w:val="24"/>
            <w:lang w:eastAsia="en-GB"/>
          </w:rPr>
          <w:t>.</w:t>
        </w:r>
        <w:r w:rsidR="002407A3">
          <w:rPr>
            <w:rFonts w:ascii="Times New Roman" w:eastAsiaTheme="minorHAnsi" w:hAnsi="Times New Roman"/>
            <w:sz w:val="24"/>
            <w:szCs w:val="24"/>
            <w:lang w:eastAsia="en-GB"/>
          </w:rPr>
          <w:t xml:space="preserve"> </w:t>
        </w:r>
      </w:ins>
    </w:p>
    <w:p w14:paraId="5B2095CE" w14:textId="77777777" w:rsidR="00012335" w:rsidRDefault="00012335">
      <w:pPr>
        <w:spacing w:after="0" w:line="480" w:lineRule="auto"/>
        <w:jc w:val="both"/>
        <w:rPr>
          <w:ins w:id="947" w:author="Parks, Robbie M" w:date="2018-12-05T14:11:00Z"/>
          <w:rFonts w:ascii="Times New Roman" w:eastAsiaTheme="minorHAnsi" w:hAnsi="Times New Roman"/>
          <w:sz w:val="24"/>
          <w:szCs w:val="24"/>
          <w:lang w:eastAsia="en-GB"/>
        </w:rPr>
        <w:pPrChange w:id="948" w:author="Parks, Robbie M" w:date="2018-12-05T14:09:00Z">
          <w:pPr>
            <w:spacing w:after="0" w:line="480" w:lineRule="auto"/>
            <w:jc w:val="both"/>
            <w:outlineLvl w:val="0"/>
          </w:pPr>
        </w:pPrChange>
      </w:pPr>
    </w:p>
    <w:p w14:paraId="20500304" w14:textId="69AF7234" w:rsidR="00FA3851" w:rsidRPr="00F46237" w:rsidRDefault="00FA3851">
      <w:pPr>
        <w:spacing w:after="0" w:line="480" w:lineRule="auto"/>
        <w:jc w:val="both"/>
        <w:rPr>
          <w:ins w:id="949" w:author="Parks, Robbie M" w:date="2018-12-05T11:39:00Z"/>
          <w:rFonts w:ascii="Times New Roman" w:hAnsi="Times New Roman"/>
          <w:color w:val="000000" w:themeColor="text1"/>
          <w:sz w:val="24"/>
          <w:szCs w:val="24"/>
          <w:rPrChange w:id="950" w:author="Parks, Robbie M" w:date="2018-12-05T14:09:00Z">
            <w:rPr>
              <w:ins w:id="951" w:author="Parks, Robbie M" w:date="2018-12-05T11:39:00Z"/>
              <w:rFonts w:ascii="Times New Roman" w:eastAsiaTheme="minorHAnsi" w:hAnsi="Times New Roman"/>
              <w:sz w:val="24"/>
              <w:szCs w:val="24"/>
              <w:lang w:eastAsia="en-GB"/>
            </w:rPr>
          </w:rPrChange>
        </w:rPr>
        <w:pPrChange w:id="952" w:author="Parks, Robbie M" w:date="2018-12-05T14:09:00Z">
          <w:pPr>
            <w:spacing w:after="0" w:line="480" w:lineRule="auto"/>
            <w:jc w:val="both"/>
            <w:outlineLvl w:val="0"/>
          </w:pPr>
        </w:pPrChange>
      </w:pPr>
      <w:ins w:id="953" w:author="Parks, Robbie M" w:date="2018-12-05T11:39:00Z">
        <w:r w:rsidRPr="00636C9B">
          <w:rPr>
            <w:rFonts w:ascii="Times New Roman" w:eastAsiaTheme="minorHAnsi" w:hAnsi="Times New Roman"/>
            <w:sz w:val="24"/>
            <w:szCs w:val="24"/>
            <w:lang w:eastAsia="en-GB"/>
          </w:rPr>
          <w:lastRenderedPageBreak/>
          <w:t>We subtracted th</w:t>
        </w:r>
        <w:r>
          <w:rPr>
            <w:rFonts w:ascii="Times New Roman" w:eastAsiaTheme="minorHAnsi" w:hAnsi="Times New Roman"/>
            <w:sz w:val="24"/>
            <w:szCs w:val="24"/>
            <w:lang w:eastAsia="en-GB"/>
          </w:rPr>
          <w:t>ese</w:t>
        </w:r>
        <w:r w:rsidRPr="00636C9B">
          <w:rPr>
            <w:rFonts w:ascii="Times New Roman" w:eastAsiaTheme="minorHAnsi" w:hAnsi="Times New Roman"/>
            <w:sz w:val="24"/>
            <w:szCs w:val="24"/>
            <w:lang w:eastAsia="en-GB"/>
          </w:rPr>
          <w:t xml:space="preserve"> long-term mean temperature</w:t>
        </w:r>
        <w:r>
          <w:rPr>
            <w:rFonts w:ascii="Times New Roman" w:eastAsiaTheme="minorHAnsi" w:hAnsi="Times New Roman"/>
            <w:sz w:val="24"/>
            <w:szCs w:val="24"/>
            <w:lang w:eastAsia="en-GB"/>
          </w:rPr>
          <w:t>s</w:t>
        </w:r>
        <w:r w:rsidRPr="00636C9B">
          <w:rPr>
            <w:rFonts w:ascii="Times New Roman" w:eastAsiaTheme="minorHAnsi" w:hAnsi="Times New Roman"/>
            <w:sz w:val="24"/>
            <w:szCs w:val="24"/>
            <w:lang w:eastAsia="en-GB"/>
          </w:rPr>
          <w:t xml:space="preserve"> from </w:t>
        </w:r>
      </w:ins>
      <w:ins w:id="954" w:author="Parks, Robbie M" w:date="2018-12-05T14:20:00Z">
        <w:r w:rsidR="002E29FE">
          <w:rPr>
            <w:rFonts w:ascii="Times New Roman" w:eastAsiaTheme="minorHAnsi" w:hAnsi="Times New Roman"/>
            <w:sz w:val="24"/>
            <w:szCs w:val="24"/>
            <w:lang w:eastAsia="en-GB"/>
          </w:rPr>
          <w:t>respective absolute temperature values</w:t>
        </w:r>
      </w:ins>
      <w:ins w:id="955" w:author="Parks, Robbie M" w:date="2018-12-05T11:39:00Z">
        <w:r w:rsidRPr="00636C9B">
          <w:rPr>
            <w:rFonts w:ascii="Times New Roman" w:eastAsiaTheme="minorHAnsi" w:hAnsi="Times New Roman"/>
            <w:sz w:val="24"/>
            <w:szCs w:val="24"/>
            <w:lang w:eastAsia="en-GB"/>
          </w:rPr>
          <w:t xml:space="preserve"> to generate a temperature anomaly time series for each month in each state (Figure </w:t>
        </w:r>
      </w:ins>
      <w:ins w:id="956" w:author="Parks, Robbie M" w:date="2018-12-05T13:50:00Z">
        <w:r w:rsidR="008F2FA5">
          <w:rPr>
            <w:rFonts w:ascii="Times New Roman" w:eastAsiaTheme="minorHAnsi" w:hAnsi="Times New Roman"/>
            <w:sz w:val="24"/>
            <w:szCs w:val="24"/>
            <w:lang w:eastAsia="en-GB"/>
          </w:rPr>
          <w:t>4</w:t>
        </w:r>
      </w:ins>
      <w:ins w:id="957" w:author="Parks, Robbie M" w:date="2018-12-05T11:39:00Z">
        <w:r w:rsidRPr="00636C9B">
          <w:rPr>
            <w:rFonts w:ascii="Times New Roman" w:eastAsiaTheme="minorHAnsi" w:hAnsi="Times New Roman"/>
            <w:sz w:val="24"/>
            <w:szCs w:val="24"/>
            <w:lang w:eastAsia="en-GB"/>
          </w:rPr>
          <w:t>).</w:t>
        </w:r>
        <w:r>
          <w:rPr>
            <w:rFonts w:ascii="Times New Roman" w:eastAsiaTheme="minorHAnsi" w:hAnsi="Times New Roman"/>
            <w:sz w:val="24"/>
            <w:szCs w:val="24"/>
            <w:lang w:eastAsia="en-GB"/>
          </w:rPr>
          <w:t xml:space="preserve"> The temperature anomaly measures the extent that temperature experienced in a</w:t>
        </w:r>
        <w:r w:rsidR="005B2568">
          <w:rPr>
            <w:rFonts w:ascii="Times New Roman" w:eastAsiaTheme="minorHAnsi" w:hAnsi="Times New Roman"/>
            <w:sz w:val="24"/>
            <w:szCs w:val="24"/>
            <w:lang w:eastAsia="en-GB"/>
          </w:rPr>
          <w:t xml:space="preserve"> specific month, year and state</w:t>
        </w:r>
        <w:r>
          <w:rPr>
            <w:rFonts w:ascii="Times New Roman" w:eastAsiaTheme="minorHAnsi" w:hAnsi="Times New Roman"/>
            <w:sz w:val="24"/>
            <w:szCs w:val="24"/>
            <w:lang w:eastAsia="en-GB"/>
          </w:rPr>
          <w:t>s warmer or cooler than the long-term average, to which the population of each state has acclimatised. These values can be different even for neighbouring months in the same state, and neighbouring states in the same month.</w:t>
        </w:r>
      </w:ins>
    </w:p>
    <w:p w14:paraId="2CF2E29F" w14:textId="77777777" w:rsidR="00FA3851" w:rsidRPr="00636C9B" w:rsidRDefault="00FA3851" w:rsidP="00FA3851">
      <w:pPr>
        <w:spacing w:after="0" w:line="480" w:lineRule="auto"/>
        <w:jc w:val="both"/>
        <w:outlineLvl w:val="0"/>
        <w:rPr>
          <w:ins w:id="958" w:author="Parks, Robbie M" w:date="2018-12-05T11:39:00Z"/>
          <w:rFonts w:ascii="Times New Roman" w:hAnsi="Times New Roman"/>
          <w:sz w:val="24"/>
          <w:szCs w:val="24"/>
        </w:rPr>
      </w:pPr>
    </w:p>
    <w:p w14:paraId="2FC357B9" w14:textId="56D23109" w:rsidR="007B5129" w:rsidRPr="00636C9B" w:rsidRDefault="00FA3851" w:rsidP="00FA3851">
      <w:pPr>
        <w:spacing w:after="0" w:line="480" w:lineRule="auto"/>
        <w:jc w:val="both"/>
        <w:outlineLvl w:val="0"/>
        <w:rPr>
          <w:ins w:id="959" w:author="Parks, Robbie M" w:date="2018-12-05T11:39:00Z"/>
          <w:rFonts w:ascii="Times New Roman" w:hAnsi="Times New Roman"/>
          <w:i/>
          <w:color w:val="000000" w:themeColor="text1"/>
          <w:sz w:val="24"/>
          <w:szCs w:val="24"/>
        </w:rPr>
      </w:pPr>
      <w:ins w:id="960" w:author="Parks, Robbie M" w:date="2018-12-05T11:39:00Z">
        <w:r>
          <w:rPr>
            <w:rFonts w:ascii="Times New Roman" w:hAnsi="Times New Roman"/>
            <w:i/>
            <w:color w:val="000000" w:themeColor="text1"/>
            <w:sz w:val="24"/>
            <w:szCs w:val="24"/>
          </w:rPr>
          <w:t>Statistical methods</w:t>
        </w:r>
      </w:ins>
    </w:p>
    <w:p w14:paraId="1E59C2AB" w14:textId="59925B2E" w:rsidR="00FA3851" w:rsidRDefault="00FA3851" w:rsidP="00FA3851">
      <w:pPr>
        <w:spacing w:after="0" w:line="480" w:lineRule="auto"/>
        <w:jc w:val="both"/>
        <w:outlineLvl w:val="0"/>
        <w:rPr>
          <w:ins w:id="961" w:author="Parks, Robbie M" w:date="2018-12-05T11:39:00Z"/>
          <w:rFonts w:ascii="Times New Roman" w:hAnsi="Times New Roman"/>
          <w:color w:val="000000" w:themeColor="text1"/>
          <w:sz w:val="24"/>
          <w:szCs w:val="24"/>
        </w:rPr>
      </w:pPr>
      <w:ins w:id="962" w:author="Parks, Robbie M" w:date="2018-12-05T11:39:00Z">
        <w:r w:rsidRPr="00636C9B">
          <w:rPr>
            <w:rFonts w:ascii="Times New Roman" w:hAnsi="Times New Roman"/>
            <w:color w:val="000000" w:themeColor="text1"/>
            <w:sz w:val="24"/>
            <w:szCs w:val="24"/>
          </w:rPr>
          <w:t xml:space="preserve">We </w:t>
        </w:r>
        <w:r>
          <w:rPr>
            <w:rFonts w:ascii="Times New Roman" w:hAnsi="Times New Roman"/>
            <w:color w:val="000000" w:themeColor="text1"/>
            <w:sz w:val="24"/>
            <w:szCs w:val="24"/>
          </w:rPr>
          <w:t>formulated</w:t>
        </w:r>
        <w:r w:rsidRPr="00636C9B">
          <w:rPr>
            <w:rFonts w:ascii="Times New Roman" w:hAnsi="Times New Roman"/>
            <w:color w:val="000000" w:themeColor="text1"/>
            <w:sz w:val="24"/>
            <w:szCs w:val="24"/>
          </w:rPr>
          <w:t xml:space="preserve"> a Bayesian spatio</w:t>
        </w:r>
        <w:r>
          <w:rPr>
            <w:rFonts w:ascii="Times New Roman" w:hAnsi="Times New Roman"/>
            <w:color w:val="000000" w:themeColor="text1"/>
            <w:sz w:val="24"/>
            <w:szCs w:val="24"/>
          </w:rPr>
          <w:t>-</w:t>
        </w:r>
        <w:r w:rsidRPr="00636C9B">
          <w:rPr>
            <w:rFonts w:ascii="Times New Roman" w:hAnsi="Times New Roman"/>
            <w:color w:val="000000" w:themeColor="text1"/>
            <w:sz w:val="24"/>
            <w:szCs w:val="24"/>
          </w:rPr>
          <w:t xml:space="preserve">temporal model </w:t>
        </w:r>
        <w:r>
          <w:rPr>
            <w:rFonts w:ascii="Times New Roman" w:hAnsi="Times New Roman"/>
            <w:color w:val="000000" w:themeColor="text1"/>
            <w:sz w:val="24"/>
            <w:szCs w:val="24"/>
          </w:rPr>
          <w:t xml:space="preserve">to directly estimate the effect of </w:t>
        </w:r>
      </w:ins>
      <w:ins w:id="963" w:author="Parks, Robbie M" w:date="2018-12-05T13:59:00Z">
        <w:r w:rsidR="00996A29">
          <w:rPr>
            <w:rFonts w:ascii="Times New Roman" w:hAnsi="Times New Roman"/>
            <w:color w:val="000000" w:themeColor="text1"/>
            <w:sz w:val="24"/>
            <w:szCs w:val="24"/>
          </w:rPr>
          <w:t>temperature anomaly</w:t>
        </w:r>
      </w:ins>
      <w:ins w:id="964" w:author="Parks, Robbie M" w:date="2018-12-05T11:39:00Z">
        <w:r>
          <w:rPr>
            <w:rFonts w:ascii="Times New Roman" w:hAnsi="Times New Roman"/>
            <w:color w:val="000000" w:themeColor="text1"/>
            <w:sz w:val="24"/>
            <w:szCs w:val="24"/>
          </w:rPr>
          <w:t xml:space="preserve"> on injury deaths rates. The outcome was deaths from several types of injury</w:t>
        </w:r>
      </w:ins>
      <w:ins w:id="965" w:author="Parks, Robbie M" w:date="2018-12-05T14:06:00Z">
        <w:r w:rsidR="00EC1627">
          <w:rPr>
            <w:rFonts w:ascii="Times New Roman" w:hAnsi="Times New Roman"/>
            <w:color w:val="000000" w:themeColor="text1"/>
            <w:sz w:val="24"/>
            <w:szCs w:val="24"/>
          </w:rPr>
          <w:t xml:space="preserve">. </w:t>
        </w:r>
      </w:ins>
      <w:ins w:id="966" w:author="Parks, Robbie M" w:date="2018-12-05T11:39:00Z">
        <w:r>
          <w:rPr>
            <w:rFonts w:ascii="Times New Roman" w:hAnsi="Times New Roman"/>
            <w:color w:val="000000" w:themeColor="text1"/>
            <w:sz w:val="24"/>
            <w:szCs w:val="24"/>
          </w:rPr>
          <w:t>We carried out all analyses separately by sex and age group (10-year age groups from 5 to 84 years, with 0-4 and 85+ years also) because injury deaths rates vary by age group and sex,</w:t>
        </w:r>
      </w:ins>
      <w:ins w:id="967" w:author="Parks, Robbie M" w:date="2018-12-05T14:23:00Z">
        <w:r w:rsidR="0051156D">
          <w:rPr>
            <w:rFonts w:ascii="Times New Roman" w:hAnsi="Times New Roman"/>
            <w:color w:val="000000" w:themeColor="text1"/>
            <w:sz w:val="24"/>
            <w:szCs w:val="24"/>
          </w:rPr>
          <w:fldChar w:fldCharType="begin" w:fldLock="1"/>
        </w:r>
        <w:r w:rsidR="0051156D">
          <w:rPr>
            <w:rFonts w:ascii="Times New Roman" w:hAnsi="Times New Roman"/>
            <w:color w:val="000000" w:themeColor="text1"/>
            <w:sz w:val="24"/>
            <w:szCs w:val="24"/>
          </w:rPr>
          <w:instrText>ADDIN CSL_CITATION {"citationItems":[{"id":"ITEM-1","itemData":{"DOI":"10.1016/S0140-6736(12)61728-0","ISBN":"1474-547X (Electronic)\\n0140-6736 (Linking)","ISSN":"1474547X","PMID":"23245604","abstract":"Background: Reliable and timely information on the leading causes of death in populations, and how these are changing, is a crucial input into health policy debates. In the Global Burden of Diseases, Injuries, and Risk Factors Study 2010 (GBD 2010), we aimed to estimate annual deaths for the world and 21 regions between 1980 and 2010 for 235 causes, with uncertainty intervals (UIs), separately by age and sex. Methods: We attempted to identify all available data on causes of death for 187 countries from 1980 to 2010 from vital registration, verbal autopsy, mortality surveillance, censuses, surveys, hospitals, police records, and mortuaries. We assessed data quality for completeness, diagnostic accuracy, missing data, stochastic variations, and probable causes of death. We applied six different modelling strategies to estimate cause-specific mortality trends depending on the strength of the data. For 133 causes and three special aggregates we used the Cause of Death Ensemble model (CODEm) approach, which uses four families of statistical models testing a large set of different models using different permutations of covariates. Model ensembles were developed from these component models. We assessed model performance with rigorous out-of-sample testing of prediction error and the validity of 95% UIs. For 13 causes with low observed numbers of deaths, we developed negative binomial models with plausible covariates. For 27 causes for which death is rare, we modelled the higher level cause in the cause hierarchy of the GBD 2010 and then allocated deaths across component causes proportionately, estimated from all available data in the database. For selected causes (African trypanosomiasis, congenital syphilis, whooping cough, measles, typhoid and parathyroid, leishmaniasis, acute hepatitis E, and HIV/AIDS), we used natural history models based on information on incidence, prevalence, and case-fatality. We separately estimated cause fractions by aetiology for diarrhoea, lower respiratory infections, and meningitis, as well as disaggregations by subcause for chronic kidney disease, maternal disorders, cirrhosis, and liver cancer. For deaths due to collective violence and natural disasters, we used mortality shock regressions. For every cause, we estimated 95% UIs that captured both parameter estimation uncertainty and uncertainty due to model specification where CODEm was used. We constrained cause-specific fractions within every age-sex group to sum to total mor…","author":[{"dropping-particle":"","family":"Lozano","given":"Rafael","non-dropping-particle":"","parse-names":false,"suffix":""},{"dropping-particle":"","family":"Naghavi","given":"Mohsen","non-dropping-particle":"","parse-names":false,"suffix":""},{"dropping-particle":"","family":"Foreman","given":"Kyle","non-dropping-particle":"","parse-names":false,"suffix":""},{"dropping-particle":"","family":"Lim","given":"Stephen","non-dropping-particle":"","parse-names":false,"suffix":""},{"dropping-particle":"","family":"Shibuya","given":"Kenji","non-dropping-particle":"","parse-names":false,"suffix":""},{"dropping-particle":"","family":"Aboyans","given":"Victor","non-dropping-particle":"","parse-names":false,"suffix":""},{"dropping-particle":"","family":"Abraham","given":"Jerry","non-dropping-particle":"","parse-names":false,"suffix":""},{"dropping-particle":"","family":"Adair","given":"Timothy","non-dropping-particle":"","parse-names":false,"suffix":""},{"dropping-particle":"","family":"Aggarwal","given":"Rakesh","non-dropping-particle":"","parse-names":false,"suffix":""},{"dropping-particle":"","family":"Ahn","given":"Stephanie Y.","non-dropping-particle":"","parse-names":false,"suffix":""},{"dropping-particle":"","family":"AlMazroa","given":"Mohammad A.","non-dropping-particle":"","parse-names":false,"suffix":""},{"dropping-particle":"","family":"Alvarado","given":"Miriam","non-dropping-particle":"","parse-names":false,"suffix":""},{"dropping-particle":"","family":"Anderson","given":"H. Ross","non-dropping-particle":"","parse-names":false,"suffix":""},{"dropping-particle":"","family":"Anderson","given":"Laurie M.","non-dropping-particle":"","parse-names":false,"suffix":""},{"dropping-particle":"","family":"Andrews","given":"Kathryn G.","non-dropping-particle":"","parse-names":false,"suffix":""},{"dropping-particle":"","family":"Atkinson","given":"Charles","non-dropping-particle":"","parse-names":false,"suffix":""},{"dropping-particle":"","family":"Baddour","given":"Larry M.","non-dropping-particle":"","parse-names":false,"suffix":""},{"dropping-particle":"","family":"Barker-Collo","given":"Suzanne","non-dropping-particle":"","parse-names":false,"suffix":""},{"dropping-particle":"","family":"Bartels","given":"David H.","non-dropping-particle":"","parse-names":false,"suffix":""},{"dropping-particle":"","family":"Bell","given":"Michelle L.","non-dropping-particle":"","parse-names":false,"suffix":""},{"dropping-particle":"","family":"Benjamin","given":"Emelia J.","non-dropping-particle":"","parse-names":false,"suffix":""},{"dropping-particle":"","family":"Bennett","given":"Derrick","non-dropping-particle":"","parse-names":false,"suffix":""},{"dropping-particle":"","family":"Bhalla","given":"Kavi","non-dropping-particle":"","parse-names":false,"suffix":""},{"dropping-particle":"","family":"Bikbov","given":"Boris","non-dropping-particle":"","parse-names":false,"suffix":""},{"dropping-particle":"","family":"Abdulhak","given":"Aref","non-dropping-particle":"Bin","parse-names":false,"suffix":""},{"dropping-particle":"","family":"Birbeck","given":"Gretchen","non-dropping-particle":"","parse-names":false,"suffix":""},{"dropping-particle":"","family":"Blyth","given":"Fiona","non-dropping-particle":"","parse-names":false,"suffix":""},{"dropping-particle":"","family":"Bolliger","given":"Ian","non-dropping-particle":"","parse-names":false,"suffix":""},{"dropping-particle":"","family":"Boufous","given":"Soufiane","non-dropping-particle":"","parse-names":false,"suffix":""},{"dropping-particle":"","family":"Bucello","given":"Chiara","non-dropping-particle":"","parse-names":false,"suffix":""},{"dropping-particle":"","family":"Burch","given":"Michael","non-dropping-particle":"","parse-names":false,"suffix":""},{"dropping-particle":"","family":"Burney","given":"Peter","non-dropping-particle":"","parse-names":false,"suffix":""},{"dropping-particle":"","family":"Carapetis","given":"Jonathan","non-dropping-particle":"","parse-names":false,"suffix":""},{"dropping-particle":"","family":"Chen","given":"Honglei","non-dropping-particle":"","parse-names":false,"suffix":""},{"dropping-particle":"","family":"Chou","given":"David","non-dropping-particle":"","parse-names":false,"suffix":""},{"dropping-particle":"","family":"Chugh","given":"Sumeet S.","non-dropping-particle":"","parse-names":false,"suffix":""},{"dropping-particle":"","family":"Coffeng","given":"Luc E.","non-dropping-particle":"","parse-names":false,"suffix":""},{"dropping-particle":"","family":"Colan","given":"Steven D.","non-dropping-particle":"","parse-names":false,"suffix":""},{"dropping-particle":"","family":"Colquhoun","given":"Samantha","non-dropping-particle":"","parse-names":false,"suffix":""},{"dropping-particle":"","family":"Colson","given":"K. Ellicott","non-dropping-particle":"","parse-names":false,"suffix":""},{"dropping-particle":"","family":"Condon","given":"John","non-dropping-particle":"","parse-names":false,"suffix":""},{"dropping-particle":"","family":"Connor","given":"Myles D.","non-dropping-particle":"","parse-names":false,"suffix":""},{"dropping-particle":"","family":"Cooper","given":"Leslie T.","non-dropping-particle":"","parse-names":false,"suffix":""},{"dropping-particle":"","family":"Corriere","given":"Matthew","non-dropping-particle":"","parse-names":false,"suffix":""},{"dropping-particle":"","family":"Cortinovis","given":"Monica","non-dropping-particle":"","parse-names":false,"suffix":""},{"dropping-particle":"","family":"Courville De Vaccaro","given":"Karen","non-dropping-particle":"","parse-names":false,"suffix":""},{"dropping-particle":"","family":"Couser","given":"William","non-dropping-particle":"","parse-names":false,"suffix":""},{"dropping-particle":"","family":"Cowie","given":"Benjamin C.","non-dropping-particle":"","parse-names":false,"suffix":""},{"dropping-particle":"","family":"Criqui","given":"Michael H.","non-dropping-particle":"","parse-names":false,"suffix":""},{"dropping-particle":"","family":"Cross","given":"Marita","non-dropping-particle":"","parse-names":false,"suffix":""},{"dropping-particle":"","family":"Dabhadkar","given":"Kaustubh C.","non-dropping-particle":"","parse-names":false,"suffix":""},{"dropping-particle":"","family":"Dahodwala","given":"Nabila","non-dropping-particle":"","parse-names":false,"suffix":""},{"dropping-particle":"","family":"Leo","given":"Diego","non-dropping-particle":"De","parse-names":false,"suffix":""},{"dropping-particle":"","family":"Degenhardt","given":"Louisa","non-dropping-particle":"","parse-names":false,"suffix":""},{"dropping-particle":"","family":"Delossantos","given":"Allyne","non-dropping-particle":"","parse-names":false,"suffix":""},{"dropping-particle":"","family":"Denenberg","given":"Julie","non-dropping-particle":"","parse-names":false,"suffix":""},{"dropping-particle":"","family":"Jarlais","given":"Don C.","non-dropping-particle":"Des","parse-names":false,"suffix":""},{"dropping-particle":"","family":"Dharmaratne","given":"Samath D.","non-dropping-particle":"","parse-names":false,"suffix":""},{"dropping-particle":"","family":"Dorsey","given":"E. Ray","non-dropping-particle":"","parse-names":false,"suffix":""},{"dropping-particle":"","family":"Driscoll","given":"Tim","non-dropping-particle":"","parse-names":false,"suffix":""},{"dropping-particle":"","family":"Duber","given":"Herbert","non-dropping-particle":"","parse-names":false,"suffix":""},{"dropping-particle":"","family":"Ebel","given":"Beth","non-dropping-particle":"","parse-names":false,"suffix":""},{"dropping-particle":"","family":"Erwin","given":"Patricia J.","non-dropping-particle":"","parse-names":false,"suffix":""},{"dropping-particle":"","family":"Espindola","given":"Patricia","non-dropping-particle":"","parse-names":false,"suffix":""},{"dropping-particle":"","family":"Ezzati","given":"Majid","non-dropping-particle":"","parse-names":false,"suffix":""},{"dropping-particle":"","family":"Feigin","given":"Valery","non-dropping-particle":"","parse-names":false,"suffix":""},{"dropping-particle":"","family":"Flaxman","given":"Abraham D.","non-dropping-particle":"","parse-names":false,"suffix":""},{"dropping-particle":"","family":"Forouzanfar","given":"Mohammad H.","non-dropping-particle":"","parse-names":false,"suffix":""},{"dropping-particle":"","family":"Fowkes","given":"Francis Gerry R.","non-dropping-particle":"","parse-names":false,"suffix":""},{"dropping-particle":"","family":"Franklin","given":"Richard","non-dropping-particle":"","parse-names":false,"suffix":""},{"dropping-particle":"","family":"Fransen","given":"Marlene","non-dropping-particle":"","parse-names":false,"suffix":""},{"dropping-particle":"","family":"Freeman","given":"Michael K.","non-dropping-particle":"","parse-names":false,"suffix":""},{"dropping-particle":"","family":"Gabriel","given":"Sherine E.","non-dropping-particle":"","parse-names":false,"suffix":""},{"dropping-particle":"","family":"Gakidou","given":"Emmanuela","non-dropping-particle":"","parse-names":false,"suffix":""},{"dropping-particle":"","family":"Gaspari","given":"Flavio","non-dropping-particle":"","parse-names":false,"suffix":""},{"dropping-particle":"","family":"Gillum","given":"Richard F.","non-dropping-particle":"","parse-names":false,"suffix":""},{"dropping-particle":"","family":"Gonzalez-Medina","given":"Diego","non-dropping-particle":"","parse-names":false,"suffix":""},{"dropping-particle":"","family":"Halasa","given":"Yara A.","non-dropping-particle":"","parse-names":false,"suffix":""},{"dropping-particle":"","family":"Haring","given":"Diana","non-dropping-particle":"","parse-names":false,"suffix":""},{"dropping-particle":"","family":"Harrison","given":"James E.","non-dropping-particle":"","parse-names":false,"suffix":""},{"dropping-particle":"","family":"Havmoeller","given":"Rasmus","non-dropping-particle":"","parse-names":false,"suffix":""},{"dropping-particle":"","family":"Hay","given":"Roderick J.","non-dropping-particle":"","parse-names":false,"suffix":""},{"dropping-particle":"","family":"Hoen","given":"Bruno","non-dropping-particle":"","parse-names":false,"suffix":""},{"dropping-particle":"","family":"Hotez","given":"Peter J.","non-dropping-particle":"","parse-names":false,"suffix":""},{"dropping-particle":"","family":"Hoy","given":"Damian","non-dropping-particle":"","parse-names":false,"suffix":""},{"dropping-particle":"","family":"Jacobsen","given":"Kathryn H.","non-dropping-particle":"","parse-names":false,"suffix":""},{"dropping-particle":"","family":"James","given":"Spencer L.","non-dropping-particle":"","parse-names":false,"suffix":""},{"dropping-particle":"","family":"Jasrasaria","given":"Rashmi","non-dropping-particle":"","parse-names":false,"suffix":""},{"dropping-particle":"","family":"Jayaraman","given":"Sudha","non-dropping-particle":"","parse-names":false,"suffix":""},{"dropping-particle":"","family":"Johns","given":"Nicole","non-dropping-particle":"","parse-names":false,"suffix":""},{"dropping-particle":"","family":"Karthikeyan","given":"Ganesan","non-dropping-particle":"","parse-names":false,"suffix":""},{"dropping-particle":"","family":"Kassebaum","given":"Nicholas","non-dropping-particle":"","parse-names":false,"suffix":""},{"dropping-particle":"","family":"Keren","given":"Andre","non-dropping-particle":"","parse-names":false,"suffix":""},{"dropping-particle":"","family":"Khoo","given":"Jon Paul","non-dropping-particle":"","parse-names":false,"suffix":""},{"dropping-particle":"","family":"Knowlton","given":"Lisa Marie","non-dropping-particle":"","parse-names":false,"suffix":""},{"dropping-particle":"","family":"Kobusingye","given":"Olive","non-dropping-particle":"","parse-names":false,"suffix":""},{"dropping-particle":"","family":"Koranteng","given":"Adofo","non-dropping-particle":"","parse-names":false,"suffix":""},{"dropping-particle":"","family":"Krishnamurthi","given":"Rita","non-dropping-particle":"","parse-names":false,"suffix":""},{"dropping-particle":"","family":"Lipnick","given":"Michael","non-dropping-particle":"","parse-names":false,"suffix":""},{"dropping-particle":"","family":"Lipshultz","given":"Steven E.","non-dropping-particle":"","parse-names":false,"suffix":""},{"dropping-particle":"","family":"Lockett Ohno","given":"Summer","non-dropping-particle":"","parse-names":false,"suffix":""},{"dropping-particle":"","family":"Mabweijano","given":"Jacqueline","non-dropping-particle":"","parse-names":false,"suffix":""},{"dropping-particle":"","family":"MacIntyre","given":"Michael F.","non-dropping-particle":"","parse-names":false,"suffix":""},{"dropping-particle":"","family":"Mallinger","given":"Leslie","non-dropping-particle":"","parse-names":false,"suffix":""},{"dropping-particle":"","family":"March","given":"Lyn","non-dropping-particle":"","parse-names":false,"suffix":""},{"dropping-particle":"","family":"Marks","given":"Guy B.","non-dropping-particle":"","parse-names":false,"suffix":""},{"dropping-particle":"","family":"Marks","given":"Robin","non-dropping-particle":"","parse-names":false,"suffix":""},{"dropping-particle":"","family":"Matsumori","given":"Akira","non-dropping-particle":"","parse-names":false,"suffix":""},{"dropping-particle":"","family":"Matzopoulos","given":"Richard","non-dropping-particle":"","parse-names":false,"suffix":""},{"dropping-particle":"","family":"Mayosi","given":"Bongani M.","non-dropping-particle":"","parse-names":false,"suffix":""},{"dropping-particle":"","family":"McAnulty","given":"John H.","non-dropping-particle":"","parse-names":false,"suffix":""},{"dropping-particle":"","family":"McDermott","given":"Mary M.","non-dropping-particle":"","parse-names":false,"suffix":""},{"dropping-particle":"","family":"McGrath","given":"John","non-dropping-particle":"","parse-names":false,"suffix":""},{"dropping-particle":"","family":"Memish","given":"Ziad A.","non-dropping-particle":"","parse-names":false,"suffix":""},{"dropping-particle":"","family":"Mensah","given":"George A.","non-dropping-particle":"","parse-names":false,"suffix":""},{"dropping-particle":"","family":"Merriman","given":"Tony R.","non-dropping-particle":"","parse-names":false,"suffix":""},{"dropping-particle":"","family":"Michaud","given":"Catherine","non-dropping-particle":"","parse-names":false,"suffix":""},{"dropping-particle":"","family":"Miller","given":"Matthew","non-dropping-particle":"","parse-names":false,"suffix":""},{"dropping-particle":"","family":"Miller","given":"Ted R.","non-dropping-particle":"","parse-names":false,"suffix":""},{"dropping-particle":"","family":"Mock","given":"Charles","non-dropping-particle":"","parse-names":false,"suffix":""},{"dropping-particle":"","family":"Mocumbi","given":"Ana Olga","non-dropping-particle":"","parse-names":false,"suffix":""},{"dropping-particle":"","family":"Mokdad","given":"Ali A.","non-dropping-particle":"","parse-names":false,"suffix":""},{"dropping-particle":"","family":"Moran","given":"Andrew","non-dropping-particle":"","parse-names":false,"suffix":""},{"dropping-particle":"","family":"Mulholland","given":"Kim","non-dropping-particle":"","parse-names":false,"suffix":""},{"dropping-particle":"","family":"Nair","given":"M. Nathan","non-dropping-particle":"","parse-names":false,"suffix":""},{"dropping-particle":"","family":"Naldi","given":"Luigi","non-dropping-particle":"","parse-names":false,"suffix":""},{"dropping-particle":"","family":"Narayan","given":"K. M.Venkat","non-dropping-particle":"","parse-names":false,"suffix":""},{"dropping-particle":"","family":"Nasseri","given":"Kiumarss","non-dropping-particle":"","parse-names":false,"suffix":""},{"dropping-particle":"","family":"Norman","given":"Paul","non-dropping-particle":"","parse-names":false,"suffix":""},{"dropping-particle":"","family":"O'Donnell","given":"Martin","non-dropping-particle":"","parse-names":false,"suffix":""},{"dropping-particle":"","family":"Omer","given":"Saad B.","non-dropping-particle":"","parse-names":false,"suffix":""},{"dropping-particle":"","family":"Ortblad","given":"Katrina","non-dropping-particle":"","parse-names":false,"suffix":""},{"dropping-particle":"","family":"Osborne","given":"Richard","non-dropping-particle":"","parse-names":false,"suffix":""},{"dropping-particle":"","family":"Ozgediz","given":"Doruk","non-dropping-particle":"","parse-names":false,"suffix":""},{"dropping-particle":"","family":"Pahari","given":"Bishnu","non-dropping-particle":"","parse-names":false,"suffix":""},{"dropping-particle":"","family":"Pandian","given":"Jeyaraj Durai","non-dropping-particle":"","parse-names":false,"suffix":""},{"dropping-particle":"","family":"Panozo Rivero","given":"Andrea","non-dropping-particle":"","parse-names":false,"suffix":""},{"dropping-particle":"","family":"Perez Padilla","given":"Rogelio","non-dropping-particle":"","parse-names":false,"suffix":""},{"dropping-particle":"","family":"Perez-Ruiz","given":"Fernando","non-dropping-particle":"","parse-names":false,"suffix":""},{"dropping-particle":"","family":"Perico","given":"Norberto","non-dropping-particle":"","parse-names":false,"suffix":""},{"dropping-particle":"","family":"Phillips","given":"David","non-dropping-particle":"","parse-names":false,"suffix":""},{"dropping-particle":"","family":"Pierce","given":"Kelsey","non-dropping-particle":"","parse-names":false,"suffix":""},{"dropping-particle":"","family":"Pope","given":"C. Arden","non-dropping-particle":"","parse-names":false,"suffix":""},{"dropping-particle":"","family":"Porrini","given":"Esteban","non-dropping-particle":"","parse-names":false,"suffix":""},{"dropping-particle":"","family":"Pourmalek","given":"Farshad","non-dropping-particle":"","parse-names":false,"suffix":""},{"dropping-particle":"","family":"Raju","given":"Murugesan","non-dropping-particle":"","parse-names":false,"suffix":""},{"dropping-particle":"","family":"Ranganathan","given":"Dharani","non-dropping-particle":"","parse-names":false,"suffix":""},{"dropping-particle":"","family":"Rehm","given":"Jürgen T.","non-dropping-particle":"","parse-names":false,"suffix":""},{"dropping-particle":"","family":"Rein","given":"David B.","non-dropping-particle":"","parse-names":false,"suffix":""},{"dropping-particle":"","family":"Remuzzi","given":"Guiseppe","non-dropping-particle":"","parse-names":false,"suffix":""},{"dropping-particle":"","family":"Rivara","given":"Frederick P.","non-dropping-particle":"","parse-names":false,"suffix":""},{"dropping-particle":"","family":"Roberts","given":"Thomas","non-dropping-particle":"","parse-names":false,"suffix":""},{"dropping-particle":"","family":"Rodriguez De León","given":"Felipe","non-dropping-particle":"","parse-names":false,"suffix":""},{"dropping-particle":"","family":"Rosenfeld","given":"Lisa C.","non-dropping-particle":"","parse-names":false,"suffix":""},{"dropping-particle":"","family":"Rushton","given":"Lesley","non-dropping-particle":"","parse-names":false,"suffix":""},{"dropping-particle":"","family":"Sacco","given":"Ralph L.","non-dropping-particle":"","parse-names":false,"suffix":""},{"dropping-particle":"","family":"Salomon","given":"Joshua A.","non-dropping-particle":"","parse-names":false,"suffix":""},{"dropping-particle":"","family":"Sampson","given":"Uchechukwu","non-dropping-particle":"","parse-names":false,"suffix":""},{"dropping-particle":"","family":"Sanman","given":"Ella","non-dropping-particle":"","parse-names":false,"suffix":""},{"dropping-particle":"","family":"Schwebel","given":"David C.","non-dropping-particle":"","parse-names":false,"suffix":""},{"dropping-particle":"","family":"Segui-Gomez","given":"Maria","non-dropping-particle":"","parse-names":false,"suffix":""},{"dropping-particle":"","family":"Shepard","given":"Donald S.","non-dropping-particle":"","parse-names":false,"suffix":""},{"dropping-particle":"","family":"Singh","given":"David","non-dropping-particle":"","parse-names":false,"suffix":""},{"dropping-particle":"","family":"Singleton","given":"Jessica","non-dropping-particle":"","parse-names":false,"suffix":""},{"dropping-particle":"","family":"Sliwa","given":"Karen","non-dropping-particle":"","parse-names":false,"suffix":""},{"dropping-particle":"","family":"Smith","given":"Emma","non-dropping-particle":"","parse-names":false,"suffix":""},{"dropping-particle":"","family":"Steer","given":"Andrew","non-dropping-particle":"","parse-names":false,"suffix":""},{"dropping-particle":"","family":"Taylor","given":"Jennifer A.","non-dropping-particle":"","parse-names":false,"suffix":""},{"dropping-particle":"","family":"Thomas","given":"Bernadette","non-dropping-particle":"","parse-names":false,"suffix":""},{"dropping-particle":"","family":"Tleyjeh","given":"Imad M.","non-dropping-particle":"","parse-names":false,"suffix":""},{"dropping-particle":"","family":"Towbin","given":"Jeffrey A.","non-dropping-particle":"","parse-names":false,"suffix":""},{"dropping-particle":"","family":"Truelsen","given":"Thomas","non-dropping-particle":"","parse-names":false,"suffix":""},{"dropping-particle":"","family":"Undurraga","given":"Eduardo A.","non-dropping-particle":"","parse-names":false,"suffix":""},{"dropping-particle":"","family":"Venketasubramanian","given":"N.","non-dropping-particle":"","parse-names":false,"suffix":""},{"dropping-particle":"","family":"Vijayakumar","given":"Lakshmi","non-dropping-particle":"","parse-names":false,"suffix":""},{"dropping-particle":"","family":"Vos","given":"Theo","non-dropping-particle":"","parse-names":false,"suffix":""},{"dropping-particle":"","family":"Wagner","given":"Gregory R.","non-dropping-particle":"","parse-names":false,"suffix":""},{"dropping-particle":"","family":"Wang","given":"Mengru","non-dropping-particle":"","parse-names":false,"suffix":""},{"dropping-particle":"","family":"Wang","given":"Wenzhi","non-dropping-particle":"","parse-names":false,"suffix":""},{"dropping-particle":"","family":"Watt","given":"Kerrianne","non-dropping-particle":"","parse-names":false,"suffix":""},{"dropping-particle":"","family":"Weinstock","given":"Martin A.","non-dropping-particle":"","parse-names":false,"suffix":""},{"dropping-particle":"","family":"Weintraub","given":"Robert","non-dropping-particle":"","parse-names":false,"suffix":""},{"dropping-particle":"","family":"Wilkinson","given":"James D.","non-dropping-particle":"","parse-names":false,"suffix":""},{"dropping-particle":"","family":"Woolf","given":"Anthony D.","non-dropping-particle":"","parse-names":false,"suffix":""},{"dropping-particle":"","family":"Wulf","given":"Sarah","non-dropping-particle":"","parse-names":false,"suffix":""},{"dropping-particle":"","family":"Yeh","given":"Pon Hsiu","non-dropping-particle":"","parse-names":false,"suffix":""},{"dropping-particle":"","family":"Yip","given":"Paul","non-dropping-particle":"","parse-names":false,"suffix":""},{"dropping-particle":"","family":"Zabetian","given":"Azadeh","non-dropping-particle":"","parse-names":false,"suffix":""},{"dropping-particle":"","family":"Zheng","given":"Zhi Jie","non-dropping-particle":"","parse-names":false,"suffix":""},{"dropping-particle":"","family":"Lopez","given":"Alan D.","non-dropping-particle":"","parse-names":false,"suffix":""},{"dropping-particle":"","family":"Murray","given":"Christopher J.L.","non-dropping-particle":"","parse-names":false,"suffix":""}],"container-title":"The Lancet","id":"ITEM-1","issued":{"date-parts":[["2012"]]},"title":"Global and regional mortality from 235 causes of death for 20 age groups in 1990 and 2010: A systematic analysis for the Global Burden of Disease Study 2010","type":"article-journal"},"uris":["http://www.mendeley.com/documents/?uuid=c2b2cd03-97e9-4af3-840f-37f452bd4bab"]},{"id":"ITEM-2","itemData":{"DOI":"10.7554/eLife.35500","ISSN":"2050-084X","abstract":"&lt;p&gt;In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-2","issued":{"date-parts":[["2018","10","30"]]},"title":"National and regional seasonal dynamics of all-cause and cause-specific mortality in the USA from 1980 to 2016","type":"article-journal","volume":"7"},"uris":["http://www.mendeley.com/documents/?uuid=a29b7f3f-8632-3265-8212-c115c1d59106"]},{"id":"ITEM-3","itemData":{"DOI":"10.1007/978-3-540-44902-7","ISBN":"3540449027","PMID":"14535918","abstract":"Seasonal fluctuations in mortality are a persistent phenomenon across populations. In Western countries of the Northern hemisphere, mortality is typically larger in winter than in summer which is attributed to the detrimental effects of cold to health. This does, however, not explain why in colder countries the differences between winter and summer mortality are smaller than in countries with warm or moderate climate. This book, therefore, investigates whether sociodemographic and socioeconomic factors play a role as important for seasonal mortality as they do for mortality in general. Using modern statistical methods, the book shows, for example for the United States, that the fluctuations between winter and summer mortality are smaller the more years someone has spent in school.","author":[{"dropping-particle":"","family":"Rau","given":"Roland","non-dropping-particle":"","parse-names":false,"suffix":""}],"container-title":"Wirtschafts- und Sozialwissenschaftlichen Fakultät","id":"ITEM-3","issued":{"date-parts":[["2004"]]},"page":"361","title":"Seasonality in Human Mortality.  A Demographic Approach","type":"article-journal","volume":"PhD"},"uris":["http://www.mendeley.com/documents/?uuid=735ffa52-a2fc-4bed-ab59-d84289752b70"]}],"mendeley":{"formattedCitation":"&lt;sup&gt;6–8&lt;/sup&gt;","plainTextFormattedCitation":"6–8","previouslyFormattedCitation":"&lt;sup&gt;6–8&lt;/sup&gt;"},"properties":{"noteIndex":0},"schema":"https://github.com/citation-style-language/schema/raw/master/csl-citation.json"}</w:instrText>
        </w:r>
        <w:r w:rsidR="0051156D">
          <w:rPr>
            <w:rFonts w:ascii="Times New Roman" w:hAnsi="Times New Roman"/>
            <w:color w:val="000000" w:themeColor="text1"/>
            <w:sz w:val="24"/>
            <w:szCs w:val="24"/>
          </w:rPr>
          <w:fldChar w:fldCharType="separate"/>
        </w:r>
        <w:r w:rsidR="0051156D" w:rsidRPr="0035337E">
          <w:rPr>
            <w:rFonts w:ascii="Times New Roman" w:hAnsi="Times New Roman"/>
            <w:noProof/>
            <w:color w:val="000000" w:themeColor="text1"/>
            <w:sz w:val="24"/>
            <w:szCs w:val="24"/>
            <w:vertAlign w:val="superscript"/>
          </w:rPr>
          <w:t>6–8</w:t>
        </w:r>
        <w:r w:rsidR="0051156D">
          <w:rPr>
            <w:rFonts w:ascii="Times New Roman" w:hAnsi="Times New Roman"/>
            <w:color w:val="000000" w:themeColor="text1"/>
            <w:sz w:val="24"/>
            <w:szCs w:val="24"/>
          </w:rPr>
          <w:fldChar w:fldCharType="end"/>
        </w:r>
      </w:ins>
      <w:ins w:id="968" w:author="Parks, Robbie M" w:date="2018-12-05T11:39:00Z">
        <w:r>
          <w:rPr>
            <w:rFonts w:ascii="Times New Roman" w:hAnsi="Times New Roman"/>
            <w:color w:val="000000" w:themeColor="text1"/>
            <w:sz w:val="24"/>
            <w:szCs w:val="24"/>
          </w:rPr>
          <w:t xml:space="preserve"> as might their associations with temperature.</w:t>
        </w:r>
      </w:ins>
    </w:p>
    <w:p w14:paraId="748DE32C" w14:textId="77777777" w:rsidR="00FA3851" w:rsidRDefault="00FA3851" w:rsidP="00FA3851">
      <w:pPr>
        <w:spacing w:after="0" w:line="480" w:lineRule="auto"/>
        <w:jc w:val="both"/>
        <w:outlineLvl w:val="0"/>
        <w:rPr>
          <w:ins w:id="969" w:author="Parks, Robbie M" w:date="2018-12-05T11:39:00Z"/>
          <w:rFonts w:ascii="Times New Roman" w:hAnsi="Times New Roman"/>
          <w:color w:val="000000" w:themeColor="text1"/>
          <w:sz w:val="24"/>
          <w:szCs w:val="24"/>
        </w:rPr>
      </w:pPr>
    </w:p>
    <w:p w14:paraId="02511303" w14:textId="77777777" w:rsidR="00FA3851" w:rsidRDefault="00FA3851" w:rsidP="00FA3851">
      <w:pPr>
        <w:spacing w:after="0" w:line="480" w:lineRule="auto"/>
        <w:jc w:val="both"/>
        <w:outlineLvl w:val="0"/>
        <w:rPr>
          <w:ins w:id="970" w:author="Parks, Robbie M" w:date="2018-12-05T11:39:00Z"/>
          <w:rFonts w:ascii="Times New Roman" w:hAnsi="Times New Roman"/>
          <w:color w:val="000000" w:themeColor="text1"/>
          <w:sz w:val="24"/>
          <w:szCs w:val="24"/>
        </w:rPr>
      </w:pPr>
      <w:commentRangeStart w:id="971"/>
      <w:commentRangeStart w:id="972"/>
      <w:ins w:id="973" w:author="Parks, Robbie M" w:date="2018-12-05T11:39:00Z">
        <w:r>
          <w:rPr>
            <w:rFonts w:ascii="Times New Roman" w:hAnsi="Times New Roman"/>
            <w:color w:val="000000" w:themeColor="text1"/>
            <w:sz w:val="24"/>
            <w:szCs w:val="24"/>
          </w:rPr>
          <w:t>We modelled, for a given state, sex, month, and age group, the numbers of deaths in each year as following a Poisson distribution:</w:t>
        </w:r>
      </w:ins>
    </w:p>
    <w:p w14:paraId="7B530FA9" w14:textId="77777777" w:rsidR="00FA3851" w:rsidRDefault="00FA3851" w:rsidP="00FA3851">
      <w:pPr>
        <w:spacing w:after="0" w:line="480" w:lineRule="auto"/>
        <w:jc w:val="both"/>
        <w:outlineLvl w:val="0"/>
        <w:rPr>
          <w:ins w:id="974" w:author="Parks, Robbie M" w:date="2018-12-05T11:39:00Z"/>
          <w:rFonts w:ascii="Times New Roman" w:hAnsi="Times New Roman"/>
          <w:color w:val="000000" w:themeColor="text1"/>
          <w:sz w:val="24"/>
          <w:szCs w:val="24"/>
        </w:rPr>
      </w:pPr>
    </w:p>
    <w:p w14:paraId="3C8CC1BB" w14:textId="77777777" w:rsidR="00FA3851" w:rsidRDefault="00FA3851" w:rsidP="00FA3851">
      <w:pPr>
        <w:pStyle w:val="SMSubheading"/>
        <w:spacing w:line="480" w:lineRule="auto"/>
        <w:ind w:firstLine="720"/>
        <w:jc w:val="both"/>
        <w:rPr>
          <w:ins w:id="975" w:author="Parks, Robbie M" w:date="2018-12-05T11:39:00Z"/>
          <w:u w:val="none"/>
        </w:rPr>
      </w:pPr>
      <w:proofErr w:type="spellStart"/>
      <w:proofErr w:type="gramStart"/>
      <w:ins w:id="976" w:author="Parks, Robbie M" w:date="2018-12-05T11:39:00Z">
        <w:r>
          <w:rPr>
            <w:u w:val="none"/>
          </w:rPr>
          <w:t>deaths</w:t>
        </w:r>
        <w:r>
          <w:rPr>
            <w:u w:val="none"/>
            <w:vertAlign w:val="subscript"/>
          </w:rPr>
          <w:t>state</w:t>
        </w:r>
        <w:proofErr w:type="spellEnd"/>
        <w:r w:rsidRPr="00B32DC8">
          <w:rPr>
            <w:u w:val="none"/>
            <w:vertAlign w:val="subscript"/>
          </w:rPr>
          <w:t>-year</w:t>
        </w:r>
        <w:proofErr w:type="gramEnd"/>
        <w:r>
          <w:rPr>
            <w:u w:val="none"/>
          </w:rPr>
          <w:t xml:space="preserve"> ~ Poisson(death </w:t>
        </w:r>
        <w:proofErr w:type="spellStart"/>
        <w:r>
          <w:rPr>
            <w:u w:val="none"/>
          </w:rPr>
          <w:t>rate</w:t>
        </w:r>
        <w:r>
          <w:rPr>
            <w:u w:val="none"/>
            <w:vertAlign w:val="subscript"/>
          </w:rPr>
          <w:t>state</w:t>
        </w:r>
        <w:proofErr w:type="spellEnd"/>
        <w:r w:rsidRPr="00B32DC8">
          <w:rPr>
            <w:u w:val="none"/>
            <w:vertAlign w:val="subscript"/>
          </w:rPr>
          <w:t>-year</w:t>
        </w:r>
        <w:r>
          <w:rPr>
            <w:i/>
            <w:u w:val="none"/>
          </w:rPr>
          <w:t xml:space="preserve"> · </w:t>
        </w:r>
        <w:proofErr w:type="spellStart"/>
        <w:r>
          <w:rPr>
            <w:u w:val="none"/>
          </w:rPr>
          <w:t>population</w:t>
        </w:r>
        <w:r>
          <w:rPr>
            <w:u w:val="none"/>
            <w:vertAlign w:val="subscript"/>
          </w:rPr>
          <w:t>state</w:t>
        </w:r>
        <w:proofErr w:type="spellEnd"/>
        <w:r w:rsidRPr="00B32DC8">
          <w:rPr>
            <w:u w:val="none"/>
            <w:vertAlign w:val="subscript"/>
          </w:rPr>
          <w:t>-year</w:t>
        </w:r>
        <w:r w:rsidRPr="00436AE5">
          <w:rPr>
            <w:u w:val="none"/>
          </w:rPr>
          <w:t>)</w:t>
        </w:r>
      </w:ins>
    </w:p>
    <w:p w14:paraId="7EF0ECBC" w14:textId="77777777" w:rsidR="00FA3851" w:rsidRDefault="00FA3851" w:rsidP="00FA3851">
      <w:pPr>
        <w:spacing w:after="0" w:line="480" w:lineRule="auto"/>
        <w:jc w:val="both"/>
        <w:outlineLvl w:val="0"/>
        <w:rPr>
          <w:ins w:id="977" w:author="Parks, Robbie M" w:date="2018-12-05T11:39:00Z"/>
          <w:rFonts w:ascii="Times New Roman" w:hAnsi="Times New Roman"/>
          <w:color w:val="000000" w:themeColor="text1"/>
          <w:sz w:val="24"/>
          <w:szCs w:val="24"/>
        </w:rPr>
      </w:pPr>
    </w:p>
    <w:p w14:paraId="7BB6E546" w14:textId="77777777" w:rsidR="00FA3851" w:rsidRDefault="00FA3851" w:rsidP="00FA3851">
      <w:pPr>
        <w:spacing w:after="0" w:line="480" w:lineRule="auto"/>
        <w:jc w:val="both"/>
        <w:outlineLvl w:val="0"/>
        <w:rPr>
          <w:ins w:id="978" w:author="Parks, Robbie M" w:date="2018-12-05T11:39:00Z"/>
          <w:rFonts w:ascii="Times New Roman" w:hAnsi="Times New Roman"/>
          <w:color w:val="000000" w:themeColor="text1"/>
          <w:sz w:val="24"/>
          <w:szCs w:val="24"/>
        </w:rPr>
      </w:pPr>
      <w:ins w:id="979" w:author="Parks, Robbie M" w:date="2018-12-05T11:39:00Z">
        <w:r>
          <w:rPr>
            <w:rFonts w:ascii="Times New Roman" w:hAnsi="Times New Roman"/>
            <w:color w:val="000000" w:themeColor="text1"/>
            <w:sz w:val="24"/>
            <w:szCs w:val="24"/>
          </w:rPr>
          <w:t>In the model, log-transformed death rates were modelled as a sum of components that depend on time (month-year), location (state) of death, month of year and temperature. The mathematical representation of the model is given below:</w:t>
        </w:r>
      </w:ins>
    </w:p>
    <w:p w14:paraId="3286ADBC" w14:textId="77777777" w:rsidR="00FA3851" w:rsidRDefault="00FA3851" w:rsidP="00FA3851">
      <w:pPr>
        <w:spacing w:after="0" w:line="480" w:lineRule="auto"/>
        <w:jc w:val="both"/>
        <w:outlineLvl w:val="0"/>
        <w:rPr>
          <w:ins w:id="980" w:author="Parks, Robbie M" w:date="2018-12-05T11:39:00Z"/>
          <w:rFonts w:ascii="Times New Roman" w:hAnsi="Times New Roman"/>
          <w:color w:val="000000" w:themeColor="text1"/>
          <w:sz w:val="24"/>
          <w:szCs w:val="24"/>
        </w:rPr>
      </w:pPr>
    </w:p>
    <w:p w14:paraId="73C3D026" w14:textId="77777777" w:rsidR="00FA3851" w:rsidRPr="000250EE" w:rsidRDefault="00FA3851" w:rsidP="00FA3851">
      <w:pPr>
        <w:spacing w:after="0" w:line="360" w:lineRule="auto"/>
        <w:jc w:val="both"/>
        <w:outlineLvl w:val="0"/>
        <w:rPr>
          <w:ins w:id="981" w:author="Parks, Robbie M" w:date="2018-12-05T11:39:00Z"/>
          <w:rFonts w:ascii="Times New Roman" w:hAnsi="Times New Roman"/>
          <w:sz w:val="24"/>
          <w:szCs w:val="24"/>
        </w:rPr>
      </w:pPr>
      <w:proofErr w:type="gramStart"/>
      <w:ins w:id="982" w:author="Parks, Robbie M" w:date="2018-12-05T11:39:00Z">
        <w:r w:rsidRPr="000250EE">
          <w:rPr>
            <w:rFonts w:ascii="Times New Roman" w:hAnsi="Times New Roman"/>
            <w:sz w:val="24"/>
            <w:szCs w:val="24"/>
          </w:rPr>
          <w:t>log(</w:t>
        </w:r>
        <w:proofErr w:type="gramEnd"/>
        <w:r w:rsidRPr="000250EE">
          <w:rPr>
            <w:rFonts w:ascii="Times New Roman" w:hAnsi="Times New Roman"/>
            <w:sz w:val="24"/>
            <w:szCs w:val="24"/>
          </w:rPr>
          <w:t xml:space="preserve">death </w:t>
        </w:r>
        <w:proofErr w:type="spellStart"/>
        <w:r w:rsidRPr="000250EE">
          <w:rPr>
            <w:rFonts w:ascii="Times New Roman" w:hAnsi="Times New Roman"/>
            <w:sz w:val="24"/>
            <w:szCs w:val="24"/>
          </w:rPr>
          <w:t>rates</w:t>
        </w:r>
        <w:r w:rsidRPr="000250EE">
          <w:rPr>
            <w:rFonts w:ascii="Times New Roman" w:hAnsi="Times New Roman"/>
            <w:sz w:val="24"/>
            <w:szCs w:val="24"/>
            <w:vertAlign w:val="subscript"/>
          </w:rPr>
          <w:t>state</w:t>
        </w:r>
        <w:proofErr w:type="spellEnd"/>
        <w:r w:rsidRPr="000250EE">
          <w:rPr>
            <w:rFonts w:ascii="Times New Roman" w:hAnsi="Times New Roman"/>
            <w:sz w:val="24"/>
            <w:szCs w:val="24"/>
            <w:vertAlign w:val="subscript"/>
          </w:rPr>
          <w:t>-year</w:t>
        </w:r>
        <w:r w:rsidRPr="000250EE">
          <w:rPr>
            <w:rFonts w:ascii="Times New Roman" w:hAnsi="Times New Roman"/>
            <w:sz w:val="24"/>
            <w:szCs w:val="24"/>
          </w:rPr>
          <w:t xml:space="preserve">) = </w:t>
        </w:r>
        <w:r w:rsidRPr="000250EE">
          <w:rPr>
            <w:rFonts w:ascii="Times New Roman" w:hAnsi="Times New Roman"/>
            <w:sz w:val="24"/>
            <w:szCs w:val="24"/>
          </w:rPr>
          <w:tab/>
          <w:t>α</w:t>
        </w:r>
        <w:r w:rsidRPr="000250EE">
          <w:rPr>
            <w:rFonts w:ascii="Times New Roman" w:hAnsi="Times New Roman"/>
            <w:sz w:val="24"/>
            <w:szCs w:val="24"/>
            <w:vertAlign w:val="subscript"/>
          </w:rPr>
          <w:t xml:space="preserve">0 </w:t>
        </w:r>
        <w:r w:rsidRPr="000250EE">
          <w:rPr>
            <w:rFonts w:ascii="Times New Roman" w:hAnsi="Times New Roman"/>
            <w:sz w:val="24"/>
            <w:szCs w:val="24"/>
          </w:rPr>
          <w:t>+ β</w:t>
        </w:r>
        <w:r w:rsidRPr="000250EE">
          <w:rPr>
            <w:rFonts w:ascii="Times New Roman" w:hAnsi="Times New Roman"/>
            <w:sz w:val="24"/>
            <w:szCs w:val="24"/>
            <w:vertAlign w:val="subscript"/>
          </w:rPr>
          <w:t>0</w:t>
        </w:r>
        <w:r w:rsidRPr="000250EE">
          <w:rPr>
            <w:rFonts w:ascii="Times New Roman" w:hAnsi="Times New Roman"/>
            <w:sz w:val="24"/>
            <w:szCs w:val="24"/>
          </w:rPr>
          <w:t>·(month-year) +</w:t>
        </w:r>
      </w:ins>
    </w:p>
    <w:p w14:paraId="3A152D41" w14:textId="77777777" w:rsidR="00FA3851" w:rsidRPr="000250EE" w:rsidRDefault="00FA3851" w:rsidP="00FA3851">
      <w:pPr>
        <w:spacing w:after="0" w:line="360" w:lineRule="auto"/>
        <w:jc w:val="both"/>
        <w:outlineLvl w:val="0"/>
        <w:rPr>
          <w:ins w:id="983" w:author="Parks, Robbie M" w:date="2018-12-05T11:39:00Z"/>
          <w:rFonts w:ascii="Times New Roman" w:hAnsi="Times New Roman"/>
          <w:sz w:val="24"/>
          <w:szCs w:val="24"/>
        </w:rPr>
      </w:pPr>
      <w:ins w:id="984" w:author="Parks, Robbie M" w:date="2018-12-05T11:39:00Z">
        <w:r w:rsidRPr="000250EE">
          <w:rPr>
            <w:rFonts w:ascii="Times New Roman" w:hAnsi="Times New Roman"/>
            <w:sz w:val="24"/>
            <w:szCs w:val="24"/>
            <w:vertAlign w:val="subscript"/>
          </w:rPr>
          <w:tab/>
        </w:r>
        <w:r w:rsidRPr="000250EE">
          <w:rPr>
            <w:rFonts w:ascii="Times New Roman" w:hAnsi="Times New Roman"/>
            <w:sz w:val="24"/>
            <w:szCs w:val="24"/>
            <w:vertAlign w:val="subscript"/>
          </w:rPr>
          <w:tab/>
        </w:r>
        <w:r w:rsidRPr="000250EE">
          <w:rPr>
            <w:rFonts w:ascii="Times New Roman" w:hAnsi="Times New Roman"/>
            <w:sz w:val="24"/>
            <w:szCs w:val="24"/>
            <w:vertAlign w:val="subscript"/>
          </w:rPr>
          <w:tab/>
        </w:r>
        <w:r w:rsidRPr="000250EE">
          <w:rPr>
            <w:rFonts w:ascii="Times New Roman" w:hAnsi="Times New Roman"/>
            <w:sz w:val="24"/>
            <w:szCs w:val="24"/>
            <w:vertAlign w:val="subscript"/>
          </w:rPr>
          <w:tab/>
        </w:r>
        <w:r w:rsidRPr="000250EE">
          <w:rPr>
            <w:rFonts w:ascii="Times New Roman" w:hAnsi="Times New Roman"/>
            <w:sz w:val="24"/>
            <w:szCs w:val="24"/>
          </w:rPr>
          <w:t>α</w:t>
        </w:r>
        <w:r w:rsidRPr="000250EE">
          <w:rPr>
            <w:rFonts w:ascii="Times New Roman" w:hAnsi="Times New Roman"/>
            <w:sz w:val="24"/>
            <w:szCs w:val="24"/>
            <w:vertAlign w:val="subscript"/>
          </w:rPr>
          <w:t xml:space="preserve">state </w:t>
        </w:r>
        <w:r w:rsidRPr="000250EE">
          <w:rPr>
            <w:rFonts w:ascii="Times New Roman" w:hAnsi="Times New Roman"/>
            <w:sz w:val="24"/>
            <w:szCs w:val="24"/>
          </w:rPr>
          <w:t>+ β</w:t>
        </w:r>
        <w:r w:rsidRPr="000250EE">
          <w:rPr>
            <w:rFonts w:ascii="Times New Roman" w:hAnsi="Times New Roman"/>
            <w:sz w:val="24"/>
            <w:szCs w:val="24"/>
            <w:vertAlign w:val="subscript"/>
          </w:rPr>
          <w:t>state</w:t>
        </w:r>
        <w:r w:rsidRPr="000250EE">
          <w:rPr>
            <w:rFonts w:ascii="Times New Roman" w:hAnsi="Times New Roman"/>
            <w:sz w:val="24"/>
            <w:szCs w:val="24"/>
          </w:rPr>
          <w:t>·(month-year) +</w:t>
        </w:r>
      </w:ins>
    </w:p>
    <w:p w14:paraId="5975DC5F" w14:textId="77777777" w:rsidR="00FA3851" w:rsidRPr="000250EE" w:rsidRDefault="00FA3851" w:rsidP="00FA3851">
      <w:pPr>
        <w:spacing w:after="0" w:line="360" w:lineRule="auto"/>
        <w:jc w:val="both"/>
        <w:outlineLvl w:val="0"/>
        <w:rPr>
          <w:ins w:id="985" w:author="Parks, Robbie M" w:date="2018-12-05T11:39:00Z"/>
          <w:rFonts w:ascii="Times New Roman" w:hAnsi="Times New Roman"/>
          <w:sz w:val="24"/>
          <w:szCs w:val="24"/>
        </w:rPr>
      </w:pPr>
      <w:ins w:id="986" w:author="Parks, Robbie M" w:date="2018-12-05T11:39:00Z">
        <w:r w:rsidRPr="000250EE">
          <w:rPr>
            <w:rFonts w:ascii="Times New Roman" w:hAnsi="Times New Roman"/>
            <w:sz w:val="24"/>
            <w:szCs w:val="24"/>
          </w:rPr>
          <w:tab/>
        </w:r>
        <w:r w:rsidRPr="000250EE">
          <w:rPr>
            <w:rFonts w:ascii="Times New Roman" w:hAnsi="Times New Roman"/>
            <w:sz w:val="24"/>
            <w:szCs w:val="24"/>
          </w:rPr>
          <w:tab/>
        </w:r>
        <w:r w:rsidRPr="000250EE">
          <w:rPr>
            <w:rFonts w:ascii="Times New Roman" w:hAnsi="Times New Roman"/>
            <w:sz w:val="24"/>
            <w:szCs w:val="24"/>
          </w:rPr>
          <w:tab/>
        </w:r>
        <w:r w:rsidRPr="000250EE">
          <w:rPr>
            <w:rFonts w:ascii="Times New Roman" w:hAnsi="Times New Roman"/>
            <w:sz w:val="24"/>
            <w:szCs w:val="24"/>
          </w:rPr>
          <w:tab/>
          <w:t>α</w:t>
        </w:r>
        <w:r w:rsidRPr="000250EE">
          <w:rPr>
            <w:rFonts w:ascii="Times New Roman" w:hAnsi="Times New Roman"/>
            <w:sz w:val="24"/>
            <w:szCs w:val="24"/>
            <w:vertAlign w:val="subscript"/>
          </w:rPr>
          <w:t xml:space="preserve">month </w:t>
        </w:r>
        <w:r w:rsidRPr="000250EE">
          <w:rPr>
            <w:rFonts w:ascii="Times New Roman" w:hAnsi="Times New Roman"/>
            <w:sz w:val="24"/>
            <w:szCs w:val="24"/>
          </w:rPr>
          <w:t>+ β</w:t>
        </w:r>
        <w:r w:rsidRPr="000250EE">
          <w:rPr>
            <w:rFonts w:ascii="Times New Roman" w:hAnsi="Times New Roman"/>
            <w:sz w:val="24"/>
            <w:szCs w:val="24"/>
            <w:vertAlign w:val="subscript"/>
          </w:rPr>
          <w:t>month</w:t>
        </w:r>
        <w:r w:rsidRPr="000250EE">
          <w:rPr>
            <w:rFonts w:ascii="Times New Roman" w:hAnsi="Times New Roman"/>
            <w:sz w:val="24"/>
            <w:szCs w:val="24"/>
          </w:rPr>
          <w:t>·(month-year) +</w:t>
        </w:r>
      </w:ins>
    </w:p>
    <w:p w14:paraId="19940679" w14:textId="77777777" w:rsidR="00FA3851" w:rsidRPr="000250EE" w:rsidRDefault="00FA3851" w:rsidP="00FA3851">
      <w:pPr>
        <w:spacing w:after="0" w:line="240" w:lineRule="auto"/>
        <w:jc w:val="both"/>
        <w:outlineLvl w:val="0"/>
        <w:rPr>
          <w:ins w:id="987" w:author="Parks, Robbie M" w:date="2018-12-05T11:39:00Z"/>
          <w:rFonts w:ascii="Times New Roman" w:hAnsi="Times New Roman"/>
          <w:sz w:val="24"/>
          <w:szCs w:val="24"/>
        </w:rPr>
      </w:pPr>
      <w:ins w:id="988" w:author="Parks, Robbie M" w:date="2018-12-05T11:39:00Z">
        <w:r w:rsidRPr="000250EE">
          <w:rPr>
            <w:rFonts w:ascii="Times New Roman" w:hAnsi="Times New Roman"/>
            <w:sz w:val="24"/>
            <w:szCs w:val="24"/>
          </w:rPr>
          <w:lastRenderedPageBreak/>
          <w:tab/>
        </w:r>
        <w:r w:rsidRPr="000250EE">
          <w:rPr>
            <w:rFonts w:ascii="Times New Roman" w:hAnsi="Times New Roman"/>
            <w:sz w:val="24"/>
            <w:szCs w:val="24"/>
          </w:rPr>
          <w:tab/>
        </w:r>
        <w:r w:rsidRPr="000250EE">
          <w:rPr>
            <w:rFonts w:ascii="Times New Roman" w:hAnsi="Times New Roman"/>
            <w:sz w:val="24"/>
            <w:szCs w:val="24"/>
          </w:rPr>
          <w:tab/>
        </w:r>
        <w:r w:rsidRPr="000250EE">
          <w:rPr>
            <w:rFonts w:ascii="Times New Roman" w:hAnsi="Times New Roman"/>
            <w:sz w:val="24"/>
            <w:szCs w:val="24"/>
          </w:rPr>
          <w:tab/>
        </w:r>
        <w:proofErr w:type="spellStart"/>
        <w:r w:rsidRPr="000250EE">
          <w:rPr>
            <w:rFonts w:ascii="Times New Roman" w:hAnsi="Times New Roman"/>
            <w:sz w:val="24"/>
            <w:szCs w:val="24"/>
          </w:rPr>
          <w:t>ν</w:t>
        </w:r>
        <w:r w:rsidRPr="000250EE">
          <w:rPr>
            <w:rFonts w:ascii="Times New Roman" w:hAnsi="Times New Roman"/>
            <w:sz w:val="24"/>
            <w:szCs w:val="24"/>
            <w:vertAlign w:val="subscript"/>
          </w:rPr>
          <w:t>month</w:t>
        </w:r>
        <w:proofErr w:type="spellEnd"/>
        <w:r w:rsidRPr="000250EE">
          <w:rPr>
            <w:rFonts w:ascii="Times New Roman" w:hAnsi="Times New Roman"/>
            <w:sz w:val="24"/>
            <w:szCs w:val="24"/>
            <w:vertAlign w:val="subscript"/>
          </w:rPr>
          <w:t xml:space="preserve">-year </w:t>
        </w:r>
        <w:r w:rsidRPr="000250EE">
          <w:rPr>
            <w:rFonts w:ascii="Times New Roman" w:hAnsi="Times New Roman"/>
            <w:sz w:val="24"/>
            <w:szCs w:val="24"/>
          </w:rPr>
          <w:t>+</w:t>
        </w:r>
      </w:ins>
    </w:p>
    <w:p w14:paraId="5EC92141" w14:textId="77777777" w:rsidR="00FA3851" w:rsidRPr="000250EE" w:rsidRDefault="00FA3851" w:rsidP="00FA3851">
      <w:pPr>
        <w:pStyle w:val="SMHeading"/>
        <w:jc w:val="both"/>
        <w:rPr>
          <w:ins w:id="989" w:author="Parks, Robbie M" w:date="2018-12-05T11:39:00Z"/>
          <w:b w:val="0"/>
        </w:rPr>
      </w:pPr>
      <w:ins w:id="990" w:author="Parks, Robbie M" w:date="2018-12-05T11:39:00Z">
        <w:r w:rsidRPr="000250EE">
          <w:rPr>
            <w:vertAlign w:val="subscript"/>
          </w:rPr>
          <w:tab/>
        </w:r>
        <w:r w:rsidRPr="000250EE">
          <w:rPr>
            <w:vertAlign w:val="subscript"/>
          </w:rPr>
          <w:tab/>
        </w:r>
        <w:r w:rsidRPr="000250EE">
          <w:rPr>
            <w:vertAlign w:val="subscript"/>
          </w:rPr>
          <w:tab/>
        </w:r>
        <w:r w:rsidRPr="000250EE">
          <w:rPr>
            <w:vertAlign w:val="subscript"/>
          </w:rPr>
          <w:tab/>
        </w:r>
        <w:proofErr w:type="spellStart"/>
        <w:r w:rsidRPr="0015113F">
          <w:t>ɛ</w:t>
        </w:r>
        <w:r w:rsidRPr="0015113F">
          <w:rPr>
            <w:vertAlign w:val="subscript"/>
          </w:rPr>
          <w:t>state</w:t>
        </w:r>
        <w:proofErr w:type="spellEnd"/>
        <w:r w:rsidRPr="0015113F">
          <w:rPr>
            <w:vertAlign w:val="subscript"/>
          </w:rPr>
          <w:t>-month-year</w:t>
        </w:r>
        <w:r w:rsidRPr="000250EE">
          <w:rPr>
            <w:b w:val="0"/>
          </w:rPr>
          <w:t xml:space="preserve"> +</w:t>
        </w:r>
      </w:ins>
    </w:p>
    <w:p w14:paraId="650D9786" w14:textId="77777777" w:rsidR="00FA3851" w:rsidRPr="0015113F" w:rsidRDefault="00FA3851" w:rsidP="00FA3851">
      <w:pPr>
        <w:pStyle w:val="SMHeading"/>
        <w:ind w:left="2160" w:firstLine="720"/>
        <w:jc w:val="both"/>
        <w:rPr>
          <w:ins w:id="991" w:author="Parks, Robbie M" w:date="2018-12-05T11:39:00Z"/>
        </w:rPr>
      </w:pPr>
      <w:proofErr w:type="spellStart"/>
      <w:ins w:id="992" w:author="Parks, Robbie M" w:date="2018-12-05T11:39:00Z">
        <w:r w:rsidRPr="000250EE">
          <w:rPr>
            <w:b w:val="0"/>
          </w:rPr>
          <w:t>γ</w:t>
        </w:r>
        <w:r w:rsidRPr="000250EE">
          <w:rPr>
            <w:b w:val="0"/>
            <w:vertAlign w:val="subscript"/>
          </w:rPr>
          <w:t>month</w:t>
        </w:r>
        <w:r w:rsidRPr="000250EE">
          <w:rPr>
            <w:b w:val="0"/>
          </w:rPr>
          <w:t>·Anomaly</w:t>
        </w:r>
        <w:r w:rsidRPr="000250EE">
          <w:rPr>
            <w:b w:val="0"/>
            <w:vertAlign w:val="subscript"/>
          </w:rPr>
          <w:t>state-month</w:t>
        </w:r>
        <w:proofErr w:type="spellEnd"/>
        <w:r w:rsidRPr="000250EE">
          <w:rPr>
            <w:b w:val="0"/>
            <w:vertAlign w:val="subscript"/>
          </w:rPr>
          <w:t xml:space="preserve"> </w:t>
        </w:r>
      </w:ins>
    </w:p>
    <w:p w14:paraId="557AD282" w14:textId="77777777" w:rsidR="00FA3851" w:rsidRPr="00843ACB" w:rsidRDefault="00FA3851" w:rsidP="00FA3851">
      <w:pPr>
        <w:spacing w:after="0" w:line="360" w:lineRule="auto"/>
        <w:jc w:val="both"/>
        <w:outlineLvl w:val="0"/>
        <w:rPr>
          <w:ins w:id="993" w:author="Parks, Robbie M" w:date="2018-12-05T11:39:00Z"/>
          <w:rFonts w:ascii="Times New Roman" w:hAnsi="Times New Roman"/>
          <w:vertAlign w:val="subscript"/>
        </w:rPr>
      </w:pPr>
      <w:ins w:id="994" w:author="Parks, Robbie M" w:date="2018-12-05T11:39:00Z">
        <w:r w:rsidRPr="00843ACB">
          <w:rPr>
            <w:rFonts w:ascii="Times New Roman" w:hAnsi="Times New Roman"/>
            <w:color w:val="000000" w:themeColor="text1"/>
          </w:rPr>
          <w:tab/>
        </w:r>
        <w:r w:rsidRPr="00843ACB">
          <w:rPr>
            <w:rFonts w:ascii="Times New Roman" w:hAnsi="Times New Roman"/>
            <w:color w:val="000000" w:themeColor="text1"/>
          </w:rPr>
          <w:tab/>
        </w:r>
        <w:r w:rsidRPr="00843ACB">
          <w:rPr>
            <w:rFonts w:ascii="Times New Roman" w:hAnsi="Times New Roman"/>
            <w:color w:val="000000" w:themeColor="text1"/>
          </w:rPr>
          <w:tab/>
        </w:r>
        <w:r w:rsidRPr="00843ACB">
          <w:rPr>
            <w:rFonts w:ascii="Times New Roman" w:hAnsi="Times New Roman"/>
            <w:color w:val="000000" w:themeColor="text1"/>
          </w:rPr>
          <w:tab/>
        </w:r>
      </w:ins>
    </w:p>
    <w:p w14:paraId="63EAB578" w14:textId="77777777" w:rsidR="00FA3851" w:rsidRPr="00C1578A" w:rsidRDefault="00FA3851" w:rsidP="00FA3851">
      <w:pPr>
        <w:spacing w:after="0" w:line="480" w:lineRule="auto"/>
        <w:jc w:val="both"/>
        <w:outlineLvl w:val="0"/>
        <w:rPr>
          <w:ins w:id="995" w:author="Parks, Robbie M" w:date="2018-12-05T11:39:00Z"/>
          <w:rFonts w:ascii="Times New Roman" w:hAnsi="Times New Roman"/>
          <w:color w:val="000000" w:themeColor="text1"/>
          <w:sz w:val="24"/>
          <w:szCs w:val="24"/>
        </w:rPr>
      </w:pPr>
    </w:p>
    <w:p w14:paraId="3E409A2E" w14:textId="77777777" w:rsidR="00FA3851" w:rsidRPr="00C1578A" w:rsidRDefault="00FA3851" w:rsidP="00FA3851">
      <w:pPr>
        <w:spacing w:after="0" w:line="480" w:lineRule="auto"/>
        <w:jc w:val="both"/>
        <w:outlineLvl w:val="0"/>
        <w:rPr>
          <w:ins w:id="996" w:author="Parks, Robbie M" w:date="2018-12-05T11:39:00Z"/>
          <w:rFonts w:ascii="Times New Roman" w:hAnsi="Times New Roman"/>
          <w:color w:val="000000" w:themeColor="text1"/>
          <w:sz w:val="24"/>
          <w:szCs w:val="24"/>
        </w:rPr>
      </w:pPr>
      <w:ins w:id="997" w:author="Parks, Robbie M" w:date="2018-12-05T11:39:00Z">
        <w:r w:rsidRPr="00843ACB">
          <w:rPr>
            <w:rFonts w:ascii="Times New Roman" w:hAnsi="Times New Roman"/>
            <w:sz w:val="24"/>
            <w:szCs w:val="24"/>
          </w:rPr>
          <w:t>The model contained terms to capture the overall level and rate of change of mortality, with α</w:t>
        </w:r>
        <w:r w:rsidRPr="00843ACB">
          <w:rPr>
            <w:rFonts w:ascii="Times New Roman" w:hAnsi="Times New Roman"/>
            <w:sz w:val="24"/>
            <w:szCs w:val="24"/>
            <w:vertAlign w:val="subscript"/>
          </w:rPr>
          <w:t>0</w:t>
        </w:r>
        <w:r w:rsidRPr="00843ACB">
          <w:rPr>
            <w:rFonts w:ascii="Times New Roman" w:hAnsi="Times New Roman"/>
            <w:sz w:val="24"/>
            <w:szCs w:val="24"/>
          </w:rPr>
          <w:t xml:space="preserve"> as the common intercept for log-transformed death rates, and β</w:t>
        </w:r>
        <w:r w:rsidRPr="00843ACB">
          <w:rPr>
            <w:rFonts w:ascii="Times New Roman" w:hAnsi="Times New Roman"/>
            <w:sz w:val="24"/>
            <w:szCs w:val="24"/>
            <w:vertAlign w:val="subscript"/>
          </w:rPr>
          <w:t>0</w:t>
        </w:r>
        <w:r w:rsidRPr="00843ACB">
          <w:rPr>
            <w:rFonts w:ascii="Times New Roman" w:hAnsi="Times New Roman"/>
            <w:sz w:val="24"/>
            <w:szCs w:val="24"/>
          </w:rPr>
          <w:t xml:space="preserve"> the common time slope.</w:t>
        </w:r>
      </w:ins>
    </w:p>
    <w:p w14:paraId="4F67AB87" w14:textId="77777777" w:rsidR="00FA3851" w:rsidRPr="00636C9B" w:rsidRDefault="00FA3851" w:rsidP="00FA3851">
      <w:pPr>
        <w:spacing w:after="0" w:line="480" w:lineRule="auto"/>
        <w:jc w:val="both"/>
        <w:outlineLvl w:val="0"/>
        <w:rPr>
          <w:ins w:id="998" w:author="Parks, Robbie M" w:date="2018-12-05T11:39:00Z"/>
          <w:rFonts w:ascii="Times New Roman" w:hAnsi="Times New Roman"/>
          <w:color w:val="000000" w:themeColor="text1"/>
          <w:sz w:val="24"/>
          <w:szCs w:val="24"/>
        </w:rPr>
      </w:pPr>
    </w:p>
    <w:p w14:paraId="572C4B8F" w14:textId="290BB3F2" w:rsidR="00FA3851" w:rsidRPr="00636C9B" w:rsidRDefault="00FA3851" w:rsidP="00FA3851">
      <w:pPr>
        <w:spacing w:after="0" w:line="480" w:lineRule="auto"/>
        <w:jc w:val="both"/>
        <w:outlineLvl w:val="0"/>
        <w:rPr>
          <w:ins w:id="999" w:author="Parks, Robbie M" w:date="2018-12-05T11:39:00Z"/>
          <w:rFonts w:ascii="Times New Roman" w:hAnsi="Times New Roman"/>
          <w:color w:val="000000" w:themeColor="text1"/>
          <w:sz w:val="24"/>
          <w:szCs w:val="24"/>
        </w:rPr>
      </w:pPr>
      <w:ins w:id="1000" w:author="Parks, Robbie M" w:date="2018-12-05T11:39:00Z">
        <w:r w:rsidRPr="00636C9B">
          <w:rPr>
            <w:rFonts w:ascii="Times New Roman" w:hAnsi="Times New Roman"/>
            <w:color w:val="000000" w:themeColor="text1"/>
            <w:sz w:val="24"/>
            <w:szCs w:val="24"/>
          </w:rPr>
          <w:t xml:space="preserve">Death rates vary by month, and </w:t>
        </w:r>
        <w:r>
          <w:rPr>
            <w:rFonts w:ascii="Times New Roman" w:hAnsi="Times New Roman"/>
            <w:color w:val="000000" w:themeColor="text1"/>
            <w:sz w:val="24"/>
            <w:szCs w:val="24"/>
          </w:rPr>
          <w:t xml:space="preserve">tend to smoothly vary across </w:t>
        </w:r>
        <w:r w:rsidRPr="00636C9B">
          <w:rPr>
            <w:rFonts w:ascii="Times New Roman" w:hAnsi="Times New Roman"/>
            <w:color w:val="000000" w:themeColor="text1"/>
            <w:sz w:val="24"/>
            <w:szCs w:val="24"/>
          </w:rPr>
          <w:t>neighbouring months.</w:t>
        </w:r>
        <w:r w:rsidRPr="00636C9B">
          <w:rPr>
            <w:rFonts w:ascii="Times New Roman" w:hAnsi="Times New Roman"/>
            <w:color w:val="000000" w:themeColor="text1"/>
            <w:sz w:val="24"/>
            <w:szCs w:val="24"/>
          </w:rPr>
          <w:fldChar w:fldCharType="begin" w:fldLock="1"/>
        </w:r>
        <w:r>
          <w:rPr>
            <w:rFonts w:ascii="Times New Roman" w:hAnsi="Times New Roman"/>
            <w:color w:val="000000" w:themeColor="text1"/>
            <w:sz w:val="24"/>
            <w:szCs w:val="24"/>
          </w:rPr>
          <w:instrText>ADDIN CSL_CITATION {"citationItems":[{"id":"ITEM-1","itemData":{"DOI":"10.7554/eLife.35500","ISSN":"2050-084X","abstract":"&lt;p&gt;In temperate climates, winter deaths exceed summer ones. However, there is limited information on the timing and the relative magnitudes of maximum and minimum mortality, by local climate, age group, sex and medical cause of death. We used geo-coded mortality data and wavelets to analyse the seasonality of mortality by age group and sex from 1980 to 2016 in the USA and its subnational climatic regions. Death rates in men and women ≥ 45 years peaked in December to February and were lowest in June to August, driven by cardiorespiratory diseases and injuries. In these ages, percent difference in death rates between peak and minimum months did not vary across climate regions, nor changed from 1980 to 2016. Under five years, seasonality of all-cause mortality largely disappeared after the 1990s. In adolescents and young adults, especially in males, death rates peaked in June/July and were lowest in December/January, driven by injury deaths.&lt;/p&gt;","author":[{"dropping-particle":"","family":"Parks","given":"Robbie M","non-dropping-particle":"","parse-names":false,"suffix":""},{"dropping-particle":"","family":"Bennett","given":"James E","non-dropping-particle":"","parse-names":false,"suffix":""},{"dropping-particle":"","family":"Foreman","given":"Kyle J","non-dropping-particle":"","parse-names":false,"suffix":""},{"dropping-particle":"","family":"Toumi","given":"Ralf","non-dropping-particle":"","parse-names":false,"suffix":""},{"dropping-particle":"","family":"Ezzati","given":"Majid","non-dropping-particle":"","parse-names":false,"suffix":""}],"container-title":"eLife","id":"ITEM-1","issued":{"date-parts":[["2018","10","30"]]},"title":"National and regional seasonal dynamics of all-cause and cause-specific mortality in the USA from 1980 to 2016","type":"article-journal","volume":"7"},"uris":["http://www.mendeley.com/documents/?uuid=a29b7f3f-8632-3265-8212-c115c1d59106"]}],"mendeley":{"formattedCitation":"&lt;sup&gt;7&lt;/sup&gt;","plainTextFormattedCitation":"7","previouslyFormattedCitation":"&lt;sup&gt;7&lt;/sup&gt;"},"properties":{"noteIndex":0},"schema":"https://github.com/citation-style-language/schema/raw/master/csl-citation.json"}</w:instrText>
        </w:r>
        <w:r w:rsidRPr="00636C9B">
          <w:rPr>
            <w:rFonts w:ascii="Times New Roman" w:hAnsi="Times New Roman"/>
            <w:color w:val="000000" w:themeColor="text1"/>
            <w:sz w:val="24"/>
            <w:szCs w:val="24"/>
          </w:rPr>
          <w:fldChar w:fldCharType="separate"/>
        </w:r>
        <w:r w:rsidRPr="0035337E">
          <w:rPr>
            <w:rFonts w:ascii="Times New Roman" w:hAnsi="Times New Roman"/>
            <w:noProof/>
            <w:color w:val="000000" w:themeColor="text1"/>
            <w:sz w:val="24"/>
            <w:szCs w:val="24"/>
            <w:vertAlign w:val="superscript"/>
          </w:rPr>
          <w:t>7</w:t>
        </w:r>
        <w:r w:rsidRPr="00636C9B">
          <w:rPr>
            <w:rFonts w:ascii="Times New Roman" w:hAnsi="Times New Roman"/>
            <w:color w:val="000000" w:themeColor="text1"/>
            <w:sz w:val="24"/>
            <w:szCs w:val="24"/>
          </w:rPr>
          <w:fldChar w:fldCharType="end"/>
        </w:r>
        <w:r w:rsidRPr="00636C9B">
          <w:rPr>
            <w:rFonts w:ascii="Times New Roman" w:hAnsi="Times New Roman"/>
            <w:color w:val="000000" w:themeColor="text1"/>
            <w:sz w:val="24"/>
            <w:szCs w:val="24"/>
          </w:rPr>
          <w:t xml:space="preserve"> Therefore, for each age group and sex, we allowed each month of the year to </w:t>
        </w:r>
        <w:r>
          <w:rPr>
            <w:rFonts w:ascii="Times New Roman" w:hAnsi="Times New Roman"/>
            <w:color w:val="000000" w:themeColor="text1"/>
            <w:sz w:val="24"/>
            <w:szCs w:val="24"/>
          </w:rPr>
          <w:t>systematically have</w:t>
        </w:r>
        <w:r w:rsidRPr="00636C9B">
          <w:rPr>
            <w:rFonts w:ascii="Times New Roman" w:hAnsi="Times New Roman"/>
            <w:color w:val="000000" w:themeColor="text1"/>
            <w:sz w:val="24"/>
            <w:szCs w:val="24"/>
          </w:rPr>
          <w:t xml:space="preserve"> a different mortality level</w:t>
        </w:r>
        <w:r>
          <w:rPr>
            <w:rFonts w:ascii="Times New Roman" w:hAnsi="Times New Roman"/>
            <w:color w:val="000000" w:themeColor="text1"/>
            <w:sz w:val="24"/>
            <w:szCs w:val="24"/>
          </w:rPr>
          <w:t xml:space="preserve"> and trend, </w:t>
        </w:r>
        <w:r w:rsidRPr="00F0573E">
          <w:rPr>
            <w:rFonts w:ascii="Times New Roman" w:hAnsi="Times New Roman"/>
            <w:sz w:val="24"/>
            <w:szCs w:val="24"/>
          </w:rPr>
          <w:t>with α</w:t>
        </w:r>
        <w:r>
          <w:rPr>
            <w:rFonts w:ascii="Times New Roman" w:hAnsi="Times New Roman"/>
            <w:sz w:val="24"/>
            <w:szCs w:val="24"/>
            <w:vertAlign w:val="subscript"/>
          </w:rPr>
          <w:t>month</w:t>
        </w:r>
        <w:r w:rsidRPr="00F0573E">
          <w:rPr>
            <w:rFonts w:ascii="Times New Roman" w:hAnsi="Times New Roman"/>
            <w:sz w:val="24"/>
            <w:szCs w:val="24"/>
          </w:rPr>
          <w:t xml:space="preserve"> </w:t>
        </w:r>
        <w:r>
          <w:rPr>
            <w:rFonts w:ascii="Times New Roman" w:hAnsi="Times New Roman"/>
            <w:sz w:val="24"/>
            <w:szCs w:val="24"/>
          </w:rPr>
          <w:t xml:space="preserve">the month-specific </w:t>
        </w:r>
        <w:r w:rsidRPr="00F0573E">
          <w:rPr>
            <w:rFonts w:ascii="Times New Roman" w:hAnsi="Times New Roman"/>
            <w:sz w:val="24"/>
            <w:szCs w:val="24"/>
          </w:rPr>
          <w:t>intercept for log-transformed death rates, and β</w:t>
        </w:r>
        <w:r>
          <w:rPr>
            <w:rFonts w:ascii="Times New Roman" w:hAnsi="Times New Roman"/>
            <w:sz w:val="24"/>
            <w:szCs w:val="24"/>
            <w:vertAlign w:val="subscript"/>
          </w:rPr>
          <w:t>month</w:t>
        </w:r>
        <w:r w:rsidRPr="00F0573E">
          <w:rPr>
            <w:rFonts w:ascii="Times New Roman" w:hAnsi="Times New Roman"/>
            <w:sz w:val="24"/>
            <w:szCs w:val="24"/>
          </w:rPr>
          <w:t xml:space="preserve"> the </w:t>
        </w:r>
        <w:r>
          <w:rPr>
            <w:rFonts w:ascii="Times New Roman" w:hAnsi="Times New Roman"/>
            <w:sz w:val="24"/>
            <w:szCs w:val="24"/>
          </w:rPr>
          <w:t>month-specific</w:t>
        </w:r>
        <w:r w:rsidRPr="00F0573E">
          <w:rPr>
            <w:rFonts w:ascii="Times New Roman" w:hAnsi="Times New Roman"/>
            <w:sz w:val="24"/>
            <w:szCs w:val="24"/>
          </w:rPr>
          <w:t xml:space="preserve"> time slope</w:t>
        </w:r>
        <w:r w:rsidRPr="00636C9B">
          <w:rPr>
            <w:rFonts w:ascii="Times New Roman" w:hAnsi="Times New Roman"/>
            <w:color w:val="000000" w:themeColor="text1"/>
            <w:sz w:val="24"/>
            <w:szCs w:val="24"/>
          </w:rPr>
          <w:t>. We used a random walk structure for neighbouring month terms</w:t>
        </w:r>
        <w:r>
          <w:rPr>
            <w:rFonts w:ascii="Times New Roman" w:hAnsi="Times New Roman"/>
            <w:color w:val="000000" w:themeColor="text1"/>
            <w:sz w:val="24"/>
            <w:szCs w:val="24"/>
          </w:rPr>
          <w:t xml:space="preserve"> in </w:t>
        </w:r>
        <w:r w:rsidRPr="00F0573E">
          <w:rPr>
            <w:rFonts w:ascii="Times New Roman" w:hAnsi="Times New Roman"/>
            <w:sz w:val="24"/>
            <w:szCs w:val="24"/>
          </w:rPr>
          <w:t>α</w:t>
        </w:r>
        <w:r>
          <w:rPr>
            <w:rFonts w:ascii="Times New Roman" w:hAnsi="Times New Roman"/>
            <w:sz w:val="24"/>
            <w:szCs w:val="24"/>
            <w:vertAlign w:val="subscript"/>
          </w:rPr>
          <w:t xml:space="preserve">month </w:t>
        </w:r>
        <w:r w:rsidRPr="00843ACB">
          <w:rPr>
            <w:rFonts w:ascii="Times New Roman" w:hAnsi="Times New Roman"/>
            <w:sz w:val="24"/>
            <w:szCs w:val="24"/>
          </w:rPr>
          <w:t xml:space="preserve">and </w:t>
        </w:r>
        <w:r w:rsidRPr="00F0573E">
          <w:rPr>
            <w:rFonts w:ascii="Times New Roman" w:hAnsi="Times New Roman"/>
            <w:sz w:val="24"/>
            <w:szCs w:val="24"/>
          </w:rPr>
          <w:t>β</w:t>
        </w:r>
        <w:r>
          <w:rPr>
            <w:rFonts w:ascii="Times New Roman" w:hAnsi="Times New Roman"/>
            <w:sz w:val="24"/>
            <w:szCs w:val="24"/>
            <w:vertAlign w:val="subscript"/>
          </w:rPr>
          <w:t>month</w:t>
        </w:r>
        <w:r w:rsidRPr="00636C9B">
          <w:rPr>
            <w:rFonts w:ascii="Times New Roman" w:hAnsi="Times New Roman"/>
            <w:color w:val="000000" w:themeColor="text1"/>
            <w:sz w:val="24"/>
            <w:szCs w:val="24"/>
          </w:rPr>
          <w:t>, widely used to characterise smoothly varying associations</w:t>
        </w:r>
        <w:r>
          <w:rPr>
            <w:rFonts w:ascii="Times New Roman" w:hAnsi="Times New Roman"/>
            <w:sz w:val="24"/>
            <w:szCs w:val="24"/>
          </w:rPr>
          <w:t>.</w:t>
        </w:r>
        <w:r>
          <w:rPr>
            <w:rFonts w:ascii="Times New Roman" w:hAnsi="Times New Roman"/>
            <w:sz w:val="24"/>
            <w:szCs w:val="24"/>
          </w:rPr>
          <w:fldChar w:fldCharType="begin" w:fldLock="1"/>
        </w:r>
      </w:ins>
      <w:r w:rsidR="000D1C81">
        <w:rPr>
          <w:rFonts w:ascii="Times New Roman" w:hAnsi="Times New Roman"/>
          <w:sz w:val="24"/>
          <w:szCs w:val="24"/>
        </w:rPr>
        <w:instrText>ADDIN CSL_CITATION {"citationItems":[{"id":"ITEM-1","itemData":{"DOI":"10.1007/s00184-007-0162-3","ISBN":"0203492021","ISSN":"0026-1335","abstract":"Gaussian Markov Random Field (GMRF) models are most widely used in spatial statistics - a very active area of research in which few up-to-date reference works are available. This is the first book on the subject that provides a unified framework of GMRFs with particular emphasis on the computational aspects. This book includes extensive case-studies and, online, a c-library for fast and exact simulation. With chapters contributed by leading researchers in the field, this volume is essential reading for statisticians working in spatial theory and its applications, as well as quantitative researchers in a wide range of science fields where spatial data analysis is important.","author":[{"dropping-particle":"","family":"Rue","given":"Håvard","non-dropping-particle":"","parse-names":false,"suffix":""},{"dropping-particle":"","family":"Held","given":"Leonhard","non-dropping-particle":"","parse-names":false,"suffix":""}],"container-title":"Chapman &amp; Hall","id":"ITEM-1","issued":{"date-parts":[["2005"]]},"title":"Gaussian Markov random fields. Theory and applications","type":"book"},"uris":["http://www.mendeley.com/documents/?uuid=ba04a6bb-e704-4a09-b550-e8d8a0bbc552"]}],"mendeley":{"formattedCitation":"&lt;sup&gt;47&lt;/sup&gt;","plainTextFormattedCitation":"47","previouslyFormattedCitation":"&lt;sup&gt;48&lt;/sup&gt;"},"properties":{"noteIndex":0},"schema":"https://github.com/citation-style-language/schema/raw/master/csl-citation.json"}</w:instrText>
      </w:r>
      <w:ins w:id="1001" w:author="Parks, Robbie M" w:date="2018-12-05T11:39:00Z">
        <w:r>
          <w:rPr>
            <w:rFonts w:ascii="Times New Roman" w:hAnsi="Times New Roman"/>
            <w:sz w:val="24"/>
            <w:szCs w:val="24"/>
          </w:rPr>
          <w:fldChar w:fldCharType="separate"/>
        </w:r>
      </w:ins>
      <w:r w:rsidR="000D1C81" w:rsidRPr="000D1C81">
        <w:rPr>
          <w:rFonts w:ascii="Times New Roman" w:hAnsi="Times New Roman"/>
          <w:noProof/>
          <w:sz w:val="24"/>
          <w:szCs w:val="24"/>
          <w:vertAlign w:val="superscript"/>
        </w:rPr>
        <w:t>47</w:t>
      </w:r>
      <w:ins w:id="1002" w:author="Parks, Robbie M" w:date="2018-12-05T11:39:00Z">
        <w:r>
          <w:rPr>
            <w:rFonts w:ascii="Times New Roman" w:hAnsi="Times New Roman"/>
            <w:sz w:val="24"/>
            <w:szCs w:val="24"/>
          </w:rPr>
          <w:fldChar w:fldCharType="end"/>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The random walk had a</w:t>
        </w:r>
        <w:r w:rsidRPr="00636C9B">
          <w:rPr>
            <w:rFonts w:ascii="Times New Roman" w:hAnsi="Times New Roman"/>
            <w:color w:val="000000" w:themeColor="text1"/>
            <w:sz w:val="24"/>
            <w:szCs w:val="24"/>
          </w:rPr>
          <w:t xml:space="preserve"> cyclic structure, </w:t>
        </w:r>
        <w:r>
          <w:rPr>
            <w:rFonts w:ascii="Times New Roman" w:hAnsi="Times New Roman"/>
            <w:color w:val="000000" w:themeColor="text1"/>
            <w:sz w:val="24"/>
            <w:szCs w:val="24"/>
          </w:rPr>
          <w:t>so that</w:t>
        </w:r>
        <w:r w:rsidRPr="00636C9B">
          <w:rPr>
            <w:rFonts w:ascii="Times New Roman" w:hAnsi="Times New Roman"/>
            <w:color w:val="000000" w:themeColor="text1"/>
            <w:sz w:val="24"/>
            <w:szCs w:val="24"/>
          </w:rPr>
          <w:t xml:space="preserve"> December neighbour</w:t>
        </w:r>
        <w:r>
          <w:rPr>
            <w:rFonts w:ascii="Times New Roman" w:hAnsi="Times New Roman"/>
            <w:color w:val="000000" w:themeColor="text1"/>
            <w:sz w:val="24"/>
            <w:szCs w:val="24"/>
          </w:rPr>
          <w:t>ed</w:t>
        </w:r>
        <w:r w:rsidRPr="00636C9B">
          <w:rPr>
            <w:rFonts w:ascii="Times New Roman" w:hAnsi="Times New Roman"/>
            <w:color w:val="000000" w:themeColor="text1"/>
            <w:sz w:val="24"/>
            <w:szCs w:val="24"/>
          </w:rPr>
          <w:t xml:space="preserve"> January. </w:t>
        </w:r>
      </w:ins>
    </w:p>
    <w:p w14:paraId="595B8DE8" w14:textId="77777777" w:rsidR="00FA3851" w:rsidRPr="00636C9B" w:rsidRDefault="00FA3851" w:rsidP="00FA3851">
      <w:pPr>
        <w:spacing w:after="0" w:line="480" w:lineRule="auto"/>
        <w:jc w:val="both"/>
        <w:outlineLvl w:val="0"/>
        <w:rPr>
          <w:ins w:id="1003" w:author="Parks, Robbie M" w:date="2018-12-05T11:39:00Z"/>
          <w:rFonts w:ascii="Times New Roman" w:hAnsi="Times New Roman"/>
          <w:color w:val="000000" w:themeColor="text1"/>
          <w:sz w:val="24"/>
          <w:szCs w:val="24"/>
        </w:rPr>
      </w:pPr>
    </w:p>
    <w:p w14:paraId="285FD8C5" w14:textId="495E3265" w:rsidR="00FA3851" w:rsidRDefault="00FA3851" w:rsidP="00FA3851">
      <w:pPr>
        <w:spacing w:after="0" w:line="480" w:lineRule="auto"/>
        <w:jc w:val="both"/>
        <w:outlineLvl w:val="0"/>
        <w:rPr>
          <w:ins w:id="1004" w:author="Parks, Robbie M" w:date="2018-12-05T11:39:00Z"/>
          <w:rFonts w:ascii="Times New Roman" w:hAnsi="Times New Roman"/>
          <w:color w:val="000000" w:themeColor="text1"/>
          <w:sz w:val="24"/>
          <w:szCs w:val="24"/>
        </w:rPr>
      </w:pPr>
      <w:ins w:id="1005" w:author="Parks, Robbie M" w:date="2018-12-05T11:39:00Z">
        <w:r>
          <w:rPr>
            <w:rFonts w:ascii="Times New Roman" w:hAnsi="Times New Roman"/>
            <w:color w:val="000000" w:themeColor="text1"/>
            <w:sz w:val="24"/>
            <w:szCs w:val="24"/>
          </w:rPr>
          <w:t xml:space="preserve">We also included state random intercepts and trends for death rates to allow variation by state, </w:t>
        </w:r>
        <w:r w:rsidRPr="00F0573E">
          <w:rPr>
            <w:rFonts w:ascii="Times New Roman" w:hAnsi="Times New Roman"/>
            <w:sz w:val="24"/>
            <w:szCs w:val="24"/>
          </w:rPr>
          <w:t>with α</w:t>
        </w:r>
        <w:r>
          <w:rPr>
            <w:rFonts w:ascii="Times New Roman" w:hAnsi="Times New Roman"/>
            <w:sz w:val="24"/>
            <w:szCs w:val="24"/>
            <w:vertAlign w:val="subscript"/>
          </w:rPr>
          <w:t>state</w:t>
        </w:r>
        <w:r w:rsidRPr="00F0573E">
          <w:rPr>
            <w:rFonts w:ascii="Times New Roman" w:hAnsi="Times New Roman"/>
            <w:sz w:val="24"/>
            <w:szCs w:val="24"/>
          </w:rPr>
          <w:t xml:space="preserve"> </w:t>
        </w:r>
        <w:r>
          <w:rPr>
            <w:rFonts w:ascii="Times New Roman" w:hAnsi="Times New Roman"/>
            <w:sz w:val="24"/>
            <w:szCs w:val="24"/>
          </w:rPr>
          <w:t>the state-specific intercept</w:t>
        </w:r>
        <w:r w:rsidRPr="00F0573E">
          <w:rPr>
            <w:rFonts w:ascii="Times New Roman" w:hAnsi="Times New Roman"/>
            <w:sz w:val="24"/>
            <w:szCs w:val="24"/>
          </w:rPr>
          <w:t xml:space="preserve"> for log-transformed death rates, and β</w:t>
        </w:r>
        <w:r>
          <w:rPr>
            <w:rFonts w:ascii="Times New Roman" w:hAnsi="Times New Roman"/>
            <w:sz w:val="24"/>
            <w:szCs w:val="24"/>
            <w:vertAlign w:val="subscript"/>
          </w:rPr>
          <w:t>state</w:t>
        </w:r>
        <w:r w:rsidRPr="00F0573E">
          <w:rPr>
            <w:rFonts w:ascii="Times New Roman" w:hAnsi="Times New Roman"/>
            <w:sz w:val="24"/>
            <w:szCs w:val="24"/>
          </w:rPr>
          <w:t xml:space="preserve"> the </w:t>
        </w:r>
        <w:r>
          <w:rPr>
            <w:rFonts w:ascii="Times New Roman" w:hAnsi="Times New Roman"/>
            <w:sz w:val="24"/>
            <w:szCs w:val="24"/>
          </w:rPr>
          <w:t>state-specific</w:t>
        </w:r>
        <w:r w:rsidRPr="00F0573E">
          <w:rPr>
            <w:rFonts w:ascii="Times New Roman" w:hAnsi="Times New Roman"/>
            <w:sz w:val="24"/>
            <w:szCs w:val="24"/>
          </w:rPr>
          <w:t xml:space="preserve"> time slope</w:t>
        </w:r>
        <w:r w:rsidRPr="00636C9B">
          <w:rPr>
            <w:rFonts w:ascii="Times New Roman" w:hAnsi="Times New Roman"/>
            <w:color w:val="000000" w:themeColor="text1"/>
            <w:sz w:val="24"/>
            <w:szCs w:val="24"/>
          </w:rPr>
          <w:t xml:space="preserve">. In addition, </w:t>
        </w:r>
        <w:r>
          <w:rPr>
            <w:rFonts w:ascii="Times New Roman" w:hAnsi="Times New Roman"/>
            <w:color w:val="000000" w:themeColor="text1"/>
            <w:sz w:val="24"/>
            <w:szCs w:val="24"/>
          </w:rPr>
          <w:t xml:space="preserve">death rates in neighbouring </w:t>
        </w:r>
        <w:r w:rsidRPr="00636C9B">
          <w:rPr>
            <w:rFonts w:ascii="Times New Roman" w:hAnsi="Times New Roman"/>
            <w:color w:val="000000" w:themeColor="text1"/>
            <w:sz w:val="24"/>
            <w:szCs w:val="24"/>
          </w:rPr>
          <w:t xml:space="preserve">states may be more similar than </w:t>
        </w:r>
        <w:r>
          <w:rPr>
            <w:rFonts w:ascii="Times New Roman" w:hAnsi="Times New Roman"/>
            <w:color w:val="000000" w:themeColor="text1"/>
            <w:sz w:val="24"/>
            <w:szCs w:val="24"/>
          </w:rPr>
          <w:t xml:space="preserve">in </w:t>
        </w:r>
        <w:r w:rsidRPr="00636C9B">
          <w:rPr>
            <w:rFonts w:ascii="Times New Roman" w:hAnsi="Times New Roman"/>
            <w:color w:val="000000" w:themeColor="text1"/>
            <w:sz w:val="24"/>
            <w:szCs w:val="24"/>
          </w:rPr>
          <w:t xml:space="preserve">those further away. </w:t>
        </w:r>
        <w:r>
          <w:rPr>
            <w:rFonts w:ascii="Times New Roman" w:hAnsi="Times New Roman"/>
            <w:color w:val="000000" w:themeColor="text1"/>
            <w:sz w:val="24"/>
            <w:szCs w:val="24"/>
          </w:rPr>
          <w:t>T</w:t>
        </w:r>
        <w:r w:rsidRPr="00636C9B">
          <w:rPr>
            <w:rFonts w:ascii="Times New Roman" w:hAnsi="Times New Roman"/>
            <w:color w:val="000000" w:themeColor="text1"/>
            <w:sz w:val="24"/>
            <w:szCs w:val="24"/>
          </w:rPr>
          <w:t>o reflect this</w:t>
        </w:r>
        <w:r>
          <w:rPr>
            <w:rFonts w:ascii="Times New Roman" w:hAnsi="Times New Roman"/>
            <w:color w:val="000000" w:themeColor="text1"/>
            <w:sz w:val="24"/>
            <w:szCs w:val="24"/>
          </w:rPr>
          <w:t>, w</w:t>
        </w:r>
        <w:r w:rsidRPr="00636C9B">
          <w:rPr>
            <w:rFonts w:ascii="Times New Roman" w:hAnsi="Times New Roman"/>
            <w:color w:val="000000" w:themeColor="text1"/>
            <w:sz w:val="24"/>
            <w:szCs w:val="24"/>
          </w:rPr>
          <w:t>e used a Conditional Autoregressive (CAR) spatial model.</w:t>
        </w:r>
        <w:r w:rsidRPr="00636C9B">
          <w:rPr>
            <w:rFonts w:ascii="Times New Roman" w:hAnsi="Times New Roman"/>
            <w:color w:val="000000" w:themeColor="text1"/>
            <w:sz w:val="24"/>
            <w:szCs w:val="24"/>
          </w:rPr>
          <w:fldChar w:fldCharType="begin" w:fldLock="1"/>
        </w:r>
      </w:ins>
      <w:r w:rsidR="000D1C81">
        <w:rPr>
          <w:rFonts w:ascii="Times New Roman" w:hAnsi="Times New Roman"/>
          <w:color w:val="000000" w:themeColor="text1"/>
          <w:sz w:val="24"/>
          <w:szCs w:val="24"/>
        </w:rPr>
        <w:instrText>ADDIN CSL_CITATION {"citationItems":[{"id":"ITEM-1","itemData":{"DOI":"10.2307/2984812","ISBN":"00359246","ISSN":"00359246","PMID":"18032117","abstract":"The formulation of conditional probability models for finite systems of spatially interacting random variables is examined. A simple alternative proof of the Hammersley-Clifford theorem is presented and the theorem is then used to construct specific spatial schemes on and off the lattice. Particular emphasis is placed upon practical applications of the models in plant ecology when the variates are binary or Gaussian. Some aspects of infinite lattice Gaussian processes are discussed. Methods of statistical analysis for lattice schemes are proposed, including a very flexible coding technique. The methods are illustrated by two numerical examples. It is maintained throughout that the conditional probability approach to the specification and analysis of spatial interaction is more attractive than the alternative joint probability approach. Keywords","author":[{"dropping-particle":"","family":"Besag","given":"Julian","non-dropping-particle":"","parse-names":false,"suffix":""}],"container-title":"Journal of the Royal Statistical Society: Series B (Statistical Methodology)","id":"ITEM-1","issued":{"date-parts":[["1974"]]},"title":"Spatial interaction and the statistical snalysis of lattice systems","type":"article-journal"},"uris":["http://www.mendeley.com/documents/?uuid=14e2acdd-e9ad-4907-be6a-2b5efd7e1600"]}],"mendeley":{"formattedCitation":"&lt;sup&gt;48&lt;/sup&gt;","plainTextFormattedCitation":"48","previouslyFormattedCitation":"&lt;sup&gt;49&lt;/sup&gt;"},"properties":{"noteIndex":0},"schema":"https://github.com/citation-style-language/schema/raw/master/csl-citation.json"}</w:instrText>
      </w:r>
      <w:ins w:id="1006" w:author="Parks, Robbie M" w:date="2018-12-05T11:39:00Z">
        <w:r w:rsidRPr="00636C9B">
          <w:rPr>
            <w:rFonts w:ascii="Times New Roman" w:hAnsi="Times New Roman"/>
            <w:color w:val="000000" w:themeColor="text1"/>
            <w:sz w:val="24"/>
            <w:szCs w:val="24"/>
          </w:rPr>
          <w:fldChar w:fldCharType="separate"/>
        </w:r>
      </w:ins>
      <w:r w:rsidR="000D1C81" w:rsidRPr="000D1C81">
        <w:rPr>
          <w:rFonts w:ascii="Times New Roman" w:hAnsi="Times New Roman"/>
          <w:noProof/>
          <w:color w:val="000000" w:themeColor="text1"/>
          <w:sz w:val="24"/>
          <w:szCs w:val="24"/>
          <w:vertAlign w:val="superscript"/>
        </w:rPr>
        <w:t>48</w:t>
      </w:r>
      <w:ins w:id="1007" w:author="Parks, Robbie M" w:date="2018-12-05T11:39:00Z">
        <w:r w:rsidRPr="00636C9B">
          <w:rPr>
            <w:rFonts w:ascii="Times New Roman" w:hAnsi="Times New Roman"/>
            <w:color w:val="000000" w:themeColor="text1"/>
            <w:sz w:val="24"/>
            <w:szCs w:val="24"/>
          </w:rPr>
          <w:fldChar w:fldCharType="end"/>
        </w:r>
        <w:r w:rsidRPr="00636C9B">
          <w:rPr>
            <w:rFonts w:ascii="Times New Roman" w:hAnsi="Times New Roman"/>
            <w:color w:val="000000" w:themeColor="text1"/>
            <w:sz w:val="24"/>
            <w:szCs w:val="24"/>
          </w:rPr>
          <w:t xml:space="preserve"> This allows death rates and trends of a state to be estimated based on their own data as well as using those of their neighbours. The level to which information is shared between neighbouring states depends on the uncertainty of death rates in a state and the empirical similarity of neighbouring states.</w:t>
        </w:r>
      </w:ins>
    </w:p>
    <w:p w14:paraId="000BCF18" w14:textId="77777777" w:rsidR="00FA3851" w:rsidRDefault="00FA3851" w:rsidP="00FA3851">
      <w:pPr>
        <w:spacing w:after="0" w:line="480" w:lineRule="auto"/>
        <w:jc w:val="both"/>
        <w:outlineLvl w:val="0"/>
        <w:rPr>
          <w:ins w:id="1008" w:author="Parks, Robbie M" w:date="2018-12-05T11:39:00Z"/>
          <w:rFonts w:ascii="Times New Roman" w:hAnsi="Times New Roman"/>
          <w:color w:val="000000" w:themeColor="text1"/>
          <w:sz w:val="24"/>
          <w:szCs w:val="24"/>
        </w:rPr>
      </w:pPr>
    </w:p>
    <w:p w14:paraId="601470CE" w14:textId="77777777" w:rsidR="00FA3851" w:rsidRPr="00843ACB" w:rsidRDefault="00FA3851" w:rsidP="00FA3851">
      <w:pPr>
        <w:spacing w:after="0" w:line="480" w:lineRule="auto"/>
        <w:jc w:val="both"/>
        <w:outlineLvl w:val="0"/>
        <w:rPr>
          <w:ins w:id="1009" w:author="Parks, Robbie M" w:date="2018-12-05T11:39:00Z"/>
          <w:rFonts w:ascii="Times New Roman" w:hAnsi="Times New Roman"/>
          <w:color w:val="000000" w:themeColor="text1"/>
          <w:sz w:val="24"/>
          <w:szCs w:val="24"/>
          <w:lang w:val="en-US"/>
        </w:rPr>
      </w:pPr>
      <w:ins w:id="1010" w:author="Parks, Robbie M" w:date="2018-12-05T11:39:00Z">
        <w:r w:rsidRPr="00F0573E">
          <w:rPr>
            <w:rFonts w:ascii="Times New Roman" w:hAnsi="Times New Roman"/>
            <w:sz w:val="24"/>
            <w:szCs w:val="24"/>
          </w:rPr>
          <w:lastRenderedPageBreak/>
          <w:t xml:space="preserve">Non-linear trends were captured by a first-order random walk </w:t>
        </w:r>
        <w:proofErr w:type="spellStart"/>
        <w:r w:rsidRPr="00F0573E">
          <w:rPr>
            <w:rFonts w:ascii="Times New Roman" w:hAnsi="Times New Roman"/>
            <w:sz w:val="24"/>
            <w:szCs w:val="24"/>
          </w:rPr>
          <w:t>ν</w:t>
        </w:r>
        <w:r>
          <w:rPr>
            <w:rFonts w:ascii="Times New Roman" w:hAnsi="Times New Roman"/>
            <w:sz w:val="24"/>
            <w:szCs w:val="24"/>
            <w:vertAlign w:val="subscript"/>
          </w:rPr>
          <w:t>month</w:t>
        </w:r>
        <w:proofErr w:type="spellEnd"/>
        <w:r>
          <w:rPr>
            <w:rFonts w:ascii="Times New Roman" w:hAnsi="Times New Roman"/>
            <w:sz w:val="24"/>
            <w:szCs w:val="24"/>
            <w:vertAlign w:val="subscript"/>
          </w:rPr>
          <w:t>-y</w:t>
        </w:r>
        <w:r w:rsidRPr="00F0573E">
          <w:rPr>
            <w:rFonts w:ascii="Times New Roman" w:hAnsi="Times New Roman"/>
            <w:sz w:val="24"/>
            <w:szCs w:val="24"/>
            <w:vertAlign w:val="subscript"/>
          </w:rPr>
          <w:t>ear</w:t>
        </w:r>
        <w:r w:rsidRPr="00F0573E">
          <w:rPr>
            <w:rFonts w:ascii="Times New Roman" w:hAnsi="Times New Roman"/>
            <w:sz w:val="24"/>
            <w:szCs w:val="24"/>
          </w:rPr>
          <w:t>.</w:t>
        </w:r>
        <w:r>
          <w:rPr>
            <w:rFonts w:ascii="Times New Roman" w:hAnsi="Times New Roman"/>
            <w:sz w:val="24"/>
            <w:szCs w:val="24"/>
          </w:rPr>
          <w:t xml:space="preserve"> </w:t>
        </w:r>
        <w:r>
          <w:rPr>
            <w:rFonts w:ascii="Times New Roman" w:hAnsi="Times New Roman"/>
            <w:color w:val="000000" w:themeColor="text1"/>
            <w:sz w:val="24"/>
            <w:szCs w:val="24"/>
            <w:lang w:val="en-US"/>
          </w:rPr>
          <w:t xml:space="preserve">An </w:t>
        </w:r>
        <w:r w:rsidRPr="00A46B9A">
          <w:rPr>
            <w:rFonts w:ascii="Times New Roman" w:hAnsi="Times New Roman"/>
            <w:color w:val="000000" w:themeColor="text1"/>
            <w:sz w:val="24"/>
            <w:szCs w:val="24"/>
            <w:lang w:val="en-US"/>
          </w:rPr>
          <w:t>over-dispersion ter</w:t>
        </w:r>
        <w:r>
          <w:rPr>
            <w:rFonts w:ascii="Times New Roman" w:hAnsi="Times New Roman"/>
            <w:color w:val="000000" w:themeColor="text1"/>
            <w:sz w:val="24"/>
            <w:szCs w:val="24"/>
            <w:lang w:val="en-US"/>
          </w:rPr>
          <w:t>m,</w:t>
        </w:r>
        <w:r>
          <w:rPr>
            <w:rFonts w:ascii="Times New Roman" w:hAnsi="Times New Roman"/>
            <w:sz w:val="24"/>
            <w:szCs w:val="24"/>
          </w:rPr>
          <w:t xml:space="preserve"> </w:t>
        </w:r>
        <w:r w:rsidRPr="00A46B9A">
          <w:rPr>
            <w:rFonts w:ascii="Times New Roman" w:hAnsi="Times New Roman"/>
            <w:color w:val="000000" w:themeColor="text1"/>
            <w:sz w:val="24"/>
            <w:szCs w:val="24"/>
            <w:lang w:val="en-US"/>
          </w:rPr>
          <w:t>ϵ</w:t>
        </w:r>
        <w:r>
          <w:rPr>
            <w:rFonts w:ascii="Times New Roman" w:hAnsi="Times New Roman"/>
            <w:color w:val="000000" w:themeColor="text1"/>
            <w:sz w:val="24"/>
            <w:szCs w:val="24"/>
            <w:vertAlign w:val="subscript"/>
            <w:lang w:val="en-US"/>
          </w:rPr>
          <w:t>state-month</w:t>
        </w:r>
        <w:r w:rsidRPr="00A46B9A">
          <w:rPr>
            <w:rFonts w:ascii="Times New Roman" w:hAnsi="Times New Roman"/>
            <w:color w:val="000000" w:themeColor="text1"/>
            <w:sz w:val="24"/>
            <w:szCs w:val="24"/>
            <w:vertAlign w:val="subscript"/>
            <w:lang w:val="en-US"/>
          </w:rPr>
          <w:t>-year</w:t>
        </w:r>
        <w:r>
          <w:rPr>
            <w:rFonts w:ascii="Times New Roman" w:hAnsi="Times New Roman"/>
            <w:color w:val="000000" w:themeColor="text1"/>
            <w:sz w:val="24"/>
            <w:szCs w:val="24"/>
            <w:lang w:val="en-US"/>
          </w:rPr>
          <w:t xml:space="preserve">, </w:t>
        </w:r>
        <w:r w:rsidRPr="00A46B9A">
          <w:rPr>
            <w:rFonts w:ascii="Times New Roman" w:hAnsi="Times New Roman"/>
            <w:color w:val="000000" w:themeColor="text1"/>
            <w:sz w:val="24"/>
            <w:szCs w:val="24"/>
            <w:lang w:val="en-US"/>
          </w:rPr>
          <w:t xml:space="preserve">captures the variation unaccounted for by other terms in the model, and is modelled as </w:t>
        </w:r>
        <w:r w:rsidRPr="00A46B9A">
          <w:rPr>
            <w:rFonts w:ascii="Times New Roman" w:hAnsi="Times New Roman"/>
            <w:i/>
            <w:color w:val="000000" w:themeColor="text1"/>
            <w:sz w:val="24"/>
            <w:szCs w:val="24"/>
            <w:lang w:val="en-US"/>
          </w:rPr>
          <w:t>N</w:t>
        </w:r>
        <w:r w:rsidRPr="00A46B9A">
          <w:rPr>
            <w:rFonts w:ascii="Times New Roman" w:hAnsi="Times New Roman"/>
            <w:color w:val="000000" w:themeColor="text1"/>
            <w:sz w:val="24"/>
            <w:szCs w:val="24"/>
            <w:lang w:val="en-US"/>
          </w:rPr>
          <w:t>(0,</w:t>
        </w:r>
        <m:oMath>
          <m:sSubSup>
            <m:sSubSupPr>
              <m:ctrlPr>
                <w:rPr>
                  <w:rFonts w:ascii="Cambria Math" w:hAnsi="Cambria Math"/>
                  <w:i/>
                  <w:color w:val="000000" w:themeColor="text1"/>
                  <w:sz w:val="24"/>
                  <w:szCs w:val="24"/>
                  <w:lang w:val="en-US"/>
                </w:rPr>
              </m:ctrlPr>
            </m:sSubSupPr>
            <m:e>
              <m:r>
                <w:rPr>
                  <w:rFonts w:ascii="Cambria Math" w:hAnsi="Cambria Math"/>
                  <w:color w:val="000000" w:themeColor="text1"/>
                  <w:sz w:val="24"/>
                  <w:szCs w:val="24"/>
                  <w:lang w:val="en-US"/>
                </w:rPr>
                <m:t>σ</m:t>
              </m:r>
            </m:e>
            <m:sub>
              <m:r>
                <w:rPr>
                  <w:rFonts w:ascii="Cambria Math" w:hAnsi="Cambria Math"/>
                  <w:color w:val="000000" w:themeColor="text1"/>
                  <w:sz w:val="24"/>
                  <w:szCs w:val="24"/>
                  <w:lang w:val="en-US"/>
                </w:rPr>
                <m:t>ϵ</m:t>
              </m:r>
            </m:sub>
            <m:sup>
              <m:r>
                <w:rPr>
                  <w:rFonts w:ascii="Cambria Math" w:hAnsi="Cambria Math"/>
                  <w:color w:val="000000" w:themeColor="text1"/>
                  <w:sz w:val="24"/>
                  <w:szCs w:val="24"/>
                  <w:lang w:val="en-US"/>
                </w:rPr>
                <m:t>2</m:t>
              </m:r>
            </m:sup>
          </m:sSubSup>
        </m:oMath>
        <w:r w:rsidRPr="00A46B9A">
          <w:rPr>
            <w:rFonts w:ascii="Times New Roman" w:hAnsi="Times New Roman"/>
            <w:color w:val="000000" w:themeColor="text1"/>
            <w:sz w:val="24"/>
            <w:szCs w:val="24"/>
            <w:lang w:val="en-US"/>
          </w:rPr>
          <w:t>).</w:t>
        </w:r>
      </w:ins>
    </w:p>
    <w:p w14:paraId="0B388BAC" w14:textId="77777777" w:rsidR="00FA3851" w:rsidRPr="00636C9B" w:rsidRDefault="00FA3851" w:rsidP="00FA3851">
      <w:pPr>
        <w:spacing w:after="0" w:line="480" w:lineRule="auto"/>
        <w:jc w:val="both"/>
        <w:outlineLvl w:val="0"/>
        <w:rPr>
          <w:ins w:id="1011" w:author="Parks, Robbie M" w:date="2018-12-05T11:39:00Z"/>
          <w:rFonts w:ascii="Times New Roman" w:hAnsi="Times New Roman"/>
          <w:color w:val="000000" w:themeColor="text1"/>
          <w:sz w:val="24"/>
          <w:szCs w:val="24"/>
        </w:rPr>
      </w:pPr>
    </w:p>
    <w:p w14:paraId="1352F7C4" w14:textId="54284839" w:rsidR="00FA3851" w:rsidRPr="00284EE0" w:rsidRDefault="00FA3851" w:rsidP="00FA3851">
      <w:pPr>
        <w:spacing w:after="0" w:line="480" w:lineRule="auto"/>
        <w:jc w:val="both"/>
        <w:outlineLvl w:val="0"/>
        <w:rPr>
          <w:ins w:id="1012" w:author="Parks, Robbie M" w:date="2018-12-05T11:39:00Z"/>
          <w:rFonts w:ascii="Times New Roman" w:hAnsi="Times New Roman"/>
          <w:color w:val="000000" w:themeColor="text1"/>
          <w:sz w:val="24"/>
          <w:szCs w:val="24"/>
        </w:rPr>
      </w:pPr>
      <w:ins w:id="1013" w:author="Parks, Robbie M" w:date="2018-12-05T11:39:00Z">
        <w:r w:rsidRPr="00284EE0">
          <w:rPr>
            <w:rFonts w:ascii="Times New Roman" w:hAnsi="Times New Roman"/>
            <w:color w:val="000000" w:themeColor="text1"/>
            <w:sz w:val="24"/>
            <w:szCs w:val="24"/>
          </w:rPr>
          <w:t xml:space="preserve">Finally, </w:t>
        </w:r>
        <w:r w:rsidRPr="002F11FA">
          <w:rPr>
            <w:rFonts w:ascii="Times New Roman" w:hAnsi="Times New Roman"/>
            <w:color w:val="000000" w:themeColor="text1"/>
            <w:sz w:val="24"/>
            <w:szCs w:val="24"/>
          </w:rPr>
          <w:t>we</w:t>
        </w:r>
        <w:r w:rsidRPr="00284EE0">
          <w:rPr>
            <w:rFonts w:ascii="Times New Roman" w:hAnsi="Times New Roman"/>
            <w:color w:val="000000" w:themeColor="text1"/>
            <w:sz w:val="24"/>
            <w:szCs w:val="24"/>
          </w:rPr>
          <w:t xml:space="preserve"> included a term that relates log-transformed death rate to the above-defined </w:t>
        </w:r>
        <w:r>
          <w:rPr>
            <w:rFonts w:ascii="Times New Roman" w:hAnsi="Times New Roman"/>
            <w:color w:val="000000" w:themeColor="text1"/>
            <w:sz w:val="24"/>
            <w:szCs w:val="24"/>
          </w:rPr>
          <w:t xml:space="preserve">state-month </w:t>
        </w:r>
        <w:r w:rsidRPr="00284EE0">
          <w:rPr>
            <w:rFonts w:ascii="Times New Roman" w:hAnsi="Times New Roman"/>
            <w:color w:val="000000" w:themeColor="text1"/>
            <w:sz w:val="24"/>
            <w:szCs w:val="24"/>
          </w:rPr>
          <w:t>temperature anomaly,</w:t>
        </w:r>
        <w:r>
          <w:rPr>
            <w:rFonts w:ascii="Times New Roman" w:hAnsi="Times New Roman"/>
            <w:color w:val="000000" w:themeColor="text1"/>
            <w:sz w:val="24"/>
            <w:szCs w:val="24"/>
          </w:rPr>
          <w:t xml:space="preserve"> </w:t>
        </w:r>
        <w:proofErr w:type="spellStart"/>
        <w:r w:rsidRPr="00564890">
          <w:rPr>
            <w:rFonts w:ascii="Times New Roman" w:hAnsi="Times New Roman"/>
            <w:color w:val="000000" w:themeColor="text1"/>
            <w:sz w:val="24"/>
            <w:szCs w:val="24"/>
          </w:rPr>
          <w:t>γ</w:t>
        </w:r>
        <w:r w:rsidRPr="00277948">
          <w:rPr>
            <w:rFonts w:ascii="Times New Roman" w:hAnsi="Times New Roman"/>
            <w:color w:val="000000" w:themeColor="text1"/>
            <w:sz w:val="24"/>
            <w:szCs w:val="24"/>
            <w:vertAlign w:val="subscript"/>
          </w:rPr>
          <w:t>month·</w:t>
        </w:r>
        <w:r w:rsidRPr="00564890">
          <w:rPr>
            <w:rFonts w:ascii="Times New Roman" w:hAnsi="Times New Roman"/>
            <w:color w:val="000000" w:themeColor="text1"/>
            <w:sz w:val="24"/>
            <w:szCs w:val="24"/>
          </w:rPr>
          <w:t>Anomaly</w:t>
        </w:r>
        <w:r w:rsidRPr="00843ACB">
          <w:rPr>
            <w:rFonts w:ascii="Times New Roman" w:hAnsi="Times New Roman"/>
            <w:color w:val="000000" w:themeColor="text1"/>
            <w:sz w:val="24"/>
            <w:szCs w:val="24"/>
            <w:vertAlign w:val="subscript"/>
          </w:rPr>
          <w:t>state-month</w:t>
        </w:r>
        <w:proofErr w:type="spellEnd"/>
        <w:r>
          <w:rPr>
            <w:rFonts w:ascii="Times New Roman" w:hAnsi="Times New Roman"/>
            <w:color w:val="000000" w:themeColor="text1"/>
            <w:sz w:val="24"/>
            <w:szCs w:val="24"/>
          </w:rPr>
          <w:t>,</w:t>
        </w:r>
        <w:r w:rsidRPr="00284EE0">
          <w:rPr>
            <w:rFonts w:ascii="Times New Roman" w:hAnsi="Times New Roman"/>
            <w:color w:val="000000" w:themeColor="text1"/>
            <w:sz w:val="24"/>
            <w:szCs w:val="24"/>
          </w:rPr>
          <w:t xml:space="preserve"> </w:t>
        </w:r>
        <w:r w:rsidRPr="00843ACB">
          <w:rPr>
            <w:rFonts w:ascii="Times New Roman" w:hAnsi="Times New Roman"/>
            <w:sz w:val="24"/>
            <w:szCs w:val="24"/>
          </w:rPr>
          <w:t>with the coefficient</w:t>
        </w:r>
        <w:r>
          <w:rPr>
            <w:rFonts w:ascii="Times New Roman" w:hAnsi="Times New Roman"/>
            <w:sz w:val="24"/>
            <w:szCs w:val="24"/>
          </w:rPr>
          <w:t>s</w:t>
        </w:r>
        <w:r w:rsidRPr="00843ACB">
          <w:rPr>
            <w:rFonts w:ascii="Times New Roman" w:hAnsi="Times New Roman"/>
            <w:sz w:val="24"/>
            <w:szCs w:val="24"/>
          </w:rPr>
          <w:t xml:space="preserve"> </w:t>
        </w:r>
        <w:proofErr w:type="spellStart"/>
        <w:r w:rsidRPr="00843ACB">
          <w:rPr>
            <w:rFonts w:ascii="Times New Roman" w:hAnsi="Times New Roman"/>
            <w:sz w:val="24"/>
            <w:szCs w:val="24"/>
          </w:rPr>
          <w:t>γ</w:t>
        </w:r>
        <w:r w:rsidRPr="00277948">
          <w:rPr>
            <w:rFonts w:ascii="Times New Roman" w:hAnsi="Times New Roman"/>
            <w:sz w:val="24"/>
            <w:szCs w:val="24"/>
            <w:vertAlign w:val="subscript"/>
          </w:rPr>
          <w:t>month</w:t>
        </w:r>
        <w:proofErr w:type="spellEnd"/>
        <w:r w:rsidRPr="00843ACB">
          <w:rPr>
            <w:rFonts w:ascii="Times New Roman" w:hAnsi="Times New Roman"/>
            <w:sz w:val="24"/>
            <w:szCs w:val="24"/>
          </w:rPr>
          <w:t xml:space="preserve"> representing the logarithm of the rate ratio </w:t>
        </w:r>
      </w:ins>
      <w:ins w:id="1014" w:author="Tamura-Wicks, Helen M" w:date="2018-12-06T19:19:00Z">
        <w:r w:rsidR="00B65059">
          <w:rPr>
            <w:rFonts w:ascii="Times New Roman" w:hAnsi="Times New Roman"/>
            <w:sz w:val="24"/>
            <w:szCs w:val="24"/>
          </w:rPr>
          <w:t xml:space="preserve">by month </w:t>
        </w:r>
      </w:ins>
      <w:ins w:id="1015" w:author="Parks, Robbie M" w:date="2018-12-05T11:39:00Z">
        <w:r w:rsidRPr="00843ACB">
          <w:rPr>
            <w:rFonts w:ascii="Times New Roman" w:hAnsi="Times New Roman"/>
            <w:sz w:val="24"/>
            <w:szCs w:val="24"/>
          </w:rPr>
          <w:t>per 1°C increase in monthly anomaly</w:t>
        </w:r>
        <w:del w:id="1016" w:author="Tamura-Wicks, Helen M" w:date="2018-12-06T19:20:00Z">
          <w:r w:rsidDel="00B65059">
            <w:rPr>
              <w:rFonts w:ascii="Times New Roman" w:hAnsi="Times New Roman"/>
              <w:sz w:val="24"/>
              <w:szCs w:val="24"/>
            </w:rPr>
            <w:delText xml:space="preserve"> by month</w:delText>
          </w:r>
        </w:del>
        <w:r w:rsidRPr="00284EE0">
          <w:rPr>
            <w:rFonts w:ascii="Times New Roman" w:hAnsi="Times New Roman"/>
            <w:color w:val="000000" w:themeColor="text1"/>
            <w:sz w:val="24"/>
            <w:szCs w:val="24"/>
          </w:rPr>
          <w:t>. We used a cyclic random walk structure for the anomaly terms, allowing December to neighbour January.</w:t>
        </w:r>
        <w:commentRangeEnd w:id="971"/>
        <w:r>
          <w:rPr>
            <w:rStyle w:val="CommentReference"/>
            <w:rFonts w:asciiTheme="minorHAnsi" w:eastAsiaTheme="minorHAnsi" w:hAnsiTheme="minorHAnsi" w:cstheme="minorBidi"/>
          </w:rPr>
          <w:commentReference w:id="971"/>
        </w:r>
      </w:ins>
      <w:commentRangeEnd w:id="972"/>
      <w:ins w:id="1017" w:author="Parks, Robbie M" w:date="2018-12-05T14:24:00Z">
        <w:r w:rsidR="0028600E">
          <w:rPr>
            <w:rStyle w:val="CommentReference"/>
            <w:rFonts w:asciiTheme="minorHAnsi" w:eastAsiaTheme="minorHAnsi" w:hAnsiTheme="minorHAnsi" w:cstheme="minorBidi"/>
          </w:rPr>
          <w:commentReference w:id="972"/>
        </w:r>
      </w:ins>
    </w:p>
    <w:p w14:paraId="0F49453D" w14:textId="77777777" w:rsidR="00FA3851" w:rsidRPr="00636C9B" w:rsidRDefault="00FA3851" w:rsidP="00FA3851">
      <w:pPr>
        <w:spacing w:after="0" w:line="480" w:lineRule="auto"/>
        <w:jc w:val="both"/>
        <w:outlineLvl w:val="0"/>
        <w:rPr>
          <w:ins w:id="1018" w:author="Parks, Robbie M" w:date="2018-12-05T11:39:00Z"/>
          <w:rFonts w:ascii="Times New Roman" w:hAnsi="Times New Roman"/>
          <w:color w:val="000000" w:themeColor="text1"/>
          <w:sz w:val="24"/>
          <w:szCs w:val="24"/>
        </w:rPr>
      </w:pPr>
    </w:p>
    <w:p w14:paraId="08F1F394" w14:textId="41BA915B" w:rsidR="00FA3851" w:rsidRPr="00843ACB" w:rsidRDefault="00FA3851" w:rsidP="00FA3851">
      <w:pPr>
        <w:spacing w:after="0" w:line="480" w:lineRule="auto"/>
        <w:jc w:val="both"/>
        <w:outlineLvl w:val="0"/>
        <w:rPr>
          <w:ins w:id="1019" w:author="Parks, Robbie M" w:date="2018-12-05T11:39:00Z"/>
          <w:rFonts w:ascii="Times New Roman" w:hAnsi="Times New Roman"/>
          <w:color w:val="000000" w:themeColor="text1"/>
          <w:sz w:val="24"/>
          <w:szCs w:val="24"/>
          <w:lang w:val="en-US"/>
        </w:rPr>
      </w:pPr>
      <w:ins w:id="1020" w:author="Parks, Robbie M" w:date="2018-12-05T11:39:00Z">
        <w:r w:rsidRPr="00A86D9D">
          <w:rPr>
            <w:rFonts w:ascii="Times New Roman" w:hAnsi="Times New Roman"/>
            <w:color w:val="000000" w:themeColor="text1"/>
            <w:sz w:val="24"/>
            <w:szCs w:val="24"/>
            <w:lang w:val="en-US"/>
          </w:rPr>
          <w:t>We fitted the models using integrated nested Laplace approximation (INLA), using the R-INLA software, which offers orders of magnitude of computational efficiency improvement in Bayesian inference compared to traditional MCMC for latent Gaussian models.</w:t>
        </w:r>
        <w:r>
          <w:rPr>
            <w:rFonts w:ascii="Times New Roman" w:hAnsi="Times New Roman"/>
            <w:color w:val="000000" w:themeColor="text1"/>
            <w:sz w:val="24"/>
            <w:szCs w:val="24"/>
            <w:lang w:val="en-US"/>
          </w:rPr>
          <w:fldChar w:fldCharType="begin" w:fldLock="1"/>
        </w:r>
      </w:ins>
      <w:r w:rsidR="000D1C81">
        <w:rPr>
          <w:rFonts w:ascii="Times New Roman" w:hAnsi="Times New Roman"/>
          <w:color w:val="000000" w:themeColor="text1"/>
          <w:sz w:val="24"/>
          <w:szCs w:val="24"/>
          <w:lang w:val="en-US"/>
        </w:rPr>
        <w:instrText>ADDIN CSL_CITATION {"citationItems":[{"id":"ITEM-1","itemData":{"DOI":"10.1111/j.1467-9868.2008.00700.x","ISBN":"1369-7412","ISSN":"13697412","abstract":"Structured additive regression models are perhaps the most commonly used class of models in statistical applications. It includes, among others, (generalized) linear models, (gener- alized) additive models, smoothing spline models, state space models, semiparametric regres- sion, spatial and spatiotemporal models, log-Gaussian Cox processes and geostatistical and geoadditive models.We consider approximate Bayesian inference in a popular subset of struc- tured additive regression models, latent Gaussian models, where the latent field is Gaussian, controlled by a few hyperparameters and with non-Gaussian response variables.The posterior marginals are not available in closed form owing to the non-Gaussian response variables. For such models, Markov chain Monte Carlo methods can be implemented, but they are not without problems, in terms of both convergence and computational time. In some practical applications, the extent of these problems is such that Markov chain Monte Carlo sampling is simply not an appropriate tool for routine analysis.We show that, by using an integrated nested Laplace approximation and its simplified version, we can directly compute very accurate approximations to the posterior marginals. The main benefit of these approximations is computational: where Markov chain Monte Carlo algorithms need hours or days to run, our approximations provide more precise estimates in seconds or minutes. Another advantage with our approach is its gen- erality, which makes it possible to performBayesian analysis in an automatic, streamlined way, and to compute model comparison criteria and various predictive measures so that models can be compared and the model under study can be challenged.","author":[{"dropping-particle":"","family":"Rue","given":"Håvard","non-dropping-particle":"","parse-names":false,"suffix":""},{"dropping-particle":"","family":"Martino","given":"Sara","non-dropping-particle":"","parse-names":false,"suffix":""},{"dropping-particle":"","family":"Chopin","given":"Nicolas","non-dropping-particle":"","parse-names":false,"suffix":""}],"container-title":"Journal of the Royal Statistical Society. Series B: Statistical Methodology","id":"ITEM-1","issued":{"date-parts":[["2009"]]},"title":"Approximate Bayesian inference for latent Gaussian models by using integrated nested Laplace approximations","type":"article-journal"},"uris":["http://www.mendeley.com/documents/?uuid=38315d34-f9e8-431f-bfbd-d5817e14363b"]}],"mendeley":{"formattedCitation":"&lt;sup&gt;49&lt;/sup&gt;","plainTextFormattedCitation":"49","previouslyFormattedCitation":"&lt;sup&gt;50&lt;/sup&gt;"},"properties":{"noteIndex":0},"schema":"https://github.com/citation-style-language/schema/raw/master/csl-citation.json"}</w:instrText>
      </w:r>
      <w:ins w:id="1021" w:author="Parks, Robbie M" w:date="2018-12-05T11:39:00Z">
        <w:r>
          <w:rPr>
            <w:rFonts w:ascii="Times New Roman" w:hAnsi="Times New Roman"/>
            <w:color w:val="000000" w:themeColor="text1"/>
            <w:sz w:val="24"/>
            <w:szCs w:val="24"/>
            <w:lang w:val="en-US"/>
          </w:rPr>
          <w:fldChar w:fldCharType="separate"/>
        </w:r>
      </w:ins>
      <w:r w:rsidR="000D1C81" w:rsidRPr="000D1C81">
        <w:rPr>
          <w:rFonts w:ascii="Times New Roman" w:hAnsi="Times New Roman"/>
          <w:noProof/>
          <w:color w:val="000000" w:themeColor="text1"/>
          <w:sz w:val="24"/>
          <w:szCs w:val="24"/>
          <w:vertAlign w:val="superscript"/>
          <w:lang w:val="en-US"/>
        </w:rPr>
        <w:t>49</w:t>
      </w:r>
      <w:ins w:id="1022" w:author="Parks, Robbie M" w:date="2018-12-05T11:39:00Z">
        <w:r>
          <w:rPr>
            <w:rFonts w:ascii="Times New Roman" w:hAnsi="Times New Roman"/>
            <w:color w:val="000000" w:themeColor="text1"/>
            <w:sz w:val="24"/>
            <w:szCs w:val="24"/>
            <w:lang w:val="en-US"/>
          </w:rPr>
          <w:fldChar w:fldCharType="end"/>
        </w:r>
      </w:ins>
    </w:p>
    <w:p w14:paraId="451A3401" w14:textId="77777777" w:rsidR="00FA3851" w:rsidRPr="00636C9B" w:rsidRDefault="00FA3851" w:rsidP="00FA3851">
      <w:pPr>
        <w:spacing w:after="0" w:line="480" w:lineRule="auto"/>
        <w:jc w:val="both"/>
        <w:outlineLvl w:val="0"/>
        <w:rPr>
          <w:ins w:id="1023" w:author="Parks, Robbie M" w:date="2018-12-05T11:39:00Z"/>
          <w:rFonts w:ascii="Times New Roman" w:hAnsi="Times New Roman"/>
          <w:color w:val="000000" w:themeColor="text1"/>
          <w:sz w:val="24"/>
          <w:szCs w:val="24"/>
        </w:rPr>
      </w:pPr>
    </w:p>
    <w:p w14:paraId="4484DC63" w14:textId="115E4393" w:rsidR="00FA3851" w:rsidRDefault="00FA3851" w:rsidP="00FA3851">
      <w:pPr>
        <w:spacing w:after="0" w:line="480" w:lineRule="auto"/>
        <w:jc w:val="both"/>
        <w:outlineLvl w:val="0"/>
        <w:rPr>
          <w:ins w:id="1024" w:author="Parks, Robbie M" w:date="2018-12-05T11:39:00Z"/>
          <w:rFonts w:ascii="Times New Roman" w:hAnsi="Times New Roman"/>
          <w:color w:val="000000" w:themeColor="text1"/>
          <w:sz w:val="24"/>
          <w:szCs w:val="24"/>
        </w:rPr>
      </w:pPr>
      <w:ins w:id="1025" w:author="Parks, Robbie M" w:date="2018-12-05T11:39:00Z">
        <w:r>
          <w:rPr>
            <w:rFonts w:ascii="Times New Roman" w:hAnsi="Times New Roman"/>
            <w:color w:val="000000" w:themeColor="text1"/>
            <w:sz w:val="24"/>
            <w:szCs w:val="24"/>
          </w:rPr>
          <w:t xml:space="preserve">We estimated the mortality </w:t>
        </w:r>
      </w:ins>
      <w:ins w:id="1026" w:author="Parks, Robbie M" w:date="2018-12-05T14:39:00Z">
        <w:r w:rsidR="00F72656">
          <w:rPr>
            <w:rFonts w:ascii="Times New Roman" w:hAnsi="Times New Roman"/>
            <w:color w:val="000000" w:themeColor="text1"/>
            <w:sz w:val="24"/>
            <w:szCs w:val="24"/>
          </w:rPr>
          <w:t>impact</w:t>
        </w:r>
      </w:ins>
      <w:ins w:id="1027" w:author="Parks, Robbie M" w:date="2018-12-05T11:39:00Z">
        <w:r>
          <w:rPr>
            <w:rFonts w:ascii="Times New Roman" w:hAnsi="Times New Roman"/>
            <w:color w:val="000000" w:themeColor="text1"/>
            <w:sz w:val="24"/>
            <w:szCs w:val="24"/>
          </w:rPr>
          <w:t xml:space="preserve"> of a year </w:t>
        </w:r>
      </w:ins>
      <w:ins w:id="1028" w:author="Parks, Robbie M" w:date="2018-12-05T14:37:00Z">
        <w:r w:rsidR="006C781B">
          <w:rPr>
            <w:rFonts w:ascii="Times New Roman" w:hAnsi="Times New Roman"/>
            <w:color w:val="000000" w:themeColor="text1"/>
            <w:sz w:val="24"/>
            <w:szCs w:val="24"/>
          </w:rPr>
          <w:t>where the temperature anomaly was +</w:t>
        </w:r>
        <w:r w:rsidR="006C781B" w:rsidRPr="00843ACB">
          <w:rPr>
            <w:rFonts w:ascii="Times New Roman" w:hAnsi="Times New Roman"/>
            <w:sz w:val="24"/>
            <w:szCs w:val="24"/>
          </w:rPr>
          <w:t>1°C</w:t>
        </w:r>
        <w:r w:rsidR="006C781B">
          <w:rPr>
            <w:rFonts w:ascii="Times New Roman" w:hAnsi="Times New Roman"/>
            <w:sz w:val="24"/>
            <w:szCs w:val="24"/>
          </w:rPr>
          <w:t xml:space="preserve"> for each month</w:t>
        </w:r>
      </w:ins>
      <w:ins w:id="1029" w:author="Parks, Robbie M" w:date="2018-12-05T11:39:00Z">
        <w:r>
          <w:rPr>
            <w:rStyle w:val="CommentReference"/>
            <w:rFonts w:asciiTheme="minorHAnsi" w:eastAsiaTheme="minorHAnsi" w:hAnsiTheme="minorHAnsi" w:cstheme="minorBidi"/>
          </w:rPr>
          <w:commentReference w:id="1030"/>
        </w:r>
      </w:ins>
      <w:ins w:id="1031" w:author="Parks, Robbie M" w:date="2018-12-05T14:40:00Z">
        <w:r w:rsidR="006F3684">
          <w:rPr>
            <w:rFonts w:ascii="Times New Roman" w:hAnsi="Times New Roman"/>
            <w:sz w:val="24"/>
            <w:szCs w:val="24"/>
          </w:rPr>
          <w:t>, using the population</w:t>
        </w:r>
      </w:ins>
      <w:ins w:id="1032" w:author="Parks, Robbie M" w:date="2018-12-05T14:26:00Z">
        <w:r w:rsidR="00483C87">
          <w:rPr>
            <w:rStyle w:val="CommentReference"/>
            <w:rFonts w:asciiTheme="minorHAnsi" w:eastAsiaTheme="minorHAnsi" w:hAnsiTheme="minorHAnsi" w:cstheme="minorBidi"/>
          </w:rPr>
          <w:commentReference w:id="1033"/>
        </w:r>
      </w:ins>
      <w:r w:rsidR="00B65059">
        <w:rPr>
          <w:rStyle w:val="CommentReference"/>
          <w:rFonts w:asciiTheme="minorHAnsi" w:eastAsiaTheme="minorHAnsi" w:hAnsiTheme="minorHAnsi" w:cstheme="minorBidi"/>
        </w:rPr>
        <w:commentReference w:id="1034"/>
      </w:r>
      <w:ins w:id="1035" w:author="Parks, Robbie M" w:date="2018-12-05T14:40:00Z">
        <w:r w:rsidR="006F3684">
          <w:rPr>
            <w:rFonts w:ascii="Times New Roman" w:hAnsi="Times New Roman"/>
            <w:sz w:val="24"/>
            <w:szCs w:val="24"/>
          </w:rPr>
          <w:t xml:space="preserve"> of the last year in our period of analysis (2016)</w:t>
        </w:r>
      </w:ins>
      <w:ins w:id="1036" w:author="Parks, Robbie M" w:date="2018-12-05T11:39:00Z">
        <w:r w:rsidRPr="00636C9B">
          <w:rPr>
            <w:rFonts w:ascii="Times New Roman" w:hAnsi="Times New Roman"/>
            <w:color w:val="000000" w:themeColor="text1"/>
            <w:sz w:val="24"/>
            <w:szCs w:val="24"/>
          </w:rPr>
          <w:t>.</w:t>
        </w:r>
        <w:r>
          <w:rPr>
            <w:rFonts w:ascii="Times New Roman" w:hAnsi="Times New Roman"/>
            <w:color w:val="000000" w:themeColor="text1"/>
            <w:sz w:val="24"/>
            <w:szCs w:val="24"/>
          </w:rPr>
          <w:fldChar w:fldCharType="begin" w:fldLock="1"/>
        </w:r>
      </w:ins>
      <w:r w:rsidR="000D1C81">
        <w:rPr>
          <w:rFonts w:ascii="Times New Roman" w:hAnsi="Times New Roman"/>
          <w:color w:val="000000" w:themeColor="text1"/>
          <w:sz w:val="24"/>
          <w:szCs w:val="24"/>
        </w:rPr>
        <w:instrText>ADDIN CSL_CITATION {"citationItems":[{"id":"ITEM-1","itemData":{"author":[{"dropping-particle":"","family":"IPCC","given":"","non-dropping-particle":"","parse-names":false,"suffix":""}],"id":"ITEM-1","issue":"October 2018","issued":{"date-parts":[["2018"]]},"title":"IPCC special report on the impacts of global warming of 1.5 °C - Summary for policy makers","type":"article-journal"},"uris":["http://www.mendeley.com/documents/?uuid=4c69fe2c-284f-45c2-bc1a-ae18b2694112"]}],"mendeley":{"formattedCitation":"&lt;sup&gt;50&lt;/sup&gt;","plainTextFormattedCitation":"50","previouslyFormattedCitation":"&lt;sup&gt;51&lt;/sup&gt;"},"properties":{"noteIndex":0},"schema":"https://github.com/citation-style-language/schema/raw/master/csl-citation.json"}</w:instrText>
      </w:r>
      <w:ins w:id="1037" w:author="Parks, Robbie M" w:date="2018-12-05T11:39:00Z">
        <w:r>
          <w:rPr>
            <w:rFonts w:ascii="Times New Roman" w:hAnsi="Times New Roman"/>
            <w:color w:val="000000" w:themeColor="text1"/>
            <w:sz w:val="24"/>
            <w:szCs w:val="24"/>
          </w:rPr>
          <w:fldChar w:fldCharType="separate"/>
        </w:r>
      </w:ins>
      <w:r w:rsidR="000D1C81" w:rsidRPr="000D1C81">
        <w:rPr>
          <w:rFonts w:ascii="Times New Roman" w:hAnsi="Times New Roman"/>
          <w:noProof/>
          <w:color w:val="000000" w:themeColor="text1"/>
          <w:sz w:val="24"/>
          <w:szCs w:val="24"/>
          <w:vertAlign w:val="superscript"/>
        </w:rPr>
        <w:t>50</w:t>
      </w:r>
      <w:ins w:id="1038" w:author="Parks, Robbie M" w:date="2018-12-05T11:39:00Z">
        <w:r>
          <w:rPr>
            <w:rFonts w:ascii="Times New Roman" w:hAnsi="Times New Roman"/>
            <w:color w:val="000000" w:themeColor="text1"/>
            <w:sz w:val="24"/>
            <w:szCs w:val="24"/>
          </w:rPr>
          <w:fldChar w:fldCharType="end"/>
        </w:r>
      </w:ins>
    </w:p>
    <w:p w14:paraId="3807A4A5" w14:textId="77777777" w:rsidR="00FA3851" w:rsidRDefault="00FA3851" w:rsidP="00FA3851">
      <w:pPr>
        <w:spacing w:after="0" w:line="480" w:lineRule="auto"/>
        <w:jc w:val="both"/>
        <w:outlineLvl w:val="0"/>
        <w:rPr>
          <w:ins w:id="1039" w:author="Parks, Robbie M" w:date="2018-12-05T11:39:00Z"/>
          <w:rFonts w:ascii="Times New Roman" w:hAnsi="Times New Roman"/>
          <w:color w:val="000000" w:themeColor="text1"/>
          <w:sz w:val="24"/>
          <w:szCs w:val="24"/>
        </w:rPr>
      </w:pPr>
    </w:p>
    <w:p w14:paraId="18443040" w14:textId="77777777" w:rsidR="00FA3851" w:rsidRPr="00636C9B" w:rsidRDefault="00FA3851" w:rsidP="00FA3851">
      <w:pPr>
        <w:spacing w:after="0" w:line="480" w:lineRule="auto"/>
        <w:jc w:val="both"/>
        <w:outlineLvl w:val="0"/>
        <w:rPr>
          <w:ins w:id="1040" w:author="Parks, Robbie M" w:date="2018-12-05T11:39:00Z"/>
          <w:rFonts w:ascii="Times New Roman" w:hAnsi="Times New Roman"/>
          <w:color w:val="000000" w:themeColor="text1"/>
          <w:sz w:val="24"/>
          <w:szCs w:val="24"/>
        </w:rPr>
      </w:pPr>
      <w:ins w:id="1041" w:author="Parks, Robbie M" w:date="2018-12-05T11:39:00Z">
        <w:r w:rsidRPr="00636C9B">
          <w:rPr>
            <w:rFonts w:ascii="Times New Roman" w:hAnsi="Times New Roman"/>
            <w:color w:val="000000" w:themeColor="text1"/>
            <w:sz w:val="24"/>
            <w:szCs w:val="24"/>
          </w:rPr>
          <w:t xml:space="preserve">We </w:t>
        </w:r>
        <w:r>
          <w:rPr>
            <w:rFonts w:ascii="Times New Roman" w:hAnsi="Times New Roman"/>
            <w:color w:val="000000" w:themeColor="text1"/>
            <w:sz w:val="24"/>
            <w:szCs w:val="24"/>
          </w:rPr>
          <w:t>generated</w:t>
        </w:r>
        <w:r w:rsidRPr="00636C9B">
          <w:rPr>
            <w:rFonts w:ascii="Times New Roman" w:hAnsi="Times New Roman"/>
            <w:color w:val="000000" w:themeColor="text1"/>
            <w:sz w:val="24"/>
            <w:szCs w:val="24"/>
          </w:rPr>
          <w:t xml:space="preserve"> 5000 draws from the posterior marginal of each month’s temperature anomaly term. </w:t>
        </w:r>
        <w:r>
          <w:rPr>
            <w:rFonts w:ascii="Times New Roman" w:hAnsi="Times New Roman"/>
            <w:color w:val="000000" w:themeColor="text1"/>
            <w:sz w:val="24"/>
            <w:szCs w:val="24"/>
          </w:rPr>
          <w:t>The reported 95% Credible I</w:t>
        </w:r>
        <w:r w:rsidRPr="00636C9B">
          <w:rPr>
            <w:rFonts w:ascii="Times New Roman" w:hAnsi="Times New Roman"/>
            <w:color w:val="000000" w:themeColor="text1"/>
            <w:sz w:val="24"/>
            <w:szCs w:val="24"/>
          </w:rPr>
          <w:t>ntervals</w:t>
        </w:r>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CrIs</w:t>
        </w:r>
        <w:proofErr w:type="spellEnd"/>
        <w:r>
          <w:rPr>
            <w:rFonts w:ascii="Times New Roman" w:hAnsi="Times New Roman"/>
            <w:color w:val="000000" w:themeColor="text1"/>
            <w:sz w:val="24"/>
            <w:szCs w:val="24"/>
          </w:rPr>
          <w:t>), quoted in brackets where appropriate,</w:t>
        </w:r>
        <w:r w:rsidRPr="00636C9B">
          <w:rPr>
            <w:rFonts w:ascii="Times New Roman" w:hAnsi="Times New Roman"/>
            <w:color w:val="000000" w:themeColor="text1"/>
            <w:sz w:val="24"/>
            <w:szCs w:val="24"/>
          </w:rPr>
          <w:t xml:space="preserve"> are the 2.5</w:t>
        </w:r>
        <w:r w:rsidRPr="00636C9B">
          <w:rPr>
            <w:rFonts w:ascii="Times New Roman" w:hAnsi="Times New Roman"/>
            <w:color w:val="000000" w:themeColor="text1"/>
            <w:sz w:val="24"/>
            <w:szCs w:val="24"/>
            <w:vertAlign w:val="superscript"/>
          </w:rPr>
          <w:t>th</w:t>
        </w:r>
        <w:r w:rsidRPr="00636C9B">
          <w:rPr>
            <w:rFonts w:ascii="Times New Roman" w:hAnsi="Times New Roman"/>
            <w:color w:val="000000" w:themeColor="text1"/>
            <w:sz w:val="24"/>
            <w:szCs w:val="24"/>
          </w:rPr>
          <w:t xml:space="preserve"> to 97.5</w:t>
        </w:r>
        <w:r w:rsidRPr="00636C9B">
          <w:rPr>
            <w:rFonts w:ascii="Times New Roman" w:hAnsi="Times New Roman"/>
            <w:color w:val="000000" w:themeColor="text1"/>
            <w:sz w:val="24"/>
            <w:szCs w:val="24"/>
            <w:vertAlign w:val="superscript"/>
          </w:rPr>
          <w:t>th</w:t>
        </w:r>
        <w:r w:rsidRPr="00636C9B">
          <w:rPr>
            <w:rFonts w:ascii="Times New Roman" w:hAnsi="Times New Roman"/>
            <w:color w:val="000000" w:themeColor="text1"/>
            <w:sz w:val="24"/>
            <w:szCs w:val="24"/>
          </w:rPr>
          <w:t xml:space="preserve"> percentiles of the posterior distribution of additional deaths</w:t>
        </w:r>
        <w:r>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and excess risk</w:t>
        </w:r>
        <w:r>
          <w:rPr>
            <w:rFonts w:ascii="Times New Roman" w:hAnsi="Times New Roman"/>
            <w:color w:val="000000" w:themeColor="text1"/>
            <w:sz w:val="24"/>
            <w:szCs w:val="24"/>
          </w:rPr>
          <w:t xml:space="preserve"> in a </w:t>
        </w:r>
        <w:r w:rsidRPr="00843ACB">
          <w:rPr>
            <w:rFonts w:ascii="Times New Roman" w:hAnsi="Times New Roman"/>
            <w:color w:val="000000" w:themeColor="text1"/>
            <w:sz w:val="24"/>
            <w:szCs w:val="24"/>
          </w:rPr>
          <w:t xml:space="preserve">1°C warmer </w:t>
        </w:r>
        <w:r>
          <w:rPr>
            <w:rFonts w:ascii="Times New Roman" w:hAnsi="Times New Roman"/>
            <w:color w:val="000000" w:themeColor="text1"/>
            <w:sz w:val="24"/>
            <w:szCs w:val="24"/>
          </w:rPr>
          <w:t>year</w:t>
        </w:r>
        <w:r w:rsidRPr="00636C9B">
          <w:rPr>
            <w:rFonts w:ascii="Times New Roman" w:hAnsi="Times New Roman"/>
            <w:color w:val="000000" w:themeColor="text1"/>
            <w:sz w:val="24"/>
            <w:szCs w:val="24"/>
          </w:rPr>
          <w:t>.</w:t>
        </w:r>
      </w:ins>
    </w:p>
    <w:p w14:paraId="607387B6" w14:textId="77777777" w:rsidR="00675CCF" w:rsidRDefault="00675CCF">
      <w:pPr>
        <w:spacing w:after="0" w:line="240" w:lineRule="auto"/>
        <w:rPr>
          <w:rFonts w:ascii="Times New Roman" w:hAnsi="Times New Roman"/>
          <w:b/>
          <w:sz w:val="24"/>
          <w:szCs w:val="24"/>
        </w:rPr>
      </w:pPr>
      <w:r>
        <w:rPr>
          <w:rFonts w:ascii="Times New Roman" w:hAnsi="Times New Roman"/>
          <w:b/>
          <w:sz w:val="24"/>
          <w:szCs w:val="24"/>
        </w:rPr>
        <w:br w:type="page"/>
      </w:r>
    </w:p>
    <w:p w14:paraId="26C16D68" w14:textId="02B1220A"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lastRenderedPageBreak/>
        <w:t xml:space="preserve">Acknowledgments </w:t>
      </w:r>
    </w:p>
    <w:p w14:paraId="658EEA33" w14:textId="561E8FDD" w:rsidR="00843A73"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Robbie Parks is supported by a Wellcome Trust ISSF Studentship. Work on the US mortality data is supported by a grant from US Environmental Protection Agency.</w:t>
      </w:r>
      <w:r w:rsidR="003575A7" w:rsidRPr="003575A7">
        <w:rPr>
          <w:rFonts w:ascii="Times New Roman" w:hAnsi="Times New Roman"/>
          <w:sz w:val="24"/>
          <w:szCs w:val="24"/>
        </w:rPr>
        <w:t xml:space="preserve"> It has not been formally reviewed by EPA. The views expressed in this document are solely those of authors and do not necessarily reflect those of the Agency. EPA does not endorse any products or commercial services mentioned in this publication.</w:t>
      </w:r>
    </w:p>
    <w:p w14:paraId="36BB8D71" w14:textId="77777777" w:rsidR="00843A73" w:rsidRPr="00636C9B" w:rsidRDefault="00843A73" w:rsidP="00D76DF7">
      <w:pPr>
        <w:spacing w:after="0" w:line="480" w:lineRule="auto"/>
        <w:jc w:val="both"/>
        <w:rPr>
          <w:rFonts w:ascii="Times New Roman" w:hAnsi="Times New Roman"/>
          <w:b/>
          <w:sz w:val="24"/>
          <w:szCs w:val="24"/>
        </w:rPr>
      </w:pPr>
    </w:p>
    <w:p w14:paraId="542E014A" w14:textId="77777777" w:rsidR="00843A73" w:rsidRPr="00636C9B" w:rsidRDefault="00843A73" w:rsidP="00D76DF7">
      <w:pPr>
        <w:spacing w:after="0" w:line="480" w:lineRule="auto"/>
        <w:jc w:val="both"/>
        <w:outlineLvl w:val="0"/>
        <w:rPr>
          <w:rFonts w:ascii="Times New Roman" w:hAnsi="Times New Roman"/>
          <w:b/>
          <w:sz w:val="24"/>
          <w:szCs w:val="24"/>
        </w:rPr>
      </w:pPr>
      <w:r w:rsidRPr="00636C9B">
        <w:rPr>
          <w:rFonts w:ascii="Times New Roman" w:hAnsi="Times New Roman"/>
          <w:b/>
          <w:sz w:val="24"/>
          <w:szCs w:val="24"/>
        </w:rPr>
        <w:t>Author contributions</w:t>
      </w:r>
    </w:p>
    <w:p w14:paraId="376F84F6" w14:textId="6BA7620D" w:rsidR="000210D1" w:rsidRPr="00636C9B" w:rsidRDefault="00843A73" w:rsidP="00D76DF7">
      <w:pPr>
        <w:spacing w:after="0" w:line="480" w:lineRule="auto"/>
        <w:jc w:val="both"/>
        <w:rPr>
          <w:rFonts w:ascii="Times New Roman" w:hAnsi="Times New Roman"/>
          <w:sz w:val="24"/>
          <w:szCs w:val="24"/>
        </w:rPr>
      </w:pPr>
      <w:r w:rsidRPr="00636C9B">
        <w:rPr>
          <w:rFonts w:ascii="Times New Roman" w:hAnsi="Times New Roman"/>
          <w:sz w:val="24"/>
          <w:szCs w:val="24"/>
        </w:rPr>
        <w:t>All authors contributed to study concept, analytical approach, and in</w:t>
      </w:r>
      <w:r w:rsidR="009E0C48" w:rsidRPr="00636C9B">
        <w:rPr>
          <w:rFonts w:ascii="Times New Roman" w:hAnsi="Times New Roman"/>
          <w:sz w:val="24"/>
          <w:szCs w:val="24"/>
        </w:rPr>
        <w:t xml:space="preserve">terpretation of results. RP </w:t>
      </w:r>
      <w:r w:rsidRPr="00636C9B">
        <w:rPr>
          <w:rFonts w:ascii="Times New Roman" w:hAnsi="Times New Roman"/>
          <w:sz w:val="24"/>
          <w:szCs w:val="24"/>
        </w:rPr>
        <w:t>and ME collated and organised mortality files. RP performed the analysis, with input from JB</w:t>
      </w:r>
      <w:r w:rsidR="00C8394A" w:rsidRPr="00636C9B">
        <w:rPr>
          <w:rFonts w:ascii="Times New Roman" w:hAnsi="Times New Roman"/>
          <w:sz w:val="24"/>
          <w:szCs w:val="24"/>
        </w:rPr>
        <w:t xml:space="preserve"> and HTW</w:t>
      </w:r>
      <w:r w:rsidRPr="00636C9B">
        <w:rPr>
          <w:rFonts w:ascii="Times New Roman" w:hAnsi="Times New Roman"/>
          <w:sz w:val="24"/>
          <w:szCs w:val="24"/>
        </w:rPr>
        <w:t>. RP and ME wrote the first draft of the paper</w:t>
      </w:r>
      <w:r w:rsidR="00235CE2" w:rsidRPr="00636C9B">
        <w:rPr>
          <w:rFonts w:ascii="Times New Roman" w:hAnsi="Times New Roman"/>
          <w:sz w:val="24"/>
          <w:szCs w:val="24"/>
        </w:rPr>
        <w:t>; other authors contributed to revising and finalising the paper</w:t>
      </w:r>
      <w:r w:rsidRPr="00636C9B">
        <w:rPr>
          <w:rFonts w:ascii="Times New Roman" w:hAnsi="Times New Roman"/>
          <w:sz w:val="24"/>
          <w:szCs w:val="24"/>
        </w:rPr>
        <w:t xml:space="preserve">. </w:t>
      </w:r>
      <w:r w:rsidR="000210D1" w:rsidRPr="00636C9B">
        <w:rPr>
          <w:rFonts w:ascii="Times New Roman" w:hAnsi="Times New Roman"/>
          <w:color w:val="000000" w:themeColor="text1"/>
          <w:sz w:val="24"/>
          <w:szCs w:val="24"/>
        </w:rPr>
        <w:br w:type="page"/>
      </w:r>
    </w:p>
    <w:p w14:paraId="45647AA7" w14:textId="1404AFC4" w:rsidR="000210D1" w:rsidRPr="00636C9B" w:rsidRDefault="00F73E4A" w:rsidP="00D76DF7">
      <w:pPr>
        <w:spacing w:line="240" w:lineRule="auto"/>
        <w:jc w:val="both"/>
        <w:rPr>
          <w:rFonts w:ascii="Times New Roman" w:hAnsi="Times New Roman"/>
          <w:b/>
          <w:sz w:val="24"/>
          <w:szCs w:val="24"/>
        </w:rPr>
      </w:pPr>
      <w:r w:rsidRPr="00636C9B">
        <w:rPr>
          <w:rFonts w:ascii="Times New Roman" w:hAnsi="Times New Roman"/>
          <w:b/>
          <w:sz w:val="24"/>
          <w:szCs w:val="24"/>
        </w:rPr>
        <w:lastRenderedPageBreak/>
        <w:t>References</w:t>
      </w:r>
    </w:p>
    <w:p w14:paraId="13D76E32" w14:textId="681DF39D" w:rsidR="000D1C81" w:rsidRPr="000D1C81" w:rsidRDefault="00A555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636C9B">
        <w:rPr>
          <w:rFonts w:ascii="Times New Roman" w:hAnsi="Times New Roman"/>
          <w:b/>
          <w:sz w:val="24"/>
          <w:szCs w:val="24"/>
        </w:rPr>
        <w:fldChar w:fldCharType="begin" w:fldLock="1"/>
      </w:r>
      <w:r w:rsidRPr="00636C9B">
        <w:rPr>
          <w:rFonts w:ascii="Times New Roman" w:hAnsi="Times New Roman"/>
          <w:b/>
          <w:sz w:val="24"/>
          <w:szCs w:val="24"/>
        </w:rPr>
        <w:instrText xml:space="preserve">ADDIN Mendeley Bibliography CSL_BIBLIOGRAPHY </w:instrText>
      </w:r>
      <w:r w:rsidRPr="00636C9B">
        <w:rPr>
          <w:rFonts w:ascii="Times New Roman" w:hAnsi="Times New Roman"/>
          <w:b/>
          <w:sz w:val="24"/>
          <w:szCs w:val="24"/>
        </w:rPr>
        <w:fldChar w:fldCharType="separate"/>
      </w:r>
      <w:r w:rsidR="000D1C81" w:rsidRPr="000D1C81">
        <w:rPr>
          <w:rFonts w:ascii="Times New Roman" w:eastAsia="Times New Roman" w:hAnsi="Times New Roman"/>
          <w:noProof/>
          <w:sz w:val="24"/>
        </w:rPr>
        <w:t>1.</w:t>
      </w:r>
      <w:r w:rsidR="000D1C81" w:rsidRPr="000D1C81">
        <w:rPr>
          <w:rFonts w:ascii="Times New Roman" w:eastAsia="Times New Roman" w:hAnsi="Times New Roman"/>
          <w:noProof/>
          <w:sz w:val="24"/>
        </w:rPr>
        <w:tab/>
        <w:t xml:space="preserve">Watts, N. </w:t>
      </w:r>
      <w:r w:rsidR="000D1C81" w:rsidRPr="000D1C81">
        <w:rPr>
          <w:rFonts w:ascii="Times New Roman" w:eastAsia="Times New Roman" w:hAnsi="Times New Roman"/>
          <w:i/>
          <w:iCs/>
          <w:noProof/>
          <w:sz w:val="24"/>
        </w:rPr>
        <w:t>et al.</w:t>
      </w:r>
      <w:r w:rsidR="000D1C81" w:rsidRPr="000D1C81">
        <w:rPr>
          <w:rFonts w:ascii="Times New Roman" w:eastAsia="Times New Roman" w:hAnsi="Times New Roman"/>
          <w:noProof/>
          <w:sz w:val="24"/>
        </w:rPr>
        <w:t xml:space="preserve"> The 2018 report of the Lancet Countdown on health and climate change: shaping health of nations for centuries to come. </w:t>
      </w:r>
      <w:r w:rsidR="000D1C81" w:rsidRPr="000D1C81">
        <w:rPr>
          <w:rFonts w:ascii="Times New Roman" w:eastAsia="Times New Roman" w:hAnsi="Times New Roman"/>
          <w:i/>
          <w:iCs/>
          <w:noProof/>
          <w:sz w:val="24"/>
        </w:rPr>
        <w:t>Lancet</w:t>
      </w:r>
      <w:r w:rsidR="000D1C81" w:rsidRPr="000D1C81">
        <w:rPr>
          <w:rFonts w:ascii="Times New Roman" w:eastAsia="Times New Roman" w:hAnsi="Times New Roman"/>
          <w:noProof/>
          <w:sz w:val="24"/>
        </w:rPr>
        <w:t xml:space="preserve"> </w:t>
      </w:r>
      <w:r w:rsidR="000D1C81" w:rsidRPr="000D1C81">
        <w:rPr>
          <w:rFonts w:ascii="Times New Roman" w:eastAsia="Times New Roman" w:hAnsi="Times New Roman"/>
          <w:b/>
          <w:bCs/>
          <w:noProof/>
          <w:sz w:val="24"/>
        </w:rPr>
        <w:t>6736,</w:t>
      </w:r>
      <w:r w:rsidR="000D1C81" w:rsidRPr="000D1C81">
        <w:rPr>
          <w:rFonts w:ascii="Times New Roman" w:eastAsia="Times New Roman" w:hAnsi="Times New Roman"/>
          <w:noProof/>
          <w:sz w:val="24"/>
        </w:rPr>
        <w:t xml:space="preserve"> 1–4 (2018).</w:t>
      </w:r>
    </w:p>
    <w:p w14:paraId="4AAB326E"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w:t>
      </w:r>
      <w:r w:rsidRPr="000D1C81">
        <w:rPr>
          <w:rFonts w:ascii="Times New Roman" w:eastAsia="Times New Roman" w:hAnsi="Times New Roman"/>
          <w:noProof/>
          <w:sz w:val="24"/>
        </w:rPr>
        <w:tab/>
        <w:t xml:space="preserve">McMichael, A. J., Woodruff, R. E. &amp; Hales, S. Climate change and human health: Present and future risks. </w:t>
      </w:r>
      <w:r w:rsidRPr="000D1C81">
        <w:rPr>
          <w:rFonts w:ascii="Times New Roman" w:eastAsia="Times New Roman" w:hAnsi="Times New Roman"/>
          <w:i/>
          <w:iCs/>
          <w:noProof/>
          <w:sz w:val="24"/>
        </w:rPr>
        <w:t>Lancet</w:t>
      </w:r>
      <w:r w:rsidRPr="000D1C81">
        <w:rPr>
          <w:rFonts w:ascii="Times New Roman" w:eastAsia="Times New Roman" w:hAnsi="Times New Roman"/>
          <w:noProof/>
          <w:sz w:val="24"/>
        </w:rPr>
        <w:t xml:space="preserve"> (2006). doi:10.1016/S0140-6736(06)68079-3</w:t>
      </w:r>
    </w:p>
    <w:p w14:paraId="24BA7DA1"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w:t>
      </w:r>
      <w:r w:rsidRPr="000D1C81">
        <w:rPr>
          <w:rFonts w:ascii="Times New Roman" w:eastAsia="Times New Roman" w:hAnsi="Times New Roman"/>
          <w:noProof/>
          <w:sz w:val="24"/>
        </w:rPr>
        <w:tab/>
        <w:t xml:space="preserve">Huang, C.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Projecting Future heat-related mortality under climate change scenarios: A systematic review. </w:t>
      </w:r>
      <w:r w:rsidRPr="000D1C81">
        <w:rPr>
          <w:rFonts w:ascii="Times New Roman" w:eastAsia="Times New Roman" w:hAnsi="Times New Roman"/>
          <w:i/>
          <w:iCs/>
          <w:noProof/>
          <w:sz w:val="24"/>
        </w:rPr>
        <w:t>Environmental Health Perspectives</w:t>
      </w:r>
      <w:r w:rsidRPr="000D1C81">
        <w:rPr>
          <w:rFonts w:ascii="Times New Roman" w:eastAsia="Times New Roman" w:hAnsi="Times New Roman"/>
          <w:noProof/>
          <w:sz w:val="24"/>
        </w:rPr>
        <w:t xml:space="preserve"> (2011). doi:10.1289/ehp.1103456</w:t>
      </w:r>
    </w:p>
    <w:p w14:paraId="217250E6"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w:t>
      </w:r>
      <w:r w:rsidRPr="000D1C81">
        <w:rPr>
          <w:rFonts w:ascii="Times New Roman" w:eastAsia="Times New Roman" w:hAnsi="Times New Roman"/>
          <w:noProof/>
          <w:sz w:val="24"/>
        </w:rPr>
        <w:tab/>
        <w:t xml:space="preserve">Gasparrini, A.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Projections of temperature-related excess mortality under climate change scenarios. </w:t>
      </w:r>
      <w:r w:rsidRPr="000D1C81">
        <w:rPr>
          <w:rFonts w:ascii="Times New Roman" w:eastAsia="Times New Roman" w:hAnsi="Times New Roman"/>
          <w:i/>
          <w:iCs/>
          <w:noProof/>
          <w:sz w:val="24"/>
        </w:rPr>
        <w:t>Lancet Planet. Heal.</w:t>
      </w:r>
      <w:r w:rsidRPr="000D1C81">
        <w:rPr>
          <w:rFonts w:ascii="Times New Roman" w:eastAsia="Times New Roman" w:hAnsi="Times New Roman"/>
          <w:noProof/>
          <w:sz w:val="24"/>
        </w:rPr>
        <w:t xml:space="preserve"> (2017). doi:10.1016/S2542-5196(17)30156-0</w:t>
      </w:r>
    </w:p>
    <w:p w14:paraId="39963F01"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5.</w:t>
      </w:r>
      <w:r w:rsidRPr="000D1C81">
        <w:rPr>
          <w:rFonts w:ascii="Times New Roman" w:eastAsia="Times New Roman" w:hAnsi="Times New Roman"/>
          <w:noProof/>
          <w:sz w:val="24"/>
        </w:rPr>
        <w:tab/>
        <w:t xml:space="preserve">Smith, K. R.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Human health: Impacts, adaptation, and co-benefits. in </w:t>
      </w:r>
      <w:r w:rsidRPr="000D1C81">
        <w:rPr>
          <w:rFonts w:ascii="Times New Roman" w:eastAsia="Times New Roman" w:hAnsi="Times New Roman"/>
          <w:i/>
          <w:iCs/>
          <w:noProof/>
          <w:sz w:val="24"/>
        </w:rPr>
        <w:t>Climate Change 2014 Impacts, Adaptation and Vulnerability: Part A: Global and Sectoral Aspects</w:t>
      </w:r>
      <w:r w:rsidRPr="000D1C81">
        <w:rPr>
          <w:rFonts w:ascii="Times New Roman" w:eastAsia="Times New Roman" w:hAnsi="Times New Roman"/>
          <w:noProof/>
          <w:sz w:val="24"/>
        </w:rPr>
        <w:t xml:space="preserve"> (2015). doi:10.1017/CBO9781107415379.016</w:t>
      </w:r>
    </w:p>
    <w:p w14:paraId="53FBCCB9"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6.</w:t>
      </w:r>
      <w:r w:rsidRPr="000D1C81">
        <w:rPr>
          <w:rFonts w:ascii="Times New Roman" w:eastAsia="Times New Roman" w:hAnsi="Times New Roman"/>
          <w:noProof/>
          <w:sz w:val="24"/>
        </w:rPr>
        <w:tab/>
        <w:t xml:space="preserve">Lozano, R.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Global and regional mortality from 235 causes of death for 20 age groups in 1990 and 2010: A systematic analysis for the Global Burden of Disease Study 2010. </w:t>
      </w:r>
      <w:r w:rsidRPr="000D1C81">
        <w:rPr>
          <w:rFonts w:ascii="Times New Roman" w:eastAsia="Times New Roman" w:hAnsi="Times New Roman"/>
          <w:i/>
          <w:iCs/>
          <w:noProof/>
          <w:sz w:val="24"/>
        </w:rPr>
        <w:t>Lancet</w:t>
      </w:r>
      <w:r w:rsidRPr="000D1C81">
        <w:rPr>
          <w:rFonts w:ascii="Times New Roman" w:eastAsia="Times New Roman" w:hAnsi="Times New Roman"/>
          <w:noProof/>
          <w:sz w:val="24"/>
        </w:rPr>
        <w:t xml:space="preserve"> (2012). doi:10.1016/S0140-6736(12)61728-0</w:t>
      </w:r>
    </w:p>
    <w:p w14:paraId="7DE9BA5B"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7.</w:t>
      </w:r>
      <w:r w:rsidRPr="000D1C81">
        <w:rPr>
          <w:rFonts w:ascii="Times New Roman" w:eastAsia="Times New Roman" w:hAnsi="Times New Roman"/>
          <w:noProof/>
          <w:sz w:val="24"/>
        </w:rPr>
        <w:tab/>
        <w:t xml:space="preserve">Parks, R. M., Bennett, J. E., Foreman, K. J., Toumi, R. &amp; Ezzati, M. National and regional seasonal dynamics of all-cause and cause-specific mortality in the USA from 1980 to 2016. </w:t>
      </w:r>
      <w:r w:rsidRPr="000D1C81">
        <w:rPr>
          <w:rFonts w:ascii="Times New Roman" w:eastAsia="Times New Roman" w:hAnsi="Times New Roman"/>
          <w:i/>
          <w:iCs/>
          <w:noProof/>
          <w:sz w:val="24"/>
        </w:rPr>
        <w:t>Elife</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7,</w:t>
      </w:r>
      <w:r w:rsidRPr="000D1C81">
        <w:rPr>
          <w:rFonts w:ascii="Times New Roman" w:eastAsia="Times New Roman" w:hAnsi="Times New Roman"/>
          <w:noProof/>
          <w:sz w:val="24"/>
        </w:rPr>
        <w:t xml:space="preserve"> (2018).</w:t>
      </w:r>
    </w:p>
    <w:p w14:paraId="0A9F3D82"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8.</w:t>
      </w:r>
      <w:r w:rsidRPr="000D1C81">
        <w:rPr>
          <w:rFonts w:ascii="Times New Roman" w:eastAsia="Times New Roman" w:hAnsi="Times New Roman"/>
          <w:noProof/>
          <w:sz w:val="24"/>
        </w:rPr>
        <w:tab/>
        <w:t xml:space="preserve">Rau, R. Seasonality in Human Mortality.  A Demographic Approach. </w:t>
      </w:r>
      <w:r w:rsidRPr="000D1C81">
        <w:rPr>
          <w:rFonts w:ascii="Times New Roman" w:eastAsia="Times New Roman" w:hAnsi="Times New Roman"/>
          <w:i/>
          <w:iCs/>
          <w:noProof/>
          <w:sz w:val="24"/>
        </w:rPr>
        <w:t>Wirtschafts- und Sozialwissenschaftlichen Fak.</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PhD,</w:t>
      </w:r>
      <w:r w:rsidRPr="000D1C81">
        <w:rPr>
          <w:rFonts w:ascii="Times New Roman" w:eastAsia="Times New Roman" w:hAnsi="Times New Roman"/>
          <w:noProof/>
          <w:sz w:val="24"/>
        </w:rPr>
        <w:t xml:space="preserve"> 361 (2004).</w:t>
      </w:r>
    </w:p>
    <w:p w14:paraId="1A074EDD"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9.</w:t>
      </w:r>
      <w:r w:rsidRPr="000D1C81">
        <w:rPr>
          <w:rFonts w:ascii="Times New Roman" w:eastAsia="Times New Roman" w:hAnsi="Times New Roman"/>
          <w:noProof/>
          <w:sz w:val="24"/>
        </w:rPr>
        <w:tab/>
        <w:t xml:space="preserve">Gasparrini, A.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Mortality risk attributable to high and low ambient temperature: A multicountry observational study. </w:t>
      </w:r>
      <w:r w:rsidRPr="000D1C81">
        <w:rPr>
          <w:rFonts w:ascii="Times New Roman" w:eastAsia="Times New Roman" w:hAnsi="Times New Roman"/>
          <w:i/>
          <w:iCs/>
          <w:noProof/>
          <w:sz w:val="24"/>
        </w:rPr>
        <w:t>Lancet</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386,</w:t>
      </w:r>
      <w:r w:rsidRPr="000D1C81">
        <w:rPr>
          <w:rFonts w:ascii="Times New Roman" w:eastAsia="Times New Roman" w:hAnsi="Times New Roman"/>
          <w:noProof/>
          <w:sz w:val="24"/>
        </w:rPr>
        <w:t xml:space="preserve"> 369–375 (2015).</w:t>
      </w:r>
    </w:p>
    <w:p w14:paraId="25693553"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10.</w:t>
      </w:r>
      <w:r w:rsidRPr="000D1C81">
        <w:rPr>
          <w:rFonts w:ascii="Times New Roman" w:eastAsia="Times New Roman" w:hAnsi="Times New Roman"/>
          <w:noProof/>
          <w:sz w:val="24"/>
        </w:rPr>
        <w:tab/>
        <w:t xml:space="preserve">Ye, X.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Ambient temperature and morbidity: a review of epidemiological evidence. </w:t>
      </w:r>
      <w:r w:rsidRPr="000D1C81">
        <w:rPr>
          <w:rFonts w:ascii="Times New Roman" w:eastAsia="Times New Roman" w:hAnsi="Times New Roman"/>
          <w:i/>
          <w:iCs/>
          <w:noProof/>
          <w:sz w:val="24"/>
        </w:rPr>
        <w:t>Environ. Health Perspect.</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120,</w:t>
      </w:r>
      <w:r w:rsidRPr="000D1C81">
        <w:rPr>
          <w:rFonts w:ascii="Times New Roman" w:eastAsia="Times New Roman" w:hAnsi="Times New Roman"/>
          <w:noProof/>
          <w:sz w:val="24"/>
        </w:rPr>
        <w:t xml:space="preserve"> 19–28 (2012).</w:t>
      </w:r>
    </w:p>
    <w:p w14:paraId="502F7E1A"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11.</w:t>
      </w:r>
      <w:r w:rsidRPr="000D1C81">
        <w:rPr>
          <w:rFonts w:ascii="Times New Roman" w:eastAsia="Times New Roman" w:hAnsi="Times New Roman"/>
          <w:noProof/>
          <w:sz w:val="24"/>
        </w:rPr>
        <w:tab/>
        <w:t xml:space="preserve">Basu, R. High ambient temperature and mortality: A review of epidemiologic studies from 2001 to 2008. </w:t>
      </w:r>
      <w:r w:rsidRPr="000D1C81">
        <w:rPr>
          <w:rFonts w:ascii="Times New Roman" w:eastAsia="Times New Roman" w:hAnsi="Times New Roman"/>
          <w:i/>
          <w:iCs/>
          <w:noProof/>
          <w:sz w:val="24"/>
        </w:rPr>
        <w:t>Environ. Heal. A Glob. Access Sci. Source</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8,</w:t>
      </w:r>
      <w:r w:rsidRPr="000D1C81">
        <w:rPr>
          <w:rFonts w:ascii="Times New Roman" w:eastAsia="Times New Roman" w:hAnsi="Times New Roman"/>
          <w:noProof/>
          <w:sz w:val="24"/>
        </w:rPr>
        <w:t xml:space="preserve"> 40 (2009).</w:t>
      </w:r>
    </w:p>
    <w:p w14:paraId="49059A30"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12.</w:t>
      </w:r>
      <w:r w:rsidRPr="000D1C81">
        <w:rPr>
          <w:rFonts w:ascii="Times New Roman" w:eastAsia="Times New Roman" w:hAnsi="Times New Roman"/>
          <w:noProof/>
          <w:sz w:val="24"/>
        </w:rPr>
        <w:tab/>
        <w:t xml:space="preserve">Shi, L., Kloog, I., Zanobetti, A., Liu, P. &amp; Schwartz, J. D. Impacts of temperature and its variability on mortality in New England. </w:t>
      </w:r>
      <w:r w:rsidRPr="000D1C81">
        <w:rPr>
          <w:rFonts w:ascii="Times New Roman" w:eastAsia="Times New Roman" w:hAnsi="Times New Roman"/>
          <w:i/>
          <w:iCs/>
          <w:noProof/>
          <w:sz w:val="24"/>
        </w:rPr>
        <w:t>Nat. Clim. Chang.</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5,</w:t>
      </w:r>
      <w:r w:rsidRPr="000D1C81">
        <w:rPr>
          <w:rFonts w:ascii="Times New Roman" w:eastAsia="Times New Roman" w:hAnsi="Times New Roman"/>
          <w:noProof/>
          <w:sz w:val="24"/>
        </w:rPr>
        <w:t xml:space="preserve"> 988–991 (2015).</w:t>
      </w:r>
    </w:p>
    <w:p w14:paraId="76F90F1B"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13.</w:t>
      </w:r>
      <w:r w:rsidRPr="000D1C81">
        <w:rPr>
          <w:rFonts w:ascii="Times New Roman" w:eastAsia="Times New Roman" w:hAnsi="Times New Roman"/>
          <w:noProof/>
          <w:sz w:val="24"/>
        </w:rPr>
        <w:tab/>
        <w:t xml:space="preserve">Burke, M.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Higher temperatures increase suicide rates in the United States and Mexico. </w:t>
      </w:r>
      <w:r w:rsidRPr="000D1C81">
        <w:rPr>
          <w:rFonts w:ascii="Times New Roman" w:eastAsia="Times New Roman" w:hAnsi="Times New Roman"/>
          <w:i/>
          <w:iCs/>
          <w:noProof/>
          <w:sz w:val="24"/>
        </w:rPr>
        <w:t>Nat. Clim. Chang.</w:t>
      </w:r>
      <w:r w:rsidRPr="000D1C81">
        <w:rPr>
          <w:rFonts w:ascii="Times New Roman" w:eastAsia="Times New Roman" w:hAnsi="Times New Roman"/>
          <w:noProof/>
          <w:sz w:val="24"/>
        </w:rPr>
        <w:t xml:space="preserve"> (2018). doi:10.1038/s41558-018-0222-x</w:t>
      </w:r>
    </w:p>
    <w:p w14:paraId="4BC57FAF"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14.</w:t>
      </w:r>
      <w:r w:rsidRPr="000D1C81">
        <w:rPr>
          <w:rFonts w:ascii="Times New Roman" w:eastAsia="Times New Roman" w:hAnsi="Times New Roman"/>
          <w:noProof/>
          <w:sz w:val="24"/>
        </w:rPr>
        <w:tab/>
        <w:t xml:space="preserve">Medina-Ramón, M. &amp; Schwartz, J. Temperature, temperature extremes, and mortality: A study of acclimatisation and effect modification in 50 US cities. </w:t>
      </w:r>
      <w:r w:rsidRPr="000D1C81">
        <w:rPr>
          <w:rFonts w:ascii="Times New Roman" w:eastAsia="Times New Roman" w:hAnsi="Times New Roman"/>
          <w:i/>
          <w:iCs/>
          <w:noProof/>
          <w:sz w:val="24"/>
        </w:rPr>
        <w:t>Occup. Environ. Med.</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64,</w:t>
      </w:r>
      <w:r w:rsidRPr="000D1C81">
        <w:rPr>
          <w:rFonts w:ascii="Times New Roman" w:eastAsia="Times New Roman" w:hAnsi="Times New Roman"/>
          <w:noProof/>
          <w:sz w:val="24"/>
        </w:rPr>
        <w:t xml:space="preserve"> 827–833 (2007).</w:t>
      </w:r>
    </w:p>
    <w:p w14:paraId="72C04698"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15.</w:t>
      </w:r>
      <w:r w:rsidRPr="000D1C81">
        <w:rPr>
          <w:rFonts w:ascii="Times New Roman" w:eastAsia="Times New Roman" w:hAnsi="Times New Roman"/>
          <w:noProof/>
          <w:sz w:val="24"/>
        </w:rPr>
        <w:tab/>
        <w:t xml:space="preserve">Song, X.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Impact of ambient temperature on morbidity and mortality: An overview of reviews. </w:t>
      </w:r>
      <w:r w:rsidRPr="000D1C81">
        <w:rPr>
          <w:rFonts w:ascii="Times New Roman" w:eastAsia="Times New Roman" w:hAnsi="Times New Roman"/>
          <w:i/>
          <w:iCs/>
          <w:noProof/>
          <w:sz w:val="24"/>
        </w:rPr>
        <w:t>Sci. Total Environ.</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586,</w:t>
      </w:r>
      <w:r w:rsidRPr="000D1C81">
        <w:rPr>
          <w:rFonts w:ascii="Times New Roman" w:eastAsia="Times New Roman" w:hAnsi="Times New Roman"/>
          <w:noProof/>
          <w:sz w:val="24"/>
        </w:rPr>
        <w:t xml:space="preserve"> 241–254 (2017).</w:t>
      </w:r>
    </w:p>
    <w:p w14:paraId="5561363F"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16.</w:t>
      </w:r>
      <w:r w:rsidRPr="000D1C81">
        <w:rPr>
          <w:rFonts w:ascii="Times New Roman" w:eastAsia="Times New Roman" w:hAnsi="Times New Roman"/>
          <w:noProof/>
          <w:sz w:val="24"/>
        </w:rPr>
        <w:tab/>
        <w:t xml:space="preserve">Page, L. A., Hajat, S. &amp; Kovats, R. S. Relationship between daily suicide counts and temperature in England and Wales. </w:t>
      </w:r>
      <w:r w:rsidRPr="000D1C81">
        <w:rPr>
          <w:rFonts w:ascii="Times New Roman" w:eastAsia="Times New Roman" w:hAnsi="Times New Roman"/>
          <w:i/>
          <w:iCs/>
          <w:noProof/>
          <w:sz w:val="24"/>
        </w:rPr>
        <w:t>Br. J. Psychiatry</w:t>
      </w:r>
      <w:r w:rsidRPr="000D1C81">
        <w:rPr>
          <w:rFonts w:ascii="Times New Roman" w:eastAsia="Times New Roman" w:hAnsi="Times New Roman"/>
          <w:noProof/>
          <w:sz w:val="24"/>
        </w:rPr>
        <w:t xml:space="preserve"> (2007). </w:t>
      </w:r>
      <w:r w:rsidRPr="000D1C81">
        <w:rPr>
          <w:rFonts w:ascii="Times New Roman" w:eastAsia="Times New Roman" w:hAnsi="Times New Roman"/>
          <w:noProof/>
          <w:sz w:val="24"/>
        </w:rPr>
        <w:lastRenderedPageBreak/>
        <w:t>doi:10.1192/bjp.bp.106.031948</w:t>
      </w:r>
    </w:p>
    <w:p w14:paraId="0D6AE0A3"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17.</w:t>
      </w:r>
      <w:r w:rsidRPr="000D1C81">
        <w:rPr>
          <w:rFonts w:ascii="Times New Roman" w:eastAsia="Times New Roman" w:hAnsi="Times New Roman"/>
          <w:noProof/>
          <w:sz w:val="24"/>
        </w:rPr>
        <w:tab/>
        <w:t xml:space="preserve">Orru, H. &amp; Åström, D. O. Increases in external cause mortality due to high and low temperatures: evidence from northeastern Europe. </w:t>
      </w:r>
      <w:r w:rsidRPr="000D1C81">
        <w:rPr>
          <w:rFonts w:ascii="Times New Roman" w:eastAsia="Times New Roman" w:hAnsi="Times New Roman"/>
          <w:i/>
          <w:iCs/>
          <w:noProof/>
          <w:sz w:val="24"/>
        </w:rPr>
        <w:t>Int. J. Biometeorol.</w:t>
      </w:r>
      <w:r w:rsidRPr="000D1C81">
        <w:rPr>
          <w:rFonts w:ascii="Times New Roman" w:eastAsia="Times New Roman" w:hAnsi="Times New Roman"/>
          <w:noProof/>
          <w:sz w:val="24"/>
        </w:rPr>
        <w:t xml:space="preserve"> (2017). doi:10.1007/s00484-016-1270-4</w:t>
      </w:r>
    </w:p>
    <w:p w14:paraId="58388735"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18.</w:t>
      </w:r>
      <w:r w:rsidRPr="000D1C81">
        <w:rPr>
          <w:rFonts w:ascii="Times New Roman" w:eastAsia="Times New Roman" w:hAnsi="Times New Roman"/>
          <w:noProof/>
          <w:sz w:val="24"/>
        </w:rPr>
        <w:tab/>
        <w:t xml:space="preserve">Kampe, E. O. I., Kovats, S. &amp; Hajat, S. Impact of high ambient temperature on unintentional injuries in high-income countries: A narrative systematic literature review. </w:t>
      </w:r>
      <w:r w:rsidRPr="000D1C81">
        <w:rPr>
          <w:rFonts w:ascii="Times New Roman" w:eastAsia="Times New Roman" w:hAnsi="Times New Roman"/>
          <w:i/>
          <w:iCs/>
          <w:noProof/>
          <w:sz w:val="24"/>
        </w:rPr>
        <w:t>BMJ Open</w:t>
      </w:r>
      <w:r w:rsidRPr="000D1C81">
        <w:rPr>
          <w:rFonts w:ascii="Times New Roman" w:eastAsia="Times New Roman" w:hAnsi="Times New Roman"/>
          <w:noProof/>
          <w:sz w:val="24"/>
        </w:rPr>
        <w:t xml:space="preserve"> (2016). doi:10.1136/bmjopen-2015-010399</w:t>
      </w:r>
    </w:p>
    <w:p w14:paraId="0BA7ECBA"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19.</w:t>
      </w:r>
      <w:r w:rsidRPr="000D1C81">
        <w:rPr>
          <w:rFonts w:ascii="Times New Roman" w:eastAsia="Times New Roman" w:hAnsi="Times New Roman"/>
          <w:noProof/>
          <w:sz w:val="24"/>
        </w:rPr>
        <w:tab/>
        <w:t xml:space="preserve">Bennett, J. E., Blangiardo, M., Fecht, D., Elliott, P. &amp; Ezzati, M. Vulnerability to the mortality effects of warm temperature in the districts of England and Wales. </w:t>
      </w:r>
      <w:r w:rsidRPr="000D1C81">
        <w:rPr>
          <w:rFonts w:ascii="Times New Roman" w:eastAsia="Times New Roman" w:hAnsi="Times New Roman"/>
          <w:i/>
          <w:iCs/>
          <w:noProof/>
          <w:sz w:val="24"/>
        </w:rPr>
        <w:t>Nat. Clim. Chang.</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4,</w:t>
      </w:r>
      <w:r w:rsidRPr="000D1C81">
        <w:rPr>
          <w:rFonts w:ascii="Times New Roman" w:eastAsia="Times New Roman" w:hAnsi="Times New Roman"/>
          <w:noProof/>
          <w:sz w:val="24"/>
        </w:rPr>
        <w:t xml:space="preserve"> 269–273 (2014).</w:t>
      </w:r>
    </w:p>
    <w:p w14:paraId="44314156"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20.</w:t>
      </w:r>
      <w:r w:rsidRPr="000D1C81">
        <w:rPr>
          <w:rFonts w:ascii="Times New Roman" w:eastAsia="Times New Roman" w:hAnsi="Times New Roman"/>
          <w:noProof/>
          <w:sz w:val="24"/>
        </w:rPr>
        <w:tab/>
        <w:t xml:space="preserve">Ranson, M. Crime, weather, and climate change. </w:t>
      </w:r>
      <w:r w:rsidRPr="000D1C81">
        <w:rPr>
          <w:rFonts w:ascii="Times New Roman" w:eastAsia="Times New Roman" w:hAnsi="Times New Roman"/>
          <w:i/>
          <w:iCs/>
          <w:noProof/>
          <w:sz w:val="24"/>
        </w:rPr>
        <w:t>J. Environ. Econ. Manage.</w:t>
      </w:r>
      <w:r w:rsidRPr="000D1C81">
        <w:rPr>
          <w:rFonts w:ascii="Times New Roman" w:eastAsia="Times New Roman" w:hAnsi="Times New Roman"/>
          <w:noProof/>
          <w:sz w:val="24"/>
        </w:rPr>
        <w:t xml:space="preserve"> (2014). doi:10.1016/j.jeem.2013.11.008</w:t>
      </w:r>
    </w:p>
    <w:p w14:paraId="30A448B3"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21.</w:t>
      </w:r>
      <w:r w:rsidRPr="000D1C81">
        <w:rPr>
          <w:rFonts w:ascii="Times New Roman" w:eastAsia="Times New Roman" w:hAnsi="Times New Roman"/>
          <w:noProof/>
          <w:sz w:val="24"/>
        </w:rPr>
        <w:tab/>
        <w:t xml:space="preserve">Mares, D. Climate change and levels of violence in socially disadvantaged neighborhood groups. </w:t>
      </w:r>
      <w:r w:rsidRPr="000D1C81">
        <w:rPr>
          <w:rFonts w:ascii="Times New Roman" w:eastAsia="Times New Roman" w:hAnsi="Times New Roman"/>
          <w:i/>
          <w:iCs/>
          <w:noProof/>
          <w:sz w:val="24"/>
        </w:rPr>
        <w:t>J. Urban Heal.</w:t>
      </w:r>
      <w:r w:rsidRPr="000D1C81">
        <w:rPr>
          <w:rFonts w:ascii="Times New Roman" w:eastAsia="Times New Roman" w:hAnsi="Times New Roman"/>
          <w:noProof/>
          <w:sz w:val="24"/>
        </w:rPr>
        <w:t xml:space="preserve"> (2013). doi:10.1007/s11524-013-9791-1</w:t>
      </w:r>
    </w:p>
    <w:p w14:paraId="2985C74E"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22.</w:t>
      </w:r>
      <w:r w:rsidRPr="000D1C81">
        <w:rPr>
          <w:rFonts w:ascii="Times New Roman" w:eastAsia="Times New Roman" w:hAnsi="Times New Roman"/>
          <w:noProof/>
          <w:sz w:val="24"/>
        </w:rPr>
        <w:tab/>
        <w:t xml:space="preserve">Burke, M. B., Miguel, E., Satyanath, S., Dykema, J. A. &amp; Lobell, D. B. Warming increases the risk of civil war in Africa. </w:t>
      </w:r>
      <w:r w:rsidRPr="000D1C81">
        <w:rPr>
          <w:rFonts w:ascii="Times New Roman" w:eastAsia="Times New Roman" w:hAnsi="Times New Roman"/>
          <w:i/>
          <w:iCs/>
          <w:noProof/>
          <w:sz w:val="24"/>
        </w:rPr>
        <w:t>Proc. Natl. Acad. Sci.</w:t>
      </w:r>
      <w:r w:rsidRPr="000D1C81">
        <w:rPr>
          <w:rFonts w:ascii="Times New Roman" w:eastAsia="Times New Roman" w:hAnsi="Times New Roman"/>
          <w:noProof/>
          <w:sz w:val="24"/>
        </w:rPr>
        <w:t xml:space="preserve"> (2009). doi:10.1073/pnas.0907998106</w:t>
      </w:r>
    </w:p>
    <w:p w14:paraId="0C3BD1BB"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23.</w:t>
      </w:r>
      <w:r w:rsidRPr="000D1C81">
        <w:rPr>
          <w:rFonts w:ascii="Times New Roman" w:eastAsia="Times New Roman" w:hAnsi="Times New Roman"/>
          <w:noProof/>
          <w:sz w:val="24"/>
        </w:rPr>
        <w:tab/>
        <w:t xml:space="preserve">Hsiang, S. M., Burke, M. &amp; Miguel, E. Quantifying the Influence of Climate on Human Conflict. </w:t>
      </w:r>
      <w:r w:rsidRPr="000D1C81">
        <w:rPr>
          <w:rFonts w:ascii="Times New Roman" w:eastAsia="Times New Roman" w:hAnsi="Times New Roman"/>
          <w:i/>
          <w:iCs/>
          <w:noProof/>
          <w:sz w:val="24"/>
        </w:rPr>
        <w:t>Science (80-. ).</w:t>
      </w:r>
      <w:r w:rsidRPr="000D1C81">
        <w:rPr>
          <w:rFonts w:ascii="Times New Roman" w:eastAsia="Times New Roman" w:hAnsi="Times New Roman"/>
          <w:noProof/>
          <w:sz w:val="24"/>
        </w:rPr>
        <w:t xml:space="preserve"> (2013). doi:10.1126/science.1235367</w:t>
      </w:r>
    </w:p>
    <w:p w14:paraId="6DE9B6F7"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24.</w:t>
      </w:r>
      <w:r w:rsidRPr="000D1C81">
        <w:rPr>
          <w:rFonts w:ascii="Times New Roman" w:eastAsia="Times New Roman" w:hAnsi="Times New Roman"/>
          <w:noProof/>
          <w:sz w:val="24"/>
        </w:rPr>
        <w:tab/>
        <w:t xml:space="preserve">Hsiang, S. M., Meng, K. C. &amp; Cane, M. A. Civil conflicts are associated with the global climate. </w:t>
      </w:r>
      <w:r w:rsidRPr="000D1C81">
        <w:rPr>
          <w:rFonts w:ascii="Times New Roman" w:eastAsia="Times New Roman" w:hAnsi="Times New Roman"/>
          <w:i/>
          <w:iCs/>
          <w:noProof/>
          <w:sz w:val="24"/>
        </w:rPr>
        <w:t>Nature</w:t>
      </w:r>
      <w:r w:rsidRPr="000D1C81">
        <w:rPr>
          <w:rFonts w:ascii="Times New Roman" w:eastAsia="Times New Roman" w:hAnsi="Times New Roman"/>
          <w:noProof/>
          <w:sz w:val="24"/>
        </w:rPr>
        <w:t xml:space="preserve"> (2011). doi:10.1038/nature10311</w:t>
      </w:r>
    </w:p>
    <w:p w14:paraId="3A1D1F3C"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25.</w:t>
      </w:r>
      <w:r w:rsidRPr="000D1C81">
        <w:rPr>
          <w:rFonts w:ascii="Times New Roman" w:eastAsia="Times New Roman" w:hAnsi="Times New Roman"/>
          <w:noProof/>
          <w:sz w:val="24"/>
        </w:rPr>
        <w:tab/>
        <w:t xml:space="preserve">O’Loughlin, J.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Climate variability and conflict risk in East Africa, 1990-2009. </w:t>
      </w:r>
      <w:r w:rsidRPr="000D1C81">
        <w:rPr>
          <w:rFonts w:ascii="Times New Roman" w:eastAsia="Times New Roman" w:hAnsi="Times New Roman"/>
          <w:i/>
          <w:iCs/>
          <w:noProof/>
          <w:sz w:val="24"/>
        </w:rPr>
        <w:t>Proc. Natl. Acad. Sci.</w:t>
      </w:r>
      <w:r w:rsidRPr="000D1C81">
        <w:rPr>
          <w:rFonts w:ascii="Times New Roman" w:eastAsia="Times New Roman" w:hAnsi="Times New Roman"/>
          <w:noProof/>
          <w:sz w:val="24"/>
        </w:rPr>
        <w:t xml:space="preserve"> (2012). doi:10.1073/pnas.1205130109</w:t>
      </w:r>
    </w:p>
    <w:p w14:paraId="0A44243B"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26.</w:t>
      </w:r>
      <w:r w:rsidRPr="000D1C81">
        <w:rPr>
          <w:rFonts w:ascii="Times New Roman" w:eastAsia="Times New Roman" w:hAnsi="Times New Roman"/>
          <w:noProof/>
          <w:sz w:val="24"/>
        </w:rPr>
        <w:tab/>
        <w:t xml:space="preserve">Shah, N. D., Cruz-Lemini, M., Stein, E., Abraldes, J. &amp; Altamirano, J. Colder weather and fewer sunlight hours increase the weight of alcohol as a cause of cirrhosis worldwide. </w:t>
      </w:r>
      <w:r w:rsidRPr="000D1C81">
        <w:rPr>
          <w:rFonts w:ascii="Times New Roman" w:eastAsia="Times New Roman" w:hAnsi="Times New Roman"/>
          <w:i/>
          <w:iCs/>
          <w:noProof/>
          <w:sz w:val="24"/>
        </w:rPr>
        <w:t>Gastroenterology</w:t>
      </w:r>
      <w:r w:rsidRPr="000D1C81">
        <w:rPr>
          <w:rFonts w:ascii="Times New Roman" w:eastAsia="Times New Roman" w:hAnsi="Times New Roman"/>
          <w:noProof/>
          <w:sz w:val="24"/>
        </w:rPr>
        <w:t xml:space="preserve"> (2017).</w:t>
      </w:r>
    </w:p>
    <w:p w14:paraId="732EA055"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27.</w:t>
      </w:r>
      <w:r w:rsidRPr="000D1C81">
        <w:rPr>
          <w:rFonts w:ascii="Times New Roman" w:eastAsia="Times New Roman" w:hAnsi="Times New Roman"/>
          <w:noProof/>
          <w:sz w:val="24"/>
        </w:rPr>
        <w:tab/>
        <w:t xml:space="preserve">Datla, S., Sahu, P., Roh, H.-J. &amp; Sharma, S. A comprehensive analysis of the association of highway traffic with winter weather conditions. </w:t>
      </w:r>
      <w:r w:rsidRPr="000D1C81">
        <w:rPr>
          <w:rFonts w:ascii="Times New Roman" w:eastAsia="Times New Roman" w:hAnsi="Times New Roman"/>
          <w:i/>
          <w:iCs/>
          <w:noProof/>
          <w:sz w:val="24"/>
        </w:rPr>
        <w:t>Procedia - Soc. Behav. Sci.</w:t>
      </w:r>
      <w:r w:rsidRPr="000D1C81">
        <w:rPr>
          <w:rFonts w:ascii="Times New Roman" w:eastAsia="Times New Roman" w:hAnsi="Times New Roman"/>
          <w:noProof/>
          <w:sz w:val="24"/>
        </w:rPr>
        <w:t xml:space="preserve"> (2013). doi:10.1016/j.sbspro.2013.11.143</w:t>
      </w:r>
    </w:p>
    <w:p w14:paraId="5EC9BFDC"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28.</w:t>
      </w:r>
      <w:r w:rsidRPr="000D1C81">
        <w:rPr>
          <w:rFonts w:ascii="Times New Roman" w:eastAsia="Times New Roman" w:hAnsi="Times New Roman"/>
          <w:noProof/>
          <w:sz w:val="24"/>
        </w:rPr>
        <w:tab/>
        <w:t xml:space="preserve">Roh, H.-J., Sahu, P. K., Sharma, S., Datla, S. &amp; Mehran, B. Statistical Investigations of Snowfall and Temperature Interaction with Passenger Car and Truck Traffic on Primary Highways in Canada. </w:t>
      </w:r>
      <w:r w:rsidRPr="000D1C81">
        <w:rPr>
          <w:rFonts w:ascii="Times New Roman" w:eastAsia="Times New Roman" w:hAnsi="Times New Roman"/>
          <w:i/>
          <w:iCs/>
          <w:noProof/>
          <w:sz w:val="24"/>
        </w:rPr>
        <w:t>J. Cold Reg. Eng.</w:t>
      </w:r>
      <w:r w:rsidRPr="000D1C81">
        <w:rPr>
          <w:rFonts w:ascii="Times New Roman" w:eastAsia="Times New Roman" w:hAnsi="Times New Roman"/>
          <w:noProof/>
          <w:sz w:val="24"/>
        </w:rPr>
        <w:t xml:space="preserve"> (2016). doi:10.1061/(ASCE)CR.1943-5495.0000099</w:t>
      </w:r>
    </w:p>
    <w:p w14:paraId="7CD232CF"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29.</w:t>
      </w:r>
      <w:r w:rsidRPr="000D1C81">
        <w:rPr>
          <w:rFonts w:ascii="Times New Roman" w:eastAsia="Times New Roman" w:hAnsi="Times New Roman"/>
          <w:noProof/>
          <w:sz w:val="24"/>
        </w:rPr>
        <w:tab/>
        <w:t xml:space="preserve">Roh, H.-J., Datla, S. &amp; Sharma, S. Effect of snow, temperature and their interaction on highway truck traffic. </w:t>
      </w:r>
      <w:r w:rsidRPr="000D1C81">
        <w:rPr>
          <w:rFonts w:ascii="Times New Roman" w:eastAsia="Times New Roman" w:hAnsi="Times New Roman"/>
          <w:i/>
          <w:iCs/>
          <w:noProof/>
          <w:sz w:val="24"/>
        </w:rPr>
        <w:t>J. Transp. Techn.</w:t>
      </w:r>
      <w:r w:rsidRPr="000D1C81">
        <w:rPr>
          <w:rFonts w:ascii="Times New Roman" w:eastAsia="Times New Roman" w:hAnsi="Times New Roman"/>
          <w:noProof/>
          <w:sz w:val="24"/>
        </w:rPr>
        <w:t xml:space="preserve"> (2013). doi:10.4236/jtts.2013.31003</w:t>
      </w:r>
    </w:p>
    <w:p w14:paraId="26F431E0"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30.</w:t>
      </w:r>
      <w:r w:rsidRPr="000D1C81">
        <w:rPr>
          <w:rFonts w:ascii="Times New Roman" w:eastAsia="Times New Roman" w:hAnsi="Times New Roman"/>
          <w:noProof/>
          <w:sz w:val="24"/>
        </w:rPr>
        <w:tab/>
        <w:t xml:space="preserve">Roh, H. J., Sharma, S. &amp; Sahu, P. K. Modeling snow and cold effects for classified highway traffic volumes. </w:t>
      </w:r>
      <w:r w:rsidRPr="000D1C81">
        <w:rPr>
          <w:rFonts w:ascii="Times New Roman" w:eastAsia="Times New Roman" w:hAnsi="Times New Roman"/>
          <w:i/>
          <w:iCs/>
          <w:noProof/>
          <w:sz w:val="24"/>
        </w:rPr>
        <w:t>KSCE J. Civ. Eng.</w:t>
      </w:r>
      <w:r w:rsidRPr="000D1C81">
        <w:rPr>
          <w:rFonts w:ascii="Times New Roman" w:eastAsia="Times New Roman" w:hAnsi="Times New Roman"/>
          <w:noProof/>
          <w:sz w:val="24"/>
        </w:rPr>
        <w:t xml:space="preserve"> (2016). doi:10.1007/s12205-015-0236-0</w:t>
      </w:r>
    </w:p>
    <w:p w14:paraId="012A2FD4"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31.</w:t>
      </w:r>
      <w:r w:rsidRPr="000D1C81">
        <w:rPr>
          <w:rFonts w:ascii="Times New Roman" w:eastAsia="Times New Roman" w:hAnsi="Times New Roman"/>
          <w:noProof/>
          <w:sz w:val="24"/>
        </w:rPr>
        <w:tab/>
        <w:t xml:space="preserve">Daanen, H. A. M., Van De Vliert, E. &amp; Huang, X. Driving performance in cold, warm, and thermoneutral environments. </w:t>
      </w:r>
      <w:r w:rsidRPr="000D1C81">
        <w:rPr>
          <w:rFonts w:ascii="Times New Roman" w:eastAsia="Times New Roman" w:hAnsi="Times New Roman"/>
          <w:i/>
          <w:iCs/>
          <w:noProof/>
          <w:sz w:val="24"/>
        </w:rPr>
        <w:t>Appl. Ergon.</w:t>
      </w:r>
      <w:r w:rsidRPr="000D1C81">
        <w:rPr>
          <w:rFonts w:ascii="Times New Roman" w:eastAsia="Times New Roman" w:hAnsi="Times New Roman"/>
          <w:noProof/>
          <w:sz w:val="24"/>
        </w:rPr>
        <w:t xml:space="preserve"> (2003). doi:10.1016/S0003-</w:t>
      </w:r>
      <w:r w:rsidRPr="000D1C81">
        <w:rPr>
          <w:rFonts w:ascii="Times New Roman" w:eastAsia="Times New Roman" w:hAnsi="Times New Roman"/>
          <w:noProof/>
          <w:sz w:val="24"/>
        </w:rPr>
        <w:lastRenderedPageBreak/>
        <w:t>6870(03)00055-3</w:t>
      </w:r>
    </w:p>
    <w:p w14:paraId="4A797623"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32.</w:t>
      </w:r>
      <w:r w:rsidRPr="000D1C81">
        <w:rPr>
          <w:rFonts w:ascii="Times New Roman" w:eastAsia="Times New Roman" w:hAnsi="Times New Roman"/>
          <w:noProof/>
          <w:sz w:val="24"/>
        </w:rPr>
        <w:tab/>
        <w:t xml:space="preserve">Zlatoper, T. J. Determinants of motor vehicle deaths in the United States: A cross-sectional analysis. </w:t>
      </w:r>
      <w:r w:rsidRPr="000D1C81">
        <w:rPr>
          <w:rFonts w:ascii="Times New Roman" w:eastAsia="Times New Roman" w:hAnsi="Times New Roman"/>
          <w:i/>
          <w:iCs/>
          <w:noProof/>
          <w:sz w:val="24"/>
        </w:rPr>
        <w:t>Accid. Anal. Prev.</w:t>
      </w:r>
      <w:r w:rsidRPr="000D1C81">
        <w:rPr>
          <w:rFonts w:ascii="Times New Roman" w:eastAsia="Times New Roman" w:hAnsi="Times New Roman"/>
          <w:noProof/>
          <w:sz w:val="24"/>
        </w:rPr>
        <w:t xml:space="preserve"> (1991). doi:10.1016/0001-4575(91)90062-A</w:t>
      </w:r>
    </w:p>
    <w:p w14:paraId="30B5F74E"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33.</w:t>
      </w:r>
      <w:r w:rsidRPr="000D1C81">
        <w:rPr>
          <w:rFonts w:ascii="Times New Roman" w:eastAsia="Times New Roman" w:hAnsi="Times New Roman"/>
          <w:noProof/>
          <w:sz w:val="24"/>
        </w:rPr>
        <w:tab/>
        <w:t xml:space="preserve">Mackie, R. R. &amp; Hanlon, J. F. . O. A study of the combined effects of extented driving and heat stress on driver arousal and performance. in </w:t>
      </w:r>
      <w:r w:rsidRPr="000D1C81">
        <w:rPr>
          <w:rFonts w:ascii="Times New Roman" w:eastAsia="Times New Roman" w:hAnsi="Times New Roman"/>
          <w:i/>
          <w:iCs/>
          <w:noProof/>
          <w:sz w:val="24"/>
        </w:rPr>
        <w:t>Symposium on relationships among theory, physiological correlates, and operational performance</w:t>
      </w:r>
      <w:r w:rsidRPr="000D1C81">
        <w:rPr>
          <w:rFonts w:ascii="Times New Roman" w:eastAsia="Times New Roman" w:hAnsi="Times New Roman"/>
          <w:noProof/>
          <w:sz w:val="24"/>
        </w:rPr>
        <w:t xml:space="preserve"> (1976). doi:10.1007/978-1-4684-2529-1_25</w:t>
      </w:r>
    </w:p>
    <w:p w14:paraId="4FDD416E"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34.</w:t>
      </w:r>
      <w:r w:rsidRPr="000D1C81">
        <w:rPr>
          <w:rFonts w:ascii="Times New Roman" w:eastAsia="Times New Roman" w:hAnsi="Times New Roman"/>
          <w:noProof/>
          <w:sz w:val="24"/>
        </w:rPr>
        <w:tab/>
        <w:t xml:space="preserve">Wyon, D. P., Wyon, I. &amp; Norin, F. Effects of moderate heat stress on driver vigilance in a moving vehicle. </w:t>
      </w:r>
      <w:r w:rsidRPr="000D1C81">
        <w:rPr>
          <w:rFonts w:ascii="Times New Roman" w:eastAsia="Times New Roman" w:hAnsi="Times New Roman"/>
          <w:i/>
          <w:iCs/>
          <w:noProof/>
          <w:sz w:val="24"/>
        </w:rPr>
        <w:t>Ergonomics</w:t>
      </w:r>
      <w:r w:rsidRPr="000D1C81">
        <w:rPr>
          <w:rFonts w:ascii="Times New Roman" w:eastAsia="Times New Roman" w:hAnsi="Times New Roman"/>
          <w:noProof/>
          <w:sz w:val="24"/>
        </w:rPr>
        <w:t xml:space="preserve"> (1996). doi:10.1080/00140139608964434</w:t>
      </w:r>
    </w:p>
    <w:p w14:paraId="7623E77C"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35.</w:t>
      </w:r>
      <w:r w:rsidRPr="000D1C81">
        <w:rPr>
          <w:rFonts w:ascii="Times New Roman" w:eastAsia="Times New Roman" w:hAnsi="Times New Roman"/>
          <w:noProof/>
          <w:sz w:val="24"/>
        </w:rPr>
        <w:tab/>
        <w:t xml:space="preserve">Voas, R. B., Torres, P., Romano, E. &amp; Lacey, J. H. Alcohol-Related Risk of Driver Fatalities: An Update Using 2007 Data. </w:t>
      </w:r>
      <w:r w:rsidRPr="000D1C81">
        <w:rPr>
          <w:rFonts w:ascii="Times New Roman" w:eastAsia="Times New Roman" w:hAnsi="Times New Roman"/>
          <w:i/>
          <w:iCs/>
          <w:noProof/>
          <w:sz w:val="24"/>
        </w:rPr>
        <w:t>J. Stud. Alcohol Drugs</w:t>
      </w:r>
      <w:r w:rsidRPr="000D1C81">
        <w:rPr>
          <w:rFonts w:ascii="Times New Roman" w:eastAsia="Times New Roman" w:hAnsi="Times New Roman"/>
          <w:noProof/>
          <w:sz w:val="24"/>
        </w:rPr>
        <w:t xml:space="preserve"> (2012). doi:10.15288/jsad.2012.73.341</w:t>
      </w:r>
    </w:p>
    <w:p w14:paraId="5A7467AC"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36.</w:t>
      </w:r>
      <w:r w:rsidRPr="000D1C81">
        <w:rPr>
          <w:rFonts w:ascii="Times New Roman" w:eastAsia="Times New Roman" w:hAnsi="Times New Roman"/>
          <w:noProof/>
          <w:sz w:val="24"/>
        </w:rPr>
        <w:tab/>
        <w:t xml:space="preserve">Ambrose, A. F., Paul, G. &amp; Hausdorff, J. M. Risk factors for falls among older adults: A review of the literature. </w:t>
      </w:r>
      <w:r w:rsidRPr="000D1C81">
        <w:rPr>
          <w:rFonts w:ascii="Times New Roman" w:eastAsia="Times New Roman" w:hAnsi="Times New Roman"/>
          <w:i/>
          <w:iCs/>
          <w:noProof/>
          <w:sz w:val="24"/>
        </w:rPr>
        <w:t>Maturitas</w:t>
      </w:r>
      <w:r w:rsidRPr="000D1C81">
        <w:rPr>
          <w:rFonts w:ascii="Times New Roman" w:eastAsia="Times New Roman" w:hAnsi="Times New Roman"/>
          <w:noProof/>
          <w:sz w:val="24"/>
        </w:rPr>
        <w:t xml:space="preserve"> (2013). doi:10.1016/j.maturitas.2013.02.009</w:t>
      </w:r>
    </w:p>
    <w:p w14:paraId="3EBA136B"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37.</w:t>
      </w:r>
      <w:r w:rsidRPr="000D1C81">
        <w:rPr>
          <w:rFonts w:ascii="Times New Roman" w:eastAsia="Times New Roman" w:hAnsi="Times New Roman"/>
          <w:noProof/>
          <w:sz w:val="24"/>
        </w:rPr>
        <w:tab/>
        <w:t xml:space="preserve">Kelsey, J. L.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Indoor and outdoor falls in older adults are different: The maintenance of balance, independent living, intellect, and zest in the elderly of boston study. </w:t>
      </w:r>
      <w:r w:rsidRPr="000D1C81">
        <w:rPr>
          <w:rFonts w:ascii="Times New Roman" w:eastAsia="Times New Roman" w:hAnsi="Times New Roman"/>
          <w:i/>
          <w:iCs/>
          <w:noProof/>
          <w:sz w:val="24"/>
        </w:rPr>
        <w:t>J. Am. Geriatr. Soc.</w:t>
      </w:r>
      <w:r w:rsidRPr="000D1C81">
        <w:rPr>
          <w:rFonts w:ascii="Times New Roman" w:eastAsia="Times New Roman" w:hAnsi="Times New Roman"/>
          <w:noProof/>
          <w:sz w:val="24"/>
        </w:rPr>
        <w:t xml:space="preserve"> (2010). doi:10.1111/j.1532-5415.2010.03062.x</w:t>
      </w:r>
    </w:p>
    <w:p w14:paraId="0387B2DC"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38.</w:t>
      </w:r>
      <w:r w:rsidRPr="000D1C81">
        <w:rPr>
          <w:rFonts w:ascii="Times New Roman" w:eastAsia="Times New Roman" w:hAnsi="Times New Roman"/>
          <w:noProof/>
          <w:sz w:val="24"/>
        </w:rPr>
        <w:tab/>
        <w:t xml:space="preserve">Xu, J. Unintentional drowning deaths in the United States, 1999-2010. </w:t>
      </w:r>
      <w:r w:rsidRPr="000D1C81">
        <w:rPr>
          <w:rFonts w:ascii="Times New Roman" w:eastAsia="Times New Roman" w:hAnsi="Times New Roman"/>
          <w:i/>
          <w:iCs/>
          <w:noProof/>
          <w:sz w:val="24"/>
        </w:rPr>
        <w:t>NCHS Data Brief</w:t>
      </w:r>
      <w:r w:rsidRPr="000D1C81">
        <w:rPr>
          <w:rFonts w:ascii="Times New Roman" w:eastAsia="Times New Roman" w:hAnsi="Times New Roman"/>
          <w:noProof/>
          <w:sz w:val="24"/>
        </w:rPr>
        <w:t xml:space="preserve"> (2014).</w:t>
      </w:r>
    </w:p>
    <w:p w14:paraId="07E5643D"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39.</w:t>
      </w:r>
      <w:r w:rsidRPr="000D1C81">
        <w:rPr>
          <w:rFonts w:ascii="Times New Roman" w:eastAsia="Times New Roman" w:hAnsi="Times New Roman"/>
          <w:noProof/>
          <w:sz w:val="24"/>
        </w:rPr>
        <w:tab/>
        <w:t xml:space="preserve">Glaeser, E. L., Sacerdote, B. &amp; Scheinkman, J. A. Crime and social interactions. </w:t>
      </w:r>
      <w:r w:rsidRPr="000D1C81">
        <w:rPr>
          <w:rFonts w:ascii="Times New Roman" w:eastAsia="Times New Roman" w:hAnsi="Times New Roman"/>
          <w:i/>
          <w:iCs/>
          <w:noProof/>
          <w:sz w:val="24"/>
        </w:rPr>
        <w:t>Q. J. Econ.</w:t>
      </w:r>
      <w:r w:rsidRPr="000D1C81">
        <w:rPr>
          <w:rFonts w:ascii="Times New Roman" w:eastAsia="Times New Roman" w:hAnsi="Times New Roman"/>
          <w:noProof/>
          <w:sz w:val="24"/>
        </w:rPr>
        <w:t xml:space="preserve"> (1996). doi:10.2307/2946686</w:t>
      </w:r>
    </w:p>
    <w:p w14:paraId="06432220"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40.</w:t>
      </w:r>
      <w:r w:rsidRPr="000D1C81">
        <w:rPr>
          <w:rFonts w:ascii="Times New Roman" w:eastAsia="Times New Roman" w:hAnsi="Times New Roman"/>
          <w:noProof/>
          <w:sz w:val="24"/>
        </w:rPr>
        <w:tab/>
        <w:t xml:space="preserve">Rotton, J. &amp; Cohn, E. G. Global warming and U.S. crime rates: An application of routine activity theory. </w:t>
      </w:r>
      <w:r w:rsidRPr="000D1C81">
        <w:rPr>
          <w:rFonts w:ascii="Times New Roman" w:eastAsia="Times New Roman" w:hAnsi="Times New Roman"/>
          <w:i/>
          <w:iCs/>
          <w:noProof/>
          <w:sz w:val="24"/>
        </w:rPr>
        <w:t>Environ. Behav.</w:t>
      </w:r>
      <w:r w:rsidRPr="000D1C81">
        <w:rPr>
          <w:rFonts w:ascii="Times New Roman" w:eastAsia="Times New Roman" w:hAnsi="Times New Roman"/>
          <w:noProof/>
          <w:sz w:val="24"/>
        </w:rPr>
        <w:t xml:space="preserve"> (2003). doi:10.1177/0013916503255565</w:t>
      </w:r>
    </w:p>
    <w:p w14:paraId="5880CE4F"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41.</w:t>
      </w:r>
      <w:r w:rsidRPr="000D1C81">
        <w:rPr>
          <w:rFonts w:ascii="Times New Roman" w:eastAsia="Times New Roman" w:hAnsi="Times New Roman"/>
          <w:noProof/>
          <w:sz w:val="24"/>
        </w:rPr>
        <w:tab/>
        <w:t xml:space="preserve">Anderson, C. A. Temperature and aggression: Ubiquitous effects of heat on occurrence of human violence. </w:t>
      </w:r>
      <w:r w:rsidRPr="000D1C81">
        <w:rPr>
          <w:rFonts w:ascii="Times New Roman" w:eastAsia="Times New Roman" w:hAnsi="Times New Roman"/>
          <w:i/>
          <w:iCs/>
          <w:noProof/>
          <w:sz w:val="24"/>
        </w:rPr>
        <w:t>Psychol. Bull.</w:t>
      </w:r>
      <w:r w:rsidRPr="000D1C81">
        <w:rPr>
          <w:rFonts w:ascii="Times New Roman" w:eastAsia="Times New Roman" w:hAnsi="Times New Roman"/>
          <w:noProof/>
          <w:sz w:val="24"/>
        </w:rPr>
        <w:t xml:space="preserve"> (1989). doi:10.1037/0033-2909.106.1.74</w:t>
      </w:r>
    </w:p>
    <w:p w14:paraId="60779EBD"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42.</w:t>
      </w:r>
      <w:r w:rsidRPr="000D1C81">
        <w:rPr>
          <w:rFonts w:ascii="Times New Roman" w:eastAsia="Times New Roman" w:hAnsi="Times New Roman"/>
          <w:noProof/>
          <w:sz w:val="24"/>
        </w:rPr>
        <w:tab/>
        <w:t xml:space="preserve">Baron, R. A. &amp; Bell, P. A. Aggression and heat: The influence of ambient temperature, negative affect, and a cooling drink on physical aggression. </w:t>
      </w:r>
      <w:r w:rsidRPr="000D1C81">
        <w:rPr>
          <w:rFonts w:ascii="Times New Roman" w:eastAsia="Times New Roman" w:hAnsi="Times New Roman"/>
          <w:i/>
          <w:iCs/>
          <w:noProof/>
          <w:sz w:val="24"/>
        </w:rPr>
        <w:t>J. Pers. Soc. Psychol.</w:t>
      </w:r>
      <w:r w:rsidRPr="000D1C81">
        <w:rPr>
          <w:rFonts w:ascii="Times New Roman" w:eastAsia="Times New Roman" w:hAnsi="Times New Roman"/>
          <w:noProof/>
          <w:sz w:val="24"/>
        </w:rPr>
        <w:t xml:space="preserve"> (1976). doi:10.1037/0022-3514.33.3.245</w:t>
      </w:r>
    </w:p>
    <w:p w14:paraId="6811A408"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43.</w:t>
      </w:r>
      <w:r w:rsidRPr="000D1C81">
        <w:rPr>
          <w:rFonts w:ascii="Times New Roman" w:eastAsia="Times New Roman" w:hAnsi="Times New Roman"/>
          <w:noProof/>
          <w:sz w:val="24"/>
        </w:rPr>
        <w:tab/>
        <w:t xml:space="preserve">Becker, G. S. Crime and punishment: An economic approach. in </w:t>
      </w:r>
      <w:r w:rsidRPr="000D1C81">
        <w:rPr>
          <w:rFonts w:ascii="Times New Roman" w:eastAsia="Times New Roman" w:hAnsi="Times New Roman"/>
          <w:i/>
          <w:iCs/>
          <w:noProof/>
          <w:sz w:val="24"/>
        </w:rPr>
        <w:t>Economic Analysis of the Law: Selected Readings</w:t>
      </w:r>
      <w:r w:rsidRPr="000D1C81">
        <w:rPr>
          <w:rFonts w:ascii="Times New Roman" w:eastAsia="Times New Roman" w:hAnsi="Times New Roman"/>
          <w:noProof/>
          <w:sz w:val="24"/>
        </w:rPr>
        <w:t xml:space="preserve"> (2007). doi:10.1002/9780470752135.ch25</w:t>
      </w:r>
    </w:p>
    <w:p w14:paraId="07CEABEA"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44.</w:t>
      </w:r>
      <w:r w:rsidRPr="000D1C81">
        <w:rPr>
          <w:rFonts w:ascii="Times New Roman" w:eastAsia="Times New Roman" w:hAnsi="Times New Roman"/>
          <w:noProof/>
          <w:sz w:val="24"/>
        </w:rPr>
        <w:tab/>
        <w:t xml:space="preserve">Jacob, B., Lefgren, L. J. &amp; Moretti, E. </w:t>
      </w:r>
      <w:r w:rsidRPr="000D1C81">
        <w:rPr>
          <w:rFonts w:ascii="Times New Roman" w:eastAsia="Times New Roman" w:hAnsi="Times New Roman"/>
          <w:i/>
          <w:iCs/>
          <w:noProof/>
          <w:sz w:val="24"/>
        </w:rPr>
        <w:t>The dynamics of criminal behavior: Evidence from weather shocks</w:t>
      </w:r>
      <w:r w:rsidRPr="000D1C81">
        <w:rPr>
          <w:rFonts w:ascii="Times New Roman" w:eastAsia="Times New Roman" w:hAnsi="Times New Roman"/>
          <w:noProof/>
          <w:sz w:val="24"/>
        </w:rPr>
        <w:t xml:space="preserve">. </w:t>
      </w:r>
      <w:r w:rsidRPr="000D1C81">
        <w:rPr>
          <w:rFonts w:ascii="Times New Roman" w:eastAsia="Times New Roman" w:hAnsi="Times New Roman"/>
          <w:i/>
          <w:iCs/>
          <w:noProof/>
          <w:sz w:val="24"/>
        </w:rPr>
        <w:t>SSRN</w:t>
      </w:r>
      <w:r w:rsidRPr="000D1C81">
        <w:rPr>
          <w:rFonts w:ascii="Times New Roman" w:eastAsia="Times New Roman" w:hAnsi="Times New Roman"/>
          <w:noProof/>
          <w:sz w:val="24"/>
        </w:rPr>
        <w:t xml:space="preserve"> (2005). doi:10.2139/ssrn.647644</w:t>
      </w:r>
    </w:p>
    <w:p w14:paraId="1EA5DDCB"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45.</w:t>
      </w:r>
      <w:r w:rsidRPr="000D1C81">
        <w:rPr>
          <w:rFonts w:ascii="Times New Roman" w:eastAsia="Times New Roman" w:hAnsi="Times New Roman"/>
          <w:noProof/>
          <w:sz w:val="24"/>
        </w:rPr>
        <w:tab/>
        <w:t xml:space="preserve">Dee, D. P. </w:t>
      </w:r>
      <w:r w:rsidRPr="000D1C81">
        <w:rPr>
          <w:rFonts w:ascii="Times New Roman" w:eastAsia="Times New Roman" w:hAnsi="Times New Roman"/>
          <w:i/>
          <w:iCs/>
          <w:noProof/>
          <w:sz w:val="24"/>
        </w:rPr>
        <w:t>et al.</w:t>
      </w:r>
      <w:r w:rsidRPr="000D1C81">
        <w:rPr>
          <w:rFonts w:ascii="Times New Roman" w:eastAsia="Times New Roman" w:hAnsi="Times New Roman"/>
          <w:noProof/>
          <w:sz w:val="24"/>
        </w:rPr>
        <w:t xml:space="preserve"> The ERA-Interim reanalysis: configuration and performance of the data assimilation system. </w:t>
      </w:r>
      <w:r w:rsidRPr="000D1C81">
        <w:rPr>
          <w:rFonts w:ascii="Times New Roman" w:eastAsia="Times New Roman" w:hAnsi="Times New Roman"/>
          <w:i/>
          <w:iCs/>
          <w:noProof/>
          <w:sz w:val="24"/>
        </w:rPr>
        <w:t>Q. J. R. Meteorol. Soc.</w:t>
      </w:r>
      <w:r w:rsidRPr="000D1C81">
        <w:rPr>
          <w:rFonts w:ascii="Times New Roman" w:eastAsia="Times New Roman" w:hAnsi="Times New Roman"/>
          <w:noProof/>
          <w:sz w:val="24"/>
        </w:rPr>
        <w:t xml:space="preserve"> </w:t>
      </w:r>
      <w:r w:rsidRPr="000D1C81">
        <w:rPr>
          <w:rFonts w:ascii="Times New Roman" w:eastAsia="Times New Roman" w:hAnsi="Times New Roman"/>
          <w:b/>
          <w:bCs/>
          <w:noProof/>
          <w:sz w:val="24"/>
        </w:rPr>
        <w:t>137,</w:t>
      </w:r>
      <w:r w:rsidRPr="000D1C81">
        <w:rPr>
          <w:rFonts w:ascii="Times New Roman" w:eastAsia="Times New Roman" w:hAnsi="Times New Roman"/>
          <w:noProof/>
          <w:sz w:val="24"/>
        </w:rPr>
        <w:t xml:space="preserve"> 553–597 (2011).</w:t>
      </w:r>
    </w:p>
    <w:p w14:paraId="5C3A678C"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46.</w:t>
      </w:r>
      <w:r w:rsidRPr="000D1C81">
        <w:rPr>
          <w:rFonts w:ascii="Times New Roman" w:eastAsia="Times New Roman" w:hAnsi="Times New Roman"/>
          <w:noProof/>
          <w:sz w:val="24"/>
        </w:rPr>
        <w:tab/>
        <w:t xml:space="preserve">Wallace, J. M. &amp; Hobbs, P. V. </w:t>
      </w:r>
      <w:r w:rsidRPr="000D1C81">
        <w:rPr>
          <w:rFonts w:ascii="Times New Roman" w:eastAsia="Times New Roman" w:hAnsi="Times New Roman"/>
          <w:i/>
          <w:iCs/>
          <w:noProof/>
          <w:sz w:val="24"/>
        </w:rPr>
        <w:t>Atmospheric Science: An Introductory Survey: Second Edition</w:t>
      </w:r>
      <w:r w:rsidRPr="000D1C81">
        <w:rPr>
          <w:rFonts w:ascii="Times New Roman" w:eastAsia="Times New Roman" w:hAnsi="Times New Roman"/>
          <w:noProof/>
          <w:sz w:val="24"/>
        </w:rPr>
        <w:t xml:space="preserve">. </w:t>
      </w:r>
      <w:r w:rsidRPr="000D1C81">
        <w:rPr>
          <w:rFonts w:ascii="Times New Roman" w:eastAsia="Times New Roman" w:hAnsi="Times New Roman"/>
          <w:i/>
          <w:iCs/>
          <w:noProof/>
          <w:sz w:val="24"/>
        </w:rPr>
        <w:t>Atmospheric Science: An Introductory Survey: Second Edition</w:t>
      </w:r>
      <w:r w:rsidRPr="000D1C81">
        <w:rPr>
          <w:rFonts w:ascii="Times New Roman" w:eastAsia="Times New Roman" w:hAnsi="Times New Roman"/>
          <w:noProof/>
          <w:sz w:val="24"/>
        </w:rPr>
        <w:t xml:space="preserve"> (2006). doi:10.1016/C2009-0-00034-8</w:t>
      </w:r>
    </w:p>
    <w:p w14:paraId="47A3458B"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47.</w:t>
      </w:r>
      <w:r w:rsidRPr="000D1C81">
        <w:rPr>
          <w:rFonts w:ascii="Times New Roman" w:eastAsia="Times New Roman" w:hAnsi="Times New Roman"/>
          <w:noProof/>
          <w:sz w:val="24"/>
        </w:rPr>
        <w:tab/>
        <w:t xml:space="preserve">Rue, H. &amp; Held, L. </w:t>
      </w:r>
      <w:r w:rsidRPr="000D1C81">
        <w:rPr>
          <w:rFonts w:ascii="Times New Roman" w:eastAsia="Times New Roman" w:hAnsi="Times New Roman"/>
          <w:i/>
          <w:iCs/>
          <w:noProof/>
          <w:sz w:val="24"/>
        </w:rPr>
        <w:t>Gaussian Markov random fields. Theory and applications</w:t>
      </w:r>
      <w:r w:rsidRPr="000D1C81">
        <w:rPr>
          <w:rFonts w:ascii="Times New Roman" w:eastAsia="Times New Roman" w:hAnsi="Times New Roman"/>
          <w:noProof/>
          <w:sz w:val="24"/>
        </w:rPr>
        <w:t xml:space="preserve">. </w:t>
      </w:r>
      <w:r w:rsidRPr="000D1C81">
        <w:rPr>
          <w:rFonts w:ascii="Times New Roman" w:eastAsia="Times New Roman" w:hAnsi="Times New Roman"/>
          <w:i/>
          <w:iCs/>
          <w:noProof/>
          <w:sz w:val="24"/>
        </w:rPr>
        <w:lastRenderedPageBreak/>
        <w:t>Chapman &amp; Hall</w:t>
      </w:r>
      <w:r w:rsidRPr="000D1C81">
        <w:rPr>
          <w:rFonts w:ascii="Times New Roman" w:eastAsia="Times New Roman" w:hAnsi="Times New Roman"/>
          <w:noProof/>
          <w:sz w:val="24"/>
        </w:rPr>
        <w:t xml:space="preserve"> (2005). doi:10.1007/s00184-007-0162-3</w:t>
      </w:r>
    </w:p>
    <w:p w14:paraId="5DAFBD9C"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48.</w:t>
      </w:r>
      <w:r w:rsidRPr="000D1C81">
        <w:rPr>
          <w:rFonts w:ascii="Times New Roman" w:eastAsia="Times New Roman" w:hAnsi="Times New Roman"/>
          <w:noProof/>
          <w:sz w:val="24"/>
        </w:rPr>
        <w:tab/>
        <w:t xml:space="preserve">Besag, J. Spatial interaction and the statistical snalysis of lattice systems. </w:t>
      </w:r>
      <w:r w:rsidRPr="000D1C81">
        <w:rPr>
          <w:rFonts w:ascii="Times New Roman" w:eastAsia="Times New Roman" w:hAnsi="Times New Roman"/>
          <w:i/>
          <w:iCs/>
          <w:noProof/>
          <w:sz w:val="24"/>
        </w:rPr>
        <w:t>J. R. Stat. Soc. Ser. B (Statistical Methodol.</w:t>
      </w:r>
      <w:r w:rsidRPr="000D1C81">
        <w:rPr>
          <w:rFonts w:ascii="Times New Roman" w:eastAsia="Times New Roman" w:hAnsi="Times New Roman"/>
          <w:noProof/>
          <w:sz w:val="24"/>
        </w:rPr>
        <w:t xml:space="preserve"> (1974). doi:10.2307/2984812</w:t>
      </w:r>
    </w:p>
    <w:p w14:paraId="3A09FAE4" w14:textId="77777777" w:rsidR="000D1C81" w:rsidRPr="000D1C81" w:rsidRDefault="000D1C81" w:rsidP="000D1C81">
      <w:pPr>
        <w:widowControl w:val="0"/>
        <w:autoSpaceDE w:val="0"/>
        <w:autoSpaceDN w:val="0"/>
        <w:adjustRightInd w:val="0"/>
        <w:spacing w:line="240" w:lineRule="auto"/>
        <w:ind w:left="640" w:hanging="640"/>
        <w:rPr>
          <w:rFonts w:ascii="Times New Roman" w:eastAsia="Times New Roman" w:hAnsi="Times New Roman"/>
          <w:noProof/>
          <w:sz w:val="24"/>
        </w:rPr>
      </w:pPr>
      <w:r w:rsidRPr="000D1C81">
        <w:rPr>
          <w:rFonts w:ascii="Times New Roman" w:eastAsia="Times New Roman" w:hAnsi="Times New Roman"/>
          <w:noProof/>
          <w:sz w:val="24"/>
        </w:rPr>
        <w:t>49.</w:t>
      </w:r>
      <w:r w:rsidRPr="000D1C81">
        <w:rPr>
          <w:rFonts w:ascii="Times New Roman" w:eastAsia="Times New Roman" w:hAnsi="Times New Roman"/>
          <w:noProof/>
          <w:sz w:val="24"/>
        </w:rPr>
        <w:tab/>
        <w:t xml:space="preserve">Rue, H., Martino, S. &amp; Chopin, N. Approximate Bayesian inference for latent Gaussian models by using integrated nested Laplace approximations. </w:t>
      </w:r>
      <w:r w:rsidRPr="000D1C81">
        <w:rPr>
          <w:rFonts w:ascii="Times New Roman" w:eastAsia="Times New Roman" w:hAnsi="Times New Roman"/>
          <w:i/>
          <w:iCs/>
          <w:noProof/>
          <w:sz w:val="24"/>
        </w:rPr>
        <w:t>J. R. Stat. Soc. Ser. B Stat. Methodol.</w:t>
      </w:r>
      <w:r w:rsidRPr="000D1C81">
        <w:rPr>
          <w:rFonts w:ascii="Times New Roman" w:eastAsia="Times New Roman" w:hAnsi="Times New Roman"/>
          <w:noProof/>
          <w:sz w:val="24"/>
        </w:rPr>
        <w:t xml:space="preserve"> (2009). doi:10.1111/j.1467-9868.2008.00700.x</w:t>
      </w:r>
    </w:p>
    <w:p w14:paraId="2BEAC1EA" w14:textId="77777777" w:rsidR="000D1C81" w:rsidRPr="000D1C81" w:rsidRDefault="000D1C81" w:rsidP="000D1C81">
      <w:pPr>
        <w:widowControl w:val="0"/>
        <w:autoSpaceDE w:val="0"/>
        <w:autoSpaceDN w:val="0"/>
        <w:adjustRightInd w:val="0"/>
        <w:spacing w:line="240" w:lineRule="auto"/>
        <w:ind w:left="640" w:hanging="640"/>
        <w:rPr>
          <w:rFonts w:ascii="Times New Roman" w:hAnsi="Times New Roman"/>
          <w:noProof/>
          <w:sz w:val="24"/>
        </w:rPr>
      </w:pPr>
      <w:r w:rsidRPr="000D1C81">
        <w:rPr>
          <w:rFonts w:ascii="Times New Roman" w:eastAsia="Times New Roman" w:hAnsi="Times New Roman"/>
          <w:noProof/>
          <w:sz w:val="24"/>
        </w:rPr>
        <w:t>50.</w:t>
      </w:r>
      <w:r w:rsidRPr="000D1C81">
        <w:rPr>
          <w:rFonts w:ascii="Times New Roman" w:eastAsia="Times New Roman" w:hAnsi="Times New Roman"/>
          <w:noProof/>
          <w:sz w:val="24"/>
        </w:rPr>
        <w:tab/>
        <w:t>IPCC. IPCC special report on the impacts of global warming of 1.5 °C - Summary for policy makers. (2018).</w:t>
      </w:r>
    </w:p>
    <w:p w14:paraId="14D0E6E5" w14:textId="68530A9C" w:rsidR="009011C5" w:rsidRPr="00636C9B" w:rsidRDefault="00A55581" w:rsidP="000D1C81">
      <w:pPr>
        <w:widowControl w:val="0"/>
        <w:autoSpaceDE w:val="0"/>
        <w:autoSpaceDN w:val="0"/>
        <w:adjustRightInd w:val="0"/>
        <w:spacing w:line="240" w:lineRule="auto"/>
        <w:ind w:left="640" w:hanging="640"/>
        <w:rPr>
          <w:rFonts w:ascii="Times New Roman" w:hAnsi="Times New Roman"/>
          <w:b/>
          <w:sz w:val="24"/>
          <w:szCs w:val="24"/>
        </w:rPr>
      </w:pPr>
      <w:r w:rsidRPr="00636C9B">
        <w:rPr>
          <w:rFonts w:ascii="Times New Roman" w:hAnsi="Times New Roman"/>
          <w:b/>
          <w:sz w:val="24"/>
          <w:szCs w:val="24"/>
        </w:rPr>
        <w:fldChar w:fldCharType="end"/>
      </w:r>
      <w:r w:rsidR="009011C5" w:rsidRPr="00636C9B">
        <w:rPr>
          <w:rFonts w:ascii="Times New Roman" w:hAnsi="Times New Roman"/>
          <w:b/>
          <w:color w:val="000000" w:themeColor="text1"/>
          <w:sz w:val="24"/>
          <w:szCs w:val="24"/>
        </w:rPr>
        <w:br w:type="page"/>
      </w:r>
    </w:p>
    <w:p w14:paraId="248FEF28" w14:textId="05E09CCA" w:rsidR="008A218F" w:rsidDel="00136062" w:rsidRDefault="003007A1" w:rsidP="00043D68">
      <w:pPr>
        <w:spacing w:after="0" w:line="480" w:lineRule="auto"/>
        <w:jc w:val="both"/>
        <w:rPr>
          <w:del w:id="1042" w:author="Parks, Robbie M" w:date="2018-12-05T11:53:00Z"/>
          <w:rFonts w:ascii="Times New Roman" w:hAnsi="Times New Roman"/>
          <w:color w:val="000000" w:themeColor="text1"/>
          <w:sz w:val="24"/>
          <w:szCs w:val="24"/>
        </w:rPr>
      </w:pPr>
      <w:del w:id="1043" w:author="Parks, Robbie M" w:date="2018-12-05T11:53:00Z">
        <w:r w:rsidRPr="00636C9B" w:rsidDel="00136062">
          <w:rPr>
            <w:rFonts w:ascii="Times New Roman" w:hAnsi="Times New Roman"/>
            <w:b/>
            <w:color w:val="000000" w:themeColor="text1"/>
            <w:sz w:val="24"/>
            <w:szCs w:val="24"/>
          </w:rPr>
          <w:lastRenderedPageBreak/>
          <w:delText>Figure 1</w:delText>
        </w:r>
        <w:r w:rsidR="002A5534" w:rsidRPr="00636C9B" w:rsidDel="00136062">
          <w:rPr>
            <w:rFonts w:ascii="Times New Roman" w:hAnsi="Times New Roman"/>
            <w:b/>
            <w:color w:val="000000" w:themeColor="text1"/>
            <w:sz w:val="24"/>
            <w:szCs w:val="24"/>
          </w:rPr>
          <w:delText xml:space="preserve">. </w:delText>
        </w:r>
        <w:r w:rsidR="00AA16D4" w:rsidRPr="00171799" w:rsidDel="00136062">
          <w:rPr>
            <w:rFonts w:ascii="Times New Roman" w:hAnsi="Times New Roman"/>
            <w:color w:val="000000" w:themeColor="text1"/>
            <w:sz w:val="24"/>
            <w:szCs w:val="24"/>
          </w:rPr>
          <w:delText xml:space="preserve">Graphic </w:delText>
        </w:r>
        <w:r w:rsidR="008A218F" w:rsidDel="00136062">
          <w:rPr>
            <w:rFonts w:ascii="Times New Roman" w:hAnsi="Times New Roman"/>
            <w:color w:val="000000" w:themeColor="text1"/>
            <w:sz w:val="24"/>
            <w:szCs w:val="24"/>
          </w:rPr>
          <w:delText xml:space="preserve">representation </w:delText>
        </w:r>
        <w:r w:rsidR="00AA16D4" w:rsidRPr="00171799" w:rsidDel="00136062">
          <w:rPr>
            <w:rFonts w:ascii="Times New Roman" w:hAnsi="Times New Roman"/>
            <w:color w:val="000000" w:themeColor="text1"/>
            <w:sz w:val="24"/>
            <w:szCs w:val="24"/>
          </w:rPr>
          <w:delText>of</w:delText>
        </w:r>
        <w:r w:rsidR="00AA16D4" w:rsidDel="00136062">
          <w:rPr>
            <w:rFonts w:ascii="Times New Roman" w:hAnsi="Times New Roman"/>
            <w:b/>
            <w:color w:val="000000" w:themeColor="text1"/>
            <w:sz w:val="24"/>
            <w:szCs w:val="24"/>
          </w:rPr>
          <w:delText xml:space="preserve"> </w:delText>
        </w:r>
        <w:r w:rsidR="008A218F" w:rsidDel="00136062">
          <w:rPr>
            <w:rFonts w:ascii="Times New Roman" w:hAnsi="Times New Roman"/>
            <w:color w:val="000000" w:themeColor="text1"/>
            <w:sz w:val="24"/>
            <w:szCs w:val="24"/>
          </w:rPr>
          <w:delText xml:space="preserve">temperature </w:delText>
        </w:r>
        <w:r w:rsidR="00AA16D4" w:rsidDel="00136062">
          <w:rPr>
            <w:rFonts w:ascii="Times New Roman" w:hAnsi="Times New Roman"/>
            <w:color w:val="000000" w:themeColor="text1"/>
            <w:sz w:val="24"/>
            <w:szCs w:val="24"/>
          </w:rPr>
          <w:delText>anomalies</w:delText>
        </w:r>
        <w:r w:rsidR="008A218F" w:rsidDel="00136062">
          <w:rPr>
            <w:rFonts w:ascii="Times New Roman" w:hAnsi="Times New Roman"/>
            <w:color w:val="000000" w:themeColor="text1"/>
            <w:sz w:val="24"/>
            <w:szCs w:val="24"/>
          </w:rPr>
          <w:delText>. The graph shows how monthly temperatures</w:delText>
        </w:r>
        <w:r w:rsidR="008A218F" w:rsidRPr="00636C9B" w:rsidDel="00136062">
          <w:rPr>
            <w:rFonts w:ascii="Times New Roman" w:hAnsi="Times New Roman"/>
            <w:color w:val="000000" w:themeColor="text1"/>
            <w:sz w:val="24"/>
            <w:szCs w:val="24"/>
          </w:rPr>
          <w:delText xml:space="preserve"> </w:delText>
        </w:r>
        <w:r w:rsidR="00732CB4" w:rsidDel="00136062">
          <w:rPr>
            <w:rFonts w:ascii="Times New Roman" w:hAnsi="Times New Roman"/>
            <w:color w:val="000000" w:themeColor="text1"/>
            <w:sz w:val="24"/>
            <w:szCs w:val="24"/>
          </w:rPr>
          <w:delText>in two example</w:delText>
        </w:r>
        <w:r w:rsidR="008A218F" w:rsidDel="00136062">
          <w:rPr>
            <w:rFonts w:ascii="Times New Roman" w:hAnsi="Times New Roman"/>
            <w:color w:val="000000" w:themeColor="text1"/>
            <w:sz w:val="24"/>
            <w:szCs w:val="24"/>
          </w:rPr>
          <w:delText xml:space="preserve"> states (</w:delText>
        </w:r>
        <w:r w:rsidR="00DD0012" w:rsidDel="00136062">
          <w:rPr>
            <w:rFonts w:ascii="Times New Roman" w:hAnsi="Times New Roman"/>
            <w:color w:val="000000" w:themeColor="text1"/>
            <w:sz w:val="24"/>
            <w:szCs w:val="24"/>
          </w:rPr>
          <w:delText>Florida</w:delText>
        </w:r>
        <w:r w:rsidR="008A218F" w:rsidDel="00136062">
          <w:rPr>
            <w:rFonts w:ascii="Times New Roman" w:hAnsi="Times New Roman"/>
            <w:color w:val="000000" w:themeColor="text1"/>
            <w:sz w:val="24"/>
            <w:szCs w:val="24"/>
          </w:rPr>
          <w:delText xml:space="preserve"> and </w:delText>
        </w:r>
        <w:r w:rsidR="00DD0012" w:rsidDel="00136062">
          <w:rPr>
            <w:rFonts w:ascii="Times New Roman" w:hAnsi="Times New Roman"/>
            <w:color w:val="000000" w:themeColor="text1"/>
            <w:sz w:val="24"/>
            <w:szCs w:val="24"/>
          </w:rPr>
          <w:delText>Washington</w:delText>
        </w:r>
        <w:r w:rsidR="008A218F" w:rsidDel="00136062">
          <w:rPr>
            <w:rFonts w:ascii="Times New Roman" w:hAnsi="Times New Roman"/>
            <w:color w:val="000000" w:themeColor="text1"/>
            <w:sz w:val="24"/>
            <w:szCs w:val="24"/>
          </w:rPr>
          <w:delText>)</w:delText>
        </w:r>
        <w:r w:rsidR="009972A7" w:rsidDel="00136062">
          <w:rPr>
            <w:rFonts w:ascii="Times New Roman" w:hAnsi="Times New Roman"/>
            <w:color w:val="000000" w:themeColor="text1"/>
            <w:sz w:val="24"/>
            <w:szCs w:val="24"/>
          </w:rPr>
          <w:delText xml:space="preserve"> </w:delText>
        </w:r>
        <w:r w:rsidR="00043D68" w:rsidDel="00136062">
          <w:rPr>
            <w:rFonts w:ascii="Times New Roman" w:hAnsi="Times New Roman"/>
            <w:color w:val="000000" w:themeColor="text1"/>
            <w:sz w:val="24"/>
            <w:szCs w:val="24"/>
          </w:rPr>
          <w:delText>(left panel)</w:delText>
        </w:r>
        <w:r w:rsidR="008A218F" w:rsidDel="00136062">
          <w:rPr>
            <w:rFonts w:ascii="Times New Roman" w:hAnsi="Times New Roman"/>
            <w:color w:val="000000" w:themeColor="text1"/>
            <w:sz w:val="24"/>
            <w:szCs w:val="24"/>
          </w:rPr>
          <w:delText xml:space="preserve"> for the entire period</w:delText>
        </w:r>
        <w:r w:rsidR="009972A7" w:rsidDel="00136062">
          <w:rPr>
            <w:rFonts w:ascii="Times New Roman" w:hAnsi="Times New Roman"/>
            <w:color w:val="000000" w:themeColor="text1"/>
            <w:sz w:val="24"/>
            <w:szCs w:val="24"/>
          </w:rPr>
          <w:delText xml:space="preserve"> </w:delText>
        </w:r>
        <w:r w:rsidR="00AA16D4" w:rsidDel="00136062">
          <w:rPr>
            <w:rFonts w:ascii="Times New Roman" w:hAnsi="Times New Roman"/>
            <w:color w:val="000000" w:themeColor="text1"/>
            <w:sz w:val="24"/>
            <w:szCs w:val="24"/>
          </w:rPr>
          <w:delText xml:space="preserve">1980-2009 </w:delText>
        </w:r>
        <w:r w:rsidR="008A218F" w:rsidDel="00136062">
          <w:rPr>
            <w:rFonts w:ascii="Times New Roman" w:hAnsi="Times New Roman"/>
            <w:color w:val="000000" w:themeColor="text1"/>
            <w:sz w:val="24"/>
            <w:szCs w:val="24"/>
          </w:rPr>
          <w:delText>are used to calculate</w:delText>
        </w:r>
        <w:r w:rsidR="00AA16D4" w:rsidDel="00136062">
          <w:rPr>
            <w:rFonts w:ascii="Times New Roman" w:hAnsi="Times New Roman"/>
            <w:color w:val="000000" w:themeColor="text1"/>
            <w:sz w:val="24"/>
            <w:szCs w:val="24"/>
          </w:rPr>
          <w:delText xml:space="preserve"> July 1980-2016 temperature</w:delText>
        </w:r>
        <w:r w:rsidR="003C3DF4" w:rsidDel="00136062">
          <w:rPr>
            <w:rFonts w:ascii="Times New Roman" w:hAnsi="Times New Roman"/>
            <w:color w:val="000000" w:themeColor="text1"/>
            <w:sz w:val="24"/>
            <w:szCs w:val="24"/>
          </w:rPr>
          <w:delText xml:space="preserve"> anomalies</w:delText>
        </w:r>
        <w:r w:rsidR="00AA16D4" w:rsidDel="00136062">
          <w:rPr>
            <w:rFonts w:ascii="Times New Roman" w:hAnsi="Times New Roman"/>
            <w:color w:val="000000" w:themeColor="text1"/>
            <w:sz w:val="24"/>
            <w:szCs w:val="24"/>
          </w:rPr>
          <w:delText xml:space="preserve"> for Florida (red) and Washington (blue).</w:delText>
        </w:r>
        <w:r w:rsidR="002A5534" w:rsidRPr="00636C9B" w:rsidDel="00136062">
          <w:rPr>
            <w:rFonts w:ascii="Times New Roman" w:hAnsi="Times New Roman"/>
            <w:color w:val="000000" w:themeColor="text1"/>
            <w:sz w:val="24"/>
            <w:szCs w:val="24"/>
          </w:rPr>
          <w:delText xml:space="preserve"> (two right panels)</w:delText>
        </w:r>
        <w:r w:rsidR="00043D68" w:rsidDel="00136062">
          <w:rPr>
            <w:rFonts w:ascii="Times New Roman" w:hAnsi="Times New Roman"/>
            <w:color w:val="000000" w:themeColor="text1"/>
            <w:sz w:val="24"/>
            <w:szCs w:val="24"/>
          </w:rPr>
          <w:delText>. A</w:delText>
        </w:r>
        <w:r w:rsidR="008A218F" w:rsidDel="00136062">
          <w:rPr>
            <w:rFonts w:ascii="Times New Roman" w:hAnsi="Times New Roman"/>
            <w:color w:val="000000" w:themeColor="text1"/>
            <w:sz w:val="24"/>
            <w:szCs w:val="24"/>
          </w:rPr>
          <w:delText xml:space="preserve">s seen, </w:delText>
        </w:r>
        <w:r w:rsidR="00DD0012" w:rsidDel="00136062">
          <w:rPr>
            <w:rFonts w:ascii="Times New Roman" w:hAnsi="Times New Roman"/>
            <w:color w:val="000000" w:themeColor="text1"/>
            <w:sz w:val="24"/>
            <w:szCs w:val="24"/>
          </w:rPr>
          <w:delText xml:space="preserve">a warmer state like </w:delText>
        </w:r>
        <w:r w:rsidR="00043D68" w:rsidDel="00136062">
          <w:rPr>
            <w:rFonts w:ascii="Times New Roman" w:hAnsi="Times New Roman"/>
            <w:color w:val="000000" w:themeColor="text1"/>
            <w:sz w:val="24"/>
            <w:szCs w:val="24"/>
          </w:rPr>
          <w:delText>Florida can have less inter-year variation in a particular month</w:delText>
        </w:r>
        <w:r w:rsidR="00ED3577" w:rsidDel="00136062">
          <w:rPr>
            <w:rFonts w:ascii="Times New Roman" w:hAnsi="Times New Roman"/>
            <w:color w:val="000000" w:themeColor="text1"/>
            <w:sz w:val="24"/>
            <w:szCs w:val="24"/>
          </w:rPr>
          <w:delText xml:space="preserve"> (here, July)</w:delText>
        </w:r>
        <w:r w:rsidR="00043D68" w:rsidDel="00136062">
          <w:rPr>
            <w:rFonts w:ascii="Times New Roman" w:hAnsi="Times New Roman"/>
            <w:color w:val="000000" w:themeColor="text1"/>
            <w:sz w:val="24"/>
            <w:szCs w:val="24"/>
          </w:rPr>
          <w:delText xml:space="preserve"> compared with a cooler state like Washington.</w:delText>
        </w:r>
      </w:del>
    </w:p>
    <w:p w14:paraId="5FC4D8EB" w14:textId="16DA3E6E" w:rsidR="002A5534" w:rsidRPr="00636C9B" w:rsidDel="00136062" w:rsidRDefault="002A5534" w:rsidP="005D73D0">
      <w:pPr>
        <w:spacing w:after="0" w:line="480" w:lineRule="auto"/>
        <w:jc w:val="both"/>
        <w:rPr>
          <w:del w:id="1044" w:author="Parks, Robbie M" w:date="2018-12-05T11:53:00Z"/>
          <w:rFonts w:ascii="Times New Roman" w:hAnsi="Times New Roman"/>
          <w:color w:val="000000" w:themeColor="text1"/>
          <w:sz w:val="24"/>
          <w:szCs w:val="24"/>
        </w:rPr>
      </w:pPr>
      <w:del w:id="1045" w:author="Parks, Robbie M" w:date="2018-12-05T11:53:00Z">
        <w:r w:rsidRPr="00636C9B" w:rsidDel="00136062">
          <w:rPr>
            <w:rFonts w:ascii="Times New Roman" w:hAnsi="Times New Roman"/>
            <w:color w:val="000000" w:themeColor="text1"/>
            <w:sz w:val="24"/>
            <w:szCs w:val="24"/>
          </w:rPr>
          <w:br w:type="page"/>
        </w:r>
      </w:del>
    </w:p>
    <w:p w14:paraId="111CEFCE" w14:textId="497A4F04" w:rsidR="00016713" w:rsidRPr="00636C9B" w:rsidRDefault="005B03DF"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ins w:id="1046" w:author="Parks, Robbie M" w:date="2018-12-05T12:09:00Z">
        <w:r w:rsidR="00F14942">
          <w:rPr>
            <w:rFonts w:ascii="Times New Roman" w:hAnsi="Times New Roman"/>
            <w:b/>
            <w:color w:val="000000" w:themeColor="text1"/>
            <w:sz w:val="24"/>
            <w:szCs w:val="24"/>
          </w:rPr>
          <w:t>1</w:t>
        </w:r>
      </w:ins>
      <w:del w:id="1047" w:author="Parks, Robbie M" w:date="2018-12-05T12:09:00Z">
        <w:r w:rsidR="002A5534" w:rsidRPr="00636C9B" w:rsidDel="00F14942">
          <w:rPr>
            <w:rFonts w:ascii="Times New Roman" w:hAnsi="Times New Roman"/>
            <w:b/>
            <w:color w:val="000000" w:themeColor="text1"/>
            <w:sz w:val="24"/>
            <w:szCs w:val="24"/>
          </w:rPr>
          <w:delText>2</w:delText>
        </w:r>
      </w:del>
      <w:r w:rsidR="0019142A" w:rsidRPr="00636C9B">
        <w:rPr>
          <w:rFonts w:ascii="Times New Roman" w:hAnsi="Times New Roman"/>
          <w:b/>
          <w:color w:val="000000" w:themeColor="text1"/>
          <w:sz w:val="24"/>
          <w:szCs w:val="24"/>
        </w:rPr>
        <w:t>.</w:t>
      </w:r>
      <w:r w:rsidR="001B246F" w:rsidRPr="00636C9B">
        <w:rPr>
          <w:rFonts w:ascii="Times New Roman" w:hAnsi="Times New Roman"/>
          <w:b/>
          <w:color w:val="000000" w:themeColor="text1"/>
          <w:sz w:val="24"/>
          <w:szCs w:val="24"/>
        </w:rPr>
        <w:t xml:space="preserve"> </w:t>
      </w:r>
      <w:r w:rsidR="006C049E" w:rsidRPr="00636C9B">
        <w:rPr>
          <w:rFonts w:ascii="Times New Roman" w:hAnsi="Times New Roman"/>
          <w:color w:val="000000" w:themeColor="text1"/>
          <w:sz w:val="24"/>
          <w:szCs w:val="24"/>
        </w:rPr>
        <w:t xml:space="preserve">National </w:t>
      </w:r>
      <w:r w:rsidR="008A218F">
        <w:rPr>
          <w:rFonts w:ascii="Times New Roman" w:hAnsi="Times New Roman"/>
          <w:color w:val="000000" w:themeColor="text1"/>
          <w:sz w:val="24"/>
          <w:szCs w:val="24"/>
        </w:rPr>
        <w:t>a</w:t>
      </w:r>
      <w:r w:rsidR="008A218F" w:rsidRPr="00636C9B">
        <w:rPr>
          <w:rFonts w:ascii="Times New Roman" w:hAnsi="Times New Roman"/>
          <w:color w:val="000000" w:themeColor="text1"/>
          <w:sz w:val="24"/>
          <w:szCs w:val="24"/>
        </w:rPr>
        <w:t>ge</w:t>
      </w:r>
      <w:r w:rsidR="006C049E" w:rsidRPr="00636C9B">
        <w:rPr>
          <w:rFonts w:ascii="Times New Roman" w:hAnsi="Times New Roman"/>
          <w:color w:val="000000" w:themeColor="text1"/>
          <w:sz w:val="24"/>
          <w:szCs w:val="24"/>
        </w:rPr>
        <w:t>-</w:t>
      </w:r>
      <w:r w:rsidR="008A218F">
        <w:rPr>
          <w:rFonts w:ascii="Times New Roman" w:hAnsi="Times New Roman"/>
          <w:color w:val="000000" w:themeColor="text1"/>
          <w:sz w:val="24"/>
          <w:szCs w:val="24"/>
        </w:rPr>
        <w:t>s</w:t>
      </w:r>
      <w:r w:rsidR="008A218F" w:rsidRPr="00636C9B">
        <w:rPr>
          <w:rFonts w:ascii="Times New Roman" w:hAnsi="Times New Roman"/>
          <w:color w:val="000000" w:themeColor="text1"/>
          <w:sz w:val="24"/>
          <w:szCs w:val="24"/>
        </w:rPr>
        <w:t xml:space="preserve">tandardised </w:t>
      </w:r>
      <w:r w:rsidR="008A218F">
        <w:rPr>
          <w:rFonts w:ascii="Times New Roman" w:hAnsi="Times New Roman"/>
          <w:color w:val="000000" w:themeColor="text1"/>
          <w:sz w:val="24"/>
          <w:szCs w:val="24"/>
        </w:rPr>
        <w:t>d</w:t>
      </w:r>
      <w:r w:rsidR="008A218F" w:rsidRPr="00636C9B">
        <w:rPr>
          <w:rFonts w:ascii="Times New Roman" w:hAnsi="Times New Roman"/>
          <w:color w:val="000000" w:themeColor="text1"/>
          <w:sz w:val="24"/>
          <w:szCs w:val="24"/>
        </w:rPr>
        <w:t xml:space="preserve">eath </w:t>
      </w:r>
      <w:r w:rsidR="008A218F">
        <w:rPr>
          <w:rFonts w:ascii="Times New Roman" w:hAnsi="Times New Roman"/>
          <w:color w:val="000000" w:themeColor="text1"/>
          <w:sz w:val="24"/>
          <w:szCs w:val="24"/>
        </w:rPr>
        <w:t>r</w:t>
      </w:r>
      <w:r w:rsidR="008A218F" w:rsidRPr="00636C9B">
        <w:rPr>
          <w:rFonts w:ascii="Times New Roman" w:hAnsi="Times New Roman"/>
          <w:color w:val="000000" w:themeColor="text1"/>
          <w:sz w:val="24"/>
          <w:szCs w:val="24"/>
        </w:rPr>
        <w:t>ates</w:t>
      </w:r>
      <w:del w:id="1048" w:author="Parks, Robbie M" w:date="2018-12-05T14:27:00Z">
        <w:r w:rsidR="008A218F" w:rsidRPr="00636C9B" w:rsidDel="00605A3E">
          <w:rPr>
            <w:rFonts w:ascii="Times New Roman" w:hAnsi="Times New Roman"/>
            <w:color w:val="000000" w:themeColor="text1"/>
            <w:sz w:val="24"/>
            <w:szCs w:val="24"/>
          </w:rPr>
          <w:delText xml:space="preserve"> </w:delText>
        </w:r>
      </w:del>
      <w:r w:rsidR="006C049E" w:rsidRPr="00636C9B">
        <w:rPr>
          <w:rFonts w:ascii="Times New Roman" w:hAnsi="Times New Roman"/>
          <w:color w:val="000000" w:themeColor="text1"/>
          <w:sz w:val="24"/>
          <w:szCs w:val="24"/>
        </w:rPr>
        <w:t xml:space="preserve"> </w:t>
      </w:r>
      <w:r w:rsidR="006C58FE">
        <w:rPr>
          <w:rFonts w:ascii="Times New Roman" w:hAnsi="Times New Roman"/>
          <w:color w:val="000000" w:themeColor="text1"/>
          <w:sz w:val="24"/>
          <w:szCs w:val="24"/>
        </w:rPr>
        <w:t>from 1980 to 2016,</w:t>
      </w:r>
      <w:r w:rsidR="006C049E" w:rsidRPr="00636C9B">
        <w:rPr>
          <w:rFonts w:ascii="Times New Roman" w:hAnsi="Times New Roman"/>
          <w:color w:val="000000" w:themeColor="text1"/>
          <w:sz w:val="24"/>
          <w:szCs w:val="24"/>
        </w:rPr>
        <w:t xml:space="preserve"> by month and </w:t>
      </w:r>
      <w:r w:rsidR="00987B41">
        <w:rPr>
          <w:rFonts w:ascii="Times New Roman" w:hAnsi="Times New Roman"/>
          <w:color w:val="000000" w:themeColor="text1"/>
          <w:sz w:val="24"/>
          <w:szCs w:val="24"/>
        </w:rPr>
        <w:t xml:space="preserve">type </w:t>
      </w:r>
      <w:r w:rsidR="006C58FE">
        <w:rPr>
          <w:rFonts w:ascii="Times New Roman" w:hAnsi="Times New Roman"/>
          <w:color w:val="000000" w:themeColor="text1"/>
          <w:sz w:val="24"/>
          <w:szCs w:val="24"/>
        </w:rPr>
        <w:t>of</w:t>
      </w:r>
      <w:r w:rsidR="006C049E" w:rsidRPr="00636C9B">
        <w:rPr>
          <w:rFonts w:ascii="Times New Roman" w:hAnsi="Times New Roman"/>
          <w:color w:val="000000" w:themeColor="text1"/>
          <w:sz w:val="24"/>
          <w:szCs w:val="24"/>
        </w:rPr>
        <w:t xml:space="preserve"> injury</w:t>
      </w:r>
      <w:r w:rsidR="005F3F6E">
        <w:rPr>
          <w:rFonts w:ascii="Times New Roman" w:hAnsi="Times New Roman"/>
          <w:color w:val="000000" w:themeColor="text1"/>
          <w:sz w:val="24"/>
          <w:szCs w:val="24"/>
        </w:rPr>
        <w:t>.</w:t>
      </w:r>
      <w:r w:rsidR="00016713" w:rsidRPr="00636C9B">
        <w:rPr>
          <w:rFonts w:ascii="Times New Roman" w:hAnsi="Times New Roman"/>
          <w:color w:val="000000" w:themeColor="text1"/>
          <w:sz w:val="24"/>
          <w:szCs w:val="24"/>
        </w:rPr>
        <w:br w:type="page"/>
      </w:r>
    </w:p>
    <w:p w14:paraId="28C19B17" w14:textId="1F379E62" w:rsidR="002E3961" w:rsidRPr="00636C9B" w:rsidRDefault="003C7D02" w:rsidP="00D76DF7">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ins w:id="1049" w:author="Parks, Robbie M" w:date="2018-12-05T12:10:00Z">
        <w:r w:rsidR="00F14942">
          <w:rPr>
            <w:rFonts w:ascii="Times New Roman" w:hAnsi="Times New Roman"/>
            <w:b/>
            <w:color w:val="000000" w:themeColor="text1"/>
            <w:sz w:val="24"/>
            <w:szCs w:val="24"/>
          </w:rPr>
          <w:t>2</w:t>
        </w:r>
      </w:ins>
      <w:del w:id="1050" w:author="Parks, Robbie M" w:date="2018-12-05T12:10:00Z">
        <w:r w:rsidR="002A5534" w:rsidRPr="00636C9B" w:rsidDel="00F14942">
          <w:rPr>
            <w:rFonts w:ascii="Times New Roman" w:hAnsi="Times New Roman"/>
            <w:b/>
            <w:color w:val="000000" w:themeColor="text1"/>
            <w:sz w:val="24"/>
            <w:szCs w:val="24"/>
          </w:rPr>
          <w:delText>3</w:delText>
        </w:r>
      </w:del>
      <w:r w:rsidRPr="00636C9B">
        <w:rPr>
          <w:rFonts w:ascii="Times New Roman" w:hAnsi="Times New Roman"/>
          <w:b/>
          <w:color w:val="000000" w:themeColor="text1"/>
          <w:sz w:val="24"/>
          <w:szCs w:val="24"/>
        </w:rPr>
        <w:t xml:space="preserve">. </w:t>
      </w:r>
      <w:del w:id="1051" w:author="Parks, Robbie M" w:date="2018-12-05T14:27:00Z">
        <w:r w:rsidR="009147AB" w:rsidDel="00605A3E">
          <w:rPr>
            <w:rFonts w:ascii="Times New Roman" w:hAnsi="Times New Roman"/>
            <w:b/>
            <w:color w:val="000000" w:themeColor="text1"/>
            <w:sz w:val="24"/>
            <w:szCs w:val="24"/>
          </w:rPr>
          <w:delText>[[[</w:delText>
        </w:r>
        <w:r w:rsidR="008E075D" w:rsidDel="00605A3E">
          <w:rPr>
            <w:rFonts w:ascii="Times New Roman" w:hAnsi="Times New Roman"/>
            <w:color w:val="000000" w:themeColor="text1"/>
            <w:sz w:val="24"/>
            <w:szCs w:val="24"/>
          </w:rPr>
          <w:delText>P</w:delText>
        </w:r>
        <w:r w:rsidRPr="00636C9B" w:rsidDel="00605A3E">
          <w:rPr>
            <w:rFonts w:ascii="Times New Roman" w:hAnsi="Times New Roman"/>
            <w:color w:val="000000" w:themeColor="text1"/>
            <w:sz w:val="24"/>
            <w:szCs w:val="24"/>
          </w:rPr>
          <w:delText>ercentage breakdown</w:delText>
        </w:r>
        <w:r w:rsidR="00732CB4" w:rsidDel="00605A3E">
          <w:rPr>
            <w:rFonts w:ascii="Times New Roman" w:hAnsi="Times New Roman"/>
            <w:color w:val="000000" w:themeColor="text1"/>
            <w:sz w:val="24"/>
            <w:szCs w:val="24"/>
          </w:rPr>
          <w:delText xml:space="preserve"> </w:delText>
        </w:r>
        <w:r w:rsidR="009147AB" w:rsidDel="00605A3E">
          <w:rPr>
            <w:rFonts w:ascii="Times New Roman" w:hAnsi="Times New Roman"/>
            <w:color w:val="000000" w:themeColor="text1"/>
            <w:sz w:val="24"/>
            <w:szCs w:val="24"/>
          </w:rPr>
          <w:delText xml:space="preserve">/ </w:delText>
        </w:r>
      </w:del>
      <w:ins w:id="1052" w:author="Parks, Robbie M" w:date="2018-12-05T14:27:00Z">
        <w:r w:rsidR="00605A3E">
          <w:rPr>
            <w:rFonts w:ascii="Times New Roman" w:hAnsi="Times New Roman"/>
            <w:color w:val="000000" w:themeColor="text1"/>
            <w:sz w:val="24"/>
            <w:szCs w:val="24"/>
          </w:rPr>
          <w:t>N</w:t>
        </w:r>
      </w:ins>
      <w:del w:id="1053" w:author="Parks, Robbie M" w:date="2018-12-05T14:27:00Z">
        <w:r w:rsidR="008E075D" w:rsidDel="00605A3E">
          <w:rPr>
            <w:rFonts w:ascii="Times New Roman" w:hAnsi="Times New Roman"/>
            <w:color w:val="000000" w:themeColor="text1"/>
            <w:sz w:val="24"/>
            <w:szCs w:val="24"/>
          </w:rPr>
          <w:delText>n</w:delText>
        </w:r>
      </w:del>
      <w:r w:rsidR="008E075D">
        <w:rPr>
          <w:rFonts w:ascii="Times New Roman" w:hAnsi="Times New Roman"/>
          <w:color w:val="000000" w:themeColor="text1"/>
          <w:sz w:val="24"/>
          <w:szCs w:val="24"/>
        </w:rPr>
        <w:t>umber</w:t>
      </w:r>
      <w:r w:rsidRPr="00636C9B">
        <w:rPr>
          <w:rFonts w:ascii="Times New Roman" w:hAnsi="Times New Roman"/>
          <w:color w:val="000000" w:themeColor="text1"/>
          <w:sz w:val="24"/>
          <w:szCs w:val="24"/>
        </w:rPr>
        <w:t xml:space="preserve"> of</w:t>
      </w:r>
      <w:r w:rsidR="008621C2">
        <w:rPr>
          <w:rFonts w:ascii="Times New Roman" w:hAnsi="Times New Roman"/>
          <w:color w:val="000000" w:themeColor="text1"/>
          <w:sz w:val="24"/>
          <w:szCs w:val="24"/>
        </w:rPr>
        <w:t xml:space="preserve"> injury deaths</w:t>
      </w:r>
      <w:del w:id="1054" w:author="Parks, Robbie M" w:date="2018-12-05T14:27:00Z">
        <w:r w:rsidR="009147AB" w:rsidDel="00605A3E">
          <w:rPr>
            <w:rFonts w:ascii="Times New Roman" w:hAnsi="Times New Roman"/>
            <w:color w:val="000000" w:themeColor="text1"/>
            <w:sz w:val="24"/>
            <w:szCs w:val="24"/>
          </w:rPr>
          <w:delText>]]]</w:delText>
        </w:r>
      </w:del>
      <w:r w:rsidR="008621C2">
        <w:rPr>
          <w:rFonts w:ascii="Times New Roman" w:hAnsi="Times New Roman"/>
          <w:color w:val="000000" w:themeColor="text1"/>
          <w:sz w:val="24"/>
          <w:szCs w:val="24"/>
        </w:rPr>
        <w:t>, by</w:t>
      </w:r>
      <w:r w:rsidRPr="00636C9B">
        <w:rPr>
          <w:rFonts w:ascii="Times New Roman" w:hAnsi="Times New Roman"/>
          <w:color w:val="000000" w:themeColor="text1"/>
          <w:sz w:val="24"/>
          <w:szCs w:val="24"/>
        </w:rPr>
        <w:t xml:space="preserve">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Pr="00636C9B">
        <w:rPr>
          <w:rFonts w:ascii="Times New Roman" w:hAnsi="Times New Roman"/>
          <w:color w:val="000000" w:themeColor="text1"/>
          <w:sz w:val="24"/>
          <w:szCs w:val="24"/>
        </w:rPr>
        <w:t xml:space="preserve">of unintentional </w:t>
      </w:r>
      <w:r w:rsidR="0070194A">
        <w:rPr>
          <w:rFonts w:ascii="Times New Roman" w:hAnsi="Times New Roman"/>
          <w:color w:val="000000" w:themeColor="text1"/>
          <w:sz w:val="24"/>
          <w:szCs w:val="24"/>
        </w:rPr>
        <w:t xml:space="preserve">and intentional </w:t>
      </w:r>
      <w:r w:rsidR="00BA15DC" w:rsidRPr="00636C9B">
        <w:rPr>
          <w:rFonts w:ascii="Times New Roman" w:hAnsi="Times New Roman"/>
          <w:color w:val="000000" w:themeColor="text1"/>
          <w:sz w:val="24"/>
          <w:szCs w:val="24"/>
        </w:rPr>
        <w:t>deaths</w:t>
      </w:r>
      <w:r w:rsidR="00112CB4">
        <w:rPr>
          <w:rFonts w:ascii="Times New Roman" w:hAnsi="Times New Roman"/>
          <w:color w:val="000000" w:themeColor="text1"/>
          <w:sz w:val="24"/>
          <w:szCs w:val="24"/>
        </w:rPr>
        <w:t xml:space="preserve">, </w:t>
      </w:r>
      <w:r w:rsidR="00BA15DC" w:rsidRPr="00636C9B">
        <w:rPr>
          <w:rFonts w:ascii="Times New Roman" w:hAnsi="Times New Roman"/>
          <w:color w:val="000000" w:themeColor="text1"/>
          <w:sz w:val="24"/>
          <w:szCs w:val="24"/>
        </w:rPr>
        <w:t xml:space="preserve">age </w:t>
      </w:r>
      <w:r w:rsidR="007217A9" w:rsidRPr="00636C9B">
        <w:rPr>
          <w:rFonts w:ascii="Times New Roman" w:hAnsi="Times New Roman"/>
          <w:color w:val="000000" w:themeColor="text1"/>
          <w:sz w:val="24"/>
          <w:szCs w:val="24"/>
        </w:rPr>
        <w:t xml:space="preserve">group </w:t>
      </w:r>
      <w:r w:rsidR="00BA15DC" w:rsidRPr="00636C9B">
        <w:rPr>
          <w:rFonts w:ascii="Times New Roman" w:hAnsi="Times New Roman"/>
          <w:color w:val="000000" w:themeColor="text1"/>
          <w:sz w:val="24"/>
          <w:szCs w:val="24"/>
        </w:rPr>
        <w:t>and sex,</w:t>
      </w:r>
      <w:r w:rsidR="00112CB4" w:rsidRPr="00112CB4">
        <w:rPr>
          <w:rFonts w:ascii="Times New Roman" w:hAnsi="Times New Roman"/>
          <w:color w:val="000000" w:themeColor="text1"/>
          <w:sz w:val="24"/>
          <w:szCs w:val="24"/>
        </w:rPr>
        <w:t xml:space="preserve"> </w:t>
      </w:r>
      <w:r w:rsidR="00112CB4" w:rsidRPr="00636C9B">
        <w:rPr>
          <w:rFonts w:ascii="Times New Roman" w:hAnsi="Times New Roman"/>
          <w:color w:val="000000" w:themeColor="text1"/>
          <w:sz w:val="24"/>
          <w:szCs w:val="24"/>
        </w:rPr>
        <w:t xml:space="preserve">in the </w:t>
      </w:r>
      <w:r w:rsidR="00112CB4">
        <w:rPr>
          <w:rFonts w:ascii="Times New Roman" w:hAnsi="Times New Roman"/>
          <w:color w:val="000000" w:themeColor="text1"/>
          <w:sz w:val="24"/>
          <w:szCs w:val="24"/>
        </w:rPr>
        <w:t xml:space="preserve">contiguous </w:t>
      </w:r>
      <w:r w:rsidR="00112CB4" w:rsidRPr="00636C9B">
        <w:rPr>
          <w:rFonts w:ascii="Times New Roman" w:hAnsi="Times New Roman"/>
          <w:color w:val="000000" w:themeColor="text1"/>
          <w:sz w:val="24"/>
          <w:szCs w:val="24"/>
        </w:rPr>
        <w:t>USA</w:t>
      </w:r>
      <w:r w:rsidR="00BA15DC" w:rsidRPr="00636C9B">
        <w:rPr>
          <w:rFonts w:ascii="Times New Roman" w:hAnsi="Times New Roman"/>
          <w:color w:val="000000" w:themeColor="text1"/>
          <w:sz w:val="24"/>
          <w:szCs w:val="24"/>
        </w:rPr>
        <w:t xml:space="preserve"> for </w:t>
      </w:r>
      <w:r w:rsidR="00770A73">
        <w:rPr>
          <w:rFonts w:ascii="Times New Roman" w:hAnsi="Times New Roman"/>
          <w:color w:val="000000" w:themeColor="text1"/>
          <w:sz w:val="24"/>
          <w:szCs w:val="24"/>
        </w:rPr>
        <w:t>1980</w:t>
      </w:r>
      <w:r w:rsidR="00BA15DC" w:rsidRPr="00636C9B">
        <w:rPr>
          <w:rFonts w:ascii="Times New Roman" w:hAnsi="Times New Roman"/>
          <w:color w:val="000000" w:themeColor="text1"/>
          <w:sz w:val="24"/>
          <w:szCs w:val="24"/>
        </w:rPr>
        <w:t>-2016</w:t>
      </w:r>
      <w:commentRangeStart w:id="1055"/>
      <w:r w:rsidR="000A2462" w:rsidRPr="00636C9B">
        <w:rPr>
          <w:rFonts w:ascii="Times New Roman" w:hAnsi="Times New Roman"/>
          <w:color w:val="000000" w:themeColor="text1"/>
          <w:sz w:val="24"/>
          <w:szCs w:val="24"/>
        </w:rPr>
        <w:t>.</w:t>
      </w:r>
      <w:ins w:id="1056" w:author="Tamura-Wicks, Helen M" w:date="2018-12-06T19:23:00Z">
        <w:r w:rsidR="00B65059">
          <w:rPr>
            <w:rFonts w:ascii="Times New Roman" w:hAnsi="Times New Roman"/>
            <w:color w:val="000000" w:themeColor="text1"/>
            <w:sz w:val="24"/>
            <w:szCs w:val="24"/>
          </w:rPr>
          <w:t xml:space="preserve"> Unintentional deaths are deaths from transport, falls and </w:t>
        </w:r>
        <w:proofErr w:type="spellStart"/>
        <w:r w:rsidR="00B65059">
          <w:rPr>
            <w:rFonts w:ascii="Times New Roman" w:hAnsi="Times New Roman"/>
            <w:color w:val="000000" w:themeColor="text1"/>
            <w:sz w:val="24"/>
            <w:szCs w:val="24"/>
          </w:rPr>
          <w:t>drownings</w:t>
        </w:r>
        <w:proofErr w:type="spellEnd"/>
        <w:r w:rsidR="00B65059">
          <w:rPr>
            <w:rFonts w:ascii="Times New Roman" w:hAnsi="Times New Roman"/>
            <w:color w:val="000000" w:themeColor="text1"/>
            <w:sz w:val="24"/>
            <w:szCs w:val="24"/>
          </w:rPr>
          <w:t>, whereas intentional deaths are from assault and intentional self-harm.</w:t>
        </w:r>
      </w:ins>
      <w:r w:rsidR="002E3961" w:rsidRPr="00636C9B">
        <w:rPr>
          <w:rFonts w:ascii="Times New Roman" w:hAnsi="Times New Roman"/>
          <w:color w:val="000000" w:themeColor="text1"/>
          <w:sz w:val="24"/>
          <w:szCs w:val="24"/>
        </w:rPr>
        <w:br w:type="page"/>
      </w:r>
      <w:commentRangeEnd w:id="1055"/>
      <w:r w:rsidR="00B65059">
        <w:rPr>
          <w:rStyle w:val="CommentReference"/>
          <w:rFonts w:asciiTheme="minorHAnsi" w:eastAsiaTheme="minorHAnsi" w:hAnsiTheme="minorHAnsi" w:cstheme="minorBidi"/>
        </w:rPr>
        <w:commentReference w:id="1055"/>
      </w:r>
    </w:p>
    <w:p w14:paraId="5EA15A69" w14:textId="0ED0E14A" w:rsidR="0018328F" w:rsidRPr="0018328F" w:rsidDel="00A6568C" w:rsidRDefault="004A3366" w:rsidP="0018328F">
      <w:pPr>
        <w:spacing w:after="0" w:line="480" w:lineRule="auto"/>
        <w:jc w:val="both"/>
        <w:rPr>
          <w:del w:id="1057" w:author="Parks, Robbie M" w:date="2018-12-05T14:32: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ins w:id="1058" w:author="Parks, Robbie M" w:date="2018-12-05T12:10:00Z">
        <w:r w:rsidR="00F14942">
          <w:rPr>
            <w:rFonts w:ascii="Times New Roman" w:hAnsi="Times New Roman"/>
            <w:b/>
            <w:color w:val="000000" w:themeColor="text1"/>
            <w:sz w:val="24"/>
            <w:szCs w:val="24"/>
          </w:rPr>
          <w:t>3</w:t>
        </w:r>
      </w:ins>
      <w:del w:id="1059" w:author="Parks, Robbie M" w:date="2018-12-05T12:10:00Z">
        <w:r w:rsidRPr="00636C9B" w:rsidDel="00F14942">
          <w:rPr>
            <w:rFonts w:ascii="Times New Roman" w:hAnsi="Times New Roman"/>
            <w:b/>
            <w:color w:val="000000" w:themeColor="text1"/>
            <w:sz w:val="24"/>
            <w:szCs w:val="24"/>
          </w:rPr>
          <w:delText>4</w:delText>
        </w:r>
      </w:del>
      <w:r w:rsidR="008A218F">
        <w:rPr>
          <w:rFonts w:ascii="Times New Roman" w:hAnsi="Times New Roman"/>
          <w:b/>
          <w:color w:val="000000" w:themeColor="text1"/>
          <w:sz w:val="24"/>
          <w:szCs w:val="24"/>
        </w:rPr>
        <w:t>.</w:t>
      </w:r>
      <w:r w:rsidR="008621C2" w:rsidRPr="008621C2">
        <w:rPr>
          <w:rFonts w:ascii="Times New Roman" w:hAnsi="Times New Roman"/>
          <w:color w:val="000000" w:themeColor="text1"/>
          <w:sz w:val="24"/>
          <w:szCs w:val="24"/>
        </w:rPr>
        <w:t xml:space="preserve"> </w:t>
      </w:r>
      <w:r w:rsidR="008A218F">
        <w:rPr>
          <w:rFonts w:ascii="Times New Roman" w:hAnsi="Times New Roman"/>
          <w:color w:val="000000" w:themeColor="text1"/>
          <w:sz w:val="24"/>
          <w:szCs w:val="24"/>
        </w:rPr>
        <w:t>A</w:t>
      </w:r>
      <w:r w:rsidR="008621C2">
        <w:rPr>
          <w:rFonts w:ascii="Times New Roman" w:hAnsi="Times New Roman"/>
          <w:color w:val="000000" w:themeColor="text1"/>
          <w:sz w:val="24"/>
          <w:szCs w:val="24"/>
        </w:rPr>
        <w:t>dditional annual injury deaths</w:t>
      </w:r>
      <w:r w:rsidR="00DB74D6">
        <w:rPr>
          <w:rFonts w:ascii="Times New Roman" w:hAnsi="Times New Roman"/>
          <w:color w:val="000000" w:themeColor="text1"/>
          <w:sz w:val="24"/>
          <w:szCs w:val="24"/>
        </w:rPr>
        <w:t xml:space="preserve"> </w:t>
      </w:r>
      <w:del w:id="1060" w:author="Parks, Robbie M" w:date="2018-12-05T14:42:00Z">
        <w:r w:rsidR="00DB74D6" w:rsidDel="00710DAA">
          <w:rPr>
            <w:rFonts w:ascii="Times New Roman" w:hAnsi="Times New Roman"/>
            <w:color w:val="000000" w:themeColor="text1"/>
            <w:sz w:val="24"/>
            <w:szCs w:val="24"/>
          </w:rPr>
          <w:delText xml:space="preserve">in </w:delText>
        </w:r>
      </w:del>
      <w:ins w:id="1061" w:author="Parks, Robbie M" w:date="2018-12-05T14:42:00Z">
        <w:r w:rsidR="00710DAA">
          <w:rPr>
            <w:rFonts w:ascii="Times New Roman" w:hAnsi="Times New Roman"/>
            <w:color w:val="000000" w:themeColor="text1"/>
            <w:sz w:val="24"/>
            <w:szCs w:val="24"/>
          </w:rPr>
          <w:t>fo</w:t>
        </w:r>
        <w:r w:rsidR="00037523">
          <w:rPr>
            <w:rFonts w:ascii="Times New Roman" w:hAnsi="Times New Roman"/>
            <w:color w:val="000000" w:themeColor="text1"/>
            <w:sz w:val="24"/>
            <w:szCs w:val="24"/>
          </w:rPr>
          <w:t>r</w:t>
        </w:r>
        <w:r w:rsidR="009D7461">
          <w:rPr>
            <w:rFonts w:ascii="Times New Roman" w:hAnsi="Times New Roman"/>
            <w:color w:val="000000" w:themeColor="text1"/>
            <w:sz w:val="24"/>
            <w:szCs w:val="24"/>
          </w:rPr>
          <w:t xml:space="preserve"> the </w:t>
        </w:r>
      </w:ins>
      <w:r w:rsidR="00DB74D6">
        <w:rPr>
          <w:rFonts w:ascii="Times New Roman" w:hAnsi="Times New Roman"/>
          <w:color w:val="000000" w:themeColor="text1"/>
          <w:sz w:val="24"/>
          <w:szCs w:val="24"/>
        </w:rPr>
        <w:t>2016</w:t>
      </w:r>
      <w:ins w:id="1062" w:author="Parks, Robbie M" w:date="2018-12-05T14:42:00Z">
        <w:r w:rsidR="00710DAA">
          <w:rPr>
            <w:rFonts w:ascii="Times New Roman" w:hAnsi="Times New Roman"/>
            <w:color w:val="000000" w:themeColor="text1"/>
            <w:sz w:val="24"/>
            <w:szCs w:val="24"/>
          </w:rPr>
          <w:t xml:space="preserve"> </w:t>
        </w:r>
        <w:r w:rsidR="009D7461">
          <w:rPr>
            <w:rFonts w:ascii="Times New Roman" w:hAnsi="Times New Roman"/>
            <w:color w:val="000000" w:themeColor="text1"/>
            <w:sz w:val="24"/>
            <w:szCs w:val="24"/>
          </w:rPr>
          <w:t xml:space="preserve">US </w:t>
        </w:r>
        <w:r w:rsidR="00710DAA">
          <w:rPr>
            <w:rFonts w:ascii="Times New Roman" w:hAnsi="Times New Roman"/>
            <w:color w:val="000000" w:themeColor="text1"/>
            <w:sz w:val="24"/>
            <w:szCs w:val="24"/>
          </w:rPr>
          <w:t>population</w:t>
        </w:r>
      </w:ins>
      <w:ins w:id="1063" w:author="Parks, Robbie M" w:date="2018-12-05T14:32:00Z">
        <w:del w:id="1064" w:author="Tamura-Wicks, Helen M" w:date="2018-12-06T19:25:00Z">
          <w:r w:rsidR="00A6568C" w:rsidDel="00B65059">
            <w:rPr>
              <w:rFonts w:ascii="Times New Roman" w:hAnsi="Times New Roman"/>
              <w:color w:val="000000" w:themeColor="text1"/>
              <w:sz w:val="24"/>
              <w:szCs w:val="24"/>
            </w:rPr>
            <w:delText>. The graph shows</w:delText>
          </w:r>
        </w:del>
      </w:ins>
      <w:del w:id="1065" w:author="Parks, Robbie M" w:date="2018-12-05T14:32:00Z">
        <w:r w:rsidR="008621C2" w:rsidDel="00A6568C">
          <w:rPr>
            <w:rFonts w:ascii="Times New Roman" w:hAnsi="Times New Roman"/>
            <w:color w:val="000000" w:themeColor="text1"/>
            <w:sz w:val="24"/>
            <w:szCs w:val="24"/>
          </w:rPr>
          <w:delText>,</w:delText>
        </w:r>
      </w:del>
      <w:r w:rsidR="008621C2">
        <w:rPr>
          <w:rFonts w:ascii="Times New Roman" w:hAnsi="Times New Roman"/>
          <w:color w:val="000000" w:themeColor="text1"/>
          <w:sz w:val="24"/>
          <w:szCs w:val="24"/>
        </w:rPr>
        <w:t xml:space="preserve"> if </w:t>
      </w:r>
      <w:del w:id="1066" w:author="Parks, Robbie M" w:date="2018-12-05T14:32:00Z">
        <w:r w:rsidR="002B5115" w:rsidDel="0015161E">
          <w:rPr>
            <w:rFonts w:ascii="Times New Roman" w:hAnsi="Times New Roman"/>
            <w:color w:val="000000" w:themeColor="text1"/>
            <w:sz w:val="24"/>
            <w:szCs w:val="24"/>
          </w:rPr>
          <w:delText xml:space="preserve">national </w:delText>
        </w:r>
      </w:del>
      <w:r w:rsidR="002B5115">
        <w:rPr>
          <w:rFonts w:ascii="Times New Roman" w:hAnsi="Times New Roman"/>
          <w:color w:val="000000" w:themeColor="text1"/>
          <w:sz w:val="24"/>
          <w:szCs w:val="24"/>
        </w:rPr>
        <w:t xml:space="preserve">temperature anomaly </w:t>
      </w:r>
      <w:del w:id="1067" w:author="Parks, Robbie M" w:date="2018-12-05T14:48:00Z">
        <w:r w:rsidR="002B5115" w:rsidDel="00A151B1">
          <w:rPr>
            <w:rFonts w:ascii="Times New Roman" w:hAnsi="Times New Roman"/>
            <w:color w:val="000000" w:themeColor="text1"/>
            <w:sz w:val="24"/>
            <w:szCs w:val="24"/>
          </w:rPr>
          <w:delText xml:space="preserve">was </w:delText>
        </w:r>
      </w:del>
      <w:ins w:id="1068" w:author="Parks, Robbie M" w:date="2018-12-05T14:48:00Z">
        <w:r w:rsidR="00A151B1">
          <w:rPr>
            <w:rFonts w:ascii="Times New Roman" w:hAnsi="Times New Roman"/>
            <w:color w:val="000000" w:themeColor="text1"/>
            <w:sz w:val="24"/>
            <w:szCs w:val="24"/>
          </w:rPr>
          <w:t xml:space="preserve">were </w:t>
        </w:r>
      </w:ins>
      <w:r w:rsidR="002B5115">
        <w:rPr>
          <w:rFonts w:ascii="Times New Roman" w:hAnsi="Times New Roman"/>
          <w:color w:val="000000" w:themeColor="text1"/>
          <w:sz w:val="24"/>
          <w:szCs w:val="24"/>
        </w:rPr>
        <w:t>+</w:t>
      </w:r>
      <w:r w:rsidR="0018328F" w:rsidRPr="00843ACB">
        <w:rPr>
          <w:rFonts w:ascii="Helvetica" w:eastAsia="Times New Roman" w:hAnsi="Helvetica"/>
          <w:bCs/>
          <w:color w:val="222222"/>
          <w:sz w:val="21"/>
          <w:szCs w:val="21"/>
          <w:shd w:val="clear" w:color="auto" w:fill="FFFFFF"/>
          <w:lang w:eastAsia="en-GB"/>
        </w:rPr>
        <w:t>1</w:t>
      </w:r>
      <w:r w:rsidR="0018328F" w:rsidRPr="00843ACB">
        <w:rPr>
          <w:rFonts w:ascii="Times New Roman" w:hAnsi="Times New Roman"/>
          <w:bCs/>
          <w:color w:val="000000" w:themeColor="text1"/>
          <w:sz w:val="24"/>
          <w:szCs w:val="24"/>
        </w:rPr>
        <w:t>°</w:t>
      </w:r>
      <w:r w:rsidR="0018328F">
        <w:rPr>
          <w:rFonts w:ascii="Times New Roman" w:hAnsi="Times New Roman"/>
          <w:bCs/>
          <w:color w:val="000000" w:themeColor="text1"/>
          <w:sz w:val="24"/>
          <w:szCs w:val="24"/>
        </w:rPr>
        <w:t>C</w:t>
      </w:r>
      <w:ins w:id="1069" w:author="Parks, Robbie M" w:date="2018-12-05T14:32:00Z">
        <w:r w:rsidR="00A6568C">
          <w:rPr>
            <w:rFonts w:ascii="Times New Roman" w:hAnsi="Times New Roman"/>
            <w:color w:val="000000" w:themeColor="text1"/>
            <w:sz w:val="24"/>
            <w:szCs w:val="24"/>
          </w:rPr>
          <w:t xml:space="preserve"> </w:t>
        </w:r>
      </w:ins>
    </w:p>
    <w:p w14:paraId="1370BF1C" w14:textId="13F77997" w:rsidR="00234E19" w:rsidRPr="00636C9B" w:rsidRDefault="002B5115" w:rsidP="00D76DF7">
      <w:pPr>
        <w:spacing w:after="0" w:line="480" w:lineRule="auto"/>
        <w:jc w:val="both"/>
        <w:rPr>
          <w:rFonts w:ascii="Times New Roman" w:hAnsi="Times New Roman"/>
          <w:color w:val="000000" w:themeColor="text1"/>
          <w:sz w:val="24"/>
          <w:szCs w:val="24"/>
        </w:rPr>
      </w:pPr>
      <w:del w:id="1070" w:author="Parks, Robbie M" w:date="2018-12-05T14:32:00Z">
        <w:r w:rsidDel="00A6568C">
          <w:rPr>
            <w:rFonts w:ascii="Times New Roman" w:hAnsi="Times New Roman"/>
            <w:color w:val="000000" w:themeColor="text1"/>
            <w:sz w:val="24"/>
            <w:szCs w:val="24"/>
          </w:rPr>
          <w:delText xml:space="preserve"> </w:delText>
        </w:r>
      </w:del>
      <w:r>
        <w:rPr>
          <w:rFonts w:ascii="Times New Roman" w:hAnsi="Times New Roman"/>
          <w:color w:val="000000" w:themeColor="text1"/>
          <w:sz w:val="24"/>
          <w:szCs w:val="24"/>
        </w:rPr>
        <w:t xml:space="preserve">compared with 1980-2009 long-term average </w:t>
      </w:r>
      <w:r w:rsidR="0018328F">
        <w:rPr>
          <w:rFonts w:ascii="Times New Roman" w:hAnsi="Times New Roman"/>
          <w:color w:val="000000" w:themeColor="text1"/>
          <w:sz w:val="24"/>
          <w:szCs w:val="24"/>
        </w:rPr>
        <w:t>temperatures</w:t>
      </w:r>
      <w:r w:rsidR="008621C2">
        <w:rPr>
          <w:rFonts w:ascii="Times New Roman" w:hAnsi="Times New Roman"/>
          <w:color w:val="000000" w:themeColor="text1"/>
          <w:sz w:val="24"/>
          <w:szCs w:val="24"/>
        </w:rPr>
        <w:t xml:space="preserve">. </w:t>
      </w:r>
      <w:ins w:id="1071" w:author="Tamura-Wicks, Helen M" w:date="2018-12-06T19:27:00Z">
        <w:r w:rsidR="00C816D0">
          <w:rPr>
            <w:rFonts w:ascii="Times New Roman" w:hAnsi="Times New Roman"/>
            <w:color w:val="000000" w:themeColor="text1"/>
            <w:sz w:val="24"/>
            <w:szCs w:val="24"/>
          </w:rPr>
          <w:t xml:space="preserve">The top row shows the break down </w:t>
        </w:r>
      </w:ins>
      <w:del w:id="1072" w:author="Tamura-Wicks, Helen M" w:date="2018-12-06T19:27:00Z">
        <w:r w:rsidR="00280E5B" w:rsidDel="00C816D0">
          <w:rPr>
            <w:rFonts w:ascii="Times New Roman" w:hAnsi="Times New Roman"/>
            <w:color w:val="000000" w:themeColor="text1"/>
            <w:sz w:val="24"/>
            <w:szCs w:val="24"/>
          </w:rPr>
          <w:delText xml:space="preserve">They are broken down </w:delText>
        </w:r>
      </w:del>
      <w:r w:rsidR="009A0CFD" w:rsidRPr="00636C9B">
        <w:rPr>
          <w:rFonts w:ascii="Times New Roman" w:hAnsi="Times New Roman"/>
          <w:color w:val="000000" w:themeColor="text1"/>
          <w:sz w:val="24"/>
          <w:szCs w:val="24"/>
        </w:rPr>
        <w:t xml:space="preserve">by sex, </w:t>
      </w:r>
      <w:r w:rsidR="00987B41">
        <w:rPr>
          <w:rFonts w:ascii="Times New Roman" w:hAnsi="Times New Roman"/>
          <w:color w:val="000000" w:themeColor="text1"/>
          <w:sz w:val="24"/>
          <w:szCs w:val="24"/>
        </w:rPr>
        <w:t>type</w:t>
      </w:r>
      <w:r w:rsidR="00987B41" w:rsidRPr="00636C9B">
        <w:rPr>
          <w:rFonts w:ascii="Times New Roman" w:hAnsi="Times New Roman"/>
          <w:color w:val="000000" w:themeColor="text1"/>
          <w:sz w:val="24"/>
          <w:szCs w:val="24"/>
        </w:rPr>
        <w:t xml:space="preserve"> </w:t>
      </w:r>
      <w:r w:rsidR="009A0CFD" w:rsidRPr="00636C9B">
        <w:rPr>
          <w:rFonts w:ascii="Times New Roman" w:hAnsi="Times New Roman"/>
          <w:color w:val="000000" w:themeColor="text1"/>
          <w:sz w:val="24"/>
          <w:szCs w:val="24"/>
        </w:rPr>
        <w:t>of injury and age group</w:t>
      </w:r>
      <w:ins w:id="1073" w:author="Tamura-Wicks, Helen M" w:date="2018-12-06T19:27:00Z">
        <w:r w:rsidR="00C816D0">
          <w:rPr>
            <w:rFonts w:ascii="Times New Roman" w:hAnsi="Times New Roman"/>
            <w:color w:val="000000" w:themeColor="text1"/>
            <w:sz w:val="24"/>
            <w:szCs w:val="24"/>
          </w:rPr>
          <w:t>.</w:t>
        </w:r>
      </w:ins>
      <w:del w:id="1074" w:author="Tamura-Wicks, Helen M" w:date="2018-12-06T19:27:00Z">
        <w:r w:rsidR="009A0CFD" w:rsidRPr="00636C9B" w:rsidDel="00C816D0">
          <w:rPr>
            <w:rFonts w:ascii="Times New Roman" w:hAnsi="Times New Roman"/>
            <w:color w:val="000000" w:themeColor="text1"/>
            <w:sz w:val="24"/>
            <w:szCs w:val="24"/>
          </w:rPr>
          <w:delText xml:space="preserve"> (top)</w:delText>
        </w:r>
      </w:del>
      <w:r w:rsidR="009A0CFD" w:rsidRPr="00636C9B">
        <w:rPr>
          <w:rFonts w:ascii="Times New Roman" w:hAnsi="Times New Roman"/>
          <w:color w:val="000000" w:themeColor="text1"/>
          <w:sz w:val="24"/>
          <w:szCs w:val="24"/>
        </w:rPr>
        <w:t xml:space="preserve"> </w:t>
      </w:r>
      <w:ins w:id="1075" w:author="Tamura-Wicks, Helen M" w:date="2018-12-06T19:27:00Z">
        <w:r w:rsidR="00C816D0">
          <w:rPr>
            <w:rFonts w:ascii="Times New Roman" w:hAnsi="Times New Roman"/>
            <w:color w:val="000000" w:themeColor="text1"/>
            <w:sz w:val="24"/>
            <w:szCs w:val="24"/>
          </w:rPr>
          <w:t xml:space="preserve">The bottom row shows the break down by sex, type of injury </w:t>
        </w:r>
      </w:ins>
      <w:r w:rsidR="009A0CFD" w:rsidRPr="00636C9B">
        <w:rPr>
          <w:rFonts w:ascii="Times New Roman" w:hAnsi="Times New Roman"/>
          <w:color w:val="000000" w:themeColor="text1"/>
          <w:sz w:val="24"/>
          <w:szCs w:val="24"/>
        </w:rPr>
        <w:t>and month</w:t>
      </w:r>
      <w:del w:id="1076" w:author="Tamura-Wicks, Helen M" w:date="2018-12-06T19:27:00Z">
        <w:r w:rsidR="009A0CFD" w:rsidRPr="00636C9B" w:rsidDel="00C816D0">
          <w:rPr>
            <w:rFonts w:ascii="Times New Roman" w:hAnsi="Times New Roman"/>
            <w:color w:val="000000" w:themeColor="text1"/>
            <w:sz w:val="24"/>
            <w:szCs w:val="24"/>
          </w:rPr>
          <w:delText xml:space="preserve"> (bottom)</w:delText>
        </w:r>
      </w:del>
      <w:r w:rsidR="009A0CFD" w:rsidRPr="00636C9B">
        <w:rPr>
          <w:rFonts w:ascii="Times New Roman" w:hAnsi="Times New Roman"/>
          <w:color w:val="000000" w:themeColor="text1"/>
          <w:sz w:val="24"/>
          <w:szCs w:val="24"/>
        </w:rPr>
        <w:t>. Black dots represent net changes</w:t>
      </w:r>
      <w:r w:rsidR="005F3F6E">
        <w:rPr>
          <w:rFonts w:ascii="Times New Roman" w:hAnsi="Times New Roman"/>
          <w:color w:val="000000" w:themeColor="text1"/>
          <w:sz w:val="24"/>
          <w:szCs w:val="24"/>
        </w:rPr>
        <w:t xml:space="preserve"> in deaths </w:t>
      </w:r>
      <w:r w:rsidR="009F0AD7">
        <w:rPr>
          <w:rFonts w:ascii="Times New Roman" w:hAnsi="Times New Roman"/>
          <w:color w:val="000000" w:themeColor="text1"/>
          <w:sz w:val="24"/>
          <w:szCs w:val="24"/>
        </w:rPr>
        <w:t>for each set of bars</w:t>
      </w:r>
      <w:r w:rsidR="009A0CFD" w:rsidRPr="00636C9B">
        <w:rPr>
          <w:rFonts w:ascii="Times New Roman" w:hAnsi="Times New Roman"/>
          <w:color w:val="000000" w:themeColor="text1"/>
          <w:sz w:val="24"/>
          <w:szCs w:val="24"/>
        </w:rPr>
        <w:t>.</w:t>
      </w:r>
      <w:r w:rsidR="00234E19" w:rsidRPr="00636C9B">
        <w:rPr>
          <w:rFonts w:ascii="Times New Roman" w:hAnsi="Times New Roman"/>
          <w:color w:val="000000" w:themeColor="text1"/>
          <w:sz w:val="24"/>
          <w:szCs w:val="24"/>
        </w:rPr>
        <w:br w:type="page"/>
      </w:r>
    </w:p>
    <w:p w14:paraId="7254203C" w14:textId="71CA9911" w:rsidR="00136062" w:rsidRDefault="00136062" w:rsidP="00136062">
      <w:pPr>
        <w:spacing w:after="0" w:line="480" w:lineRule="auto"/>
        <w:jc w:val="both"/>
        <w:rPr>
          <w:ins w:id="1077" w:author="Parks, Robbie M" w:date="2018-12-05T11:54:00Z"/>
          <w:rFonts w:ascii="Times New Roman" w:hAnsi="Times New Roman"/>
          <w:color w:val="000000" w:themeColor="text1"/>
          <w:sz w:val="24"/>
          <w:szCs w:val="24"/>
        </w:rPr>
      </w:pPr>
      <w:ins w:id="1078" w:author="Parks, Robbie M" w:date="2018-12-05T11:54:00Z">
        <w:r w:rsidRPr="00636C9B">
          <w:rPr>
            <w:rFonts w:ascii="Times New Roman" w:hAnsi="Times New Roman"/>
            <w:b/>
            <w:color w:val="000000" w:themeColor="text1"/>
            <w:sz w:val="24"/>
            <w:szCs w:val="24"/>
          </w:rPr>
          <w:lastRenderedPageBreak/>
          <w:t xml:space="preserve">Figure </w:t>
        </w:r>
        <w:r w:rsidR="00F14942">
          <w:rPr>
            <w:rFonts w:ascii="Times New Roman" w:hAnsi="Times New Roman"/>
            <w:b/>
            <w:color w:val="000000" w:themeColor="text1"/>
            <w:sz w:val="24"/>
            <w:szCs w:val="24"/>
          </w:rPr>
          <w:t>4</w:t>
        </w:r>
        <w:r w:rsidRPr="00636C9B">
          <w:rPr>
            <w:rFonts w:ascii="Times New Roman" w:hAnsi="Times New Roman"/>
            <w:b/>
            <w:color w:val="000000" w:themeColor="text1"/>
            <w:sz w:val="24"/>
            <w:szCs w:val="24"/>
          </w:rPr>
          <w:t xml:space="preserve">. </w:t>
        </w:r>
        <w:r w:rsidRPr="00171799">
          <w:rPr>
            <w:rFonts w:ascii="Times New Roman" w:hAnsi="Times New Roman"/>
            <w:color w:val="000000" w:themeColor="text1"/>
            <w:sz w:val="24"/>
            <w:szCs w:val="24"/>
          </w:rPr>
          <w:t xml:space="preserve">Graphic </w:t>
        </w:r>
        <w:r>
          <w:rPr>
            <w:rFonts w:ascii="Times New Roman" w:hAnsi="Times New Roman"/>
            <w:color w:val="000000" w:themeColor="text1"/>
            <w:sz w:val="24"/>
            <w:szCs w:val="24"/>
          </w:rPr>
          <w:t xml:space="preserve">representation </w:t>
        </w:r>
        <w:r w:rsidRPr="00171799">
          <w:rPr>
            <w:rFonts w:ascii="Times New Roman" w:hAnsi="Times New Roman"/>
            <w:color w:val="000000" w:themeColor="text1"/>
            <w:sz w:val="24"/>
            <w:szCs w:val="24"/>
          </w:rPr>
          <w:t>of</w:t>
        </w:r>
        <w:r>
          <w:rPr>
            <w:rFonts w:ascii="Times New Roman" w:hAnsi="Times New Roman"/>
            <w:b/>
            <w:color w:val="000000" w:themeColor="text1"/>
            <w:sz w:val="24"/>
            <w:szCs w:val="24"/>
          </w:rPr>
          <w:t xml:space="preserve"> </w:t>
        </w:r>
        <w:r>
          <w:rPr>
            <w:rFonts w:ascii="Times New Roman" w:hAnsi="Times New Roman"/>
            <w:color w:val="000000" w:themeColor="text1"/>
            <w:sz w:val="24"/>
            <w:szCs w:val="24"/>
          </w:rPr>
          <w:t>temperature anomalies. The graph shows how monthly temperatures</w:t>
        </w:r>
        <w:r w:rsidRPr="00636C9B">
          <w:rPr>
            <w:rFonts w:ascii="Times New Roman" w:hAnsi="Times New Roman"/>
            <w:color w:val="000000" w:themeColor="text1"/>
            <w:sz w:val="24"/>
            <w:szCs w:val="24"/>
          </w:rPr>
          <w:t xml:space="preserve"> </w:t>
        </w:r>
        <w:r>
          <w:rPr>
            <w:rFonts w:ascii="Times New Roman" w:hAnsi="Times New Roman"/>
            <w:color w:val="000000" w:themeColor="text1"/>
            <w:sz w:val="24"/>
            <w:szCs w:val="24"/>
          </w:rPr>
          <w:t xml:space="preserve">in two example states (Florida and Washington) (left panel) for </w:t>
        </w:r>
        <w:del w:id="1079" w:author="Tamura-Wicks, Helen M" w:date="2018-12-06T19:28:00Z">
          <w:r w:rsidDel="00C816D0">
            <w:rPr>
              <w:rFonts w:ascii="Times New Roman" w:hAnsi="Times New Roman"/>
              <w:color w:val="000000" w:themeColor="text1"/>
              <w:sz w:val="24"/>
              <w:szCs w:val="24"/>
            </w:rPr>
            <w:delText xml:space="preserve">the entire period </w:delText>
          </w:r>
        </w:del>
        <w:r>
          <w:rPr>
            <w:rFonts w:ascii="Times New Roman" w:hAnsi="Times New Roman"/>
            <w:color w:val="000000" w:themeColor="text1"/>
            <w:sz w:val="24"/>
            <w:szCs w:val="24"/>
          </w:rPr>
          <w:t>1980-2009 are used to calculate July 1980-2016 temperature anomalies for Florida (red) and Washington (blue)</w:t>
        </w:r>
        <w:del w:id="1080" w:author="Tamura-Wicks, Helen M" w:date="2018-12-06T19:28:00Z">
          <w:r w:rsidDel="00C816D0">
            <w:rPr>
              <w:rFonts w:ascii="Times New Roman" w:hAnsi="Times New Roman"/>
              <w:color w:val="000000" w:themeColor="text1"/>
              <w:sz w:val="24"/>
              <w:szCs w:val="24"/>
            </w:rPr>
            <w:delText>.</w:delText>
          </w:r>
        </w:del>
        <w:r w:rsidRPr="00636C9B">
          <w:rPr>
            <w:rFonts w:ascii="Times New Roman" w:hAnsi="Times New Roman"/>
            <w:color w:val="000000" w:themeColor="text1"/>
            <w:sz w:val="24"/>
            <w:szCs w:val="24"/>
          </w:rPr>
          <w:t xml:space="preserve"> (two right panels)</w:t>
        </w:r>
        <w:r>
          <w:rPr>
            <w:rFonts w:ascii="Times New Roman" w:hAnsi="Times New Roman"/>
            <w:color w:val="000000" w:themeColor="text1"/>
            <w:sz w:val="24"/>
            <w:szCs w:val="24"/>
          </w:rPr>
          <w:t xml:space="preserve">. As seen, a warmer state like Florida can have less </w:t>
        </w:r>
        <w:proofErr w:type="spellStart"/>
        <w:r>
          <w:rPr>
            <w:rFonts w:ascii="Times New Roman" w:hAnsi="Times New Roman"/>
            <w:color w:val="000000" w:themeColor="text1"/>
            <w:sz w:val="24"/>
            <w:szCs w:val="24"/>
          </w:rPr>
          <w:t>inter</w:t>
        </w:r>
      </w:ins>
      <w:ins w:id="1081" w:author="Tamura-Wicks, Helen M" w:date="2018-12-06T19:28:00Z">
        <w:r w:rsidR="00C816D0">
          <w:rPr>
            <w:rFonts w:ascii="Times New Roman" w:hAnsi="Times New Roman"/>
            <w:color w:val="000000" w:themeColor="text1"/>
            <w:sz w:val="24"/>
            <w:szCs w:val="24"/>
          </w:rPr>
          <w:t>annual</w:t>
        </w:r>
      </w:ins>
      <w:proofErr w:type="spellEnd"/>
      <w:ins w:id="1082" w:author="Parks, Robbie M" w:date="2018-12-05T11:54:00Z">
        <w:del w:id="1083" w:author="Tamura-Wicks, Helen M" w:date="2018-12-06T19:28:00Z">
          <w:r w:rsidDel="00C816D0">
            <w:rPr>
              <w:rFonts w:ascii="Times New Roman" w:hAnsi="Times New Roman"/>
              <w:color w:val="000000" w:themeColor="text1"/>
              <w:sz w:val="24"/>
              <w:szCs w:val="24"/>
            </w:rPr>
            <w:delText>-year</w:delText>
          </w:r>
        </w:del>
        <w:r>
          <w:rPr>
            <w:rFonts w:ascii="Times New Roman" w:hAnsi="Times New Roman"/>
            <w:color w:val="000000" w:themeColor="text1"/>
            <w:sz w:val="24"/>
            <w:szCs w:val="24"/>
          </w:rPr>
          <w:t xml:space="preserve"> variation in a particular month (here, July) compared with a cooler state like Washington.</w:t>
        </w:r>
      </w:ins>
    </w:p>
    <w:p w14:paraId="6CEE4CD5" w14:textId="77777777" w:rsidR="00136062" w:rsidRDefault="00136062">
      <w:pPr>
        <w:spacing w:after="0" w:line="240" w:lineRule="auto"/>
        <w:rPr>
          <w:ins w:id="1084" w:author="Parks, Robbie M" w:date="2018-12-05T11:54:00Z"/>
          <w:rFonts w:ascii="Times New Roman" w:hAnsi="Times New Roman"/>
          <w:b/>
          <w:color w:val="000000" w:themeColor="text1"/>
          <w:sz w:val="24"/>
          <w:szCs w:val="24"/>
        </w:rPr>
      </w:pPr>
      <w:ins w:id="1085" w:author="Parks, Robbie M" w:date="2018-12-05T11:54:00Z">
        <w:r>
          <w:rPr>
            <w:rFonts w:ascii="Times New Roman" w:hAnsi="Times New Roman"/>
            <w:b/>
            <w:color w:val="000000" w:themeColor="text1"/>
            <w:sz w:val="24"/>
            <w:szCs w:val="24"/>
          </w:rPr>
          <w:br w:type="page"/>
        </w:r>
      </w:ins>
    </w:p>
    <w:p w14:paraId="14ABBECE" w14:textId="0C4EB79E" w:rsidR="00E67249" w:rsidRPr="0018328F" w:rsidDel="00037523" w:rsidRDefault="00234E19" w:rsidP="00037523">
      <w:pPr>
        <w:spacing w:after="0" w:line="480" w:lineRule="auto"/>
        <w:jc w:val="both"/>
        <w:rPr>
          <w:del w:id="1086" w:author="Parks, Robbie M" w:date="2018-12-05T14:43: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5E5557">
        <w:rPr>
          <w:rFonts w:ascii="Times New Roman" w:hAnsi="Times New Roman"/>
          <w:b/>
          <w:color w:val="000000" w:themeColor="text1"/>
          <w:sz w:val="24"/>
          <w:szCs w:val="24"/>
        </w:rPr>
        <w:t>S</w:t>
      </w:r>
      <w:r w:rsidRPr="00636C9B">
        <w:rPr>
          <w:rFonts w:ascii="Times New Roman" w:hAnsi="Times New Roman"/>
          <w:b/>
          <w:color w:val="000000" w:themeColor="text1"/>
          <w:sz w:val="24"/>
          <w:szCs w:val="24"/>
        </w:rPr>
        <w:t>1.</w:t>
      </w:r>
      <w:r w:rsidR="00C83454" w:rsidRPr="00636C9B">
        <w:rPr>
          <w:rFonts w:ascii="Times New Roman" w:hAnsi="Times New Roman"/>
          <w:b/>
          <w:color w:val="000000" w:themeColor="text1"/>
          <w:sz w:val="24"/>
          <w:szCs w:val="24"/>
        </w:rPr>
        <w:t xml:space="preserve"> </w:t>
      </w:r>
      <w:r w:rsidR="008621C2">
        <w:rPr>
          <w:rFonts w:ascii="Times New Roman" w:hAnsi="Times New Roman"/>
          <w:color w:val="000000" w:themeColor="text1"/>
          <w:sz w:val="24"/>
          <w:szCs w:val="24"/>
        </w:rPr>
        <w:t xml:space="preserve">Excess </w:t>
      </w:r>
      <w:r w:rsidR="00E67249">
        <w:rPr>
          <w:rFonts w:ascii="Times New Roman" w:hAnsi="Times New Roman"/>
          <w:color w:val="000000" w:themeColor="text1"/>
          <w:sz w:val="24"/>
          <w:szCs w:val="24"/>
        </w:rPr>
        <w:t>risk</w:t>
      </w:r>
      <w:ins w:id="1087" w:author="Parks, Robbie M" w:date="2018-12-05T14:44:00Z">
        <w:r w:rsidR="00037523">
          <w:rPr>
            <w:rFonts w:ascii="Times New Roman" w:hAnsi="Times New Roman"/>
            <w:color w:val="000000" w:themeColor="text1"/>
            <w:sz w:val="24"/>
            <w:szCs w:val="24"/>
          </w:rPr>
          <w:t xml:space="preserve"> </w:t>
        </w:r>
        <w:r w:rsidR="00037523" w:rsidRPr="00636C9B">
          <w:rPr>
            <w:rFonts w:ascii="Times New Roman" w:hAnsi="Times New Roman"/>
            <w:color w:val="000000" w:themeColor="text1"/>
            <w:sz w:val="24"/>
            <w:szCs w:val="24"/>
          </w:rPr>
          <w:t xml:space="preserve">by </w:t>
        </w:r>
        <w:r w:rsidR="00037523">
          <w:rPr>
            <w:rFonts w:ascii="Times New Roman" w:hAnsi="Times New Roman"/>
            <w:color w:val="000000" w:themeColor="text1"/>
            <w:sz w:val="24"/>
            <w:szCs w:val="24"/>
          </w:rPr>
          <w:t>type</w:t>
        </w:r>
        <w:r w:rsidR="00037523" w:rsidRPr="00636C9B">
          <w:rPr>
            <w:rFonts w:ascii="Times New Roman" w:hAnsi="Times New Roman"/>
            <w:color w:val="000000" w:themeColor="text1"/>
            <w:sz w:val="24"/>
            <w:szCs w:val="24"/>
          </w:rPr>
          <w:t xml:space="preserve"> of injury, age group and sex</w:t>
        </w:r>
        <w:r w:rsidR="00037523">
          <w:rPr>
            <w:rFonts w:ascii="Times New Roman" w:hAnsi="Times New Roman"/>
            <w:color w:val="000000" w:themeColor="text1"/>
            <w:sz w:val="24"/>
            <w:szCs w:val="24"/>
          </w:rPr>
          <w:t>. The values represent excess risk</w:t>
        </w:r>
        <w:r w:rsidR="00037523" w:rsidRPr="00037523">
          <w:rPr>
            <w:rFonts w:ascii="Times New Roman" w:hAnsi="Times New Roman"/>
            <w:color w:val="000000" w:themeColor="text1"/>
            <w:sz w:val="24"/>
            <w:szCs w:val="24"/>
          </w:rPr>
          <w:t xml:space="preserve"> </w:t>
        </w:r>
        <w:r w:rsidR="00037523">
          <w:rPr>
            <w:rFonts w:ascii="Times New Roman" w:hAnsi="Times New Roman"/>
            <w:color w:val="000000" w:themeColor="text1"/>
            <w:sz w:val="24"/>
            <w:szCs w:val="24"/>
          </w:rPr>
          <w:t xml:space="preserve">if temperature anomaly </w:t>
        </w:r>
      </w:ins>
      <w:ins w:id="1088" w:author="Parks, Robbie M" w:date="2018-12-05T14:48:00Z">
        <w:r w:rsidR="00A5021F">
          <w:rPr>
            <w:rFonts w:ascii="Times New Roman" w:hAnsi="Times New Roman"/>
            <w:color w:val="000000" w:themeColor="text1"/>
            <w:sz w:val="24"/>
            <w:szCs w:val="24"/>
          </w:rPr>
          <w:t>were</w:t>
        </w:r>
      </w:ins>
      <w:ins w:id="1089" w:author="Parks, Robbie M" w:date="2018-12-05T14:44:00Z">
        <w:r w:rsidR="00037523">
          <w:rPr>
            <w:rFonts w:ascii="Times New Roman" w:hAnsi="Times New Roman"/>
            <w:color w:val="000000" w:themeColor="text1"/>
            <w:sz w:val="24"/>
            <w:szCs w:val="24"/>
          </w:rPr>
          <w:t xml:space="preserve"> +</w:t>
        </w:r>
        <w:r w:rsidR="00037523" w:rsidRPr="00843ACB">
          <w:rPr>
            <w:rFonts w:ascii="Helvetica" w:eastAsia="Times New Roman" w:hAnsi="Helvetica"/>
            <w:bCs/>
            <w:color w:val="222222"/>
            <w:sz w:val="21"/>
            <w:szCs w:val="21"/>
            <w:shd w:val="clear" w:color="auto" w:fill="FFFFFF"/>
            <w:lang w:eastAsia="en-GB"/>
          </w:rPr>
          <w:t>1</w:t>
        </w:r>
        <w:r w:rsidR="00037523" w:rsidRPr="00843ACB">
          <w:rPr>
            <w:rFonts w:ascii="Times New Roman" w:hAnsi="Times New Roman"/>
            <w:bCs/>
            <w:color w:val="000000" w:themeColor="text1"/>
            <w:sz w:val="24"/>
            <w:szCs w:val="24"/>
          </w:rPr>
          <w:t>°</w:t>
        </w:r>
        <w:r w:rsidR="00037523">
          <w:rPr>
            <w:rFonts w:ascii="Times New Roman" w:hAnsi="Times New Roman"/>
            <w:bCs/>
            <w:color w:val="000000" w:themeColor="text1"/>
            <w:sz w:val="24"/>
            <w:szCs w:val="24"/>
          </w:rPr>
          <w:t>C</w:t>
        </w:r>
        <w:r w:rsidR="00037523">
          <w:rPr>
            <w:rFonts w:ascii="Times New Roman" w:hAnsi="Times New Roman"/>
            <w:color w:val="000000" w:themeColor="text1"/>
            <w:sz w:val="24"/>
            <w:szCs w:val="24"/>
          </w:rPr>
          <w:t xml:space="preserve"> compared with 1980-2009 long-term average temperatures.</w:t>
        </w:r>
      </w:ins>
      <w:del w:id="1090" w:author="Parks, Robbie M" w:date="2018-12-05T14:44:00Z">
        <w:r w:rsidR="00E67249" w:rsidDel="00037523">
          <w:rPr>
            <w:rFonts w:ascii="Times New Roman" w:hAnsi="Times New Roman"/>
            <w:color w:val="000000" w:themeColor="text1"/>
            <w:sz w:val="24"/>
            <w:szCs w:val="24"/>
          </w:rPr>
          <w:delText>,</w:delText>
        </w:r>
        <w:r w:rsidR="008621C2" w:rsidDel="00037523">
          <w:rPr>
            <w:rFonts w:ascii="Times New Roman" w:hAnsi="Times New Roman"/>
            <w:color w:val="000000" w:themeColor="text1"/>
            <w:sz w:val="24"/>
            <w:szCs w:val="24"/>
          </w:rPr>
          <w:delText xml:space="preserve"> </w:delText>
        </w:r>
        <w:r w:rsidR="00E67249" w:rsidDel="00037523">
          <w:rPr>
            <w:rFonts w:ascii="Times New Roman" w:hAnsi="Times New Roman"/>
            <w:color w:val="000000" w:themeColor="text1"/>
            <w:sz w:val="24"/>
            <w:szCs w:val="24"/>
          </w:rPr>
          <w:delText>if national temperature anomaly was +</w:delText>
        </w:r>
        <w:r w:rsidR="00E67249" w:rsidRPr="000458C8" w:rsidDel="00037523">
          <w:rPr>
            <w:rFonts w:ascii="Helvetica" w:eastAsia="Times New Roman" w:hAnsi="Helvetica"/>
            <w:bCs/>
            <w:color w:val="222222"/>
            <w:sz w:val="21"/>
            <w:szCs w:val="21"/>
            <w:shd w:val="clear" w:color="auto" w:fill="FFFFFF"/>
            <w:lang w:eastAsia="en-GB"/>
          </w:rPr>
          <w:delText>1</w:delText>
        </w:r>
        <w:r w:rsidR="00E67249" w:rsidRPr="000458C8" w:rsidDel="00037523">
          <w:rPr>
            <w:rFonts w:ascii="Times New Roman" w:hAnsi="Times New Roman"/>
            <w:bCs/>
            <w:color w:val="000000" w:themeColor="text1"/>
            <w:sz w:val="24"/>
            <w:szCs w:val="24"/>
          </w:rPr>
          <w:delText>°</w:delText>
        </w:r>
        <w:r w:rsidR="00E67249" w:rsidDel="00037523">
          <w:rPr>
            <w:rFonts w:ascii="Times New Roman" w:hAnsi="Times New Roman"/>
            <w:bCs/>
            <w:color w:val="000000" w:themeColor="text1"/>
            <w:sz w:val="24"/>
            <w:szCs w:val="24"/>
          </w:rPr>
          <w:delText>C</w:delText>
        </w:r>
      </w:del>
    </w:p>
    <w:p w14:paraId="65DA6F14" w14:textId="37DAB2EB" w:rsidR="005870DD" w:rsidRPr="00636C9B" w:rsidRDefault="00E67249" w:rsidP="00037523">
      <w:pPr>
        <w:spacing w:after="0" w:line="480" w:lineRule="auto"/>
        <w:jc w:val="both"/>
        <w:rPr>
          <w:rFonts w:ascii="Times New Roman" w:hAnsi="Times New Roman"/>
          <w:color w:val="000000" w:themeColor="text1"/>
          <w:sz w:val="24"/>
          <w:szCs w:val="24"/>
        </w:rPr>
      </w:pPr>
      <w:del w:id="1091" w:author="Parks, Robbie M" w:date="2018-12-05T14:43:00Z">
        <w:r w:rsidDel="00037523">
          <w:rPr>
            <w:rFonts w:ascii="Times New Roman" w:hAnsi="Times New Roman"/>
            <w:color w:val="000000" w:themeColor="text1"/>
            <w:sz w:val="24"/>
            <w:szCs w:val="24"/>
          </w:rPr>
          <w:delText xml:space="preserve"> </w:delText>
        </w:r>
      </w:del>
      <w:del w:id="1092" w:author="Parks, Robbie M" w:date="2018-12-05T14:44:00Z">
        <w:r w:rsidDel="00037523">
          <w:rPr>
            <w:rFonts w:ascii="Times New Roman" w:hAnsi="Times New Roman"/>
            <w:color w:val="000000" w:themeColor="text1"/>
            <w:sz w:val="24"/>
            <w:szCs w:val="24"/>
          </w:rPr>
          <w:delText>compared with 1980-2009 long-term average temperatures</w:delText>
        </w:r>
        <w:r w:rsidR="00280E5B" w:rsidDel="00037523">
          <w:rPr>
            <w:rFonts w:ascii="Times New Roman" w:hAnsi="Times New Roman"/>
            <w:color w:val="000000" w:themeColor="text1"/>
            <w:sz w:val="24"/>
            <w:szCs w:val="24"/>
          </w:rPr>
          <w:delText>. They are broken down</w:delText>
        </w:r>
        <w:r w:rsidR="00AE077A" w:rsidRPr="00636C9B" w:rsidDel="00037523">
          <w:rPr>
            <w:rFonts w:ascii="Times New Roman" w:hAnsi="Times New Roman"/>
            <w:color w:val="000000" w:themeColor="text1"/>
            <w:sz w:val="24"/>
            <w:szCs w:val="24"/>
          </w:rPr>
          <w:delText xml:space="preserve"> by </w:delText>
        </w:r>
        <w:r w:rsidR="00987B41" w:rsidDel="00037523">
          <w:rPr>
            <w:rFonts w:ascii="Times New Roman" w:hAnsi="Times New Roman"/>
            <w:color w:val="000000" w:themeColor="text1"/>
            <w:sz w:val="24"/>
            <w:szCs w:val="24"/>
          </w:rPr>
          <w:delText>type</w:delText>
        </w:r>
        <w:r w:rsidR="00987B41" w:rsidRPr="00636C9B" w:rsidDel="00037523">
          <w:rPr>
            <w:rFonts w:ascii="Times New Roman" w:hAnsi="Times New Roman"/>
            <w:color w:val="000000" w:themeColor="text1"/>
            <w:sz w:val="24"/>
            <w:szCs w:val="24"/>
          </w:rPr>
          <w:delText xml:space="preserve"> </w:delText>
        </w:r>
        <w:r w:rsidR="00E72E60" w:rsidRPr="00636C9B" w:rsidDel="00037523">
          <w:rPr>
            <w:rFonts w:ascii="Times New Roman" w:hAnsi="Times New Roman"/>
            <w:color w:val="000000" w:themeColor="text1"/>
            <w:sz w:val="24"/>
            <w:szCs w:val="24"/>
          </w:rPr>
          <w:delText>of injury</w:delText>
        </w:r>
        <w:r w:rsidR="005870DD" w:rsidRPr="00636C9B" w:rsidDel="00037523">
          <w:rPr>
            <w:rFonts w:ascii="Times New Roman" w:hAnsi="Times New Roman"/>
            <w:color w:val="000000" w:themeColor="text1"/>
            <w:sz w:val="24"/>
            <w:szCs w:val="24"/>
          </w:rPr>
          <w:delText>,</w:delText>
        </w:r>
        <w:r w:rsidR="00E72E60" w:rsidRPr="00636C9B" w:rsidDel="00037523">
          <w:rPr>
            <w:rFonts w:ascii="Times New Roman" w:hAnsi="Times New Roman"/>
            <w:color w:val="000000" w:themeColor="text1"/>
            <w:sz w:val="24"/>
            <w:szCs w:val="24"/>
          </w:rPr>
          <w:delText xml:space="preserve"> </w:delText>
        </w:r>
        <w:r w:rsidR="00AE077A" w:rsidRPr="00636C9B" w:rsidDel="00037523">
          <w:rPr>
            <w:rFonts w:ascii="Times New Roman" w:hAnsi="Times New Roman"/>
            <w:color w:val="000000" w:themeColor="text1"/>
            <w:sz w:val="24"/>
            <w:szCs w:val="24"/>
          </w:rPr>
          <w:delText>age group and sex</w:delText>
        </w:r>
        <w:r w:rsidR="00E72E60" w:rsidRPr="00636C9B" w:rsidDel="00037523">
          <w:rPr>
            <w:rFonts w:ascii="Times New Roman" w:hAnsi="Times New Roman"/>
            <w:color w:val="000000" w:themeColor="text1"/>
            <w:sz w:val="24"/>
            <w:szCs w:val="24"/>
          </w:rPr>
          <w:delText>.</w:delText>
        </w:r>
      </w:del>
      <w:bookmarkStart w:id="1093" w:name="_GoBack"/>
      <w:bookmarkEnd w:id="1093"/>
      <w:r w:rsidR="005870DD" w:rsidRPr="00636C9B">
        <w:rPr>
          <w:rFonts w:ascii="Times New Roman" w:hAnsi="Times New Roman"/>
          <w:color w:val="000000" w:themeColor="text1"/>
          <w:sz w:val="24"/>
          <w:szCs w:val="24"/>
        </w:rPr>
        <w:br w:type="page"/>
      </w:r>
    </w:p>
    <w:p w14:paraId="560CC2DB" w14:textId="6545D258" w:rsidR="00B4508B" w:rsidRPr="004561BE" w:rsidRDefault="005870DD" w:rsidP="00E67249">
      <w:pPr>
        <w:spacing w:after="0"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Figure </w:t>
      </w:r>
      <w:r w:rsidR="005E5557">
        <w:rPr>
          <w:rFonts w:ascii="Times New Roman" w:hAnsi="Times New Roman"/>
          <w:b/>
          <w:color w:val="000000" w:themeColor="text1"/>
          <w:sz w:val="24"/>
          <w:szCs w:val="24"/>
        </w:rPr>
        <w:t>S</w:t>
      </w:r>
      <w:r w:rsidRPr="00636C9B">
        <w:rPr>
          <w:rFonts w:ascii="Times New Roman" w:hAnsi="Times New Roman"/>
          <w:b/>
          <w:color w:val="000000" w:themeColor="text1"/>
          <w:sz w:val="24"/>
          <w:szCs w:val="24"/>
        </w:rPr>
        <w:t xml:space="preserve">2. </w:t>
      </w:r>
      <w:ins w:id="1094" w:author="Parks, Robbie M" w:date="2018-12-05T14:45:00Z">
        <w:r w:rsidR="00E563EB">
          <w:rPr>
            <w:rFonts w:ascii="Times New Roman" w:hAnsi="Times New Roman"/>
            <w:color w:val="000000" w:themeColor="text1"/>
            <w:sz w:val="24"/>
            <w:szCs w:val="24"/>
          </w:rPr>
          <w:t xml:space="preserve">Excess risk </w:t>
        </w:r>
        <w:r w:rsidR="00E563EB" w:rsidRPr="00636C9B">
          <w:rPr>
            <w:rFonts w:ascii="Times New Roman" w:hAnsi="Times New Roman"/>
            <w:color w:val="000000" w:themeColor="text1"/>
            <w:sz w:val="24"/>
            <w:szCs w:val="24"/>
          </w:rPr>
          <w:t xml:space="preserve">by </w:t>
        </w:r>
        <w:r w:rsidR="00E563EB">
          <w:rPr>
            <w:rFonts w:ascii="Times New Roman" w:hAnsi="Times New Roman"/>
            <w:color w:val="000000" w:themeColor="text1"/>
            <w:sz w:val="24"/>
            <w:szCs w:val="24"/>
          </w:rPr>
          <w:t>type</w:t>
        </w:r>
        <w:r w:rsidR="00E563EB" w:rsidRPr="00636C9B">
          <w:rPr>
            <w:rFonts w:ascii="Times New Roman" w:hAnsi="Times New Roman"/>
            <w:color w:val="000000" w:themeColor="text1"/>
            <w:sz w:val="24"/>
            <w:szCs w:val="24"/>
          </w:rPr>
          <w:t xml:space="preserve"> of injury, </w:t>
        </w:r>
        <w:r w:rsidR="00E563EB">
          <w:rPr>
            <w:rFonts w:ascii="Times New Roman" w:hAnsi="Times New Roman"/>
            <w:color w:val="000000" w:themeColor="text1"/>
            <w:sz w:val="24"/>
            <w:szCs w:val="24"/>
          </w:rPr>
          <w:t xml:space="preserve">month </w:t>
        </w:r>
        <w:r w:rsidR="00E563EB" w:rsidRPr="00636C9B">
          <w:rPr>
            <w:rFonts w:ascii="Times New Roman" w:hAnsi="Times New Roman"/>
            <w:color w:val="000000" w:themeColor="text1"/>
            <w:sz w:val="24"/>
            <w:szCs w:val="24"/>
          </w:rPr>
          <w:t>and sex</w:t>
        </w:r>
        <w:r w:rsidR="00E563EB">
          <w:rPr>
            <w:rFonts w:ascii="Times New Roman" w:hAnsi="Times New Roman"/>
            <w:color w:val="000000" w:themeColor="text1"/>
            <w:sz w:val="24"/>
            <w:szCs w:val="24"/>
          </w:rPr>
          <w:t>. The values represent excess risk</w:t>
        </w:r>
        <w:r w:rsidR="00E563EB" w:rsidRPr="00037523">
          <w:rPr>
            <w:rFonts w:ascii="Times New Roman" w:hAnsi="Times New Roman"/>
            <w:color w:val="000000" w:themeColor="text1"/>
            <w:sz w:val="24"/>
            <w:szCs w:val="24"/>
          </w:rPr>
          <w:t xml:space="preserve"> </w:t>
        </w:r>
        <w:r w:rsidR="00E563EB">
          <w:rPr>
            <w:rFonts w:ascii="Times New Roman" w:hAnsi="Times New Roman"/>
            <w:color w:val="000000" w:themeColor="text1"/>
            <w:sz w:val="24"/>
            <w:szCs w:val="24"/>
          </w:rPr>
          <w:t xml:space="preserve">if temperature anomaly </w:t>
        </w:r>
      </w:ins>
      <w:ins w:id="1095" w:author="Parks, Robbie M" w:date="2018-12-05T14:48:00Z">
        <w:r w:rsidR="00A5021F">
          <w:rPr>
            <w:rFonts w:ascii="Times New Roman" w:hAnsi="Times New Roman"/>
            <w:color w:val="000000" w:themeColor="text1"/>
            <w:sz w:val="24"/>
            <w:szCs w:val="24"/>
          </w:rPr>
          <w:t>were</w:t>
        </w:r>
      </w:ins>
      <w:ins w:id="1096" w:author="Parks, Robbie M" w:date="2018-12-05T14:45:00Z">
        <w:r w:rsidR="00E563EB">
          <w:rPr>
            <w:rFonts w:ascii="Times New Roman" w:hAnsi="Times New Roman"/>
            <w:color w:val="000000" w:themeColor="text1"/>
            <w:sz w:val="24"/>
            <w:szCs w:val="24"/>
          </w:rPr>
          <w:t xml:space="preserve"> +</w:t>
        </w:r>
        <w:r w:rsidR="00E563EB" w:rsidRPr="00843ACB">
          <w:rPr>
            <w:rFonts w:ascii="Helvetica" w:eastAsia="Times New Roman" w:hAnsi="Helvetica"/>
            <w:bCs/>
            <w:color w:val="222222"/>
            <w:sz w:val="21"/>
            <w:szCs w:val="21"/>
            <w:shd w:val="clear" w:color="auto" w:fill="FFFFFF"/>
            <w:lang w:eastAsia="en-GB"/>
          </w:rPr>
          <w:t>1</w:t>
        </w:r>
        <w:r w:rsidR="00E563EB" w:rsidRPr="00843ACB">
          <w:rPr>
            <w:rFonts w:ascii="Times New Roman" w:hAnsi="Times New Roman"/>
            <w:bCs/>
            <w:color w:val="000000" w:themeColor="text1"/>
            <w:sz w:val="24"/>
            <w:szCs w:val="24"/>
          </w:rPr>
          <w:t>°</w:t>
        </w:r>
        <w:r w:rsidR="00E563EB">
          <w:rPr>
            <w:rFonts w:ascii="Times New Roman" w:hAnsi="Times New Roman"/>
            <w:bCs/>
            <w:color w:val="000000" w:themeColor="text1"/>
            <w:sz w:val="24"/>
            <w:szCs w:val="24"/>
          </w:rPr>
          <w:t>C</w:t>
        </w:r>
        <w:r w:rsidR="00E563EB">
          <w:rPr>
            <w:rFonts w:ascii="Times New Roman" w:hAnsi="Times New Roman"/>
            <w:color w:val="000000" w:themeColor="text1"/>
            <w:sz w:val="24"/>
            <w:szCs w:val="24"/>
          </w:rPr>
          <w:t xml:space="preserve"> compared with 1980-2009 long-term average temperatures.</w:t>
        </w:r>
      </w:ins>
      <w:del w:id="1097" w:author="Parks, Robbie M" w:date="2018-12-05T14:45:00Z">
        <w:r w:rsidR="008621C2" w:rsidDel="00E563EB">
          <w:rPr>
            <w:rFonts w:ascii="Times New Roman" w:hAnsi="Times New Roman"/>
            <w:color w:val="000000" w:themeColor="text1"/>
            <w:sz w:val="24"/>
            <w:szCs w:val="24"/>
          </w:rPr>
          <w:delText>Excess</w:delText>
        </w:r>
        <w:r w:rsidR="00E67249" w:rsidDel="00E563EB">
          <w:rPr>
            <w:rFonts w:ascii="Times New Roman" w:hAnsi="Times New Roman"/>
            <w:color w:val="000000" w:themeColor="text1"/>
            <w:sz w:val="24"/>
            <w:szCs w:val="24"/>
          </w:rPr>
          <w:delText xml:space="preserve"> </w:delText>
        </w:r>
        <w:r w:rsidR="008621C2" w:rsidDel="00E563EB">
          <w:rPr>
            <w:rFonts w:ascii="Times New Roman" w:hAnsi="Times New Roman"/>
            <w:color w:val="000000" w:themeColor="text1"/>
            <w:sz w:val="24"/>
            <w:szCs w:val="24"/>
          </w:rPr>
          <w:delText>risk</w:delText>
        </w:r>
        <w:r w:rsidR="00E67249" w:rsidDel="00E563EB">
          <w:rPr>
            <w:rFonts w:ascii="Times New Roman" w:hAnsi="Times New Roman"/>
            <w:color w:val="000000" w:themeColor="text1"/>
            <w:sz w:val="24"/>
            <w:szCs w:val="24"/>
          </w:rPr>
          <w:delText>,</w:delText>
        </w:r>
        <w:r w:rsidR="008621C2" w:rsidDel="00E563EB">
          <w:rPr>
            <w:rFonts w:ascii="Times New Roman" w:hAnsi="Times New Roman"/>
            <w:color w:val="000000" w:themeColor="text1"/>
            <w:sz w:val="24"/>
            <w:szCs w:val="24"/>
          </w:rPr>
          <w:delText xml:space="preserve"> </w:delText>
        </w:r>
        <w:r w:rsidR="00E67249" w:rsidDel="00E563EB">
          <w:rPr>
            <w:rFonts w:ascii="Times New Roman" w:hAnsi="Times New Roman"/>
            <w:color w:val="000000" w:themeColor="text1"/>
            <w:sz w:val="24"/>
            <w:szCs w:val="24"/>
          </w:rPr>
          <w:delText>if national temperature anomaly was +</w:delText>
        </w:r>
        <w:r w:rsidR="00E67249" w:rsidRPr="000458C8" w:rsidDel="00E563EB">
          <w:rPr>
            <w:rFonts w:ascii="Helvetica" w:eastAsia="Times New Roman" w:hAnsi="Helvetica"/>
            <w:bCs/>
            <w:color w:val="222222"/>
            <w:sz w:val="21"/>
            <w:szCs w:val="21"/>
            <w:shd w:val="clear" w:color="auto" w:fill="FFFFFF"/>
            <w:lang w:eastAsia="en-GB"/>
          </w:rPr>
          <w:delText>1</w:delText>
        </w:r>
        <w:r w:rsidR="00E67249" w:rsidRPr="000458C8" w:rsidDel="00E563EB">
          <w:rPr>
            <w:rFonts w:ascii="Times New Roman" w:hAnsi="Times New Roman"/>
            <w:bCs/>
            <w:color w:val="000000" w:themeColor="text1"/>
            <w:sz w:val="24"/>
            <w:szCs w:val="24"/>
          </w:rPr>
          <w:delText>°</w:delText>
        </w:r>
        <w:r w:rsidR="00E67249" w:rsidDel="00E563EB">
          <w:rPr>
            <w:rFonts w:ascii="Times New Roman" w:hAnsi="Times New Roman"/>
            <w:bCs/>
            <w:color w:val="000000" w:themeColor="text1"/>
            <w:sz w:val="24"/>
            <w:szCs w:val="24"/>
          </w:rPr>
          <w:delText>C</w:delText>
        </w:r>
        <w:r w:rsidR="004561BE" w:rsidDel="00E563EB">
          <w:rPr>
            <w:rFonts w:ascii="Times New Roman" w:hAnsi="Times New Roman"/>
            <w:color w:val="000000" w:themeColor="text1"/>
            <w:sz w:val="24"/>
            <w:szCs w:val="24"/>
          </w:rPr>
          <w:delText xml:space="preserve"> </w:delText>
        </w:r>
        <w:r w:rsidR="00E67249" w:rsidDel="00E563EB">
          <w:rPr>
            <w:rFonts w:ascii="Times New Roman" w:hAnsi="Times New Roman"/>
            <w:color w:val="000000" w:themeColor="text1"/>
            <w:sz w:val="24"/>
            <w:szCs w:val="24"/>
          </w:rPr>
          <w:delText>compared with 1980-2009 long-term average temperatures.</w:delText>
        </w:r>
        <w:r w:rsidR="008621C2" w:rsidDel="00E563EB">
          <w:rPr>
            <w:rFonts w:ascii="Times New Roman" w:hAnsi="Times New Roman"/>
            <w:color w:val="000000" w:themeColor="text1"/>
            <w:sz w:val="24"/>
            <w:szCs w:val="24"/>
          </w:rPr>
          <w:delText xml:space="preserve"> They are broken down</w:delText>
        </w:r>
        <w:r w:rsidRPr="00636C9B" w:rsidDel="00E563EB">
          <w:rPr>
            <w:rFonts w:ascii="Times New Roman" w:hAnsi="Times New Roman"/>
            <w:color w:val="000000" w:themeColor="text1"/>
            <w:sz w:val="24"/>
            <w:szCs w:val="24"/>
          </w:rPr>
          <w:delText xml:space="preserve"> by </w:delText>
        </w:r>
        <w:r w:rsidR="001C2178" w:rsidDel="00E563EB">
          <w:rPr>
            <w:rFonts w:ascii="Times New Roman" w:hAnsi="Times New Roman"/>
            <w:color w:val="000000" w:themeColor="text1"/>
            <w:sz w:val="24"/>
            <w:szCs w:val="24"/>
          </w:rPr>
          <w:delText>type</w:delText>
        </w:r>
        <w:r w:rsidR="001C2178" w:rsidRPr="00636C9B" w:rsidDel="00E563EB">
          <w:rPr>
            <w:rFonts w:ascii="Times New Roman" w:hAnsi="Times New Roman"/>
            <w:color w:val="000000" w:themeColor="text1"/>
            <w:sz w:val="24"/>
            <w:szCs w:val="24"/>
          </w:rPr>
          <w:delText xml:space="preserve"> </w:delText>
        </w:r>
        <w:r w:rsidRPr="00636C9B" w:rsidDel="00E563EB">
          <w:rPr>
            <w:rFonts w:ascii="Times New Roman" w:hAnsi="Times New Roman"/>
            <w:color w:val="000000" w:themeColor="text1"/>
            <w:sz w:val="24"/>
            <w:szCs w:val="24"/>
          </w:rPr>
          <w:delText>of injury, month and sex.</w:delText>
        </w:r>
      </w:del>
      <w:r w:rsidR="00B4508B" w:rsidRPr="00636C9B">
        <w:rPr>
          <w:rFonts w:ascii="Times New Roman" w:hAnsi="Times New Roman"/>
          <w:color w:val="000000" w:themeColor="text1"/>
          <w:sz w:val="24"/>
          <w:szCs w:val="24"/>
        </w:rPr>
        <w:br w:type="page"/>
      </w:r>
    </w:p>
    <w:p w14:paraId="37D632B2" w14:textId="36375194" w:rsidR="004E2756" w:rsidRPr="00636C9B" w:rsidRDefault="00B4508B" w:rsidP="00D76DF7">
      <w:pPr>
        <w:spacing w:line="48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AE004C" w:rsidRPr="00636C9B">
        <w:rPr>
          <w:rFonts w:ascii="Times New Roman" w:hAnsi="Times New Roman"/>
          <w:b/>
          <w:color w:val="000000" w:themeColor="text1"/>
          <w:sz w:val="24"/>
          <w:szCs w:val="24"/>
        </w:rPr>
        <w:t>XX</w:t>
      </w:r>
      <w:r w:rsidRPr="00636C9B">
        <w:rPr>
          <w:rFonts w:ascii="Times New Roman" w:hAnsi="Times New Roman"/>
          <w:b/>
          <w:color w:val="000000" w:themeColor="text1"/>
          <w:sz w:val="24"/>
          <w:szCs w:val="24"/>
        </w:rPr>
        <w:t xml:space="preserve">: </w:t>
      </w:r>
      <w:r w:rsidR="00384336" w:rsidRPr="00636C9B">
        <w:rPr>
          <w:rFonts w:ascii="Times New Roman" w:hAnsi="Times New Roman"/>
          <w:color w:val="000000" w:themeColor="text1"/>
          <w:sz w:val="24"/>
          <w:szCs w:val="24"/>
        </w:rPr>
        <w:t xml:space="preserve">Total </w:t>
      </w:r>
      <w:r w:rsidR="00C92E67" w:rsidRPr="00636C9B">
        <w:rPr>
          <w:rFonts w:ascii="Times New Roman" w:hAnsi="Times New Roman"/>
          <w:color w:val="000000" w:themeColor="text1"/>
          <w:sz w:val="24"/>
          <w:szCs w:val="24"/>
        </w:rPr>
        <w:t>n</w:t>
      </w:r>
      <w:r w:rsidRPr="00636C9B">
        <w:rPr>
          <w:rFonts w:ascii="Times New Roman" w:hAnsi="Times New Roman"/>
          <w:color w:val="000000" w:themeColor="text1"/>
          <w:sz w:val="24"/>
          <w:szCs w:val="24"/>
        </w:rPr>
        <w:t>umber of deaths, by injury cause of death and sex from 1980 to 2016.</w:t>
      </w:r>
    </w:p>
    <w:tbl>
      <w:tblPr>
        <w:tblW w:w="0" w:type="auto"/>
        <w:tblCellMar>
          <w:left w:w="0" w:type="dxa"/>
          <w:right w:w="0" w:type="dxa"/>
        </w:tblCellMar>
        <w:tblLook w:val="04A0" w:firstRow="1" w:lastRow="0" w:firstColumn="1" w:lastColumn="0" w:noHBand="0" w:noVBand="1"/>
      </w:tblPr>
      <w:tblGrid>
        <w:gridCol w:w="1853"/>
        <w:gridCol w:w="3546"/>
        <w:gridCol w:w="1190"/>
        <w:gridCol w:w="1201"/>
        <w:gridCol w:w="1214"/>
      </w:tblGrid>
      <w:tr w:rsidR="004E2756" w:rsidRPr="00636C9B" w14:paraId="1814841C" w14:textId="77777777" w:rsidTr="000250EE">
        <w:trPr>
          <w:trHeight w:val="495"/>
        </w:trPr>
        <w:tc>
          <w:tcPr>
            <w:tcW w:w="5554" w:type="dxa"/>
            <w:gridSpan w:val="2"/>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63B59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Cause</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F3A8DB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Male</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45C7FB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Female</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B9CC3E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Total</w:t>
            </w:r>
          </w:p>
        </w:tc>
      </w:tr>
      <w:tr w:rsidR="004E2756" w:rsidRPr="00636C9B" w14:paraId="38456BFE" w14:textId="77777777" w:rsidTr="000250EE">
        <w:trPr>
          <w:trHeight w:val="375"/>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661CDE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Unintentional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7C801F58" w14:textId="3D127297"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1,636,808</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5A3F65C2" w14:textId="1FA03BDA"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850,569</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60" w:type="dxa"/>
              <w:left w:w="60" w:type="dxa"/>
              <w:bottom w:w="60" w:type="dxa"/>
              <w:right w:w="60" w:type="dxa"/>
            </w:tcMar>
            <w:vAlign w:val="center"/>
            <w:hideMark/>
          </w:tcPr>
          <w:p w14:paraId="4D2FA7CE" w14:textId="1774D27E" w:rsidR="004E2756" w:rsidRPr="00636C9B" w:rsidRDefault="00AE004C"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2,487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377</w:t>
            </w:r>
          </w:p>
        </w:tc>
      </w:tr>
      <w:tr w:rsidR="004E2756" w:rsidRPr="00636C9B" w14:paraId="0E76A54A" w14:textId="77777777" w:rsidTr="000250EE">
        <w:trPr>
          <w:trHeight w:val="390"/>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5A4CC72A"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E81729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Transport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7151C7C"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1,186,839</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5FF2ABE5"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498,661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7BB94AC7"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1,685,500</w:t>
            </w:r>
          </w:p>
        </w:tc>
      </w:tr>
      <w:tr w:rsidR="004E2756" w:rsidRPr="00636C9B" w14:paraId="6F36D970"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78AFB80F"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8350FC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Falls</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76AB611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337,946</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7B7BB38"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322,662</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4E961881"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660,608</w:t>
            </w:r>
          </w:p>
        </w:tc>
      </w:tr>
      <w:tr w:rsidR="004E2756" w:rsidRPr="00636C9B" w14:paraId="5C6DCC01" w14:textId="77777777" w:rsidTr="000250EE">
        <w:trPr>
          <w:trHeight w:val="49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6408FF4"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15DF5DA2"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Drowning</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3517C91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112,023</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C8A953A"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29,246</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1B8BC76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141,269</w:t>
            </w:r>
          </w:p>
        </w:tc>
      </w:tr>
      <w:tr w:rsidR="004E2756" w:rsidRPr="00636C9B" w14:paraId="023D40BD"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bottom"/>
            <w:hideMark/>
          </w:tcPr>
          <w:p w14:paraId="1EDD1AF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bCs/>
                <w:color w:val="000000" w:themeColor="text1"/>
                <w:sz w:val="24"/>
                <w:szCs w:val="24"/>
              </w:rPr>
              <w:t>Intentional</w:t>
            </w:r>
          </w:p>
        </w:tc>
        <w:tc>
          <w:tcPr>
            <w:tcW w:w="1193"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2360CE6D" w14:textId="461CAEF9"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1,531,664</w:t>
            </w:r>
          </w:p>
        </w:tc>
        <w:tc>
          <w:tcPr>
            <w:tcW w:w="1205"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53DBEAC3" w14:textId="53833C1B" w:rsidR="004E2756" w:rsidRPr="00636C9B" w:rsidRDefault="00B139B4"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416</w:t>
            </w:r>
            <w:r w:rsidR="001F37C4" w:rsidRPr="00636C9B">
              <w:rPr>
                <w:rFonts w:ascii="Times New Roman" w:hAnsi="Times New Roman"/>
                <w:color w:val="000000" w:themeColor="text1"/>
                <w:sz w:val="24"/>
                <w:szCs w:val="24"/>
              </w:rPr>
              <w:t>,07</w:t>
            </w:r>
            <w:r w:rsidRPr="00636C9B">
              <w:rPr>
                <w:rFonts w:ascii="Times New Roman" w:hAnsi="Times New Roman"/>
                <w:color w:val="000000" w:themeColor="text1"/>
                <w:sz w:val="24"/>
                <w:szCs w:val="24"/>
              </w:rPr>
              <w:t>4</w:t>
            </w:r>
          </w:p>
        </w:tc>
        <w:tc>
          <w:tcPr>
            <w:tcW w:w="1218" w:type="dxa"/>
            <w:tcBorders>
              <w:top w:val="single" w:sz="6" w:space="0" w:color="auto"/>
              <w:left w:val="single" w:sz="6" w:space="0" w:color="auto"/>
              <w:bottom w:val="single" w:sz="6" w:space="0" w:color="auto"/>
              <w:right w:val="single" w:sz="6" w:space="0" w:color="auto"/>
            </w:tcBorders>
            <w:shd w:val="clear" w:color="auto" w:fill="D0CECE" w:themeFill="background2" w:themeFillShade="E6"/>
            <w:tcMar>
              <w:top w:w="0" w:type="dxa"/>
              <w:left w:w="75" w:type="dxa"/>
              <w:bottom w:w="0" w:type="dxa"/>
              <w:right w:w="75" w:type="dxa"/>
            </w:tcMar>
            <w:vAlign w:val="center"/>
            <w:hideMark/>
          </w:tcPr>
          <w:p w14:paraId="36CA1966" w14:textId="24A22EB7" w:rsidR="004E2756"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1,947</w:t>
            </w:r>
            <w:r w:rsidR="004E2756" w:rsidRPr="00636C9B">
              <w:rPr>
                <w:rFonts w:ascii="Times New Roman" w:hAnsi="Times New Roman"/>
                <w:b/>
                <w:bCs/>
                <w:color w:val="000000" w:themeColor="text1"/>
                <w:sz w:val="24"/>
                <w:szCs w:val="24"/>
              </w:rPr>
              <w:t>,</w:t>
            </w:r>
            <w:r w:rsidRPr="00636C9B">
              <w:rPr>
                <w:rFonts w:ascii="Times New Roman" w:hAnsi="Times New Roman"/>
                <w:b/>
                <w:bCs/>
                <w:color w:val="000000" w:themeColor="text1"/>
                <w:sz w:val="24"/>
                <w:szCs w:val="24"/>
              </w:rPr>
              <w:t>738</w:t>
            </w:r>
          </w:p>
        </w:tc>
      </w:tr>
      <w:tr w:rsidR="004E2756" w:rsidRPr="00636C9B" w14:paraId="5A635537" w14:textId="77777777" w:rsidTr="000250EE">
        <w:trPr>
          <w:trHeight w:val="375"/>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02E94E9B"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B794FC6"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Assault</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7F64A0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582,220</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0E81A37E"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162,517</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60" w:type="dxa"/>
              <w:left w:w="60" w:type="dxa"/>
              <w:bottom w:w="60" w:type="dxa"/>
              <w:right w:w="60" w:type="dxa"/>
            </w:tcMar>
            <w:vAlign w:val="center"/>
            <w:hideMark/>
          </w:tcPr>
          <w:p w14:paraId="1E69C2D0"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744,737</w:t>
            </w:r>
          </w:p>
        </w:tc>
      </w:tr>
      <w:tr w:rsidR="004E2756" w:rsidRPr="00636C9B" w14:paraId="6CEE9258" w14:textId="77777777" w:rsidTr="000250EE">
        <w:trPr>
          <w:trHeight w:val="534"/>
        </w:trPr>
        <w:tc>
          <w:tcPr>
            <w:tcW w:w="19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2FC90CE7" w14:textId="77777777" w:rsidR="004E2756" w:rsidRPr="00636C9B" w:rsidRDefault="004E2756" w:rsidP="00D76DF7">
            <w:pPr>
              <w:spacing w:line="240" w:lineRule="auto"/>
              <w:jc w:val="both"/>
              <w:rPr>
                <w:rFonts w:ascii="Times New Roman" w:hAnsi="Times New Roman"/>
                <w:color w:val="000000" w:themeColor="text1"/>
                <w:sz w:val="24"/>
                <w:szCs w:val="24"/>
              </w:rPr>
            </w:pPr>
          </w:p>
        </w:tc>
        <w:tc>
          <w:tcPr>
            <w:tcW w:w="3636"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bottom"/>
            <w:hideMark/>
          </w:tcPr>
          <w:p w14:paraId="4F00BF4D"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Intentional self-harm</w:t>
            </w:r>
          </w:p>
        </w:tc>
        <w:tc>
          <w:tcPr>
            <w:tcW w:w="1193"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6AB7CE74"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954,141</w:t>
            </w:r>
          </w:p>
        </w:tc>
        <w:tc>
          <w:tcPr>
            <w:tcW w:w="1205"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8781E0B"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254,621</w:t>
            </w:r>
          </w:p>
        </w:tc>
        <w:tc>
          <w:tcPr>
            <w:tcW w:w="1218" w:type="dxa"/>
            <w:tcBorders>
              <w:top w:val="single" w:sz="6" w:space="0" w:color="auto"/>
              <w:left w:val="single" w:sz="6" w:space="0" w:color="auto"/>
              <w:bottom w:val="single" w:sz="6" w:space="0" w:color="auto"/>
              <w:right w:val="single" w:sz="6" w:space="0" w:color="auto"/>
            </w:tcBorders>
            <w:shd w:val="clear" w:color="auto" w:fill="auto"/>
            <w:tcMar>
              <w:top w:w="0" w:type="dxa"/>
              <w:left w:w="75" w:type="dxa"/>
              <w:bottom w:w="0" w:type="dxa"/>
              <w:right w:w="75" w:type="dxa"/>
            </w:tcMar>
            <w:vAlign w:val="center"/>
            <w:hideMark/>
          </w:tcPr>
          <w:p w14:paraId="23256709" w14:textId="77777777" w:rsidR="004E2756" w:rsidRPr="00636C9B" w:rsidRDefault="004E2756"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1,208,762</w:t>
            </w:r>
          </w:p>
        </w:tc>
      </w:tr>
      <w:tr w:rsidR="00C92E67" w:rsidRPr="00636C9B" w14:paraId="0DAF4393" w14:textId="77777777" w:rsidTr="000250EE">
        <w:trPr>
          <w:trHeight w:val="510"/>
        </w:trPr>
        <w:tc>
          <w:tcPr>
            <w:tcW w:w="5554" w:type="dxa"/>
            <w:gridSpan w:val="2"/>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bottom"/>
            <w:hideMark/>
          </w:tcPr>
          <w:p w14:paraId="457C4B10" w14:textId="52C48F59" w:rsidR="00C92E67" w:rsidRPr="00636C9B" w:rsidRDefault="00C92E67"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All injuries</w:t>
            </w:r>
          </w:p>
        </w:tc>
        <w:tc>
          <w:tcPr>
            <w:tcW w:w="1193"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4C586F5E" w14:textId="27EC579F" w:rsidR="00C92E67" w:rsidRPr="00636C9B" w:rsidRDefault="00DD61A0" w:rsidP="00DD61A0">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3,168,472</w:t>
            </w:r>
          </w:p>
        </w:tc>
        <w:tc>
          <w:tcPr>
            <w:tcW w:w="1205"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7B538B8" w14:textId="46C4A666" w:rsidR="00C92E67" w:rsidRPr="00636C9B" w:rsidRDefault="00DD61A0" w:rsidP="00D76DF7">
            <w:pPr>
              <w:spacing w:line="240" w:lineRule="auto"/>
              <w:jc w:val="both"/>
              <w:rPr>
                <w:rFonts w:ascii="Times New Roman" w:hAnsi="Times New Roman"/>
                <w:color w:val="000000" w:themeColor="text1"/>
                <w:sz w:val="24"/>
                <w:szCs w:val="24"/>
              </w:rPr>
            </w:pPr>
            <w:r w:rsidRPr="00636C9B">
              <w:rPr>
                <w:rFonts w:ascii="Times New Roman" w:hAnsi="Times New Roman"/>
                <w:color w:val="000000" w:themeColor="text1"/>
                <w:sz w:val="24"/>
                <w:szCs w:val="24"/>
              </w:rPr>
              <w:t>1,266,643</w:t>
            </w:r>
          </w:p>
        </w:tc>
        <w:tc>
          <w:tcPr>
            <w:tcW w:w="1218" w:type="dxa"/>
            <w:tcBorders>
              <w:top w:val="single" w:sz="6" w:space="0" w:color="auto"/>
              <w:left w:val="single" w:sz="6" w:space="0" w:color="auto"/>
              <w:bottom w:val="single" w:sz="6" w:space="0" w:color="auto"/>
              <w:right w:val="single" w:sz="6" w:space="0" w:color="auto"/>
            </w:tcBorders>
            <w:shd w:val="clear" w:color="auto" w:fill="AEAAAA" w:themeFill="background2" w:themeFillShade="BF"/>
            <w:tcMar>
              <w:top w:w="0" w:type="dxa"/>
              <w:left w:w="75" w:type="dxa"/>
              <w:bottom w:w="0" w:type="dxa"/>
              <w:right w:w="75" w:type="dxa"/>
            </w:tcMar>
            <w:vAlign w:val="center"/>
            <w:hideMark/>
          </w:tcPr>
          <w:p w14:paraId="7E4DE74C" w14:textId="0889C4C9" w:rsidR="00C92E67" w:rsidRPr="00636C9B" w:rsidRDefault="001F37C4" w:rsidP="00D76DF7">
            <w:pPr>
              <w:spacing w:line="240" w:lineRule="auto"/>
              <w:jc w:val="both"/>
              <w:rPr>
                <w:rFonts w:ascii="Times New Roman" w:hAnsi="Times New Roman"/>
                <w:color w:val="000000" w:themeColor="text1"/>
                <w:sz w:val="24"/>
                <w:szCs w:val="24"/>
              </w:rPr>
            </w:pPr>
            <w:r w:rsidRPr="00636C9B">
              <w:rPr>
                <w:rFonts w:ascii="Times New Roman" w:hAnsi="Times New Roman"/>
                <w:b/>
                <w:bCs/>
                <w:color w:val="000000" w:themeColor="text1"/>
                <w:sz w:val="24"/>
                <w:szCs w:val="24"/>
              </w:rPr>
              <w:t>4,435,115</w:t>
            </w:r>
          </w:p>
        </w:tc>
      </w:tr>
    </w:tbl>
    <w:p w14:paraId="63F03294" w14:textId="1106ABCA" w:rsidR="00D2442C" w:rsidRPr="00843ACB" w:rsidRDefault="00D2442C" w:rsidP="00843ACB">
      <w:pPr>
        <w:spacing w:after="0" w:line="240" w:lineRule="auto"/>
        <w:rPr>
          <w:color w:val="000000" w:themeColor="text1"/>
        </w:rPr>
        <w:sectPr w:rsidR="00D2442C" w:rsidRPr="00843ACB" w:rsidSect="004136FE">
          <w:footerReference w:type="even" r:id="rId13"/>
          <w:footerReference w:type="default" r:id="rId14"/>
          <w:pgSz w:w="11900" w:h="16840"/>
          <w:pgMar w:top="1440" w:right="1440" w:bottom="1440" w:left="1440" w:header="720" w:footer="720" w:gutter="0"/>
          <w:lnNumType w:countBy="1"/>
          <w:cols w:space="720"/>
          <w:docGrid w:linePitch="360"/>
        </w:sectPr>
      </w:pPr>
    </w:p>
    <w:p w14:paraId="14CDF462" w14:textId="59189765" w:rsidR="004069AE" w:rsidRDefault="00AE3126" w:rsidP="00843ACB">
      <w:pPr>
        <w:spacing w:after="0" w:line="240" w:lineRule="auto"/>
        <w:jc w:val="both"/>
        <w:rPr>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C8523D">
        <w:rPr>
          <w:rFonts w:ascii="Times New Roman" w:hAnsi="Times New Roman"/>
          <w:b/>
          <w:color w:val="000000" w:themeColor="text1"/>
          <w:sz w:val="24"/>
          <w:szCs w:val="24"/>
        </w:rPr>
        <w:t>S</w:t>
      </w:r>
      <w:r w:rsidR="001B2BE0" w:rsidRPr="00636C9B">
        <w:rPr>
          <w:rFonts w:ascii="Times New Roman" w:hAnsi="Times New Roman"/>
          <w:b/>
          <w:color w:val="000000" w:themeColor="text1"/>
          <w:sz w:val="24"/>
          <w:szCs w:val="24"/>
        </w:rPr>
        <w:t>X</w:t>
      </w:r>
      <w:r w:rsidRPr="00636C9B">
        <w:rPr>
          <w:rFonts w:ascii="Times New Roman" w:hAnsi="Times New Roman"/>
          <w:b/>
          <w:color w:val="000000" w:themeColor="text1"/>
          <w:sz w:val="24"/>
          <w:szCs w:val="24"/>
        </w:rPr>
        <w:t>.</w:t>
      </w:r>
      <w:r w:rsidR="00CC34A2" w:rsidRPr="00636C9B">
        <w:rPr>
          <w:rFonts w:ascii="Times New Roman" w:hAnsi="Times New Roman"/>
          <w:b/>
          <w:color w:val="000000" w:themeColor="text1"/>
          <w:sz w:val="24"/>
          <w:szCs w:val="24"/>
        </w:rPr>
        <w:t xml:space="preserve"> </w:t>
      </w:r>
      <w:r w:rsidR="00CC34A2" w:rsidRPr="00636C9B">
        <w:rPr>
          <w:rFonts w:ascii="Times New Roman" w:hAnsi="Times New Roman"/>
          <w:color w:val="000000" w:themeColor="text1"/>
          <w:sz w:val="24"/>
          <w:szCs w:val="24"/>
        </w:rPr>
        <w:t xml:space="preserve">ICD-9 and ICD-10 medical cause of death codes by </w:t>
      </w:r>
      <w:r w:rsidR="001C2178">
        <w:rPr>
          <w:rFonts w:ascii="Times New Roman" w:hAnsi="Times New Roman"/>
          <w:color w:val="000000" w:themeColor="text1"/>
          <w:sz w:val="24"/>
          <w:szCs w:val="24"/>
        </w:rPr>
        <w:t>type</w:t>
      </w:r>
      <w:r w:rsidR="001C2178" w:rsidRPr="00636C9B">
        <w:rPr>
          <w:rFonts w:ascii="Times New Roman" w:hAnsi="Times New Roman"/>
          <w:color w:val="000000" w:themeColor="text1"/>
          <w:sz w:val="24"/>
          <w:szCs w:val="24"/>
        </w:rPr>
        <w:t xml:space="preserve"> </w:t>
      </w:r>
      <w:r w:rsidR="00CC34A2" w:rsidRPr="00636C9B">
        <w:rPr>
          <w:rFonts w:ascii="Times New Roman" w:hAnsi="Times New Roman"/>
          <w:color w:val="000000" w:themeColor="text1"/>
          <w:sz w:val="24"/>
          <w:szCs w:val="24"/>
        </w:rPr>
        <w:t>of injury</w:t>
      </w:r>
      <w:r w:rsidR="004069AE">
        <w:rPr>
          <w:rFonts w:ascii="Times New Roman" w:hAnsi="Times New Roman"/>
          <w:color w:val="000000" w:themeColor="text1"/>
          <w:sz w:val="24"/>
          <w:szCs w:val="24"/>
        </w:rPr>
        <w:t>.</w:t>
      </w:r>
    </w:p>
    <w:p w14:paraId="1485A4AC" w14:textId="77777777" w:rsidR="007662C6" w:rsidRDefault="007662C6" w:rsidP="00843ACB">
      <w:pPr>
        <w:spacing w:after="0" w:line="240" w:lineRule="auto"/>
        <w:jc w:val="both"/>
        <w:rPr>
          <w:rFonts w:ascii="Times New Roman" w:hAnsi="Times New Roman"/>
          <w:color w:val="000000" w:themeColor="text1"/>
          <w:sz w:val="24"/>
          <w:szCs w:val="24"/>
        </w:rPr>
      </w:pPr>
    </w:p>
    <w:tbl>
      <w:tblPr>
        <w:tblW w:w="18180"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623"/>
        <w:gridCol w:w="622"/>
        <w:gridCol w:w="3134"/>
        <w:gridCol w:w="5497"/>
        <w:gridCol w:w="8304"/>
      </w:tblGrid>
      <w:tr w:rsidR="004561BE" w:rsidRPr="007662C6" w14:paraId="35AEFD15" w14:textId="77777777" w:rsidTr="004561BE">
        <w:trPr>
          <w:trHeight w:val="320"/>
        </w:trPr>
        <w:tc>
          <w:tcPr>
            <w:tcW w:w="3948" w:type="dxa"/>
            <w:gridSpan w:val="3"/>
            <w:shd w:val="clear" w:color="auto" w:fill="auto"/>
            <w:noWrap/>
            <w:vAlign w:val="bottom"/>
            <w:hideMark/>
          </w:tcPr>
          <w:p w14:paraId="7F4F59FD"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Cause</w:t>
            </w:r>
          </w:p>
        </w:tc>
        <w:tc>
          <w:tcPr>
            <w:tcW w:w="4957" w:type="dxa"/>
            <w:shd w:val="clear" w:color="auto" w:fill="auto"/>
            <w:noWrap/>
            <w:vAlign w:val="bottom"/>
            <w:hideMark/>
          </w:tcPr>
          <w:p w14:paraId="223C4901"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ICD-9</w:t>
            </w:r>
          </w:p>
        </w:tc>
        <w:tc>
          <w:tcPr>
            <w:tcW w:w="7488" w:type="dxa"/>
            <w:shd w:val="clear" w:color="auto" w:fill="auto"/>
            <w:noWrap/>
            <w:vAlign w:val="bottom"/>
            <w:hideMark/>
          </w:tcPr>
          <w:p w14:paraId="7DC97C35" w14:textId="77777777" w:rsidR="007662C6" w:rsidRPr="007662C6" w:rsidRDefault="007662C6" w:rsidP="007662C6">
            <w:pPr>
              <w:spacing w:after="0" w:line="240" w:lineRule="auto"/>
              <w:rPr>
                <w:rFonts w:eastAsia="Times New Roman"/>
                <w:b/>
                <w:bCs/>
                <w:color w:val="000000"/>
                <w:sz w:val="24"/>
                <w:szCs w:val="24"/>
                <w:lang w:eastAsia="en-GB"/>
              </w:rPr>
            </w:pPr>
            <w:r w:rsidRPr="007662C6">
              <w:rPr>
                <w:rFonts w:eastAsia="Times New Roman"/>
                <w:b/>
                <w:bCs/>
                <w:color w:val="000000"/>
                <w:sz w:val="24"/>
                <w:szCs w:val="24"/>
                <w:lang w:eastAsia="en-GB"/>
              </w:rPr>
              <w:t>ICD-10</w:t>
            </w:r>
          </w:p>
        </w:tc>
      </w:tr>
      <w:tr w:rsidR="004561BE" w:rsidRPr="007662C6" w14:paraId="22BFB9C8" w14:textId="77777777" w:rsidTr="004561BE">
        <w:trPr>
          <w:trHeight w:val="354"/>
        </w:trPr>
        <w:tc>
          <w:tcPr>
            <w:tcW w:w="3948" w:type="dxa"/>
            <w:gridSpan w:val="3"/>
            <w:shd w:val="clear" w:color="auto" w:fill="auto"/>
            <w:noWrap/>
            <w:vAlign w:val="bottom"/>
            <w:hideMark/>
          </w:tcPr>
          <w:p w14:paraId="152FE3FA"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Injuries</w:t>
            </w:r>
          </w:p>
        </w:tc>
        <w:tc>
          <w:tcPr>
            <w:tcW w:w="4957" w:type="dxa"/>
            <w:shd w:val="clear" w:color="auto" w:fill="auto"/>
            <w:noWrap/>
            <w:vAlign w:val="bottom"/>
            <w:hideMark/>
          </w:tcPr>
          <w:p w14:paraId="69499D06"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E800.0-E999.9</w:t>
            </w:r>
          </w:p>
        </w:tc>
        <w:tc>
          <w:tcPr>
            <w:tcW w:w="7488" w:type="dxa"/>
            <w:shd w:val="clear" w:color="auto" w:fill="auto"/>
            <w:noWrap/>
            <w:vAlign w:val="bottom"/>
            <w:hideMark/>
          </w:tcPr>
          <w:p w14:paraId="4819D9A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V0.0-Y89.9</w:t>
            </w:r>
          </w:p>
        </w:tc>
      </w:tr>
      <w:tr w:rsidR="001E3210" w:rsidRPr="007662C6" w14:paraId="51435C06" w14:textId="77777777" w:rsidTr="004561BE">
        <w:trPr>
          <w:trHeight w:val="320"/>
        </w:trPr>
        <w:tc>
          <w:tcPr>
            <w:tcW w:w="561" w:type="dxa"/>
            <w:shd w:val="clear" w:color="auto" w:fill="auto"/>
            <w:noWrap/>
            <w:vAlign w:val="bottom"/>
            <w:hideMark/>
          </w:tcPr>
          <w:p w14:paraId="3046E687" w14:textId="77777777" w:rsidR="007662C6" w:rsidRPr="007662C6" w:rsidRDefault="007662C6" w:rsidP="007662C6">
            <w:pPr>
              <w:spacing w:after="0" w:line="240" w:lineRule="auto"/>
              <w:rPr>
                <w:rFonts w:eastAsia="Times New Roman"/>
                <w:color w:val="000000"/>
                <w:sz w:val="24"/>
                <w:szCs w:val="24"/>
                <w:lang w:eastAsia="en-GB"/>
              </w:rPr>
            </w:pPr>
          </w:p>
        </w:tc>
        <w:tc>
          <w:tcPr>
            <w:tcW w:w="3387" w:type="dxa"/>
            <w:gridSpan w:val="2"/>
            <w:shd w:val="clear" w:color="auto" w:fill="auto"/>
            <w:noWrap/>
            <w:vAlign w:val="bottom"/>
            <w:hideMark/>
          </w:tcPr>
          <w:p w14:paraId="2B069DB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Unintentional</w:t>
            </w:r>
          </w:p>
        </w:tc>
        <w:tc>
          <w:tcPr>
            <w:tcW w:w="4957" w:type="dxa"/>
            <w:shd w:val="clear" w:color="auto" w:fill="auto"/>
            <w:noWrap/>
            <w:vAlign w:val="bottom"/>
            <w:hideMark/>
          </w:tcPr>
          <w:p w14:paraId="37DD32B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E800.0-E949.9, E980.0-E989.9</w:t>
            </w:r>
          </w:p>
        </w:tc>
        <w:tc>
          <w:tcPr>
            <w:tcW w:w="7488" w:type="dxa"/>
            <w:shd w:val="clear" w:color="auto" w:fill="auto"/>
            <w:noWrap/>
            <w:vAlign w:val="bottom"/>
            <w:hideMark/>
          </w:tcPr>
          <w:p w14:paraId="3BEEBFDD"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xml:space="preserve">V0.0-V99.9, W0.0-99.9, </w:t>
            </w:r>
            <w:del w:id="1098" w:author="Parks, Robbie M" w:date="2018-12-05T14:45:00Z">
              <w:r w:rsidRPr="007662C6" w:rsidDel="00ED78FF">
                <w:rPr>
                  <w:rFonts w:eastAsia="Times New Roman"/>
                  <w:color w:val="000000"/>
                  <w:sz w:val="24"/>
                  <w:szCs w:val="24"/>
                  <w:lang w:eastAsia="en-GB"/>
                </w:rPr>
                <w:delText xml:space="preserve"> </w:delText>
              </w:r>
            </w:del>
            <w:r w:rsidRPr="007662C6">
              <w:rPr>
                <w:rFonts w:eastAsia="Times New Roman"/>
                <w:color w:val="000000"/>
                <w:sz w:val="24"/>
                <w:szCs w:val="24"/>
                <w:lang w:eastAsia="en-GB"/>
              </w:rPr>
              <w:t>X0.0-X59.9, Y10.0-Y34.9, Y40.0-Y89.9</w:t>
            </w:r>
          </w:p>
        </w:tc>
      </w:tr>
      <w:tr w:rsidR="001E3210" w:rsidRPr="007662C6" w14:paraId="7209F039" w14:textId="77777777" w:rsidTr="004561BE">
        <w:trPr>
          <w:trHeight w:val="320"/>
        </w:trPr>
        <w:tc>
          <w:tcPr>
            <w:tcW w:w="561" w:type="dxa"/>
            <w:shd w:val="clear" w:color="auto" w:fill="auto"/>
            <w:noWrap/>
            <w:vAlign w:val="bottom"/>
            <w:hideMark/>
          </w:tcPr>
          <w:p w14:paraId="202E2ABF"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262AAFB0"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4EA2C5A8"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Transport</w:t>
            </w:r>
          </w:p>
        </w:tc>
        <w:tc>
          <w:tcPr>
            <w:tcW w:w="4957" w:type="dxa"/>
            <w:shd w:val="clear" w:color="auto" w:fill="auto"/>
            <w:noWrap/>
            <w:vAlign w:val="bottom"/>
            <w:hideMark/>
          </w:tcPr>
          <w:p w14:paraId="5585AC40"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E800.0-E807.9, E810.0-E838.9, E840.0-E849.9</w:t>
            </w:r>
          </w:p>
        </w:tc>
        <w:tc>
          <w:tcPr>
            <w:tcW w:w="7488" w:type="dxa"/>
            <w:shd w:val="clear" w:color="auto" w:fill="auto"/>
            <w:noWrap/>
            <w:vAlign w:val="bottom"/>
            <w:hideMark/>
          </w:tcPr>
          <w:p w14:paraId="042DF48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V0.0-V99.9</w:t>
            </w:r>
          </w:p>
        </w:tc>
      </w:tr>
      <w:tr w:rsidR="001E3210" w:rsidRPr="007662C6" w14:paraId="5DDF9530" w14:textId="77777777" w:rsidTr="004561BE">
        <w:trPr>
          <w:trHeight w:val="320"/>
        </w:trPr>
        <w:tc>
          <w:tcPr>
            <w:tcW w:w="561" w:type="dxa"/>
            <w:shd w:val="clear" w:color="auto" w:fill="auto"/>
            <w:noWrap/>
            <w:vAlign w:val="bottom"/>
            <w:hideMark/>
          </w:tcPr>
          <w:p w14:paraId="0251A21D"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10C4D920"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6ACA6901"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Falls</w:t>
            </w:r>
          </w:p>
        </w:tc>
        <w:tc>
          <w:tcPr>
            <w:tcW w:w="4957" w:type="dxa"/>
            <w:shd w:val="clear" w:color="auto" w:fill="auto"/>
            <w:noWrap/>
            <w:vAlign w:val="bottom"/>
            <w:hideMark/>
          </w:tcPr>
          <w:p w14:paraId="722B4E09"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E880.0-E888.9</w:t>
            </w:r>
          </w:p>
        </w:tc>
        <w:tc>
          <w:tcPr>
            <w:tcW w:w="7488" w:type="dxa"/>
            <w:shd w:val="clear" w:color="auto" w:fill="auto"/>
            <w:noWrap/>
            <w:vAlign w:val="bottom"/>
            <w:hideMark/>
          </w:tcPr>
          <w:p w14:paraId="025DA715"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W0.0-W19.9</w:t>
            </w:r>
          </w:p>
        </w:tc>
      </w:tr>
      <w:tr w:rsidR="001E3210" w:rsidRPr="007662C6" w14:paraId="29614875" w14:textId="77777777" w:rsidTr="004561BE">
        <w:trPr>
          <w:trHeight w:val="360"/>
        </w:trPr>
        <w:tc>
          <w:tcPr>
            <w:tcW w:w="561" w:type="dxa"/>
            <w:shd w:val="clear" w:color="auto" w:fill="auto"/>
            <w:noWrap/>
            <w:vAlign w:val="bottom"/>
            <w:hideMark/>
          </w:tcPr>
          <w:p w14:paraId="656B33FF"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5CB69B25"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646ACEA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Drowning</w:t>
            </w:r>
          </w:p>
        </w:tc>
        <w:tc>
          <w:tcPr>
            <w:tcW w:w="4957" w:type="dxa"/>
            <w:shd w:val="clear" w:color="auto" w:fill="auto"/>
            <w:noWrap/>
            <w:vAlign w:val="bottom"/>
            <w:hideMark/>
          </w:tcPr>
          <w:p w14:paraId="7086D24E"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E910.0-E910.9</w:t>
            </w:r>
          </w:p>
        </w:tc>
        <w:tc>
          <w:tcPr>
            <w:tcW w:w="7488" w:type="dxa"/>
            <w:shd w:val="clear" w:color="auto" w:fill="auto"/>
            <w:noWrap/>
            <w:vAlign w:val="bottom"/>
            <w:hideMark/>
          </w:tcPr>
          <w:p w14:paraId="7F3EDAEA"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W65.0-W74.9</w:t>
            </w:r>
          </w:p>
        </w:tc>
      </w:tr>
      <w:tr w:rsidR="001E3210" w:rsidRPr="007662C6" w14:paraId="5110D8B0" w14:textId="77777777" w:rsidTr="004561BE">
        <w:trPr>
          <w:trHeight w:val="320"/>
        </w:trPr>
        <w:tc>
          <w:tcPr>
            <w:tcW w:w="561" w:type="dxa"/>
            <w:shd w:val="clear" w:color="auto" w:fill="auto"/>
            <w:noWrap/>
            <w:vAlign w:val="bottom"/>
            <w:hideMark/>
          </w:tcPr>
          <w:p w14:paraId="14257750" w14:textId="77777777" w:rsidR="007662C6" w:rsidRPr="007662C6" w:rsidRDefault="007662C6" w:rsidP="007662C6">
            <w:pPr>
              <w:spacing w:after="0" w:line="240" w:lineRule="auto"/>
              <w:rPr>
                <w:rFonts w:eastAsia="Times New Roman"/>
                <w:color w:val="000000"/>
                <w:sz w:val="24"/>
                <w:szCs w:val="24"/>
                <w:lang w:eastAsia="en-GB"/>
              </w:rPr>
            </w:pPr>
          </w:p>
        </w:tc>
        <w:tc>
          <w:tcPr>
            <w:tcW w:w="3387" w:type="dxa"/>
            <w:gridSpan w:val="2"/>
            <w:shd w:val="clear" w:color="auto" w:fill="auto"/>
            <w:noWrap/>
            <w:vAlign w:val="bottom"/>
            <w:hideMark/>
          </w:tcPr>
          <w:p w14:paraId="7C5F047C"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Intentional</w:t>
            </w:r>
          </w:p>
        </w:tc>
        <w:tc>
          <w:tcPr>
            <w:tcW w:w="4957" w:type="dxa"/>
            <w:shd w:val="clear" w:color="auto" w:fill="auto"/>
            <w:noWrap/>
            <w:vAlign w:val="bottom"/>
            <w:hideMark/>
          </w:tcPr>
          <w:p w14:paraId="643C13BD"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E950.0-E979.9, E990.0-E999.9</w:t>
            </w:r>
          </w:p>
        </w:tc>
        <w:tc>
          <w:tcPr>
            <w:tcW w:w="7488" w:type="dxa"/>
            <w:shd w:val="clear" w:color="auto" w:fill="auto"/>
            <w:noWrap/>
            <w:vAlign w:val="bottom"/>
            <w:hideMark/>
          </w:tcPr>
          <w:p w14:paraId="6FCE1BE3"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X60.0-X99.9, Y0.0-Y9.9, Y35.0-Y39.9</w:t>
            </w:r>
          </w:p>
        </w:tc>
      </w:tr>
      <w:tr w:rsidR="001E3210" w:rsidRPr="007662C6" w14:paraId="4584741B" w14:textId="77777777" w:rsidTr="004561BE">
        <w:trPr>
          <w:trHeight w:val="320"/>
        </w:trPr>
        <w:tc>
          <w:tcPr>
            <w:tcW w:w="561" w:type="dxa"/>
            <w:shd w:val="clear" w:color="auto" w:fill="auto"/>
            <w:noWrap/>
            <w:vAlign w:val="bottom"/>
            <w:hideMark/>
          </w:tcPr>
          <w:p w14:paraId="0E55B048" w14:textId="77777777" w:rsidR="007662C6" w:rsidRPr="007662C6" w:rsidRDefault="007662C6" w:rsidP="007662C6">
            <w:pPr>
              <w:spacing w:after="0" w:line="240" w:lineRule="auto"/>
              <w:rPr>
                <w:rFonts w:eastAsia="Times New Roman"/>
                <w:color w:val="000000"/>
                <w:sz w:val="24"/>
                <w:szCs w:val="24"/>
                <w:lang w:eastAsia="en-GB"/>
              </w:rPr>
            </w:pPr>
          </w:p>
        </w:tc>
        <w:tc>
          <w:tcPr>
            <w:tcW w:w="561" w:type="dxa"/>
            <w:shd w:val="clear" w:color="auto" w:fill="auto"/>
            <w:noWrap/>
            <w:vAlign w:val="bottom"/>
            <w:hideMark/>
          </w:tcPr>
          <w:p w14:paraId="0858738E" w14:textId="77777777" w:rsidR="007662C6" w:rsidRPr="007662C6" w:rsidRDefault="007662C6" w:rsidP="007662C6">
            <w:pPr>
              <w:spacing w:after="0" w:line="240" w:lineRule="auto"/>
              <w:rPr>
                <w:rFonts w:ascii="Times New Roman" w:eastAsia="Times New Roman" w:hAnsi="Times New Roman"/>
                <w:sz w:val="20"/>
                <w:szCs w:val="20"/>
                <w:lang w:eastAsia="en-GB"/>
              </w:rPr>
            </w:pPr>
          </w:p>
        </w:tc>
        <w:tc>
          <w:tcPr>
            <w:tcW w:w="2826" w:type="dxa"/>
            <w:shd w:val="clear" w:color="auto" w:fill="auto"/>
            <w:noWrap/>
            <w:vAlign w:val="bottom"/>
            <w:hideMark/>
          </w:tcPr>
          <w:p w14:paraId="4455C74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Intentional self-harm</w:t>
            </w:r>
          </w:p>
        </w:tc>
        <w:tc>
          <w:tcPr>
            <w:tcW w:w="4957" w:type="dxa"/>
            <w:shd w:val="clear" w:color="auto" w:fill="auto"/>
            <w:noWrap/>
            <w:vAlign w:val="bottom"/>
            <w:hideMark/>
          </w:tcPr>
          <w:p w14:paraId="29CBE86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E950.0-E959.9</w:t>
            </w:r>
          </w:p>
        </w:tc>
        <w:tc>
          <w:tcPr>
            <w:tcW w:w="7488" w:type="dxa"/>
            <w:shd w:val="clear" w:color="auto" w:fill="auto"/>
            <w:noWrap/>
            <w:vAlign w:val="bottom"/>
            <w:hideMark/>
          </w:tcPr>
          <w:p w14:paraId="0EA0AFC9"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X60.0-X84.9</w:t>
            </w:r>
          </w:p>
        </w:tc>
      </w:tr>
      <w:tr w:rsidR="001E3210" w:rsidRPr="007662C6" w14:paraId="38017FC5" w14:textId="77777777" w:rsidTr="004561BE">
        <w:trPr>
          <w:trHeight w:val="340"/>
        </w:trPr>
        <w:tc>
          <w:tcPr>
            <w:tcW w:w="561" w:type="dxa"/>
            <w:shd w:val="clear" w:color="auto" w:fill="auto"/>
            <w:noWrap/>
            <w:vAlign w:val="bottom"/>
            <w:hideMark/>
          </w:tcPr>
          <w:p w14:paraId="05671198"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w:t>
            </w:r>
          </w:p>
        </w:tc>
        <w:tc>
          <w:tcPr>
            <w:tcW w:w="561" w:type="dxa"/>
            <w:shd w:val="clear" w:color="auto" w:fill="auto"/>
            <w:noWrap/>
            <w:vAlign w:val="bottom"/>
            <w:hideMark/>
          </w:tcPr>
          <w:p w14:paraId="5E1AA944"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 </w:t>
            </w:r>
          </w:p>
        </w:tc>
        <w:tc>
          <w:tcPr>
            <w:tcW w:w="2826" w:type="dxa"/>
            <w:shd w:val="clear" w:color="auto" w:fill="auto"/>
            <w:noWrap/>
            <w:vAlign w:val="bottom"/>
            <w:hideMark/>
          </w:tcPr>
          <w:p w14:paraId="3FDC869F"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Assault</w:t>
            </w:r>
          </w:p>
        </w:tc>
        <w:tc>
          <w:tcPr>
            <w:tcW w:w="4957" w:type="dxa"/>
            <w:shd w:val="clear" w:color="auto" w:fill="auto"/>
            <w:noWrap/>
            <w:vAlign w:val="bottom"/>
            <w:hideMark/>
          </w:tcPr>
          <w:p w14:paraId="0A255157"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E960.0-E979.9, E990.0-E999.9</w:t>
            </w:r>
          </w:p>
        </w:tc>
        <w:tc>
          <w:tcPr>
            <w:tcW w:w="7488" w:type="dxa"/>
            <w:shd w:val="clear" w:color="auto" w:fill="auto"/>
            <w:noWrap/>
            <w:vAlign w:val="bottom"/>
            <w:hideMark/>
          </w:tcPr>
          <w:p w14:paraId="54AE2655" w14:textId="77777777" w:rsidR="007662C6" w:rsidRPr="007662C6" w:rsidRDefault="007662C6" w:rsidP="007662C6">
            <w:pPr>
              <w:spacing w:after="0" w:line="240" w:lineRule="auto"/>
              <w:rPr>
                <w:rFonts w:eastAsia="Times New Roman"/>
                <w:color w:val="000000"/>
                <w:sz w:val="24"/>
                <w:szCs w:val="24"/>
                <w:lang w:eastAsia="en-GB"/>
              </w:rPr>
            </w:pPr>
            <w:r w:rsidRPr="007662C6">
              <w:rPr>
                <w:rFonts w:eastAsia="Times New Roman"/>
                <w:color w:val="000000"/>
                <w:sz w:val="24"/>
                <w:szCs w:val="24"/>
                <w:lang w:eastAsia="en-GB"/>
              </w:rPr>
              <w:t>X85.0-X99.9, Y0.0-Y9.9, Y35.0-Y39.9</w:t>
            </w:r>
          </w:p>
        </w:tc>
      </w:tr>
    </w:tbl>
    <w:p w14:paraId="59218F8C" w14:textId="77777777" w:rsidR="007662C6" w:rsidDel="0050569D" w:rsidRDefault="007662C6" w:rsidP="00843ACB">
      <w:pPr>
        <w:spacing w:after="0" w:line="240" w:lineRule="auto"/>
        <w:jc w:val="both"/>
        <w:rPr>
          <w:del w:id="1099" w:author="Parks, Robbie M" w:date="2018-12-05T17:55:00Z"/>
          <w:rFonts w:ascii="Times New Roman" w:hAnsi="Times New Roman"/>
          <w:color w:val="000000" w:themeColor="text1"/>
          <w:sz w:val="24"/>
          <w:szCs w:val="24"/>
        </w:rPr>
      </w:pPr>
    </w:p>
    <w:p w14:paraId="53643DEF" w14:textId="77777777" w:rsidR="007662C6" w:rsidRDefault="007662C6" w:rsidP="00843ACB">
      <w:pPr>
        <w:spacing w:after="0" w:line="240" w:lineRule="auto"/>
        <w:jc w:val="both"/>
        <w:rPr>
          <w:rFonts w:ascii="Times New Roman" w:hAnsi="Times New Roman"/>
          <w:color w:val="000000" w:themeColor="text1"/>
          <w:sz w:val="24"/>
          <w:szCs w:val="24"/>
        </w:rPr>
      </w:pPr>
    </w:p>
    <w:p w14:paraId="4D01F95C" w14:textId="77777777" w:rsidR="004069AE" w:rsidRDefault="004069AE" w:rsidP="00843ACB">
      <w:pPr>
        <w:spacing w:after="0" w:line="240" w:lineRule="auto"/>
        <w:jc w:val="both"/>
        <w:rPr>
          <w:rFonts w:ascii="Times New Roman" w:hAnsi="Times New Roman"/>
          <w:color w:val="000000" w:themeColor="text1"/>
          <w:sz w:val="24"/>
          <w:szCs w:val="24"/>
        </w:rPr>
      </w:pPr>
    </w:p>
    <w:p w14:paraId="76F9E640" w14:textId="77777777" w:rsidR="007662C6" w:rsidRDefault="007662C6" w:rsidP="00843ACB">
      <w:pPr>
        <w:spacing w:after="0" w:line="240" w:lineRule="auto"/>
        <w:jc w:val="both"/>
        <w:rPr>
          <w:rFonts w:ascii="Times New Roman" w:hAnsi="Times New Roman"/>
          <w:color w:val="000000" w:themeColor="text1"/>
          <w:sz w:val="24"/>
          <w:szCs w:val="24"/>
        </w:rPr>
        <w:sectPr w:rsidR="007662C6" w:rsidSect="007662C6">
          <w:pgSz w:w="16840" w:h="11900" w:orient="landscape"/>
          <w:pgMar w:top="1440" w:right="1440" w:bottom="1440" w:left="1440" w:header="720" w:footer="720" w:gutter="0"/>
          <w:lnNumType w:countBy="1" w:restart="continuous"/>
          <w:cols w:space="720"/>
          <w:docGrid w:linePitch="360"/>
        </w:sectPr>
      </w:pPr>
    </w:p>
    <w:p w14:paraId="6425BC73" w14:textId="5B88952C" w:rsidR="00ED78FF" w:rsidRPr="00636C9B" w:rsidRDefault="00E54738" w:rsidP="00D76DF7">
      <w:pPr>
        <w:spacing w:line="480" w:lineRule="auto"/>
        <w:jc w:val="both"/>
        <w:rPr>
          <w:rFonts w:ascii="Times New Roman" w:hAnsi="Times New Roman"/>
          <w:color w:val="000000" w:themeColor="text1"/>
          <w:sz w:val="24"/>
          <w:szCs w:val="24"/>
        </w:rPr>
        <w:sectPr w:rsidR="00ED78FF" w:rsidRPr="00636C9B" w:rsidSect="007662C6">
          <w:pgSz w:w="11900" w:h="16840"/>
          <w:pgMar w:top="1440" w:right="1440" w:bottom="1440" w:left="1440" w:header="720" w:footer="720" w:gutter="0"/>
          <w:lnNumType w:countBy="1" w:restart="continuous"/>
          <w:cols w:space="720"/>
          <w:docGrid w:linePitch="360"/>
        </w:sectPr>
      </w:pPr>
      <w:r w:rsidRPr="00636C9B">
        <w:rPr>
          <w:rFonts w:ascii="Times New Roman" w:hAnsi="Times New Roman"/>
          <w:b/>
          <w:color w:val="000000" w:themeColor="text1"/>
          <w:sz w:val="24"/>
          <w:szCs w:val="24"/>
        </w:rPr>
        <w:lastRenderedPageBreak/>
        <w:t xml:space="preserve">Table </w:t>
      </w:r>
      <w:r w:rsidR="00C8523D">
        <w:rPr>
          <w:rFonts w:ascii="Times New Roman" w:hAnsi="Times New Roman"/>
          <w:b/>
          <w:color w:val="000000" w:themeColor="text1"/>
          <w:sz w:val="24"/>
          <w:szCs w:val="24"/>
        </w:rPr>
        <w:t>S</w:t>
      </w:r>
      <w:r w:rsidR="002C5765" w:rsidRPr="00636C9B">
        <w:rPr>
          <w:rFonts w:ascii="Times New Roman" w:hAnsi="Times New Roman"/>
          <w:b/>
          <w:color w:val="000000" w:themeColor="text1"/>
          <w:sz w:val="24"/>
          <w:szCs w:val="24"/>
        </w:rPr>
        <w:t>X</w:t>
      </w:r>
      <w:r w:rsidRPr="00636C9B">
        <w:rPr>
          <w:rFonts w:ascii="Times New Roman" w:hAnsi="Times New Roman"/>
          <w:b/>
          <w:color w:val="000000" w:themeColor="text1"/>
          <w:sz w:val="24"/>
          <w:szCs w:val="24"/>
        </w:rPr>
        <w:t xml:space="preserve">. </w:t>
      </w:r>
      <w:del w:id="1100" w:author="Parks, Robbie M" w:date="2018-12-05T14:45:00Z">
        <w:r w:rsidR="003939B4" w:rsidRPr="00636C9B" w:rsidDel="00ED78FF">
          <w:rPr>
            <w:rFonts w:ascii="Times New Roman" w:hAnsi="Times New Roman"/>
            <w:color w:val="000000" w:themeColor="text1"/>
            <w:sz w:val="24"/>
            <w:szCs w:val="24"/>
          </w:rPr>
          <w:delText>Additional annual deaths with a national uniform increase of 1</w:delText>
        </w:r>
        <w:r w:rsidR="003939B4" w:rsidRPr="00636C9B" w:rsidDel="00ED78FF">
          <w:rPr>
            <w:rFonts w:ascii="Arial" w:eastAsia="Times New Roman" w:hAnsi="Arial" w:cs="Arial"/>
            <w:bCs/>
            <w:color w:val="222222"/>
            <w:sz w:val="24"/>
            <w:szCs w:val="24"/>
            <w:shd w:val="clear" w:color="auto" w:fill="FFFFFF"/>
            <w:lang w:eastAsia="en-GB"/>
          </w:rPr>
          <w:delText>°</w:delText>
        </w:r>
        <w:r w:rsidR="003939B4" w:rsidRPr="00636C9B" w:rsidDel="00ED78FF">
          <w:rPr>
            <w:rFonts w:ascii="Times New Roman" w:hAnsi="Times New Roman"/>
            <w:color w:val="000000" w:themeColor="text1"/>
            <w:sz w:val="24"/>
            <w:szCs w:val="24"/>
          </w:rPr>
          <w:delText xml:space="preserve">C above long-term monthly state mean, for deaths from all injuries by sex, age group, and </w:delText>
        </w:r>
        <w:r w:rsidR="001C2178" w:rsidDel="00ED78FF">
          <w:rPr>
            <w:rFonts w:ascii="Times New Roman" w:hAnsi="Times New Roman"/>
            <w:color w:val="000000" w:themeColor="text1"/>
            <w:sz w:val="24"/>
            <w:szCs w:val="24"/>
          </w:rPr>
          <w:delText>type</w:delText>
        </w:r>
        <w:r w:rsidR="001C2178" w:rsidRPr="00636C9B" w:rsidDel="00ED78FF">
          <w:rPr>
            <w:rFonts w:ascii="Times New Roman" w:hAnsi="Times New Roman"/>
            <w:color w:val="000000" w:themeColor="text1"/>
            <w:sz w:val="24"/>
            <w:szCs w:val="24"/>
          </w:rPr>
          <w:delText xml:space="preserve"> </w:delText>
        </w:r>
        <w:r w:rsidR="0070194A" w:rsidDel="00ED78FF">
          <w:rPr>
            <w:rFonts w:ascii="Times New Roman" w:hAnsi="Times New Roman"/>
            <w:color w:val="000000" w:themeColor="text1"/>
            <w:sz w:val="24"/>
            <w:szCs w:val="24"/>
          </w:rPr>
          <w:delText xml:space="preserve">of injury for 2016 </w:delText>
        </w:r>
        <w:r w:rsidR="003939B4" w:rsidRPr="00636C9B" w:rsidDel="00ED78FF">
          <w:rPr>
            <w:rFonts w:ascii="Times New Roman" w:hAnsi="Times New Roman"/>
            <w:color w:val="000000" w:themeColor="text1"/>
            <w:sz w:val="24"/>
            <w:szCs w:val="24"/>
          </w:rPr>
          <w:delText>populat</w:delText>
        </w:r>
        <w:r w:rsidR="0016379A" w:rsidRPr="00636C9B" w:rsidDel="00ED78FF">
          <w:rPr>
            <w:rFonts w:ascii="Times New Roman" w:hAnsi="Times New Roman"/>
            <w:color w:val="000000" w:themeColor="text1"/>
            <w:sz w:val="24"/>
            <w:szCs w:val="24"/>
          </w:rPr>
          <w:delText>ion.</w:delText>
        </w:r>
      </w:del>
      <w:ins w:id="1101" w:author="Parks, Robbie M" w:date="2018-12-05T14:45:00Z">
        <w:r w:rsidR="00ED78FF">
          <w:rPr>
            <w:rFonts w:ascii="Times New Roman" w:hAnsi="Times New Roman"/>
            <w:color w:val="000000" w:themeColor="text1"/>
            <w:sz w:val="24"/>
            <w:szCs w:val="24"/>
          </w:rPr>
          <w:t xml:space="preserve">Additional annual injury deaths for the 2016 US population. The table shows values for if temperature anomaly </w:t>
        </w:r>
      </w:ins>
      <w:ins w:id="1102" w:author="Parks, Robbie M" w:date="2018-12-05T14:48:00Z">
        <w:r w:rsidR="00EB5112">
          <w:rPr>
            <w:rFonts w:ascii="Times New Roman" w:hAnsi="Times New Roman"/>
            <w:color w:val="000000" w:themeColor="text1"/>
            <w:sz w:val="24"/>
            <w:szCs w:val="24"/>
          </w:rPr>
          <w:t>were</w:t>
        </w:r>
      </w:ins>
      <w:ins w:id="1103" w:author="Parks, Robbie M" w:date="2018-12-05T14:45:00Z">
        <w:r w:rsidR="00ED78FF">
          <w:rPr>
            <w:rFonts w:ascii="Times New Roman" w:hAnsi="Times New Roman"/>
            <w:color w:val="000000" w:themeColor="text1"/>
            <w:sz w:val="24"/>
            <w:szCs w:val="24"/>
          </w:rPr>
          <w:t xml:space="preserve"> +</w:t>
        </w:r>
        <w:r w:rsidR="00ED78FF" w:rsidRPr="00843ACB">
          <w:rPr>
            <w:rFonts w:ascii="Helvetica" w:eastAsia="Times New Roman" w:hAnsi="Helvetica"/>
            <w:bCs/>
            <w:color w:val="222222"/>
            <w:sz w:val="21"/>
            <w:szCs w:val="21"/>
            <w:shd w:val="clear" w:color="auto" w:fill="FFFFFF"/>
            <w:lang w:eastAsia="en-GB"/>
          </w:rPr>
          <w:t>1</w:t>
        </w:r>
        <w:r w:rsidR="00ED78FF" w:rsidRPr="00843ACB">
          <w:rPr>
            <w:rFonts w:ascii="Times New Roman" w:hAnsi="Times New Roman"/>
            <w:bCs/>
            <w:color w:val="000000" w:themeColor="text1"/>
            <w:sz w:val="24"/>
            <w:szCs w:val="24"/>
          </w:rPr>
          <w:t>°</w:t>
        </w:r>
        <w:r w:rsidR="00ED78FF">
          <w:rPr>
            <w:rFonts w:ascii="Times New Roman" w:hAnsi="Times New Roman"/>
            <w:bCs/>
            <w:color w:val="000000" w:themeColor="text1"/>
            <w:sz w:val="24"/>
            <w:szCs w:val="24"/>
          </w:rPr>
          <w:t>C</w:t>
        </w:r>
        <w:r w:rsidR="00ED78FF">
          <w:rPr>
            <w:rFonts w:ascii="Times New Roman" w:hAnsi="Times New Roman"/>
            <w:color w:val="000000" w:themeColor="text1"/>
            <w:sz w:val="24"/>
            <w:szCs w:val="24"/>
          </w:rPr>
          <w:t xml:space="preserve"> compared with 1980-2009 long-term average temperatures.</w:t>
        </w:r>
      </w:ins>
    </w:p>
    <w:tbl>
      <w:tblPr>
        <w:tblpPr w:leftFromText="180" w:rightFromText="180" w:vertAnchor="text" w:horzAnchor="page" w:tblpX="1557" w:tblpY="185"/>
        <w:tblW w:w="13954" w:type="dxa"/>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CellMar>
          <w:left w:w="0" w:type="dxa"/>
          <w:right w:w="0" w:type="dxa"/>
        </w:tblCellMar>
        <w:tblLook w:val="04A0" w:firstRow="1" w:lastRow="0" w:firstColumn="1" w:lastColumn="0" w:noHBand="0" w:noVBand="1"/>
      </w:tblPr>
      <w:tblGrid>
        <w:gridCol w:w="1128"/>
        <w:gridCol w:w="673"/>
        <w:gridCol w:w="1113"/>
        <w:gridCol w:w="1113"/>
        <w:gridCol w:w="1113"/>
        <w:gridCol w:w="1113"/>
        <w:gridCol w:w="1113"/>
        <w:gridCol w:w="1113"/>
        <w:gridCol w:w="1113"/>
        <w:gridCol w:w="1113"/>
        <w:gridCol w:w="1068"/>
        <w:gridCol w:w="1068"/>
        <w:gridCol w:w="1113"/>
      </w:tblGrid>
      <w:tr w:rsidR="004F7F15" w:rsidRPr="00636C9B" w14:paraId="7D0BCB25" w14:textId="77777777" w:rsidTr="000250EE">
        <w:trPr>
          <w:trHeight w:val="495"/>
        </w:trPr>
        <w:tc>
          <w:tcPr>
            <w:tcW w:w="1128" w:type="dxa"/>
            <w:tcMar>
              <w:top w:w="0" w:type="dxa"/>
              <w:left w:w="75" w:type="dxa"/>
              <w:bottom w:w="0" w:type="dxa"/>
              <w:right w:w="75" w:type="dxa"/>
            </w:tcMar>
            <w:vAlign w:val="center"/>
            <w:hideMark/>
          </w:tcPr>
          <w:p w14:paraId="364F9E60"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lastRenderedPageBreak/>
              <w:t>Cause</w:t>
            </w:r>
          </w:p>
        </w:tc>
        <w:tc>
          <w:tcPr>
            <w:tcW w:w="673" w:type="dxa"/>
            <w:tcMar>
              <w:top w:w="0" w:type="dxa"/>
              <w:left w:w="75" w:type="dxa"/>
              <w:bottom w:w="0" w:type="dxa"/>
              <w:right w:w="75" w:type="dxa"/>
            </w:tcMar>
            <w:vAlign w:val="center"/>
            <w:hideMark/>
          </w:tcPr>
          <w:p w14:paraId="277BA68A"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Sex</w:t>
            </w:r>
          </w:p>
        </w:tc>
        <w:tc>
          <w:tcPr>
            <w:tcW w:w="1113" w:type="dxa"/>
            <w:tcMar>
              <w:top w:w="0" w:type="dxa"/>
              <w:left w:w="75" w:type="dxa"/>
              <w:bottom w:w="0" w:type="dxa"/>
              <w:right w:w="75" w:type="dxa"/>
            </w:tcMar>
            <w:vAlign w:val="center"/>
            <w:hideMark/>
          </w:tcPr>
          <w:p w14:paraId="4DB0B18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0-4</w:t>
            </w:r>
          </w:p>
        </w:tc>
        <w:tc>
          <w:tcPr>
            <w:tcW w:w="1113" w:type="dxa"/>
            <w:tcMar>
              <w:top w:w="0" w:type="dxa"/>
              <w:left w:w="75" w:type="dxa"/>
              <w:bottom w:w="0" w:type="dxa"/>
              <w:right w:w="75" w:type="dxa"/>
            </w:tcMar>
            <w:vAlign w:val="center"/>
            <w:hideMark/>
          </w:tcPr>
          <w:p w14:paraId="0E9881FC"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5-14</w:t>
            </w:r>
          </w:p>
        </w:tc>
        <w:tc>
          <w:tcPr>
            <w:tcW w:w="1113" w:type="dxa"/>
            <w:tcMar>
              <w:top w:w="0" w:type="dxa"/>
              <w:left w:w="75" w:type="dxa"/>
              <w:bottom w:w="0" w:type="dxa"/>
              <w:right w:w="75" w:type="dxa"/>
            </w:tcMar>
            <w:vAlign w:val="center"/>
            <w:hideMark/>
          </w:tcPr>
          <w:p w14:paraId="0BBF5B8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15-24</w:t>
            </w:r>
          </w:p>
        </w:tc>
        <w:tc>
          <w:tcPr>
            <w:tcW w:w="1113" w:type="dxa"/>
            <w:tcMar>
              <w:top w:w="0" w:type="dxa"/>
              <w:left w:w="75" w:type="dxa"/>
              <w:bottom w:w="0" w:type="dxa"/>
              <w:right w:w="75" w:type="dxa"/>
            </w:tcMar>
            <w:vAlign w:val="center"/>
            <w:hideMark/>
          </w:tcPr>
          <w:p w14:paraId="4726AEE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25-34</w:t>
            </w:r>
          </w:p>
        </w:tc>
        <w:tc>
          <w:tcPr>
            <w:tcW w:w="1113" w:type="dxa"/>
            <w:tcMar>
              <w:top w:w="0" w:type="dxa"/>
              <w:left w:w="75" w:type="dxa"/>
              <w:bottom w:w="0" w:type="dxa"/>
              <w:right w:w="75" w:type="dxa"/>
            </w:tcMar>
            <w:vAlign w:val="center"/>
            <w:hideMark/>
          </w:tcPr>
          <w:p w14:paraId="321150A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35-44</w:t>
            </w:r>
          </w:p>
        </w:tc>
        <w:tc>
          <w:tcPr>
            <w:tcW w:w="1113" w:type="dxa"/>
            <w:tcMar>
              <w:top w:w="0" w:type="dxa"/>
              <w:left w:w="75" w:type="dxa"/>
              <w:bottom w:w="0" w:type="dxa"/>
              <w:right w:w="75" w:type="dxa"/>
            </w:tcMar>
            <w:vAlign w:val="center"/>
            <w:hideMark/>
          </w:tcPr>
          <w:p w14:paraId="5D4FE3FE"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45-54</w:t>
            </w:r>
          </w:p>
        </w:tc>
        <w:tc>
          <w:tcPr>
            <w:tcW w:w="1113" w:type="dxa"/>
            <w:tcMar>
              <w:top w:w="0" w:type="dxa"/>
              <w:left w:w="75" w:type="dxa"/>
              <w:bottom w:w="0" w:type="dxa"/>
              <w:right w:w="75" w:type="dxa"/>
            </w:tcMar>
            <w:vAlign w:val="center"/>
            <w:hideMark/>
          </w:tcPr>
          <w:p w14:paraId="5CEA727F"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55-64</w:t>
            </w:r>
          </w:p>
        </w:tc>
        <w:tc>
          <w:tcPr>
            <w:tcW w:w="1113" w:type="dxa"/>
            <w:tcMar>
              <w:top w:w="0" w:type="dxa"/>
              <w:left w:w="75" w:type="dxa"/>
              <w:bottom w:w="0" w:type="dxa"/>
              <w:right w:w="75" w:type="dxa"/>
            </w:tcMar>
            <w:vAlign w:val="center"/>
            <w:hideMark/>
          </w:tcPr>
          <w:p w14:paraId="29374935"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65-74</w:t>
            </w:r>
          </w:p>
        </w:tc>
        <w:tc>
          <w:tcPr>
            <w:tcW w:w="1068" w:type="dxa"/>
            <w:tcMar>
              <w:top w:w="0" w:type="dxa"/>
              <w:left w:w="75" w:type="dxa"/>
              <w:bottom w:w="0" w:type="dxa"/>
              <w:right w:w="75" w:type="dxa"/>
            </w:tcMar>
            <w:vAlign w:val="center"/>
            <w:hideMark/>
          </w:tcPr>
          <w:p w14:paraId="49002C47"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75-84</w:t>
            </w:r>
          </w:p>
        </w:tc>
        <w:tc>
          <w:tcPr>
            <w:tcW w:w="1068" w:type="dxa"/>
            <w:tcMar>
              <w:top w:w="0" w:type="dxa"/>
              <w:left w:w="75" w:type="dxa"/>
              <w:bottom w:w="0" w:type="dxa"/>
              <w:right w:w="75" w:type="dxa"/>
            </w:tcMar>
            <w:vAlign w:val="center"/>
            <w:hideMark/>
          </w:tcPr>
          <w:p w14:paraId="26AF7836"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85+</w:t>
            </w:r>
          </w:p>
        </w:tc>
        <w:tc>
          <w:tcPr>
            <w:tcW w:w="1113" w:type="dxa"/>
            <w:tcMar>
              <w:top w:w="0" w:type="dxa"/>
              <w:left w:w="75" w:type="dxa"/>
              <w:bottom w:w="0" w:type="dxa"/>
              <w:right w:w="75" w:type="dxa"/>
            </w:tcMar>
            <w:vAlign w:val="center"/>
            <w:hideMark/>
          </w:tcPr>
          <w:p w14:paraId="34A36FFB"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bCs/>
                <w:color w:val="000000"/>
                <w:sz w:val="18"/>
                <w:szCs w:val="18"/>
                <w:lang w:eastAsia="en-GB"/>
              </w:rPr>
              <w:t>All ages</w:t>
            </w:r>
          </w:p>
        </w:tc>
      </w:tr>
      <w:tr w:rsidR="004F7F15" w:rsidRPr="00636C9B" w14:paraId="7D6CDC62" w14:textId="77777777" w:rsidTr="000250EE">
        <w:trPr>
          <w:trHeight w:val="510"/>
        </w:trPr>
        <w:tc>
          <w:tcPr>
            <w:tcW w:w="1128" w:type="dxa"/>
            <w:vMerge w:val="restart"/>
            <w:tcMar>
              <w:top w:w="0" w:type="dxa"/>
              <w:left w:w="75" w:type="dxa"/>
              <w:bottom w:w="0" w:type="dxa"/>
              <w:right w:w="75" w:type="dxa"/>
            </w:tcMar>
            <w:vAlign w:val="center"/>
            <w:hideMark/>
          </w:tcPr>
          <w:p w14:paraId="487D37E9" w14:textId="77777777" w:rsidR="004F7F15" w:rsidRPr="00636C9B" w:rsidRDefault="004F7F15" w:rsidP="004F7F15">
            <w:pPr>
              <w:spacing w:after="0" w:line="240" w:lineRule="auto"/>
              <w:rPr>
                <w:rFonts w:ascii="Times New Roman" w:eastAsiaTheme="minorHAnsi" w:hAnsi="Times New Roman"/>
                <w:b/>
                <w:sz w:val="18"/>
                <w:szCs w:val="18"/>
                <w:lang w:eastAsia="en-GB"/>
              </w:rPr>
            </w:pPr>
            <w:r w:rsidRPr="00636C9B">
              <w:rPr>
                <w:rFonts w:ascii="Times New Roman" w:eastAsiaTheme="minorHAnsi" w:hAnsi="Times New Roman"/>
                <w:b/>
                <w:color w:val="000000"/>
                <w:sz w:val="18"/>
                <w:szCs w:val="18"/>
                <w:lang w:eastAsia="en-GB"/>
              </w:rPr>
              <w:t>All injuries</w:t>
            </w:r>
          </w:p>
        </w:tc>
        <w:tc>
          <w:tcPr>
            <w:tcW w:w="673" w:type="dxa"/>
            <w:tcMar>
              <w:top w:w="0" w:type="dxa"/>
              <w:left w:w="75" w:type="dxa"/>
              <w:bottom w:w="0" w:type="dxa"/>
              <w:right w:w="75" w:type="dxa"/>
            </w:tcMar>
            <w:vAlign w:val="center"/>
            <w:hideMark/>
          </w:tcPr>
          <w:p w14:paraId="06D6CE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79AA70A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11.0,  21.0)</w:t>
            </w:r>
          </w:p>
        </w:tc>
        <w:tc>
          <w:tcPr>
            <w:tcW w:w="1113" w:type="dxa"/>
            <w:tcMar>
              <w:top w:w="0" w:type="dxa"/>
              <w:left w:w="75" w:type="dxa"/>
              <w:bottom w:w="0" w:type="dxa"/>
              <w:right w:w="75" w:type="dxa"/>
            </w:tcMar>
            <w:vAlign w:val="center"/>
            <w:hideMark/>
          </w:tcPr>
          <w:p w14:paraId="1AAFB0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12.0,  24.0)</w:t>
            </w:r>
          </w:p>
        </w:tc>
        <w:tc>
          <w:tcPr>
            <w:tcW w:w="1113" w:type="dxa"/>
            <w:tcMar>
              <w:top w:w="0" w:type="dxa"/>
              <w:left w:w="75" w:type="dxa"/>
              <w:bottom w:w="0" w:type="dxa"/>
              <w:right w:w="75" w:type="dxa"/>
            </w:tcMar>
            <w:vAlign w:val="center"/>
            <w:hideMark/>
          </w:tcPr>
          <w:p w14:paraId="6100A06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177.0 ( 144.0, 209.0)</w:t>
            </w:r>
          </w:p>
        </w:tc>
        <w:tc>
          <w:tcPr>
            <w:tcW w:w="1113" w:type="dxa"/>
            <w:tcMar>
              <w:top w:w="0" w:type="dxa"/>
              <w:left w:w="75" w:type="dxa"/>
              <w:bottom w:w="0" w:type="dxa"/>
              <w:right w:w="75" w:type="dxa"/>
            </w:tcMar>
            <w:vAlign w:val="center"/>
            <w:hideMark/>
          </w:tcPr>
          <w:p w14:paraId="70179C6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195.0 ( 159.0, 230.0)</w:t>
            </w:r>
          </w:p>
        </w:tc>
        <w:tc>
          <w:tcPr>
            <w:tcW w:w="1113" w:type="dxa"/>
            <w:tcMar>
              <w:top w:w="0" w:type="dxa"/>
              <w:left w:w="75" w:type="dxa"/>
              <w:bottom w:w="0" w:type="dxa"/>
              <w:right w:w="75" w:type="dxa"/>
            </w:tcMar>
            <w:vAlign w:val="center"/>
            <w:hideMark/>
          </w:tcPr>
          <w:p w14:paraId="54D7688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130.0 ( 101.0, 160.0)</w:t>
            </w:r>
          </w:p>
        </w:tc>
        <w:tc>
          <w:tcPr>
            <w:tcW w:w="1113" w:type="dxa"/>
            <w:tcMar>
              <w:top w:w="0" w:type="dxa"/>
              <w:left w:w="75" w:type="dxa"/>
              <w:bottom w:w="0" w:type="dxa"/>
              <w:right w:w="75" w:type="dxa"/>
            </w:tcMar>
            <w:vAlign w:val="center"/>
            <w:hideMark/>
          </w:tcPr>
          <w:p w14:paraId="66D269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125.0 (  92.0, 158.0)</w:t>
            </w:r>
          </w:p>
        </w:tc>
        <w:tc>
          <w:tcPr>
            <w:tcW w:w="1113" w:type="dxa"/>
            <w:tcMar>
              <w:top w:w="0" w:type="dxa"/>
              <w:left w:w="75" w:type="dxa"/>
              <w:bottom w:w="0" w:type="dxa"/>
              <w:right w:w="75" w:type="dxa"/>
            </w:tcMar>
            <w:vAlign w:val="center"/>
            <w:hideMark/>
          </w:tcPr>
          <w:p w14:paraId="3129E8E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133.0 (  96.0, 170.0)</w:t>
            </w:r>
          </w:p>
        </w:tc>
        <w:tc>
          <w:tcPr>
            <w:tcW w:w="1113" w:type="dxa"/>
            <w:tcMar>
              <w:top w:w="0" w:type="dxa"/>
              <w:left w:w="75" w:type="dxa"/>
              <w:bottom w:w="0" w:type="dxa"/>
              <w:right w:w="75" w:type="dxa"/>
            </w:tcMar>
            <w:vAlign w:val="center"/>
            <w:hideMark/>
          </w:tcPr>
          <w:p w14:paraId="2FD8A2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51.0 (  22.0,  80.0)</w:t>
            </w:r>
          </w:p>
        </w:tc>
        <w:tc>
          <w:tcPr>
            <w:tcW w:w="1068" w:type="dxa"/>
            <w:tcMar>
              <w:top w:w="0" w:type="dxa"/>
              <w:left w:w="75" w:type="dxa"/>
              <w:bottom w:w="0" w:type="dxa"/>
              <w:right w:w="75" w:type="dxa"/>
            </w:tcMar>
            <w:vAlign w:val="center"/>
            <w:hideMark/>
          </w:tcPr>
          <w:p w14:paraId="24F178D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-24.0,  29.0)</w:t>
            </w:r>
          </w:p>
        </w:tc>
        <w:tc>
          <w:tcPr>
            <w:tcW w:w="1068" w:type="dxa"/>
            <w:tcMar>
              <w:top w:w="0" w:type="dxa"/>
              <w:left w:w="75" w:type="dxa"/>
              <w:bottom w:w="0" w:type="dxa"/>
              <w:right w:w="75" w:type="dxa"/>
            </w:tcMar>
            <w:vAlign w:val="center"/>
            <w:hideMark/>
          </w:tcPr>
          <w:p w14:paraId="5EB4802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-32.0 ( -64.0,   0.0)</w:t>
            </w:r>
          </w:p>
        </w:tc>
        <w:tc>
          <w:tcPr>
            <w:tcW w:w="1113" w:type="dxa"/>
            <w:tcMar>
              <w:top w:w="0" w:type="dxa"/>
              <w:left w:w="75" w:type="dxa"/>
              <w:bottom w:w="0" w:type="dxa"/>
              <w:right w:w="75" w:type="dxa"/>
            </w:tcMar>
            <w:vAlign w:val="center"/>
            <w:hideMark/>
          </w:tcPr>
          <w:p w14:paraId="4DA63C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815.0 ( 721.0, 909.0)</w:t>
            </w:r>
          </w:p>
        </w:tc>
      </w:tr>
      <w:tr w:rsidR="004F7F15" w:rsidRPr="00636C9B" w14:paraId="45096C9C" w14:textId="77777777" w:rsidTr="000250EE">
        <w:trPr>
          <w:trHeight w:val="480"/>
        </w:trPr>
        <w:tc>
          <w:tcPr>
            <w:tcW w:w="1128" w:type="dxa"/>
            <w:vMerge/>
            <w:vAlign w:val="center"/>
            <w:hideMark/>
          </w:tcPr>
          <w:p w14:paraId="544F9788"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0C75270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0567239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1113" w:type="dxa"/>
            <w:tcMar>
              <w:top w:w="0" w:type="dxa"/>
              <w:left w:w="75" w:type="dxa"/>
              <w:bottom w:w="0" w:type="dxa"/>
              <w:right w:w="75" w:type="dxa"/>
            </w:tcMar>
            <w:vAlign w:val="center"/>
            <w:hideMark/>
          </w:tcPr>
          <w:p w14:paraId="60CD2E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7.0,  16.0)</w:t>
            </w:r>
          </w:p>
        </w:tc>
        <w:tc>
          <w:tcPr>
            <w:tcW w:w="1113" w:type="dxa"/>
            <w:tcMar>
              <w:top w:w="0" w:type="dxa"/>
              <w:left w:w="75" w:type="dxa"/>
              <w:bottom w:w="0" w:type="dxa"/>
              <w:right w:w="75" w:type="dxa"/>
            </w:tcMar>
            <w:vAlign w:val="center"/>
            <w:hideMark/>
          </w:tcPr>
          <w:p w14:paraId="3A8B104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35.0 (  21.0,  49.0)</w:t>
            </w:r>
          </w:p>
        </w:tc>
        <w:tc>
          <w:tcPr>
            <w:tcW w:w="1113" w:type="dxa"/>
            <w:tcMar>
              <w:top w:w="0" w:type="dxa"/>
              <w:left w:w="75" w:type="dxa"/>
              <w:bottom w:w="0" w:type="dxa"/>
              <w:right w:w="75" w:type="dxa"/>
            </w:tcMar>
            <w:vAlign w:val="center"/>
            <w:hideMark/>
          </w:tcPr>
          <w:p w14:paraId="03FB43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22.0 (   6.0,  37.0)</w:t>
            </w:r>
          </w:p>
        </w:tc>
        <w:tc>
          <w:tcPr>
            <w:tcW w:w="1113" w:type="dxa"/>
            <w:tcMar>
              <w:top w:w="0" w:type="dxa"/>
              <w:left w:w="75" w:type="dxa"/>
              <w:bottom w:w="0" w:type="dxa"/>
              <w:right w:w="75" w:type="dxa"/>
            </w:tcMar>
            <w:vAlign w:val="center"/>
            <w:hideMark/>
          </w:tcPr>
          <w:p w14:paraId="59645C5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9.0,  38.0)</w:t>
            </w:r>
          </w:p>
        </w:tc>
        <w:tc>
          <w:tcPr>
            <w:tcW w:w="1113" w:type="dxa"/>
            <w:tcMar>
              <w:top w:w="0" w:type="dxa"/>
              <w:left w:w="75" w:type="dxa"/>
              <w:bottom w:w="0" w:type="dxa"/>
              <w:right w:w="75" w:type="dxa"/>
            </w:tcMar>
            <w:vAlign w:val="center"/>
            <w:hideMark/>
          </w:tcPr>
          <w:p w14:paraId="7A3886F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1113" w:type="dxa"/>
            <w:tcMar>
              <w:top w:w="0" w:type="dxa"/>
              <w:left w:w="75" w:type="dxa"/>
              <w:bottom w:w="0" w:type="dxa"/>
              <w:right w:w="75" w:type="dxa"/>
            </w:tcMar>
            <w:vAlign w:val="center"/>
            <w:hideMark/>
          </w:tcPr>
          <w:p w14:paraId="659FC05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-2.0,  36.0)</w:t>
            </w:r>
          </w:p>
        </w:tc>
        <w:tc>
          <w:tcPr>
            <w:tcW w:w="1113" w:type="dxa"/>
            <w:tcMar>
              <w:top w:w="0" w:type="dxa"/>
              <w:left w:w="75" w:type="dxa"/>
              <w:bottom w:w="0" w:type="dxa"/>
              <w:right w:w="75" w:type="dxa"/>
            </w:tcMar>
            <w:vAlign w:val="center"/>
            <w:hideMark/>
          </w:tcPr>
          <w:p w14:paraId="3CA2FCC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2.0,  37.0)</w:t>
            </w:r>
          </w:p>
        </w:tc>
        <w:tc>
          <w:tcPr>
            <w:tcW w:w="1068" w:type="dxa"/>
            <w:tcMar>
              <w:top w:w="0" w:type="dxa"/>
              <w:left w:w="75" w:type="dxa"/>
              <w:bottom w:w="0" w:type="dxa"/>
              <w:right w:w="75" w:type="dxa"/>
            </w:tcMar>
            <w:vAlign w:val="center"/>
            <w:hideMark/>
          </w:tcPr>
          <w:p w14:paraId="53C783E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27.0)</w:t>
            </w:r>
          </w:p>
        </w:tc>
        <w:tc>
          <w:tcPr>
            <w:tcW w:w="1068" w:type="dxa"/>
            <w:tcMar>
              <w:top w:w="0" w:type="dxa"/>
              <w:left w:w="75" w:type="dxa"/>
              <w:bottom w:w="0" w:type="dxa"/>
              <w:right w:w="75" w:type="dxa"/>
            </w:tcMar>
            <w:vAlign w:val="center"/>
            <w:hideMark/>
          </w:tcPr>
          <w:p w14:paraId="281D190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-73.0,   4.0)</w:t>
            </w:r>
          </w:p>
        </w:tc>
        <w:tc>
          <w:tcPr>
            <w:tcW w:w="1113" w:type="dxa"/>
            <w:tcMar>
              <w:top w:w="0" w:type="dxa"/>
              <w:left w:w="75" w:type="dxa"/>
              <w:bottom w:w="0" w:type="dxa"/>
              <w:right w:w="75" w:type="dxa"/>
            </w:tcMar>
            <w:vAlign w:val="center"/>
            <w:hideMark/>
          </w:tcPr>
          <w:p w14:paraId="7F56EE8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126.0 (  66.0, 185.0)</w:t>
            </w:r>
          </w:p>
        </w:tc>
      </w:tr>
      <w:tr w:rsidR="004F7F15" w:rsidRPr="00636C9B" w14:paraId="468E8436" w14:textId="77777777" w:rsidTr="000250EE">
        <w:trPr>
          <w:trHeight w:val="510"/>
        </w:trPr>
        <w:tc>
          <w:tcPr>
            <w:tcW w:w="1128" w:type="dxa"/>
            <w:vMerge w:val="restart"/>
            <w:tcMar>
              <w:top w:w="0" w:type="dxa"/>
              <w:left w:w="75" w:type="dxa"/>
              <w:bottom w:w="0" w:type="dxa"/>
              <w:right w:w="75" w:type="dxa"/>
            </w:tcMar>
            <w:vAlign w:val="center"/>
            <w:hideMark/>
          </w:tcPr>
          <w:p w14:paraId="15988619"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Unintentional</w:t>
            </w:r>
          </w:p>
        </w:tc>
        <w:tc>
          <w:tcPr>
            <w:tcW w:w="673" w:type="dxa"/>
            <w:tcMar>
              <w:top w:w="0" w:type="dxa"/>
              <w:left w:w="75" w:type="dxa"/>
              <w:bottom w:w="0" w:type="dxa"/>
              <w:right w:w="75" w:type="dxa"/>
            </w:tcMar>
            <w:vAlign w:val="center"/>
            <w:hideMark/>
          </w:tcPr>
          <w:p w14:paraId="175D36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6DFB59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1113" w:type="dxa"/>
            <w:tcMar>
              <w:top w:w="0" w:type="dxa"/>
              <w:left w:w="75" w:type="dxa"/>
              <w:bottom w:w="0" w:type="dxa"/>
              <w:right w:w="75" w:type="dxa"/>
            </w:tcMar>
            <w:vAlign w:val="center"/>
            <w:hideMark/>
          </w:tcPr>
          <w:p w14:paraId="5EB80E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10.0,  20.0)</w:t>
            </w:r>
          </w:p>
        </w:tc>
        <w:tc>
          <w:tcPr>
            <w:tcW w:w="1113" w:type="dxa"/>
            <w:tcMar>
              <w:top w:w="0" w:type="dxa"/>
              <w:left w:w="75" w:type="dxa"/>
              <w:bottom w:w="0" w:type="dxa"/>
              <w:right w:w="75" w:type="dxa"/>
            </w:tcMar>
            <w:vAlign w:val="center"/>
            <w:hideMark/>
          </w:tcPr>
          <w:p w14:paraId="560AC16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119.0 ( 100.0, 137.0)</w:t>
            </w:r>
          </w:p>
        </w:tc>
        <w:tc>
          <w:tcPr>
            <w:tcW w:w="1113" w:type="dxa"/>
            <w:tcMar>
              <w:top w:w="0" w:type="dxa"/>
              <w:left w:w="75" w:type="dxa"/>
              <w:bottom w:w="0" w:type="dxa"/>
              <w:right w:w="75" w:type="dxa"/>
            </w:tcMar>
            <w:vAlign w:val="center"/>
            <w:hideMark/>
          </w:tcPr>
          <w:p w14:paraId="75AA3C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99.0 (  78.0, 119.0)</w:t>
            </w:r>
          </w:p>
        </w:tc>
        <w:tc>
          <w:tcPr>
            <w:tcW w:w="1113" w:type="dxa"/>
            <w:tcMar>
              <w:top w:w="0" w:type="dxa"/>
              <w:left w:w="75" w:type="dxa"/>
              <w:bottom w:w="0" w:type="dxa"/>
              <w:right w:w="75" w:type="dxa"/>
            </w:tcMar>
            <w:vAlign w:val="center"/>
            <w:hideMark/>
          </w:tcPr>
          <w:p w14:paraId="1EEC2B2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48.0,  82.0)</w:t>
            </w:r>
          </w:p>
        </w:tc>
        <w:tc>
          <w:tcPr>
            <w:tcW w:w="1113" w:type="dxa"/>
            <w:tcMar>
              <w:top w:w="0" w:type="dxa"/>
              <w:left w:w="75" w:type="dxa"/>
              <w:bottom w:w="0" w:type="dxa"/>
              <w:right w:w="75" w:type="dxa"/>
            </w:tcMar>
            <w:vAlign w:val="center"/>
            <w:hideMark/>
          </w:tcPr>
          <w:p w14:paraId="6540D33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80.0 (  59.0, 101.0)</w:t>
            </w:r>
          </w:p>
        </w:tc>
        <w:tc>
          <w:tcPr>
            <w:tcW w:w="1113" w:type="dxa"/>
            <w:tcMar>
              <w:top w:w="0" w:type="dxa"/>
              <w:left w:w="75" w:type="dxa"/>
              <w:bottom w:w="0" w:type="dxa"/>
              <w:right w:w="75" w:type="dxa"/>
            </w:tcMar>
            <w:vAlign w:val="center"/>
            <w:hideMark/>
          </w:tcPr>
          <w:p w14:paraId="02F46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40.0,  90.0)</w:t>
            </w:r>
          </w:p>
        </w:tc>
        <w:tc>
          <w:tcPr>
            <w:tcW w:w="1113" w:type="dxa"/>
            <w:tcMar>
              <w:top w:w="0" w:type="dxa"/>
              <w:left w:w="75" w:type="dxa"/>
              <w:bottom w:w="0" w:type="dxa"/>
              <w:right w:w="75" w:type="dxa"/>
            </w:tcMar>
            <w:vAlign w:val="center"/>
            <w:hideMark/>
          </w:tcPr>
          <w:p w14:paraId="75AB87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0.0,  46.0)</w:t>
            </w:r>
          </w:p>
        </w:tc>
        <w:tc>
          <w:tcPr>
            <w:tcW w:w="1068" w:type="dxa"/>
            <w:tcMar>
              <w:top w:w="0" w:type="dxa"/>
              <w:left w:w="75" w:type="dxa"/>
              <w:bottom w:w="0" w:type="dxa"/>
              <w:right w:w="75" w:type="dxa"/>
            </w:tcMar>
            <w:vAlign w:val="center"/>
            <w:hideMark/>
          </w:tcPr>
          <w:p w14:paraId="5076E1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-36.0,  12.0)</w:t>
            </w:r>
          </w:p>
        </w:tc>
        <w:tc>
          <w:tcPr>
            <w:tcW w:w="1068" w:type="dxa"/>
            <w:tcMar>
              <w:top w:w="0" w:type="dxa"/>
              <w:left w:w="75" w:type="dxa"/>
              <w:bottom w:w="0" w:type="dxa"/>
              <w:right w:w="75" w:type="dxa"/>
            </w:tcMar>
            <w:vAlign w:val="center"/>
            <w:hideMark/>
          </w:tcPr>
          <w:p w14:paraId="7BA47DB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-42.0 ( -73.0, -11.0)</w:t>
            </w:r>
          </w:p>
        </w:tc>
        <w:tc>
          <w:tcPr>
            <w:tcW w:w="1113" w:type="dxa"/>
            <w:tcMar>
              <w:top w:w="0" w:type="dxa"/>
              <w:left w:w="75" w:type="dxa"/>
              <w:bottom w:w="0" w:type="dxa"/>
              <w:right w:w="75" w:type="dxa"/>
            </w:tcMar>
            <w:vAlign w:val="center"/>
            <w:hideMark/>
          </w:tcPr>
          <w:p w14:paraId="7077FF6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427.0 ( 361.0, 492.0)</w:t>
            </w:r>
          </w:p>
        </w:tc>
      </w:tr>
      <w:tr w:rsidR="004F7F15" w:rsidRPr="00636C9B" w14:paraId="310D5B76" w14:textId="77777777" w:rsidTr="000250EE">
        <w:trPr>
          <w:trHeight w:val="510"/>
        </w:trPr>
        <w:tc>
          <w:tcPr>
            <w:tcW w:w="1128" w:type="dxa"/>
            <w:vMerge/>
            <w:vAlign w:val="center"/>
            <w:hideMark/>
          </w:tcPr>
          <w:p w14:paraId="6472EB7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7BF80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78BE2DF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2.0,   8.0)</w:t>
            </w:r>
          </w:p>
        </w:tc>
        <w:tc>
          <w:tcPr>
            <w:tcW w:w="1113" w:type="dxa"/>
            <w:tcMar>
              <w:top w:w="0" w:type="dxa"/>
              <w:left w:w="75" w:type="dxa"/>
              <w:bottom w:w="0" w:type="dxa"/>
              <w:right w:w="75" w:type="dxa"/>
            </w:tcMar>
            <w:vAlign w:val="center"/>
            <w:hideMark/>
          </w:tcPr>
          <w:p w14:paraId="32F72F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12.0)</w:t>
            </w:r>
          </w:p>
        </w:tc>
        <w:tc>
          <w:tcPr>
            <w:tcW w:w="1113" w:type="dxa"/>
            <w:tcMar>
              <w:top w:w="0" w:type="dxa"/>
              <w:left w:w="75" w:type="dxa"/>
              <w:bottom w:w="0" w:type="dxa"/>
              <w:right w:w="75" w:type="dxa"/>
            </w:tcMar>
            <w:vAlign w:val="center"/>
            <w:hideMark/>
          </w:tcPr>
          <w:p w14:paraId="4FD703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19.0 (   9.0,  29.0)</w:t>
            </w:r>
          </w:p>
        </w:tc>
        <w:tc>
          <w:tcPr>
            <w:tcW w:w="1113" w:type="dxa"/>
            <w:tcMar>
              <w:top w:w="0" w:type="dxa"/>
              <w:left w:w="75" w:type="dxa"/>
              <w:bottom w:w="0" w:type="dxa"/>
              <w:right w:w="75" w:type="dxa"/>
            </w:tcMar>
            <w:vAlign w:val="center"/>
            <w:hideMark/>
          </w:tcPr>
          <w:p w14:paraId="06B736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-3.0,  17.0)</w:t>
            </w:r>
          </w:p>
        </w:tc>
        <w:tc>
          <w:tcPr>
            <w:tcW w:w="1113" w:type="dxa"/>
            <w:tcMar>
              <w:top w:w="0" w:type="dxa"/>
              <w:left w:w="75" w:type="dxa"/>
              <w:bottom w:w="0" w:type="dxa"/>
              <w:right w:w="75" w:type="dxa"/>
            </w:tcMar>
            <w:vAlign w:val="center"/>
            <w:hideMark/>
          </w:tcPr>
          <w:p w14:paraId="3DBF8D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14.0)</w:t>
            </w:r>
          </w:p>
        </w:tc>
        <w:tc>
          <w:tcPr>
            <w:tcW w:w="1113" w:type="dxa"/>
            <w:tcMar>
              <w:top w:w="0" w:type="dxa"/>
              <w:left w:w="75" w:type="dxa"/>
              <w:bottom w:w="0" w:type="dxa"/>
              <w:right w:w="75" w:type="dxa"/>
            </w:tcMar>
            <w:vAlign w:val="center"/>
            <w:hideMark/>
          </w:tcPr>
          <w:p w14:paraId="789224D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-4.0,  18.0)</w:t>
            </w:r>
          </w:p>
        </w:tc>
        <w:tc>
          <w:tcPr>
            <w:tcW w:w="1113" w:type="dxa"/>
            <w:tcMar>
              <w:top w:w="0" w:type="dxa"/>
              <w:left w:w="75" w:type="dxa"/>
              <w:bottom w:w="0" w:type="dxa"/>
              <w:right w:w="75" w:type="dxa"/>
            </w:tcMar>
            <w:vAlign w:val="center"/>
            <w:hideMark/>
          </w:tcPr>
          <w:p w14:paraId="199C9AD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-8.0,  16.0)</w:t>
            </w:r>
          </w:p>
        </w:tc>
        <w:tc>
          <w:tcPr>
            <w:tcW w:w="1113" w:type="dxa"/>
            <w:tcMar>
              <w:top w:w="0" w:type="dxa"/>
              <w:left w:w="75" w:type="dxa"/>
              <w:bottom w:w="0" w:type="dxa"/>
              <w:right w:w="75" w:type="dxa"/>
            </w:tcMar>
            <w:vAlign w:val="center"/>
            <w:hideMark/>
          </w:tcPr>
          <w:p w14:paraId="27ECBC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-5.0,  25.0)</w:t>
            </w:r>
          </w:p>
        </w:tc>
        <w:tc>
          <w:tcPr>
            <w:tcW w:w="1068" w:type="dxa"/>
            <w:tcMar>
              <w:top w:w="0" w:type="dxa"/>
              <w:left w:w="75" w:type="dxa"/>
              <w:bottom w:w="0" w:type="dxa"/>
              <w:right w:w="75" w:type="dxa"/>
            </w:tcMar>
            <w:vAlign w:val="center"/>
            <w:hideMark/>
          </w:tcPr>
          <w:p w14:paraId="401827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-17.0,  26.0)</w:t>
            </w:r>
          </w:p>
        </w:tc>
        <w:tc>
          <w:tcPr>
            <w:tcW w:w="1068" w:type="dxa"/>
            <w:tcMar>
              <w:top w:w="0" w:type="dxa"/>
              <w:left w:w="75" w:type="dxa"/>
              <w:bottom w:w="0" w:type="dxa"/>
              <w:right w:w="75" w:type="dxa"/>
            </w:tcMar>
            <w:vAlign w:val="center"/>
            <w:hideMark/>
          </w:tcPr>
          <w:p w14:paraId="79A42F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-75.0,   2.0)</w:t>
            </w:r>
          </w:p>
        </w:tc>
        <w:tc>
          <w:tcPr>
            <w:tcW w:w="1113" w:type="dxa"/>
            <w:tcMar>
              <w:top w:w="0" w:type="dxa"/>
              <w:left w:w="75" w:type="dxa"/>
              <w:bottom w:w="0" w:type="dxa"/>
              <w:right w:w="75" w:type="dxa"/>
            </w:tcMar>
            <w:vAlign w:val="center"/>
            <w:hideMark/>
          </w:tcPr>
          <w:p w14:paraId="2AC05F1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34.0 ( -19.0,  86.0)</w:t>
            </w:r>
          </w:p>
        </w:tc>
      </w:tr>
      <w:tr w:rsidR="004F7F15" w:rsidRPr="00636C9B" w14:paraId="210BF4BC" w14:textId="77777777" w:rsidTr="000250EE">
        <w:trPr>
          <w:trHeight w:val="510"/>
        </w:trPr>
        <w:tc>
          <w:tcPr>
            <w:tcW w:w="1128" w:type="dxa"/>
            <w:vMerge w:val="restart"/>
            <w:tcMar>
              <w:top w:w="0" w:type="dxa"/>
              <w:left w:w="75" w:type="dxa"/>
              <w:bottom w:w="0" w:type="dxa"/>
              <w:right w:w="75" w:type="dxa"/>
            </w:tcMar>
            <w:vAlign w:val="center"/>
            <w:hideMark/>
          </w:tcPr>
          <w:p w14:paraId="687A90B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Transport</w:t>
            </w:r>
          </w:p>
        </w:tc>
        <w:tc>
          <w:tcPr>
            <w:tcW w:w="673" w:type="dxa"/>
            <w:tcMar>
              <w:top w:w="0" w:type="dxa"/>
              <w:left w:w="75" w:type="dxa"/>
              <w:bottom w:w="0" w:type="dxa"/>
              <w:right w:w="75" w:type="dxa"/>
            </w:tcMar>
            <w:vAlign w:val="center"/>
            <w:hideMark/>
          </w:tcPr>
          <w:p w14:paraId="410F787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098CD32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3.0,   8.0)</w:t>
            </w:r>
          </w:p>
        </w:tc>
        <w:tc>
          <w:tcPr>
            <w:tcW w:w="1113" w:type="dxa"/>
            <w:tcMar>
              <w:top w:w="0" w:type="dxa"/>
              <w:left w:w="75" w:type="dxa"/>
              <w:bottom w:w="0" w:type="dxa"/>
              <w:right w:w="75" w:type="dxa"/>
            </w:tcMar>
            <w:vAlign w:val="center"/>
            <w:hideMark/>
          </w:tcPr>
          <w:p w14:paraId="7A8D774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9.0)</w:t>
            </w:r>
          </w:p>
        </w:tc>
        <w:tc>
          <w:tcPr>
            <w:tcW w:w="1113" w:type="dxa"/>
            <w:tcMar>
              <w:top w:w="0" w:type="dxa"/>
              <w:left w:w="75" w:type="dxa"/>
              <w:bottom w:w="0" w:type="dxa"/>
              <w:right w:w="75" w:type="dxa"/>
            </w:tcMar>
            <w:vAlign w:val="center"/>
            <w:hideMark/>
          </w:tcPr>
          <w:p w14:paraId="2025BF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76.0 (  59.0,  94.0)</w:t>
            </w:r>
          </w:p>
        </w:tc>
        <w:tc>
          <w:tcPr>
            <w:tcW w:w="1113" w:type="dxa"/>
            <w:tcMar>
              <w:top w:w="0" w:type="dxa"/>
              <w:left w:w="75" w:type="dxa"/>
              <w:bottom w:w="0" w:type="dxa"/>
              <w:right w:w="75" w:type="dxa"/>
            </w:tcMar>
            <w:vAlign w:val="center"/>
            <w:hideMark/>
          </w:tcPr>
          <w:p w14:paraId="6323056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71.0 (  51.0,  90.0)</w:t>
            </w:r>
          </w:p>
        </w:tc>
        <w:tc>
          <w:tcPr>
            <w:tcW w:w="1113" w:type="dxa"/>
            <w:tcMar>
              <w:top w:w="0" w:type="dxa"/>
              <w:left w:w="75" w:type="dxa"/>
              <w:bottom w:w="0" w:type="dxa"/>
              <w:right w:w="75" w:type="dxa"/>
            </w:tcMar>
            <w:vAlign w:val="center"/>
            <w:hideMark/>
          </w:tcPr>
          <w:p w14:paraId="5193DA4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48.0 (  32.0,  64.0)</w:t>
            </w:r>
          </w:p>
        </w:tc>
        <w:tc>
          <w:tcPr>
            <w:tcW w:w="1113" w:type="dxa"/>
            <w:tcMar>
              <w:top w:w="0" w:type="dxa"/>
              <w:left w:w="75" w:type="dxa"/>
              <w:bottom w:w="0" w:type="dxa"/>
              <w:right w:w="75" w:type="dxa"/>
            </w:tcMar>
            <w:vAlign w:val="center"/>
            <w:hideMark/>
          </w:tcPr>
          <w:p w14:paraId="302A7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47.0,  83.0)</w:t>
            </w:r>
          </w:p>
        </w:tc>
        <w:tc>
          <w:tcPr>
            <w:tcW w:w="1113" w:type="dxa"/>
            <w:tcMar>
              <w:top w:w="0" w:type="dxa"/>
              <w:left w:w="75" w:type="dxa"/>
              <w:bottom w:w="0" w:type="dxa"/>
              <w:right w:w="75" w:type="dxa"/>
            </w:tcMar>
            <w:vAlign w:val="center"/>
            <w:hideMark/>
          </w:tcPr>
          <w:p w14:paraId="68EB0A7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73.0 (  51.0,  94.0)</w:t>
            </w:r>
          </w:p>
        </w:tc>
        <w:tc>
          <w:tcPr>
            <w:tcW w:w="1113" w:type="dxa"/>
            <w:tcMar>
              <w:top w:w="0" w:type="dxa"/>
              <w:left w:w="75" w:type="dxa"/>
              <w:bottom w:w="0" w:type="dxa"/>
              <w:right w:w="75" w:type="dxa"/>
            </w:tcMar>
            <w:vAlign w:val="center"/>
            <w:hideMark/>
          </w:tcPr>
          <w:p w14:paraId="1BFD469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23.0 (   8.0,  38.0)</w:t>
            </w:r>
          </w:p>
        </w:tc>
        <w:tc>
          <w:tcPr>
            <w:tcW w:w="1068" w:type="dxa"/>
            <w:tcMar>
              <w:top w:w="0" w:type="dxa"/>
              <w:left w:w="75" w:type="dxa"/>
              <w:bottom w:w="0" w:type="dxa"/>
              <w:right w:w="75" w:type="dxa"/>
            </w:tcMar>
            <w:vAlign w:val="center"/>
            <w:hideMark/>
          </w:tcPr>
          <w:p w14:paraId="5E8983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5.0,  26.0)</w:t>
            </w:r>
          </w:p>
        </w:tc>
        <w:tc>
          <w:tcPr>
            <w:tcW w:w="1068" w:type="dxa"/>
            <w:tcMar>
              <w:top w:w="0" w:type="dxa"/>
              <w:left w:w="75" w:type="dxa"/>
              <w:bottom w:w="0" w:type="dxa"/>
              <w:right w:w="75" w:type="dxa"/>
            </w:tcMar>
            <w:vAlign w:val="center"/>
            <w:hideMark/>
          </w:tcPr>
          <w:p w14:paraId="5C7F95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-4.0,  11.0)</w:t>
            </w:r>
          </w:p>
        </w:tc>
        <w:tc>
          <w:tcPr>
            <w:tcW w:w="1113" w:type="dxa"/>
            <w:tcMar>
              <w:top w:w="0" w:type="dxa"/>
              <w:left w:w="75" w:type="dxa"/>
              <w:bottom w:w="0" w:type="dxa"/>
              <w:right w:w="75" w:type="dxa"/>
            </w:tcMar>
            <w:vAlign w:val="center"/>
            <w:hideMark/>
          </w:tcPr>
          <w:p w14:paraId="259004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385.0 ( 339.0, 431.0)</w:t>
            </w:r>
          </w:p>
        </w:tc>
      </w:tr>
      <w:tr w:rsidR="004F7F15" w:rsidRPr="00636C9B" w14:paraId="3CACDB85" w14:textId="77777777" w:rsidTr="000250EE">
        <w:trPr>
          <w:trHeight w:val="510"/>
        </w:trPr>
        <w:tc>
          <w:tcPr>
            <w:tcW w:w="1128" w:type="dxa"/>
            <w:vMerge/>
            <w:vAlign w:val="center"/>
            <w:hideMark/>
          </w:tcPr>
          <w:p w14:paraId="62B8A3C4"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06F7D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3029D0A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4.0)</w:t>
            </w:r>
          </w:p>
        </w:tc>
        <w:tc>
          <w:tcPr>
            <w:tcW w:w="1113" w:type="dxa"/>
            <w:tcMar>
              <w:top w:w="0" w:type="dxa"/>
              <w:left w:w="75" w:type="dxa"/>
              <w:bottom w:w="0" w:type="dxa"/>
              <w:right w:w="75" w:type="dxa"/>
            </w:tcMar>
            <w:vAlign w:val="center"/>
            <w:hideMark/>
          </w:tcPr>
          <w:p w14:paraId="4F36450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8.0)</w:t>
            </w:r>
          </w:p>
        </w:tc>
        <w:tc>
          <w:tcPr>
            <w:tcW w:w="1113" w:type="dxa"/>
            <w:tcMar>
              <w:top w:w="0" w:type="dxa"/>
              <w:left w:w="75" w:type="dxa"/>
              <w:bottom w:w="0" w:type="dxa"/>
              <w:right w:w="75" w:type="dxa"/>
            </w:tcMar>
            <w:vAlign w:val="center"/>
            <w:hideMark/>
          </w:tcPr>
          <w:p w14:paraId="7003C7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8.0,  28.0)</w:t>
            </w:r>
          </w:p>
        </w:tc>
        <w:tc>
          <w:tcPr>
            <w:tcW w:w="1113" w:type="dxa"/>
            <w:tcMar>
              <w:top w:w="0" w:type="dxa"/>
              <w:left w:w="75" w:type="dxa"/>
              <w:bottom w:w="0" w:type="dxa"/>
              <w:right w:w="75" w:type="dxa"/>
            </w:tcMar>
            <w:vAlign w:val="center"/>
            <w:hideMark/>
          </w:tcPr>
          <w:p w14:paraId="5C18F4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-6.0,  15.0)</w:t>
            </w:r>
          </w:p>
        </w:tc>
        <w:tc>
          <w:tcPr>
            <w:tcW w:w="1113" w:type="dxa"/>
            <w:tcMar>
              <w:top w:w="0" w:type="dxa"/>
              <w:left w:w="75" w:type="dxa"/>
              <w:bottom w:w="0" w:type="dxa"/>
              <w:right w:w="75" w:type="dxa"/>
            </w:tcMar>
            <w:vAlign w:val="center"/>
            <w:hideMark/>
          </w:tcPr>
          <w:p w14:paraId="446348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12.0)</w:t>
            </w:r>
          </w:p>
        </w:tc>
        <w:tc>
          <w:tcPr>
            <w:tcW w:w="1113" w:type="dxa"/>
            <w:tcMar>
              <w:top w:w="0" w:type="dxa"/>
              <w:left w:w="75" w:type="dxa"/>
              <w:bottom w:w="0" w:type="dxa"/>
              <w:right w:w="75" w:type="dxa"/>
            </w:tcMar>
            <w:vAlign w:val="center"/>
            <w:hideMark/>
          </w:tcPr>
          <w:p w14:paraId="2FE564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-5.0,  15.0)</w:t>
            </w:r>
          </w:p>
        </w:tc>
        <w:tc>
          <w:tcPr>
            <w:tcW w:w="1113" w:type="dxa"/>
            <w:tcMar>
              <w:top w:w="0" w:type="dxa"/>
              <w:left w:w="75" w:type="dxa"/>
              <w:bottom w:w="0" w:type="dxa"/>
              <w:right w:w="75" w:type="dxa"/>
            </w:tcMar>
            <w:vAlign w:val="center"/>
            <w:hideMark/>
          </w:tcPr>
          <w:p w14:paraId="0E5469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-7.0,  12.0)</w:t>
            </w:r>
          </w:p>
        </w:tc>
        <w:tc>
          <w:tcPr>
            <w:tcW w:w="1113" w:type="dxa"/>
            <w:tcMar>
              <w:top w:w="0" w:type="dxa"/>
              <w:left w:w="75" w:type="dxa"/>
              <w:bottom w:w="0" w:type="dxa"/>
              <w:right w:w="75" w:type="dxa"/>
            </w:tcMar>
            <w:vAlign w:val="center"/>
            <w:hideMark/>
          </w:tcPr>
          <w:p w14:paraId="57609B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4.0,  20.0)</w:t>
            </w:r>
          </w:p>
        </w:tc>
        <w:tc>
          <w:tcPr>
            <w:tcW w:w="1068" w:type="dxa"/>
            <w:tcMar>
              <w:top w:w="0" w:type="dxa"/>
              <w:left w:w="75" w:type="dxa"/>
              <w:bottom w:w="0" w:type="dxa"/>
              <w:right w:w="75" w:type="dxa"/>
            </w:tcMar>
            <w:vAlign w:val="center"/>
            <w:hideMark/>
          </w:tcPr>
          <w:p w14:paraId="303C960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0.0,  13.0)</w:t>
            </w:r>
          </w:p>
        </w:tc>
        <w:tc>
          <w:tcPr>
            <w:tcW w:w="1068" w:type="dxa"/>
            <w:tcMar>
              <w:top w:w="0" w:type="dxa"/>
              <w:left w:w="75" w:type="dxa"/>
              <w:bottom w:w="0" w:type="dxa"/>
              <w:right w:w="75" w:type="dxa"/>
            </w:tcMar>
            <w:vAlign w:val="center"/>
            <w:hideMark/>
          </w:tcPr>
          <w:p w14:paraId="1F54D65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5.0 (  -1.0,  10.0)</w:t>
            </w:r>
          </w:p>
        </w:tc>
        <w:tc>
          <w:tcPr>
            <w:tcW w:w="1113" w:type="dxa"/>
            <w:tcMar>
              <w:top w:w="0" w:type="dxa"/>
              <w:left w:w="75" w:type="dxa"/>
              <w:bottom w:w="0" w:type="dxa"/>
              <w:right w:w="75" w:type="dxa"/>
            </w:tcMar>
            <w:vAlign w:val="center"/>
            <w:hideMark/>
          </w:tcPr>
          <w:p w14:paraId="14AFF09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63.0 (  39.0,  88.0)</w:t>
            </w:r>
          </w:p>
        </w:tc>
      </w:tr>
      <w:tr w:rsidR="004F7F15" w:rsidRPr="00636C9B" w14:paraId="784D9932" w14:textId="77777777" w:rsidTr="000250EE">
        <w:trPr>
          <w:trHeight w:val="510"/>
        </w:trPr>
        <w:tc>
          <w:tcPr>
            <w:tcW w:w="1128" w:type="dxa"/>
            <w:vMerge w:val="restart"/>
            <w:tcMar>
              <w:top w:w="0" w:type="dxa"/>
              <w:left w:w="75" w:type="dxa"/>
              <w:bottom w:w="0" w:type="dxa"/>
              <w:right w:w="75" w:type="dxa"/>
            </w:tcMar>
            <w:vAlign w:val="center"/>
            <w:hideMark/>
          </w:tcPr>
          <w:p w14:paraId="4E6E45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Falls</w:t>
            </w:r>
          </w:p>
        </w:tc>
        <w:tc>
          <w:tcPr>
            <w:tcW w:w="673" w:type="dxa"/>
            <w:tcMar>
              <w:top w:w="0" w:type="dxa"/>
              <w:left w:w="75" w:type="dxa"/>
              <w:bottom w:w="0" w:type="dxa"/>
              <w:right w:w="75" w:type="dxa"/>
            </w:tcMar>
            <w:vAlign w:val="center"/>
            <w:hideMark/>
          </w:tcPr>
          <w:p w14:paraId="777D48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1C64606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1D420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1FBEF5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1113" w:type="dxa"/>
            <w:tcMar>
              <w:top w:w="0" w:type="dxa"/>
              <w:left w:w="75" w:type="dxa"/>
              <w:bottom w:w="0" w:type="dxa"/>
              <w:right w:w="75" w:type="dxa"/>
            </w:tcMar>
            <w:vAlign w:val="center"/>
            <w:hideMark/>
          </w:tcPr>
          <w:p w14:paraId="491A527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11D9B7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6.0)</w:t>
            </w:r>
          </w:p>
        </w:tc>
        <w:tc>
          <w:tcPr>
            <w:tcW w:w="1113" w:type="dxa"/>
            <w:tcMar>
              <w:top w:w="0" w:type="dxa"/>
              <w:left w:w="75" w:type="dxa"/>
              <w:bottom w:w="0" w:type="dxa"/>
              <w:right w:w="75" w:type="dxa"/>
            </w:tcMar>
            <w:vAlign w:val="center"/>
            <w:hideMark/>
          </w:tcPr>
          <w:p w14:paraId="686E26B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-3.0,  11.0)</w:t>
            </w:r>
          </w:p>
        </w:tc>
        <w:tc>
          <w:tcPr>
            <w:tcW w:w="1113" w:type="dxa"/>
            <w:tcMar>
              <w:top w:w="0" w:type="dxa"/>
              <w:left w:w="75" w:type="dxa"/>
              <w:bottom w:w="0" w:type="dxa"/>
              <w:right w:w="75" w:type="dxa"/>
            </w:tcMar>
            <w:vAlign w:val="center"/>
            <w:hideMark/>
          </w:tcPr>
          <w:p w14:paraId="64D121F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-29.0,  -3.0)</w:t>
            </w:r>
          </w:p>
        </w:tc>
        <w:tc>
          <w:tcPr>
            <w:tcW w:w="1113" w:type="dxa"/>
            <w:tcMar>
              <w:top w:w="0" w:type="dxa"/>
              <w:left w:w="75" w:type="dxa"/>
              <w:bottom w:w="0" w:type="dxa"/>
              <w:right w:w="75" w:type="dxa"/>
            </w:tcMar>
            <w:vAlign w:val="center"/>
            <w:hideMark/>
          </w:tcPr>
          <w:p w14:paraId="4611AE0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-23.0,  11.0)</w:t>
            </w:r>
          </w:p>
        </w:tc>
        <w:tc>
          <w:tcPr>
            <w:tcW w:w="1068" w:type="dxa"/>
            <w:tcMar>
              <w:top w:w="0" w:type="dxa"/>
              <w:left w:w="75" w:type="dxa"/>
              <w:bottom w:w="0" w:type="dxa"/>
              <w:right w:w="75" w:type="dxa"/>
            </w:tcMar>
            <w:vAlign w:val="center"/>
            <w:hideMark/>
          </w:tcPr>
          <w:p w14:paraId="2F4DB7C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-31.0 ( -53.0,  -9.0)</w:t>
            </w:r>
          </w:p>
        </w:tc>
        <w:tc>
          <w:tcPr>
            <w:tcW w:w="1068" w:type="dxa"/>
            <w:tcMar>
              <w:top w:w="0" w:type="dxa"/>
              <w:left w:w="75" w:type="dxa"/>
              <w:bottom w:w="0" w:type="dxa"/>
              <w:right w:w="75" w:type="dxa"/>
            </w:tcMar>
            <w:vAlign w:val="center"/>
            <w:hideMark/>
          </w:tcPr>
          <w:p w14:paraId="538F3AF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-46.0 ( -76.0, -15.0)</w:t>
            </w:r>
          </w:p>
        </w:tc>
        <w:tc>
          <w:tcPr>
            <w:tcW w:w="1113" w:type="dxa"/>
            <w:tcMar>
              <w:top w:w="0" w:type="dxa"/>
              <w:left w:w="75" w:type="dxa"/>
              <w:bottom w:w="0" w:type="dxa"/>
              <w:right w:w="75" w:type="dxa"/>
            </w:tcMar>
            <w:vAlign w:val="center"/>
            <w:hideMark/>
          </w:tcPr>
          <w:p w14:paraId="38D5AC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-87.0 (-130.0, -44.0)</w:t>
            </w:r>
          </w:p>
        </w:tc>
      </w:tr>
      <w:tr w:rsidR="004F7F15" w:rsidRPr="00636C9B" w14:paraId="55454E54" w14:textId="77777777" w:rsidTr="000250EE">
        <w:trPr>
          <w:trHeight w:val="525"/>
        </w:trPr>
        <w:tc>
          <w:tcPr>
            <w:tcW w:w="1128" w:type="dxa"/>
            <w:vMerge/>
            <w:vAlign w:val="center"/>
            <w:hideMark/>
          </w:tcPr>
          <w:p w14:paraId="53FB1025"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1A734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66915E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71DE93B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02D5C39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5DBCAE0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2A6E05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113" w:type="dxa"/>
            <w:tcMar>
              <w:top w:w="0" w:type="dxa"/>
              <w:left w:w="75" w:type="dxa"/>
              <w:bottom w:w="0" w:type="dxa"/>
              <w:right w:w="75" w:type="dxa"/>
            </w:tcMar>
            <w:vAlign w:val="center"/>
            <w:hideMark/>
          </w:tcPr>
          <w:p w14:paraId="59E0D1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-3.0,   4.0)</w:t>
            </w:r>
          </w:p>
        </w:tc>
        <w:tc>
          <w:tcPr>
            <w:tcW w:w="1113" w:type="dxa"/>
            <w:tcMar>
              <w:top w:w="0" w:type="dxa"/>
              <w:left w:w="75" w:type="dxa"/>
              <w:bottom w:w="0" w:type="dxa"/>
              <w:right w:w="75" w:type="dxa"/>
            </w:tcMar>
            <w:vAlign w:val="center"/>
            <w:hideMark/>
          </w:tcPr>
          <w:p w14:paraId="20CF218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-7.0,   8.0)</w:t>
            </w:r>
          </w:p>
        </w:tc>
        <w:tc>
          <w:tcPr>
            <w:tcW w:w="1113" w:type="dxa"/>
            <w:tcMar>
              <w:top w:w="0" w:type="dxa"/>
              <w:left w:w="75" w:type="dxa"/>
              <w:bottom w:w="0" w:type="dxa"/>
              <w:right w:w="75" w:type="dxa"/>
            </w:tcMar>
            <w:vAlign w:val="center"/>
            <w:hideMark/>
          </w:tcPr>
          <w:p w14:paraId="45463D9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-16.0,   9.0)</w:t>
            </w:r>
          </w:p>
        </w:tc>
        <w:tc>
          <w:tcPr>
            <w:tcW w:w="1068" w:type="dxa"/>
            <w:tcMar>
              <w:top w:w="0" w:type="dxa"/>
              <w:left w:w="75" w:type="dxa"/>
              <w:bottom w:w="0" w:type="dxa"/>
              <w:right w:w="75" w:type="dxa"/>
            </w:tcMar>
            <w:vAlign w:val="center"/>
            <w:hideMark/>
          </w:tcPr>
          <w:p w14:paraId="32B4B16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-23.0,  17.0)</w:t>
            </w:r>
          </w:p>
        </w:tc>
        <w:tc>
          <w:tcPr>
            <w:tcW w:w="1068" w:type="dxa"/>
            <w:tcMar>
              <w:top w:w="0" w:type="dxa"/>
              <w:left w:w="75" w:type="dxa"/>
              <w:bottom w:w="0" w:type="dxa"/>
              <w:right w:w="75" w:type="dxa"/>
            </w:tcMar>
            <w:vAlign w:val="center"/>
            <w:hideMark/>
          </w:tcPr>
          <w:p w14:paraId="5905979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-79.0,  -4.0)</w:t>
            </w:r>
          </w:p>
        </w:tc>
        <w:tc>
          <w:tcPr>
            <w:tcW w:w="1113" w:type="dxa"/>
            <w:tcMar>
              <w:top w:w="0" w:type="dxa"/>
              <w:left w:w="75" w:type="dxa"/>
              <w:bottom w:w="0" w:type="dxa"/>
              <w:right w:w="75" w:type="dxa"/>
            </w:tcMar>
            <w:vAlign w:val="center"/>
            <w:hideMark/>
          </w:tcPr>
          <w:p w14:paraId="4694CB3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-44.0 ( -89.0,   2.0)</w:t>
            </w:r>
          </w:p>
        </w:tc>
      </w:tr>
      <w:tr w:rsidR="004F7F15" w:rsidRPr="00636C9B" w14:paraId="41C2C0E5" w14:textId="77777777" w:rsidTr="000250EE">
        <w:trPr>
          <w:trHeight w:val="510"/>
        </w:trPr>
        <w:tc>
          <w:tcPr>
            <w:tcW w:w="1128" w:type="dxa"/>
            <w:vMerge w:val="restart"/>
            <w:tcMar>
              <w:top w:w="0" w:type="dxa"/>
              <w:left w:w="75" w:type="dxa"/>
              <w:bottom w:w="0" w:type="dxa"/>
              <w:right w:w="75" w:type="dxa"/>
            </w:tcMar>
            <w:vAlign w:val="center"/>
            <w:hideMark/>
          </w:tcPr>
          <w:p w14:paraId="5EDAD9A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Drownings</w:t>
            </w:r>
          </w:p>
        </w:tc>
        <w:tc>
          <w:tcPr>
            <w:tcW w:w="673" w:type="dxa"/>
            <w:tcMar>
              <w:top w:w="0" w:type="dxa"/>
              <w:left w:w="75" w:type="dxa"/>
              <w:bottom w:w="0" w:type="dxa"/>
              <w:right w:w="75" w:type="dxa"/>
            </w:tcMar>
            <w:vAlign w:val="center"/>
            <w:hideMark/>
          </w:tcPr>
          <w:p w14:paraId="0CDE015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3BE731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6.0,  13.0)</w:t>
            </w:r>
          </w:p>
        </w:tc>
        <w:tc>
          <w:tcPr>
            <w:tcW w:w="1113" w:type="dxa"/>
            <w:tcMar>
              <w:top w:w="0" w:type="dxa"/>
              <w:left w:w="75" w:type="dxa"/>
              <w:bottom w:w="0" w:type="dxa"/>
              <w:right w:w="75" w:type="dxa"/>
            </w:tcMar>
            <w:vAlign w:val="center"/>
            <w:hideMark/>
          </w:tcPr>
          <w:p w14:paraId="2F5407B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8.0,  13.0)</w:t>
            </w:r>
          </w:p>
        </w:tc>
        <w:tc>
          <w:tcPr>
            <w:tcW w:w="1113" w:type="dxa"/>
            <w:tcMar>
              <w:top w:w="0" w:type="dxa"/>
              <w:left w:w="75" w:type="dxa"/>
              <w:bottom w:w="0" w:type="dxa"/>
              <w:right w:w="75" w:type="dxa"/>
            </w:tcMar>
            <w:vAlign w:val="center"/>
            <w:hideMark/>
          </w:tcPr>
          <w:p w14:paraId="45B7E93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40.0 (  35.0,  45.0)</w:t>
            </w:r>
          </w:p>
        </w:tc>
        <w:tc>
          <w:tcPr>
            <w:tcW w:w="1113" w:type="dxa"/>
            <w:tcMar>
              <w:top w:w="0" w:type="dxa"/>
              <w:left w:w="75" w:type="dxa"/>
              <w:bottom w:w="0" w:type="dxa"/>
              <w:right w:w="75" w:type="dxa"/>
            </w:tcMar>
            <w:vAlign w:val="center"/>
            <w:hideMark/>
          </w:tcPr>
          <w:p w14:paraId="3B79D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25.0 (  20.0,  29.0)</w:t>
            </w:r>
          </w:p>
        </w:tc>
        <w:tc>
          <w:tcPr>
            <w:tcW w:w="1113" w:type="dxa"/>
            <w:tcMar>
              <w:top w:w="0" w:type="dxa"/>
              <w:left w:w="75" w:type="dxa"/>
              <w:bottom w:w="0" w:type="dxa"/>
              <w:right w:w="75" w:type="dxa"/>
            </w:tcMar>
            <w:vAlign w:val="center"/>
            <w:hideMark/>
          </w:tcPr>
          <w:p w14:paraId="4C8AFEF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c>
          <w:tcPr>
            <w:tcW w:w="1113" w:type="dxa"/>
            <w:tcMar>
              <w:top w:w="0" w:type="dxa"/>
              <w:left w:w="75" w:type="dxa"/>
              <w:bottom w:w="0" w:type="dxa"/>
              <w:right w:w="75" w:type="dxa"/>
            </w:tcMar>
            <w:vAlign w:val="center"/>
            <w:hideMark/>
          </w:tcPr>
          <w:p w14:paraId="0B64CE0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7.0,  17.0)</w:t>
            </w:r>
          </w:p>
        </w:tc>
        <w:tc>
          <w:tcPr>
            <w:tcW w:w="1113" w:type="dxa"/>
            <w:tcMar>
              <w:top w:w="0" w:type="dxa"/>
              <w:left w:w="75" w:type="dxa"/>
              <w:bottom w:w="0" w:type="dxa"/>
              <w:right w:w="75" w:type="dxa"/>
            </w:tcMar>
            <w:vAlign w:val="center"/>
            <w:hideMark/>
          </w:tcPr>
          <w:p w14:paraId="3540E37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8.0 (   4.0,  13.0)</w:t>
            </w:r>
          </w:p>
        </w:tc>
        <w:tc>
          <w:tcPr>
            <w:tcW w:w="1113" w:type="dxa"/>
            <w:tcMar>
              <w:top w:w="0" w:type="dxa"/>
              <w:left w:w="75" w:type="dxa"/>
              <w:bottom w:w="0" w:type="dxa"/>
              <w:right w:w="75" w:type="dxa"/>
            </w:tcMar>
            <w:vAlign w:val="center"/>
            <w:hideMark/>
          </w:tcPr>
          <w:p w14:paraId="156449C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6.0 (   2.0,   9.0)</w:t>
            </w:r>
          </w:p>
        </w:tc>
        <w:tc>
          <w:tcPr>
            <w:tcW w:w="1068" w:type="dxa"/>
            <w:tcMar>
              <w:top w:w="0" w:type="dxa"/>
              <w:left w:w="75" w:type="dxa"/>
              <w:bottom w:w="0" w:type="dxa"/>
              <w:right w:w="75" w:type="dxa"/>
            </w:tcMar>
            <w:vAlign w:val="center"/>
            <w:hideMark/>
          </w:tcPr>
          <w:p w14:paraId="436EBA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5.0)</w:t>
            </w:r>
          </w:p>
        </w:tc>
        <w:tc>
          <w:tcPr>
            <w:tcW w:w="1068" w:type="dxa"/>
            <w:tcMar>
              <w:top w:w="0" w:type="dxa"/>
              <w:left w:w="75" w:type="dxa"/>
              <w:bottom w:w="0" w:type="dxa"/>
              <w:right w:w="75" w:type="dxa"/>
            </w:tcMar>
            <w:vAlign w:val="center"/>
            <w:hideMark/>
          </w:tcPr>
          <w:p w14:paraId="09FF03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113" w:type="dxa"/>
            <w:tcMar>
              <w:top w:w="0" w:type="dxa"/>
              <w:left w:w="75" w:type="dxa"/>
              <w:bottom w:w="0" w:type="dxa"/>
              <w:right w:w="75" w:type="dxa"/>
            </w:tcMar>
            <w:vAlign w:val="center"/>
            <w:hideMark/>
          </w:tcPr>
          <w:p w14:paraId="1730AF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128.0 ( 116.0, 141.0)</w:t>
            </w:r>
          </w:p>
        </w:tc>
      </w:tr>
      <w:tr w:rsidR="004F7F15" w:rsidRPr="00636C9B" w14:paraId="48954607" w14:textId="77777777" w:rsidTr="000250EE">
        <w:trPr>
          <w:trHeight w:val="525"/>
        </w:trPr>
        <w:tc>
          <w:tcPr>
            <w:tcW w:w="1128" w:type="dxa"/>
            <w:vMerge/>
            <w:vAlign w:val="center"/>
            <w:hideMark/>
          </w:tcPr>
          <w:p w14:paraId="676EDE7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358794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1432808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707970B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2.0,   5.0)</w:t>
            </w:r>
          </w:p>
        </w:tc>
        <w:tc>
          <w:tcPr>
            <w:tcW w:w="1113" w:type="dxa"/>
            <w:tcMar>
              <w:top w:w="0" w:type="dxa"/>
              <w:left w:w="75" w:type="dxa"/>
              <w:bottom w:w="0" w:type="dxa"/>
              <w:right w:w="75" w:type="dxa"/>
            </w:tcMar>
            <w:vAlign w:val="center"/>
            <w:hideMark/>
          </w:tcPr>
          <w:p w14:paraId="7DE512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1.0)</w:t>
            </w:r>
          </w:p>
        </w:tc>
        <w:tc>
          <w:tcPr>
            <w:tcW w:w="1113" w:type="dxa"/>
            <w:tcMar>
              <w:top w:w="0" w:type="dxa"/>
              <w:left w:w="75" w:type="dxa"/>
              <w:bottom w:w="0" w:type="dxa"/>
              <w:right w:w="75" w:type="dxa"/>
            </w:tcMar>
            <w:vAlign w:val="center"/>
            <w:hideMark/>
          </w:tcPr>
          <w:p w14:paraId="57F9833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1.0,   3.0)</w:t>
            </w:r>
          </w:p>
        </w:tc>
        <w:tc>
          <w:tcPr>
            <w:tcW w:w="1113" w:type="dxa"/>
            <w:tcMar>
              <w:top w:w="0" w:type="dxa"/>
              <w:left w:w="75" w:type="dxa"/>
              <w:bottom w:w="0" w:type="dxa"/>
              <w:right w:w="75" w:type="dxa"/>
            </w:tcMar>
            <w:vAlign w:val="center"/>
            <w:hideMark/>
          </w:tcPr>
          <w:p w14:paraId="1A2B420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0890BBB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3.0)</w:t>
            </w:r>
          </w:p>
        </w:tc>
        <w:tc>
          <w:tcPr>
            <w:tcW w:w="1113" w:type="dxa"/>
            <w:tcMar>
              <w:top w:w="0" w:type="dxa"/>
              <w:left w:w="75" w:type="dxa"/>
              <w:bottom w:w="0" w:type="dxa"/>
              <w:right w:w="75" w:type="dxa"/>
            </w:tcMar>
            <w:vAlign w:val="center"/>
            <w:hideMark/>
          </w:tcPr>
          <w:p w14:paraId="337F40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33DACF4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3.0)</w:t>
            </w:r>
          </w:p>
        </w:tc>
        <w:tc>
          <w:tcPr>
            <w:tcW w:w="1068" w:type="dxa"/>
            <w:tcMar>
              <w:top w:w="0" w:type="dxa"/>
              <w:left w:w="75" w:type="dxa"/>
              <w:bottom w:w="0" w:type="dxa"/>
              <w:right w:w="75" w:type="dxa"/>
            </w:tcMar>
            <w:vAlign w:val="center"/>
            <w:hideMark/>
          </w:tcPr>
          <w:p w14:paraId="6C4EFA5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068" w:type="dxa"/>
            <w:tcMar>
              <w:top w:w="0" w:type="dxa"/>
              <w:left w:w="75" w:type="dxa"/>
              <w:bottom w:w="0" w:type="dxa"/>
              <w:right w:w="75" w:type="dxa"/>
            </w:tcMar>
            <w:vAlign w:val="center"/>
            <w:hideMark/>
          </w:tcPr>
          <w:p w14:paraId="2CE7894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4989DAA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11.0,  19.0)</w:t>
            </w:r>
          </w:p>
        </w:tc>
      </w:tr>
      <w:tr w:rsidR="004F7F15" w:rsidRPr="00636C9B" w14:paraId="6C2146AE" w14:textId="77777777" w:rsidTr="000250EE">
        <w:trPr>
          <w:trHeight w:val="525"/>
        </w:trPr>
        <w:tc>
          <w:tcPr>
            <w:tcW w:w="1128" w:type="dxa"/>
            <w:vMerge w:val="restart"/>
            <w:tcMar>
              <w:top w:w="0" w:type="dxa"/>
              <w:left w:w="75" w:type="dxa"/>
              <w:bottom w:w="0" w:type="dxa"/>
              <w:right w:w="75" w:type="dxa"/>
            </w:tcMar>
            <w:vAlign w:val="center"/>
            <w:hideMark/>
          </w:tcPr>
          <w:p w14:paraId="21AC57D5" w14:textId="77777777" w:rsidR="004F7F15" w:rsidRPr="00636C9B" w:rsidRDefault="004F7F15" w:rsidP="004F7F15">
            <w:pPr>
              <w:spacing w:after="0" w:line="240" w:lineRule="auto"/>
              <w:rPr>
                <w:rFonts w:ascii="Times New Roman" w:eastAsiaTheme="minorHAnsi" w:hAnsi="Times New Roman"/>
                <w:sz w:val="18"/>
                <w:szCs w:val="18"/>
                <w:u w:val="single"/>
                <w:lang w:eastAsia="en-GB"/>
              </w:rPr>
            </w:pPr>
            <w:r w:rsidRPr="00636C9B">
              <w:rPr>
                <w:rFonts w:ascii="Times New Roman" w:eastAsiaTheme="minorHAnsi" w:hAnsi="Times New Roman"/>
                <w:color w:val="000000"/>
                <w:sz w:val="18"/>
                <w:szCs w:val="18"/>
                <w:u w:val="single"/>
                <w:lang w:eastAsia="en-GB"/>
              </w:rPr>
              <w:t>Intentional</w:t>
            </w:r>
          </w:p>
        </w:tc>
        <w:tc>
          <w:tcPr>
            <w:tcW w:w="673" w:type="dxa"/>
            <w:tcMar>
              <w:top w:w="0" w:type="dxa"/>
              <w:left w:w="75" w:type="dxa"/>
              <w:bottom w:w="0" w:type="dxa"/>
              <w:right w:w="75" w:type="dxa"/>
            </w:tcMar>
            <w:vAlign w:val="center"/>
            <w:hideMark/>
          </w:tcPr>
          <w:p w14:paraId="6BB23F5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30342E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1113" w:type="dxa"/>
            <w:tcMar>
              <w:top w:w="0" w:type="dxa"/>
              <w:left w:w="75" w:type="dxa"/>
              <w:bottom w:w="0" w:type="dxa"/>
              <w:right w:w="75" w:type="dxa"/>
            </w:tcMar>
            <w:vAlign w:val="center"/>
            <w:hideMark/>
          </w:tcPr>
          <w:p w14:paraId="5CF3DA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-1.0,   6.0)</w:t>
            </w:r>
          </w:p>
        </w:tc>
        <w:tc>
          <w:tcPr>
            <w:tcW w:w="1113" w:type="dxa"/>
            <w:tcMar>
              <w:top w:w="0" w:type="dxa"/>
              <w:left w:w="75" w:type="dxa"/>
              <w:bottom w:w="0" w:type="dxa"/>
              <w:right w:w="75" w:type="dxa"/>
            </w:tcMar>
            <w:vAlign w:val="center"/>
            <w:hideMark/>
          </w:tcPr>
          <w:p w14:paraId="122233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31.0,  85.0)</w:t>
            </w:r>
          </w:p>
        </w:tc>
        <w:tc>
          <w:tcPr>
            <w:tcW w:w="1113" w:type="dxa"/>
            <w:tcMar>
              <w:top w:w="0" w:type="dxa"/>
              <w:left w:w="75" w:type="dxa"/>
              <w:bottom w:w="0" w:type="dxa"/>
              <w:right w:w="75" w:type="dxa"/>
            </w:tcMar>
            <w:vAlign w:val="center"/>
            <w:hideMark/>
          </w:tcPr>
          <w:p w14:paraId="45207B5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96.0 (  67.0, 126.0)</w:t>
            </w:r>
          </w:p>
        </w:tc>
        <w:tc>
          <w:tcPr>
            <w:tcW w:w="1113" w:type="dxa"/>
            <w:tcMar>
              <w:top w:w="0" w:type="dxa"/>
              <w:left w:w="75" w:type="dxa"/>
              <w:bottom w:w="0" w:type="dxa"/>
              <w:right w:w="75" w:type="dxa"/>
            </w:tcMar>
            <w:vAlign w:val="center"/>
            <w:hideMark/>
          </w:tcPr>
          <w:p w14:paraId="0A27BD2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65.0 (  41.0,  89.0)</w:t>
            </w:r>
          </w:p>
        </w:tc>
        <w:tc>
          <w:tcPr>
            <w:tcW w:w="1113" w:type="dxa"/>
            <w:tcMar>
              <w:top w:w="0" w:type="dxa"/>
              <w:left w:w="75" w:type="dxa"/>
              <w:bottom w:w="0" w:type="dxa"/>
              <w:right w:w="75" w:type="dxa"/>
            </w:tcMar>
            <w:vAlign w:val="center"/>
            <w:hideMark/>
          </w:tcPr>
          <w:p w14:paraId="318F41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45.0 (  19.0,  70.0)</w:t>
            </w:r>
          </w:p>
        </w:tc>
        <w:tc>
          <w:tcPr>
            <w:tcW w:w="1113" w:type="dxa"/>
            <w:tcMar>
              <w:top w:w="0" w:type="dxa"/>
              <w:left w:w="75" w:type="dxa"/>
              <w:bottom w:w="0" w:type="dxa"/>
              <w:right w:w="75" w:type="dxa"/>
            </w:tcMar>
            <w:vAlign w:val="center"/>
            <w:hideMark/>
          </w:tcPr>
          <w:p w14:paraId="5FC813A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68.0 (  41.0,  95.0)</w:t>
            </w:r>
          </w:p>
        </w:tc>
        <w:tc>
          <w:tcPr>
            <w:tcW w:w="1113" w:type="dxa"/>
            <w:tcMar>
              <w:top w:w="0" w:type="dxa"/>
              <w:left w:w="75" w:type="dxa"/>
              <w:bottom w:w="0" w:type="dxa"/>
              <w:right w:w="75" w:type="dxa"/>
            </w:tcMar>
            <w:vAlign w:val="center"/>
            <w:hideMark/>
          </w:tcPr>
          <w:p w14:paraId="19A7368E"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28.0 (  11.0,  46.0)</w:t>
            </w:r>
          </w:p>
        </w:tc>
        <w:tc>
          <w:tcPr>
            <w:tcW w:w="1068" w:type="dxa"/>
            <w:tcMar>
              <w:top w:w="0" w:type="dxa"/>
              <w:left w:w="75" w:type="dxa"/>
              <w:bottom w:w="0" w:type="dxa"/>
              <w:right w:w="75" w:type="dxa"/>
            </w:tcMar>
            <w:vAlign w:val="center"/>
            <w:hideMark/>
          </w:tcPr>
          <w:p w14:paraId="3EE4983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1068" w:type="dxa"/>
            <w:tcMar>
              <w:top w:w="0" w:type="dxa"/>
              <w:left w:w="75" w:type="dxa"/>
              <w:bottom w:w="0" w:type="dxa"/>
              <w:right w:w="75" w:type="dxa"/>
            </w:tcMar>
            <w:vAlign w:val="center"/>
            <w:hideMark/>
          </w:tcPr>
          <w:p w14:paraId="62B12DE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1113" w:type="dxa"/>
            <w:tcMar>
              <w:top w:w="0" w:type="dxa"/>
              <w:left w:w="75" w:type="dxa"/>
              <w:bottom w:w="0" w:type="dxa"/>
              <w:right w:w="75" w:type="dxa"/>
            </w:tcMar>
            <w:vAlign w:val="center"/>
            <w:hideMark/>
          </w:tcPr>
          <w:p w14:paraId="423AFDA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388.0 ( 323.0, 451.0)</w:t>
            </w:r>
          </w:p>
        </w:tc>
      </w:tr>
      <w:tr w:rsidR="004F7F15" w:rsidRPr="00636C9B" w14:paraId="4512D1AF" w14:textId="77777777" w:rsidTr="000250EE">
        <w:trPr>
          <w:trHeight w:val="510"/>
        </w:trPr>
        <w:tc>
          <w:tcPr>
            <w:tcW w:w="1128" w:type="dxa"/>
            <w:vMerge/>
            <w:vAlign w:val="center"/>
            <w:hideMark/>
          </w:tcPr>
          <w:p w14:paraId="53A173B3"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73E088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07EEB91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1113" w:type="dxa"/>
            <w:tcMar>
              <w:top w:w="0" w:type="dxa"/>
              <w:left w:w="75" w:type="dxa"/>
              <w:bottom w:w="0" w:type="dxa"/>
              <w:right w:w="75" w:type="dxa"/>
            </w:tcMar>
            <w:vAlign w:val="center"/>
            <w:hideMark/>
          </w:tcPr>
          <w:p w14:paraId="6C403DB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1.0,   6.0)</w:t>
            </w:r>
          </w:p>
        </w:tc>
        <w:tc>
          <w:tcPr>
            <w:tcW w:w="1113" w:type="dxa"/>
            <w:tcMar>
              <w:top w:w="0" w:type="dxa"/>
              <w:left w:w="75" w:type="dxa"/>
              <w:bottom w:w="0" w:type="dxa"/>
              <w:right w:w="75" w:type="dxa"/>
            </w:tcMar>
            <w:vAlign w:val="center"/>
            <w:hideMark/>
          </w:tcPr>
          <w:p w14:paraId="778C67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16.0 (   6.0,  26.0)</w:t>
            </w:r>
          </w:p>
        </w:tc>
        <w:tc>
          <w:tcPr>
            <w:tcW w:w="1113" w:type="dxa"/>
            <w:tcMar>
              <w:top w:w="0" w:type="dxa"/>
              <w:left w:w="75" w:type="dxa"/>
              <w:bottom w:w="0" w:type="dxa"/>
              <w:right w:w="75" w:type="dxa"/>
            </w:tcMar>
            <w:vAlign w:val="center"/>
            <w:hideMark/>
          </w:tcPr>
          <w:p w14:paraId="60699C3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15.0 (   3.0,  26.0)</w:t>
            </w:r>
          </w:p>
        </w:tc>
        <w:tc>
          <w:tcPr>
            <w:tcW w:w="1113" w:type="dxa"/>
            <w:tcMar>
              <w:top w:w="0" w:type="dxa"/>
              <w:left w:w="75" w:type="dxa"/>
              <w:bottom w:w="0" w:type="dxa"/>
              <w:right w:w="75" w:type="dxa"/>
            </w:tcMar>
            <w:vAlign w:val="center"/>
            <w:hideMark/>
          </w:tcPr>
          <w:p w14:paraId="4E99CF8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17.0 (   6.0,  29.0)</w:t>
            </w:r>
          </w:p>
        </w:tc>
        <w:tc>
          <w:tcPr>
            <w:tcW w:w="1113" w:type="dxa"/>
            <w:tcMar>
              <w:top w:w="0" w:type="dxa"/>
              <w:left w:w="75" w:type="dxa"/>
              <w:bottom w:w="0" w:type="dxa"/>
              <w:right w:w="75" w:type="dxa"/>
            </w:tcMar>
            <w:vAlign w:val="center"/>
            <w:hideMark/>
          </w:tcPr>
          <w:p w14:paraId="7DBC468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-1.0,  27.0)</w:t>
            </w:r>
          </w:p>
        </w:tc>
        <w:tc>
          <w:tcPr>
            <w:tcW w:w="1113" w:type="dxa"/>
            <w:tcMar>
              <w:top w:w="0" w:type="dxa"/>
              <w:left w:w="75" w:type="dxa"/>
              <w:bottom w:w="0" w:type="dxa"/>
              <w:right w:w="75" w:type="dxa"/>
            </w:tcMar>
            <w:vAlign w:val="center"/>
            <w:hideMark/>
          </w:tcPr>
          <w:p w14:paraId="3AEBE33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13.0 (  -2.0,  27.0)</w:t>
            </w:r>
          </w:p>
        </w:tc>
        <w:tc>
          <w:tcPr>
            <w:tcW w:w="1113" w:type="dxa"/>
            <w:tcMar>
              <w:top w:w="0" w:type="dxa"/>
              <w:left w:w="75" w:type="dxa"/>
              <w:bottom w:w="0" w:type="dxa"/>
              <w:right w:w="75" w:type="dxa"/>
            </w:tcMar>
            <w:vAlign w:val="center"/>
            <w:hideMark/>
          </w:tcPr>
          <w:p w14:paraId="0677C9C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10.0 (   1.0,  18.0)</w:t>
            </w:r>
          </w:p>
        </w:tc>
        <w:tc>
          <w:tcPr>
            <w:tcW w:w="1068" w:type="dxa"/>
            <w:tcMar>
              <w:top w:w="0" w:type="dxa"/>
              <w:left w:w="75" w:type="dxa"/>
              <w:bottom w:w="0" w:type="dxa"/>
              <w:right w:w="75" w:type="dxa"/>
            </w:tcMar>
            <w:vAlign w:val="center"/>
            <w:hideMark/>
          </w:tcPr>
          <w:p w14:paraId="3C83F41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1068" w:type="dxa"/>
            <w:tcMar>
              <w:top w:w="0" w:type="dxa"/>
              <w:left w:w="75" w:type="dxa"/>
              <w:bottom w:w="0" w:type="dxa"/>
              <w:right w:w="75" w:type="dxa"/>
            </w:tcMar>
            <w:vAlign w:val="center"/>
            <w:hideMark/>
          </w:tcPr>
          <w:p w14:paraId="2D37DD5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0.0,   4.0)</w:t>
            </w:r>
          </w:p>
        </w:tc>
        <w:tc>
          <w:tcPr>
            <w:tcW w:w="1113" w:type="dxa"/>
            <w:tcMar>
              <w:top w:w="0" w:type="dxa"/>
              <w:left w:w="75" w:type="dxa"/>
              <w:bottom w:w="0" w:type="dxa"/>
              <w:right w:w="75" w:type="dxa"/>
            </w:tcMar>
            <w:vAlign w:val="center"/>
            <w:hideMark/>
          </w:tcPr>
          <w:p w14:paraId="5332206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92.0 (  63.0, 122.0)</w:t>
            </w:r>
          </w:p>
        </w:tc>
      </w:tr>
      <w:tr w:rsidR="004F7F15" w:rsidRPr="00636C9B" w14:paraId="5BC6C487" w14:textId="77777777" w:rsidTr="000250EE">
        <w:trPr>
          <w:trHeight w:val="495"/>
        </w:trPr>
        <w:tc>
          <w:tcPr>
            <w:tcW w:w="1128" w:type="dxa"/>
            <w:vMerge w:val="restart"/>
            <w:tcMar>
              <w:top w:w="0" w:type="dxa"/>
              <w:left w:w="75" w:type="dxa"/>
              <w:bottom w:w="0" w:type="dxa"/>
              <w:right w:w="75" w:type="dxa"/>
            </w:tcMar>
            <w:vAlign w:val="center"/>
            <w:hideMark/>
          </w:tcPr>
          <w:p w14:paraId="7E03097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Assault</w:t>
            </w:r>
          </w:p>
        </w:tc>
        <w:tc>
          <w:tcPr>
            <w:tcW w:w="673" w:type="dxa"/>
            <w:tcMar>
              <w:top w:w="0" w:type="dxa"/>
              <w:left w:w="75" w:type="dxa"/>
              <w:bottom w:w="0" w:type="dxa"/>
              <w:right w:w="75" w:type="dxa"/>
            </w:tcMar>
            <w:vAlign w:val="center"/>
            <w:hideMark/>
          </w:tcPr>
          <w:p w14:paraId="558F848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7DDC2EF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4.0)</w:t>
            </w:r>
          </w:p>
        </w:tc>
        <w:tc>
          <w:tcPr>
            <w:tcW w:w="1113" w:type="dxa"/>
            <w:tcMar>
              <w:top w:w="0" w:type="dxa"/>
              <w:left w:w="75" w:type="dxa"/>
              <w:bottom w:w="0" w:type="dxa"/>
              <w:right w:w="75" w:type="dxa"/>
            </w:tcMar>
            <w:vAlign w:val="center"/>
            <w:hideMark/>
          </w:tcPr>
          <w:p w14:paraId="0301D61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787E80E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38.0 (  18.0,  58.0)</w:t>
            </w:r>
          </w:p>
        </w:tc>
        <w:tc>
          <w:tcPr>
            <w:tcW w:w="1113" w:type="dxa"/>
            <w:tcMar>
              <w:top w:w="0" w:type="dxa"/>
              <w:left w:w="75" w:type="dxa"/>
              <w:bottom w:w="0" w:type="dxa"/>
              <w:right w:w="75" w:type="dxa"/>
            </w:tcMar>
            <w:vAlign w:val="center"/>
            <w:hideMark/>
          </w:tcPr>
          <w:p w14:paraId="2824DE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55.0 (  35.0,  76.0)</w:t>
            </w:r>
          </w:p>
        </w:tc>
        <w:tc>
          <w:tcPr>
            <w:tcW w:w="1113" w:type="dxa"/>
            <w:tcMar>
              <w:top w:w="0" w:type="dxa"/>
              <w:left w:w="75" w:type="dxa"/>
              <w:bottom w:w="0" w:type="dxa"/>
              <w:right w:w="75" w:type="dxa"/>
            </w:tcMar>
            <w:vAlign w:val="center"/>
            <w:hideMark/>
          </w:tcPr>
          <w:p w14:paraId="2982C78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18.0 (   4.0,  32.0)</w:t>
            </w:r>
          </w:p>
        </w:tc>
        <w:tc>
          <w:tcPr>
            <w:tcW w:w="1113" w:type="dxa"/>
            <w:tcMar>
              <w:top w:w="0" w:type="dxa"/>
              <w:left w:w="75" w:type="dxa"/>
              <w:bottom w:w="0" w:type="dxa"/>
              <w:right w:w="75" w:type="dxa"/>
            </w:tcMar>
            <w:vAlign w:val="center"/>
            <w:hideMark/>
          </w:tcPr>
          <w:p w14:paraId="192CE34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19.0)</w:t>
            </w:r>
          </w:p>
        </w:tc>
        <w:tc>
          <w:tcPr>
            <w:tcW w:w="1113" w:type="dxa"/>
            <w:tcMar>
              <w:top w:w="0" w:type="dxa"/>
              <w:left w:w="75" w:type="dxa"/>
              <w:bottom w:w="0" w:type="dxa"/>
              <w:right w:w="75" w:type="dxa"/>
            </w:tcMar>
            <w:vAlign w:val="center"/>
            <w:hideMark/>
          </w:tcPr>
          <w:p w14:paraId="6A17E9D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1113" w:type="dxa"/>
            <w:tcMar>
              <w:top w:w="0" w:type="dxa"/>
              <w:left w:w="75" w:type="dxa"/>
              <w:bottom w:w="0" w:type="dxa"/>
              <w:right w:w="75" w:type="dxa"/>
            </w:tcMar>
            <w:vAlign w:val="center"/>
            <w:hideMark/>
          </w:tcPr>
          <w:p w14:paraId="3272CF2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1068" w:type="dxa"/>
            <w:tcMar>
              <w:top w:w="0" w:type="dxa"/>
              <w:left w:w="75" w:type="dxa"/>
              <w:bottom w:w="0" w:type="dxa"/>
              <w:right w:w="75" w:type="dxa"/>
            </w:tcMar>
            <w:vAlign w:val="center"/>
            <w:hideMark/>
          </w:tcPr>
          <w:p w14:paraId="7981A9C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068" w:type="dxa"/>
            <w:tcMar>
              <w:top w:w="0" w:type="dxa"/>
              <w:left w:w="75" w:type="dxa"/>
              <w:bottom w:w="0" w:type="dxa"/>
              <w:right w:w="75" w:type="dxa"/>
            </w:tcMar>
            <w:vAlign w:val="center"/>
            <w:hideMark/>
          </w:tcPr>
          <w:p w14:paraId="7E5C759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1.0)</w:t>
            </w:r>
          </w:p>
        </w:tc>
        <w:tc>
          <w:tcPr>
            <w:tcW w:w="1113" w:type="dxa"/>
            <w:tcMar>
              <w:top w:w="0" w:type="dxa"/>
              <w:left w:w="75" w:type="dxa"/>
              <w:bottom w:w="0" w:type="dxa"/>
              <w:right w:w="75" w:type="dxa"/>
            </w:tcMar>
            <w:vAlign w:val="center"/>
            <w:hideMark/>
          </w:tcPr>
          <w:p w14:paraId="3C170FD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135.0 ( 100.0, 170.0)</w:t>
            </w:r>
          </w:p>
        </w:tc>
      </w:tr>
      <w:tr w:rsidR="004F7F15" w:rsidRPr="00636C9B" w14:paraId="42BC4A87" w14:textId="77777777" w:rsidTr="000250EE">
        <w:trPr>
          <w:trHeight w:val="478"/>
        </w:trPr>
        <w:tc>
          <w:tcPr>
            <w:tcW w:w="1128" w:type="dxa"/>
            <w:vMerge/>
            <w:vAlign w:val="center"/>
            <w:hideMark/>
          </w:tcPr>
          <w:p w14:paraId="736E55B1"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6ADA61A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56E15BB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6.0)</w:t>
            </w:r>
          </w:p>
        </w:tc>
        <w:tc>
          <w:tcPr>
            <w:tcW w:w="1113" w:type="dxa"/>
            <w:tcMar>
              <w:top w:w="0" w:type="dxa"/>
              <w:left w:w="75" w:type="dxa"/>
              <w:bottom w:w="0" w:type="dxa"/>
              <w:right w:w="75" w:type="dxa"/>
            </w:tcMar>
            <w:vAlign w:val="center"/>
            <w:hideMark/>
          </w:tcPr>
          <w:p w14:paraId="1E87AAA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55A9E31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3.0,  14.0)</w:t>
            </w:r>
          </w:p>
        </w:tc>
        <w:tc>
          <w:tcPr>
            <w:tcW w:w="1113" w:type="dxa"/>
            <w:tcMar>
              <w:top w:w="0" w:type="dxa"/>
              <w:left w:w="75" w:type="dxa"/>
              <w:bottom w:w="0" w:type="dxa"/>
              <w:right w:w="75" w:type="dxa"/>
            </w:tcMar>
            <w:vAlign w:val="center"/>
            <w:hideMark/>
          </w:tcPr>
          <w:p w14:paraId="7178D15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-4.0,   8.0)</w:t>
            </w:r>
          </w:p>
        </w:tc>
        <w:tc>
          <w:tcPr>
            <w:tcW w:w="1113" w:type="dxa"/>
            <w:tcMar>
              <w:top w:w="0" w:type="dxa"/>
              <w:left w:w="75" w:type="dxa"/>
              <w:bottom w:w="0" w:type="dxa"/>
              <w:right w:w="75" w:type="dxa"/>
            </w:tcMar>
            <w:vAlign w:val="center"/>
            <w:hideMark/>
          </w:tcPr>
          <w:p w14:paraId="4303484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2.0,  12.0)</w:t>
            </w:r>
          </w:p>
        </w:tc>
        <w:tc>
          <w:tcPr>
            <w:tcW w:w="1113" w:type="dxa"/>
            <w:tcMar>
              <w:top w:w="0" w:type="dxa"/>
              <w:left w:w="75" w:type="dxa"/>
              <w:bottom w:w="0" w:type="dxa"/>
              <w:right w:w="75" w:type="dxa"/>
            </w:tcMar>
            <w:vAlign w:val="center"/>
            <w:hideMark/>
          </w:tcPr>
          <w:p w14:paraId="6FF9823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4.0 (   0.0,   9.0)</w:t>
            </w:r>
          </w:p>
        </w:tc>
        <w:tc>
          <w:tcPr>
            <w:tcW w:w="1113" w:type="dxa"/>
            <w:tcMar>
              <w:top w:w="0" w:type="dxa"/>
              <w:left w:w="75" w:type="dxa"/>
              <w:bottom w:w="0" w:type="dxa"/>
              <w:right w:w="75" w:type="dxa"/>
            </w:tcMar>
            <w:vAlign w:val="center"/>
            <w:hideMark/>
          </w:tcPr>
          <w:p w14:paraId="52058CC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 (  -2.0,   6.0)</w:t>
            </w:r>
          </w:p>
        </w:tc>
        <w:tc>
          <w:tcPr>
            <w:tcW w:w="1113" w:type="dxa"/>
            <w:tcMar>
              <w:top w:w="0" w:type="dxa"/>
              <w:left w:w="75" w:type="dxa"/>
              <w:bottom w:w="0" w:type="dxa"/>
              <w:right w:w="75" w:type="dxa"/>
            </w:tcMar>
            <w:vAlign w:val="center"/>
            <w:hideMark/>
          </w:tcPr>
          <w:p w14:paraId="39F6F15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068" w:type="dxa"/>
            <w:tcMar>
              <w:top w:w="0" w:type="dxa"/>
              <w:left w:w="75" w:type="dxa"/>
              <w:bottom w:w="0" w:type="dxa"/>
              <w:right w:w="75" w:type="dxa"/>
            </w:tcMar>
            <w:vAlign w:val="center"/>
            <w:hideMark/>
          </w:tcPr>
          <w:p w14:paraId="51951C7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-1.0,   1.0)</w:t>
            </w:r>
          </w:p>
        </w:tc>
        <w:tc>
          <w:tcPr>
            <w:tcW w:w="1068" w:type="dxa"/>
            <w:tcMar>
              <w:top w:w="0" w:type="dxa"/>
              <w:left w:w="75" w:type="dxa"/>
              <w:bottom w:w="0" w:type="dxa"/>
              <w:right w:w="75" w:type="dxa"/>
            </w:tcMar>
            <w:vAlign w:val="center"/>
            <w:hideMark/>
          </w:tcPr>
          <w:p w14:paraId="6071480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0.0,   2.0)</w:t>
            </w:r>
          </w:p>
        </w:tc>
        <w:tc>
          <w:tcPr>
            <w:tcW w:w="1113" w:type="dxa"/>
            <w:tcMar>
              <w:top w:w="0" w:type="dxa"/>
              <w:left w:w="75" w:type="dxa"/>
              <w:bottom w:w="0" w:type="dxa"/>
              <w:right w:w="75" w:type="dxa"/>
            </w:tcMar>
            <w:vAlign w:val="center"/>
            <w:hideMark/>
          </w:tcPr>
          <w:p w14:paraId="74E650F2"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30.0 (  18.0,  42.0)</w:t>
            </w:r>
          </w:p>
        </w:tc>
      </w:tr>
      <w:tr w:rsidR="004F7F15" w:rsidRPr="00636C9B" w14:paraId="45DCF60D" w14:textId="77777777" w:rsidTr="000250EE">
        <w:trPr>
          <w:trHeight w:val="525"/>
        </w:trPr>
        <w:tc>
          <w:tcPr>
            <w:tcW w:w="1128" w:type="dxa"/>
            <w:vMerge w:val="restart"/>
            <w:tcMar>
              <w:top w:w="0" w:type="dxa"/>
              <w:left w:w="75" w:type="dxa"/>
              <w:bottom w:w="0" w:type="dxa"/>
              <w:right w:w="75" w:type="dxa"/>
            </w:tcMar>
            <w:vAlign w:val="center"/>
            <w:hideMark/>
          </w:tcPr>
          <w:p w14:paraId="4C83E5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Intentional self-harm</w:t>
            </w:r>
          </w:p>
        </w:tc>
        <w:tc>
          <w:tcPr>
            <w:tcW w:w="673" w:type="dxa"/>
            <w:tcMar>
              <w:top w:w="0" w:type="dxa"/>
              <w:left w:w="75" w:type="dxa"/>
              <w:bottom w:w="0" w:type="dxa"/>
              <w:right w:w="75" w:type="dxa"/>
            </w:tcMar>
            <w:vAlign w:val="center"/>
            <w:hideMark/>
          </w:tcPr>
          <w:p w14:paraId="7AFCAC4B"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Male</w:t>
            </w:r>
          </w:p>
        </w:tc>
        <w:tc>
          <w:tcPr>
            <w:tcW w:w="1113" w:type="dxa"/>
            <w:tcMar>
              <w:top w:w="0" w:type="dxa"/>
              <w:left w:w="75" w:type="dxa"/>
              <w:bottom w:w="0" w:type="dxa"/>
              <w:right w:w="75" w:type="dxa"/>
            </w:tcMar>
            <w:vAlign w:val="center"/>
            <w:hideMark/>
          </w:tcPr>
          <w:p w14:paraId="4A6AA01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778DAE3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-2.0,   5.0)</w:t>
            </w:r>
          </w:p>
        </w:tc>
        <w:tc>
          <w:tcPr>
            <w:tcW w:w="1113" w:type="dxa"/>
            <w:tcMar>
              <w:top w:w="0" w:type="dxa"/>
              <w:left w:w="75" w:type="dxa"/>
              <w:bottom w:w="0" w:type="dxa"/>
              <w:right w:w="75" w:type="dxa"/>
            </w:tcMar>
            <w:vAlign w:val="center"/>
            <w:hideMark/>
          </w:tcPr>
          <w:p w14:paraId="11621FFF"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20.0 (   3.0,  38.0)</w:t>
            </w:r>
          </w:p>
        </w:tc>
        <w:tc>
          <w:tcPr>
            <w:tcW w:w="1113" w:type="dxa"/>
            <w:tcMar>
              <w:top w:w="0" w:type="dxa"/>
              <w:left w:w="75" w:type="dxa"/>
              <w:bottom w:w="0" w:type="dxa"/>
              <w:right w:w="75" w:type="dxa"/>
            </w:tcMar>
            <w:vAlign w:val="center"/>
            <w:hideMark/>
          </w:tcPr>
          <w:p w14:paraId="7C723833"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41.0 (  20.0,  62.0)</w:t>
            </w:r>
          </w:p>
        </w:tc>
        <w:tc>
          <w:tcPr>
            <w:tcW w:w="1113" w:type="dxa"/>
            <w:tcMar>
              <w:top w:w="0" w:type="dxa"/>
              <w:left w:w="75" w:type="dxa"/>
              <w:bottom w:w="0" w:type="dxa"/>
              <w:right w:w="75" w:type="dxa"/>
            </w:tcMar>
            <w:vAlign w:val="center"/>
            <w:hideMark/>
          </w:tcPr>
          <w:p w14:paraId="44E2F011"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47.0 (  28.0,  67.0)</w:t>
            </w:r>
          </w:p>
        </w:tc>
        <w:tc>
          <w:tcPr>
            <w:tcW w:w="1113" w:type="dxa"/>
            <w:tcMar>
              <w:top w:w="0" w:type="dxa"/>
              <w:left w:w="75" w:type="dxa"/>
              <w:bottom w:w="0" w:type="dxa"/>
              <w:right w:w="75" w:type="dxa"/>
            </w:tcMar>
            <w:vAlign w:val="center"/>
            <w:hideMark/>
          </w:tcPr>
          <w:p w14:paraId="5120999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36.0 (  12.0,  60.0)</w:t>
            </w:r>
          </w:p>
        </w:tc>
        <w:tc>
          <w:tcPr>
            <w:tcW w:w="1113" w:type="dxa"/>
            <w:tcMar>
              <w:top w:w="0" w:type="dxa"/>
              <w:left w:w="75" w:type="dxa"/>
              <w:bottom w:w="0" w:type="dxa"/>
              <w:right w:w="75" w:type="dxa"/>
            </w:tcMar>
            <w:vAlign w:val="center"/>
            <w:hideMark/>
          </w:tcPr>
          <w:p w14:paraId="6AB1E2EA"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58.0 (  34.0,  84.0)</w:t>
            </w:r>
          </w:p>
        </w:tc>
        <w:tc>
          <w:tcPr>
            <w:tcW w:w="1113" w:type="dxa"/>
            <w:tcMar>
              <w:top w:w="0" w:type="dxa"/>
              <w:left w:w="75" w:type="dxa"/>
              <w:bottom w:w="0" w:type="dxa"/>
              <w:right w:w="75" w:type="dxa"/>
            </w:tcMar>
            <w:vAlign w:val="center"/>
            <w:hideMark/>
          </w:tcPr>
          <w:p w14:paraId="455B24C4"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26.0 (   9.0,  43.0)</w:t>
            </w:r>
          </w:p>
        </w:tc>
        <w:tc>
          <w:tcPr>
            <w:tcW w:w="1068" w:type="dxa"/>
            <w:tcMar>
              <w:top w:w="0" w:type="dxa"/>
              <w:left w:w="75" w:type="dxa"/>
              <w:bottom w:w="0" w:type="dxa"/>
              <w:right w:w="75" w:type="dxa"/>
            </w:tcMar>
            <w:vAlign w:val="center"/>
            <w:hideMark/>
          </w:tcPr>
          <w:p w14:paraId="549E536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14.0 (   2.0,  26.0)</w:t>
            </w:r>
          </w:p>
        </w:tc>
        <w:tc>
          <w:tcPr>
            <w:tcW w:w="1068" w:type="dxa"/>
            <w:tcMar>
              <w:top w:w="0" w:type="dxa"/>
              <w:left w:w="75" w:type="dxa"/>
              <w:bottom w:w="0" w:type="dxa"/>
              <w:right w:w="75" w:type="dxa"/>
            </w:tcMar>
            <w:vAlign w:val="center"/>
            <w:hideMark/>
          </w:tcPr>
          <w:p w14:paraId="58F2C5A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18.0)</w:t>
            </w:r>
          </w:p>
        </w:tc>
        <w:tc>
          <w:tcPr>
            <w:tcW w:w="1113" w:type="dxa"/>
            <w:tcMar>
              <w:top w:w="0" w:type="dxa"/>
              <w:left w:w="75" w:type="dxa"/>
              <w:bottom w:w="0" w:type="dxa"/>
              <w:right w:w="75" w:type="dxa"/>
            </w:tcMar>
            <w:vAlign w:val="center"/>
            <w:hideMark/>
          </w:tcPr>
          <w:p w14:paraId="7496523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253.0 ( 200.0, 306.0)</w:t>
            </w:r>
          </w:p>
        </w:tc>
      </w:tr>
      <w:tr w:rsidR="004F7F15" w:rsidRPr="00636C9B" w14:paraId="6C4217F5" w14:textId="77777777" w:rsidTr="000250EE">
        <w:trPr>
          <w:trHeight w:val="510"/>
        </w:trPr>
        <w:tc>
          <w:tcPr>
            <w:tcW w:w="1128" w:type="dxa"/>
            <w:vMerge/>
            <w:vAlign w:val="center"/>
            <w:hideMark/>
          </w:tcPr>
          <w:p w14:paraId="48D8241E" w14:textId="77777777" w:rsidR="004F7F15" w:rsidRPr="00636C9B" w:rsidRDefault="004F7F15" w:rsidP="004F7F15">
            <w:pPr>
              <w:spacing w:after="0" w:line="240" w:lineRule="auto"/>
              <w:rPr>
                <w:rFonts w:ascii="Times New Roman" w:eastAsiaTheme="minorHAnsi" w:hAnsi="Times New Roman"/>
                <w:sz w:val="18"/>
                <w:szCs w:val="18"/>
                <w:lang w:eastAsia="en-GB"/>
              </w:rPr>
            </w:pPr>
          </w:p>
        </w:tc>
        <w:tc>
          <w:tcPr>
            <w:tcW w:w="673" w:type="dxa"/>
            <w:tcMar>
              <w:top w:w="0" w:type="dxa"/>
              <w:left w:w="75" w:type="dxa"/>
              <w:bottom w:w="0" w:type="dxa"/>
              <w:right w:w="75" w:type="dxa"/>
            </w:tcMar>
            <w:vAlign w:val="center"/>
            <w:hideMark/>
          </w:tcPr>
          <w:p w14:paraId="26EE731C"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Female</w:t>
            </w:r>
          </w:p>
        </w:tc>
        <w:tc>
          <w:tcPr>
            <w:tcW w:w="1113" w:type="dxa"/>
            <w:tcMar>
              <w:top w:w="0" w:type="dxa"/>
              <w:left w:w="75" w:type="dxa"/>
              <w:bottom w:w="0" w:type="dxa"/>
              <w:right w:w="75" w:type="dxa"/>
            </w:tcMar>
            <w:vAlign w:val="center"/>
            <w:hideMark/>
          </w:tcPr>
          <w:p w14:paraId="24C2B55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0.0,   0.0)</w:t>
            </w:r>
          </w:p>
        </w:tc>
        <w:tc>
          <w:tcPr>
            <w:tcW w:w="1113" w:type="dxa"/>
            <w:tcMar>
              <w:top w:w="0" w:type="dxa"/>
              <w:left w:w="75" w:type="dxa"/>
              <w:bottom w:w="0" w:type="dxa"/>
              <w:right w:w="75" w:type="dxa"/>
            </w:tcMar>
            <w:vAlign w:val="center"/>
            <w:hideMark/>
          </w:tcPr>
          <w:p w14:paraId="5CB39EF9"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3.0 (   0.0,   5.0)</w:t>
            </w:r>
          </w:p>
        </w:tc>
        <w:tc>
          <w:tcPr>
            <w:tcW w:w="1113" w:type="dxa"/>
            <w:tcMar>
              <w:top w:w="0" w:type="dxa"/>
              <w:left w:w="75" w:type="dxa"/>
              <w:bottom w:w="0" w:type="dxa"/>
              <w:right w:w="75" w:type="dxa"/>
            </w:tcMar>
            <w:vAlign w:val="center"/>
            <w:hideMark/>
          </w:tcPr>
          <w:p w14:paraId="71E6A4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7.0 (  -1.0,  16.0)</w:t>
            </w:r>
          </w:p>
        </w:tc>
        <w:tc>
          <w:tcPr>
            <w:tcW w:w="1113" w:type="dxa"/>
            <w:tcMar>
              <w:top w:w="0" w:type="dxa"/>
              <w:left w:w="75" w:type="dxa"/>
              <w:bottom w:w="0" w:type="dxa"/>
              <w:right w:w="75" w:type="dxa"/>
            </w:tcMar>
            <w:vAlign w:val="center"/>
            <w:hideMark/>
          </w:tcPr>
          <w:p w14:paraId="3842A25D"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12.0 (   2.0,  22.0)</w:t>
            </w:r>
          </w:p>
        </w:tc>
        <w:tc>
          <w:tcPr>
            <w:tcW w:w="1113" w:type="dxa"/>
            <w:tcMar>
              <w:top w:w="0" w:type="dxa"/>
              <w:left w:w="75" w:type="dxa"/>
              <w:bottom w:w="0" w:type="dxa"/>
              <w:right w:w="75" w:type="dxa"/>
            </w:tcMar>
            <w:vAlign w:val="center"/>
            <w:hideMark/>
          </w:tcPr>
          <w:p w14:paraId="6F5BA30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0.0,  21.0)</w:t>
            </w:r>
          </w:p>
        </w:tc>
        <w:tc>
          <w:tcPr>
            <w:tcW w:w="1113" w:type="dxa"/>
            <w:tcMar>
              <w:top w:w="0" w:type="dxa"/>
              <w:left w:w="75" w:type="dxa"/>
              <w:bottom w:w="0" w:type="dxa"/>
              <w:right w:w="75" w:type="dxa"/>
            </w:tcMar>
            <w:vAlign w:val="center"/>
            <w:hideMark/>
          </w:tcPr>
          <w:p w14:paraId="298A03D5"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-4.0,  22.0)</w:t>
            </w:r>
          </w:p>
        </w:tc>
        <w:tc>
          <w:tcPr>
            <w:tcW w:w="1113" w:type="dxa"/>
            <w:tcMar>
              <w:top w:w="0" w:type="dxa"/>
              <w:left w:w="75" w:type="dxa"/>
              <w:bottom w:w="0" w:type="dxa"/>
              <w:right w:w="75" w:type="dxa"/>
            </w:tcMar>
            <w:vAlign w:val="center"/>
            <w:hideMark/>
          </w:tcPr>
          <w:p w14:paraId="2EC1D686"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11.0 (  -3.0,  25.0)</w:t>
            </w:r>
          </w:p>
        </w:tc>
        <w:tc>
          <w:tcPr>
            <w:tcW w:w="1113" w:type="dxa"/>
            <w:tcMar>
              <w:top w:w="0" w:type="dxa"/>
              <w:left w:w="75" w:type="dxa"/>
              <w:bottom w:w="0" w:type="dxa"/>
              <w:right w:w="75" w:type="dxa"/>
            </w:tcMar>
            <w:vAlign w:val="center"/>
            <w:hideMark/>
          </w:tcPr>
          <w:p w14:paraId="5D4FABD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9.0 (   1.0,  17.0)</w:t>
            </w:r>
          </w:p>
        </w:tc>
        <w:tc>
          <w:tcPr>
            <w:tcW w:w="1068" w:type="dxa"/>
            <w:tcMar>
              <w:top w:w="0" w:type="dxa"/>
              <w:left w:w="75" w:type="dxa"/>
              <w:bottom w:w="0" w:type="dxa"/>
              <w:right w:w="75" w:type="dxa"/>
            </w:tcMar>
            <w:vAlign w:val="center"/>
            <w:hideMark/>
          </w:tcPr>
          <w:p w14:paraId="54805D27"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0.0 (  -4.0,   4.0)</w:t>
            </w:r>
          </w:p>
        </w:tc>
        <w:tc>
          <w:tcPr>
            <w:tcW w:w="1068" w:type="dxa"/>
            <w:tcMar>
              <w:top w:w="0" w:type="dxa"/>
              <w:left w:w="75" w:type="dxa"/>
              <w:bottom w:w="0" w:type="dxa"/>
              <w:right w:w="75" w:type="dxa"/>
            </w:tcMar>
            <w:vAlign w:val="center"/>
            <w:hideMark/>
          </w:tcPr>
          <w:p w14:paraId="5B827948"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1.0 (  -1.0,   3.0)</w:t>
            </w:r>
          </w:p>
        </w:tc>
        <w:tc>
          <w:tcPr>
            <w:tcW w:w="1113" w:type="dxa"/>
            <w:tcMar>
              <w:top w:w="0" w:type="dxa"/>
              <w:left w:w="75" w:type="dxa"/>
              <w:bottom w:w="0" w:type="dxa"/>
              <w:right w:w="75" w:type="dxa"/>
            </w:tcMar>
            <w:vAlign w:val="center"/>
            <w:hideMark/>
          </w:tcPr>
          <w:p w14:paraId="3773B060" w14:textId="77777777" w:rsidR="004F7F15" w:rsidRPr="00636C9B" w:rsidRDefault="004F7F15" w:rsidP="004F7F15">
            <w:pPr>
              <w:spacing w:after="0" w:line="240" w:lineRule="auto"/>
              <w:rPr>
                <w:rFonts w:ascii="Times New Roman" w:eastAsiaTheme="minorHAnsi" w:hAnsi="Times New Roman"/>
                <w:sz w:val="18"/>
                <w:szCs w:val="18"/>
                <w:lang w:eastAsia="en-GB"/>
              </w:rPr>
            </w:pPr>
            <w:r w:rsidRPr="00636C9B">
              <w:rPr>
                <w:rFonts w:ascii="Times New Roman" w:eastAsiaTheme="minorHAnsi" w:hAnsi="Times New Roman"/>
                <w:color w:val="000000"/>
                <w:sz w:val="18"/>
                <w:szCs w:val="18"/>
                <w:lang w:eastAsia="en-GB"/>
              </w:rPr>
              <w:t>62.0 (  35.0,  89.0)</w:t>
            </w:r>
          </w:p>
        </w:tc>
      </w:tr>
    </w:tbl>
    <w:p w14:paraId="73AE7653" w14:textId="77777777" w:rsidR="004F7F15" w:rsidRPr="00636C9B" w:rsidRDefault="004F7F15" w:rsidP="00D76DF7">
      <w:pPr>
        <w:spacing w:line="480" w:lineRule="auto"/>
        <w:jc w:val="both"/>
        <w:rPr>
          <w:rFonts w:ascii="Times New Roman" w:hAnsi="Times New Roman"/>
          <w:color w:val="000000" w:themeColor="text1"/>
          <w:sz w:val="24"/>
          <w:szCs w:val="24"/>
        </w:rPr>
        <w:sectPr w:rsidR="004F7F15" w:rsidRPr="00636C9B" w:rsidSect="004F7F15">
          <w:pgSz w:w="16840" w:h="11900" w:orient="landscape"/>
          <w:pgMar w:top="1440" w:right="1440" w:bottom="1440" w:left="1440" w:header="720" w:footer="720" w:gutter="0"/>
          <w:lnNumType w:countBy="1" w:restart="continuous"/>
          <w:cols w:space="720"/>
          <w:docGrid w:linePitch="360"/>
        </w:sectPr>
      </w:pPr>
    </w:p>
    <w:p w14:paraId="34674E17" w14:textId="52693362" w:rsidR="00194696" w:rsidRPr="00636C9B" w:rsidDel="00E724F2" w:rsidRDefault="00845A19" w:rsidP="00D76DF7">
      <w:pPr>
        <w:spacing w:line="480" w:lineRule="auto"/>
        <w:jc w:val="both"/>
        <w:rPr>
          <w:del w:id="1104" w:author="Parks, Robbie M" w:date="2018-12-05T14:47:00Z"/>
          <w:rFonts w:ascii="Times New Roman" w:hAnsi="Times New Roman"/>
          <w:color w:val="000000" w:themeColor="text1"/>
          <w:sz w:val="24"/>
          <w:szCs w:val="24"/>
        </w:rPr>
      </w:pPr>
      <w:r w:rsidRPr="00636C9B">
        <w:rPr>
          <w:rFonts w:ascii="Times New Roman" w:hAnsi="Times New Roman"/>
          <w:b/>
          <w:color w:val="000000" w:themeColor="text1"/>
          <w:sz w:val="24"/>
          <w:szCs w:val="24"/>
        </w:rPr>
        <w:lastRenderedPageBreak/>
        <w:t xml:space="preserve">Table </w:t>
      </w:r>
      <w:r w:rsidR="003F66F7">
        <w:rPr>
          <w:rFonts w:ascii="Times New Roman" w:hAnsi="Times New Roman"/>
          <w:b/>
          <w:color w:val="000000" w:themeColor="text1"/>
          <w:sz w:val="24"/>
          <w:szCs w:val="24"/>
        </w:rPr>
        <w:t>SX</w:t>
      </w:r>
      <w:r w:rsidRPr="00636C9B">
        <w:rPr>
          <w:rFonts w:ascii="Times New Roman" w:hAnsi="Times New Roman"/>
          <w:b/>
          <w:color w:val="000000" w:themeColor="text1"/>
          <w:sz w:val="24"/>
          <w:szCs w:val="24"/>
        </w:rPr>
        <w:t xml:space="preserve">. </w:t>
      </w:r>
      <w:del w:id="1105" w:author="Parks, Robbie M" w:date="2018-12-05T14:47:00Z">
        <w:r w:rsidR="00B648FB" w:rsidRPr="00636C9B" w:rsidDel="00E724F2">
          <w:rPr>
            <w:rFonts w:ascii="Times New Roman" w:hAnsi="Times New Roman"/>
            <w:color w:val="000000" w:themeColor="text1"/>
            <w:sz w:val="24"/>
            <w:szCs w:val="24"/>
          </w:rPr>
          <w:delText>Excess risk</w:delText>
        </w:r>
        <w:r w:rsidRPr="00636C9B" w:rsidDel="00E724F2">
          <w:rPr>
            <w:rFonts w:ascii="Times New Roman" w:hAnsi="Times New Roman"/>
            <w:color w:val="000000" w:themeColor="text1"/>
            <w:sz w:val="24"/>
            <w:szCs w:val="24"/>
          </w:rPr>
          <w:delText xml:space="preserve"> with a national uniform increase of 1</w:delText>
        </w:r>
        <w:r w:rsidRPr="00636C9B" w:rsidDel="00E724F2">
          <w:rPr>
            <w:rFonts w:ascii="Arial" w:eastAsia="Times New Roman" w:hAnsi="Arial" w:cs="Arial"/>
            <w:bCs/>
            <w:color w:val="222222"/>
            <w:sz w:val="24"/>
            <w:szCs w:val="24"/>
            <w:shd w:val="clear" w:color="auto" w:fill="FFFFFF"/>
            <w:lang w:eastAsia="en-GB"/>
          </w:rPr>
          <w:delText>°</w:delText>
        </w:r>
        <w:r w:rsidRPr="00636C9B" w:rsidDel="00E724F2">
          <w:rPr>
            <w:rFonts w:ascii="Times New Roman" w:hAnsi="Times New Roman"/>
            <w:color w:val="000000" w:themeColor="text1"/>
            <w:sz w:val="24"/>
            <w:szCs w:val="24"/>
          </w:rPr>
          <w:delText xml:space="preserve">C above long-term monthly state mean, for deaths from all injuries by sex, age group, and </w:delText>
        </w:r>
        <w:r w:rsidR="001C2178" w:rsidDel="00E724F2">
          <w:rPr>
            <w:rFonts w:ascii="Times New Roman" w:hAnsi="Times New Roman"/>
            <w:color w:val="000000" w:themeColor="text1"/>
            <w:sz w:val="24"/>
            <w:szCs w:val="24"/>
          </w:rPr>
          <w:delText>type</w:delText>
        </w:r>
        <w:r w:rsidR="001C2178" w:rsidRPr="00636C9B" w:rsidDel="00E724F2">
          <w:rPr>
            <w:rFonts w:ascii="Times New Roman" w:hAnsi="Times New Roman"/>
            <w:color w:val="000000" w:themeColor="text1"/>
            <w:sz w:val="24"/>
            <w:szCs w:val="24"/>
          </w:rPr>
          <w:delText xml:space="preserve"> </w:delText>
        </w:r>
        <w:r w:rsidRPr="00636C9B" w:rsidDel="00E724F2">
          <w:rPr>
            <w:rFonts w:ascii="Times New Roman" w:hAnsi="Times New Roman"/>
            <w:color w:val="000000" w:themeColor="text1"/>
            <w:sz w:val="24"/>
            <w:szCs w:val="24"/>
          </w:rPr>
          <w:delText>of injury for 2016 population</w:delText>
        </w:r>
        <w:r w:rsidR="00F84954" w:rsidRPr="00636C9B" w:rsidDel="00E724F2">
          <w:rPr>
            <w:rFonts w:ascii="Times New Roman" w:hAnsi="Times New Roman"/>
            <w:color w:val="000000" w:themeColor="text1"/>
            <w:sz w:val="24"/>
            <w:szCs w:val="24"/>
          </w:rPr>
          <w:delText>.</w:delText>
        </w:r>
      </w:del>
    </w:p>
    <w:p w14:paraId="73373528" w14:textId="3642D356" w:rsidR="00194696" w:rsidRPr="00636C9B" w:rsidRDefault="00E724F2">
      <w:pPr>
        <w:spacing w:line="480" w:lineRule="auto"/>
        <w:jc w:val="both"/>
        <w:rPr>
          <w:rFonts w:ascii="Times New Roman" w:hAnsi="Times New Roman"/>
          <w:color w:val="000000" w:themeColor="text1"/>
          <w:sz w:val="24"/>
          <w:szCs w:val="24"/>
        </w:rPr>
        <w:pPrChange w:id="1106" w:author="Parks, Robbie M" w:date="2018-12-05T14:47:00Z">
          <w:pPr>
            <w:spacing w:after="0" w:line="240" w:lineRule="auto"/>
          </w:pPr>
        </w:pPrChange>
      </w:pPr>
      <w:ins w:id="1107" w:author="Parks, Robbie M" w:date="2018-12-05T14:47:00Z">
        <w:r>
          <w:rPr>
            <w:rFonts w:ascii="Times New Roman" w:hAnsi="Times New Roman"/>
            <w:color w:val="000000" w:themeColor="text1"/>
            <w:sz w:val="24"/>
            <w:szCs w:val="24"/>
          </w:rPr>
          <w:t>Excess risk for</w:t>
        </w:r>
      </w:ins>
      <w:ins w:id="1108" w:author="Parks, Robbie M" w:date="2018-12-05T14:46:00Z">
        <w:r w:rsidR="00ED78FF" w:rsidRPr="00ED78FF">
          <w:rPr>
            <w:rFonts w:ascii="Times New Roman" w:hAnsi="Times New Roman"/>
            <w:color w:val="000000" w:themeColor="text1"/>
            <w:sz w:val="24"/>
            <w:szCs w:val="24"/>
          </w:rPr>
          <w:t xml:space="preserve"> injury deaths for the 2016 US population. The table shows values for if temperature anomaly </w:t>
        </w:r>
      </w:ins>
      <w:ins w:id="1109" w:author="Parks, Robbie M" w:date="2018-12-05T14:47:00Z">
        <w:r w:rsidR="0090240D">
          <w:rPr>
            <w:rFonts w:ascii="Times New Roman" w:hAnsi="Times New Roman"/>
            <w:color w:val="000000" w:themeColor="text1"/>
            <w:sz w:val="24"/>
            <w:szCs w:val="24"/>
          </w:rPr>
          <w:t>were</w:t>
        </w:r>
      </w:ins>
      <w:ins w:id="1110" w:author="Parks, Robbie M" w:date="2018-12-05T14:46:00Z">
        <w:r w:rsidR="00ED78FF" w:rsidRPr="00ED78FF">
          <w:rPr>
            <w:rFonts w:ascii="Times New Roman" w:hAnsi="Times New Roman"/>
            <w:color w:val="000000" w:themeColor="text1"/>
            <w:sz w:val="24"/>
            <w:szCs w:val="24"/>
          </w:rPr>
          <w:t xml:space="preserve"> +1°C compared with 1980-2009 long-term average temperatures.</w:t>
        </w:r>
      </w:ins>
      <w:r w:rsidR="00194696" w:rsidRPr="00636C9B">
        <w:rPr>
          <w:rFonts w:ascii="Times New Roman" w:hAnsi="Times New Roman"/>
          <w:color w:val="000000" w:themeColor="text1"/>
          <w:sz w:val="24"/>
          <w:szCs w:val="24"/>
        </w:rPr>
        <w:br w:type="page"/>
      </w:r>
    </w:p>
    <w:p w14:paraId="36B3D507" w14:textId="77777777" w:rsidR="00194696" w:rsidRPr="00636C9B" w:rsidRDefault="00194696" w:rsidP="00D76DF7">
      <w:pPr>
        <w:spacing w:line="480" w:lineRule="auto"/>
        <w:jc w:val="both"/>
        <w:rPr>
          <w:rFonts w:ascii="Times New Roman" w:hAnsi="Times New Roman"/>
          <w:color w:val="000000" w:themeColor="text1"/>
          <w:sz w:val="24"/>
          <w:szCs w:val="24"/>
        </w:rPr>
        <w:sectPr w:rsidR="00194696" w:rsidRPr="00636C9B" w:rsidSect="00C92E67">
          <w:pgSz w:w="11900" w:h="16840"/>
          <w:pgMar w:top="1440" w:right="1440" w:bottom="1440" w:left="1440" w:header="720" w:footer="720" w:gutter="0"/>
          <w:lnNumType w:countBy="1" w:restart="continuous"/>
          <w:cols w:space="720"/>
          <w:docGrid w:linePitch="360"/>
        </w:sectPr>
      </w:pPr>
    </w:p>
    <w:tbl>
      <w:tblPr>
        <w:tblW w:w="14688" w:type="dxa"/>
        <w:tblInd w:w="-733" w:type="dxa"/>
        <w:tblBorders>
          <w:top w:val="single" w:sz="4" w:space="0" w:color="auto"/>
          <w:left w:val="single" w:sz="4" w:space="0" w:color="auto"/>
          <w:bottom w:val="single" w:sz="4" w:space="0" w:color="auto"/>
          <w:right w:val="single" w:sz="4" w:space="0" w:color="auto"/>
          <w:insideH w:val="single" w:sz="6" w:space="0" w:color="auto"/>
          <w:insideV w:val="single" w:sz="6" w:space="0" w:color="auto"/>
        </w:tblBorders>
        <w:tblLayout w:type="fixed"/>
        <w:tblLook w:val="04A0" w:firstRow="1" w:lastRow="0" w:firstColumn="1" w:lastColumn="0" w:noHBand="0" w:noVBand="1"/>
      </w:tblPr>
      <w:tblGrid>
        <w:gridCol w:w="1293"/>
        <w:gridCol w:w="1380"/>
        <w:gridCol w:w="1335"/>
        <w:gridCol w:w="1335"/>
        <w:gridCol w:w="1335"/>
        <w:gridCol w:w="1335"/>
        <w:gridCol w:w="1335"/>
        <w:gridCol w:w="1335"/>
        <w:gridCol w:w="1335"/>
        <w:gridCol w:w="1335"/>
        <w:gridCol w:w="1335"/>
      </w:tblGrid>
      <w:tr w:rsidR="00277948" w:rsidRPr="00182A4C" w14:paraId="4E32506F" w14:textId="77777777" w:rsidTr="00182A4C">
        <w:trPr>
          <w:trHeight w:val="368"/>
        </w:trPr>
        <w:tc>
          <w:tcPr>
            <w:tcW w:w="1831" w:type="dxa"/>
            <w:shd w:val="clear" w:color="auto" w:fill="auto"/>
            <w:noWrap/>
            <w:vAlign w:val="bottom"/>
            <w:hideMark/>
          </w:tcPr>
          <w:p w14:paraId="7614BF9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lastRenderedPageBreak/>
              <w:t>Sex</w:t>
            </w:r>
          </w:p>
        </w:tc>
        <w:tc>
          <w:tcPr>
            <w:tcW w:w="1963" w:type="dxa"/>
            <w:shd w:val="clear" w:color="auto" w:fill="auto"/>
            <w:noWrap/>
            <w:vAlign w:val="bottom"/>
            <w:hideMark/>
          </w:tcPr>
          <w:p w14:paraId="150701D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Cause</w:t>
            </w:r>
          </w:p>
        </w:tc>
        <w:tc>
          <w:tcPr>
            <w:tcW w:w="1897" w:type="dxa"/>
            <w:shd w:val="clear" w:color="auto" w:fill="auto"/>
            <w:noWrap/>
            <w:vAlign w:val="bottom"/>
            <w:hideMark/>
          </w:tcPr>
          <w:p w14:paraId="48DD491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0-4</w:t>
            </w:r>
          </w:p>
        </w:tc>
        <w:tc>
          <w:tcPr>
            <w:tcW w:w="1897" w:type="dxa"/>
            <w:shd w:val="clear" w:color="auto" w:fill="auto"/>
            <w:noWrap/>
            <w:vAlign w:val="bottom"/>
            <w:hideMark/>
          </w:tcPr>
          <w:p w14:paraId="6C4946CD" w14:textId="4BC497A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5-14</w:t>
            </w:r>
          </w:p>
        </w:tc>
        <w:tc>
          <w:tcPr>
            <w:tcW w:w="1897" w:type="dxa"/>
            <w:shd w:val="clear" w:color="auto" w:fill="auto"/>
            <w:noWrap/>
            <w:vAlign w:val="bottom"/>
            <w:hideMark/>
          </w:tcPr>
          <w:p w14:paraId="522E0BB3"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15-24</w:t>
            </w:r>
          </w:p>
        </w:tc>
        <w:tc>
          <w:tcPr>
            <w:tcW w:w="1897" w:type="dxa"/>
            <w:shd w:val="clear" w:color="auto" w:fill="auto"/>
            <w:noWrap/>
            <w:vAlign w:val="bottom"/>
            <w:hideMark/>
          </w:tcPr>
          <w:p w14:paraId="4B83BB2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25-34</w:t>
            </w:r>
          </w:p>
        </w:tc>
        <w:tc>
          <w:tcPr>
            <w:tcW w:w="1897" w:type="dxa"/>
            <w:shd w:val="clear" w:color="auto" w:fill="auto"/>
            <w:noWrap/>
            <w:vAlign w:val="bottom"/>
            <w:hideMark/>
          </w:tcPr>
          <w:p w14:paraId="17AF9AF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35-44</w:t>
            </w:r>
          </w:p>
        </w:tc>
        <w:tc>
          <w:tcPr>
            <w:tcW w:w="1897" w:type="dxa"/>
            <w:shd w:val="clear" w:color="auto" w:fill="auto"/>
            <w:noWrap/>
            <w:vAlign w:val="bottom"/>
            <w:hideMark/>
          </w:tcPr>
          <w:p w14:paraId="46D7C5E0"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45-54</w:t>
            </w:r>
          </w:p>
        </w:tc>
        <w:tc>
          <w:tcPr>
            <w:tcW w:w="1897" w:type="dxa"/>
            <w:shd w:val="clear" w:color="auto" w:fill="auto"/>
            <w:noWrap/>
            <w:vAlign w:val="bottom"/>
            <w:hideMark/>
          </w:tcPr>
          <w:p w14:paraId="5ECEF04D"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55-64</w:t>
            </w:r>
          </w:p>
        </w:tc>
        <w:tc>
          <w:tcPr>
            <w:tcW w:w="1897" w:type="dxa"/>
            <w:shd w:val="clear" w:color="auto" w:fill="auto"/>
            <w:noWrap/>
            <w:vAlign w:val="bottom"/>
            <w:hideMark/>
          </w:tcPr>
          <w:p w14:paraId="43E59037"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65-74</w:t>
            </w:r>
          </w:p>
        </w:tc>
        <w:tc>
          <w:tcPr>
            <w:tcW w:w="1897" w:type="dxa"/>
            <w:shd w:val="clear" w:color="auto" w:fill="auto"/>
            <w:noWrap/>
            <w:vAlign w:val="bottom"/>
            <w:hideMark/>
          </w:tcPr>
          <w:p w14:paraId="58DA6A71" w14:textId="77777777" w:rsidR="00334A3C" w:rsidRPr="00182A4C" w:rsidRDefault="00334A3C" w:rsidP="00334A3C">
            <w:pPr>
              <w:spacing w:after="0" w:line="240" w:lineRule="auto"/>
              <w:rPr>
                <w:rFonts w:eastAsia="Times New Roman"/>
                <w:b/>
                <w:color w:val="000000"/>
                <w:sz w:val="18"/>
                <w:szCs w:val="18"/>
                <w:lang w:eastAsia="en-GB"/>
              </w:rPr>
            </w:pPr>
            <w:r w:rsidRPr="00182A4C">
              <w:rPr>
                <w:rFonts w:eastAsia="Times New Roman"/>
                <w:b/>
                <w:color w:val="000000"/>
                <w:sz w:val="18"/>
                <w:szCs w:val="18"/>
                <w:lang w:eastAsia="en-GB"/>
              </w:rPr>
              <w:t>85+</w:t>
            </w:r>
          </w:p>
        </w:tc>
      </w:tr>
      <w:tr w:rsidR="00277948" w:rsidRPr="00182A4C" w14:paraId="6AF36A6C" w14:textId="77777777" w:rsidTr="00182A4C">
        <w:trPr>
          <w:trHeight w:val="615"/>
        </w:trPr>
        <w:tc>
          <w:tcPr>
            <w:tcW w:w="1831" w:type="dxa"/>
            <w:shd w:val="clear" w:color="auto" w:fill="auto"/>
            <w:noWrap/>
            <w:vAlign w:val="bottom"/>
            <w:hideMark/>
          </w:tcPr>
          <w:p w14:paraId="7B4494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111249C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05A6012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0.59 (-0.41, 1.60)</w:t>
            </w:r>
          </w:p>
        </w:tc>
        <w:tc>
          <w:tcPr>
            <w:tcW w:w="1897" w:type="dxa"/>
            <w:shd w:val="clear" w:color="auto" w:fill="auto"/>
            <w:noWrap/>
            <w:vAlign w:val="bottom"/>
            <w:hideMark/>
          </w:tcPr>
          <w:p w14:paraId="4C8650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1.05 ( 0.27, 1.85)</w:t>
            </w:r>
          </w:p>
        </w:tc>
        <w:tc>
          <w:tcPr>
            <w:tcW w:w="1897" w:type="dxa"/>
            <w:shd w:val="clear" w:color="auto" w:fill="auto"/>
            <w:noWrap/>
            <w:vAlign w:val="bottom"/>
            <w:hideMark/>
          </w:tcPr>
          <w:p w14:paraId="57B87B0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0.81 ( 0.36, 1.28)</w:t>
            </w:r>
          </w:p>
        </w:tc>
        <w:tc>
          <w:tcPr>
            <w:tcW w:w="1897" w:type="dxa"/>
            <w:shd w:val="clear" w:color="auto" w:fill="auto"/>
            <w:noWrap/>
            <w:vAlign w:val="bottom"/>
            <w:hideMark/>
          </w:tcPr>
          <w:p w14:paraId="5B5574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0.23 (-0.28, 0.76)</w:t>
            </w:r>
          </w:p>
        </w:tc>
        <w:tc>
          <w:tcPr>
            <w:tcW w:w="1897" w:type="dxa"/>
            <w:shd w:val="clear" w:color="auto" w:fill="auto"/>
            <w:noWrap/>
            <w:vAlign w:val="bottom"/>
            <w:hideMark/>
          </w:tcPr>
          <w:p w14:paraId="785581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0.32 (-0.24, 0.89)</w:t>
            </w:r>
          </w:p>
        </w:tc>
        <w:tc>
          <w:tcPr>
            <w:tcW w:w="1897" w:type="dxa"/>
            <w:shd w:val="clear" w:color="auto" w:fill="auto"/>
            <w:noWrap/>
            <w:vAlign w:val="bottom"/>
            <w:hideMark/>
          </w:tcPr>
          <w:p w14:paraId="0360EDC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(-0.31, 0.91)</w:t>
            </w:r>
          </w:p>
        </w:tc>
        <w:tc>
          <w:tcPr>
            <w:tcW w:w="1897" w:type="dxa"/>
            <w:shd w:val="clear" w:color="auto" w:fill="auto"/>
            <w:noWrap/>
            <w:vAlign w:val="bottom"/>
            <w:hideMark/>
          </w:tcPr>
          <w:p w14:paraId="388E21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0.17 (-0.45, 0.81)</w:t>
            </w:r>
          </w:p>
        </w:tc>
        <w:tc>
          <w:tcPr>
            <w:tcW w:w="1897" w:type="dxa"/>
            <w:shd w:val="clear" w:color="auto" w:fill="auto"/>
            <w:noWrap/>
            <w:vAlign w:val="bottom"/>
            <w:hideMark/>
          </w:tcPr>
          <w:p w14:paraId="3FA795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0.93 ( 0.29, 1.56)</w:t>
            </w:r>
          </w:p>
        </w:tc>
        <w:tc>
          <w:tcPr>
            <w:tcW w:w="1897" w:type="dxa"/>
            <w:shd w:val="clear" w:color="auto" w:fill="auto"/>
            <w:noWrap/>
            <w:vAlign w:val="bottom"/>
            <w:hideMark/>
          </w:tcPr>
          <w:p w14:paraId="1B1E0D5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(-0.11, 1.71)</w:t>
            </w:r>
          </w:p>
        </w:tc>
      </w:tr>
      <w:tr w:rsidR="00277948" w:rsidRPr="00182A4C" w14:paraId="60A58E4A" w14:textId="77777777" w:rsidTr="00182A4C">
        <w:trPr>
          <w:trHeight w:val="320"/>
        </w:trPr>
        <w:tc>
          <w:tcPr>
            <w:tcW w:w="1831" w:type="dxa"/>
            <w:shd w:val="clear" w:color="auto" w:fill="auto"/>
            <w:noWrap/>
            <w:vAlign w:val="bottom"/>
            <w:hideMark/>
          </w:tcPr>
          <w:p w14:paraId="17468F9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8FEA1E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2B9577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(-0.51, 2.60)</w:t>
            </w:r>
          </w:p>
        </w:tc>
        <w:tc>
          <w:tcPr>
            <w:tcW w:w="1897" w:type="dxa"/>
            <w:shd w:val="clear" w:color="auto" w:fill="auto"/>
            <w:noWrap/>
            <w:vAlign w:val="bottom"/>
            <w:hideMark/>
          </w:tcPr>
          <w:p w14:paraId="2007010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(-0.59, 2.50)</w:t>
            </w:r>
          </w:p>
        </w:tc>
        <w:tc>
          <w:tcPr>
            <w:tcW w:w="1897" w:type="dxa"/>
            <w:shd w:val="clear" w:color="auto" w:fill="auto"/>
            <w:noWrap/>
            <w:vAlign w:val="bottom"/>
            <w:hideMark/>
          </w:tcPr>
          <w:p w14:paraId="47BF488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0.54 (-0.86, 1.99)</w:t>
            </w:r>
          </w:p>
        </w:tc>
        <w:tc>
          <w:tcPr>
            <w:tcW w:w="1897" w:type="dxa"/>
            <w:shd w:val="clear" w:color="auto" w:fill="auto"/>
            <w:noWrap/>
            <w:vAlign w:val="bottom"/>
            <w:hideMark/>
          </w:tcPr>
          <w:p w14:paraId="104F2F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1.14 (-0.22, 2.51)</w:t>
            </w:r>
          </w:p>
        </w:tc>
        <w:tc>
          <w:tcPr>
            <w:tcW w:w="1897" w:type="dxa"/>
            <w:shd w:val="clear" w:color="auto" w:fill="auto"/>
            <w:noWrap/>
            <w:vAlign w:val="bottom"/>
            <w:hideMark/>
          </w:tcPr>
          <w:p w14:paraId="48D859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(-1.16, 1.37)</w:t>
            </w:r>
          </w:p>
        </w:tc>
        <w:tc>
          <w:tcPr>
            <w:tcW w:w="1897" w:type="dxa"/>
            <w:shd w:val="clear" w:color="auto" w:fill="auto"/>
            <w:noWrap/>
            <w:vAlign w:val="bottom"/>
            <w:hideMark/>
          </w:tcPr>
          <w:p w14:paraId="2EE5BA8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0.10 (-0.99, 1.19)</w:t>
            </w:r>
          </w:p>
        </w:tc>
        <w:tc>
          <w:tcPr>
            <w:tcW w:w="1897" w:type="dxa"/>
            <w:shd w:val="clear" w:color="auto" w:fill="auto"/>
            <w:noWrap/>
            <w:vAlign w:val="bottom"/>
            <w:hideMark/>
          </w:tcPr>
          <w:p w14:paraId="3E30CC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0.08 (-0.87, 1.03)</w:t>
            </w:r>
          </w:p>
        </w:tc>
        <w:tc>
          <w:tcPr>
            <w:tcW w:w="1897" w:type="dxa"/>
            <w:shd w:val="clear" w:color="auto" w:fill="auto"/>
            <w:noWrap/>
            <w:vAlign w:val="bottom"/>
            <w:hideMark/>
          </w:tcPr>
          <w:p w14:paraId="7115574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-0.19 (-0.89, 0.51)</w:t>
            </w:r>
          </w:p>
        </w:tc>
        <w:tc>
          <w:tcPr>
            <w:tcW w:w="1897" w:type="dxa"/>
            <w:shd w:val="clear" w:color="auto" w:fill="auto"/>
            <w:noWrap/>
            <w:vAlign w:val="bottom"/>
            <w:hideMark/>
          </w:tcPr>
          <w:p w14:paraId="5AC207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-0.40 (-0.78,-0.04)</w:t>
            </w:r>
          </w:p>
        </w:tc>
      </w:tr>
      <w:tr w:rsidR="00277948" w:rsidRPr="00182A4C" w14:paraId="390A3CD8" w14:textId="77777777" w:rsidTr="00182A4C">
        <w:trPr>
          <w:trHeight w:val="320"/>
        </w:trPr>
        <w:tc>
          <w:tcPr>
            <w:tcW w:w="1831" w:type="dxa"/>
            <w:shd w:val="clear" w:color="auto" w:fill="auto"/>
            <w:noWrap/>
            <w:vAlign w:val="bottom"/>
            <w:hideMark/>
          </w:tcPr>
          <w:p w14:paraId="4A5084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E055C1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7EAB91D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2.14 ( 0.82, 3.50)</w:t>
            </w:r>
          </w:p>
        </w:tc>
        <w:tc>
          <w:tcPr>
            <w:tcW w:w="1897" w:type="dxa"/>
            <w:shd w:val="clear" w:color="auto" w:fill="auto"/>
            <w:noWrap/>
            <w:vAlign w:val="bottom"/>
            <w:hideMark/>
          </w:tcPr>
          <w:p w14:paraId="1707902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4.13 ( 2.23, 6.16)</w:t>
            </w:r>
          </w:p>
        </w:tc>
        <w:tc>
          <w:tcPr>
            <w:tcW w:w="1897" w:type="dxa"/>
            <w:shd w:val="clear" w:color="auto" w:fill="auto"/>
            <w:noWrap/>
            <w:vAlign w:val="bottom"/>
            <w:hideMark/>
          </w:tcPr>
          <w:p w14:paraId="1831B29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1.44 ( 0.03, 2.83)</w:t>
            </w:r>
          </w:p>
        </w:tc>
        <w:tc>
          <w:tcPr>
            <w:tcW w:w="1897" w:type="dxa"/>
            <w:shd w:val="clear" w:color="auto" w:fill="auto"/>
            <w:noWrap/>
            <w:vAlign w:val="bottom"/>
            <w:hideMark/>
          </w:tcPr>
          <w:p w14:paraId="459CE17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2.28 ( 0.86, 3.63)</w:t>
            </w:r>
          </w:p>
        </w:tc>
        <w:tc>
          <w:tcPr>
            <w:tcW w:w="1897" w:type="dxa"/>
            <w:shd w:val="clear" w:color="auto" w:fill="auto"/>
            <w:noWrap/>
            <w:vAlign w:val="bottom"/>
            <w:hideMark/>
          </w:tcPr>
          <w:p w14:paraId="2E83265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2.01 ( 0.53, 3.51)</w:t>
            </w:r>
          </w:p>
        </w:tc>
        <w:tc>
          <w:tcPr>
            <w:tcW w:w="1897" w:type="dxa"/>
            <w:shd w:val="clear" w:color="auto" w:fill="auto"/>
            <w:noWrap/>
            <w:vAlign w:val="bottom"/>
            <w:hideMark/>
          </w:tcPr>
          <w:p w14:paraId="7862BEB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1.60 ( 0.16, 3.08)</w:t>
            </w:r>
          </w:p>
        </w:tc>
        <w:tc>
          <w:tcPr>
            <w:tcW w:w="1897" w:type="dxa"/>
            <w:shd w:val="clear" w:color="auto" w:fill="auto"/>
            <w:noWrap/>
            <w:vAlign w:val="bottom"/>
            <w:hideMark/>
          </w:tcPr>
          <w:p w14:paraId="7F3AFD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0.66 (-0.78, 2.10)</w:t>
            </w:r>
          </w:p>
        </w:tc>
        <w:tc>
          <w:tcPr>
            <w:tcW w:w="1897" w:type="dxa"/>
            <w:shd w:val="clear" w:color="auto" w:fill="auto"/>
            <w:noWrap/>
            <w:vAlign w:val="bottom"/>
            <w:hideMark/>
          </w:tcPr>
          <w:p w14:paraId="1510401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1.35 (-0.07, 2.78)</w:t>
            </w:r>
          </w:p>
        </w:tc>
        <w:tc>
          <w:tcPr>
            <w:tcW w:w="1897" w:type="dxa"/>
            <w:shd w:val="clear" w:color="auto" w:fill="auto"/>
            <w:noWrap/>
            <w:vAlign w:val="bottom"/>
            <w:hideMark/>
          </w:tcPr>
          <w:p w14:paraId="2B7816A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0.33 (-1.22, 1.96)</w:t>
            </w:r>
          </w:p>
        </w:tc>
      </w:tr>
      <w:tr w:rsidR="00277948" w:rsidRPr="00182A4C" w14:paraId="43681C2E" w14:textId="77777777" w:rsidTr="00182A4C">
        <w:trPr>
          <w:trHeight w:val="320"/>
        </w:trPr>
        <w:tc>
          <w:tcPr>
            <w:tcW w:w="1831" w:type="dxa"/>
            <w:shd w:val="clear" w:color="auto" w:fill="auto"/>
            <w:noWrap/>
            <w:vAlign w:val="bottom"/>
            <w:hideMark/>
          </w:tcPr>
          <w:p w14:paraId="58CCF01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922FF4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5EA893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-0.86 (-1.63,-0.06)</w:t>
            </w:r>
          </w:p>
        </w:tc>
        <w:tc>
          <w:tcPr>
            <w:tcW w:w="1897" w:type="dxa"/>
            <w:shd w:val="clear" w:color="auto" w:fill="auto"/>
            <w:noWrap/>
            <w:vAlign w:val="bottom"/>
            <w:hideMark/>
          </w:tcPr>
          <w:p w14:paraId="042C72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-0.74 (-1.58, 0.15)</w:t>
            </w:r>
          </w:p>
        </w:tc>
        <w:tc>
          <w:tcPr>
            <w:tcW w:w="1897" w:type="dxa"/>
            <w:shd w:val="clear" w:color="auto" w:fill="auto"/>
            <w:noWrap/>
            <w:vAlign w:val="bottom"/>
            <w:hideMark/>
          </w:tcPr>
          <w:p w14:paraId="382D76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0.12 (-0.69, 0.93)</w:t>
            </w:r>
          </w:p>
        </w:tc>
        <w:tc>
          <w:tcPr>
            <w:tcW w:w="1897" w:type="dxa"/>
            <w:shd w:val="clear" w:color="auto" w:fill="auto"/>
            <w:noWrap/>
            <w:vAlign w:val="bottom"/>
            <w:hideMark/>
          </w:tcPr>
          <w:p w14:paraId="432A6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0.03 (-0.76, 0.84)</w:t>
            </w:r>
          </w:p>
        </w:tc>
        <w:tc>
          <w:tcPr>
            <w:tcW w:w="1897" w:type="dxa"/>
            <w:shd w:val="clear" w:color="auto" w:fill="auto"/>
            <w:noWrap/>
            <w:vAlign w:val="bottom"/>
            <w:hideMark/>
          </w:tcPr>
          <w:p w14:paraId="4C80FA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0.29 (-0.49, 1.10)</w:t>
            </w:r>
          </w:p>
        </w:tc>
        <w:tc>
          <w:tcPr>
            <w:tcW w:w="1897" w:type="dxa"/>
            <w:shd w:val="clear" w:color="auto" w:fill="auto"/>
            <w:noWrap/>
            <w:vAlign w:val="bottom"/>
            <w:hideMark/>
          </w:tcPr>
          <w:p w14:paraId="0B0D87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(-0.90, 0.72)</w:t>
            </w:r>
          </w:p>
        </w:tc>
        <w:tc>
          <w:tcPr>
            <w:tcW w:w="1897" w:type="dxa"/>
            <w:shd w:val="clear" w:color="auto" w:fill="auto"/>
            <w:noWrap/>
            <w:vAlign w:val="bottom"/>
            <w:hideMark/>
          </w:tcPr>
          <w:p w14:paraId="2119C4B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0.31 (-0.49, 1.09)</w:t>
            </w:r>
          </w:p>
        </w:tc>
        <w:tc>
          <w:tcPr>
            <w:tcW w:w="1897" w:type="dxa"/>
            <w:shd w:val="clear" w:color="auto" w:fill="auto"/>
            <w:noWrap/>
            <w:vAlign w:val="bottom"/>
            <w:hideMark/>
          </w:tcPr>
          <w:p w14:paraId="749BAEE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-0.10 (-0.89, 0.68)</w:t>
            </w:r>
          </w:p>
        </w:tc>
        <w:tc>
          <w:tcPr>
            <w:tcW w:w="1897" w:type="dxa"/>
            <w:shd w:val="clear" w:color="auto" w:fill="auto"/>
            <w:noWrap/>
            <w:vAlign w:val="bottom"/>
            <w:hideMark/>
          </w:tcPr>
          <w:p w14:paraId="13912C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-0.31 (-1.19, 0.57)</w:t>
            </w:r>
          </w:p>
        </w:tc>
      </w:tr>
      <w:tr w:rsidR="00277948" w:rsidRPr="00182A4C" w14:paraId="01208710" w14:textId="77777777" w:rsidTr="00182A4C">
        <w:trPr>
          <w:trHeight w:val="320"/>
        </w:trPr>
        <w:tc>
          <w:tcPr>
            <w:tcW w:w="1831" w:type="dxa"/>
            <w:shd w:val="clear" w:color="auto" w:fill="auto"/>
            <w:noWrap/>
            <w:vAlign w:val="bottom"/>
            <w:hideMark/>
          </w:tcPr>
          <w:p w14:paraId="0C0DF89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0F057C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608E282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0.99 (-0.05, 2.04)</w:t>
            </w:r>
          </w:p>
        </w:tc>
        <w:tc>
          <w:tcPr>
            <w:tcW w:w="1897" w:type="dxa"/>
            <w:shd w:val="clear" w:color="auto" w:fill="auto"/>
            <w:noWrap/>
            <w:vAlign w:val="bottom"/>
            <w:hideMark/>
          </w:tcPr>
          <w:p w14:paraId="48A68E4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0.83 (-0.41, 2.08)</w:t>
            </w:r>
          </w:p>
        </w:tc>
        <w:tc>
          <w:tcPr>
            <w:tcW w:w="1897" w:type="dxa"/>
            <w:shd w:val="clear" w:color="auto" w:fill="auto"/>
            <w:noWrap/>
            <w:vAlign w:val="bottom"/>
            <w:hideMark/>
          </w:tcPr>
          <w:p w14:paraId="38ACD8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1.24 ( 0.49, 1.98)</w:t>
            </w:r>
          </w:p>
        </w:tc>
        <w:tc>
          <w:tcPr>
            <w:tcW w:w="1897" w:type="dxa"/>
            <w:shd w:val="clear" w:color="auto" w:fill="auto"/>
            <w:noWrap/>
            <w:vAlign w:val="bottom"/>
            <w:hideMark/>
          </w:tcPr>
          <w:p w14:paraId="5A06850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0.27 (-0.43, 0.99)</w:t>
            </w:r>
          </w:p>
        </w:tc>
        <w:tc>
          <w:tcPr>
            <w:tcW w:w="1897" w:type="dxa"/>
            <w:shd w:val="clear" w:color="auto" w:fill="auto"/>
            <w:noWrap/>
            <w:vAlign w:val="bottom"/>
            <w:hideMark/>
          </w:tcPr>
          <w:p w14:paraId="472ADCE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1.02 ( 0.28, 1.82)</w:t>
            </w:r>
          </w:p>
        </w:tc>
        <w:tc>
          <w:tcPr>
            <w:tcW w:w="1897" w:type="dxa"/>
            <w:shd w:val="clear" w:color="auto" w:fill="auto"/>
            <w:noWrap/>
            <w:vAlign w:val="bottom"/>
            <w:hideMark/>
          </w:tcPr>
          <w:p w14:paraId="52693E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(-0.09, 1.76)</w:t>
            </w:r>
          </w:p>
        </w:tc>
        <w:tc>
          <w:tcPr>
            <w:tcW w:w="1897" w:type="dxa"/>
            <w:shd w:val="clear" w:color="auto" w:fill="auto"/>
            <w:noWrap/>
            <w:vAlign w:val="bottom"/>
            <w:hideMark/>
          </w:tcPr>
          <w:p w14:paraId="2A931B4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(-0.52, 1.56)</w:t>
            </w:r>
          </w:p>
        </w:tc>
        <w:tc>
          <w:tcPr>
            <w:tcW w:w="1897" w:type="dxa"/>
            <w:shd w:val="clear" w:color="auto" w:fill="auto"/>
            <w:noWrap/>
            <w:vAlign w:val="bottom"/>
            <w:hideMark/>
          </w:tcPr>
          <w:p w14:paraId="688AF06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(-0.47, 1.79)</w:t>
            </w:r>
          </w:p>
        </w:tc>
        <w:tc>
          <w:tcPr>
            <w:tcW w:w="1897" w:type="dxa"/>
            <w:shd w:val="clear" w:color="auto" w:fill="auto"/>
            <w:noWrap/>
            <w:vAlign w:val="bottom"/>
            <w:hideMark/>
          </w:tcPr>
          <w:p w14:paraId="353659D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0.87 (-0.54, 2.31)</w:t>
            </w:r>
          </w:p>
        </w:tc>
      </w:tr>
      <w:tr w:rsidR="00277948" w:rsidRPr="00182A4C" w14:paraId="70783327" w14:textId="77777777" w:rsidTr="00182A4C">
        <w:trPr>
          <w:trHeight w:val="639"/>
        </w:trPr>
        <w:tc>
          <w:tcPr>
            <w:tcW w:w="1831" w:type="dxa"/>
            <w:shd w:val="clear" w:color="auto" w:fill="auto"/>
            <w:noWrap/>
            <w:vAlign w:val="bottom"/>
            <w:hideMark/>
          </w:tcPr>
          <w:p w14:paraId="57EA260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Female</w:t>
            </w:r>
          </w:p>
        </w:tc>
        <w:tc>
          <w:tcPr>
            <w:tcW w:w="1963" w:type="dxa"/>
            <w:shd w:val="clear" w:color="auto" w:fill="auto"/>
            <w:noWrap/>
            <w:vAlign w:val="bottom"/>
            <w:hideMark/>
          </w:tcPr>
          <w:p w14:paraId="4CC1199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26FF3BED" w14:textId="64B5561C"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28AAC1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1.47 ( 0.17, 2.82)</w:t>
            </w:r>
          </w:p>
        </w:tc>
        <w:tc>
          <w:tcPr>
            <w:tcW w:w="1897" w:type="dxa"/>
            <w:shd w:val="clear" w:color="auto" w:fill="auto"/>
            <w:noWrap/>
            <w:vAlign w:val="bottom"/>
            <w:hideMark/>
          </w:tcPr>
          <w:p w14:paraId="39DE57D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(-0.10, 1.40)</w:t>
            </w:r>
          </w:p>
        </w:tc>
        <w:tc>
          <w:tcPr>
            <w:tcW w:w="1897" w:type="dxa"/>
            <w:shd w:val="clear" w:color="auto" w:fill="auto"/>
            <w:noWrap/>
            <w:vAlign w:val="bottom"/>
            <w:hideMark/>
          </w:tcPr>
          <w:p w14:paraId="21DDD76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( 0.16, 1.49)</w:t>
            </w:r>
          </w:p>
        </w:tc>
        <w:tc>
          <w:tcPr>
            <w:tcW w:w="1897" w:type="dxa"/>
            <w:shd w:val="clear" w:color="auto" w:fill="auto"/>
            <w:noWrap/>
            <w:vAlign w:val="bottom"/>
            <w:hideMark/>
          </w:tcPr>
          <w:p w14:paraId="569CAE7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( 0.00, 1.20)</w:t>
            </w:r>
          </w:p>
        </w:tc>
        <w:tc>
          <w:tcPr>
            <w:tcW w:w="1897" w:type="dxa"/>
            <w:shd w:val="clear" w:color="auto" w:fill="auto"/>
            <w:noWrap/>
            <w:vAlign w:val="bottom"/>
            <w:hideMark/>
          </w:tcPr>
          <w:p w14:paraId="53DE836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(-0.19, 0.98)</w:t>
            </w:r>
          </w:p>
        </w:tc>
        <w:tc>
          <w:tcPr>
            <w:tcW w:w="1897" w:type="dxa"/>
            <w:shd w:val="clear" w:color="auto" w:fill="auto"/>
            <w:noWrap/>
            <w:vAlign w:val="bottom"/>
            <w:hideMark/>
          </w:tcPr>
          <w:p w14:paraId="1A6383F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(-0.16, 1.21)</w:t>
            </w:r>
          </w:p>
        </w:tc>
        <w:tc>
          <w:tcPr>
            <w:tcW w:w="1897" w:type="dxa"/>
            <w:shd w:val="clear" w:color="auto" w:fill="auto"/>
            <w:noWrap/>
            <w:vAlign w:val="bottom"/>
            <w:hideMark/>
          </w:tcPr>
          <w:p w14:paraId="76C9B4F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0.91 ( 0.06, 1.77)</w:t>
            </w:r>
          </w:p>
        </w:tc>
        <w:tc>
          <w:tcPr>
            <w:tcW w:w="1897" w:type="dxa"/>
            <w:shd w:val="clear" w:color="auto" w:fill="auto"/>
            <w:noWrap/>
            <w:vAlign w:val="bottom"/>
            <w:hideMark/>
          </w:tcPr>
          <w:p w14:paraId="3330C16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(-0.53, 2.13)</w:t>
            </w:r>
          </w:p>
        </w:tc>
      </w:tr>
      <w:tr w:rsidR="00277948" w:rsidRPr="00182A4C" w14:paraId="5FBE5B5F" w14:textId="77777777" w:rsidTr="00182A4C">
        <w:trPr>
          <w:trHeight w:val="320"/>
        </w:trPr>
        <w:tc>
          <w:tcPr>
            <w:tcW w:w="1831" w:type="dxa"/>
            <w:shd w:val="clear" w:color="auto" w:fill="auto"/>
            <w:noWrap/>
            <w:vAlign w:val="bottom"/>
            <w:hideMark/>
          </w:tcPr>
          <w:p w14:paraId="4E4F5BD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8377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Transport</w:t>
            </w:r>
          </w:p>
        </w:tc>
        <w:tc>
          <w:tcPr>
            <w:tcW w:w="1897" w:type="dxa"/>
            <w:shd w:val="clear" w:color="auto" w:fill="auto"/>
            <w:noWrap/>
            <w:vAlign w:val="bottom"/>
            <w:hideMark/>
          </w:tcPr>
          <w:p w14:paraId="2F83209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1.98 ( 1.09, 2.91)</w:t>
            </w:r>
          </w:p>
        </w:tc>
        <w:tc>
          <w:tcPr>
            <w:tcW w:w="1897" w:type="dxa"/>
            <w:shd w:val="clear" w:color="auto" w:fill="auto"/>
            <w:noWrap/>
            <w:vAlign w:val="bottom"/>
            <w:hideMark/>
          </w:tcPr>
          <w:p w14:paraId="548696E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( 0.15, 1.51)</w:t>
            </w:r>
          </w:p>
        </w:tc>
        <w:tc>
          <w:tcPr>
            <w:tcW w:w="1897" w:type="dxa"/>
            <w:shd w:val="clear" w:color="auto" w:fill="auto"/>
            <w:noWrap/>
            <w:vAlign w:val="bottom"/>
            <w:hideMark/>
          </w:tcPr>
          <w:p w14:paraId="4A58D9E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1.41 ( 1.08, 1.73)</w:t>
            </w:r>
          </w:p>
        </w:tc>
        <w:tc>
          <w:tcPr>
            <w:tcW w:w="1897" w:type="dxa"/>
            <w:shd w:val="clear" w:color="auto" w:fill="auto"/>
            <w:noWrap/>
            <w:vAlign w:val="bottom"/>
            <w:hideMark/>
          </w:tcPr>
          <w:p w14:paraId="4DACBB5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1.25 ( 0.90, 1.60)</w:t>
            </w:r>
          </w:p>
        </w:tc>
        <w:tc>
          <w:tcPr>
            <w:tcW w:w="1897" w:type="dxa"/>
            <w:shd w:val="clear" w:color="auto" w:fill="auto"/>
            <w:noWrap/>
            <w:vAlign w:val="bottom"/>
            <w:hideMark/>
          </w:tcPr>
          <w:p w14:paraId="769C414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1.15 ( 0.77, 1.54)</w:t>
            </w:r>
          </w:p>
        </w:tc>
        <w:tc>
          <w:tcPr>
            <w:tcW w:w="1897" w:type="dxa"/>
            <w:shd w:val="clear" w:color="auto" w:fill="auto"/>
            <w:noWrap/>
            <w:vAlign w:val="bottom"/>
            <w:hideMark/>
          </w:tcPr>
          <w:p w14:paraId="638091D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1.43 ( 1.03, 1.84)</w:t>
            </w:r>
          </w:p>
        </w:tc>
        <w:tc>
          <w:tcPr>
            <w:tcW w:w="1897" w:type="dxa"/>
            <w:shd w:val="clear" w:color="auto" w:fill="auto"/>
            <w:noWrap/>
            <w:vAlign w:val="bottom"/>
            <w:hideMark/>
          </w:tcPr>
          <w:p w14:paraId="5666B6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1.59 ( 1.12, 2.05)</w:t>
            </w:r>
          </w:p>
        </w:tc>
        <w:tc>
          <w:tcPr>
            <w:tcW w:w="1897" w:type="dxa"/>
            <w:shd w:val="clear" w:color="auto" w:fill="auto"/>
            <w:noWrap/>
            <w:vAlign w:val="bottom"/>
            <w:hideMark/>
          </w:tcPr>
          <w:p w14:paraId="3D7DA39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0.80 ( 0.27, 1.33)</w:t>
            </w:r>
          </w:p>
        </w:tc>
        <w:tc>
          <w:tcPr>
            <w:tcW w:w="1897" w:type="dxa"/>
            <w:shd w:val="clear" w:color="auto" w:fill="auto"/>
            <w:noWrap/>
            <w:vAlign w:val="bottom"/>
            <w:hideMark/>
          </w:tcPr>
          <w:p w14:paraId="17F9A86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0.43 (-0.42, 1.26)</w:t>
            </w:r>
          </w:p>
        </w:tc>
      </w:tr>
      <w:tr w:rsidR="00277948" w:rsidRPr="00182A4C" w14:paraId="4197F77D" w14:textId="77777777" w:rsidTr="00182A4C">
        <w:trPr>
          <w:trHeight w:val="320"/>
        </w:trPr>
        <w:tc>
          <w:tcPr>
            <w:tcW w:w="1831" w:type="dxa"/>
            <w:shd w:val="clear" w:color="auto" w:fill="auto"/>
            <w:noWrap/>
            <w:vAlign w:val="bottom"/>
            <w:hideMark/>
          </w:tcPr>
          <w:p w14:paraId="24C4313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59FEAF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Falls</w:t>
            </w:r>
          </w:p>
        </w:tc>
        <w:tc>
          <w:tcPr>
            <w:tcW w:w="1897" w:type="dxa"/>
            <w:shd w:val="clear" w:color="auto" w:fill="auto"/>
            <w:noWrap/>
            <w:vAlign w:val="bottom"/>
            <w:hideMark/>
          </w:tcPr>
          <w:p w14:paraId="3304AD4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(-0.98, 2.24)</w:t>
            </w:r>
          </w:p>
        </w:tc>
        <w:tc>
          <w:tcPr>
            <w:tcW w:w="1897" w:type="dxa"/>
            <w:shd w:val="clear" w:color="auto" w:fill="auto"/>
            <w:noWrap/>
            <w:vAlign w:val="bottom"/>
            <w:hideMark/>
          </w:tcPr>
          <w:p w14:paraId="5577C66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0.85 (-0.74, 2.48)</w:t>
            </w:r>
          </w:p>
        </w:tc>
        <w:tc>
          <w:tcPr>
            <w:tcW w:w="1897" w:type="dxa"/>
            <w:shd w:val="clear" w:color="auto" w:fill="auto"/>
            <w:noWrap/>
            <w:vAlign w:val="bottom"/>
            <w:hideMark/>
          </w:tcPr>
          <w:p w14:paraId="6F02EF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1.42 ( 0.30, 2.57)</w:t>
            </w:r>
          </w:p>
        </w:tc>
        <w:tc>
          <w:tcPr>
            <w:tcW w:w="1897" w:type="dxa"/>
            <w:shd w:val="clear" w:color="auto" w:fill="auto"/>
            <w:noWrap/>
            <w:vAlign w:val="bottom"/>
            <w:hideMark/>
          </w:tcPr>
          <w:p w14:paraId="5EA9EC8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1.23 ( 0.22, 2.30)</w:t>
            </w:r>
          </w:p>
        </w:tc>
        <w:tc>
          <w:tcPr>
            <w:tcW w:w="1897" w:type="dxa"/>
            <w:shd w:val="clear" w:color="auto" w:fill="auto"/>
            <w:noWrap/>
            <w:vAlign w:val="bottom"/>
            <w:hideMark/>
          </w:tcPr>
          <w:p w14:paraId="37E4667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(-0.34, 1.51)</w:t>
            </w:r>
          </w:p>
        </w:tc>
        <w:tc>
          <w:tcPr>
            <w:tcW w:w="1897" w:type="dxa"/>
            <w:shd w:val="clear" w:color="auto" w:fill="auto"/>
            <w:noWrap/>
            <w:vAlign w:val="bottom"/>
            <w:hideMark/>
          </w:tcPr>
          <w:p w14:paraId="503ABDA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0.40 (-0.38, 1.15)</w:t>
            </w:r>
          </w:p>
        </w:tc>
        <w:tc>
          <w:tcPr>
            <w:tcW w:w="1897" w:type="dxa"/>
            <w:shd w:val="clear" w:color="auto" w:fill="auto"/>
            <w:noWrap/>
            <w:vAlign w:val="bottom"/>
            <w:hideMark/>
          </w:tcPr>
          <w:p w14:paraId="788A061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-0.84 (-1.53,-0.14)</w:t>
            </w:r>
          </w:p>
        </w:tc>
        <w:tc>
          <w:tcPr>
            <w:tcW w:w="1897" w:type="dxa"/>
            <w:shd w:val="clear" w:color="auto" w:fill="auto"/>
            <w:noWrap/>
            <w:vAlign w:val="bottom"/>
            <w:hideMark/>
          </w:tcPr>
          <w:p w14:paraId="621834B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(-0.82, 0.41)</w:t>
            </w:r>
          </w:p>
        </w:tc>
        <w:tc>
          <w:tcPr>
            <w:tcW w:w="1897" w:type="dxa"/>
            <w:shd w:val="clear" w:color="auto" w:fill="auto"/>
            <w:noWrap/>
            <w:vAlign w:val="bottom"/>
            <w:hideMark/>
          </w:tcPr>
          <w:p w14:paraId="55ABF9B8"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-0.70 (-1.16,-0.24)</w:t>
            </w:r>
          </w:p>
        </w:tc>
      </w:tr>
      <w:tr w:rsidR="00277948" w:rsidRPr="00182A4C" w14:paraId="7727DCDB" w14:textId="77777777" w:rsidTr="00182A4C">
        <w:trPr>
          <w:trHeight w:val="320"/>
        </w:trPr>
        <w:tc>
          <w:tcPr>
            <w:tcW w:w="1831" w:type="dxa"/>
            <w:shd w:val="clear" w:color="auto" w:fill="auto"/>
            <w:noWrap/>
            <w:vAlign w:val="bottom"/>
            <w:hideMark/>
          </w:tcPr>
          <w:p w14:paraId="7DFE429C"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E4E50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Drownings</w:t>
            </w:r>
          </w:p>
        </w:tc>
        <w:tc>
          <w:tcPr>
            <w:tcW w:w="1897" w:type="dxa"/>
            <w:shd w:val="clear" w:color="auto" w:fill="auto"/>
            <w:noWrap/>
            <w:vAlign w:val="bottom"/>
            <w:hideMark/>
          </w:tcPr>
          <w:p w14:paraId="3D7187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2.96 ( 1.81, 4.06)</w:t>
            </w:r>
          </w:p>
        </w:tc>
        <w:tc>
          <w:tcPr>
            <w:tcW w:w="1897" w:type="dxa"/>
            <w:shd w:val="clear" w:color="auto" w:fill="auto"/>
            <w:noWrap/>
            <w:vAlign w:val="bottom"/>
            <w:hideMark/>
          </w:tcPr>
          <w:p w14:paraId="4755C7F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5.97 ( 4.52, 7.43)</w:t>
            </w:r>
          </w:p>
        </w:tc>
        <w:tc>
          <w:tcPr>
            <w:tcW w:w="1897" w:type="dxa"/>
            <w:shd w:val="clear" w:color="auto" w:fill="auto"/>
            <w:noWrap/>
            <w:vAlign w:val="bottom"/>
            <w:hideMark/>
          </w:tcPr>
          <w:p w14:paraId="40E475C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8.29 ( 7.26, 9.32)</w:t>
            </w:r>
          </w:p>
        </w:tc>
        <w:tc>
          <w:tcPr>
            <w:tcW w:w="1897" w:type="dxa"/>
            <w:shd w:val="clear" w:color="auto" w:fill="auto"/>
            <w:noWrap/>
            <w:vAlign w:val="bottom"/>
            <w:hideMark/>
          </w:tcPr>
          <w:p w14:paraId="1787AF4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6.28 ( 5.10, 7.47)</w:t>
            </w:r>
          </w:p>
        </w:tc>
        <w:tc>
          <w:tcPr>
            <w:tcW w:w="1897" w:type="dxa"/>
            <w:shd w:val="clear" w:color="auto" w:fill="auto"/>
            <w:noWrap/>
            <w:vAlign w:val="bottom"/>
            <w:hideMark/>
          </w:tcPr>
          <w:p w14:paraId="4B5C426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4.27 ( 3.12, 5.53)</w:t>
            </w:r>
          </w:p>
        </w:tc>
        <w:tc>
          <w:tcPr>
            <w:tcW w:w="1897" w:type="dxa"/>
            <w:shd w:val="clear" w:color="auto" w:fill="auto"/>
            <w:noWrap/>
            <w:vAlign w:val="bottom"/>
            <w:hideMark/>
          </w:tcPr>
          <w:p w14:paraId="2D6B92A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3.11 ( 1.85, 4.43)</w:t>
            </w:r>
          </w:p>
        </w:tc>
        <w:tc>
          <w:tcPr>
            <w:tcW w:w="1897" w:type="dxa"/>
            <w:shd w:val="clear" w:color="auto" w:fill="auto"/>
            <w:noWrap/>
            <w:vAlign w:val="bottom"/>
            <w:hideMark/>
          </w:tcPr>
          <w:p w14:paraId="12E5DD7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2.19 ( 0.94, 3.46)</w:t>
            </w:r>
          </w:p>
        </w:tc>
        <w:tc>
          <w:tcPr>
            <w:tcW w:w="1897" w:type="dxa"/>
            <w:shd w:val="clear" w:color="auto" w:fill="auto"/>
            <w:noWrap/>
            <w:vAlign w:val="bottom"/>
            <w:hideMark/>
          </w:tcPr>
          <w:p w14:paraId="176E256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2.10 ( 0.80, 3.43)</w:t>
            </w:r>
          </w:p>
        </w:tc>
        <w:tc>
          <w:tcPr>
            <w:tcW w:w="1897" w:type="dxa"/>
            <w:shd w:val="clear" w:color="auto" w:fill="auto"/>
            <w:noWrap/>
            <w:vAlign w:val="bottom"/>
            <w:hideMark/>
          </w:tcPr>
          <w:p w14:paraId="779DADF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0.60 (-0.98, 2.20)</w:t>
            </w:r>
          </w:p>
        </w:tc>
      </w:tr>
      <w:tr w:rsidR="00277948" w:rsidRPr="00182A4C" w14:paraId="711F0802" w14:textId="77777777" w:rsidTr="00182A4C">
        <w:trPr>
          <w:trHeight w:val="320"/>
        </w:trPr>
        <w:tc>
          <w:tcPr>
            <w:tcW w:w="1831" w:type="dxa"/>
            <w:shd w:val="clear" w:color="auto" w:fill="auto"/>
            <w:noWrap/>
            <w:vAlign w:val="bottom"/>
            <w:hideMark/>
          </w:tcPr>
          <w:p w14:paraId="4F50AEC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654DCD7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Other unintentional injuries</w:t>
            </w:r>
          </w:p>
        </w:tc>
        <w:tc>
          <w:tcPr>
            <w:tcW w:w="1897" w:type="dxa"/>
            <w:shd w:val="clear" w:color="auto" w:fill="auto"/>
            <w:noWrap/>
            <w:vAlign w:val="bottom"/>
            <w:hideMark/>
          </w:tcPr>
          <w:p w14:paraId="74CFA7B7"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(-0.96, 0.59)</w:t>
            </w:r>
          </w:p>
        </w:tc>
        <w:tc>
          <w:tcPr>
            <w:tcW w:w="1897" w:type="dxa"/>
            <w:shd w:val="clear" w:color="auto" w:fill="auto"/>
            <w:noWrap/>
            <w:vAlign w:val="bottom"/>
            <w:hideMark/>
          </w:tcPr>
          <w:p w14:paraId="5D6209B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-0.36 (-1.16, 0.42)</w:t>
            </w:r>
          </w:p>
        </w:tc>
        <w:tc>
          <w:tcPr>
            <w:tcW w:w="1897" w:type="dxa"/>
            <w:shd w:val="clear" w:color="auto" w:fill="auto"/>
            <w:noWrap/>
            <w:vAlign w:val="bottom"/>
            <w:hideMark/>
          </w:tcPr>
          <w:p w14:paraId="151CBE61"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0.62 (-0.15, 1.41)</w:t>
            </w:r>
          </w:p>
        </w:tc>
        <w:tc>
          <w:tcPr>
            <w:tcW w:w="1897" w:type="dxa"/>
            <w:shd w:val="clear" w:color="auto" w:fill="auto"/>
            <w:noWrap/>
            <w:vAlign w:val="bottom"/>
            <w:hideMark/>
          </w:tcPr>
          <w:p w14:paraId="0AC0487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0.37 (-0.49, 1.24)</w:t>
            </w:r>
          </w:p>
        </w:tc>
        <w:tc>
          <w:tcPr>
            <w:tcW w:w="1897" w:type="dxa"/>
            <w:shd w:val="clear" w:color="auto" w:fill="auto"/>
            <w:noWrap/>
            <w:vAlign w:val="bottom"/>
            <w:hideMark/>
          </w:tcPr>
          <w:p w14:paraId="0DA98E3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0.78 (-0.13, 1.69)</w:t>
            </w:r>
          </w:p>
        </w:tc>
        <w:tc>
          <w:tcPr>
            <w:tcW w:w="1897" w:type="dxa"/>
            <w:shd w:val="clear" w:color="auto" w:fill="auto"/>
            <w:noWrap/>
            <w:vAlign w:val="bottom"/>
            <w:hideMark/>
          </w:tcPr>
          <w:p w14:paraId="3CC0E3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0.39 (-0.48, 1.27)</w:t>
            </w:r>
          </w:p>
        </w:tc>
        <w:tc>
          <w:tcPr>
            <w:tcW w:w="1897" w:type="dxa"/>
            <w:shd w:val="clear" w:color="auto" w:fill="auto"/>
            <w:noWrap/>
            <w:vAlign w:val="bottom"/>
            <w:hideMark/>
          </w:tcPr>
          <w:p w14:paraId="4ED6A0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-0.20 (-1.01, 0.62)</w:t>
            </w:r>
          </w:p>
        </w:tc>
        <w:tc>
          <w:tcPr>
            <w:tcW w:w="1897" w:type="dxa"/>
            <w:shd w:val="clear" w:color="auto" w:fill="auto"/>
            <w:noWrap/>
            <w:vAlign w:val="bottom"/>
            <w:hideMark/>
          </w:tcPr>
          <w:p w14:paraId="1AE32E8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0.11 (-0.68, 0.90)</w:t>
            </w:r>
          </w:p>
        </w:tc>
        <w:tc>
          <w:tcPr>
            <w:tcW w:w="1897" w:type="dxa"/>
            <w:shd w:val="clear" w:color="auto" w:fill="auto"/>
            <w:noWrap/>
            <w:vAlign w:val="bottom"/>
            <w:hideMark/>
          </w:tcPr>
          <w:p w14:paraId="187C3C3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-0.34 (-1.15, 0.45)</w:t>
            </w:r>
          </w:p>
        </w:tc>
      </w:tr>
      <w:tr w:rsidR="00277948" w:rsidRPr="00182A4C" w14:paraId="63FF7904" w14:textId="77777777" w:rsidTr="00182A4C">
        <w:trPr>
          <w:trHeight w:val="320"/>
        </w:trPr>
        <w:tc>
          <w:tcPr>
            <w:tcW w:w="1831" w:type="dxa"/>
            <w:shd w:val="clear" w:color="auto" w:fill="auto"/>
            <w:noWrap/>
            <w:vAlign w:val="bottom"/>
            <w:hideMark/>
          </w:tcPr>
          <w:p w14:paraId="4E83227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17CF400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Assault</w:t>
            </w:r>
          </w:p>
        </w:tc>
        <w:tc>
          <w:tcPr>
            <w:tcW w:w="1897" w:type="dxa"/>
            <w:shd w:val="clear" w:color="auto" w:fill="auto"/>
            <w:noWrap/>
            <w:vAlign w:val="bottom"/>
            <w:hideMark/>
          </w:tcPr>
          <w:p w14:paraId="04D7F083"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0.35 (-0.61, 1.32)</w:t>
            </w:r>
          </w:p>
        </w:tc>
        <w:tc>
          <w:tcPr>
            <w:tcW w:w="1897" w:type="dxa"/>
            <w:shd w:val="clear" w:color="auto" w:fill="auto"/>
            <w:noWrap/>
            <w:vAlign w:val="bottom"/>
            <w:hideMark/>
          </w:tcPr>
          <w:p w14:paraId="6B328C4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0.70 (-0.37, 1.82)</w:t>
            </w:r>
          </w:p>
        </w:tc>
        <w:tc>
          <w:tcPr>
            <w:tcW w:w="1897" w:type="dxa"/>
            <w:shd w:val="clear" w:color="auto" w:fill="auto"/>
            <w:noWrap/>
            <w:vAlign w:val="bottom"/>
            <w:hideMark/>
          </w:tcPr>
          <w:p w14:paraId="0D3BA27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0.82 ( 0.38, 1.27)</w:t>
            </w:r>
          </w:p>
        </w:tc>
        <w:tc>
          <w:tcPr>
            <w:tcW w:w="1897" w:type="dxa"/>
            <w:shd w:val="clear" w:color="auto" w:fill="auto"/>
            <w:noWrap/>
            <w:vAlign w:val="bottom"/>
            <w:hideMark/>
          </w:tcPr>
          <w:p w14:paraId="43D349E0"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1.16 ( 0.74, 1.60)</w:t>
            </w:r>
          </w:p>
        </w:tc>
        <w:tc>
          <w:tcPr>
            <w:tcW w:w="1897" w:type="dxa"/>
            <w:shd w:val="clear" w:color="auto" w:fill="auto"/>
            <w:noWrap/>
            <w:vAlign w:val="bottom"/>
            <w:hideMark/>
          </w:tcPr>
          <w:p w14:paraId="1BC5F02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0.64 ( 0.15, 1.13)</w:t>
            </w:r>
          </w:p>
        </w:tc>
        <w:tc>
          <w:tcPr>
            <w:tcW w:w="1897" w:type="dxa"/>
            <w:shd w:val="clear" w:color="auto" w:fill="auto"/>
            <w:noWrap/>
            <w:vAlign w:val="bottom"/>
            <w:hideMark/>
          </w:tcPr>
          <w:p w14:paraId="139A5FC9"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(-0.06, 1.12)</w:t>
            </w:r>
          </w:p>
        </w:tc>
        <w:tc>
          <w:tcPr>
            <w:tcW w:w="1897" w:type="dxa"/>
            <w:shd w:val="clear" w:color="auto" w:fill="auto"/>
            <w:noWrap/>
            <w:vAlign w:val="bottom"/>
            <w:hideMark/>
          </w:tcPr>
          <w:p w14:paraId="2459592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0.90 ( 0.14, 1.67)</w:t>
            </w:r>
          </w:p>
        </w:tc>
        <w:tc>
          <w:tcPr>
            <w:tcW w:w="1897" w:type="dxa"/>
            <w:shd w:val="clear" w:color="auto" w:fill="auto"/>
            <w:noWrap/>
            <w:vAlign w:val="bottom"/>
            <w:hideMark/>
          </w:tcPr>
          <w:p w14:paraId="12BE947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0.52 (-0.47, 1.49)</w:t>
            </w:r>
          </w:p>
        </w:tc>
        <w:tc>
          <w:tcPr>
            <w:tcW w:w="1897" w:type="dxa"/>
            <w:shd w:val="clear" w:color="auto" w:fill="auto"/>
            <w:noWrap/>
            <w:vAlign w:val="bottom"/>
            <w:hideMark/>
          </w:tcPr>
          <w:p w14:paraId="3452B53B"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0.71 (-0.75, 2.19)</w:t>
            </w:r>
          </w:p>
        </w:tc>
      </w:tr>
      <w:tr w:rsidR="00277948" w:rsidRPr="00182A4C" w14:paraId="500AB602" w14:textId="77777777" w:rsidTr="00182A4C">
        <w:trPr>
          <w:trHeight w:val="320"/>
        </w:trPr>
        <w:tc>
          <w:tcPr>
            <w:tcW w:w="1831" w:type="dxa"/>
            <w:shd w:val="clear" w:color="auto" w:fill="auto"/>
            <w:noWrap/>
            <w:vAlign w:val="bottom"/>
            <w:hideMark/>
          </w:tcPr>
          <w:p w14:paraId="5AD26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Male</w:t>
            </w:r>
          </w:p>
        </w:tc>
        <w:tc>
          <w:tcPr>
            <w:tcW w:w="1963" w:type="dxa"/>
            <w:shd w:val="clear" w:color="auto" w:fill="auto"/>
            <w:noWrap/>
            <w:vAlign w:val="bottom"/>
            <w:hideMark/>
          </w:tcPr>
          <w:p w14:paraId="55BE2DF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Intentional self-harm</w:t>
            </w:r>
          </w:p>
        </w:tc>
        <w:tc>
          <w:tcPr>
            <w:tcW w:w="1897" w:type="dxa"/>
            <w:shd w:val="clear" w:color="auto" w:fill="auto"/>
            <w:noWrap/>
            <w:vAlign w:val="bottom"/>
            <w:hideMark/>
          </w:tcPr>
          <w:p w14:paraId="7BF75937" w14:textId="439B56E4" w:rsidR="00334A3C" w:rsidRPr="00182A4C" w:rsidRDefault="00334A3C" w:rsidP="001F7DDE">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w:t>
            </w:r>
          </w:p>
        </w:tc>
        <w:tc>
          <w:tcPr>
            <w:tcW w:w="1897" w:type="dxa"/>
            <w:shd w:val="clear" w:color="auto" w:fill="auto"/>
            <w:noWrap/>
            <w:vAlign w:val="bottom"/>
            <w:hideMark/>
          </w:tcPr>
          <w:p w14:paraId="5B267B0E"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0.53 (-0.61, 1.70)</w:t>
            </w:r>
          </w:p>
        </w:tc>
        <w:tc>
          <w:tcPr>
            <w:tcW w:w="1897" w:type="dxa"/>
            <w:shd w:val="clear" w:color="auto" w:fill="auto"/>
            <w:noWrap/>
            <w:vAlign w:val="bottom"/>
            <w:hideMark/>
          </w:tcPr>
          <w:p w14:paraId="6E4BAD76"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0.44 ( 0.06, 0.81)</w:t>
            </w:r>
          </w:p>
        </w:tc>
        <w:tc>
          <w:tcPr>
            <w:tcW w:w="1897" w:type="dxa"/>
            <w:shd w:val="clear" w:color="auto" w:fill="auto"/>
            <w:noWrap/>
            <w:vAlign w:val="bottom"/>
            <w:hideMark/>
          </w:tcPr>
          <w:p w14:paraId="684A7EDA"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0.68 ( 0.33, 1.04)</w:t>
            </w:r>
          </w:p>
        </w:tc>
        <w:tc>
          <w:tcPr>
            <w:tcW w:w="1897" w:type="dxa"/>
            <w:shd w:val="clear" w:color="auto" w:fill="auto"/>
            <w:noWrap/>
            <w:vAlign w:val="bottom"/>
            <w:hideMark/>
          </w:tcPr>
          <w:p w14:paraId="0CF15C1F"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0.88 ( 0.51, 1.25)</w:t>
            </w:r>
          </w:p>
        </w:tc>
        <w:tc>
          <w:tcPr>
            <w:tcW w:w="1897" w:type="dxa"/>
            <w:shd w:val="clear" w:color="auto" w:fill="auto"/>
            <w:noWrap/>
            <w:vAlign w:val="bottom"/>
            <w:hideMark/>
          </w:tcPr>
          <w:p w14:paraId="2267CC75"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0.57 ( 0.19, 0.95)</w:t>
            </w:r>
          </w:p>
        </w:tc>
        <w:tc>
          <w:tcPr>
            <w:tcW w:w="1897" w:type="dxa"/>
            <w:shd w:val="clear" w:color="auto" w:fill="auto"/>
            <w:noWrap/>
            <w:vAlign w:val="bottom"/>
            <w:hideMark/>
          </w:tcPr>
          <w:p w14:paraId="031B6B04"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1.00 ( 0.58, 1.44)</w:t>
            </w:r>
          </w:p>
        </w:tc>
        <w:tc>
          <w:tcPr>
            <w:tcW w:w="1897" w:type="dxa"/>
            <w:shd w:val="clear" w:color="auto" w:fill="auto"/>
            <w:noWrap/>
            <w:vAlign w:val="bottom"/>
            <w:hideMark/>
          </w:tcPr>
          <w:p w14:paraId="4DE52902"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0.75 ( 0.27, 1.22)</w:t>
            </w:r>
          </w:p>
        </w:tc>
        <w:tc>
          <w:tcPr>
            <w:tcW w:w="1897" w:type="dxa"/>
            <w:shd w:val="clear" w:color="auto" w:fill="auto"/>
            <w:noWrap/>
            <w:vAlign w:val="bottom"/>
            <w:hideMark/>
          </w:tcPr>
          <w:p w14:paraId="6B63002D" w14:textId="77777777" w:rsidR="00334A3C" w:rsidRPr="00182A4C" w:rsidRDefault="00334A3C" w:rsidP="00334A3C">
            <w:pPr>
              <w:spacing w:after="0" w:line="240" w:lineRule="auto"/>
              <w:rPr>
                <w:rFonts w:eastAsia="Times New Roman"/>
                <w:color w:val="000000"/>
                <w:sz w:val="18"/>
                <w:szCs w:val="18"/>
                <w:lang w:eastAsia="en-GB"/>
              </w:rPr>
            </w:pPr>
            <w:r w:rsidRPr="00182A4C">
              <w:rPr>
                <w:rFonts w:eastAsia="Times New Roman"/>
                <w:color w:val="000000"/>
                <w:sz w:val="18"/>
                <w:szCs w:val="18"/>
                <w:lang w:eastAsia="en-GB"/>
              </w:rPr>
              <w:t xml:space="preserve"> 0.86 ( 0.06, 1.65)</w:t>
            </w:r>
          </w:p>
        </w:tc>
      </w:tr>
    </w:tbl>
    <w:p w14:paraId="19085F5E" w14:textId="03796597" w:rsidR="00D04A37" w:rsidRPr="00182A4C" w:rsidRDefault="00D04A37" w:rsidP="00D76DF7">
      <w:pPr>
        <w:spacing w:line="480" w:lineRule="auto"/>
        <w:jc w:val="both"/>
        <w:rPr>
          <w:rFonts w:ascii="Times New Roman" w:hAnsi="Times New Roman"/>
          <w:color w:val="000000" w:themeColor="text1"/>
          <w:sz w:val="18"/>
          <w:szCs w:val="18"/>
        </w:rPr>
      </w:pPr>
    </w:p>
    <w:sectPr w:rsidR="00D04A37" w:rsidRPr="00182A4C" w:rsidSect="00BB1FD5">
      <w:pgSz w:w="16840" w:h="11900" w:orient="landscape"/>
      <w:pgMar w:top="1440" w:right="1440" w:bottom="1440" w:left="1440" w:header="720" w:footer="720" w:gutter="0"/>
      <w:lnNumType w:countBy="1" w:restart="continuous"/>
      <w:cols w:space="720"/>
      <w:docGrid w:linePitch="36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comment w:id="46" w:author="Parks, Robbie M" w:date="2018-12-05T11:46:00Z" w:initials="PRM">
    <w:p w14:paraId="6963F432" w14:textId="29D6FDCB" w:rsidR="008C046B" w:rsidRDefault="008C046B">
      <w:pPr>
        <w:pStyle w:val="CommentText"/>
      </w:pPr>
      <w:r>
        <w:rPr>
          <w:rStyle w:val="CommentReference"/>
        </w:rPr>
        <w:annotationRef/>
      </w:r>
      <w:r>
        <w:t>Nature CC’s format has a sort of abstract/intro which will likely harvest some of the words in the introduction we have made below, along with summary of results</w:t>
      </w:r>
    </w:p>
  </w:comment>
  <w:comment w:id="74" w:author="Ezzati, Majid" w:date="2018-11-30T11:54:00Z" w:initials="EM">
    <w:p w14:paraId="592377EA" w14:textId="24306A68" w:rsidR="008C046B" w:rsidRDefault="008C046B">
      <w:pPr>
        <w:pStyle w:val="CommentText"/>
      </w:pPr>
      <w:r>
        <w:rPr>
          <w:rStyle w:val="CommentReference"/>
        </w:rPr>
        <w:annotationRef/>
      </w:r>
      <w:r>
        <w:rPr>
          <w:rFonts w:ascii="Times New Roman" w:hAnsi="Times New Roman"/>
          <w:color w:val="000000" w:themeColor="text1"/>
          <w:sz w:val="24"/>
          <w:szCs w:val="24"/>
        </w:rPr>
        <w:t xml:space="preserve">we need to say what the Nature Climate Change injury paper did succinctly but need to discuss it first. Discuss their specific “model” and what its core assumption is (absolute temperature across seasons </w:t>
      </w:r>
      <w:proofErr w:type="spellStart"/>
      <w:r>
        <w:rPr>
          <w:rFonts w:ascii="Times New Roman" w:hAnsi="Times New Roman"/>
          <w:color w:val="000000" w:themeColor="text1"/>
          <w:sz w:val="24"/>
          <w:szCs w:val="24"/>
        </w:rPr>
        <w:t>etc</w:t>
      </w:r>
      <w:proofErr w:type="spellEnd"/>
      <w:r>
        <w:rPr>
          <w:rFonts w:ascii="Times New Roman" w:hAnsi="Times New Roman"/>
          <w:color w:val="000000" w:themeColor="text1"/>
          <w:sz w:val="24"/>
          <w:szCs w:val="24"/>
        </w:rPr>
        <w:t>)</w:t>
      </w:r>
    </w:p>
  </w:comment>
  <w:comment w:id="75" w:author="Parks, Robbie M" w:date="2018-12-04T10:31:00Z" w:initials="PRM">
    <w:p w14:paraId="1D8598B2" w14:textId="477D4AF4" w:rsidR="008C046B" w:rsidRDefault="008C046B">
      <w:pPr>
        <w:pStyle w:val="CommentText"/>
      </w:pPr>
      <w:r>
        <w:rPr>
          <w:rStyle w:val="CommentReference"/>
        </w:rPr>
        <w:annotationRef/>
      </w:r>
      <w:r>
        <w:t xml:space="preserve">The paper uses a frequentist monthly temperature model (absolute) allowing for variation by county-by-month and state-by-year </w:t>
      </w:r>
    </w:p>
  </w:comment>
  <w:comment w:id="85" w:author="Ezzati, Majid" w:date="2018-11-30T12:16:00Z" w:initials="EM">
    <w:p w14:paraId="53051316" w14:textId="14C37551" w:rsidR="008C046B" w:rsidRDefault="008C046B">
      <w:pPr>
        <w:pStyle w:val="CommentText"/>
      </w:pPr>
      <w:r>
        <w:rPr>
          <w:rStyle w:val="CommentReference"/>
        </w:rPr>
        <w:annotationRef/>
      </w:r>
      <w:r>
        <w:t>Light, patterns or work/school, nutrition let’s think of some very credible ones</w:t>
      </w:r>
    </w:p>
  </w:comment>
  <w:comment w:id="86" w:author="Parks, Robbie M" w:date="2018-12-03T13:54:00Z" w:initials="PRM">
    <w:p w14:paraId="6B1B048B" w14:textId="68828FD4" w:rsidR="008C046B" w:rsidRDefault="008C046B">
      <w:pPr>
        <w:pStyle w:val="CommentText"/>
      </w:pPr>
      <w:r>
        <w:rPr>
          <w:rStyle w:val="CommentReference"/>
        </w:rPr>
        <w:annotationRef/>
      </w:r>
      <w:r>
        <w:t>To research. Time outdoors?</w:t>
      </w:r>
    </w:p>
  </w:comment>
  <w:comment w:id="98" w:author="Tamura-Wicks, Helen M" w:date="2018-12-06T18:12:00Z" w:initials="THM">
    <w:p w14:paraId="32EB098B" w14:textId="0FB6C3EC" w:rsidR="0040214F" w:rsidRDefault="0040214F">
      <w:pPr>
        <w:pStyle w:val="CommentText"/>
      </w:pPr>
      <w:r>
        <w:rPr>
          <w:rStyle w:val="CommentReference"/>
        </w:rPr>
        <w:annotationRef/>
      </w:r>
      <w:r>
        <w:t>I know what you mean but I think this sentence needs rephrasing for clarity (suggested example beforehand</w:t>
      </w:r>
      <w:r w:rsidR="008A69BB">
        <w:t>, I’m sure there are other ways though</w:t>
      </w:r>
      <w:r>
        <w:t>)</w:t>
      </w:r>
    </w:p>
  </w:comment>
  <w:comment w:id="149" w:author="Ezzati, Majid" w:date="2018-11-30T14:30:00Z" w:initials="EM">
    <w:p w14:paraId="4D6E9E03" w14:textId="759C1479" w:rsidR="008C046B" w:rsidRDefault="008C046B">
      <w:pPr>
        <w:pStyle w:val="CommentText"/>
      </w:pPr>
      <w:r>
        <w:rPr>
          <w:rStyle w:val="CommentReference"/>
        </w:rPr>
        <w:annotationRef/>
      </w:r>
      <w:r>
        <w:t>To the extent relevant, please follow the wording of Appendix of PM paper to the letter (i.e. not similar but identical)</w:t>
      </w:r>
    </w:p>
  </w:comment>
  <w:comment w:id="158" w:author="Ezzati, Majid" w:date="2018-11-30T12:22:00Z" w:initials="EM">
    <w:p w14:paraId="6A2D75C3" w14:textId="0E0BF8BA" w:rsidR="008C046B" w:rsidRDefault="008C046B">
      <w:pPr>
        <w:pStyle w:val="CommentText"/>
      </w:pPr>
      <w:r>
        <w:rPr>
          <w:rStyle w:val="CommentReference"/>
        </w:rPr>
        <w:annotationRef/>
      </w:r>
      <w:r>
        <w:t>To discuss</w:t>
      </w:r>
    </w:p>
  </w:comment>
  <w:comment w:id="159" w:author="Parks, Robbie M" w:date="2018-12-05T08:16:00Z" w:initials="PRM">
    <w:p w14:paraId="76131A8B" w14:textId="6DC21123" w:rsidR="008C046B" w:rsidRDefault="008C046B">
      <w:pPr>
        <w:pStyle w:val="CommentText"/>
      </w:pPr>
      <w:r>
        <w:rPr>
          <w:rStyle w:val="CommentReference"/>
        </w:rPr>
        <w:annotationRef/>
      </w:r>
      <w:r>
        <w:t>To make consistent throughout the paper</w:t>
      </w:r>
    </w:p>
  </w:comment>
  <w:comment w:id="164" w:author="Ezzati, Majid" w:date="2018-11-30T12:25:00Z" w:initials="EM">
    <w:p w14:paraId="5CEE364E" w14:textId="602F3E6E" w:rsidR="008C046B" w:rsidRDefault="008C046B">
      <w:pPr>
        <w:pStyle w:val="CommentText"/>
      </w:pPr>
      <w:r>
        <w:rPr>
          <w:rStyle w:val="CommentReference"/>
        </w:rPr>
        <w:annotationRef/>
      </w:r>
      <w:r>
        <w:t>If relevant beyond how I have written intro, work in there</w:t>
      </w:r>
    </w:p>
  </w:comment>
  <w:comment w:id="189" w:author="Ezzati, Majid" w:date="2018-11-30T12:44:00Z" w:initials="EM">
    <w:p w14:paraId="256A7319" w14:textId="7FCE502F" w:rsidR="008C046B" w:rsidRDefault="008C046B">
      <w:pPr>
        <w:pStyle w:val="CommentText"/>
      </w:pPr>
      <w:r>
        <w:rPr>
          <w:rStyle w:val="CommentReference"/>
        </w:rPr>
        <w:annotationRef/>
      </w:r>
    </w:p>
  </w:comment>
  <w:comment w:id="190" w:author="Ezzati, Majid" w:date="2018-11-30T12:44:00Z" w:initials="EM">
    <w:p w14:paraId="6641516E" w14:textId="6A2238AD" w:rsidR="008C046B" w:rsidRDefault="008C046B">
      <w:pPr>
        <w:pStyle w:val="CommentText"/>
      </w:pPr>
      <w:r>
        <w:rPr>
          <w:rStyle w:val="CommentReference"/>
        </w:rPr>
        <w:annotationRef/>
      </w:r>
      <w:r>
        <w:t>Reword for clarity</w:t>
      </w:r>
    </w:p>
  </w:comment>
  <w:comment w:id="227" w:author="Ezzati, Majid" w:date="2018-11-30T12:46:00Z" w:initials="EM">
    <w:p w14:paraId="4FAD66D4" w14:textId="4A4EC26F" w:rsidR="008C046B" w:rsidRDefault="008C046B">
      <w:pPr>
        <w:pStyle w:val="CommentText"/>
      </w:pPr>
      <w:r>
        <w:rPr>
          <w:rStyle w:val="CommentReference"/>
        </w:rPr>
        <w:annotationRef/>
      </w:r>
    </w:p>
  </w:comment>
  <w:comment w:id="228" w:author="Ezzati, Majid" w:date="2018-11-30T12:46:00Z" w:initials="EM">
    <w:p w14:paraId="60D2E4B1" w14:textId="2AF55411" w:rsidR="008C046B" w:rsidRDefault="008C046B">
      <w:pPr>
        <w:pStyle w:val="CommentText"/>
      </w:pPr>
      <w:r>
        <w:rPr>
          <w:rStyle w:val="CommentReference"/>
        </w:rPr>
        <w:annotationRef/>
      </w:r>
      <w:r>
        <w:t>Can also be fewer? What is the right phrasing?</w:t>
      </w:r>
    </w:p>
  </w:comment>
  <w:comment w:id="229" w:author="Parks, Robbie M" w:date="2018-12-03T11:55:00Z" w:initials="PRM">
    <w:p w14:paraId="63DDE017" w14:textId="1AC9FA6A" w:rsidR="008C046B" w:rsidRDefault="008C046B">
      <w:pPr>
        <w:pStyle w:val="CommentText"/>
      </w:pPr>
      <w:r>
        <w:rPr>
          <w:rStyle w:val="CommentReference"/>
        </w:rPr>
        <w:annotationRef/>
      </w:r>
      <w:r>
        <w:t>Attributable change in deaths?</w:t>
      </w:r>
    </w:p>
  </w:comment>
  <w:comment w:id="231" w:author="Ezzati, Majid" w:date="2018-11-30T12:46:00Z" w:initials="EM">
    <w:p w14:paraId="1F3182CD" w14:textId="7A6B483C" w:rsidR="008C046B" w:rsidRDefault="008C046B">
      <w:pPr>
        <w:pStyle w:val="CommentText"/>
      </w:pPr>
      <w:r>
        <w:rPr>
          <w:rStyle w:val="CommentReference"/>
        </w:rPr>
        <w:annotationRef/>
      </w:r>
      <w:r>
        <w:t>And state? Even if we don’t show</w:t>
      </w:r>
    </w:p>
  </w:comment>
  <w:comment w:id="232" w:author="Parks, Robbie M" w:date="2018-12-03T13:55:00Z" w:initials="PRM">
    <w:p w14:paraId="00BF204F" w14:textId="681F27B1" w:rsidR="008C046B" w:rsidRDefault="008C046B">
      <w:pPr>
        <w:pStyle w:val="CommentText"/>
      </w:pPr>
      <w:r>
        <w:rPr>
          <w:rStyle w:val="CommentReference"/>
        </w:rPr>
        <w:annotationRef/>
      </w:r>
      <w:r>
        <w:t>Yes</w:t>
      </w:r>
    </w:p>
  </w:comment>
  <w:comment w:id="233" w:author="Ezzati, Majid" w:date="2018-11-30T12:46:00Z" w:initials="EM">
    <w:p w14:paraId="74AA52C9" w14:textId="07A86FD9" w:rsidR="008C046B" w:rsidRDefault="008C046B">
      <w:pPr>
        <w:pStyle w:val="CommentText"/>
      </w:pPr>
      <w:r>
        <w:rPr>
          <w:rStyle w:val="CommentReference"/>
        </w:rPr>
        <w:annotationRef/>
      </w:r>
      <w:r>
        <w:t>Discuss wording</w:t>
      </w:r>
    </w:p>
  </w:comment>
  <w:comment w:id="243" w:author="Ezzati, Majid" w:date="2018-11-30T14:26:00Z" w:initials="EM">
    <w:p w14:paraId="28A61689" w14:textId="79A7AC64" w:rsidR="008C046B" w:rsidRDefault="008C046B">
      <w:pPr>
        <w:pStyle w:val="CommentText"/>
      </w:pPr>
      <w:r>
        <w:rPr>
          <w:rStyle w:val="CommentReference"/>
        </w:rPr>
        <w:annotationRef/>
      </w:r>
      <w:r>
        <w:t>number</w:t>
      </w:r>
    </w:p>
  </w:comment>
  <w:comment w:id="254" w:author="Ezzati, Majid" w:date="2018-11-30T14:26:00Z" w:initials="EM">
    <w:p w14:paraId="4BEDB7B7" w14:textId="1F3345E9" w:rsidR="008C046B" w:rsidRDefault="008C046B">
      <w:pPr>
        <w:pStyle w:val="CommentText"/>
      </w:pPr>
      <w:r>
        <w:rPr>
          <w:rStyle w:val="CommentReference"/>
        </w:rPr>
        <w:annotationRef/>
      </w:r>
      <w:r>
        <w:t>move to results. split by sex</w:t>
      </w:r>
    </w:p>
    <w:p w14:paraId="52035BDC" w14:textId="77777777" w:rsidR="008C046B" w:rsidRDefault="008C046B">
      <w:pPr>
        <w:pStyle w:val="CommentText"/>
      </w:pPr>
    </w:p>
    <w:p w14:paraId="07D80E53" w14:textId="5E83D4AF" w:rsidR="008C046B" w:rsidRDefault="008C046B">
      <w:pPr>
        <w:pStyle w:val="CommentText"/>
      </w:pPr>
      <w:r>
        <w:t>Also say what age group (and sex) their share was highest</w:t>
      </w:r>
    </w:p>
  </w:comment>
  <w:comment w:id="258" w:author="Ezzati, Majid" w:date="2018-11-30T14:31:00Z" w:initials="EM">
    <w:p w14:paraId="47AA0E95" w14:textId="09CD9FC6" w:rsidR="008C046B" w:rsidRDefault="008C046B">
      <w:pPr>
        <w:pStyle w:val="CommentText"/>
      </w:pPr>
      <w:r>
        <w:rPr>
          <w:rStyle w:val="CommentReference"/>
        </w:rPr>
        <w:annotationRef/>
      </w:r>
      <w:r>
        <w:t>This is not a “data” issue</w:t>
      </w:r>
    </w:p>
    <w:p w14:paraId="36A2099B" w14:textId="77777777" w:rsidR="008C046B" w:rsidRDefault="008C046B">
      <w:pPr>
        <w:pStyle w:val="CommentText"/>
      </w:pPr>
    </w:p>
    <w:p w14:paraId="0423D54C" w14:textId="5504DD13" w:rsidR="008C046B" w:rsidRDefault="008C046B">
      <w:pPr>
        <w:pStyle w:val="CommentText"/>
      </w:pPr>
      <w:r>
        <w:t xml:space="preserve">Say at the beginning of stats methods that analyses were done separately by sex, age group etc. </w:t>
      </w:r>
    </w:p>
  </w:comment>
  <w:comment w:id="261" w:author="Bennett, James E" w:date="2018-11-29T14:44:00Z" w:initials="BJE">
    <w:p w14:paraId="3CAF6C00" w14:textId="251367E2" w:rsidR="008C046B" w:rsidRDefault="008C046B">
      <w:pPr>
        <w:pStyle w:val="CommentText"/>
      </w:pPr>
      <w:r>
        <w:rPr>
          <w:rStyle w:val="CommentReference"/>
        </w:rPr>
        <w:annotationRef/>
      </w:r>
      <w:r>
        <w:t>Did you need to “reverse” this calculation when estimating numbers of deaths from +1C?</w:t>
      </w:r>
    </w:p>
  </w:comment>
  <w:comment w:id="262" w:author="Parks, Robbie M" w:date="2018-11-29T23:20:00Z" w:initials="PRM">
    <w:p w14:paraId="21869A0C" w14:textId="1BDAFDF9" w:rsidR="008C046B" w:rsidRDefault="008C046B">
      <w:pPr>
        <w:pStyle w:val="CommentText"/>
      </w:pPr>
      <w:r>
        <w:rPr>
          <w:rStyle w:val="CommentReference"/>
        </w:rPr>
        <w:annotationRef/>
      </w:r>
      <w:r>
        <w:t>Yes</w:t>
      </w:r>
    </w:p>
  </w:comment>
  <w:comment w:id="263" w:author="Ezzati, Majid" w:date="2018-11-30T14:29:00Z" w:initials="EM">
    <w:p w14:paraId="5378CE52" w14:textId="50181B25" w:rsidR="008C046B" w:rsidRDefault="008C046B">
      <w:pPr>
        <w:pStyle w:val="CommentText"/>
      </w:pPr>
      <w:r>
        <w:rPr>
          <w:rStyle w:val="CommentReference"/>
        </w:rPr>
        <w:annotationRef/>
      </w:r>
      <w:r>
        <w:t>Only relevant if you do the attribution on rates; not relevant if you do it on counts. To discuss briefly</w:t>
      </w:r>
    </w:p>
  </w:comment>
  <w:comment w:id="260" w:author="Ezzati, Majid" w:date="2018-11-30T14:28:00Z" w:initials="EM">
    <w:p w14:paraId="109B9C09" w14:textId="4235DF43" w:rsidR="008C046B" w:rsidRDefault="008C046B">
      <w:pPr>
        <w:pStyle w:val="CommentText"/>
      </w:pPr>
      <w:r>
        <w:rPr>
          <w:rStyle w:val="CommentReference"/>
        </w:rPr>
        <w:annotationRef/>
      </w:r>
      <w:r>
        <w:t>State this as rate vs. count since you analyse rates</w:t>
      </w:r>
    </w:p>
  </w:comment>
  <w:comment w:id="268" w:author="Ezzati, Majid" w:date="2018-11-30T14:32:00Z" w:initials="EM">
    <w:p w14:paraId="674F0CF6" w14:textId="0BA30AF6" w:rsidR="008C046B" w:rsidRDefault="008C046B">
      <w:pPr>
        <w:pStyle w:val="CommentText"/>
      </w:pPr>
      <w:r>
        <w:rPr>
          <w:rStyle w:val="CommentReference"/>
        </w:rPr>
        <w:annotationRef/>
      </w:r>
      <w:r>
        <w:t>Use the same wording as eLife paper</w:t>
      </w:r>
    </w:p>
  </w:comment>
  <w:comment w:id="290" w:author="Bennett, James E" w:date="2018-11-29T15:00:00Z" w:initials="BJE">
    <w:p w14:paraId="2E056849" w14:textId="77777777" w:rsidR="008C046B" w:rsidRDefault="008C046B" w:rsidP="00265FDC">
      <w:pPr>
        <w:pStyle w:val="CommentText"/>
      </w:pPr>
      <w:r>
        <w:rPr>
          <w:rStyle w:val="CommentReference"/>
        </w:rPr>
        <w:annotationRef/>
      </w:r>
      <w:r>
        <w:t>This should either be left out or expanded and incorporated to explain how the calculation was done at the county level and then aggregated up to state.</w:t>
      </w:r>
    </w:p>
  </w:comment>
  <w:comment w:id="291" w:author="Parks, Robbie M" w:date="2018-11-29T23:08:00Z" w:initials="PRM">
    <w:p w14:paraId="207E839A" w14:textId="77777777" w:rsidR="008C046B" w:rsidRDefault="008C046B" w:rsidP="00265FDC">
      <w:pPr>
        <w:pStyle w:val="CommentText"/>
      </w:pPr>
      <w:r>
        <w:rPr>
          <w:rStyle w:val="CommentReference"/>
        </w:rPr>
        <w:annotationRef/>
      </w:r>
      <w:r>
        <w:t>Have expanded just above</w:t>
      </w:r>
    </w:p>
  </w:comment>
  <w:comment w:id="287" w:author="Ezzati, Majid" w:date="2018-11-30T17:02:00Z" w:initials="EM">
    <w:p w14:paraId="5D38400B" w14:textId="5107A394" w:rsidR="008C046B" w:rsidRDefault="008C046B">
      <w:pPr>
        <w:pStyle w:val="CommentText"/>
      </w:pPr>
      <w:r>
        <w:rPr>
          <w:rStyle w:val="CommentReference"/>
        </w:rPr>
        <w:annotationRef/>
      </w:r>
      <w:r>
        <w:t>This is so long that comes across as a black box. There really are two things here: one is for each state, having a long-term mean and the other is going from county to state by population-weighting. Each should presumably be straightforward algebra. To discuss how to simplify</w:t>
      </w:r>
    </w:p>
  </w:comment>
  <w:comment w:id="288" w:author="Parks, Robbie M" w:date="2018-12-03T11:57:00Z" w:initials="PRM">
    <w:p w14:paraId="743F5A00" w14:textId="261F2DA2" w:rsidR="008C046B" w:rsidRDefault="008C046B">
      <w:pPr>
        <w:pStyle w:val="CommentText"/>
      </w:pPr>
      <w:r>
        <w:rPr>
          <w:rStyle w:val="CommentReference"/>
        </w:rPr>
        <w:annotationRef/>
      </w:r>
      <w:r>
        <w:t>Go through code again to make sure you understand it</w:t>
      </w:r>
    </w:p>
  </w:comment>
  <w:comment w:id="316" w:author="Ezzati, Majid" w:date="2018-11-30T17:18:00Z" w:initials="EM">
    <w:p w14:paraId="03C3916E" w14:textId="1B575317" w:rsidR="008C046B" w:rsidRDefault="008C046B">
      <w:pPr>
        <w:pStyle w:val="CommentText"/>
      </w:pPr>
      <w:r>
        <w:rPr>
          <w:rStyle w:val="CommentReference"/>
        </w:rPr>
        <w:annotationRef/>
      </w:r>
      <w:r>
        <w:t>Move to discussion where we describe limitations – a limitation is that we looked at mean only</w:t>
      </w:r>
    </w:p>
  </w:comment>
  <w:comment w:id="323" w:author="Bennett, James E" w:date="2018-11-29T15:24:00Z" w:initials="BJE">
    <w:p w14:paraId="4377A92A" w14:textId="2133E833" w:rsidR="008C046B" w:rsidRDefault="008C046B">
      <w:pPr>
        <w:pStyle w:val="CommentText"/>
      </w:pPr>
      <w:r>
        <w:rPr>
          <w:rStyle w:val="CommentReference"/>
        </w:rPr>
        <w:annotationRef/>
      </w:r>
      <w:r>
        <w:t xml:space="preserve">For future discussion whether we need to be consistent in calling this variable exactly the same thing </w:t>
      </w:r>
      <w:proofErr w:type="spellStart"/>
      <w:r>
        <w:t>e.g</w:t>
      </w:r>
      <w:proofErr w:type="spellEnd"/>
      <w:r>
        <w:t xml:space="preserve"> state-month anomalous temperature, every time we refer to it?</w:t>
      </w:r>
    </w:p>
    <w:p w14:paraId="7A390E9B" w14:textId="77777777" w:rsidR="008C046B" w:rsidRDefault="008C046B">
      <w:pPr>
        <w:pStyle w:val="CommentText"/>
      </w:pPr>
    </w:p>
    <w:p w14:paraId="7DFBF459" w14:textId="4892B90C" w:rsidR="008C046B" w:rsidRDefault="008C046B" w:rsidP="00F30D74">
      <w:pPr>
        <w:pStyle w:val="BalloonText"/>
      </w:pPr>
      <w:r>
        <w:t xml:space="preserve">This might help prevent confusion. </w:t>
      </w:r>
    </w:p>
  </w:comment>
  <w:comment w:id="324" w:author="Ezzati, Majid" w:date="2018-12-01T01:22:00Z" w:initials="EM">
    <w:p w14:paraId="3BE45D49" w14:textId="31426BA2" w:rsidR="008C046B" w:rsidRDefault="008C046B">
      <w:pPr>
        <w:pStyle w:val="CommentText"/>
      </w:pPr>
      <w:r>
        <w:rPr>
          <w:rStyle w:val="CommentReference"/>
        </w:rPr>
        <w:annotationRef/>
      </w:r>
      <w:r>
        <w:t>I agree; let’s discuss</w:t>
      </w:r>
    </w:p>
  </w:comment>
  <w:comment w:id="325" w:author="Ezzati, Majid" w:date="2018-12-01T01:22:00Z" w:initials="EM">
    <w:p w14:paraId="0FDFFF98" w14:textId="0E4E05CD" w:rsidR="008C046B" w:rsidRDefault="008C046B">
      <w:pPr>
        <w:pStyle w:val="CommentText"/>
      </w:pPr>
      <w:r>
        <w:rPr>
          <w:rStyle w:val="CommentReference"/>
        </w:rPr>
        <w:annotationRef/>
      </w:r>
      <w:r>
        <w:t>Don’t get into ICD stuff after you introduce it</w:t>
      </w:r>
    </w:p>
  </w:comment>
  <w:comment w:id="351" w:author="Bennett, James E" w:date="2018-11-29T15:39:00Z" w:initials="BJE">
    <w:p w14:paraId="04D5D120" w14:textId="77777777" w:rsidR="008C046B" w:rsidRDefault="008C046B">
      <w:pPr>
        <w:pStyle w:val="CommentText"/>
      </w:pPr>
      <w:r>
        <w:rPr>
          <w:rStyle w:val="CommentReference"/>
        </w:rPr>
        <w:annotationRef/>
      </w:r>
      <w:r>
        <w:t>Hopefully not screwed up the equation but since gamma mentioned at end I put it at the end of the equation.</w:t>
      </w:r>
    </w:p>
    <w:p w14:paraId="60BA5411" w14:textId="23B845FD" w:rsidR="008C046B" w:rsidRDefault="008C046B">
      <w:pPr>
        <w:pStyle w:val="CommentText"/>
      </w:pPr>
      <w:r>
        <w:t>See my addition later – does gamma need a month subscript?</w:t>
      </w:r>
    </w:p>
  </w:comment>
  <w:comment w:id="361" w:author="Parks, Robbie M" w:date="2018-11-26T11:21:00Z" w:initials="PRM">
    <w:p w14:paraId="7D510A0E" w14:textId="77777777" w:rsidR="008C046B" w:rsidRDefault="008C046B">
      <w:pPr>
        <w:pStyle w:val="CommentText"/>
      </w:pPr>
      <w:r>
        <w:rPr>
          <w:rStyle w:val="CommentReference"/>
        </w:rPr>
        <w:annotationRef/>
      </w:r>
      <w:r>
        <w:t>Yes that’s my understanding. James?</w:t>
      </w:r>
    </w:p>
  </w:comment>
  <w:comment w:id="362" w:author="Ezzati, Majid" w:date="2018-11-06T06:34:00Z" w:initials="EM">
    <w:p w14:paraId="48293A76" w14:textId="79A25B44" w:rsidR="008C046B" w:rsidRDefault="008C046B">
      <w:pPr>
        <w:pStyle w:val="CommentText"/>
      </w:pPr>
      <w:r>
        <w:rPr>
          <w:rStyle w:val="CommentReference"/>
        </w:rPr>
        <w:annotationRef/>
      </w:r>
      <w:r>
        <w:t>To discuss with James: so is it the remaining variation, above and beyond long-term trend and systematic monthly change that informs the role of temperature anomaly (in reality they trade off but this is an approximation)</w:t>
      </w:r>
    </w:p>
  </w:comment>
  <w:comment w:id="363" w:author="Parks, Robbie M" w:date="2018-11-26T11:21:00Z" w:initials="PRM">
    <w:p w14:paraId="7A946B86" w14:textId="77777777" w:rsidR="008C046B" w:rsidRDefault="008C046B">
      <w:pPr>
        <w:pStyle w:val="CommentText"/>
      </w:pPr>
      <w:r>
        <w:rPr>
          <w:rStyle w:val="CommentReference"/>
        </w:rPr>
        <w:annotationRef/>
      </w:r>
      <w:r>
        <w:t>Yes that’s my understanding. James?</w:t>
      </w:r>
    </w:p>
    <w:p w14:paraId="0ED3E426" w14:textId="1C811FF0" w:rsidR="008C046B" w:rsidRDefault="008C046B">
      <w:pPr>
        <w:pStyle w:val="CommentText"/>
      </w:pPr>
      <w:r>
        <w:t>JB - Yes</w:t>
      </w:r>
    </w:p>
    <w:p w14:paraId="13F4FC21" w14:textId="6482F3E7" w:rsidR="008C046B" w:rsidRDefault="008C046B">
      <w:pPr>
        <w:pStyle w:val="CommentText"/>
      </w:pPr>
    </w:p>
  </w:comment>
  <w:comment w:id="331" w:author="Ezzati, Majid" w:date="2018-12-01T01:25:00Z" w:initials="EM">
    <w:p w14:paraId="7F8D8B86" w14:textId="34C51547" w:rsidR="008C046B" w:rsidRDefault="008C046B">
      <w:pPr>
        <w:pStyle w:val="CommentText"/>
      </w:pPr>
      <w:r>
        <w:rPr>
          <w:rStyle w:val="CommentReference"/>
        </w:rPr>
        <w:annotationRef/>
      </w:r>
      <w:r>
        <w:t>We should go for a simple description here and a technical appendix. See Bennett mortality papers (and the part in Appendix to use equation mode)</w:t>
      </w:r>
    </w:p>
    <w:p w14:paraId="6865BBE8" w14:textId="3346EE2E" w:rsidR="008C046B" w:rsidRDefault="008C046B">
      <w:pPr>
        <w:pStyle w:val="CommentText"/>
      </w:pPr>
    </w:p>
    <w:p w14:paraId="432C1C20" w14:textId="0D32F548" w:rsidR="008C046B" w:rsidRDefault="008C046B">
      <w:pPr>
        <w:pStyle w:val="CommentText"/>
      </w:pPr>
      <w:r>
        <w:t>Discuss</w:t>
      </w:r>
    </w:p>
  </w:comment>
  <w:comment w:id="375" w:author="Ezzati, Majid" w:date="2018-12-01T01:24:00Z" w:initials="EM">
    <w:p w14:paraId="42DFE126" w14:textId="4D7BC085" w:rsidR="008C046B" w:rsidRDefault="008C046B">
      <w:pPr>
        <w:pStyle w:val="CommentText"/>
      </w:pPr>
      <w:r>
        <w:rPr>
          <w:rStyle w:val="CommentReference"/>
        </w:rPr>
        <w:annotationRef/>
      </w:r>
      <w:r>
        <w:t>Out of blue; what is this?</w:t>
      </w:r>
    </w:p>
  </w:comment>
  <w:comment w:id="376" w:author="Parks, Robbie M" w:date="2018-12-03T12:05:00Z" w:initials="PRM">
    <w:p w14:paraId="4859F745" w14:textId="12B51401" w:rsidR="008C046B" w:rsidRDefault="008C046B">
      <w:pPr>
        <w:pStyle w:val="CommentText"/>
      </w:pPr>
      <w:r>
        <w:rPr>
          <w:rStyle w:val="CommentReference"/>
        </w:rPr>
        <w:annotationRef/>
      </w:r>
      <w:r>
        <w:t>Do we need to justify this as James’s paper included it?</w:t>
      </w:r>
    </w:p>
  </w:comment>
  <w:comment w:id="380" w:author="Ezzati, Majid" w:date="2018-12-01T01:24:00Z" w:initials="EM">
    <w:p w14:paraId="49C39E06" w14:textId="18164983" w:rsidR="008C046B" w:rsidRDefault="008C046B">
      <w:pPr>
        <w:pStyle w:val="CommentText"/>
      </w:pPr>
      <w:r>
        <w:rPr>
          <w:rStyle w:val="CommentReference"/>
        </w:rPr>
        <w:annotationRef/>
      </w:r>
      <w:r>
        <w:t>Repeats earlier statements.</w:t>
      </w:r>
    </w:p>
  </w:comment>
  <w:comment w:id="388" w:author="Ezzati, Majid" w:date="2018-12-01T01:32:00Z" w:initials="EM">
    <w:p w14:paraId="0744C3EA" w14:textId="5D229EC5" w:rsidR="008C046B" w:rsidRDefault="008C046B">
      <w:pPr>
        <w:pStyle w:val="CommentText"/>
      </w:pPr>
      <w:r>
        <w:rPr>
          <w:rStyle w:val="CommentReference"/>
        </w:rPr>
        <w:annotationRef/>
      </w:r>
      <w:r>
        <w:t xml:space="preserve">Not really; we frame everything as anomaly. So it would be an anomalous year or something like that. Discuss </w:t>
      </w:r>
    </w:p>
  </w:comment>
  <w:comment w:id="389" w:author="Parks, Robbie M" w:date="2018-12-03T13:57:00Z" w:initials="PRM">
    <w:p w14:paraId="42DFD964" w14:textId="39727EC9" w:rsidR="008C046B" w:rsidRDefault="008C046B">
      <w:pPr>
        <w:pStyle w:val="CommentText"/>
      </w:pPr>
      <w:r>
        <w:rPr>
          <w:rStyle w:val="CommentReference"/>
        </w:rPr>
        <w:annotationRef/>
      </w:r>
      <w:r>
        <w:t>True I understand now so change</w:t>
      </w:r>
    </w:p>
  </w:comment>
  <w:comment w:id="390" w:author="Ezzati, Majid" w:date="2018-12-01T01:31:00Z" w:initials="EM">
    <w:p w14:paraId="4CFA6C2E" w14:textId="48FFEF29" w:rsidR="008C046B" w:rsidRDefault="008C046B">
      <w:pPr>
        <w:pStyle w:val="CommentText"/>
      </w:pPr>
      <w:r>
        <w:rPr>
          <w:rStyle w:val="CommentReference"/>
        </w:rPr>
        <w:annotationRef/>
      </w:r>
      <w:r>
        <w:t>Get rid of all the stuff that are not methods. Go for sharpness.  We can always do two degrees if that is the more obvious choice. discuss</w:t>
      </w:r>
    </w:p>
  </w:comment>
  <w:comment w:id="392" w:author="Bennett, James E" w:date="2018-11-29T19:15:00Z" w:initials="BJE">
    <w:p w14:paraId="4DF59636" w14:textId="47CF656A" w:rsidR="008C046B" w:rsidRDefault="008C046B">
      <w:pPr>
        <w:pStyle w:val="CommentText"/>
      </w:pPr>
      <w:r>
        <w:rPr>
          <w:rStyle w:val="CommentReference"/>
        </w:rPr>
        <w:annotationRef/>
      </w:r>
      <w:r>
        <w:t>See my earlier question about whether you removed the effect of length of month harmonisation?</w:t>
      </w:r>
    </w:p>
  </w:comment>
  <w:comment w:id="391" w:author="Ezzati, Majid" w:date="2018-12-01T01:32:00Z" w:initials="EM">
    <w:p w14:paraId="3060986A" w14:textId="769C6215" w:rsidR="008C046B" w:rsidRDefault="008C046B">
      <w:pPr>
        <w:pStyle w:val="CommentText"/>
      </w:pPr>
      <w:r>
        <w:rPr>
          <w:rStyle w:val="CommentReference"/>
        </w:rPr>
        <w:annotationRef/>
      </w:r>
      <w:r>
        <w:t>I think most of this can go</w:t>
      </w:r>
    </w:p>
  </w:comment>
  <w:comment w:id="384" w:author="Ezzati, Majid" w:date="2018-12-01T01:33:00Z" w:initials="EM">
    <w:p w14:paraId="244B4430" w14:textId="490EB85D" w:rsidR="008C046B" w:rsidRDefault="008C046B">
      <w:pPr>
        <w:pStyle w:val="CommentText"/>
      </w:pPr>
      <w:r>
        <w:rPr>
          <w:rStyle w:val="CommentReference"/>
        </w:rPr>
        <w:annotationRef/>
      </w:r>
      <w:r>
        <w:t>See PM paper and just get rid of heading and reduce this to a couple of sentences</w:t>
      </w:r>
    </w:p>
  </w:comment>
  <w:comment w:id="397" w:author="Ezzati, Majid" w:date="2018-12-01T01:37:00Z" w:initials="EM">
    <w:p w14:paraId="2AA5D03F" w14:textId="0970FE47" w:rsidR="008C046B" w:rsidRDefault="008C046B">
      <w:pPr>
        <w:pStyle w:val="CommentText"/>
      </w:pPr>
      <w:r>
        <w:rPr>
          <w:rStyle w:val="CommentReference"/>
        </w:rPr>
        <w:annotationRef/>
      </w:r>
      <w:r>
        <w:t>Convert to clear sharp and well-formed sentences that become paragraphs. One sentence, one message (avoid multi-message sentences unless necessary or enhancing clarity)</w:t>
      </w:r>
    </w:p>
  </w:comment>
  <w:comment w:id="398" w:author="Parks, Robbie M" w:date="2018-12-04T16:16:00Z" w:initials="PRM">
    <w:p w14:paraId="1F4D9139" w14:textId="57FF578F" w:rsidR="008C046B" w:rsidRDefault="008C046B">
      <w:pPr>
        <w:pStyle w:val="CommentText"/>
      </w:pPr>
      <w:r>
        <w:rPr>
          <w:rStyle w:val="CommentReference"/>
        </w:rPr>
        <w:annotationRef/>
      </w:r>
      <w:r>
        <w:t>Make into full sentences, just in bullet point format.</w:t>
      </w:r>
    </w:p>
    <w:p w14:paraId="2818BC5F" w14:textId="77777777" w:rsidR="008C046B" w:rsidRDefault="008C046B">
      <w:pPr>
        <w:pStyle w:val="CommentText"/>
      </w:pPr>
    </w:p>
    <w:p w14:paraId="00415A3D" w14:textId="48347E66" w:rsidR="008C046B" w:rsidRDefault="008C046B">
      <w:pPr>
        <w:pStyle w:val="CommentText"/>
      </w:pPr>
      <w:r>
        <w:t>Point per sentence.</w:t>
      </w:r>
    </w:p>
    <w:p w14:paraId="5C0F0B61" w14:textId="50FD32A3" w:rsidR="008C046B" w:rsidRDefault="008C046B">
      <w:pPr>
        <w:pStyle w:val="CommentText"/>
      </w:pPr>
      <w:r>
        <w:t>Topic per paragraph.</w:t>
      </w:r>
    </w:p>
  </w:comment>
  <w:comment w:id="420" w:author="Tamura-Wicks, Helen M" w:date="2018-12-06T18:22:00Z" w:initials="THM">
    <w:p w14:paraId="03974014" w14:textId="04552D8A" w:rsidR="008A69BB" w:rsidRDefault="008A69BB">
      <w:pPr>
        <w:pStyle w:val="CommentText"/>
      </w:pPr>
      <w:r>
        <w:rPr>
          <w:rStyle w:val="CommentReference"/>
        </w:rPr>
        <w:annotationRef/>
      </w:r>
      <w:r>
        <w:t>Moved this out of previous paragraph so that it’s one point per paragraph</w:t>
      </w:r>
    </w:p>
  </w:comment>
  <w:comment w:id="439" w:author="Tamura-Wicks, Helen M" w:date="2018-12-06T18:24:00Z" w:initials="THM">
    <w:p w14:paraId="56E7C6C5" w14:textId="01B52111" w:rsidR="008A69BB" w:rsidRDefault="008A69BB">
      <w:pPr>
        <w:pStyle w:val="CommentText"/>
      </w:pPr>
      <w:r>
        <w:rPr>
          <w:rStyle w:val="CommentReference"/>
        </w:rPr>
        <w:annotationRef/>
      </w:r>
      <w:proofErr w:type="gramStart"/>
      <w:r>
        <w:t>Of ?</w:t>
      </w:r>
      <w:proofErr w:type="gramEnd"/>
      <w:r>
        <w:t xml:space="preserve"> </w:t>
      </w:r>
      <w:proofErr w:type="gramStart"/>
      <w:r>
        <w:t>out</w:t>
      </w:r>
      <w:proofErr w:type="gramEnd"/>
      <w:r>
        <w:t xml:space="preserve"> of ?</w:t>
      </w:r>
    </w:p>
  </w:comment>
  <w:comment w:id="470" w:author="Ezzati, Majid" w:date="2018-12-01T01:38:00Z" w:initials="EM">
    <w:p w14:paraId="5F19723F" w14:textId="085094D1" w:rsidR="008C046B" w:rsidRDefault="008C046B">
      <w:pPr>
        <w:pStyle w:val="CommentText"/>
      </w:pPr>
      <w:r>
        <w:rPr>
          <w:rStyle w:val="CommentReference"/>
        </w:rPr>
        <w:annotationRef/>
      </w:r>
      <w:proofErr w:type="gramStart"/>
      <w:r>
        <w:t>visual</w:t>
      </w:r>
      <w:proofErr w:type="gramEnd"/>
      <w:r>
        <w:t xml:space="preserve"> is for us; don’t actually use the term. As above, go for sharp and clear</w:t>
      </w:r>
    </w:p>
  </w:comment>
  <w:comment w:id="657" w:author="Majid2" w:date="2018-11-06T10:54:00Z" w:initials="M">
    <w:p w14:paraId="756C8725" w14:textId="599D4EEB" w:rsidR="008C046B" w:rsidRDefault="008C046B">
      <w:pPr>
        <w:pStyle w:val="CommentText"/>
      </w:pPr>
      <w:r>
        <w:rPr>
          <w:rStyle w:val="CommentReference"/>
        </w:rPr>
        <w:annotationRef/>
      </w:r>
      <w:r>
        <w:t>To also discuss</w:t>
      </w:r>
    </w:p>
  </w:comment>
  <w:comment w:id="658" w:author="Parks, Robbie M" w:date="2018-12-05T16:33:00Z" w:initials="PRM">
    <w:p w14:paraId="70856907" w14:textId="78FD4360" w:rsidR="008C046B" w:rsidRDefault="008C046B">
      <w:pPr>
        <w:pStyle w:val="CommentText"/>
      </w:pPr>
      <w:r>
        <w:rPr>
          <w:rStyle w:val="CommentReference"/>
        </w:rPr>
        <w:annotationRef/>
      </w:r>
      <w:r>
        <w:t>I’ve left this comment in because we haven’t discussed it yet.</w:t>
      </w:r>
    </w:p>
  </w:comment>
  <w:comment w:id="971" w:author="Ezzati, Majid" w:date="2018-12-01T01:25:00Z" w:initials="EM">
    <w:p w14:paraId="63BAEB8B" w14:textId="77777777" w:rsidR="008C046B" w:rsidRDefault="008C046B" w:rsidP="00FA3851">
      <w:pPr>
        <w:pStyle w:val="CommentText"/>
      </w:pPr>
      <w:r>
        <w:rPr>
          <w:rStyle w:val="CommentReference"/>
        </w:rPr>
        <w:annotationRef/>
      </w:r>
      <w:r>
        <w:t>We should go for a simple description here and a technical appendix. See Bennett mortality papers (and the part in Appendix to use equation mode)</w:t>
      </w:r>
    </w:p>
    <w:p w14:paraId="14EB265D" w14:textId="77777777" w:rsidR="008C046B" w:rsidRDefault="008C046B" w:rsidP="00FA3851">
      <w:pPr>
        <w:pStyle w:val="CommentText"/>
      </w:pPr>
    </w:p>
    <w:p w14:paraId="1C2B82B9" w14:textId="77777777" w:rsidR="008C046B" w:rsidRDefault="008C046B" w:rsidP="00FA3851">
      <w:pPr>
        <w:pStyle w:val="CommentText"/>
      </w:pPr>
      <w:r>
        <w:t>Discuss</w:t>
      </w:r>
    </w:p>
  </w:comment>
  <w:comment w:id="972" w:author="Parks, Robbie M" w:date="2018-12-05T14:24:00Z" w:initials="PRM">
    <w:p w14:paraId="7AB0124E" w14:textId="20E5491D" w:rsidR="008C046B" w:rsidRDefault="008C046B">
      <w:pPr>
        <w:pStyle w:val="CommentText"/>
      </w:pPr>
      <w:r>
        <w:rPr>
          <w:rStyle w:val="CommentReference"/>
        </w:rPr>
        <w:annotationRef/>
      </w:r>
      <w:r>
        <w:t>Nature CC usually includes detailed methods at end of article. I’ve gone through entire methods section again and tried best to match style and logic of pollution paper.</w:t>
      </w:r>
    </w:p>
  </w:comment>
  <w:comment w:id="1030" w:author="Ezzati, Majid" w:date="2018-12-01T01:31:00Z" w:initials="EM">
    <w:p w14:paraId="79C96BC6" w14:textId="77777777" w:rsidR="008C046B" w:rsidRDefault="008C046B" w:rsidP="00FA3851">
      <w:pPr>
        <w:pStyle w:val="CommentText"/>
      </w:pPr>
      <w:r>
        <w:rPr>
          <w:rStyle w:val="CommentReference"/>
        </w:rPr>
        <w:annotationRef/>
      </w:r>
      <w:r>
        <w:t>Get rid of all the stuff that are not methods. Go for sharpness.  We can always do two degrees if that is the more obvious choice. discuss</w:t>
      </w:r>
    </w:p>
  </w:comment>
  <w:comment w:id="1033" w:author="Parks, Robbie M" w:date="2018-12-05T14:26:00Z" w:initials="PRM">
    <w:p w14:paraId="764B34DE" w14:textId="43A7C882" w:rsidR="00B65059" w:rsidRDefault="008C046B">
      <w:pPr>
        <w:pStyle w:val="CommentText"/>
      </w:pPr>
      <w:r>
        <w:rPr>
          <w:rStyle w:val="CommentReference"/>
        </w:rPr>
        <w:annotationRef/>
      </w:r>
      <w:r>
        <w:t>I think 2 degrees is a more natural choice</w:t>
      </w:r>
    </w:p>
  </w:comment>
  <w:comment w:id="1034" w:author="Tamura-Wicks, Helen M" w:date="2018-12-06T19:20:00Z" w:initials="THM">
    <w:p w14:paraId="47107BF1" w14:textId="257D956F" w:rsidR="00B65059" w:rsidRDefault="00B65059">
      <w:pPr>
        <w:pStyle w:val="CommentText"/>
      </w:pPr>
      <w:r>
        <w:rPr>
          <w:rStyle w:val="CommentReference"/>
        </w:rPr>
        <w:annotationRef/>
      </w:r>
      <w:r>
        <w:t xml:space="preserve">I think since you’re sending to Nature CC, it makes sense to align with expected temperature increase from whichever RCP scenarios </w:t>
      </w:r>
    </w:p>
  </w:comment>
  <w:comment w:id="1055" w:author="Tamura-Wicks, Helen M" w:date="2018-12-06T19:24:00Z" w:initials="THM">
    <w:p w14:paraId="289C8DA9" w14:textId="7934C0CF" w:rsidR="00B65059" w:rsidRDefault="00B65059">
      <w:pPr>
        <w:pStyle w:val="CommentText"/>
      </w:pPr>
      <w:r>
        <w:rPr>
          <w:rStyle w:val="CommentReference"/>
        </w:rPr>
        <w:annotationRef/>
      </w:r>
      <w:r>
        <w:t xml:space="preserve">Or maybe include subtypes in () in previous sentence, i.e. … by type of unintentional (transport, falls, </w:t>
      </w:r>
      <w:proofErr w:type="spellStart"/>
      <w:r>
        <w:t>drownings</w:t>
      </w:r>
      <w:proofErr w:type="spellEnd"/>
      <w:r>
        <w:t xml:space="preserve">) and intentional (assault, intentional self-harm) </w:t>
      </w:r>
      <w:proofErr w:type="gramStart"/>
      <w:r>
        <w:t>deaths, …</w:t>
      </w:r>
      <w:proofErr w:type="gramEnd"/>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6963F432" w15:done="0"/>
  <w15:commentEx w15:paraId="592377EA" w15:done="0"/>
  <w15:commentEx w15:paraId="1D8598B2" w15:paraIdParent="592377EA" w15:done="0"/>
  <w15:commentEx w15:paraId="53051316" w15:done="0"/>
  <w15:commentEx w15:paraId="6B1B048B" w15:paraIdParent="53051316" w15:done="0"/>
  <w15:commentEx w15:paraId="32EB098B" w15:done="0"/>
  <w15:commentEx w15:paraId="4D6E9E03" w15:done="0"/>
  <w15:commentEx w15:paraId="6A2D75C3" w15:done="0"/>
  <w15:commentEx w15:paraId="76131A8B" w15:paraIdParent="6A2D75C3" w15:done="0"/>
  <w15:commentEx w15:paraId="5CEE364E" w15:done="0"/>
  <w15:commentEx w15:paraId="256A7319" w15:done="0"/>
  <w15:commentEx w15:paraId="6641516E" w15:paraIdParent="256A7319" w15:done="0"/>
  <w15:commentEx w15:paraId="4FAD66D4" w15:done="0"/>
  <w15:commentEx w15:paraId="60D2E4B1" w15:paraIdParent="4FAD66D4" w15:done="0"/>
  <w15:commentEx w15:paraId="63DDE017" w15:paraIdParent="4FAD66D4" w15:done="0"/>
  <w15:commentEx w15:paraId="1F3182CD" w15:done="0"/>
  <w15:commentEx w15:paraId="00BF204F" w15:paraIdParent="1F3182CD" w15:done="0"/>
  <w15:commentEx w15:paraId="74AA52C9" w15:done="0"/>
  <w15:commentEx w15:paraId="28A61689" w15:done="0"/>
  <w15:commentEx w15:paraId="07D80E53" w15:done="0"/>
  <w15:commentEx w15:paraId="0423D54C" w15:done="0"/>
  <w15:commentEx w15:paraId="3CAF6C00" w15:done="0"/>
  <w15:commentEx w15:paraId="21869A0C" w15:paraIdParent="3CAF6C00" w15:done="0"/>
  <w15:commentEx w15:paraId="5378CE52" w15:paraIdParent="3CAF6C00" w15:done="0"/>
  <w15:commentEx w15:paraId="109B9C09" w15:done="0"/>
  <w15:commentEx w15:paraId="674F0CF6" w15:done="0"/>
  <w15:commentEx w15:paraId="2E056849" w15:done="0"/>
  <w15:commentEx w15:paraId="207E839A" w15:paraIdParent="2E056849" w15:done="0"/>
  <w15:commentEx w15:paraId="5D38400B" w15:done="0"/>
  <w15:commentEx w15:paraId="743F5A00" w15:paraIdParent="5D38400B" w15:done="0"/>
  <w15:commentEx w15:paraId="03C3916E" w15:done="0"/>
  <w15:commentEx w15:paraId="7DFBF459" w15:done="0"/>
  <w15:commentEx w15:paraId="3BE45D49" w15:paraIdParent="7DFBF459" w15:done="0"/>
  <w15:commentEx w15:paraId="0FDFFF98" w15:done="0"/>
  <w15:commentEx w15:paraId="60BA5411" w15:done="0"/>
  <w15:commentEx w15:paraId="7D510A0E" w15:paraIdParent="60BA5411" w15:done="0"/>
  <w15:commentEx w15:paraId="48293A76" w15:done="0"/>
  <w15:commentEx w15:paraId="13F4FC21" w15:paraIdParent="48293A76" w15:done="0"/>
  <w15:commentEx w15:paraId="432C1C20" w15:done="0"/>
  <w15:commentEx w15:paraId="42DFE126" w15:done="0"/>
  <w15:commentEx w15:paraId="4859F745" w15:paraIdParent="42DFE126" w15:done="0"/>
  <w15:commentEx w15:paraId="49C39E06" w15:done="0"/>
  <w15:commentEx w15:paraId="0744C3EA" w15:done="0"/>
  <w15:commentEx w15:paraId="42DFD964" w15:paraIdParent="0744C3EA" w15:done="0"/>
  <w15:commentEx w15:paraId="4CFA6C2E" w15:done="0"/>
  <w15:commentEx w15:paraId="4DF59636" w15:done="0"/>
  <w15:commentEx w15:paraId="3060986A" w15:done="0"/>
  <w15:commentEx w15:paraId="244B4430" w15:done="0"/>
  <w15:commentEx w15:paraId="2AA5D03F" w15:done="0"/>
  <w15:commentEx w15:paraId="5C0F0B61" w15:paraIdParent="2AA5D03F" w15:done="0"/>
  <w15:commentEx w15:paraId="03974014" w15:done="0"/>
  <w15:commentEx w15:paraId="56E7C6C5" w15:done="0"/>
  <w15:commentEx w15:paraId="5F19723F" w15:done="0"/>
  <w15:commentEx w15:paraId="756C8725" w15:done="0"/>
  <w15:commentEx w15:paraId="70856907" w15:paraIdParent="756C8725" w15:done="0"/>
  <w15:commentEx w15:paraId="1C2B82B9" w15:done="0"/>
  <w15:commentEx w15:paraId="7AB0124E" w15:paraIdParent="1C2B82B9" w15:done="0"/>
  <w15:commentEx w15:paraId="79C96BC6" w15:done="0"/>
  <w15:commentEx w15:paraId="764B34DE" w15:paraIdParent="79C96BC6" w15:done="0"/>
  <w15:commentEx w15:paraId="47107BF1" w15:paraIdParent="79C96BC6" w15:done="0"/>
  <w15:commentEx w15:paraId="289C8DA9"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403D184C" w16cid:durableId="1FAA412F"/>
  <w16cid:commentId w16cid:paraId="2F75B5A4" w16cid:durableId="1FAA4130"/>
  <w16cid:commentId w16cid:paraId="580F34E7" w16cid:durableId="1FAA4131"/>
  <w16cid:commentId w16cid:paraId="7DCC38CA" w16cid:durableId="1FAA4132"/>
  <w16cid:commentId w16cid:paraId="5747E0EC" w16cid:durableId="1FAA4133"/>
  <w16cid:commentId w16cid:paraId="425C25D2" w16cid:durableId="1FAA438F"/>
  <w16cid:commentId w16cid:paraId="2E2BCD91" w16cid:durableId="1FAA4134"/>
  <w16cid:commentId w16cid:paraId="45EFD5AD" w16cid:durableId="1FAA4135"/>
  <w16cid:commentId w16cid:paraId="3CAF6C00" w16cid:durableId="1FAA79B3"/>
  <w16cid:commentId w16cid:paraId="1EB6AA64" w16cid:durableId="1FAA4136"/>
  <w16cid:commentId w16cid:paraId="18D5CD45" w16cid:durableId="1FAA7D9A"/>
  <w16cid:commentId w16cid:paraId="2EDED341" w16cid:durableId="1FAA82EF"/>
  <w16cid:commentId w16cid:paraId="7DFBF459" w16cid:durableId="1FAA8320"/>
  <w16cid:commentId w16cid:paraId="60BA5411" w16cid:durableId="1FAA86C0"/>
  <w16cid:commentId w16cid:paraId="48293A76" w16cid:durableId="1FAA4137"/>
  <w16cid:commentId w16cid:paraId="13F4FC21" w16cid:durableId="1FAA4138"/>
  <w16cid:commentId w16cid:paraId="6D296B72" w16cid:durableId="1FAA4139"/>
  <w16cid:commentId w16cid:paraId="3D4D3E22" w16cid:durableId="1FAAB721"/>
  <w16cid:commentId w16cid:paraId="65592731" w16cid:durableId="1FAA413A"/>
  <w16cid:commentId w16cid:paraId="0733216C" w16cid:durableId="1FAA8784"/>
  <w16cid:commentId w16cid:paraId="73F51C38" w16cid:durableId="1FAAB9C5"/>
  <w16cid:commentId w16cid:paraId="15D2C47D" w16cid:durableId="1FAA413B"/>
  <w16cid:commentId w16cid:paraId="4DF59636" w16cid:durableId="1FAAB942"/>
  <w16cid:commentId w16cid:paraId="29E49B50" w16cid:durableId="1FAA413C"/>
  <w16cid:commentId w16cid:paraId="45E26AF2" w16cid:durableId="1FAA413D"/>
  <w16cid:commentId w16cid:paraId="68E90CCA" w16cid:durableId="1FAA413E"/>
  <w16cid:commentId w16cid:paraId="4250C762" w16cid:durableId="1FAA413F"/>
  <w16cid:commentId w16cid:paraId="372C57E8" w16cid:durableId="1FAA4140"/>
  <w16cid:commentId w16cid:paraId="20DCB6BC" w16cid:durableId="1FAA4141"/>
  <w16cid:commentId w16cid:paraId="443F72F1" w16cid:durableId="1FAA4142"/>
  <w16cid:commentId w16cid:paraId="3A9CE3C3" w16cid:durableId="1FAA4143"/>
  <w16cid:commentId w16cid:paraId="0C8872D9" w16cid:durableId="1FAA4144"/>
  <w16cid:commentId w16cid:paraId="756C8725" w16cid:durableId="1FAA4145"/>
  <w16cid:commentId w16cid:paraId="00B82445" w16cid:durableId="1FAA4146"/>
  <w16cid:commentId w16cid:paraId="5FF9511A" w16cid:durableId="1FAA4147"/>
  <w16cid:commentId w16cid:paraId="06789800" w16cid:durableId="1FAAB6C5"/>
  <w16cid:commentId w16cid:paraId="3BE8691F" w16cid:durableId="1FAA4148"/>
  <w16cid:commentId w16cid:paraId="74A20D02" w16cid:durableId="1FAA4149"/>
  <w16cid:commentId w16cid:paraId="46DB57AB" w16cid:durableId="1FAA414A"/>
  <w16cid:commentId w16cid:paraId="2E56708E" w16cid:durableId="1FAA414B"/>
  <w16cid:commentId w16cid:paraId="5D72B834" w16cid:durableId="1FAA414C"/>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375C78E" w14:textId="77777777" w:rsidR="008C046B" w:rsidRDefault="008C046B">
      <w:pPr>
        <w:spacing w:after="0" w:line="240" w:lineRule="auto"/>
      </w:pPr>
      <w:r>
        <w:separator/>
      </w:r>
    </w:p>
  </w:endnote>
  <w:endnote w:type="continuationSeparator" w:id="0">
    <w:p w14:paraId="25D707F2" w14:textId="77777777" w:rsidR="008C046B" w:rsidRDefault="008C046B">
      <w:pPr>
        <w:spacing w:after="0" w:line="240" w:lineRule="auto"/>
      </w:pPr>
      <w:r>
        <w:continuationSeparator/>
      </w:r>
    </w:p>
  </w:endnote>
  <w:endnote w:type="continuationNotice" w:id="1">
    <w:p w14:paraId="6FBA260F" w14:textId="77777777" w:rsidR="008C046B" w:rsidRDefault="008C046B">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Helvetica">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1231D3E" w14:textId="77777777" w:rsidR="008C046B" w:rsidRDefault="008C046B"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21</w:t>
    </w:r>
    <w:r>
      <w:rPr>
        <w:rStyle w:val="PageNumber"/>
      </w:rPr>
      <w:fldChar w:fldCharType="end"/>
    </w:r>
  </w:p>
  <w:p w14:paraId="1B25C2DF" w14:textId="77777777" w:rsidR="008C046B" w:rsidRDefault="008C046B" w:rsidP="00705B84">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1BB0A84" w14:textId="420F949E" w:rsidR="008C046B" w:rsidRDefault="008C046B" w:rsidP="00705B84">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721E17">
      <w:rPr>
        <w:rStyle w:val="PageNumber"/>
        <w:noProof/>
      </w:rPr>
      <w:t>37</w:t>
    </w:r>
    <w:r>
      <w:rPr>
        <w:rStyle w:val="PageNumber"/>
      </w:rPr>
      <w:fldChar w:fldCharType="end"/>
    </w:r>
  </w:p>
  <w:p w14:paraId="3F8F309C" w14:textId="77777777" w:rsidR="008C046B" w:rsidRDefault="008C046B" w:rsidP="00705B84">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24D573A" w14:textId="77777777" w:rsidR="008C046B" w:rsidRDefault="008C046B">
      <w:pPr>
        <w:spacing w:after="0" w:line="240" w:lineRule="auto"/>
      </w:pPr>
      <w:r>
        <w:separator/>
      </w:r>
    </w:p>
  </w:footnote>
  <w:footnote w:type="continuationSeparator" w:id="0">
    <w:p w14:paraId="32990E2B" w14:textId="77777777" w:rsidR="008C046B" w:rsidRDefault="008C046B">
      <w:pPr>
        <w:spacing w:after="0" w:line="240" w:lineRule="auto"/>
      </w:pPr>
      <w:r>
        <w:continuationSeparator/>
      </w:r>
    </w:p>
  </w:footnote>
  <w:footnote w:type="continuationNotice" w:id="1">
    <w:p w14:paraId="75976DA5" w14:textId="77777777" w:rsidR="008C046B" w:rsidRDefault="008C046B">
      <w:pPr>
        <w:spacing w:after="0" w:line="240" w:lineRule="auto"/>
      </w:pP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62568AC"/>
    <w:multiLevelType w:val="hybridMultilevel"/>
    <w:tmpl w:val="0284BB0E"/>
    <w:lvl w:ilvl="0" w:tplc="47921264">
      <w:start w:val="1"/>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DCB5B84"/>
    <w:multiLevelType w:val="hybridMultilevel"/>
    <w:tmpl w:val="C3506086"/>
    <w:lvl w:ilvl="0" w:tplc="9C8E7264">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E65B4C"/>
    <w:multiLevelType w:val="hybridMultilevel"/>
    <w:tmpl w:val="CABE6BD4"/>
    <w:lvl w:ilvl="0" w:tplc="FC9EECAA">
      <w:start w:val="1"/>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2EFF366D"/>
    <w:multiLevelType w:val="hybridMultilevel"/>
    <w:tmpl w:val="7586EF6A"/>
    <w:lvl w:ilvl="0" w:tplc="D72090FC">
      <w:numFmt w:val="bullet"/>
      <w:lvlText w:val="-"/>
      <w:lvlJc w:val="left"/>
      <w:pPr>
        <w:ind w:left="720" w:hanging="360"/>
      </w:pPr>
      <w:rPr>
        <w:rFonts w:ascii="Times New Roman" w:eastAsia="Calibri" w:hAnsi="Times New Roman" w:cs="Times New Roman" w:hint="default"/>
        <w:b w:val="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2CD2FAB"/>
    <w:multiLevelType w:val="hybridMultilevel"/>
    <w:tmpl w:val="F16411A8"/>
    <w:lvl w:ilvl="0" w:tplc="618805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34BC49C7"/>
    <w:multiLevelType w:val="hybridMultilevel"/>
    <w:tmpl w:val="DF52F160"/>
    <w:lvl w:ilvl="0" w:tplc="DE307FD0">
      <w:start w:val="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5EA06B89"/>
    <w:multiLevelType w:val="hybridMultilevel"/>
    <w:tmpl w:val="D2BCFBE2"/>
    <w:lvl w:ilvl="0" w:tplc="B4FE0AC6">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F73132E"/>
    <w:multiLevelType w:val="hybridMultilevel"/>
    <w:tmpl w:val="A2644FFC"/>
    <w:lvl w:ilvl="0" w:tplc="6BCC1150">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71790C58"/>
    <w:multiLevelType w:val="hybridMultilevel"/>
    <w:tmpl w:val="60B6B34A"/>
    <w:lvl w:ilvl="0" w:tplc="A830AE12">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762114BC"/>
    <w:multiLevelType w:val="hybridMultilevel"/>
    <w:tmpl w:val="D4185A7C"/>
    <w:lvl w:ilvl="0" w:tplc="F2B0D396">
      <w:start w:val="18"/>
      <w:numFmt w:val="bullet"/>
      <w:lvlText w:val="-"/>
      <w:lvlJc w:val="left"/>
      <w:pPr>
        <w:ind w:left="720" w:hanging="360"/>
      </w:pPr>
      <w:rPr>
        <w:rFonts w:ascii="Times New Roman" w:eastAsia="Calibr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
  </w:num>
  <w:num w:numId="2">
    <w:abstractNumId w:val="9"/>
  </w:num>
  <w:num w:numId="3">
    <w:abstractNumId w:val="6"/>
  </w:num>
  <w:num w:numId="4">
    <w:abstractNumId w:val="8"/>
  </w:num>
  <w:num w:numId="5">
    <w:abstractNumId w:val="1"/>
  </w:num>
  <w:num w:numId="6">
    <w:abstractNumId w:val="2"/>
  </w:num>
  <w:num w:numId="7">
    <w:abstractNumId w:val="0"/>
  </w:num>
  <w:num w:numId="8">
    <w:abstractNumId w:val="5"/>
  </w:num>
  <w:num w:numId="9">
    <w:abstractNumId w:val="7"/>
  </w:num>
  <w:num w:numId="10">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Parks, Robbie M">
    <w15:presenceInfo w15:providerId="None" w15:userId="Parks, Robbie M"/>
  </w15:person>
  <w15:person w15:author="Tamura-Wicks, Helen M">
    <w15:presenceInfo w15:providerId="AD" w15:userId="S-1-5-21-243037206-41955558-561332275-212623"/>
  </w15:person>
  <w15:person w15:author="Ezzati, Majid">
    <w15:presenceInfo w15:providerId="None" w15:userId="Ezzati, Majid"/>
  </w15:person>
  <w15:person w15:author="Bennett, James E">
    <w15:presenceInfo w15:providerId="AD" w15:userId="S::umahx99@ic.ac.uk::69b75617-9440-4f3c-8dd3-68616e7e15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proofState w:spelling="clean" w:grammar="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trackRevisions/>
  <w:defaultTabStop w:val="720"/>
  <w:drawingGridHorizontalSpacing w:val="110"/>
  <w:displayHorizontalDrawingGridEvery w:val="2"/>
  <w:displayVerticalDrawingGridEvery w:val="2"/>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Lancet&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t0tw0zzvgt0wf4erero5steu5rx5tpas22wa&quot;&gt;Robbie Parks PhD&lt;record-ids&gt;&lt;item&gt;81&lt;/item&gt;&lt;item&gt;93&lt;/item&gt;&lt;item&gt;171&lt;/item&gt;&lt;item&gt;205&lt;/item&gt;&lt;item&gt;287&lt;/item&gt;&lt;item&gt;454&lt;/item&gt;&lt;item&gt;456&lt;/item&gt;&lt;item&gt;569&lt;/item&gt;&lt;item&gt;960&lt;/item&gt;&lt;item&gt;961&lt;/item&gt;&lt;item&gt;963&lt;/item&gt;&lt;item&gt;965&lt;/item&gt;&lt;item&gt;969&lt;/item&gt;&lt;item&gt;970&lt;/item&gt;&lt;item&gt;971&lt;/item&gt;&lt;item&gt;973&lt;/item&gt;&lt;item&gt;975&lt;/item&gt;&lt;item&gt;978&lt;/item&gt;&lt;item&gt;979&lt;/item&gt;&lt;item&gt;980&lt;/item&gt;&lt;/record-ids&gt;&lt;/item&gt;&lt;/Libraries&gt;"/>
  </w:docVars>
  <w:rsids>
    <w:rsidRoot w:val="000210D1"/>
    <w:rsid w:val="000020EE"/>
    <w:rsid w:val="00002A6D"/>
    <w:rsid w:val="00002D30"/>
    <w:rsid w:val="00003799"/>
    <w:rsid w:val="00003D82"/>
    <w:rsid w:val="0000416A"/>
    <w:rsid w:val="0000446B"/>
    <w:rsid w:val="00004888"/>
    <w:rsid w:val="00004B84"/>
    <w:rsid w:val="00004B85"/>
    <w:rsid w:val="00004F5B"/>
    <w:rsid w:val="00005173"/>
    <w:rsid w:val="00005365"/>
    <w:rsid w:val="000060C8"/>
    <w:rsid w:val="00006214"/>
    <w:rsid w:val="000107F5"/>
    <w:rsid w:val="00011D62"/>
    <w:rsid w:val="00012335"/>
    <w:rsid w:val="00012A43"/>
    <w:rsid w:val="00012A91"/>
    <w:rsid w:val="00012E7D"/>
    <w:rsid w:val="00012FB9"/>
    <w:rsid w:val="0001322E"/>
    <w:rsid w:val="000135F4"/>
    <w:rsid w:val="0001432A"/>
    <w:rsid w:val="00015AFF"/>
    <w:rsid w:val="00016713"/>
    <w:rsid w:val="0001712A"/>
    <w:rsid w:val="000177DB"/>
    <w:rsid w:val="0002049B"/>
    <w:rsid w:val="000210D1"/>
    <w:rsid w:val="000212F9"/>
    <w:rsid w:val="0002178B"/>
    <w:rsid w:val="00021BDE"/>
    <w:rsid w:val="000237D9"/>
    <w:rsid w:val="00023FB5"/>
    <w:rsid w:val="000246AA"/>
    <w:rsid w:val="000250EE"/>
    <w:rsid w:val="0002550F"/>
    <w:rsid w:val="000259CD"/>
    <w:rsid w:val="00025CAF"/>
    <w:rsid w:val="00026162"/>
    <w:rsid w:val="0002782B"/>
    <w:rsid w:val="00027DFE"/>
    <w:rsid w:val="00027E75"/>
    <w:rsid w:val="00027F75"/>
    <w:rsid w:val="00030C36"/>
    <w:rsid w:val="00031324"/>
    <w:rsid w:val="000331F8"/>
    <w:rsid w:val="0003365F"/>
    <w:rsid w:val="000338D0"/>
    <w:rsid w:val="00033DDF"/>
    <w:rsid w:val="00034610"/>
    <w:rsid w:val="00034AA3"/>
    <w:rsid w:val="00034AC0"/>
    <w:rsid w:val="0003657E"/>
    <w:rsid w:val="000371CC"/>
    <w:rsid w:val="000372D3"/>
    <w:rsid w:val="00037523"/>
    <w:rsid w:val="00037843"/>
    <w:rsid w:val="00040054"/>
    <w:rsid w:val="0004018D"/>
    <w:rsid w:val="00040D7A"/>
    <w:rsid w:val="00040FE5"/>
    <w:rsid w:val="000414CE"/>
    <w:rsid w:val="0004250C"/>
    <w:rsid w:val="00042FB2"/>
    <w:rsid w:val="0004316E"/>
    <w:rsid w:val="00043C29"/>
    <w:rsid w:val="00043C8A"/>
    <w:rsid w:val="00043D68"/>
    <w:rsid w:val="00044630"/>
    <w:rsid w:val="00044C7C"/>
    <w:rsid w:val="00044D40"/>
    <w:rsid w:val="00045CC4"/>
    <w:rsid w:val="00046D2C"/>
    <w:rsid w:val="00047A51"/>
    <w:rsid w:val="00047AE4"/>
    <w:rsid w:val="00051045"/>
    <w:rsid w:val="000512E4"/>
    <w:rsid w:val="00051433"/>
    <w:rsid w:val="0005183C"/>
    <w:rsid w:val="00051A12"/>
    <w:rsid w:val="0005321C"/>
    <w:rsid w:val="00053283"/>
    <w:rsid w:val="000541E2"/>
    <w:rsid w:val="000543FC"/>
    <w:rsid w:val="000545FB"/>
    <w:rsid w:val="00054AB7"/>
    <w:rsid w:val="00055B65"/>
    <w:rsid w:val="00060054"/>
    <w:rsid w:val="00061E82"/>
    <w:rsid w:val="000632BD"/>
    <w:rsid w:val="00064EEB"/>
    <w:rsid w:val="000651A2"/>
    <w:rsid w:val="00065E50"/>
    <w:rsid w:val="0006625F"/>
    <w:rsid w:val="000663B0"/>
    <w:rsid w:val="00066C53"/>
    <w:rsid w:val="00066D9C"/>
    <w:rsid w:val="00067038"/>
    <w:rsid w:val="00067319"/>
    <w:rsid w:val="00067984"/>
    <w:rsid w:val="00067A04"/>
    <w:rsid w:val="00067A14"/>
    <w:rsid w:val="000702D8"/>
    <w:rsid w:val="000711BB"/>
    <w:rsid w:val="000732FB"/>
    <w:rsid w:val="00073B07"/>
    <w:rsid w:val="00073C2A"/>
    <w:rsid w:val="00073F1B"/>
    <w:rsid w:val="000752A7"/>
    <w:rsid w:val="00075501"/>
    <w:rsid w:val="000765BB"/>
    <w:rsid w:val="000766FF"/>
    <w:rsid w:val="00077792"/>
    <w:rsid w:val="00081740"/>
    <w:rsid w:val="000818D3"/>
    <w:rsid w:val="000819BC"/>
    <w:rsid w:val="00081CE0"/>
    <w:rsid w:val="00082C81"/>
    <w:rsid w:val="0008315C"/>
    <w:rsid w:val="00083BC4"/>
    <w:rsid w:val="0008437C"/>
    <w:rsid w:val="000844F7"/>
    <w:rsid w:val="00085345"/>
    <w:rsid w:val="0008595D"/>
    <w:rsid w:val="00085A4E"/>
    <w:rsid w:val="0008612A"/>
    <w:rsid w:val="0008621B"/>
    <w:rsid w:val="00086317"/>
    <w:rsid w:val="00087CF0"/>
    <w:rsid w:val="00090457"/>
    <w:rsid w:val="0009095B"/>
    <w:rsid w:val="00090A3A"/>
    <w:rsid w:val="00091721"/>
    <w:rsid w:val="00091B94"/>
    <w:rsid w:val="00091E48"/>
    <w:rsid w:val="00092224"/>
    <w:rsid w:val="000929B0"/>
    <w:rsid w:val="000937AB"/>
    <w:rsid w:val="000938C0"/>
    <w:rsid w:val="00093E1B"/>
    <w:rsid w:val="00093F25"/>
    <w:rsid w:val="00094F74"/>
    <w:rsid w:val="00095490"/>
    <w:rsid w:val="00095915"/>
    <w:rsid w:val="00095F25"/>
    <w:rsid w:val="000962A3"/>
    <w:rsid w:val="00097348"/>
    <w:rsid w:val="000A084D"/>
    <w:rsid w:val="000A0A5E"/>
    <w:rsid w:val="000A1011"/>
    <w:rsid w:val="000A1061"/>
    <w:rsid w:val="000A1F07"/>
    <w:rsid w:val="000A2462"/>
    <w:rsid w:val="000A2637"/>
    <w:rsid w:val="000A28BB"/>
    <w:rsid w:val="000A38D2"/>
    <w:rsid w:val="000A4BC4"/>
    <w:rsid w:val="000A5ABC"/>
    <w:rsid w:val="000A6108"/>
    <w:rsid w:val="000A6BC8"/>
    <w:rsid w:val="000A6C26"/>
    <w:rsid w:val="000A79C8"/>
    <w:rsid w:val="000B0766"/>
    <w:rsid w:val="000B0D4A"/>
    <w:rsid w:val="000B1E93"/>
    <w:rsid w:val="000B3932"/>
    <w:rsid w:val="000B49C7"/>
    <w:rsid w:val="000B523F"/>
    <w:rsid w:val="000B57F2"/>
    <w:rsid w:val="000B5BB0"/>
    <w:rsid w:val="000B5BF9"/>
    <w:rsid w:val="000B5D70"/>
    <w:rsid w:val="000B634E"/>
    <w:rsid w:val="000B6495"/>
    <w:rsid w:val="000B7625"/>
    <w:rsid w:val="000B7A12"/>
    <w:rsid w:val="000B7F6A"/>
    <w:rsid w:val="000C28F6"/>
    <w:rsid w:val="000C36FE"/>
    <w:rsid w:val="000C3F6D"/>
    <w:rsid w:val="000C42EA"/>
    <w:rsid w:val="000C6935"/>
    <w:rsid w:val="000C7277"/>
    <w:rsid w:val="000C791A"/>
    <w:rsid w:val="000C79CE"/>
    <w:rsid w:val="000C7E66"/>
    <w:rsid w:val="000D10D8"/>
    <w:rsid w:val="000D1253"/>
    <w:rsid w:val="000D1C81"/>
    <w:rsid w:val="000D2919"/>
    <w:rsid w:val="000D3380"/>
    <w:rsid w:val="000D5E5E"/>
    <w:rsid w:val="000D6DA0"/>
    <w:rsid w:val="000D7491"/>
    <w:rsid w:val="000D7660"/>
    <w:rsid w:val="000D7718"/>
    <w:rsid w:val="000E048C"/>
    <w:rsid w:val="000E0A8A"/>
    <w:rsid w:val="000E0B58"/>
    <w:rsid w:val="000E0B8D"/>
    <w:rsid w:val="000E1DDA"/>
    <w:rsid w:val="000E2FBB"/>
    <w:rsid w:val="000E43ED"/>
    <w:rsid w:val="000E4726"/>
    <w:rsid w:val="000E48D7"/>
    <w:rsid w:val="000E49E0"/>
    <w:rsid w:val="000E6236"/>
    <w:rsid w:val="000F09F9"/>
    <w:rsid w:val="000F0C79"/>
    <w:rsid w:val="000F1035"/>
    <w:rsid w:val="000F1DF7"/>
    <w:rsid w:val="000F25B0"/>
    <w:rsid w:val="000F3189"/>
    <w:rsid w:val="000F3D7A"/>
    <w:rsid w:val="000F503A"/>
    <w:rsid w:val="000F58BA"/>
    <w:rsid w:val="000F5DC3"/>
    <w:rsid w:val="000F6677"/>
    <w:rsid w:val="00100327"/>
    <w:rsid w:val="00100FF8"/>
    <w:rsid w:val="00101D5D"/>
    <w:rsid w:val="00102040"/>
    <w:rsid w:val="00102EE5"/>
    <w:rsid w:val="00104231"/>
    <w:rsid w:val="0010440D"/>
    <w:rsid w:val="0010539E"/>
    <w:rsid w:val="00105420"/>
    <w:rsid w:val="00105569"/>
    <w:rsid w:val="00105731"/>
    <w:rsid w:val="0010581C"/>
    <w:rsid w:val="00105A0D"/>
    <w:rsid w:val="001063E9"/>
    <w:rsid w:val="00107AA8"/>
    <w:rsid w:val="00107C70"/>
    <w:rsid w:val="00110568"/>
    <w:rsid w:val="00111694"/>
    <w:rsid w:val="00112077"/>
    <w:rsid w:val="001121F5"/>
    <w:rsid w:val="00112CB4"/>
    <w:rsid w:val="00112E18"/>
    <w:rsid w:val="00112F7C"/>
    <w:rsid w:val="00113023"/>
    <w:rsid w:val="00113FD5"/>
    <w:rsid w:val="00115249"/>
    <w:rsid w:val="00115F35"/>
    <w:rsid w:val="0011649A"/>
    <w:rsid w:val="00116782"/>
    <w:rsid w:val="001167CB"/>
    <w:rsid w:val="001171AC"/>
    <w:rsid w:val="0012090E"/>
    <w:rsid w:val="00120F44"/>
    <w:rsid w:val="00122769"/>
    <w:rsid w:val="001231CE"/>
    <w:rsid w:val="00123D04"/>
    <w:rsid w:val="001242F1"/>
    <w:rsid w:val="00124496"/>
    <w:rsid w:val="00124F13"/>
    <w:rsid w:val="00126580"/>
    <w:rsid w:val="001266B6"/>
    <w:rsid w:val="001273EA"/>
    <w:rsid w:val="0012798D"/>
    <w:rsid w:val="001279A6"/>
    <w:rsid w:val="00130C47"/>
    <w:rsid w:val="00130EA5"/>
    <w:rsid w:val="00130F9A"/>
    <w:rsid w:val="00131404"/>
    <w:rsid w:val="00131442"/>
    <w:rsid w:val="00131AE8"/>
    <w:rsid w:val="00132C6C"/>
    <w:rsid w:val="0013308F"/>
    <w:rsid w:val="001343C0"/>
    <w:rsid w:val="00136062"/>
    <w:rsid w:val="00136284"/>
    <w:rsid w:val="00141129"/>
    <w:rsid w:val="00141E26"/>
    <w:rsid w:val="00143E18"/>
    <w:rsid w:val="00145784"/>
    <w:rsid w:val="00145E04"/>
    <w:rsid w:val="00145FEB"/>
    <w:rsid w:val="001463BE"/>
    <w:rsid w:val="0014646A"/>
    <w:rsid w:val="00146A44"/>
    <w:rsid w:val="00146C93"/>
    <w:rsid w:val="00146E70"/>
    <w:rsid w:val="00146F26"/>
    <w:rsid w:val="001504AA"/>
    <w:rsid w:val="001505CF"/>
    <w:rsid w:val="0015113F"/>
    <w:rsid w:val="0015161E"/>
    <w:rsid w:val="00151901"/>
    <w:rsid w:val="001519F2"/>
    <w:rsid w:val="00152658"/>
    <w:rsid w:val="00152F5E"/>
    <w:rsid w:val="00156710"/>
    <w:rsid w:val="00156958"/>
    <w:rsid w:val="00156FC7"/>
    <w:rsid w:val="00157C23"/>
    <w:rsid w:val="0016077E"/>
    <w:rsid w:val="00160AE2"/>
    <w:rsid w:val="00161E98"/>
    <w:rsid w:val="00162988"/>
    <w:rsid w:val="00162F6E"/>
    <w:rsid w:val="0016379A"/>
    <w:rsid w:val="00165B58"/>
    <w:rsid w:val="0016666B"/>
    <w:rsid w:val="001668BC"/>
    <w:rsid w:val="00166F4A"/>
    <w:rsid w:val="0016714C"/>
    <w:rsid w:val="0016746F"/>
    <w:rsid w:val="00167A90"/>
    <w:rsid w:val="00167FBF"/>
    <w:rsid w:val="0017106C"/>
    <w:rsid w:val="00171799"/>
    <w:rsid w:val="00172B3F"/>
    <w:rsid w:val="00172B82"/>
    <w:rsid w:val="001734E9"/>
    <w:rsid w:val="00173613"/>
    <w:rsid w:val="00174BA9"/>
    <w:rsid w:val="00174FAE"/>
    <w:rsid w:val="0017544F"/>
    <w:rsid w:val="001754B1"/>
    <w:rsid w:val="00176529"/>
    <w:rsid w:val="00176845"/>
    <w:rsid w:val="0017687E"/>
    <w:rsid w:val="00176D12"/>
    <w:rsid w:val="0017784F"/>
    <w:rsid w:val="001805FD"/>
    <w:rsid w:val="00180791"/>
    <w:rsid w:val="00180945"/>
    <w:rsid w:val="001810A3"/>
    <w:rsid w:val="0018191A"/>
    <w:rsid w:val="00181C14"/>
    <w:rsid w:val="00182817"/>
    <w:rsid w:val="0018293F"/>
    <w:rsid w:val="00182A4C"/>
    <w:rsid w:val="00182DA9"/>
    <w:rsid w:val="0018328F"/>
    <w:rsid w:val="00185879"/>
    <w:rsid w:val="00187224"/>
    <w:rsid w:val="001876DA"/>
    <w:rsid w:val="00190108"/>
    <w:rsid w:val="001910F8"/>
    <w:rsid w:val="0019142A"/>
    <w:rsid w:val="00192959"/>
    <w:rsid w:val="00193968"/>
    <w:rsid w:val="00194696"/>
    <w:rsid w:val="00194A92"/>
    <w:rsid w:val="001956B1"/>
    <w:rsid w:val="0019644B"/>
    <w:rsid w:val="00196C4A"/>
    <w:rsid w:val="00196C5E"/>
    <w:rsid w:val="00196E66"/>
    <w:rsid w:val="001A1F00"/>
    <w:rsid w:val="001A251A"/>
    <w:rsid w:val="001A2BB2"/>
    <w:rsid w:val="001A330C"/>
    <w:rsid w:val="001A3594"/>
    <w:rsid w:val="001A3870"/>
    <w:rsid w:val="001A3A57"/>
    <w:rsid w:val="001A4AD3"/>
    <w:rsid w:val="001A505D"/>
    <w:rsid w:val="001A545E"/>
    <w:rsid w:val="001A59CB"/>
    <w:rsid w:val="001A5AD8"/>
    <w:rsid w:val="001A74D3"/>
    <w:rsid w:val="001A7900"/>
    <w:rsid w:val="001B07C8"/>
    <w:rsid w:val="001B0FEB"/>
    <w:rsid w:val="001B1614"/>
    <w:rsid w:val="001B1822"/>
    <w:rsid w:val="001B225E"/>
    <w:rsid w:val="001B23D1"/>
    <w:rsid w:val="001B246F"/>
    <w:rsid w:val="001B2BE0"/>
    <w:rsid w:val="001B2D1F"/>
    <w:rsid w:val="001B31F4"/>
    <w:rsid w:val="001B365D"/>
    <w:rsid w:val="001B41BA"/>
    <w:rsid w:val="001B4AE9"/>
    <w:rsid w:val="001B5646"/>
    <w:rsid w:val="001B6C3F"/>
    <w:rsid w:val="001B7D9F"/>
    <w:rsid w:val="001B7FB3"/>
    <w:rsid w:val="001C1104"/>
    <w:rsid w:val="001C157D"/>
    <w:rsid w:val="001C1730"/>
    <w:rsid w:val="001C2178"/>
    <w:rsid w:val="001C250A"/>
    <w:rsid w:val="001C285C"/>
    <w:rsid w:val="001C2D6F"/>
    <w:rsid w:val="001C38C2"/>
    <w:rsid w:val="001C3E28"/>
    <w:rsid w:val="001C540F"/>
    <w:rsid w:val="001C608C"/>
    <w:rsid w:val="001C613C"/>
    <w:rsid w:val="001C61A2"/>
    <w:rsid w:val="001C658C"/>
    <w:rsid w:val="001D01A6"/>
    <w:rsid w:val="001D0343"/>
    <w:rsid w:val="001D0A2C"/>
    <w:rsid w:val="001D0D5E"/>
    <w:rsid w:val="001D1463"/>
    <w:rsid w:val="001D21BD"/>
    <w:rsid w:val="001D2501"/>
    <w:rsid w:val="001D2D90"/>
    <w:rsid w:val="001D2E79"/>
    <w:rsid w:val="001D341F"/>
    <w:rsid w:val="001D36DD"/>
    <w:rsid w:val="001D3AC4"/>
    <w:rsid w:val="001D450B"/>
    <w:rsid w:val="001D5083"/>
    <w:rsid w:val="001D52C0"/>
    <w:rsid w:val="001D54A6"/>
    <w:rsid w:val="001D5918"/>
    <w:rsid w:val="001D59EC"/>
    <w:rsid w:val="001D6E21"/>
    <w:rsid w:val="001D75CC"/>
    <w:rsid w:val="001D78FC"/>
    <w:rsid w:val="001D7BA9"/>
    <w:rsid w:val="001E0F71"/>
    <w:rsid w:val="001E0FAC"/>
    <w:rsid w:val="001E184E"/>
    <w:rsid w:val="001E1AA1"/>
    <w:rsid w:val="001E27E2"/>
    <w:rsid w:val="001E298C"/>
    <w:rsid w:val="001E2DDB"/>
    <w:rsid w:val="001E3210"/>
    <w:rsid w:val="001E5C03"/>
    <w:rsid w:val="001E5CD7"/>
    <w:rsid w:val="001E611A"/>
    <w:rsid w:val="001E6FA9"/>
    <w:rsid w:val="001E738D"/>
    <w:rsid w:val="001E73A0"/>
    <w:rsid w:val="001E7732"/>
    <w:rsid w:val="001F0274"/>
    <w:rsid w:val="001F07A4"/>
    <w:rsid w:val="001F0FFF"/>
    <w:rsid w:val="001F21E6"/>
    <w:rsid w:val="001F327F"/>
    <w:rsid w:val="001F3665"/>
    <w:rsid w:val="001F37C4"/>
    <w:rsid w:val="001F4153"/>
    <w:rsid w:val="001F45F1"/>
    <w:rsid w:val="001F475B"/>
    <w:rsid w:val="001F5256"/>
    <w:rsid w:val="001F55C9"/>
    <w:rsid w:val="001F5A2E"/>
    <w:rsid w:val="001F6E49"/>
    <w:rsid w:val="001F704E"/>
    <w:rsid w:val="001F7DDE"/>
    <w:rsid w:val="002001DE"/>
    <w:rsid w:val="002016BA"/>
    <w:rsid w:val="00202290"/>
    <w:rsid w:val="00202A60"/>
    <w:rsid w:val="00202B92"/>
    <w:rsid w:val="00203599"/>
    <w:rsid w:val="0020482E"/>
    <w:rsid w:val="0020498A"/>
    <w:rsid w:val="0020532C"/>
    <w:rsid w:val="00205AEF"/>
    <w:rsid w:val="00206A3E"/>
    <w:rsid w:val="00206EE5"/>
    <w:rsid w:val="00207B14"/>
    <w:rsid w:val="00207F3E"/>
    <w:rsid w:val="002126B3"/>
    <w:rsid w:val="0021306D"/>
    <w:rsid w:val="002136E5"/>
    <w:rsid w:val="002166AE"/>
    <w:rsid w:val="00216745"/>
    <w:rsid w:val="00216B1B"/>
    <w:rsid w:val="002172DD"/>
    <w:rsid w:val="00217529"/>
    <w:rsid w:val="00217F61"/>
    <w:rsid w:val="002202BF"/>
    <w:rsid w:val="00220930"/>
    <w:rsid w:val="00220C4B"/>
    <w:rsid w:val="00221A47"/>
    <w:rsid w:val="00222168"/>
    <w:rsid w:val="002231AC"/>
    <w:rsid w:val="00223D8A"/>
    <w:rsid w:val="002242C8"/>
    <w:rsid w:val="00224FEB"/>
    <w:rsid w:val="00225657"/>
    <w:rsid w:val="002268D5"/>
    <w:rsid w:val="00226B11"/>
    <w:rsid w:val="0022709B"/>
    <w:rsid w:val="00227BD9"/>
    <w:rsid w:val="00227D5B"/>
    <w:rsid w:val="0023102E"/>
    <w:rsid w:val="002322ED"/>
    <w:rsid w:val="00232690"/>
    <w:rsid w:val="00233082"/>
    <w:rsid w:val="00233194"/>
    <w:rsid w:val="0023343A"/>
    <w:rsid w:val="002339FB"/>
    <w:rsid w:val="00233C77"/>
    <w:rsid w:val="00234E19"/>
    <w:rsid w:val="00235035"/>
    <w:rsid w:val="002351FA"/>
    <w:rsid w:val="002352BB"/>
    <w:rsid w:val="00235CE2"/>
    <w:rsid w:val="002365A9"/>
    <w:rsid w:val="00236869"/>
    <w:rsid w:val="002369CA"/>
    <w:rsid w:val="00237B6F"/>
    <w:rsid w:val="00237CD0"/>
    <w:rsid w:val="0024077D"/>
    <w:rsid w:val="002407A3"/>
    <w:rsid w:val="00240A26"/>
    <w:rsid w:val="00241289"/>
    <w:rsid w:val="002412E5"/>
    <w:rsid w:val="002414E9"/>
    <w:rsid w:val="0024175D"/>
    <w:rsid w:val="0024198F"/>
    <w:rsid w:val="0024218D"/>
    <w:rsid w:val="00242F17"/>
    <w:rsid w:val="00243549"/>
    <w:rsid w:val="00243E2C"/>
    <w:rsid w:val="0024417B"/>
    <w:rsid w:val="002452E3"/>
    <w:rsid w:val="0024593C"/>
    <w:rsid w:val="00246B2D"/>
    <w:rsid w:val="0025016C"/>
    <w:rsid w:val="00250C33"/>
    <w:rsid w:val="00252185"/>
    <w:rsid w:val="002522D1"/>
    <w:rsid w:val="00252661"/>
    <w:rsid w:val="0025276A"/>
    <w:rsid w:val="00252CB9"/>
    <w:rsid w:val="00252CDC"/>
    <w:rsid w:val="0025351B"/>
    <w:rsid w:val="002541F6"/>
    <w:rsid w:val="002545CA"/>
    <w:rsid w:val="00254B2A"/>
    <w:rsid w:val="00255125"/>
    <w:rsid w:val="002554A9"/>
    <w:rsid w:val="002554C0"/>
    <w:rsid w:val="0025682D"/>
    <w:rsid w:val="00257B8E"/>
    <w:rsid w:val="0026033D"/>
    <w:rsid w:val="0026048D"/>
    <w:rsid w:val="00260B02"/>
    <w:rsid w:val="00261076"/>
    <w:rsid w:val="002611BE"/>
    <w:rsid w:val="0026224F"/>
    <w:rsid w:val="00262BC5"/>
    <w:rsid w:val="00263D2E"/>
    <w:rsid w:val="00263DC1"/>
    <w:rsid w:val="00263F7E"/>
    <w:rsid w:val="00264EE8"/>
    <w:rsid w:val="00265FDC"/>
    <w:rsid w:val="00266616"/>
    <w:rsid w:val="0026667C"/>
    <w:rsid w:val="00266F8F"/>
    <w:rsid w:val="002673A2"/>
    <w:rsid w:val="00267585"/>
    <w:rsid w:val="00267A9F"/>
    <w:rsid w:val="00273234"/>
    <w:rsid w:val="00273273"/>
    <w:rsid w:val="002733F3"/>
    <w:rsid w:val="002736F5"/>
    <w:rsid w:val="00273FC0"/>
    <w:rsid w:val="00274FC3"/>
    <w:rsid w:val="002754D2"/>
    <w:rsid w:val="00276F29"/>
    <w:rsid w:val="00277143"/>
    <w:rsid w:val="002773C7"/>
    <w:rsid w:val="00277948"/>
    <w:rsid w:val="00280E5B"/>
    <w:rsid w:val="00281454"/>
    <w:rsid w:val="00283C48"/>
    <w:rsid w:val="00283D8C"/>
    <w:rsid w:val="00283E06"/>
    <w:rsid w:val="00284EE0"/>
    <w:rsid w:val="002855D6"/>
    <w:rsid w:val="00285791"/>
    <w:rsid w:val="00285866"/>
    <w:rsid w:val="0028600E"/>
    <w:rsid w:val="00287584"/>
    <w:rsid w:val="00290ABB"/>
    <w:rsid w:val="00290E98"/>
    <w:rsid w:val="00292A75"/>
    <w:rsid w:val="0029382A"/>
    <w:rsid w:val="0029420D"/>
    <w:rsid w:val="00294C1D"/>
    <w:rsid w:val="002953F0"/>
    <w:rsid w:val="00295451"/>
    <w:rsid w:val="002964A1"/>
    <w:rsid w:val="00296A5E"/>
    <w:rsid w:val="00297879"/>
    <w:rsid w:val="00297C0C"/>
    <w:rsid w:val="002A0C66"/>
    <w:rsid w:val="002A0D68"/>
    <w:rsid w:val="002A17EC"/>
    <w:rsid w:val="002A2B91"/>
    <w:rsid w:val="002A2B94"/>
    <w:rsid w:val="002A2FF6"/>
    <w:rsid w:val="002A4698"/>
    <w:rsid w:val="002A4CEA"/>
    <w:rsid w:val="002A4FB3"/>
    <w:rsid w:val="002A5534"/>
    <w:rsid w:val="002A58AD"/>
    <w:rsid w:val="002A658E"/>
    <w:rsid w:val="002A7720"/>
    <w:rsid w:val="002A772A"/>
    <w:rsid w:val="002B11C6"/>
    <w:rsid w:val="002B1398"/>
    <w:rsid w:val="002B2E37"/>
    <w:rsid w:val="002B3894"/>
    <w:rsid w:val="002B40EE"/>
    <w:rsid w:val="002B42BF"/>
    <w:rsid w:val="002B5115"/>
    <w:rsid w:val="002B5412"/>
    <w:rsid w:val="002B566C"/>
    <w:rsid w:val="002B7879"/>
    <w:rsid w:val="002B7F08"/>
    <w:rsid w:val="002C0846"/>
    <w:rsid w:val="002C1B3A"/>
    <w:rsid w:val="002C2D96"/>
    <w:rsid w:val="002C3906"/>
    <w:rsid w:val="002C4371"/>
    <w:rsid w:val="002C4C73"/>
    <w:rsid w:val="002C5217"/>
    <w:rsid w:val="002C5765"/>
    <w:rsid w:val="002C5BFE"/>
    <w:rsid w:val="002C6259"/>
    <w:rsid w:val="002C6F2D"/>
    <w:rsid w:val="002C7237"/>
    <w:rsid w:val="002C78AF"/>
    <w:rsid w:val="002C7C40"/>
    <w:rsid w:val="002C7D8D"/>
    <w:rsid w:val="002D1682"/>
    <w:rsid w:val="002D1F5C"/>
    <w:rsid w:val="002D23EC"/>
    <w:rsid w:val="002D24E6"/>
    <w:rsid w:val="002D2A7C"/>
    <w:rsid w:val="002D3368"/>
    <w:rsid w:val="002D45B8"/>
    <w:rsid w:val="002D4EED"/>
    <w:rsid w:val="002D7AC2"/>
    <w:rsid w:val="002E0397"/>
    <w:rsid w:val="002E29FE"/>
    <w:rsid w:val="002E2D77"/>
    <w:rsid w:val="002E33EC"/>
    <w:rsid w:val="002E3961"/>
    <w:rsid w:val="002E3AF1"/>
    <w:rsid w:val="002E3F81"/>
    <w:rsid w:val="002E44F0"/>
    <w:rsid w:val="002E4C60"/>
    <w:rsid w:val="002E4CDE"/>
    <w:rsid w:val="002E4DE2"/>
    <w:rsid w:val="002E4FAE"/>
    <w:rsid w:val="002E5598"/>
    <w:rsid w:val="002E6923"/>
    <w:rsid w:val="002E7D09"/>
    <w:rsid w:val="002F11FA"/>
    <w:rsid w:val="002F14D2"/>
    <w:rsid w:val="002F2478"/>
    <w:rsid w:val="002F2B80"/>
    <w:rsid w:val="002F35AA"/>
    <w:rsid w:val="002F39C9"/>
    <w:rsid w:val="002F3DCF"/>
    <w:rsid w:val="002F3F68"/>
    <w:rsid w:val="002F40C3"/>
    <w:rsid w:val="002F4658"/>
    <w:rsid w:val="002F47DF"/>
    <w:rsid w:val="002F49F5"/>
    <w:rsid w:val="002F4A6E"/>
    <w:rsid w:val="002F4DC5"/>
    <w:rsid w:val="002F512B"/>
    <w:rsid w:val="002F5FDC"/>
    <w:rsid w:val="002F6A0C"/>
    <w:rsid w:val="002F6AD2"/>
    <w:rsid w:val="002F6D34"/>
    <w:rsid w:val="002F7093"/>
    <w:rsid w:val="002F753E"/>
    <w:rsid w:val="003007A1"/>
    <w:rsid w:val="00300CD8"/>
    <w:rsid w:val="003015D6"/>
    <w:rsid w:val="003018AC"/>
    <w:rsid w:val="003030BF"/>
    <w:rsid w:val="00303180"/>
    <w:rsid w:val="00304262"/>
    <w:rsid w:val="00305856"/>
    <w:rsid w:val="0030587D"/>
    <w:rsid w:val="003060A1"/>
    <w:rsid w:val="00306685"/>
    <w:rsid w:val="00306763"/>
    <w:rsid w:val="003075B4"/>
    <w:rsid w:val="003108C5"/>
    <w:rsid w:val="00310C65"/>
    <w:rsid w:val="003116E1"/>
    <w:rsid w:val="00311989"/>
    <w:rsid w:val="00312E9A"/>
    <w:rsid w:val="003141A2"/>
    <w:rsid w:val="0031463F"/>
    <w:rsid w:val="0031601F"/>
    <w:rsid w:val="003161F2"/>
    <w:rsid w:val="003165B1"/>
    <w:rsid w:val="00317024"/>
    <w:rsid w:val="003171DD"/>
    <w:rsid w:val="00317407"/>
    <w:rsid w:val="00317BE3"/>
    <w:rsid w:val="00321373"/>
    <w:rsid w:val="00321590"/>
    <w:rsid w:val="00321DA9"/>
    <w:rsid w:val="0032273D"/>
    <w:rsid w:val="00322794"/>
    <w:rsid w:val="00322B2B"/>
    <w:rsid w:val="00322FC6"/>
    <w:rsid w:val="003231BD"/>
    <w:rsid w:val="003239BA"/>
    <w:rsid w:val="003257F8"/>
    <w:rsid w:val="00325BC1"/>
    <w:rsid w:val="00325C23"/>
    <w:rsid w:val="00326747"/>
    <w:rsid w:val="00327B75"/>
    <w:rsid w:val="00327C97"/>
    <w:rsid w:val="00330013"/>
    <w:rsid w:val="003301C2"/>
    <w:rsid w:val="00332383"/>
    <w:rsid w:val="0033298B"/>
    <w:rsid w:val="0033375D"/>
    <w:rsid w:val="003340AF"/>
    <w:rsid w:val="00334A02"/>
    <w:rsid w:val="00334A3C"/>
    <w:rsid w:val="00334F2A"/>
    <w:rsid w:val="0033532E"/>
    <w:rsid w:val="00335B57"/>
    <w:rsid w:val="003360D5"/>
    <w:rsid w:val="00341789"/>
    <w:rsid w:val="00345A02"/>
    <w:rsid w:val="003462A6"/>
    <w:rsid w:val="003464A7"/>
    <w:rsid w:val="003467F3"/>
    <w:rsid w:val="003469C3"/>
    <w:rsid w:val="00347A19"/>
    <w:rsid w:val="00347B7D"/>
    <w:rsid w:val="00347BC4"/>
    <w:rsid w:val="00350B39"/>
    <w:rsid w:val="00352D62"/>
    <w:rsid w:val="003530D4"/>
    <w:rsid w:val="0035337E"/>
    <w:rsid w:val="00353CA6"/>
    <w:rsid w:val="00353D25"/>
    <w:rsid w:val="003542CE"/>
    <w:rsid w:val="00356025"/>
    <w:rsid w:val="0035659D"/>
    <w:rsid w:val="003575A7"/>
    <w:rsid w:val="00357A10"/>
    <w:rsid w:val="00357D07"/>
    <w:rsid w:val="00357D26"/>
    <w:rsid w:val="00360759"/>
    <w:rsid w:val="00360A89"/>
    <w:rsid w:val="0036143F"/>
    <w:rsid w:val="003625E9"/>
    <w:rsid w:val="00362889"/>
    <w:rsid w:val="003633BC"/>
    <w:rsid w:val="00363A45"/>
    <w:rsid w:val="00364E5E"/>
    <w:rsid w:val="00365F79"/>
    <w:rsid w:val="0036664E"/>
    <w:rsid w:val="00367067"/>
    <w:rsid w:val="00370A14"/>
    <w:rsid w:val="00373407"/>
    <w:rsid w:val="00373ACD"/>
    <w:rsid w:val="003747E1"/>
    <w:rsid w:val="0037567B"/>
    <w:rsid w:val="003757BC"/>
    <w:rsid w:val="00376963"/>
    <w:rsid w:val="00376EFE"/>
    <w:rsid w:val="003770F7"/>
    <w:rsid w:val="003774B4"/>
    <w:rsid w:val="00377557"/>
    <w:rsid w:val="00377DAC"/>
    <w:rsid w:val="003800D1"/>
    <w:rsid w:val="00380F48"/>
    <w:rsid w:val="003819E7"/>
    <w:rsid w:val="00381B16"/>
    <w:rsid w:val="003822BB"/>
    <w:rsid w:val="003830D8"/>
    <w:rsid w:val="003841EC"/>
    <w:rsid w:val="00384336"/>
    <w:rsid w:val="00384AC9"/>
    <w:rsid w:val="00385306"/>
    <w:rsid w:val="00386251"/>
    <w:rsid w:val="003874DB"/>
    <w:rsid w:val="00387781"/>
    <w:rsid w:val="003906BD"/>
    <w:rsid w:val="00390950"/>
    <w:rsid w:val="0039106C"/>
    <w:rsid w:val="00391807"/>
    <w:rsid w:val="00392C44"/>
    <w:rsid w:val="00392CC0"/>
    <w:rsid w:val="003939B4"/>
    <w:rsid w:val="00394D30"/>
    <w:rsid w:val="00395BA5"/>
    <w:rsid w:val="00395CB4"/>
    <w:rsid w:val="00396351"/>
    <w:rsid w:val="0039751B"/>
    <w:rsid w:val="0039796B"/>
    <w:rsid w:val="003A006B"/>
    <w:rsid w:val="003A02EB"/>
    <w:rsid w:val="003A06BC"/>
    <w:rsid w:val="003A231E"/>
    <w:rsid w:val="003A239F"/>
    <w:rsid w:val="003A3A3F"/>
    <w:rsid w:val="003A3DF2"/>
    <w:rsid w:val="003A4583"/>
    <w:rsid w:val="003A470E"/>
    <w:rsid w:val="003A52B4"/>
    <w:rsid w:val="003A5B07"/>
    <w:rsid w:val="003A6601"/>
    <w:rsid w:val="003A6E74"/>
    <w:rsid w:val="003A7C72"/>
    <w:rsid w:val="003B1420"/>
    <w:rsid w:val="003B1470"/>
    <w:rsid w:val="003B22D7"/>
    <w:rsid w:val="003B2A22"/>
    <w:rsid w:val="003B3A5E"/>
    <w:rsid w:val="003B456F"/>
    <w:rsid w:val="003B71FE"/>
    <w:rsid w:val="003C0448"/>
    <w:rsid w:val="003C153C"/>
    <w:rsid w:val="003C1C54"/>
    <w:rsid w:val="003C214C"/>
    <w:rsid w:val="003C28C6"/>
    <w:rsid w:val="003C32BB"/>
    <w:rsid w:val="003C34DC"/>
    <w:rsid w:val="003C363E"/>
    <w:rsid w:val="003C3DF4"/>
    <w:rsid w:val="003C46F0"/>
    <w:rsid w:val="003C4FE4"/>
    <w:rsid w:val="003C52FC"/>
    <w:rsid w:val="003C6C93"/>
    <w:rsid w:val="003C7830"/>
    <w:rsid w:val="003C7D02"/>
    <w:rsid w:val="003D0A6C"/>
    <w:rsid w:val="003D11EE"/>
    <w:rsid w:val="003D1392"/>
    <w:rsid w:val="003D20F2"/>
    <w:rsid w:val="003D298F"/>
    <w:rsid w:val="003D2A41"/>
    <w:rsid w:val="003D4196"/>
    <w:rsid w:val="003D6226"/>
    <w:rsid w:val="003D71A7"/>
    <w:rsid w:val="003E140C"/>
    <w:rsid w:val="003E1981"/>
    <w:rsid w:val="003E1EF4"/>
    <w:rsid w:val="003E296F"/>
    <w:rsid w:val="003E2E6E"/>
    <w:rsid w:val="003E2F68"/>
    <w:rsid w:val="003E31E1"/>
    <w:rsid w:val="003E383D"/>
    <w:rsid w:val="003E45E6"/>
    <w:rsid w:val="003E4B21"/>
    <w:rsid w:val="003E5691"/>
    <w:rsid w:val="003E664F"/>
    <w:rsid w:val="003E78CA"/>
    <w:rsid w:val="003F197D"/>
    <w:rsid w:val="003F1BCE"/>
    <w:rsid w:val="003F1E76"/>
    <w:rsid w:val="003F22B3"/>
    <w:rsid w:val="003F25C7"/>
    <w:rsid w:val="003F2DE8"/>
    <w:rsid w:val="003F383A"/>
    <w:rsid w:val="003F4B5A"/>
    <w:rsid w:val="003F50A5"/>
    <w:rsid w:val="003F55E2"/>
    <w:rsid w:val="003F5A68"/>
    <w:rsid w:val="003F5F47"/>
    <w:rsid w:val="003F66F7"/>
    <w:rsid w:val="003F6983"/>
    <w:rsid w:val="003F7230"/>
    <w:rsid w:val="003F75AF"/>
    <w:rsid w:val="004000D5"/>
    <w:rsid w:val="004001DC"/>
    <w:rsid w:val="00400851"/>
    <w:rsid w:val="0040113C"/>
    <w:rsid w:val="0040117F"/>
    <w:rsid w:val="004018CB"/>
    <w:rsid w:val="00401E00"/>
    <w:rsid w:val="0040214F"/>
    <w:rsid w:val="00402519"/>
    <w:rsid w:val="0040261A"/>
    <w:rsid w:val="00402D6F"/>
    <w:rsid w:val="0040311B"/>
    <w:rsid w:val="00403D93"/>
    <w:rsid w:val="0040449F"/>
    <w:rsid w:val="0040623A"/>
    <w:rsid w:val="00406943"/>
    <w:rsid w:val="004069AE"/>
    <w:rsid w:val="00406F06"/>
    <w:rsid w:val="00407942"/>
    <w:rsid w:val="0041031F"/>
    <w:rsid w:val="00410654"/>
    <w:rsid w:val="00411019"/>
    <w:rsid w:val="00412044"/>
    <w:rsid w:val="0041265F"/>
    <w:rsid w:val="0041272D"/>
    <w:rsid w:val="004127F2"/>
    <w:rsid w:val="00413062"/>
    <w:rsid w:val="004136FE"/>
    <w:rsid w:val="004163E8"/>
    <w:rsid w:val="00416A32"/>
    <w:rsid w:val="00416B2F"/>
    <w:rsid w:val="00416CBF"/>
    <w:rsid w:val="00420EA0"/>
    <w:rsid w:val="00422A12"/>
    <w:rsid w:val="00422D34"/>
    <w:rsid w:val="00423243"/>
    <w:rsid w:val="0042446C"/>
    <w:rsid w:val="00426492"/>
    <w:rsid w:val="004264D7"/>
    <w:rsid w:val="00426BE3"/>
    <w:rsid w:val="00427EA4"/>
    <w:rsid w:val="00430B68"/>
    <w:rsid w:val="004312AF"/>
    <w:rsid w:val="004313A3"/>
    <w:rsid w:val="00431E3F"/>
    <w:rsid w:val="00431E5E"/>
    <w:rsid w:val="004334ED"/>
    <w:rsid w:val="004337CB"/>
    <w:rsid w:val="00433EDB"/>
    <w:rsid w:val="00434C0F"/>
    <w:rsid w:val="00434F33"/>
    <w:rsid w:val="00436EFD"/>
    <w:rsid w:val="004400A4"/>
    <w:rsid w:val="00440177"/>
    <w:rsid w:val="004427B5"/>
    <w:rsid w:val="00442AF2"/>
    <w:rsid w:val="00443AA8"/>
    <w:rsid w:val="00445372"/>
    <w:rsid w:val="004453B7"/>
    <w:rsid w:val="004455F1"/>
    <w:rsid w:val="004468EB"/>
    <w:rsid w:val="00446A46"/>
    <w:rsid w:val="00447BDD"/>
    <w:rsid w:val="004508FE"/>
    <w:rsid w:val="00450FA1"/>
    <w:rsid w:val="00451021"/>
    <w:rsid w:val="00452C20"/>
    <w:rsid w:val="00452DCF"/>
    <w:rsid w:val="00453854"/>
    <w:rsid w:val="00453A9A"/>
    <w:rsid w:val="00453AD2"/>
    <w:rsid w:val="00454560"/>
    <w:rsid w:val="004556E7"/>
    <w:rsid w:val="00455EC1"/>
    <w:rsid w:val="004561BE"/>
    <w:rsid w:val="004565A9"/>
    <w:rsid w:val="004566FC"/>
    <w:rsid w:val="00457533"/>
    <w:rsid w:val="00457B55"/>
    <w:rsid w:val="0046002E"/>
    <w:rsid w:val="00461017"/>
    <w:rsid w:val="004610E6"/>
    <w:rsid w:val="004613C7"/>
    <w:rsid w:val="0046151D"/>
    <w:rsid w:val="00461892"/>
    <w:rsid w:val="00462AFB"/>
    <w:rsid w:val="00462CD5"/>
    <w:rsid w:val="00463270"/>
    <w:rsid w:val="00463A1C"/>
    <w:rsid w:val="00464B7F"/>
    <w:rsid w:val="004653F1"/>
    <w:rsid w:val="004663B7"/>
    <w:rsid w:val="00466690"/>
    <w:rsid w:val="00466764"/>
    <w:rsid w:val="004668F4"/>
    <w:rsid w:val="00466E86"/>
    <w:rsid w:val="00467302"/>
    <w:rsid w:val="00467F67"/>
    <w:rsid w:val="00470703"/>
    <w:rsid w:val="00471233"/>
    <w:rsid w:val="00472234"/>
    <w:rsid w:val="0047294F"/>
    <w:rsid w:val="00472D21"/>
    <w:rsid w:val="00474B61"/>
    <w:rsid w:val="004752C7"/>
    <w:rsid w:val="00475B09"/>
    <w:rsid w:val="00475FD8"/>
    <w:rsid w:val="00476CD6"/>
    <w:rsid w:val="0047730E"/>
    <w:rsid w:val="00480BB1"/>
    <w:rsid w:val="00480FF2"/>
    <w:rsid w:val="004814FB"/>
    <w:rsid w:val="00481829"/>
    <w:rsid w:val="00481F11"/>
    <w:rsid w:val="00483196"/>
    <w:rsid w:val="0048319E"/>
    <w:rsid w:val="00483C87"/>
    <w:rsid w:val="004857EC"/>
    <w:rsid w:val="00486F73"/>
    <w:rsid w:val="00490017"/>
    <w:rsid w:val="004905A3"/>
    <w:rsid w:val="0049084A"/>
    <w:rsid w:val="00492074"/>
    <w:rsid w:val="00492230"/>
    <w:rsid w:val="0049494F"/>
    <w:rsid w:val="00494A58"/>
    <w:rsid w:val="00494CB7"/>
    <w:rsid w:val="00494FE8"/>
    <w:rsid w:val="00495116"/>
    <w:rsid w:val="0049545B"/>
    <w:rsid w:val="004960CC"/>
    <w:rsid w:val="004A01F7"/>
    <w:rsid w:val="004A04FD"/>
    <w:rsid w:val="004A09C3"/>
    <w:rsid w:val="004A11D9"/>
    <w:rsid w:val="004A18F3"/>
    <w:rsid w:val="004A1BC7"/>
    <w:rsid w:val="004A2303"/>
    <w:rsid w:val="004A2551"/>
    <w:rsid w:val="004A3366"/>
    <w:rsid w:val="004A3EC4"/>
    <w:rsid w:val="004A4077"/>
    <w:rsid w:val="004A48F3"/>
    <w:rsid w:val="004A5074"/>
    <w:rsid w:val="004A5369"/>
    <w:rsid w:val="004A5D7D"/>
    <w:rsid w:val="004B031E"/>
    <w:rsid w:val="004B0A34"/>
    <w:rsid w:val="004B16A0"/>
    <w:rsid w:val="004B2216"/>
    <w:rsid w:val="004B2C0D"/>
    <w:rsid w:val="004B40CB"/>
    <w:rsid w:val="004B4687"/>
    <w:rsid w:val="004B5345"/>
    <w:rsid w:val="004B66E9"/>
    <w:rsid w:val="004B6C03"/>
    <w:rsid w:val="004B711E"/>
    <w:rsid w:val="004C0459"/>
    <w:rsid w:val="004C1466"/>
    <w:rsid w:val="004C2047"/>
    <w:rsid w:val="004C3449"/>
    <w:rsid w:val="004C3F3E"/>
    <w:rsid w:val="004C3F52"/>
    <w:rsid w:val="004C40E0"/>
    <w:rsid w:val="004C44F5"/>
    <w:rsid w:val="004C4565"/>
    <w:rsid w:val="004C67C0"/>
    <w:rsid w:val="004C7EE7"/>
    <w:rsid w:val="004D0498"/>
    <w:rsid w:val="004D0817"/>
    <w:rsid w:val="004D1163"/>
    <w:rsid w:val="004D134D"/>
    <w:rsid w:val="004D14C7"/>
    <w:rsid w:val="004D157A"/>
    <w:rsid w:val="004D2342"/>
    <w:rsid w:val="004D280A"/>
    <w:rsid w:val="004D2983"/>
    <w:rsid w:val="004D2A65"/>
    <w:rsid w:val="004D2AEF"/>
    <w:rsid w:val="004D3AAB"/>
    <w:rsid w:val="004D3C7F"/>
    <w:rsid w:val="004D4C88"/>
    <w:rsid w:val="004D5642"/>
    <w:rsid w:val="004D68DE"/>
    <w:rsid w:val="004D6D31"/>
    <w:rsid w:val="004D6DF0"/>
    <w:rsid w:val="004D7526"/>
    <w:rsid w:val="004E0D21"/>
    <w:rsid w:val="004E14B6"/>
    <w:rsid w:val="004E2671"/>
    <w:rsid w:val="004E2756"/>
    <w:rsid w:val="004E5FB1"/>
    <w:rsid w:val="004E697F"/>
    <w:rsid w:val="004E6C06"/>
    <w:rsid w:val="004E7ADB"/>
    <w:rsid w:val="004E7DE8"/>
    <w:rsid w:val="004F17BD"/>
    <w:rsid w:val="004F225A"/>
    <w:rsid w:val="004F34C7"/>
    <w:rsid w:val="004F3685"/>
    <w:rsid w:val="004F3C1E"/>
    <w:rsid w:val="004F404D"/>
    <w:rsid w:val="004F42B5"/>
    <w:rsid w:val="004F5C2E"/>
    <w:rsid w:val="004F60F9"/>
    <w:rsid w:val="004F688A"/>
    <w:rsid w:val="004F6928"/>
    <w:rsid w:val="004F6D96"/>
    <w:rsid w:val="004F757A"/>
    <w:rsid w:val="004F7B5D"/>
    <w:rsid w:val="004F7F15"/>
    <w:rsid w:val="004F7FD8"/>
    <w:rsid w:val="0050154B"/>
    <w:rsid w:val="00501DC4"/>
    <w:rsid w:val="00502274"/>
    <w:rsid w:val="005024A4"/>
    <w:rsid w:val="005024AE"/>
    <w:rsid w:val="005028B3"/>
    <w:rsid w:val="00502DC7"/>
    <w:rsid w:val="00503875"/>
    <w:rsid w:val="00503D85"/>
    <w:rsid w:val="00503DE0"/>
    <w:rsid w:val="005050EC"/>
    <w:rsid w:val="00505130"/>
    <w:rsid w:val="0050569D"/>
    <w:rsid w:val="00506AF4"/>
    <w:rsid w:val="0050701A"/>
    <w:rsid w:val="00507258"/>
    <w:rsid w:val="00507D53"/>
    <w:rsid w:val="00510463"/>
    <w:rsid w:val="00510CB5"/>
    <w:rsid w:val="00510FD2"/>
    <w:rsid w:val="0051105A"/>
    <w:rsid w:val="0051156D"/>
    <w:rsid w:val="0051175E"/>
    <w:rsid w:val="0051208B"/>
    <w:rsid w:val="005125DB"/>
    <w:rsid w:val="00512FD2"/>
    <w:rsid w:val="005130C5"/>
    <w:rsid w:val="00513F0D"/>
    <w:rsid w:val="00514A85"/>
    <w:rsid w:val="00516469"/>
    <w:rsid w:val="00516839"/>
    <w:rsid w:val="00516C02"/>
    <w:rsid w:val="005179F4"/>
    <w:rsid w:val="00517A53"/>
    <w:rsid w:val="005205C5"/>
    <w:rsid w:val="00520742"/>
    <w:rsid w:val="005207BC"/>
    <w:rsid w:val="0052102A"/>
    <w:rsid w:val="00521EEA"/>
    <w:rsid w:val="00523C75"/>
    <w:rsid w:val="00524084"/>
    <w:rsid w:val="005259CD"/>
    <w:rsid w:val="00527229"/>
    <w:rsid w:val="00530793"/>
    <w:rsid w:val="00530F84"/>
    <w:rsid w:val="00532131"/>
    <w:rsid w:val="00532208"/>
    <w:rsid w:val="00534095"/>
    <w:rsid w:val="0053420F"/>
    <w:rsid w:val="0053484F"/>
    <w:rsid w:val="0053508A"/>
    <w:rsid w:val="00535171"/>
    <w:rsid w:val="005357E1"/>
    <w:rsid w:val="00537542"/>
    <w:rsid w:val="00541571"/>
    <w:rsid w:val="0054202E"/>
    <w:rsid w:val="0054215F"/>
    <w:rsid w:val="005424BC"/>
    <w:rsid w:val="00542702"/>
    <w:rsid w:val="00542862"/>
    <w:rsid w:val="00542DD5"/>
    <w:rsid w:val="005450E2"/>
    <w:rsid w:val="005472F1"/>
    <w:rsid w:val="00550361"/>
    <w:rsid w:val="00552A75"/>
    <w:rsid w:val="00552C1A"/>
    <w:rsid w:val="00552C42"/>
    <w:rsid w:val="005537B0"/>
    <w:rsid w:val="00553BFB"/>
    <w:rsid w:val="00554728"/>
    <w:rsid w:val="00554C35"/>
    <w:rsid w:val="0055543E"/>
    <w:rsid w:val="0055622E"/>
    <w:rsid w:val="005568F2"/>
    <w:rsid w:val="00556BCB"/>
    <w:rsid w:val="00556DC9"/>
    <w:rsid w:val="005570AC"/>
    <w:rsid w:val="00557131"/>
    <w:rsid w:val="00557198"/>
    <w:rsid w:val="0056020B"/>
    <w:rsid w:val="0056051E"/>
    <w:rsid w:val="00561617"/>
    <w:rsid w:val="00561C87"/>
    <w:rsid w:val="00561DD4"/>
    <w:rsid w:val="00561E45"/>
    <w:rsid w:val="005633D8"/>
    <w:rsid w:val="00563464"/>
    <w:rsid w:val="005643F0"/>
    <w:rsid w:val="00564890"/>
    <w:rsid w:val="00564FC2"/>
    <w:rsid w:val="005651E1"/>
    <w:rsid w:val="00565748"/>
    <w:rsid w:val="00565B41"/>
    <w:rsid w:val="00566BC9"/>
    <w:rsid w:val="00567A03"/>
    <w:rsid w:val="00567C74"/>
    <w:rsid w:val="00571673"/>
    <w:rsid w:val="0057228F"/>
    <w:rsid w:val="00572C2D"/>
    <w:rsid w:val="005738F2"/>
    <w:rsid w:val="00574DE0"/>
    <w:rsid w:val="00576F95"/>
    <w:rsid w:val="00577AB6"/>
    <w:rsid w:val="00577C4A"/>
    <w:rsid w:val="00580277"/>
    <w:rsid w:val="0058211A"/>
    <w:rsid w:val="00582B8F"/>
    <w:rsid w:val="0058338A"/>
    <w:rsid w:val="00584286"/>
    <w:rsid w:val="0058439A"/>
    <w:rsid w:val="00584D18"/>
    <w:rsid w:val="00584EF8"/>
    <w:rsid w:val="00585001"/>
    <w:rsid w:val="005864E5"/>
    <w:rsid w:val="005870DD"/>
    <w:rsid w:val="00587150"/>
    <w:rsid w:val="00587C72"/>
    <w:rsid w:val="00592A7C"/>
    <w:rsid w:val="00592D17"/>
    <w:rsid w:val="005932B1"/>
    <w:rsid w:val="00593592"/>
    <w:rsid w:val="00593EAA"/>
    <w:rsid w:val="0059432A"/>
    <w:rsid w:val="0059454C"/>
    <w:rsid w:val="0059496D"/>
    <w:rsid w:val="00594B8C"/>
    <w:rsid w:val="005950DE"/>
    <w:rsid w:val="00595227"/>
    <w:rsid w:val="00595DD1"/>
    <w:rsid w:val="00596525"/>
    <w:rsid w:val="005975FE"/>
    <w:rsid w:val="005976AB"/>
    <w:rsid w:val="00597FC9"/>
    <w:rsid w:val="005A041F"/>
    <w:rsid w:val="005A2445"/>
    <w:rsid w:val="005A2455"/>
    <w:rsid w:val="005A27A6"/>
    <w:rsid w:val="005A3530"/>
    <w:rsid w:val="005A3B20"/>
    <w:rsid w:val="005A3FD0"/>
    <w:rsid w:val="005A490F"/>
    <w:rsid w:val="005A6D3F"/>
    <w:rsid w:val="005A7068"/>
    <w:rsid w:val="005A7329"/>
    <w:rsid w:val="005A7A30"/>
    <w:rsid w:val="005B03DF"/>
    <w:rsid w:val="005B0A2B"/>
    <w:rsid w:val="005B2568"/>
    <w:rsid w:val="005B25ED"/>
    <w:rsid w:val="005B36C6"/>
    <w:rsid w:val="005B39FC"/>
    <w:rsid w:val="005B3B86"/>
    <w:rsid w:val="005B40DC"/>
    <w:rsid w:val="005B4B00"/>
    <w:rsid w:val="005B4DFF"/>
    <w:rsid w:val="005B5156"/>
    <w:rsid w:val="005B69E7"/>
    <w:rsid w:val="005B71EA"/>
    <w:rsid w:val="005B744E"/>
    <w:rsid w:val="005B771B"/>
    <w:rsid w:val="005C05AF"/>
    <w:rsid w:val="005C0A1D"/>
    <w:rsid w:val="005C2298"/>
    <w:rsid w:val="005C41BF"/>
    <w:rsid w:val="005C42CF"/>
    <w:rsid w:val="005C5396"/>
    <w:rsid w:val="005C543C"/>
    <w:rsid w:val="005C5A8B"/>
    <w:rsid w:val="005C5FCB"/>
    <w:rsid w:val="005C6E29"/>
    <w:rsid w:val="005C776A"/>
    <w:rsid w:val="005D0E66"/>
    <w:rsid w:val="005D0FB3"/>
    <w:rsid w:val="005D101C"/>
    <w:rsid w:val="005D1ED5"/>
    <w:rsid w:val="005D1FD7"/>
    <w:rsid w:val="005D2340"/>
    <w:rsid w:val="005D23BE"/>
    <w:rsid w:val="005D379A"/>
    <w:rsid w:val="005D4926"/>
    <w:rsid w:val="005D5BB7"/>
    <w:rsid w:val="005D73D0"/>
    <w:rsid w:val="005D75D9"/>
    <w:rsid w:val="005D7922"/>
    <w:rsid w:val="005D7A85"/>
    <w:rsid w:val="005E0E67"/>
    <w:rsid w:val="005E2E4E"/>
    <w:rsid w:val="005E329F"/>
    <w:rsid w:val="005E32A5"/>
    <w:rsid w:val="005E3707"/>
    <w:rsid w:val="005E4E2B"/>
    <w:rsid w:val="005E5557"/>
    <w:rsid w:val="005E65AD"/>
    <w:rsid w:val="005E69CF"/>
    <w:rsid w:val="005E7132"/>
    <w:rsid w:val="005E752C"/>
    <w:rsid w:val="005F0012"/>
    <w:rsid w:val="005F0409"/>
    <w:rsid w:val="005F12EF"/>
    <w:rsid w:val="005F29BC"/>
    <w:rsid w:val="005F2A56"/>
    <w:rsid w:val="005F2B9B"/>
    <w:rsid w:val="005F2F3B"/>
    <w:rsid w:val="005F3783"/>
    <w:rsid w:val="005F37D8"/>
    <w:rsid w:val="005F3838"/>
    <w:rsid w:val="005F3F6E"/>
    <w:rsid w:val="005F4556"/>
    <w:rsid w:val="005F54DC"/>
    <w:rsid w:val="005F6563"/>
    <w:rsid w:val="005F65A1"/>
    <w:rsid w:val="005F660A"/>
    <w:rsid w:val="005F7E2C"/>
    <w:rsid w:val="00600D04"/>
    <w:rsid w:val="0060130A"/>
    <w:rsid w:val="006021A0"/>
    <w:rsid w:val="00602B35"/>
    <w:rsid w:val="00602B6B"/>
    <w:rsid w:val="00603B57"/>
    <w:rsid w:val="00603BCA"/>
    <w:rsid w:val="00604731"/>
    <w:rsid w:val="0060525A"/>
    <w:rsid w:val="0060531B"/>
    <w:rsid w:val="00605A3E"/>
    <w:rsid w:val="00605BD6"/>
    <w:rsid w:val="00606AED"/>
    <w:rsid w:val="00607D56"/>
    <w:rsid w:val="00610AD2"/>
    <w:rsid w:val="00611F5E"/>
    <w:rsid w:val="006124E6"/>
    <w:rsid w:val="006126B3"/>
    <w:rsid w:val="00612A70"/>
    <w:rsid w:val="00612AD9"/>
    <w:rsid w:val="00613169"/>
    <w:rsid w:val="006149A4"/>
    <w:rsid w:val="006151EC"/>
    <w:rsid w:val="00615A63"/>
    <w:rsid w:val="00615B5E"/>
    <w:rsid w:val="00617238"/>
    <w:rsid w:val="00617630"/>
    <w:rsid w:val="006205BD"/>
    <w:rsid w:val="00621CCD"/>
    <w:rsid w:val="00622443"/>
    <w:rsid w:val="0062271A"/>
    <w:rsid w:val="006233AE"/>
    <w:rsid w:val="00625138"/>
    <w:rsid w:val="00625355"/>
    <w:rsid w:val="00625474"/>
    <w:rsid w:val="00625B27"/>
    <w:rsid w:val="00626906"/>
    <w:rsid w:val="00630264"/>
    <w:rsid w:val="00630617"/>
    <w:rsid w:val="006306EA"/>
    <w:rsid w:val="00631BB6"/>
    <w:rsid w:val="00631CF4"/>
    <w:rsid w:val="0063232C"/>
    <w:rsid w:val="00632709"/>
    <w:rsid w:val="0063378A"/>
    <w:rsid w:val="0063545F"/>
    <w:rsid w:val="006356EB"/>
    <w:rsid w:val="00636C9B"/>
    <w:rsid w:val="00636E70"/>
    <w:rsid w:val="00636ED8"/>
    <w:rsid w:val="00637323"/>
    <w:rsid w:val="00637860"/>
    <w:rsid w:val="00641AF0"/>
    <w:rsid w:val="00641DBA"/>
    <w:rsid w:val="00643BB4"/>
    <w:rsid w:val="00644234"/>
    <w:rsid w:val="00644452"/>
    <w:rsid w:val="0064457B"/>
    <w:rsid w:val="00644C34"/>
    <w:rsid w:val="006455D3"/>
    <w:rsid w:val="006455FA"/>
    <w:rsid w:val="00645955"/>
    <w:rsid w:val="00645C3A"/>
    <w:rsid w:val="0064674D"/>
    <w:rsid w:val="00647252"/>
    <w:rsid w:val="00647260"/>
    <w:rsid w:val="00647483"/>
    <w:rsid w:val="0065029D"/>
    <w:rsid w:val="00650B40"/>
    <w:rsid w:val="00650BAB"/>
    <w:rsid w:val="00650CDF"/>
    <w:rsid w:val="00651062"/>
    <w:rsid w:val="00651564"/>
    <w:rsid w:val="0065185D"/>
    <w:rsid w:val="00651FB2"/>
    <w:rsid w:val="00652AC7"/>
    <w:rsid w:val="006542C5"/>
    <w:rsid w:val="00654669"/>
    <w:rsid w:val="00655358"/>
    <w:rsid w:val="00657CEE"/>
    <w:rsid w:val="00660677"/>
    <w:rsid w:val="0066096F"/>
    <w:rsid w:val="00660D5C"/>
    <w:rsid w:val="00660FA9"/>
    <w:rsid w:val="00661B1E"/>
    <w:rsid w:val="00661BB4"/>
    <w:rsid w:val="00662D9A"/>
    <w:rsid w:val="0066306F"/>
    <w:rsid w:val="006633AD"/>
    <w:rsid w:val="0066454A"/>
    <w:rsid w:val="006647DF"/>
    <w:rsid w:val="00664921"/>
    <w:rsid w:val="00665BF4"/>
    <w:rsid w:val="00670CE3"/>
    <w:rsid w:val="00670E5A"/>
    <w:rsid w:val="00670EC7"/>
    <w:rsid w:val="00671218"/>
    <w:rsid w:val="00671DC6"/>
    <w:rsid w:val="00671E7D"/>
    <w:rsid w:val="00672AE0"/>
    <w:rsid w:val="00673042"/>
    <w:rsid w:val="00673416"/>
    <w:rsid w:val="00675CCF"/>
    <w:rsid w:val="00675F82"/>
    <w:rsid w:val="006761AB"/>
    <w:rsid w:val="0067689E"/>
    <w:rsid w:val="00676F7E"/>
    <w:rsid w:val="00680088"/>
    <w:rsid w:val="006800AB"/>
    <w:rsid w:val="00680FBB"/>
    <w:rsid w:val="0068134B"/>
    <w:rsid w:val="00681F09"/>
    <w:rsid w:val="006824BA"/>
    <w:rsid w:val="00682E67"/>
    <w:rsid w:val="00682EB0"/>
    <w:rsid w:val="006838D1"/>
    <w:rsid w:val="00685383"/>
    <w:rsid w:val="006854A4"/>
    <w:rsid w:val="006864B0"/>
    <w:rsid w:val="00686509"/>
    <w:rsid w:val="0068732E"/>
    <w:rsid w:val="006911D4"/>
    <w:rsid w:val="006929D9"/>
    <w:rsid w:val="00692D95"/>
    <w:rsid w:val="00692E8C"/>
    <w:rsid w:val="006934E5"/>
    <w:rsid w:val="006942A0"/>
    <w:rsid w:val="006942E2"/>
    <w:rsid w:val="00694955"/>
    <w:rsid w:val="00695322"/>
    <w:rsid w:val="00696193"/>
    <w:rsid w:val="006965AD"/>
    <w:rsid w:val="00696668"/>
    <w:rsid w:val="00696DE6"/>
    <w:rsid w:val="0069733D"/>
    <w:rsid w:val="00697ADB"/>
    <w:rsid w:val="00697B34"/>
    <w:rsid w:val="006A059D"/>
    <w:rsid w:val="006A09FB"/>
    <w:rsid w:val="006A0A4C"/>
    <w:rsid w:val="006A10FA"/>
    <w:rsid w:val="006A1340"/>
    <w:rsid w:val="006A1F9B"/>
    <w:rsid w:val="006A2185"/>
    <w:rsid w:val="006A3964"/>
    <w:rsid w:val="006A4710"/>
    <w:rsid w:val="006A473F"/>
    <w:rsid w:val="006A58EB"/>
    <w:rsid w:val="006A5B04"/>
    <w:rsid w:val="006B09B0"/>
    <w:rsid w:val="006B1E2F"/>
    <w:rsid w:val="006B2B83"/>
    <w:rsid w:val="006B32B1"/>
    <w:rsid w:val="006B5B17"/>
    <w:rsid w:val="006B7C70"/>
    <w:rsid w:val="006C022C"/>
    <w:rsid w:val="006C0235"/>
    <w:rsid w:val="006C049E"/>
    <w:rsid w:val="006C11D1"/>
    <w:rsid w:val="006C19F5"/>
    <w:rsid w:val="006C1D0B"/>
    <w:rsid w:val="006C1DBA"/>
    <w:rsid w:val="006C30B0"/>
    <w:rsid w:val="006C377B"/>
    <w:rsid w:val="006C3AFE"/>
    <w:rsid w:val="006C43A4"/>
    <w:rsid w:val="006C4D3F"/>
    <w:rsid w:val="006C50E6"/>
    <w:rsid w:val="006C518A"/>
    <w:rsid w:val="006C5870"/>
    <w:rsid w:val="006C58FE"/>
    <w:rsid w:val="006C74C1"/>
    <w:rsid w:val="006C781B"/>
    <w:rsid w:val="006C7884"/>
    <w:rsid w:val="006C7C0B"/>
    <w:rsid w:val="006D0B0D"/>
    <w:rsid w:val="006D0DFC"/>
    <w:rsid w:val="006D115E"/>
    <w:rsid w:val="006D1A39"/>
    <w:rsid w:val="006D1CDB"/>
    <w:rsid w:val="006D1F52"/>
    <w:rsid w:val="006D2083"/>
    <w:rsid w:val="006D2DB9"/>
    <w:rsid w:val="006D2E75"/>
    <w:rsid w:val="006D3143"/>
    <w:rsid w:val="006D410D"/>
    <w:rsid w:val="006D42B5"/>
    <w:rsid w:val="006D4982"/>
    <w:rsid w:val="006D7A1E"/>
    <w:rsid w:val="006D7E94"/>
    <w:rsid w:val="006E0233"/>
    <w:rsid w:val="006E0C35"/>
    <w:rsid w:val="006E1126"/>
    <w:rsid w:val="006E17A8"/>
    <w:rsid w:val="006E247C"/>
    <w:rsid w:val="006E27C6"/>
    <w:rsid w:val="006E2954"/>
    <w:rsid w:val="006E32FF"/>
    <w:rsid w:val="006E4318"/>
    <w:rsid w:val="006E5D25"/>
    <w:rsid w:val="006E5EB6"/>
    <w:rsid w:val="006E6001"/>
    <w:rsid w:val="006E6426"/>
    <w:rsid w:val="006E6609"/>
    <w:rsid w:val="006E6916"/>
    <w:rsid w:val="006E6A6C"/>
    <w:rsid w:val="006E730D"/>
    <w:rsid w:val="006F0E88"/>
    <w:rsid w:val="006F1EA9"/>
    <w:rsid w:val="006F3684"/>
    <w:rsid w:val="006F382C"/>
    <w:rsid w:val="006F4CA6"/>
    <w:rsid w:val="006F56D4"/>
    <w:rsid w:val="006F59ED"/>
    <w:rsid w:val="006F5C3F"/>
    <w:rsid w:val="006F7396"/>
    <w:rsid w:val="006F7C26"/>
    <w:rsid w:val="006F7CFD"/>
    <w:rsid w:val="006F7FE8"/>
    <w:rsid w:val="00701412"/>
    <w:rsid w:val="0070176B"/>
    <w:rsid w:val="0070194A"/>
    <w:rsid w:val="00701B22"/>
    <w:rsid w:val="007028D9"/>
    <w:rsid w:val="00702978"/>
    <w:rsid w:val="0070378A"/>
    <w:rsid w:val="00704082"/>
    <w:rsid w:val="00704188"/>
    <w:rsid w:val="0070469D"/>
    <w:rsid w:val="007048AF"/>
    <w:rsid w:val="00705B84"/>
    <w:rsid w:val="007077B2"/>
    <w:rsid w:val="00707847"/>
    <w:rsid w:val="00707A42"/>
    <w:rsid w:val="00707AA7"/>
    <w:rsid w:val="00707E3F"/>
    <w:rsid w:val="00710DAA"/>
    <w:rsid w:val="00711BB5"/>
    <w:rsid w:val="00712E39"/>
    <w:rsid w:val="00713F87"/>
    <w:rsid w:val="0071414D"/>
    <w:rsid w:val="00714847"/>
    <w:rsid w:val="0071557B"/>
    <w:rsid w:val="00716FA3"/>
    <w:rsid w:val="007175A1"/>
    <w:rsid w:val="007175CF"/>
    <w:rsid w:val="00720950"/>
    <w:rsid w:val="007217A9"/>
    <w:rsid w:val="00721E17"/>
    <w:rsid w:val="00721ED8"/>
    <w:rsid w:val="007223F0"/>
    <w:rsid w:val="007233D6"/>
    <w:rsid w:val="007237D8"/>
    <w:rsid w:val="00724217"/>
    <w:rsid w:val="00724226"/>
    <w:rsid w:val="00724680"/>
    <w:rsid w:val="00724A04"/>
    <w:rsid w:val="00725241"/>
    <w:rsid w:val="00725E92"/>
    <w:rsid w:val="00726356"/>
    <w:rsid w:val="0072641F"/>
    <w:rsid w:val="007268B9"/>
    <w:rsid w:val="0072754A"/>
    <w:rsid w:val="00727E9B"/>
    <w:rsid w:val="00730CB0"/>
    <w:rsid w:val="0073193A"/>
    <w:rsid w:val="00731F11"/>
    <w:rsid w:val="007327E1"/>
    <w:rsid w:val="00732CB4"/>
    <w:rsid w:val="00732F98"/>
    <w:rsid w:val="00733885"/>
    <w:rsid w:val="007343B8"/>
    <w:rsid w:val="0073460F"/>
    <w:rsid w:val="00737A8B"/>
    <w:rsid w:val="00740128"/>
    <w:rsid w:val="0074047A"/>
    <w:rsid w:val="00740505"/>
    <w:rsid w:val="00741F21"/>
    <w:rsid w:val="0074271E"/>
    <w:rsid w:val="00742CEC"/>
    <w:rsid w:val="007434BC"/>
    <w:rsid w:val="00744113"/>
    <w:rsid w:val="00744B09"/>
    <w:rsid w:val="00744CD4"/>
    <w:rsid w:val="00746BF9"/>
    <w:rsid w:val="007471B0"/>
    <w:rsid w:val="007504B4"/>
    <w:rsid w:val="00750B80"/>
    <w:rsid w:val="007514AC"/>
    <w:rsid w:val="00752388"/>
    <w:rsid w:val="00752BA5"/>
    <w:rsid w:val="00752E5A"/>
    <w:rsid w:val="0075393E"/>
    <w:rsid w:val="007548DC"/>
    <w:rsid w:val="00756E96"/>
    <w:rsid w:val="00757AB9"/>
    <w:rsid w:val="00761A26"/>
    <w:rsid w:val="0076238A"/>
    <w:rsid w:val="00762ABB"/>
    <w:rsid w:val="0076378F"/>
    <w:rsid w:val="00763825"/>
    <w:rsid w:val="00764465"/>
    <w:rsid w:val="00764B5F"/>
    <w:rsid w:val="00764E00"/>
    <w:rsid w:val="007655FC"/>
    <w:rsid w:val="007657EB"/>
    <w:rsid w:val="007662C6"/>
    <w:rsid w:val="00770A73"/>
    <w:rsid w:val="0077162C"/>
    <w:rsid w:val="00771920"/>
    <w:rsid w:val="00772531"/>
    <w:rsid w:val="0077284C"/>
    <w:rsid w:val="00774847"/>
    <w:rsid w:val="00775060"/>
    <w:rsid w:val="00775537"/>
    <w:rsid w:val="00776444"/>
    <w:rsid w:val="00776C9B"/>
    <w:rsid w:val="00777AB6"/>
    <w:rsid w:val="0078091F"/>
    <w:rsid w:val="00780977"/>
    <w:rsid w:val="00780D35"/>
    <w:rsid w:val="00781037"/>
    <w:rsid w:val="0078145E"/>
    <w:rsid w:val="007816AA"/>
    <w:rsid w:val="00782319"/>
    <w:rsid w:val="00782C8F"/>
    <w:rsid w:val="007836E6"/>
    <w:rsid w:val="00784530"/>
    <w:rsid w:val="00785965"/>
    <w:rsid w:val="00785C4C"/>
    <w:rsid w:val="007862FA"/>
    <w:rsid w:val="00786405"/>
    <w:rsid w:val="00786B69"/>
    <w:rsid w:val="00786C9A"/>
    <w:rsid w:val="00787227"/>
    <w:rsid w:val="00787EAD"/>
    <w:rsid w:val="007902A9"/>
    <w:rsid w:val="00791079"/>
    <w:rsid w:val="00792201"/>
    <w:rsid w:val="00792774"/>
    <w:rsid w:val="00795C52"/>
    <w:rsid w:val="00795E96"/>
    <w:rsid w:val="00796152"/>
    <w:rsid w:val="00796BF1"/>
    <w:rsid w:val="00797CAA"/>
    <w:rsid w:val="00797D2E"/>
    <w:rsid w:val="007A02F0"/>
    <w:rsid w:val="007A050E"/>
    <w:rsid w:val="007A322B"/>
    <w:rsid w:val="007A34AE"/>
    <w:rsid w:val="007A3650"/>
    <w:rsid w:val="007A53AC"/>
    <w:rsid w:val="007A64A7"/>
    <w:rsid w:val="007A6FA6"/>
    <w:rsid w:val="007B0103"/>
    <w:rsid w:val="007B0511"/>
    <w:rsid w:val="007B0D48"/>
    <w:rsid w:val="007B210B"/>
    <w:rsid w:val="007B5129"/>
    <w:rsid w:val="007B6A95"/>
    <w:rsid w:val="007B6BA4"/>
    <w:rsid w:val="007B7AFA"/>
    <w:rsid w:val="007B7B7F"/>
    <w:rsid w:val="007C014B"/>
    <w:rsid w:val="007C04E7"/>
    <w:rsid w:val="007C0AE5"/>
    <w:rsid w:val="007C122F"/>
    <w:rsid w:val="007C1278"/>
    <w:rsid w:val="007C2BC1"/>
    <w:rsid w:val="007C2F38"/>
    <w:rsid w:val="007C31B4"/>
    <w:rsid w:val="007C39A5"/>
    <w:rsid w:val="007C427C"/>
    <w:rsid w:val="007C478A"/>
    <w:rsid w:val="007C5659"/>
    <w:rsid w:val="007C6549"/>
    <w:rsid w:val="007C6648"/>
    <w:rsid w:val="007C7E07"/>
    <w:rsid w:val="007D0628"/>
    <w:rsid w:val="007D130C"/>
    <w:rsid w:val="007D17AC"/>
    <w:rsid w:val="007D1E78"/>
    <w:rsid w:val="007D3014"/>
    <w:rsid w:val="007D3C6D"/>
    <w:rsid w:val="007D407F"/>
    <w:rsid w:val="007D5008"/>
    <w:rsid w:val="007D5C88"/>
    <w:rsid w:val="007D732F"/>
    <w:rsid w:val="007D792D"/>
    <w:rsid w:val="007D7D91"/>
    <w:rsid w:val="007E01CF"/>
    <w:rsid w:val="007E021F"/>
    <w:rsid w:val="007E03BF"/>
    <w:rsid w:val="007E0C39"/>
    <w:rsid w:val="007E13E7"/>
    <w:rsid w:val="007E25B1"/>
    <w:rsid w:val="007E2980"/>
    <w:rsid w:val="007E2E1B"/>
    <w:rsid w:val="007E38EA"/>
    <w:rsid w:val="007E3E66"/>
    <w:rsid w:val="007E458C"/>
    <w:rsid w:val="007E471C"/>
    <w:rsid w:val="007E4C5E"/>
    <w:rsid w:val="007E4DC1"/>
    <w:rsid w:val="007E74BD"/>
    <w:rsid w:val="007F1267"/>
    <w:rsid w:val="007F13BB"/>
    <w:rsid w:val="007F1EBD"/>
    <w:rsid w:val="007F2618"/>
    <w:rsid w:val="007F2E1E"/>
    <w:rsid w:val="007F35DF"/>
    <w:rsid w:val="007F3DC5"/>
    <w:rsid w:val="007F56A0"/>
    <w:rsid w:val="007F6BBD"/>
    <w:rsid w:val="007F774A"/>
    <w:rsid w:val="008000BE"/>
    <w:rsid w:val="0080045E"/>
    <w:rsid w:val="008005B5"/>
    <w:rsid w:val="00800663"/>
    <w:rsid w:val="008008CC"/>
    <w:rsid w:val="00800C70"/>
    <w:rsid w:val="00801DCF"/>
    <w:rsid w:val="0080289E"/>
    <w:rsid w:val="008028FD"/>
    <w:rsid w:val="00802A0B"/>
    <w:rsid w:val="00802B30"/>
    <w:rsid w:val="00802B74"/>
    <w:rsid w:val="00802E81"/>
    <w:rsid w:val="008070E4"/>
    <w:rsid w:val="008071E5"/>
    <w:rsid w:val="00807267"/>
    <w:rsid w:val="00807CE5"/>
    <w:rsid w:val="00807DD4"/>
    <w:rsid w:val="0081140B"/>
    <w:rsid w:val="008118D5"/>
    <w:rsid w:val="0081196C"/>
    <w:rsid w:val="00811E91"/>
    <w:rsid w:val="008125BE"/>
    <w:rsid w:val="00813355"/>
    <w:rsid w:val="00813ABC"/>
    <w:rsid w:val="00814199"/>
    <w:rsid w:val="00815405"/>
    <w:rsid w:val="00815650"/>
    <w:rsid w:val="00815C28"/>
    <w:rsid w:val="00816655"/>
    <w:rsid w:val="0081748C"/>
    <w:rsid w:val="0082159D"/>
    <w:rsid w:val="00821D05"/>
    <w:rsid w:val="00822192"/>
    <w:rsid w:val="008224C8"/>
    <w:rsid w:val="00822CD2"/>
    <w:rsid w:val="00822DBF"/>
    <w:rsid w:val="008237C8"/>
    <w:rsid w:val="008238A5"/>
    <w:rsid w:val="00823B30"/>
    <w:rsid w:val="00823EE6"/>
    <w:rsid w:val="008240D7"/>
    <w:rsid w:val="008241A9"/>
    <w:rsid w:val="0082437F"/>
    <w:rsid w:val="00824AE3"/>
    <w:rsid w:val="008250CC"/>
    <w:rsid w:val="008257E2"/>
    <w:rsid w:val="00825D81"/>
    <w:rsid w:val="00825E91"/>
    <w:rsid w:val="0082697A"/>
    <w:rsid w:val="00827D08"/>
    <w:rsid w:val="0083019B"/>
    <w:rsid w:val="008307F7"/>
    <w:rsid w:val="008312D3"/>
    <w:rsid w:val="00831E60"/>
    <w:rsid w:val="008327BB"/>
    <w:rsid w:val="00832F80"/>
    <w:rsid w:val="00833E99"/>
    <w:rsid w:val="00835A76"/>
    <w:rsid w:val="00835CCE"/>
    <w:rsid w:val="0083712C"/>
    <w:rsid w:val="00841792"/>
    <w:rsid w:val="00841928"/>
    <w:rsid w:val="00841DF8"/>
    <w:rsid w:val="008432A9"/>
    <w:rsid w:val="008433DD"/>
    <w:rsid w:val="00843A73"/>
    <w:rsid w:val="00843ACB"/>
    <w:rsid w:val="00844300"/>
    <w:rsid w:val="0084454A"/>
    <w:rsid w:val="008446D6"/>
    <w:rsid w:val="00844E20"/>
    <w:rsid w:val="00845469"/>
    <w:rsid w:val="00845A19"/>
    <w:rsid w:val="00846033"/>
    <w:rsid w:val="0084714F"/>
    <w:rsid w:val="008474C9"/>
    <w:rsid w:val="00847EE7"/>
    <w:rsid w:val="0085055E"/>
    <w:rsid w:val="00850FD2"/>
    <w:rsid w:val="00851625"/>
    <w:rsid w:val="00851793"/>
    <w:rsid w:val="008522E2"/>
    <w:rsid w:val="008537D1"/>
    <w:rsid w:val="008539F0"/>
    <w:rsid w:val="008540FF"/>
    <w:rsid w:val="008544FE"/>
    <w:rsid w:val="00854507"/>
    <w:rsid w:val="00855E08"/>
    <w:rsid w:val="00856855"/>
    <w:rsid w:val="00856C0B"/>
    <w:rsid w:val="00856E68"/>
    <w:rsid w:val="00857306"/>
    <w:rsid w:val="00860B2E"/>
    <w:rsid w:val="00860F96"/>
    <w:rsid w:val="00861EA9"/>
    <w:rsid w:val="008621C2"/>
    <w:rsid w:val="008625E9"/>
    <w:rsid w:val="008639C2"/>
    <w:rsid w:val="00864403"/>
    <w:rsid w:val="00865A38"/>
    <w:rsid w:val="008708D3"/>
    <w:rsid w:val="00871821"/>
    <w:rsid w:val="00871CFE"/>
    <w:rsid w:val="0087208E"/>
    <w:rsid w:val="008721C3"/>
    <w:rsid w:val="00873794"/>
    <w:rsid w:val="00874745"/>
    <w:rsid w:val="008747D5"/>
    <w:rsid w:val="00874830"/>
    <w:rsid w:val="008757AF"/>
    <w:rsid w:val="008762B0"/>
    <w:rsid w:val="00877510"/>
    <w:rsid w:val="00877FF5"/>
    <w:rsid w:val="008803AE"/>
    <w:rsid w:val="0088177A"/>
    <w:rsid w:val="00881B21"/>
    <w:rsid w:val="00883220"/>
    <w:rsid w:val="00883CAD"/>
    <w:rsid w:val="00883F1D"/>
    <w:rsid w:val="008844BD"/>
    <w:rsid w:val="00884DB1"/>
    <w:rsid w:val="0088535B"/>
    <w:rsid w:val="00885DE5"/>
    <w:rsid w:val="00890869"/>
    <w:rsid w:val="00891E4E"/>
    <w:rsid w:val="00892B0F"/>
    <w:rsid w:val="008943E5"/>
    <w:rsid w:val="00894665"/>
    <w:rsid w:val="00896670"/>
    <w:rsid w:val="0089667E"/>
    <w:rsid w:val="0089689A"/>
    <w:rsid w:val="00897847"/>
    <w:rsid w:val="008979DD"/>
    <w:rsid w:val="00897C3E"/>
    <w:rsid w:val="008A167D"/>
    <w:rsid w:val="008A218F"/>
    <w:rsid w:val="008A2BCA"/>
    <w:rsid w:val="008A3AAD"/>
    <w:rsid w:val="008A4638"/>
    <w:rsid w:val="008A4A25"/>
    <w:rsid w:val="008A4D52"/>
    <w:rsid w:val="008A4E52"/>
    <w:rsid w:val="008A53AA"/>
    <w:rsid w:val="008A5971"/>
    <w:rsid w:val="008A62AD"/>
    <w:rsid w:val="008A6465"/>
    <w:rsid w:val="008A69BB"/>
    <w:rsid w:val="008A74DA"/>
    <w:rsid w:val="008A7B5B"/>
    <w:rsid w:val="008A7F0C"/>
    <w:rsid w:val="008A7FB4"/>
    <w:rsid w:val="008A7FBC"/>
    <w:rsid w:val="008A7FD3"/>
    <w:rsid w:val="008B0475"/>
    <w:rsid w:val="008B09D9"/>
    <w:rsid w:val="008B0A8A"/>
    <w:rsid w:val="008B0CA5"/>
    <w:rsid w:val="008B1AD4"/>
    <w:rsid w:val="008B2746"/>
    <w:rsid w:val="008B34D1"/>
    <w:rsid w:val="008B4448"/>
    <w:rsid w:val="008B4F1F"/>
    <w:rsid w:val="008B5845"/>
    <w:rsid w:val="008B7008"/>
    <w:rsid w:val="008B7DDD"/>
    <w:rsid w:val="008C046B"/>
    <w:rsid w:val="008C0A87"/>
    <w:rsid w:val="008C1094"/>
    <w:rsid w:val="008C17E4"/>
    <w:rsid w:val="008C18AB"/>
    <w:rsid w:val="008C19F6"/>
    <w:rsid w:val="008C1D95"/>
    <w:rsid w:val="008C2083"/>
    <w:rsid w:val="008C253D"/>
    <w:rsid w:val="008C3347"/>
    <w:rsid w:val="008C3BEE"/>
    <w:rsid w:val="008C4931"/>
    <w:rsid w:val="008C4B74"/>
    <w:rsid w:val="008C56CB"/>
    <w:rsid w:val="008C5C18"/>
    <w:rsid w:val="008C666B"/>
    <w:rsid w:val="008C6682"/>
    <w:rsid w:val="008C7EAE"/>
    <w:rsid w:val="008D0988"/>
    <w:rsid w:val="008D09DD"/>
    <w:rsid w:val="008D1C1A"/>
    <w:rsid w:val="008D33C0"/>
    <w:rsid w:val="008D3953"/>
    <w:rsid w:val="008D4144"/>
    <w:rsid w:val="008D4556"/>
    <w:rsid w:val="008D56BA"/>
    <w:rsid w:val="008D5A41"/>
    <w:rsid w:val="008D6C53"/>
    <w:rsid w:val="008D6D4A"/>
    <w:rsid w:val="008D7ED7"/>
    <w:rsid w:val="008D7FE8"/>
    <w:rsid w:val="008E075D"/>
    <w:rsid w:val="008E28FB"/>
    <w:rsid w:val="008E306C"/>
    <w:rsid w:val="008E3410"/>
    <w:rsid w:val="008E3720"/>
    <w:rsid w:val="008E4099"/>
    <w:rsid w:val="008E4654"/>
    <w:rsid w:val="008E57DC"/>
    <w:rsid w:val="008E584A"/>
    <w:rsid w:val="008E5F26"/>
    <w:rsid w:val="008E7BA0"/>
    <w:rsid w:val="008F00AD"/>
    <w:rsid w:val="008F16FF"/>
    <w:rsid w:val="008F2E65"/>
    <w:rsid w:val="008F2FA5"/>
    <w:rsid w:val="008F3258"/>
    <w:rsid w:val="008F32CB"/>
    <w:rsid w:val="008F3D09"/>
    <w:rsid w:val="008F43E0"/>
    <w:rsid w:val="008F49D2"/>
    <w:rsid w:val="008F5B74"/>
    <w:rsid w:val="008F5F5B"/>
    <w:rsid w:val="008F6163"/>
    <w:rsid w:val="008F6F54"/>
    <w:rsid w:val="008F7DEA"/>
    <w:rsid w:val="009008B3"/>
    <w:rsid w:val="009011C5"/>
    <w:rsid w:val="00901409"/>
    <w:rsid w:val="009015A8"/>
    <w:rsid w:val="009021A4"/>
    <w:rsid w:val="0090240D"/>
    <w:rsid w:val="00903C59"/>
    <w:rsid w:val="00903EED"/>
    <w:rsid w:val="00903F16"/>
    <w:rsid w:val="0090621A"/>
    <w:rsid w:val="0090673B"/>
    <w:rsid w:val="00910568"/>
    <w:rsid w:val="00910EDE"/>
    <w:rsid w:val="0091147F"/>
    <w:rsid w:val="00911D26"/>
    <w:rsid w:val="00911EE8"/>
    <w:rsid w:val="00912A3F"/>
    <w:rsid w:val="00912ED6"/>
    <w:rsid w:val="0091337B"/>
    <w:rsid w:val="009134D2"/>
    <w:rsid w:val="00913B2A"/>
    <w:rsid w:val="00914307"/>
    <w:rsid w:val="009146E9"/>
    <w:rsid w:val="009147AB"/>
    <w:rsid w:val="00914974"/>
    <w:rsid w:val="0091722D"/>
    <w:rsid w:val="009177FF"/>
    <w:rsid w:val="0091791E"/>
    <w:rsid w:val="0092067E"/>
    <w:rsid w:val="0092068A"/>
    <w:rsid w:val="00920FF1"/>
    <w:rsid w:val="00921D87"/>
    <w:rsid w:val="00923BD5"/>
    <w:rsid w:val="00923C48"/>
    <w:rsid w:val="009270D5"/>
    <w:rsid w:val="009314BF"/>
    <w:rsid w:val="009325CE"/>
    <w:rsid w:val="00932BD5"/>
    <w:rsid w:val="009336CA"/>
    <w:rsid w:val="00933B60"/>
    <w:rsid w:val="00933C2F"/>
    <w:rsid w:val="00935167"/>
    <w:rsid w:val="00935806"/>
    <w:rsid w:val="00937AF1"/>
    <w:rsid w:val="00940530"/>
    <w:rsid w:val="009407EE"/>
    <w:rsid w:val="00941013"/>
    <w:rsid w:val="0094173C"/>
    <w:rsid w:val="009418CA"/>
    <w:rsid w:val="00941AFA"/>
    <w:rsid w:val="009422F0"/>
    <w:rsid w:val="00942430"/>
    <w:rsid w:val="00942708"/>
    <w:rsid w:val="009431B8"/>
    <w:rsid w:val="0094330D"/>
    <w:rsid w:val="00943F70"/>
    <w:rsid w:val="009443A5"/>
    <w:rsid w:val="009446D6"/>
    <w:rsid w:val="009457A0"/>
    <w:rsid w:val="00947DBC"/>
    <w:rsid w:val="00947F4D"/>
    <w:rsid w:val="00950EDB"/>
    <w:rsid w:val="00950FA9"/>
    <w:rsid w:val="009518D9"/>
    <w:rsid w:val="00952D9C"/>
    <w:rsid w:val="009535D4"/>
    <w:rsid w:val="00953E3D"/>
    <w:rsid w:val="00953FCA"/>
    <w:rsid w:val="009542B2"/>
    <w:rsid w:val="0095438D"/>
    <w:rsid w:val="009545F7"/>
    <w:rsid w:val="00954E62"/>
    <w:rsid w:val="00955652"/>
    <w:rsid w:val="0095697F"/>
    <w:rsid w:val="00956D2B"/>
    <w:rsid w:val="009575DD"/>
    <w:rsid w:val="00957D9F"/>
    <w:rsid w:val="00957F97"/>
    <w:rsid w:val="0096283C"/>
    <w:rsid w:val="00963CCF"/>
    <w:rsid w:val="0096536C"/>
    <w:rsid w:val="00965843"/>
    <w:rsid w:val="0096626C"/>
    <w:rsid w:val="00971006"/>
    <w:rsid w:val="009717B2"/>
    <w:rsid w:val="00971906"/>
    <w:rsid w:val="00973147"/>
    <w:rsid w:val="0097561D"/>
    <w:rsid w:val="00975ED8"/>
    <w:rsid w:val="00976958"/>
    <w:rsid w:val="00976F0A"/>
    <w:rsid w:val="0097710E"/>
    <w:rsid w:val="00977303"/>
    <w:rsid w:val="009777B8"/>
    <w:rsid w:val="0098094E"/>
    <w:rsid w:val="00980AE8"/>
    <w:rsid w:val="00980EBF"/>
    <w:rsid w:val="00982B81"/>
    <w:rsid w:val="00983055"/>
    <w:rsid w:val="0098314E"/>
    <w:rsid w:val="00983C6F"/>
    <w:rsid w:val="00983CEE"/>
    <w:rsid w:val="00984328"/>
    <w:rsid w:val="0098453F"/>
    <w:rsid w:val="00985A0D"/>
    <w:rsid w:val="0098603C"/>
    <w:rsid w:val="00986413"/>
    <w:rsid w:val="00986B59"/>
    <w:rsid w:val="00987747"/>
    <w:rsid w:val="00987B41"/>
    <w:rsid w:val="00987F8E"/>
    <w:rsid w:val="00990906"/>
    <w:rsid w:val="009911E9"/>
    <w:rsid w:val="009917CE"/>
    <w:rsid w:val="00991C6F"/>
    <w:rsid w:val="00991C78"/>
    <w:rsid w:val="009932B5"/>
    <w:rsid w:val="00993E8C"/>
    <w:rsid w:val="00995292"/>
    <w:rsid w:val="009952E8"/>
    <w:rsid w:val="00995DC6"/>
    <w:rsid w:val="00996A29"/>
    <w:rsid w:val="009972A7"/>
    <w:rsid w:val="0099753F"/>
    <w:rsid w:val="00997E51"/>
    <w:rsid w:val="009A08A6"/>
    <w:rsid w:val="009A096C"/>
    <w:rsid w:val="009A0CFD"/>
    <w:rsid w:val="009A1883"/>
    <w:rsid w:val="009A226B"/>
    <w:rsid w:val="009A2664"/>
    <w:rsid w:val="009A2BA1"/>
    <w:rsid w:val="009A2E6F"/>
    <w:rsid w:val="009A36CE"/>
    <w:rsid w:val="009A3C25"/>
    <w:rsid w:val="009A421A"/>
    <w:rsid w:val="009A442F"/>
    <w:rsid w:val="009A4603"/>
    <w:rsid w:val="009A475F"/>
    <w:rsid w:val="009A5D28"/>
    <w:rsid w:val="009A6892"/>
    <w:rsid w:val="009A7090"/>
    <w:rsid w:val="009A75E8"/>
    <w:rsid w:val="009A7BAF"/>
    <w:rsid w:val="009B0615"/>
    <w:rsid w:val="009B07C2"/>
    <w:rsid w:val="009B0FC8"/>
    <w:rsid w:val="009B1940"/>
    <w:rsid w:val="009B275D"/>
    <w:rsid w:val="009B283A"/>
    <w:rsid w:val="009B2E74"/>
    <w:rsid w:val="009B30D5"/>
    <w:rsid w:val="009B4781"/>
    <w:rsid w:val="009B5522"/>
    <w:rsid w:val="009B5576"/>
    <w:rsid w:val="009B5A29"/>
    <w:rsid w:val="009B623E"/>
    <w:rsid w:val="009B7A5F"/>
    <w:rsid w:val="009C0E80"/>
    <w:rsid w:val="009C186F"/>
    <w:rsid w:val="009C1AC8"/>
    <w:rsid w:val="009C2ADE"/>
    <w:rsid w:val="009C2CAA"/>
    <w:rsid w:val="009C2FC1"/>
    <w:rsid w:val="009C3975"/>
    <w:rsid w:val="009C3D92"/>
    <w:rsid w:val="009C4D03"/>
    <w:rsid w:val="009C52A5"/>
    <w:rsid w:val="009C5745"/>
    <w:rsid w:val="009C69F0"/>
    <w:rsid w:val="009C7269"/>
    <w:rsid w:val="009C7975"/>
    <w:rsid w:val="009D0078"/>
    <w:rsid w:val="009D1AA9"/>
    <w:rsid w:val="009D20FA"/>
    <w:rsid w:val="009D27BF"/>
    <w:rsid w:val="009D3641"/>
    <w:rsid w:val="009D4F56"/>
    <w:rsid w:val="009D5647"/>
    <w:rsid w:val="009D5FC9"/>
    <w:rsid w:val="009D6B29"/>
    <w:rsid w:val="009D7461"/>
    <w:rsid w:val="009E0C48"/>
    <w:rsid w:val="009E0D0F"/>
    <w:rsid w:val="009E25B4"/>
    <w:rsid w:val="009E3017"/>
    <w:rsid w:val="009E34BF"/>
    <w:rsid w:val="009E368F"/>
    <w:rsid w:val="009E450A"/>
    <w:rsid w:val="009E4AF1"/>
    <w:rsid w:val="009E4B56"/>
    <w:rsid w:val="009E4F95"/>
    <w:rsid w:val="009E66B1"/>
    <w:rsid w:val="009F0AD7"/>
    <w:rsid w:val="009F13D7"/>
    <w:rsid w:val="009F14CD"/>
    <w:rsid w:val="009F16DD"/>
    <w:rsid w:val="009F2476"/>
    <w:rsid w:val="009F2FE1"/>
    <w:rsid w:val="009F3F56"/>
    <w:rsid w:val="009F41F2"/>
    <w:rsid w:val="009F4257"/>
    <w:rsid w:val="009F4AEC"/>
    <w:rsid w:val="009F507F"/>
    <w:rsid w:val="00A00400"/>
    <w:rsid w:val="00A005BB"/>
    <w:rsid w:val="00A00953"/>
    <w:rsid w:val="00A00F47"/>
    <w:rsid w:val="00A01638"/>
    <w:rsid w:val="00A0222A"/>
    <w:rsid w:val="00A02BF6"/>
    <w:rsid w:val="00A03DE2"/>
    <w:rsid w:val="00A03F69"/>
    <w:rsid w:val="00A05CD2"/>
    <w:rsid w:val="00A067B9"/>
    <w:rsid w:val="00A07AE1"/>
    <w:rsid w:val="00A10491"/>
    <w:rsid w:val="00A106AC"/>
    <w:rsid w:val="00A10B0F"/>
    <w:rsid w:val="00A1135E"/>
    <w:rsid w:val="00A12752"/>
    <w:rsid w:val="00A13D22"/>
    <w:rsid w:val="00A14613"/>
    <w:rsid w:val="00A14690"/>
    <w:rsid w:val="00A151B1"/>
    <w:rsid w:val="00A15B6C"/>
    <w:rsid w:val="00A16AC7"/>
    <w:rsid w:val="00A17AFD"/>
    <w:rsid w:val="00A17E43"/>
    <w:rsid w:val="00A20385"/>
    <w:rsid w:val="00A2095E"/>
    <w:rsid w:val="00A209D9"/>
    <w:rsid w:val="00A20EA3"/>
    <w:rsid w:val="00A20FE7"/>
    <w:rsid w:val="00A217AF"/>
    <w:rsid w:val="00A22685"/>
    <w:rsid w:val="00A227DA"/>
    <w:rsid w:val="00A237C7"/>
    <w:rsid w:val="00A245BF"/>
    <w:rsid w:val="00A24CA7"/>
    <w:rsid w:val="00A2504D"/>
    <w:rsid w:val="00A25BFD"/>
    <w:rsid w:val="00A27612"/>
    <w:rsid w:val="00A27E88"/>
    <w:rsid w:val="00A30264"/>
    <w:rsid w:val="00A311CD"/>
    <w:rsid w:val="00A34256"/>
    <w:rsid w:val="00A343CC"/>
    <w:rsid w:val="00A346D0"/>
    <w:rsid w:val="00A3489B"/>
    <w:rsid w:val="00A35D0B"/>
    <w:rsid w:val="00A36D28"/>
    <w:rsid w:val="00A36DAB"/>
    <w:rsid w:val="00A36DB1"/>
    <w:rsid w:val="00A40232"/>
    <w:rsid w:val="00A40BDE"/>
    <w:rsid w:val="00A41272"/>
    <w:rsid w:val="00A41D0D"/>
    <w:rsid w:val="00A42B03"/>
    <w:rsid w:val="00A44872"/>
    <w:rsid w:val="00A45F99"/>
    <w:rsid w:val="00A46810"/>
    <w:rsid w:val="00A46B9A"/>
    <w:rsid w:val="00A46D68"/>
    <w:rsid w:val="00A5021F"/>
    <w:rsid w:val="00A513CB"/>
    <w:rsid w:val="00A51CE1"/>
    <w:rsid w:val="00A548DF"/>
    <w:rsid w:val="00A549A2"/>
    <w:rsid w:val="00A550AC"/>
    <w:rsid w:val="00A55581"/>
    <w:rsid w:val="00A556FB"/>
    <w:rsid w:val="00A55A47"/>
    <w:rsid w:val="00A572CE"/>
    <w:rsid w:val="00A60195"/>
    <w:rsid w:val="00A61AB2"/>
    <w:rsid w:val="00A62F33"/>
    <w:rsid w:val="00A63205"/>
    <w:rsid w:val="00A63579"/>
    <w:rsid w:val="00A63EF1"/>
    <w:rsid w:val="00A64073"/>
    <w:rsid w:val="00A6523E"/>
    <w:rsid w:val="00A6568C"/>
    <w:rsid w:val="00A67760"/>
    <w:rsid w:val="00A71797"/>
    <w:rsid w:val="00A718C6"/>
    <w:rsid w:val="00A73AD6"/>
    <w:rsid w:val="00A741D2"/>
    <w:rsid w:val="00A743A3"/>
    <w:rsid w:val="00A75713"/>
    <w:rsid w:val="00A75F06"/>
    <w:rsid w:val="00A7691F"/>
    <w:rsid w:val="00A77F87"/>
    <w:rsid w:val="00A81398"/>
    <w:rsid w:val="00A81E2A"/>
    <w:rsid w:val="00A8216C"/>
    <w:rsid w:val="00A821E1"/>
    <w:rsid w:val="00A825CE"/>
    <w:rsid w:val="00A82F83"/>
    <w:rsid w:val="00A83200"/>
    <w:rsid w:val="00A834C0"/>
    <w:rsid w:val="00A8418C"/>
    <w:rsid w:val="00A84DE4"/>
    <w:rsid w:val="00A850C6"/>
    <w:rsid w:val="00A85AD2"/>
    <w:rsid w:val="00A860FB"/>
    <w:rsid w:val="00A869BC"/>
    <w:rsid w:val="00A86D9D"/>
    <w:rsid w:val="00A87833"/>
    <w:rsid w:val="00A87EFB"/>
    <w:rsid w:val="00A905D5"/>
    <w:rsid w:val="00A91090"/>
    <w:rsid w:val="00A9251F"/>
    <w:rsid w:val="00A92649"/>
    <w:rsid w:val="00A92732"/>
    <w:rsid w:val="00A927F7"/>
    <w:rsid w:val="00A92D38"/>
    <w:rsid w:val="00A92E54"/>
    <w:rsid w:val="00A93465"/>
    <w:rsid w:val="00A94197"/>
    <w:rsid w:val="00A9605A"/>
    <w:rsid w:val="00A96967"/>
    <w:rsid w:val="00AA0018"/>
    <w:rsid w:val="00AA004B"/>
    <w:rsid w:val="00AA0B3E"/>
    <w:rsid w:val="00AA142F"/>
    <w:rsid w:val="00AA16D4"/>
    <w:rsid w:val="00AA1780"/>
    <w:rsid w:val="00AA22B2"/>
    <w:rsid w:val="00AA2345"/>
    <w:rsid w:val="00AA2861"/>
    <w:rsid w:val="00AA2C1A"/>
    <w:rsid w:val="00AA353E"/>
    <w:rsid w:val="00AA371C"/>
    <w:rsid w:val="00AA4F34"/>
    <w:rsid w:val="00AA564D"/>
    <w:rsid w:val="00AA5746"/>
    <w:rsid w:val="00AA5EC2"/>
    <w:rsid w:val="00AA6776"/>
    <w:rsid w:val="00AA6CF1"/>
    <w:rsid w:val="00AA6EF0"/>
    <w:rsid w:val="00AB01B6"/>
    <w:rsid w:val="00AB0D0D"/>
    <w:rsid w:val="00AB132A"/>
    <w:rsid w:val="00AB205D"/>
    <w:rsid w:val="00AB343C"/>
    <w:rsid w:val="00AB3C5A"/>
    <w:rsid w:val="00AB3D4C"/>
    <w:rsid w:val="00AB4E6A"/>
    <w:rsid w:val="00AB5221"/>
    <w:rsid w:val="00AB5580"/>
    <w:rsid w:val="00AB5D33"/>
    <w:rsid w:val="00AB6087"/>
    <w:rsid w:val="00AB61AE"/>
    <w:rsid w:val="00AB6679"/>
    <w:rsid w:val="00AB76C0"/>
    <w:rsid w:val="00AB7FE9"/>
    <w:rsid w:val="00AC0065"/>
    <w:rsid w:val="00AC0413"/>
    <w:rsid w:val="00AC1C99"/>
    <w:rsid w:val="00AC217E"/>
    <w:rsid w:val="00AC28D2"/>
    <w:rsid w:val="00AC28E9"/>
    <w:rsid w:val="00AC2FDE"/>
    <w:rsid w:val="00AC30AB"/>
    <w:rsid w:val="00AC4D0E"/>
    <w:rsid w:val="00AC5EFA"/>
    <w:rsid w:val="00AC6A7C"/>
    <w:rsid w:val="00AC6B2D"/>
    <w:rsid w:val="00AD1745"/>
    <w:rsid w:val="00AD19F6"/>
    <w:rsid w:val="00AD1E39"/>
    <w:rsid w:val="00AD2D64"/>
    <w:rsid w:val="00AD2DD2"/>
    <w:rsid w:val="00AD2F67"/>
    <w:rsid w:val="00AD3106"/>
    <w:rsid w:val="00AD3B38"/>
    <w:rsid w:val="00AD3B42"/>
    <w:rsid w:val="00AD4712"/>
    <w:rsid w:val="00AD55FC"/>
    <w:rsid w:val="00AD5AED"/>
    <w:rsid w:val="00AD60E9"/>
    <w:rsid w:val="00AD6E38"/>
    <w:rsid w:val="00AE004C"/>
    <w:rsid w:val="00AE0241"/>
    <w:rsid w:val="00AE02C9"/>
    <w:rsid w:val="00AE077A"/>
    <w:rsid w:val="00AE2912"/>
    <w:rsid w:val="00AE3126"/>
    <w:rsid w:val="00AE4643"/>
    <w:rsid w:val="00AE5535"/>
    <w:rsid w:val="00AE5B81"/>
    <w:rsid w:val="00AE5FBB"/>
    <w:rsid w:val="00AE66F2"/>
    <w:rsid w:val="00AE7643"/>
    <w:rsid w:val="00AE7D1A"/>
    <w:rsid w:val="00AF0B65"/>
    <w:rsid w:val="00AF0F6F"/>
    <w:rsid w:val="00AF191B"/>
    <w:rsid w:val="00AF22B0"/>
    <w:rsid w:val="00AF2479"/>
    <w:rsid w:val="00AF294A"/>
    <w:rsid w:val="00AF3AE1"/>
    <w:rsid w:val="00AF4729"/>
    <w:rsid w:val="00AF5B75"/>
    <w:rsid w:val="00AF664C"/>
    <w:rsid w:val="00AF6B82"/>
    <w:rsid w:val="00AF7BAB"/>
    <w:rsid w:val="00AF7D87"/>
    <w:rsid w:val="00B001EE"/>
    <w:rsid w:val="00B007A6"/>
    <w:rsid w:val="00B007F7"/>
    <w:rsid w:val="00B00E97"/>
    <w:rsid w:val="00B01264"/>
    <w:rsid w:val="00B01DD4"/>
    <w:rsid w:val="00B01E96"/>
    <w:rsid w:val="00B03D59"/>
    <w:rsid w:val="00B03E2D"/>
    <w:rsid w:val="00B050CA"/>
    <w:rsid w:val="00B05DC7"/>
    <w:rsid w:val="00B066BB"/>
    <w:rsid w:val="00B11556"/>
    <w:rsid w:val="00B128A3"/>
    <w:rsid w:val="00B1372B"/>
    <w:rsid w:val="00B139B4"/>
    <w:rsid w:val="00B139EF"/>
    <w:rsid w:val="00B143BB"/>
    <w:rsid w:val="00B143C0"/>
    <w:rsid w:val="00B14BE3"/>
    <w:rsid w:val="00B15041"/>
    <w:rsid w:val="00B152A1"/>
    <w:rsid w:val="00B15E8B"/>
    <w:rsid w:val="00B16699"/>
    <w:rsid w:val="00B166CB"/>
    <w:rsid w:val="00B16D82"/>
    <w:rsid w:val="00B17AA3"/>
    <w:rsid w:val="00B17B1A"/>
    <w:rsid w:val="00B20CE8"/>
    <w:rsid w:val="00B21DE1"/>
    <w:rsid w:val="00B23634"/>
    <w:rsid w:val="00B24751"/>
    <w:rsid w:val="00B2488E"/>
    <w:rsid w:val="00B24BE3"/>
    <w:rsid w:val="00B25024"/>
    <w:rsid w:val="00B2527A"/>
    <w:rsid w:val="00B2547D"/>
    <w:rsid w:val="00B26764"/>
    <w:rsid w:val="00B26B68"/>
    <w:rsid w:val="00B31207"/>
    <w:rsid w:val="00B31621"/>
    <w:rsid w:val="00B3191E"/>
    <w:rsid w:val="00B31D70"/>
    <w:rsid w:val="00B33284"/>
    <w:rsid w:val="00B3486D"/>
    <w:rsid w:val="00B35131"/>
    <w:rsid w:val="00B3541C"/>
    <w:rsid w:val="00B37097"/>
    <w:rsid w:val="00B373B7"/>
    <w:rsid w:val="00B3785E"/>
    <w:rsid w:val="00B40020"/>
    <w:rsid w:val="00B409E8"/>
    <w:rsid w:val="00B42638"/>
    <w:rsid w:val="00B42937"/>
    <w:rsid w:val="00B43563"/>
    <w:rsid w:val="00B4508B"/>
    <w:rsid w:val="00B45714"/>
    <w:rsid w:val="00B46D1D"/>
    <w:rsid w:val="00B46F83"/>
    <w:rsid w:val="00B4709F"/>
    <w:rsid w:val="00B4751E"/>
    <w:rsid w:val="00B47ED2"/>
    <w:rsid w:val="00B50C1D"/>
    <w:rsid w:val="00B5122E"/>
    <w:rsid w:val="00B51788"/>
    <w:rsid w:val="00B52347"/>
    <w:rsid w:val="00B52390"/>
    <w:rsid w:val="00B53582"/>
    <w:rsid w:val="00B53ABA"/>
    <w:rsid w:val="00B542D1"/>
    <w:rsid w:val="00B54B23"/>
    <w:rsid w:val="00B54E6E"/>
    <w:rsid w:val="00B54EF3"/>
    <w:rsid w:val="00B6054D"/>
    <w:rsid w:val="00B60ACD"/>
    <w:rsid w:val="00B61232"/>
    <w:rsid w:val="00B61943"/>
    <w:rsid w:val="00B629C2"/>
    <w:rsid w:val="00B62E74"/>
    <w:rsid w:val="00B6332B"/>
    <w:rsid w:val="00B637BD"/>
    <w:rsid w:val="00B642A0"/>
    <w:rsid w:val="00B6484F"/>
    <w:rsid w:val="00B6485E"/>
    <w:rsid w:val="00B648FB"/>
    <w:rsid w:val="00B65059"/>
    <w:rsid w:val="00B654F3"/>
    <w:rsid w:val="00B65805"/>
    <w:rsid w:val="00B65A52"/>
    <w:rsid w:val="00B66E0D"/>
    <w:rsid w:val="00B670A5"/>
    <w:rsid w:val="00B675A5"/>
    <w:rsid w:val="00B70782"/>
    <w:rsid w:val="00B70EE0"/>
    <w:rsid w:val="00B717BD"/>
    <w:rsid w:val="00B736FA"/>
    <w:rsid w:val="00B7393E"/>
    <w:rsid w:val="00B73BDD"/>
    <w:rsid w:val="00B75359"/>
    <w:rsid w:val="00B75A9E"/>
    <w:rsid w:val="00B75C11"/>
    <w:rsid w:val="00B760B9"/>
    <w:rsid w:val="00B76C21"/>
    <w:rsid w:val="00B80D4C"/>
    <w:rsid w:val="00B810F0"/>
    <w:rsid w:val="00B81A18"/>
    <w:rsid w:val="00B8529A"/>
    <w:rsid w:val="00B85304"/>
    <w:rsid w:val="00B85526"/>
    <w:rsid w:val="00B85D02"/>
    <w:rsid w:val="00B8677B"/>
    <w:rsid w:val="00B86EC8"/>
    <w:rsid w:val="00B87613"/>
    <w:rsid w:val="00B87AB1"/>
    <w:rsid w:val="00B91584"/>
    <w:rsid w:val="00B94549"/>
    <w:rsid w:val="00B9455F"/>
    <w:rsid w:val="00B950F6"/>
    <w:rsid w:val="00B95386"/>
    <w:rsid w:val="00B95A90"/>
    <w:rsid w:val="00B95C5A"/>
    <w:rsid w:val="00B95EDC"/>
    <w:rsid w:val="00B967D1"/>
    <w:rsid w:val="00B96863"/>
    <w:rsid w:val="00B96BA7"/>
    <w:rsid w:val="00B97049"/>
    <w:rsid w:val="00B97458"/>
    <w:rsid w:val="00BA156D"/>
    <w:rsid w:val="00BA15DC"/>
    <w:rsid w:val="00BA1AAB"/>
    <w:rsid w:val="00BA1EA5"/>
    <w:rsid w:val="00BA21C5"/>
    <w:rsid w:val="00BA2C5F"/>
    <w:rsid w:val="00BA3409"/>
    <w:rsid w:val="00BA4A70"/>
    <w:rsid w:val="00BA4BA0"/>
    <w:rsid w:val="00BA6511"/>
    <w:rsid w:val="00BA697B"/>
    <w:rsid w:val="00BA6BAA"/>
    <w:rsid w:val="00BA6C66"/>
    <w:rsid w:val="00BA6CEE"/>
    <w:rsid w:val="00BA717C"/>
    <w:rsid w:val="00BA7417"/>
    <w:rsid w:val="00BA7AAF"/>
    <w:rsid w:val="00BB0182"/>
    <w:rsid w:val="00BB050A"/>
    <w:rsid w:val="00BB0E8E"/>
    <w:rsid w:val="00BB11F8"/>
    <w:rsid w:val="00BB15BD"/>
    <w:rsid w:val="00BB1BC8"/>
    <w:rsid w:val="00BB1DF1"/>
    <w:rsid w:val="00BB1FD5"/>
    <w:rsid w:val="00BB295A"/>
    <w:rsid w:val="00BB2EFB"/>
    <w:rsid w:val="00BB30EA"/>
    <w:rsid w:val="00BB3FAB"/>
    <w:rsid w:val="00BB4651"/>
    <w:rsid w:val="00BB465E"/>
    <w:rsid w:val="00BB50F9"/>
    <w:rsid w:val="00BB6120"/>
    <w:rsid w:val="00BB6621"/>
    <w:rsid w:val="00BB6664"/>
    <w:rsid w:val="00BB6AF6"/>
    <w:rsid w:val="00BB739D"/>
    <w:rsid w:val="00BC0104"/>
    <w:rsid w:val="00BC0491"/>
    <w:rsid w:val="00BC0CCE"/>
    <w:rsid w:val="00BC0FB2"/>
    <w:rsid w:val="00BC1571"/>
    <w:rsid w:val="00BC1E9B"/>
    <w:rsid w:val="00BC2009"/>
    <w:rsid w:val="00BC2412"/>
    <w:rsid w:val="00BC291C"/>
    <w:rsid w:val="00BC2A9E"/>
    <w:rsid w:val="00BC36A6"/>
    <w:rsid w:val="00BC3F26"/>
    <w:rsid w:val="00BC4DCA"/>
    <w:rsid w:val="00BC51A4"/>
    <w:rsid w:val="00BC59CA"/>
    <w:rsid w:val="00BC5E54"/>
    <w:rsid w:val="00BC64C6"/>
    <w:rsid w:val="00BC6569"/>
    <w:rsid w:val="00BC66F6"/>
    <w:rsid w:val="00BC6B2F"/>
    <w:rsid w:val="00BC7092"/>
    <w:rsid w:val="00BC7B29"/>
    <w:rsid w:val="00BC7CC1"/>
    <w:rsid w:val="00BD0A0B"/>
    <w:rsid w:val="00BD0F84"/>
    <w:rsid w:val="00BD1198"/>
    <w:rsid w:val="00BD1820"/>
    <w:rsid w:val="00BD19A7"/>
    <w:rsid w:val="00BD2507"/>
    <w:rsid w:val="00BD32DD"/>
    <w:rsid w:val="00BD35C4"/>
    <w:rsid w:val="00BD3A13"/>
    <w:rsid w:val="00BD3D8F"/>
    <w:rsid w:val="00BD463F"/>
    <w:rsid w:val="00BD46D9"/>
    <w:rsid w:val="00BD4A20"/>
    <w:rsid w:val="00BD4C5F"/>
    <w:rsid w:val="00BD57A3"/>
    <w:rsid w:val="00BD5E1E"/>
    <w:rsid w:val="00BD5F4B"/>
    <w:rsid w:val="00BD6258"/>
    <w:rsid w:val="00BE24BD"/>
    <w:rsid w:val="00BE2D71"/>
    <w:rsid w:val="00BE31C6"/>
    <w:rsid w:val="00BE31F9"/>
    <w:rsid w:val="00BE4125"/>
    <w:rsid w:val="00BE456B"/>
    <w:rsid w:val="00BE5840"/>
    <w:rsid w:val="00BE6302"/>
    <w:rsid w:val="00BE68D2"/>
    <w:rsid w:val="00BE7C5B"/>
    <w:rsid w:val="00BE7CD9"/>
    <w:rsid w:val="00BE7FCD"/>
    <w:rsid w:val="00BF0B90"/>
    <w:rsid w:val="00BF1591"/>
    <w:rsid w:val="00BF1D1B"/>
    <w:rsid w:val="00BF2101"/>
    <w:rsid w:val="00BF23B1"/>
    <w:rsid w:val="00BF270B"/>
    <w:rsid w:val="00BF2AE2"/>
    <w:rsid w:val="00BF2C86"/>
    <w:rsid w:val="00BF362D"/>
    <w:rsid w:val="00BF3BA5"/>
    <w:rsid w:val="00BF4F62"/>
    <w:rsid w:val="00BF599D"/>
    <w:rsid w:val="00BF73B9"/>
    <w:rsid w:val="00BF7A75"/>
    <w:rsid w:val="00BF7F64"/>
    <w:rsid w:val="00C00127"/>
    <w:rsid w:val="00C02149"/>
    <w:rsid w:val="00C023B9"/>
    <w:rsid w:val="00C02C51"/>
    <w:rsid w:val="00C031A2"/>
    <w:rsid w:val="00C0356A"/>
    <w:rsid w:val="00C042F3"/>
    <w:rsid w:val="00C05BF3"/>
    <w:rsid w:val="00C060D1"/>
    <w:rsid w:val="00C065EC"/>
    <w:rsid w:val="00C06CD4"/>
    <w:rsid w:val="00C07275"/>
    <w:rsid w:val="00C072F3"/>
    <w:rsid w:val="00C1008E"/>
    <w:rsid w:val="00C10593"/>
    <w:rsid w:val="00C112F9"/>
    <w:rsid w:val="00C1445B"/>
    <w:rsid w:val="00C14E6E"/>
    <w:rsid w:val="00C1578A"/>
    <w:rsid w:val="00C17168"/>
    <w:rsid w:val="00C2004E"/>
    <w:rsid w:val="00C200FC"/>
    <w:rsid w:val="00C204F6"/>
    <w:rsid w:val="00C20DA6"/>
    <w:rsid w:val="00C2345C"/>
    <w:rsid w:val="00C237E7"/>
    <w:rsid w:val="00C2431E"/>
    <w:rsid w:val="00C248AC"/>
    <w:rsid w:val="00C24EC9"/>
    <w:rsid w:val="00C25541"/>
    <w:rsid w:val="00C25AA4"/>
    <w:rsid w:val="00C27011"/>
    <w:rsid w:val="00C270D0"/>
    <w:rsid w:val="00C276B2"/>
    <w:rsid w:val="00C30799"/>
    <w:rsid w:val="00C30C60"/>
    <w:rsid w:val="00C30EEC"/>
    <w:rsid w:val="00C325E0"/>
    <w:rsid w:val="00C32771"/>
    <w:rsid w:val="00C32D3D"/>
    <w:rsid w:val="00C32E11"/>
    <w:rsid w:val="00C33FFB"/>
    <w:rsid w:val="00C3413F"/>
    <w:rsid w:val="00C345AC"/>
    <w:rsid w:val="00C34B7F"/>
    <w:rsid w:val="00C36066"/>
    <w:rsid w:val="00C36D90"/>
    <w:rsid w:val="00C3700C"/>
    <w:rsid w:val="00C3770F"/>
    <w:rsid w:val="00C37A74"/>
    <w:rsid w:val="00C40243"/>
    <w:rsid w:val="00C40303"/>
    <w:rsid w:val="00C412F5"/>
    <w:rsid w:val="00C41B74"/>
    <w:rsid w:val="00C436BA"/>
    <w:rsid w:val="00C43BA2"/>
    <w:rsid w:val="00C4447B"/>
    <w:rsid w:val="00C44565"/>
    <w:rsid w:val="00C45EE7"/>
    <w:rsid w:val="00C46331"/>
    <w:rsid w:val="00C4665D"/>
    <w:rsid w:val="00C46876"/>
    <w:rsid w:val="00C47C10"/>
    <w:rsid w:val="00C504FA"/>
    <w:rsid w:val="00C50974"/>
    <w:rsid w:val="00C50DB0"/>
    <w:rsid w:val="00C5158E"/>
    <w:rsid w:val="00C52535"/>
    <w:rsid w:val="00C52AF6"/>
    <w:rsid w:val="00C52F46"/>
    <w:rsid w:val="00C52FAB"/>
    <w:rsid w:val="00C540BA"/>
    <w:rsid w:val="00C542A6"/>
    <w:rsid w:val="00C55079"/>
    <w:rsid w:val="00C55816"/>
    <w:rsid w:val="00C56F01"/>
    <w:rsid w:val="00C574BA"/>
    <w:rsid w:val="00C5765A"/>
    <w:rsid w:val="00C60B60"/>
    <w:rsid w:val="00C61364"/>
    <w:rsid w:val="00C62870"/>
    <w:rsid w:val="00C64DDC"/>
    <w:rsid w:val="00C659B7"/>
    <w:rsid w:val="00C65BF2"/>
    <w:rsid w:val="00C65E19"/>
    <w:rsid w:val="00C65E56"/>
    <w:rsid w:val="00C66A15"/>
    <w:rsid w:val="00C70422"/>
    <w:rsid w:val="00C7080D"/>
    <w:rsid w:val="00C71A61"/>
    <w:rsid w:val="00C73948"/>
    <w:rsid w:val="00C757C4"/>
    <w:rsid w:val="00C75807"/>
    <w:rsid w:val="00C761D8"/>
    <w:rsid w:val="00C77FA7"/>
    <w:rsid w:val="00C80001"/>
    <w:rsid w:val="00C803DD"/>
    <w:rsid w:val="00C80B19"/>
    <w:rsid w:val="00C8115D"/>
    <w:rsid w:val="00C816D0"/>
    <w:rsid w:val="00C829B2"/>
    <w:rsid w:val="00C8324B"/>
    <w:rsid w:val="00C83454"/>
    <w:rsid w:val="00C8394A"/>
    <w:rsid w:val="00C83C83"/>
    <w:rsid w:val="00C84052"/>
    <w:rsid w:val="00C844E2"/>
    <w:rsid w:val="00C845EF"/>
    <w:rsid w:val="00C8523D"/>
    <w:rsid w:val="00C85C3F"/>
    <w:rsid w:val="00C86244"/>
    <w:rsid w:val="00C86276"/>
    <w:rsid w:val="00C865C4"/>
    <w:rsid w:val="00C8683B"/>
    <w:rsid w:val="00C86B36"/>
    <w:rsid w:val="00C86BC6"/>
    <w:rsid w:val="00C8708D"/>
    <w:rsid w:val="00C9146E"/>
    <w:rsid w:val="00C91784"/>
    <w:rsid w:val="00C918AA"/>
    <w:rsid w:val="00C924DF"/>
    <w:rsid w:val="00C92E67"/>
    <w:rsid w:val="00C93B13"/>
    <w:rsid w:val="00C93D61"/>
    <w:rsid w:val="00C95829"/>
    <w:rsid w:val="00C95977"/>
    <w:rsid w:val="00C969BF"/>
    <w:rsid w:val="00C974B6"/>
    <w:rsid w:val="00C97EBE"/>
    <w:rsid w:val="00CA01C4"/>
    <w:rsid w:val="00CA0B8B"/>
    <w:rsid w:val="00CA0FA0"/>
    <w:rsid w:val="00CA1682"/>
    <w:rsid w:val="00CA1DE2"/>
    <w:rsid w:val="00CA2FE9"/>
    <w:rsid w:val="00CA4EAE"/>
    <w:rsid w:val="00CA6D9F"/>
    <w:rsid w:val="00CA729E"/>
    <w:rsid w:val="00CA73F8"/>
    <w:rsid w:val="00CB0396"/>
    <w:rsid w:val="00CB05AB"/>
    <w:rsid w:val="00CB0637"/>
    <w:rsid w:val="00CB1F90"/>
    <w:rsid w:val="00CB21DC"/>
    <w:rsid w:val="00CB33C0"/>
    <w:rsid w:val="00CB5002"/>
    <w:rsid w:val="00CB61C9"/>
    <w:rsid w:val="00CB63CB"/>
    <w:rsid w:val="00CB71ED"/>
    <w:rsid w:val="00CB72A4"/>
    <w:rsid w:val="00CC00E8"/>
    <w:rsid w:val="00CC012E"/>
    <w:rsid w:val="00CC019A"/>
    <w:rsid w:val="00CC01B1"/>
    <w:rsid w:val="00CC092F"/>
    <w:rsid w:val="00CC0E7E"/>
    <w:rsid w:val="00CC12D8"/>
    <w:rsid w:val="00CC137F"/>
    <w:rsid w:val="00CC1FF3"/>
    <w:rsid w:val="00CC27A3"/>
    <w:rsid w:val="00CC2BEA"/>
    <w:rsid w:val="00CC34A2"/>
    <w:rsid w:val="00CC3B24"/>
    <w:rsid w:val="00CC47CE"/>
    <w:rsid w:val="00CC5323"/>
    <w:rsid w:val="00CC571C"/>
    <w:rsid w:val="00CC574F"/>
    <w:rsid w:val="00CC6021"/>
    <w:rsid w:val="00CC6E2B"/>
    <w:rsid w:val="00CC7B7E"/>
    <w:rsid w:val="00CD0710"/>
    <w:rsid w:val="00CD0A63"/>
    <w:rsid w:val="00CD1234"/>
    <w:rsid w:val="00CD1276"/>
    <w:rsid w:val="00CD1484"/>
    <w:rsid w:val="00CD1702"/>
    <w:rsid w:val="00CD196F"/>
    <w:rsid w:val="00CD2451"/>
    <w:rsid w:val="00CD2887"/>
    <w:rsid w:val="00CD3165"/>
    <w:rsid w:val="00CD3864"/>
    <w:rsid w:val="00CD3EFF"/>
    <w:rsid w:val="00CD43E4"/>
    <w:rsid w:val="00CD5FB0"/>
    <w:rsid w:val="00CD6295"/>
    <w:rsid w:val="00CD6F26"/>
    <w:rsid w:val="00CD71F4"/>
    <w:rsid w:val="00CD7E87"/>
    <w:rsid w:val="00CE18A4"/>
    <w:rsid w:val="00CE1992"/>
    <w:rsid w:val="00CE1DCB"/>
    <w:rsid w:val="00CE205F"/>
    <w:rsid w:val="00CE317B"/>
    <w:rsid w:val="00CE3780"/>
    <w:rsid w:val="00CE3A58"/>
    <w:rsid w:val="00CE3E2E"/>
    <w:rsid w:val="00CE3F4F"/>
    <w:rsid w:val="00CE4492"/>
    <w:rsid w:val="00CE4993"/>
    <w:rsid w:val="00CE550D"/>
    <w:rsid w:val="00CE6961"/>
    <w:rsid w:val="00CE77F8"/>
    <w:rsid w:val="00CF0736"/>
    <w:rsid w:val="00CF0FAB"/>
    <w:rsid w:val="00CF138F"/>
    <w:rsid w:val="00CF2B2F"/>
    <w:rsid w:val="00CF318B"/>
    <w:rsid w:val="00CF3383"/>
    <w:rsid w:val="00CF3EBF"/>
    <w:rsid w:val="00CF41F8"/>
    <w:rsid w:val="00CF446F"/>
    <w:rsid w:val="00CF4C1A"/>
    <w:rsid w:val="00CF70C8"/>
    <w:rsid w:val="00CF7A7B"/>
    <w:rsid w:val="00D02388"/>
    <w:rsid w:val="00D03516"/>
    <w:rsid w:val="00D044D3"/>
    <w:rsid w:val="00D04A37"/>
    <w:rsid w:val="00D05A03"/>
    <w:rsid w:val="00D05BDC"/>
    <w:rsid w:val="00D0651D"/>
    <w:rsid w:val="00D07DF2"/>
    <w:rsid w:val="00D07FBB"/>
    <w:rsid w:val="00D1043E"/>
    <w:rsid w:val="00D117B9"/>
    <w:rsid w:val="00D11B53"/>
    <w:rsid w:val="00D11D68"/>
    <w:rsid w:val="00D143B3"/>
    <w:rsid w:val="00D145DC"/>
    <w:rsid w:val="00D1489B"/>
    <w:rsid w:val="00D14F0C"/>
    <w:rsid w:val="00D16381"/>
    <w:rsid w:val="00D163F5"/>
    <w:rsid w:val="00D16674"/>
    <w:rsid w:val="00D16B0F"/>
    <w:rsid w:val="00D16B2E"/>
    <w:rsid w:val="00D1700F"/>
    <w:rsid w:val="00D173B7"/>
    <w:rsid w:val="00D17BBF"/>
    <w:rsid w:val="00D208C5"/>
    <w:rsid w:val="00D21DED"/>
    <w:rsid w:val="00D225F7"/>
    <w:rsid w:val="00D22A57"/>
    <w:rsid w:val="00D22FD3"/>
    <w:rsid w:val="00D2442C"/>
    <w:rsid w:val="00D24D5A"/>
    <w:rsid w:val="00D24DC4"/>
    <w:rsid w:val="00D257FF"/>
    <w:rsid w:val="00D259CD"/>
    <w:rsid w:val="00D2681B"/>
    <w:rsid w:val="00D26D29"/>
    <w:rsid w:val="00D27515"/>
    <w:rsid w:val="00D309F1"/>
    <w:rsid w:val="00D31674"/>
    <w:rsid w:val="00D31D63"/>
    <w:rsid w:val="00D31F7F"/>
    <w:rsid w:val="00D323B7"/>
    <w:rsid w:val="00D32C6C"/>
    <w:rsid w:val="00D341CD"/>
    <w:rsid w:val="00D349E0"/>
    <w:rsid w:val="00D34A10"/>
    <w:rsid w:val="00D35581"/>
    <w:rsid w:val="00D35FA1"/>
    <w:rsid w:val="00D3784D"/>
    <w:rsid w:val="00D37EEA"/>
    <w:rsid w:val="00D41C09"/>
    <w:rsid w:val="00D422D0"/>
    <w:rsid w:val="00D424E6"/>
    <w:rsid w:val="00D435B3"/>
    <w:rsid w:val="00D44595"/>
    <w:rsid w:val="00D44AA8"/>
    <w:rsid w:val="00D47B6C"/>
    <w:rsid w:val="00D47D7C"/>
    <w:rsid w:val="00D502DF"/>
    <w:rsid w:val="00D51553"/>
    <w:rsid w:val="00D52154"/>
    <w:rsid w:val="00D52369"/>
    <w:rsid w:val="00D52831"/>
    <w:rsid w:val="00D52BCF"/>
    <w:rsid w:val="00D52DE5"/>
    <w:rsid w:val="00D53010"/>
    <w:rsid w:val="00D5380A"/>
    <w:rsid w:val="00D54ADF"/>
    <w:rsid w:val="00D54C9F"/>
    <w:rsid w:val="00D5554F"/>
    <w:rsid w:val="00D55654"/>
    <w:rsid w:val="00D55EB9"/>
    <w:rsid w:val="00D56719"/>
    <w:rsid w:val="00D56CDF"/>
    <w:rsid w:val="00D573C6"/>
    <w:rsid w:val="00D577E1"/>
    <w:rsid w:val="00D57972"/>
    <w:rsid w:val="00D57BB1"/>
    <w:rsid w:val="00D57D10"/>
    <w:rsid w:val="00D60234"/>
    <w:rsid w:val="00D6039E"/>
    <w:rsid w:val="00D60AC0"/>
    <w:rsid w:val="00D61489"/>
    <w:rsid w:val="00D618BD"/>
    <w:rsid w:val="00D61C8B"/>
    <w:rsid w:val="00D6392F"/>
    <w:rsid w:val="00D63B2B"/>
    <w:rsid w:val="00D63F60"/>
    <w:rsid w:val="00D64877"/>
    <w:rsid w:val="00D64956"/>
    <w:rsid w:val="00D64CF4"/>
    <w:rsid w:val="00D6607E"/>
    <w:rsid w:val="00D66DC2"/>
    <w:rsid w:val="00D67358"/>
    <w:rsid w:val="00D6767B"/>
    <w:rsid w:val="00D67BBD"/>
    <w:rsid w:val="00D716D5"/>
    <w:rsid w:val="00D718E9"/>
    <w:rsid w:val="00D71F03"/>
    <w:rsid w:val="00D7364D"/>
    <w:rsid w:val="00D74744"/>
    <w:rsid w:val="00D74BA2"/>
    <w:rsid w:val="00D74F32"/>
    <w:rsid w:val="00D7511D"/>
    <w:rsid w:val="00D75325"/>
    <w:rsid w:val="00D75A68"/>
    <w:rsid w:val="00D76DF7"/>
    <w:rsid w:val="00D80F68"/>
    <w:rsid w:val="00D811E5"/>
    <w:rsid w:val="00D8274F"/>
    <w:rsid w:val="00D82A60"/>
    <w:rsid w:val="00D83449"/>
    <w:rsid w:val="00D84009"/>
    <w:rsid w:val="00D84233"/>
    <w:rsid w:val="00D84646"/>
    <w:rsid w:val="00D84720"/>
    <w:rsid w:val="00D8591C"/>
    <w:rsid w:val="00D861CC"/>
    <w:rsid w:val="00D8629D"/>
    <w:rsid w:val="00D865E0"/>
    <w:rsid w:val="00D86E85"/>
    <w:rsid w:val="00D86ECA"/>
    <w:rsid w:val="00D86FFA"/>
    <w:rsid w:val="00D91CEC"/>
    <w:rsid w:val="00D92294"/>
    <w:rsid w:val="00D923AB"/>
    <w:rsid w:val="00D92672"/>
    <w:rsid w:val="00D92A88"/>
    <w:rsid w:val="00D93B41"/>
    <w:rsid w:val="00D94822"/>
    <w:rsid w:val="00D953B7"/>
    <w:rsid w:val="00D95BCB"/>
    <w:rsid w:val="00D961E7"/>
    <w:rsid w:val="00D96D1F"/>
    <w:rsid w:val="00D97AD2"/>
    <w:rsid w:val="00DA0B56"/>
    <w:rsid w:val="00DA1289"/>
    <w:rsid w:val="00DA17AC"/>
    <w:rsid w:val="00DA2982"/>
    <w:rsid w:val="00DA2BC8"/>
    <w:rsid w:val="00DA2D75"/>
    <w:rsid w:val="00DA60DB"/>
    <w:rsid w:val="00DA6133"/>
    <w:rsid w:val="00DA7296"/>
    <w:rsid w:val="00DB0E1A"/>
    <w:rsid w:val="00DB1F30"/>
    <w:rsid w:val="00DB27D5"/>
    <w:rsid w:val="00DB3ADC"/>
    <w:rsid w:val="00DB45A4"/>
    <w:rsid w:val="00DB4B8F"/>
    <w:rsid w:val="00DB5757"/>
    <w:rsid w:val="00DB5A63"/>
    <w:rsid w:val="00DB5AD4"/>
    <w:rsid w:val="00DB5E41"/>
    <w:rsid w:val="00DB5FF6"/>
    <w:rsid w:val="00DB6D54"/>
    <w:rsid w:val="00DB74D6"/>
    <w:rsid w:val="00DC0D53"/>
    <w:rsid w:val="00DC161F"/>
    <w:rsid w:val="00DC1680"/>
    <w:rsid w:val="00DC16D6"/>
    <w:rsid w:val="00DC1B4B"/>
    <w:rsid w:val="00DC2765"/>
    <w:rsid w:val="00DC4352"/>
    <w:rsid w:val="00DC445A"/>
    <w:rsid w:val="00DC4B04"/>
    <w:rsid w:val="00DC4BBE"/>
    <w:rsid w:val="00DC6193"/>
    <w:rsid w:val="00DC662B"/>
    <w:rsid w:val="00DC7020"/>
    <w:rsid w:val="00DD0012"/>
    <w:rsid w:val="00DD06A5"/>
    <w:rsid w:val="00DD1646"/>
    <w:rsid w:val="00DD2E2F"/>
    <w:rsid w:val="00DD303A"/>
    <w:rsid w:val="00DD39F1"/>
    <w:rsid w:val="00DD3CAB"/>
    <w:rsid w:val="00DD3F33"/>
    <w:rsid w:val="00DD5199"/>
    <w:rsid w:val="00DD5A3A"/>
    <w:rsid w:val="00DD5A48"/>
    <w:rsid w:val="00DD61A0"/>
    <w:rsid w:val="00DD6E22"/>
    <w:rsid w:val="00DD7554"/>
    <w:rsid w:val="00DD7CE7"/>
    <w:rsid w:val="00DE0CCC"/>
    <w:rsid w:val="00DE1306"/>
    <w:rsid w:val="00DE1D37"/>
    <w:rsid w:val="00DE45FC"/>
    <w:rsid w:val="00DE47D6"/>
    <w:rsid w:val="00DE484C"/>
    <w:rsid w:val="00DE4FFF"/>
    <w:rsid w:val="00DE5766"/>
    <w:rsid w:val="00DE5F29"/>
    <w:rsid w:val="00DE6C99"/>
    <w:rsid w:val="00DF072C"/>
    <w:rsid w:val="00DF0F82"/>
    <w:rsid w:val="00DF12D1"/>
    <w:rsid w:val="00DF172D"/>
    <w:rsid w:val="00DF21C5"/>
    <w:rsid w:val="00DF278B"/>
    <w:rsid w:val="00DF3FB6"/>
    <w:rsid w:val="00DF42F9"/>
    <w:rsid w:val="00DF44C4"/>
    <w:rsid w:val="00DF4A03"/>
    <w:rsid w:val="00DF5653"/>
    <w:rsid w:val="00DF5BE8"/>
    <w:rsid w:val="00DF6A9B"/>
    <w:rsid w:val="00DF7329"/>
    <w:rsid w:val="00DF782D"/>
    <w:rsid w:val="00E00482"/>
    <w:rsid w:val="00E013C3"/>
    <w:rsid w:val="00E01BC9"/>
    <w:rsid w:val="00E02007"/>
    <w:rsid w:val="00E02CE3"/>
    <w:rsid w:val="00E03995"/>
    <w:rsid w:val="00E04629"/>
    <w:rsid w:val="00E0474D"/>
    <w:rsid w:val="00E049D4"/>
    <w:rsid w:val="00E07BAA"/>
    <w:rsid w:val="00E108B5"/>
    <w:rsid w:val="00E10B3F"/>
    <w:rsid w:val="00E12081"/>
    <w:rsid w:val="00E13195"/>
    <w:rsid w:val="00E138DA"/>
    <w:rsid w:val="00E1416B"/>
    <w:rsid w:val="00E142C7"/>
    <w:rsid w:val="00E151AE"/>
    <w:rsid w:val="00E15A21"/>
    <w:rsid w:val="00E16C0A"/>
    <w:rsid w:val="00E17833"/>
    <w:rsid w:val="00E17A66"/>
    <w:rsid w:val="00E17F7C"/>
    <w:rsid w:val="00E20E63"/>
    <w:rsid w:val="00E22191"/>
    <w:rsid w:val="00E22C3E"/>
    <w:rsid w:val="00E252C8"/>
    <w:rsid w:val="00E26D38"/>
    <w:rsid w:val="00E278E4"/>
    <w:rsid w:val="00E31070"/>
    <w:rsid w:val="00E3109E"/>
    <w:rsid w:val="00E31122"/>
    <w:rsid w:val="00E32605"/>
    <w:rsid w:val="00E32C16"/>
    <w:rsid w:val="00E332CB"/>
    <w:rsid w:val="00E3399E"/>
    <w:rsid w:val="00E346FE"/>
    <w:rsid w:val="00E34B73"/>
    <w:rsid w:val="00E34FC6"/>
    <w:rsid w:val="00E3514E"/>
    <w:rsid w:val="00E35B0F"/>
    <w:rsid w:val="00E35BE5"/>
    <w:rsid w:val="00E35FDF"/>
    <w:rsid w:val="00E366F8"/>
    <w:rsid w:val="00E36F12"/>
    <w:rsid w:val="00E373F1"/>
    <w:rsid w:val="00E37AE4"/>
    <w:rsid w:val="00E37C0D"/>
    <w:rsid w:val="00E40183"/>
    <w:rsid w:val="00E4095A"/>
    <w:rsid w:val="00E40A77"/>
    <w:rsid w:val="00E41099"/>
    <w:rsid w:val="00E41432"/>
    <w:rsid w:val="00E426B8"/>
    <w:rsid w:val="00E42A6B"/>
    <w:rsid w:val="00E42CB3"/>
    <w:rsid w:val="00E42E99"/>
    <w:rsid w:val="00E42FFD"/>
    <w:rsid w:val="00E433AE"/>
    <w:rsid w:val="00E4405F"/>
    <w:rsid w:val="00E45550"/>
    <w:rsid w:val="00E45FE8"/>
    <w:rsid w:val="00E45FED"/>
    <w:rsid w:val="00E47949"/>
    <w:rsid w:val="00E5064B"/>
    <w:rsid w:val="00E50E8E"/>
    <w:rsid w:val="00E52A70"/>
    <w:rsid w:val="00E531D1"/>
    <w:rsid w:val="00E54236"/>
    <w:rsid w:val="00E5452D"/>
    <w:rsid w:val="00E54738"/>
    <w:rsid w:val="00E5509B"/>
    <w:rsid w:val="00E55B0A"/>
    <w:rsid w:val="00E563EB"/>
    <w:rsid w:val="00E6043D"/>
    <w:rsid w:val="00E60F2F"/>
    <w:rsid w:val="00E61186"/>
    <w:rsid w:val="00E6231C"/>
    <w:rsid w:val="00E62AEB"/>
    <w:rsid w:val="00E62B75"/>
    <w:rsid w:val="00E63EAE"/>
    <w:rsid w:val="00E63F26"/>
    <w:rsid w:val="00E6459A"/>
    <w:rsid w:val="00E6481D"/>
    <w:rsid w:val="00E65190"/>
    <w:rsid w:val="00E65B73"/>
    <w:rsid w:val="00E6609F"/>
    <w:rsid w:val="00E6665F"/>
    <w:rsid w:val="00E667E4"/>
    <w:rsid w:val="00E66B37"/>
    <w:rsid w:val="00E66DA7"/>
    <w:rsid w:val="00E67249"/>
    <w:rsid w:val="00E67D7F"/>
    <w:rsid w:val="00E67EC2"/>
    <w:rsid w:val="00E70354"/>
    <w:rsid w:val="00E7061A"/>
    <w:rsid w:val="00E70EB0"/>
    <w:rsid w:val="00E70F0A"/>
    <w:rsid w:val="00E712AF"/>
    <w:rsid w:val="00E724F2"/>
    <w:rsid w:val="00E72CB5"/>
    <w:rsid w:val="00E72E60"/>
    <w:rsid w:val="00E73C21"/>
    <w:rsid w:val="00E75CC4"/>
    <w:rsid w:val="00E76992"/>
    <w:rsid w:val="00E800B4"/>
    <w:rsid w:val="00E8041A"/>
    <w:rsid w:val="00E80659"/>
    <w:rsid w:val="00E806D9"/>
    <w:rsid w:val="00E80BC8"/>
    <w:rsid w:val="00E81EF7"/>
    <w:rsid w:val="00E827DA"/>
    <w:rsid w:val="00E82AC6"/>
    <w:rsid w:val="00E82BDA"/>
    <w:rsid w:val="00E82FE9"/>
    <w:rsid w:val="00E839B1"/>
    <w:rsid w:val="00E844E2"/>
    <w:rsid w:val="00E849C3"/>
    <w:rsid w:val="00E85A6C"/>
    <w:rsid w:val="00E85B65"/>
    <w:rsid w:val="00E85CDA"/>
    <w:rsid w:val="00E86386"/>
    <w:rsid w:val="00E86F1B"/>
    <w:rsid w:val="00E878C3"/>
    <w:rsid w:val="00E879D2"/>
    <w:rsid w:val="00E908B1"/>
    <w:rsid w:val="00E91DA9"/>
    <w:rsid w:val="00E92AEA"/>
    <w:rsid w:val="00E92CD8"/>
    <w:rsid w:val="00E93F94"/>
    <w:rsid w:val="00E948ED"/>
    <w:rsid w:val="00E974B1"/>
    <w:rsid w:val="00E97B3B"/>
    <w:rsid w:val="00EA0603"/>
    <w:rsid w:val="00EA1027"/>
    <w:rsid w:val="00EA1C1C"/>
    <w:rsid w:val="00EA2AAE"/>
    <w:rsid w:val="00EA41FA"/>
    <w:rsid w:val="00EA579D"/>
    <w:rsid w:val="00EB1BB4"/>
    <w:rsid w:val="00EB2856"/>
    <w:rsid w:val="00EB2987"/>
    <w:rsid w:val="00EB2B16"/>
    <w:rsid w:val="00EB2F43"/>
    <w:rsid w:val="00EB36BD"/>
    <w:rsid w:val="00EB3BDB"/>
    <w:rsid w:val="00EB5112"/>
    <w:rsid w:val="00EB5301"/>
    <w:rsid w:val="00EB6477"/>
    <w:rsid w:val="00EB679A"/>
    <w:rsid w:val="00EB67E2"/>
    <w:rsid w:val="00EB79A2"/>
    <w:rsid w:val="00EB7B88"/>
    <w:rsid w:val="00EC054E"/>
    <w:rsid w:val="00EC109B"/>
    <w:rsid w:val="00EC128A"/>
    <w:rsid w:val="00EC1627"/>
    <w:rsid w:val="00EC29E7"/>
    <w:rsid w:val="00EC2A0B"/>
    <w:rsid w:val="00EC401C"/>
    <w:rsid w:val="00EC4172"/>
    <w:rsid w:val="00EC5C23"/>
    <w:rsid w:val="00EC6075"/>
    <w:rsid w:val="00EC6676"/>
    <w:rsid w:val="00EC687A"/>
    <w:rsid w:val="00EC6AD4"/>
    <w:rsid w:val="00EC796D"/>
    <w:rsid w:val="00ED00C3"/>
    <w:rsid w:val="00ED057C"/>
    <w:rsid w:val="00ED0A11"/>
    <w:rsid w:val="00ED0AAC"/>
    <w:rsid w:val="00ED27AF"/>
    <w:rsid w:val="00ED27C3"/>
    <w:rsid w:val="00ED2E28"/>
    <w:rsid w:val="00ED3577"/>
    <w:rsid w:val="00ED3EB5"/>
    <w:rsid w:val="00ED4579"/>
    <w:rsid w:val="00ED6525"/>
    <w:rsid w:val="00ED673A"/>
    <w:rsid w:val="00ED6CCE"/>
    <w:rsid w:val="00ED78FF"/>
    <w:rsid w:val="00ED7C0F"/>
    <w:rsid w:val="00EE0CA6"/>
    <w:rsid w:val="00EE14D8"/>
    <w:rsid w:val="00EE18E4"/>
    <w:rsid w:val="00EE19FF"/>
    <w:rsid w:val="00EE3B3A"/>
    <w:rsid w:val="00EE41FE"/>
    <w:rsid w:val="00EE455B"/>
    <w:rsid w:val="00EE54EA"/>
    <w:rsid w:val="00EE5F55"/>
    <w:rsid w:val="00EE6B7E"/>
    <w:rsid w:val="00EE6FFE"/>
    <w:rsid w:val="00EE7C1C"/>
    <w:rsid w:val="00EF0BC4"/>
    <w:rsid w:val="00EF0C40"/>
    <w:rsid w:val="00EF0DEC"/>
    <w:rsid w:val="00EF12B4"/>
    <w:rsid w:val="00EF16B2"/>
    <w:rsid w:val="00EF21EF"/>
    <w:rsid w:val="00EF30D6"/>
    <w:rsid w:val="00EF3762"/>
    <w:rsid w:val="00EF3A8C"/>
    <w:rsid w:val="00EF44AE"/>
    <w:rsid w:val="00EF483A"/>
    <w:rsid w:val="00EF5A5E"/>
    <w:rsid w:val="00EF68CB"/>
    <w:rsid w:val="00EF7736"/>
    <w:rsid w:val="00F00CDC"/>
    <w:rsid w:val="00F01090"/>
    <w:rsid w:val="00F01639"/>
    <w:rsid w:val="00F018AF"/>
    <w:rsid w:val="00F01B41"/>
    <w:rsid w:val="00F03638"/>
    <w:rsid w:val="00F03BCA"/>
    <w:rsid w:val="00F043F7"/>
    <w:rsid w:val="00F04E91"/>
    <w:rsid w:val="00F04F26"/>
    <w:rsid w:val="00F054CB"/>
    <w:rsid w:val="00F056CD"/>
    <w:rsid w:val="00F0641C"/>
    <w:rsid w:val="00F07326"/>
    <w:rsid w:val="00F07D09"/>
    <w:rsid w:val="00F07D5B"/>
    <w:rsid w:val="00F07EFE"/>
    <w:rsid w:val="00F1050B"/>
    <w:rsid w:val="00F118A0"/>
    <w:rsid w:val="00F126D2"/>
    <w:rsid w:val="00F12F85"/>
    <w:rsid w:val="00F13BAF"/>
    <w:rsid w:val="00F147B2"/>
    <w:rsid w:val="00F14942"/>
    <w:rsid w:val="00F14AA0"/>
    <w:rsid w:val="00F15120"/>
    <w:rsid w:val="00F166E7"/>
    <w:rsid w:val="00F16EE2"/>
    <w:rsid w:val="00F17760"/>
    <w:rsid w:val="00F17BC9"/>
    <w:rsid w:val="00F2033D"/>
    <w:rsid w:val="00F2109F"/>
    <w:rsid w:val="00F21C0D"/>
    <w:rsid w:val="00F26092"/>
    <w:rsid w:val="00F275C0"/>
    <w:rsid w:val="00F306C6"/>
    <w:rsid w:val="00F30D29"/>
    <w:rsid w:val="00F30D74"/>
    <w:rsid w:val="00F319D5"/>
    <w:rsid w:val="00F31B02"/>
    <w:rsid w:val="00F33271"/>
    <w:rsid w:val="00F33FB4"/>
    <w:rsid w:val="00F346BC"/>
    <w:rsid w:val="00F3493A"/>
    <w:rsid w:val="00F350D3"/>
    <w:rsid w:val="00F36636"/>
    <w:rsid w:val="00F36CA5"/>
    <w:rsid w:val="00F37C29"/>
    <w:rsid w:val="00F40DF4"/>
    <w:rsid w:val="00F416F9"/>
    <w:rsid w:val="00F42208"/>
    <w:rsid w:val="00F4293F"/>
    <w:rsid w:val="00F43484"/>
    <w:rsid w:val="00F43908"/>
    <w:rsid w:val="00F44E3D"/>
    <w:rsid w:val="00F45468"/>
    <w:rsid w:val="00F46237"/>
    <w:rsid w:val="00F46347"/>
    <w:rsid w:val="00F47B5D"/>
    <w:rsid w:val="00F52CE2"/>
    <w:rsid w:val="00F536DD"/>
    <w:rsid w:val="00F54641"/>
    <w:rsid w:val="00F54B6B"/>
    <w:rsid w:val="00F552E0"/>
    <w:rsid w:val="00F55A45"/>
    <w:rsid w:val="00F55B6B"/>
    <w:rsid w:val="00F55BE3"/>
    <w:rsid w:val="00F56146"/>
    <w:rsid w:val="00F566A2"/>
    <w:rsid w:val="00F57AE3"/>
    <w:rsid w:val="00F57C98"/>
    <w:rsid w:val="00F6045C"/>
    <w:rsid w:val="00F605C3"/>
    <w:rsid w:val="00F605D8"/>
    <w:rsid w:val="00F60976"/>
    <w:rsid w:val="00F61D07"/>
    <w:rsid w:val="00F61E34"/>
    <w:rsid w:val="00F62450"/>
    <w:rsid w:val="00F62C99"/>
    <w:rsid w:val="00F636D9"/>
    <w:rsid w:val="00F63B6B"/>
    <w:rsid w:val="00F63E43"/>
    <w:rsid w:val="00F646E8"/>
    <w:rsid w:val="00F64D54"/>
    <w:rsid w:val="00F6506E"/>
    <w:rsid w:val="00F65391"/>
    <w:rsid w:val="00F6552A"/>
    <w:rsid w:val="00F65593"/>
    <w:rsid w:val="00F65BF4"/>
    <w:rsid w:val="00F666B9"/>
    <w:rsid w:val="00F667B5"/>
    <w:rsid w:val="00F67345"/>
    <w:rsid w:val="00F701B5"/>
    <w:rsid w:val="00F70241"/>
    <w:rsid w:val="00F7024E"/>
    <w:rsid w:val="00F7128C"/>
    <w:rsid w:val="00F713D6"/>
    <w:rsid w:val="00F715A1"/>
    <w:rsid w:val="00F71ABA"/>
    <w:rsid w:val="00F72656"/>
    <w:rsid w:val="00F73CE1"/>
    <w:rsid w:val="00F73E4A"/>
    <w:rsid w:val="00F742C5"/>
    <w:rsid w:val="00F74DF5"/>
    <w:rsid w:val="00F754F0"/>
    <w:rsid w:val="00F75F46"/>
    <w:rsid w:val="00F76044"/>
    <w:rsid w:val="00F7656F"/>
    <w:rsid w:val="00F76728"/>
    <w:rsid w:val="00F779BC"/>
    <w:rsid w:val="00F77D80"/>
    <w:rsid w:val="00F8041D"/>
    <w:rsid w:val="00F80435"/>
    <w:rsid w:val="00F80A73"/>
    <w:rsid w:val="00F81DAD"/>
    <w:rsid w:val="00F82FB0"/>
    <w:rsid w:val="00F83395"/>
    <w:rsid w:val="00F84954"/>
    <w:rsid w:val="00F84EF9"/>
    <w:rsid w:val="00F8696F"/>
    <w:rsid w:val="00F874F1"/>
    <w:rsid w:val="00F87BFE"/>
    <w:rsid w:val="00F87E5D"/>
    <w:rsid w:val="00F90541"/>
    <w:rsid w:val="00F90BB9"/>
    <w:rsid w:val="00F90E96"/>
    <w:rsid w:val="00F919BB"/>
    <w:rsid w:val="00F92F33"/>
    <w:rsid w:val="00F93C04"/>
    <w:rsid w:val="00F959FB"/>
    <w:rsid w:val="00F96250"/>
    <w:rsid w:val="00F96A01"/>
    <w:rsid w:val="00F96B80"/>
    <w:rsid w:val="00FA1DA9"/>
    <w:rsid w:val="00FA1E49"/>
    <w:rsid w:val="00FA24AD"/>
    <w:rsid w:val="00FA292F"/>
    <w:rsid w:val="00FA3045"/>
    <w:rsid w:val="00FA31D5"/>
    <w:rsid w:val="00FA3851"/>
    <w:rsid w:val="00FA5554"/>
    <w:rsid w:val="00FA5998"/>
    <w:rsid w:val="00FA60A0"/>
    <w:rsid w:val="00FA6273"/>
    <w:rsid w:val="00FA65A5"/>
    <w:rsid w:val="00FB0CB1"/>
    <w:rsid w:val="00FB162A"/>
    <w:rsid w:val="00FB18C1"/>
    <w:rsid w:val="00FB32C1"/>
    <w:rsid w:val="00FB35D2"/>
    <w:rsid w:val="00FB42D4"/>
    <w:rsid w:val="00FB44F4"/>
    <w:rsid w:val="00FB460B"/>
    <w:rsid w:val="00FB610D"/>
    <w:rsid w:val="00FB6151"/>
    <w:rsid w:val="00FB6B14"/>
    <w:rsid w:val="00FB7143"/>
    <w:rsid w:val="00FB78EA"/>
    <w:rsid w:val="00FB7E3F"/>
    <w:rsid w:val="00FC1054"/>
    <w:rsid w:val="00FC12B5"/>
    <w:rsid w:val="00FC1658"/>
    <w:rsid w:val="00FC16DF"/>
    <w:rsid w:val="00FC385E"/>
    <w:rsid w:val="00FC58FF"/>
    <w:rsid w:val="00FC6025"/>
    <w:rsid w:val="00FC67DF"/>
    <w:rsid w:val="00FC6C50"/>
    <w:rsid w:val="00FC6F4E"/>
    <w:rsid w:val="00FC7AAB"/>
    <w:rsid w:val="00FC7E71"/>
    <w:rsid w:val="00FC7EF3"/>
    <w:rsid w:val="00FD1650"/>
    <w:rsid w:val="00FD1D75"/>
    <w:rsid w:val="00FD1EA9"/>
    <w:rsid w:val="00FD2234"/>
    <w:rsid w:val="00FD2F61"/>
    <w:rsid w:val="00FD616E"/>
    <w:rsid w:val="00FE0758"/>
    <w:rsid w:val="00FE079B"/>
    <w:rsid w:val="00FE1193"/>
    <w:rsid w:val="00FE15DD"/>
    <w:rsid w:val="00FE30FF"/>
    <w:rsid w:val="00FE3811"/>
    <w:rsid w:val="00FE46A6"/>
    <w:rsid w:val="00FE47A8"/>
    <w:rsid w:val="00FE4975"/>
    <w:rsid w:val="00FE5FE6"/>
    <w:rsid w:val="00FE7683"/>
    <w:rsid w:val="00FF1578"/>
    <w:rsid w:val="00FF2107"/>
    <w:rsid w:val="00FF3A97"/>
    <w:rsid w:val="00FF4470"/>
    <w:rsid w:val="00FF479A"/>
    <w:rsid w:val="00FF57A3"/>
    <w:rsid w:val="00FF5B78"/>
    <w:rsid w:val="00FF5CF2"/>
    <w:rsid w:val="00FF7A80"/>
    <w:rsid w:val="00FF7E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6552D82C"/>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30D74"/>
    <w:pPr>
      <w:spacing w:after="200" w:line="276" w:lineRule="auto"/>
    </w:pPr>
    <w:rPr>
      <w:rFonts w:ascii="Calibri" w:eastAsia="Calibri" w:hAnsi="Calibri" w:cs="Times New Roman"/>
      <w:sz w:val="22"/>
      <w:szCs w:val="22"/>
      <w:lang w:val="en-GB"/>
    </w:rPr>
  </w:style>
  <w:style w:type="paragraph" w:styleId="Heading1">
    <w:name w:val="heading 1"/>
    <w:basedOn w:val="Normal"/>
    <w:next w:val="Normal"/>
    <w:link w:val="Heading1Char"/>
    <w:uiPriority w:val="9"/>
    <w:qFormat/>
    <w:rsid w:val="002B40E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BB30EA"/>
    <w:pPr>
      <w:spacing w:before="100" w:beforeAutospacing="1" w:after="100" w:afterAutospacing="1" w:line="240" w:lineRule="auto"/>
      <w:outlineLvl w:val="2"/>
    </w:pPr>
    <w:rPr>
      <w:rFonts w:ascii="Times New Roman" w:eastAsiaTheme="minorHAnsi" w:hAnsi="Times New Roman"/>
      <w:b/>
      <w:bCs/>
      <w:sz w:val="27"/>
      <w:szCs w:val="27"/>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style-span">
    <w:name w:val="apple-style-span"/>
    <w:basedOn w:val="DefaultParagraphFont"/>
    <w:uiPriority w:val="99"/>
    <w:rsid w:val="000210D1"/>
    <w:rPr>
      <w:rFonts w:cs="Times New Roman"/>
    </w:rPr>
  </w:style>
  <w:style w:type="paragraph" w:customStyle="1" w:styleId="EndNoteBibliography">
    <w:name w:val="EndNote Bibliography"/>
    <w:basedOn w:val="Normal"/>
    <w:rsid w:val="000210D1"/>
    <w:pPr>
      <w:spacing w:line="240" w:lineRule="auto"/>
      <w:jc w:val="both"/>
    </w:pPr>
    <w:rPr>
      <w:lang w:val="en-US"/>
    </w:rPr>
  </w:style>
  <w:style w:type="paragraph" w:styleId="CommentText">
    <w:name w:val="annotation text"/>
    <w:basedOn w:val="Normal"/>
    <w:link w:val="CommentTextChar"/>
    <w:uiPriority w:val="99"/>
    <w:unhideWhenUsed/>
    <w:rsid w:val="000210D1"/>
    <w:pPr>
      <w:spacing w:after="0" w:line="240" w:lineRule="auto"/>
    </w:pPr>
    <w:rPr>
      <w:rFonts w:asciiTheme="minorHAnsi" w:eastAsiaTheme="minorHAnsi" w:hAnsiTheme="minorHAnsi" w:cstheme="minorBidi"/>
      <w:sz w:val="20"/>
      <w:szCs w:val="20"/>
    </w:rPr>
  </w:style>
  <w:style w:type="character" w:customStyle="1" w:styleId="CommentTextChar">
    <w:name w:val="Comment Text Char"/>
    <w:basedOn w:val="DefaultParagraphFont"/>
    <w:link w:val="CommentText"/>
    <w:uiPriority w:val="99"/>
    <w:rsid w:val="000210D1"/>
    <w:rPr>
      <w:sz w:val="20"/>
      <w:szCs w:val="20"/>
      <w:lang w:val="en-GB"/>
    </w:rPr>
  </w:style>
  <w:style w:type="paragraph" w:styleId="Footer">
    <w:name w:val="footer"/>
    <w:basedOn w:val="Normal"/>
    <w:link w:val="FooterChar"/>
    <w:uiPriority w:val="99"/>
    <w:unhideWhenUsed/>
    <w:rsid w:val="000210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0210D1"/>
    <w:rPr>
      <w:rFonts w:ascii="Calibri" w:eastAsia="Calibri" w:hAnsi="Calibri" w:cs="Times New Roman"/>
      <w:sz w:val="22"/>
      <w:szCs w:val="22"/>
      <w:lang w:val="en-GB"/>
    </w:rPr>
  </w:style>
  <w:style w:type="character" w:styleId="PageNumber">
    <w:name w:val="page number"/>
    <w:basedOn w:val="DefaultParagraphFont"/>
    <w:uiPriority w:val="99"/>
    <w:semiHidden/>
    <w:unhideWhenUsed/>
    <w:rsid w:val="000210D1"/>
  </w:style>
  <w:style w:type="paragraph" w:styleId="Caption">
    <w:name w:val="caption"/>
    <w:basedOn w:val="Normal"/>
    <w:next w:val="Normal"/>
    <w:uiPriority w:val="35"/>
    <w:unhideWhenUsed/>
    <w:qFormat/>
    <w:rsid w:val="000210D1"/>
    <w:pPr>
      <w:spacing w:line="240" w:lineRule="auto"/>
    </w:pPr>
    <w:rPr>
      <w:i/>
      <w:iCs/>
      <w:color w:val="44546A" w:themeColor="text2"/>
      <w:sz w:val="18"/>
      <w:szCs w:val="18"/>
    </w:rPr>
  </w:style>
  <w:style w:type="character" w:styleId="CommentReference">
    <w:name w:val="annotation reference"/>
    <w:basedOn w:val="DefaultParagraphFont"/>
    <w:uiPriority w:val="99"/>
    <w:semiHidden/>
    <w:unhideWhenUsed/>
    <w:rsid w:val="007E021F"/>
    <w:rPr>
      <w:sz w:val="16"/>
      <w:szCs w:val="16"/>
    </w:rPr>
  </w:style>
  <w:style w:type="paragraph" w:styleId="CommentSubject">
    <w:name w:val="annotation subject"/>
    <w:basedOn w:val="CommentText"/>
    <w:next w:val="CommentText"/>
    <w:link w:val="CommentSubjectChar"/>
    <w:uiPriority w:val="99"/>
    <w:semiHidden/>
    <w:unhideWhenUsed/>
    <w:rsid w:val="007E021F"/>
    <w:pPr>
      <w:spacing w:after="200"/>
    </w:pPr>
    <w:rPr>
      <w:rFonts w:ascii="Calibri" w:eastAsia="Calibri" w:hAnsi="Calibri" w:cs="Times New Roman"/>
      <w:b/>
      <w:bCs/>
    </w:rPr>
  </w:style>
  <w:style w:type="character" w:customStyle="1" w:styleId="CommentSubjectChar">
    <w:name w:val="Comment Subject Char"/>
    <w:basedOn w:val="CommentTextChar"/>
    <w:link w:val="CommentSubject"/>
    <w:uiPriority w:val="99"/>
    <w:semiHidden/>
    <w:rsid w:val="007E021F"/>
    <w:rPr>
      <w:rFonts w:ascii="Calibri" w:eastAsia="Calibri" w:hAnsi="Calibri" w:cs="Times New Roman"/>
      <w:b/>
      <w:bCs/>
      <w:sz w:val="20"/>
      <w:szCs w:val="20"/>
      <w:lang w:val="en-GB"/>
    </w:rPr>
  </w:style>
  <w:style w:type="paragraph" w:styleId="BalloonText">
    <w:name w:val="Balloon Text"/>
    <w:basedOn w:val="Normal"/>
    <w:link w:val="BalloonTextChar"/>
    <w:uiPriority w:val="99"/>
    <w:unhideWhenUsed/>
    <w:rsid w:val="00277948"/>
    <w:pPr>
      <w:spacing w:after="0" w:line="240" w:lineRule="auto"/>
    </w:pPr>
    <w:rPr>
      <w:rFonts w:ascii="Tahoma" w:hAnsi="Tahoma" w:cs="Tahoma"/>
      <w:sz w:val="20"/>
      <w:szCs w:val="16"/>
    </w:rPr>
  </w:style>
  <w:style w:type="character" w:customStyle="1" w:styleId="BalloonTextChar">
    <w:name w:val="Balloon Text Char"/>
    <w:basedOn w:val="DefaultParagraphFont"/>
    <w:link w:val="BalloonText"/>
    <w:uiPriority w:val="99"/>
    <w:rsid w:val="00F30D74"/>
    <w:rPr>
      <w:rFonts w:ascii="Tahoma" w:eastAsia="Calibri" w:hAnsi="Tahoma" w:cs="Tahoma"/>
      <w:sz w:val="20"/>
      <w:szCs w:val="16"/>
      <w:lang w:val="en-GB"/>
    </w:rPr>
  </w:style>
  <w:style w:type="paragraph" w:customStyle="1" w:styleId="EndNoteBibliographyTitle">
    <w:name w:val="EndNote Bibliography Title"/>
    <w:basedOn w:val="Normal"/>
    <w:rsid w:val="00935167"/>
    <w:pPr>
      <w:spacing w:after="0"/>
      <w:jc w:val="center"/>
    </w:pPr>
    <w:rPr>
      <w:lang w:val="en-US"/>
    </w:rPr>
  </w:style>
  <w:style w:type="paragraph" w:styleId="ListParagraph">
    <w:name w:val="List Paragraph"/>
    <w:basedOn w:val="Normal"/>
    <w:uiPriority w:val="34"/>
    <w:qFormat/>
    <w:rsid w:val="00874745"/>
    <w:pPr>
      <w:ind w:left="720"/>
      <w:contextualSpacing/>
    </w:pPr>
  </w:style>
  <w:style w:type="paragraph" w:customStyle="1" w:styleId="p1">
    <w:name w:val="p1"/>
    <w:basedOn w:val="Normal"/>
    <w:rsid w:val="005E3707"/>
    <w:pPr>
      <w:spacing w:after="0" w:line="240" w:lineRule="auto"/>
    </w:pPr>
    <w:rPr>
      <w:rFonts w:ascii="Times" w:eastAsiaTheme="minorHAnsi" w:hAnsi="Times"/>
      <w:color w:val="181A18"/>
      <w:sz w:val="26"/>
      <w:szCs w:val="26"/>
      <w:lang w:eastAsia="en-GB"/>
    </w:rPr>
  </w:style>
  <w:style w:type="table" w:styleId="TableGrid">
    <w:name w:val="Table Grid"/>
    <w:basedOn w:val="TableNormal"/>
    <w:rsid w:val="006C4D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ocumentMap">
    <w:name w:val="Document Map"/>
    <w:basedOn w:val="Normal"/>
    <w:link w:val="DocumentMapChar"/>
    <w:uiPriority w:val="99"/>
    <w:semiHidden/>
    <w:unhideWhenUsed/>
    <w:rsid w:val="00714847"/>
    <w:pPr>
      <w:spacing w:after="0" w:line="240" w:lineRule="auto"/>
    </w:pPr>
    <w:rPr>
      <w:rFonts w:ascii="Times New Roman" w:hAnsi="Times New Roman"/>
      <w:sz w:val="24"/>
      <w:szCs w:val="24"/>
    </w:rPr>
  </w:style>
  <w:style w:type="character" w:customStyle="1" w:styleId="DocumentMapChar">
    <w:name w:val="Document Map Char"/>
    <w:basedOn w:val="DefaultParagraphFont"/>
    <w:link w:val="DocumentMap"/>
    <w:uiPriority w:val="99"/>
    <w:semiHidden/>
    <w:rsid w:val="00714847"/>
    <w:rPr>
      <w:rFonts w:ascii="Times New Roman" w:eastAsia="Calibri" w:hAnsi="Times New Roman" w:cs="Times New Roman"/>
      <w:lang w:val="en-GB"/>
    </w:rPr>
  </w:style>
  <w:style w:type="paragraph" w:styleId="Header">
    <w:name w:val="header"/>
    <w:basedOn w:val="Normal"/>
    <w:link w:val="HeaderChar"/>
    <w:uiPriority w:val="99"/>
    <w:unhideWhenUsed/>
    <w:rsid w:val="0031601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1601F"/>
    <w:rPr>
      <w:rFonts w:ascii="Calibri" w:eastAsia="Calibri" w:hAnsi="Calibri" w:cs="Times New Roman"/>
      <w:sz w:val="22"/>
      <w:szCs w:val="22"/>
      <w:lang w:val="en-GB"/>
    </w:rPr>
  </w:style>
  <w:style w:type="character" w:styleId="Hyperlink">
    <w:name w:val="Hyperlink"/>
    <w:basedOn w:val="DefaultParagraphFont"/>
    <w:uiPriority w:val="99"/>
    <w:unhideWhenUsed/>
    <w:rsid w:val="003257F8"/>
    <w:rPr>
      <w:color w:val="0563C1" w:themeColor="hyperlink"/>
      <w:u w:val="single"/>
    </w:rPr>
  </w:style>
  <w:style w:type="character" w:styleId="FollowedHyperlink">
    <w:name w:val="FollowedHyperlink"/>
    <w:basedOn w:val="DefaultParagraphFont"/>
    <w:uiPriority w:val="99"/>
    <w:semiHidden/>
    <w:unhideWhenUsed/>
    <w:rsid w:val="00D44AA8"/>
    <w:rPr>
      <w:color w:val="954F72" w:themeColor="followedHyperlink"/>
      <w:u w:val="single"/>
    </w:rPr>
  </w:style>
  <w:style w:type="character" w:customStyle="1" w:styleId="Heading3Char">
    <w:name w:val="Heading 3 Char"/>
    <w:basedOn w:val="DefaultParagraphFont"/>
    <w:link w:val="Heading3"/>
    <w:uiPriority w:val="9"/>
    <w:rsid w:val="00BB30EA"/>
    <w:rPr>
      <w:rFonts w:ascii="Times New Roman" w:hAnsi="Times New Roman" w:cs="Times New Roman"/>
      <w:b/>
      <w:bCs/>
      <w:sz w:val="27"/>
      <w:szCs w:val="27"/>
      <w:lang w:val="en-GB" w:eastAsia="en-GB"/>
    </w:rPr>
  </w:style>
  <w:style w:type="character" w:styleId="LineNumber">
    <w:name w:val="line number"/>
    <w:basedOn w:val="DefaultParagraphFont"/>
    <w:uiPriority w:val="99"/>
    <w:semiHidden/>
    <w:unhideWhenUsed/>
    <w:rsid w:val="00593592"/>
  </w:style>
  <w:style w:type="paragraph" w:styleId="NormalWeb">
    <w:name w:val="Normal (Web)"/>
    <w:basedOn w:val="Normal"/>
    <w:uiPriority w:val="99"/>
    <w:semiHidden/>
    <w:unhideWhenUsed/>
    <w:rsid w:val="00D35FA1"/>
    <w:pPr>
      <w:spacing w:before="100" w:beforeAutospacing="1" w:after="100" w:afterAutospacing="1" w:line="240" w:lineRule="auto"/>
    </w:pPr>
    <w:rPr>
      <w:rFonts w:ascii="Times New Roman" w:eastAsiaTheme="minorHAnsi" w:hAnsi="Times New Roman"/>
      <w:sz w:val="24"/>
      <w:szCs w:val="24"/>
      <w:lang w:eastAsia="en-GB"/>
    </w:rPr>
  </w:style>
  <w:style w:type="character" w:customStyle="1" w:styleId="apple-converted-space">
    <w:name w:val="apple-converted-space"/>
    <w:basedOn w:val="DefaultParagraphFont"/>
    <w:rsid w:val="00D35FA1"/>
  </w:style>
  <w:style w:type="paragraph" w:customStyle="1" w:styleId="SMSubheading">
    <w:name w:val="SM Subheading"/>
    <w:basedOn w:val="Normal"/>
    <w:link w:val="SMSubheadingChar"/>
    <w:qFormat/>
    <w:rsid w:val="00976958"/>
    <w:pPr>
      <w:spacing w:after="0" w:line="240" w:lineRule="auto"/>
    </w:pPr>
    <w:rPr>
      <w:rFonts w:ascii="Times New Roman" w:eastAsia="Times New Roman" w:hAnsi="Times New Roman"/>
      <w:sz w:val="24"/>
      <w:szCs w:val="20"/>
      <w:u w:val="words"/>
      <w:lang w:val="en-US"/>
    </w:rPr>
  </w:style>
  <w:style w:type="character" w:customStyle="1" w:styleId="SMSubheadingChar">
    <w:name w:val="SM Subheading Char"/>
    <w:basedOn w:val="DefaultParagraphFont"/>
    <w:link w:val="SMSubheading"/>
    <w:rsid w:val="00976958"/>
    <w:rPr>
      <w:rFonts w:ascii="Times New Roman" w:eastAsia="Times New Roman" w:hAnsi="Times New Roman" w:cs="Times New Roman"/>
      <w:szCs w:val="20"/>
      <w:u w:val="words"/>
    </w:rPr>
  </w:style>
  <w:style w:type="paragraph" w:styleId="Revision">
    <w:name w:val="Revision"/>
    <w:hidden/>
    <w:uiPriority w:val="99"/>
    <w:semiHidden/>
    <w:rsid w:val="00AE02C9"/>
    <w:rPr>
      <w:rFonts w:ascii="Calibri" w:eastAsia="Calibri" w:hAnsi="Calibri" w:cs="Times New Roman"/>
      <w:sz w:val="22"/>
      <w:szCs w:val="22"/>
      <w:lang w:val="en-GB"/>
    </w:rPr>
  </w:style>
  <w:style w:type="paragraph" w:customStyle="1" w:styleId="SMHeading">
    <w:name w:val="SM Heading"/>
    <w:basedOn w:val="Heading1"/>
    <w:qFormat/>
    <w:rsid w:val="002B40EE"/>
    <w:pPr>
      <w:keepLines w:val="0"/>
      <w:spacing w:after="60" w:line="240" w:lineRule="auto"/>
    </w:pPr>
    <w:rPr>
      <w:rFonts w:ascii="Times New Roman" w:eastAsia="Times New Roman" w:hAnsi="Times New Roman" w:cs="Times New Roman"/>
      <w:b/>
      <w:bCs/>
      <w:color w:val="auto"/>
      <w:kern w:val="32"/>
      <w:sz w:val="24"/>
      <w:szCs w:val="24"/>
      <w:lang w:val="en-US"/>
    </w:rPr>
  </w:style>
  <w:style w:type="character" w:customStyle="1" w:styleId="Heading1Char">
    <w:name w:val="Heading 1 Char"/>
    <w:basedOn w:val="DefaultParagraphFont"/>
    <w:link w:val="Heading1"/>
    <w:uiPriority w:val="9"/>
    <w:rsid w:val="002B40EE"/>
    <w:rPr>
      <w:rFonts w:asciiTheme="majorHAnsi" w:eastAsiaTheme="majorEastAsia" w:hAnsiTheme="majorHAnsi" w:cstheme="majorBidi"/>
      <w:color w:val="2F5496" w:themeColor="accent1" w:themeShade="BF"/>
      <w:sz w:val="32"/>
      <w:szCs w:val="32"/>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86924576">
      <w:bodyDiv w:val="1"/>
      <w:marLeft w:val="0"/>
      <w:marRight w:val="0"/>
      <w:marTop w:val="0"/>
      <w:marBottom w:val="0"/>
      <w:divBdr>
        <w:top w:val="none" w:sz="0" w:space="0" w:color="auto"/>
        <w:left w:val="none" w:sz="0" w:space="0" w:color="auto"/>
        <w:bottom w:val="none" w:sz="0" w:space="0" w:color="auto"/>
        <w:right w:val="none" w:sz="0" w:space="0" w:color="auto"/>
      </w:divBdr>
    </w:div>
    <w:div w:id="93945723">
      <w:bodyDiv w:val="1"/>
      <w:marLeft w:val="0"/>
      <w:marRight w:val="0"/>
      <w:marTop w:val="0"/>
      <w:marBottom w:val="0"/>
      <w:divBdr>
        <w:top w:val="none" w:sz="0" w:space="0" w:color="auto"/>
        <w:left w:val="none" w:sz="0" w:space="0" w:color="auto"/>
        <w:bottom w:val="none" w:sz="0" w:space="0" w:color="auto"/>
        <w:right w:val="none" w:sz="0" w:space="0" w:color="auto"/>
      </w:divBdr>
    </w:div>
    <w:div w:id="100729846">
      <w:bodyDiv w:val="1"/>
      <w:marLeft w:val="0"/>
      <w:marRight w:val="0"/>
      <w:marTop w:val="0"/>
      <w:marBottom w:val="0"/>
      <w:divBdr>
        <w:top w:val="none" w:sz="0" w:space="0" w:color="auto"/>
        <w:left w:val="none" w:sz="0" w:space="0" w:color="auto"/>
        <w:bottom w:val="none" w:sz="0" w:space="0" w:color="auto"/>
        <w:right w:val="none" w:sz="0" w:space="0" w:color="auto"/>
      </w:divBdr>
    </w:div>
    <w:div w:id="190923715">
      <w:bodyDiv w:val="1"/>
      <w:marLeft w:val="0"/>
      <w:marRight w:val="0"/>
      <w:marTop w:val="0"/>
      <w:marBottom w:val="0"/>
      <w:divBdr>
        <w:top w:val="none" w:sz="0" w:space="0" w:color="auto"/>
        <w:left w:val="none" w:sz="0" w:space="0" w:color="auto"/>
        <w:bottom w:val="none" w:sz="0" w:space="0" w:color="auto"/>
        <w:right w:val="none" w:sz="0" w:space="0" w:color="auto"/>
      </w:divBdr>
    </w:div>
    <w:div w:id="235019977">
      <w:bodyDiv w:val="1"/>
      <w:marLeft w:val="0"/>
      <w:marRight w:val="0"/>
      <w:marTop w:val="0"/>
      <w:marBottom w:val="0"/>
      <w:divBdr>
        <w:top w:val="none" w:sz="0" w:space="0" w:color="auto"/>
        <w:left w:val="none" w:sz="0" w:space="0" w:color="auto"/>
        <w:bottom w:val="none" w:sz="0" w:space="0" w:color="auto"/>
        <w:right w:val="none" w:sz="0" w:space="0" w:color="auto"/>
      </w:divBdr>
    </w:div>
    <w:div w:id="251166403">
      <w:bodyDiv w:val="1"/>
      <w:marLeft w:val="0"/>
      <w:marRight w:val="0"/>
      <w:marTop w:val="0"/>
      <w:marBottom w:val="0"/>
      <w:divBdr>
        <w:top w:val="none" w:sz="0" w:space="0" w:color="auto"/>
        <w:left w:val="none" w:sz="0" w:space="0" w:color="auto"/>
        <w:bottom w:val="none" w:sz="0" w:space="0" w:color="auto"/>
        <w:right w:val="none" w:sz="0" w:space="0" w:color="auto"/>
      </w:divBdr>
    </w:div>
    <w:div w:id="293488894">
      <w:bodyDiv w:val="1"/>
      <w:marLeft w:val="0"/>
      <w:marRight w:val="0"/>
      <w:marTop w:val="0"/>
      <w:marBottom w:val="0"/>
      <w:divBdr>
        <w:top w:val="none" w:sz="0" w:space="0" w:color="auto"/>
        <w:left w:val="none" w:sz="0" w:space="0" w:color="auto"/>
        <w:bottom w:val="none" w:sz="0" w:space="0" w:color="auto"/>
        <w:right w:val="none" w:sz="0" w:space="0" w:color="auto"/>
      </w:divBdr>
    </w:div>
    <w:div w:id="361057173">
      <w:bodyDiv w:val="1"/>
      <w:marLeft w:val="0"/>
      <w:marRight w:val="0"/>
      <w:marTop w:val="0"/>
      <w:marBottom w:val="0"/>
      <w:divBdr>
        <w:top w:val="none" w:sz="0" w:space="0" w:color="auto"/>
        <w:left w:val="none" w:sz="0" w:space="0" w:color="auto"/>
        <w:bottom w:val="none" w:sz="0" w:space="0" w:color="auto"/>
        <w:right w:val="none" w:sz="0" w:space="0" w:color="auto"/>
      </w:divBdr>
    </w:div>
    <w:div w:id="363601670">
      <w:bodyDiv w:val="1"/>
      <w:marLeft w:val="0"/>
      <w:marRight w:val="0"/>
      <w:marTop w:val="0"/>
      <w:marBottom w:val="0"/>
      <w:divBdr>
        <w:top w:val="none" w:sz="0" w:space="0" w:color="auto"/>
        <w:left w:val="none" w:sz="0" w:space="0" w:color="auto"/>
        <w:bottom w:val="none" w:sz="0" w:space="0" w:color="auto"/>
        <w:right w:val="none" w:sz="0" w:space="0" w:color="auto"/>
      </w:divBdr>
    </w:div>
    <w:div w:id="413283689">
      <w:bodyDiv w:val="1"/>
      <w:marLeft w:val="0"/>
      <w:marRight w:val="0"/>
      <w:marTop w:val="0"/>
      <w:marBottom w:val="0"/>
      <w:divBdr>
        <w:top w:val="none" w:sz="0" w:space="0" w:color="auto"/>
        <w:left w:val="none" w:sz="0" w:space="0" w:color="auto"/>
        <w:bottom w:val="none" w:sz="0" w:space="0" w:color="auto"/>
        <w:right w:val="none" w:sz="0" w:space="0" w:color="auto"/>
      </w:divBdr>
    </w:div>
    <w:div w:id="445272496">
      <w:bodyDiv w:val="1"/>
      <w:marLeft w:val="0"/>
      <w:marRight w:val="0"/>
      <w:marTop w:val="0"/>
      <w:marBottom w:val="0"/>
      <w:divBdr>
        <w:top w:val="none" w:sz="0" w:space="0" w:color="auto"/>
        <w:left w:val="none" w:sz="0" w:space="0" w:color="auto"/>
        <w:bottom w:val="none" w:sz="0" w:space="0" w:color="auto"/>
        <w:right w:val="none" w:sz="0" w:space="0" w:color="auto"/>
      </w:divBdr>
    </w:div>
    <w:div w:id="455684903">
      <w:bodyDiv w:val="1"/>
      <w:marLeft w:val="0"/>
      <w:marRight w:val="0"/>
      <w:marTop w:val="0"/>
      <w:marBottom w:val="0"/>
      <w:divBdr>
        <w:top w:val="none" w:sz="0" w:space="0" w:color="auto"/>
        <w:left w:val="none" w:sz="0" w:space="0" w:color="auto"/>
        <w:bottom w:val="none" w:sz="0" w:space="0" w:color="auto"/>
        <w:right w:val="none" w:sz="0" w:space="0" w:color="auto"/>
      </w:divBdr>
    </w:div>
    <w:div w:id="560942462">
      <w:bodyDiv w:val="1"/>
      <w:marLeft w:val="0"/>
      <w:marRight w:val="0"/>
      <w:marTop w:val="0"/>
      <w:marBottom w:val="0"/>
      <w:divBdr>
        <w:top w:val="none" w:sz="0" w:space="0" w:color="auto"/>
        <w:left w:val="none" w:sz="0" w:space="0" w:color="auto"/>
        <w:bottom w:val="none" w:sz="0" w:space="0" w:color="auto"/>
        <w:right w:val="none" w:sz="0" w:space="0" w:color="auto"/>
      </w:divBdr>
    </w:div>
    <w:div w:id="593586360">
      <w:bodyDiv w:val="1"/>
      <w:marLeft w:val="0"/>
      <w:marRight w:val="0"/>
      <w:marTop w:val="0"/>
      <w:marBottom w:val="0"/>
      <w:divBdr>
        <w:top w:val="none" w:sz="0" w:space="0" w:color="auto"/>
        <w:left w:val="none" w:sz="0" w:space="0" w:color="auto"/>
        <w:bottom w:val="none" w:sz="0" w:space="0" w:color="auto"/>
        <w:right w:val="none" w:sz="0" w:space="0" w:color="auto"/>
      </w:divBdr>
    </w:div>
    <w:div w:id="621499550">
      <w:bodyDiv w:val="1"/>
      <w:marLeft w:val="0"/>
      <w:marRight w:val="0"/>
      <w:marTop w:val="0"/>
      <w:marBottom w:val="0"/>
      <w:divBdr>
        <w:top w:val="none" w:sz="0" w:space="0" w:color="auto"/>
        <w:left w:val="none" w:sz="0" w:space="0" w:color="auto"/>
        <w:bottom w:val="none" w:sz="0" w:space="0" w:color="auto"/>
        <w:right w:val="none" w:sz="0" w:space="0" w:color="auto"/>
      </w:divBdr>
    </w:div>
    <w:div w:id="660475115">
      <w:bodyDiv w:val="1"/>
      <w:marLeft w:val="0"/>
      <w:marRight w:val="0"/>
      <w:marTop w:val="0"/>
      <w:marBottom w:val="0"/>
      <w:divBdr>
        <w:top w:val="none" w:sz="0" w:space="0" w:color="auto"/>
        <w:left w:val="none" w:sz="0" w:space="0" w:color="auto"/>
        <w:bottom w:val="none" w:sz="0" w:space="0" w:color="auto"/>
        <w:right w:val="none" w:sz="0" w:space="0" w:color="auto"/>
      </w:divBdr>
    </w:div>
    <w:div w:id="706762187">
      <w:bodyDiv w:val="1"/>
      <w:marLeft w:val="0"/>
      <w:marRight w:val="0"/>
      <w:marTop w:val="0"/>
      <w:marBottom w:val="0"/>
      <w:divBdr>
        <w:top w:val="none" w:sz="0" w:space="0" w:color="auto"/>
        <w:left w:val="none" w:sz="0" w:space="0" w:color="auto"/>
        <w:bottom w:val="none" w:sz="0" w:space="0" w:color="auto"/>
        <w:right w:val="none" w:sz="0" w:space="0" w:color="auto"/>
      </w:divBdr>
    </w:div>
    <w:div w:id="720642087">
      <w:bodyDiv w:val="1"/>
      <w:marLeft w:val="0"/>
      <w:marRight w:val="0"/>
      <w:marTop w:val="0"/>
      <w:marBottom w:val="0"/>
      <w:divBdr>
        <w:top w:val="none" w:sz="0" w:space="0" w:color="auto"/>
        <w:left w:val="none" w:sz="0" w:space="0" w:color="auto"/>
        <w:bottom w:val="none" w:sz="0" w:space="0" w:color="auto"/>
        <w:right w:val="none" w:sz="0" w:space="0" w:color="auto"/>
      </w:divBdr>
    </w:div>
    <w:div w:id="749738837">
      <w:bodyDiv w:val="1"/>
      <w:marLeft w:val="0"/>
      <w:marRight w:val="0"/>
      <w:marTop w:val="0"/>
      <w:marBottom w:val="0"/>
      <w:divBdr>
        <w:top w:val="none" w:sz="0" w:space="0" w:color="auto"/>
        <w:left w:val="none" w:sz="0" w:space="0" w:color="auto"/>
        <w:bottom w:val="none" w:sz="0" w:space="0" w:color="auto"/>
        <w:right w:val="none" w:sz="0" w:space="0" w:color="auto"/>
      </w:divBdr>
    </w:div>
    <w:div w:id="864901977">
      <w:bodyDiv w:val="1"/>
      <w:marLeft w:val="0"/>
      <w:marRight w:val="0"/>
      <w:marTop w:val="0"/>
      <w:marBottom w:val="0"/>
      <w:divBdr>
        <w:top w:val="none" w:sz="0" w:space="0" w:color="auto"/>
        <w:left w:val="none" w:sz="0" w:space="0" w:color="auto"/>
        <w:bottom w:val="none" w:sz="0" w:space="0" w:color="auto"/>
        <w:right w:val="none" w:sz="0" w:space="0" w:color="auto"/>
      </w:divBdr>
    </w:div>
    <w:div w:id="918515963">
      <w:bodyDiv w:val="1"/>
      <w:marLeft w:val="0"/>
      <w:marRight w:val="0"/>
      <w:marTop w:val="0"/>
      <w:marBottom w:val="0"/>
      <w:divBdr>
        <w:top w:val="none" w:sz="0" w:space="0" w:color="auto"/>
        <w:left w:val="none" w:sz="0" w:space="0" w:color="auto"/>
        <w:bottom w:val="none" w:sz="0" w:space="0" w:color="auto"/>
        <w:right w:val="none" w:sz="0" w:space="0" w:color="auto"/>
      </w:divBdr>
    </w:div>
    <w:div w:id="958682787">
      <w:bodyDiv w:val="1"/>
      <w:marLeft w:val="0"/>
      <w:marRight w:val="0"/>
      <w:marTop w:val="0"/>
      <w:marBottom w:val="0"/>
      <w:divBdr>
        <w:top w:val="none" w:sz="0" w:space="0" w:color="auto"/>
        <w:left w:val="none" w:sz="0" w:space="0" w:color="auto"/>
        <w:bottom w:val="none" w:sz="0" w:space="0" w:color="auto"/>
        <w:right w:val="none" w:sz="0" w:space="0" w:color="auto"/>
      </w:divBdr>
    </w:div>
    <w:div w:id="982391921">
      <w:bodyDiv w:val="1"/>
      <w:marLeft w:val="0"/>
      <w:marRight w:val="0"/>
      <w:marTop w:val="0"/>
      <w:marBottom w:val="0"/>
      <w:divBdr>
        <w:top w:val="none" w:sz="0" w:space="0" w:color="auto"/>
        <w:left w:val="none" w:sz="0" w:space="0" w:color="auto"/>
        <w:bottom w:val="none" w:sz="0" w:space="0" w:color="auto"/>
        <w:right w:val="none" w:sz="0" w:space="0" w:color="auto"/>
      </w:divBdr>
    </w:div>
    <w:div w:id="1113091119">
      <w:bodyDiv w:val="1"/>
      <w:marLeft w:val="0"/>
      <w:marRight w:val="0"/>
      <w:marTop w:val="0"/>
      <w:marBottom w:val="0"/>
      <w:divBdr>
        <w:top w:val="none" w:sz="0" w:space="0" w:color="auto"/>
        <w:left w:val="none" w:sz="0" w:space="0" w:color="auto"/>
        <w:bottom w:val="none" w:sz="0" w:space="0" w:color="auto"/>
        <w:right w:val="none" w:sz="0" w:space="0" w:color="auto"/>
      </w:divBdr>
      <w:divsChild>
        <w:div w:id="501358601">
          <w:marLeft w:val="0"/>
          <w:marRight w:val="0"/>
          <w:marTop w:val="0"/>
          <w:marBottom w:val="0"/>
          <w:divBdr>
            <w:top w:val="none" w:sz="0" w:space="0" w:color="auto"/>
            <w:left w:val="none" w:sz="0" w:space="0" w:color="auto"/>
            <w:bottom w:val="none" w:sz="0" w:space="0" w:color="auto"/>
            <w:right w:val="none" w:sz="0" w:space="0" w:color="auto"/>
          </w:divBdr>
          <w:divsChild>
            <w:div w:id="954944865">
              <w:marLeft w:val="0"/>
              <w:marRight w:val="0"/>
              <w:marTop w:val="0"/>
              <w:marBottom w:val="0"/>
              <w:divBdr>
                <w:top w:val="none" w:sz="0" w:space="0" w:color="auto"/>
                <w:left w:val="none" w:sz="0" w:space="0" w:color="auto"/>
                <w:bottom w:val="none" w:sz="0" w:space="0" w:color="auto"/>
                <w:right w:val="none" w:sz="0" w:space="0" w:color="auto"/>
              </w:divBdr>
              <w:divsChild>
                <w:div w:id="535384855">
                  <w:marLeft w:val="0"/>
                  <w:marRight w:val="0"/>
                  <w:marTop w:val="0"/>
                  <w:marBottom w:val="0"/>
                  <w:divBdr>
                    <w:top w:val="none" w:sz="0" w:space="0" w:color="auto"/>
                    <w:left w:val="none" w:sz="0" w:space="0" w:color="auto"/>
                    <w:bottom w:val="none" w:sz="0" w:space="0" w:color="auto"/>
                    <w:right w:val="none" w:sz="0" w:space="0" w:color="auto"/>
                  </w:divBdr>
                  <w:divsChild>
                    <w:div w:id="2098011652">
                      <w:marLeft w:val="0"/>
                      <w:marRight w:val="0"/>
                      <w:marTop w:val="0"/>
                      <w:marBottom w:val="0"/>
                      <w:divBdr>
                        <w:top w:val="none" w:sz="0" w:space="0" w:color="auto"/>
                        <w:left w:val="none" w:sz="0" w:space="0" w:color="auto"/>
                        <w:bottom w:val="none" w:sz="0" w:space="0" w:color="auto"/>
                        <w:right w:val="none" w:sz="0" w:space="0" w:color="auto"/>
                      </w:divBdr>
                      <w:divsChild>
                        <w:div w:id="62025769">
                          <w:marLeft w:val="0"/>
                          <w:marRight w:val="0"/>
                          <w:marTop w:val="0"/>
                          <w:marBottom w:val="0"/>
                          <w:divBdr>
                            <w:top w:val="none" w:sz="0" w:space="0" w:color="auto"/>
                            <w:left w:val="none" w:sz="0" w:space="0" w:color="auto"/>
                            <w:bottom w:val="none" w:sz="0" w:space="0" w:color="auto"/>
                            <w:right w:val="none" w:sz="0" w:space="0" w:color="auto"/>
                          </w:divBdr>
                          <w:divsChild>
                            <w:div w:id="1206911099">
                              <w:marLeft w:val="0"/>
                              <w:marRight w:val="0"/>
                              <w:marTop w:val="0"/>
                              <w:marBottom w:val="0"/>
                              <w:divBdr>
                                <w:top w:val="none" w:sz="0" w:space="0" w:color="auto"/>
                                <w:left w:val="none" w:sz="0" w:space="0" w:color="auto"/>
                                <w:bottom w:val="none" w:sz="0" w:space="0" w:color="auto"/>
                                <w:right w:val="none" w:sz="0" w:space="0" w:color="auto"/>
                              </w:divBdr>
                              <w:divsChild>
                                <w:div w:id="357857674">
                                  <w:marLeft w:val="0"/>
                                  <w:marRight w:val="0"/>
                                  <w:marTop w:val="0"/>
                                  <w:marBottom w:val="0"/>
                                  <w:divBdr>
                                    <w:top w:val="none" w:sz="0" w:space="0" w:color="auto"/>
                                    <w:left w:val="none" w:sz="0" w:space="0" w:color="auto"/>
                                    <w:bottom w:val="none" w:sz="0" w:space="0" w:color="auto"/>
                                    <w:right w:val="none" w:sz="0" w:space="0" w:color="auto"/>
                                  </w:divBdr>
                                  <w:divsChild>
                                    <w:div w:id="1311404661">
                                      <w:marLeft w:val="0"/>
                                      <w:marRight w:val="0"/>
                                      <w:marTop w:val="0"/>
                                      <w:marBottom w:val="0"/>
                                      <w:divBdr>
                                        <w:top w:val="none" w:sz="0" w:space="0" w:color="auto"/>
                                        <w:left w:val="none" w:sz="0" w:space="0" w:color="auto"/>
                                        <w:bottom w:val="none" w:sz="0" w:space="0" w:color="auto"/>
                                        <w:right w:val="none" w:sz="0" w:space="0" w:color="auto"/>
                                      </w:divBdr>
                                      <w:divsChild>
                                        <w:div w:id="1188064856">
                                          <w:marLeft w:val="0"/>
                                          <w:marRight w:val="0"/>
                                          <w:marTop w:val="0"/>
                                          <w:marBottom w:val="0"/>
                                          <w:divBdr>
                                            <w:top w:val="none" w:sz="0" w:space="0" w:color="auto"/>
                                            <w:left w:val="none" w:sz="0" w:space="0" w:color="auto"/>
                                            <w:bottom w:val="none" w:sz="0" w:space="0" w:color="auto"/>
                                            <w:right w:val="none" w:sz="0" w:space="0" w:color="auto"/>
                                          </w:divBdr>
                                          <w:divsChild>
                                            <w:div w:id="1977485057">
                                              <w:marLeft w:val="0"/>
                                              <w:marRight w:val="0"/>
                                              <w:marTop w:val="0"/>
                                              <w:marBottom w:val="0"/>
                                              <w:divBdr>
                                                <w:top w:val="none" w:sz="0" w:space="0" w:color="auto"/>
                                                <w:left w:val="none" w:sz="0" w:space="0" w:color="auto"/>
                                                <w:bottom w:val="none" w:sz="0" w:space="0" w:color="auto"/>
                                                <w:right w:val="none" w:sz="0" w:space="0" w:color="auto"/>
                                              </w:divBdr>
                                              <w:divsChild>
                                                <w:div w:id="927737728">
                                                  <w:marLeft w:val="0"/>
                                                  <w:marRight w:val="0"/>
                                                  <w:marTop w:val="0"/>
                                                  <w:marBottom w:val="0"/>
                                                  <w:divBdr>
                                                    <w:top w:val="none" w:sz="0" w:space="0" w:color="auto"/>
                                                    <w:left w:val="none" w:sz="0" w:space="0" w:color="auto"/>
                                                    <w:bottom w:val="none" w:sz="0" w:space="0" w:color="auto"/>
                                                    <w:right w:val="none" w:sz="0" w:space="0" w:color="auto"/>
                                                  </w:divBdr>
                                                  <w:divsChild>
                                                    <w:div w:id="1514371872">
                                                      <w:marLeft w:val="0"/>
                                                      <w:marRight w:val="0"/>
                                                      <w:marTop w:val="0"/>
                                                      <w:marBottom w:val="0"/>
                                                      <w:divBdr>
                                                        <w:top w:val="none" w:sz="0" w:space="0" w:color="auto"/>
                                                        <w:left w:val="none" w:sz="0" w:space="0" w:color="auto"/>
                                                        <w:bottom w:val="none" w:sz="0" w:space="0" w:color="auto"/>
                                                        <w:right w:val="none" w:sz="0" w:space="0" w:color="auto"/>
                                                      </w:divBdr>
                                                      <w:divsChild>
                                                        <w:div w:id="1444768661">
                                                          <w:marLeft w:val="0"/>
                                                          <w:marRight w:val="0"/>
                                                          <w:marTop w:val="0"/>
                                                          <w:marBottom w:val="0"/>
                                                          <w:divBdr>
                                                            <w:top w:val="none" w:sz="0" w:space="0" w:color="auto"/>
                                                            <w:left w:val="none" w:sz="0" w:space="0" w:color="auto"/>
                                                            <w:bottom w:val="none" w:sz="0" w:space="0" w:color="auto"/>
                                                            <w:right w:val="none" w:sz="0" w:space="0" w:color="auto"/>
                                                          </w:divBdr>
                                                          <w:divsChild>
                                                            <w:div w:id="116720179">
                                                              <w:marLeft w:val="0"/>
                                                              <w:marRight w:val="0"/>
                                                              <w:marTop w:val="0"/>
                                                              <w:marBottom w:val="0"/>
                                                              <w:divBdr>
                                                                <w:top w:val="none" w:sz="0" w:space="0" w:color="auto"/>
                                                                <w:left w:val="none" w:sz="0" w:space="0" w:color="auto"/>
                                                                <w:bottom w:val="none" w:sz="0" w:space="0" w:color="auto"/>
                                                                <w:right w:val="none" w:sz="0" w:space="0" w:color="auto"/>
                                                              </w:divBdr>
                                                              <w:divsChild>
                                                                <w:div w:id="1967344672">
                                                                  <w:marLeft w:val="0"/>
                                                                  <w:marRight w:val="0"/>
                                                                  <w:marTop w:val="0"/>
                                                                  <w:marBottom w:val="0"/>
                                                                  <w:divBdr>
                                                                    <w:top w:val="none" w:sz="0" w:space="0" w:color="auto"/>
                                                                    <w:left w:val="none" w:sz="0" w:space="0" w:color="auto"/>
                                                                    <w:bottom w:val="none" w:sz="0" w:space="0" w:color="auto"/>
                                                                    <w:right w:val="none" w:sz="0" w:space="0" w:color="auto"/>
                                                                  </w:divBdr>
                                                                  <w:divsChild>
                                                                    <w:div w:id="1659654323">
                                                                      <w:marLeft w:val="0"/>
                                                                      <w:marRight w:val="0"/>
                                                                      <w:marTop w:val="0"/>
                                                                      <w:marBottom w:val="0"/>
                                                                      <w:divBdr>
                                                                        <w:top w:val="none" w:sz="0" w:space="0" w:color="auto"/>
                                                                        <w:left w:val="none" w:sz="0" w:space="0" w:color="auto"/>
                                                                        <w:bottom w:val="none" w:sz="0" w:space="0" w:color="auto"/>
                                                                        <w:right w:val="none" w:sz="0" w:space="0" w:color="auto"/>
                                                                      </w:divBdr>
                                                                      <w:divsChild>
                                                                        <w:div w:id="1154838528">
                                                                          <w:marLeft w:val="0"/>
                                                                          <w:marRight w:val="0"/>
                                                                          <w:marTop w:val="0"/>
                                                                          <w:marBottom w:val="0"/>
                                                                          <w:divBdr>
                                                                            <w:top w:val="none" w:sz="0" w:space="0" w:color="auto"/>
                                                                            <w:left w:val="none" w:sz="0" w:space="0" w:color="auto"/>
                                                                            <w:bottom w:val="none" w:sz="0" w:space="0" w:color="auto"/>
                                                                            <w:right w:val="none" w:sz="0" w:space="0" w:color="auto"/>
                                                                          </w:divBdr>
                                                                          <w:divsChild>
                                                                            <w:div w:id="1093162238">
                                                                              <w:marLeft w:val="0"/>
                                                                              <w:marRight w:val="0"/>
                                                                              <w:marTop w:val="0"/>
                                                                              <w:marBottom w:val="0"/>
                                                                              <w:divBdr>
                                                                                <w:top w:val="none" w:sz="0" w:space="0" w:color="auto"/>
                                                                                <w:left w:val="none" w:sz="0" w:space="0" w:color="auto"/>
                                                                                <w:bottom w:val="none" w:sz="0" w:space="0" w:color="auto"/>
                                                                                <w:right w:val="none" w:sz="0" w:space="0" w:color="auto"/>
                                                                              </w:divBdr>
                                                                              <w:divsChild>
                                                                                <w:div w:id="238171658">
                                                                                  <w:marLeft w:val="0"/>
                                                                                  <w:marRight w:val="0"/>
                                                                                  <w:marTop w:val="0"/>
                                                                                  <w:marBottom w:val="0"/>
                                                                                  <w:divBdr>
                                                                                    <w:top w:val="none" w:sz="0" w:space="0" w:color="auto"/>
                                                                                    <w:left w:val="none" w:sz="0" w:space="0" w:color="auto"/>
                                                                                    <w:bottom w:val="none" w:sz="0" w:space="0" w:color="auto"/>
                                                                                    <w:right w:val="none" w:sz="0" w:space="0" w:color="auto"/>
                                                                                  </w:divBdr>
                                                                                  <w:divsChild>
                                                                                    <w:div w:id="243339439">
                                                                                      <w:marLeft w:val="0"/>
                                                                                      <w:marRight w:val="0"/>
                                                                                      <w:marTop w:val="0"/>
                                                                                      <w:marBottom w:val="0"/>
                                                                                      <w:divBdr>
                                                                                        <w:top w:val="none" w:sz="0" w:space="0" w:color="auto"/>
                                                                                        <w:left w:val="none" w:sz="0" w:space="0" w:color="auto"/>
                                                                                        <w:bottom w:val="none" w:sz="0" w:space="0" w:color="auto"/>
                                                                                        <w:right w:val="none" w:sz="0" w:space="0" w:color="auto"/>
                                                                                      </w:divBdr>
                                                                                      <w:divsChild>
                                                                                        <w:div w:id="237787750">
                                                                                          <w:marLeft w:val="0"/>
                                                                                          <w:marRight w:val="0"/>
                                                                                          <w:marTop w:val="0"/>
                                                                                          <w:marBottom w:val="0"/>
                                                                                          <w:divBdr>
                                                                                            <w:top w:val="none" w:sz="0" w:space="0" w:color="auto"/>
                                                                                            <w:left w:val="none" w:sz="0" w:space="0" w:color="auto"/>
                                                                                            <w:bottom w:val="none" w:sz="0" w:space="0" w:color="auto"/>
                                                                                            <w:right w:val="none" w:sz="0" w:space="0" w:color="auto"/>
                                                                                          </w:divBdr>
                                                                                          <w:divsChild>
                                                                                            <w:div w:id="284505422">
                                                                                              <w:marLeft w:val="0"/>
                                                                                              <w:marRight w:val="0"/>
                                                                                              <w:marTop w:val="0"/>
                                                                                              <w:marBottom w:val="0"/>
                                                                                              <w:divBdr>
                                                                                                <w:top w:val="none" w:sz="0" w:space="0" w:color="auto"/>
                                                                                                <w:left w:val="none" w:sz="0" w:space="0" w:color="auto"/>
                                                                                                <w:bottom w:val="none" w:sz="0" w:space="0" w:color="auto"/>
                                                                                                <w:right w:val="none" w:sz="0" w:space="0" w:color="auto"/>
                                                                                              </w:divBdr>
                                                                                              <w:divsChild>
                                                                                                <w:div w:id="123473701">
                                                                                                  <w:marLeft w:val="0"/>
                                                                                                  <w:marRight w:val="0"/>
                                                                                                  <w:marTop w:val="0"/>
                                                                                                  <w:marBottom w:val="0"/>
                                                                                                  <w:divBdr>
                                                                                                    <w:top w:val="none" w:sz="0" w:space="0" w:color="auto"/>
                                                                                                    <w:left w:val="none" w:sz="0" w:space="0" w:color="auto"/>
                                                                                                    <w:bottom w:val="none" w:sz="0" w:space="0" w:color="auto"/>
                                                                                                    <w:right w:val="none" w:sz="0" w:space="0" w:color="auto"/>
                                                                                                  </w:divBdr>
                                                                                                  <w:divsChild>
                                                                                                    <w:div w:id="173348052">
                                                                                                      <w:marLeft w:val="0"/>
                                                                                                      <w:marRight w:val="0"/>
                                                                                                      <w:marTop w:val="0"/>
                                                                                                      <w:marBottom w:val="0"/>
                                                                                                      <w:divBdr>
                                                                                                        <w:top w:val="none" w:sz="0" w:space="0" w:color="auto"/>
                                                                                                        <w:left w:val="none" w:sz="0" w:space="0" w:color="auto"/>
                                                                                                        <w:bottom w:val="none" w:sz="0" w:space="0" w:color="auto"/>
                                                                                                        <w:right w:val="none" w:sz="0" w:space="0" w:color="auto"/>
                                                                                                      </w:divBdr>
                                                                                                      <w:divsChild>
                                                                                                        <w:div w:id="1736128172">
                                                                                                          <w:marLeft w:val="0"/>
                                                                                                          <w:marRight w:val="0"/>
                                                                                                          <w:marTop w:val="0"/>
                                                                                                          <w:marBottom w:val="0"/>
                                                                                                          <w:divBdr>
                                                                                                            <w:top w:val="none" w:sz="0" w:space="0" w:color="auto"/>
                                                                                                            <w:left w:val="none" w:sz="0" w:space="0" w:color="auto"/>
                                                                                                            <w:bottom w:val="none" w:sz="0" w:space="0" w:color="auto"/>
                                                                                                            <w:right w:val="none" w:sz="0" w:space="0" w:color="auto"/>
                                                                                                          </w:divBdr>
                                                                                                          <w:divsChild>
                                                                                                            <w:div w:id="1769350970">
                                                                                                              <w:marLeft w:val="0"/>
                                                                                                              <w:marRight w:val="0"/>
                                                                                                              <w:marTop w:val="0"/>
                                                                                                              <w:marBottom w:val="0"/>
                                                                                                              <w:divBdr>
                                                                                                                <w:top w:val="none" w:sz="0" w:space="0" w:color="auto"/>
                                                                                                                <w:left w:val="none" w:sz="0" w:space="0" w:color="auto"/>
                                                                                                                <w:bottom w:val="none" w:sz="0" w:space="0" w:color="auto"/>
                                                                                                                <w:right w:val="none" w:sz="0" w:space="0" w:color="auto"/>
                                                                                                              </w:divBdr>
                                                                                                              <w:divsChild>
                                                                                                                <w:div w:id="608778930">
                                                                                                                  <w:marLeft w:val="0"/>
                                                                                                                  <w:marRight w:val="0"/>
                                                                                                                  <w:marTop w:val="0"/>
                                                                                                                  <w:marBottom w:val="0"/>
                                                                                                                  <w:divBdr>
                                                                                                                    <w:top w:val="none" w:sz="0" w:space="0" w:color="auto"/>
                                                                                                                    <w:left w:val="none" w:sz="0" w:space="0" w:color="auto"/>
                                                                                                                    <w:bottom w:val="none" w:sz="0" w:space="0" w:color="auto"/>
                                                                                                                    <w:right w:val="none" w:sz="0" w:space="0" w:color="auto"/>
                                                                                                                  </w:divBdr>
                                                                                                                  <w:divsChild>
                                                                                                                    <w:div w:id="16278859">
                                                                                                                      <w:marLeft w:val="0"/>
                                                                                                                      <w:marRight w:val="0"/>
                                                                                                                      <w:marTop w:val="0"/>
                                                                                                                      <w:marBottom w:val="0"/>
                                                                                                                      <w:divBdr>
                                                                                                                        <w:top w:val="none" w:sz="0" w:space="0" w:color="auto"/>
                                                                                                                        <w:left w:val="none" w:sz="0" w:space="0" w:color="auto"/>
                                                                                                                        <w:bottom w:val="none" w:sz="0" w:space="0" w:color="auto"/>
                                                                                                                        <w:right w:val="none" w:sz="0" w:space="0" w:color="auto"/>
                                                                                                                      </w:divBdr>
                                                                                                                      <w:divsChild>
                                                                                                                        <w:div w:id="1231964675">
                                                                                                                          <w:marLeft w:val="0"/>
                                                                                                                          <w:marRight w:val="0"/>
                                                                                                                          <w:marTop w:val="0"/>
                                                                                                                          <w:marBottom w:val="0"/>
                                                                                                                          <w:divBdr>
                                                                                                                            <w:top w:val="none" w:sz="0" w:space="0" w:color="auto"/>
                                                                                                                            <w:left w:val="none" w:sz="0" w:space="0" w:color="auto"/>
                                                                                                                            <w:bottom w:val="none" w:sz="0" w:space="0" w:color="auto"/>
                                                                                                                            <w:right w:val="none" w:sz="0" w:space="0" w:color="auto"/>
                                                                                                                          </w:divBdr>
                                                                                                                          <w:divsChild>
                                                                                                                            <w:div w:id="1752694806">
                                                                                                                              <w:marLeft w:val="0"/>
                                                                                                                              <w:marRight w:val="0"/>
                                                                                                                              <w:marTop w:val="0"/>
                                                                                                                              <w:marBottom w:val="0"/>
                                                                                                                              <w:divBdr>
                                                                                                                                <w:top w:val="none" w:sz="0" w:space="0" w:color="auto"/>
                                                                                                                                <w:left w:val="none" w:sz="0" w:space="0" w:color="auto"/>
                                                                                                                                <w:bottom w:val="none" w:sz="0" w:space="0" w:color="auto"/>
                                                                                                                                <w:right w:val="none" w:sz="0" w:space="0" w:color="auto"/>
                                                                                                                              </w:divBdr>
                                                                                                                              <w:divsChild>
                                                                                                                                <w:div w:id="252014279">
                                                                                                                                  <w:marLeft w:val="0"/>
                                                                                                                                  <w:marRight w:val="0"/>
                                                                                                                                  <w:marTop w:val="0"/>
                                                                                                                                  <w:marBottom w:val="0"/>
                                                                                                                                  <w:divBdr>
                                                                                                                                    <w:top w:val="none" w:sz="0" w:space="0" w:color="auto"/>
                                                                                                                                    <w:left w:val="none" w:sz="0" w:space="0" w:color="auto"/>
                                                                                                                                    <w:bottom w:val="none" w:sz="0" w:space="0" w:color="auto"/>
                                                                                                                                    <w:right w:val="none" w:sz="0" w:space="0" w:color="auto"/>
                                                                                                                                  </w:divBdr>
                                                                                                                                  <w:divsChild>
                                                                                                                                    <w:div w:id="816872400">
                                                                                                                                      <w:marLeft w:val="0"/>
                                                                                                                                      <w:marRight w:val="0"/>
                                                                                                                                      <w:marTop w:val="0"/>
                                                                                                                                      <w:marBottom w:val="0"/>
                                                                                                                                      <w:divBdr>
                                                                                                                                        <w:top w:val="none" w:sz="0" w:space="0" w:color="auto"/>
                                                                                                                                        <w:left w:val="none" w:sz="0" w:space="0" w:color="auto"/>
                                                                                                                                        <w:bottom w:val="none" w:sz="0" w:space="0" w:color="auto"/>
                                                                                                                                        <w:right w:val="none" w:sz="0" w:space="0" w:color="auto"/>
                                                                                                                                      </w:divBdr>
                                                                                                                                      <w:divsChild>
                                                                                                                                        <w:div w:id="270433673">
                                                                                                                                          <w:marLeft w:val="0"/>
                                                                                                                                          <w:marRight w:val="0"/>
                                                                                                                                          <w:marTop w:val="0"/>
                                                                                                                                          <w:marBottom w:val="0"/>
                                                                                                                                          <w:divBdr>
                                                                                                                                            <w:top w:val="none" w:sz="0" w:space="0" w:color="auto"/>
                                                                                                                                            <w:left w:val="none" w:sz="0" w:space="0" w:color="auto"/>
                                                                                                                                            <w:bottom w:val="none" w:sz="0" w:space="0" w:color="auto"/>
                                                                                                                                            <w:right w:val="none" w:sz="0" w:space="0" w:color="auto"/>
                                                                                                                                          </w:divBdr>
                                                                                                                                          <w:divsChild>
                                                                                                                                            <w:div w:id="2102139085">
                                                                                                                                              <w:marLeft w:val="0"/>
                                                                                                                                              <w:marRight w:val="0"/>
                                                                                                                                              <w:marTop w:val="0"/>
                                                                                                                                              <w:marBottom w:val="0"/>
                                                                                                                                              <w:divBdr>
                                                                                                                                                <w:top w:val="none" w:sz="0" w:space="0" w:color="auto"/>
                                                                                                                                                <w:left w:val="none" w:sz="0" w:space="0" w:color="auto"/>
                                                                                                                                                <w:bottom w:val="none" w:sz="0" w:space="0" w:color="auto"/>
                                                                                                                                                <w:right w:val="none" w:sz="0" w:space="0" w:color="auto"/>
                                                                                                                                              </w:divBdr>
                                                                                                                                              <w:divsChild>
                                                                                                                                                <w:div w:id="1171337586">
                                                                                                                                                  <w:marLeft w:val="0"/>
                                                                                                                                                  <w:marRight w:val="0"/>
                                                                                                                                                  <w:marTop w:val="0"/>
                                                                                                                                                  <w:marBottom w:val="0"/>
                                                                                                                                                  <w:divBdr>
                                                                                                                                                    <w:top w:val="none" w:sz="0" w:space="0" w:color="auto"/>
                                                                                                                                                    <w:left w:val="none" w:sz="0" w:space="0" w:color="auto"/>
                                                                                                                                                    <w:bottom w:val="none" w:sz="0" w:space="0" w:color="auto"/>
                                                                                                                                                    <w:right w:val="none" w:sz="0" w:space="0" w:color="auto"/>
                                                                                                                                                  </w:divBdr>
                                                                                                                                                  <w:divsChild>
                                                                                                                                                    <w:div w:id="273246621">
                                                                                                                                                      <w:marLeft w:val="0"/>
                                                                                                                                                      <w:marRight w:val="0"/>
                                                                                                                                                      <w:marTop w:val="0"/>
                                                                                                                                                      <w:marBottom w:val="0"/>
                                                                                                                                                      <w:divBdr>
                                                                                                                                                        <w:top w:val="none" w:sz="0" w:space="0" w:color="auto"/>
                                                                                                                                                        <w:left w:val="none" w:sz="0" w:space="0" w:color="auto"/>
                                                                                                                                                        <w:bottom w:val="none" w:sz="0" w:space="0" w:color="auto"/>
                                                                                                                                                        <w:right w:val="none" w:sz="0" w:space="0" w:color="auto"/>
                                                                                                                                                      </w:divBdr>
                                                                                                                                                      <w:divsChild>
                                                                                                                                                        <w:div w:id="965895823">
                                                                                                                                                          <w:marLeft w:val="0"/>
                                                                                                                                                          <w:marRight w:val="0"/>
                                                                                                                                                          <w:marTop w:val="0"/>
                                                                                                                                                          <w:marBottom w:val="0"/>
                                                                                                                                                          <w:divBdr>
                                                                                                                                                            <w:top w:val="none" w:sz="0" w:space="0" w:color="auto"/>
                                                                                                                                                            <w:left w:val="none" w:sz="0" w:space="0" w:color="auto"/>
                                                                                                                                                            <w:bottom w:val="none" w:sz="0" w:space="0" w:color="auto"/>
                                                                                                                                                            <w:right w:val="none" w:sz="0" w:space="0" w:color="auto"/>
                                                                                                                                                          </w:divBdr>
                                                                                                                                                          <w:divsChild>
                                                                                                                                                            <w:div w:id="913322756">
                                                                                                                                                              <w:marLeft w:val="0"/>
                                                                                                                                                              <w:marRight w:val="0"/>
                                                                                                                                                              <w:marTop w:val="0"/>
                                                                                                                                                              <w:marBottom w:val="0"/>
                                                                                                                                                              <w:divBdr>
                                                                                                                                                                <w:top w:val="none" w:sz="0" w:space="0" w:color="auto"/>
                                                                                                                                                                <w:left w:val="none" w:sz="0" w:space="0" w:color="auto"/>
                                                                                                                                                                <w:bottom w:val="none" w:sz="0" w:space="0" w:color="auto"/>
                                                                                                                                                                <w:right w:val="none" w:sz="0" w:space="0" w:color="auto"/>
                                                                                                                                                              </w:divBdr>
                                                                                                                                                              <w:divsChild>
                                                                                                                                                                <w:div w:id="2084250875">
                                                                                                                                                                  <w:marLeft w:val="0"/>
                                                                                                                                                                  <w:marRight w:val="0"/>
                                                                                                                                                                  <w:marTop w:val="0"/>
                                                                                                                                                                  <w:marBottom w:val="0"/>
                                                                                                                                                                  <w:divBdr>
                                                                                                                                                                    <w:top w:val="none" w:sz="0" w:space="0" w:color="auto"/>
                                                                                                                                                                    <w:left w:val="none" w:sz="0" w:space="0" w:color="auto"/>
                                                                                                                                                                    <w:bottom w:val="none" w:sz="0" w:space="0" w:color="auto"/>
                                                                                                                                                                    <w:right w:val="none" w:sz="0" w:space="0" w:color="auto"/>
                                                                                                                                                                  </w:divBdr>
                                                                                                                                                                  <w:divsChild>
                                                                                                                                                                    <w:div w:id="685133900">
                                                                                                                                                                      <w:marLeft w:val="0"/>
                                                                                                                                                                      <w:marRight w:val="0"/>
                                                                                                                                                                      <w:marTop w:val="0"/>
                                                                                                                                                                      <w:marBottom w:val="0"/>
                                                                                                                                                                      <w:divBdr>
                                                                                                                                                                        <w:top w:val="none" w:sz="0" w:space="0" w:color="auto"/>
                                                                                                                                                                        <w:left w:val="none" w:sz="0" w:space="0" w:color="auto"/>
                                                                                                                                                                        <w:bottom w:val="none" w:sz="0" w:space="0" w:color="auto"/>
                                                                                                                                                                        <w:right w:val="none" w:sz="0" w:space="0" w:color="auto"/>
                                                                                                                                                                      </w:divBdr>
                                                                                                                                                                    </w:div>
                                                                                                                                                                    <w:div w:id="319163073">
                                                                                                                                                                      <w:marLeft w:val="0"/>
                                                                                                                                                                      <w:marRight w:val="0"/>
                                                                                                                                                                      <w:marTop w:val="0"/>
                                                                                                                                                                      <w:marBottom w:val="0"/>
                                                                                                                                                                      <w:divBdr>
                                                                                                                                                                        <w:top w:val="none" w:sz="0" w:space="0" w:color="auto"/>
                                                                                                                                                                        <w:left w:val="none" w:sz="0" w:space="0" w:color="auto"/>
                                                                                                                                                                        <w:bottom w:val="none" w:sz="0" w:space="0" w:color="auto"/>
                                                                                                                                                                        <w:right w:val="none" w:sz="0" w:space="0" w:color="auto"/>
                                                                                                                                                                      </w:divBdr>
                                                                                                                                                                      <w:divsChild>
                                                                                                                                                                        <w:div w:id="628631652">
                                                                                                                                                                          <w:marLeft w:val="0"/>
                                                                                                                                                                          <w:marRight w:val="0"/>
                                                                                                                                                                          <w:marTop w:val="0"/>
                                                                                                                                                                          <w:marBottom w:val="0"/>
                                                                                                                                                                          <w:divBdr>
                                                                                                                                                                            <w:top w:val="none" w:sz="0" w:space="0" w:color="auto"/>
                                                                                                                                                                            <w:left w:val="none" w:sz="0" w:space="0" w:color="auto"/>
                                                                                                                                                                            <w:bottom w:val="none" w:sz="0" w:space="0" w:color="auto"/>
                                                                                                                                                                            <w:right w:val="none" w:sz="0" w:space="0" w:color="auto"/>
                                                                                                                                                                          </w:divBdr>
                                                                                                                                                                        </w:div>
                                                                                                                                                                      </w:divsChild>
                                                                                                                                                                    </w:div>
                                                                                                                                                                    <w:div w:id="534738557">
                                                                                                                                                                      <w:marLeft w:val="0"/>
                                                                                                                                                                      <w:marRight w:val="0"/>
                                                                                                                                                                      <w:marTop w:val="0"/>
                                                                                                                                                                      <w:marBottom w:val="0"/>
                                                                                                                                                                      <w:divBdr>
                                                                                                                                                                        <w:top w:val="none" w:sz="0" w:space="0" w:color="auto"/>
                                                                                                                                                                        <w:left w:val="none" w:sz="0" w:space="0" w:color="auto"/>
                                                                                                                                                                        <w:bottom w:val="none" w:sz="0" w:space="0" w:color="auto"/>
                                                                                                                                                                        <w:right w:val="none" w:sz="0" w:space="0" w:color="auto"/>
                                                                                                                                                                      </w:divBdr>
                                                                                                                                                                    </w:div>
                                                                                                                                                                    <w:div w:id="1418744520">
                                                                                                                                                                      <w:marLeft w:val="0"/>
                                                                                                                                                                      <w:marRight w:val="0"/>
                                                                                                                                                                      <w:marTop w:val="0"/>
                                                                                                                                                                      <w:marBottom w:val="0"/>
                                                                                                                                                                      <w:divBdr>
                                                                                                                                                                        <w:top w:val="none" w:sz="0" w:space="0" w:color="auto"/>
                                                                                                                                                                        <w:left w:val="none" w:sz="0" w:space="0" w:color="auto"/>
                                                                                                                                                                        <w:bottom w:val="none" w:sz="0" w:space="0" w:color="auto"/>
                                                                                                                                                                        <w:right w:val="none" w:sz="0" w:space="0" w:color="auto"/>
                                                                                                                                                                      </w:divBdr>
                                                                                                                                                                    </w:div>
                                                                                                                                                                    <w:div w:id="1472281863">
                                                                                                                                                                      <w:marLeft w:val="0"/>
                                                                                                                                                                      <w:marRight w:val="0"/>
                                                                                                                                                                      <w:marTop w:val="0"/>
                                                                                                                                                                      <w:marBottom w:val="0"/>
                                                                                                                                                                      <w:divBdr>
                                                                                                                                                                        <w:top w:val="none" w:sz="0" w:space="0" w:color="auto"/>
                                                                                                                                                                        <w:left w:val="none" w:sz="0" w:space="0" w:color="auto"/>
                                                                                                                                                                        <w:bottom w:val="none" w:sz="0" w:space="0" w:color="auto"/>
                                                                                                                                                                        <w:right w:val="none" w:sz="0" w:space="0" w:color="auto"/>
                                                                                                                                                                      </w:divBdr>
                                                                                                                                                                    </w:div>
                                                                                                                                                                    <w:div w:id="1639216347">
                                                                                                                                                                      <w:marLeft w:val="0"/>
                                                                                                                                                                      <w:marRight w:val="0"/>
                                                                                                                                                                      <w:marTop w:val="0"/>
                                                                                                                                                                      <w:marBottom w:val="0"/>
                                                                                                                                                                      <w:divBdr>
                                                                                                                                                                        <w:top w:val="none" w:sz="0" w:space="0" w:color="auto"/>
                                                                                                                                                                        <w:left w:val="none" w:sz="0" w:space="0" w:color="auto"/>
                                                                                                                                                                        <w:bottom w:val="none" w:sz="0" w:space="0" w:color="auto"/>
                                                                                                                                                                        <w:right w:val="none" w:sz="0" w:space="0" w:color="auto"/>
                                                                                                                                                                      </w:divBdr>
                                                                                                                                                                    </w:div>
                                                                                                                                                                    <w:div w:id="622997638">
                                                                                                                                                                      <w:marLeft w:val="0"/>
                                                                                                                                                                      <w:marRight w:val="0"/>
                                                                                                                                                                      <w:marTop w:val="0"/>
                                                                                                                                                                      <w:marBottom w:val="0"/>
                                                                                                                                                                      <w:divBdr>
                                                                                                                                                                        <w:top w:val="none" w:sz="0" w:space="0" w:color="auto"/>
                                                                                                                                                                        <w:left w:val="none" w:sz="0" w:space="0" w:color="auto"/>
                                                                                                                                                                        <w:bottom w:val="none" w:sz="0" w:space="0" w:color="auto"/>
                                                                                                                                                                        <w:right w:val="none" w:sz="0" w:space="0" w:color="auto"/>
                                                                                                                                                                      </w:divBdr>
                                                                                                                                                                    </w:div>
                                                                                                                                                                    <w:div w:id="412439577">
                                                                                                                                                                      <w:marLeft w:val="0"/>
                                                                                                                                                                      <w:marRight w:val="0"/>
                                                                                                                                                                      <w:marTop w:val="0"/>
                                                                                                                                                                      <w:marBottom w:val="0"/>
                                                                                                                                                                      <w:divBdr>
                                                                                                                                                                        <w:top w:val="none" w:sz="0" w:space="0" w:color="auto"/>
                                                                                                                                                                        <w:left w:val="none" w:sz="0" w:space="0" w:color="auto"/>
                                                                                                                                                                        <w:bottom w:val="none" w:sz="0" w:space="0" w:color="auto"/>
                                                                                                                                                                        <w:right w:val="none" w:sz="0" w:space="0" w:color="auto"/>
                                                                                                                                                                      </w:divBdr>
                                                                                                                                                                    </w:div>
                                                                                                                                                                    <w:div w:id="1443038717">
                                                                                                                                                                      <w:marLeft w:val="0"/>
                                                                                                                                                                      <w:marRight w:val="0"/>
                                                                                                                                                                      <w:marTop w:val="0"/>
                                                                                                                                                                      <w:marBottom w:val="0"/>
                                                                                                                                                                      <w:divBdr>
                                                                                                                                                                        <w:top w:val="none" w:sz="0" w:space="0" w:color="auto"/>
                                                                                                                                                                        <w:left w:val="none" w:sz="0" w:space="0" w:color="auto"/>
                                                                                                                                                                        <w:bottom w:val="none" w:sz="0" w:space="0" w:color="auto"/>
                                                                                                                                                                        <w:right w:val="none" w:sz="0" w:space="0" w:color="auto"/>
                                                                                                                                                                      </w:divBdr>
                                                                                                                                                                    </w:div>
                                                                                                                                                                    <w:div w:id="1268080800">
                                                                                                                                                                      <w:marLeft w:val="0"/>
                                                                                                                                                                      <w:marRight w:val="0"/>
                                                                                                                                                                      <w:marTop w:val="0"/>
                                                                                                                                                                      <w:marBottom w:val="0"/>
                                                                                                                                                                      <w:divBdr>
                                                                                                                                                                        <w:top w:val="none" w:sz="0" w:space="0" w:color="auto"/>
                                                                                                                                                                        <w:left w:val="none" w:sz="0" w:space="0" w:color="auto"/>
                                                                                                                                                                        <w:bottom w:val="none" w:sz="0" w:space="0" w:color="auto"/>
                                                                                                                                                                        <w:right w:val="none" w:sz="0" w:space="0" w:color="auto"/>
                                                                                                                                                                      </w:divBdr>
                                                                                                                                                                    </w:div>
                                                                                                                                                                    <w:div w:id="100150607">
                                                                                                                                                                      <w:marLeft w:val="0"/>
                                                                                                                                                                      <w:marRight w:val="0"/>
                                                                                                                                                                      <w:marTop w:val="0"/>
                                                                                                                                                                      <w:marBottom w:val="0"/>
                                                                                                                                                                      <w:divBdr>
                                                                                                                                                                        <w:top w:val="none" w:sz="0" w:space="0" w:color="auto"/>
                                                                                                                                                                        <w:left w:val="none" w:sz="0" w:space="0" w:color="auto"/>
                                                                                                                                                                        <w:bottom w:val="none" w:sz="0" w:space="0" w:color="auto"/>
                                                                                                                                                                        <w:right w:val="none" w:sz="0" w:space="0" w:color="auto"/>
                                                                                                                                                                      </w:divBdr>
                                                                                                                                                                    </w:div>
                                                                                                                                                                    <w:div w:id="862741723">
                                                                                                                                                                      <w:marLeft w:val="0"/>
                                                                                                                                                                      <w:marRight w:val="0"/>
                                                                                                                                                                      <w:marTop w:val="0"/>
                                                                                                                                                                      <w:marBottom w:val="0"/>
                                                                                                                                                                      <w:divBdr>
                                                                                                                                                                        <w:top w:val="none" w:sz="0" w:space="0" w:color="auto"/>
                                                                                                                                                                        <w:left w:val="none" w:sz="0" w:space="0" w:color="auto"/>
                                                                                                                                                                        <w:bottom w:val="none" w:sz="0" w:space="0" w:color="auto"/>
                                                                                                                                                                        <w:right w:val="none" w:sz="0" w:space="0" w:color="auto"/>
                                                                                                                                                                      </w:divBdr>
                                                                                                                                                                    </w:div>
                                                                                                                                                                    <w:div w:id="1084840335">
                                                                                                                                                                      <w:marLeft w:val="0"/>
                                                                                                                                                                      <w:marRight w:val="0"/>
                                                                                                                                                                      <w:marTop w:val="0"/>
                                                                                                                                                                      <w:marBottom w:val="0"/>
                                                                                                                                                                      <w:divBdr>
                                                                                                                                                                        <w:top w:val="none" w:sz="0" w:space="0" w:color="auto"/>
                                                                                                                                                                        <w:left w:val="none" w:sz="0" w:space="0" w:color="auto"/>
                                                                                                                                                                        <w:bottom w:val="none" w:sz="0" w:space="0" w:color="auto"/>
                                                                                                                                                                        <w:right w:val="none" w:sz="0" w:space="0" w:color="auto"/>
                                                                                                                                                                      </w:divBdr>
                                                                                                                                                                    </w:div>
                                                                                                                                                                    <w:div w:id="1969699687">
                                                                                                                                                                      <w:marLeft w:val="0"/>
                                                                                                                                                                      <w:marRight w:val="0"/>
                                                                                                                                                                      <w:marTop w:val="0"/>
                                                                                                                                                                      <w:marBottom w:val="0"/>
                                                                                                                                                                      <w:divBdr>
                                                                                                                                                                        <w:top w:val="none" w:sz="0" w:space="0" w:color="auto"/>
                                                                                                                                                                        <w:left w:val="none" w:sz="0" w:space="0" w:color="auto"/>
                                                                                                                                                                        <w:bottom w:val="none" w:sz="0" w:space="0" w:color="auto"/>
                                                                                                                                                                        <w:right w:val="none" w:sz="0" w:space="0" w:color="auto"/>
                                                                                                                                                                      </w:divBdr>
                                                                                                                                                                    </w:div>
                                                                                                                                                                    <w:div w:id="2130053211">
                                                                                                                                                                      <w:marLeft w:val="0"/>
                                                                                                                                                                      <w:marRight w:val="0"/>
                                                                                                                                                                      <w:marTop w:val="0"/>
                                                                                                                                                                      <w:marBottom w:val="0"/>
                                                                                                                                                                      <w:divBdr>
                                                                                                                                                                        <w:top w:val="none" w:sz="0" w:space="0" w:color="auto"/>
                                                                                                                                                                        <w:left w:val="none" w:sz="0" w:space="0" w:color="auto"/>
                                                                                                                                                                        <w:bottom w:val="none" w:sz="0" w:space="0" w:color="auto"/>
                                                                                                                                                                        <w:right w:val="none" w:sz="0" w:space="0" w:color="auto"/>
                                                                                                                                                                      </w:divBdr>
                                                                                                                                                                    </w:div>
                                                                                                                                                                    <w:div w:id="180512189">
                                                                                                                                                                      <w:marLeft w:val="0"/>
                                                                                                                                                                      <w:marRight w:val="0"/>
                                                                                                                                                                      <w:marTop w:val="0"/>
                                                                                                                                                                      <w:marBottom w:val="0"/>
                                                                                                                                                                      <w:divBdr>
                                                                                                                                                                        <w:top w:val="none" w:sz="0" w:space="0" w:color="auto"/>
                                                                                                                                                                        <w:left w:val="none" w:sz="0" w:space="0" w:color="auto"/>
                                                                                                                                                                        <w:bottom w:val="none" w:sz="0" w:space="0" w:color="auto"/>
                                                                                                                                                                        <w:right w:val="none" w:sz="0" w:space="0" w:color="auto"/>
                                                                                                                                                                      </w:divBdr>
                                                                                                                                                                    </w:div>
                                                                                                                                                                    <w:div w:id="858082440">
                                                                                                                                                                      <w:marLeft w:val="0"/>
                                                                                                                                                                      <w:marRight w:val="0"/>
                                                                                                                                                                      <w:marTop w:val="0"/>
                                                                                                                                                                      <w:marBottom w:val="0"/>
                                                                                                                                                                      <w:divBdr>
                                                                                                                                                                        <w:top w:val="none" w:sz="0" w:space="0" w:color="auto"/>
                                                                                                                                                                        <w:left w:val="none" w:sz="0" w:space="0" w:color="auto"/>
                                                                                                                                                                        <w:bottom w:val="none" w:sz="0" w:space="0" w:color="auto"/>
                                                                                                                                                                        <w:right w:val="none" w:sz="0" w:space="0" w:color="auto"/>
                                                                                                                                                                      </w:divBdr>
                                                                                                                                                                    </w:div>
                                                                                                                                                                    <w:div w:id="271867942">
                                                                                                                                                                      <w:marLeft w:val="0"/>
                                                                                                                                                                      <w:marRight w:val="0"/>
                                                                                                                                                                      <w:marTop w:val="0"/>
                                                                                                                                                                      <w:marBottom w:val="0"/>
                                                                                                                                                                      <w:divBdr>
                                                                                                                                                                        <w:top w:val="none" w:sz="0" w:space="0" w:color="auto"/>
                                                                                                                                                                        <w:left w:val="none" w:sz="0" w:space="0" w:color="auto"/>
                                                                                                                                                                        <w:bottom w:val="none" w:sz="0" w:space="0" w:color="auto"/>
                                                                                                                                                                        <w:right w:val="none" w:sz="0" w:space="0" w:color="auto"/>
                                                                                                                                                                      </w:divBdr>
                                                                                                                                                                    </w:div>
                                                                                                                                                                    <w:div w:id="1230068134">
                                                                                                                                                                      <w:marLeft w:val="0"/>
                                                                                                                                                                      <w:marRight w:val="0"/>
                                                                                                                                                                      <w:marTop w:val="0"/>
                                                                                                                                                                      <w:marBottom w:val="0"/>
                                                                                                                                                                      <w:divBdr>
                                                                                                                                                                        <w:top w:val="none" w:sz="0" w:space="0" w:color="auto"/>
                                                                                                                                                                        <w:left w:val="none" w:sz="0" w:space="0" w:color="auto"/>
                                                                                                                                                                        <w:bottom w:val="none" w:sz="0" w:space="0" w:color="auto"/>
                                                                                                                                                                        <w:right w:val="none" w:sz="0" w:space="0" w:color="auto"/>
                                                                                                                                                                      </w:divBdr>
                                                                                                                                                                    </w:div>
                                                                                                                                                                    <w:div w:id="1195919619">
                                                                                                                                                                      <w:marLeft w:val="0"/>
                                                                                                                                                                      <w:marRight w:val="0"/>
                                                                                                                                                                      <w:marTop w:val="0"/>
                                                                                                                                                                      <w:marBottom w:val="0"/>
                                                                                                                                                                      <w:divBdr>
                                                                                                                                                                        <w:top w:val="none" w:sz="0" w:space="0" w:color="auto"/>
                                                                                                                                                                        <w:left w:val="none" w:sz="0" w:space="0" w:color="auto"/>
                                                                                                                                                                        <w:bottom w:val="none" w:sz="0" w:space="0" w:color="auto"/>
                                                                                                                                                                        <w:right w:val="none" w:sz="0" w:space="0" w:color="auto"/>
                                                                                                                                                                      </w:divBdr>
                                                                                                                                                                    </w:div>
                                                                                                                                                                    <w:div w:id="632563040">
                                                                                                                                                                      <w:marLeft w:val="0"/>
                                                                                                                                                                      <w:marRight w:val="0"/>
                                                                                                                                                                      <w:marTop w:val="0"/>
                                                                                                                                                                      <w:marBottom w:val="0"/>
                                                                                                                                                                      <w:divBdr>
                                                                                                                                                                        <w:top w:val="none" w:sz="0" w:space="0" w:color="auto"/>
                                                                                                                                                                        <w:left w:val="none" w:sz="0" w:space="0" w:color="auto"/>
                                                                                                                                                                        <w:bottom w:val="none" w:sz="0" w:space="0" w:color="auto"/>
                                                                                                                                                                        <w:right w:val="none" w:sz="0" w:space="0" w:color="auto"/>
                                                                                                                                                                      </w:divBdr>
                                                                                                                                                                    </w:div>
                                                                                                                                                                    <w:div w:id="1536890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88415993">
          <w:blockQuote w:val="1"/>
          <w:marLeft w:val="600"/>
          <w:marRight w:val="0"/>
          <w:marTop w:val="0"/>
          <w:marBottom w:val="0"/>
          <w:divBdr>
            <w:top w:val="none" w:sz="0" w:space="0" w:color="auto"/>
            <w:left w:val="none" w:sz="0" w:space="0" w:color="auto"/>
            <w:bottom w:val="none" w:sz="0" w:space="0" w:color="auto"/>
            <w:right w:val="none" w:sz="0" w:space="0" w:color="auto"/>
          </w:divBdr>
          <w:divsChild>
            <w:div w:id="1482846486">
              <w:marLeft w:val="0"/>
              <w:marRight w:val="0"/>
              <w:marTop w:val="0"/>
              <w:marBottom w:val="0"/>
              <w:divBdr>
                <w:top w:val="none" w:sz="0" w:space="0" w:color="auto"/>
                <w:left w:val="none" w:sz="0" w:space="0" w:color="auto"/>
                <w:bottom w:val="none" w:sz="0" w:space="0" w:color="auto"/>
                <w:right w:val="none" w:sz="0" w:space="0" w:color="auto"/>
              </w:divBdr>
              <w:divsChild>
                <w:div w:id="1755515757">
                  <w:marLeft w:val="0"/>
                  <w:marRight w:val="0"/>
                  <w:marTop w:val="0"/>
                  <w:marBottom w:val="0"/>
                  <w:divBdr>
                    <w:top w:val="none" w:sz="0" w:space="0" w:color="auto"/>
                    <w:left w:val="none" w:sz="0" w:space="0" w:color="auto"/>
                    <w:bottom w:val="none" w:sz="0" w:space="0" w:color="auto"/>
                    <w:right w:val="none" w:sz="0" w:space="0" w:color="auto"/>
                  </w:divBdr>
                  <w:divsChild>
                    <w:div w:id="1314480478">
                      <w:marLeft w:val="0"/>
                      <w:marRight w:val="0"/>
                      <w:marTop w:val="0"/>
                      <w:marBottom w:val="0"/>
                      <w:divBdr>
                        <w:top w:val="none" w:sz="0" w:space="0" w:color="auto"/>
                        <w:left w:val="none" w:sz="0" w:space="0" w:color="auto"/>
                        <w:bottom w:val="none" w:sz="0" w:space="0" w:color="auto"/>
                        <w:right w:val="none" w:sz="0" w:space="0" w:color="auto"/>
                      </w:divBdr>
                      <w:divsChild>
                        <w:div w:id="1357347657">
                          <w:marLeft w:val="0"/>
                          <w:marRight w:val="0"/>
                          <w:marTop w:val="0"/>
                          <w:marBottom w:val="0"/>
                          <w:divBdr>
                            <w:top w:val="none" w:sz="0" w:space="0" w:color="auto"/>
                            <w:left w:val="none" w:sz="0" w:space="0" w:color="auto"/>
                            <w:bottom w:val="none" w:sz="0" w:space="0" w:color="auto"/>
                            <w:right w:val="none" w:sz="0" w:space="0" w:color="auto"/>
                          </w:divBdr>
                          <w:divsChild>
                            <w:div w:id="1678968127">
                              <w:marLeft w:val="0"/>
                              <w:marRight w:val="0"/>
                              <w:marTop w:val="0"/>
                              <w:marBottom w:val="0"/>
                              <w:divBdr>
                                <w:top w:val="none" w:sz="0" w:space="0" w:color="auto"/>
                                <w:left w:val="none" w:sz="0" w:space="0" w:color="auto"/>
                                <w:bottom w:val="none" w:sz="0" w:space="0" w:color="auto"/>
                                <w:right w:val="none" w:sz="0" w:space="0" w:color="auto"/>
                              </w:divBdr>
                              <w:divsChild>
                                <w:div w:id="666783542">
                                  <w:marLeft w:val="0"/>
                                  <w:marRight w:val="0"/>
                                  <w:marTop w:val="0"/>
                                  <w:marBottom w:val="0"/>
                                  <w:divBdr>
                                    <w:top w:val="none" w:sz="0" w:space="0" w:color="auto"/>
                                    <w:left w:val="none" w:sz="0" w:space="0" w:color="auto"/>
                                    <w:bottom w:val="none" w:sz="0" w:space="0" w:color="auto"/>
                                    <w:right w:val="none" w:sz="0" w:space="0" w:color="auto"/>
                                  </w:divBdr>
                                  <w:divsChild>
                                    <w:div w:id="1449622511">
                                      <w:marLeft w:val="0"/>
                                      <w:marRight w:val="0"/>
                                      <w:marTop w:val="0"/>
                                      <w:marBottom w:val="0"/>
                                      <w:divBdr>
                                        <w:top w:val="none" w:sz="0" w:space="0" w:color="auto"/>
                                        <w:left w:val="none" w:sz="0" w:space="0" w:color="auto"/>
                                        <w:bottom w:val="none" w:sz="0" w:space="0" w:color="auto"/>
                                        <w:right w:val="none" w:sz="0" w:space="0" w:color="auto"/>
                                      </w:divBdr>
                                      <w:divsChild>
                                        <w:div w:id="41826884">
                                          <w:marLeft w:val="0"/>
                                          <w:marRight w:val="0"/>
                                          <w:marTop w:val="0"/>
                                          <w:marBottom w:val="0"/>
                                          <w:divBdr>
                                            <w:top w:val="none" w:sz="0" w:space="0" w:color="auto"/>
                                            <w:left w:val="none" w:sz="0" w:space="0" w:color="auto"/>
                                            <w:bottom w:val="none" w:sz="0" w:space="0" w:color="auto"/>
                                            <w:right w:val="none" w:sz="0" w:space="0" w:color="auto"/>
                                          </w:divBdr>
                                          <w:divsChild>
                                            <w:div w:id="297222042">
                                              <w:marLeft w:val="0"/>
                                              <w:marRight w:val="0"/>
                                              <w:marTop w:val="0"/>
                                              <w:marBottom w:val="0"/>
                                              <w:divBdr>
                                                <w:top w:val="none" w:sz="0" w:space="0" w:color="auto"/>
                                                <w:left w:val="none" w:sz="0" w:space="0" w:color="auto"/>
                                                <w:bottom w:val="none" w:sz="0" w:space="0" w:color="auto"/>
                                                <w:right w:val="none" w:sz="0" w:space="0" w:color="auto"/>
                                              </w:divBdr>
                                              <w:divsChild>
                                                <w:div w:id="1404066282">
                                                  <w:marLeft w:val="0"/>
                                                  <w:marRight w:val="0"/>
                                                  <w:marTop w:val="0"/>
                                                  <w:marBottom w:val="0"/>
                                                  <w:divBdr>
                                                    <w:top w:val="none" w:sz="0" w:space="0" w:color="auto"/>
                                                    <w:left w:val="none" w:sz="0" w:space="0" w:color="auto"/>
                                                    <w:bottom w:val="none" w:sz="0" w:space="0" w:color="auto"/>
                                                    <w:right w:val="none" w:sz="0" w:space="0" w:color="auto"/>
                                                  </w:divBdr>
                                                  <w:divsChild>
                                                    <w:div w:id="287012261">
                                                      <w:marLeft w:val="0"/>
                                                      <w:marRight w:val="0"/>
                                                      <w:marTop w:val="0"/>
                                                      <w:marBottom w:val="0"/>
                                                      <w:divBdr>
                                                        <w:top w:val="none" w:sz="0" w:space="0" w:color="auto"/>
                                                        <w:left w:val="none" w:sz="0" w:space="0" w:color="auto"/>
                                                        <w:bottom w:val="none" w:sz="0" w:space="0" w:color="auto"/>
                                                        <w:right w:val="none" w:sz="0" w:space="0" w:color="auto"/>
                                                      </w:divBdr>
                                                      <w:divsChild>
                                                        <w:div w:id="2007517086">
                                                          <w:marLeft w:val="0"/>
                                                          <w:marRight w:val="0"/>
                                                          <w:marTop w:val="0"/>
                                                          <w:marBottom w:val="0"/>
                                                          <w:divBdr>
                                                            <w:top w:val="none" w:sz="0" w:space="0" w:color="auto"/>
                                                            <w:left w:val="none" w:sz="0" w:space="0" w:color="auto"/>
                                                            <w:bottom w:val="none" w:sz="0" w:space="0" w:color="auto"/>
                                                            <w:right w:val="none" w:sz="0" w:space="0" w:color="auto"/>
                                                          </w:divBdr>
                                                          <w:divsChild>
                                                            <w:div w:id="337388716">
                                                              <w:marLeft w:val="0"/>
                                                              <w:marRight w:val="0"/>
                                                              <w:marTop w:val="0"/>
                                                              <w:marBottom w:val="0"/>
                                                              <w:divBdr>
                                                                <w:top w:val="none" w:sz="0" w:space="0" w:color="auto"/>
                                                                <w:left w:val="none" w:sz="0" w:space="0" w:color="auto"/>
                                                                <w:bottom w:val="none" w:sz="0" w:space="0" w:color="auto"/>
                                                                <w:right w:val="none" w:sz="0" w:space="0" w:color="auto"/>
                                                              </w:divBdr>
                                                              <w:divsChild>
                                                                <w:div w:id="757675449">
                                                                  <w:marLeft w:val="0"/>
                                                                  <w:marRight w:val="0"/>
                                                                  <w:marTop w:val="0"/>
                                                                  <w:marBottom w:val="0"/>
                                                                  <w:divBdr>
                                                                    <w:top w:val="none" w:sz="0" w:space="0" w:color="auto"/>
                                                                    <w:left w:val="none" w:sz="0" w:space="0" w:color="auto"/>
                                                                    <w:bottom w:val="none" w:sz="0" w:space="0" w:color="auto"/>
                                                                    <w:right w:val="none" w:sz="0" w:space="0" w:color="auto"/>
                                                                  </w:divBdr>
                                                                  <w:divsChild>
                                                                    <w:div w:id="1394042535">
                                                                      <w:marLeft w:val="0"/>
                                                                      <w:marRight w:val="0"/>
                                                                      <w:marTop w:val="0"/>
                                                                      <w:marBottom w:val="0"/>
                                                                      <w:divBdr>
                                                                        <w:top w:val="none" w:sz="0" w:space="0" w:color="auto"/>
                                                                        <w:left w:val="none" w:sz="0" w:space="0" w:color="auto"/>
                                                                        <w:bottom w:val="none" w:sz="0" w:space="0" w:color="auto"/>
                                                                        <w:right w:val="none" w:sz="0" w:space="0" w:color="auto"/>
                                                                      </w:divBdr>
                                                                      <w:divsChild>
                                                                        <w:div w:id="1002007495">
                                                                          <w:marLeft w:val="0"/>
                                                                          <w:marRight w:val="0"/>
                                                                          <w:marTop w:val="0"/>
                                                                          <w:marBottom w:val="0"/>
                                                                          <w:divBdr>
                                                                            <w:top w:val="none" w:sz="0" w:space="0" w:color="auto"/>
                                                                            <w:left w:val="none" w:sz="0" w:space="0" w:color="auto"/>
                                                                            <w:bottom w:val="none" w:sz="0" w:space="0" w:color="auto"/>
                                                                            <w:right w:val="none" w:sz="0" w:space="0" w:color="auto"/>
                                                                          </w:divBdr>
                                                                          <w:divsChild>
                                                                            <w:div w:id="1163009995">
                                                                              <w:marLeft w:val="0"/>
                                                                              <w:marRight w:val="0"/>
                                                                              <w:marTop w:val="0"/>
                                                                              <w:marBottom w:val="0"/>
                                                                              <w:divBdr>
                                                                                <w:top w:val="none" w:sz="0" w:space="0" w:color="auto"/>
                                                                                <w:left w:val="none" w:sz="0" w:space="0" w:color="auto"/>
                                                                                <w:bottom w:val="none" w:sz="0" w:space="0" w:color="auto"/>
                                                                                <w:right w:val="none" w:sz="0" w:space="0" w:color="auto"/>
                                                                              </w:divBdr>
                                                                              <w:divsChild>
                                                                                <w:div w:id="587232393">
                                                                                  <w:marLeft w:val="0"/>
                                                                                  <w:marRight w:val="0"/>
                                                                                  <w:marTop w:val="0"/>
                                                                                  <w:marBottom w:val="0"/>
                                                                                  <w:divBdr>
                                                                                    <w:top w:val="none" w:sz="0" w:space="0" w:color="auto"/>
                                                                                    <w:left w:val="none" w:sz="0" w:space="0" w:color="auto"/>
                                                                                    <w:bottom w:val="none" w:sz="0" w:space="0" w:color="auto"/>
                                                                                    <w:right w:val="none" w:sz="0" w:space="0" w:color="auto"/>
                                                                                  </w:divBdr>
                                                                                  <w:divsChild>
                                                                                    <w:div w:id="968783277">
                                                                                      <w:marLeft w:val="0"/>
                                                                                      <w:marRight w:val="0"/>
                                                                                      <w:marTop w:val="0"/>
                                                                                      <w:marBottom w:val="0"/>
                                                                                      <w:divBdr>
                                                                                        <w:top w:val="none" w:sz="0" w:space="0" w:color="auto"/>
                                                                                        <w:left w:val="none" w:sz="0" w:space="0" w:color="auto"/>
                                                                                        <w:bottom w:val="none" w:sz="0" w:space="0" w:color="auto"/>
                                                                                        <w:right w:val="none" w:sz="0" w:space="0" w:color="auto"/>
                                                                                      </w:divBdr>
                                                                                      <w:divsChild>
                                                                                        <w:div w:id="1123427909">
                                                                                          <w:marLeft w:val="0"/>
                                                                                          <w:marRight w:val="0"/>
                                                                                          <w:marTop w:val="0"/>
                                                                                          <w:marBottom w:val="0"/>
                                                                                          <w:divBdr>
                                                                                            <w:top w:val="none" w:sz="0" w:space="0" w:color="auto"/>
                                                                                            <w:left w:val="none" w:sz="0" w:space="0" w:color="auto"/>
                                                                                            <w:bottom w:val="none" w:sz="0" w:space="0" w:color="auto"/>
                                                                                            <w:right w:val="none" w:sz="0" w:space="0" w:color="auto"/>
                                                                                          </w:divBdr>
                                                                                          <w:divsChild>
                                                                                            <w:div w:id="1247154689">
                                                                                              <w:marLeft w:val="0"/>
                                                                                              <w:marRight w:val="0"/>
                                                                                              <w:marTop w:val="0"/>
                                                                                              <w:marBottom w:val="0"/>
                                                                                              <w:divBdr>
                                                                                                <w:top w:val="none" w:sz="0" w:space="0" w:color="auto"/>
                                                                                                <w:left w:val="none" w:sz="0" w:space="0" w:color="auto"/>
                                                                                                <w:bottom w:val="none" w:sz="0" w:space="0" w:color="auto"/>
                                                                                                <w:right w:val="none" w:sz="0" w:space="0" w:color="auto"/>
                                                                                              </w:divBdr>
                                                                                              <w:divsChild>
                                                                                                <w:div w:id="821970247">
                                                                                                  <w:marLeft w:val="0"/>
                                                                                                  <w:marRight w:val="0"/>
                                                                                                  <w:marTop w:val="0"/>
                                                                                                  <w:marBottom w:val="0"/>
                                                                                                  <w:divBdr>
                                                                                                    <w:top w:val="none" w:sz="0" w:space="0" w:color="auto"/>
                                                                                                    <w:left w:val="none" w:sz="0" w:space="0" w:color="auto"/>
                                                                                                    <w:bottom w:val="none" w:sz="0" w:space="0" w:color="auto"/>
                                                                                                    <w:right w:val="none" w:sz="0" w:space="0" w:color="auto"/>
                                                                                                  </w:divBdr>
                                                                                                  <w:divsChild>
                                                                                                    <w:div w:id="2026442874">
                                                                                                      <w:marLeft w:val="0"/>
                                                                                                      <w:marRight w:val="0"/>
                                                                                                      <w:marTop w:val="0"/>
                                                                                                      <w:marBottom w:val="0"/>
                                                                                                      <w:divBdr>
                                                                                                        <w:top w:val="none" w:sz="0" w:space="0" w:color="auto"/>
                                                                                                        <w:left w:val="none" w:sz="0" w:space="0" w:color="auto"/>
                                                                                                        <w:bottom w:val="none" w:sz="0" w:space="0" w:color="auto"/>
                                                                                                        <w:right w:val="none" w:sz="0" w:space="0" w:color="auto"/>
                                                                                                      </w:divBdr>
                                                                                                      <w:divsChild>
                                                                                                        <w:div w:id="1927762476">
                                                                                                          <w:marLeft w:val="0"/>
                                                                                                          <w:marRight w:val="0"/>
                                                                                                          <w:marTop w:val="0"/>
                                                                                                          <w:marBottom w:val="0"/>
                                                                                                          <w:divBdr>
                                                                                                            <w:top w:val="none" w:sz="0" w:space="0" w:color="auto"/>
                                                                                                            <w:left w:val="none" w:sz="0" w:space="0" w:color="auto"/>
                                                                                                            <w:bottom w:val="none" w:sz="0" w:space="0" w:color="auto"/>
                                                                                                            <w:right w:val="none" w:sz="0" w:space="0" w:color="auto"/>
                                                                                                          </w:divBdr>
                                                                                                          <w:divsChild>
                                                                                                            <w:div w:id="425537933">
                                                                                                              <w:marLeft w:val="0"/>
                                                                                                              <w:marRight w:val="0"/>
                                                                                                              <w:marTop w:val="0"/>
                                                                                                              <w:marBottom w:val="0"/>
                                                                                                              <w:divBdr>
                                                                                                                <w:top w:val="none" w:sz="0" w:space="0" w:color="auto"/>
                                                                                                                <w:left w:val="none" w:sz="0" w:space="0" w:color="auto"/>
                                                                                                                <w:bottom w:val="none" w:sz="0" w:space="0" w:color="auto"/>
                                                                                                                <w:right w:val="none" w:sz="0" w:space="0" w:color="auto"/>
                                                                                                              </w:divBdr>
                                                                                                              <w:divsChild>
                                                                                                                <w:div w:id="1355378723">
                                                                                                                  <w:marLeft w:val="0"/>
                                                                                                                  <w:marRight w:val="0"/>
                                                                                                                  <w:marTop w:val="0"/>
                                                                                                                  <w:marBottom w:val="0"/>
                                                                                                                  <w:divBdr>
                                                                                                                    <w:top w:val="none" w:sz="0" w:space="0" w:color="auto"/>
                                                                                                                    <w:left w:val="none" w:sz="0" w:space="0" w:color="auto"/>
                                                                                                                    <w:bottom w:val="none" w:sz="0" w:space="0" w:color="auto"/>
                                                                                                                    <w:right w:val="none" w:sz="0" w:space="0" w:color="auto"/>
                                                                                                                  </w:divBdr>
                                                                                                                  <w:divsChild>
                                                                                                                    <w:div w:id="1669138144">
                                                                                                                      <w:marLeft w:val="0"/>
                                                                                                                      <w:marRight w:val="0"/>
                                                                                                                      <w:marTop w:val="0"/>
                                                                                                                      <w:marBottom w:val="0"/>
                                                                                                                      <w:divBdr>
                                                                                                                        <w:top w:val="none" w:sz="0" w:space="0" w:color="auto"/>
                                                                                                                        <w:left w:val="none" w:sz="0" w:space="0" w:color="auto"/>
                                                                                                                        <w:bottom w:val="none" w:sz="0" w:space="0" w:color="auto"/>
                                                                                                                        <w:right w:val="none" w:sz="0" w:space="0" w:color="auto"/>
                                                                                                                      </w:divBdr>
                                                                                                                      <w:divsChild>
                                                                                                                        <w:div w:id="434980685">
                                                                                                                          <w:marLeft w:val="0"/>
                                                                                                                          <w:marRight w:val="0"/>
                                                                                                                          <w:marTop w:val="0"/>
                                                                                                                          <w:marBottom w:val="0"/>
                                                                                                                          <w:divBdr>
                                                                                                                            <w:top w:val="none" w:sz="0" w:space="0" w:color="auto"/>
                                                                                                                            <w:left w:val="none" w:sz="0" w:space="0" w:color="auto"/>
                                                                                                                            <w:bottom w:val="none" w:sz="0" w:space="0" w:color="auto"/>
                                                                                                                            <w:right w:val="none" w:sz="0" w:space="0" w:color="auto"/>
                                                                                                                          </w:divBdr>
                                                                                                                          <w:divsChild>
                                                                                                                            <w:div w:id="80681943">
                                                                                                                              <w:marLeft w:val="0"/>
                                                                                                                              <w:marRight w:val="0"/>
                                                                                                                              <w:marTop w:val="0"/>
                                                                                                                              <w:marBottom w:val="0"/>
                                                                                                                              <w:divBdr>
                                                                                                                                <w:top w:val="none" w:sz="0" w:space="0" w:color="auto"/>
                                                                                                                                <w:left w:val="none" w:sz="0" w:space="0" w:color="auto"/>
                                                                                                                                <w:bottom w:val="none" w:sz="0" w:space="0" w:color="auto"/>
                                                                                                                                <w:right w:val="none" w:sz="0" w:space="0" w:color="auto"/>
                                                                                                                              </w:divBdr>
                                                                                                                              <w:divsChild>
                                                                                                                                <w:div w:id="1699351376">
                                                                                                                                  <w:marLeft w:val="0"/>
                                                                                                                                  <w:marRight w:val="0"/>
                                                                                                                                  <w:marTop w:val="0"/>
                                                                                                                                  <w:marBottom w:val="0"/>
                                                                                                                                  <w:divBdr>
                                                                                                                                    <w:top w:val="none" w:sz="0" w:space="0" w:color="auto"/>
                                                                                                                                    <w:left w:val="none" w:sz="0" w:space="0" w:color="auto"/>
                                                                                                                                    <w:bottom w:val="none" w:sz="0" w:space="0" w:color="auto"/>
                                                                                                                                    <w:right w:val="none" w:sz="0" w:space="0" w:color="auto"/>
                                                                                                                                  </w:divBdr>
                                                                                                                                  <w:divsChild>
                                                                                                                                    <w:div w:id="606423288">
                                                                                                                                      <w:marLeft w:val="0"/>
                                                                                                                                      <w:marRight w:val="0"/>
                                                                                                                                      <w:marTop w:val="0"/>
                                                                                                                                      <w:marBottom w:val="0"/>
                                                                                                                                      <w:divBdr>
                                                                                                                                        <w:top w:val="none" w:sz="0" w:space="0" w:color="auto"/>
                                                                                                                                        <w:left w:val="none" w:sz="0" w:space="0" w:color="auto"/>
                                                                                                                                        <w:bottom w:val="none" w:sz="0" w:space="0" w:color="auto"/>
                                                                                                                                        <w:right w:val="none" w:sz="0" w:space="0" w:color="auto"/>
                                                                                                                                      </w:divBdr>
                                                                                                                                      <w:divsChild>
                                                                                                                                        <w:div w:id="524683342">
                                                                                                                                          <w:marLeft w:val="0"/>
                                                                                                                                          <w:marRight w:val="0"/>
                                                                                                                                          <w:marTop w:val="0"/>
                                                                                                                                          <w:marBottom w:val="0"/>
                                                                                                                                          <w:divBdr>
                                                                                                                                            <w:top w:val="none" w:sz="0" w:space="0" w:color="auto"/>
                                                                                                                                            <w:left w:val="none" w:sz="0" w:space="0" w:color="auto"/>
                                                                                                                                            <w:bottom w:val="none" w:sz="0" w:space="0" w:color="auto"/>
                                                                                                                                            <w:right w:val="none" w:sz="0" w:space="0" w:color="auto"/>
                                                                                                                                          </w:divBdr>
                                                                                                                                          <w:divsChild>
                                                                                                                                            <w:div w:id="2038892528">
                                                                                                                                              <w:marLeft w:val="0"/>
                                                                                                                                              <w:marRight w:val="0"/>
                                                                                                                                              <w:marTop w:val="0"/>
                                                                                                                                              <w:marBottom w:val="0"/>
                                                                                                                                              <w:divBdr>
                                                                                                                                                <w:top w:val="none" w:sz="0" w:space="0" w:color="auto"/>
                                                                                                                                                <w:left w:val="none" w:sz="0" w:space="0" w:color="auto"/>
                                                                                                                                                <w:bottom w:val="none" w:sz="0" w:space="0" w:color="auto"/>
                                                                                                                                                <w:right w:val="none" w:sz="0" w:space="0" w:color="auto"/>
                                                                                                                                              </w:divBdr>
                                                                                                                                              <w:divsChild>
                                                                                                                                                <w:div w:id="158473525">
                                                                                                                                                  <w:marLeft w:val="0"/>
                                                                                                                                                  <w:marRight w:val="0"/>
                                                                                                                                                  <w:marTop w:val="0"/>
                                                                                                                                                  <w:marBottom w:val="0"/>
                                                                                                                                                  <w:divBdr>
                                                                                                                                                    <w:top w:val="none" w:sz="0" w:space="0" w:color="auto"/>
                                                                                                                                                    <w:left w:val="none" w:sz="0" w:space="0" w:color="auto"/>
                                                                                                                                                    <w:bottom w:val="none" w:sz="0" w:space="0" w:color="auto"/>
                                                                                                                                                    <w:right w:val="none" w:sz="0" w:space="0" w:color="auto"/>
                                                                                                                                                  </w:divBdr>
                                                                                                                                                  <w:divsChild>
                                                                                                                                                    <w:div w:id="1663122119">
                                                                                                                                                      <w:marLeft w:val="0"/>
                                                                                                                                                      <w:marRight w:val="0"/>
                                                                                                                                                      <w:marTop w:val="0"/>
                                                                                                                                                      <w:marBottom w:val="0"/>
                                                                                                                                                      <w:divBdr>
                                                                                                                                                        <w:top w:val="none" w:sz="0" w:space="0" w:color="auto"/>
                                                                                                                                                        <w:left w:val="none" w:sz="0" w:space="0" w:color="auto"/>
                                                                                                                                                        <w:bottom w:val="none" w:sz="0" w:space="0" w:color="auto"/>
                                                                                                                                                        <w:right w:val="none" w:sz="0" w:space="0" w:color="auto"/>
                                                                                                                                                      </w:divBdr>
                                                                                                                                                      <w:divsChild>
                                                                                                                                                        <w:div w:id="345209864">
                                                                                                                                                          <w:marLeft w:val="0"/>
                                                                                                                                                          <w:marRight w:val="0"/>
                                                                                                                                                          <w:marTop w:val="0"/>
                                                                                                                                                          <w:marBottom w:val="0"/>
                                                                                                                                                          <w:divBdr>
                                                                                                                                                            <w:top w:val="none" w:sz="0" w:space="0" w:color="auto"/>
                                                                                                                                                            <w:left w:val="none" w:sz="0" w:space="0" w:color="auto"/>
                                                                                                                                                            <w:bottom w:val="none" w:sz="0" w:space="0" w:color="auto"/>
                                                                                                                                                            <w:right w:val="none" w:sz="0" w:space="0" w:color="auto"/>
                                                                                                                                                          </w:divBdr>
                                                                                                                                                          <w:divsChild>
                                                                                                                                                            <w:div w:id="1634142849">
                                                                                                                                                              <w:marLeft w:val="0"/>
                                                                                                                                                              <w:marRight w:val="0"/>
                                                                                                                                                              <w:marTop w:val="0"/>
                                                                                                                                                              <w:marBottom w:val="0"/>
                                                                                                                                                              <w:divBdr>
                                                                                                                                                                <w:top w:val="none" w:sz="0" w:space="0" w:color="auto"/>
                                                                                                                                                                <w:left w:val="none" w:sz="0" w:space="0" w:color="auto"/>
                                                                                                                                                                <w:bottom w:val="none" w:sz="0" w:space="0" w:color="auto"/>
                                                                                                                                                                <w:right w:val="none" w:sz="0" w:space="0" w:color="auto"/>
                                                                                                                                                              </w:divBdr>
                                                                                                                                                              <w:divsChild>
                                                                                                                                                                <w:div w:id="59525441">
                                                                                                                                                                  <w:marLeft w:val="0"/>
                                                                                                                                                                  <w:marRight w:val="0"/>
                                                                                                                                                                  <w:marTop w:val="0"/>
                                                                                                                                                                  <w:marBottom w:val="0"/>
                                                                                                                                                                  <w:divBdr>
                                                                                                                                                                    <w:top w:val="none" w:sz="0" w:space="0" w:color="auto"/>
                                                                                                                                                                    <w:left w:val="none" w:sz="0" w:space="0" w:color="auto"/>
                                                                                                                                                                    <w:bottom w:val="none" w:sz="0" w:space="0" w:color="auto"/>
                                                                                                                                                                    <w:right w:val="none" w:sz="0" w:space="0" w:color="auto"/>
                                                                                                                                                                  </w:divBdr>
                                                                                                                                                                  <w:divsChild>
                                                                                                                                                                    <w:div w:id="1450317942">
                                                                                                                                                                      <w:marLeft w:val="0"/>
                                                                                                                                                                      <w:marRight w:val="0"/>
                                                                                                                                                                      <w:marTop w:val="0"/>
                                                                                                                                                                      <w:marBottom w:val="0"/>
                                                                                                                                                                      <w:divBdr>
                                                                                                                                                                        <w:top w:val="none" w:sz="0" w:space="0" w:color="auto"/>
                                                                                                                                                                        <w:left w:val="none" w:sz="0" w:space="0" w:color="auto"/>
                                                                                                                                                                        <w:bottom w:val="none" w:sz="0" w:space="0" w:color="auto"/>
                                                                                                                                                                        <w:right w:val="none" w:sz="0" w:space="0" w:color="auto"/>
                                                                                                                                                                      </w:divBdr>
                                                                                                                                                                      <w:divsChild>
                                                                                                                                                                        <w:div w:id="44847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562641243">
              <w:marLeft w:val="0"/>
              <w:marRight w:val="0"/>
              <w:marTop w:val="0"/>
              <w:marBottom w:val="0"/>
              <w:divBdr>
                <w:top w:val="none" w:sz="0" w:space="0" w:color="auto"/>
                <w:left w:val="none" w:sz="0" w:space="0" w:color="auto"/>
                <w:bottom w:val="none" w:sz="0" w:space="0" w:color="auto"/>
                <w:right w:val="none" w:sz="0" w:space="0" w:color="auto"/>
              </w:divBdr>
              <w:divsChild>
                <w:div w:id="616060224">
                  <w:marLeft w:val="0"/>
                  <w:marRight w:val="0"/>
                  <w:marTop w:val="0"/>
                  <w:marBottom w:val="0"/>
                  <w:divBdr>
                    <w:top w:val="none" w:sz="0" w:space="0" w:color="auto"/>
                    <w:left w:val="none" w:sz="0" w:space="0" w:color="auto"/>
                    <w:bottom w:val="none" w:sz="0" w:space="0" w:color="auto"/>
                    <w:right w:val="none" w:sz="0" w:space="0" w:color="auto"/>
                  </w:divBdr>
                  <w:divsChild>
                    <w:div w:id="720516527">
                      <w:marLeft w:val="0"/>
                      <w:marRight w:val="0"/>
                      <w:marTop w:val="0"/>
                      <w:marBottom w:val="0"/>
                      <w:divBdr>
                        <w:top w:val="none" w:sz="0" w:space="0" w:color="auto"/>
                        <w:left w:val="none" w:sz="0" w:space="0" w:color="auto"/>
                        <w:bottom w:val="none" w:sz="0" w:space="0" w:color="auto"/>
                        <w:right w:val="none" w:sz="0" w:space="0" w:color="auto"/>
                      </w:divBdr>
                      <w:divsChild>
                        <w:div w:id="282813608">
                          <w:marLeft w:val="0"/>
                          <w:marRight w:val="0"/>
                          <w:marTop w:val="0"/>
                          <w:marBottom w:val="0"/>
                          <w:divBdr>
                            <w:top w:val="none" w:sz="0" w:space="0" w:color="auto"/>
                            <w:left w:val="none" w:sz="0" w:space="0" w:color="auto"/>
                            <w:bottom w:val="none" w:sz="0" w:space="0" w:color="auto"/>
                            <w:right w:val="none" w:sz="0" w:space="0" w:color="auto"/>
                          </w:divBdr>
                          <w:divsChild>
                            <w:div w:id="640577000">
                              <w:marLeft w:val="0"/>
                              <w:marRight w:val="0"/>
                              <w:marTop w:val="0"/>
                              <w:marBottom w:val="0"/>
                              <w:divBdr>
                                <w:top w:val="none" w:sz="0" w:space="0" w:color="auto"/>
                                <w:left w:val="none" w:sz="0" w:space="0" w:color="auto"/>
                                <w:bottom w:val="none" w:sz="0" w:space="0" w:color="auto"/>
                                <w:right w:val="none" w:sz="0" w:space="0" w:color="auto"/>
                              </w:divBdr>
                              <w:divsChild>
                                <w:div w:id="1104155904">
                                  <w:marLeft w:val="0"/>
                                  <w:marRight w:val="0"/>
                                  <w:marTop w:val="0"/>
                                  <w:marBottom w:val="0"/>
                                  <w:divBdr>
                                    <w:top w:val="none" w:sz="0" w:space="0" w:color="auto"/>
                                    <w:left w:val="none" w:sz="0" w:space="0" w:color="auto"/>
                                    <w:bottom w:val="none" w:sz="0" w:space="0" w:color="auto"/>
                                    <w:right w:val="none" w:sz="0" w:space="0" w:color="auto"/>
                                  </w:divBdr>
                                  <w:divsChild>
                                    <w:div w:id="333996270">
                                      <w:marLeft w:val="0"/>
                                      <w:marRight w:val="0"/>
                                      <w:marTop w:val="0"/>
                                      <w:marBottom w:val="0"/>
                                      <w:divBdr>
                                        <w:top w:val="none" w:sz="0" w:space="0" w:color="auto"/>
                                        <w:left w:val="none" w:sz="0" w:space="0" w:color="auto"/>
                                        <w:bottom w:val="none" w:sz="0" w:space="0" w:color="auto"/>
                                        <w:right w:val="none" w:sz="0" w:space="0" w:color="auto"/>
                                      </w:divBdr>
                                      <w:divsChild>
                                        <w:div w:id="1274982">
                                          <w:marLeft w:val="0"/>
                                          <w:marRight w:val="0"/>
                                          <w:marTop w:val="0"/>
                                          <w:marBottom w:val="0"/>
                                          <w:divBdr>
                                            <w:top w:val="none" w:sz="0" w:space="0" w:color="auto"/>
                                            <w:left w:val="none" w:sz="0" w:space="0" w:color="auto"/>
                                            <w:bottom w:val="none" w:sz="0" w:space="0" w:color="auto"/>
                                            <w:right w:val="none" w:sz="0" w:space="0" w:color="auto"/>
                                          </w:divBdr>
                                          <w:divsChild>
                                            <w:div w:id="516773363">
                                              <w:marLeft w:val="0"/>
                                              <w:marRight w:val="0"/>
                                              <w:marTop w:val="0"/>
                                              <w:marBottom w:val="0"/>
                                              <w:divBdr>
                                                <w:top w:val="none" w:sz="0" w:space="0" w:color="auto"/>
                                                <w:left w:val="none" w:sz="0" w:space="0" w:color="auto"/>
                                                <w:bottom w:val="none" w:sz="0" w:space="0" w:color="auto"/>
                                                <w:right w:val="none" w:sz="0" w:space="0" w:color="auto"/>
                                              </w:divBdr>
                                              <w:divsChild>
                                                <w:div w:id="1966422641">
                                                  <w:marLeft w:val="0"/>
                                                  <w:marRight w:val="0"/>
                                                  <w:marTop w:val="0"/>
                                                  <w:marBottom w:val="0"/>
                                                  <w:divBdr>
                                                    <w:top w:val="none" w:sz="0" w:space="0" w:color="auto"/>
                                                    <w:left w:val="none" w:sz="0" w:space="0" w:color="auto"/>
                                                    <w:bottom w:val="none" w:sz="0" w:space="0" w:color="auto"/>
                                                    <w:right w:val="none" w:sz="0" w:space="0" w:color="auto"/>
                                                  </w:divBdr>
                                                  <w:divsChild>
                                                    <w:div w:id="2132939907">
                                                      <w:marLeft w:val="0"/>
                                                      <w:marRight w:val="0"/>
                                                      <w:marTop w:val="0"/>
                                                      <w:marBottom w:val="0"/>
                                                      <w:divBdr>
                                                        <w:top w:val="none" w:sz="0" w:space="0" w:color="auto"/>
                                                        <w:left w:val="none" w:sz="0" w:space="0" w:color="auto"/>
                                                        <w:bottom w:val="none" w:sz="0" w:space="0" w:color="auto"/>
                                                        <w:right w:val="none" w:sz="0" w:space="0" w:color="auto"/>
                                                      </w:divBdr>
                                                      <w:divsChild>
                                                        <w:div w:id="1960914226">
                                                          <w:marLeft w:val="0"/>
                                                          <w:marRight w:val="0"/>
                                                          <w:marTop w:val="0"/>
                                                          <w:marBottom w:val="0"/>
                                                          <w:divBdr>
                                                            <w:top w:val="none" w:sz="0" w:space="0" w:color="auto"/>
                                                            <w:left w:val="none" w:sz="0" w:space="0" w:color="auto"/>
                                                            <w:bottom w:val="none" w:sz="0" w:space="0" w:color="auto"/>
                                                            <w:right w:val="none" w:sz="0" w:space="0" w:color="auto"/>
                                                          </w:divBdr>
                                                          <w:divsChild>
                                                            <w:div w:id="1276402247">
                                                              <w:marLeft w:val="0"/>
                                                              <w:marRight w:val="0"/>
                                                              <w:marTop w:val="0"/>
                                                              <w:marBottom w:val="0"/>
                                                              <w:divBdr>
                                                                <w:top w:val="none" w:sz="0" w:space="0" w:color="auto"/>
                                                                <w:left w:val="none" w:sz="0" w:space="0" w:color="auto"/>
                                                                <w:bottom w:val="none" w:sz="0" w:space="0" w:color="auto"/>
                                                                <w:right w:val="none" w:sz="0" w:space="0" w:color="auto"/>
                                                              </w:divBdr>
                                                              <w:divsChild>
                                                                <w:div w:id="1033387895">
                                                                  <w:marLeft w:val="0"/>
                                                                  <w:marRight w:val="0"/>
                                                                  <w:marTop w:val="0"/>
                                                                  <w:marBottom w:val="0"/>
                                                                  <w:divBdr>
                                                                    <w:top w:val="none" w:sz="0" w:space="0" w:color="auto"/>
                                                                    <w:left w:val="none" w:sz="0" w:space="0" w:color="auto"/>
                                                                    <w:bottom w:val="none" w:sz="0" w:space="0" w:color="auto"/>
                                                                    <w:right w:val="none" w:sz="0" w:space="0" w:color="auto"/>
                                                                  </w:divBdr>
                                                                  <w:divsChild>
                                                                    <w:div w:id="1012729855">
                                                                      <w:marLeft w:val="0"/>
                                                                      <w:marRight w:val="0"/>
                                                                      <w:marTop w:val="0"/>
                                                                      <w:marBottom w:val="0"/>
                                                                      <w:divBdr>
                                                                        <w:top w:val="none" w:sz="0" w:space="0" w:color="auto"/>
                                                                        <w:left w:val="none" w:sz="0" w:space="0" w:color="auto"/>
                                                                        <w:bottom w:val="none" w:sz="0" w:space="0" w:color="auto"/>
                                                                        <w:right w:val="none" w:sz="0" w:space="0" w:color="auto"/>
                                                                      </w:divBdr>
                                                                      <w:divsChild>
                                                                        <w:div w:id="1198156922">
                                                                          <w:marLeft w:val="0"/>
                                                                          <w:marRight w:val="0"/>
                                                                          <w:marTop w:val="0"/>
                                                                          <w:marBottom w:val="0"/>
                                                                          <w:divBdr>
                                                                            <w:top w:val="none" w:sz="0" w:space="0" w:color="auto"/>
                                                                            <w:left w:val="none" w:sz="0" w:space="0" w:color="auto"/>
                                                                            <w:bottom w:val="none" w:sz="0" w:space="0" w:color="auto"/>
                                                                            <w:right w:val="none" w:sz="0" w:space="0" w:color="auto"/>
                                                                          </w:divBdr>
                                                                          <w:divsChild>
                                                                            <w:div w:id="445318566">
                                                                              <w:marLeft w:val="0"/>
                                                                              <w:marRight w:val="0"/>
                                                                              <w:marTop w:val="0"/>
                                                                              <w:marBottom w:val="0"/>
                                                                              <w:divBdr>
                                                                                <w:top w:val="none" w:sz="0" w:space="0" w:color="auto"/>
                                                                                <w:left w:val="none" w:sz="0" w:space="0" w:color="auto"/>
                                                                                <w:bottom w:val="none" w:sz="0" w:space="0" w:color="auto"/>
                                                                                <w:right w:val="none" w:sz="0" w:space="0" w:color="auto"/>
                                                                              </w:divBdr>
                                                                              <w:divsChild>
                                                                                <w:div w:id="937298014">
                                                                                  <w:marLeft w:val="0"/>
                                                                                  <w:marRight w:val="0"/>
                                                                                  <w:marTop w:val="0"/>
                                                                                  <w:marBottom w:val="0"/>
                                                                                  <w:divBdr>
                                                                                    <w:top w:val="none" w:sz="0" w:space="0" w:color="auto"/>
                                                                                    <w:left w:val="none" w:sz="0" w:space="0" w:color="auto"/>
                                                                                    <w:bottom w:val="none" w:sz="0" w:space="0" w:color="auto"/>
                                                                                    <w:right w:val="none" w:sz="0" w:space="0" w:color="auto"/>
                                                                                  </w:divBdr>
                                                                                  <w:divsChild>
                                                                                    <w:div w:id="1290238606">
                                                                                      <w:marLeft w:val="0"/>
                                                                                      <w:marRight w:val="0"/>
                                                                                      <w:marTop w:val="0"/>
                                                                                      <w:marBottom w:val="0"/>
                                                                                      <w:divBdr>
                                                                                        <w:top w:val="none" w:sz="0" w:space="0" w:color="auto"/>
                                                                                        <w:left w:val="none" w:sz="0" w:space="0" w:color="auto"/>
                                                                                        <w:bottom w:val="none" w:sz="0" w:space="0" w:color="auto"/>
                                                                                        <w:right w:val="none" w:sz="0" w:space="0" w:color="auto"/>
                                                                                      </w:divBdr>
                                                                                      <w:divsChild>
                                                                                        <w:div w:id="1123160798">
                                                                                          <w:marLeft w:val="0"/>
                                                                                          <w:marRight w:val="0"/>
                                                                                          <w:marTop w:val="0"/>
                                                                                          <w:marBottom w:val="0"/>
                                                                                          <w:divBdr>
                                                                                            <w:top w:val="none" w:sz="0" w:space="0" w:color="auto"/>
                                                                                            <w:left w:val="none" w:sz="0" w:space="0" w:color="auto"/>
                                                                                            <w:bottom w:val="none" w:sz="0" w:space="0" w:color="auto"/>
                                                                                            <w:right w:val="none" w:sz="0" w:space="0" w:color="auto"/>
                                                                                          </w:divBdr>
                                                                                          <w:divsChild>
                                                                                            <w:div w:id="17974148">
                                                                                              <w:marLeft w:val="0"/>
                                                                                              <w:marRight w:val="0"/>
                                                                                              <w:marTop w:val="0"/>
                                                                                              <w:marBottom w:val="0"/>
                                                                                              <w:divBdr>
                                                                                                <w:top w:val="none" w:sz="0" w:space="0" w:color="auto"/>
                                                                                                <w:left w:val="none" w:sz="0" w:space="0" w:color="auto"/>
                                                                                                <w:bottom w:val="none" w:sz="0" w:space="0" w:color="auto"/>
                                                                                                <w:right w:val="none" w:sz="0" w:space="0" w:color="auto"/>
                                                                                              </w:divBdr>
                                                                                              <w:divsChild>
                                                                                                <w:div w:id="410397669">
                                                                                                  <w:marLeft w:val="0"/>
                                                                                                  <w:marRight w:val="0"/>
                                                                                                  <w:marTop w:val="0"/>
                                                                                                  <w:marBottom w:val="0"/>
                                                                                                  <w:divBdr>
                                                                                                    <w:top w:val="none" w:sz="0" w:space="0" w:color="auto"/>
                                                                                                    <w:left w:val="none" w:sz="0" w:space="0" w:color="auto"/>
                                                                                                    <w:bottom w:val="none" w:sz="0" w:space="0" w:color="auto"/>
                                                                                                    <w:right w:val="none" w:sz="0" w:space="0" w:color="auto"/>
                                                                                                  </w:divBdr>
                                                                                                  <w:divsChild>
                                                                                                    <w:div w:id="1656186044">
                                                                                                      <w:marLeft w:val="0"/>
                                                                                                      <w:marRight w:val="0"/>
                                                                                                      <w:marTop w:val="0"/>
                                                                                                      <w:marBottom w:val="0"/>
                                                                                                      <w:divBdr>
                                                                                                        <w:top w:val="none" w:sz="0" w:space="0" w:color="auto"/>
                                                                                                        <w:left w:val="none" w:sz="0" w:space="0" w:color="auto"/>
                                                                                                        <w:bottom w:val="none" w:sz="0" w:space="0" w:color="auto"/>
                                                                                                        <w:right w:val="none" w:sz="0" w:space="0" w:color="auto"/>
                                                                                                      </w:divBdr>
                                                                                                      <w:divsChild>
                                                                                                        <w:div w:id="767896368">
                                                                                                          <w:marLeft w:val="0"/>
                                                                                                          <w:marRight w:val="0"/>
                                                                                                          <w:marTop w:val="0"/>
                                                                                                          <w:marBottom w:val="0"/>
                                                                                                          <w:divBdr>
                                                                                                            <w:top w:val="none" w:sz="0" w:space="0" w:color="auto"/>
                                                                                                            <w:left w:val="none" w:sz="0" w:space="0" w:color="auto"/>
                                                                                                            <w:bottom w:val="none" w:sz="0" w:space="0" w:color="auto"/>
                                                                                                            <w:right w:val="none" w:sz="0" w:space="0" w:color="auto"/>
                                                                                                          </w:divBdr>
                                                                                                          <w:divsChild>
                                                                                                            <w:div w:id="1919946711">
                                                                                                              <w:marLeft w:val="0"/>
                                                                                                              <w:marRight w:val="0"/>
                                                                                                              <w:marTop w:val="0"/>
                                                                                                              <w:marBottom w:val="0"/>
                                                                                                              <w:divBdr>
                                                                                                                <w:top w:val="none" w:sz="0" w:space="0" w:color="auto"/>
                                                                                                                <w:left w:val="none" w:sz="0" w:space="0" w:color="auto"/>
                                                                                                                <w:bottom w:val="none" w:sz="0" w:space="0" w:color="auto"/>
                                                                                                                <w:right w:val="none" w:sz="0" w:space="0" w:color="auto"/>
                                                                                                              </w:divBdr>
                                                                                                              <w:divsChild>
                                                                                                                <w:div w:id="1268931813">
                                                                                                                  <w:marLeft w:val="0"/>
                                                                                                                  <w:marRight w:val="0"/>
                                                                                                                  <w:marTop w:val="0"/>
                                                                                                                  <w:marBottom w:val="0"/>
                                                                                                                  <w:divBdr>
                                                                                                                    <w:top w:val="none" w:sz="0" w:space="0" w:color="auto"/>
                                                                                                                    <w:left w:val="none" w:sz="0" w:space="0" w:color="auto"/>
                                                                                                                    <w:bottom w:val="none" w:sz="0" w:space="0" w:color="auto"/>
                                                                                                                    <w:right w:val="none" w:sz="0" w:space="0" w:color="auto"/>
                                                                                                                  </w:divBdr>
                                                                                                                  <w:divsChild>
                                                                                                                    <w:div w:id="232863226">
                                                                                                                      <w:marLeft w:val="0"/>
                                                                                                                      <w:marRight w:val="0"/>
                                                                                                                      <w:marTop w:val="0"/>
                                                                                                                      <w:marBottom w:val="0"/>
                                                                                                                      <w:divBdr>
                                                                                                                        <w:top w:val="none" w:sz="0" w:space="0" w:color="auto"/>
                                                                                                                        <w:left w:val="none" w:sz="0" w:space="0" w:color="auto"/>
                                                                                                                        <w:bottom w:val="none" w:sz="0" w:space="0" w:color="auto"/>
                                                                                                                        <w:right w:val="none" w:sz="0" w:space="0" w:color="auto"/>
                                                                                                                      </w:divBdr>
                                                                                                                      <w:divsChild>
                                                                                                                        <w:div w:id="1048265349">
                                                                                                                          <w:marLeft w:val="0"/>
                                                                                                                          <w:marRight w:val="0"/>
                                                                                                                          <w:marTop w:val="0"/>
                                                                                                                          <w:marBottom w:val="0"/>
                                                                                                                          <w:divBdr>
                                                                                                                            <w:top w:val="none" w:sz="0" w:space="0" w:color="auto"/>
                                                                                                                            <w:left w:val="none" w:sz="0" w:space="0" w:color="auto"/>
                                                                                                                            <w:bottom w:val="none" w:sz="0" w:space="0" w:color="auto"/>
                                                                                                                            <w:right w:val="none" w:sz="0" w:space="0" w:color="auto"/>
                                                                                                                          </w:divBdr>
                                                                                                                          <w:divsChild>
                                                                                                                            <w:div w:id="315183048">
                                                                                                                              <w:marLeft w:val="0"/>
                                                                                                                              <w:marRight w:val="0"/>
                                                                                                                              <w:marTop w:val="0"/>
                                                                                                                              <w:marBottom w:val="0"/>
                                                                                                                              <w:divBdr>
                                                                                                                                <w:top w:val="none" w:sz="0" w:space="0" w:color="auto"/>
                                                                                                                                <w:left w:val="none" w:sz="0" w:space="0" w:color="auto"/>
                                                                                                                                <w:bottom w:val="none" w:sz="0" w:space="0" w:color="auto"/>
                                                                                                                                <w:right w:val="none" w:sz="0" w:space="0" w:color="auto"/>
                                                                                                                              </w:divBdr>
                                                                                                                              <w:divsChild>
                                                                                                                                <w:div w:id="1994992763">
                                                                                                                                  <w:marLeft w:val="0"/>
                                                                                                                                  <w:marRight w:val="0"/>
                                                                                                                                  <w:marTop w:val="0"/>
                                                                                                                                  <w:marBottom w:val="0"/>
                                                                                                                                  <w:divBdr>
                                                                                                                                    <w:top w:val="none" w:sz="0" w:space="0" w:color="auto"/>
                                                                                                                                    <w:left w:val="none" w:sz="0" w:space="0" w:color="auto"/>
                                                                                                                                    <w:bottom w:val="none" w:sz="0" w:space="0" w:color="auto"/>
                                                                                                                                    <w:right w:val="none" w:sz="0" w:space="0" w:color="auto"/>
                                                                                                                                  </w:divBdr>
                                                                                                                                  <w:divsChild>
                                                                                                                                    <w:div w:id="1976332512">
                                                                                                                                      <w:marLeft w:val="0"/>
                                                                                                                                      <w:marRight w:val="0"/>
                                                                                                                                      <w:marTop w:val="0"/>
                                                                                                                                      <w:marBottom w:val="0"/>
                                                                                                                                      <w:divBdr>
                                                                                                                                        <w:top w:val="none" w:sz="0" w:space="0" w:color="auto"/>
                                                                                                                                        <w:left w:val="none" w:sz="0" w:space="0" w:color="auto"/>
                                                                                                                                        <w:bottom w:val="none" w:sz="0" w:space="0" w:color="auto"/>
                                                                                                                                        <w:right w:val="none" w:sz="0" w:space="0" w:color="auto"/>
                                                                                                                                      </w:divBdr>
                                                                                                                                      <w:divsChild>
                                                                                                                                        <w:div w:id="1077635599">
                                                                                                                                          <w:marLeft w:val="0"/>
                                                                                                                                          <w:marRight w:val="0"/>
                                                                                                                                          <w:marTop w:val="0"/>
                                                                                                                                          <w:marBottom w:val="0"/>
                                                                                                                                          <w:divBdr>
                                                                                                                                            <w:top w:val="none" w:sz="0" w:space="0" w:color="auto"/>
                                                                                                                                            <w:left w:val="none" w:sz="0" w:space="0" w:color="auto"/>
                                                                                                                                            <w:bottom w:val="none" w:sz="0" w:space="0" w:color="auto"/>
                                                                                                                                            <w:right w:val="none" w:sz="0" w:space="0" w:color="auto"/>
                                                                                                                                          </w:divBdr>
                                                                                                                                          <w:divsChild>
                                                                                                                                            <w:div w:id="1295139186">
                                                                                                                                              <w:marLeft w:val="0"/>
                                                                                                                                              <w:marRight w:val="0"/>
                                                                                                                                              <w:marTop w:val="0"/>
                                                                                                                                              <w:marBottom w:val="0"/>
                                                                                                                                              <w:divBdr>
                                                                                                                                                <w:top w:val="none" w:sz="0" w:space="0" w:color="auto"/>
                                                                                                                                                <w:left w:val="none" w:sz="0" w:space="0" w:color="auto"/>
                                                                                                                                                <w:bottom w:val="none" w:sz="0" w:space="0" w:color="auto"/>
                                                                                                                                                <w:right w:val="none" w:sz="0" w:space="0" w:color="auto"/>
                                                                                                                                              </w:divBdr>
                                                                                                                                              <w:divsChild>
                                                                                                                                                <w:div w:id="672729467">
                                                                                                                                                  <w:marLeft w:val="0"/>
                                                                                                                                                  <w:marRight w:val="0"/>
                                                                                                                                                  <w:marTop w:val="0"/>
                                                                                                                                                  <w:marBottom w:val="0"/>
                                                                                                                                                  <w:divBdr>
                                                                                                                                                    <w:top w:val="none" w:sz="0" w:space="0" w:color="auto"/>
                                                                                                                                                    <w:left w:val="none" w:sz="0" w:space="0" w:color="auto"/>
                                                                                                                                                    <w:bottom w:val="none" w:sz="0" w:space="0" w:color="auto"/>
                                                                                                                                                    <w:right w:val="none" w:sz="0" w:space="0" w:color="auto"/>
                                                                                                                                                  </w:divBdr>
                                                                                                                                                  <w:divsChild>
                                                                                                                                                    <w:div w:id="1346594717">
                                                                                                                                                      <w:marLeft w:val="0"/>
                                                                                                                                                      <w:marRight w:val="0"/>
                                                                                                                                                      <w:marTop w:val="0"/>
                                                                                                                                                      <w:marBottom w:val="0"/>
                                                                                                                                                      <w:divBdr>
                                                                                                                                                        <w:top w:val="none" w:sz="0" w:space="0" w:color="auto"/>
                                                                                                                                                        <w:left w:val="none" w:sz="0" w:space="0" w:color="auto"/>
                                                                                                                                                        <w:bottom w:val="none" w:sz="0" w:space="0" w:color="auto"/>
                                                                                                                                                        <w:right w:val="none" w:sz="0" w:space="0" w:color="auto"/>
                                                                                                                                                      </w:divBdr>
                                                                                                                                                      <w:divsChild>
                                                                                                                                                        <w:div w:id="1641424347">
                                                                                                                                                          <w:marLeft w:val="0"/>
                                                                                                                                                          <w:marRight w:val="0"/>
                                                                                                                                                          <w:marTop w:val="0"/>
                                                                                                                                                          <w:marBottom w:val="0"/>
                                                                                                                                                          <w:divBdr>
                                                                                                                                                            <w:top w:val="none" w:sz="0" w:space="0" w:color="auto"/>
                                                                                                                                                            <w:left w:val="none" w:sz="0" w:space="0" w:color="auto"/>
                                                                                                                                                            <w:bottom w:val="none" w:sz="0" w:space="0" w:color="auto"/>
                                                                                                                                                            <w:right w:val="none" w:sz="0" w:space="0" w:color="auto"/>
                                                                                                                                                          </w:divBdr>
                                                                                                                                                          <w:divsChild>
                                                                                                                                                            <w:div w:id="1717927747">
                                                                                                                                                              <w:marLeft w:val="0"/>
                                                                                                                                                              <w:marRight w:val="0"/>
                                                                                                                                                              <w:marTop w:val="0"/>
                                                                                                                                                              <w:marBottom w:val="0"/>
                                                                                                                                                              <w:divBdr>
                                                                                                                                                                <w:top w:val="none" w:sz="0" w:space="0" w:color="auto"/>
                                                                                                                                                                <w:left w:val="none" w:sz="0" w:space="0" w:color="auto"/>
                                                                                                                                                                <w:bottom w:val="none" w:sz="0" w:space="0" w:color="auto"/>
                                                                                                                                                                <w:right w:val="none" w:sz="0" w:space="0" w:color="auto"/>
                                                                                                                                                              </w:divBdr>
                                                                                                                                                              <w:divsChild>
                                                                                                                                                                <w:div w:id="356545940">
                                                                                                                                                                  <w:marLeft w:val="0"/>
                                                                                                                                                                  <w:marRight w:val="0"/>
                                                                                                                                                                  <w:marTop w:val="0"/>
                                                                                                                                                                  <w:marBottom w:val="0"/>
                                                                                                                                                                  <w:divBdr>
                                                                                                                                                                    <w:top w:val="none" w:sz="0" w:space="0" w:color="auto"/>
                                                                                                                                                                    <w:left w:val="none" w:sz="0" w:space="0" w:color="auto"/>
                                                                                                                                                                    <w:bottom w:val="none" w:sz="0" w:space="0" w:color="auto"/>
                                                                                                                                                                    <w:right w:val="none" w:sz="0" w:space="0" w:color="auto"/>
                                                                                                                                                                  </w:divBdr>
                                                                                                                                                                  <w:divsChild>
                                                                                                                                                                    <w:div w:id="1945452849">
                                                                                                                                                                      <w:marLeft w:val="0"/>
                                                                                                                                                                      <w:marRight w:val="0"/>
                                                                                                                                                                      <w:marTop w:val="0"/>
                                                                                                                                                                      <w:marBottom w:val="0"/>
                                                                                                                                                                      <w:divBdr>
                                                                                                                                                                        <w:top w:val="none" w:sz="0" w:space="0" w:color="auto"/>
                                                                                                                                                                        <w:left w:val="none" w:sz="0" w:space="0" w:color="auto"/>
                                                                                                                                                                        <w:bottom w:val="none" w:sz="0" w:space="0" w:color="auto"/>
                                                                                                                                                                        <w:right w:val="none" w:sz="0" w:space="0" w:color="auto"/>
                                                                                                                                                                      </w:divBdr>
                                                                                                                                                                      <w:divsChild>
                                                                                                                                                                        <w:div w:id="1899780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51087322">
              <w:marLeft w:val="0"/>
              <w:marRight w:val="0"/>
              <w:marTop w:val="0"/>
              <w:marBottom w:val="0"/>
              <w:divBdr>
                <w:top w:val="none" w:sz="0" w:space="0" w:color="auto"/>
                <w:left w:val="none" w:sz="0" w:space="0" w:color="auto"/>
                <w:bottom w:val="none" w:sz="0" w:space="0" w:color="auto"/>
                <w:right w:val="none" w:sz="0" w:space="0" w:color="auto"/>
              </w:divBdr>
              <w:divsChild>
                <w:div w:id="906302934">
                  <w:marLeft w:val="0"/>
                  <w:marRight w:val="0"/>
                  <w:marTop w:val="0"/>
                  <w:marBottom w:val="0"/>
                  <w:divBdr>
                    <w:top w:val="none" w:sz="0" w:space="0" w:color="auto"/>
                    <w:left w:val="none" w:sz="0" w:space="0" w:color="auto"/>
                    <w:bottom w:val="none" w:sz="0" w:space="0" w:color="auto"/>
                    <w:right w:val="none" w:sz="0" w:space="0" w:color="auto"/>
                  </w:divBdr>
                  <w:divsChild>
                    <w:div w:id="312682947">
                      <w:marLeft w:val="0"/>
                      <w:marRight w:val="0"/>
                      <w:marTop w:val="0"/>
                      <w:marBottom w:val="0"/>
                      <w:divBdr>
                        <w:top w:val="none" w:sz="0" w:space="0" w:color="auto"/>
                        <w:left w:val="none" w:sz="0" w:space="0" w:color="auto"/>
                        <w:bottom w:val="none" w:sz="0" w:space="0" w:color="auto"/>
                        <w:right w:val="none" w:sz="0" w:space="0" w:color="auto"/>
                      </w:divBdr>
                      <w:divsChild>
                        <w:div w:id="791633810">
                          <w:marLeft w:val="0"/>
                          <w:marRight w:val="0"/>
                          <w:marTop w:val="0"/>
                          <w:marBottom w:val="0"/>
                          <w:divBdr>
                            <w:top w:val="none" w:sz="0" w:space="0" w:color="auto"/>
                            <w:left w:val="none" w:sz="0" w:space="0" w:color="auto"/>
                            <w:bottom w:val="none" w:sz="0" w:space="0" w:color="auto"/>
                            <w:right w:val="none" w:sz="0" w:space="0" w:color="auto"/>
                          </w:divBdr>
                          <w:divsChild>
                            <w:div w:id="812143596">
                              <w:marLeft w:val="0"/>
                              <w:marRight w:val="0"/>
                              <w:marTop w:val="0"/>
                              <w:marBottom w:val="0"/>
                              <w:divBdr>
                                <w:top w:val="none" w:sz="0" w:space="0" w:color="auto"/>
                                <w:left w:val="none" w:sz="0" w:space="0" w:color="auto"/>
                                <w:bottom w:val="none" w:sz="0" w:space="0" w:color="auto"/>
                                <w:right w:val="none" w:sz="0" w:space="0" w:color="auto"/>
                              </w:divBdr>
                              <w:divsChild>
                                <w:div w:id="315693679">
                                  <w:marLeft w:val="0"/>
                                  <w:marRight w:val="0"/>
                                  <w:marTop w:val="0"/>
                                  <w:marBottom w:val="0"/>
                                  <w:divBdr>
                                    <w:top w:val="none" w:sz="0" w:space="0" w:color="auto"/>
                                    <w:left w:val="none" w:sz="0" w:space="0" w:color="auto"/>
                                    <w:bottom w:val="none" w:sz="0" w:space="0" w:color="auto"/>
                                    <w:right w:val="none" w:sz="0" w:space="0" w:color="auto"/>
                                  </w:divBdr>
                                  <w:divsChild>
                                    <w:div w:id="1720396977">
                                      <w:marLeft w:val="0"/>
                                      <w:marRight w:val="0"/>
                                      <w:marTop w:val="0"/>
                                      <w:marBottom w:val="0"/>
                                      <w:divBdr>
                                        <w:top w:val="none" w:sz="0" w:space="0" w:color="auto"/>
                                        <w:left w:val="none" w:sz="0" w:space="0" w:color="auto"/>
                                        <w:bottom w:val="none" w:sz="0" w:space="0" w:color="auto"/>
                                        <w:right w:val="none" w:sz="0" w:space="0" w:color="auto"/>
                                      </w:divBdr>
                                      <w:divsChild>
                                        <w:div w:id="646514304">
                                          <w:marLeft w:val="0"/>
                                          <w:marRight w:val="0"/>
                                          <w:marTop w:val="0"/>
                                          <w:marBottom w:val="0"/>
                                          <w:divBdr>
                                            <w:top w:val="none" w:sz="0" w:space="0" w:color="auto"/>
                                            <w:left w:val="none" w:sz="0" w:space="0" w:color="auto"/>
                                            <w:bottom w:val="none" w:sz="0" w:space="0" w:color="auto"/>
                                            <w:right w:val="none" w:sz="0" w:space="0" w:color="auto"/>
                                          </w:divBdr>
                                          <w:divsChild>
                                            <w:div w:id="1821384820">
                                              <w:marLeft w:val="0"/>
                                              <w:marRight w:val="0"/>
                                              <w:marTop w:val="0"/>
                                              <w:marBottom w:val="0"/>
                                              <w:divBdr>
                                                <w:top w:val="none" w:sz="0" w:space="0" w:color="auto"/>
                                                <w:left w:val="none" w:sz="0" w:space="0" w:color="auto"/>
                                                <w:bottom w:val="none" w:sz="0" w:space="0" w:color="auto"/>
                                                <w:right w:val="none" w:sz="0" w:space="0" w:color="auto"/>
                                              </w:divBdr>
                                              <w:divsChild>
                                                <w:div w:id="381953183">
                                                  <w:marLeft w:val="0"/>
                                                  <w:marRight w:val="0"/>
                                                  <w:marTop w:val="0"/>
                                                  <w:marBottom w:val="0"/>
                                                  <w:divBdr>
                                                    <w:top w:val="none" w:sz="0" w:space="0" w:color="auto"/>
                                                    <w:left w:val="none" w:sz="0" w:space="0" w:color="auto"/>
                                                    <w:bottom w:val="none" w:sz="0" w:space="0" w:color="auto"/>
                                                    <w:right w:val="none" w:sz="0" w:space="0" w:color="auto"/>
                                                  </w:divBdr>
                                                  <w:divsChild>
                                                    <w:div w:id="1107388037">
                                                      <w:marLeft w:val="0"/>
                                                      <w:marRight w:val="0"/>
                                                      <w:marTop w:val="0"/>
                                                      <w:marBottom w:val="0"/>
                                                      <w:divBdr>
                                                        <w:top w:val="none" w:sz="0" w:space="0" w:color="auto"/>
                                                        <w:left w:val="none" w:sz="0" w:space="0" w:color="auto"/>
                                                        <w:bottom w:val="none" w:sz="0" w:space="0" w:color="auto"/>
                                                        <w:right w:val="none" w:sz="0" w:space="0" w:color="auto"/>
                                                      </w:divBdr>
                                                      <w:divsChild>
                                                        <w:div w:id="1298491221">
                                                          <w:marLeft w:val="0"/>
                                                          <w:marRight w:val="0"/>
                                                          <w:marTop w:val="0"/>
                                                          <w:marBottom w:val="0"/>
                                                          <w:divBdr>
                                                            <w:top w:val="none" w:sz="0" w:space="0" w:color="auto"/>
                                                            <w:left w:val="none" w:sz="0" w:space="0" w:color="auto"/>
                                                            <w:bottom w:val="none" w:sz="0" w:space="0" w:color="auto"/>
                                                            <w:right w:val="none" w:sz="0" w:space="0" w:color="auto"/>
                                                          </w:divBdr>
                                                          <w:divsChild>
                                                            <w:div w:id="1687169292">
                                                              <w:marLeft w:val="0"/>
                                                              <w:marRight w:val="0"/>
                                                              <w:marTop w:val="0"/>
                                                              <w:marBottom w:val="0"/>
                                                              <w:divBdr>
                                                                <w:top w:val="none" w:sz="0" w:space="0" w:color="auto"/>
                                                                <w:left w:val="none" w:sz="0" w:space="0" w:color="auto"/>
                                                                <w:bottom w:val="none" w:sz="0" w:space="0" w:color="auto"/>
                                                                <w:right w:val="none" w:sz="0" w:space="0" w:color="auto"/>
                                                              </w:divBdr>
                                                              <w:divsChild>
                                                                <w:div w:id="402727577">
                                                                  <w:marLeft w:val="0"/>
                                                                  <w:marRight w:val="0"/>
                                                                  <w:marTop w:val="0"/>
                                                                  <w:marBottom w:val="0"/>
                                                                  <w:divBdr>
                                                                    <w:top w:val="none" w:sz="0" w:space="0" w:color="auto"/>
                                                                    <w:left w:val="none" w:sz="0" w:space="0" w:color="auto"/>
                                                                    <w:bottom w:val="none" w:sz="0" w:space="0" w:color="auto"/>
                                                                    <w:right w:val="none" w:sz="0" w:space="0" w:color="auto"/>
                                                                  </w:divBdr>
                                                                  <w:divsChild>
                                                                    <w:div w:id="1090659071">
                                                                      <w:marLeft w:val="0"/>
                                                                      <w:marRight w:val="0"/>
                                                                      <w:marTop w:val="0"/>
                                                                      <w:marBottom w:val="0"/>
                                                                      <w:divBdr>
                                                                        <w:top w:val="none" w:sz="0" w:space="0" w:color="auto"/>
                                                                        <w:left w:val="none" w:sz="0" w:space="0" w:color="auto"/>
                                                                        <w:bottom w:val="none" w:sz="0" w:space="0" w:color="auto"/>
                                                                        <w:right w:val="none" w:sz="0" w:space="0" w:color="auto"/>
                                                                      </w:divBdr>
                                                                      <w:divsChild>
                                                                        <w:div w:id="575940829">
                                                                          <w:marLeft w:val="0"/>
                                                                          <w:marRight w:val="0"/>
                                                                          <w:marTop w:val="0"/>
                                                                          <w:marBottom w:val="0"/>
                                                                          <w:divBdr>
                                                                            <w:top w:val="none" w:sz="0" w:space="0" w:color="auto"/>
                                                                            <w:left w:val="none" w:sz="0" w:space="0" w:color="auto"/>
                                                                            <w:bottom w:val="none" w:sz="0" w:space="0" w:color="auto"/>
                                                                            <w:right w:val="none" w:sz="0" w:space="0" w:color="auto"/>
                                                                          </w:divBdr>
                                                                          <w:divsChild>
                                                                            <w:div w:id="1371608476">
                                                                              <w:marLeft w:val="0"/>
                                                                              <w:marRight w:val="0"/>
                                                                              <w:marTop w:val="0"/>
                                                                              <w:marBottom w:val="0"/>
                                                                              <w:divBdr>
                                                                                <w:top w:val="none" w:sz="0" w:space="0" w:color="auto"/>
                                                                                <w:left w:val="none" w:sz="0" w:space="0" w:color="auto"/>
                                                                                <w:bottom w:val="none" w:sz="0" w:space="0" w:color="auto"/>
                                                                                <w:right w:val="none" w:sz="0" w:space="0" w:color="auto"/>
                                                                              </w:divBdr>
                                                                              <w:divsChild>
                                                                                <w:div w:id="2020809105">
                                                                                  <w:marLeft w:val="0"/>
                                                                                  <w:marRight w:val="0"/>
                                                                                  <w:marTop w:val="0"/>
                                                                                  <w:marBottom w:val="0"/>
                                                                                  <w:divBdr>
                                                                                    <w:top w:val="none" w:sz="0" w:space="0" w:color="auto"/>
                                                                                    <w:left w:val="none" w:sz="0" w:space="0" w:color="auto"/>
                                                                                    <w:bottom w:val="none" w:sz="0" w:space="0" w:color="auto"/>
                                                                                    <w:right w:val="none" w:sz="0" w:space="0" w:color="auto"/>
                                                                                  </w:divBdr>
                                                                                  <w:divsChild>
                                                                                    <w:div w:id="1973711900">
                                                                                      <w:marLeft w:val="0"/>
                                                                                      <w:marRight w:val="0"/>
                                                                                      <w:marTop w:val="0"/>
                                                                                      <w:marBottom w:val="0"/>
                                                                                      <w:divBdr>
                                                                                        <w:top w:val="none" w:sz="0" w:space="0" w:color="auto"/>
                                                                                        <w:left w:val="none" w:sz="0" w:space="0" w:color="auto"/>
                                                                                        <w:bottom w:val="none" w:sz="0" w:space="0" w:color="auto"/>
                                                                                        <w:right w:val="none" w:sz="0" w:space="0" w:color="auto"/>
                                                                                      </w:divBdr>
                                                                                      <w:divsChild>
                                                                                        <w:div w:id="851650045">
                                                                                          <w:marLeft w:val="0"/>
                                                                                          <w:marRight w:val="0"/>
                                                                                          <w:marTop w:val="0"/>
                                                                                          <w:marBottom w:val="0"/>
                                                                                          <w:divBdr>
                                                                                            <w:top w:val="none" w:sz="0" w:space="0" w:color="auto"/>
                                                                                            <w:left w:val="none" w:sz="0" w:space="0" w:color="auto"/>
                                                                                            <w:bottom w:val="none" w:sz="0" w:space="0" w:color="auto"/>
                                                                                            <w:right w:val="none" w:sz="0" w:space="0" w:color="auto"/>
                                                                                          </w:divBdr>
                                                                                          <w:divsChild>
                                                                                            <w:div w:id="930242618">
                                                                                              <w:marLeft w:val="0"/>
                                                                                              <w:marRight w:val="0"/>
                                                                                              <w:marTop w:val="0"/>
                                                                                              <w:marBottom w:val="0"/>
                                                                                              <w:divBdr>
                                                                                                <w:top w:val="none" w:sz="0" w:space="0" w:color="auto"/>
                                                                                                <w:left w:val="none" w:sz="0" w:space="0" w:color="auto"/>
                                                                                                <w:bottom w:val="none" w:sz="0" w:space="0" w:color="auto"/>
                                                                                                <w:right w:val="none" w:sz="0" w:space="0" w:color="auto"/>
                                                                                              </w:divBdr>
                                                                                              <w:divsChild>
                                                                                                <w:div w:id="946548083">
                                                                                                  <w:marLeft w:val="0"/>
                                                                                                  <w:marRight w:val="0"/>
                                                                                                  <w:marTop w:val="0"/>
                                                                                                  <w:marBottom w:val="0"/>
                                                                                                  <w:divBdr>
                                                                                                    <w:top w:val="none" w:sz="0" w:space="0" w:color="auto"/>
                                                                                                    <w:left w:val="none" w:sz="0" w:space="0" w:color="auto"/>
                                                                                                    <w:bottom w:val="none" w:sz="0" w:space="0" w:color="auto"/>
                                                                                                    <w:right w:val="none" w:sz="0" w:space="0" w:color="auto"/>
                                                                                                  </w:divBdr>
                                                                                                  <w:divsChild>
                                                                                                    <w:div w:id="1790277952">
                                                                                                      <w:marLeft w:val="0"/>
                                                                                                      <w:marRight w:val="0"/>
                                                                                                      <w:marTop w:val="0"/>
                                                                                                      <w:marBottom w:val="0"/>
                                                                                                      <w:divBdr>
                                                                                                        <w:top w:val="none" w:sz="0" w:space="0" w:color="auto"/>
                                                                                                        <w:left w:val="none" w:sz="0" w:space="0" w:color="auto"/>
                                                                                                        <w:bottom w:val="none" w:sz="0" w:space="0" w:color="auto"/>
                                                                                                        <w:right w:val="none" w:sz="0" w:space="0" w:color="auto"/>
                                                                                                      </w:divBdr>
                                                                                                      <w:divsChild>
                                                                                                        <w:div w:id="822963347">
                                                                                                          <w:marLeft w:val="0"/>
                                                                                                          <w:marRight w:val="0"/>
                                                                                                          <w:marTop w:val="0"/>
                                                                                                          <w:marBottom w:val="0"/>
                                                                                                          <w:divBdr>
                                                                                                            <w:top w:val="none" w:sz="0" w:space="0" w:color="auto"/>
                                                                                                            <w:left w:val="none" w:sz="0" w:space="0" w:color="auto"/>
                                                                                                            <w:bottom w:val="none" w:sz="0" w:space="0" w:color="auto"/>
                                                                                                            <w:right w:val="none" w:sz="0" w:space="0" w:color="auto"/>
                                                                                                          </w:divBdr>
                                                                                                          <w:divsChild>
                                                                                                            <w:div w:id="278879610">
                                                                                                              <w:marLeft w:val="0"/>
                                                                                                              <w:marRight w:val="0"/>
                                                                                                              <w:marTop w:val="0"/>
                                                                                                              <w:marBottom w:val="0"/>
                                                                                                              <w:divBdr>
                                                                                                                <w:top w:val="none" w:sz="0" w:space="0" w:color="auto"/>
                                                                                                                <w:left w:val="none" w:sz="0" w:space="0" w:color="auto"/>
                                                                                                                <w:bottom w:val="none" w:sz="0" w:space="0" w:color="auto"/>
                                                                                                                <w:right w:val="none" w:sz="0" w:space="0" w:color="auto"/>
                                                                                                              </w:divBdr>
                                                                                                              <w:divsChild>
                                                                                                                <w:div w:id="1140659232">
                                                                                                                  <w:marLeft w:val="0"/>
                                                                                                                  <w:marRight w:val="0"/>
                                                                                                                  <w:marTop w:val="0"/>
                                                                                                                  <w:marBottom w:val="0"/>
                                                                                                                  <w:divBdr>
                                                                                                                    <w:top w:val="none" w:sz="0" w:space="0" w:color="auto"/>
                                                                                                                    <w:left w:val="none" w:sz="0" w:space="0" w:color="auto"/>
                                                                                                                    <w:bottom w:val="none" w:sz="0" w:space="0" w:color="auto"/>
                                                                                                                    <w:right w:val="none" w:sz="0" w:space="0" w:color="auto"/>
                                                                                                                  </w:divBdr>
                                                                                                                  <w:divsChild>
                                                                                                                    <w:div w:id="565141536">
                                                                                                                      <w:marLeft w:val="0"/>
                                                                                                                      <w:marRight w:val="0"/>
                                                                                                                      <w:marTop w:val="0"/>
                                                                                                                      <w:marBottom w:val="0"/>
                                                                                                                      <w:divBdr>
                                                                                                                        <w:top w:val="none" w:sz="0" w:space="0" w:color="auto"/>
                                                                                                                        <w:left w:val="none" w:sz="0" w:space="0" w:color="auto"/>
                                                                                                                        <w:bottom w:val="none" w:sz="0" w:space="0" w:color="auto"/>
                                                                                                                        <w:right w:val="none" w:sz="0" w:space="0" w:color="auto"/>
                                                                                                                      </w:divBdr>
                                                                                                                      <w:divsChild>
                                                                                                                        <w:div w:id="73357646">
                                                                                                                          <w:marLeft w:val="0"/>
                                                                                                                          <w:marRight w:val="0"/>
                                                                                                                          <w:marTop w:val="0"/>
                                                                                                                          <w:marBottom w:val="0"/>
                                                                                                                          <w:divBdr>
                                                                                                                            <w:top w:val="none" w:sz="0" w:space="0" w:color="auto"/>
                                                                                                                            <w:left w:val="none" w:sz="0" w:space="0" w:color="auto"/>
                                                                                                                            <w:bottom w:val="none" w:sz="0" w:space="0" w:color="auto"/>
                                                                                                                            <w:right w:val="none" w:sz="0" w:space="0" w:color="auto"/>
                                                                                                                          </w:divBdr>
                                                                                                                          <w:divsChild>
                                                                                                                            <w:div w:id="1737703478">
                                                                                                                              <w:marLeft w:val="0"/>
                                                                                                                              <w:marRight w:val="0"/>
                                                                                                                              <w:marTop w:val="0"/>
                                                                                                                              <w:marBottom w:val="0"/>
                                                                                                                              <w:divBdr>
                                                                                                                                <w:top w:val="none" w:sz="0" w:space="0" w:color="auto"/>
                                                                                                                                <w:left w:val="none" w:sz="0" w:space="0" w:color="auto"/>
                                                                                                                                <w:bottom w:val="none" w:sz="0" w:space="0" w:color="auto"/>
                                                                                                                                <w:right w:val="none" w:sz="0" w:space="0" w:color="auto"/>
                                                                                                                              </w:divBdr>
                                                                                                                              <w:divsChild>
                                                                                                                                <w:div w:id="597635682">
                                                                                                                                  <w:marLeft w:val="0"/>
                                                                                                                                  <w:marRight w:val="0"/>
                                                                                                                                  <w:marTop w:val="0"/>
                                                                                                                                  <w:marBottom w:val="0"/>
                                                                                                                                  <w:divBdr>
                                                                                                                                    <w:top w:val="none" w:sz="0" w:space="0" w:color="auto"/>
                                                                                                                                    <w:left w:val="none" w:sz="0" w:space="0" w:color="auto"/>
                                                                                                                                    <w:bottom w:val="none" w:sz="0" w:space="0" w:color="auto"/>
                                                                                                                                    <w:right w:val="none" w:sz="0" w:space="0" w:color="auto"/>
                                                                                                                                  </w:divBdr>
                                                                                                                                  <w:divsChild>
                                                                                                                                    <w:div w:id="1537156510">
                                                                                                                                      <w:marLeft w:val="0"/>
                                                                                                                                      <w:marRight w:val="0"/>
                                                                                                                                      <w:marTop w:val="0"/>
                                                                                                                                      <w:marBottom w:val="0"/>
                                                                                                                                      <w:divBdr>
                                                                                                                                        <w:top w:val="none" w:sz="0" w:space="0" w:color="auto"/>
                                                                                                                                        <w:left w:val="none" w:sz="0" w:space="0" w:color="auto"/>
                                                                                                                                        <w:bottom w:val="none" w:sz="0" w:space="0" w:color="auto"/>
                                                                                                                                        <w:right w:val="none" w:sz="0" w:space="0" w:color="auto"/>
                                                                                                                                      </w:divBdr>
                                                                                                                                      <w:divsChild>
                                                                                                                                        <w:div w:id="1934703766">
                                                                                                                                          <w:marLeft w:val="0"/>
                                                                                                                                          <w:marRight w:val="0"/>
                                                                                                                                          <w:marTop w:val="0"/>
                                                                                                                                          <w:marBottom w:val="0"/>
                                                                                                                                          <w:divBdr>
                                                                                                                                            <w:top w:val="none" w:sz="0" w:space="0" w:color="auto"/>
                                                                                                                                            <w:left w:val="none" w:sz="0" w:space="0" w:color="auto"/>
                                                                                                                                            <w:bottom w:val="none" w:sz="0" w:space="0" w:color="auto"/>
                                                                                                                                            <w:right w:val="none" w:sz="0" w:space="0" w:color="auto"/>
                                                                                                                                          </w:divBdr>
                                                                                                                                          <w:divsChild>
                                                                                                                                            <w:div w:id="348222478">
                                                                                                                                              <w:marLeft w:val="0"/>
                                                                                                                                              <w:marRight w:val="0"/>
                                                                                                                                              <w:marTop w:val="0"/>
                                                                                                                                              <w:marBottom w:val="0"/>
                                                                                                                                              <w:divBdr>
                                                                                                                                                <w:top w:val="none" w:sz="0" w:space="0" w:color="auto"/>
                                                                                                                                                <w:left w:val="none" w:sz="0" w:space="0" w:color="auto"/>
                                                                                                                                                <w:bottom w:val="none" w:sz="0" w:space="0" w:color="auto"/>
                                                                                                                                                <w:right w:val="none" w:sz="0" w:space="0" w:color="auto"/>
                                                                                                                                              </w:divBdr>
                                                                                                                                              <w:divsChild>
                                                                                                                                                <w:div w:id="51972768">
                                                                                                                                                  <w:marLeft w:val="0"/>
                                                                                                                                                  <w:marRight w:val="0"/>
                                                                                                                                                  <w:marTop w:val="0"/>
                                                                                                                                                  <w:marBottom w:val="0"/>
                                                                                                                                                  <w:divBdr>
                                                                                                                                                    <w:top w:val="none" w:sz="0" w:space="0" w:color="auto"/>
                                                                                                                                                    <w:left w:val="none" w:sz="0" w:space="0" w:color="auto"/>
                                                                                                                                                    <w:bottom w:val="none" w:sz="0" w:space="0" w:color="auto"/>
                                                                                                                                                    <w:right w:val="none" w:sz="0" w:space="0" w:color="auto"/>
                                                                                                                                                  </w:divBdr>
                                                                                                                                                  <w:divsChild>
                                                                                                                                                    <w:div w:id="141895089">
                                                                                                                                                      <w:marLeft w:val="0"/>
                                                                                                                                                      <w:marRight w:val="0"/>
                                                                                                                                                      <w:marTop w:val="0"/>
                                                                                                                                                      <w:marBottom w:val="0"/>
                                                                                                                                                      <w:divBdr>
                                                                                                                                                        <w:top w:val="none" w:sz="0" w:space="0" w:color="auto"/>
                                                                                                                                                        <w:left w:val="none" w:sz="0" w:space="0" w:color="auto"/>
                                                                                                                                                        <w:bottom w:val="none" w:sz="0" w:space="0" w:color="auto"/>
                                                                                                                                                        <w:right w:val="none" w:sz="0" w:space="0" w:color="auto"/>
                                                                                                                                                      </w:divBdr>
                                                                                                                                                      <w:divsChild>
                                                                                                                                                        <w:div w:id="1644962618">
                                                                                                                                                          <w:marLeft w:val="0"/>
                                                                                                                                                          <w:marRight w:val="0"/>
                                                                                                                                                          <w:marTop w:val="0"/>
                                                                                                                                                          <w:marBottom w:val="0"/>
                                                                                                                                                          <w:divBdr>
                                                                                                                                                            <w:top w:val="none" w:sz="0" w:space="0" w:color="auto"/>
                                                                                                                                                            <w:left w:val="none" w:sz="0" w:space="0" w:color="auto"/>
                                                                                                                                                            <w:bottom w:val="none" w:sz="0" w:space="0" w:color="auto"/>
                                                                                                                                                            <w:right w:val="none" w:sz="0" w:space="0" w:color="auto"/>
                                                                                                                                                          </w:divBdr>
                                                                                                                                                          <w:divsChild>
                                                                                                                                                            <w:div w:id="1314529205">
                                                                                                                                                              <w:marLeft w:val="0"/>
                                                                                                                                                              <w:marRight w:val="0"/>
                                                                                                                                                              <w:marTop w:val="0"/>
                                                                                                                                                              <w:marBottom w:val="0"/>
                                                                                                                                                              <w:divBdr>
                                                                                                                                                                <w:top w:val="none" w:sz="0" w:space="0" w:color="auto"/>
                                                                                                                                                                <w:left w:val="none" w:sz="0" w:space="0" w:color="auto"/>
                                                                                                                                                                <w:bottom w:val="none" w:sz="0" w:space="0" w:color="auto"/>
                                                                                                                                                                <w:right w:val="none" w:sz="0" w:space="0" w:color="auto"/>
                                                                                                                                                              </w:divBdr>
                                                                                                                                                              <w:divsChild>
                                                                                                                                                                <w:div w:id="991368305">
                                                                                                                                                                  <w:marLeft w:val="0"/>
                                                                                                                                                                  <w:marRight w:val="0"/>
                                                                                                                                                                  <w:marTop w:val="0"/>
                                                                                                                                                                  <w:marBottom w:val="0"/>
                                                                                                                                                                  <w:divBdr>
                                                                                                                                                                    <w:top w:val="none" w:sz="0" w:space="0" w:color="auto"/>
                                                                                                                                                                    <w:left w:val="none" w:sz="0" w:space="0" w:color="auto"/>
                                                                                                                                                                    <w:bottom w:val="none" w:sz="0" w:space="0" w:color="auto"/>
                                                                                                                                                                    <w:right w:val="none" w:sz="0" w:space="0" w:color="auto"/>
                                                                                                                                                                  </w:divBdr>
                                                                                                                                                                  <w:divsChild>
                                                                                                                                                                    <w:div w:id="977490107">
                                                                                                                                                                      <w:marLeft w:val="0"/>
                                                                                                                                                                      <w:marRight w:val="0"/>
                                                                                                                                                                      <w:marTop w:val="0"/>
                                                                                                                                                                      <w:marBottom w:val="0"/>
                                                                                                                                                                      <w:divBdr>
                                                                                                                                                                        <w:top w:val="none" w:sz="0" w:space="0" w:color="auto"/>
                                                                                                                                                                        <w:left w:val="none" w:sz="0" w:space="0" w:color="auto"/>
                                                                                                                                                                        <w:bottom w:val="none" w:sz="0" w:space="0" w:color="auto"/>
                                                                                                                                                                        <w:right w:val="none" w:sz="0" w:space="0" w:color="auto"/>
                                                                                                                                                                      </w:divBdr>
                                                                                                                                                                      <w:divsChild>
                                                                                                                                                                        <w:div w:id="1649360161">
                                                                                                                                                                          <w:marLeft w:val="0"/>
                                                                                                                                                                          <w:marRight w:val="0"/>
                                                                                                                                                                          <w:marTop w:val="0"/>
                                                                                                                                                                          <w:marBottom w:val="0"/>
                                                                                                                                                                          <w:divBdr>
                                                                                                                                                                            <w:top w:val="none" w:sz="0" w:space="0" w:color="auto"/>
                                                                                                                                                                            <w:left w:val="none" w:sz="0" w:space="0" w:color="auto"/>
                                                                                                                                                                            <w:bottom w:val="none" w:sz="0" w:space="0" w:color="auto"/>
                                                                                                                                                                            <w:right w:val="none" w:sz="0" w:space="0" w:color="auto"/>
                                                                                                                                                                          </w:divBdr>
                                                                                                                                                                        </w:div>
                                                                                                                                                                        <w:div w:id="1081684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201624517">
          <w:marLeft w:val="0"/>
          <w:marRight w:val="0"/>
          <w:marTop w:val="0"/>
          <w:marBottom w:val="0"/>
          <w:divBdr>
            <w:top w:val="none" w:sz="0" w:space="0" w:color="auto"/>
            <w:left w:val="none" w:sz="0" w:space="0" w:color="auto"/>
            <w:bottom w:val="none" w:sz="0" w:space="0" w:color="auto"/>
            <w:right w:val="none" w:sz="0" w:space="0" w:color="auto"/>
          </w:divBdr>
        </w:div>
        <w:div w:id="181818943">
          <w:marLeft w:val="0"/>
          <w:marRight w:val="0"/>
          <w:marTop w:val="0"/>
          <w:marBottom w:val="0"/>
          <w:divBdr>
            <w:top w:val="none" w:sz="0" w:space="0" w:color="auto"/>
            <w:left w:val="none" w:sz="0" w:space="0" w:color="auto"/>
            <w:bottom w:val="none" w:sz="0" w:space="0" w:color="auto"/>
            <w:right w:val="none" w:sz="0" w:space="0" w:color="auto"/>
          </w:divBdr>
          <w:divsChild>
            <w:div w:id="51119561">
              <w:marLeft w:val="0"/>
              <w:marRight w:val="0"/>
              <w:marTop w:val="0"/>
              <w:marBottom w:val="0"/>
              <w:divBdr>
                <w:top w:val="none" w:sz="0" w:space="0" w:color="auto"/>
                <w:left w:val="none" w:sz="0" w:space="0" w:color="auto"/>
                <w:bottom w:val="none" w:sz="0" w:space="0" w:color="auto"/>
                <w:right w:val="none" w:sz="0" w:space="0" w:color="auto"/>
              </w:divBdr>
              <w:divsChild>
                <w:div w:id="1441223696">
                  <w:marLeft w:val="0"/>
                  <w:marRight w:val="0"/>
                  <w:marTop w:val="0"/>
                  <w:marBottom w:val="0"/>
                  <w:divBdr>
                    <w:top w:val="none" w:sz="0" w:space="0" w:color="auto"/>
                    <w:left w:val="none" w:sz="0" w:space="0" w:color="auto"/>
                    <w:bottom w:val="none" w:sz="0" w:space="0" w:color="auto"/>
                    <w:right w:val="none" w:sz="0" w:space="0" w:color="auto"/>
                  </w:divBdr>
                  <w:divsChild>
                    <w:div w:id="59866954">
                      <w:marLeft w:val="0"/>
                      <w:marRight w:val="0"/>
                      <w:marTop w:val="0"/>
                      <w:marBottom w:val="0"/>
                      <w:divBdr>
                        <w:top w:val="none" w:sz="0" w:space="0" w:color="auto"/>
                        <w:left w:val="none" w:sz="0" w:space="0" w:color="auto"/>
                        <w:bottom w:val="none" w:sz="0" w:space="0" w:color="auto"/>
                        <w:right w:val="none" w:sz="0" w:space="0" w:color="auto"/>
                      </w:divBdr>
                      <w:divsChild>
                        <w:div w:id="1184904319">
                          <w:marLeft w:val="0"/>
                          <w:marRight w:val="0"/>
                          <w:marTop w:val="0"/>
                          <w:marBottom w:val="0"/>
                          <w:divBdr>
                            <w:top w:val="none" w:sz="0" w:space="0" w:color="auto"/>
                            <w:left w:val="none" w:sz="0" w:space="0" w:color="auto"/>
                            <w:bottom w:val="none" w:sz="0" w:space="0" w:color="auto"/>
                            <w:right w:val="none" w:sz="0" w:space="0" w:color="auto"/>
                          </w:divBdr>
                          <w:divsChild>
                            <w:div w:id="2136944512">
                              <w:marLeft w:val="0"/>
                              <w:marRight w:val="0"/>
                              <w:marTop w:val="0"/>
                              <w:marBottom w:val="0"/>
                              <w:divBdr>
                                <w:top w:val="none" w:sz="0" w:space="0" w:color="auto"/>
                                <w:left w:val="none" w:sz="0" w:space="0" w:color="auto"/>
                                <w:bottom w:val="none" w:sz="0" w:space="0" w:color="auto"/>
                                <w:right w:val="none" w:sz="0" w:space="0" w:color="auto"/>
                              </w:divBdr>
                              <w:divsChild>
                                <w:div w:id="718940480">
                                  <w:marLeft w:val="0"/>
                                  <w:marRight w:val="0"/>
                                  <w:marTop w:val="0"/>
                                  <w:marBottom w:val="0"/>
                                  <w:divBdr>
                                    <w:top w:val="none" w:sz="0" w:space="0" w:color="auto"/>
                                    <w:left w:val="none" w:sz="0" w:space="0" w:color="auto"/>
                                    <w:bottom w:val="none" w:sz="0" w:space="0" w:color="auto"/>
                                    <w:right w:val="none" w:sz="0" w:space="0" w:color="auto"/>
                                  </w:divBdr>
                                  <w:divsChild>
                                    <w:div w:id="2052344518">
                                      <w:marLeft w:val="0"/>
                                      <w:marRight w:val="0"/>
                                      <w:marTop w:val="0"/>
                                      <w:marBottom w:val="0"/>
                                      <w:divBdr>
                                        <w:top w:val="none" w:sz="0" w:space="0" w:color="auto"/>
                                        <w:left w:val="none" w:sz="0" w:space="0" w:color="auto"/>
                                        <w:bottom w:val="none" w:sz="0" w:space="0" w:color="auto"/>
                                        <w:right w:val="none" w:sz="0" w:space="0" w:color="auto"/>
                                      </w:divBdr>
                                      <w:divsChild>
                                        <w:div w:id="502552612">
                                          <w:marLeft w:val="0"/>
                                          <w:marRight w:val="0"/>
                                          <w:marTop w:val="0"/>
                                          <w:marBottom w:val="0"/>
                                          <w:divBdr>
                                            <w:top w:val="none" w:sz="0" w:space="0" w:color="auto"/>
                                            <w:left w:val="none" w:sz="0" w:space="0" w:color="auto"/>
                                            <w:bottom w:val="none" w:sz="0" w:space="0" w:color="auto"/>
                                            <w:right w:val="none" w:sz="0" w:space="0" w:color="auto"/>
                                          </w:divBdr>
                                          <w:divsChild>
                                            <w:div w:id="1565868738">
                                              <w:marLeft w:val="0"/>
                                              <w:marRight w:val="0"/>
                                              <w:marTop w:val="0"/>
                                              <w:marBottom w:val="0"/>
                                              <w:divBdr>
                                                <w:top w:val="none" w:sz="0" w:space="0" w:color="auto"/>
                                                <w:left w:val="none" w:sz="0" w:space="0" w:color="auto"/>
                                                <w:bottom w:val="none" w:sz="0" w:space="0" w:color="auto"/>
                                                <w:right w:val="none" w:sz="0" w:space="0" w:color="auto"/>
                                              </w:divBdr>
                                              <w:divsChild>
                                                <w:div w:id="1567302984">
                                                  <w:marLeft w:val="0"/>
                                                  <w:marRight w:val="0"/>
                                                  <w:marTop w:val="0"/>
                                                  <w:marBottom w:val="0"/>
                                                  <w:divBdr>
                                                    <w:top w:val="none" w:sz="0" w:space="0" w:color="auto"/>
                                                    <w:left w:val="none" w:sz="0" w:space="0" w:color="auto"/>
                                                    <w:bottom w:val="none" w:sz="0" w:space="0" w:color="auto"/>
                                                    <w:right w:val="none" w:sz="0" w:space="0" w:color="auto"/>
                                                  </w:divBdr>
                                                  <w:divsChild>
                                                    <w:div w:id="1263758306">
                                                      <w:marLeft w:val="0"/>
                                                      <w:marRight w:val="0"/>
                                                      <w:marTop w:val="0"/>
                                                      <w:marBottom w:val="0"/>
                                                      <w:divBdr>
                                                        <w:top w:val="none" w:sz="0" w:space="0" w:color="auto"/>
                                                        <w:left w:val="none" w:sz="0" w:space="0" w:color="auto"/>
                                                        <w:bottom w:val="none" w:sz="0" w:space="0" w:color="auto"/>
                                                        <w:right w:val="none" w:sz="0" w:space="0" w:color="auto"/>
                                                      </w:divBdr>
                                                      <w:divsChild>
                                                        <w:div w:id="339696231">
                                                          <w:marLeft w:val="0"/>
                                                          <w:marRight w:val="0"/>
                                                          <w:marTop w:val="0"/>
                                                          <w:marBottom w:val="0"/>
                                                          <w:divBdr>
                                                            <w:top w:val="none" w:sz="0" w:space="0" w:color="auto"/>
                                                            <w:left w:val="none" w:sz="0" w:space="0" w:color="auto"/>
                                                            <w:bottom w:val="none" w:sz="0" w:space="0" w:color="auto"/>
                                                            <w:right w:val="none" w:sz="0" w:space="0" w:color="auto"/>
                                                          </w:divBdr>
                                                          <w:divsChild>
                                                            <w:div w:id="378937537">
                                                              <w:marLeft w:val="0"/>
                                                              <w:marRight w:val="0"/>
                                                              <w:marTop w:val="0"/>
                                                              <w:marBottom w:val="0"/>
                                                              <w:divBdr>
                                                                <w:top w:val="none" w:sz="0" w:space="0" w:color="auto"/>
                                                                <w:left w:val="none" w:sz="0" w:space="0" w:color="auto"/>
                                                                <w:bottom w:val="none" w:sz="0" w:space="0" w:color="auto"/>
                                                                <w:right w:val="none" w:sz="0" w:space="0" w:color="auto"/>
                                                              </w:divBdr>
                                                              <w:divsChild>
                                                                <w:div w:id="883365586">
                                                                  <w:marLeft w:val="0"/>
                                                                  <w:marRight w:val="0"/>
                                                                  <w:marTop w:val="0"/>
                                                                  <w:marBottom w:val="0"/>
                                                                  <w:divBdr>
                                                                    <w:top w:val="none" w:sz="0" w:space="0" w:color="auto"/>
                                                                    <w:left w:val="none" w:sz="0" w:space="0" w:color="auto"/>
                                                                    <w:bottom w:val="none" w:sz="0" w:space="0" w:color="auto"/>
                                                                    <w:right w:val="none" w:sz="0" w:space="0" w:color="auto"/>
                                                                  </w:divBdr>
                                                                  <w:divsChild>
                                                                    <w:div w:id="1732922418">
                                                                      <w:marLeft w:val="0"/>
                                                                      <w:marRight w:val="0"/>
                                                                      <w:marTop w:val="0"/>
                                                                      <w:marBottom w:val="0"/>
                                                                      <w:divBdr>
                                                                        <w:top w:val="none" w:sz="0" w:space="0" w:color="auto"/>
                                                                        <w:left w:val="none" w:sz="0" w:space="0" w:color="auto"/>
                                                                        <w:bottom w:val="none" w:sz="0" w:space="0" w:color="auto"/>
                                                                        <w:right w:val="none" w:sz="0" w:space="0" w:color="auto"/>
                                                                      </w:divBdr>
                                                                      <w:divsChild>
                                                                        <w:div w:id="289937482">
                                                                          <w:marLeft w:val="0"/>
                                                                          <w:marRight w:val="0"/>
                                                                          <w:marTop w:val="0"/>
                                                                          <w:marBottom w:val="0"/>
                                                                          <w:divBdr>
                                                                            <w:top w:val="none" w:sz="0" w:space="0" w:color="auto"/>
                                                                            <w:left w:val="none" w:sz="0" w:space="0" w:color="auto"/>
                                                                            <w:bottom w:val="none" w:sz="0" w:space="0" w:color="auto"/>
                                                                            <w:right w:val="none" w:sz="0" w:space="0" w:color="auto"/>
                                                                          </w:divBdr>
                                                                          <w:divsChild>
                                                                            <w:div w:id="833228788">
                                                                              <w:marLeft w:val="0"/>
                                                                              <w:marRight w:val="0"/>
                                                                              <w:marTop w:val="0"/>
                                                                              <w:marBottom w:val="0"/>
                                                                              <w:divBdr>
                                                                                <w:top w:val="none" w:sz="0" w:space="0" w:color="auto"/>
                                                                                <w:left w:val="none" w:sz="0" w:space="0" w:color="auto"/>
                                                                                <w:bottom w:val="none" w:sz="0" w:space="0" w:color="auto"/>
                                                                                <w:right w:val="none" w:sz="0" w:space="0" w:color="auto"/>
                                                                              </w:divBdr>
                                                                              <w:divsChild>
                                                                                <w:div w:id="1159542282">
                                                                                  <w:marLeft w:val="0"/>
                                                                                  <w:marRight w:val="0"/>
                                                                                  <w:marTop w:val="0"/>
                                                                                  <w:marBottom w:val="0"/>
                                                                                  <w:divBdr>
                                                                                    <w:top w:val="none" w:sz="0" w:space="0" w:color="auto"/>
                                                                                    <w:left w:val="none" w:sz="0" w:space="0" w:color="auto"/>
                                                                                    <w:bottom w:val="none" w:sz="0" w:space="0" w:color="auto"/>
                                                                                    <w:right w:val="none" w:sz="0" w:space="0" w:color="auto"/>
                                                                                  </w:divBdr>
                                                                                  <w:divsChild>
                                                                                    <w:div w:id="17779208">
                                                                                      <w:marLeft w:val="0"/>
                                                                                      <w:marRight w:val="0"/>
                                                                                      <w:marTop w:val="0"/>
                                                                                      <w:marBottom w:val="0"/>
                                                                                      <w:divBdr>
                                                                                        <w:top w:val="none" w:sz="0" w:space="0" w:color="auto"/>
                                                                                        <w:left w:val="none" w:sz="0" w:space="0" w:color="auto"/>
                                                                                        <w:bottom w:val="none" w:sz="0" w:space="0" w:color="auto"/>
                                                                                        <w:right w:val="none" w:sz="0" w:space="0" w:color="auto"/>
                                                                                      </w:divBdr>
                                                                                      <w:divsChild>
                                                                                        <w:div w:id="221454238">
                                                                                          <w:marLeft w:val="0"/>
                                                                                          <w:marRight w:val="0"/>
                                                                                          <w:marTop w:val="0"/>
                                                                                          <w:marBottom w:val="0"/>
                                                                                          <w:divBdr>
                                                                                            <w:top w:val="none" w:sz="0" w:space="0" w:color="auto"/>
                                                                                            <w:left w:val="none" w:sz="0" w:space="0" w:color="auto"/>
                                                                                            <w:bottom w:val="none" w:sz="0" w:space="0" w:color="auto"/>
                                                                                            <w:right w:val="none" w:sz="0" w:space="0" w:color="auto"/>
                                                                                          </w:divBdr>
                                                                                          <w:divsChild>
                                                                                            <w:div w:id="1014503940">
                                                                                              <w:marLeft w:val="0"/>
                                                                                              <w:marRight w:val="0"/>
                                                                                              <w:marTop w:val="0"/>
                                                                                              <w:marBottom w:val="0"/>
                                                                                              <w:divBdr>
                                                                                                <w:top w:val="none" w:sz="0" w:space="0" w:color="auto"/>
                                                                                                <w:left w:val="none" w:sz="0" w:space="0" w:color="auto"/>
                                                                                                <w:bottom w:val="none" w:sz="0" w:space="0" w:color="auto"/>
                                                                                                <w:right w:val="none" w:sz="0" w:space="0" w:color="auto"/>
                                                                                              </w:divBdr>
                                                                                              <w:divsChild>
                                                                                                <w:div w:id="406924656">
                                                                                                  <w:marLeft w:val="0"/>
                                                                                                  <w:marRight w:val="0"/>
                                                                                                  <w:marTop w:val="0"/>
                                                                                                  <w:marBottom w:val="0"/>
                                                                                                  <w:divBdr>
                                                                                                    <w:top w:val="none" w:sz="0" w:space="0" w:color="auto"/>
                                                                                                    <w:left w:val="none" w:sz="0" w:space="0" w:color="auto"/>
                                                                                                    <w:bottom w:val="none" w:sz="0" w:space="0" w:color="auto"/>
                                                                                                    <w:right w:val="none" w:sz="0" w:space="0" w:color="auto"/>
                                                                                                  </w:divBdr>
                                                                                                  <w:divsChild>
                                                                                                    <w:div w:id="1996060821">
                                                                                                      <w:marLeft w:val="0"/>
                                                                                                      <w:marRight w:val="0"/>
                                                                                                      <w:marTop w:val="0"/>
                                                                                                      <w:marBottom w:val="0"/>
                                                                                                      <w:divBdr>
                                                                                                        <w:top w:val="none" w:sz="0" w:space="0" w:color="auto"/>
                                                                                                        <w:left w:val="none" w:sz="0" w:space="0" w:color="auto"/>
                                                                                                        <w:bottom w:val="none" w:sz="0" w:space="0" w:color="auto"/>
                                                                                                        <w:right w:val="none" w:sz="0" w:space="0" w:color="auto"/>
                                                                                                      </w:divBdr>
                                                                                                      <w:divsChild>
                                                                                                        <w:div w:id="590744857">
                                                                                                          <w:marLeft w:val="0"/>
                                                                                                          <w:marRight w:val="0"/>
                                                                                                          <w:marTop w:val="0"/>
                                                                                                          <w:marBottom w:val="0"/>
                                                                                                          <w:divBdr>
                                                                                                            <w:top w:val="none" w:sz="0" w:space="0" w:color="auto"/>
                                                                                                            <w:left w:val="none" w:sz="0" w:space="0" w:color="auto"/>
                                                                                                            <w:bottom w:val="none" w:sz="0" w:space="0" w:color="auto"/>
                                                                                                            <w:right w:val="none" w:sz="0" w:space="0" w:color="auto"/>
                                                                                                          </w:divBdr>
                                                                                                          <w:divsChild>
                                                                                                            <w:div w:id="2007325226">
                                                                                                              <w:marLeft w:val="0"/>
                                                                                                              <w:marRight w:val="0"/>
                                                                                                              <w:marTop w:val="0"/>
                                                                                                              <w:marBottom w:val="0"/>
                                                                                                              <w:divBdr>
                                                                                                                <w:top w:val="none" w:sz="0" w:space="0" w:color="auto"/>
                                                                                                                <w:left w:val="none" w:sz="0" w:space="0" w:color="auto"/>
                                                                                                                <w:bottom w:val="none" w:sz="0" w:space="0" w:color="auto"/>
                                                                                                                <w:right w:val="none" w:sz="0" w:space="0" w:color="auto"/>
                                                                                                              </w:divBdr>
                                                                                                              <w:divsChild>
                                                                                                                <w:div w:id="1383679511">
                                                                                                                  <w:marLeft w:val="0"/>
                                                                                                                  <w:marRight w:val="0"/>
                                                                                                                  <w:marTop w:val="0"/>
                                                                                                                  <w:marBottom w:val="0"/>
                                                                                                                  <w:divBdr>
                                                                                                                    <w:top w:val="none" w:sz="0" w:space="0" w:color="auto"/>
                                                                                                                    <w:left w:val="none" w:sz="0" w:space="0" w:color="auto"/>
                                                                                                                    <w:bottom w:val="none" w:sz="0" w:space="0" w:color="auto"/>
                                                                                                                    <w:right w:val="none" w:sz="0" w:space="0" w:color="auto"/>
                                                                                                                  </w:divBdr>
                                                                                                                  <w:divsChild>
                                                                                                                    <w:div w:id="1625691987">
                                                                                                                      <w:marLeft w:val="0"/>
                                                                                                                      <w:marRight w:val="0"/>
                                                                                                                      <w:marTop w:val="0"/>
                                                                                                                      <w:marBottom w:val="0"/>
                                                                                                                      <w:divBdr>
                                                                                                                        <w:top w:val="none" w:sz="0" w:space="0" w:color="auto"/>
                                                                                                                        <w:left w:val="none" w:sz="0" w:space="0" w:color="auto"/>
                                                                                                                        <w:bottom w:val="none" w:sz="0" w:space="0" w:color="auto"/>
                                                                                                                        <w:right w:val="none" w:sz="0" w:space="0" w:color="auto"/>
                                                                                                                      </w:divBdr>
                                                                                                                      <w:divsChild>
                                                                                                                        <w:div w:id="1369598796">
                                                                                                                          <w:marLeft w:val="0"/>
                                                                                                                          <w:marRight w:val="0"/>
                                                                                                                          <w:marTop w:val="0"/>
                                                                                                                          <w:marBottom w:val="0"/>
                                                                                                                          <w:divBdr>
                                                                                                                            <w:top w:val="none" w:sz="0" w:space="0" w:color="auto"/>
                                                                                                                            <w:left w:val="none" w:sz="0" w:space="0" w:color="auto"/>
                                                                                                                            <w:bottom w:val="none" w:sz="0" w:space="0" w:color="auto"/>
                                                                                                                            <w:right w:val="none" w:sz="0" w:space="0" w:color="auto"/>
                                                                                                                          </w:divBdr>
                                                                                                                          <w:divsChild>
                                                                                                                            <w:div w:id="1913154756">
                                                                                                                              <w:marLeft w:val="0"/>
                                                                                                                              <w:marRight w:val="0"/>
                                                                                                                              <w:marTop w:val="0"/>
                                                                                                                              <w:marBottom w:val="0"/>
                                                                                                                              <w:divBdr>
                                                                                                                                <w:top w:val="none" w:sz="0" w:space="0" w:color="auto"/>
                                                                                                                                <w:left w:val="none" w:sz="0" w:space="0" w:color="auto"/>
                                                                                                                                <w:bottom w:val="none" w:sz="0" w:space="0" w:color="auto"/>
                                                                                                                                <w:right w:val="none" w:sz="0" w:space="0" w:color="auto"/>
                                                                                                                              </w:divBdr>
                                                                                                                              <w:divsChild>
                                                                                                                                <w:div w:id="388498068">
                                                                                                                                  <w:marLeft w:val="0"/>
                                                                                                                                  <w:marRight w:val="0"/>
                                                                                                                                  <w:marTop w:val="0"/>
                                                                                                                                  <w:marBottom w:val="0"/>
                                                                                                                                  <w:divBdr>
                                                                                                                                    <w:top w:val="none" w:sz="0" w:space="0" w:color="auto"/>
                                                                                                                                    <w:left w:val="none" w:sz="0" w:space="0" w:color="auto"/>
                                                                                                                                    <w:bottom w:val="none" w:sz="0" w:space="0" w:color="auto"/>
                                                                                                                                    <w:right w:val="none" w:sz="0" w:space="0" w:color="auto"/>
                                                                                                                                  </w:divBdr>
                                                                                                                                  <w:divsChild>
                                                                                                                                    <w:div w:id="1536455532">
                                                                                                                                      <w:marLeft w:val="0"/>
                                                                                                                                      <w:marRight w:val="0"/>
                                                                                                                                      <w:marTop w:val="0"/>
                                                                                                                                      <w:marBottom w:val="0"/>
                                                                                                                                      <w:divBdr>
                                                                                                                                        <w:top w:val="none" w:sz="0" w:space="0" w:color="auto"/>
                                                                                                                                        <w:left w:val="none" w:sz="0" w:space="0" w:color="auto"/>
                                                                                                                                        <w:bottom w:val="none" w:sz="0" w:space="0" w:color="auto"/>
                                                                                                                                        <w:right w:val="none" w:sz="0" w:space="0" w:color="auto"/>
                                                                                                                                      </w:divBdr>
                                                                                                                                      <w:divsChild>
                                                                                                                                        <w:div w:id="323361359">
                                                                                                                                          <w:marLeft w:val="0"/>
                                                                                                                                          <w:marRight w:val="0"/>
                                                                                                                                          <w:marTop w:val="0"/>
                                                                                                                                          <w:marBottom w:val="0"/>
                                                                                                                                          <w:divBdr>
                                                                                                                                            <w:top w:val="none" w:sz="0" w:space="0" w:color="auto"/>
                                                                                                                                            <w:left w:val="none" w:sz="0" w:space="0" w:color="auto"/>
                                                                                                                                            <w:bottom w:val="none" w:sz="0" w:space="0" w:color="auto"/>
                                                                                                                                            <w:right w:val="none" w:sz="0" w:space="0" w:color="auto"/>
                                                                                                                                          </w:divBdr>
                                                                                                                                          <w:divsChild>
                                                                                                                                            <w:div w:id="420880493">
                                                                                                                                              <w:marLeft w:val="0"/>
                                                                                                                                              <w:marRight w:val="0"/>
                                                                                                                                              <w:marTop w:val="0"/>
                                                                                                                                              <w:marBottom w:val="0"/>
                                                                                                                                              <w:divBdr>
                                                                                                                                                <w:top w:val="none" w:sz="0" w:space="0" w:color="auto"/>
                                                                                                                                                <w:left w:val="none" w:sz="0" w:space="0" w:color="auto"/>
                                                                                                                                                <w:bottom w:val="none" w:sz="0" w:space="0" w:color="auto"/>
                                                                                                                                                <w:right w:val="none" w:sz="0" w:space="0" w:color="auto"/>
                                                                                                                                              </w:divBdr>
                                                                                                                                              <w:divsChild>
                                                                                                                                                <w:div w:id="1952466386">
                                                                                                                                                  <w:marLeft w:val="0"/>
                                                                                                                                                  <w:marRight w:val="0"/>
                                                                                                                                                  <w:marTop w:val="0"/>
                                                                                                                                                  <w:marBottom w:val="0"/>
                                                                                                                                                  <w:divBdr>
                                                                                                                                                    <w:top w:val="none" w:sz="0" w:space="0" w:color="auto"/>
                                                                                                                                                    <w:left w:val="none" w:sz="0" w:space="0" w:color="auto"/>
                                                                                                                                                    <w:bottom w:val="none" w:sz="0" w:space="0" w:color="auto"/>
                                                                                                                                                    <w:right w:val="none" w:sz="0" w:space="0" w:color="auto"/>
                                                                                                                                                  </w:divBdr>
                                                                                                                                                  <w:divsChild>
                                                                                                                                                    <w:div w:id="756630869">
                                                                                                                                                      <w:marLeft w:val="0"/>
                                                                                                                                                      <w:marRight w:val="0"/>
                                                                                                                                                      <w:marTop w:val="0"/>
                                                                                                                                                      <w:marBottom w:val="0"/>
                                                                                                                                                      <w:divBdr>
                                                                                                                                                        <w:top w:val="none" w:sz="0" w:space="0" w:color="auto"/>
                                                                                                                                                        <w:left w:val="none" w:sz="0" w:space="0" w:color="auto"/>
                                                                                                                                                        <w:bottom w:val="none" w:sz="0" w:space="0" w:color="auto"/>
                                                                                                                                                        <w:right w:val="none" w:sz="0" w:space="0" w:color="auto"/>
                                                                                                                                                      </w:divBdr>
                                                                                                                                                      <w:divsChild>
                                                                                                                                                        <w:div w:id="1726642052">
                                                                                                                                                          <w:marLeft w:val="0"/>
                                                                                                                                                          <w:marRight w:val="0"/>
                                                                                                                                                          <w:marTop w:val="0"/>
                                                                                                                                                          <w:marBottom w:val="0"/>
                                                                                                                                                          <w:divBdr>
                                                                                                                                                            <w:top w:val="none" w:sz="0" w:space="0" w:color="auto"/>
                                                                                                                                                            <w:left w:val="none" w:sz="0" w:space="0" w:color="auto"/>
                                                                                                                                                            <w:bottom w:val="none" w:sz="0" w:space="0" w:color="auto"/>
                                                                                                                                                            <w:right w:val="none" w:sz="0" w:space="0" w:color="auto"/>
                                                                                                                                                          </w:divBdr>
                                                                                                                                                          <w:divsChild>
                                                                                                                                                            <w:div w:id="1799949896">
                                                                                                                                                              <w:marLeft w:val="0"/>
                                                                                                                                                              <w:marRight w:val="0"/>
                                                                                                                                                              <w:marTop w:val="0"/>
                                                                                                                                                              <w:marBottom w:val="0"/>
                                                                                                                                                              <w:divBdr>
                                                                                                                                                                <w:top w:val="none" w:sz="0" w:space="0" w:color="auto"/>
                                                                                                                                                                <w:left w:val="none" w:sz="0" w:space="0" w:color="auto"/>
                                                                                                                                                                <w:bottom w:val="none" w:sz="0" w:space="0" w:color="auto"/>
                                                                                                                                                                <w:right w:val="none" w:sz="0" w:space="0" w:color="auto"/>
                                                                                                                                                              </w:divBdr>
                                                                                                                                                              <w:divsChild>
                                                                                                                                                                <w:div w:id="776213555">
                                                                                                                                                                  <w:marLeft w:val="0"/>
                                                                                                                                                                  <w:marRight w:val="0"/>
                                                                                                                                                                  <w:marTop w:val="0"/>
                                                                                                                                                                  <w:marBottom w:val="0"/>
                                                                                                                                                                  <w:divBdr>
                                                                                                                                                                    <w:top w:val="none" w:sz="0" w:space="0" w:color="auto"/>
                                                                                                                                                                    <w:left w:val="none" w:sz="0" w:space="0" w:color="auto"/>
                                                                                                                                                                    <w:bottom w:val="none" w:sz="0" w:space="0" w:color="auto"/>
                                                                                                                                                                    <w:right w:val="none" w:sz="0" w:space="0" w:color="auto"/>
                                                                                                                                                                  </w:divBdr>
                                                                                                                                                                  <w:divsChild>
                                                                                                                                                                    <w:div w:id="1989742167">
                                                                                                                                                                      <w:marLeft w:val="0"/>
                                                                                                                                                                      <w:marRight w:val="0"/>
                                                                                                                                                                      <w:marTop w:val="0"/>
                                                                                                                                                                      <w:marBottom w:val="0"/>
                                                                                                                                                                      <w:divBdr>
                                                                                                                                                                        <w:top w:val="none" w:sz="0" w:space="0" w:color="auto"/>
                                                                                                                                                                        <w:left w:val="none" w:sz="0" w:space="0" w:color="auto"/>
                                                                                                                                                                        <w:bottom w:val="none" w:sz="0" w:space="0" w:color="auto"/>
                                                                                                                                                                        <w:right w:val="none" w:sz="0" w:space="0" w:color="auto"/>
                                                                                                                                                                      </w:divBdr>
                                                                                                                                                                    </w:div>
                                                                                                                                                                    <w:div w:id="893466116">
                                                                                                                                                                      <w:marLeft w:val="0"/>
                                                                                                                                                                      <w:marRight w:val="0"/>
                                                                                                                                                                      <w:marTop w:val="0"/>
                                                                                                                                                                      <w:marBottom w:val="0"/>
                                                                                                                                                                      <w:divBdr>
                                                                                                                                                                        <w:top w:val="none" w:sz="0" w:space="0" w:color="auto"/>
                                                                                                                                                                        <w:left w:val="none" w:sz="0" w:space="0" w:color="auto"/>
                                                                                                                                                                        <w:bottom w:val="none" w:sz="0" w:space="0" w:color="auto"/>
                                                                                                                                                                        <w:right w:val="none" w:sz="0" w:space="0" w:color="auto"/>
                                                                                                                                                                      </w:divBdr>
                                                                                                                                                                    </w:div>
                                                                                                                                                                    <w:div w:id="1312632414">
                                                                                                                                                                      <w:marLeft w:val="0"/>
                                                                                                                                                                      <w:marRight w:val="0"/>
                                                                                                                                                                      <w:marTop w:val="0"/>
                                                                                                                                                                      <w:marBottom w:val="0"/>
                                                                                                                                                                      <w:divBdr>
                                                                                                                                                                        <w:top w:val="none" w:sz="0" w:space="0" w:color="auto"/>
                                                                                                                                                                        <w:left w:val="none" w:sz="0" w:space="0" w:color="auto"/>
                                                                                                                                                                        <w:bottom w:val="none" w:sz="0" w:space="0" w:color="auto"/>
                                                                                                                                                                        <w:right w:val="none" w:sz="0" w:space="0" w:color="auto"/>
                                                                                                                                                                      </w:divBdr>
                                                                                                                                                                    </w:div>
                                                                                                                                                                    <w:div w:id="1421173174">
                                                                                                                                                                      <w:marLeft w:val="0"/>
                                                                                                                                                                      <w:marRight w:val="0"/>
                                                                                                                                                                      <w:marTop w:val="0"/>
                                                                                                                                                                      <w:marBottom w:val="0"/>
                                                                                                                                                                      <w:divBdr>
                                                                                                                                                                        <w:top w:val="none" w:sz="0" w:space="0" w:color="auto"/>
                                                                                                                                                                        <w:left w:val="none" w:sz="0" w:space="0" w:color="auto"/>
                                                                                                                                                                        <w:bottom w:val="none" w:sz="0" w:space="0" w:color="auto"/>
                                                                                                                                                                        <w:right w:val="none" w:sz="0" w:space="0" w:color="auto"/>
                                                                                                                                                                      </w:divBdr>
                                                                                                                                                                    </w:div>
                                                                                                                                                                    <w:div w:id="444469682">
                                                                                                                                                                      <w:marLeft w:val="0"/>
                                                                                                                                                                      <w:marRight w:val="0"/>
                                                                                                                                                                      <w:marTop w:val="0"/>
                                                                                                                                                                      <w:marBottom w:val="0"/>
                                                                                                                                                                      <w:divBdr>
                                                                                                                                                                        <w:top w:val="none" w:sz="0" w:space="0" w:color="auto"/>
                                                                                                                                                                        <w:left w:val="none" w:sz="0" w:space="0" w:color="auto"/>
                                                                                                                                                                        <w:bottom w:val="none" w:sz="0" w:space="0" w:color="auto"/>
                                                                                                                                                                        <w:right w:val="none" w:sz="0" w:space="0" w:color="auto"/>
                                                                                                                                                                      </w:divBdr>
                                                                                                                                                                    </w:div>
                                                                                                                                                                    <w:div w:id="1929533732">
                                                                                                                                                                      <w:marLeft w:val="0"/>
                                                                                                                                                                      <w:marRight w:val="0"/>
                                                                                                                                                                      <w:marTop w:val="0"/>
                                                                                                                                                                      <w:marBottom w:val="0"/>
                                                                                                                                                                      <w:divBdr>
                                                                                                                                                                        <w:top w:val="none" w:sz="0" w:space="0" w:color="auto"/>
                                                                                                                                                                        <w:left w:val="none" w:sz="0" w:space="0" w:color="auto"/>
                                                                                                                                                                        <w:bottom w:val="none" w:sz="0" w:space="0" w:color="auto"/>
                                                                                                                                                                        <w:right w:val="none" w:sz="0" w:space="0" w:color="auto"/>
                                                                                                                                                                      </w:divBdr>
                                                                                                                                                                    </w:div>
                                                                                                                                                                    <w:div w:id="1728606981">
                                                                                                                                                                      <w:marLeft w:val="0"/>
                                                                                                                                                                      <w:marRight w:val="0"/>
                                                                                                                                                                      <w:marTop w:val="0"/>
                                                                                                                                                                      <w:marBottom w:val="0"/>
                                                                                                                                                                      <w:divBdr>
                                                                                                                                                                        <w:top w:val="none" w:sz="0" w:space="0" w:color="auto"/>
                                                                                                                                                                        <w:left w:val="none" w:sz="0" w:space="0" w:color="auto"/>
                                                                                                                                                                        <w:bottom w:val="none" w:sz="0" w:space="0" w:color="auto"/>
                                                                                                                                                                        <w:right w:val="none" w:sz="0" w:space="0" w:color="auto"/>
                                                                                                                                                                      </w:divBdr>
                                                                                                                                                                    </w:div>
                                                                                                                                                                    <w:div w:id="1059860953">
                                                                                                                                                                      <w:marLeft w:val="0"/>
                                                                                                                                                                      <w:marRight w:val="0"/>
                                                                                                                                                                      <w:marTop w:val="0"/>
                                                                                                                                                                      <w:marBottom w:val="0"/>
                                                                                                                                                                      <w:divBdr>
                                                                                                                                                                        <w:top w:val="none" w:sz="0" w:space="0" w:color="auto"/>
                                                                                                                                                                        <w:left w:val="none" w:sz="0" w:space="0" w:color="auto"/>
                                                                                                                                                                        <w:bottom w:val="none" w:sz="0" w:space="0" w:color="auto"/>
                                                                                                                                                                        <w:right w:val="none" w:sz="0" w:space="0" w:color="auto"/>
                                                                                                                                                                      </w:divBdr>
                                                                                                                                                                    </w:div>
                                                                                                                                                                    <w:div w:id="1630432955">
                                                                                                                                                                      <w:marLeft w:val="0"/>
                                                                                                                                                                      <w:marRight w:val="0"/>
                                                                                                                                                                      <w:marTop w:val="0"/>
                                                                                                                                                                      <w:marBottom w:val="0"/>
                                                                                                                                                                      <w:divBdr>
                                                                                                                                                                        <w:top w:val="none" w:sz="0" w:space="0" w:color="auto"/>
                                                                                                                                                                        <w:left w:val="none" w:sz="0" w:space="0" w:color="auto"/>
                                                                                                                                                                        <w:bottom w:val="none" w:sz="0" w:space="0" w:color="auto"/>
                                                                                                                                                                        <w:right w:val="none" w:sz="0" w:space="0" w:color="auto"/>
                                                                                                                                                                      </w:divBdr>
                                                                                                                                                                    </w:div>
                                                                                                                                                                    <w:div w:id="592594694">
                                                                                                                                                                      <w:marLeft w:val="0"/>
                                                                                                                                                                      <w:marRight w:val="0"/>
                                                                                                                                                                      <w:marTop w:val="0"/>
                                                                                                                                                                      <w:marBottom w:val="0"/>
                                                                                                                                                                      <w:divBdr>
                                                                                                                                                                        <w:top w:val="none" w:sz="0" w:space="0" w:color="auto"/>
                                                                                                                                                                        <w:left w:val="none" w:sz="0" w:space="0" w:color="auto"/>
                                                                                                                                                                        <w:bottom w:val="none" w:sz="0" w:space="0" w:color="auto"/>
                                                                                                                                                                        <w:right w:val="none" w:sz="0" w:space="0" w:color="auto"/>
                                                                                                                                                                      </w:divBdr>
                                                                                                                                                                    </w:div>
                                                                                                                                                                    <w:div w:id="1023017267">
                                                                                                                                                                      <w:marLeft w:val="0"/>
                                                                                                                                                                      <w:marRight w:val="0"/>
                                                                                                                                                                      <w:marTop w:val="0"/>
                                                                                                                                                                      <w:marBottom w:val="0"/>
                                                                                                                                                                      <w:divBdr>
                                                                                                                                                                        <w:top w:val="none" w:sz="0" w:space="0" w:color="auto"/>
                                                                                                                                                                        <w:left w:val="none" w:sz="0" w:space="0" w:color="auto"/>
                                                                                                                                                                        <w:bottom w:val="none" w:sz="0" w:space="0" w:color="auto"/>
                                                                                                                                                                        <w:right w:val="none" w:sz="0" w:space="0" w:color="auto"/>
                                                                                                                                                                      </w:divBdr>
                                                                                                                                                                    </w:div>
                                                                                                                                                                    <w:div w:id="2086413974">
                                                                                                                                                                      <w:marLeft w:val="0"/>
                                                                                                                                                                      <w:marRight w:val="0"/>
                                                                                                                                                                      <w:marTop w:val="0"/>
                                                                                                                                                                      <w:marBottom w:val="0"/>
                                                                                                                                                                      <w:divBdr>
                                                                                                                                                                        <w:top w:val="none" w:sz="0" w:space="0" w:color="auto"/>
                                                                                                                                                                        <w:left w:val="none" w:sz="0" w:space="0" w:color="auto"/>
                                                                                                                                                                        <w:bottom w:val="none" w:sz="0" w:space="0" w:color="auto"/>
                                                                                                                                                                        <w:right w:val="none" w:sz="0" w:space="0" w:color="auto"/>
                                                                                                                                                                      </w:divBdr>
                                                                                                                                                                    </w:div>
                                                                                                                                                                    <w:div w:id="1710300389">
                                                                                                                                                                      <w:marLeft w:val="0"/>
                                                                                                                                                                      <w:marRight w:val="0"/>
                                                                                                                                                                      <w:marTop w:val="0"/>
                                                                                                                                                                      <w:marBottom w:val="0"/>
                                                                                                                                                                      <w:divBdr>
                                                                                                                                                                        <w:top w:val="none" w:sz="0" w:space="0" w:color="auto"/>
                                                                                                                                                                        <w:left w:val="none" w:sz="0" w:space="0" w:color="auto"/>
                                                                                                                                                                        <w:bottom w:val="none" w:sz="0" w:space="0" w:color="auto"/>
                                                                                                                                                                        <w:right w:val="none" w:sz="0" w:space="0" w:color="auto"/>
                                                                                                                                                                      </w:divBdr>
                                                                                                                                                                    </w:div>
                                                                                                                                                                    <w:div w:id="274142029">
                                                                                                                                                                      <w:marLeft w:val="0"/>
                                                                                                                                                                      <w:marRight w:val="0"/>
                                                                                                                                                                      <w:marTop w:val="0"/>
                                                                                                                                                                      <w:marBottom w:val="0"/>
                                                                                                                                                                      <w:divBdr>
                                                                                                                                                                        <w:top w:val="none" w:sz="0" w:space="0" w:color="auto"/>
                                                                                                                                                                        <w:left w:val="none" w:sz="0" w:space="0" w:color="auto"/>
                                                                                                                                                                        <w:bottom w:val="none" w:sz="0" w:space="0" w:color="auto"/>
                                                                                                                                                                        <w:right w:val="none" w:sz="0" w:space="0" w:color="auto"/>
                                                                                                                                                                      </w:divBdr>
                                                                                                                                                                    </w:div>
                                                                                                                                                                    <w:div w:id="151919904">
                                                                                                                                                                      <w:marLeft w:val="0"/>
                                                                                                                                                                      <w:marRight w:val="0"/>
                                                                                                                                                                      <w:marTop w:val="0"/>
                                                                                                                                                                      <w:marBottom w:val="0"/>
                                                                                                                                                                      <w:divBdr>
                                                                                                                                                                        <w:top w:val="none" w:sz="0" w:space="0" w:color="auto"/>
                                                                                                                                                                        <w:left w:val="none" w:sz="0" w:space="0" w:color="auto"/>
                                                                                                                                                                        <w:bottom w:val="none" w:sz="0" w:space="0" w:color="auto"/>
                                                                                                                                                                        <w:right w:val="none" w:sz="0" w:space="0" w:color="auto"/>
                                                                                                                                                                      </w:divBdr>
                                                                                                                                                                    </w:div>
                                                                                                                                                                    <w:div w:id="1551918520">
                                                                                                                                                                      <w:marLeft w:val="0"/>
                                                                                                                                                                      <w:marRight w:val="0"/>
                                                                                                                                                                      <w:marTop w:val="0"/>
                                                                                                                                                                      <w:marBottom w:val="0"/>
                                                                                                                                                                      <w:divBdr>
                                                                                                                                                                        <w:top w:val="none" w:sz="0" w:space="0" w:color="auto"/>
                                                                                                                                                                        <w:left w:val="none" w:sz="0" w:space="0" w:color="auto"/>
                                                                                                                                                                        <w:bottom w:val="none" w:sz="0" w:space="0" w:color="auto"/>
                                                                                                                                                                        <w:right w:val="none" w:sz="0" w:space="0" w:color="auto"/>
                                                                                                                                                                      </w:divBdr>
                                                                                                                                                                    </w:div>
                                                                                                                                                                    <w:div w:id="1499878751">
                                                                                                                                                                      <w:marLeft w:val="0"/>
                                                                                                                                                                      <w:marRight w:val="0"/>
                                                                                                                                                                      <w:marTop w:val="0"/>
                                                                                                                                                                      <w:marBottom w:val="0"/>
                                                                                                                                                                      <w:divBdr>
                                                                                                                                                                        <w:top w:val="none" w:sz="0" w:space="0" w:color="auto"/>
                                                                                                                                                                        <w:left w:val="none" w:sz="0" w:space="0" w:color="auto"/>
                                                                                                                                                                        <w:bottom w:val="none" w:sz="0" w:space="0" w:color="auto"/>
                                                                                                                                                                        <w:right w:val="none" w:sz="0" w:space="0" w:color="auto"/>
                                                                                                                                                                      </w:divBdr>
                                                                                                                                                                    </w:div>
                                                                                                                                                                    <w:div w:id="991759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116752208">
      <w:bodyDiv w:val="1"/>
      <w:marLeft w:val="0"/>
      <w:marRight w:val="0"/>
      <w:marTop w:val="0"/>
      <w:marBottom w:val="0"/>
      <w:divBdr>
        <w:top w:val="none" w:sz="0" w:space="0" w:color="auto"/>
        <w:left w:val="none" w:sz="0" w:space="0" w:color="auto"/>
        <w:bottom w:val="none" w:sz="0" w:space="0" w:color="auto"/>
        <w:right w:val="none" w:sz="0" w:space="0" w:color="auto"/>
      </w:divBdr>
    </w:div>
    <w:div w:id="1202785556">
      <w:bodyDiv w:val="1"/>
      <w:marLeft w:val="0"/>
      <w:marRight w:val="0"/>
      <w:marTop w:val="0"/>
      <w:marBottom w:val="0"/>
      <w:divBdr>
        <w:top w:val="none" w:sz="0" w:space="0" w:color="auto"/>
        <w:left w:val="none" w:sz="0" w:space="0" w:color="auto"/>
        <w:bottom w:val="none" w:sz="0" w:space="0" w:color="auto"/>
        <w:right w:val="none" w:sz="0" w:space="0" w:color="auto"/>
      </w:divBdr>
    </w:div>
    <w:div w:id="1206916291">
      <w:bodyDiv w:val="1"/>
      <w:marLeft w:val="0"/>
      <w:marRight w:val="0"/>
      <w:marTop w:val="0"/>
      <w:marBottom w:val="0"/>
      <w:divBdr>
        <w:top w:val="none" w:sz="0" w:space="0" w:color="auto"/>
        <w:left w:val="none" w:sz="0" w:space="0" w:color="auto"/>
        <w:bottom w:val="none" w:sz="0" w:space="0" w:color="auto"/>
        <w:right w:val="none" w:sz="0" w:space="0" w:color="auto"/>
      </w:divBdr>
    </w:div>
    <w:div w:id="1227839325">
      <w:bodyDiv w:val="1"/>
      <w:marLeft w:val="0"/>
      <w:marRight w:val="0"/>
      <w:marTop w:val="0"/>
      <w:marBottom w:val="0"/>
      <w:divBdr>
        <w:top w:val="none" w:sz="0" w:space="0" w:color="auto"/>
        <w:left w:val="none" w:sz="0" w:space="0" w:color="auto"/>
        <w:bottom w:val="none" w:sz="0" w:space="0" w:color="auto"/>
        <w:right w:val="none" w:sz="0" w:space="0" w:color="auto"/>
      </w:divBdr>
    </w:div>
    <w:div w:id="1234776720">
      <w:bodyDiv w:val="1"/>
      <w:marLeft w:val="0"/>
      <w:marRight w:val="0"/>
      <w:marTop w:val="0"/>
      <w:marBottom w:val="0"/>
      <w:divBdr>
        <w:top w:val="none" w:sz="0" w:space="0" w:color="auto"/>
        <w:left w:val="none" w:sz="0" w:space="0" w:color="auto"/>
        <w:bottom w:val="none" w:sz="0" w:space="0" w:color="auto"/>
        <w:right w:val="none" w:sz="0" w:space="0" w:color="auto"/>
      </w:divBdr>
    </w:div>
    <w:div w:id="1246454921">
      <w:bodyDiv w:val="1"/>
      <w:marLeft w:val="0"/>
      <w:marRight w:val="0"/>
      <w:marTop w:val="0"/>
      <w:marBottom w:val="0"/>
      <w:divBdr>
        <w:top w:val="none" w:sz="0" w:space="0" w:color="auto"/>
        <w:left w:val="none" w:sz="0" w:space="0" w:color="auto"/>
        <w:bottom w:val="none" w:sz="0" w:space="0" w:color="auto"/>
        <w:right w:val="none" w:sz="0" w:space="0" w:color="auto"/>
      </w:divBdr>
    </w:div>
    <w:div w:id="1304390257">
      <w:bodyDiv w:val="1"/>
      <w:marLeft w:val="0"/>
      <w:marRight w:val="0"/>
      <w:marTop w:val="0"/>
      <w:marBottom w:val="0"/>
      <w:divBdr>
        <w:top w:val="none" w:sz="0" w:space="0" w:color="auto"/>
        <w:left w:val="none" w:sz="0" w:space="0" w:color="auto"/>
        <w:bottom w:val="none" w:sz="0" w:space="0" w:color="auto"/>
        <w:right w:val="none" w:sz="0" w:space="0" w:color="auto"/>
      </w:divBdr>
    </w:div>
    <w:div w:id="1348479323">
      <w:bodyDiv w:val="1"/>
      <w:marLeft w:val="0"/>
      <w:marRight w:val="0"/>
      <w:marTop w:val="0"/>
      <w:marBottom w:val="0"/>
      <w:divBdr>
        <w:top w:val="none" w:sz="0" w:space="0" w:color="auto"/>
        <w:left w:val="none" w:sz="0" w:space="0" w:color="auto"/>
        <w:bottom w:val="none" w:sz="0" w:space="0" w:color="auto"/>
        <w:right w:val="none" w:sz="0" w:space="0" w:color="auto"/>
      </w:divBdr>
    </w:div>
    <w:div w:id="1358389397">
      <w:bodyDiv w:val="1"/>
      <w:marLeft w:val="0"/>
      <w:marRight w:val="0"/>
      <w:marTop w:val="0"/>
      <w:marBottom w:val="0"/>
      <w:divBdr>
        <w:top w:val="none" w:sz="0" w:space="0" w:color="auto"/>
        <w:left w:val="none" w:sz="0" w:space="0" w:color="auto"/>
        <w:bottom w:val="none" w:sz="0" w:space="0" w:color="auto"/>
        <w:right w:val="none" w:sz="0" w:space="0" w:color="auto"/>
      </w:divBdr>
    </w:div>
    <w:div w:id="1359282217">
      <w:bodyDiv w:val="1"/>
      <w:marLeft w:val="0"/>
      <w:marRight w:val="0"/>
      <w:marTop w:val="0"/>
      <w:marBottom w:val="0"/>
      <w:divBdr>
        <w:top w:val="none" w:sz="0" w:space="0" w:color="auto"/>
        <w:left w:val="none" w:sz="0" w:space="0" w:color="auto"/>
        <w:bottom w:val="none" w:sz="0" w:space="0" w:color="auto"/>
        <w:right w:val="none" w:sz="0" w:space="0" w:color="auto"/>
      </w:divBdr>
    </w:div>
    <w:div w:id="1397052269">
      <w:bodyDiv w:val="1"/>
      <w:marLeft w:val="0"/>
      <w:marRight w:val="0"/>
      <w:marTop w:val="0"/>
      <w:marBottom w:val="0"/>
      <w:divBdr>
        <w:top w:val="none" w:sz="0" w:space="0" w:color="auto"/>
        <w:left w:val="none" w:sz="0" w:space="0" w:color="auto"/>
        <w:bottom w:val="none" w:sz="0" w:space="0" w:color="auto"/>
        <w:right w:val="none" w:sz="0" w:space="0" w:color="auto"/>
      </w:divBdr>
    </w:div>
    <w:div w:id="1512986892">
      <w:bodyDiv w:val="1"/>
      <w:marLeft w:val="0"/>
      <w:marRight w:val="0"/>
      <w:marTop w:val="0"/>
      <w:marBottom w:val="0"/>
      <w:divBdr>
        <w:top w:val="none" w:sz="0" w:space="0" w:color="auto"/>
        <w:left w:val="none" w:sz="0" w:space="0" w:color="auto"/>
        <w:bottom w:val="none" w:sz="0" w:space="0" w:color="auto"/>
        <w:right w:val="none" w:sz="0" w:space="0" w:color="auto"/>
      </w:divBdr>
    </w:div>
    <w:div w:id="1526820562">
      <w:bodyDiv w:val="1"/>
      <w:marLeft w:val="0"/>
      <w:marRight w:val="0"/>
      <w:marTop w:val="0"/>
      <w:marBottom w:val="0"/>
      <w:divBdr>
        <w:top w:val="none" w:sz="0" w:space="0" w:color="auto"/>
        <w:left w:val="none" w:sz="0" w:space="0" w:color="auto"/>
        <w:bottom w:val="none" w:sz="0" w:space="0" w:color="auto"/>
        <w:right w:val="none" w:sz="0" w:space="0" w:color="auto"/>
      </w:divBdr>
    </w:div>
    <w:div w:id="1674792996">
      <w:bodyDiv w:val="1"/>
      <w:marLeft w:val="0"/>
      <w:marRight w:val="0"/>
      <w:marTop w:val="0"/>
      <w:marBottom w:val="0"/>
      <w:divBdr>
        <w:top w:val="none" w:sz="0" w:space="0" w:color="auto"/>
        <w:left w:val="none" w:sz="0" w:space="0" w:color="auto"/>
        <w:bottom w:val="none" w:sz="0" w:space="0" w:color="auto"/>
        <w:right w:val="none" w:sz="0" w:space="0" w:color="auto"/>
      </w:divBdr>
    </w:div>
    <w:div w:id="1692075085">
      <w:bodyDiv w:val="1"/>
      <w:marLeft w:val="0"/>
      <w:marRight w:val="0"/>
      <w:marTop w:val="0"/>
      <w:marBottom w:val="0"/>
      <w:divBdr>
        <w:top w:val="none" w:sz="0" w:space="0" w:color="auto"/>
        <w:left w:val="none" w:sz="0" w:space="0" w:color="auto"/>
        <w:bottom w:val="none" w:sz="0" w:space="0" w:color="auto"/>
        <w:right w:val="none" w:sz="0" w:space="0" w:color="auto"/>
      </w:divBdr>
    </w:div>
    <w:div w:id="1697923678">
      <w:bodyDiv w:val="1"/>
      <w:marLeft w:val="0"/>
      <w:marRight w:val="0"/>
      <w:marTop w:val="0"/>
      <w:marBottom w:val="0"/>
      <w:divBdr>
        <w:top w:val="none" w:sz="0" w:space="0" w:color="auto"/>
        <w:left w:val="none" w:sz="0" w:space="0" w:color="auto"/>
        <w:bottom w:val="none" w:sz="0" w:space="0" w:color="auto"/>
        <w:right w:val="none" w:sz="0" w:space="0" w:color="auto"/>
      </w:divBdr>
    </w:div>
    <w:div w:id="1726757464">
      <w:bodyDiv w:val="1"/>
      <w:marLeft w:val="0"/>
      <w:marRight w:val="0"/>
      <w:marTop w:val="0"/>
      <w:marBottom w:val="0"/>
      <w:divBdr>
        <w:top w:val="none" w:sz="0" w:space="0" w:color="auto"/>
        <w:left w:val="none" w:sz="0" w:space="0" w:color="auto"/>
        <w:bottom w:val="none" w:sz="0" w:space="0" w:color="auto"/>
        <w:right w:val="none" w:sz="0" w:space="0" w:color="auto"/>
      </w:divBdr>
    </w:div>
    <w:div w:id="1770546859">
      <w:bodyDiv w:val="1"/>
      <w:marLeft w:val="0"/>
      <w:marRight w:val="0"/>
      <w:marTop w:val="0"/>
      <w:marBottom w:val="0"/>
      <w:divBdr>
        <w:top w:val="none" w:sz="0" w:space="0" w:color="auto"/>
        <w:left w:val="none" w:sz="0" w:space="0" w:color="auto"/>
        <w:bottom w:val="none" w:sz="0" w:space="0" w:color="auto"/>
        <w:right w:val="none" w:sz="0" w:space="0" w:color="auto"/>
      </w:divBdr>
    </w:div>
    <w:div w:id="1791168870">
      <w:bodyDiv w:val="1"/>
      <w:marLeft w:val="0"/>
      <w:marRight w:val="0"/>
      <w:marTop w:val="0"/>
      <w:marBottom w:val="0"/>
      <w:divBdr>
        <w:top w:val="none" w:sz="0" w:space="0" w:color="auto"/>
        <w:left w:val="none" w:sz="0" w:space="0" w:color="auto"/>
        <w:bottom w:val="none" w:sz="0" w:space="0" w:color="auto"/>
        <w:right w:val="none" w:sz="0" w:space="0" w:color="auto"/>
      </w:divBdr>
    </w:div>
    <w:div w:id="1943221176">
      <w:bodyDiv w:val="1"/>
      <w:marLeft w:val="0"/>
      <w:marRight w:val="0"/>
      <w:marTop w:val="0"/>
      <w:marBottom w:val="0"/>
      <w:divBdr>
        <w:top w:val="none" w:sz="0" w:space="0" w:color="auto"/>
        <w:left w:val="none" w:sz="0" w:space="0" w:color="auto"/>
        <w:bottom w:val="none" w:sz="0" w:space="0" w:color="auto"/>
        <w:right w:val="none" w:sz="0" w:space="0" w:color="auto"/>
      </w:divBdr>
    </w:div>
    <w:div w:id="1959140866">
      <w:bodyDiv w:val="1"/>
      <w:marLeft w:val="0"/>
      <w:marRight w:val="0"/>
      <w:marTop w:val="0"/>
      <w:marBottom w:val="0"/>
      <w:divBdr>
        <w:top w:val="none" w:sz="0" w:space="0" w:color="auto"/>
        <w:left w:val="none" w:sz="0" w:space="0" w:color="auto"/>
        <w:bottom w:val="none" w:sz="0" w:space="0" w:color="auto"/>
        <w:right w:val="none" w:sz="0" w:space="0" w:color="auto"/>
      </w:divBdr>
    </w:div>
    <w:div w:id="2009597270">
      <w:bodyDiv w:val="1"/>
      <w:marLeft w:val="0"/>
      <w:marRight w:val="0"/>
      <w:marTop w:val="0"/>
      <w:marBottom w:val="0"/>
      <w:divBdr>
        <w:top w:val="none" w:sz="0" w:space="0" w:color="auto"/>
        <w:left w:val="none" w:sz="0" w:space="0" w:color="auto"/>
        <w:bottom w:val="none" w:sz="0" w:space="0" w:color="auto"/>
        <w:right w:val="none" w:sz="0" w:space="0" w:color="auto"/>
      </w:divBdr>
    </w:div>
    <w:div w:id="2086368151">
      <w:bodyDiv w:val="1"/>
      <w:marLeft w:val="0"/>
      <w:marRight w:val="0"/>
      <w:marTop w:val="0"/>
      <w:marBottom w:val="0"/>
      <w:divBdr>
        <w:top w:val="none" w:sz="0" w:space="0" w:color="auto"/>
        <w:left w:val="none" w:sz="0" w:space="0" w:color="auto"/>
        <w:bottom w:val="none" w:sz="0" w:space="0" w:color="auto"/>
        <w:right w:val="none" w:sz="0" w:space="0" w:color="auto"/>
      </w:divBdr>
    </w:div>
    <w:div w:id="214638404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www.iihs.org/iihs/topics/t/teenagers/fatalityfacts/teenagers/2016"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microsoft.com/office/2011/relationships/people" Target="peop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www.iihs.org/iihs/topics/t/teenagers/fatalityfacts/teenagers/2016" TargetMode="External"/><Relationship Id="rId5" Type="http://schemas.openxmlformats.org/officeDocument/2006/relationships/settings" Target="settings.xml"/><Relationship Id="rId15" Type="http://schemas.openxmlformats.org/officeDocument/2006/relationships/fontTable" Target="fontTable.xml"/><Relationship Id="rId10" Type="http://schemas.microsoft.com/office/2011/relationships/commentsExtended" Target="commentsExtended.xml"/><Relationship Id="rId19" Type="http://schemas.microsoft.com/office/2016/09/relationships/commentsIds" Target="commentsIds.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CHICAGO.XSL" StyleName="Chicago"/>
</file>

<file path=customXml/item2.xml><?xml version="1.0" encoding="utf-8"?>
<b:Sources xmlns:b="http://schemas.openxmlformats.org/officeDocument/2006/bibliography" xmlns="http://schemas.openxmlformats.org/officeDocument/2006/bibliography" SelectedStyle="/CHICAGO.XSL" StyleName="Chicago"/>
</file>

<file path=customXml/itemProps1.xml><?xml version="1.0" encoding="utf-8"?>
<ds:datastoreItem xmlns:ds="http://schemas.openxmlformats.org/officeDocument/2006/customXml" ds:itemID="{A6BFF8BF-93D3-4448-B8FB-23EB99CE3DBB}">
  <ds:schemaRefs>
    <ds:schemaRef ds:uri="http://schemas.openxmlformats.org/officeDocument/2006/bibliography"/>
  </ds:schemaRefs>
</ds:datastoreItem>
</file>

<file path=customXml/itemProps2.xml><?xml version="1.0" encoding="utf-8"?>
<ds:datastoreItem xmlns:ds="http://schemas.openxmlformats.org/officeDocument/2006/customXml" ds:itemID="{F9DA54D0-C9EE-4260-8AE0-596DCB9029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372</TotalTime>
  <Pages>37</Pages>
  <Words>63548</Words>
  <Characters>362230</Characters>
  <Application>Microsoft Office Word</Application>
  <DocSecurity>0</DocSecurity>
  <Lines>3018</Lines>
  <Paragraphs>849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424929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Parks, Robbie M</dc:creator>
  <cp:lastModifiedBy>Tamura-Wicks, Helen M</cp:lastModifiedBy>
  <cp:revision>247</cp:revision>
  <dcterms:created xsi:type="dcterms:W3CDTF">2018-12-05T08:15:00Z</dcterms:created>
  <dcterms:modified xsi:type="dcterms:W3CDTF">2018-12-06T19:38:00Z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http://www.zotero.org/styles/american-political-science-association</vt:lpwstr>
  </property>
  <property fmtid="{D5CDD505-2E9C-101B-9397-08002B2CF9AE}" pid="3" name="Mendeley Recent Style Name 0_1">
    <vt:lpwstr>American Political Science Association</vt:lpwstr>
  </property>
  <property fmtid="{D5CDD505-2E9C-101B-9397-08002B2CF9AE}" pid="4" name="Mendeley Recent Style Id 1_1">
    <vt:lpwstr>http://www.zotero.org/styles/apa</vt:lpwstr>
  </property>
  <property fmtid="{D5CDD505-2E9C-101B-9397-08002B2CF9AE}" pid="5" name="Mendeley Recent Style Name 1_1">
    <vt:lpwstr>American Psychological Association 6th edition</vt:lpwstr>
  </property>
  <property fmtid="{D5CDD505-2E9C-101B-9397-08002B2CF9AE}" pid="6" name="Mendeley Recent Style Id 2_1">
    <vt:lpwstr>http://www.zotero.org/styles/chicago-author-date</vt:lpwstr>
  </property>
  <property fmtid="{D5CDD505-2E9C-101B-9397-08002B2CF9AE}" pid="7" name="Mendeley Recent Style Name 2_1">
    <vt:lpwstr>Chicago Manual of Style 16th edition (author-date)</vt:lpwstr>
  </property>
  <property fmtid="{D5CDD505-2E9C-101B-9397-08002B2CF9AE}" pid="8" name="Mendeley Recent Style Id 3_1">
    <vt:lpwstr>http://www.zotero.org/styles/harvard-cite-them-right</vt:lpwstr>
  </property>
  <property fmtid="{D5CDD505-2E9C-101B-9397-08002B2CF9AE}" pid="9" name="Mendeley Recent Style Name 3_1">
    <vt:lpwstr>Cite Them Right 10th edition - Harvard</vt:lpwstr>
  </property>
  <property fmtid="{D5CDD505-2E9C-101B-9397-08002B2CF9AE}" pid="10" name="Mendeley Recent Style Id 4_1">
    <vt:lpwstr>http://www.zotero.org/styles/harvard1</vt:lpwstr>
  </property>
  <property fmtid="{D5CDD505-2E9C-101B-9397-08002B2CF9AE}" pid="11" name="Mendeley Recent Style Name 4_1">
    <vt:lpwstr>Harvard reference format 1 (deprecated)</vt:lpwstr>
  </property>
  <property fmtid="{D5CDD505-2E9C-101B-9397-08002B2CF9AE}" pid="12" name="Mendeley Recent Style Id 5_1">
    <vt:lpwstr>http://www.zotero.org/styles/ieee</vt:lpwstr>
  </property>
  <property fmtid="{D5CDD505-2E9C-101B-9397-08002B2CF9AE}" pid="13" name="Mendeley Recent Style Name 5_1">
    <vt:lpwstr>IEEE</vt:lpwstr>
  </property>
  <property fmtid="{D5CDD505-2E9C-101B-9397-08002B2CF9AE}" pid="14" name="Mendeley Recent Style Id 6_1">
    <vt:lpwstr>http://www.zotero.org/styles/modern-humanities-research-association</vt:lpwstr>
  </property>
  <property fmtid="{D5CDD505-2E9C-101B-9397-08002B2CF9AE}" pid="15" name="Mendeley Recent Style Name 6_1">
    <vt:lpwstr>Modern Humanities Research Association 3rd edition (note with bibliography)</vt:lpwstr>
  </property>
  <property fmtid="{D5CDD505-2E9C-101B-9397-08002B2CF9AE}" pid="16" name="Mendeley Recent Style Id 7_1">
    <vt:lpwstr>http://www.zotero.org/styles/modern-language-association</vt:lpwstr>
  </property>
  <property fmtid="{D5CDD505-2E9C-101B-9397-08002B2CF9AE}" pid="17" name="Mendeley Recent Style Name 7_1">
    <vt:lpwstr>Modern Language Association 7th edition</vt:lpwstr>
  </property>
  <property fmtid="{D5CDD505-2E9C-101B-9397-08002B2CF9AE}" pid="18" name="Mendeley Recent Style Id 8_1">
    <vt:lpwstr>http://www.zotero.org/styles/nature</vt:lpwstr>
  </property>
  <property fmtid="{D5CDD505-2E9C-101B-9397-08002B2CF9AE}" pid="19" name="Mendeley Recent Style Name 8_1">
    <vt:lpwstr>Nature</vt:lpwstr>
  </property>
  <property fmtid="{D5CDD505-2E9C-101B-9397-08002B2CF9AE}" pid="20" name="Mendeley Recent Style Id 9_1">
    <vt:lpwstr>http://www.zotero.org/styles/the-lancet</vt:lpwstr>
  </property>
  <property fmtid="{D5CDD505-2E9C-101B-9397-08002B2CF9AE}" pid="21" name="Mendeley Recent Style Name 9_1">
    <vt:lpwstr>The Lancet</vt:lpwstr>
  </property>
  <property fmtid="{D5CDD505-2E9C-101B-9397-08002B2CF9AE}" pid="22" name="Mendeley Document_1">
    <vt:lpwstr>True</vt:lpwstr>
  </property>
  <property fmtid="{D5CDD505-2E9C-101B-9397-08002B2CF9AE}" pid="23" name="Mendeley Unique User Id_1">
    <vt:lpwstr>7f47c4ec-e20f-36f7-ae86-130308784d82</vt:lpwstr>
  </property>
  <property fmtid="{D5CDD505-2E9C-101B-9397-08002B2CF9AE}" pid="24" name="Mendeley Citation Style_1">
    <vt:lpwstr>http://www.zotero.org/styles/nature</vt:lpwstr>
  </property>
</Properties>
</file>