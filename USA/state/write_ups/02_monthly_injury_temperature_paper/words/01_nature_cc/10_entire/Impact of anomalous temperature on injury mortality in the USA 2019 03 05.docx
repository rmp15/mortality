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w:t>
      </w:r>
      <w:bookmarkStart w:id="0" w:name="_GoBack"/>
      <w:bookmarkEnd w:id="0"/>
      <w:r w:rsidRPr="004D5CB9">
        <w:rPr>
          <w:color w:val="000000" w:themeColor="text1"/>
        </w:rPr>
        <w:t>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7"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7A4CC9B8" w14:textId="77777777" w:rsidR="0065196B" w:rsidRDefault="0065196B" w:rsidP="0065196B">
      <w:pPr>
        <w:spacing w:line="480" w:lineRule="auto"/>
        <w:jc w:val="both"/>
        <w:rPr>
          <w:b/>
          <w:color w:val="000000" w:themeColor="text1"/>
        </w:rPr>
      </w:pPr>
      <w:r>
        <w:rPr>
          <w:b/>
          <w:color w:val="000000" w:themeColor="text1"/>
        </w:rPr>
        <w:lastRenderedPageBreak/>
        <w:t>[[[Opening paragraph goes here]]]</w:t>
      </w:r>
    </w:p>
    <w:p w14:paraId="6EE3811E" w14:textId="77777777" w:rsidR="0065196B" w:rsidRDefault="0065196B" w:rsidP="0065196B">
      <w:pPr>
        <w:spacing w:line="480" w:lineRule="auto"/>
        <w:jc w:val="both"/>
        <w:rPr>
          <w:color w:val="000000" w:themeColor="text1"/>
        </w:rPr>
      </w:pPr>
    </w:p>
    <w:p w14:paraId="28DD3DAE" w14:textId="77777777"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7–9</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77777777"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w:t>
      </w:r>
      <w:proofErr w:type="gramStart"/>
      <w:r>
        <w:rPr>
          <w:color w:val="000000" w:themeColor="text1"/>
        </w:rPr>
        <w:t>between,  having</w:t>
      </w:r>
      <w:proofErr w:type="gramEnd"/>
      <w:r>
        <w:rPr>
          <w:color w:val="000000" w:themeColor="text1"/>
        </w:rPr>
        <w:t xml:space="preserve">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w:t>
      </w:r>
      <w:r>
        <w:lastRenderedPageBreak/>
        <w:t xml:space="preserve">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 xml:space="preserve">have clear seasonal </w:t>
      </w:r>
      <w:commentRangeStart w:id="1"/>
      <w:commentRangeStart w:id="2"/>
      <w:r>
        <w:t>patterns</w:t>
      </w:r>
      <w:commentRangeEnd w:id="1"/>
      <w:r>
        <w:rPr>
          <w:rStyle w:val="CommentReference"/>
          <w:rFonts w:asciiTheme="minorHAnsi" w:hAnsiTheme="minorHAnsi" w:cstheme="minorBidi"/>
          <w:lang w:eastAsia="en-US"/>
        </w:rPr>
        <w:commentReference w:id="1"/>
      </w:r>
      <w:commentRangeEnd w:id="2"/>
      <w:r>
        <w:rPr>
          <w:rStyle w:val="CommentReference"/>
          <w:rFonts w:asciiTheme="minorHAnsi" w:hAnsiTheme="minorHAnsi" w:cstheme="minorBidi"/>
          <w:lang w:eastAsia="en-US"/>
        </w:rPr>
        <w:commentReference w:id="2"/>
      </w:r>
      <w:r w:rsidRPr="003017A9">
        <w:t>.</w:t>
      </w:r>
    </w:p>
    <w:p w14:paraId="2ABD42EA" w14:textId="77777777" w:rsidR="0065196B" w:rsidRPr="003017A9" w:rsidRDefault="0065196B" w:rsidP="0065196B">
      <w:pPr>
        <w:spacing w:line="480" w:lineRule="auto"/>
        <w:jc w:val="both"/>
      </w:pPr>
    </w:p>
    <w:p w14:paraId="39BCDBC8" w14:textId="77777777"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 xml:space="preserve">C across all </w:t>
      </w:r>
      <w:r>
        <w:rPr>
          <w:bCs/>
          <w:color w:val="000000" w:themeColor="text1"/>
        </w:rPr>
        <w:lastRenderedPageBreak/>
        <w:t>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7777777"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xml:space="preserve">; the </w:t>
      </w:r>
      <w:r>
        <w:lastRenderedPageBreak/>
        <w:t>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777777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Pr>
          <w:bCs/>
          <w:color w:val="000000" w:themeColor="text1"/>
        </w:rPr>
        <w:fldChar w:fldCharType="separate"/>
      </w:r>
      <w:r w:rsidRPr="00C450F3">
        <w:rPr>
          <w:bCs/>
          <w:noProof/>
          <w:color w:val="000000" w:themeColor="text1"/>
          <w:vertAlign w:val="superscript"/>
        </w:rPr>
        <w:t>7</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fldChar w:fldCharType="separate"/>
      </w:r>
      <w:r w:rsidRPr="00C450F3">
        <w:rPr>
          <w:noProof/>
          <w:vertAlign w:val="superscript"/>
        </w:rPr>
        <w:t>8</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fldChar w:fldCharType="separate"/>
      </w:r>
      <w:r w:rsidRPr="00C450F3">
        <w:rPr>
          <w:noProof/>
          <w:vertAlign w:val="superscript"/>
        </w:rPr>
        <w:t>9</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7777777"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Pr="00C450F3">
        <w:rPr>
          <w:noProof/>
          <w:vertAlign w:val="superscript"/>
        </w:rPr>
        <w:t>17</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fldChar w:fldCharType="separate"/>
      </w:r>
      <w:r w:rsidRPr="00C450F3">
        <w:rPr>
          <w:noProof/>
          <w:vertAlign w:val="superscript"/>
        </w:rPr>
        <w:t>18–20</w:t>
      </w:r>
      <w:r>
        <w:fldChar w:fldCharType="end"/>
      </w:r>
    </w:p>
    <w:p w14:paraId="7F35C909" w14:textId="77777777" w:rsidR="0065196B" w:rsidRDefault="0065196B" w:rsidP="0065196B">
      <w:pPr>
        <w:spacing w:line="480" w:lineRule="auto"/>
        <w:jc w:val="both"/>
      </w:pPr>
    </w:p>
    <w:p w14:paraId="4D6E52EF" w14:textId="77777777" w:rsidR="0065196B" w:rsidRPr="00214145" w:rsidRDefault="0065196B" w:rsidP="0065196B">
      <w:pPr>
        <w:spacing w:line="480" w:lineRule="auto"/>
        <w:jc w:val="both"/>
      </w:pPr>
      <w:r>
        <w:lastRenderedPageBreak/>
        <w:t>The pathways from anomalous temperature to transport injury are more varied.  Firstly, driving performance deteriorates at higher temperatures.</w:t>
      </w:r>
      <w:r>
        <w:fldChar w:fldCharType="begin" w:fldLock="1"/>
      </w:r>
      <w: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fldChar w:fldCharType="separate"/>
      </w:r>
      <w:r w:rsidRPr="00C450F3">
        <w:rPr>
          <w:noProof/>
          <w:vertAlign w:val="superscript"/>
        </w:rPr>
        <w:t>21–24</w:t>
      </w:r>
      <w:r>
        <w:fldChar w:fldCharType="end"/>
      </w:r>
      <w:r>
        <w:t xml:space="preserve"> Further, alcohol consumption increases during warm temperature anomalies,</w:t>
      </w:r>
      <w:r>
        <w:fldChar w:fldCharType="begin" w:fldLock="1"/>
      </w:r>
      <w: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fldChar w:fldCharType="separate"/>
      </w:r>
      <w:r w:rsidRPr="00C450F3">
        <w:rPr>
          <w:noProof/>
          <w:vertAlign w:val="superscript"/>
        </w:rPr>
        <w:t>25</w:t>
      </w:r>
      <w:r>
        <w:fldChar w:fldCharType="end"/>
      </w:r>
      <w:r>
        <w:t xml:space="preserve"> potentially also explaining why </w:t>
      </w:r>
      <w:r w:rsidRPr="00362889">
        <w:t>teenagers</w:t>
      </w:r>
      <w:r>
        <w:t>, who are more likely than other age groups to crash while intoxicated,</w:t>
      </w:r>
      <w:r>
        <w:fldChar w:fldCharType="begin" w:fldLock="1"/>
      </w:r>
      <w: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fldChar w:fldCharType="separate"/>
      </w:r>
      <w:r w:rsidRPr="00C450F3">
        <w:rPr>
          <w:noProof/>
          <w:vertAlign w:val="superscript"/>
        </w:rPr>
        <w:t>26</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fldChar w:fldCharType="separate"/>
      </w:r>
      <w:r w:rsidRPr="00C450F3">
        <w:rPr>
          <w:noProof/>
          <w:vertAlign w:val="superscript"/>
        </w:rPr>
        <w:t>27–30</w:t>
      </w:r>
      <w:r>
        <w:fldChar w:fldCharType="end"/>
      </w:r>
      <w:r>
        <w:t xml:space="preserve"> With more people generally outdoors in warmer weather,</w:t>
      </w:r>
      <w:r>
        <w:fldChar w:fldCharType="begin" w:fldLock="1"/>
      </w:r>
      <w: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fldChar w:fldCharType="separate"/>
      </w:r>
      <w:r w:rsidRPr="00C450F3">
        <w:rPr>
          <w:noProof/>
          <w:vertAlign w:val="superscript"/>
        </w:rPr>
        <w:t>31</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77777777"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fldChar w:fldCharType="separate"/>
      </w:r>
      <w:r w:rsidRPr="00C450F3">
        <w:rPr>
          <w:noProof/>
          <w:vertAlign w:val="superscript"/>
        </w:rPr>
        <w:t>32,33</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Pr="00A27E88">
        <w:fldChar w:fldCharType="separate"/>
      </w:r>
      <w:r w:rsidRPr="00C450F3">
        <w:rPr>
          <w:noProof/>
          <w:vertAlign w:val="superscript"/>
        </w:rPr>
        <w:t>34,35</w:t>
      </w:r>
      <w:r w:rsidRPr="00A27E88">
        <w:fldChar w:fldCharType="end"/>
      </w:r>
      <w:r>
        <w:t>Regarding intentional self-harm, higher temperature has been hypothesised as associated with higher levels of distress in younger people.</w:t>
      </w:r>
      <w:r>
        <w:fldChar w:fldCharType="begin" w:fldLock="1"/>
      </w:r>
      <w: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fldChar w:fldCharType="separate"/>
      </w:r>
      <w:r w:rsidRPr="00C450F3">
        <w:rPr>
          <w:noProof/>
          <w:vertAlign w:val="superscript"/>
        </w:rPr>
        <w:t>36</w:t>
      </w:r>
      <w:r>
        <w:fldChar w:fldCharType="end"/>
      </w:r>
      <w:r>
        <w:t xml:space="preserve"> Nonetheless, links between temperature and mental health requires further investigation,</w:t>
      </w:r>
      <w:r w:rsidRPr="004633E5">
        <w:fldChar w:fldCharType="begin" w:fldLock="1"/>
      </w:r>
      <w: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Pr="004633E5">
        <w:fldChar w:fldCharType="separate"/>
      </w:r>
      <w:r w:rsidRPr="00C450F3">
        <w:rPr>
          <w:noProof/>
          <w:vertAlign w:val="superscript"/>
        </w:rPr>
        <w:t>37</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77777777"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t xml:space="preserve">), and developed a bespoke Bayesian spatio-temporal model. A limitation of our study is that, like all observation studies, we cannot rule out confounding of results due to other factors, </w:t>
      </w:r>
      <w:r>
        <w:lastRenderedPageBreak/>
        <w:t xml:space="preserve">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77777777"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proofErr w:type="gramStart"/>
      <w:r>
        <w:t>Therefore</w:t>
      </w:r>
      <w:proofErr w:type="gramEnd"/>
      <w:r>
        <w:t xml:space="preserve"> a combination of public health interventions that broadly target injuries in these groups – for example targeted messaging for younger males on the risks of transport injury in high temperature conditions – and those that trigger in relation to forecasted high temperature periods – for example varying speed limits based on temperature and more alcohol blood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1"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2"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3"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777777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Pr="00636C9B">
        <w:fldChar w:fldCharType="separate"/>
      </w:r>
      <w:r w:rsidRPr="00C450F3">
        <w:rPr>
          <w:noProof/>
          <w:vertAlign w:val="superscript"/>
        </w:rPr>
        <w:t>38</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7777777"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Pr="00636C9B">
        <w:fldChar w:fldCharType="separate"/>
      </w:r>
      <w:r w:rsidRPr="00C450F3">
        <w:rPr>
          <w:noProof/>
          <w:vertAlign w:val="superscript"/>
        </w:rPr>
        <w:t>39</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7777777"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temperature anomaly on injury deaths rates. The outcome was deaths from several types of injury. We carried out all analyses separately by sex and age group (0-4 years, 10-year age groups from 5 </w:t>
      </w:r>
      <w:r>
        <w:rPr>
          <w:color w:val="000000" w:themeColor="text1"/>
        </w:rPr>
        <w:lastRenderedPageBreak/>
        <w:t>to 84 years, and 85+ years) because injury deaths rates vary by age group and sex,</w:t>
      </w:r>
      <w:r>
        <w:rPr>
          <w:color w:val="000000" w:themeColor="text1"/>
        </w:rPr>
        <w:fldChar w:fldCharType="begin" w:fldLock="1"/>
      </w:r>
      <w:r>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10,11,40</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94745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083E1FB0" w14:textId="1732EE52" w:rsidR="0065196B" w:rsidRPr="00F178EA" w:rsidDel="0094745E" w:rsidRDefault="0094745E" w:rsidP="0065196B">
      <w:pPr>
        <w:jc w:val="both"/>
        <w:outlineLvl w:val="0"/>
        <w:rPr>
          <w:del w:id="3" w:author="Robbie Parks" w:date="2019-03-05T17:24:00Z"/>
          <w:color w:val="000000" w:themeColor="text1"/>
        </w:rPr>
      </w:pPr>
      <m:oMathPara>
        <m:oMath>
          <m:func>
            <m:funcPr>
              <m:ctrlPr>
                <w:ins w:id="4" w:author="Robbie Parks" w:date="2019-03-05T17:24:00Z">
                  <w:rPr>
                    <w:rFonts w:ascii="Cambria Math" w:hAnsi="Cambria Math"/>
                    <w:i/>
                    <w:color w:val="000000" w:themeColor="text1"/>
                  </w:rPr>
                </w:ins>
              </m:ctrlPr>
            </m:funcPr>
            <m:fName>
              <m:r>
                <w:ins w:id="5" w:author="Robbie Parks" w:date="2019-03-05T17:24:00Z">
                  <m:rPr>
                    <m:sty m:val="p"/>
                  </m:rPr>
                  <w:rPr>
                    <w:rFonts w:ascii="Cambria Math" w:hAnsi="Cambria Math"/>
                    <w:color w:val="000000" w:themeColor="text1"/>
                  </w:rPr>
                  <m:t>log</m:t>
                </w:ins>
              </m:r>
            </m:fName>
            <m:e>
              <m:d>
                <m:dPr>
                  <m:ctrlPr>
                    <w:ins w:id="6" w:author="Robbie Parks" w:date="2019-03-05T17:24:00Z">
                      <w:rPr>
                        <w:rFonts w:ascii="Cambria Math" w:hAnsi="Cambria Math"/>
                        <w:i/>
                        <w:color w:val="000000" w:themeColor="text1"/>
                      </w:rPr>
                    </w:ins>
                  </m:ctrlPr>
                </m:dPr>
                <m:e>
                  <m:sSub>
                    <m:sSubPr>
                      <m:ctrlPr>
                        <w:ins w:id="7" w:author="Robbie Parks" w:date="2019-03-05T17:24:00Z">
                          <w:rPr>
                            <w:rFonts w:ascii="Cambria Math" w:hAnsi="Cambria Math"/>
                            <w:i/>
                            <w:color w:val="000000" w:themeColor="text1"/>
                          </w:rPr>
                        </w:ins>
                      </m:ctrlPr>
                    </m:sSubPr>
                    <m:e>
                      <m:r>
                        <w:ins w:id="8" w:author="Robbie Parks" w:date="2019-03-05T17:24:00Z">
                          <w:rPr>
                            <w:rFonts w:ascii="Cambria Math" w:hAnsi="Cambria Math"/>
                            <w:color w:val="000000" w:themeColor="text1"/>
                          </w:rPr>
                          <m:t>death rate</m:t>
                        </w:ins>
                      </m:r>
                    </m:e>
                    <m:sub>
                      <m:r>
                        <w:ins w:id="9" w:author="Robbie Parks" w:date="2019-03-05T17:24:00Z">
                          <w:rPr>
                            <w:rFonts w:ascii="Cambria Math" w:hAnsi="Cambria Math"/>
                            <w:color w:val="000000" w:themeColor="text1"/>
                          </w:rPr>
                          <m:t>state-year</m:t>
                        </w:ins>
                      </m:r>
                    </m:sub>
                  </m:sSub>
                  <m:r>
                    <w:ins w:id="10" w:author="Robbie Parks" w:date="2019-03-05T17:24:00Z">
                      <w:rPr>
                        <w:rFonts w:ascii="Cambria Math" w:hAnsi="Cambria Math"/>
                        <w:color w:val="000000" w:themeColor="text1"/>
                      </w:rPr>
                      <m:t xml:space="preserve"> </m:t>
                    </w:ins>
                  </m:r>
                </m:e>
              </m:d>
            </m:e>
          </m:func>
          <m:r>
            <w:ins w:id="11" w:author="Robbie Parks" w:date="2019-03-05T17:24:00Z">
              <m:rPr>
                <m:aln/>
              </m:rPr>
              <w:rPr>
                <w:rFonts w:ascii="Cambria Math" w:hAnsi="Cambria Math"/>
                <w:color w:val="000000" w:themeColor="text1"/>
              </w:rPr>
              <m:t xml:space="preserve">= </m:t>
            </w:ins>
          </m:r>
          <m:r>
            <w:ins w:id="12" w:author="Robbie Parks" w:date="2019-03-05T17:24:00Z">
              <m:rPr>
                <m:sty m:val="p"/>
              </m:rPr>
              <w:rPr>
                <w:rFonts w:ascii="Cambria Math" w:hAnsi="Cambria Math"/>
                <w:color w:val="000000" w:themeColor="text1"/>
              </w:rPr>
              <w:br/>
            </w:ins>
          </m:r>
        </m:oMath>
        <m:oMath>
          <m:sSub>
            <m:sSubPr>
              <m:ctrlPr>
                <w:ins w:id="13" w:author="Robbie Parks" w:date="2019-03-05T17:24:00Z">
                  <w:rPr>
                    <w:rFonts w:ascii="Cambria Math" w:hAnsi="Cambria Math"/>
                    <w:i/>
                  </w:rPr>
                </w:ins>
              </m:ctrlPr>
            </m:sSubPr>
            <m:e>
              <m:r>
                <w:ins w:id="14" w:author="Robbie Parks" w:date="2019-03-05T17:24:00Z">
                  <w:rPr>
                    <w:rFonts w:ascii="Cambria Math" w:hAnsi="Cambria Math"/>
                  </w:rPr>
                  <m:t>α</m:t>
                </w:ins>
              </m:r>
            </m:e>
            <m:sub>
              <m:r>
                <w:ins w:id="15" w:author="Robbie Parks" w:date="2019-03-05T17:24:00Z">
                  <w:rPr>
                    <w:rFonts w:ascii="Cambria Math" w:hAnsi="Cambria Math"/>
                  </w:rPr>
                  <m:t>0</m:t>
                </w:ins>
              </m:r>
            </m:sub>
          </m:sSub>
          <m:r>
            <w:ins w:id="16" w:author="Robbie Parks" w:date="2019-03-05T17:24:00Z">
              <w:rPr>
                <w:rFonts w:ascii="Cambria Math" w:hAnsi="Cambria Math"/>
                <w:vertAlign w:val="subscript"/>
              </w:rPr>
              <m:t xml:space="preserve"> </m:t>
            </w:ins>
          </m:r>
          <m:r>
            <w:ins w:id="17" w:author="Robbie Parks" w:date="2019-03-05T17:24:00Z">
              <w:rPr>
                <w:rFonts w:ascii="Cambria Math" w:hAnsi="Cambria Math"/>
              </w:rPr>
              <m:t xml:space="preserve">+ </m:t>
            </w:ins>
          </m:r>
          <m:sSub>
            <m:sSubPr>
              <m:ctrlPr>
                <w:ins w:id="18" w:author="Robbie Parks" w:date="2019-03-05T17:24:00Z">
                  <w:rPr>
                    <w:rFonts w:ascii="Cambria Math" w:hAnsi="Cambria Math"/>
                    <w:i/>
                  </w:rPr>
                </w:ins>
              </m:ctrlPr>
            </m:sSubPr>
            <m:e>
              <m:r>
                <w:ins w:id="19" w:author="Robbie Parks" w:date="2019-03-05T17:24:00Z">
                  <w:rPr>
                    <w:rFonts w:ascii="Cambria Math" w:hAnsi="Cambria Math"/>
                  </w:rPr>
                  <m:t>β</m:t>
                </w:ins>
              </m:r>
            </m:e>
            <m:sub>
              <m:r>
                <w:ins w:id="20" w:author="Robbie Parks" w:date="2019-03-05T17:24:00Z">
                  <w:rPr>
                    <w:rFonts w:ascii="Cambria Math" w:hAnsi="Cambria Math"/>
                  </w:rPr>
                  <m:t>0</m:t>
                </w:ins>
              </m:r>
            </m:sub>
          </m:sSub>
          <m:r>
            <w:ins w:id="21" w:author="Robbie Parks" w:date="2019-03-05T17:24:00Z">
              <w:rPr>
                <w:rFonts w:ascii="Cambria Math" w:hAnsi="Cambria Math"/>
              </w:rPr>
              <m:t>·</m:t>
            </w:ins>
          </m:r>
          <m:d>
            <m:dPr>
              <m:ctrlPr>
                <w:ins w:id="22" w:author="Robbie Parks" w:date="2019-03-05T17:24:00Z">
                  <w:rPr>
                    <w:rFonts w:ascii="Cambria Math" w:hAnsi="Cambria Math"/>
                    <w:i/>
                  </w:rPr>
                </w:ins>
              </m:ctrlPr>
            </m:dPr>
            <m:e>
              <m:r>
                <w:ins w:id="23" w:author="Robbie Parks" w:date="2019-03-05T17:24:00Z">
                  <w:rPr>
                    <w:rFonts w:ascii="Cambria Math" w:hAnsi="Cambria Math"/>
                  </w:rPr>
                  <m:t>month</m:t>
                </w:ins>
              </m:r>
              <m:r>
                <w:ins w:id="24" w:author="Robbie Parks" w:date="2019-03-05T17:24:00Z">
                  <w:rPr>
                    <w:rFonts w:ascii="Cambria Math" w:hAnsi="Cambria Math"/>
                    <w:color w:val="000000" w:themeColor="text1"/>
                  </w:rPr>
                  <m:t>-</m:t>
                </w:ins>
              </m:r>
              <m:r>
                <w:ins w:id="25" w:author="Robbie Parks" w:date="2019-03-05T17:24:00Z">
                  <w:rPr>
                    <w:rFonts w:ascii="Cambria Math" w:hAnsi="Cambria Math"/>
                  </w:rPr>
                  <m:t>year</m:t>
                </w:ins>
              </m:r>
            </m:e>
          </m:d>
          <m:r>
            <w:ins w:id="26" w:author="Robbie Parks" w:date="2019-03-05T17:24:00Z">
              <m:rPr>
                <m:sty m:val="p"/>
                <m:aln/>
              </m:rPr>
              <w:rPr>
                <w:rFonts w:ascii="Cambria Math" w:hAnsi="Cambria Math"/>
              </w:rPr>
              <m:t>+</m:t>
            </w:ins>
          </m:r>
          <m:r>
            <w:ins w:id="27" w:author="Robbie Parks" w:date="2019-03-05T17:24:00Z">
              <m:rPr>
                <m:sty m:val="p"/>
              </m:rPr>
              <w:rPr>
                <w:rFonts w:ascii="Cambria Math" w:hAnsi="Cambria Math"/>
                <w:color w:val="000000" w:themeColor="text1"/>
              </w:rPr>
              <w:br/>
            </w:ins>
          </m:r>
        </m:oMath>
        <m:oMath>
          <m:sSub>
            <m:sSubPr>
              <m:ctrlPr>
                <w:ins w:id="28" w:author="Robbie Parks" w:date="2019-03-05T17:24:00Z">
                  <w:rPr>
                    <w:rFonts w:ascii="Cambria Math" w:hAnsi="Cambria Math"/>
                    <w:i/>
                  </w:rPr>
                </w:ins>
              </m:ctrlPr>
            </m:sSubPr>
            <m:e>
              <m:r>
                <w:ins w:id="29" w:author="Robbie Parks" w:date="2019-03-05T17:24:00Z">
                  <w:rPr>
                    <w:rFonts w:ascii="Cambria Math" w:hAnsi="Cambria Math"/>
                  </w:rPr>
                  <m:t>α</m:t>
                </w:ins>
              </m:r>
            </m:e>
            <m:sub>
              <m:r>
                <w:ins w:id="30" w:author="Robbie Parks" w:date="2019-03-05T17:24:00Z">
                  <w:rPr>
                    <w:rFonts w:ascii="Cambria Math" w:hAnsi="Cambria Math"/>
                  </w:rPr>
                  <m:t>state</m:t>
                </w:ins>
              </m:r>
            </m:sub>
          </m:sSub>
          <m:r>
            <w:ins w:id="31" w:author="Robbie Parks" w:date="2019-03-05T17:24:00Z">
              <w:rPr>
                <w:rFonts w:ascii="Cambria Math" w:hAnsi="Cambria Math"/>
                <w:vertAlign w:val="subscript"/>
              </w:rPr>
              <m:t xml:space="preserve"> </m:t>
            </w:ins>
          </m:r>
          <m:r>
            <w:ins w:id="32" w:author="Robbie Parks" w:date="2019-03-05T17:24:00Z">
              <w:rPr>
                <w:rFonts w:ascii="Cambria Math" w:hAnsi="Cambria Math"/>
              </w:rPr>
              <m:t xml:space="preserve">+ </m:t>
            </w:ins>
          </m:r>
          <m:sSub>
            <m:sSubPr>
              <m:ctrlPr>
                <w:ins w:id="33" w:author="Robbie Parks" w:date="2019-03-05T17:24:00Z">
                  <w:rPr>
                    <w:rFonts w:ascii="Cambria Math" w:hAnsi="Cambria Math"/>
                    <w:i/>
                  </w:rPr>
                </w:ins>
              </m:ctrlPr>
            </m:sSubPr>
            <m:e>
              <m:r>
                <w:ins w:id="34" w:author="Robbie Parks" w:date="2019-03-05T17:24:00Z">
                  <w:rPr>
                    <w:rFonts w:ascii="Cambria Math" w:hAnsi="Cambria Math"/>
                  </w:rPr>
                  <m:t>β</m:t>
                </w:ins>
              </m:r>
            </m:e>
            <m:sub>
              <m:r>
                <w:ins w:id="35" w:author="Robbie Parks" w:date="2019-03-05T17:24:00Z">
                  <w:rPr>
                    <w:rFonts w:ascii="Cambria Math" w:hAnsi="Cambria Math"/>
                  </w:rPr>
                  <m:t>state</m:t>
                </w:ins>
              </m:r>
            </m:sub>
          </m:sSub>
          <m:r>
            <w:ins w:id="36" w:author="Robbie Parks" w:date="2019-03-05T17:24:00Z">
              <w:rPr>
                <w:rFonts w:ascii="Cambria Math" w:hAnsi="Cambria Math"/>
              </w:rPr>
              <m:t>·</m:t>
            </w:ins>
          </m:r>
          <m:d>
            <m:dPr>
              <m:ctrlPr>
                <w:ins w:id="37" w:author="Robbie Parks" w:date="2019-03-05T17:24:00Z">
                  <w:rPr>
                    <w:rFonts w:ascii="Cambria Math" w:hAnsi="Cambria Math"/>
                    <w:i/>
                  </w:rPr>
                </w:ins>
              </m:ctrlPr>
            </m:dPr>
            <m:e>
              <m:r>
                <w:ins w:id="38" w:author="Robbie Parks" w:date="2019-03-05T17:24:00Z">
                  <w:rPr>
                    <w:rFonts w:ascii="Cambria Math" w:hAnsi="Cambria Math"/>
                  </w:rPr>
                  <m:t>month-year</m:t>
                </w:ins>
              </m:r>
            </m:e>
          </m:d>
          <m:r>
            <w:ins w:id="39" w:author="Robbie Parks" w:date="2019-03-05T17:24:00Z">
              <m:rPr>
                <m:sty m:val="p"/>
                <m:aln/>
              </m:rPr>
              <w:rPr>
                <w:rFonts w:ascii="Cambria Math" w:hAnsi="Cambria Math"/>
              </w:rPr>
              <m:t>+</m:t>
            </w:ins>
          </m:r>
          <m:r>
            <w:ins w:id="40" w:author="Robbie Parks" w:date="2019-03-05T17:24:00Z">
              <m:rPr>
                <m:sty m:val="p"/>
              </m:rPr>
              <w:rPr>
                <w:rFonts w:ascii="Cambria Math" w:hAnsi="Cambria Math"/>
                <w:color w:val="000000" w:themeColor="text1"/>
              </w:rPr>
              <w:br/>
            </w:ins>
          </m:r>
        </m:oMath>
        <m:oMath>
          <m:sSub>
            <m:sSubPr>
              <m:ctrlPr>
                <w:ins w:id="41" w:author="Robbie Parks" w:date="2019-03-05T17:24:00Z">
                  <w:rPr>
                    <w:rFonts w:ascii="Cambria Math" w:hAnsi="Cambria Math"/>
                    <w:i/>
                  </w:rPr>
                </w:ins>
              </m:ctrlPr>
            </m:sSubPr>
            <m:e>
              <m:r>
                <w:ins w:id="42" w:author="Robbie Parks" w:date="2019-03-05T17:24:00Z">
                  <w:rPr>
                    <w:rFonts w:ascii="Cambria Math" w:hAnsi="Cambria Math"/>
                  </w:rPr>
                  <m:t>α</m:t>
                </w:ins>
              </m:r>
            </m:e>
            <m:sub>
              <m:r>
                <w:ins w:id="43" w:author="Robbie Parks" w:date="2019-03-05T17:24:00Z">
                  <w:rPr>
                    <w:rFonts w:ascii="Cambria Math" w:hAnsi="Cambria Math"/>
                  </w:rPr>
                  <m:t>month</m:t>
                </w:ins>
              </m:r>
            </m:sub>
          </m:sSub>
          <m:r>
            <w:ins w:id="44" w:author="Robbie Parks" w:date="2019-03-05T17:24:00Z">
              <w:rPr>
                <w:rFonts w:ascii="Cambria Math" w:hAnsi="Cambria Math"/>
                <w:vertAlign w:val="subscript"/>
              </w:rPr>
              <m:t xml:space="preserve"> </m:t>
            </w:ins>
          </m:r>
          <m:r>
            <w:ins w:id="45" w:author="Robbie Parks" w:date="2019-03-05T17:24:00Z">
              <w:rPr>
                <w:rFonts w:ascii="Cambria Math" w:hAnsi="Cambria Math"/>
              </w:rPr>
              <m:t xml:space="preserve">+ </m:t>
            </w:ins>
          </m:r>
          <m:sSub>
            <m:sSubPr>
              <m:ctrlPr>
                <w:ins w:id="46" w:author="Robbie Parks" w:date="2019-03-05T17:24:00Z">
                  <w:rPr>
                    <w:rFonts w:ascii="Cambria Math" w:hAnsi="Cambria Math"/>
                    <w:i/>
                  </w:rPr>
                </w:ins>
              </m:ctrlPr>
            </m:sSubPr>
            <m:e>
              <m:r>
                <w:ins w:id="47" w:author="Robbie Parks" w:date="2019-03-05T17:24:00Z">
                  <w:rPr>
                    <w:rFonts w:ascii="Cambria Math" w:hAnsi="Cambria Math"/>
                  </w:rPr>
                  <m:t>β</m:t>
                </w:ins>
              </m:r>
            </m:e>
            <m:sub>
              <m:r>
                <w:ins w:id="48" w:author="Robbie Parks" w:date="2019-03-05T17:24:00Z">
                  <w:rPr>
                    <w:rFonts w:ascii="Cambria Math" w:hAnsi="Cambria Math"/>
                  </w:rPr>
                  <m:t>month</m:t>
                </w:ins>
              </m:r>
            </m:sub>
          </m:sSub>
          <m:r>
            <w:ins w:id="49" w:author="Robbie Parks" w:date="2019-03-05T17:24:00Z">
              <w:rPr>
                <w:rFonts w:ascii="Cambria Math" w:hAnsi="Cambria Math"/>
              </w:rPr>
              <m:t>·</m:t>
            </w:ins>
          </m:r>
          <m:d>
            <m:dPr>
              <m:ctrlPr>
                <w:ins w:id="50" w:author="Robbie Parks" w:date="2019-03-05T17:24:00Z">
                  <w:rPr>
                    <w:rFonts w:ascii="Cambria Math" w:hAnsi="Cambria Math"/>
                    <w:i/>
                  </w:rPr>
                </w:ins>
              </m:ctrlPr>
            </m:dPr>
            <m:e>
              <m:r>
                <w:ins w:id="51" w:author="Robbie Parks" w:date="2019-03-05T17:24:00Z">
                  <w:rPr>
                    <w:rFonts w:ascii="Cambria Math" w:hAnsi="Cambria Math"/>
                  </w:rPr>
                  <m:t>month-year</m:t>
                </w:ins>
              </m:r>
            </m:e>
          </m:d>
          <m:r>
            <w:ins w:id="52" w:author="Robbie Parks" w:date="2019-03-05T17:24:00Z">
              <m:rPr>
                <m:sty m:val="p"/>
                <m:aln/>
              </m:rPr>
              <w:rPr>
                <w:rFonts w:ascii="Cambria Math" w:hAnsi="Cambria Math"/>
              </w:rPr>
              <m:t>+</m:t>
            </w:ins>
          </m:r>
          <m:r>
            <w:ins w:id="53" w:author="Robbie Parks" w:date="2019-03-05T17:24:00Z">
              <m:rPr>
                <m:sty m:val="p"/>
              </m:rPr>
              <w:rPr>
                <w:rFonts w:ascii="Cambria Math" w:hAnsi="Cambria Math"/>
                <w:color w:val="000000" w:themeColor="text1"/>
              </w:rPr>
              <w:br/>
            </w:ins>
          </m:r>
        </m:oMath>
        <m:oMath>
          <m:sSub>
            <m:sSubPr>
              <m:ctrlPr>
                <w:ins w:id="54" w:author="Robbie Parks" w:date="2019-03-05T17:24:00Z">
                  <w:rPr>
                    <w:rFonts w:ascii="Cambria Math" w:hAnsi="Cambria Math"/>
                    <w:i/>
                    <w:color w:val="000000" w:themeColor="text1"/>
                  </w:rPr>
                </w:ins>
              </m:ctrlPr>
            </m:sSubPr>
            <m:e>
              <m:r>
                <w:ins w:id="55" w:author="Robbie Parks" w:date="2019-03-05T17:24:00Z">
                  <w:rPr>
                    <w:rFonts w:ascii="Cambria Math" w:hAnsi="Cambria Math"/>
                    <w:color w:val="000000" w:themeColor="text1"/>
                  </w:rPr>
                  <m:t>ζ</m:t>
                </w:ins>
              </m:r>
            </m:e>
            <m:sub>
              <m:r>
                <w:ins w:id="56" w:author="Robbie Parks" w:date="2019-03-05T17:24:00Z">
                  <w:rPr>
                    <w:rFonts w:ascii="Cambria Math" w:hAnsi="Cambria Math"/>
                    <w:color w:val="000000" w:themeColor="text1"/>
                  </w:rPr>
                  <m:t>state-month</m:t>
                </w:ins>
              </m:r>
            </m:sub>
          </m:sSub>
          <m:r>
            <w:ins w:id="57" w:author="Robbie Parks" w:date="2019-03-05T17:24:00Z">
              <m:rPr>
                <m:aln/>
              </m:rPr>
              <w:rPr>
                <w:rFonts w:ascii="Cambria Math" w:hAnsi="Cambria Math"/>
                <w:color w:val="000000" w:themeColor="text1"/>
              </w:rPr>
              <m:t xml:space="preserve">+ </m:t>
            </w:ins>
          </m:r>
          <m:r>
            <w:ins w:id="58" w:author="Robbie Parks" w:date="2019-03-05T17:24:00Z">
              <m:rPr>
                <m:sty m:val="p"/>
              </m:rPr>
              <w:rPr>
                <w:rFonts w:ascii="Cambria Math" w:hAnsi="Cambria Math"/>
                <w:color w:val="000000" w:themeColor="text1"/>
              </w:rPr>
              <w:br/>
            </w:ins>
          </m:r>
        </m:oMath>
        <m:oMath>
          <m:sSub>
            <m:sSubPr>
              <m:ctrlPr>
                <w:ins w:id="59" w:author="Robbie Parks" w:date="2019-03-05T17:24:00Z">
                  <w:rPr>
                    <w:rFonts w:ascii="Cambria Math" w:hAnsi="Cambria Math"/>
                    <w:i/>
                  </w:rPr>
                </w:ins>
              </m:ctrlPr>
            </m:sSubPr>
            <m:e>
              <m:r>
                <w:ins w:id="60" w:author="Robbie Parks" w:date="2019-03-05T17:24:00Z">
                  <w:rPr>
                    <w:rFonts w:ascii="Cambria Math" w:hAnsi="Cambria Math"/>
                  </w:rPr>
                  <m:t>ν</m:t>
                </w:ins>
              </m:r>
            </m:e>
            <m:sub>
              <m:r>
                <w:ins w:id="61" w:author="Robbie Parks" w:date="2019-03-05T17:24:00Z">
                  <w:rPr>
                    <w:rFonts w:ascii="Cambria Math" w:hAnsi="Cambria Math"/>
                  </w:rPr>
                  <m:t>month-year</m:t>
                </w:ins>
              </m:r>
            </m:sub>
          </m:sSub>
          <m:r>
            <w:ins w:id="62" w:author="Robbie Parks" w:date="2019-03-05T17:24:00Z">
              <m:rPr>
                <m:sty m:val="p"/>
              </m:rPr>
              <w:rPr>
                <w:rFonts w:ascii="Cambria Math" w:hAnsi="Cambria Math"/>
                <w:vertAlign w:val="subscript"/>
              </w:rPr>
              <m:t xml:space="preserve"> </m:t>
            </w:ins>
          </m:r>
          <m:r>
            <w:ins w:id="63" w:author="Robbie Parks" w:date="2019-03-05T17:24:00Z">
              <m:rPr>
                <m:sty m:val="p"/>
                <m:aln/>
              </m:rPr>
              <w:rPr>
                <w:rFonts w:ascii="Cambria Math" w:hAnsi="Cambria Math"/>
              </w:rPr>
              <m:t>+</m:t>
            </w:ins>
          </m:r>
          <m:r>
            <w:ins w:id="64" w:author="Robbie Parks" w:date="2019-03-05T17:24:00Z">
              <m:rPr>
                <m:sty m:val="p"/>
              </m:rPr>
              <w:rPr>
                <w:rFonts w:ascii="Cambria Math" w:hAnsi="Cambria Math"/>
                <w:color w:val="000000" w:themeColor="text1"/>
              </w:rPr>
              <w:br/>
            </w:ins>
          </m:r>
        </m:oMath>
        <m:oMath>
          <m:sSub>
            <m:sSubPr>
              <m:ctrlPr>
                <w:ins w:id="65" w:author="Robbie Parks" w:date="2019-03-05T17:24:00Z">
                  <w:rPr>
                    <w:rFonts w:ascii="Cambria Math" w:hAnsi="Cambria Math"/>
                    <w:i/>
                  </w:rPr>
                </w:ins>
              </m:ctrlPr>
            </m:sSubPr>
            <m:e>
              <m:r>
                <w:ins w:id="66" w:author="Robbie Parks" w:date="2019-03-05T17:24:00Z">
                  <w:rPr>
                    <w:rFonts w:ascii="Cambria Math" w:hAnsi="Cambria Math"/>
                  </w:rPr>
                  <m:t>ɛ</m:t>
                </w:ins>
              </m:r>
            </m:e>
            <m:sub>
              <m:r>
                <w:ins w:id="67" w:author="Robbie Parks" w:date="2019-03-05T17:24:00Z">
                  <w:rPr>
                    <w:rFonts w:ascii="Cambria Math" w:hAnsi="Cambria Math"/>
                    <w:vertAlign w:val="subscript"/>
                  </w:rPr>
                  <m:t>state-month-year</m:t>
                </w:ins>
              </m:r>
            </m:sub>
          </m:sSub>
          <m:r>
            <w:ins w:id="68" w:author="Robbie Parks" w:date="2019-03-05T17:24:00Z">
              <m:rPr>
                <m:aln/>
              </m:rPr>
              <w:rPr>
                <w:rFonts w:ascii="Cambria Math" w:hAnsi="Cambria Math"/>
                <w:color w:val="000000" w:themeColor="text1"/>
              </w:rPr>
              <m:t>+</m:t>
            </w:ins>
          </m:r>
          <m:r>
            <w:ins w:id="69" w:author="Robbie Parks" w:date="2019-03-05T17:24:00Z">
              <m:rPr>
                <m:sty m:val="p"/>
              </m:rPr>
              <w:rPr>
                <w:rFonts w:ascii="Cambria Math" w:hAnsi="Cambria Math"/>
                <w:color w:val="000000" w:themeColor="text1"/>
              </w:rPr>
              <w:br/>
            </w:ins>
          </m:r>
        </m:oMath>
        <m:oMath>
          <m:sSub>
            <m:sSubPr>
              <m:ctrlPr>
                <w:ins w:id="70" w:author="Robbie Parks" w:date="2019-03-05T17:24:00Z">
                  <w:rPr>
                    <w:rFonts w:ascii="Cambria Math" w:hAnsi="Cambria Math"/>
                    <w:sz w:val="22"/>
                    <w:szCs w:val="22"/>
                  </w:rPr>
                </w:ins>
              </m:ctrlPr>
            </m:sSubPr>
            <m:e>
              <m:r>
                <w:ins w:id="71" w:author="Robbie Parks" w:date="2019-03-05T17:24:00Z">
                  <m:rPr>
                    <m:sty m:val="p"/>
                  </m:rPr>
                  <w:rPr>
                    <w:rFonts w:ascii="Cambria Math" w:hAnsi="Cambria Math"/>
                    <w:sz w:val="22"/>
                    <w:szCs w:val="22"/>
                  </w:rPr>
                  <m:t>γ</m:t>
                </w:ins>
              </m:r>
            </m:e>
            <m:sub>
              <m:r>
                <w:ins w:id="72" w:author="Robbie Parks" w:date="2019-03-05T17:24:00Z">
                  <w:rPr>
                    <w:rFonts w:ascii="Cambria Math" w:hAnsi="Cambria Math"/>
                    <w:sz w:val="22"/>
                    <w:szCs w:val="22"/>
                  </w:rPr>
                  <m:t>month</m:t>
                </w:ins>
              </m:r>
            </m:sub>
          </m:sSub>
          <m:r>
            <w:ins w:id="73" w:author="Robbie Parks" w:date="2019-03-05T17:24:00Z">
              <m:rPr>
                <m:sty m:val="p"/>
              </m:rPr>
              <w:rPr>
                <w:rFonts w:ascii="Cambria Math" w:hAnsi="Cambria Math"/>
                <w:sz w:val="22"/>
                <w:szCs w:val="22"/>
              </w:rPr>
              <m:t>·</m:t>
            </w:ins>
          </m:r>
          <m:sSub>
            <m:sSubPr>
              <m:ctrlPr>
                <w:ins w:id="74" w:author="Robbie Parks" w:date="2019-03-05T17:24:00Z">
                  <w:rPr>
                    <w:rFonts w:ascii="Cambria Math" w:hAnsi="Cambria Math"/>
                    <w:i/>
                    <w:sz w:val="22"/>
                    <w:szCs w:val="22"/>
                  </w:rPr>
                </w:ins>
              </m:ctrlPr>
            </m:sSubPr>
            <m:e>
              <m:r>
                <w:ins w:id="75" w:author="Robbie Parks" w:date="2019-03-05T17:24:00Z">
                  <w:rPr>
                    <w:rFonts w:ascii="Cambria Math" w:hAnsi="Cambria Math"/>
                    <w:sz w:val="22"/>
                    <w:szCs w:val="22"/>
                  </w:rPr>
                  <m:t>Anomaly</m:t>
                </w:ins>
              </m:r>
            </m:e>
            <m:sub>
              <m:r>
                <w:ins w:id="76" w:author="Robbie Parks" w:date="2019-03-05T17:24:00Z">
                  <w:rPr>
                    <w:rFonts w:ascii="Cambria Math" w:hAnsi="Cambria Math"/>
                    <w:sz w:val="22"/>
                    <w:szCs w:val="22"/>
                    <w:vertAlign w:val="subscript"/>
                  </w:rPr>
                  <m:t>state-month</m:t>
                </w:ins>
              </m:r>
            </m:sub>
          </m:sSub>
          <m:func>
            <m:funcPr>
              <m:ctrlPr>
                <w:del w:id="77" w:author="Robbie Parks" w:date="2019-03-05T17:24:00Z">
                  <w:rPr>
                    <w:rFonts w:ascii="Cambria Math" w:hAnsi="Cambria Math"/>
                    <w:i/>
                    <w:color w:val="000000" w:themeColor="text1"/>
                  </w:rPr>
                </w:del>
              </m:ctrlPr>
            </m:funcPr>
            <m:fName>
              <m:r>
                <w:del w:id="78" w:author="Robbie Parks" w:date="2019-03-05T17:24:00Z">
                  <m:rPr>
                    <m:sty m:val="p"/>
                  </m:rPr>
                  <w:rPr>
                    <w:rFonts w:ascii="Cambria Math" w:hAnsi="Cambria Math"/>
                    <w:color w:val="000000" w:themeColor="text1"/>
                  </w:rPr>
                  <m:t>log</m:t>
                </w:del>
              </m:r>
            </m:fName>
            <m:e>
              <m:d>
                <m:dPr>
                  <m:ctrlPr>
                    <w:del w:id="79" w:author="Robbie Parks" w:date="2019-03-05T17:24:00Z">
                      <w:rPr>
                        <w:rFonts w:ascii="Cambria Math" w:hAnsi="Cambria Math"/>
                        <w:i/>
                        <w:color w:val="000000" w:themeColor="text1"/>
                      </w:rPr>
                    </w:del>
                  </m:ctrlPr>
                </m:dPr>
                <m:e>
                  <m:sSub>
                    <m:sSubPr>
                      <m:ctrlPr>
                        <w:del w:id="80" w:author="Robbie Parks" w:date="2019-03-05T17:24:00Z">
                          <w:rPr>
                            <w:rFonts w:ascii="Cambria Math" w:hAnsi="Cambria Math"/>
                            <w:i/>
                            <w:color w:val="000000" w:themeColor="text1"/>
                          </w:rPr>
                        </w:del>
                      </m:ctrlPr>
                    </m:sSubPr>
                    <m:e>
                      <m:r>
                        <w:del w:id="81" w:author="Robbie Parks" w:date="2019-03-05T17:24:00Z">
                          <w:rPr>
                            <w:rFonts w:ascii="Cambria Math" w:hAnsi="Cambria Math"/>
                            <w:color w:val="000000" w:themeColor="text1"/>
                          </w:rPr>
                          <m:t>death rate</m:t>
                        </w:del>
                      </m:r>
                    </m:e>
                    <m:sub>
                      <m:r>
                        <w:del w:id="82" w:author="Robbie Parks" w:date="2019-03-05T17:24:00Z">
                          <w:rPr>
                            <w:rFonts w:ascii="Cambria Math" w:hAnsi="Cambria Math"/>
                            <w:color w:val="000000" w:themeColor="text1"/>
                          </w:rPr>
                          <m:t>state-year</m:t>
                        </w:del>
                      </m:r>
                    </m:sub>
                  </m:sSub>
                  <m:r>
                    <w:del w:id="83" w:author="Robbie Parks" w:date="2019-03-05T17:24:00Z">
                      <w:rPr>
                        <w:rFonts w:ascii="Cambria Math" w:hAnsi="Cambria Math"/>
                        <w:color w:val="000000" w:themeColor="text1"/>
                      </w:rPr>
                      <m:t xml:space="preserve"> </m:t>
                    </w:del>
                  </m:r>
                </m:e>
              </m:d>
            </m:e>
          </m:func>
          <m:r>
            <w:del w:id="84" w:author="Robbie Parks" w:date="2019-03-05T17:24:00Z">
              <w:rPr>
                <w:rFonts w:ascii="Cambria Math" w:hAnsi="Cambria Math"/>
                <w:color w:val="000000" w:themeColor="text1"/>
              </w:rPr>
              <m:t xml:space="preserve">= </m:t>
            </w:del>
          </m:r>
          <m:r>
            <w:del w:id="85" w:author="Robbie Parks" w:date="2019-03-05T17:24:00Z">
              <m:rPr>
                <m:sty m:val="p"/>
              </m:rPr>
              <w:rPr>
                <w:rFonts w:ascii="Cambria Math" w:hAnsi="Cambria Math"/>
                <w:color w:val="000000" w:themeColor="text1"/>
              </w:rPr>
              <w:br/>
            </w:del>
          </m:r>
        </m:oMath>
        <m:oMath>
          <m:sSub>
            <m:sSubPr>
              <m:ctrlPr>
                <w:del w:id="86" w:author="Robbie Parks" w:date="2019-03-05T17:24:00Z">
                  <w:rPr>
                    <w:rFonts w:ascii="Cambria Math" w:hAnsi="Cambria Math"/>
                    <w:i/>
                  </w:rPr>
                </w:del>
              </m:ctrlPr>
            </m:sSubPr>
            <m:e>
              <m:r>
                <w:del w:id="87" w:author="Robbie Parks" w:date="2019-03-05T17:24:00Z">
                  <w:rPr>
                    <w:rFonts w:ascii="Cambria Math" w:hAnsi="Cambria Math"/>
                  </w:rPr>
                  <m:t>α</m:t>
                </w:del>
              </m:r>
            </m:e>
            <m:sub>
              <m:r>
                <w:del w:id="88" w:author="Robbie Parks" w:date="2019-03-05T17:24:00Z">
                  <w:rPr>
                    <w:rFonts w:ascii="Cambria Math" w:hAnsi="Cambria Math"/>
                  </w:rPr>
                  <m:t>0</m:t>
                </w:del>
              </m:r>
            </m:sub>
          </m:sSub>
          <m:r>
            <w:del w:id="89" w:author="Robbie Parks" w:date="2019-03-05T17:24:00Z">
              <w:rPr>
                <w:rFonts w:ascii="Cambria Math" w:hAnsi="Cambria Math"/>
                <w:vertAlign w:val="subscript"/>
              </w:rPr>
              <m:t xml:space="preserve"> </m:t>
            </w:del>
          </m:r>
          <m:r>
            <w:del w:id="90" w:author="Robbie Parks" w:date="2019-03-05T17:24:00Z">
              <w:rPr>
                <w:rFonts w:ascii="Cambria Math" w:hAnsi="Cambria Math"/>
              </w:rPr>
              <m:t xml:space="preserve">+ </m:t>
            </w:del>
          </m:r>
          <m:sSub>
            <m:sSubPr>
              <m:ctrlPr>
                <w:del w:id="91" w:author="Robbie Parks" w:date="2019-03-05T17:24:00Z">
                  <w:rPr>
                    <w:rFonts w:ascii="Cambria Math" w:hAnsi="Cambria Math"/>
                    <w:i/>
                  </w:rPr>
                </w:del>
              </m:ctrlPr>
            </m:sSubPr>
            <m:e>
              <m:r>
                <w:del w:id="92" w:author="Robbie Parks" w:date="2019-03-05T17:24:00Z">
                  <w:rPr>
                    <w:rFonts w:ascii="Cambria Math" w:hAnsi="Cambria Math"/>
                  </w:rPr>
                  <m:t>β</m:t>
                </w:del>
              </m:r>
            </m:e>
            <m:sub>
              <m:r>
                <w:del w:id="93" w:author="Robbie Parks" w:date="2019-03-05T17:24:00Z">
                  <w:rPr>
                    <w:rFonts w:ascii="Cambria Math" w:hAnsi="Cambria Math"/>
                  </w:rPr>
                  <m:t>0</m:t>
                </w:del>
              </m:r>
            </m:sub>
          </m:sSub>
          <m:r>
            <w:del w:id="94" w:author="Robbie Parks" w:date="2019-03-05T17:24:00Z">
              <w:rPr>
                <w:rFonts w:ascii="Cambria Math" w:hAnsi="Cambria Math"/>
              </w:rPr>
              <m:t>·</m:t>
            </w:del>
          </m:r>
          <m:d>
            <m:dPr>
              <m:ctrlPr>
                <w:del w:id="95" w:author="Robbie Parks" w:date="2019-03-05T17:24:00Z">
                  <w:rPr>
                    <w:rFonts w:ascii="Cambria Math" w:hAnsi="Cambria Math"/>
                    <w:i/>
                  </w:rPr>
                </w:del>
              </m:ctrlPr>
            </m:dPr>
            <m:e>
              <m:r>
                <w:del w:id="96" w:author="Robbie Parks" w:date="2019-03-05T17:24:00Z">
                  <w:rPr>
                    <w:rFonts w:ascii="Cambria Math" w:hAnsi="Cambria Math"/>
                  </w:rPr>
                  <m:t>month</m:t>
                </w:del>
              </m:r>
              <m:r>
                <w:del w:id="97" w:author="Robbie Parks" w:date="2019-03-05T17:24:00Z">
                  <w:rPr>
                    <w:rFonts w:ascii="Cambria Math" w:hAnsi="Cambria Math"/>
                    <w:color w:val="000000" w:themeColor="text1"/>
                  </w:rPr>
                  <m:t>-</m:t>
                </w:del>
              </m:r>
              <m:r>
                <w:del w:id="98" w:author="Robbie Parks" w:date="2019-03-05T17:24:00Z">
                  <w:rPr>
                    <w:rFonts w:ascii="Cambria Math" w:hAnsi="Cambria Math"/>
                  </w:rPr>
                  <m:t>year</m:t>
                </w:del>
              </m:r>
            </m:e>
          </m:d>
          <m:r>
            <w:del w:id="99" w:author="Robbie Parks" w:date="2019-03-05T17:24:00Z">
              <m:rPr>
                <m:sty m:val="p"/>
              </m:rPr>
              <w:rPr>
                <w:rFonts w:ascii="Cambria Math" w:hAnsi="Cambria Math"/>
              </w:rPr>
              <m:t>+</m:t>
            </w:del>
          </m:r>
          <m:r>
            <w:del w:id="100" w:author="Robbie Parks" w:date="2019-03-05T17:24:00Z">
              <m:rPr>
                <m:sty m:val="p"/>
              </m:rPr>
              <w:rPr>
                <w:rFonts w:ascii="Cambria Math" w:hAnsi="Cambria Math"/>
                <w:color w:val="000000" w:themeColor="text1"/>
              </w:rPr>
              <w:br/>
            </w:del>
          </m:r>
        </m:oMath>
        <m:oMath>
          <m:sSub>
            <m:sSubPr>
              <m:ctrlPr>
                <w:del w:id="101" w:author="Robbie Parks" w:date="2019-03-05T17:24:00Z">
                  <w:rPr>
                    <w:rFonts w:ascii="Cambria Math" w:hAnsi="Cambria Math"/>
                    <w:i/>
                  </w:rPr>
                </w:del>
              </m:ctrlPr>
            </m:sSubPr>
            <m:e>
              <m:r>
                <w:del w:id="102" w:author="Robbie Parks" w:date="2019-03-05T17:24:00Z">
                  <w:rPr>
                    <w:rFonts w:ascii="Cambria Math" w:hAnsi="Cambria Math"/>
                  </w:rPr>
                  <m:t>α</m:t>
                </w:del>
              </m:r>
            </m:e>
            <m:sub>
              <m:r>
                <w:del w:id="103" w:author="Robbie Parks" w:date="2019-03-05T17:24:00Z">
                  <w:rPr>
                    <w:rFonts w:ascii="Cambria Math" w:hAnsi="Cambria Math"/>
                  </w:rPr>
                  <m:t>state</m:t>
                </w:del>
              </m:r>
            </m:sub>
          </m:sSub>
          <m:r>
            <w:del w:id="104" w:author="Robbie Parks" w:date="2019-03-05T17:24:00Z">
              <w:rPr>
                <w:rFonts w:ascii="Cambria Math" w:hAnsi="Cambria Math"/>
                <w:vertAlign w:val="subscript"/>
              </w:rPr>
              <m:t xml:space="preserve"> </m:t>
            </w:del>
          </m:r>
          <m:r>
            <w:del w:id="105" w:author="Robbie Parks" w:date="2019-03-05T17:24:00Z">
              <w:rPr>
                <w:rFonts w:ascii="Cambria Math" w:hAnsi="Cambria Math"/>
              </w:rPr>
              <m:t xml:space="preserve">+ </m:t>
            </w:del>
          </m:r>
          <m:sSub>
            <m:sSubPr>
              <m:ctrlPr>
                <w:del w:id="106" w:author="Robbie Parks" w:date="2019-03-05T17:24:00Z">
                  <w:rPr>
                    <w:rFonts w:ascii="Cambria Math" w:hAnsi="Cambria Math"/>
                    <w:i/>
                  </w:rPr>
                </w:del>
              </m:ctrlPr>
            </m:sSubPr>
            <m:e>
              <m:r>
                <w:del w:id="107" w:author="Robbie Parks" w:date="2019-03-05T17:24:00Z">
                  <w:rPr>
                    <w:rFonts w:ascii="Cambria Math" w:hAnsi="Cambria Math"/>
                  </w:rPr>
                  <m:t>β</m:t>
                </w:del>
              </m:r>
            </m:e>
            <m:sub>
              <m:r>
                <w:del w:id="108" w:author="Robbie Parks" w:date="2019-03-05T17:24:00Z">
                  <w:rPr>
                    <w:rFonts w:ascii="Cambria Math" w:hAnsi="Cambria Math"/>
                  </w:rPr>
                  <m:t>state</m:t>
                </w:del>
              </m:r>
            </m:sub>
          </m:sSub>
          <m:r>
            <w:del w:id="109" w:author="Robbie Parks" w:date="2019-03-05T17:24:00Z">
              <w:rPr>
                <w:rFonts w:ascii="Cambria Math" w:hAnsi="Cambria Math"/>
              </w:rPr>
              <m:t>·</m:t>
            </w:del>
          </m:r>
          <m:d>
            <m:dPr>
              <m:ctrlPr>
                <w:del w:id="110" w:author="Robbie Parks" w:date="2019-03-05T17:24:00Z">
                  <w:rPr>
                    <w:rFonts w:ascii="Cambria Math" w:hAnsi="Cambria Math"/>
                    <w:i/>
                  </w:rPr>
                </w:del>
              </m:ctrlPr>
            </m:dPr>
            <m:e>
              <m:r>
                <w:del w:id="111" w:author="Robbie Parks" w:date="2019-03-05T17:24:00Z">
                  <w:rPr>
                    <w:rFonts w:ascii="Cambria Math" w:hAnsi="Cambria Math"/>
                  </w:rPr>
                  <m:t>month-year</m:t>
                </w:del>
              </m:r>
            </m:e>
          </m:d>
          <m:r>
            <w:del w:id="112" w:author="Robbie Parks" w:date="2019-03-05T17:24:00Z">
              <m:rPr>
                <m:sty m:val="p"/>
              </m:rPr>
              <w:rPr>
                <w:rFonts w:ascii="Cambria Math" w:hAnsi="Cambria Math"/>
              </w:rPr>
              <m:t>+</m:t>
            </w:del>
          </m:r>
          <m:r>
            <w:del w:id="113" w:author="Robbie Parks" w:date="2019-03-05T17:24:00Z">
              <m:rPr>
                <m:sty m:val="p"/>
              </m:rPr>
              <w:rPr>
                <w:rFonts w:ascii="Cambria Math" w:hAnsi="Cambria Math"/>
                <w:color w:val="000000" w:themeColor="text1"/>
              </w:rPr>
              <w:br/>
            </w:del>
          </m:r>
        </m:oMath>
        <m:oMath>
          <m:sSub>
            <m:sSubPr>
              <m:ctrlPr>
                <w:del w:id="114" w:author="Robbie Parks" w:date="2019-03-05T17:24:00Z">
                  <w:rPr>
                    <w:rFonts w:ascii="Cambria Math" w:hAnsi="Cambria Math"/>
                    <w:i/>
                  </w:rPr>
                </w:del>
              </m:ctrlPr>
            </m:sSubPr>
            <m:e>
              <m:r>
                <w:del w:id="115" w:author="Robbie Parks" w:date="2019-03-05T17:24:00Z">
                  <w:rPr>
                    <w:rFonts w:ascii="Cambria Math" w:hAnsi="Cambria Math"/>
                  </w:rPr>
                  <m:t>α</m:t>
                </w:del>
              </m:r>
            </m:e>
            <m:sub>
              <m:r>
                <w:del w:id="116" w:author="Robbie Parks" w:date="2019-03-05T17:24:00Z">
                  <w:rPr>
                    <w:rFonts w:ascii="Cambria Math" w:hAnsi="Cambria Math"/>
                  </w:rPr>
                  <m:t>month</m:t>
                </w:del>
              </m:r>
            </m:sub>
          </m:sSub>
          <m:r>
            <w:del w:id="117" w:author="Robbie Parks" w:date="2019-03-05T17:24:00Z">
              <w:rPr>
                <w:rFonts w:ascii="Cambria Math" w:hAnsi="Cambria Math"/>
                <w:vertAlign w:val="subscript"/>
              </w:rPr>
              <m:t xml:space="preserve"> </m:t>
            </w:del>
          </m:r>
          <m:r>
            <w:del w:id="118" w:author="Robbie Parks" w:date="2019-03-05T17:24:00Z">
              <w:rPr>
                <w:rFonts w:ascii="Cambria Math" w:hAnsi="Cambria Math"/>
              </w:rPr>
              <m:t xml:space="preserve">+ </m:t>
            </w:del>
          </m:r>
          <m:sSub>
            <m:sSubPr>
              <m:ctrlPr>
                <w:del w:id="119" w:author="Robbie Parks" w:date="2019-03-05T17:24:00Z">
                  <w:rPr>
                    <w:rFonts w:ascii="Cambria Math" w:hAnsi="Cambria Math"/>
                    <w:i/>
                  </w:rPr>
                </w:del>
              </m:ctrlPr>
            </m:sSubPr>
            <m:e>
              <m:r>
                <w:del w:id="120" w:author="Robbie Parks" w:date="2019-03-05T17:24:00Z">
                  <w:rPr>
                    <w:rFonts w:ascii="Cambria Math" w:hAnsi="Cambria Math"/>
                  </w:rPr>
                  <m:t>β</m:t>
                </w:del>
              </m:r>
            </m:e>
            <m:sub>
              <m:r>
                <w:del w:id="121" w:author="Robbie Parks" w:date="2019-03-05T17:24:00Z">
                  <w:rPr>
                    <w:rFonts w:ascii="Cambria Math" w:hAnsi="Cambria Math"/>
                  </w:rPr>
                  <m:t>month</m:t>
                </w:del>
              </m:r>
            </m:sub>
          </m:sSub>
          <m:r>
            <w:del w:id="122" w:author="Robbie Parks" w:date="2019-03-05T17:24:00Z">
              <w:rPr>
                <w:rFonts w:ascii="Cambria Math" w:hAnsi="Cambria Math"/>
              </w:rPr>
              <m:t>·</m:t>
            </w:del>
          </m:r>
          <m:d>
            <m:dPr>
              <m:ctrlPr>
                <w:del w:id="123" w:author="Robbie Parks" w:date="2019-03-05T17:24:00Z">
                  <w:rPr>
                    <w:rFonts w:ascii="Cambria Math" w:hAnsi="Cambria Math"/>
                    <w:i/>
                  </w:rPr>
                </w:del>
              </m:ctrlPr>
            </m:dPr>
            <m:e>
              <m:r>
                <w:del w:id="124" w:author="Robbie Parks" w:date="2019-03-05T17:24:00Z">
                  <w:rPr>
                    <w:rFonts w:ascii="Cambria Math" w:hAnsi="Cambria Math"/>
                  </w:rPr>
                  <m:t>month-year</m:t>
                </w:del>
              </m:r>
            </m:e>
          </m:d>
          <m:r>
            <w:del w:id="125" w:author="Robbie Parks" w:date="2019-03-05T17:24:00Z">
              <m:rPr>
                <m:sty m:val="p"/>
              </m:rPr>
              <w:rPr>
                <w:rFonts w:ascii="Cambria Math" w:hAnsi="Cambria Math"/>
              </w:rPr>
              <m:t>+</m:t>
            </w:del>
          </m:r>
          <m:r>
            <w:del w:id="126" w:author="Robbie Parks" w:date="2019-03-05T17:24:00Z">
              <m:rPr>
                <m:sty m:val="p"/>
              </m:rPr>
              <w:rPr>
                <w:rFonts w:ascii="Cambria Math" w:hAnsi="Cambria Math"/>
                <w:color w:val="000000" w:themeColor="text1"/>
              </w:rPr>
              <w:br/>
            </w:del>
          </m:r>
        </m:oMath>
        <m:oMath>
          <m:sSub>
            <m:sSubPr>
              <m:ctrlPr>
                <w:del w:id="127" w:author="Robbie Parks" w:date="2019-03-05T17:24:00Z">
                  <w:rPr>
                    <w:rFonts w:ascii="Cambria Math" w:hAnsi="Cambria Math"/>
                    <w:i/>
                    <w:color w:val="000000" w:themeColor="text1"/>
                  </w:rPr>
                </w:del>
              </m:ctrlPr>
            </m:sSubPr>
            <m:e>
              <m:r>
                <w:del w:id="128" w:author="Robbie Parks" w:date="2019-03-05T17:24:00Z">
                  <w:rPr>
                    <w:rFonts w:ascii="Cambria Math" w:hAnsi="Cambria Math"/>
                    <w:color w:val="000000" w:themeColor="text1"/>
                  </w:rPr>
                  <m:t>ζ</m:t>
                </w:del>
              </m:r>
            </m:e>
            <m:sub>
              <m:r>
                <w:del w:id="129" w:author="Robbie Parks" w:date="2019-03-05T17:24:00Z">
                  <w:rPr>
                    <w:rFonts w:ascii="Cambria Math" w:hAnsi="Cambria Math"/>
                    <w:color w:val="000000" w:themeColor="text1"/>
                  </w:rPr>
                  <m:t>state-month</m:t>
                </w:del>
              </m:r>
            </m:sub>
          </m:sSub>
          <m:r>
            <w:del w:id="130" w:author="Robbie Parks" w:date="2019-03-05T17:24:00Z">
              <w:rPr>
                <w:rFonts w:ascii="Cambria Math" w:hAnsi="Cambria Math"/>
                <w:color w:val="000000" w:themeColor="text1"/>
              </w:rPr>
              <m:t xml:space="preserve">+ </m:t>
            </w:del>
          </m:r>
          <m:r>
            <w:del w:id="131" w:author="Robbie Parks" w:date="2019-03-05T17:24:00Z">
              <m:rPr>
                <m:sty m:val="p"/>
              </m:rPr>
              <w:rPr>
                <w:rFonts w:ascii="Cambria Math" w:hAnsi="Cambria Math"/>
                <w:color w:val="000000" w:themeColor="text1"/>
              </w:rPr>
              <w:br/>
            </w:del>
          </m:r>
        </m:oMath>
        <m:oMath>
          <m:sSub>
            <m:sSubPr>
              <m:ctrlPr>
                <w:del w:id="132" w:author="Robbie Parks" w:date="2019-03-05T17:24:00Z">
                  <w:rPr>
                    <w:rFonts w:ascii="Cambria Math" w:hAnsi="Cambria Math"/>
                    <w:i/>
                  </w:rPr>
                </w:del>
              </m:ctrlPr>
            </m:sSubPr>
            <m:e>
              <m:r>
                <w:del w:id="133" w:author="Robbie Parks" w:date="2019-03-05T17:24:00Z">
                  <w:rPr>
                    <w:rFonts w:ascii="Cambria Math" w:hAnsi="Cambria Math"/>
                  </w:rPr>
                  <m:t>ν</m:t>
                </w:del>
              </m:r>
            </m:e>
            <m:sub>
              <m:r>
                <w:del w:id="134" w:author="Robbie Parks" w:date="2019-03-05T17:24:00Z">
                  <w:rPr>
                    <w:rFonts w:ascii="Cambria Math" w:hAnsi="Cambria Math"/>
                  </w:rPr>
                  <m:t>month-year</m:t>
                </w:del>
              </m:r>
            </m:sub>
          </m:sSub>
          <m:r>
            <w:del w:id="135" w:author="Robbie Parks" w:date="2019-03-05T17:24:00Z">
              <m:rPr>
                <m:sty m:val="p"/>
              </m:rPr>
              <w:rPr>
                <w:rFonts w:ascii="Cambria Math" w:hAnsi="Cambria Math"/>
                <w:vertAlign w:val="subscript"/>
              </w:rPr>
              <m:t xml:space="preserve"> </m:t>
            </w:del>
          </m:r>
          <m:r>
            <w:del w:id="136" w:author="Robbie Parks" w:date="2019-03-05T17:24:00Z">
              <m:rPr>
                <m:sty m:val="p"/>
              </m:rPr>
              <w:rPr>
                <w:rFonts w:ascii="Cambria Math" w:hAnsi="Cambria Math"/>
              </w:rPr>
              <m:t>+</m:t>
            </w:del>
          </m:r>
          <m:r>
            <w:del w:id="137" w:author="Robbie Parks" w:date="2019-03-05T17:24:00Z">
              <m:rPr>
                <m:sty m:val="p"/>
              </m:rPr>
              <w:rPr>
                <w:rFonts w:ascii="Cambria Math" w:hAnsi="Cambria Math"/>
                <w:color w:val="000000" w:themeColor="text1"/>
              </w:rPr>
              <w:br/>
            </w:del>
          </m:r>
        </m:oMath>
        <m:oMath>
          <m:sSub>
            <m:sSubPr>
              <m:ctrlPr>
                <w:del w:id="138" w:author="Robbie Parks" w:date="2019-03-05T17:24:00Z">
                  <w:rPr>
                    <w:rFonts w:ascii="Cambria Math" w:hAnsi="Cambria Math"/>
                    <w:i/>
                  </w:rPr>
                </w:del>
              </m:ctrlPr>
            </m:sSubPr>
            <m:e>
              <m:r>
                <w:del w:id="139" w:author="Robbie Parks" w:date="2019-03-05T17:24:00Z">
                  <w:rPr>
                    <w:rFonts w:ascii="Cambria Math" w:hAnsi="Cambria Math"/>
                  </w:rPr>
                  <m:t>ɛ</m:t>
                </w:del>
              </m:r>
            </m:e>
            <m:sub>
              <m:r>
                <w:del w:id="140" w:author="Robbie Parks" w:date="2019-03-05T17:24:00Z">
                  <w:rPr>
                    <w:rFonts w:ascii="Cambria Math" w:hAnsi="Cambria Math"/>
                    <w:vertAlign w:val="subscript"/>
                  </w:rPr>
                  <m:t>state-month-year</m:t>
                </w:del>
              </m:r>
            </m:sub>
          </m:sSub>
          <m:r>
            <w:del w:id="141" w:author="Robbie Parks" w:date="2019-03-05T17:24:00Z">
              <w:rPr>
                <w:rFonts w:ascii="Cambria Math" w:hAnsi="Cambria Math"/>
                <w:color w:val="000000" w:themeColor="text1"/>
              </w:rPr>
              <m:t>+</m:t>
            </w:del>
          </m:r>
          <m:r>
            <w:del w:id="142" w:author="Robbie Parks" w:date="2019-03-05T17:24:00Z">
              <m:rPr>
                <m:sty m:val="p"/>
              </m:rPr>
              <w:rPr>
                <w:rFonts w:ascii="Cambria Math" w:hAnsi="Cambria Math"/>
                <w:color w:val="000000" w:themeColor="text1"/>
              </w:rPr>
              <w:br/>
            </w:del>
          </m:r>
        </m:oMath>
        <w:bookmarkStart w:id="143" w:name="OLE_LINK1"/>
        <w:bookmarkStart w:id="144" w:name="OLE_LINK2"/>
        <m:oMath>
          <m:sSub>
            <m:sSubPr>
              <m:ctrlPr>
                <w:del w:id="145" w:author="Robbie Parks" w:date="2019-03-05T17:24:00Z">
                  <w:rPr>
                    <w:rFonts w:ascii="Cambria Math" w:hAnsi="Cambria Math"/>
                    <w:sz w:val="22"/>
                    <w:szCs w:val="22"/>
                  </w:rPr>
                </w:del>
              </m:ctrlPr>
            </m:sSubPr>
            <m:e>
              <m:r>
                <w:del w:id="146" w:author="Robbie Parks" w:date="2019-03-05T17:24:00Z">
                  <m:rPr>
                    <m:sty m:val="p"/>
                  </m:rPr>
                  <w:rPr>
                    <w:rFonts w:ascii="Cambria Math" w:hAnsi="Cambria Math"/>
                    <w:sz w:val="22"/>
                    <w:szCs w:val="22"/>
                  </w:rPr>
                  <m:t>γ</m:t>
                </w:del>
              </m:r>
            </m:e>
            <m:sub>
              <m:r>
                <w:del w:id="147" w:author="Robbie Parks" w:date="2019-03-05T17:24:00Z">
                  <w:rPr>
                    <w:rFonts w:ascii="Cambria Math" w:hAnsi="Cambria Math"/>
                    <w:sz w:val="22"/>
                    <w:szCs w:val="22"/>
                  </w:rPr>
                  <m:t>month</m:t>
                </w:del>
              </m:r>
            </m:sub>
          </m:sSub>
          <m:r>
            <w:del w:id="148" w:author="Robbie Parks" w:date="2019-03-05T17:24:00Z">
              <m:rPr>
                <m:sty m:val="p"/>
              </m:rPr>
              <w:rPr>
                <w:rFonts w:ascii="Cambria Math" w:hAnsi="Cambria Math"/>
                <w:sz w:val="22"/>
                <w:szCs w:val="22"/>
              </w:rPr>
              <m:t>·</m:t>
            </w:del>
          </m:r>
          <m:sSub>
            <m:sSubPr>
              <m:ctrlPr>
                <w:del w:id="149" w:author="Robbie Parks" w:date="2019-03-05T17:24:00Z">
                  <w:rPr>
                    <w:rFonts w:ascii="Cambria Math" w:hAnsi="Cambria Math"/>
                    <w:i/>
                    <w:sz w:val="22"/>
                    <w:szCs w:val="22"/>
                  </w:rPr>
                </w:del>
              </m:ctrlPr>
            </m:sSubPr>
            <m:e>
              <m:r>
                <w:del w:id="150" w:author="Robbie Parks" w:date="2019-03-05T17:24:00Z">
                  <w:rPr>
                    <w:rFonts w:ascii="Cambria Math" w:hAnsi="Cambria Math"/>
                    <w:sz w:val="22"/>
                    <w:szCs w:val="22"/>
                  </w:rPr>
                  <m:t>Anomaly</m:t>
                </w:del>
              </m:r>
            </m:e>
            <m:sub>
              <m:r>
                <w:del w:id="151" w:author="Robbie Parks" w:date="2019-03-05T17:24:00Z">
                  <w:rPr>
                    <w:rFonts w:ascii="Cambria Math" w:hAnsi="Cambria Math"/>
                    <w:sz w:val="22"/>
                    <w:szCs w:val="22"/>
                    <w:vertAlign w:val="subscript"/>
                  </w:rPr>
                  <m:t>state-month</m:t>
                </w:del>
              </m:r>
            </m:sub>
          </m:sSub>
          <m:r>
            <w:del w:id="152" w:author="Robbie Parks" w:date="2019-03-05T17:24:00Z">
              <m:rPr>
                <m:sty m:val="p"/>
              </m:rPr>
              <w:rPr>
                <w:rFonts w:ascii="Cambria Math" w:hAnsi="Cambria Math"/>
                <w:sz w:val="22"/>
                <w:szCs w:val="22"/>
                <w:vertAlign w:val="subscript"/>
              </w:rPr>
              <m:t xml:space="preserve"> </m:t>
            </w:del>
          </m:r>
        </m:oMath>
      </m:oMathPara>
      <w:bookmarkEnd w:id="143"/>
      <w:bookmarkEnd w:id="144"/>
    </w:p>
    <w:p w14:paraId="525250DE" w14:textId="77777777" w:rsidR="0065196B" w:rsidRDefault="0065196B" w:rsidP="0065196B">
      <w:pPr>
        <w:jc w:val="both"/>
        <w:outlineLvl w:val="0"/>
        <w:rPr>
          <w:color w:val="000000" w:themeColor="text1"/>
        </w:rPr>
      </w:pPr>
    </w:p>
    <w:p w14:paraId="3AF53BC0" w14:textId="77777777" w:rsidR="0065196B" w:rsidRDefault="0065196B" w:rsidP="0065196B">
      <w:pPr>
        <w:spacing w:line="480" w:lineRule="auto"/>
        <w:jc w:val="both"/>
        <w:outlineLvl w:val="0"/>
      </w:pPr>
    </w:p>
    <w:p w14:paraId="6D020C30" w14:textId="77777777"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7777777" w:rsidR="0065196B" w:rsidRPr="00D92F3C" w:rsidRDefault="0065196B" w:rsidP="0065196B">
      <w:pPr>
        <w:spacing w:line="480" w:lineRule="auto"/>
        <w:jc w:val="both"/>
        <w:outlineLvl w:val="0"/>
      </w:pPr>
      <w:r>
        <w:rPr>
          <w:color w:val="000000" w:themeColor="text1"/>
        </w:rPr>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to allow variation 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Pr="00C450F3">
        <w:rPr>
          <w:noProof/>
          <w:vertAlign w:val="superscript"/>
        </w:rPr>
        <w:t>41</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777777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Pr="00284EE0">
        <w:rPr>
          <w:color w:val="000000" w:themeColor="text1"/>
        </w:rPr>
        <w:t xml:space="preserve">. </w:t>
      </w:r>
      <w:r>
        <w:rPr>
          <w:color w:val="000000" w:themeColor="text1"/>
        </w:rPr>
        <w:t>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Pr>
          <w:color w:val="000000" w:themeColor="text1"/>
          <w:lang w:val="en-US"/>
        </w:rPr>
        <w:fldChar w:fldCharType="separate"/>
      </w:r>
      <w:r w:rsidRPr="00C450F3">
        <w:rPr>
          <w:noProof/>
          <w:color w:val="000000" w:themeColor="text1"/>
          <w:vertAlign w:val="superscript"/>
          <w:lang w:val="en-US"/>
        </w:rPr>
        <w:t>43</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77777777" w:rsidR="0065196B" w:rsidRDefault="0065196B" w:rsidP="0065196B">
      <w:pPr>
        <w:spacing w:line="480" w:lineRule="auto"/>
        <w:jc w:val="both"/>
        <w:outlineLvl w:val="0"/>
        <w:rPr>
          <w:color w:val="000000" w:themeColor="text1"/>
        </w:rPr>
      </w:pPr>
      <w:r>
        <w:rPr>
          <w:color w:val="000000" w:themeColor="text1"/>
        </w:rPr>
        <w:lastRenderedPageBreak/>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16</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25E95FA0"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del w:id="153" w:author="Robbie Parks" w:date="2019-03-05T17:17:00Z">
        <w:r w:rsidRPr="009F1115" w:rsidDel="000C2776">
          <w:rPr>
            <w:color w:val="000000" w:themeColor="text1"/>
          </w:rPr>
          <w:delText xml:space="preserve">were </w:delText>
        </w:r>
      </w:del>
      <w:ins w:id="154" w:author="Robbie Parks" w:date="2019-03-05T17:17:00Z">
        <w:r w:rsidR="000C2776">
          <w:rPr>
            <w:color w:val="000000" w:themeColor="text1"/>
          </w:rPr>
          <w:t>were derived</w:t>
        </w:r>
        <w:r w:rsidR="000C2776" w:rsidRPr="009F1115">
          <w:rPr>
            <w:color w:val="000000" w:themeColor="text1"/>
          </w:rPr>
          <w:t xml:space="preserve"> </w:t>
        </w:r>
      </w:ins>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del w:id="155" w:author="Robbie Parks" w:date="2019-03-05T17:17:00Z">
        <w:r w:rsidRPr="009F1115" w:rsidDel="000C2776">
          <w:rPr>
            <w:color w:val="000000" w:themeColor="text1"/>
          </w:rPr>
          <w:delText>posterior distribution</w:delText>
        </w:r>
      </w:del>
      <w:ins w:id="156" w:author="Robbie Parks" w:date="2019-03-05T17:17:00Z">
        <w:r w:rsidR="000C2776">
          <w:rPr>
            <w:color w:val="000000" w:themeColor="text1"/>
          </w:rPr>
          <w:t>sampled values</w:t>
        </w:r>
      </w:ins>
      <w:del w:id="157" w:author="Robbie Parks" w:date="2019-03-05T17:17:00Z">
        <w:r w:rsidRPr="009F1115" w:rsidDel="000C2776">
          <w:rPr>
            <w:color w:val="000000" w:themeColor="text1"/>
          </w:rPr>
          <w:delText xml:space="preserve"> of additional deaths</w:delText>
        </w:r>
      </w:del>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1E6AE7E4" w:rsidR="0065196B" w:rsidRPr="009F1115" w:rsidRDefault="0065196B" w:rsidP="0065196B">
      <w:pPr>
        <w:spacing w:line="480" w:lineRule="auto"/>
        <w:jc w:val="both"/>
      </w:pPr>
      <w:r w:rsidRPr="009F1115">
        <w:t xml:space="preserve">We also conducted sensitivity analyses to assess how much our results might depend on </w:t>
      </w:r>
      <w:del w:id="158" w:author="Robbie Parks" w:date="2019-03-05T17:04:00Z">
        <w:r w:rsidRPr="009F1115" w:rsidDel="008E26B6">
          <w:delText>how we</w:delText>
        </w:r>
      </w:del>
      <w:ins w:id="159" w:author="Robbie Parks" w:date="2019-03-05T17:04:00Z">
        <w:r w:rsidR="008E26B6" w:rsidRPr="009F1115">
          <w:t>the temperature metric used to</w:t>
        </w:r>
      </w:ins>
      <w:r w:rsidRPr="009F1115">
        <w:t xml:space="preserve"> generate anomalous temperature. First, instead of building our monthly temperature anomalies based on daily mean temperatures, we used </w:t>
      </w:r>
      <w:ins w:id="160" w:author="Robbie Parks" w:date="2019-03-05T17:04:00Z">
        <w:r w:rsidR="00BE2421" w:rsidRPr="009F1115">
          <w:t xml:space="preserve">both </w:t>
        </w:r>
      </w:ins>
      <w:r w:rsidRPr="009F1115">
        <w:t>daily maxima and minima.  However, these measures were strongly correlated to those generated from daily means (Supplementary Table 2)</w:t>
      </w:r>
      <w:ins w:id="161" w:author="Robbie Parks" w:date="2019-03-05T17:04:00Z">
        <w:r w:rsidR="00BE2421" w:rsidRPr="009F1115">
          <w:t xml:space="preserve"> and therefore</w:t>
        </w:r>
      </w:ins>
      <w:del w:id="162" w:author="Robbie Parks" w:date="2019-03-05T17:04:00Z">
        <w:r w:rsidRPr="009F1115" w:rsidDel="00BE2421">
          <w:delText>.</w:delText>
        </w:r>
      </w:del>
      <w:r w:rsidRPr="009F1115">
        <w:t xml:space="preserve"> </w:t>
      </w:r>
      <w:del w:id="163" w:author="Robbie Parks" w:date="2019-03-05T17:04:00Z">
        <w:r w:rsidRPr="009F1115" w:rsidDel="00BE2421">
          <w:delText xml:space="preserve">Consequently, </w:delText>
        </w:r>
      </w:del>
      <w:r w:rsidRPr="009F1115">
        <w:t xml:space="preserve">we did not run models using these alternatives. </w:t>
      </w:r>
    </w:p>
    <w:p w14:paraId="6A6D02AC" w14:textId="77777777" w:rsidR="0065196B" w:rsidRPr="009F1115" w:rsidRDefault="0065196B" w:rsidP="0065196B">
      <w:pPr>
        <w:spacing w:line="480" w:lineRule="auto"/>
        <w:jc w:val="both"/>
      </w:pPr>
    </w:p>
    <w:p w14:paraId="730C720E" w14:textId="242047DB" w:rsidR="0065196B" w:rsidRPr="009F1115" w:rsidRDefault="00BE2421" w:rsidP="0065196B">
      <w:pPr>
        <w:spacing w:line="480" w:lineRule="auto"/>
        <w:jc w:val="both"/>
      </w:pPr>
      <w:ins w:id="164" w:author="Robbie Parks" w:date="2019-03-05T17:04:00Z">
        <w:r w:rsidRPr="009F1115">
          <w:t>Together with temperature anomaly based on daily mean t</w:t>
        </w:r>
      </w:ins>
      <w:ins w:id="165" w:author="Robbie Parks" w:date="2019-03-05T17:05:00Z">
        <w:r w:rsidRPr="009F1115">
          <w:t xml:space="preserve">emperatures, </w:t>
        </w:r>
      </w:ins>
      <w:del w:id="166" w:author="Robbie Parks" w:date="2019-03-05T17:05:00Z">
        <w:r w:rsidR="0065196B" w:rsidRPr="009F1115" w:rsidDel="00BE2421">
          <w:delText xml:space="preserve">We </w:delText>
        </w:r>
      </w:del>
      <w:ins w:id="167" w:author="Robbie Parks" w:date="2019-03-05T17:05:00Z">
        <w:r w:rsidRPr="009F1115">
          <w:t xml:space="preserve">we </w:t>
        </w:r>
      </w:ins>
      <w:r w:rsidR="0065196B" w:rsidRPr="009F1115">
        <w:t xml:space="preserve">also included </w:t>
      </w:r>
      <w:del w:id="168" w:author="Robbie Parks" w:date="2019-03-05T17:05:00Z">
        <w:r w:rsidR="0065196B" w:rsidRPr="009F1115" w:rsidDel="00BE2421">
          <w:delText xml:space="preserve">more </w:delText>
        </w:r>
      </w:del>
      <w:ins w:id="169" w:author="Robbie Parks" w:date="2019-03-05T17:05:00Z">
        <w:r w:rsidRPr="009F1115">
          <w:t xml:space="preserve">a second </w:t>
        </w:r>
      </w:ins>
      <w:del w:id="170" w:author="Robbie Parks" w:date="2019-03-05T17:05:00Z">
        <w:r w:rsidR="0065196B" w:rsidRPr="009F1115" w:rsidDel="00BE2421">
          <w:delText xml:space="preserve">than one </w:delText>
        </w:r>
      </w:del>
      <w:r w:rsidR="0065196B" w:rsidRPr="009F1115">
        <w:t xml:space="preserve">measure of temperature anomaly in the model. The additional measures we considered were: </w:t>
      </w:r>
    </w:p>
    <w:p w14:paraId="3F8072E1" w14:textId="145BA4A1" w:rsidR="0065196B" w:rsidRPr="001F3A6B" w:rsidRDefault="0065196B" w:rsidP="0065196B">
      <w:pPr>
        <w:pStyle w:val="ListParagraph"/>
        <w:numPr>
          <w:ilvl w:val="0"/>
          <w:numId w:val="12"/>
        </w:numPr>
        <w:spacing w:line="480" w:lineRule="auto"/>
        <w:jc w:val="both"/>
        <w:rPr>
          <w:ins w:id="171" w:author="Robbie Parks" w:date="2019-03-05T17:06:00Z"/>
          <w:rFonts w:ascii="Times New Roman" w:hAnsi="Times New Roman"/>
          <w:i/>
          <w:color w:val="000000" w:themeColor="text1"/>
          <w:sz w:val="24"/>
          <w:szCs w:val="24"/>
          <w:rPrChange w:id="172" w:author="Robbie Parks" w:date="2019-03-05T17:06:00Z">
            <w:rPr>
              <w:ins w:id="173" w:author="Robbie Parks" w:date="2019-03-05T17:06:00Z"/>
              <w:rFonts w:ascii="Times New Roman" w:hAnsi="Times New Roman"/>
              <w:sz w:val="24"/>
              <w:szCs w:val="24"/>
            </w:rPr>
          </w:rPrChange>
        </w:rPr>
      </w:pPr>
      <w:del w:id="174" w:author="Robbie Parks" w:date="2019-03-05T17:06:00Z">
        <w:r w:rsidRPr="009F1115" w:rsidDel="001F3A6B">
          <w:rPr>
            <w:rFonts w:ascii="Times New Roman" w:hAnsi="Times New Roman"/>
            <w:sz w:val="24"/>
            <w:szCs w:val="24"/>
          </w:rPr>
          <w:delText xml:space="preserve">monthly standard deviation of daily mean temperatures, as </w:delText>
        </w:r>
      </w:del>
      <w:r w:rsidRPr="009F1115">
        <w:rPr>
          <w:rFonts w:ascii="Times New Roman" w:hAnsi="Times New Roman"/>
          <w:sz w:val="24"/>
          <w:szCs w:val="24"/>
        </w:rPr>
        <w:t>a measure of variability within a given month</w:t>
      </w:r>
      <w:ins w:id="175" w:author="Robbie Parks" w:date="2019-03-05T17:06:00Z">
        <w:r w:rsidR="001F3A6B">
          <w:rPr>
            <w:rFonts w:ascii="Times New Roman" w:hAnsi="Times New Roman"/>
            <w:sz w:val="24"/>
            <w:szCs w:val="24"/>
          </w:rPr>
          <w:t>:</w:t>
        </w:r>
      </w:ins>
    </w:p>
    <w:p w14:paraId="1AC77980" w14:textId="05FE8CEA" w:rsidR="001F3A6B" w:rsidRPr="000D39DD" w:rsidRDefault="001F3A6B" w:rsidP="001F3A6B">
      <w:pPr>
        <w:pStyle w:val="ListParagraph"/>
        <w:numPr>
          <w:ilvl w:val="1"/>
          <w:numId w:val="12"/>
        </w:numPr>
        <w:spacing w:line="480" w:lineRule="auto"/>
        <w:jc w:val="both"/>
        <w:rPr>
          <w:rFonts w:ascii="Times New Roman" w:hAnsi="Times New Roman"/>
          <w:i/>
          <w:color w:val="000000" w:themeColor="text1"/>
          <w:sz w:val="24"/>
          <w:szCs w:val="24"/>
          <w:rPrChange w:id="176" w:author="Robbie Parks" w:date="2019-03-05T17:06:00Z">
            <w:rPr>
              <w:rFonts w:ascii="Times New Roman" w:hAnsi="Times New Roman"/>
              <w:i/>
              <w:color w:val="000000" w:themeColor="text1"/>
              <w:sz w:val="24"/>
              <w:szCs w:val="24"/>
              <w:highlight w:val="yellow"/>
            </w:rPr>
          </w:rPrChange>
        </w:rPr>
        <w:pPrChange w:id="177" w:author="Robbie Parks" w:date="2019-03-05T17:06:00Z">
          <w:pPr>
            <w:pStyle w:val="ListParagraph"/>
            <w:numPr>
              <w:numId w:val="12"/>
            </w:numPr>
            <w:spacing w:line="480" w:lineRule="auto"/>
            <w:ind w:hanging="360"/>
            <w:jc w:val="both"/>
          </w:pPr>
        </w:pPrChange>
      </w:pPr>
      <w:ins w:id="178" w:author="Robbie Parks" w:date="2019-03-05T17:07:00Z">
        <w:r w:rsidRPr="00620D06">
          <w:rPr>
            <w:rFonts w:ascii="Times New Roman" w:hAnsi="Times New Roman"/>
            <w:sz w:val="24"/>
            <w:szCs w:val="24"/>
          </w:rPr>
          <w:t>monthly standard deviation of daily mean temperatures</w:t>
        </w:r>
      </w:ins>
    </w:p>
    <w:p w14:paraId="3DC3FBE1" w14:textId="77777777" w:rsidR="0065196B" w:rsidRPr="000D39DD" w:rsidRDefault="0065196B" w:rsidP="0065196B">
      <w:pPr>
        <w:pStyle w:val="ListParagraph"/>
        <w:numPr>
          <w:ilvl w:val="0"/>
          <w:numId w:val="12"/>
        </w:numPr>
        <w:spacing w:line="480" w:lineRule="auto"/>
        <w:jc w:val="both"/>
        <w:rPr>
          <w:rFonts w:ascii="Times New Roman" w:hAnsi="Times New Roman"/>
          <w:i/>
          <w:color w:val="000000" w:themeColor="text1"/>
          <w:sz w:val="24"/>
          <w:szCs w:val="24"/>
          <w:rPrChange w:id="179" w:author="Robbie Parks" w:date="2019-03-05T17:06:00Z">
            <w:rPr>
              <w:rFonts w:ascii="Times New Roman" w:hAnsi="Times New Roman"/>
              <w:i/>
              <w:color w:val="000000" w:themeColor="text1"/>
              <w:sz w:val="24"/>
              <w:szCs w:val="24"/>
              <w:highlight w:val="yellow"/>
            </w:rPr>
          </w:rPrChange>
        </w:rPr>
      </w:pPr>
      <w:r w:rsidRPr="000D39DD">
        <w:rPr>
          <w:rFonts w:ascii="Times New Roman" w:hAnsi="Times New Roman"/>
          <w:sz w:val="24"/>
          <w:szCs w:val="24"/>
          <w:rPrChange w:id="180" w:author="Robbie Parks" w:date="2019-03-05T17:06:00Z">
            <w:rPr>
              <w:rFonts w:ascii="Times New Roman" w:hAnsi="Times New Roman"/>
              <w:sz w:val="24"/>
              <w:szCs w:val="24"/>
              <w:highlight w:val="yellow"/>
            </w:rPr>
          </w:rPrChange>
        </w:rPr>
        <w:t xml:space="preserve">four measures of extreme anomalous temperature (each adjusted for length of month): </w:t>
      </w:r>
    </w:p>
    <w:p w14:paraId="22A2ADEC" w14:textId="77777777" w:rsidR="0065196B" w:rsidRPr="000D39DD" w:rsidRDefault="0065196B" w:rsidP="0065196B">
      <w:pPr>
        <w:pStyle w:val="ListParagraph"/>
        <w:numPr>
          <w:ilvl w:val="1"/>
          <w:numId w:val="12"/>
        </w:numPr>
        <w:spacing w:line="480" w:lineRule="auto"/>
        <w:jc w:val="both"/>
        <w:rPr>
          <w:rFonts w:ascii="Times New Roman" w:hAnsi="Times New Roman"/>
          <w:i/>
          <w:color w:val="000000" w:themeColor="text1"/>
          <w:sz w:val="24"/>
          <w:szCs w:val="24"/>
          <w:rPrChange w:id="181" w:author="Robbie Parks" w:date="2019-03-05T17:06:00Z">
            <w:rPr>
              <w:rFonts w:ascii="Times New Roman" w:hAnsi="Times New Roman"/>
              <w:i/>
              <w:color w:val="000000" w:themeColor="text1"/>
              <w:sz w:val="24"/>
              <w:szCs w:val="24"/>
              <w:highlight w:val="yellow"/>
            </w:rPr>
          </w:rPrChange>
        </w:rPr>
      </w:pPr>
      <w:r w:rsidRPr="000D39DD">
        <w:rPr>
          <w:rFonts w:ascii="Times New Roman" w:hAnsi="Times New Roman"/>
          <w:sz w:val="24"/>
          <w:szCs w:val="24"/>
          <w:rPrChange w:id="182" w:author="Robbie Parks" w:date="2019-03-05T17:06:00Z">
            <w:rPr>
              <w:rFonts w:ascii="Times New Roman" w:hAnsi="Times New Roman"/>
              <w:sz w:val="24"/>
              <w:szCs w:val="24"/>
              <w:highlight w:val="yellow"/>
            </w:rPr>
          </w:rPrChange>
        </w:rPr>
        <w:t>number of days in a month above the long-term 90</w:t>
      </w:r>
      <w:r w:rsidRPr="000D39DD">
        <w:rPr>
          <w:rFonts w:ascii="Times New Roman" w:hAnsi="Times New Roman"/>
          <w:sz w:val="24"/>
          <w:szCs w:val="24"/>
          <w:vertAlign w:val="superscript"/>
          <w:rPrChange w:id="183" w:author="Robbie Parks" w:date="2019-03-05T17:06:00Z">
            <w:rPr>
              <w:rFonts w:ascii="Times New Roman" w:hAnsi="Times New Roman"/>
              <w:sz w:val="24"/>
              <w:szCs w:val="24"/>
              <w:highlight w:val="yellow"/>
              <w:vertAlign w:val="superscript"/>
            </w:rPr>
          </w:rPrChange>
        </w:rPr>
        <w:t>th</w:t>
      </w:r>
      <w:r w:rsidRPr="000D39DD">
        <w:rPr>
          <w:rFonts w:ascii="Times New Roman" w:hAnsi="Times New Roman"/>
          <w:sz w:val="24"/>
          <w:szCs w:val="24"/>
          <w:rPrChange w:id="184" w:author="Robbie Parks" w:date="2019-03-05T17:06:00Z">
            <w:rPr>
              <w:rFonts w:ascii="Times New Roman" w:hAnsi="Times New Roman"/>
              <w:sz w:val="24"/>
              <w:szCs w:val="24"/>
              <w:highlight w:val="yellow"/>
            </w:rPr>
          </w:rPrChange>
        </w:rPr>
        <w:t xml:space="preserve"> percentile </w:t>
      </w:r>
    </w:p>
    <w:p w14:paraId="55F6FFA3" w14:textId="77777777" w:rsidR="0065196B" w:rsidRPr="000D39DD" w:rsidRDefault="0065196B" w:rsidP="0065196B">
      <w:pPr>
        <w:pStyle w:val="ListParagraph"/>
        <w:numPr>
          <w:ilvl w:val="1"/>
          <w:numId w:val="12"/>
        </w:numPr>
        <w:spacing w:line="480" w:lineRule="auto"/>
        <w:jc w:val="both"/>
        <w:rPr>
          <w:rFonts w:ascii="Times New Roman" w:hAnsi="Times New Roman"/>
          <w:i/>
          <w:color w:val="000000" w:themeColor="text1"/>
          <w:sz w:val="24"/>
          <w:szCs w:val="24"/>
          <w:rPrChange w:id="185" w:author="Robbie Parks" w:date="2019-03-05T17:06:00Z">
            <w:rPr>
              <w:rFonts w:ascii="Times New Roman" w:hAnsi="Times New Roman"/>
              <w:i/>
              <w:color w:val="000000" w:themeColor="text1"/>
              <w:sz w:val="24"/>
              <w:szCs w:val="24"/>
              <w:highlight w:val="yellow"/>
            </w:rPr>
          </w:rPrChange>
        </w:rPr>
      </w:pPr>
      <w:r w:rsidRPr="000D39DD">
        <w:rPr>
          <w:rFonts w:ascii="Times New Roman" w:hAnsi="Times New Roman"/>
          <w:sz w:val="24"/>
          <w:szCs w:val="24"/>
          <w:rPrChange w:id="186" w:author="Robbie Parks" w:date="2019-03-05T17:06:00Z">
            <w:rPr>
              <w:rFonts w:ascii="Times New Roman" w:hAnsi="Times New Roman"/>
              <w:sz w:val="24"/>
              <w:szCs w:val="24"/>
              <w:highlight w:val="yellow"/>
            </w:rPr>
          </w:rPrChange>
        </w:rPr>
        <w:t>number of days above an absolute threshold of 30°C</w:t>
      </w:r>
    </w:p>
    <w:p w14:paraId="7FBA064C" w14:textId="77777777" w:rsidR="0065196B" w:rsidRPr="000D39DD" w:rsidRDefault="0065196B" w:rsidP="0065196B">
      <w:pPr>
        <w:pStyle w:val="ListParagraph"/>
        <w:numPr>
          <w:ilvl w:val="1"/>
          <w:numId w:val="12"/>
        </w:numPr>
        <w:spacing w:line="480" w:lineRule="auto"/>
        <w:jc w:val="both"/>
        <w:rPr>
          <w:rFonts w:ascii="Times New Roman" w:hAnsi="Times New Roman"/>
          <w:i/>
          <w:color w:val="000000" w:themeColor="text1"/>
          <w:sz w:val="24"/>
          <w:szCs w:val="24"/>
          <w:rPrChange w:id="187" w:author="Robbie Parks" w:date="2019-03-05T17:06:00Z">
            <w:rPr>
              <w:rFonts w:ascii="Times New Roman" w:hAnsi="Times New Roman"/>
              <w:i/>
              <w:color w:val="000000" w:themeColor="text1"/>
              <w:sz w:val="24"/>
              <w:szCs w:val="24"/>
              <w:highlight w:val="yellow"/>
            </w:rPr>
          </w:rPrChange>
        </w:rPr>
      </w:pPr>
      <w:r w:rsidRPr="000D39DD">
        <w:rPr>
          <w:rFonts w:ascii="Times New Roman" w:hAnsi="Times New Roman"/>
          <w:sz w:val="24"/>
          <w:szCs w:val="24"/>
          <w:rPrChange w:id="188" w:author="Robbie Parks" w:date="2019-03-05T17:06:00Z">
            <w:rPr>
              <w:rFonts w:ascii="Times New Roman" w:hAnsi="Times New Roman"/>
              <w:sz w:val="24"/>
              <w:szCs w:val="24"/>
              <w:highlight w:val="yellow"/>
            </w:rPr>
          </w:rPrChange>
        </w:rPr>
        <w:t>number of at minimum three-day episodes above the long-term 90</w:t>
      </w:r>
      <w:r w:rsidRPr="000D39DD">
        <w:rPr>
          <w:rFonts w:ascii="Times New Roman" w:hAnsi="Times New Roman"/>
          <w:sz w:val="24"/>
          <w:szCs w:val="24"/>
          <w:vertAlign w:val="superscript"/>
          <w:rPrChange w:id="189" w:author="Robbie Parks" w:date="2019-03-05T17:06:00Z">
            <w:rPr>
              <w:rFonts w:ascii="Times New Roman" w:hAnsi="Times New Roman"/>
              <w:sz w:val="24"/>
              <w:szCs w:val="24"/>
              <w:highlight w:val="yellow"/>
              <w:vertAlign w:val="superscript"/>
            </w:rPr>
          </w:rPrChange>
        </w:rPr>
        <w:t>th</w:t>
      </w:r>
      <w:r w:rsidRPr="000D39DD">
        <w:rPr>
          <w:rFonts w:ascii="Times New Roman" w:hAnsi="Times New Roman"/>
          <w:sz w:val="24"/>
          <w:szCs w:val="24"/>
          <w:rPrChange w:id="190" w:author="Robbie Parks" w:date="2019-03-05T17:06:00Z">
            <w:rPr>
              <w:rFonts w:ascii="Times New Roman" w:hAnsi="Times New Roman"/>
              <w:sz w:val="24"/>
              <w:szCs w:val="24"/>
              <w:highlight w:val="yellow"/>
            </w:rPr>
          </w:rPrChange>
        </w:rPr>
        <w:t xml:space="preserve"> percentile</w:t>
      </w:r>
    </w:p>
    <w:p w14:paraId="1E909C01" w14:textId="77777777" w:rsidR="0065196B" w:rsidRPr="000D39DD" w:rsidRDefault="0065196B" w:rsidP="0065196B">
      <w:pPr>
        <w:pStyle w:val="ListParagraph"/>
        <w:numPr>
          <w:ilvl w:val="1"/>
          <w:numId w:val="12"/>
        </w:numPr>
        <w:spacing w:line="480" w:lineRule="auto"/>
        <w:jc w:val="both"/>
        <w:rPr>
          <w:rFonts w:ascii="Times New Roman" w:hAnsi="Times New Roman"/>
          <w:i/>
          <w:color w:val="000000" w:themeColor="text1"/>
          <w:sz w:val="24"/>
          <w:szCs w:val="24"/>
          <w:rPrChange w:id="191" w:author="Robbie Parks" w:date="2019-03-05T17:06:00Z">
            <w:rPr>
              <w:rFonts w:ascii="Times New Roman" w:hAnsi="Times New Roman"/>
              <w:i/>
              <w:color w:val="000000" w:themeColor="text1"/>
              <w:sz w:val="24"/>
              <w:szCs w:val="24"/>
              <w:highlight w:val="yellow"/>
            </w:rPr>
          </w:rPrChange>
        </w:rPr>
      </w:pPr>
      <w:r w:rsidRPr="000D39DD">
        <w:rPr>
          <w:rFonts w:ascii="Times New Roman" w:hAnsi="Times New Roman"/>
          <w:sz w:val="24"/>
          <w:szCs w:val="24"/>
          <w:rPrChange w:id="192" w:author="Robbie Parks" w:date="2019-03-05T17:06:00Z">
            <w:rPr>
              <w:rFonts w:ascii="Times New Roman" w:hAnsi="Times New Roman"/>
              <w:sz w:val="24"/>
              <w:szCs w:val="24"/>
              <w:highlight w:val="yellow"/>
            </w:rPr>
          </w:rPrChange>
        </w:rPr>
        <w:lastRenderedPageBreak/>
        <w:t>number of at minimum three-day episodes above an absolute threshold of 30°C</w:t>
      </w:r>
    </w:p>
    <w:p w14:paraId="2CBD98B9" w14:textId="74ECDBE3" w:rsidR="0065196B" w:rsidRDefault="0065196B" w:rsidP="0065196B">
      <w:pPr>
        <w:spacing w:line="480" w:lineRule="auto"/>
        <w:jc w:val="both"/>
      </w:pPr>
      <w:r w:rsidRPr="000D39DD">
        <w:rPr>
          <w:rPrChange w:id="193" w:author="Robbie Parks" w:date="2019-03-05T17:06:00Z">
            <w:rPr>
              <w:highlight w:val="yellow"/>
            </w:rPr>
          </w:rPrChange>
        </w:rPr>
        <w:t xml:space="preserve">The </w:t>
      </w:r>
      <w:ins w:id="194" w:author="Robbie Parks" w:date="2019-03-05T17:05:00Z">
        <w:r w:rsidR="00BE2421" w:rsidRPr="000D39DD">
          <w:rPr>
            <w:rPrChange w:id="195" w:author="Robbie Parks" w:date="2019-03-05T17:06:00Z">
              <w:rPr>
                <w:highlight w:val="yellow"/>
              </w:rPr>
            </w:rPrChange>
          </w:rPr>
          <w:t xml:space="preserve">total </w:t>
        </w:r>
      </w:ins>
      <w:r w:rsidRPr="000D39DD">
        <w:rPr>
          <w:rPrChange w:id="196" w:author="Robbie Parks" w:date="2019-03-05T17:06:00Z">
            <w:rPr>
              <w:highlight w:val="yellow"/>
            </w:rPr>
          </w:rPrChange>
        </w:rPr>
        <w:t>estimated excess relative risk values obtained in these sensitivity analyses were similar to the model with anomaly in mean temperature alon</w:t>
      </w:r>
      <w:ins w:id="197" w:author="Robbie Parks" w:date="2019-03-05T17:05:00Z">
        <w:r w:rsidR="00326ABE" w:rsidRPr="000D39DD">
          <w:rPr>
            <w:rPrChange w:id="198" w:author="Robbie Parks" w:date="2019-03-05T17:06:00Z">
              <w:rPr>
                <w:highlight w:val="yellow"/>
              </w:rPr>
            </w:rPrChange>
          </w:rPr>
          <w:t>e</w:t>
        </w:r>
      </w:ins>
      <w:ins w:id="199" w:author="Robbie Parks" w:date="2019-03-05T17:06:00Z">
        <w:r w:rsidR="00326ABE" w:rsidRPr="000D39DD">
          <w:rPr>
            <w:rPrChange w:id="200" w:author="Robbie Parks" w:date="2019-03-05T17:06:00Z">
              <w:rPr>
                <w:highlight w:val="yellow"/>
              </w:rPr>
            </w:rPrChange>
          </w:rPr>
          <w:t xml:space="preserve">. </w:t>
        </w:r>
      </w:ins>
      <w:del w:id="201" w:author="Robbie Parks" w:date="2019-03-05T17:05:00Z">
        <w:r w:rsidRPr="000D39DD" w:rsidDel="00326ABE">
          <w:rPr>
            <w:rPrChange w:id="202" w:author="Robbie Parks" w:date="2019-03-05T17:06:00Z">
              <w:rPr>
                <w:highlight w:val="yellow"/>
              </w:rPr>
            </w:rPrChange>
          </w:rPr>
          <w:delText xml:space="preserve">e, possibly because the different measures of anomaly are correlated, and </w:delText>
        </w:r>
      </w:del>
      <w:del w:id="203" w:author="Robbie Parks" w:date="2019-03-05T17:06:00Z">
        <w:r w:rsidRPr="000D39DD" w:rsidDel="00326ABE">
          <w:rPr>
            <w:rPrChange w:id="204" w:author="Robbie Parks" w:date="2019-03-05T17:06:00Z">
              <w:rPr>
                <w:highlight w:val="yellow"/>
              </w:rPr>
            </w:rPrChange>
          </w:rPr>
          <w:delText>w</w:delText>
        </w:r>
      </w:del>
      <w:ins w:id="205" w:author="Robbie Parks" w:date="2019-03-05T17:06:00Z">
        <w:r w:rsidR="00326ABE" w:rsidRPr="000D39DD">
          <w:rPr>
            <w:rPrChange w:id="206" w:author="Robbie Parks" w:date="2019-03-05T17:06:00Z">
              <w:rPr>
                <w:highlight w:val="yellow"/>
              </w:rPr>
            </w:rPrChange>
          </w:rPr>
          <w:t>W</w:t>
        </w:r>
      </w:ins>
      <w:r w:rsidRPr="000D39DD">
        <w:rPr>
          <w:rPrChange w:id="207" w:author="Robbie Parks" w:date="2019-03-05T17:06:00Z">
            <w:rPr>
              <w:highlight w:val="yellow"/>
            </w:rPr>
          </w:rPrChange>
        </w:rPr>
        <w:t xml:space="preserve">e </w:t>
      </w:r>
      <w:ins w:id="208" w:author="Robbie Parks" w:date="2019-03-05T17:07:00Z">
        <w:r w:rsidR="00172B5B">
          <w:t xml:space="preserve">therefore </w:t>
        </w:r>
      </w:ins>
      <w:r w:rsidRPr="000D39DD">
        <w:rPr>
          <w:rPrChange w:id="209" w:author="Robbie Parks" w:date="2019-03-05T17:06:00Z">
            <w:rPr>
              <w:highlight w:val="yellow"/>
            </w:rPr>
          </w:rPrChange>
        </w:rPr>
        <w:t xml:space="preserve">did not use them in any further additional </w:t>
      </w:r>
      <w:proofErr w:type="gramStart"/>
      <w:r w:rsidRPr="000D39DD">
        <w:rPr>
          <w:rPrChange w:id="210" w:author="Robbie Parks" w:date="2019-03-05T17:06:00Z">
            <w:rPr>
              <w:highlight w:val="yellow"/>
            </w:rPr>
          </w:rPrChange>
        </w:rPr>
        <w:t>deaths</w:t>
      </w:r>
      <w:proofErr w:type="gramEnd"/>
      <w:r w:rsidRPr="000D39DD">
        <w:rPr>
          <w:rPrChange w:id="211" w:author="Robbie Parks" w:date="2019-03-05T17:06:00Z">
            <w:rPr>
              <w:highlight w:val="yellow"/>
            </w:rPr>
          </w:rPrChange>
        </w:rPr>
        <w:t xml:space="preserve"> calculation.</w:t>
      </w:r>
      <w:r w:rsidRPr="007B6B4E">
        <w:t xml:space="preserve"> </w:t>
      </w:r>
      <w:r>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66197A5B" w14:textId="77777777" w:rsidR="0065196B" w:rsidRPr="002F0788" w:rsidRDefault="0065196B" w:rsidP="0065196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Pr="002F0788">
        <w:rPr>
          <w:noProof/>
          <w:lang w:val="en-US"/>
        </w:rPr>
        <w:t>1.</w:t>
      </w:r>
      <w:r w:rsidRPr="002F0788">
        <w:rPr>
          <w:noProof/>
          <w:lang w:val="en-US"/>
        </w:rPr>
        <w:tab/>
        <w:t xml:space="preserve">Watts, N. </w:t>
      </w:r>
      <w:r w:rsidRPr="002F0788">
        <w:rPr>
          <w:i/>
          <w:iCs/>
          <w:noProof/>
          <w:lang w:val="en-US"/>
        </w:rPr>
        <w:t>et al.</w:t>
      </w:r>
      <w:r w:rsidRPr="002F0788">
        <w:rPr>
          <w:noProof/>
          <w:lang w:val="en-US"/>
        </w:rPr>
        <w:t xml:space="preserve"> The 2018 report of the Lancet Countdown on health and climate change: shaping health of nations for centuries to come. </w:t>
      </w:r>
      <w:r w:rsidRPr="002F0788">
        <w:rPr>
          <w:i/>
          <w:iCs/>
          <w:noProof/>
          <w:lang w:val="en-US"/>
        </w:rPr>
        <w:t>Lancet</w:t>
      </w:r>
      <w:r w:rsidRPr="002F0788">
        <w:rPr>
          <w:noProof/>
          <w:lang w:val="en-US"/>
        </w:rPr>
        <w:t xml:space="preserve"> </w:t>
      </w:r>
      <w:r w:rsidRPr="002F0788">
        <w:rPr>
          <w:b/>
          <w:bCs/>
          <w:noProof/>
          <w:lang w:val="en-US"/>
        </w:rPr>
        <w:t>6736,</w:t>
      </w:r>
      <w:r w:rsidRPr="002F0788">
        <w:rPr>
          <w:noProof/>
          <w:lang w:val="en-US"/>
        </w:rPr>
        <w:t xml:space="preserve"> 1–4 (2018).</w:t>
      </w:r>
    </w:p>
    <w:p w14:paraId="7A77D9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62E14CD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784E89E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780E72E2"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D5A390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694A44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6131664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F2E15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6601694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5F31B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10C69B43"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2E3F21A6"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46FA9BA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1731E79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708DDC0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0D3FBC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613EF68F"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4785A377"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6CDCEC1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725907D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5C8F9268"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0AF099F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4B50629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65E21E7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2EB82B4D"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6A6201E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4CF038C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36BF5B80"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6626073A"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5BF0321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28BE2CB1"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22C54CB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061C7D65"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0E0343AB"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2E479E8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0C99B614" w14:textId="77777777" w:rsidR="0065196B" w:rsidRDefault="0065196B" w:rsidP="0065196B">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7FEADB9A" w14:textId="77777777" w:rsidR="0065196B" w:rsidRDefault="0065196B" w:rsidP="0065196B">
      <w:pPr>
        <w:widowControl w:val="0"/>
        <w:autoSpaceDE w:val="0"/>
        <w:autoSpaceDN w:val="0"/>
        <w:adjustRightInd w:val="0"/>
        <w:ind w:left="640" w:hanging="640"/>
        <w:rPr>
          <w:noProof/>
          <w:lang w:val="en-US"/>
        </w:rPr>
      </w:pPr>
    </w:p>
    <w:p w14:paraId="6FF7A7F1" w14:textId="77777777" w:rsidR="0065196B" w:rsidRPr="00D92F3C" w:rsidRDefault="0065196B" w:rsidP="0065196B">
      <w:pPr>
        <w:widowControl w:val="0"/>
        <w:autoSpaceDE w:val="0"/>
        <w:autoSpaceDN w:val="0"/>
        <w:adjustRightInd w:val="0"/>
        <w:ind w:left="640" w:hanging="640"/>
        <w:rPr>
          <w:b/>
          <w:noProof/>
          <w:lang w:val="en-US"/>
        </w:rPr>
      </w:pPr>
      <w:r>
        <w:rPr>
          <w:b/>
          <w:noProof/>
          <w:lang w:val="en-US"/>
        </w:rPr>
        <w:t>Methods</w:t>
      </w:r>
    </w:p>
    <w:p w14:paraId="0AF2B247" w14:textId="77777777" w:rsidR="0065196B" w:rsidRPr="002F0788" w:rsidRDefault="0065196B" w:rsidP="0065196B">
      <w:pPr>
        <w:widowControl w:val="0"/>
        <w:autoSpaceDE w:val="0"/>
        <w:autoSpaceDN w:val="0"/>
        <w:adjustRightInd w:val="0"/>
        <w:ind w:left="640" w:hanging="640"/>
        <w:rPr>
          <w:noProof/>
          <w:lang w:val="en-US"/>
        </w:rPr>
      </w:pPr>
    </w:p>
    <w:p w14:paraId="1BAE0CA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7F287214"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4DAD5C6E"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EBFC8D9"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6E88DAFC" w14:textId="77777777" w:rsidR="0065196B" w:rsidRPr="002F0788" w:rsidRDefault="0065196B" w:rsidP="0065196B">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1345F18E" w14:textId="77777777" w:rsidR="0065196B" w:rsidRPr="002F0788" w:rsidRDefault="0065196B" w:rsidP="0065196B">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7D509FBC" w14:textId="77777777" w:rsidR="0065196B" w:rsidRDefault="0065196B" w:rsidP="0065196B">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01C7C51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del w:id="212" w:author="Robbie Parks" w:date="2019-03-05T17:07:00Z">
        <w:r w:rsidDel="00710E1D">
          <w:rPr>
            <w:color w:val="000000" w:themeColor="text1"/>
          </w:rPr>
          <w:delText>Washington</w:delText>
        </w:r>
      </w:del>
      <w:ins w:id="213" w:author="Robbie Parks" w:date="2019-03-05T17:07:00Z">
        <w:r w:rsidR="00710E1D">
          <w:rPr>
            <w:color w:val="000000" w:themeColor="text1"/>
          </w:rPr>
          <w:t>Minnesota</w:t>
        </w:r>
      </w:ins>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del w:id="214" w:author="Robbie Parks" w:date="2019-03-05T17:07:00Z">
        <w:r w:rsidDel="00710E1D">
          <w:rPr>
            <w:color w:val="000000" w:themeColor="text1"/>
          </w:rPr>
          <w:delText xml:space="preserve">Washington </w:delText>
        </w:r>
      </w:del>
      <w:ins w:id="215" w:author="Robbie Parks" w:date="2019-03-05T17:07:00Z">
        <w:r w:rsidR="00710E1D">
          <w:rPr>
            <w:color w:val="000000" w:themeColor="text1"/>
          </w:rPr>
          <w:t xml:space="preserve">Minnesota </w:t>
        </w:r>
      </w:ins>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4BAE404E" w14:textId="77777777" w:rsidR="0065196B" w:rsidRPr="007B037B" w:rsidRDefault="0065196B" w:rsidP="0065196B">
      <w:pPr>
        <w:spacing w:line="480" w:lineRule="auto"/>
        <w:jc w:val="both"/>
        <w:rPr>
          <w:color w:val="000000" w:themeColor="text1"/>
          <w:sz w:val="18"/>
          <w:szCs w:val="18"/>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Pr>
          <w:color w:val="000000" w:themeColor="text1"/>
        </w:rPr>
        <w:t>, 1980-2016, by state and month.</w:t>
      </w:r>
    </w:p>
    <w:p w14:paraId="76E5DEC7" w14:textId="77777777" w:rsidR="0065196B" w:rsidRDefault="0065196B" w:rsidP="0065196B">
      <w:pPr>
        <w:rPr>
          <w:b/>
          <w:color w:val="000000" w:themeColor="text1"/>
        </w:rPr>
      </w:pP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4"/>
      <w:footerReference w:type="default" r:id="rId15"/>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03-01T09:18:00Z" w:initials="EM">
    <w:p w14:paraId="04BA4338" w14:textId="77777777" w:rsidR="0094745E" w:rsidRDefault="0094745E" w:rsidP="0065196B">
      <w:pPr>
        <w:pStyle w:val="CommentText"/>
      </w:pPr>
      <w:r>
        <w:rPr>
          <w:rStyle w:val="CommentReference"/>
        </w:rPr>
        <w:annotationRef/>
      </w:r>
      <w:r>
        <w:t>Did we do injury subtypes in e-Life? If so and if consistent with this sentence cite here; if not consistent, discuss briefly</w:t>
      </w:r>
    </w:p>
  </w:comment>
  <w:comment w:id="2" w:author="Robbie Parks" w:date="2019-03-04T16:01:00Z" w:initials="RP">
    <w:p w14:paraId="78B15E2F" w14:textId="77777777" w:rsidR="0094745E" w:rsidRDefault="0094745E" w:rsidP="0065196B">
      <w:pPr>
        <w:pStyle w:val="CommentText"/>
      </w:pPr>
      <w:r>
        <w:rPr>
          <w:rStyle w:val="CommentReference"/>
        </w:rPr>
        <w:annotationRef/>
      </w:r>
      <w:r>
        <w:t>We subdivided only by intentional and unintentional injuries.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4338" w15:done="0"/>
  <w15:commentEx w15:paraId="78B15E2F" w15:paraIdParent="04BA43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4338" w16cid:durableId="2027C92D"/>
  <w16cid:commentId w16cid:paraId="78B15E2F" w16cid:durableId="2027C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2A19C2" w14:textId="77777777" w:rsidR="00551EAA" w:rsidRDefault="00551EAA">
      <w:r>
        <w:separator/>
      </w:r>
    </w:p>
  </w:endnote>
  <w:endnote w:type="continuationSeparator" w:id="0">
    <w:p w14:paraId="0AB94ACD" w14:textId="77777777" w:rsidR="00551EAA" w:rsidRDefault="00551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94745E" w:rsidRDefault="0094745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94745E" w:rsidRDefault="0094745E"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77777777" w:rsidR="0094745E" w:rsidRDefault="0094745E"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75191DB3" w14:textId="77777777" w:rsidR="0094745E" w:rsidRDefault="0094745E"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592EC" w14:textId="77777777" w:rsidR="00551EAA" w:rsidRDefault="00551EAA">
      <w:r>
        <w:separator/>
      </w:r>
    </w:p>
  </w:footnote>
  <w:footnote w:type="continuationSeparator" w:id="0">
    <w:p w14:paraId="0D440A32" w14:textId="77777777" w:rsidR="00551EAA" w:rsidRDefault="00551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7"/>
  </w:num>
  <w:num w:numId="4">
    <w:abstractNumId w:val="10"/>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63068"/>
    <w:rsid w:val="000C2776"/>
    <w:rsid w:val="000D39DD"/>
    <w:rsid w:val="0014511F"/>
    <w:rsid w:val="00172B5B"/>
    <w:rsid w:val="001D43B8"/>
    <w:rsid w:val="001F3A6B"/>
    <w:rsid w:val="00326ABE"/>
    <w:rsid w:val="003953FB"/>
    <w:rsid w:val="00460D94"/>
    <w:rsid w:val="004D148F"/>
    <w:rsid w:val="00551EAA"/>
    <w:rsid w:val="0065196B"/>
    <w:rsid w:val="00710E1D"/>
    <w:rsid w:val="007A74F0"/>
    <w:rsid w:val="008E26B6"/>
    <w:rsid w:val="0094745E"/>
    <w:rsid w:val="00973F5B"/>
    <w:rsid w:val="00981B2C"/>
    <w:rsid w:val="009B223E"/>
    <w:rsid w:val="009F1115"/>
    <w:rsid w:val="00A67CDD"/>
    <w:rsid w:val="00BE2421"/>
    <w:rsid w:val="00C16BDD"/>
    <w:rsid w:val="00FB2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ensus.gov/data/tables/time-series/demo/popest/1980s-county.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jid.ezzati@imperial.ac.uk" TargetMode="External"/><Relationship Id="rId12" Type="http://schemas.openxmlformats.org/officeDocument/2006/relationships/hyperlink" Target="https://www.cdc.gov/nchs/nvss/bridged_race.htm"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nchs/nvss/dvs_data_release.htm"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30196</Words>
  <Characters>172122</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18</cp:revision>
  <dcterms:created xsi:type="dcterms:W3CDTF">2019-03-05T11:08:00Z</dcterms:created>
  <dcterms:modified xsi:type="dcterms:W3CDTF">2019-03-05T17:26:00Z</dcterms:modified>
</cp:coreProperties>
</file>