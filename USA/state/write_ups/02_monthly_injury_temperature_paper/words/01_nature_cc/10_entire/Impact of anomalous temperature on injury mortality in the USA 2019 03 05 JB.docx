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7"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7A4CC9B8" w14:textId="77777777" w:rsidR="0065196B" w:rsidRDefault="0065196B" w:rsidP="0065196B">
      <w:pPr>
        <w:spacing w:line="480" w:lineRule="auto"/>
        <w:jc w:val="both"/>
        <w:rPr>
          <w:b/>
          <w:color w:val="000000" w:themeColor="text1"/>
        </w:rPr>
      </w:pPr>
      <w:r>
        <w:rPr>
          <w:b/>
          <w:color w:val="000000" w:themeColor="text1"/>
        </w:rPr>
        <w:lastRenderedPageBreak/>
        <w:t>[[[Opening paragraph goes here]]]</w:t>
      </w:r>
    </w:p>
    <w:p w14:paraId="6EE3811E" w14:textId="77777777" w:rsidR="0065196B" w:rsidRDefault="0065196B" w:rsidP="0065196B">
      <w:pPr>
        <w:spacing w:line="480" w:lineRule="auto"/>
        <w:jc w:val="both"/>
        <w:rPr>
          <w:color w:val="000000" w:themeColor="text1"/>
        </w:rPr>
      </w:pPr>
    </w:p>
    <w:p w14:paraId="28DD3DAE" w14:textId="77777777"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1–6</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7–9</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10,11</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77777777"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w:t>
      </w:r>
      <w:proofErr w:type="gramStart"/>
      <w:r>
        <w:rPr>
          <w:color w:val="000000" w:themeColor="text1"/>
        </w:rPr>
        <w:t>between,  having</w:t>
      </w:r>
      <w:proofErr w:type="gramEnd"/>
      <w:r>
        <w:rPr>
          <w:color w:val="000000" w:themeColor="text1"/>
        </w:rPr>
        <w:t xml:space="preserve">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w:t>
      </w:r>
      <w:r>
        <w:lastRenderedPageBreak/>
        <w:t>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 xml:space="preserve">have clear seasonal </w:t>
      </w:r>
      <w:commentRangeStart w:id="0"/>
      <w:commentRangeStart w:id="1"/>
      <w:r>
        <w:t>patterns</w:t>
      </w:r>
      <w:commentRangeEnd w:id="0"/>
      <w:r>
        <w:rPr>
          <w:rStyle w:val="CommentReference"/>
          <w:rFonts w:asciiTheme="minorHAnsi" w:hAnsiTheme="minorHAnsi" w:cstheme="minorBidi"/>
          <w:lang w:eastAsia="en-US"/>
        </w:rPr>
        <w:commentReference w:id="0"/>
      </w:r>
      <w:commentRangeEnd w:id="1"/>
      <w:r>
        <w:rPr>
          <w:rStyle w:val="CommentReference"/>
          <w:rFonts w:asciiTheme="minorHAnsi" w:hAnsiTheme="minorHAnsi" w:cstheme="minorBidi"/>
          <w:lang w:eastAsia="en-US"/>
        </w:rPr>
        <w:commentReference w:id="1"/>
      </w:r>
      <w:r w:rsidRPr="003017A9">
        <w:t>.</w:t>
      </w:r>
    </w:p>
    <w:p w14:paraId="2ABD42EA" w14:textId="77777777" w:rsidR="0065196B" w:rsidRPr="003017A9" w:rsidRDefault="0065196B" w:rsidP="0065196B">
      <w:pPr>
        <w:spacing w:line="480" w:lineRule="auto"/>
        <w:jc w:val="both"/>
      </w:pPr>
    </w:p>
    <w:p w14:paraId="39BCDBC8" w14:textId="77777777"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w:t>
      </w:r>
      <w:r>
        <w:rPr>
          <w:color w:val="000000" w:themeColor="text1"/>
        </w:rPr>
        <w:lastRenderedPageBreak/>
        <w:t>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7777777"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777777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Pr>
          <w:bCs/>
          <w:color w:val="000000" w:themeColor="text1"/>
        </w:rPr>
        <w:fldChar w:fldCharType="separate"/>
      </w:r>
      <w:r w:rsidRPr="00C450F3">
        <w:rPr>
          <w:bCs/>
          <w:noProof/>
          <w:color w:val="000000" w:themeColor="text1"/>
          <w:vertAlign w:val="superscript"/>
        </w:rPr>
        <w:t>7</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fldChar w:fldCharType="separate"/>
      </w:r>
      <w:r w:rsidRPr="00C450F3">
        <w:rPr>
          <w:noProof/>
          <w:vertAlign w:val="superscript"/>
        </w:rPr>
        <w:t>8</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fldChar w:fldCharType="separate"/>
      </w:r>
      <w:r w:rsidRPr="00C450F3">
        <w:rPr>
          <w:noProof/>
          <w:vertAlign w:val="superscript"/>
        </w:rPr>
        <w:t>9</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7777777"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Pr="00C450F3">
        <w:rPr>
          <w:noProof/>
          <w:vertAlign w:val="superscript"/>
        </w:rPr>
        <w:t>17</w:t>
      </w:r>
      <w:r w:rsidRPr="00636C9B">
        <w:fldChar w:fldCharType="end"/>
      </w:r>
      <w:r>
        <w:t xml:space="preserve"> which may lead to a relatively rise in the former in warmer weather. Similarly, the decline in deaths from </w:t>
      </w:r>
      <w:r>
        <w:lastRenderedPageBreak/>
        <w:t>falls, which are mostly in older ages, may be because falls in</w:t>
      </w:r>
      <w:r w:rsidRPr="00636C9B">
        <w:t xml:space="preserve"> older people</w:t>
      </w:r>
      <w:r>
        <w:t xml:space="preserve"> are more likely to be due to slipping on ice than in younger ages.</w:t>
      </w:r>
      <w:r>
        <w:fldChar w:fldCharType="begin" w:fldLock="1"/>
      </w:r>
      <w: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fldChar w:fldCharType="separate"/>
      </w:r>
      <w:r w:rsidRPr="00C450F3">
        <w:rPr>
          <w:noProof/>
          <w:vertAlign w:val="superscript"/>
        </w:rPr>
        <w:t>18–20</w:t>
      </w:r>
      <w:r>
        <w:fldChar w:fldCharType="end"/>
      </w:r>
    </w:p>
    <w:p w14:paraId="7F35C909" w14:textId="77777777" w:rsidR="0065196B" w:rsidRDefault="0065196B" w:rsidP="0065196B">
      <w:pPr>
        <w:spacing w:line="480" w:lineRule="auto"/>
        <w:jc w:val="both"/>
      </w:pPr>
    </w:p>
    <w:p w14:paraId="4D6E52EF" w14:textId="7777777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fldChar w:fldCharType="separate"/>
      </w:r>
      <w:r w:rsidRPr="00C450F3">
        <w:rPr>
          <w:noProof/>
          <w:vertAlign w:val="superscript"/>
        </w:rPr>
        <w:t>21–24</w:t>
      </w:r>
      <w:r>
        <w:fldChar w:fldCharType="end"/>
      </w:r>
      <w:r>
        <w:t xml:space="preserve"> Further, alcohol consumption increases during warm temperature anomalies,</w:t>
      </w:r>
      <w:r>
        <w:fldChar w:fldCharType="begin" w:fldLock="1"/>
      </w:r>
      <w: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fldChar w:fldCharType="separate"/>
      </w:r>
      <w:r w:rsidRPr="00C450F3">
        <w:rPr>
          <w:noProof/>
          <w:vertAlign w:val="superscript"/>
        </w:rPr>
        <w:t>25</w:t>
      </w:r>
      <w:r>
        <w:fldChar w:fldCharType="end"/>
      </w:r>
      <w:r>
        <w:t xml:space="preserve"> potentially also explaining why </w:t>
      </w:r>
      <w:r w:rsidRPr="00362889">
        <w:t>teenagers</w:t>
      </w:r>
      <w:r>
        <w:t>, who are more likely than other age groups to crash while intoxicated,</w:t>
      </w:r>
      <w:r>
        <w:fldChar w:fldCharType="begin" w:fldLock="1"/>
      </w:r>
      <w: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fldChar w:fldCharType="separate"/>
      </w:r>
      <w:r w:rsidRPr="00C450F3">
        <w:rPr>
          <w:noProof/>
          <w:vertAlign w:val="superscript"/>
        </w:rPr>
        <w:t>26</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fldChar w:fldCharType="separate"/>
      </w:r>
      <w:r w:rsidRPr="00C450F3">
        <w:rPr>
          <w:noProof/>
          <w:vertAlign w:val="superscript"/>
        </w:rPr>
        <w:t>27–30</w:t>
      </w:r>
      <w:r>
        <w:fldChar w:fldCharType="end"/>
      </w:r>
      <w:r>
        <w:t xml:space="preserve"> With more people generally outdoors in warmer weather,</w:t>
      </w:r>
      <w:r>
        <w:fldChar w:fldCharType="begin" w:fldLock="1"/>
      </w:r>
      <w: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fldChar w:fldCharType="separate"/>
      </w:r>
      <w:r w:rsidRPr="00C450F3">
        <w:rPr>
          <w:noProof/>
          <w:vertAlign w:val="superscript"/>
        </w:rPr>
        <w:t>31</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77777777"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fldChar w:fldCharType="separate"/>
      </w:r>
      <w:r w:rsidRPr="00C450F3">
        <w:rPr>
          <w:noProof/>
          <w:vertAlign w:val="superscript"/>
        </w:rPr>
        <w:t>32,33</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Pr="00A27E88">
        <w:fldChar w:fldCharType="separate"/>
      </w:r>
      <w:r w:rsidRPr="00C450F3">
        <w:rPr>
          <w:noProof/>
          <w:vertAlign w:val="superscript"/>
        </w:rPr>
        <w:t>34,35</w:t>
      </w:r>
      <w:r w:rsidRPr="00A27E88">
        <w:fldChar w:fldCharType="end"/>
      </w:r>
      <w:r>
        <w:t>Regarding intentional self-harm, higher temperature has been hypothesised as associated with higher levels of distress in younger people.</w:t>
      </w:r>
      <w:r>
        <w:fldChar w:fldCharType="begin" w:fldLock="1"/>
      </w:r>
      <w: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fldChar w:fldCharType="separate"/>
      </w:r>
      <w:r w:rsidRPr="00C450F3">
        <w:rPr>
          <w:noProof/>
          <w:vertAlign w:val="superscript"/>
        </w:rPr>
        <w:t>36</w:t>
      </w:r>
      <w:r>
        <w:fldChar w:fldCharType="end"/>
      </w:r>
      <w:r>
        <w:t xml:space="preserve"> Nonetheless, links between temperature and mental health requires further investigation,</w:t>
      </w:r>
      <w:r w:rsidRPr="004633E5">
        <w:fldChar w:fldCharType="begin" w:fldLock="1"/>
      </w:r>
      <w: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Pr="004633E5">
        <w:fldChar w:fldCharType="separate"/>
      </w:r>
      <w:r w:rsidRPr="00C450F3">
        <w:rPr>
          <w:noProof/>
          <w:vertAlign w:val="superscript"/>
        </w:rPr>
        <w:t>37</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77777777"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w:t>
      </w:r>
      <w:r>
        <w:lastRenderedPageBreak/>
        <w:t>temperature to which people have adapted. To utilise this metric, we integrated two large disparate national datasets on mortality (US vital statistics) and meteorology (ERA-Interim</w:t>
      </w:r>
      <w:r w:rsidRPr="00636C9B">
        <w:fldChar w:fldCharType="begin" w:fldLock="1"/>
      </w:r>
      <w: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Pr="00636C9B">
        <w:fldChar w:fldCharType="separate"/>
      </w:r>
      <w:r w:rsidRPr="00C450F3">
        <w:rPr>
          <w:noProof/>
          <w:vertAlign w:val="superscript"/>
        </w:rPr>
        <w:t>38</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77777777"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proofErr w:type="gramStart"/>
      <w:r>
        <w:t>Therefore</w:t>
      </w:r>
      <w:proofErr w:type="gramEnd"/>
      <w:r>
        <w:t xml:space="preserve"> a combination of public health interventions that broadly target injuries in these groups – for example targeted messaging for younger males on the risks of transport injury in high temperature conditions – and those that trigger in relation to forecasted high temperature periods – for example varying speed limits based on temperature and more alcohol blood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1"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2"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3" w:history="1">
        <w:r w:rsidRPr="000421EF">
          <w:rPr>
            <w:rStyle w:val="Hyperlink"/>
          </w:rPr>
          <w:t>https://www.census.gov/data/tables/time-</w:t>
        </w:r>
        <w:r w:rsidRPr="000421EF">
          <w:rPr>
            <w:rStyle w:val="Hyperlink"/>
          </w:rPr>
          <w:lastRenderedPageBreak/>
          <w:t>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777777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Pr="00636C9B">
        <w:fldChar w:fldCharType="separate"/>
      </w:r>
      <w:r w:rsidRPr="00C450F3">
        <w:rPr>
          <w:noProof/>
          <w:vertAlign w:val="superscript"/>
        </w:rPr>
        <w:t>38</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7777777"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Pr="00636C9B">
        <w:fldChar w:fldCharType="separate"/>
      </w:r>
      <w:r w:rsidRPr="00C450F3">
        <w:rPr>
          <w:noProof/>
          <w:vertAlign w:val="superscript"/>
        </w:rPr>
        <w:t>39</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w:t>
      </w:r>
      <w:r>
        <w:lastRenderedPageBreak/>
        <w:t>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7777777"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10,11,40</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DD4704"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commentRangeStart w:id="2"/>
    <w:p w14:paraId="083E1FB0" w14:textId="3987CE5A" w:rsidR="0065196B" w:rsidRPr="00F178EA" w:rsidRDefault="00DD4704" w:rsidP="0065196B">
      <w:pPr>
        <w:jc w:val="both"/>
        <w:outlineLvl w:val="0"/>
        <w:rPr>
          <w:color w:val="000000" w:themeColor="text1"/>
        </w:rPr>
      </w:pPr>
      <m:oMathPara>
        <m:oMathParaPr>
          <m:jc m:val="center"/>
        </m:oMathParaPr>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w:rPr>
              <w:rFonts w:ascii="Cambria Math" w:hAnsi="Cambria Math"/>
              <w:color w:val="000000" w:themeColor="text1"/>
            </w:rPr>
            <m:t>&amp;</m:t>
          </m:r>
          <m:r>
            <w:rPr>
              <w:rFonts w:ascii="Cambria Math" w:hAnsi="Cambria Math"/>
              <w:color w:val="000000" w:themeColor="text1"/>
            </w:rPr>
            <m:t xml:space="preserve">= </m:t>
          </m:r>
          <m:r>
            <m:rPr>
              <m:sty m:val="p"/>
            </m:rPr>
            <w:rPr>
              <w:rFonts w:ascii="Cambria Math" w:hAnsi="Cambria Math"/>
              <w:color w:val="000000" w:themeColor="text1"/>
            </w:rPr>
            <w:br/>
          </m:r>
        </m:oMath>
        <m:oMath>
          <m:r>
            <w:rPr>
              <w:rFonts w:ascii="Cambria Math" w:hAnsi="Cambria Math"/>
            </w:rPr>
            <m:t>&amp;</m:t>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rPr>
            <w:rPr>
              <w:rFonts w:ascii="Cambria Math" w:hAnsi="Cambria Math"/>
            </w:rPr>
            <m:t>+</m:t>
          </m:r>
          <m:r>
            <m:rPr>
              <m:sty m:val="p"/>
            </m:rPr>
            <w:rPr>
              <w:rFonts w:ascii="Cambria Math" w:hAnsi="Cambria Math"/>
              <w:color w:val="000000" w:themeColor="text1"/>
            </w:rPr>
            <w:br/>
          </m:r>
        </m:oMath>
        <m:oMath>
          <m:r>
            <m:rPr>
              <m:aln/>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w:rPr>
              <w:rFonts w:ascii="Cambria Math" w:hAnsi="Cambria Math"/>
              <w:color w:val="000000" w:themeColor="text1"/>
            </w:rPr>
            <m:t>+</m:t>
          </m:r>
          <m:r>
            <m:rPr>
              <m:sty m:val="p"/>
            </m:rPr>
            <w:rPr>
              <w:rFonts w:ascii="Cambria Math" w:hAnsi="Cambria Math"/>
              <w:color w:val="000000" w:themeColor="text1"/>
            </w:rPr>
            <w:br/>
          </m:r>
        </m:oMath>
        <w:bookmarkStart w:id="3" w:name="OLE_LINK1"/>
        <w:bookmarkStart w:id="4" w:name="OLE_LINK2"/>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r>
            <m:rPr>
              <m:sty m:val="p"/>
            </m:rPr>
            <w:rPr>
              <w:rFonts w:ascii="Cambria Math" w:hAnsi="Cambria Math"/>
              <w:sz w:val="22"/>
              <w:szCs w:val="22"/>
              <w:vertAlign w:val="subscript"/>
            </w:rPr>
            <m:t xml:space="preserve"> </m:t>
          </m:r>
          <w:bookmarkEnd w:id="3"/>
          <w:bookmarkEnd w:id="4"/>
          <w:commentRangeEnd w:id="2"/>
          <m:r>
            <m:rPr>
              <m:sty m:val="p"/>
            </m:rPr>
            <w:rPr>
              <w:rStyle w:val="CommentReference"/>
              <w:rFonts w:ascii="Cambria Math" w:hAnsi="Cambria Math" w:cstheme="minorBidi"/>
              <w:lang w:eastAsia="en-US"/>
            </w:rPr>
            <w:commentReference w:id="2"/>
          </m:r>
        </m:oMath>
      </m:oMathPara>
    </w:p>
    <w:p w14:paraId="525250DE" w14:textId="77777777" w:rsidR="0065196B" w:rsidRDefault="0065196B" w:rsidP="0065196B">
      <w:pPr>
        <w:jc w:val="both"/>
        <w:outlineLvl w:val="0"/>
        <w:rPr>
          <w:color w:val="000000" w:themeColor="text1"/>
        </w:rPr>
      </w:pPr>
    </w:p>
    <w:p w14:paraId="3AF53BC0" w14:textId="77777777" w:rsidR="0065196B" w:rsidRDefault="0065196B" w:rsidP="0065196B">
      <w:pPr>
        <w:spacing w:line="480" w:lineRule="auto"/>
        <w:jc w:val="both"/>
        <w:outlineLvl w:val="0"/>
      </w:pPr>
    </w:p>
    <w:p w14:paraId="6D020C30" w14:textId="77777777"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w:t>
      </w:r>
      <w:r w:rsidRPr="00636C9B">
        <w:rPr>
          <w:color w:val="000000" w:themeColor="text1"/>
        </w:rPr>
        <w:lastRenderedPageBreak/>
        <w:t xml:space="preserve">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7777777"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bookmarkStart w:id="5" w:name="_Hlk2681762"/>
      <w:r w:rsidRPr="00620D06">
        <w:rPr>
          <w:highlight w:val="yellow"/>
        </w:rPr>
        <w:t>We also included state-month interactions for intercepts and slopes (</w:t>
      </w:r>
      <m:oMath>
        <m:sSub>
          <m:sSubPr>
            <m:ctrlPr>
              <w:rPr>
                <w:rFonts w:ascii="Cambria Math" w:hAnsi="Cambria Math"/>
                <w:i/>
                <w:color w:val="000000" w:themeColor="text1"/>
                <w:highlight w:val="yellow"/>
              </w:rPr>
            </m:ctrlPr>
          </m:sSubPr>
          <m:e>
            <m:r>
              <w:rPr>
                <w:rFonts w:ascii="Cambria Math" w:hAnsi="Cambria Math"/>
                <w:color w:val="000000" w:themeColor="text1"/>
                <w:highlight w:val="yellow"/>
              </w:rPr>
              <m:t>ζ</m:t>
            </m:r>
          </m:e>
          <m:sub>
            <m:r>
              <w:rPr>
                <w:rFonts w:ascii="Cambria Math" w:hAnsi="Cambria Math"/>
                <w:color w:val="000000" w:themeColor="text1"/>
                <w:highlight w:val="yellow"/>
              </w:rPr>
              <m:t>state-month</m:t>
            </m:r>
          </m:sub>
        </m:sSub>
      </m:oMath>
      <w:r w:rsidRPr="00620D06">
        <w:rPr>
          <w:rFonts w:eastAsiaTheme="minorEastAsia"/>
          <w:color w:val="000000" w:themeColor="text1"/>
          <w:highlight w:val="yellow"/>
        </w:rPr>
        <w:t>)</w:t>
      </w:r>
      <w:r w:rsidRPr="00620D06">
        <w:rPr>
          <w:highlight w:val="yellow"/>
        </w:rPr>
        <w:t>, to allow variation in a particular state for different months and vice-versa.</w:t>
      </w:r>
      <w:r>
        <w:t xml:space="preserve"> </w:t>
      </w:r>
      <w:bookmarkEnd w:id="5"/>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Pr="00C450F3">
        <w:rPr>
          <w:noProof/>
          <w:vertAlign w:val="superscript"/>
        </w:rPr>
        <w:t>41</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7777777"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Pr="00284EE0">
        <w:rPr>
          <w:color w:val="000000" w:themeColor="text1"/>
        </w:rPr>
        <w:t xml:space="preserve">. </w:t>
      </w:r>
      <w:r>
        <w:rPr>
          <w:color w:val="000000" w:themeColor="text1"/>
        </w:rPr>
        <w:t>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w:t>
      </w:r>
      <w:r>
        <w:rPr>
          <w:color w:val="000000" w:themeColor="text1"/>
        </w:rPr>
        <w:lastRenderedPageBreak/>
        <w:t>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Pr>
          <w:color w:val="000000" w:themeColor="text1"/>
          <w:lang w:val="en-US"/>
        </w:rPr>
        <w:fldChar w:fldCharType="separate"/>
      </w:r>
      <w:r w:rsidRPr="00C450F3">
        <w:rPr>
          <w:noProof/>
          <w:color w:val="000000" w:themeColor="text1"/>
          <w:vertAlign w:val="superscript"/>
          <w:lang w:val="en-US"/>
        </w:rPr>
        <w:t>43</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77777777"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16</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77777777" w:rsidR="0065196B" w:rsidRPr="00620D06" w:rsidRDefault="0065196B" w:rsidP="0065196B">
      <w:pPr>
        <w:spacing w:line="480" w:lineRule="auto"/>
        <w:jc w:val="both"/>
        <w:outlineLvl w:val="0"/>
        <w:rPr>
          <w:color w:val="000000" w:themeColor="text1"/>
          <w:highlight w:val="yellow"/>
        </w:rPr>
      </w:pPr>
      <w:r w:rsidRPr="00620D06">
        <w:rPr>
          <w:color w:val="000000" w:themeColor="text1"/>
          <w:highlight w:val="yellow"/>
        </w:rPr>
        <w:t>The uncertainty in our results were from 5000 draws from the posterior marginal of each month’s excess relative risk. The reported 95% Credible Intervals (</w:t>
      </w:r>
      <w:proofErr w:type="spellStart"/>
      <w:r w:rsidRPr="00620D06">
        <w:rPr>
          <w:color w:val="000000" w:themeColor="text1"/>
          <w:highlight w:val="yellow"/>
        </w:rPr>
        <w:t>CrIs</w:t>
      </w:r>
      <w:proofErr w:type="spellEnd"/>
      <w:r w:rsidRPr="00620D06">
        <w:rPr>
          <w:color w:val="000000" w:themeColor="text1"/>
          <w:highlight w:val="yellow"/>
        </w:rPr>
        <w:t>), quoted in brackets where appropriate, are the 2.5</w:t>
      </w:r>
      <w:r w:rsidRPr="00620D06">
        <w:rPr>
          <w:color w:val="000000" w:themeColor="text1"/>
          <w:highlight w:val="yellow"/>
          <w:vertAlign w:val="superscript"/>
        </w:rPr>
        <w:t>th</w:t>
      </w:r>
      <w:r w:rsidRPr="00620D06">
        <w:rPr>
          <w:color w:val="000000" w:themeColor="text1"/>
          <w:highlight w:val="yellow"/>
        </w:rPr>
        <w:t xml:space="preserve"> to 97.5</w:t>
      </w:r>
      <w:r w:rsidRPr="00620D06">
        <w:rPr>
          <w:color w:val="000000" w:themeColor="text1"/>
          <w:highlight w:val="yellow"/>
          <w:vertAlign w:val="superscript"/>
        </w:rPr>
        <w:t>th</w:t>
      </w:r>
      <w:r w:rsidRPr="00620D06">
        <w:rPr>
          <w:color w:val="000000" w:themeColor="text1"/>
          <w:highlight w:val="yellow"/>
        </w:rPr>
        <w:t xml:space="preserve"> </w:t>
      </w:r>
      <w:bookmarkStart w:id="6" w:name="_Hlk2682526"/>
      <w:r w:rsidRPr="00620D06">
        <w:rPr>
          <w:color w:val="000000" w:themeColor="text1"/>
          <w:highlight w:val="yellow"/>
        </w:rPr>
        <w:t>percentiles of the posterior distribution of additional deaths</w:t>
      </w:r>
      <w:bookmarkEnd w:id="6"/>
      <w:r w:rsidRPr="00620D06">
        <w:rPr>
          <w:color w:val="000000" w:themeColor="text1"/>
          <w:highlight w:val="yellow"/>
        </w:rPr>
        <w:t>.</w:t>
      </w:r>
    </w:p>
    <w:p w14:paraId="0734663A" w14:textId="77777777" w:rsidR="0065196B" w:rsidRPr="00620D06" w:rsidRDefault="0065196B" w:rsidP="0065196B">
      <w:pPr>
        <w:spacing w:line="480" w:lineRule="auto"/>
        <w:jc w:val="both"/>
        <w:outlineLvl w:val="0"/>
        <w:rPr>
          <w:color w:val="000000" w:themeColor="text1"/>
          <w:highlight w:val="yellow"/>
        </w:rPr>
      </w:pPr>
    </w:p>
    <w:p w14:paraId="004276BF" w14:textId="77777777" w:rsidR="0065196B" w:rsidRPr="00620D06" w:rsidRDefault="0065196B" w:rsidP="0065196B">
      <w:pPr>
        <w:spacing w:line="480" w:lineRule="auto"/>
        <w:jc w:val="both"/>
        <w:outlineLvl w:val="0"/>
        <w:rPr>
          <w:i/>
          <w:color w:val="000000" w:themeColor="text1"/>
          <w:highlight w:val="yellow"/>
        </w:rPr>
      </w:pPr>
      <w:r w:rsidRPr="00620D06">
        <w:rPr>
          <w:i/>
          <w:color w:val="000000" w:themeColor="text1"/>
          <w:highlight w:val="yellow"/>
        </w:rPr>
        <w:t>Sensitivity analysis</w:t>
      </w:r>
    </w:p>
    <w:p w14:paraId="10D22F4B" w14:textId="7A5A11E0" w:rsidR="0065196B" w:rsidRPr="00620D06" w:rsidRDefault="0065196B" w:rsidP="0065196B">
      <w:pPr>
        <w:spacing w:line="480" w:lineRule="auto"/>
        <w:jc w:val="both"/>
        <w:rPr>
          <w:highlight w:val="yellow"/>
        </w:rPr>
      </w:pPr>
      <w:r w:rsidRPr="00620D06">
        <w:rPr>
          <w:highlight w:val="yellow"/>
        </w:rPr>
        <w:t xml:space="preserve">We </w:t>
      </w:r>
      <w:del w:id="7" w:author="Bennett, James E" w:date="2019-03-05T16:12:00Z">
        <w:r w:rsidRPr="00620D06" w:rsidDel="00143082">
          <w:rPr>
            <w:highlight w:val="yellow"/>
          </w:rPr>
          <w:delText xml:space="preserve">also </w:delText>
        </w:r>
      </w:del>
      <w:r w:rsidRPr="00620D06">
        <w:rPr>
          <w:highlight w:val="yellow"/>
        </w:rPr>
        <w:t xml:space="preserve">conducted sensitivity analyses to assess how much our results </w:t>
      </w:r>
      <w:del w:id="8" w:author="Bennett, James E" w:date="2019-03-05T16:12:00Z">
        <w:r w:rsidRPr="00620D06" w:rsidDel="00143082">
          <w:rPr>
            <w:highlight w:val="yellow"/>
          </w:rPr>
          <w:delText xml:space="preserve">might </w:delText>
        </w:r>
      </w:del>
      <w:r w:rsidRPr="00620D06">
        <w:rPr>
          <w:highlight w:val="yellow"/>
        </w:rPr>
        <w:t xml:space="preserve">depend on </w:t>
      </w:r>
      <w:del w:id="9" w:author="Bennett, James E" w:date="2019-03-05T16:13:00Z">
        <w:r w:rsidRPr="00620D06" w:rsidDel="003F2F79">
          <w:rPr>
            <w:highlight w:val="yellow"/>
          </w:rPr>
          <w:delText>how we</w:delText>
        </w:r>
      </w:del>
      <w:ins w:id="10" w:author="Bennett, James E" w:date="2019-03-05T16:13:00Z">
        <w:r w:rsidR="003F2F79">
          <w:rPr>
            <w:highlight w:val="yellow"/>
          </w:rPr>
          <w:t xml:space="preserve">the temperature </w:t>
        </w:r>
      </w:ins>
      <w:ins w:id="11" w:author="Bennett, James E" w:date="2019-03-05T16:14:00Z">
        <w:r w:rsidR="003F2F79">
          <w:rPr>
            <w:highlight w:val="yellow"/>
          </w:rPr>
          <w:t>metric</w:t>
        </w:r>
      </w:ins>
      <w:ins w:id="12" w:author="Bennett, James E" w:date="2019-03-05T16:13:00Z">
        <w:r w:rsidR="003F2F79">
          <w:rPr>
            <w:highlight w:val="yellow"/>
          </w:rPr>
          <w:t xml:space="preserve"> used to</w:t>
        </w:r>
      </w:ins>
      <w:r w:rsidRPr="00620D06">
        <w:rPr>
          <w:highlight w:val="yellow"/>
        </w:rPr>
        <w:t xml:space="preserve"> generate anomalous temperature. First, instead of building our monthly temperature anomalies based on daily mean temperatures, we used </w:t>
      </w:r>
      <w:ins w:id="13" w:author="Bennett, James E" w:date="2019-03-05T16:14:00Z">
        <w:r w:rsidR="003F2F79">
          <w:rPr>
            <w:highlight w:val="yellow"/>
          </w:rPr>
          <w:t xml:space="preserve">both </w:t>
        </w:r>
      </w:ins>
      <w:r w:rsidRPr="00620D06">
        <w:rPr>
          <w:highlight w:val="yellow"/>
        </w:rPr>
        <w:t>daily maxima and minima.  However, these measures were strongly correlated to those generated from daily means (Supplementary Table 2)</w:t>
      </w:r>
      <w:del w:id="14" w:author="Bennett, James E" w:date="2019-03-05T16:15:00Z">
        <w:r w:rsidRPr="00620D06" w:rsidDel="003F2F79">
          <w:rPr>
            <w:highlight w:val="yellow"/>
          </w:rPr>
          <w:delText xml:space="preserve">. Consequently, </w:delText>
        </w:r>
      </w:del>
      <w:ins w:id="15" w:author="Bennett, James E" w:date="2019-03-05T16:16:00Z">
        <w:r w:rsidR="003F2F79">
          <w:rPr>
            <w:highlight w:val="yellow"/>
          </w:rPr>
          <w:t xml:space="preserve">and therefore </w:t>
        </w:r>
      </w:ins>
      <w:r w:rsidRPr="00620D06">
        <w:rPr>
          <w:highlight w:val="yellow"/>
        </w:rPr>
        <w:t xml:space="preserve">we did not run models using these alternatives. </w:t>
      </w:r>
    </w:p>
    <w:p w14:paraId="6A6D02AC" w14:textId="77777777" w:rsidR="0065196B" w:rsidRPr="00620D06" w:rsidRDefault="0065196B" w:rsidP="0065196B">
      <w:pPr>
        <w:spacing w:line="480" w:lineRule="auto"/>
        <w:jc w:val="both"/>
        <w:rPr>
          <w:highlight w:val="yellow"/>
        </w:rPr>
      </w:pPr>
    </w:p>
    <w:p w14:paraId="730C720E" w14:textId="4E98ECC2" w:rsidR="0065196B" w:rsidRPr="00620D06" w:rsidRDefault="003F2F79" w:rsidP="0065196B">
      <w:pPr>
        <w:spacing w:line="480" w:lineRule="auto"/>
        <w:jc w:val="both"/>
        <w:rPr>
          <w:highlight w:val="yellow"/>
        </w:rPr>
      </w:pPr>
      <w:ins w:id="16" w:author="Bennett, James E" w:date="2019-03-05T16:17:00Z">
        <w:r>
          <w:rPr>
            <w:highlight w:val="yellow"/>
          </w:rPr>
          <w:lastRenderedPageBreak/>
          <w:t xml:space="preserve">Together with </w:t>
        </w:r>
      </w:ins>
      <w:ins w:id="17" w:author="Bennett, James E" w:date="2019-03-05T16:18:00Z">
        <w:r>
          <w:rPr>
            <w:highlight w:val="yellow"/>
          </w:rPr>
          <w:t>temperature anomaly based on daily mean temperatures w</w:t>
        </w:r>
      </w:ins>
      <w:del w:id="18" w:author="Bennett, James E" w:date="2019-03-05T16:18:00Z">
        <w:r w:rsidR="0065196B" w:rsidRPr="00620D06" w:rsidDel="003F2F79">
          <w:rPr>
            <w:highlight w:val="yellow"/>
          </w:rPr>
          <w:delText>W</w:delText>
        </w:r>
      </w:del>
      <w:r w:rsidR="0065196B" w:rsidRPr="00620D06">
        <w:rPr>
          <w:highlight w:val="yellow"/>
        </w:rPr>
        <w:t xml:space="preserve">e also included </w:t>
      </w:r>
      <w:del w:id="19" w:author="Bennett, James E" w:date="2019-03-05T16:18:00Z">
        <w:r w:rsidR="0065196B" w:rsidRPr="00620D06" w:rsidDel="003F2F79">
          <w:rPr>
            <w:highlight w:val="yellow"/>
          </w:rPr>
          <w:delText>more than</w:delText>
        </w:r>
      </w:del>
      <w:ins w:id="20" w:author="Bennett, James E" w:date="2019-03-05T16:18:00Z">
        <w:r>
          <w:rPr>
            <w:highlight w:val="yellow"/>
          </w:rPr>
          <w:t>a second</w:t>
        </w:r>
      </w:ins>
      <w:r w:rsidR="0065196B" w:rsidRPr="00620D06">
        <w:rPr>
          <w:highlight w:val="yellow"/>
        </w:rPr>
        <w:t xml:space="preserve"> </w:t>
      </w:r>
      <w:del w:id="21" w:author="Bennett, James E" w:date="2019-03-05T16:18:00Z">
        <w:r w:rsidR="0065196B" w:rsidRPr="00620D06" w:rsidDel="003F2F79">
          <w:rPr>
            <w:highlight w:val="yellow"/>
          </w:rPr>
          <w:delText xml:space="preserve">one </w:delText>
        </w:r>
      </w:del>
      <w:r w:rsidR="0065196B" w:rsidRPr="00620D06">
        <w:rPr>
          <w:highlight w:val="yellow"/>
        </w:rPr>
        <w:t xml:space="preserve">measure of temperature anomaly in the model. The additional measures we considered were: </w:t>
      </w:r>
    </w:p>
    <w:p w14:paraId="3F8072E1" w14:textId="77777777" w:rsidR="0065196B" w:rsidRPr="00620D06" w:rsidRDefault="0065196B" w:rsidP="0065196B">
      <w:pPr>
        <w:pStyle w:val="ListParagraph"/>
        <w:numPr>
          <w:ilvl w:val="0"/>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monthly standard deviation of daily mean temperatures, as a measure of variability within a given month</w:t>
      </w:r>
    </w:p>
    <w:p w14:paraId="3DC3FBE1" w14:textId="77777777" w:rsidR="0065196B" w:rsidRPr="00620D06" w:rsidRDefault="0065196B" w:rsidP="0065196B">
      <w:pPr>
        <w:pStyle w:val="ListParagraph"/>
        <w:numPr>
          <w:ilvl w:val="0"/>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 xml:space="preserve">four measures of extreme anomalous temperature (each adjusted for length of month): </w:t>
      </w:r>
    </w:p>
    <w:p w14:paraId="22A2ADEC" w14:textId="77777777" w:rsidR="0065196B" w:rsidRPr="00620D06" w:rsidRDefault="0065196B" w:rsidP="0065196B">
      <w:pPr>
        <w:pStyle w:val="ListParagraph"/>
        <w:numPr>
          <w:ilvl w:val="1"/>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number of days in a month above the long-term 90</w:t>
      </w:r>
      <w:r w:rsidRPr="00620D06">
        <w:rPr>
          <w:rFonts w:ascii="Times New Roman" w:hAnsi="Times New Roman"/>
          <w:sz w:val="24"/>
          <w:szCs w:val="24"/>
          <w:highlight w:val="yellow"/>
          <w:vertAlign w:val="superscript"/>
        </w:rPr>
        <w:t>th</w:t>
      </w:r>
      <w:r w:rsidRPr="00620D06">
        <w:rPr>
          <w:rFonts w:ascii="Times New Roman" w:hAnsi="Times New Roman"/>
          <w:sz w:val="24"/>
          <w:szCs w:val="24"/>
          <w:highlight w:val="yellow"/>
        </w:rPr>
        <w:t xml:space="preserve"> percentile </w:t>
      </w:r>
    </w:p>
    <w:p w14:paraId="55F6FFA3" w14:textId="77777777" w:rsidR="0065196B" w:rsidRPr="00620D06" w:rsidRDefault="0065196B" w:rsidP="0065196B">
      <w:pPr>
        <w:pStyle w:val="ListParagraph"/>
        <w:numPr>
          <w:ilvl w:val="1"/>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number of days above an absolute threshold of 30°C</w:t>
      </w:r>
    </w:p>
    <w:p w14:paraId="7FBA064C" w14:textId="77777777" w:rsidR="0065196B" w:rsidRPr="00620D06" w:rsidRDefault="0065196B" w:rsidP="0065196B">
      <w:pPr>
        <w:pStyle w:val="ListParagraph"/>
        <w:numPr>
          <w:ilvl w:val="1"/>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number of at minimum three-day episodes above the long-term 90</w:t>
      </w:r>
      <w:r w:rsidRPr="00620D06">
        <w:rPr>
          <w:rFonts w:ascii="Times New Roman" w:hAnsi="Times New Roman"/>
          <w:sz w:val="24"/>
          <w:szCs w:val="24"/>
          <w:highlight w:val="yellow"/>
          <w:vertAlign w:val="superscript"/>
        </w:rPr>
        <w:t>th</w:t>
      </w:r>
      <w:r w:rsidRPr="00620D06">
        <w:rPr>
          <w:rFonts w:ascii="Times New Roman" w:hAnsi="Times New Roman"/>
          <w:sz w:val="24"/>
          <w:szCs w:val="24"/>
          <w:highlight w:val="yellow"/>
        </w:rPr>
        <w:t xml:space="preserve"> percentile</w:t>
      </w:r>
    </w:p>
    <w:p w14:paraId="1E909C01" w14:textId="77777777" w:rsidR="0065196B" w:rsidRPr="00620D06" w:rsidRDefault="0065196B" w:rsidP="0065196B">
      <w:pPr>
        <w:pStyle w:val="ListParagraph"/>
        <w:numPr>
          <w:ilvl w:val="1"/>
          <w:numId w:val="12"/>
        </w:numPr>
        <w:spacing w:line="480" w:lineRule="auto"/>
        <w:jc w:val="both"/>
        <w:rPr>
          <w:rFonts w:ascii="Times New Roman" w:hAnsi="Times New Roman"/>
          <w:i/>
          <w:color w:val="000000" w:themeColor="text1"/>
          <w:sz w:val="24"/>
          <w:szCs w:val="24"/>
          <w:highlight w:val="yellow"/>
        </w:rPr>
      </w:pPr>
      <w:r w:rsidRPr="00620D06">
        <w:rPr>
          <w:rFonts w:ascii="Times New Roman" w:hAnsi="Times New Roman"/>
          <w:sz w:val="24"/>
          <w:szCs w:val="24"/>
          <w:highlight w:val="yellow"/>
        </w:rPr>
        <w:t>number of at minimum three-day episodes above an absolute threshold of 30°C</w:t>
      </w:r>
    </w:p>
    <w:p w14:paraId="2CBD98B9" w14:textId="535B2A7C" w:rsidR="0065196B" w:rsidRDefault="0065196B" w:rsidP="0065196B">
      <w:pPr>
        <w:spacing w:line="480" w:lineRule="auto"/>
        <w:jc w:val="both"/>
      </w:pPr>
      <w:r w:rsidRPr="00620D06">
        <w:rPr>
          <w:highlight w:val="yellow"/>
        </w:rPr>
        <w:t xml:space="preserve">The </w:t>
      </w:r>
      <w:ins w:id="22" w:author="Bennett, James E" w:date="2019-03-05T12:53:00Z">
        <w:r w:rsidR="003702B5">
          <w:rPr>
            <w:highlight w:val="yellow"/>
          </w:rPr>
          <w:t xml:space="preserve">total </w:t>
        </w:r>
      </w:ins>
      <w:r w:rsidRPr="00620D06">
        <w:rPr>
          <w:highlight w:val="yellow"/>
        </w:rPr>
        <w:t>estimated excess relative risk values obtained in these sensitivity analyses were similar to the model with anomaly in mean temperature alone</w:t>
      </w:r>
      <w:ins w:id="23" w:author="Bennett, James E" w:date="2019-03-05T16:22:00Z">
        <w:r w:rsidR="003F2F79">
          <w:rPr>
            <w:highlight w:val="yellow"/>
          </w:rPr>
          <w:t xml:space="preserve"> </w:t>
        </w:r>
      </w:ins>
      <w:del w:id="24" w:author="Bennett, James E" w:date="2019-03-05T16:22:00Z">
        <w:r w:rsidRPr="00620D06" w:rsidDel="003F2F79">
          <w:rPr>
            <w:highlight w:val="yellow"/>
          </w:rPr>
          <w:delText>,</w:delText>
        </w:r>
        <w:commentRangeStart w:id="25"/>
        <w:r w:rsidRPr="00620D06" w:rsidDel="003F2F79">
          <w:rPr>
            <w:highlight w:val="yellow"/>
          </w:rPr>
          <w:delText xml:space="preserve"> possibly because the different measures of anomaly are correlated, </w:delText>
        </w:r>
      </w:del>
      <w:r w:rsidRPr="00620D06">
        <w:rPr>
          <w:highlight w:val="yellow"/>
        </w:rPr>
        <w:t>and we did not use them in any further additional deaths calculation.</w:t>
      </w:r>
      <w:r w:rsidRPr="007B6B4E">
        <w:t xml:space="preserve"> </w:t>
      </w:r>
      <w:commentRangeEnd w:id="25"/>
      <w:r w:rsidR="003F2F79">
        <w:rPr>
          <w:rStyle w:val="CommentReference"/>
          <w:rFonts w:asciiTheme="minorHAnsi" w:hAnsiTheme="minorHAnsi" w:cstheme="minorBidi"/>
          <w:lang w:eastAsia="en-US"/>
        </w:rPr>
        <w:commentReference w:id="25"/>
      </w:r>
      <w:r>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66197A5B" w14:textId="77777777" w:rsidR="0065196B" w:rsidRPr="002F0788" w:rsidRDefault="0065196B" w:rsidP="0065196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Pr="002F0788">
        <w:rPr>
          <w:noProof/>
          <w:lang w:val="en-US"/>
        </w:rPr>
        <w:t>1.</w:t>
      </w:r>
      <w:r w:rsidRPr="002F0788">
        <w:rPr>
          <w:noProof/>
          <w:lang w:val="en-US"/>
        </w:rPr>
        <w:tab/>
        <w:t xml:space="preserve">Watts, N. </w:t>
      </w:r>
      <w:r w:rsidRPr="002F0788">
        <w:rPr>
          <w:i/>
          <w:iCs/>
          <w:noProof/>
          <w:lang w:val="en-US"/>
        </w:rPr>
        <w:t>et al.</w:t>
      </w:r>
      <w:r w:rsidRPr="002F0788">
        <w:rPr>
          <w:noProof/>
          <w:lang w:val="en-US"/>
        </w:rPr>
        <w:t xml:space="preserve"> The 2018 report of the Lancet Countdown on health and climate change: shaping health of nations for centuries to come. </w:t>
      </w:r>
      <w:r w:rsidRPr="002F0788">
        <w:rPr>
          <w:i/>
          <w:iCs/>
          <w:noProof/>
          <w:lang w:val="en-US"/>
        </w:rPr>
        <w:t>Lancet</w:t>
      </w:r>
      <w:r w:rsidRPr="002F0788">
        <w:rPr>
          <w:noProof/>
          <w:lang w:val="en-US"/>
        </w:rPr>
        <w:t xml:space="preserve"> </w:t>
      </w:r>
      <w:r w:rsidRPr="002F0788">
        <w:rPr>
          <w:b/>
          <w:bCs/>
          <w:noProof/>
          <w:lang w:val="en-US"/>
        </w:rPr>
        <w:t>6736,</w:t>
      </w:r>
      <w:r w:rsidRPr="002F0788">
        <w:rPr>
          <w:noProof/>
          <w:lang w:val="en-US"/>
        </w:rPr>
        <w:t xml:space="preserve"> 1–4 (2018).</w:t>
      </w:r>
    </w:p>
    <w:p w14:paraId="7A77D98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62E14CD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784E89E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780E72E2"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D5A390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694A4477"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6131664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F2E15A6"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6601694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5F31B3AB"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10C69B43"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2E3F21A6"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46FA9BA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1731E79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708DDC0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0D3FBCE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613EF68F"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4785A377"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6CDCEC1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725907DD"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w:t>
      </w:r>
      <w:r w:rsidRPr="002F0788">
        <w:rPr>
          <w:noProof/>
          <w:lang w:val="en-US"/>
        </w:rPr>
        <w:lastRenderedPageBreak/>
        <w:t xml:space="preserve">and thermoneutral environments. </w:t>
      </w:r>
      <w:r w:rsidRPr="002F0788">
        <w:rPr>
          <w:i/>
          <w:iCs/>
          <w:noProof/>
          <w:lang w:val="en-US"/>
        </w:rPr>
        <w:t>Appl. Ergon.</w:t>
      </w:r>
      <w:r w:rsidRPr="002F0788">
        <w:rPr>
          <w:noProof/>
          <w:lang w:val="en-US"/>
        </w:rPr>
        <w:t xml:space="preserve"> (2003). doi:10.1016/S0003-6870(03)00055-3</w:t>
      </w:r>
    </w:p>
    <w:p w14:paraId="5C8F9268"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0AF099F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4B50629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65E21E7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2EB82B4D"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6A6201E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4CF038C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36BF5B8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6626073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5BF0321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28BE2CB1"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22C54CB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061C7D6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0E0343AB"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2E479E8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0C99B614" w14:textId="77777777" w:rsidR="0065196B" w:rsidRDefault="0065196B" w:rsidP="0065196B">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7FEADB9A" w14:textId="77777777" w:rsidR="0065196B" w:rsidRDefault="0065196B" w:rsidP="0065196B">
      <w:pPr>
        <w:widowControl w:val="0"/>
        <w:autoSpaceDE w:val="0"/>
        <w:autoSpaceDN w:val="0"/>
        <w:adjustRightInd w:val="0"/>
        <w:ind w:left="640" w:hanging="640"/>
        <w:rPr>
          <w:noProof/>
          <w:lang w:val="en-US"/>
        </w:rPr>
      </w:pPr>
    </w:p>
    <w:p w14:paraId="6FF7A7F1" w14:textId="77777777" w:rsidR="0065196B" w:rsidRPr="00D92F3C" w:rsidRDefault="0065196B" w:rsidP="0065196B">
      <w:pPr>
        <w:widowControl w:val="0"/>
        <w:autoSpaceDE w:val="0"/>
        <w:autoSpaceDN w:val="0"/>
        <w:adjustRightInd w:val="0"/>
        <w:ind w:left="640" w:hanging="640"/>
        <w:rPr>
          <w:b/>
          <w:noProof/>
          <w:lang w:val="en-US"/>
        </w:rPr>
      </w:pPr>
      <w:r>
        <w:rPr>
          <w:b/>
          <w:noProof/>
          <w:lang w:val="en-US"/>
        </w:rPr>
        <w:t>Methods</w:t>
      </w:r>
    </w:p>
    <w:p w14:paraId="0AF2B247" w14:textId="77777777" w:rsidR="0065196B" w:rsidRPr="002F0788" w:rsidRDefault="0065196B" w:rsidP="0065196B">
      <w:pPr>
        <w:widowControl w:val="0"/>
        <w:autoSpaceDE w:val="0"/>
        <w:autoSpaceDN w:val="0"/>
        <w:adjustRightInd w:val="0"/>
        <w:ind w:left="640" w:hanging="640"/>
        <w:rPr>
          <w:noProof/>
          <w:lang w:val="en-US"/>
        </w:rPr>
      </w:pPr>
    </w:p>
    <w:p w14:paraId="1BAE0CA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7F28721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w:t>
      </w:r>
      <w:r w:rsidRPr="002F0788">
        <w:rPr>
          <w:noProof/>
          <w:lang w:val="en-US"/>
        </w:rPr>
        <w:lastRenderedPageBreak/>
        <w:t>doi:10.1016/C2009-0-00034-8</w:t>
      </w:r>
    </w:p>
    <w:p w14:paraId="4DAD5C6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EBFC8D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6E88DAF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1345F18E" w14:textId="77777777" w:rsidR="0065196B" w:rsidRPr="002F0788" w:rsidRDefault="0065196B" w:rsidP="0065196B">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7D509FBC" w14:textId="77777777" w:rsidR="0065196B" w:rsidRDefault="0065196B" w:rsidP="0065196B">
      <w:pPr>
        <w:widowControl w:val="0"/>
        <w:autoSpaceDE w:val="0"/>
        <w:autoSpaceDN w:val="0"/>
        <w:adjustRightInd w:val="0"/>
        <w:ind w:left="640" w:hanging="640"/>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(top right) can have less inter-annual variation in a particular month (here, July) compared with a cooler state like Washington (bottom right).</w:t>
      </w:r>
    </w:p>
    <w:p w14:paraId="426C315B" w14:textId="77777777" w:rsidR="0065196B" w:rsidRDefault="0065196B" w:rsidP="0065196B">
      <w:pPr>
        <w:rPr>
          <w:b/>
          <w:color w:val="000000" w:themeColor="text1"/>
        </w:rPr>
      </w:pPr>
      <w:r>
        <w:rPr>
          <w:b/>
          <w:color w:val="000000" w:themeColor="text1"/>
        </w:rPr>
        <w:br w:type="page"/>
      </w:r>
    </w:p>
    <w:p w14:paraId="4BAE404E" w14:textId="77777777" w:rsidR="0065196B" w:rsidRPr="007B037B" w:rsidRDefault="0065196B" w:rsidP="0065196B">
      <w:pPr>
        <w:spacing w:line="480" w:lineRule="auto"/>
        <w:jc w:val="both"/>
        <w:rPr>
          <w:color w:val="000000" w:themeColor="text1"/>
          <w:sz w:val="18"/>
          <w:szCs w:val="18"/>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Pr>
          <w:color w:val="000000" w:themeColor="text1"/>
        </w:rPr>
        <w:t>, 1980-2016, by state and month.</w:t>
      </w:r>
    </w:p>
    <w:p w14:paraId="76E5DEC7" w14:textId="77777777" w:rsidR="0065196B" w:rsidRDefault="0065196B" w:rsidP="0065196B">
      <w:pPr>
        <w:rPr>
          <w:b/>
          <w:color w:val="000000" w:themeColor="text1"/>
        </w:rPr>
      </w:pP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D92F3C">
      <w:footerReference w:type="even" r:id="rId14"/>
      <w:footerReference w:type="default" r:id="rId15"/>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3-01T09:18:00Z" w:initials="EM">
    <w:p w14:paraId="04BA4338" w14:textId="77777777" w:rsidR="0065196B" w:rsidRDefault="0065196B" w:rsidP="0065196B">
      <w:pPr>
        <w:pStyle w:val="CommentText"/>
      </w:pPr>
      <w:r>
        <w:rPr>
          <w:rStyle w:val="CommentReference"/>
        </w:rPr>
        <w:annotationRef/>
      </w:r>
      <w:r>
        <w:t>Did we do injury subtypes in e-Life? If so and if consistent with this sentence cite here; if not consistent, discuss briefly</w:t>
      </w:r>
    </w:p>
  </w:comment>
  <w:comment w:id="1" w:author="Robbie Parks" w:date="2019-03-04T16:01:00Z" w:initials="RP">
    <w:p w14:paraId="78B15E2F" w14:textId="77777777" w:rsidR="0065196B" w:rsidRDefault="0065196B" w:rsidP="0065196B">
      <w:pPr>
        <w:pStyle w:val="CommentText"/>
      </w:pPr>
      <w:r>
        <w:rPr>
          <w:rStyle w:val="CommentReference"/>
        </w:rPr>
        <w:annotationRef/>
      </w:r>
      <w:r>
        <w:t>We subdivided only by intentional and unintentional injuries.</w:t>
      </w:r>
    </w:p>
  </w:comment>
  <w:comment w:id="2" w:author="Robbie Parks" w:date="2019-03-04T16:17:00Z" w:initials="RP">
    <w:p w14:paraId="47771CAC" w14:textId="77777777" w:rsidR="0065196B" w:rsidRDefault="0065196B" w:rsidP="0065196B">
      <w:pPr>
        <w:pStyle w:val="CommentText"/>
      </w:pPr>
      <w:r>
        <w:rPr>
          <w:rStyle w:val="CommentReference"/>
        </w:rPr>
        <w:annotationRef/>
      </w:r>
      <w:r>
        <w:t>It isn’t straightforward to get this aligned in equation form, so I have centred it for clarity. Is this OK?</w:t>
      </w:r>
    </w:p>
  </w:comment>
  <w:comment w:id="25" w:author="Bennett, James E" w:date="2019-03-05T16:19:00Z" w:initials="BJE">
    <w:p w14:paraId="5ED2FC27" w14:textId="77777777" w:rsidR="003F2F79" w:rsidRDefault="003F2F79">
      <w:pPr>
        <w:pStyle w:val="CommentText"/>
      </w:pPr>
      <w:r>
        <w:rPr>
          <w:rStyle w:val="CommentReference"/>
        </w:rPr>
        <w:annotationRef/>
      </w:r>
      <w:r>
        <w:t xml:space="preserve">We could mention that the parameter estimates were unstable? </w:t>
      </w:r>
    </w:p>
    <w:p w14:paraId="7D7CC075" w14:textId="3B6DF49D" w:rsidR="003F2F79" w:rsidRDefault="003F2F79">
      <w:pPr>
        <w:pStyle w:val="CommentText"/>
      </w:pPr>
      <w:r>
        <w:t xml:space="preserve">Probably not necessary to </w:t>
      </w:r>
      <w:r w:rsidR="00DD4704">
        <w:t xml:space="preserve">give a reason to continue with </w:t>
      </w:r>
      <w:r w:rsidR="00DD4704">
        <w:t>the</w:t>
      </w:r>
      <w:bookmarkStart w:id="26" w:name="_GoBack"/>
      <w:bookmarkEnd w:id="26"/>
      <w:r w:rsidR="00DD4704">
        <w:t xml:space="preserve"> simpler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BA4338" w15:done="0"/>
  <w15:commentEx w15:paraId="78B15E2F" w15:paraIdParent="04BA4338" w15:done="0"/>
  <w15:commentEx w15:paraId="47771CAC" w15:done="0"/>
  <w15:commentEx w15:paraId="7D7CC0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BA4338" w16cid:durableId="2027C92D"/>
  <w16cid:commentId w16cid:paraId="78B15E2F" w16cid:durableId="2027CA76"/>
  <w16cid:commentId w16cid:paraId="47771CAC" w16cid:durableId="2027CE1A"/>
  <w16cid:commentId w16cid:paraId="7D7CC075" w16cid:durableId="202920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B8FC93" w14:textId="77777777" w:rsidR="00325857" w:rsidRDefault="00325857">
      <w:r>
        <w:separator/>
      </w:r>
    </w:p>
  </w:endnote>
  <w:endnote w:type="continuationSeparator" w:id="0">
    <w:p w14:paraId="0DE5B516" w14:textId="77777777" w:rsidR="00325857" w:rsidRDefault="00325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41A4" w:rsidRDefault="006519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41A4" w:rsidRDefault="00DD4704"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77777777" w:rsidR="00E841A4" w:rsidRDefault="006519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75191DB3" w14:textId="77777777" w:rsidR="00E841A4" w:rsidRDefault="00DD4704"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CCA760" w14:textId="77777777" w:rsidR="00325857" w:rsidRDefault="00325857">
      <w:r>
        <w:separator/>
      </w:r>
    </w:p>
  </w:footnote>
  <w:footnote w:type="continuationSeparator" w:id="0">
    <w:p w14:paraId="564B7C08" w14:textId="77777777" w:rsidR="00325857" w:rsidRDefault="00325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7"/>
  </w:num>
  <w:num w:numId="4">
    <w:abstractNumId w:val="10"/>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rson w15:author="Bennett, James E">
    <w15:presenceInfo w15:providerId="AD" w15:userId="S-1-5-21-243037206-41955558-561332275-108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63068"/>
    <w:rsid w:val="00143082"/>
    <w:rsid w:val="00325857"/>
    <w:rsid w:val="003702B5"/>
    <w:rsid w:val="003F2F79"/>
    <w:rsid w:val="00460D94"/>
    <w:rsid w:val="0065196B"/>
    <w:rsid w:val="009B223E"/>
    <w:rsid w:val="00A67CDD"/>
    <w:rsid w:val="00AC3FDA"/>
    <w:rsid w:val="00AD758A"/>
    <w:rsid w:val="00C16BDD"/>
    <w:rsid w:val="00DD47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ensus.gov/data/tables/time-series/demo/popest/1980s-county.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jid.ezzati@imperial.ac.uk" TargetMode="External"/><Relationship Id="rId12" Type="http://schemas.openxmlformats.org/officeDocument/2006/relationships/hyperlink" Target="https://www.cdc.gov/nchs/nvss/bridged_race.htm"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nchs/nvss/dvs_data_release.htm" TargetMode="External"/><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30129</Words>
  <Characters>171736</Characters>
  <Application>Microsoft Office Word</Application>
  <DocSecurity>4</DocSecurity>
  <Lines>1431</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Bennett, James E</cp:lastModifiedBy>
  <cp:revision>2</cp:revision>
  <dcterms:created xsi:type="dcterms:W3CDTF">2019-03-05T16:24:00Z</dcterms:created>
  <dcterms:modified xsi:type="dcterms:W3CDTF">2019-03-05T16:24:00Z</dcterms:modified>
</cp:coreProperties>
</file>