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Kontis: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5B69097D"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ins w:id="0" w:author="Ezzati, Majid" w:date="2019-03-01T09:16:00Z">
        <w:r w:rsidR="00914854">
          <w:rPr>
            <w:color w:val="000000" w:themeColor="text1"/>
          </w:rPr>
          <w:t>,</w:t>
        </w:r>
      </w:ins>
      <w:del w:id="1" w:author="Ezzati, Majid" w:date="2019-03-01T09:16:00Z">
        <w:r w:rsidR="00ED1FD3" w:rsidDel="00914854">
          <w:rPr>
            <w:color w:val="000000" w:themeColor="text1"/>
          </w:rPr>
          <w:delText xml:space="preserve"> which means that temperature may play a role in their pathogenesis</w:delText>
        </w:r>
        <w:r w:rsidR="00A14690" w:rsidDel="00914854">
          <w:rPr>
            <w:color w:val="000000" w:themeColor="text1"/>
          </w:rPr>
          <w:delText>.</w:delText>
        </w:r>
      </w:del>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w:t>
      </w:r>
      <w:ins w:id="2" w:author="Ezzati, Majid" w:date="2019-03-01T09:16:00Z">
        <w:r w:rsidR="00914854">
          <w:rPr>
            <w:color w:val="000000" w:themeColor="text1"/>
          </w:rPr>
          <w:t>which means that temperature may play a role in their pathogenesis.</w:t>
        </w:r>
        <w:r w:rsidR="00914854">
          <w:rPr>
            <w:color w:val="000000" w:themeColor="text1"/>
          </w:rPr>
          <w:t xml:space="preserve"> </w:t>
        </w:r>
      </w:ins>
      <w:r w:rsidR="00D03B30">
        <w:rPr>
          <w:color w:val="000000" w:themeColor="text1"/>
        </w:rPr>
        <w:t xml:space="preserve">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0F8E6547"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w:t>
      </w:r>
      <w:r w:rsidR="002A67B2">
        <w:rPr>
          <w:color w:val="000000" w:themeColor="text1"/>
        </w:rPr>
        <w:t>,</w:t>
      </w:r>
      <w:r w:rsidR="00E76594">
        <w:rPr>
          <w:color w:val="000000" w:themeColor="text1"/>
        </w:rPr>
        <w:t>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8E0706">
        <w:rPr>
          <w:color w:val="000000" w:themeColor="text1"/>
        </w:rPr>
        <w:t>9</w:t>
      </w:r>
      <w:r w:rsidR="00747F51">
        <w:rPr>
          <w:color w:val="000000" w:themeColor="text1"/>
        </w:rPr>
        <w:t>5.</w:t>
      </w:r>
      <w:r w:rsidR="008E0706">
        <w:rPr>
          <w:color w:val="000000" w:themeColor="text1"/>
        </w:rPr>
        <w:t>6</w:t>
      </w:r>
      <w:r w:rsidR="00D812B2">
        <w:rPr>
          <w:color w:val="000000" w:themeColor="text1"/>
        </w:rPr>
        <w:t xml:space="preserve">% of male injury deaths and </w:t>
      </w:r>
      <w:r w:rsidR="006807D6">
        <w:rPr>
          <w:color w:val="000000" w:themeColor="text1"/>
        </w:rPr>
        <w:t>9</w:t>
      </w:r>
      <w:r w:rsidR="00747F51">
        <w:rPr>
          <w:color w:val="000000" w:themeColor="text1"/>
        </w:rPr>
        <w:t>3.9</w:t>
      </w:r>
      <w:r w:rsidR="00D812B2">
        <w:rPr>
          <w:color w:val="000000" w:themeColor="text1"/>
        </w:rPr>
        <w:t>% of female injury deaths were in those aged 15 years and older</w:t>
      </w:r>
      <w:ins w:id="3" w:author="Ezzati, Majid" w:date="2019-03-01T09:16:00Z">
        <w:r w:rsidR="00914854">
          <w:rPr>
            <w:color w:val="000000" w:themeColor="text1"/>
          </w:rPr>
          <w:t xml:space="preserve">, and </w:t>
        </w:r>
      </w:ins>
      <w:ins w:id="4" w:author="Ezzati, Majid" w:date="2019-03-01T09:17:00Z">
        <w:r w:rsidR="00914854">
          <w:rPr>
            <w:color w:val="000000" w:themeColor="text1"/>
          </w:rPr>
          <w:t>over half</w:t>
        </w:r>
      </w:ins>
      <w:r w:rsidR="00D812B2">
        <w:rPr>
          <w:color w:val="000000" w:themeColor="text1"/>
        </w:rPr>
        <w:t xml:space="preserve"> </w:t>
      </w:r>
      <w:del w:id="5" w:author="Ezzati, Majid" w:date="2019-03-01T09:17:00Z">
        <w:r w:rsidR="00D812B2" w:rsidDel="00914854">
          <w:rPr>
            <w:color w:val="000000" w:themeColor="text1"/>
          </w:rPr>
          <w:delText xml:space="preserve">(Figure 1). </w:delText>
        </w:r>
      </w:del>
      <w:ins w:id="6" w:author="Ezzati, Majid" w:date="2019-03-01T09:17:00Z">
        <w:r w:rsidR="00914854">
          <w:rPr>
            <w:color w:val="000000" w:themeColor="text1"/>
          </w:rPr>
          <w:t>(</w:t>
        </w:r>
      </w:ins>
      <w:r w:rsidR="00EA51F2">
        <w:rPr>
          <w:color w:val="000000" w:themeColor="text1"/>
        </w:rPr>
        <w:t>52.6%</w:t>
      </w:r>
      <w:ins w:id="7" w:author="Ezzati, Majid" w:date="2019-03-01T09:17:00Z">
        <w:r w:rsidR="00914854">
          <w:rPr>
            <w:color w:val="000000" w:themeColor="text1"/>
          </w:rPr>
          <w:t>)</w:t>
        </w:r>
      </w:ins>
      <w:r w:rsidR="00EA51F2">
        <w:rPr>
          <w:color w:val="000000" w:themeColor="text1"/>
        </w:rPr>
        <w:t xml:space="preserve"> of male injury deaths were in those aged 15-44 years</w:t>
      </w:r>
      <w:ins w:id="8" w:author="Ezzati, Majid" w:date="2019-03-01T09:17:00Z">
        <w:r w:rsidR="00914854">
          <w:rPr>
            <w:color w:val="000000" w:themeColor="text1"/>
          </w:rPr>
          <w:t xml:space="preserve"> </w:t>
        </w:r>
        <w:r w:rsidR="00914854">
          <w:rPr>
            <w:color w:val="000000" w:themeColor="text1"/>
          </w:rPr>
          <w:t>(Figure 1)</w:t>
        </w:r>
      </w:ins>
      <w:r w:rsidR="00D812B2">
        <w:rPr>
          <w:color w:val="000000" w:themeColor="text1"/>
        </w:rPr>
        <w:t>.</w:t>
      </w:r>
      <w:r w:rsidR="00EA51F2">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FF74AC">
        <w:rPr>
          <w:color w:val="000000" w:themeColor="text1"/>
        </w:rPr>
        <w:t xml:space="preserve">, along with the age groups in between, </w:t>
      </w:r>
      <w:r w:rsidR="009F41EF">
        <w:rPr>
          <w:color w:val="000000" w:themeColor="text1"/>
        </w:rPr>
        <w:t xml:space="preserve"> </w:t>
      </w:r>
      <w:r w:rsidR="002521A6">
        <w:rPr>
          <w:color w:val="000000" w:themeColor="text1"/>
        </w:rPr>
        <w:t>having</w:t>
      </w:r>
      <w:r w:rsidR="009F41EF">
        <w:rPr>
          <w:color w:val="000000" w:themeColor="text1"/>
        </w:rPr>
        <w:t xml:space="preserve"> </w:t>
      </w:r>
      <w:r w:rsidR="00FF74AC">
        <w:rPr>
          <w:color w:val="000000" w:themeColor="text1"/>
        </w:rPr>
        <w:t>similar</w:t>
      </w:r>
      <w:r w:rsidR="009F41EF">
        <w:rPr>
          <w:color w:val="000000" w:themeColor="text1"/>
        </w:rPr>
        <w:t xml:space="preserve"> number</w:t>
      </w:r>
      <w:r w:rsidR="00FF74AC">
        <w:rPr>
          <w:color w:val="000000" w:themeColor="text1"/>
        </w:rPr>
        <w:t>s</w:t>
      </w:r>
      <w:r w:rsidR="009F41EF">
        <w:rPr>
          <w:color w:val="000000" w:themeColor="text1"/>
        </w:rPr>
        <w:t xml:space="preserve">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w:t>
      </w:r>
      <w:r w:rsidR="00F53433">
        <w:rPr>
          <w:color w:val="000000" w:themeColor="text1"/>
        </w:rPr>
        <w:lastRenderedPageBreak/>
        <w:t xml:space="preserve">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ransport was the leading injury cause of 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3E2D86D5"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r w:rsidR="001A4434">
        <w:t>age-standardised death rates</w:t>
      </w:r>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 xml:space="preserve">have clear seasonal </w:t>
      </w:r>
      <w:commentRangeStart w:id="9"/>
      <w:r w:rsidR="00B326E6">
        <w:t>patterns</w:t>
      </w:r>
      <w:commentRangeEnd w:id="9"/>
      <w:r w:rsidR="00914854">
        <w:rPr>
          <w:rStyle w:val="CommentReference"/>
          <w:rFonts w:asciiTheme="minorHAnsi" w:hAnsiTheme="minorHAnsi" w:cstheme="minorBidi"/>
          <w:lang w:eastAsia="en-US"/>
        </w:rPr>
        <w:commentReference w:id="9"/>
      </w:r>
      <w:r w:rsidR="003D5007" w:rsidRPr="003017A9">
        <w:t>.</w:t>
      </w:r>
    </w:p>
    <w:p w14:paraId="5258A1F2" w14:textId="77777777" w:rsidR="00600EAA" w:rsidRPr="003017A9" w:rsidRDefault="00600EAA" w:rsidP="00FF023E">
      <w:pPr>
        <w:spacing w:line="480" w:lineRule="auto"/>
        <w:jc w:val="both"/>
      </w:pPr>
    </w:p>
    <w:p w14:paraId="249B91FA" w14:textId="0266E736"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r w:rsidR="00820347">
        <w:rPr>
          <w:color w:val="000000" w:themeColor="text1"/>
        </w:rPr>
        <w:t>temperature</w:t>
      </w:r>
      <w:r w:rsidR="00820347" w:rsidRPr="002B11C6">
        <w:rPr>
          <w:color w:val="000000" w:themeColor="text1"/>
        </w:rPr>
        <w:t xml:space="preserve"> </w:t>
      </w:r>
      <w:r>
        <w:rPr>
          <w:color w:val="000000" w:themeColor="text1"/>
        </w:rPr>
        <w:t xml:space="preserve">may </w:t>
      </w:r>
      <w:r w:rsidRPr="002B11C6">
        <w:rPr>
          <w:color w:val="000000" w:themeColor="text1"/>
        </w:rPr>
        <w:t xml:space="preserve">impact </w:t>
      </w:r>
      <w:r w:rsidR="00820347">
        <w:rPr>
          <w:color w:val="000000" w:themeColor="text1"/>
        </w:rPr>
        <w:t>injury death rates</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11DFFBD7" w14:textId="6CBD3997" w:rsidR="00EA612C" w:rsidRDefault="00D03B30" w:rsidP="00FF023E">
      <w:pPr>
        <w:spacing w:line="480" w:lineRule="auto"/>
        <w:jc w:val="both"/>
        <w:rPr>
          <w:color w:val="000000" w:themeColor="text1"/>
        </w:rPr>
      </w:pPr>
      <w:r>
        <w:rPr>
          <w:color w:val="000000" w:themeColor="text1"/>
        </w:rPr>
        <w:t xml:space="preserve">We first defined a measure </w:t>
      </w:r>
      <w:r w:rsidR="00A26C87">
        <w:rPr>
          <w:color w:val="000000" w:themeColor="text1"/>
        </w:rPr>
        <w:t>of</w:t>
      </w:r>
      <w:r>
        <w:rPr>
          <w:color w:val="000000" w:themeColor="text1"/>
        </w:rPr>
        <w:t xml:space="preserve"> anomalous temperature for each state and month compared to</w:t>
      </w:r>
      <w:r>
        <w:t xml:space="preserve"> </w:t>
      </w:r>
      <w:r w:rsidRPr="00636C9B">
        <w:t xml:space="preserve">long-term </w:t>
      </w:r>
      <w:r w:rsidR="00A52D34">
        <w:t xml:space="preserve">norm </w:t>
      </w:r>
      <w:r w:rsidRPr="00636C9B">
        <w:t>temperature</w:t>
      </w:r>
      <w:r>
        <w:t xml:space="preserve"> of the state in that month (Figure </w:t>
      </w:r>
      <w:r w:rsidR="00E566A6">
        <w:t>3</w:t>
      </w:r>
      <w:r>
        <w:t>)</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anomalies than one with lower but more inter-annually variable temperature. </w:t>
      </w:r>
      <w:r w:rsidR="00FE7D88">
        <w:rPr>
          <w:color w:val="000000" w:themeColor="text1"/>
        </w:rPr>
        <w:t>Average size of</w:t>
      </w:r>
      <w:r w:rsidR="00B935B0">
        <w:rPr>
          <w:color w:val="000000" w:themeColor="text1"/>
        </w:rPr>
        <w:t xml:space="preserve"> anomaly</w:t>
      </w:r>
      <w:ins w:id="10" w:author="Ezzati, Majid" w:date="2019-03-01T09:28:00Z">
        <w:r w:rsidR="004615D2">
          <w:rPr>
            <w:color w:val="000000" w:themeColor="text1"/>
          </w:rPr>
          <w:t xml:space="preserve"> over</w:t>
        </w:r>
        <w:r w:rsidR="004615D2">
          <w:rPr>
            <w:color w:val="000000" w:themeColor="text1"/>
          </w:rPr>
          <w:t xml:space="preserve"> the study</w:t>
        </w:r>
        <w:r w:rsidR="004615D2">
          <w:rPr>
            <w:color w:val="000000" w:themeColor="text1"/>
          </w:rPr>
          <w:t xml:space="preserve"> </w:t>
        </w:r>
        <w:r w:rsidR="004615D2">
          <w:rPr>
            <w:color w:val="000000" w:themeColor="text1"/>
          </w:rPr>
          <w:lastRenderedPageBreak/>
          <w:t>period</w:t>
        </w:r>
        <w:r w:rsidR="004615D2">
          <w:rPr>
            <w:color w:val="000000" w:themeColor="text1"/>
          </w:rPr>
          <w:t xml:space="preserve"> (1980-2016)</w:t>
        </w:r>
      </w:ins>
      <w:r w:rsidR="00CE0FD5">
        <w:rPr>
          <w:color w:val="000000" w:themeColor="text1"/>
        </w:rPr>
        <w:t xml:space="preserve">, a measure of how variable </w:t>
      </w:r>
      <w:del w:id="11" w:author="Ezzati, Majid" w:date="2019-03-01T09:27:00Z">
        <w:r w:rsidR="00CE0FD5" w:rsidDel="004615D2">
          <w:rPr>
            <w:color w:val="000000" w:themeColor="text1"/>
          </w:rPr>
          <w:delText xml:space="preserve">anomalies </w:delText>
        </w:r>
      </w:del>
      <w:ins w:id="12" w:author="Ezzati, Majid" w:date="2019-03-01T09:27:00Z">
        <w:r w:rsidR="004615D2">
          <w:rPr>
            <w:color w:val="000000" w:themeColor="text1"/>
          </w:rPr>
          <w:t>temperatures</w:t>
        </w:r>
        <w:r w:rsidR="004615D2">
          <w:rPr>
            <w:color w:val="000000" w:themeColor="text1"/>
          </w:rPr>
          <w:t xml:space="preserve"> </w:t>
        </w:r>
      </w:ins>
      <w:r w:rsidR="00CE0FD5">
        <w:rPr>
          <w:color w:val="000000" w:themeColor="text1"/>
        </w:rPr>
        <w:t>are around the</w:t>
      </w:r>
      <w:ins w:id="13" w:author="Ezzati, Majid" w:date="2019-03-01T09:28:00Z">
        <w:r w:rsidR="004615D2">
          <w:rPr>
            <w:color w:val="000000" w:themeColor="text1"/>
          </w:rPr>
          <w:t>ir</w:t>
        </w:r>
      </w:ins>
      <w:r w:rsidR="00CE0FD5">
        <w:rPr>
          <w:color w:val="000000" w:themeColor="text1"/>
        </w:rPr>
        <w:t xml:space="preserve"> central </w:t>
      </w:r>
      <w:ins w:id="14" w:author="Ezzati, Majid" w:date="2019-03-01T09:28:00Z">
        <w:r w:rsidR="004615D2">
          <w:rPr>
            <w:color w:val="000000" w:themeColor="text1"/>
          </w:rPr>
          <w:t xml:space="preserve">state-month </w:t>
        </w:r>
      </w:ins>
      <w:r w:rsidR="00CE0FD5">
        <w:rPr>
          <w:color w:val="000000" w:themeColor="text1"/>
        </w:rPr>
        <w:t>long-term norm</w:t>
      </w:r>
      <w:del w:id="15" w:author="Ezzati, Majid" w:date="2019-03-01T09:28:00Z">
        <w:r w:rsidR="00CE0FD5" w:rsidDel="004615D2">
          <w:rPr>
            <w:color w:val="000000" w:themeColor="text1"/>
          </w:rPr>
          <w:delText xml:space="preserve"> temperature</w:delText>
        </w:r>
      </w:del>
      <w:r w:rsidR="00CE0FD5">
        <w:rPr>
          <w:color w:val="000000" w:themeColor="text1"/>
        </w:rPr>
        <w:t xml:space="preserve">, </w:t>
      </w:r>
      <w:del w:id="16" w:author="Ezzati, Majid" w:date="2019-03-01T09:28:00Z">
        <w:r w:rsidR="00CE0FD5" w:rsidDel="004615D2">
          <w:rPr>
            <w:color w:val="000000" w:themeColor="text1"/>
          </w:rPr>
          <w:delText xml:space="preserve"> </w:delText>
        </w:r>
      </w:del>
      <w:r w:rsidR="001B2FBD">
        <w:rPr>
          <w:color w:val="000000" w:themeColor="text1"/>
        </w:rPr>
        <w:t>ranged from 0.4</w:t>
      </w:r>
      <w:r w:rsidR="001B2FBD" w:rsidRPr="00843ACB">
        <w:rPr>
          <w:bCs/>
          <w:color w:val="000000" w:themeColor="text1"/>
        </w:rPr>
        <w:t>°</w:t>
      </w:r>
      <w:r w:rsidR="001B2FBD">
        <w:rPr>
          <w:bCs/>
          <w:color w:val="000000" w:themeColor="text1"/>
        </w:rPr>
        <w:t>C</w:t>
      </w:r>
      <w:r w:rsidR="001B2FBD">
        <w:rPr>
          <w:color w:val="000000" w:themeColor="text1"/>
        </w:rPr>
        <w:t xml:space="preserve"> for Florida in September, to 3.4</w:t>
      </w:r>
      <w:r w:rsidR="001B2FBD" w:rsidRPr="00843ACB">
        <w:rPr>
          <w:bCs/>
          <w:color w:val="000000" w:themeColor="text1"/>
        </w:rPr>
        <w:t>°</w:t>
      </w:r>
      <w:r w:rsidR="001B2FBD">
        <w:rPr>
          <w:bCs/>
          <w:color w:val="000000" w:themeColor="text1"/>
        </w:rPr>
        <w:t>C</w:t>
      </w:r>
      <w:r w:rsidR="001B2FBD">
        <w:rPr>
          <w:color w:val="000000" w:themeColor="text1"/>
        </w:rPr>
        <w:t xml:space="preserve"> for North Dakota in February</w:t>
      </w:r>
      <w:r w:rsidR="00623763">
        <w:rPr>
          <w:color w:val="000000" w:themeColor="text1"/>
        </w:rPr>
        <w:t xml:space="preserve"> </w:t>
      </w:r>
      <w:del w:id="17" w:author="Ezzati, Majid" w:date="2019-03-01T09:28:00Z">
        <w:r w:rsidR="00CE0FD5" w:rsidDel="004615D2">
          <w:rPr>
            <w:color w:val="000000" w:themeColor="text1"/>
          </w:rPr>
          <w:delText xml:space="preserve">across the period of study (1980-2016) </w:delText>
        </w:r>
      </w:del>
      <w:r w:rsidR="00623763">
        <w:rPr>
          <w:color w:val="000000" w:themeColor="text1"/>
        </w:rPr>
        <w:t>(Figure 4). The</w:t>
      </w:r>
      <w:r w:rsidR="00CE0FD5">
        <w:rPr>
          <w:color w:val="000000" w:themeColor="text1"/>
        </w:rPr>
        <w:t xml:space="preserve"> average</w:t>
      </w:r>
      <w:r w:rsidR="001B2FBD">
        <w:rPr>
          <w:color w:val="000000" w:themeColor="text1"/>
        </w:rPr>
        <w:t xml:space="preserve"> </w:t>
      </w:r>
      <w:r w:rsidR="00BA23B7">
        <w:rPr>
          <w:color w:val="000000" w:themeColor="text1"/>
        </w:rPr>
        <w:t>size of</w:t>
      </w:r>
      <w:r w:rsidR="00623763">
        <w:rPr>
          <w:color w:val="000000" w:themeColor="text1"/>
        </w:rPr>
        <w:t xml:space="preserve"> </w:t>
      </w:r>
      <w:r w:rsidR="001B2FBD">
        <w:rPr>
          <w:color w:val="000000" w:themeColor="text1"/>
        </w:rPr>
        <w:t>anomaly</w:t>
      </w:r>
      <w:r w:rsidR="00CE0FD5">
        <w:rPr>
          <w:color w:val="000000" w:themeColor="text1"/>
        </w:rPr>
        <w:t xml:space="preserve"> </w:t>
      </w:r>
      <w:r w:rsidR="000B6108">
        <w:rPr>
          <w:color w:val="000000" w:themeColor="text1"/>
        </w:rPr>
        <w:t>had a median value of</w:t>
      </w:r>
      <w:r w:rsidR="001B2FBD">
        <w:rPr>
          <w:color w:val="000000" w:themeColor="text1"/>
        </w:rPr>
        <w:t xml:space="preserve"> </w:t>
      </w:r>
      <w:r w:rsidR="000B6108">
        <w:rPr>
          <w:color w:val="000000" w:themeColor="text1"/>
        </w:rPr>
        <w:t>1.2</w:t>
      </w:r>
      <w:r w:rsidR="000B6108" w:rsidRPr="00843ACB">
        <w:rPr>
          <w:bCs/>
          <w:color w:val="000000" w:themeColor="text1"/>
        </w:rPr>
        <w:t>°</w:t>
      </w:r>
      <w:r w:rsidR="000B6108">
        <w:rPr>
          <w:bCs/>
          <w:color w:val="000000" w:themeColor="text1"/>
        </w:rPr>
        <w:t xml:space="preserve">C </w:t>
      </w:r>
      <w:r w:rsidR="001B2FBD">
        <w:rPr>
          <w:bCs/>
          <w:color w:val="000000" w:themeColor="text1"/>
        </w:rPr>
        <w:t>across all states and months</w:t>
      </w:r>
      <w:r w:rsidR="005E0005">
        <w:rPr>
          <w:bCs/>
          <w:color w:val="000000" w:themeColor="text1"/>
        </w:rPr>
        <w:t xml:space="preserve">, with </w:t>
      </w:r>
      <w:r w:rsidR="00FF46E2">
        <w:rPr>
          <w:bCs/>
          <w:color w:val="000000" w:themeColor="text1"/>
        </w:rPr>
        <w:t>27</w:t>
      </w:r>
      <w:r w:rsidR="005E0005">
        <w:rPr>
          <w:bCs/>
          <w:color w:val="000000" w:themeColor="text1"/>
        </w:rPr>
        <w:t>% less than 1</w:t>
      </w:r>
      <w:r w:rsidR="005E0005" w:rsidRPr="00843ACB">
        <w:rPr>
          <w:bCs/>
          <w:color w:val="000000" w:themeColor="text1"/>
        </w:rPr>
        <w:t>°</w:t>
      </w:r>
      <w:r w:rsidR="005E0005">
        <w:rPr>
          <w:bCs/>
          <w:color w:val="000000" w:themeColor="text1"/>
        </w:rPr>
        <w:t xml:space="preserve">C </w:t>
      </w:r>
      <w:r w:rsidR="00CE0FD5">
        <w:rPr>
          <w:bCs/>
          <w:color w:val="000000" w:themeColor="text1"/>
        </w:rPr>
        <w:t>and</w:t>
      </w:r>
      <w:r w:rsidR="005E0005">
        <w:rPr>
          <w:bCs/>
          <w:color w:val="000000" w:themeColor="text1"/>
        </w:rPr>
        <w:t xml:space="preserve"> </w:t>
      </w:r>
      <w:r w:rsidR="00FF46E2">
        <w:rPr>
          <w:bCs/>
          <w:color w:val="000000" w:themeColor="text1"/>
        </w:rPr>
        <w:t xml:space="preserve">90% less than </w:t>
      </w:r>
      <w:r w:rsidR="00FF46E2">
        <w:rPr>
          <w:color w:val="000000" w:themeColor="text1"/>
        </w:rPr>
        <w:t>2</w:t>
      </w:r>
      <w:r w:rsidR="00FF46E2" w:rsidRPr="00843ACB">
        <w:rPr>
          <w:bCs/>
          <w:color w:val="000000" w:themeColor="text1"/>
        </w:rPr>
        <w:t>°</w:t>
      </w:r>
      <w:r w:rsidR="00FF46E2">
        <w:rPr>
          <w:bCs/>
          <w:color w:val="000000" w:themeColor="text1"/>
        </w:rPr>
        <w:t>C</w:t>
      </w:r>
      <w:r w:rsidR="00EB26F7">
        <w:rPr>
          <w:bCs/>
          <w:color w:val="000000" w:themeColor="text1"/>
        </w:rPr>
        <w:t xml:space="preserve"> (Figure 4)</w:t>
      </w:r>
      <w:r w:rsidR="00FF0139">
        <w:rPr>
          <w:color w:val="000000" w:themeColor="text1"/>
        </w:rPr>
        <w:t>.</w:t>
      </w:r>
      <w:ins w:id="18" w:author="Ezzati, Majid" w:date="2019-03-01T09:29:00Z">
        <w:r w:rsidR="004615D2">
          <w:rPr>
            <w:color w:val="000000" w:themeColor="text1"/>
          </w:rPr>
          <w:t xml:space="preserve"> </w:t>
        </w:r>
        <w:commentRangeStart w:id="19"/>
        <w:r w:rsidR="004615D2">
          <w:rPr>
            <w:color w:val="000000" w:themeColor="text1"/>
          </w:rPr>
          <w:t>Temperature anomalies were largest in January and February and smalles</w:t>
        </w:r>
      </w:ins>
      <w:ins w:id="20" w:author="Ezzati, Majid" w:date="2019-03-01T09:30:00Z">
        <w:r w:rsidR="004615D2">
          <w:rPr>
            <w:color w:val="000000" w:themeColor="text1"/>
          </w:rPr>
          <w:t>t</w:t>
        </w:r>
      </w:ins>
      <w:ins w:id="21" w:author="Ezzati, Majid" w:date="2019-03-01T09:29:00Z">
        <w:r w:rsidR="004615D2">
          <w:rPr>
            <w:color w:val="000000" w:themeColor="text1"/>
          </w:rPr>
          <w:t xml:space="preserve"> in</w:t>
        </w:r>
      </w:ins>
      <w:ins w:id="22" w:author="Ezzati, Majid" w:date="2019-03-01T09:30:00Z">
        <w:r w:rsidR="004615D2">
          <w:rPr>
            <w:color w:val="000000" w:themeColor="text1"/>
          </w:rPr>
          <w:t xml:space="preserve"> [[[August? Also either July or Sept???]]].</w:t>
        </w:r>
      </w:ins>
      <w:ins w:id="23" w:author="Ezzati, Majid" w:date="2019-03-01T09:29:00Z">
        <w:r w:rsidR="004615D2">
          <w:rPr>
            <w:color w:val="000000" w:themeColor="text1"/>
          </w:rPr>
          <w:t xml:space="preserve"> </w:t>
        </w:r>
      </w:ins>
      <w:ins w:id="24" w:author="Ezzati, Majid" w:date="2019-03-01T09:31:00Z">
        <w:r w:rsidR="004615D2">
          <w:rPr>
            <w:color w:val="000000" w:themeColor="text1"/>
          </w:rPr>
          <w:t>They were larger in northern and central states than in southern and coastal ones.</w:t>
        </w:r>
      </w:ins>
      <w:del w:id="25" w:author="Ezzati, Majid" w:date="2019-03-01T09:29:00Z">
        <w:r w:rsidR="00FF0139" w:rsidDel="004615D2">
          <w:rPr>
            <w:color w:val="000000" w:themeColor="text1"/>
          </w:rPr>
          <w:delText xml:space="preserve"> </w:delText>
        </w:r>
      </w:del>
      <w:commentRangeEnd w:id="19"/>
      <w:r w:rsidR="004615D2">
        <w:rPr>
          <w:rStyle w:val="CommentReference"/>
          <w:rFonts w:asciiTheme="minorHAnsi" w:hAnsiTheme="minorHAnsi" w:cstheme="minorBidi"/>
          <w:lang w:eastAsia="en-US"/>
        </w:rPr>
        <w:commentReference w:id="19"/>
      </w:r>
    </w:p>
    <w:p w14:paraId="3C30D97C" w14:textId="77777777" w:rsidR="00EA612C" w:rsidRDefault="00EA612C" w:rsidP="00FF023E">
      <w:pPr>
        <w:spacing w:line="480" w:lineRule="auto"/>
        <w:jc w:val="both"/>
        <w:rPr>
          <w:color w:val="000000" w:themeColor="text1"/>
        </w:rPr>
      </w:pPr>
    </w:p>
    <w:p w14:paraId="177FB3F2" w14:textId="6D692302" w:rsidR="00811D83" w:rsidRDefault="00D03B30" w:rsidP="00FF023E">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xml:space="preserve">, described in Methods. The model accounted for systematic variations in death rates across states and months, </w:t>
      </w:r>
      <w:ins w:id="26" w:author="Ezzati, Majid" w:date="2019-03-01T09:22:00Z">
        <w:r w:rsidR="00F07194">
          <w:rPr>
            <w:color w:val="000000" w:themeColor="text1"/>
          </w:rPr>
          <w:t>through state-</w:t>
        </w:r>
      </w:ins>
      <w:ins w:id="27" w:author="Ezzati, Majid" w:date="2019-03-01T09:23:00Z">
        <w:r w:rsidR="00F07194">
          <w:rPr>
            <w:color w:val="000000" w:themeColor="text1"/>
          </w:rPr>
          <w:t>,</w:t>
        </w:r>
      </w:ins>
      <w:ins w:id="28" w:author="Ezzati, Majid" w:date="2019-03-01T09:22:00Z">
        <w:r w:rsidR="00F07194">
          <w:rPr>
            <w:color w:val="000000" w:themeColor="text1"/>
          </w:rPr>
          <w:t xml:space="preserve"> month-</w:t>
        </w:r>
      </w:ins>
      <w:ins w:id="29" w:author="Ezzati, Majid" w:date="2019-03-01T09:23:00Z">
        <w:r w:rsidR="00F07194">
          <w:rPr>
            <w:color w:val="000000" w:themeColor="text1"/>
          </w:rPr>
          <w:t xml:space="preserve"> and state-month-specific random intercepts, </w:t>
        </w:r>
      </w:ins>
      <w:r>
        <w:rPr>
          <w:color w:val="000000" w:themeColor="text1"/>
        </w:rPr>
        <w:t>and for their long-term trends</w:t>
      </w:r>
      <w:ins w:id="30" w:author="Ezzati, Majid" w:date="2019-03-01T09:22:00Z">
        <w:r w:rsidR="00F07194">
          <w:rPr>
            <w:color w:val="000000" w:themeColor="text1"/>
          </w:rPr>
          <w:t>. These terms together remove the effects of space and time varying factors that affect</w:t>
        </w:r>
      </w:ins>
      <w:ins w:id="31" w:author="Ezzati, Majid" w:date="2019-03-01T09:23:00Z">
        <w:r w:rsidR="00F07194">
          <w:rPr>
            <w:color w:val="000000" w:themeColor="text1"/>
          </w:rPr>
          <w:t xml:space="preserve"> injuries</w:t>
        </w:r>
      </w:ins>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resultant risk estimate</w:t>
      </w:r>
      <w:r w:rsidR="00A04017">
        <w:rPr>
          <w:color w:val="000000" w:themeColor="text1"/>
        </w:rPr>
        <w:t>s</w:t>
      </w:r>
      <w:r w:rsidR="00811D83">
        <w:rPr>
          <w:color w:val="000000" w:themeColor="text1"/>
        </w:rPr>
        <w:t xml:space="preserve"> and the age-sex-specific death rates from each injury in 2016,</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r w:rsidR="00811D83">
        <w:rPr>
          <w:color w:val="000000" w:themeColor="text1"/>
        </w:rPr>
        <w:t>if</w:t>
      </w:r>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pPr>
    </w:p>
    <w:p w14:paraId="24D7051E" w14:textId="09C421E1"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CrI </w:t>
      </w:r>
      <w:r w:rsidR="00955652" w:rsidRPr="00C60C27">
        <w:t xml:space="preserve">831, 1053) </w:t>
      </w:r>
      <w:r>
        <w:t xml:space="preserve">excess </w:t>
      </w:r>
      <w:r w:rsidR="00955652" w:rsidRPr="00C60C27">
        <w:t>injury deaths</w:t>
      </w:r>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811D83">
        <w:t>2016</w:t>
      </w:r>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r w:rsidR="00F805E8" w:rsidRPr="004326BD">
        <w:t xml:space="preserve"> </w:t>
      </w:r>
      <w:r w:rsidR="00107AA8" w:rsidRPr="004326BD">
        <w:t>(</w:t>
      </w:r>
      <w:r w:rsidR="00AB1C19">
        <w:t>Figure 5</w:t>
      </w:r>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rsidR="00AB1C19">
        <w:t>Figure 5</w:t>
      </w:r>
      <w:r w:rsidRPr="00E440F0">
        <w:t>)</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6F569A">
        <w:t xml:space="preserve"> (</w:t>
      </w:r>
      <w:r w:rsidR="00A866D4">
        <w:t>448)</w:t>
      </w:r>
      <w:r w:rsidR="00A866D4" w:rsidRPr="003017A9">
        <w:t xml:space="preserve"> </w:t>
      </w:r>
      <w:r w:rsidR="00A26C87" w:rsidRPr="003017A9">
        <w:t xml:space="preserve">followed by </w:t>
      </w:r>
      <w:r w:rsidR="009D01D0">
        <w:t xml:space="preserve">intentional </w:t>
      </w:r>
      <w:r w:rsidR="00A26C87" w:rsidRPr="003017A9">
        <w:t>self-harm</w:t>
      </w:r>
      <w:r w:rsidR="006F569A">
        <w:t xml:space="preserve"> (</w:t>
      </w:r>
      <w:r w:rsidR="00FF54C5">
        <w:t>315</w:t>
      </w:r>
      <w:r w:rsidR="006F569A">
        <w:t>)</w:t>
      </w:r>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6F569A">
        <w:t xml:space="preserve"> male</w:t>
      </w:r>
      <w:r w:rsidR="00A26C87">
        <w:t xml:space="preserve"> excess deaths would occur in those aged</w:t>
      </w:r>
      <w:r w:rsidR="001349B6" w:rsidRPr="003017A9">
        <w:t xml:space="preserve"> </w:t>
      </w:r>
      <w:r w:rsidR="00C91B02" w:rsidRPr="003017A9">
        <w:t>15-64 years</w:t>
      </w:r>
      <w:r w:rsidR="007033D5">
        <w:t xml:space="preserve">, </w:t>
      </w:r>
      <w:r w:rsidR="006F569A">
        <w:t>who have higher rates of deaths from</w:t>
      </w:r>
      <w:r w:rsidR="007033D5">
        <w:t xml:space="preserve"> transport injuries</w:t>
      </w:r>
      <w:r w:rsidR="004326BD" w:rsidRPr="003017A9">
        <w:t xml:space="preserve">. </w:t>
      </w:r>
      <w:r w:rsidR="00C82383">
        <w:t xml:space="preserve">In those </w:t>
      </w:r>
      <w:r w:rsidR="00C82383">
        <w:lastRenderedPageBreak/>
        <w:t xml:space="preserve">aged </w:t>
      </w:r>
      <w:r w:rsidR="00901890">
        <w:t xml:space="preserve">85 </w:t>
      </w:r>
      <w:r w:rsidR="00C82383">
        <w:t xml:space="preserve">years and </w:t>
      </w:r>
      <w:r w:rsidR="006F569A">
        <w:t>older</w:t>
      </w:r>
      <w:r w:rsidR="00C82383">
        <w:t xml:space="preserve">, there would be </w:t>
      </w:r>
      <w:r w:rsidR="006F569A">
        <w:t>an estimated</w:t>
      </w:r>
      <w:r w:rsidR="00C82383">
        <w:t xml:space="preserve"> decline in injury deaths, </w:t>
      </w:r>
      <w:r w:rsidR="006F569A">
        <w:t>because</w:t>
      </w:r>
      <w:r w:rsidR="00C82383">
        <w:t xml:space="preserve"> deaths from falls</w:t>
      </w:r>
      <w:r w:rsidR="006F569A">
        <w:t xml:space="preserve"> are estimated to </w:t>
      </w:r>
      <w:r w:rsidR="009F201A">
        <w:t xml:space="preserve">be </w:t>
      </w:r>
      <w:r w:rsidR="00556DC4">
        <w:t>decline in a warmer year</w:t>
      </w:r>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63105E6" w:rsidR="00871CC0" w:rsidRDefault="00556DC4" w:rsidP="00FF023E">
      <w:pPr>
        <w:spacing w:line="480" w:lineRule="auto"/>
        <w:jc w:val="both"/>
      </w:pPr>
      <w:r>
        <w:t xml:space="preserve">Proportionally, </w:t>
      </w:r>
      <w:r w:rsidR="00C82383">
        <w:t xml:space="preserve">deaths </w:t>
      </w:r>
      <w:r>
        <w:t xml:space="preserve">from </w:t>
      </w:r>
      <w:r w:rsidR="00A83200" w:rsidRPr="00D06095">
        <w:t>drownings</w:t>
      </w:r>
      <w:r>
        <w:t xml:space="preserve"> are predicted to increase more than those of other injury types</w:t>
      </w:r>
      <w:r w:rsidR="00C82383">
        <w:t xml:space="preserve">, </w:t>
      </w:r>
      <w:r>
        <w:t xml:space="preserve">by as much </w:t>
      </w:r>
      <w:r w:rsidR="00C82383">
        <w:t>8.3% (7.3</w:t>
      </w:r>
      <w:r w:rsidR="00E549EB">
        <w:t xml:space="preserve">, </w:t>
      </w:r>
      <w:r w:rsidR="00C82383" w:rsidRPr="00D06095">
        <w:t>9.3)</w:t>
      </w:r>
      <w:r w:rsidR="00A83200" w:rsidRPr="00D06095">
        <w:t xml:space="preserve"> in men aged 15</w:t>
      </w:r>
      <w:r w:rsidR="00C82383">
        <w:t>-</w:t>
      </w:r>
      <w:r w:rsidR="00A83200" w:rsidRPr="00D06095">
        <w:t xml:space="preserve">24 years </w:t>
      </w:r>
      <w:r w:rsidR="002352BB" w:rsidRPr="00D06095">
        <w:t>(</w:t>
      </w:r>
      <w:r w:rsidR="00E31C65">
        <w:t xml:space="preserve">Supplementary </w:t>
      </w:r>
      <w:r w:rsidR="002352BB" w:rsidRPr="00D06095">
        <w:t>Figure 1)</w:t>
      </w:r>
      <w:r>
        <w:t>; the smallest</w:t>
      </w:r>
      <w:r w:rsidR="00520AA6" w:rsidRPr="00D06095">
        <w:t xml:space="preserve"> </w:t>
      </w:r>
      <w:r>
        <w:t xml:space="preserve">proportional increase was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r>
        <w:t>than for</w:t>
      </w:r>
      <w:r w:rsidR="00F47C92">
        <w:t xml:space="preserve"> 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r>
        <w:t xml:space="preserve">25-34 year old men </w:t>
      </w:r>
      <w:r w:rsidR="00520AA6" w:rsidRPr="003017A9">
        <w:t xml:space="preserve">versus </w:t>
      </w:r>
      <w:r w:rsidR="00951C67">
        <w:t>0.23% (-0.28, 0.76</w:t>
      </w:r>
      <w:r w:rsidR="006D68DB">
        <w:t>)</w:t>
      </w:r>
      <w:r w:rsidR="00951C67">
        <w:t xml:space="preserve"> for </w:t>
      </w:r>
      <w:r>
        <w:t xml:space="preserve">women </w:t>
      </w:r>
      <w:r w:rsidR="00951C67">
        <w:t>of the same age</w:t>
      </w:r>
      <w:r w:rsidR="004B6DA1" w:rsidRPr="003017A9">
        <w:t>)</w:t>
      </w:r>
      <w:r w:rsidR="00572C8F">
        <w:t xml:space="preserve"> </w:t>
      </w:r>
      <w:commentRangeStart w:id="32"/>
      <w:r w:rsidR="00572C8F">
        <w:t>(Supplementary Figure 1).</w:t>
      </w:r>
      <w:commentRangeEnd w:id="32"/>
      <w:r w:rsidR="0093677B">
        <w:rPr>
          <w:rStyle w:val="CommentReference"/>
          <w:rFonts w:asciiTheme="minorHAnsi" w:hAnsiTheme="minorHAnsi" w:cstheme="minorBidi"/>
          <w:lang w:eastAsia="en-US"/>
        </w:rPr>
        <w:commentReference w:id="32"/>
      </w:r>
    </w:p>
    <w:p w14:paraId="45458504" w14:textId="77777777" w:rsidR="00852290" w:rsidRPr="00886AE3" w:rsidRDefault="00852290" w:rsidP="00FF023E">
      <w:pPr>
        <w:spacing w:line="480" w:lineRule="auto"/>
        <w:jc w:val="both"/>
        <w:rPr>
          <w:rFonts w:eastAsia="Times New Roman"/>
          <w:color w:val="000000"/>
        </w:rPr>
      </w:pPr>
    </w:p>
    <w:p w14:paraId="5D877F7D" w14:textId="0D6ED77A"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absolute </w:t>
      </w:r>
      <w:r w:rsidR="00335C7B">
        <w:t>temperature</w:t>
      </w:r>
      <w:r w:rsidR="004F125F">
        <w:t xml:space="preserve"> and for specific injury types</w:t>
      </w:r>
      <w:r w:rsidR="00000104">
        <w:t>.</w:t>
      </w:r>
      <w:r w:rsidR="00F61428">
        <w:t xml:space="preserve"> </w:t>
      </w:r>
      <w:r w:rsidR="00451818">
        <w:t xml:space="preserve">A study 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r w:rsidR="00B52DB6">
        <w:t xml:space="preserve"> </w:t>
      </w:r>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r w:rsidR="00F45E44">
        <w:rPr>
          <w:bCs/>
          <w:color w:val="000000" w:themeColor="text1"/>
        </w:rPr>
        <w:t xml:space="preserve">would </w:t>
      </w:r>
      <w:r w:rsidR="00451818">
        <w:rPr>
          <w:bCs/>
          <w:color w:val="000000" w:themeColor="text1"/>
        </w:rPr>
        <w:t xml:space="preserve">lead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r w:rsidR="00F45E44">
        <w:rPr>
          <w:bCs/>
          <w:color w:val="000000" w:themeColor="text1"/>
        </w:rPr>
        <w:t>-</w:t>
      </w:r>
      <w:r w:rsidR="00BB73FD">
        <w:rPr>
          <w:bCs/>
          <w:color w:val="000000" w:themeColor="text1"/>
        </w:rPr>
        <w:t xml:space="preserve">1% in males and </w:t>
      </w:r>
      <w:r w:rsidR="001648C7">
        <w:rPr>
          <w:bCs/>
          <w:color w:val="000000" w:themeColor="text1"/>
        </w:rPr>
        <w:t>0.39</w:t>
      </w:r>
      <w:r w:rsidR="00F45E44">
        <w:rPr>
          <w:bCs/>
          <w:color w:val="000000" w:themeColor="text1"/>
        </w:rPr>
        <w:t>-</w:t>
      </w:r>
      <w:r w:rsidR="001648C7">
        <w:rPr>
          <w:bCs/>
          <w:color w:val="000000" w:themeColor="text1"/>
        </w:rPr>
        <w:t>1.47% in females</w:t>
      </w:r>
      <w:r w:rsidR="00F45E44">
        <w:rPr>
          <w:bCs/>
          <w:color w:val="000000" w:themeColor="text1"/>
        </w:rPr>
        <w:t xml:space="preserve"> in different ages</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F45E44">
        <w:t xml:space="preserve">A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0D245DE9" w:rsidR="00A83B2D" w:rsidRDefault="007B0B98" w:rsidP="00A83B2D">
      <w:pPr>
        <w:spacing w:line="480" w:lineRule="auto"/>
        <w:jc w:val="both"/>
      </w:pPr>
      <w:r>
        <w:t>That anomalous</w:t>
      </w:r>
      <w:r w:rsidR="00FF521E">
        <w:t>ly</w:t>
      </w:r>
      <w:r>
        <w:t xml:space="preserve"> warm temperature influences deaths from drowning, although not previously quantified, is highly plausible</w:t>
      </w:r>
      <w:r w:rsidR="00A83B2D">
        <w:t xml:space="preserve"> because</w:t>
      </w:r>
      <w:r>
        <w:t xml:space="preserve"> swimming is </w:t>
      </w:r>
      <w:r w:rsidR="00E84269">
        <w:t>likely</w:t>
      </w:r>
      <w:r w:rsidR="00FF521E">
        <w:t xml:space="preserve"> to be</w:t>
      </w:r>
      <w:r w:rsidR="00E84269">
        <w:t xml:space="preserve"> more common</w:t>
      </w:r>
      <w:r w:rsidR="00D607C1">
        <w:t xml:space="preserve"> </w:t>
      </w:r>
      <w:r w:rsidR="00FF521E">
        <w:t>when monthly temperature is higher</w:t>
      </w:r>
      <w:r>
        <w:t xml:space="preserve">. </w:t>
      </w:r>
      <w:r w:rsidR="00443EC8">
        <w:t xml:space="preserve">The higher </w:t>
      </w:r>
      <w:r w:rsidR="0014370F">
        <w:t xml:space="preserve">relative and absolute impacts on men compared with women </w:t>
      </w:r>
      <w:r w:rsidR="00967ED4">
        <w:t xml:space="preserve">may reflect </w:t>
      </w:r>
      <w:r w:rsidR="00FF521E">
        <w:t>differences in behaviour. For example over half of the male swimming deaths</w:t>
      </w:r>
      <w:r w:rsidRPr="00636C9B">
        <w:t xml:space="preserve"> </w:t>
      </w:r>
      <w:r w:rsidR="0014370F">
        <w:t xml:space="preserve">for </w:t>
      </w:r>
      <w:r w:rsidR="0014370F">
        <w:lastRenderedPageBreak/>
        <w:t xml:space="preserve">males </w:t>
      </w:r>
      <w:r w:rsidR="00FF521E">
        <w:t xml:space="preserve">occur </w:t>
      </w:r>
      <w:r w:rsidR="0014370F">
        <w:t>i</w:t>
      </w:r>
      <w:r w:rsidRPr="00636C9B">
        <w:t xml:space="preserve">n natural water, </w:t>
      </w:r>
      <w:r w:rsidR="00FF521E">
        <w:t>compared to about quarter</w:t>
      </w:r>
      <w:r>
        <w:t xml:space="preserve"> </w:t>
      </w:r>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FF521E">
        <w:t>which may lead to a relatively rise in the former in warmer weather</w:t>
      </w:r>
      <w:r w:rsidR="000A342E">
        <w:t xml:space="preserve">. </w:t>
      </w:r>
      <w:r w:rsidR="00D607C1">
        <w:t xml:space="preserve">Similarly, the decline in deaths from falls, which are mostly in older ages, </w:t>
      </w:r>
      <w:r w:rsidR="00FF521E">
        <w:t>may be</w:t>
      </w:r>
      <w:r w:rsidR="00D607C1">
        <w:t xml:space="preserve"> because </w:t>
      </w:r>
      <w:r w:rsidR="00A83B2D">
        <w:t>falls in</w:t>
      </w:r>
      <w:r w:rsidR="00A83B2D" w:rsidRPr="00636C9B">
        <w:t xml:space="preserve"> older people</w:t>
      </w:r>
      <w:r w:rsidR="00A83B2D">
        <w:t xml:space="preserve"> </w:t>
      </w:r>
      <w:r w:rsidR="00D607C1">
        <w:t xml:space="preserve">are </w:t>
      </w:r>
      <w:r w:rsidR="00FF521E">
        <w:t xml:space="preserve">more likely to be </w:t>
      </w:r>
      <w:r w:rsidR="00D607C1">
        <w:t>due to</w:t>
      </w:r>
      <w:r w:rsidR="00A83B2D">
        <w:t xml:space="preserve"> </w:t>
      </w:r>
      <w:r w:rsidR="00B0580D">
        <w:t>slipping on ice</w:t>
      </w:r>
      <w:r w:rsidR="00FF521E">
        <w:t xml:space="preserve"> than in younger ages</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1F194A22" w:rsidR="00AB5EE2" w:rsidRPr="00214145" w:rsidRDefault="00A83B2D" w:rsidP="00FF023E">
      <w:pPr>
        <w:spacing w:line="480" w:lineRule="auto"/>
        <w:jc w:val="both"/>
      </w:pPr>
      <w:r>
        <w:t xml:space="preserve">The pathways </w:t>
      </w:r>
      <w:r w:rsidR="00C52B41">
        <w:t>from anomalous temperature to</w:t>
      </w:r>
      <w:r>
        <w:t xml:space="preserve"> </w:t>
      </w:r>
      <w:r w:rsidR="00C52B41">
        <w:t>transport</w:t>
      </w:r>
      <w:r>
        <w:t xml:space="preserve"> injur</w:t>
      </w:r>
      <w:r w:rsidR="00C52B41">
        <w:t xml:space="preserve">y </w:t>
      </w:r>
      <w:r>
        <w:t>are more varied.</w:t>
      </w:r>
      <w:r w:rsidR="007B0B98">
        <w:t xml:space="preserve"> </w:t>
      </w:r>
      <w:r w:rsidR="004E0579">
        <w:t xml:space="preserve"> </w:t>
      </w:r>
      <w:r w:rsidR="005700FE">
        <w:t>Firstly, d</w:t>
      </w:r>
      <w:r w:rsidR="007E25B1">
        <w:t>riving performance deteriorates at higher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5700FE">
        <w:t>Further</w:t>
      </w:r>
      <w:r w:rsidR="00E55FAE">
        <w:t xml:space="preserve">, </w:t>
      </w:r>
      <w:r w:rsidR="00240B13">
        <w:t>a</w:t>
      </w:r>
      <w:r w:rsidR="00F331B7">
        <w:t xml:space="preserve">lcohol consumption increases </w:t>
      </w:r>
      <w:r w:rsidR="00B90B76">
        <w:t>during</w:t>
      </w:r>
      <w:r w:rsidR="00F331B7">
        <w:t xml:space="preserve"> </w:t>
      </w:r>
      <w:r w:rsidR="005700FE">
        <w:t xml:space="preserve">warm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r w:rsidR="009D48D4">
        <w:t xml:space="preserve">also </w:t>
      </w:r>
      <w:r w:rsidR="00F331B7">
        <w:t>explain</w:t>
      </w:r>
      <w:r w:rsidR="00066E8B">
        <w:t>ing</w:t>
      </w:r>
      <w:r w:rsidR="00F331B7">
        <w:t xml:space="preserve"> why </w:t>
      </w:r>
      <w:r w:rsidR="00207F3E" w:rsidRPr="00362889">
        <w:t>teenagers</w:t>
      </w:r>
      <w:r w:rsidR="00066E8B">
        <w:t xml:space="preserve">, </w:t>
      </w:r>
      <w:r w:rsidR="00186114">
        <w:t>who are more likely than other age groups to crash while intoxicated,</w:t>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9D48D4">
        <w:t>experience a larger proportional rise in</w:t>
      </w:r>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r w:rsidR="009D48D4">
        <w:t>warmer</w:t>
      </w:r>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9D48D4">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r w:rsidR="009D48D4">
        <w:t xml:space="preserve">fatal </w:t>
      </w:r>
      <w:r w:rsidR="00484EC5">
        <w:t>collisions.</w:t>
      </w:r>
    </w:p>
    <w:p w14:paraId="3AFBA133" w14:textId="77777777" w:rsidR="005773FB" w:rsidRDefault="005773FB" w:rsidP="00FF023E">
      <w:pPr>
        <w:spacing w:line="480" w:lineRule="auto"/>
        <w:jc w:val="both"/>
      </w:pPr>
    </w:p>
    <w:p w14:paraId="46FF7E36" w14:textId="5FDEDEB9" w:rsidR="00701866" w:rsidRPr="00542390" w:rsidRDefault="00BE5F0E" w:rsidP="00D92F3C">
      <w:pPr>
        <w:spacing w:line="480" w:lineRule="auto"/>
        <w:jc w:val="both"/>
        <w:rPr>
          <w:i/>
          <w:color w:val="000000" w:themeColor="text1"/>
        </w:rPr>
      </w:pPr>
      <w:r>
        <w:t>P</w:t>
      </w:r>
      <w:r w:rsidR="005773FB">
        <w:t xml:space="preserve">athways </w:t>
      </w:r>
      <w:r w:rsidR="00B90B76">
        <w:t xml:space="preserve">linking </w:t>
      </w:r>
      <w:r w:rsidR="005773FB">
        <w:t>anomalously high temperatures and deaths from assault</w:t>
      </w:r>
      <w:r>
        <w:t xml:space="preserve"> and self-harm are less established</w:t>
      </w:r>
      <w:r w:rsidR="005773FB">
        <w:t xml:space="preserve">. </w:t>
      </w:r>
      <w:r w:rsidR="00060831">
        <w:t xml:space="preserve">One </w:t>
      </w:r>
      <w:r w:rsidR="005D41A4">
        <w:t xml:space="preserve">hypothesis </w:t>
      </w:r>
      <w:r w:rsidR="00060831">
        <w:t>is that</w:t>
      </w:r>
      <w:r w:rsidR="00887243">
        <w:t>, similar to transport</w:t>
      </w:r>
      <w:r w:rsidR="006023C5">
        <w:t>,</w:t>
      </w:r>
      <w:r w:rsidR="00887243">
        <w:t xml:space="preserve"> </w:t>
      </w:r>
      <w:r w:rsidR="005F20AD">
        <w:t xml:space="preserve">more time spent outdoors in anomalously warmer temperatures </w:t>
      </w:r>
      <w:r w:rsidR="009F36AB">
        <w:t xml:space="preserve">leads </w:t>
      </w:r>
      <w:r w:rsidR="005F20AD">
        <w:t>to an increased number of face-to-face interactions, and hence</w:t>
      </w:r>
      <w:r w:rsidR="00B52DB6">
        <w:t xml:space="preserve"> </w:t>
      </w:r>
      <w:r w:rsidR="005F20AD">
        <w:t>arguments, confrontations, and ultimately assault</w:t>
      </w:r>
      <w:r w:rsidR="00134D6A">
        <w:t>s</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r w:rsidR="005031B9">
        <w:t xml:space="preserve">higher </w:t>
      </w:r>
      <w:r w:rsidR="00681A5F">
        <w:t>temperature ha</w:t>
      </w:r>
      <w:r w:rsidR="005031B9">
        <w:t>s</w:t>
      </w:r>
      <w:r w:rsidR="00681A5F">
        <w:t xml:space="preserve"> been </w:t>
      </w:r>
      <w:r w:rsidR="00506ECB">
        <w:t>hypothesised</w:t>
      </w:r>
      <w:r w:rsidR="0071031A">
        <w:t xml:space="preserve"> </w:t>
      </w:r>
      <w:r w:rsidR="00914C43">
        <w:t>as</w:t>
      </w:r>
      <w:r w:rsidR="0071031A">
        <w:t xml:space="preserve"> associated</w:t>
      </w:r>
      <w:r w:rsidR="00506ECB">
        <w:t xml:space="preserve"> </w:t>
      </w:r>
      <w:r w:rsidR="00681A5F">
        <w:t>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del w:id="33" w:author="Ezzati, Majid" w:date="2019-03-01T09:34:00Z">
        <w:r w:rsidR="00DB43E9" w:rsidDel="007B660C">
          <w:delText>However</w:delText>
        </w:r>
      </w:del>
      <w:ins w:id="34" w:author="Ezzati, Majid" w:date="2019-03-01T09:34:00Z">
        <w:r w:rsidR="007B660C">
          <w:t>Nonetheless</w:t>
        </w:r>
      </w:ins>
      <w:r w:rsidR="00DB43E9">
        <w:t xml:space="preserve">, </w:t>
      </w:r>
      <w:r w:rsidR="00681A5F">
        <w:t xml:space="preserve">links between </w:t>
      </w:r>
      <w:r w:rsidR="00B45A6F">
        <w:t xml:space="preserve">temperature and </w:t>
      </w:r>
      <w:r w:rsidR="00681A5F">
        <w:t xml:space="preserve">mental health </w:t>
      </w:r>
      <w:r w:rsidR="00B45A6F">
        <w:t>requires further investigation,</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45A6F">
        <w:t>including whether the relationship varies by age and gender, as indicated by our results.</w:t>
      </w:r>
    </w:p>
    <w:p w14:paraId="1733C77D" w14:textId="77777777" w:rsidR="00701866" w:rsidRPr="007B660C" w:rsidRDefault="00701866" w:rsidP="00FF023E">
      <w:pPr>
        <w:spacing w:line="480" w:lineRule="auto"/>
        <w:jc w:val="both"/>
        <w:rPr>
          <w:rPrChange w:id="35" w:author="Ezzati, Majid" w:date="2019-03-01T09:34:00Z">
            <w:rPr>
              <w:i/>
            </w:rPr>
          </w:rPrChange>
        </w:rPr>
      </w:pPr>
    </w:p>
    <w:p w14:paraId="0612ADBF" w14:textId="4097643B"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r w:rsidR="000931BC">
        <w:t>Our meas</w:t>
      </w:r>
      <w:r w:rsidR="00B52DB6">
        <w:t>u</w:t>
      </w:r>
      <w:r w:rsidR="000931BC">
        <w:t xml:space="preserve">re </w:t>
      </w:r>
      <w:r w:rsidR="009A29F9">
        <w:t>o</w:t>
      </w:r>
      <w:r w:rsidR="000931BC">
        <w:t>f</w:t>
      </w:r>
      <w:r w:rsidR="00701866">
        <w:t xml:space="preserve"> </w:t>
      </w:r>
      <w:r w:rsidR="00701866">
        <w:lastRenderedPageBreak/>
        <w:t xml:space="preserve">temperature anomaly internalises long-term historical experience </w:t>
      </w:r>
      <w:r w:rsidR="000931BC">
        <w:t>of each state</w:t>
      </w:r>
      <w:r w:rsidR="00701866">
        <w:t xml:space="preserve">, and is closer to what climate change may bring about than solely examining </w:t>
      </w:r>
      <w:r w:rsidR="000931BC">
        <w:t>daily</w:t>
      </w:r>
      <w:r w:rsidR="00701866">
        <w:t xml:space="preserve"> episodes</w:t>
      </w:r>
      <w:r w:rsidR="000931BC">
        <w:t>, or average temperature to which people have adapted</w:t>
      </w:r>
      <w:r w:rsidR="00701866">
        <w:t xml:space="preserve">. </w:t>
      </w:r>
      <w:r w:rsidR="000931BC">
        <w:t>To utilise this metric, w</w:t>
      </w:r>
      <w:r w:rsidR="00701866">
        <w:t xml:space="preserve">e </w:t>
      </w:r>
      <w:r w:rsidR="00753F96">
        <w:t xml:space="preserve">integrated </w:t>
      </w:r>
      <w:r w:rsidR="00701866">
        <w:t xml:space="preserve">two </w:t>
      </w:r>
      <w:del w:id="36" w:author="Ezzati, Majid" w:date="2019-03-01T09:35:00Z">
        <w:r w:rsidR="009049A1" w:rsidDel="002F7A44">
          <w:delText xml:space="preserve">massive </w:delText>
        </w:r>
      </w:del>
      <w:ins w:id="37" w:author="Ezzati, Majid" w:date="2019-03-01T09:35:00Z">
        <w:r w:rsidR="002F7A44">
          <w:t xml:space="preserve">large </w:t>
        </w:r>
      </w:ins>
      <w:r w:rsidR="00701866">
        <w:t xml:space="preserve">disparate </w:t>
      </w:r>
      <w:r w:rsidR="00753F96">
        <w:t xml:space="preserve">national </w:t>
      </w:r>
      <w:r w:rsidR="00701866">
        <w:t xml:space="preserve">datasets </w:t>
      </w:r>
      <w:r w:rsidR="00753F96">
        <w:t>on</w:t>
      </w:r>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r w:rsidR="00753F96">
        <w:t>, and developed a bespoke</w:t>
      </w:r>
      <w:r w:rsidR="00E512AF">
        <w:t xml:space="preserve"> </w:t>
      </w:r>
      <w:r w:rsidR="00F2181C">
        <w:t>Bayesian spatio-temporal model</w:t>
      </w:r>
      <w:r w:rsidR="00701866">
        <w:t>.</w:t>
      </w:r>
      <w:r w:rsidR="006011A5">
        <w:t xml:space="preserve"> </w:t>
      </w:r>
      <w:r w:rsidR="00701866">
        <w:t>A limitation of our study is that, like all observation studies, we cannot rule out confounding</w:t>
      </w:r>
      <w:r w:rsidR="00BE5F0E">
        <w:t xml:space="preserve"> of results due to other factors</w:t>
      </w:r>
      <w:r w:rsidR="00701866">
        <w:t xml:space="preserve">, although it is unlikely that </w:t>
      </w:r>
      <w:r w:rsidR="00BE5F0E">
        <w:t>such</w:t>
      </w:r>
      <w:r w:rsidR="00701866">
        <w:t xml:space="preserve"> factors will have the same anomalies</w:t>
      </w:r>
      <w:ins w:id="38" w:author="Ezzati, Majid" w:date="2019-03-01T09:35:00Z">
        <w:r w:rsidR="00DD294E">
          <w:t xml:space="preserve"> as temperature,</w:t>
        </w:r>
      </w:ins>
      <w:r w:rsidR="00701866">
        <w:t xml:space="preserve"> even if their average space and time patterns are the same. </w:t>
      </w:r>
    </w:p>
    <w:p w14:paraId="2069734E" w14:textId="77777777" w:rsidR="006652B3" w:rsidRPr="00F24740" w:rsidRDefault="006652B3" w:rsidP="00FF023E">
      <w:pPr>
        <w:spacing w:line="480" w:lineRule="auto"/>
        <w:jc w:val="both"/>
      </w:pPr>
    </w:p>
    <w:p w14:paraId="647C6E17" w14:textId="2A2F86B8" w:rsidR="00F76D4F" w:rsidRPr="00254463" w:rsidRDefault="00735673" w:rsidP="00FF023E">
      <w:pPr>
        <w:spacing w:line="480" w:lineRule="auto"/>
        <w:jc w:val="both"/>
      </w:pPr>
      <w:r w:rsidRPr="00254463">
        <w:t xml:space="preserve">Our work </w:t>
      </w:r>
      <w:r>
        <w:t xml:space="preserve">highlights how deaths from injuries </w:t>
      </w:r>
      <w:ins w:id="39" w:author="Ezzati, Majid" w:date="2019-03-01T09:36:00Z">
        <w:r w:rsidR="00DD294E">
          <w:t xml:space="preserve">are not only currently susceptible to temperature anomalies but </w:t>
        </w:r>
      </w:ins>
      <w:r w:rsidR="00580B4F">
        <w:t xml:space="preserve">could </w:t>
      </w:r>
      <w:ins w:id="40" w:author="Ezzati, Majid" w:date="2019-03-01T09:36:00Z">
        <w:r w:rsidR="00DD294E">
          <w:t xml:space="preserve">also </w:t>
        </w:r>
      </w:ins>
      <w:r w:rsidR="00580B4F">
        <w:t>be modified</w:t>
      </w:r>
      <w:r>
        <w:t xml:space="preserve"> </w:t>
      </w:r>
      <w:r w:rsidR="00877EDF">
        <w:t>by</w:t>
      </w:r>
      <w:r>
        <w:t xml:space="preserve"> rising temperatures </w:t>
      </w:r>
      <w:r w:rsidR="00716FDD">
        <w:t>resulting from</w:t>
      </w:r>
      <w:r>
        <w:t xml:space="preserve"> </w:t>
      </w:r>
      <w:del w:id="41" w:author="Ezzati, Majid" w:date="2019-03-01T09:36:00Z">
        <w:r w:rsidR="00447981" w:rsidDel="00DD294E">
          <w:delText xml:space="preserve">phenomena such as </w:delText>
        </w:r>
      </w:del>
      <w:r>
        <w:t>climate change</w:t>
      </w:r>
      <w:r w:rsidR="00447981">
        <w:t>, unless countered by social and health system interventions</w:t>
      </w:r>
      <w:r w:rsidR="00092B09">
        <w:t xml:space="preserve"> that mitigate these impacts</w:t>
      </w:r>
      <w:r>
        <w:t>.</w:t>
      </w:r>
      <w:r w:rsidR="006652B3">
        <w:t xml:space="preserve"> </w:t>
      </w:r>
      <w:r w:rsidR="000B4B68">
        <w:t>Though absolute impacts o</w:t>
      </w:r>
      <w:r w:rsidR="00A74766">
        <w:t>n</w:t>
      </w:r>
      <w:r w:rsidR="000B4B68">
        <w:t xml:space="preserve"> mortality are</w:t>
      </w:r>
      <w:r w:rsidR="00A74766">
        <w:t xml:space="preserve"> modest</w:t>
      </w:r>
      <w:r w:rsidR="000B4B68">
        <w:t xml:space="preserve">, </w:t>
      </w:r>
      <w:del w:id="42" w:author="Ezzati, Majid" w:date="2019-03-01T09:36:00Z">
        <w:r w:rsidR="00A74766" w:rsidDel="00DD294E">
          <w:delText>those</w:delText>
        </w:r>
      </w:del>
      <w:ins w:id="43" w:author="Ezzati, Majid" w:date="2019-03-01T09:36:00Z">
        <w:r w:rsidR="00DD294E">
          <w:t>some groups</w:t>
        </w:r>
      </w:ins>
      <w:r w:rsidR="00A74766">
        <w:t>, especially men</w:t>
      </w:r>
      <w:del w:id="44" w:author="Ezzati, Majid" w:date="2019-03-01T09:37:00Z">
        <w:r w:rsidR="00A74766" w:rsidDel="00DD294E">
          <w:delText>,</w:delText>
        </w:r>
      </w:del>
      <w:r w:rsidR="00A74766">
        <w:t xml:space="preserve"> in young to middle-ages</w:t>
      </w:r>
      <w:ins w:id="45" w:author="Ezzati, Majid" w:date="2019-03-01T09:37:00Z">
        <w:r w:rsidR="00DD294E">
          <w:t>,</w:t>
        </w:r>
      </w:ins>
      <w:r w:rsidR="00A74766">
        <w:t xml:space="preserve"> will experience </w:t>
      </w:r>
      <w:del w:id="46" w:author="Ezzati, Majid" w:date="2019-03-01T09:37:00Z">
        <w:r w:rsidR="00A74766" w:rsidDel="00DD294E">
          <w:delText>the largest</w:delText>
        </w:r>
      </w:del>
      <w:ins w:id="47" w:author="Ezzati, Majid" w:date="2019-03-01T09:37:00Z">
        <w:r w:rsidR="00DD294E">
          <w:t>larger</w:t>
        </w:r>
      </w:ins>
      <w:r w:rsidR="00A74766">
        <w:t xml:space="preserve"> impacts. </w:t>
      </w:r>
      <w:del w:id="48" w:author="Ezzati, Majid" w:date="2019-03-01T09:37:00Z">
        <w:r w:rsidR="00584490" w:rsidDel="00DD294E">
          <w:delText xml:space="preserve">This group currently experiences disproportionately large burden of injuries. </w:delText>
        </w:r>
      </w:del>
      <w:r w:rsidR="00584490">
        <w:t xml:space="preserve">Therefore a combination of public health interventions that broadly target injuries in these groups – for example </w:t>
      </w:r>
      <w:r w:rsidR="00C3189F">
        <w:t xml:space="preserve">targeted messaging for younger males on </w:t>
      </w:r>
      <w:commentRangeStart w:id="49"/>
      <w:r w:rsidR="00C3189F">
        <w:t xml:space="preserve">the risks of </w:t>
      </w:r>
      <w:ins w:id="50" w:author="Ezzati, Majid" w:date="2019-03-01T09:38:00Z">
        <w:r w:rsidR="00DD294E">
          <w:t>transport injury</w:t>
        </w:r>
        <w:r w:rsidR="00DD294E">
          <w:t xml:space="preserve"> in </w:t>
        </w:r>
      </w:ins>
      <w:r w:rsidR="00C3189F">
        <w:t xml:space="preserve">high temperature </w:t>
      </w:r>
      <w:del w:id="51" w:author="Ezzati, Majid" w:date="2019-03-01T09:38:00Z">
        <w:r w:rsidR="00C3189F" w:rsidDel="00DD294E">
          <w:delText>and mental health or transport injury risk</w:delText>
        </w:r>
        <w:commentRangeEnd w:id="49"/>
        <w:r w:rsidR="00DD294E" w:rsidDel="00DD294E">
          <w:rPr>
            <w:rStyle w:val="CommentReference"/>
            <w:rFonts w:asciiTheme="minorHAnsi" w:hAnsiTheme="minorHAnsi" w:cstheme="minorBidi"/>
            <w:lang w:eastAsia="en-US"/>
          </w:rPr>
          <w:commentReference w:id="49"/>
        </w:r>
      </w:del>
      <w:ins w:id="52" w:author="Ezzati, Majid" w:date="2019-03-01T09:38:00Z">
        <w:r w:rsidR="00DD294E">
          <w:t>conditions</w:t>
        </w:r>
      </w:ins>
      <w:r w:rsidR="00C3189F">
        <w:t xml:space="preserve"> </w:t>
      </w:r>
      <w:r w:rsidR="00584490">
        <w:t xml:space="preserve">– and those that trigger in relation to forecasted high temperature periods – for example </w:t>
      </w:r>
      <w:r w:rsidR="00C3189F">
        <w:t>varying speed</w:t>
      </w:r>
      <w:r w:rsidR="00C8647A">
        <w:t xml:space="preserve"> limits based on temperature and more alcohol blood level checks</w:t>
      </w:r>
      <w:r w:rsidR="00C3189F">
        <w:t xml:space="preserve"> </w:t>
      </w:r>
      <w:r w:rsidR="00584490">
        <w:t>– should be a public health priority</w:t>
      </w:r>
      <w:r w:rsidR="00995381">
        <w:t>.</w:t>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lastRenderedPageBreak/>
        <w:t>(</w:t>
      </w:r>
      <w:hyperlink r:id="rId12"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3"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4"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commentRangeStart w:id="53"/>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commentRangeEnd w:id="53"/>
      <w:r w:rsidR="00C30473">
        <w:rPr>
          <w:rStyle w:val="CommentReference"/>
          <w:rFonts w:asciiTheme="minorHAnsi" w:hAnsiTheme="minorHAnsi" w:cstheme="minorBidi"/>
          <w:lang w:eastAsia="en-US"/>
        </w:rPr>
        <w:commentReference w:id="53"/>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3C74631D"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w:t>
      </w:r>
      <w:r w:rsidR="00FA3851">
        <w:lastRenderedPageBreak/>
        <w:t>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2AF5E4A4" w:rsidR="00FA3851" w:rsidRPr="00636C9B" w:rsidRDefault="00FA3851" w:rsidP="00FF023E">
      <w:pPr>
        <w:spacing w:line="480" w:lineRule="auto"/>
        <w:jc w:val="both"/>
        <w:outlineLvl w:val="0"/>
        <w:rPr>
          <w:color w:val="000000" w:themeColor="text1"/>
        </w:rPr>
      </w:pPr>
      <w:r>
        <w:rPr>
          <w:color w:val="000000" w:themeColor="text1"/>
        </w:rPr>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commentRangeStart w:id="54"/>
      <w:r w:rsidR="0091010B">
        <w:rPr>
          <w:color w:val="000000" w:themeColor="text1"/>
        </w:rPr>
        <w:t>in Supplementary Information</w:t>
      </w:r>
      <w:commentRangeEnd w:id="54"/>
      <w:r w:rsidR="007C4825">
        <w:rPr>
          <w:rStyle w:val="CommentReference"/>
          <w:rFonts w:asciiTheme="minorHAnsi" w:hAnsiTheme="minorHAnsi" w:cstheme="minorBidi"/>
          <w:lang w:eastAsia="en-US"/>
        </w:rPr>
        <w:commentReference w:id="54"/>
      </w:r>
      <w:r w:rsidR="0091010B">
        <w:rPr>
          <w:color w:val="000000" w:themeColor="text1"/>
        </w:rPr>
        <w:t>.</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w:t>
      </w:r>
      <w:ins w:id="55" w:author="Ezzati, Majid" w:date="2019-03-01T09:50:00Z">
        <w:r w:rsidR="007C4825">
          <w:rPr>
            <w:color w:val="000000" w:themeColor="text1"/>
          </w:rPr>
          <w:t xml:space="preserve">which may be partly related to temperature and partly due to other factors, </w:t>
        </w:r>
      </w:ins>
      <w:r w:rsidRPr="00636C9B">
        <w:rPr>
          <w:color w:val="000000" w:themeColor="text1"/>
        </w:rPr>
        <w:t xml:space="preserve">and </w:t>
      </w:r>
      <w:r>
        <w:rPr>
          <w:color w:val="000000" w:themeColor="text1"/>
        </w:rPr>
        <w:t xml:space="preserve">tend to </w:t>
      </w:r>
      <w:r w:rsidR="001F1B90">
        <w:rPr>
          <w:color w:val="000000" w:themeColor="text1"/>
        </w:rPr>
        <w:t xml:space="preserve">do so </w:t>
      </w:r>
      <w:r>
        <w:rPr>
          <w:color w:val="000000" w:themeColor="text1"/>
        </w:rPr>
        <w:t xml:space="preserve">smoothly 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ins w:id="56" w:author="Ezzati, Majid" w:date="2019-03-01T09:50:00Z">
        <w:r w:rsidR="007C4825">
          <w:rPr>
            <w:color w:val="000000" w:themeColor="text1"/>
          </w:rPr>
          <w:t>,</w:t>
        </w:r>
      </w:ins>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3EF98F40" w:rsidR="00FA3851" w:rsidRPr="00D92F3C" w:rsidRDefault="00FA3851" w:rsidP="00FF023E">
      <w:pPr>
        <w:spacing w:line="480" w:lineRule="auto"/>
        <w:jc w:val="both"/>
        <w:outlineLvl w:val="0"/>
      </w:pPr>
      <w:r>
        <w:rPr>
          <w:color w:val="000000" w:themeColor="text1"/>
        </w:rPr>
        <w:lastRenderedPageBreak/>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deviations of each state from national value</w:t>
      </w:r>
      <w:r w:rsidR="001F1B90">
        <w:rPr>
          <w:color w:val="000000" w:themeColor="text1"/>
        </w:rPr>
        <w:t>s</w:t>
      </w:r>
      <w:ins w:id="57" w:author="Ezzati, Majid" w:date="2019-03-01T09:51:00Z">
        <w:r w:rsidR="007C4825">
          <w:rPr>
            <w:color w:val="000000" w:themeColor="text1"/>
          </w:rPr>
          <w:t>, and</w:t>
        </w:r>
      </w:ins>
      <w:del w:id="58" w:author="Ezzati, Majid" w:date="2019-03-01T09:51:00Z">
        <w:r w:rsidRPr="00C7759C" w:rsidDel="007C4825">
          <w:rPr>
            <w:color w:val="000000" w:themeColor="text1"/>
          </w:rPr>
          <w:delText xml:space="preserve"> to</w:delText>
        </w:r>
      </w:del>
      <w:r w:rsidRPr="00C7759C">
        <w:rPr>
          <w:color w:val="000000" w:themeColor="text1"/>
        </w:rPr>
        <w:t xml:space="preserve">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r w:rsidR="00FE259D">
        <w:t xml:space="preserve">change </w:t>
      </w:r>
      <w:r w:rsidR="00996FF3">
        <w:t>over ti</w:t>
      </w:r>
      <w:r w:rsidR="00D33297">
        <w:t>m</w:t>
      </w:r>
      <w:r w:rsidR="00996FF3">
        <w:t xml:space="preserve">e </w:t>
      </w:r>
      <w:r w:rsidR="0016407E">
        <w:t>was</w:t>
      </w:r>
      <w:r w:rsidR="0016407E" w:rsidRPr="00F0573E">
        <w:t xml:space="preserve"> </w:t>
      </w:r>
      <w:r w:rsidRPr="00F0573E">
        <w:t xml:space="preserve">captured by a first-order </w:t>
      </w:r>
      <w:r w:rsidR="002C4E2F">
        <w:t xml:space="preserve">national </w:t>
      </w:r>
      <w:r w:rsidRPr="00F0573E">
        <w:t>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commentRangeStart w:id="59"/>
      <w:del w:id="60" w:author="Ezzati, Majid" w:date="2019-03-01T09:54:00Z">
        <w:r w:rsidDel="007C4825">
          <w:rPr>
            <w:color w:val="000000" w:themeColor="text1"/>
            <w:lang w:val="en-US"/>
          </w:rPr>
          <w:delText>An</w:delText>
        </w:r>
      </w:del>
      <w:commentRangeEnd w:id="59"/>
      <w:r w:rsidR="007C4825">
        <w:rPr>
          <w:rStyle w:val="CommentReference"/>
          <w:rFonts w:asciiTheme="minorHAnsi" w:hAnsiTheme="minorHAnsi" w:cstheme="minorBidi"/>
          <w:lang w:eastAsia="en-US"/>
        </w:rPr>
        <w:commentReference w:id="59"/>
      </w:r>
      <w:del w:id="61" w:author="Ezzati, Majid" w:date="2019-03-01T09:54:00Z">
        <w:r w:rsidDel="007C4825">
          <w:rPr>
            <w:color w:val="000000" w:themeColor="text1"/>
            <w:lang w:val="en-US"/>
          </w:rPr>
          <w:delText xml:space="preserve"> </w:delText>
        </w:r>
        <w:r w:rsidRPr="00A46B9A" w:rsidDel="007C4825">
          <w:rPr>
            <w:color w:val="000000" w:themeColor="text1"/>
            <w:lang w:val="en-US"/>
          </w:rPr>
          <w:delText>over-dispersion ter</w:delText>
        </w:r>
        <w:r w:rsidDel="007C4825">
          <w:rPr>
            <w:color w:val="000000" w:themeColor="text1"/>
            <w:lang w:val="en-US"/>
          </w:rPr>
          <w:delText>m</w:delText>
        </w:r>
        <w:r w:rsidR="00D8106F" w:rsidDel="007C4825">
          <w:rPr>
            <w:color w:val="000000" w:themeColor="text1"/>
            <w:lang w:val="en-US"/>
          </w:rPr>
          <w:delText xml:space="preserve"> captured</w:delText>
        </w:r>
        <w:r w:rsidRPr="00A46B9A" w:rsidDel="007C4825">
          <w:rPr>
            <w:color w:val="000000" w:themeColor="text1"/>
            <w:lang w:val="en-US"/>
          </w:rPr>
          <w:delText xml:space="preserve"> the variation unaccounted for by other terms in the model, modelled as </w:delText>
        </w:r>
        <w:r w:rsidRPr="00A46B9A" w:rsidDel="007C4825">
          <w:rPr>
            <w:i/>
            <w:color w:val="000000" w:themeColor="text1"/>
            <w:lang w:val="en-US"/>
          </w:rPr>
          <w:delText>N</w:delText>
        </w:r>
        <w:r w:rsidRPr="00A46B9A" w:rsidDel="007C4825">
          <w:rPr>
            <w:color w:val="000000" w:themeColor="text1"/>
            <w:lang w:val="en-US"/>
          </w:rPr>
          <w:delText>(0,</w:delTex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sidDel="007C4825">
          <w:rPr>
            <w:color w:val="000000" w:themeColor="text1"/>
            <w:lang w:val="en-US"/>
          </w:rPr>
          <w:delText>).</w:delText>
        </w:r>
      </w:del>
    </w:p>
    <w:p w14:paraId="0B388BAC" w14:textId="77777777" w:rsidR="00FA3851" w:rsidRPr="00636C9B" w:rsidRDefault="00FA3851" w:rsidP="00FF023E">
      <w:pPr>
        <w:spacing w:line="480" w:lineRule="auto"/>
        <w:jc w:val="both"/>
        <w:outlineLvl w:val="0"/>
        <w:rPr>
          <w:color w:val="000000" w:themeColor="text1"/>
        </w:rPr>
      </w:pPr>
    </w:p>
    <w:p w14:paraId="25521542" w14:textId="26D54B4C"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r w:rsidR="000F6C72">
        <w:rPr>
          <w:color w:val="000000" w:themeColor="text1"/>
        </w:rPr>
        <w:t xml:space="preserve">associations with </w:t>
      </w:r>
      <w:r w:rsidR="001D6971">
        <w:rPr>
          <w:color w:val="000000" w:themeColor="text1"/>
        </w:rPr>
        <w:t xml:space="preserve">injury 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r w:rsidR="0079130D">
        <w:rPr>
          <w:color w:val="000000" w:themeColor="text1"/>
          <w:lang w:val="en-US"/>
        </w:rPr>
        <w:t xml:space="preserve">All analyses were done separately by </w:t>
      </w:r>
      <w:r w:rsidR="000F6C72">
        <w:rPr>
          <w:color w:val="000000" w:themeColor="text1"/>
          <w:lang w:val="en-US"/>
        </w:rPr>
        <w:t xml:space="preserve">type of injury, </w:t>
      </w:r>
      <w:r w:rsidR="0079130D">
        <w:rPr>
          <w:color w:val="000000" w:themeColor="text1"/>
          <w:lang w:val="en-US"/>
        </w:rPr>
        <w:t>gender</w:t>
      </w:r>
      <w:r w:rsidR="000F6C72">
        <w:rPr>
          <w:color w:val="000000" w:themeColor="text1"/>
          <w:lang w:val="en-US"/>
        </w:rPr>
        <w:t>, and age group</w:t>
      </w:r>
      <w:r w:rsidR="0079130D">
        <w:rPr>
          <w:color w:val="000000" w:themeColor="text1"/>
          <w:lang w:val="en-US"/>
        </w:rPr>
        <w:t>, allowing associations with temperature to vary by injury type and demography</w:t>
      </w:r>
      <w:r w:rsidR="000F6C72">
        <w:rPr>
          <w:color w:val="000000" w:themeColor="text1"/>
          <w:lang w:val="en-US"/>
        </w:rPr>
        <w:t>.</w:t>
      </w:r>
      <w:ins w:id="62" w:author="Ezzati, Majid" w:date="2019-03-01T09:54:00Z">
        <w:r w:rsidR="007C4825" w:rsidRPr="007C4825">
          <w:rPr>
            <w:color w:val="000000" w:themeColor="text1"/>
            <w:lang w:val="en-US"/>
          </w:rPr>
          <w:t xml:space="preserve"> </w:t>
        </w:r>
        <w:r w:rsidR="007C4825">
          <w:rPr>
            <w:color w:val="000000" w:themeColor="text1"/>
            <w:lang w:val="en-US"/>
          </w:rPr>
          <w:t xml:space="preserve">An </w:t>
        </w:r>
        <w:r w:rsidR="007C4825" w:rsidRPr="00A46B9A">
          <w:rPr>
            <w:color w:val="000000" w:themeColor="text1"/>
            <w:lang w:val="en-US"/>
          </w:rPr>
          <w:t>over-dispersion ter</w:t>
        </w:r>
        <w:r w:rsidR="007C4825">
          <w:rPr>
            <w:color w:val="000000" w:themeColor="text1"/>
            <w:lang w:val="en-US"/>
          </w:rPr>
          <w:t>m captured</w:t>
        </w:r>
        <w:r w:rsidR="007C4825" w:rsidRPr="00A46B9A">
          <w:rPr>
            <w:color w:val="000000" w:themeColor="text1"/>
            <w:lang w:val="en-US"/>
          </w:rPr>
          <w:t xml:space="preserve"> the variation unaccounted for by other terms in the model, modelled as </w:t>
        </w:r>
        <w:r w:rsidR="007C4825" w:rsidRPr="00A46B9A">
          <w:rPr>
            <w:i/>
            <w:color w:val="000000" w:themeColor="text1"/>
            <w:lang w:val="en-US"/>
          </w:rPr>
          <w:t>N</w:t>
        </w:r>
        <w:r w:rsidR="007C4825"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007C4825" w:rsidRPr="00A46B9A">
          <w:rPr>
            <w:color w:val="000000" w:themeColor="text1"/>
            <w:lang w:val="en-US"/>
          </w:rPr>
          <w:t>).</w:t>
        </w:r>
      </w:ins>
    </w:p>
    <w:p w14:paraId="0F49453D" w14:textId="77777777" w:rsidR="00FA3851" w:rsidRPr="00636C9B" w:rsidRDefault="00FA3851" w:rsidP="000F6C72">
      <w:pPr>
        <w:spacing w:line="480" w:lineRule="auto"/>
        <w:jc w:val="both"/>
        <w:outlineLvl w:val="0"/>
        <w:rPr>
          <w:color w:val="000000" w:themeColor="text1"/>
        </w:rPr>
      </w:pPr>
    </w:p>
    <w:p w14:paraId="3CFEB974" w14:textId="19490612" w:rsidR="00701866" w:rsidRDefault="003351F5" w:rsidP="00FF023E">
      <w:pPr>
        <w:spacing w:line="480" w:lineRule="auto"/>
        <w:jc w:val="both"/>
        <w:outlineLvl w:val="0"/>
        <w:rPr>
          <w:color w:val="000000" w:themeColor="text1"/>
        </w:rPr>
      </w:pPr>
      <w:r>
        <w:rPr>
          <w:color w:val="000000" w:themeColor="text1"/>
        </w:rPr>
        <w:t xml:space="preserve">We estimated the mortality impact </w:t>
      </w:r>
      <w:r w:rsidR="00504C5A">
        <w:rPr>
          <w:color w:val="000000" w:themeColor="text1"/>
        </w:rPr>
        <w:t xml:space="preserve">of </w:t>
      </w:r>
      <w:r w:rsidR="004A2FCB">
        <w:rPr>
          <w:color w:val="000000" w:themeColor="text1"/>
        </w:rPr>
        <w:t>a national year-round temperature anomaly</w:t>
      </w:r>
      <w:r w:rsidR="00D25232" w:rsidRPr="00D25232">
        <w:rPr>
          <w:color w:val="000000" w:themeColor="text1"/>
        </w:rPr>
        <w:t xml:space="preserve"> </w:t>
      </w:r>
      <w:r w:rsidR="00D25232" w:rsidRPr="00636C9B">
        <w:rPr>
          <w:color w:val="000000" w:themeColor="text1"/>
        </w:rPr>
        <w:t xml:space="preserve">of 1°C in each month and state, </w:t>
      </w:r>
      <w:r w:rsidR="00D25232">
        <w:t xml:space="preserve">realistic in our lifetimes under current projections of global climate </w:t>
      </w:r>
      <w:r w:rsidR="00D25232">
        <w:lastRenderedPageBreak/>
        <w:t>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r w:rsidR="00FC4726">
        <w:t xml:space="preserve"> </w:t>
      </w:r>
      <w:del w:id="63" w:author="Ezzati, Majid" w:date="2019-03-01T09:55:00Z">
        <w:r w:rsidR="001B594D" w:rsidDel="007C4825">
          <w:rPr>
            <w:color w:val="000000" w:themeColor="text1"/>
          </w:rPr>
          <w:delText>To achieve this</w:delText>
        </w:r>
      </w:del>
      <w:ins w:id="64" w:author="Ezzati, Majid" w:date="2019-03-01T09:55:00Z">
        <w:r w:rsidR="007C4825">
          <w:rPr>
            <w:color w:val="000000" w:themeColor="text1"/>
          </w:rPr>
          <w:t>For this calculation</w:t>
        </w:r>
      </w:ins>
      <w:r w:rsidR="00CB4164" w:rsidRPr="00636C9B">
        <w:rPr>
          <w:color w:val="000000" w:themeColor="text1"/>
        </w:rPr>
        <w:t xml:space="preserve">, we multiplied the actual death counts </w:t>
      </w:r>
      <w:r w:rsidR="00D25232">
        <w:rPr>
          <w:color w:val="000000" w:themeColor="text1"/>
        </w:rPr>
        <w:t xml:space="preserve">for each month, sex, state and age group </w:t>
      </w:r>
      <w:r w:rsidR="00CB4164" w:rsidRPr="00636C9B">
        <w:rPr>
          <w:color w:val="000000" w:themeColor="text1"/>
        </w:rPr>
        <w:t>in 2016 by the</w:t>
      </w:r>
      <w:r w:rsidR="00D859E4">
        <w:rPr>
          <w:color w:val="000000" w:themeColor="text1"/>
        </w:rPr>
        <w:t xml:space="preserve"> </w:t>
      </w:r>
      <w:r w:rsidR="00D25232">
        <w:rPr>
          <w:color w:val="000000" w:themeColor="text1"/>
        </w:rPr>
        <w:t>corresponding</w:t>
      </w:r>
      <w:r w:rsidR="00D25232" w:rsidRPr="00636C9B">
        <w:rPr>
          <w:color w:val="000000" w:themeColor="text1"/>
        </w:rPr>
        <w:t xml:space="preserve"> </w:t>
      </w:r>
      <w:r w:rsidR="00CB4164" w:rsidRPr="00636C9B">
        <w:rPr>
          <w:color w:val="000000" w:themeColor="text1"/>
        </w:rPr>
        <w:t xml:space="preserve">excess </w:t>
      </w:r>
      <w:r w:rsidR="0079130D">
        <w:rPr>
          <w:color w:val="000000" w:themeColor="text1"/>
        </w:rPr>
        <w:t xml:space="preserve">relative </w:t>
      </w:r>
      <w:r w:rsidR="00CB4164" w:rsidRPr="00636C9B">
        <w:rPr>
          <w:color w:val="000000" w:themeColor="text1"/>
        </w:rPr>
        <w:t xml:space="preserve">risk  </w:t>
      </w:r>
      <w:r w:rsidR="00D25232">
        <w:rPr>
          <w:color w:val="000000" w:themeColor="text1"/>
        </w:rPr>
        <w:t xml:space="preserve">(i.e. which is equivalent to the exponential of the coefficient of the </w:t>
      </w:r>
      <w:r w:rsidR="00D25232" w:rsidRPr="00636C9B">
        <w:rPr>
          <w:color w:val="000000" w:themeColor="text1"/>
        </w:rPr>
        <w:t>temperature anomaly term</w:t>
      </w:r>
      <w:r w:rsidR="00D25232">
        <w:rPr>
          <w:color w:val="000000" w:themeColor="text1"/>
        </w:rPr>
        <w:t xml:space="preserve"> from the above analysis)</w:t>
      </w:r>
      <w:r w:rsidR="00CB4164" w:rsidRPr="00636C9B">
        <w:rPr>
          <w:color w:val="000000" w:themeColor="text1"/>
        </w:rPr>
        <w:t xml:space="preserve">. </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commentRangeStart w:id="65"/>
      <w:r>
        <w:rPr>
          <w:i/>
          <w:color w:val="000000" w:themeColor="text1"/>
        </w:rPr>
        <w:t>Sensitivity analysis</w:t>
      </w:r>
      <w:commentRangeEnd w:id="65"/>
      <w:r w:rsidR="001E00D8">
        <w:rPr>
          <w:rStyle w:val="CommentReference"/>
          <w:rFonts w:asciiTheme="minorHAnsi" w:hAnsiTheme="minorHAnsi" w:cstheme="minorBidi"/>
          <w:lang w:eastAsia="en-US"/>
        </w:rPr>
        <w:commentReference w:id="65"/>
      </w:r>
    </w:p>
    <w:p w14:paraId="71A1733B" w14:textId="676C2C9A" w:rsidR="003E1C82" w:rsidRPr="003E1C82" w:rsidRDefault="003E1C82" w:rsidP="00D92F3C">
      <w:pPr>
        <w:spacing w:line="480" w:lineRule="auto"/>
        <w:jc w:val="both"/>
        <w:rPr>
          <w:i/>
          <w:color w:val="000000" w:themeColor="text1"/>
        </w:rPr>
      </w:pPr>
      <w:r w:rsidRPr="00EF44EF">
        <w:t xml:space="preserve">We conducted sensitivity analyses to </w:t>
      </w:r>
      <w:del w:id="66" w:author="Ezzati, Majid" w:date="2019-03-01T10:13:00Z">
        <w:r w:rsidRPr="00EF44EF" w:rsidDel="001E00D8">
          <w:delText>ensure that our results were robust</w:delText>
        </w:r>
      </w:del>
      <w:ins w:id="67" w:author="Ezzati, Majid" w:date="2019-03-01T10:13:00Z">
        <w:r w:rsidR="001E00D8">
          <w:t xml:space="preserve">assess how much our </w:t>
        </w:r>
      </w:ins>
      <w:ins w:id="68" w:author="Ezzati, Majid" w:date="2019-03-01T10:14:00Z">
        <w:r w:rsidR="001E00D8">
          <w:t>results</w:t>
        </w:r>
      </w:ins>
      <w:ins w:id="69" w:author="Ezzati, Majid" w:date="2019-03-01T10:13:00Z">
        <w:r w:rsidR="001E00D8">
          <w:t xml:space="preserve"> </w:t>
        </w:r>
      </w:ins>
      <w:ins w:id="70" w:author="Ezzati, Majid" w:date="2019-03-01T10:14:00Z">
        <w:r w:rsidR="001E00D8">
          <w:t>depended on</w:t>
        </w:r>
      </w:ins>
      <w:del w:id="71" w:author="Ezzati, Majid" w:date="2019-03-01T10:14:00Z">
        <w:r w:rsidRPr="00EF44EF" w:rsidDel="001E00D8">
          <w:delText xml:space="preserve"> to</w:delText>
        </w:r>
      </w:del>
      <w:r w:rsidRPr="00EF44EF">
        <w:t xml:space="preserve">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D25232">
        <w:t>used</w:t>
      </w:r>
      <w:r w:rsidRPr="00EF44EF">
        <w:t xml:space="preserve"> daily maxim</w:t>
      </w:r>
      <w:r w:rsidR="00FA3C30">
        <w:t>a</w:t>
      </w:r>
      <w:r>
        <w:t xml:space="preserve"> and </w:t>
      </w:r>
      <w:r w:rsidRPr="00EF44EF">
        <w:t>minim</w:t>
      </w:r>
      <w:r w:rsidR="00FA3C30">
        <w:t>a</w:t>
      </w:r>
      <w:r w:rsidRPr="000921D6">
        <w:t>.</w:t>
      </w:r>
      <w:r w:rsidRPr="00D06095">
        <w:t xml:space="preserve"> </w:t>
      </w:r>
      <w:commentRangeStart w:id="72"/>
      <w:r w:rsidR="00FA3C30">
        <w:t>These</w:t>
      </w:r>
      <w:r w:rsidRPr="00D06095">
        <w:t xml:space="preserve"> measures </w:t>
      </w:r>
      <w:r>
        <w:t>were strongly correlated</w:t>
      </w:r>
      <w:r w:rsidRPr="00EF44EF">
        <w:t xml:space="preserve"> to those</w:t>
      </w:r>
      <w:r w:rsidRPr="003017A9">
        <w:t xml:space="preserve"> generated</w:t>
      </w:r>
      <w:r w:rsidRPr="00EF44EF">
        <w:t xml:space="preserve"> from daily mean</w:t>
      </w:r>
      <w:r>
        <w:t>s</w:t>
      </w:r>
      <w:r w:rsidR="00D7462B">
        <w:t xml:space="preserve"> (Supplementary </w:t>
      </w:r>
      <w:r w:rsidR="00CB6156">
        <w:t>T</w:t>
      </w:r>
      <w:r w:rsidR="00D7462B">
        <w:t xml:space="preserve">able </w:t>
      </w:r>
      <w:r w:rsidR="00350EAC">
        <w:t>2</w:t>
      </w:r>
      <w:r w:rsidR="00D7462B">
        <w:t>)</w:t>
      </w:r>
      <w:r w:rsidRPr="00EF44EF">
        <w:t>.</w:t>
      </w:r>
      <w:commentRangeEnd w:id="72"/>
      <w:r w:rsidR="001E00D8">
        <w:rPr>
          <w:rStyle w:val="CommentReference"/>
          <w:rFonts w:asciiTheme="minorHAnsi" w:hAnsiTheme="minorHAnsi" w:cstheme="minorBidi"/>
          <w:lang w:eastAsia="en-US"/>
        </w:rPr>
        <w:commentReference w:id="72"/>
      </w:r>
      <w:r w:rsidRPr="00EF44EF">
        <w:t xml:space="preserve"> </w:t>
      </w:r>
      <w:commentRangeStart w:id="73"/>
      <w:r w:rsidR="00FA3C30">
        <w:t xml:space="preserve">We also included </w:t>
      </w:r>
      <w:r w:rsidRPr="00052DDD">
        <w:t xml:space="preserve">more than one </w:t>
      </w:r>
      <w:r w:rsidR="00970E3F">
        <w:t xml:space="preserve">measure of </w:t>
      </w:r>
      <w:r w:rsidRPr="00052DDD">
        <w:t xml:space="preserve">temperature </w:t>
      </w:r>
      <w:r w:rsidR="00970E3F">
        <w:t>anomaly</w:t>
      </w:r>
      <w:r w:rsidR="00970E3F" w:rsidRPr="00052DDD">
        <w:t xml:space="preserve"> </w:t>
      </w:r>
      <w:r w:rsidRPr="00052DDD">
        <w:t>in the model</w:t>
      </w:r>
      <w:r w:rsidR="00970E3F">
        <w:t>. The additional measures included:</w:t>
      </w:r>
      <w:r w:rsidRPr="00052DDD">
        <w:t xml:space="preserve"> </w:t>
      </w:r>
      <w:r>
        <w:t xml:space="preserve">monthly </w:t>
      </w:r>
      <w:del w:id="74" w:author="Ezzati, Majid" w:date="2019-03-01T10:18:00Z">
        <w:r w:rsidDel="001E00D8">
          <w:delText xml:space="preserve">temperature </w:delText>
        </w:r>
      </w:del>
      <w:r w:rsidRPr="00052DDD">
        <w:t>standard deviation</w:t>
      </w:r>
      <w:ins w:id="75" w:author="Ezzati, Majid" w:date="2019-03-01T10:18:00Z">
        <w:r w:rsidR="001E00D8">
          <w:t xml:space="preserve"> of daily temperatures [[[as a measure of variability etc etc]]]</w:t>
        </w:r>
      </w:ins>
      <w:ins w:id="76" w:author="Ezzati, Majid" w:date="2019-03-01T10:19:00Z">
        <w:r w:rsidR="001E00D8">
          <w:t>, and</w:t>
        </w:r>
      </w:ins>
      <w:del w:id="77" w:author="Ezzati, Majid" w:date="2019-03-01T10:19:00Z">
        <w:r w:rsidR="00970E3F" w:rsidDel="001E00D8">
          <w:delText>;</w:delText>
        </w:r>
      </w:del>
      <w:r w:rsidR="00FA3C30">
        <w:t xml:space="preserve"> </w:t>
      </w:r>
      <w:r w:rsidR="00970E3F">
        <w:t>four  measures of</w:t>
      </w:r>
      <w:r w:rsidR="00970E3F" w:rsidRPr="00052DDD">
        <w:t xml:space="preserve"> </w:t>
      </w:r>
      <w:r w:rsidRPr="00052DDD">
        <w:t>heat wave</w:t>
      </w:r>
      <w:r w:rsidR="00970E3F">
        <w:t>:</w:t>
      </w:r>
      <w:r w:rsidRPr="00052DDD">
        <w:t xml:space="preserve"> number of days in a month above </w:t>
      </w:r>
      <w:commentRangeStart w:id="78"/>
      <w:r w:rsidRPr="00052DDD">
        <w:t>the 90</w:t>
      </w:r>
      <w:r w:rsidRPr="00052DDD">
        <w:rPr>
          <w:vertAlign w:val="superscript"/>
        </w:rPr>
        <w:t>th</w:t>
      </w:r>
      <w:r w:rsidRPr="00052DDD">
        <w:t xml:space="preserve"> percentile </w:t>
      </w:r>
      <w:commentRangeEnd w:id="78"/>
      <w:r w:rsidR="001E00D8">
        <w:rPr>
          <w:rStyle w:val="CommentReference"/>
          <w:rFonts w:asciiTheme="minorHAnsi" w:hAnsiTheme="minorHAnsi" w:cstheme="minorBidi"/>
          <w:lang w:eastAsia="en-US"/>
        </w:rPr>
        <w:commentReference w:id="78"/>
      </w:r>
      <w:r w:rsidRPr="00052DDD">
        <w:t>or above an absolute threshold of 30°C</w:t>
      </w:r>
      <w:r w:rsidR="007A732C">
        <w:t xml:space="preserve"> </w:t>
      </w:r>
      <w:r w:rsidR="007A732C" w:rsidRPr="00052DDD">
        <w:t>(</w:t>
      </w:r>
      <w:r w:rsidR="007A732C">
        <w:t xml:space="preserve">both </w:t>
      </w:r>
      <w:r w:rsidR="007A732C" w:rsidRPr="00052DDD">
        <w:t>adjusted for length of month)</w:t>
      </w:r>
      <w:r w:rsidR="007A732C">
        <w:t>,</w:t>
      </w:r>
      <w:del w:id="79" w:author="Ezzati, Majid" w:date="2019-03-01T10:20:00Z">
        <w:r w:rsidR="007A732C" w:rsidRPr="00052DDD" w:rsidDel="001E00D8">
          <w:delText xml:space="preserve"> </w:delText>
        </w:r>
      </w:del>
      <w:r w:rsidR="00C22EC3">
        <w:t xml:space="preserve"> </w:t>
      </w:r>
      <w:r w:rsidR="00970E3F">
        <w:t>and number of three-day episodes above these thresholds</w:t>
      </w:r>
      <w:r w:rsidR="00FA3C30">
        <w:t>.</w:t>
      </w:r>
      <w:r w:rsidRPr="00052DDD">
        <w:t xml:space="preserve"> </w:t>
      </w:r>
      <w:commentRangeStart w:id="80"/>
      <w:r w:rsidR="00FA3C30">
        <w:t>T</w:t>
      </w:r>
      <w:commentRangeEnd w:id="73"/>
      <w:r w:rsidR="001E00D8">
        <w:rPr>
          <w:rStyle w:val="CommentReference"/>
          <w:rFonts w:asciiTheme="minorHAnsi" w:hAnsiTheme="minorHAnsi" w:cstheme="minorBidi"/>
          <w:lang w:eastAsia="en-US"/>
        </w:rPr>
        <w:commentReference w:id="73"/>
      </w:r>
      <w:r w:rsidRPr="00052DDD">
        <w:t>he</w:t>
      </w:r>
      <w:r w:rsidR="00970E3F">
        <w:t xml:space="preserve"> estimated number of excess deaths</w:t>
      </w:r>
      <w:r w:rsidRPr="00052DDD">
        <w:t xml:space="preserve"> </w:t>
      </w:r>
      <w:r w:rsidR="00970E3F">
        <w:t>in these sensitivity analyses were</w:t>
      </w:r>
      <w:r w:rsidRPr="00052DDD">
        <w:t xml:space="preserve"> similar to the model</w:t>
      </w:r>
      <w:r w:rsidR="00970E3F">
        <w:t xml:space="preserve"> with anomaly </w:t>
      </w:r>
      <w:r w:rsidR="00272975">
        <w:t>in mean temperature alone</w:t>
      </w:r>
      <w:r w:rsidRPr="00052DDD">
        <w:t xml:space="preserve">, </w:t>
      </w:r>
      <w:r w:rsidR="00272975">
        <w:t>possibly because the different measures of anomaly are correlated</w:t>
      </w:r>
      <w:r w:rsidRPr="00052DDD">
        <w:t>.</w:t>
      </w:r>
      <w:commentRangeEnd w:id="80"/>
      <w:r w:rsidR="001E00D8">
        <w:rPr>
          <w:rStyle w:val="CommentReference"/>
          <w:rFonts w:asciiTheme="minorHAnsi" w:hAnsiTheme="minorHAnsi" w:cstheme="minorBidi"/>
          <w:lang w:eastAsia="en-US"/>
        </w:rPr>
        <w:commentReference w:id="80"/>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4F8B415" w:rsidR="00843A73" w:rsidRPr="00636C9B" w:rsidRDefault="00843A73" w:rsidP="00FF023E">
      <w:pPr>
        <w:spacing w:line="480" w:lineRule="auto"/>
        <w:jc w:val="both"/>
      </w:pPr>
      <w:r w:rsidRPr="00636C9B">
        <w:t xml:space="preserve">Robbie Parks is supported by a Wellcome Trust ISSF Studentship. </w:t>
      </w:r>
      <w:r w:rsidR="00773AEC">
        <w:t xml:space="preserve">The development of statistical methods is supported by grants from the Wellcome Trust </w:t>
      </w:r>
      <w:r w:rsidR="00773AEC" w:rsidRPr="00B95DCD">
        <w:t>(</w:t>
      </w:r>
      <w:r w:rsidR="00773AEC" w:rsidRPr="00C2602B">
        <w:t>grants 205208/Z/16/Z and 209376/Z/17/Z)</w:t>
      </w:r>
      <w:r w:rsidR="00773AEC">
        <w:t xml:space="preserve">. </w:t>
      </w:r>
      <w:r w:rsidR="000F6C72" w:rsidRPr="00636C9B">
        <w:t>Work on the US mortality data is supported by a grant from US Environmental Protection Agency.</w:t>
      </w:r>
      <w:r w:rsidR="000F6C72" w:rsidRPr="003575A7">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commentRangeStart w:id="81"/>
      <w:r w:rsidRPr="00636C9B">
        <w:rPr>
          <w:b/>
        </w:rPr>
        <w:lastRenderedPageBreak/>
        <w:t>References</w:t>
      </w:r>
      <w:commentRangeEnd w:id="81"/>
      <w:r w:rsidR="00973A0F">
        <w:rPr>
          <w:rStyle w:val="CommentReference"/>
          <w:rFonts w:asciiTheme="minorHAnsi" w:hAnsiTheme="minorHAnsi" w:cstheme="minorBidi"/>
          <w:lang w:eastAsia="en-US"/>
        </w:rPr>
        <w:commentReference w:id="81"/>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w:t>
      </w:r>
      <w:r w:rsidRPr="002F0788">
        <w:rPr>
          <w:noProof/>
          <w:lang w:val="en-US"/>
        </w:rPr>
        <w:lastRenderedPageBreak/>
        <w:t xml:space="preserve">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w:t>
      </w:r>
      <w:r w:rsidRPr="002F0788">
        <w:rPr>
          <w:noProof/>
          <w:lang w:val="en-US"/>
        </w:rPr>
        <w:lastRenderedPageBreak/>
        <w:t>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108F185E"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5CA675C9" w14:textId="5C7A78ED" w:rsidR="008D2737" w:rsidRDefault="008D2737" w:rsidP="00FF023E">
      <w:pPr>
        <w:spacing w:line="480" w:lineRule="auto"/>
        <w:jc w:val="both"/>
        <w:rPr>
          <w:color w:val="000000" w:themeColor="text1"/>
        </w:rPr>
      </w:pPr>
    </w:p>
    <w:p w14:paraId="617DFC4E" w14:textId="17D40571" w:rsidR="008D2737" w:rsidRPr="007B037B" w:rsidRDefault="008D2737" w:rsidP="00FF023E">
      <w:pPr>
        <w:spacing w:line="480" w:lineRule="auto"/>
        <w:jc w:val="both"/>
        <w:rPr>
          <w:color w:val="000000" w:themeColor="text1"/>
          <w:sz w:val="18"/>
          <w:szCs w:val="18"/>
        </w:rPr>
      </w:pPr>
      <w:r>
        <w:rPr>
          <w:b/>
          <w:color w:val="000000" w:themeColor="text1"/>
        </w:rPr>
        <w:t xml:space="preserve">Figure </w:t>
      </w:r>
      <w:r w:rsidR="00AB1C19">
        <w:rPr>
          <w:b/>
          <w:color w:val="000000" w:themeColor="text1"/>
        </w:rPr>
        <w:t>4</w:t>
      </w:r>
      <w:r>
        <w:rPr>
          <w:b/>
          <w:color w:val="000000" w:themeColor="text1"/>
        </w:rPr>
        <w:t xml:space="preserve">. </w:t>
      </w:r>
      <w:r w:rsidR="009B1BC0">
        <w:rPr>
          <w:color w:val="000000" w:themeColor="text1"/>
        </w:rPr>
        <w:t>Average size of</w:t>
      </w:r>
      <w:r w:rsidR="00A063B8">
        <w:rPr>
          <w:color w:val="000000" w:themeColor="text1"/>
        </w:rPr>
        <w:t xml:space="preserve"> temperature</w:t>
      </w:r>
      <w:r w:rsidR="009B1BC0">
        <w:rPr>
          <w:color w:val="000000" w:themeColor="text1"/>
        </w:rPr>
        <w:t xml:space="preserve"> </w:t>
      </w:r>
      <w:r>
        <w:rPr>
          <w:color w:val="000000" w:themeColor="text1"/>
        </w:rPr>
        <w:t>anomaly</w:t>
      </w:r>
      <w:r w:rsidR="00C52C8D">
        <w:rPr>
          <w:color w:val="000000" w:themeColor="text1"/>
        </w:rPr>
        <w:t xml:space="preserve"> (</w:t>
      </w:r>
      <w:r w:rsidR="00C52C8D" w:rsidRPr="00843ACB">
        <w:rPr>
          <w:bCs/>
          <w:color w:val="000000" w:themeColor="text1"/>
        </w:rPr>
        <w:t>°</w:t>
      </w:r>
      <w:r w:rsidR="00C52C8D">
        <w:rPr>
          <w:bCs/>
          <w:color w:val="000000" w:themeColor="text1"/>
        </w:rPr>
        <w:t>C)</w:t>
      </w:r>
      <w:r>
        <w:rPr>
          <w:color w:val="000000" w:themeColor="text1"/>
        </w:rPr>
        <w:t>, 1980-2016, by state and month.</w:t>
      </w:r>
    </w:p>
    <w:p w14:paraId="4E11C231" w14:textId="77777777" w:rsidR="00685021" w:rsidRPr="00214145" w:rsidRDefault="00685021" w:rsidP="00FF023E">
      <w:pPr>
        <w:spacing w:line="480" w:lineRule="auto"/>
        <w:jc w:val="both"/>
        <w:rPr>
          <w:color w:val="000000" w:themeColor="text1"/>
        </w:rPr>
      </w:pPr>
    </w:p>
    <w:p w14:paraId="6F97F600" w14:textId="115FFF0D" w:rsidR="008D2946" w:rsidRPr="007B037B" w:rsidRDefault="00AB1C19">
      <w:pPr>
        <w:spacing w:line="480" w:lineRule="auto"/>
        <w:jc w:val="both"/>
        <w:rPr>
          <w:color w:val="000000" w:themeColor="text1"/>
        </w:rPr>
      </w:pPr>
      <w:r>
        <w:rPr>
          <w:b/>
          <w:color w:val="000000" w:themeColor="text1"/>
        </w:rPr>
        <w:t>Figure 5</w:t>
      </w:r>
      <w:r w:rsidR="00D70938">
        <w:rPr>
          <w:b/>
          <w:color w:val="000000" w:themeColor="text1"/>
        </w:rPr>
        <w:t>.</w:t>
      </w:r>
      <w:r w:rsidR="00D70938" w:rsidRPr="008621C2">
        <w:rPr>
          <w:color w:val="000000" w:themeColor="text1"/>
        </w:rPr>
        <w:t xml:space="preserve"> </w:t>
      </w:r>
      <w:r w:rsidR="00D70938">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sidR="00D70938">
        <w:rPr>
          <w:color w:val="000000" w:themeColor="text1"/>
        </w:rPr>
        <w:t xml:space="preserve">compared with 1980-2009 </w:t>
      </w:r>
      <w:r w:rsidR="001039F1">
        <w:rPr>
          <w:color w:val="000000" w:themeColor="text1"/>
        </w:rPr>
        <w:t xml:space="preserve">norm </w:t>
      </w:r>
      <w:r w:rsidR="00D70938">
        <w:rPr>
          <w:color w:val="000000" w:themeColor="text1"/>
        </w:rPr>
        <w:t xml:space="preserve">temperatures. The top row shows breakdown </w:t>
      </w:r>
      <w:r w:rsidR="00D70938" w:rsidRPr="00636C9B">
        <w:rPr>
          <w:color w:val="000000" w:themeColor="text1"/>
        </w:rPr>
        <w:t xml:space="preserve">by </w:t>
      </w:r>
      <w:r w:rsidR="00D70938">
        <w:rPr>
          <w:color w:val="000000" w:themeColor="text1"/>
        </w:rPr>
        <w:t>type</w:t>
      </w:r>
      <w:r w:rsidR="00D70938" w:rsidRPr="00636C9B">
        <w:rPr>
          <w:color w:val="000000" w:themeColor="text1"/>
        </w:rPr>
        <w:t xml:space="preserve"> of injury</w:t>
      </w:r>
      <w:r w:rsidR="007B5299">
        <w:rPr>
          <w:color w:val="000000" w:themeColor="text1"/>
        </w:rPr>
        <w:t>, sex</w:t>
      </w:r>
      <w:r w:rsidR="00D70938" w:rsidRPr="00636C9B">
        <w:rPr>
          <w:color w:val="000000" w:themeColor="text1"/>
        </w:rPr>
        <w:t xml:space="preserve"> and age group</w:t>
      </w:r>
      <w:r w:rsidR="00D70938">
        <w:rPr>
          <w:color w:val="000000" w:themeColor="text1"/>
        </w:rPr>
        <w:t>.</w:t>
      </w:r>
      <w:r w:rsidR="00D70938" w:rsidRPr="00636C9B">
        <w:rPr>
          <w:color w:val="000000" w:themeColor="text1"/>
        </w:rPr>
        <w:t xml:space="preserve"> </w:t>
      </w:r>
      <w:r w:rsidR="00D70938">
        <w:rPr>
          <w:color w:val="000000" w:themeColor="text1"/>
        </w:rPr>
        <w:t xml:space="preserve">The bottom row shows the break down by sex, type of injury </w:t>
      </w:r>
      <w:r w:rsidR="00D70938" w:rsidRPr="00636C9B">
        <w:rPr>
          <w:color w:val="000000" w:themeColor="text1"/>
        </w:rPr>
        <w:t>and month. Black dots represent net changes</w:t>
      </w:r>
      <w:r w:rsidR="00D70938">
        <w:rPr>
          <w:color w:val="000000" w:themeColor="text1"/>
        </w:rPr>
        <w:t xml:space="preserve"> in deaths for each set of bars</w:t>
      </w:r>
      <w:r w:rsidR="00D70938" w:rsidRPr="00636C9B">
        <w:rPr>
          <w:color w:val="000000" w:themeColor="text1"/>
        </w:rPr>
        <w:t>.</w:t>
      </w:r>
    </w:p>
    <w:sectPr w:rsidR="008D2946" w:rsidRPr="007B037B" w:rsidSect="00D92F3C">
      <w:footerReference w:type="even" r:id="rId15"/>
      <w:footerReference w:type="default" r:id="rId1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 w:author="Ezzati, Majid" w:date="2019-03-01T09:18:00Z" w:initials="EM">
    <w:p w14:paraId="5625B45D" w14:textId="0916380D" w:rsidR="00914854" w:rsidRDefault="00914854">
      <w:pPr>
        <w:pStyle w:val="CommentText"/>
      </w:pPr>
      <w:r>
        <w:rPr>
          <w:rStyle w:val="CommentReference"/>
        </w:rPr>
        <w:annotationRef/>
      </w:r>
      <w:r>
        <w:t>Did we do injury subtypes in e-Life? If so and if consistent with this sentence cite here; if not consistent, discuss briefly</w:t>
      </w:r>
    </w:p>
  </w:comment>
  <w:comment w:id="19" w:author="Ezzati, Majid" w:date="2019-03-01T09:32:00Z" w:initials="EM">
    <w:p w14:paraId="6ACBC200" w14:textId="0E91B5DF" w:rsidR="004615D2" w:rsidRDefault="004615D2">
      <w:pPr>
        <w:pStyle w:val="CommentText"/>
      </w:pPr>
      <w:r>
        <w:rPr>
          <w:rStyle w:val="CommentReference"/>
        </w:rPr>
        <w:annotationRef/>
      </w:r>
      <w:r>
        <w:t>Reword as needed to be correct but stay simple</w:t>
      </w:r>
    </w:p>
  </w:comment>
  <w:comment w:id="32" w:author="Ezzati, Majid" w:date="2019-03-01T09:56:00Z" w:initials="EM">
    <w:p w14:paraId="581D307E" w14:textId="1AFD32F3" w:rsidR="0093677B" w:rsidRDefault="0093677B">
      <w:pPr>
        <w:pStyle w:val="CommentText"/>
      </w:pPr>
      <w:r>
        <w:rPr>
          <w:rStyle w:val="CommentReference"/>
        </w:rPr>
        <w:annotationRef/>
      </w:r>
      <w:r>
        <w:t xml:space="preserve">Could you please make x-axis of this figure and SF 2 “Excess </w:t>
      </w:r>
      <w:r w:rsidRPr="0093677B">
        <w:rPr>
          <w:highlight w:val="yellow"/>
        </w:rPr>
        <w:t>relative</w:t>
      </w:r>
      <w:r>
        <w:t xml:space="preserve"> risk …”</w:t>
      </w:r>
    </w:p>
  </w:comment>
  <w:comment w:id="49" w:author="Ezzati, Majid" w:date="2019-03-01T09:37:00Z" w:initials="EM">
    <w:p w14:paraId="08394C89" w14:textId="32AE648C" w:rsidR="00DD294E" w:rsidRDefault="00DD294E">
      <w:pPr>
        <w:pStyle w:val="CommentText"/>
      </w:pPr>
      <w:r>
        <w:rPr>
          <w:rStyle w:val="CommentReference"/>
        </w:rPr>
        <w:annotationRef/>
      </w:r>
      <w:r>
        <w:t>What is this?</w:t>
      </w:r>
    </w:p>
  </w:comment>
  <w:comment w:id="53" w:author="Ezzati, Majid" w:date="2019-03-01T09:44:00Z" w:initials="EM">
    <w:p w14:paraId="490D3873" w14:textId="059198FE" w:rsidR="00C30473" w:rsidRDefault="00C30473">
      <w:pPr>
        <w:pStyle w:val="CommentText"/>
      </w:pPr>
      <w:r>
        <w:rPr>
          <w:rStyle w:val="CommentReference"/>
        </w:rPr>
        <w:annotationRef/>
      </w:r>
      <w:r>
        <w:t>Make sure any number here is consistent with what is in the main text</w:t>
      </w:r>
    </w:p>
  </w:comment>
  <w:comment w:id="54" w:author="Ezzati, Majid" w:date="2019-03-01T09:48:00Z" w:initials="EM">
    <w:p w14:paraId="5DAD18BA" w14:textId="05C4352A" w:rsidR="007C4825" w:rsidRDefault="007C4825">
      <w:pPr>
        <w:pStyle w:val="CommentText"/>
      </w:pPr>
      <w:r>
        <w:rPr>
          <w:rStyle w:val="CommentReference"/>
        </w:rPr>
        <w:annotationRef/>
      </w:r>
      <w:r>
        <w:t>If the length limit of methods allows, let us bring it all here and integrate. Will be nice to have it in one place.</w:t>
      </w:r>
    </w:p>
  </w:comment>
  <w:comment w:id="59" w:author="Ezzati, Majid" w:date="2019-03-01T09:54:00Z" w:initials="EM">
    <w:p w14:paraId="2A818819" w14:textId="397EA4C9" w:rsidR="007C4825" w:rsidRDefault="007C4825">
      <w:pPr>
        <w:pStyle w:val="CommentText"/>
      </w:pPr>
      <w:r>
        <w:rPr>
          <w:rStyle w:val="CommentReference"/>
        </w:rPr>
        <w:annotationRef/>
      </w:r>
      <w:r>
        <w:t>Wasn’t there also a state-month intercept?</w:t>
      </w:r>
    </w:p>
  </w:comment>
  <w:comment w:id="65" w:author="Ezzati, Majid" w:date="2019-03-01T10:19:00Z" w:initials="EM">
    <w:p w14:paraId="7E6C4490" w14:textId="402ECBFC" w:rsidR="001E00D8" w:rsidRDefault="001E00D8">
      <w:pPr>
        <w:pStyle w:val="CommentText"/>
      </w:pPr>
      <w:r>
        <w:rPr>
          <w:rStyle w:val="CommentReference"/>
        </w:rPr>
        <w:annotationRef/>
      </w:r>
      <w:r>
        <w:t>This section is hard to follow. Go for clarity</w:t>
      </w:r>
    </w:p>
  </w:comment>
  <w:comment w:id="72" w:author="Ezzati, Majid" w:date="2019-03-01T10:16:00Z" w:initials="EM">
    <w:p w14:paraId="137B24E2" w14:textId="28FE3E44" w:rsidR="001E00D8" w:rsidRDefault="001E00D8">
      <w:pPr>
        <w:pStyle w:val="CommentText"/>
      </w:pPr>
      <w:r>
        <w:rPr>
          <w:rStyle w:val="CommentReference"/>
        </w:rPr>
        <w:annotationRef/>
      </w:r>
      <w:r>
        <w:t>So what?</w:t>
      </w:r>
    </w:p>
    <w:p w14:paraId="4AC8EFBD" w14:textId="77777777" w:rsidR="001E00D8" w:rsidRDefault="001E00D8">
      <w:pPr>
        <w:pStyle w:val="CommentText"/>
      </w:pPr>
    </w:p>
    <w:p w14:paraId="4996F84E" w14:textId="18D1C0ED" w:rsidR="001E00D8" w:rsidRDefault="001E00D8">
      <w:pPr>
        <w:pStyle w:val="CommentText"/>
      </w:pPr>
      <w:r>
        <w:t>Did we run models?  If not, to discuss how to write so-what</w:t>
      </w:r>
    </w:p>
  </w:comment>
  <w:comment w:id="78" w:author="Ezzati, Majid" w:date="2019-03-01T10:20:00Z" w:initials="EM">
    <w:p w14:paraId="5E082254" w14:textId="14DE929D" w:rsidR="001E00D8" w:rsidRDefault="001E00D8">
      <w:pPr>
        <w:pStyle w:val="CommentText"/>
      </w:pPr>
      <w:r>
        <w:rPr>
          <w:rStyle w:val="CommentReference"/>
        </w:rPr>
        <w:annotationRef/>
      </w:r>
      <w:r>
        <w:t>Of …</w:t>
      </w:r>
    </w:p>
  </w:comment>
  <w:comment w:id="73" w:author="Ezzati, Majid" w:date="2019-03-01T10:20:00Z" w:initials="EM">
    <w:p w14:paraId="6315914A" w14:textId="477069B7" w:rsidR="001E00D8" w:rsidRDefault="001E00D8">
      <w:pPr>
        <w:pStyle w:val="CommentText"/>
      </w:pPr>
      <w:r>
        <w:rPr>
          <w:rStyle w:val="CommentReference"/>
        </w:rPr>
        <w:annotationRef/>
      </w:r>
      <w:r>
        <w:t>Hard to follow. Consider bulleting but see how it follows then</w:t>
      </w:r>
    </w:p>
  </w:comment>
  <w:comment w:id="80" w:author="Ezzati, Majid" w:date="2019-03-01T10:21:00Z" w:initials="EM">
    <w:p w14:paraId="70F9E127" w14:textId="144E6B25" w:rsidR="001E00D8" w:rsidRDefault="001E00D8">
      <w:pPr>
        <w:pStyle w:val="CommentText"/>
      </w:pPr>
      <w:r>
        <w:rPr>
          <w:rStyle w:val="CommentReference"/>
        </w:rPr>
        <w:annotationRef/>
      </w:r>
      <w:r>
        <w:t>Did we get this far or did we stop at coefficients. Discuss how to write based on what we found</w:t>
      </w:r>
    </w:p>
  </w:comment>
  <w:comment w:id="81" w:author="Ezzati, Majid" w:date="2019-03-01T10:22:00Z" w:initials="EM">
    <w:p w14:paraId="1DB7BB71" w14:textId="0358FA17" w:rsidR="00973A0F" w:rsidRDefault="00973A0F">
      <w:pPr>
        <w:pStyle w:val="CommentText"/>
      </w:pPr>
      <w:r>
        <w:rPr>
          <w:rStyle w:val="CommentReference"/>
        </w:rPr>
        <w:annotationRef/>
      </w:r>
      <w:r>
        <w:t>Left+right justify</w:t>
      </w:r>
      <w:bookmarkStart w:id="82" w:name="_GoBack"/>
      <w:bookmarkEnd w:id="82"/>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625B45D" w15:done="0"/>
  <w15:commentEx w15:paraId="6ACBC200" w15:done="0"/>
  <w15:commentEx w15:paraId="581D307E" w15:done="0"/>
  <w15:commentEx w15:paraId="08394C89" w15:done="0"/>
  <w15:commentEx w15:paraId="490D3873" w15:done="0"/>
  <w15:commentEx w15:paraId="5DAD18BA" w15:done="0"/>
  <w15:commentEx w15:paraId="2A818819" w15:done="0"/>
  <w15:commentEx w15:paraId="7E6C4490" w15:done="0"/>
  <w15:commentEx w15:paraId="4996F84E" w15:done="0"/>
  <w15:commentEx w15:paraId="5E082254" w15:done="0"/>
  <w15:commentEx w15:paraId="6315914A" w15:done="0"/>
  <w15:commentEx w15:paraId="70F9E127" w15:done="0"/>
  <w15:commentEx w15:paraId="1DB7BB7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BAF226" w14:textId="77777777" w:rsidR="00830A78" w:rsidRDefault="00830A78">
      <w:r>
        <w:separator/>
      </w:r>
    </w:p>
  </w:endnote>
  <w:endnote w:type="continuationSeparator" w:id="0">
    <w:p w14:paraId="2904C2FD" w14:textId="77777777" w:rsidR="00830A78" w:rsidRDefault="00830A78">
      <w:r>
        <w:continuationSeparator/>
      </w:r>
    </w:p>
  </w:endnote>
  <w:endnote w:type="continuationNotice" w:id="1">
    <w:p w14:paraId="790D53BE" w14:textId="77777777" w:rsidR="00830A78" w:rsidRDefault="00830A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F73D98" w:rsidRDefault="00F73D98" w:rsidP="00705B8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1F71A94F"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73A0F">
      <w:rPr>
        <w:rStyle w:val="PageNumber"/>
        <w:noProof/>
      </w:rPr>
      <w:t>13</w:t>
    </w:r>
    <w:r>
      <w:rPr>
        <w:rStyle w:val="PageNumber"/>
      </w:rPr>
      <w:fldChar w:fldCharType="end"/>
    </w:r>
  </w:p>
  <w:p w14:paraId="3F8F309C" w14:textId="77777777" w:rsidR="00F73D98" w:rsidRDefault="00F73D98" w:rsidP="00705B8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18CA09" w14:textId="77777777" w:rsidR="00830A78" w:rsidRDefault="00830A78">
      <w:r>
        <w:separator/>
      </w:r>
    </w:p>
  </w:footnote>
  <w:footnote w:type="continuationSeparator" w:id="0">
    <w:p w14:paraId="502A5069" w14:textId="77777777" w:rsidR="00830A78" w:rsidRDefault="00830A78">
      <w:r>
        <w:continuationSeparator/>
      </w:r>
    </w:p>
  </w:footnote>
  <w:footnote w:type="continuationNotice" w:id="1">
    <w:p w14:paraId="11128530" w14:textId="77777777" w:rsidR="00830A78" w:rsidRDefault="00830A78"/>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47F"/>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108"/>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2FD5"/>
    <w:rsid w:val="000E3769"/>
    <w:rsid w:val="000E43ED"/>
    <w:rsid w:val="000E4726"/>
    <w:rsid w:val="000E48D7"/>
    <w:rsid w:val="000E49E0"/>
    <w:rsid w:val="000E6236"/>
    <w:rsid w:val="000E78C8"/>
    <w:rsid w:val="000F09F9"/>
    <w:rsid w:val="000F0C79"/>
    <w:rsid w:val="000F1035"/>
    <w:rsid w:val="000F1DF7"/>
    <w:rsid w:val="000F25B0"/>
    <w:rsid w:val="000F2A08"/>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3E"/>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07E"/>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876F4"/>
    <w:rsid w:val="00190108"/>
    <w:rsid w:val="001910F8"/>
    <w:rsid w:val="0019142A"/>
    <w:rsid w:val="00191688"/>
    <w:rsid w:val="00192959"/>
    <w:rsid w:val="001937F9"/>
    <w:rsid w:val="00193968"/>
    <w:rsid w:val="0019399A"/>
    <w:rsid w:val="00194384"/>
    <w:rsid w:val="00194696"/>
    <w:rsid w:val="00194A92"/>
    <w:rsid w:val="001950B3"/>
    <w:rsid w:val="00195162"/>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2FBD"/>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0D8"/>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5DDA"/>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67B2"/>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0D0C"/>
    <w:rsid w:val="002C1B3A"/>
    <w:rsid w:val="002C201D"/>
    <w:rsid w:val="002C2D96"/>
    <w:rsid w:val="002C32A3"/>
    <w:rsid w:val="002C3906"/>
    <w:rsid w:val="002C4371"/>
    <w:rsid w:val="002C4C73"/>
    <w:rsid w:val="002C4E2F"/>
    <w:rsid w:val="002C5217"/>
    <w:rsid w:val="002C5765"/>
    <w:rsid w:val="002C5B52"/>
    <w:rsid w:val="002C5BFE"/>
    <w:rsid w:val="002C6219"/>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0DE"/>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2F7A44"/>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15"/>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0EAC"/>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8BD"/>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5D2"/>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8722E"/>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8A4"/>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4CCB"/>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CB"/>
    <w:rsid w:val="00506EFF"/>
    <w:rsid w:val="0050701A"/>
    <w:rsid w:val="00507258"/>
    <w:rsid w:val="00507D53"/>
    <w:rsid w:val="00510463"/>
    <w:rsid w:val="00510C07"/>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2635"/>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66A"/>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6E5C"/>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1ADC"/>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0F7"/>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1E8"/>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00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983"/>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3763"/>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7D6"/>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18C9"/>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0C"/>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31A"/>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47F51"/>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4FB"/>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37B"/>
    <w:rsid w:val="007B0511"/>
    <w:rsid w:val="007B0B98"/>
    <w:rsid w:val="007B0D48"/>
    <w:rsid w:val="007B1A7D"/>
    <w:rsid w:val="007B210B"/>
    <w:rsid w:val="007B37C7"/>
    <w:rsid w:val="007B5129"/>
    <w:rsid w:val="007B5299"/>
    <w:rsid w:val="007B5D29"/>
    <w:rsid w:val="007B6420"/>
    <w:rsid w:val="007B660C"/>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825"/>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4FDA"/>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0A78"/>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3DD"/>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822"/>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2737"/>
    <w:rsid w:val="008D2946"/>
    <w:rsid w:val="008D33C0"/>
    <w:rsid w:val="008D3953"/>
    <w:rsid w:val="008D4144"/>
    <w:rsid w:val="008D4556"/>
    <w:rsid w:val="008D56BA"/>
    <w:rsid w:val="008D5A41"/>
    <w:rsid w:val="008D6C53"/>
    <w:rsid w:val="008D6D4A"/>
    <w:rsid w:val="008D7ED7"/>
    <w:rsid w:val="008D7FE8"/>
    <w:rsid w:val="008E0706"/>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0FF8"/>
    <w:rsid w:val="0091147F"/>
    <w:rsid w:val="00911D26"/>
    <w:rsid w:val="00911EE8"/>
    <w:rsid w:val="00912A3F"/>
    <w:rsid w:val="00912ED6"/>
    <w:rsid w:val="0091337B"/>
    <w:rsid w:val="009134D2"/>
    <w:rsid w:val="00913B2A"/>
    <w:rsid w:val="00914307"/>
    <w:rsid w:val="009146E9"/>
    <w:rsid w:val="009147AB"/>
    <w:rsid w:val="00914854"/>
    <w:rsid w:val="00914974"/>
    <w:rsid w:val="00914C43"/>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674D"/>
    <w:rsid w:val="009270D5"/>
    <w:rsid w:val="00930607"/>
    <w:rsid w:val="009314BF"/>
    <w:rsid w:val="009318F4"/>
    <w:rsid w:val="009325CE"/>
    <w:rsid w:val="00932743"/>
    <w:rsid w:val="00932BD5"/>
    <w:rsid w:val="009334DF"/>
    <w:rsid w:val="009336CA"/>
    <w:rsid w:val="00933B60"/>
    <w:rsid w:val="00933C2F"/>
    <w:rsid w:val="00935167"/>
    <w:rsid w:val="00935806"/>
    <w:rsid w:val="0093677B"/>
    <w:rsid w:val="00937071"/>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3A0F"/>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81"/>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9F9"/>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1BC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71F"/>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E7943"/>
    <w:rsid w:val="009F005A"/>
    <w:rsid w:val="009F0AD7"/>
    <w:rsid w:val="009F0BE9"/>
    <w:rsid w:val="009F0E6E"/>
    <w:rsid w:val="009F1077"/>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9F7A76"/>
    <w:rsid w:val="00A0012C"/>
    <w:rsid w:val="00A00400"/>
    <w:rsid w:val="00A005BB"/>
    <w:rsid w:val="00A00953"/>
    <w:rsid w:val="00A00F47"/>
    <w:rsid w:val="00A01638"/>
    <w:rsid w:val="00A0222A"/>
    <w:rsid w:val="00A02BF6"/>
    <w:rsid w:val="00A03DE2"/>
    <w:rsid w:val="00A03F69"/>
    <w:rsid w:val="00A04017"/>
    <w:rsid w:val="00A04808"/>
    <w:rsid w:val="00A05CD2"/>
    <w:rsid w:val="00A063B8"/>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60E"/>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6D4"/>
    <w:rsid w:val="00A869BC"/>
    <w:rsid w:val="00A86D9D"/>
    <w:rsid w:val="00A86E2F"/>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2D5"/>
    <w:rsid w:val="00AB132A"/>
    <w:rsid w:val="00AB14D8"/>
    <w:rsid w:val="00AB1C19"/>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EE5"/>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4688"/>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05D"/>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2DB6"/>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35B0"/>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3B7"/>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46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BE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6EFA"/>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473"/>
    <w:rsid w:val="00C30799"/>
    <w:rsid w:val="00C30C60"/>
    <w:rsid w:val="00C30EEC"/>
    <w:rsid w:val="00C3189F"/>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C8D"/>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47A"/>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56"/>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0FD5"/>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70C"/>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57D7F"/>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62B"/>
    <w:rsid w:val="00D74744"/>
    <w:rsid w:val="00D74BA2"/>
    <w:rsid w:val="00D74F32"/>
    <w:rsid w:val="00D7511D"/>
    <w:rsid w:val="00D75325"/>
    <w:rsid w:val="00D75A68"/>
    <w:rsid w:val="00D76DF7"/>
    <w:rsid w:val="00D76E6B"/>
    <w:rsid w:val="00D80F68"/>
    <w:rsid w:val="00D8106F"/>
    <w:rsid w:val="00D811E5"/>
    <w:rsid w:val="00D812B2"/>
    <w:rsid w:val="00D81AD0"/>
    <w:rsid w:val="00D82146"/>
    <w:rsid w:val="00D8274F"/>
    <w:rsid w:val="00D82A4F"/>
    <w:rsid w:val="00D82A60"/>
    <w:rsid w:val="00D82C00"/>
    <w:rsid w:val="00D83449"/>
    <w:rsid w:val="00D83951"/>
    <w:rsid w:val="00D84009"/>
    <w:rsid w:val="00D84233"/>
    <w:rsid w:val="00D84646"/>
    <w:rsid w:val="00D84720"/>
    <w:rsid w:val="00D8591C"/>
    <w:rsid w:val="00D859E4"/>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B3C"/>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94E"/>
    <w:rsid w:val="00DD2E2F"/>
    <w:rsid w:val="00DD303A"/>
    <w:rsid w:val="00DD39F1"/>
    <w:rsid w:val="00DD3CAB"/>
    <w:rsid w:val="00DD3F33"/>
    <w:rsid w:val="00DD5199"/>
    <w:rsid w:val="00DD5A3A"/>
    <w:rsid w:val="00DD5A48"/>
    <w:rsid w:val="00DD61A0"/>
    <w:rsid w:val="00DD6E22"/>
    <w:rsid w:val="00DD7554"/>
    <w:rsid w:val="00DD79E6"/>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565"/>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12C"/>
    <w:rsid w:val="00EA6E37"/>
    <w:rsid w:val="00EA7116"/>
    <w:rsid w:val="00EA7351"/>
    <w:rsid w:val="00EA7930"/>
    <w:rsid w:val="00EB1BB4"/>
    <w:rsid w:val="00EB26F7"/>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3F"/>
    <w:rsid w:val="00EC054E"/>
    <w:rsid w:val="00EC109B"/>
    <w:rsid w:val="00EC128A"/>
    <w:rsid w:val="00EC14D2"/>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991"/>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471"/>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194"/>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D98"/>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E7D88"/>
    <w:rsid w:val="00FF0139"/>
    <w:rsid w:val="00FF023E"/>
    <w:rsid w:val="00FF1578"/>
    <w:rsid w:val="00FF2107"/>
    <w:rsid w:val="00FF262C"/>
    <w:rsid w:val="00FF3A97"/>
    <w:rsid w:val="00FF4470"/>
    <w:rsid w:val="00FF46E2"/>
    <w:rsid w:val="00FF479A"/>
    <w:rsid w:val="00FF521E"/>
    <w:rsid w:val="00FF54C5"/>
    <w:rsid w:val="00FF57A3"/>
    <w:rsid w:val="00FF5B78"/>
    <w:rsid w:val="00FF5CF2"/>
    <w:rsid w:val="00FF74AC"/>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 w:type="paragraph" w:styleId="HTMLPreformatted">
    <w:name w:val="HTML Preformatted"/>
    <w:basedOn w:val="Normal"/>
    <w:link w:val="HTMLPreformattedChar"/>
    <w:uiPriority w:val="99"/>
    <w:unhideWhenUsed/>
    <w:rsid w:val="000E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E78C8"/>
    <w:rPr>
      <w:rFonts w:ascii="Courier New" w:eastAsia="Times New Roman" w:hAnsi="Courier New" w:cs="Courier New"/>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6675493">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bridged_race.htm" TargetMode="Externa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dc.gov/nchs/nvss/dvs_data_release.ht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CCCBD51-2C11-4430-9DDE-B4B085ACC0D7}">
  <ds:schemaRefs>
    <ds:schemaRef ds:uri="http://schemas.openxmlformats.org/officeDocument/2006/bibliography"/>
  </ds:schemaRefs>
</ds:datastoreItem>
</file>

<file path=customXml/itemProps2.xml><?xml version="1.0" encoding="utf-8"?>
<ds:datastoreItem xmlns:ds="http://schemas.openxmlformats.org/officeDocument/2006/customXml" ds:itemID="{D7533323-EB2C-4CCD-A46C-5FDC3B187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29929</Words>
  <Characters>170597</Characters>
  <Application>Microsoft Office Word</Application>
  <DocSecurity>0</DocSecurity>
  <Lines>1421</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Ezzati, Majid</cp:lastModifiedBy>
  <cp:revision>14</cp:revision>
  <cp:lastPrinted>2019-01-21T19:46:00Z</cp:lastPrinted>
  <dcterms:created xsi:type="dcterms:W3CDTF">2019-02-25T22:36:00Z</dcterms:created>
  <dcterms:modified xsi:type="dcterms:W3CDTF">2019-03-01T10:22:00Z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