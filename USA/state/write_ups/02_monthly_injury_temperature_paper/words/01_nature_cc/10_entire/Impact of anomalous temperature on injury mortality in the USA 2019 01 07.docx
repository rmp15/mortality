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02C6CF1" w:rsidR="000210D1" w:rsidRPr="00636C9B" w:rsidRDefault="00973147" w:rsidP="00DE1A81">
      <w:pPr>
        <w:spacing w:line="480" w:lineRule="auto"/>
        <w:outlineLvl w:val="0"/>
        <w:rPr>
          <w:b/>
          <w:color w:val="000000" w:themeColor="text1"/>
        </w:rPr>
      </w:pPr>
      <w:r>
        <w:rPr>
          <w:b/>
          <w:color w:val="000000" w:themeColor="text1"/>
        </w:rPr>
        <w:t>A national analysis of a</w:t>
      </w:r>
      <w:bookmarkStart w:id="0" w:name="_GoBack"/>
      <w:bookmarkEnd w:id="0"/>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6B3E49B0" w:rsidR="000210D1" w:rsidRPr="00636C9B" w:rsidRDefault="000210D1" w:rsidP="00DE1A81">
      <w:pPr>
        <w:spacing w:line="480" w:lineRule="auto"/>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F018AF">
        <w:rPr>
          <w:color w:val="000000" w:themeColor="text1"/>
          <w:lang w:val="it-IT"/>
        </w:rPr>
        <w:t>Vasilis Kontis</w:t>
      </w:r>
      <w:r w:rsidR="00F018AF" w:rsidRPr="00636C9B">
        <w:rPr>
          <w:color w:val="000000" w:themeColor="text1"/>
          <w:vertAlign w:val="superscript"/>
          <w:lang w:val="it-IT"/>
        </w:rPr>
        <w:t>1,2</w:t>
      </w:r>
      <w:r w:rsidR="00F018AF">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Majid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DE1A81">
      <w:pPr>
        <w:spacing w:line="480" w:lineRule="auto"/>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DE1A81">
      <w:pPr>
        <w:spacing w:line="480" w:lineRule="auto"/>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DE1A81">
      <w:pPr>
        <w:spacing w:line="480" w:lineRule="auto"/>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DE1A81">
      <w:pPr>
        <w:spacing w:line="480" w:lineRule="auto"/>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DE1A81">
      <w:pPr>
        <w:spacing w:line="480" w:lineRule="auto"/>
        <w:rPr>
          <w:color w:val="000000" w:themeColor="text1"/>
        </w:rPr>
      </w:pPr>
    </w:p>
    <w:p w14:paraId="63E029A3" w14:textId="51C863E0" w:rsidR="0070176B" w:rsidRPr="005E22E4" w:rsidRDefault="0070176B" w:rsidP="00DE1A81">
      <w:pPr>
        <w:spacing w:line="480" w:lineRule="auto"/>
        <w:rPr>
          <w:color w:val="000000" w:themeColor="text1"/>
        </w:rPr>
      </w:pPr>
      <w:r w:rsidRPr="005E22E4">
        <w:rPr>
          <w:color w:val="000000" w:themeColor="text1"/>
        </w:rPr>
        <w:t xml:space="preserve">Robbie M Parks: </w:t>
      </w:r>
      <w:r w:rsidRPr="00915228">
        <w:rPr>
          <w:color w:val="000000" w:themeColor="text1"/>
        </w:rPr>
        <w:t>robbie.parks@imperial.ac.uk</w:t>
      </w:r>
    </w:p>
    <w:p w14:paraId="4C962F64" w14:textId="396F4D88" w:rsidR="0070176B" w:rsidRPr="005E22E4" w:rsidRDefault="0070176B" w:rsidP="00DE1A81">
      <w:pPr>
        <w:spacing w:line="480" w:lineRule="auto"/>
        <w:rPr>
          <w:color w:val="000000" w:themeColor="text1"/>
        </w:rPr>
      </w:pPr>
      <w:r w:rsidRPr="005E22E4">
        <w:rPr>
          <w:color w:val="000000" w:themeColor="text1"/>
        </w:rPr>
        <w:t xml:space="preserve">James E Bennett: </w:t>
      </w:r>
      <w:r w:rsidRPr="004D5CB9">
        <w:rPr>
          <w:color w:val="000000" w:themeColor="text1"/>
        </w:rPr>
        <w:t>j.e.bennett@imperial.ac.uk</w:t>
      </w:r>
    </w:p>
    <w:p w14:paraId="203FF641" w14:textId="1B33EED0" w:rsidR="0070176B" w:rsidRPr="005E22E4" w:rsidRDefault="0070176B" w:rsidP="00DE1A81">
      <w:pPr>
        <w:spacing w:line="480" w:lineRule="auto"/>
        <w:rPr>
          <w:color w:val="000000" w:themeColor="text1"/>
        </w:rPr>
      </w:pPr>
      <w:r w:rsidRPr="005E22E4">
        <w:rPr>
          <w:color w:val="000000" w:themeColor="text1"/>
        </w:rPr>
        <w:t xml:space="preserve">Vasilis Kontis: </w:t>
      </w:r>
      <w:r w:rsidR="00DE5766" w:rsidRPr="004D5CB9">
        <w:rPr>
          <w:color w:val="000000" w:themeColor="text1"/>
        </w:rPr>
        <w:t>v.kontis@imperial.ac.uk</w:t>
      </w:r>
    </w:p>
    <w:p w14:paraId="28155C19" w14:textId="559BBC2B" w:rsidR="00DE5766" w:rsidRPr="005E22E4" w:rsidRDefault="00DE5766" w:rsidP="00DE1A81">
      <w:pPr>
        <w:spacing w:line="480" w:lineRule="auto"/>
        <w:rPr>
          <w:color w:val="000000" w:themeColor="text1"/>
        </w:rPr>
      </w:pPr>
      <w:r w:rsidRPr="005E22E4">
        <w:rPr>
          <w:color w:val="000000" w:themeColor="text1"/>
        </w:rPr>
        <w:t xml:space="preserve">Helen Tamura-Wicks: </w:t>
      </w:r>
      <w:r w:rsidRPr="004D5CB9">
        <w:rPr>
          <w:color w:val="000000" w:themeColor="text1"/>
        </w:rPr>
        <w:t>helen.tamura-wicks07@imperial.ac.uk</w:t>
      </w:r>
    </w:p>
    <w:p w14:paraId="122F22C8" w14:textId="05B923AD" w:rsidR="00DE5766" w:rsidRPr="005E22E4" w:rsidRDefault="00DE5766" w:rsidP="00DE1A81">
      <w:pPr>
        <w:spacing w:line="480" w:lineRule="auto"/>
        <w:rPr>
          <w:color w:val="000000" w:themeColor="text1"/>
        </w:rPr>
      </w:pPr>
      <w:r w:rsidRPr="005E22E4">
        <w:rPr>
          <w:color w:val="000000" w:themeColor="text1"/>
        </w:rPr>
        <w:t xml:space="preserve">Ralf Toumi: </w:t>
      </w:r>
      <w:r w:rsidRPr="004D5CB9">
        <w:rPr>
          <w:color w:val="000000" w:themeColor="text1"/>
        </w:rPr>
        <w:t>r.toumi@imperial.ac.uk</w:t>
      </w:r>
    </w:p>
    <w:p w14:paraId="69CD8D79" w14:textId="02A310E2" w:rsidR="00DE5766" w:rsidRPr="00C837D4" w:rsidRDefault="00DE5766" w:rsidP="00DE1A81">
      <w:pPr>
        <w:spacing w:line="480" w:lineRule="auto"/>
        <w:rPr>
          <w:color w:val="000000" w:themeColor="text1"/>
        </w:rPr>
      </w:pPr>
      <w:r w:rsidRPr="00C837D4">
        <w:rPr>
          <w:color w:val="000000" w:themeColor="text1"/>
        </w:rPr>
        <w:t>Majid Ezzati: majid.ezzati@imperial.ac.uk</w:t>
      </w:r>
    </w:p>
    <w:p w14:paraId="2ECACB8E" w14:textId="77777777" w:rsidR="0070176B" w:rsidRPr="00636C9B" w:rsidRDefault="0070176B" w:rsidP="00DE1A81">
      <w:pPr>
        <w:spacing w:line="480" w:lineRule="auto"/>
        <w:rPr>
          <w:color w:val="000000" w:themeColor="text1"/>
        </w:rPr>
      </w:pPr>
    </w:p>
    <w:p w14:paraId="59BBABA6" w14:textId="77777777" w:rsidR="00DE5766" w:rsidRDefault="005F37D8" w:rsidP="00DE1A81">
      <w:pPr>
        <w:spacing w:line="480" w:lineRule="auto"/>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DE1A81">
      <w:pPr>
        <w:spacing w:line="480" w:lineRule="auto"/>
        <w:rPr>
          <w:color w:val="000000" w:themeColor="text1"/>
        </w:rPr>
      </w:pPr>
      <w:r>
        <w:rPr>
          <w:color w:val="000000" w:themeColor="text1"/>
        </w:rPr>
        <w:t>Majid Ezzati</w:t>
      </w:r>
    </w:p>
    <w:p w14:paraId="14B2297B" w14:textId="77777777" w:rsidR="00DE5766" w:rsidRDefault="00DE5766" w:rsidP="00DE1A81">
      <w:pPr>
        <w:spacing w:line="480" w:lineRule="auto"/>
        <w:rPr>
          <w:color w:val="000000" w:themeColor="text1"/>
        </w:rPr>
      </w:pPr>
      <w:r>
        <w:rPr>
          <w:color w:val="000000" w:themeColor="text1"/>
        </w:rPr>
        <w:t>Imperial College London</w:t>
      </w:r>
    </w:p>
    <w:p w14:paraId="6F63FE8E" w14:textId="77777777" w:rsidR="00DE5766" w:rsidRDefault="00DE5766" w:rsidP="00DE1A81">
      <w:pPr>
        <w:spacing w:line="480" w:lineRule="auto"/>
        <w:rPr>
          <w:color w:val="000000" w:themeColor="text1"/>
        </w:rPr>
      </w:pPr>
      <w:r>
        <w:rPr>
          <w:color w:val="000000" w:themeColor="text1"/>
        </w:rPr>
        <w:t>Norfolk Place</w:t>
      </w:r>
    </w:p>
    <w:p w14:paraId="62B33DC8" w14:textId="77777777" w:rsidR="00DE5766" w:rsidRDefault="00DE5766" w:rsidP="00DE1A81">
      <w:pPr>
        <w:spacing w:line="480" w:lineRule="auto"/>
        <w:rPr>
          <w:color w:val="000000" w:themeColor="text1"/>
        </w:rPr>
      </w:pPr>
      <w:r>
        <w:rPr>
          <w:color w:val="000000" w:themeColor="text1"/>
        </w:rPr>
        <w:t>London W2 1PG, UK</w:t>
      </w:r>
    </w:p>
    <w:p w14:paraId="1C336F22" w14:textId="1B0AF254" w:rsidR="00DE5766" w:rsidRDefault="00DE5766" w:rsidP="00DE1A81">
      <w:pPr>
        <w:spacing w:line="480" w:lineRule="auto"/>
        <w:rPr>
          <w:color w:val="000000" w:themeColor="text1"/>
        </w:rPr>
      </w:pPr>
      <w:r>
        <w:rPr>
          <w:color w:val="000000" w:themeColor="text1"/>
        </w:rPr>
        <w:t xml:space="preserve">E-mail: </w:t>
      </w:r>
      <w:hyperlink r:id="rId9" w:history="1">
        <w:r w:rsidRPr="000421EF">
          <w:rPr>
            <w:rStyle w:val="Hyperlink"/>
          </w:rPr>
          <w:t>majid.ezzati@imperial.ac.uk</w:t>
        </w:r>
      </w:hyperlink>
    </w:p>
    <w:p w14:paraId="2216F31D" w14:textId="368E39CB" w:rsidR="00A87EFB" w:rsidRPr="00636C9B" w:rsidRDefault="00DE5766" w:rsidP="00DE1A81">
      <w:pPr>
        <w:spacing w:line="480" w:lineRule="auto"/>
        <w:rPr>
          <w:color w:val="000000" w:themeColor="text1"/>
        </w:rPr>
      </w:pPr>
      <w:r>
        <w:rPr>
          <w:color w:val="000000" w:themeColor="text1"/>
        </w:rPr>
        <w:t>Tel: +44 (0)20 7594 0767</w:t>
      </w:r>
      <w:r w:rsidR="00A87EFB" w:rsidRPr="00636C9B">
        <w:rPr>
          <w:color w:val="000000" w:themeColor="text1"/>
        </w:rPr>
        <w:br w:type="page"/>
      </w:r>
    </w:p>
    <w:p w14:paraId="6B8E8C3B" w14:textId="2A4E0FCF" w:rsidR="009717B2" w:rsidRDefault="009717B2" w:rsidP="00DE1A81">
      <w:pPr>
        <w:spacing w:line="480" w:lineRule="auto"/>
        <w:rPr>
          <w:b/>
          <w:color w:val="000000" w:themeColor="text1"/>
        </w:rPr>
      </w:pPr>
      <w:r>
        <w:rPr>
          <w:b/>
          <w:color w:val="000000" w:themeColor="text1"/>
        </w:rPr>
        <w:lastRenderedPageBreak/>
        <w:t>[[[Introduction goes here]]]</w:t>
      </w:r>
    </w:p>
    <w:p w14:paraId="623921C5" w14:textId="1F0FEBC8" w:rsidR="00326747" w:rsidRDefault="000B5BF9" w:rsidP="00DE1A81">
      <w:pPr>
        <w:spacing w:line="480" w:lineRule="auto"/>
        <w:rPr>
          <w:b/>
          <w:color w:val="000000" w:themeColor="text1"/>
        </w:rPr>
      </w:pPr>
      <w:r>
        <w:rPr>
          <w:b/>
          <w:color w:val="000000" w:themeColor="text1"/>
        </w:rPr>
        <w:t>…</w:t>
      </w:r>
    </w:p>
    <w:p w14:paraId="65B95E69" w14:textId="77777777" w:rsidR="00326747" w:rsidRDefault="00326747" w:rsidP="00DE1A81">
      <w:pPr>
        <w:spacing w:line="480" w:lineRule="auto"/>
        <w:rPr>
          <w:b/>
          <w:color w:val="000000" w:themeColor="text1"/>
        </w:rPr>
      </w:pPr>
      <w:r w:rsidRPr="002C6C20">
        <w:rPr>
          <w:b/>
          <w:color w:val="000000" w:themeColor="text1"/>
        </w:rPr>
        <w:t>Here, we used geo-coded injury mortality and temperature data with a novel Bayesian spatio-temporal model to conduct a national analysis of the impact of anomalous temperature on multiple types of injury in the USA by age group and sex.</w:t>
      </w:r>
    </w:p>
    <w:p w14:paraId="39FF52E2" w14:textId="136564CC" w:rsidR="000B5BF9" w:rsidRPr="002C6C20" w:rsidRDefault="000B5BF9" w:rsidP="00DE1A81">
      <w:pPr>
        <w:spacing w:line="480" w:lineRule="auto"/>
        <w:rPr>
          <w:b/>
          <w:color w:val="000000" w:themeColor="text1"/>
        </w:rPr>
      </w:pPr>
      <w:r>
        <w:rPr>
          <w:b/>
          <w:color w:val="000000" w:themeColor="text1"/>
        </w:rPr>
        <w:t>…</w:t>
      </w:r>
    </w:p>
    <w:p w14:paraId="41F3D791" w14:textId="77777777" w:rsidR="009717B2" w:rsidRDefault="009717B2" w:rsidP="00DE1A81">
      <w:pPr>
        <w:spacing w:line="480" w:lineRule="auto"/>
        <w:rPr>
          <w:color w:val="000000" w:themeColor="text1"/>
        </w:rPr>
      </w:pPr>
    </w:p>
    <w:p w14:paraId="571F2431" w14:textId="269BA93B" w:rsidR="00A14690" w:rsidRDefault="00561DD4" w:rsidP="00DE1A81">
      <w:pPr>
        <w:spacing w:line="480" w:lineRule="auto"/>
        <w:rPr>
          <w:color w:val="000000" w:themeColor="text1"/>
        </w:rPr>
      </w:pPr>
      <w:r w:rsidRPr="00561DD4">
        <w:rPr>
          <w:color w:val="000000" w:themeColor="text1"/>
        </w:rPr>
        <w:t xml:space="preserve">The </w:t>
      </w:r>
      <w:r w:rsidR="00B91C56">
        <w:rPr>
          <w:color w:val="000000" w:themeColor="text1"/>
        </w:rPr>
        <w:t>potential</w:t>
      </w:r>
      <w:r w:rsidR="00B91C56" w:rsidRPr="00561DD4">
        <w:rPr>
          <w:color w:val="000000" w:themeColor="text1"/>
        </w:rPr>
        <w:t xml:space="preserve"> </w:t>
      </w:r>
      <w:r w:rsidRPr="00561DD4">
        <w:rPr>
          <w:color w:val="000000" w:themeColor="text1"/>
        </w:rPr>
        <w:t xml:space="preserve">health impacts of anthropogenic climate change are one of the key drivers for efforts to mitigate greenhouse gas emissions and for </w:t>
      </w:r>
      <w:r w:rsidR="000314B9">
        <w:rPr>
          <w:color w:val="000000" w:themeColor="text1"/>
        </w:rPr>
        <w:t xml:space="preserve">pursuing </w:t>
      </w:r>
      <w:r w:rsidRPr="00561DD4">
        <w:rPr>
          <w:color w:val="000000" w:themeColor="text1"/>
        </w:rPr>
        <w:t>adaptation</w:t>
      </w:r>
      <w:r w:rsidR="0041031F">
        <w:rPr>
          <w:color w:val="000000" w:themeColor="text1"/>
        </w:rPr>
        <w:t xml:space="preserve"> measures</w:t>
      </w:r>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parasitic diseases and cardiorespiratory and other chronic diseases.</w:t>
      </w:r>
      <w:r w:rsidR="006E5EB6">
        <w:rPr>
          <w:color w:val="000000" w:themeColor="text1"/>
        </w:rPr>
        <w:fldChar w:fldCharType="begin" w:fldLock="1"/>
      </w:r>
      <w:r w:rsidR="008C17E4">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mendeley":{"formattedCitation":"&lt;sup&gt;1–5&lt;/sup&gt;","plainTextFormattedCitation":"1–5","previouslyFormattedCitation":"&lt;sup&gt;1–5&lt;/sup&gt;"},"properties":{"noteIndex":0},"schema":"https://github.com/citation-style-language/schema/raw/master/csl-citation.json"}</w:instrText>
      </w:r>
      <w:r w:rsidR="006E5EB6">
        <w:rPr>
          <w:color w:val="000000" w:themeColor="text1"/>
        </w:rPr>
        <w:fldChar w:fldCharType="separate"/>
      </w:r>
      <w:r w:rsidR="0035337E" w:rsidRPr="0035337E">
        <w:rPr>
          <w:noProof/>
          <w:color w:val="000000" w:themeColor="text1"/>
          <w:vertAlign w:val="superscript"/>
        </w:rPr>
        <w:t>1–5</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ess has been done on injuries</w:t>
      </w:r>
      <w:r w:rsidR="00FC32A2">
        <w:rPr>
          <w:color w:val="000000" w:themeColor="text1"/>
        </w:rPr>
        <w:t>,</w:t>
      </w:r>
      <w:r w:rsidR="00FC32A2">
        <w:rPr>
          <w:color w:val="000000" w:themeColor="text1"/>
        </w:rPr>
        <w:fldChar w:fldCharType="begin" w:fldLock="1"/>
      </w:r>
      <w:r w:rsidR="00103AE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FC32A2">
        <w:rPr>
          <w:color w:val="000000" w:themeColor="text1"/>
        </w:rPr>
        <w:fldChar w:fldCharType="separate"/>
      </w:r>
      <w:r w:rsidR="00FC32A2" w:rsidRPr="00FC32A2">
        <w:rPr>
          <w:noProof/>
          <w:color w:val="000000" w:themeColor="text1"/>
          <w:vertAlign w:val="superscript"/>
        </w:rPr>
        <w:t>6</w:t>
      </w:r>
      <w:r w:rsidR="00FC32A2">
        <w:rPr>
          <w:color w:val="000000" w:themeColor="text1"/>
        </w:rPr>
        <w:fldChar w:fldCharType="end"/>
      </w:r>
      <w:r w:rsidR="00A14690">
        <w:rPr>
          <w:color w:val="000000" w:themeColor="text1"/>
        </w:rPr>
        <w:t xml:space="preserve"> 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r w:rsidR="009B0FC8">
        <w:rPr>
          <w:color w:val="000000" w:themeColor="text1"/>
        </w:rPr>
        <w:fldChar w:fldCharType="begin" w:fldLock="1"/>
      </w:r>
      <w:r w:rsidR="00557C12">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7,8&lt;/sup&gt;","plainTextFormattedCitation":"7,8","previouslyFormattedCitation":"&lt;sup&gt;7,8&lt;/sup&gt;"},"properties":{"noteIndex":0},"schema":"https://github.com/citation-style-language/schema/raw/master/csl-citation.json"}</w:instrText>
      </w:r>
      <w:r w:rsidR="009B0FC8">
        <w:rPr>
          <w:color w:val="000000" w:themeColor="text1"/>
        </w:rPr>
        <w:fldChar w:fldCharType="separate"/>
      </w:r>
      <w:r w:rsidR="00103AEA" w:rsidRPr="00103AEA">
        <w:rPr>
          <w:noProof/>
          <w:color w:val="000000" w:themeColor="text1"/>
          <w:vertAlign w:val="superscript"/>
        </w:rPr>
        <w:t>7,8</w:t>
      </w:r>
      <w:r w:rsidR="009B0FC8">
        <w:rPr>
          <w:color w:val="000000" w:themeColor="text1"/>
        </w:rPr>
        <w:fldChar w:fldCharType="end"/>
      </w:r>
      <w:r w:rsidR="00D03B30">
        <w:rPr>
          <w:color w:val="000000" w:themeColor="text1"/>
        </w:rPr>
        <w:t xml:space="preserve"> Our aim was to provide comprehensive evidence on how deaths from injuries may be affected by changes in temperature that may arise as a result of global climate change.</w:t>
      </w:r>
    </w:p>
    <w:p w14:paraId="04FB869F" w14:textId="7DDAAFD1" w:rsidR="00F8041D" w:rsidRDefault="00F8041D" w:rsidP="00DE1A81">
      <w:pPr>
        <w:spacing w:line="480" w:lineRule="auto"/>
        <w:rPr>
          <w:color w:val="000000" w:themeColor="text1"/>
        </w:rPr>
      </w:pPr>
    </w:p>
    <w:p w14:paraId="07657E41" w14:textId="63556FD6" w:rsidR="00EC109B" w:rsidRDefault="00262BFD" w:rsidP="00DE1A81">
      <w:pPr>
        <w:spacing w:line="480" w:lineRule="auto"/>
        <w:rPr>
          <w:color w:val="000000" w:themeColor="text1"/>
        </w:rPr>
      </w:pPr>
      <w:r w:rsidRPr="00262BFD">
        <w:rPr>
          <w:color w:val="000000" w:themeColor="text1"/>
        </w:rPr>
        <w:t xml:space="preserve">We used data on deaths by sex, age, underlying cause of death and </w:t>
      </w:r>
      <w:r>
        <w:rPr>
          <w:color w:val="000000" w:themeColor="text1"/>
        </w:rPr>
        <w:t>state</w:t>
      </w:r>
      <w:r w:rsidRPr="00262BFD">
        <w:rPr>
          <w:color w:val="000000" w:themeColor="text1"/>
        </w:rPr>
        <w:t xml:space="preserve"> of residence from vital registration through the National Centre for Health Statistics (NCHS)</w:t>
      </w:r>
      <w:r w:rsidR="005D6530">
        <w:rPr>
          <w:color w:val="000000" w:themeColor="text1"/>
        </w:rPr>
        <w:t xml:space="preserve">. </w:t>
      </w:r>
      <w:r w:rsidR="009F41EF">
        <w:rPr>
          <w:color w:val="000000" w:themeColor="text1"/>
        </w:rPr>
        <w:t xml:space="preserve">From 1980 to 2016, </w:t>
      </w:r>
      <w:r w:rsidR="00E76594">
        <w:rPr>
          <w:color w:val="000000" w:themeColor="text1"/>
        </w:rPr>
        <w:t>4,006454</w:t>
      </w:r>
      <w:r w:rsidR="00F26C2C">
        <w:rPr>
          <w:color w:val="000000" w:themeColor="text1"/>
        </w:rPr>
        <w:t xml:space="preserve"> </w:t>
      </w:r>
      <w:r w:rsidR="009F41EF">
        <w:rPr>
          <w:color w:val="000000" w:themeColor="text1"/>
        </w:rPr>
        <w:t>boy</w:t>
      </w:r>
      <w:r w:rsidR="00427ACD">
        <w:rPr>
          <w:color w:val="000000" w:themeColor="text1"/>
        </w:rPr>
        <w:t>s</w:t>
      </w:r>
      <w:r w:rsidR="009F41EF">
        <w:rPr>
          <w:color w:val="000000" w:themeColor="text1"/>
        </w:rPr>
        <w:t xml:space="preserve"> and men and </w:t>
      </w:r>
      <w:r w:rsidR="00E76594">
        <w:rPr>
          <w:color w:val="000000" w:themeColor="text1"/>
        </w:rPr>
        <w:t xml:space="preserve">1,757,862 </w:t>
      </w:r>
      <w:r w:rsidR="009F41EF">
        <w:rPr>
          <w:color w:val="000000" w:themeColor="text1"/>
        </w:rPr>
        <w:t xml:space="preserve">girls and women died from </w:t>
      </w:r>
      <w:r w:rsidR="009E1D59">
        <w:rPr>
          <w:color w:val="000000" w:themeColor="text1"/>
        </w:rPr>
        <w:t xml:space="preserve">an </w:t>
      </w:r>
      <w:r w:rsidR="009F41EF">
        <w:rPr>
          <w:color w:val="000000" w:themeColor="text1"/>
        </w:rPr>
        <w:t>injur</w:t>
      </w:r>
      <w:r w:rsidR="009E1D59">
        <w:rPr>
          <w:color w:val="000000" w:themeColor="text1"/>
        </w:rPr>
        <w:t>y</w:t>
      </w:r>
      <w:r w:rsidR="009F41EF">
        <w:rPr>
          <w:color w:val="000000" w:themeColor="text1"/>
        </w:rPr>
        <w:t xml:space="preserve"> in the </w:t>
      </w:r>
      <w:r w:rsidR="005D6530">
        <w:rPr>
          <w:color w:val="000000" w:themeColor="text1"/>
        </w:rPr>
        <w:t>contiguous USA (i.e., excluding Alaska and Hawaii)</w:t>
      </w:r>
      <w:r w:rsidR="009F41EF">
        <w:rPr>
          <w:color w:val="000000" w:themeColor="text1"/>
        </w:rPr>
        <w:t xml:space="preserve">, accounting </w:t>
      </w:r>
      <w:r w:rsidR="00D577E1" w:rsidRPr="00636C9B">
        <w:rPr>
          <w:color w:val="000000" w:themeColor="text1"/>
        </w:rPr>
        <w:t xml:space="preserve">for </w:t>
      </w:r>
      <w:r w:rsidR="00F26C2C">
        <w:rPr>
          <w:color w:val="000000" w:themeColor="text1"/>
        </w:rPr>
        <w:t>9.2</w:t>
      </w:r>
      <w:r w:rsidR="009F41EF">
        <w:rPr>
          <w:color w:val="000000" w:themeColor="text1"/>
        </w:rPr>
        <w:t xml:space="preserve">% and </w:t>
      </w:r>
      <w:r w:rsidR="00F869B9">
        <w:rPr>
          <w:color w:val="000000" w:themeColor="text1"/>
        </w:rPr>
        <w:t>4.2</w:t>
      </w:r>
      <w:r w:rsidR="009F41EF">
        <w:rPr>
          <w:color w:val="000000" w:themeColor="text1"/>
        </w:rPr>
        <w:t xml:space="preserve">% </w:t>
      </w:r>
      <w:r w:rsidR="00D577E1" w:rsidRPr="00636C9B">
        <w:rPr>
          <w:color w:val="000000" w:themeColor="text1"/>
        </w:rPr>
        <w:t xml:space="preserve">of all </w:t>
      </w:r>
      <w:r w:rsidR="009E1D59">
        <w:rPr>
          <w:color w:val="000000" w:themeColor="text1"/>
        </w:rPr>
        <w:t xml:space="preserve">male and female </w:t>
      </w:r>
      <w:r w:rsidR="00D577E1" w:rsidRPr="00636C9B">
        <w:rPr>
          <w:color w:val="000000" w:themeColor="text1"/>
        </w:rPr>
        <w:t>d</w:t>
      </w:r>
      <w:r w:rsidR="00D577E1">
        <w:rPr>
          <w:color w:val="000000" w:themeColor="text1"/>
        </w:rPr>
        <w:t>eaths</w:t>
      </w:r>
      <w:r w:rsidR="009F41EF">
        <w:rPr>
          <w:color w:val="000000" w:themeColor="text1"/>
        </w:rPr>
        <w:t xml:space="preserve"> respectively</w:t>
      </w:r>
      <w:r w:rsidR="00D577E1" w:rsidRPr="00636C9B">
        <w:rPr>
          <w:color w:val="000000" w:themeColor="text1"/>
        </w:rPr>
        <w:t>.</w:t>
      </w:r>
      <w:r w:rsidR="00C43239">
        <w:rPr>
          <w:color w:val="000000" w:themeColor="text1"/>
        </w:rPr>
        <w:t xml:space="preserve"> </w:t>
      </w:r>
      <w:r w:rsidR="00F53433">
        <w:rPr>
          <w:color w:val="000000" w:themeColor="text1"/>
        </w:rPr>
        <w:t>Fewer</w:t>
      </w:r>
      <w:r w:rsidR="002521A6">
        <w:rPr>
          <w:color w:val="000000" w:themeColor="text1"/>
        </w:rPr>
        <w:t xml:space="preserve"> boys and girls below 15 years of age</w:t>
      </w:r>
      <w:r w:rsidR="00F53433">
        <w:rPr>
          <w:color w:val="000000" w:themeColor="text1"/>
        </w:rPr>
        <w:t xml:space="preserve"> died from an injury</w:t>
      </w:r>
      <w:r w:rsidR="002521A6">
        <w:rPr>
          <w:color w:val="000000" w:themeColor="text1"/>
        </w:rPr>
        <w:t xml:space="preserve"> than older adolescents and adults</w:t>
      </w:r>
      <w:r w:rsidR="00F53433">
        <w:rPr>
          <w:color w:val="000000" w:themeColor="text1"/>
        </w:rPr>
        <w:t xml:space="preserve"> (Figure </w:t>
      </w:r>
      <w:ins w:id="1" w:author="Parks, Robbie M" w:date="2019-01-02T12:46:00Z">
        <w:r w:rsidR="001B6F2C" w:rsidRPr="009D33F9">
          <w:rPr>
            <w:color w:val="000000" w:themeColor="text1"/>
          </w:rPr>
          <w:t>1</w:t>
        </w:r>
      </w:ins>
      <w:r w:rsidR="00F53433">
        <w:rPr>
          <w:color w:val="000000" w:themeColor="text1"/>
        </w:rPr>
        <w:t>)</w:t>
      </w:r>
      <w:r w:rsidR="002521A6">
        <w:rPr>
          <w:color w:val="000000" w:themeColor="text1"/>
        </w:rPr>
        <w:t xml:space="preserve">. </w:t>
      </w:r>
      <w:r w:rsidR="00B2545E">
        <w:rPr>
          <w:color w:val="000000" w:themeColor="text1"/>
        </w:rPr>
        <w:t>52.6</w:t>
      </w:r>
      <w:r w:rsidR="009F41EF">
        <w:rPr>
          <w:color w:val="000000" w:themeColor="text1"/>
        </w:rPr>
        <w:t xml:space="preserve">% of </w:t>
      </w:r>
      <w:r w:rsidR="0056104E">
        <w:rPr>
          <w:color w:val="000000" w:themeColor="text1"/>
        </w:rPr>
        <w:t xml:space="preserve">male </w:t>
      </w:r>
      <w:r w:rsidR="009F41EF">
        <w:rPr>
          <w:color w:val="000000" w:themeColor="text1"/>
        </w:rPr>
        <w:t xml:space="preserve">injury deaths </w:t>
      </w:r>
      <w:r w:rsidR="0056104E">
        <w:rPr>
          <w:color w:val="000000" w:themeColor="text1"/>
        </w:rPr>
        <w:t xml:space="preserve">were </w:t>
      </w:r>
      <w:r w:rsidR="009F41EF">
        <w:rPr>
          <w:color w:val="000000" w:themeColor="text1"/>
        </w:rPr>
        <w:t xml:space="preserve">in those aged 15-44 years. There was less of an age gradient in females after 15 years of age, with women </w:t>
      </w:r>
      <w:r w:rsidR="002521A6">
        <w:rPr>
          <w:color w:val="000000" w:themeColor="text1"/>
        </w:rPr>
        <w:t xml:space="preserve">aged 15-24 years and </w:t>
      </w:r>
      <w:r w:rsidR="00B83416">
        <w:rPr>
          <w:color w:val="000000" w:themeColor="text1"/>
        </w:rPr>
        <w:t>75-84 years</w:t>
      </w:r>
      <w:r w:rsidR="009F41EF">
        <w:rPr>
          <w:color w:val="000000" w:themeColor="text1"/>
        </w:rPr>
        <w:t xml:space="preserve"> </w:t>
      </w:r>
      <w:r w:rsidR="002521A6">
        <w:rPr>
          <w:color w:val="000000" w:themeColor="text1"/>
        </w:rPr>
        <w:t>having</w:t>
      </w:r>
      <w:r w:rsidR="009F41EF">
        <w:rPr>
          <w:color w:val="000000" w:themeColor="text1"/>
        </w:rPr>
        <w:t xml:space="preserve"> about the same number of deaths</w:t>
      </w:r>
      <w:r w:rsidR="00532208">
        <w:rPr>
          <w:color w:val="000000" w:themeColor="text1"/>
        </w:rPr>
        <w:t>.</w:t>
      </w:r>
    </w:p>
    <w:p w14:paraId="1606AA39" w14:textId="77777777" w:rsidR="004D784E" w:rsidRDefault="004D784E" w:rsidP="00DE1A81">
      <w:pPr>
        <w:spacing w:line="480" w:lineRule="auto"/>
        <w:rPr>
          <w:color w:val="000000" w:themeColor="text1"/>
        </w:rPr>
      </w:pPr>
    </w:p>
    <w:p w14:paraId="7B720FEF" w14:textId="470A136F" w:rsidR="00F34EC4" w:rsidRDefault="00F53433" w:rsidP="00886AE3">
      <w:pPr>
        <w:spacing w:line="480" w:lineRule="auto"/>
      </w:pPr>
      <w:r>
        <w:rPr>
          <w:color w:val="000000" w:themeColor="text1"/>
        </w:rPr>
        <w:lastRenderedPageBreak/>
        <w:t xml:space="preserve">79.0% of injury deaths in males and 72.1% in females were from transport injuries, falls, drowning, assault, and intentional self-harm, and the remainder from a heterogeneous group of “other injuries” (Figure </w:t>
      </w:r>
      <w:ins w:id="2" w:author="Parks, Robbie M" w:date="2019-01-02T22:30:00Z">
        <w:r w:rsidR="00CB4D3C" w:rsidRPr="0011669A">
          <w:rPr>
            <w:color w:val="000000" w:themeColor="text1"/>
            <w:rPrChange w:id="3" w:author="Parks, Robbie M" w:date="2019-01-02T23:24:00Z">
              <w:rPr>
                <w:color w:val="000000" w:themeColor="text1"/>
                <w:highlight w:val="yellow"/>
              </w:rPr>
            </w:rPrChange>
          </w:rPr>
          <w:t>1</w:t>
        </w:r>
      </w:ins>
      <w:del w:id="4" w:author="Parks, Robbie M" w:date="2019-01-02T22:30:00Z">
        <w:r w:rsidRPr="00B653AD" w:rsidDel="00CB4D3C">
          <w:rPr>
            <w:color w:val="000000" w:themeColor="text1"/>
            <w:highlight w:val="yellow"/>
            <w:rPrChange w:id="5" w:author="Parks, Robbie M" w:date="2019-01-02T12:51:00Z">
              <w:rPr>
                <w:color w:val="000000" w:themeColor="text1"/>
              </w:rPr>
            </w:rPrChange>
          </w:rPr>
          <w:delText>2</w:delText>
        </w:r>
      </w:del>
      <w:r>
        <w:rPr>
          <w:color w:val="000000" w:themeColor="text1"/>
        </w:rPr>
        <w:t>).</w:t>
      </w:r>
      <w:r w:rsidRPr="00636C9B">
        <w:rPr>
          <w:color w:val="000000" w:themeColor="text1"/>
        </w:rPr>
        <w:t xml:space="preserve"> </w:t>
      </w:r>
      <w:r w:rsidR="004D784E" w:rsidRPr="00091E0C">
        <w:t>The</w:t>
      </w:r>
      <w:r>
        <w:t xml:space="preserve"> type of injury that led to death varied</w:t>
      </w:r>
      <w:r w:rsidRPr="00091E0C">
        <w:t xml:space="preserve"> </w:t>
      </w:r>
      <w:del w:id="6" w:author="Parks, Robbie M" w:date="2019-01-02T12:52:00Z">
        <w:r w:rsidR="004D784E" w:rsidRPr="00091E0C" w:rsidDel="00B653AD">
          <w:delText xml:space="preserve">d </w:delText>
        </w:r>
      </w:del>
      <w:r w:rsidR="004D784E" w:rsidRPr="00091E0C">
        <w:t>by sex</w:t>
      </w:r>
      <w:r w:rsidRPr="00F53433">
        <w:t xml:space="preserve"> </w:t>
      </w:r>
      <w:r w:rsidRPr="00091E0C">
        <w:t xml:space="preserve">and age group </w:t>
      </w:r>
      <w:r w:rsidR="004D784E" w:rsidRPr="00091E0C">
        <w:t xml:space="preserve">(Figure </w:t>
      </w:r>
      <w:ins w:id="7" w:author="Parks, Robbie M" w:date="2019-01-02T22:31:00Z">
        <w:r w:rsidR="00CB4D3C">
          <w:t>1</w:t>
        </w:r>
      </w:ins>
      <w:del w:id="8" w:author="Parks, Robbie M" w:date="2019-01-02T22:31:00Z">
        <w:r w:rsidR="00110E50" w:rsidDel="00CB4D3C">
          <w:delText>2</w:delText>
        </w:r>
      </w:del>
      <w:r w:rsidR="004D784E" w:rsidRPr="00091E0C">
        <w:t>).</w:t>
      </w:r>
      <w:r>
        <w:t xml:space="preserve"> </w:t>
      </w:r>
      <w:del w:id="9" w:author="Parks, Robbie M" w:date="2019-01-02T12:53:00Z">
        <w:r w:rsidDel="00A77DA0">
          <w:delText>T</w:delText>
        </w:r>
      </w:del>
      <w:ins w:id="10" w:author="Parks, Robbie M" w:date="2019-01-02T12:53:00Z">
        <w:r w:rsidR="00096862">
          <w:t>T</w:t>
        </w:r>
      </w:ins>
      <w:r>
        <w:t xml:space="preserve">ransport was the leading injury cause of death in women younger than 75 years and men younger than 35 years. Between 35 and 74 years, more men died of self-harm than any other injury. Above 75 years of age, falls were the largest cause of death in both men and women. </w:t>
      </w:r>
      <w:r w:rsidR="004D784E" w:rsidRPr="00091E0C">
        <w:t xml:space="preserve"> </w:t>
      </w:r>
    </w:p>
    <w:p w14:paraId="7DE80EF5" w14:textId="77777777" w:rsidR="00F34EC4" w:rsidRPr="003017A9" w:rsidRDefault="00F34EC4" w:rsidP="00886AE3">
      <w:pPr>
        <w:spacing w:line="480" w:lineRule="auto"/>
      </w:pPr>
    </w:p>
    <w:p w14:paraId="2B1F2ED1" w14:textId="14D6455E" w:rsidR="0078091F" w:rsidRDefault="00F653F3" w:rsidP="00886AE3">
      <w:pPr>
        <w:spacing w:line="480" w:lineRule="auto"/>
      </w:pPr>
      <w:r w:rsidRPr="003017A9">
        <w:t>There was a decline in three out of five</w:t>
      </w:r>
      <w:r w:rsidR="00B326E6">
        <w:t xml:space="preserve"> major</w:t>
      </w:r>
      <w:r w:rsidRPr="003017A9">
        <w:t xml:space="preserve"> types of injury (transport, drownings and assault) </w:t>
      </w:r>
      <w:r w:rsidR="00B326E6">
        <w:t>from 1980 to 2016. I</w:t>
      </w:r>
      <w:r w:rsidRPr="003017A9">
        <w:t xml:space="preserve">n contrast deaths from falls </w:t>
      </w:r>
      <w:r w:rsidR="00B326E6" w:rsidRPr="003017A9">
        <w:t>increas</w:t>
      </w:r>
      <w:r w:rsidR="00B326E6">
        <w:t>ed</w:t>
      </w:r>
      <w:r w:rsidR="00B326E6" w:rsidRPr="003017A9">
        <w:t xml:space="preserve"> </w:t>
      </w:r>
      <w:r w:rsidRPr="003017A9">
        <w:t xml:space="preserve">over time and </w:t>
      </w:r>
      <w:r w:rsidR="00B326E6">
        <w:t xml:space="preserve">those from </w:t>
      </w:r>
      <w:r w:rsidRPr="003017A9">
        <w:t xml:space="preserve">intentional self-harm </w:t>
      </w:r>
      <w:r w:rsidR="00B326E6">
        <w:t>initial</w:t>
      </w:r>
      <w:ins w:id="11" w:author="Parks, Robbie M" w:date="2019-01-02T13:05:00Z">
        <w:r w:rsidR="00D90893">
          <w:t>ly</w:t>
        </w:r>
      </w:ins>
      <w:r w:rsidR="00B326E6">
        <w:t xml:space="preserve"> </w:t>
      </w:r>
      <w:r w:rsidR="00B326E6" w:rsidRPr="003017A9">
        <w:t>decreas</w:t>
      </w:r>
      <w:r w:rsidR="00B326E6">
        <w:t>ed</w:t>
      </w:r>
      <w:r w:rsidR="00B326E6" w:rsidRPr="003017A9">
        <w:t xml:space="preserve"> </w:t>
      </w:r>
      <w:r w:rsidR="00B326E6">
        <w:t xml:space="preserve">followed by an increase to surpass its </w:t>
      </w:r>
      <w:r w:rsidRPr="003017A9">
        <w:t>1980 levels</w:t>
      </w:r>
      <w:r w:rsidR="0051614E" w:rsidRPr="009D14AA">
        <w:t xml:space="preserve"> (Figure </w:t>
      </w:r>
      <w:ins w:id="12" w:author="Parks, Robbie M" w:date="2019-01-02T22:31:00Z">
        <w:r w:rsidR="00480629" w:rsidRPr="00E566A6">
          <w:t>2</w:t>
        </w:r>
      </w:ins>
      <w:r w:rsidR="0051614E" w:rsidRPr="009D14AA">
        <w:t>)</w:t>
      </w:r>
      <w:r w:rsidRPr="003017A9">
        <w:t>.</w:t>
      </w:r>
      <w:r w:rsidR="00F83B13" w:rsidRPr="009D14AA">
        <w:t xml:space="preserve"> </w:t>
      </w:r>
      <w:r w:rsidRPr="003017A9">
        <w:t xml:space="preserve">The largest overall decline over time was for transport deaths, </w:t>
      </w:r>
      <w:r w:rsidR="00B326E6">
        <w:t>which declined by over</w:t>
      </w:r>
      <w:r w:rsidRPr="003017A9">
        <w:t xml:space="preserve"> 50% from 1980</w:t>
      </w:r>
      <w:r w:rsidR="00B326E6">
        <w:t xml:space="preserve"> to </w:t>
      </w:r>
      <w:r w:rsidRPr="003017A9">
        <w:t>2016.</w:t>
      </w:r>
      <w:r w:rsidR="00F83B13" w:rsidRPr="003017A9">
        <w:t xml:space="preserve"> </w:t>
      </w:r>
      <w:r w:rsidR="00F34643" w:rsidRPr="003017A9">
        <w:t>Age-standardised death rates for t</w:t>
      </w:r>
      <w:r w:rsidR="00C574BA" w:rsidRPr="003017A9">
        <w:t>ransport and drownings</w:t>
      </w:r>
      <w:r w:rsidR="00967AA1">
        <w:t xml:space="preserve"> </w:t>
      </w:r>
      <w:r w:rsidR="00B326E6">
        <w:t>peaked</w:t>
      </w:r>
      <w:r w:rsidR="00716BC5">
        <w:t xml:space="preserve"> in summer</w:t>
      </w:r>
      <w:r w:rsidR="00B326E6">
        <w:t xml:space="preserve"> months but</w:t>
      </w:r>
      <w:r w:rsidR="00F83B13" w:rsidRPr="003017A9">
        <w:t xml:space="preserve"> </w:t>
      </w:r>
      <w:r w:rsidR="00B326E6">
        <w:t>deaths from o</w:t>
      </w:r>
      <w:r w:rsidR="00CE1992" w:rsidRPr="003017A9">
        <w:t>ther</w:t>
      </w:r>
      <w:r w:rsidR="00B326E6">
        <w:t xml:space="preserve"> major injuries</w:t>
      </w:r>
      <w:r w:rsidR="002C7C40" w:rsidRPr="003017A9">
        <w:t xml:space="preserve"> </w:t>
      </w:r>
      <w:r w:rsidR="00CE1992" w:rsidRPr="003017A9">
        <w:t xml:space="preserve">death </w:t>
      </w:r>
      <w:r w:rsidRPr="003017A9">
        <w:t xml:space="preserve">did not </w:t>
      </w:r>
      <w:r w:rsidR="00B326E6">
        <w:t>have clear seasonal patterns</w:t>
      </w:r>
      <w:r w:rsidR="003D5007" w:rsidRPr="003017A9">
        <w:t>.</w:t>
      </w:r>
    </w:p>
    <w:p w14:paraId="5258A1F2" w14:textId="77777777" w:rsidR="00600EAA" w:rsidRPr="003017A9" w:rsidRDefault="00600EAA" w:rsidP="00886AE3">
      <w:pPr>
        <w:spacing w:line="480" w:lineRule="auto"/>
      </w:pPr>
    </w:p>
    <w:p w14:paraId="53FD17A7" w14:textId="6E766DD7" w:rsidR="00D03B30" w:rsidRDefault="00D03B30" w:rsidP="00D03B30">
      <w:pPr>
        <w:spacing w:line="480" w:lineRule="auto"/>
        <w:rPr>
          <w:color w:val="000000" w:themeColor="text1"/>
        </w:rPr>
      </w:pPr>
      <w:r>
        <w:rPr>
          <w:color w:val="000000" w:themeColor="text1"/>
        </w:rPr>
        <w:t>Furthermore, with few exceptions,</w:t>
      </w:r>
      <w:r>
        <w:rPr>
          <w:color w:val="000000" w:themeColor="text1"/>
        </w:rPr>
        <w:fldChar w:fldCharType="begin" w:fldLock="1"/>
      </w:r>
      <w:r>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6,9&lt;/sup&gt;","plainTextFormattedCitation":"6,9","previouslyFormattedCitation":"&lt;sup&gt;6,9&lt;/sup&gt;"},"properties":{"noteIndex":0},"schema":"https://github.com/citation-style-language/schema/raw/master/csl-citation.json"}</w:instrText>
      </w:r>
      <w:r>
        <w:rPr>
          <w:color w:val="000000" w:themeColor="text1"/>
        </w:rPr>
        <w:fldChar w:fldCharType="separate"/>
      </w:r>
      <w:r w:rsidRPr="00103AEA">
        <w:rPr>
          <w:noProof/>
          <w:color w:val="000000" w:themeColor="text1"/>
          <w:vertAlign w:val="superscript"/>
        </w:rPr>
        <w:t>6,9</w:t>
      </w:r>
      <w:r>
        <w:rPr>
          <w:color w:val="000000" w:themeColor="text1"/>
        </w:rPr>
        <w:fldChar w:fldCharType="end"/>
      </w:r>
      <w:r>
        <w:rPr>
          <w:color w:val="000000" w:themeColor="text1"/>
        </w:rPr>
        <w:t>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3,4,10–12&lt;/sup&gt;","plainTextFormattedCitation":"3,4,10–12","previouslyFormattedCitation":"&lt;sup&gt;3,4,10–12&lt;/sup&gt;"},"properties":{"noteIndex":0},"schema":"https://github.com/citation-style-language/schema/raw/master/csl-citation.json"}</w:instrText>
      </w:r>
      <w:r w:rsidRPr="00636C9B">
        <w:rPr>
          <w:color w:val="000000" w:themeColor="text1"/>
        </w:rPr>
        <w:fldChar w:fldCharType="separate"/>
      </w:r>
      <w:r w:rsidRPr="00103AEA">
        <w:rPr>
          <w:noProof/>
          <w:color w:val="000000" w:themeColor="text1"/>
          <w:vertAlign w:val="superscript"/>
        </w:rPr>
        <w:t>3,4,10–12</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 co</w:t>
      </w:r>
      <w:r>
        <w:rPr>
          <w:color w:val="000000" w:themeColor="text1"/>
        </w:rPr>
        <w:t>mpared to long-term experiences, and hence change seasonal weather patterns, which can disrupt long-term adaptation. To overcome this gap requires data on</w:t>
      </w:r>
      <w:r w:rsidRPr="002B11C6">
        <w:rPr>
          <w:color w:val="000000" w:themeColor="text1"/>
        </w:rPr>
        <w:t xml:space="preserve"> temperature and health in a large number of places over a long period of time, and methodology that uses these data to</w:t>
      </w:r>
      <w:r>
        <w:rPr>
          <w:color w:val="000000" w:themeColor="text1"/>
        </w:rPr>
        <w:t xml:space="preserve"> </w:t>
      </w:r>
      <w:r w:rsidRPr="002B11C6">
        <w:rPr>
          <w:color w:val="000000" w:themeColor="text1"/>
        </w:rPr>
        <w:t>understand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weather</w:t>
      </w:r>
      <w:r w:rsidRPr="002B11C6">
        <w:rPr>
          <w:color w:val="000000" w:themeColor="text1"/>
        </w:rPr>
        <w:t xml:space="preserve"> </w:t>
      </w:r>
      <w:r>
        <w:rPr>
          <w:color w:val="000000" w:themeColor="text1"/>
        </w:rPr>
        <w:t xml:space="preserve">may </w:t>
      </w:r>
      <w:r w:rsidRPr="002B11C6">
        <w:rPr>
          <w:color w:val="000000" w:themeColor="text1"/>
        </w:rPr>
        <w:t xml:space="preserve">impact population health. </w:t>
      </w:r>
    </w:p>
    <w:p w14:paraId="2F813284" w14:textId="77777777" w:rsidR="00D03B30" w:rsidRDefault="00D03B30" w:rsidP="00D03B30">
      <w:pPr>
        <w:spacing w:line="480" w:lineRule="auto"/>
        <w:rPr>
          <w:color w:val="000000" w:themeColor="text1"/>
        </w:rPr>
      </w:pPr>
    </w:p>
    <w:p w14:paraId="52915CCE" w14:textId="431F7664" w:rsidR="00D03B30" w:rsidRPr="00083BC4" w:rsidRDefault="00BF3738" w:rsidP="00D03B30">
      <w:pPr>
        <w:spacing w:line="480" w:lineRule="auto"/>
        <w:rPr>
          <w:color w:val="000000" w:themeColor="text1"/>
        </w:rPr>
      </w:pPr>
      <w:r>
        <w:rPr>
          <w:color w:val="000000" w:themeColor="text1"/>
        </w:rPr>
        <w:lastRenderedPageBreak/>
        <w:t>We quantified</w:t>
      </w:r>
      <w:r w:rsidR="00D03B30">
        <w:rPr>
          <w:color w:val="000000" w:themeColor="text1"/>
        </w:rPr>
        <w:t xml:space="preserve"> the impact of deviation of temperature from long-term local averages to which populations have</w:t>
      </w:r>
      <w:r w:rsidR="00D03B30" w:rsidRPr="003757BC">
        <w:rPr>
          <w:color w:val="000000" w:themeColor="text1"/>
        </w:rPr>
        <w:t xml:space="preserve"> </w:t>
      </w:r>
      <w:r w:rsidR="00D03B30">
        <w:rPr>
          <w:color w:val="000000" w:themeColor="text1"/>
        </w:rPr>
        <w:t>acclimatised on injury mortality.  We first defined a measure to characterise anomalous temperature for each state and month compared to</w:t>
      </w:r>
      <w:r w:rsidR="00D03B30">
        <w:t xml:space="preserve"> </w:t>
      </w:r>
      <w:r w:rsidR="00D03B30" w:rsidRPr="00636C9B">
        <w:t>long-term temperature</w:t>
      </w:r>
      <w:r w:rsidR="00D03B30">
        <w:t xml:space="preserve"> of the state in that month (Figure </w:t>
      </w:r>
      <w:ins w:id="13" w:author="Parks, Robbie M" w:date="2019-01-02T22:36:00Z">
        <w:r w:rsidR="00E566A6">
          <w:t>3</w:t>
        </w:r>
      </w:ins>
      <w:r w:rsidR="00D03B30">
        <w:t>)</w:t>
      </w:r>
      <w:r w:rsidR="00D03B30">
        <w:rPr>
          <w:color w:val="000000" w:themeColor="text1"/>
        </w:rPr>
        <w:t>.</w:t>
      </w:r>
      <w:r w:rsidR="00D03B30" w:rsidRPr="00636C9B">
        <w:rPr>
          <w:color w:val="000000" w:themeColor="text1"/>
        </w:rPr>
        <w:t xml:space="preserve"> </w:t>
      </w:r>
      <w:r w:rsidR="00D03B30">
        <w:rPr>
          <w:color w:val="000000" w:themeColor="text1"/>
        </w:rPr>
        <w:t>In this approach, a state with higher, but more stable, temperature in a specific month has smaller anomalies than one with lower but more inter-annually variable temperature. W</w:t>
      </w:r>
      <w:r w:rsidR="00D03B30" w:rsidRPr="00636C9B">
        <w:rPr>
          <w:color w:val="000000" w:themeColor="text1"/>
        </w:rPr>
        <w:t xml:space="preserve">e </w:t>
      </w:r>
      <w:r w:rsidR="00D03B30">
        <w:rPr>
          <w:color w:val="000000" w:themeColor="text1"/>
        </w:rPr>
        <w:t>then analysed the association of monthly injury death rates with anomalous temperature using</w:t>
      </w:r>
      <w:r w:rsidR="00D03B30" w:rsidRPr="00636C9B">
        <w:rPr>
          <w:color w:val="000000" w:themeColor="text1"/>
        </w:rPr>
        <w:t xml:space="preserve"> a Bayesian spatio</w:t>
      </w:r>
      <w:r w:rsidR="00D03B30">
        <w:rPr>
          <w:color w:val="000000" w:themeColor="text1"/>
        </w:rPr>
        <w:t>-</w:t>
      </w:r>
      <w:r w:rsidR="00D03B30" w:rsidRPr="00636C9B">
        <w:rPr>
          <w:color w:val="000000" w:themeColor="text1"/>
        </w:rPr>
        <w:t>temporal model</w:t>
      </w:r>
      <w:r w:rsidR="00D03B30">
        <w:rPr>
          <w:color w:val="000000" w:themeColor="text1"/>
        </w:rPr>
        <w:t>, described in Methods. The model accounted for systematic variations in death rates across states and months, and for their long-term trends</w:t>
      </w:r>
      <w:r w:rsidR="00D03B30" w:rsidRPr="00636C9B">
        <w:rPr>
          <w:color w:val="000000" w:themeColor="text1"/>
        </w:rPr>
        <w:t xml:space="preserve">. </w:t>
      </w:r>
      <w:r w:rsidR="00D03B30">
        <w:rPr>
          <w:color w:val="000000" w:themeColor="text1"/>
        </w:rPr>
        <w:t>Analyses were done separately by injury type, sex and age group.</w:t>
      </w:r>
      <w:r w:rsidR="00D03B30" w:rsidRPr="00636C9B">
        <w:rPr>
          <w:color w:val="000000" w:themeColor="text1"/>
        </w:rPr>
        <w:t xml:space="preserve"> We used the </w:t>
      </w:r>
      <w:r w:rsidR="00D03B30">
        <w:rPr>
          <w:color w:val="000000" w:themeColor="text1"/>
        </w:rPr>
        <w:t xml:space="preserve">resultant risk estimates to calculate change in </w:t>
      </w:r>
      <w:r w:rsidR="00D03B30" w:rsidRPr="00636C9B">
        <w:rPr>
          <w:color w:val="000000" w:themeColor="text1"/>
        </w:rPr>
        <w:t>deaths</w:t>
      </w:r>
      <w:r w:rsidR="00D03B30">
        <w:rPr>
          <w:color w:val="000000" w:themeColor="text1"/>
        </w:rPr>
        <w:t>,</w:t>
      </w:r>
      <w:r w:rsidR="00D03B30" w:rsidRPr="00636C9B">
        <w:rPr>
          <w:color w:val="000000" w:themeColor="text1"/>
        </w:rPr>
        <w:t xml:space="preserve"> by </w:t>
      </w:r>
      <w:r w:rsidR="00D03B30">
        <w:rPr>
          <w:color w:val="000000" w:themeColor="text1"/>
        </w:rPr>
        <w:t>type</w:t>
      </w:r>
      <w:r w:rsidR="00D03B30" w:rsidRPr="00636C9B">
        <w:rPr>
          <w:color w:val="000000" w:themeColor="text1"/>
        </w:rPr>
        <w:t xml:space="preserve"> of injury, sex, age group</w:t>
      </w:r>
      <w:r w:rsidR="00D03B30">
        <w:rPr>
          <w:color w:val="000000" w:themeColor="text1"/>
        </w:rPr>
        <w:t>, state</w:t>
      </w:r>
      <w:r w:rsidR="00D03B30" w:rsidRPr="00636C9B">
        <w:rPr>
          <w:color w:val="000000" w:themeColor="text1"/>
        </w:rPr>
        <w:t xml:space="preserve"> and month,</w:t>
      </w:r>
      <w:r w:rsidR="00D03B30">
        <w:rPr>
          <w:color w:val="000000" w:themeColor="text1"/>
        </w:rPr>
        <w:t xml:space="preserve"> in a year in which each month</w:t>
      </w:r>
      <w:del w:id="14" w:author="Parks, Robbie M" w:date="2019-01-02T13:13:00Z">
        <w:r w:rsidR="00D03B30" w:rsidDel="004478EB">
          <w:rPr>
            <w:color w:val="000000" w:themeColor="text1"/>
          </w:rPr>
          <w:delText xml:space="preserve"> </w:delText>
        </w:r>
      </w:del>
      <w:r w:rsidR="00D03B30">
        <w:rPr>
          <w:color w:val="000000" w:themeColor="text1"/>
        </w:rPr>
        <w:t xml:space="preserve"> in each state were +</w:t>
      </w:r>
      <w:r w:rsidR="00D03B30" w:rsidRPr="00636C9B">
        <w:rPr>
          <w:color w:val="000000" w:themeColor="text1"/>
        </w:rPr>
        <w:t>1</w:t>
      </w:r>
      <w:r w:rsidR="00D03B30" w:rsidRPr="00636C9B">
        <w:rPr>
          <w:rFonts w:ascii="Arial" w:eastAsia="Times New Roman" w:hAnsi="Arial" w:cs="Arial"/>
          <w:bCs/>
          <w:color w:val="222222"/>
          <w:shd w:val="clear" w:color="auto" w:fill="FFFFFF"/>
        </w:rPr>
        <w:t>°</w:t>
      </w:r>
      <w:r w:rsidR="00D03B30" w:rsidRPr="00636C9B">
        <w:rPr>
          <w:color w:val="000000" w:themeColor="text1"/>
        </w:rPr>
        <w:t>C</w:t>
      </w:r>
      <w:r w:rsidR="00D03B30">
        <w:rPr>
          <w:color w:val="000000" w:themeColor="text1"/>
        </w:rPr>
        <w:t xml:space="preserve"> above its long-term normal</w:t>
      </w:r>
      <w:r w:rsidR="00D03B30" w:rsidRPr="00636C9B">
        <w:rPr>
          <w:color w:val="000000" w:themeColor="text1"/>
        </w:rPr>
        <w:t>.</w:t>
      </w:r>
    </w:p>
    <w:p w14:paraId="2DA23D8D" w14:textId="77777777" w:rsidR="00D03B30" w:rsidRDefault="00D03B30" w:rsidP="00D03B30">
      <w:pPr>
        <w:spacing w:line="480" w:lineRule="auto"/>
        <w:rPr>
          <w:color w:val="000000" w:themeColor="text1"/>
        </w:rPr>
      </w:pPr>
    </w:p>
    <w:p w14:paraId="2E1A277C" w14:textId="3183D29A" w:rsidR="00C60C27" w:rsidRDefault="00BF3738" w:rsidP="00886AE3">
      <w:pPr>
        <w:spacing w:line="480" w:lineRule="auto"/>
      </w:pPr>
      <w:r>
        <w:t>Using the</w:t>
      </w:r>
      <w:r w:rsidR="00955652" w:rsidRPr="004326BD">
        <w:t xml:space="preserve"> estimated associations </w:t>
      </w:r>
      <w:r>
        <w:t>between injury death rates and temperature anom</w:t>
      </w:r>
      <w:ins w:id="15" w:author="Parks, Robbie M" w:date="2019-01-02T13:13:00Z">
        <w:r w:rsidR="004478EB">
          <w:t>a</w:t>
        </w:r>
      </w:ins>
      <w:del w:id="16" w:author="Parks, Robbie M" w:date="2019-01-02T13:13:00Z">
        <w:r w:rsidDel="004478EB">
          <w:delText>o</w:delText>
        </w:r>
      </w:del>
      <w:r>
        <w:t>l</w:t>
      </w:r>
      <w:del w:id="17" w:author="Parks, Robbie M" w:date="2019-01-02T13:13:00Z">
        <w:r w:rsidDel="004478EB">
          <w:delText>og</w:delText>
        </w:r>
      </w:del>
      <w:r>
        <w:t>y</w:t>
      </w:r>
      <w:r w:rsidR="00955652" w:rsidRPr="004326BD">
        <w:t>, there would be an additional 941 (</w:t>
      </w:r>
      <w:r w:rsidR="004E14B6" w:rsidRPr="00C60C27">
        <w:t xml:space="preserve">95% CrI </w:t>
      </w:r>
      <w:r w:rsidR="00955652" w:rsidRPr="00C60C27">
        <w:t xml:space="preserve">831, 1053) injury deaths </w:t>
      </w:r>
      <w:r>
        <w:t>in a warm year</w:t>
      </w:r>
      <w:r w:rsidR="006D7FD3" w:rsidRPr="00C60C27">
        <w:t>,</w:t>
      </w:r>
      <w:r w:rsidR="00955652" w:rsidRPr="00C60C27">
        <w:t xml:space="preserve"> </w:t>
      </w:r>
      <w:r>
        <w:t xml:space="preserve">equal to </w:t>
      </w:r>
      <w:r w:rsidR="00955652" w:rsidRPr="004326BD">
        <w:t>0.</w:t>
      </w:r>
      <w:del w:id="18" w:author="Parks, Robbie M" w:date="2019-01-02T13:26:00Z">
        <w:r w:rsidR="00955652" w:rsidRPr="004326BD" w:rsidDel="002F29BA">
          <w:delText>65</w:delText>
        </w:r>
      </w:del>
      <w:ins w:id="19" w:author="Parks, Robbie M" w:date="2019-01-02T13:26:00Z">
        <w:r w:rsidR="002F29BA">
          <w:t>47</w:t>
        </w:r>
      </w:ins>
      <w:r w:rsidR="00955652" w:rsidRPr="004326BD">
        <w:t xml:space="preserve">% of </w:t>
      </w:r>
      <w:ins w:id="20" w:author="Parks, Robbie M" w:date="2019-01-02T13:26:00Z">
        <w:r w:rsidR="00256DE5">
          <w:t xml:space="preserve">all </w:t>
        </w:r>
      </w:ins>
      <w:r w:rsidR="00955652" w:rsidRPr="004326BD">
        <w:t>injury deaths in 2016</w:t>
      </w:r>
      <w:r w:rsidR="00107AA8" w:rsidRPr="004326BD">
        <w:t xml:space="preserve"> (</w:t>
      </w:r>
      <w:r w:rsidR="00107AA8" w:rsidRPr="00C60C27">
        <w:t xml:space="preserve">Figure </w:t>
      </w:r>
      <w:del w:id="21" w:author="Parks, Robbie M" w:date="2019-01-02T13:14:00Z">
        <w:r w:rsidR="00600EAA" w:rsidRPr="00C91F71" w:rsidDel="004478EB">
          <w:delText>4</w:delText>
        </w:r>
      </w:del>
      <w:ins w:id="22" w:author="Parks, Robbie M" w:date="2019-01-02T13:14:00Z">
        <w:r w:rsidR="00B44620" w:rsidRPr="00C91F71">
          <w:rPr>
            <w:rPrChange w:id="23" w:author="Parks, Robbie M" w:date="2019-01-02T22:36:00Z">
              <w:rPr>
                <w:highlight w:val="yellow"/>
              </w:rPr>
            </w:rPrChange>
          </w:rPr>
          <w:t>4</w:t>
        </w:r>
      </w:ins>
      <w:r w:rsidR="00107AA8" w:rsidRPr="00C60C27">
        <w:t>)</w:t>
      </w:r>
      <w:r w:rsidR="00955652" w:rsidRPr="00C60C27">
        <w:t>.</w:t>
      </w:r>
      <w:r w:rsidR="001349B6" w:rsidRPr="00C60C27">
        <w:t xml:space="preserve"> </w:t>
      </w:r>
      <w:ins w:id="24" w:author="Parks, Robbie M" w:date="2019-01-02T13:31:00Z">
        <w:r w:rsidR="00D014BD">
          <w:t xml:space="preserve">By gender, </w:t>
        </w:r>
      </w:ins>
      <w:r w:rsidR="001349B6" w:rsidRPr="003017A9">
        <w:t xml:space="preserve">87% of additional deaths </w:t>
      </w:r>
      <w:ins w:id="25" w:author="Parks, Robbie M" w:date="2019-01-02T13:27:00Z">
        <w:r w:rsidR="00430580">
          <w:t xml:space="preserve">would occur </w:t>
        </w:r>
      </w:ins>
      <w:r w:rsidR="001349B6" w:rsidRPr="003017A9">
        <w:t>in males and 13% in females.</w:t>
      </w:r>
      <w:ins w:id="26" w:author="Parks, Robbie M" w:date="2019-01-02T13:37:00Z">
        <w:r w:rsidR="006055C9">
          <w:t xml:space="preserve"> By age,</w:t>
        </w:r>
      </w:ins>
      <w:r w:rsidR="001349B6" w:rsidRPr="003017A9">
        <w:t xml:space="preserve"> </w:t>
      </w:r>
      <w:del w:id="27" w:author="Parks, Robbie M" w:date="2019-01-02T13:32:00Z">
        <w:r w:rsidR="001349B6" w:rsidRPr="003017A9" w:rsidDel="00E24CAF">
          <w:delText xml:space="preserve">In </w:delText>
        </w:r>
        <w:r w:rsidR="004D273B" w:rsidDel="00E24CAF">
          <w:delText>total additional deaths</w:delText>
        </w:r>
        <w:r w:rsidR="001349B6" w:rsidRPr="003017A9" w:rsidDel="00E24CAF">
          <w:delText xml:space="preserve">, </w:delText>
        </w:r>
      </w:del>
      <w:r w:rsidR="00DC1E6C">
        <w:t>80</w:t>
      </w:r>
      <w:del w:id="28" w:author="Parks, Robbie M" w:date="2019-01-02T13:30:00Z">
        <w:r w:rsidR="00DC1E6C" w:rsidDel="0098742C">
          <w:delText>.1</w:delText>
        </w:r>
      </w:del>
      <w:r w:rsidR="001349B6" w:rsidRPr="003017A9">
        <w:t>% of all deaths</w:t>
      </w:r>
      <w:r w:rsidR="00C91B02" w:rsidRPr="003017A9">
        <w:t xml:space="preserve"> would </w:t>
      </w:r>
      <w:del w:id="29" w:author="Parks, Robbie M" w:date="2019-01-02T13:32:00Z">
        <w:r w:rsidR="00C91B02" w:rsidRPr="003017A9" w:rsidDel="00E24CAF">
          <w:delText xml:space="preserve">be </w:delText>
        </w:r>
      </w:del>
      <w:ins w:id="30" w:author="Parks, Robbie M" w:date="2019-01-02T13:32:00Z">
        <w:r w:rsidR="00E24CAF">
          <w:t>occur with</w:t>
        </w:r>
      </w:ins>
      <w:del w:id="31" w:author="Parks, Robbie M" w:date="2019-01-02T13:32:00Z">
        <w:r w:rsidR="001F2DC7" w:rsidDel="005272F3">
          <w:delText xml:space="preserve">for </w:delText>
        </w:r>
      </w:del>
      <w:ins w:id="32" w:author="Parks, Robbie M" w:date="2019-01-02T13:32:00Z">
        <w:r w:rsidR="00E24CAF">
          <w:t xml:space="preserve"> </w:t>
        </w:r>
      </w:ins>
      <w:r w:rsidR="001F2DC7">
        <w:t>males in</w:t>
      </w:r>
      <w:r w:rsidR="00C91B02" w:rsidRPr="003017A9">
        <w:t xml:space="preserve"> </w:t>
      </w:r>
      <w:r w:rsidR="001349B6" w:rsidRPr="003017A9">
        <w:t xml:space="preserve">adolescence </w:t>
      </w:r>
      <w:r w:rsidR="00C91B02" w:rsidRPr="003017A9">
        <w:t>to middle-</w:t>
      </w:r>
      <w:r w:rsidR="001349B6" w:rsidRPr="003017A9">
        <w:t xml:space="preserve">ages </w:t>
      </w:r>
      <w:r w:rsidR="00C91B02" w:rsidRPr="003017A9">
        <w:t>15-64 years</w:t>
      </w:r>
      <w:r w:rsidR="004326BD" w:rsidRPr="003017A9">
        <w:t xml:space="preserve">. </w:t>
      </w:r>
      <w:r w:rsidR="00D83449" w:rsidRPr="003017A9">
        <w:t>Most additional deaths</w:t>
      </w:r>
      <w:r w:rsidR="001349B6" w:rsidRPr="003017A9">
        <w:t xml:space="preserve"> </w:t>
      </w:r>
      <w:r w:rsidR="004326BD" w:rsidRPr="004326BD">
        <w:t xml:space="preserve">associated with </w:t>
      </w:r>
      <w:r w:rsidR="004326BD" w:rsidRPr="004326BD">
        <w:rPr>
          <w:color w:val="000000" w:themeColor="text1"/>
        </w:rPr>
        <w:t xml:space="preserve">national </w:t>
      </w:r>
      <w:r w:rsidR="004326BD" w:rsidRPr="00C60C27">
        <w:rPr>
          <w:color w:val="000000" w:themeColor="text1"/>
        </w:rPr>
        <w:t>year-round temperature anomaly</w:t>
      </w:r>
      <w:r w:rsidR="004326BD" w:rsidRPr="004326BD">
        <w:rPr>
          <w:color w:val="000000" w:themeColor="text1"/>
        </w:rPr>
        <w:t xml:space="preserve"> </w:t>
      </w:r>
      <w:del w:id="33" w:author="Parks, Robbie M" w:date="2019-01-02T13:32:00Z">
        <w:r w:rsidR="00532131" w:rsidRPr="003017A9" w:rsidDel="008215A5">
          <w:delText xml:space="preserve">are </w:delText>
        </w:r>
      </w:del>
      <w:ins w:id="34" w:author="Parks, Robbie M" w:date="2019-01-02T13:32:00Z">
        <w:r w:rsidR="008215A5">
          <w:t>would be</w:t>
        </w:r>
        <w:r w:rsidR="008215A5" w:rsidRPr="003017A9">
          <w:t xml:space="preserve"> </w:t>
        </w:r>
      </w:ins>
      <w:r w:rsidR="00D83449" w:rsidRPr="003017A9">
        <w:t xml:space="preserve">from </w:t>
      </w:r>
      <w:r w:rsidR="00B21DE1" w:rsidRPr="003017A9">
        <w:t>transport</w:t>
      </w:r>
      <w:r w:rsidR="007C6549" w:rsidRPr="003017A9">
        <w:t xml:space="preserve"> </w:t>
      </w:r>
      <w:r w:rsidR="00B61FF3" w:rsidRPr="003017A9">
        <w:t>followed by</w:t>
      </w:r>
      <w:r w:rsidR="007C6549" w:rsidRPr="003017A9">
        <w:t xml:space="preserve"> intentional self-harm</w:t>
      </w:r>
      <w:r w:rsidR="00AA004B" w:rsidRPr="003017A9">
        <w:t>.</w:t>
      </w:r>
    </w:p>
    <w:p w14:paraId="4AE64574" w14:textId="77777777" w:rsidR="00C60C27" w:rsidRPr="003017A9" w:rsidRDefault="00C60C27" w:rsidP="00886AE3">
      <w:pPr>
        <w:spacing w:line="480" w:lineRule="auto"/>
      </w:pPr>
    </w:p>
    <w:p w14:paraId="24D7051E" w14:textId="2ADBD67F" w:rsidR="00C21FFF" w:rsidRDefault="00BC291C" w:rsidP="00886AE3">
      <w:pPr>
        <w:spacing w:line="480" w:lineRule="auto"/>
      </w:pPr>
      <w:del w:id="35" w:author="Parks, Robbie M" w:date="2019-01-02T13:42:00Z">
        <w:r w:rsidRPr="003017A9" w:rsidDel="00B17F42">
          <w:delText>The only injury</w:delText>
        </w:r>
        <w:r w:rsidR="00C325E0" w:rsidRPr="003017A9" w:rsidDel="00B17F42">
          <w:delText xml:space="preserve"> type</w:delText>
        </w:r>
        <w:r w:rsidRPr="003017A9" w:rsidDel="00B17F42">
          <w:delText xml:space="preserve"> to decrease in number of deaths </w:delText>
        </w:r>
      </w:del>
      <w:del w:id="36" w:author="Parks, Robbie M" w:date="2019-01-02T13:38:00Z">
        <w:r w:rsidR="00532131" w:rsidRPr="003017A9" w:rsidDel="00BD4533">
          <w:delText>was</w:delText>
        </w:r>
        <w:r w:rsidRPr="003017A9" w:rsidDel="00BD4533">
          <w:delText xml:space="preserve"> </w:delText>
        </w:r>
      </w:del>
      <w:ins w:id="37" w:author="Parks, Robbie M" w:date="2019-01-02T13:42:00Z">
        <w:r w:rsidR="00B17F42">
          <w:t>Only</w:t>
        </w:r>
      </w:ins>
      <w:ins w:id="38" w:author="Parks, Robbie M" w:date="2019-01-02T13:38:00Z">
        <w:r w:rsidR="00BD4533" w:rsidRPr="003017A9">
          <w:t xml:space="preserve"> </w:t>
        </w:r>
      </w:ins>
      <w:r w:rsidRPr="003017A9">
        <w:t>deaths</w:t>
      </w:r>
      <w:r w:rsidR="00C325E0" w:rsidRPr="003017A9">
        <w:t xml:space="preserve"> from falls</w:t>
      </w:r>
      <w:ins w:id="39" w:author="Parks, Robbie M" w:date="2019-01-02T13:42:00Z">
        <w:r w:rsidR="00B17F42">
          <w:t xml:space="preserve"> would experience a decrease in deaths</w:t>
        </w:r>
      </w:ins>
      <w:r w:rsidRPr="003017A9">
        <w:t xml:space="preserve">, largely </w:t>
      </w:r>
      <w:r w:rsidR="00C91B02" w:rsidRPr="003017A9">
        <w:t>as a result of</w:t>
      </w:r>
      <w:r w:rsidRPr="003017A9">
        <w:t xml:space="preserve"> the reduction in falls deaths from </w:t>
      </w:r>
      <w:r w:rsidR="00697ADB" w:rsidRPr="003017A9">
        <w:t>middle</w:t>
      </w:r>
      <w:r w:rsidR="00C91B02" w:rsidRPr="003017A9">
        <w:t xml:space="preserve"> and </w:t>
      </w:r>
      <w:r w:rsidR="00697ADB" w:rsidRPr="003017A9">
        <w:t>older ages</w:t>
      </w:r>
      <w:r w:rsidR="00C60C27" w:rsidRPr="00535841">
        <w:t xml:space="preserve"> (F</w:t>
      </w:r>
      <w:r w:rsidR="00C60C27" w:rsidRPr="00E440F0">
        <w:t>igure 4)</w:t>
      </w:r>
      <w:r w:rsidR="00C325E0" w:rsidRPr="003017A9">
        <w:t>.</w:t>
      </w:r>
      <w:r w:rsidR="00535841" w:rsidRPr="00535841">
        <w:t xml:space="preserve"> Fur</w:t>
      </w:r>
      <w:r w:rsidR="00535841" w:rsidRPr="00E440F0">
        <w:t xml:space="preserve">ther, </w:t>
      </w:r>
      <w:r w:rsidR="00535841" w:rsidRPr="003017A9">
        <w:t>t</w:t>
      </w:r>
      <w:r w:rsidR="00156710" w:rsidRPr="003017A9">
        <w:t>here would be a ne</w:t>
      </w:r>
      <w:r w:rsidR="00EF44AE" w:rsidRPr="003017A9">
        <w:t xml:space="preserve">t decrease in </w:t>
      </w:r>
      <w:ins w:id="40" w:author="Parks, Robbie M" w:date="2019-01-02T13:43:00Z">
        <w:r w:rsidR="00DE30F7">
          <w:t xml:space="preserve">deaths of </w:t>
        </w:r>
      </w:ins>
      <w:r w:rsidR="006205BD" w:rsidRPr="003017A9">
        <w:t>oldest</w:t>
      </w:r>
      <w:r w:rsidR="00EF44AE" w:rsidRPr="003017A9">
        <w:t xml:space="preserve"> males and females </w:t>
      </w:r>
      <w:ins w:id="41" w:author="Parks, Robbie M" w:date="2019-01-02T13:43:00Z">
        <w:r w:rsidR="00DE30F7">
          <w:t xml:space="preserve">from all injuries </w:t>
        </w:r>
      </w:ins>
      <w:r w:rsidR="00EF44AE" w:rsidRPr="003017A9">
        <w:t>due to decrease in falls deaths</w:t>
      </w:r>
      <w:r w:rsidR="00156710" w:rsidRPr="003017A9">
        <w:t>.</w:t>
      </w:r>
      <w:r w:rsidR="00E440F0">
        <w:t xml:space="preserve"> Within the year, summers would see the largest rise in drowning compared with other </w:t>
      </w:r>
      <w:r w:rsidR="00E440F0">
        <w:lastRenderedPageBreak/>
        <w:t>times of the year, especially male drowning. Winters would see the largest decrease in falls. The association with additional transport deaths by is largely independent of season.</w:t>
      </w:r>
    </w:p>
    <w:p w14:paraId="5384350F" w14:textId="77777777" w:rsidR="00C21FFF" w:rsidRPr="00EF44EF" w:rsidRDefault="00C21FFF" w:rsidP="00886AE3"/>
    <w:p w14:paraId="2A4F5236" w14:textId="5AEE00A8" w:rsidR="00A83200" w:rsidDel="00852290" w:rsidRDefault="00C21FFF">
      <w:pPr>
        <w:spacing w:line="480" w:lineRule="auto"/>
        <w:rPr>
          <w:del w:id="42" w:author="Parks, Robbie M" w:date="2019-01-02T13:50:00Z"/>
        </w:rPr>
        <w:pPrChange w:id="43" w:author="Parks, Robbie M" w:date="2019-01-02T13:50:00Z">
          <w:pPr/>
        </w:pPrChange>
      </w:pPr>
      <w:r w:rsidRPr="00D06095">
        <w:t>T</w:t>
      </w:r>
      <w:r w:rsidR="0002049B" w:rsidRPr="00D06095">
        <w:t xml:space="preserve">he </w:t>
      </w:r>
      <w:r w:rsidR="00BF73B9" w:rsidRPr="00D06095">
        <w:t>l</w:t>
      </w:r>
      <w:r w:rsidR="00A83200" w:rsidRPr="00D06095">
        <w:t>argest single</w:t>
      </w:r>
      <w:r w:rsidR="00520AA6" w:rsidRPr="00D06095">
        <w:t xml:space="preserve"> percent</w:t>
      </w:r>
      <w:r w:rsidR="00A83200" w:rsidRPr="00D06095">
        <w:t xml:space="preserve"> </w:t>
      </w:r>
      <w:r w:rsidR="003B3A5E" w:rsidRPr="00D06095">
        <w:t>increase</w:t>
      </w:r>
      <w:r w:rsidR="00A83200" w:rsidRPr="00D06095">
        <w:t xml:space="preserve"> </w:t>
      </w:r>
      <w:ins w:id="44" w:author="Parks, Robbie M" w:date="2019-01-02T13:45:00Z">
        <w:r w:rsidR="00AC1365">
          <w:t xml:space="preserve">would be in </w:t>
        </w:r>
      </w:ins>
      <w:r w:rsidR="00A83200" w:rsidRPr="00D06095">
        <w:t>for drownings in men aged between 15 and 24 years at 8.3% (7.3%, 9.3</w:t>
      </w:r>
      <w:r w:rsidR="00660FA9" w:rsidRPr="00D06095">
        <w:t>%</w:t>
      </w:r>
      <w:r w:rsidR="00A83200" w:rsidRPr="00D06095">
        <w:t>)</w:t>
      </w:r>
      <w:r w:rsidR="002352BB" w:rsidRPr="00D06095">
        <w:t xml:space="preserve"> (Figure S1)</w:t>
      </w:r>
      <w:r w:rsidR="00520AA6" w:rsidRPr="00D06095">
        <w:t xml:space="preserve"> and the smallest for intentional injuries (assault and self-harm) across ages (less than 2%)</w:t>
      </w:r>
      <w:r w:rsidR="002352BB" w:rsidRPr="00D06095">
        <w:t>.</w:t>
      </w:r>
      <w:r w:rsidR="004B6DA1" w:rsidRPr="00D06095">
        <w:t xml:space="preserve"> T</w:t>
      </w:r>
      <w:r w:rsidR="00B642A0" w:rsidRPr="003017A9">
        <w:t xml:space="preserve">he </w:t>
      </w:r>
      <w:r w:rsidR="00B139EF" w:rsidRPr="003017A9">
        <w:t>e</w:t>
      </w:r>
      <w:r w:rsidR="003B3A5E" w:rsidRPr="003017A9">
        <w:t xml:space="preserve">xcess risk from transport </w:t>
      </w:r>
      <w:del w:id="45" w:author="Parks, Robbie M" w:date="2019-01-02T13:45:00Z">
        <w:r w:rsidR="003B3A5E" w:rsidRPr="003017A9" w:rsidDel="00030067">
          <w:delText xml:space="preserve">was </w:delText>
        </w:r>
      </w:del>
      <w:ins w:id="46" w:author="Parks, Robbie M" w:date="2019-01-02T13:45:00Z">
        <w:r w:rsidR="00030067">
          <w:t>would be</w:t>
        </w:r>
        <w:r w:rsidR="00030067" w:rsidRPr="003017A9">
          <w:t xml:space="preserve"> </w:t>
        </w:r>
      </w:ins>
      <w:r w:rsidR="001E1AA1" w:rsidRPr="003017A9">
        <w:t xml:space="preserve">generally </w:t>
      </w:r>
      <w:r w:rsidR="003B3A5E" w:rsidRPr="003017A9">
        <w:t>larger in male age groups than in females</w:t>
      </w:r>
      <w:r w:rsidR="001C52C0">
        <w:t xml:space="preserve"> </w:t>
      </w:r>
      <w:r w:rsidR="001C52C0" w:rsidRPr="00C0604B">
        <w:t>in young and middle-ages where transport deaths are more common</w:t>
      </w:r>
      <w:r w:rsidR="00520AA6" w:rsidRPr="003017A9">
        <w:t xml:space="preserve"> </w:t>
      </w:r>
      <w:r w:rsidR="00D06095" w:rsidRPr="00D06095">
        <w:t>(</w:t>
      </w:r>
      <w:r w:rsidR="00520AA6" w:rsidRPr="003017A9">
        <w:t>~</w:t>
      </w:r>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886AE3">
        <w:rPr>
          <w:rFonts w:eastAsia="Times New Roman"/>
          <w:color w:val="000000"/>
        </w:rPr>
        <w:t>0.90, 1.60)</w:t>
      </w:r>
      <w:r w:rsidR="00520AA6" w:rsidRPr="003017A9">
        <w:t xml:space="preserve"> </w:t>
      </w:r>
      <w:r w:rsidR="00D06095">
        <w:t xml:space="preserve">for males of 25-34 years </w:t>
      </w:r>
      <w:r w:rsidR="00520AA6" w:rsidRPr="003017A9">
        <w:t xml:space="preserve">versus </w:t>
      </w:r>
      <w:r w:rsidR="00951C67">
        <w:t>0.23% (-0.28, 0.76 for females of the same age group)</w:t>
      </w:r>
      <w:r w:rsidR="004B6DA1" w:rsidRPr="003017A9">
        <w:t>)</w:t>
      </w:r>
      <w:r w:rsidR="003B3A5E" w:rsidRPr="003017A9">
        <w:t xml:space="preserve">, </w:t>
      </w:r>
      <w:r w:rsidR="001C52C0">
        <w:t xml:space="preserve">with the difference between sexes extending into </w:t>
      </w:r>
      <w:r w:rsidR="00D06095" w:rsidRPr="00D06095">
        <w:t>childhood</w:t>
      </w:r>
      <w:r w:rsidR="0002049B" w:rsidRPr="003017A9">
        <w:t>.</w:t>
      </w:r>
    </w:p>
    <w:p w14:paraId="45458504" w14:textId="77777777" w:rsidR="00852290" w:rsidRPr="00886AE3" w:rsidRDefault="00852290" w:rsidP="00886AE3">
      <w:pPr>
        <w:spacing w:line="480" w:lineRule="auto"/>
        <w:rPr>
          <w:ins w:id="47" w:author="Parks, Robbie M" w:date="2019-01-02T13:50:00Z"/>
          <w:rFonts w:eastAsia="Times New Roman"/>
          <w:color w:val="000000"/>
        </w:rPr>
      </w:pPr>
    </w:p>
    <w:p w14:paraId="32241E08" w14:textId="2278B9A6" w:rsidR="005B36C6" w:rsidRDefault="005B36C6">
      <w:pPr>
        <w:spacing w:line="480" w:lineRule="auto"/>
        <w:rPr>
          <w:b/>
        </w:rPr>
        <w:pPrChange w:id="48" w:author="Parks, Robbie M" w:date="2019-01-02T13:50:00Z">
          <w:pPr/>
        </w:pPrChange>
      </w:pPr>
    </w:p>
    <w:p w14:paraId="21807569" w14:textId="6AF61CD0" w:rsidR="00B119D5" w:rsidRDefault="00621835" w:rsidP="00557C12">
      <w:pPr>
        <w:rPr>
          <w:i/>
        </w:rPr>
      </w:pPr>
      <w:r w:rsidRPr="00886AE3">
        <w:rPr>
          <w:i/>
        </w:rPr>
        <w:t>How do we compare with prior studies?</w:t>
      </w:r>
    </w:p>
    <w:p w14:paraId="7F7AE531" w14:textId="77777777" w:rsidR="00483467" w:rsidRDefault="00483467" w:rsidP="00557C12">
      <w:pPr>
        <w:rPr>
          <w:i/>
        </w:rPr>
      </w:pPr>
    </w:p>
    <w:p w14:paraId="71F824B6" w14:textId="7595AE41" w:rsidR="00483467" w:rsidRPr="00886AE3" w:rsidRDefault="00904AE6" w:rsidP="00886AE3">
      <w:pPr>
        <w:pStyle w:val="ListParagraph"/>
        <w:numPr>
          <w:ilvl w:val="0"/>
          <w:numId w:val="11"/>
        </w:numPr>
        <w:spacing w:after="0" w:line="240" w:lineRule="auto"/>
        <w:rPr>
          <w:rFonts w:ascii="Times New Roman" w:hAnsi="Times New Roman"/>
          <w:sz w:val="24"/>
          <w:szCs w:val="24"/>
        </w:rPr>
      </w:pPr>
      <w:r>
        <w:rPr>
          <w:rStyle w:val="CommentReference"/>
          <w:rFonts w:asciiTheme="minorHAnsi" w:eastAsiaTheme="minorHAnsi" w:hAnsiTheme="minorHAnsi" w:cstheme="minorBidi"/>
        </w:rPr>
        <w:commentReference w:id="49"/>
      </w:r>
      <w:r w:rsidR="00DF4833">
        <w:rPr>
          <w:rStyle w:val="CommentReference"/>
          <w:rFonts w:asciiTheme="minorHAnsi" w:eastAsiaTheme="minorHAnsi" w:hAnsiTheme="minorHAnsi" w:cstheme="minorBidi"/>
        </w:rPr>
        <w:commentReference w:id="50"/>
      </w:r>
      <w:r w:rsidR="00451818">
        <w:rPr>
          <w:rFonts w:ascii="Times New Roman" w:hAnsi="Times New Roman"/>
          <w:sz w:val="24"/>
          <w:szCs w:val="24"/>
        </w:rPr>
        <w:t xml:space="preserve">A study of US counties showed that an increase of </w:t>
      </w:r>
      <w:r w:rsidR="00451818" w:rsidRPr="00EA3450">
        <w:rPr>
          <w:rFonts w:ascii="Times New Roman" w:eastAsia="Times New Roman" w:hAnsi="Times New Roman"/>
          <w:bCs/>
          <w:color w:val="222222"/>
          <w:sz w:val="24"/>
          <w:szCs w:val="24"/>
          <w:shd w:val="clear" w:color="auto" w:fill="FFFFFF"/>
          <w:lang w:eastAsia="en-GB"/>
        </w:rPr>
        <w:t>1</w:t>
      </w:r>
      <w:r w:rsidR="00451818" w:rsidRPr="00EA3450">
        <w:rPr>
          <w:rFonts w:ascii="Times New Roman" w:hAnsi="Times New Roman"/>
          <w:bCs/>
          <w:color w:val="000000" w:themeColor="text1"/>
          <w:sz w:val="24"/>
          <w:szCs w:val="24"/>
        </w:rPr>
        <w:t>°C</w:t>
      </w:r>
      <w:r w:rsidR="00451818">
        <w:rPr>
          <w:rFonts w:ascii="Times New Roman" w:hAnsi="Times New Roman"/>
          <w:bCs/>
          <w:color w:val="000000" w:themeColor="text1"/>
          <w:sz w:val="24"/>
          <w:szCs w:val="24"/>
        </w:rPr>
        <w:t xml:space="preserve"> in temperature leads to an </w:t>
      </w:r>
      <w:ins w:id="51" w:author="Parks, Robbie M" w:date="2018-12-31T10:04:00Z">
        <w:r w:rsidR="004B4DC2">
          <w:rPr>
            <w:rFonts w:ascii="Times New Roman" w:hAnsi="Times New Roman"/>
            <w:bCs/>
            <w:color w:val="000000" w:themeColor="text1"/>
            <w:sz w:val="24"/>
            <w:szCs w:val="24"/>
          </w:rPr>
          <w:t xml:space="preserve">all-age </w:t>
        </w:r>
      </w:ins>
      <w:r w:rsidR="00451818">
        <w:rPr>
          <w:rFonts w:ascii="Times New Roman" w:hAnsi="Times New Roman"/>
          <w:bCs/>
          <w:color w:val="000000" w:themeColor="text1"/>
          <w:sz w:val="24"/>
          <w:szCs w:val="24"/>
        </w:rPr>
        <w:t>increase of suicide incidence of 0.7%,</w:t>
      </w:r>
      <w:r w:rsidR="006003A1">
        <w:rPr>
          <w:rFonts w:ascii="Times New Roman" w:hAnsi="Times New Roman"/>
          <w:bCs/>
          <w:color w:val="000000" w:themeColor="text1"/>
          <w:sz w:val="24"/>
          <w:szCs w:val="24"/>
        </w:rPr>
        <w:fldChar w:fldCharType="begin" w:fldLock="1"/>
      </w:r>
      <w:r w:rsidR="00DC7F53">
        <w:rPr>
          <w:rFonts w:ascii="Times New Roman" w:hAnsi="Times New Roman"/>
          <w:bCs/>
          <w:color w:val="000000" w:themeColor="text1"/>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6003A1">
        <w:rPr>
          <w:rFonts w:ascii="Times New Roman" w:hAnsi="Times New Roman"/>
          <w:bCs/>
          <w:color w:val="000000" w:themeColor="text1"/>
          <w:sz w:val="24"/>
          <w:szCs w:val="24"/>
        </w:rPr>
        <w:fldChar w:fldCharType="separate"/>
      </w:r>
      <w:r w:rsidR="006003A1" w:rsidRPr="006003A1">
        <w:rPr>
          <w:rFonts w:ascii="Times New Roman" w:hAnsi="Times New Roman"/>
          <w:bCs/>
          <w:noProof/>
          <w:color w:val="000000" w:themeColor="text1"/>
          <w:sz w:val="24"/>
          <w:szCs w:val="24"/>
          <w:vertAlign w:val="superscript"/>
        </w:rPr>
        <w:t>6</w:t>
      </w:r>
      <w:r w:rsidR="006003A1">
        <w:rPr>
          <w:rFonts w:ascii="Times New Roman" w:hAnsi="Times New Roman"/>
          <w:bCs/>
          <w:color w:val="000000" w:themeColor="text1"/>
          <w:sz w:val="24"/>
          <w:szCs w:val="24"/>
        </w:rPr>
        <w:fldChar w:fldCharType="end"/>
      </w:r>
      <w:r w:rsidR="00451818">
        <w:rPr>
          <w:rFonts w:ascii="Times New Roman" w:hAnsi="Times New Roman"/>
          <w:bCs/>
          <w:color w:val="000000" w:themeColor="text1"/>
          <w:sz w:val="24"/>
          <w:szCs w:val="24"/>
        </w:rPr>
        <w:t xml:space="preserve"> compared to our </w:t>
      </w:r>
      <w:r w:rsidR="00BB73FD">
        <w:rPr>
          <w:rFonts w:ascii="Times New Roman" w:hAnsi="Times New Roman"/>
          <w:bCs/>
          <w:color w:val="000000" w:themeColor="text1"/>
          <w:sz w:val="24"/>
          <w:szCs w:val="24"/>
        </w:rPr>
        <w:t xml:space="preserve">results of 0.44% - 1% in males across age groups and </w:t>
      </w:r>
      <w:r w:rsidR="001648C7">
        <w:rPr>
          <w:rFonts w:ascii="Times New Roman" w:hAnsi="Times New Roman"/>
          <w:bCs/>
          <w:color w:val="000000" w:themeColor="text1"/>
          <w:sz w:val="24"/>
          <w:szCs w:val="24"/>
        </w:rPr>
        <w:t>0.39% – 1.47% in females.</w:t>
      </w:r>
    </w:p>
    <w:p w14:paraId="25D32252" w14:textId="796A5585" w:rsidR="00BA6275" w:rsidRPr="00886AE3" w:rsidRDefault="00BA6275" w:rsidP="00886AE3">
      <w:pPr>
        <w:pStyle w:val="ListParagraph"/>
        <w:numPr>
          <w:ilvl w:val="0"/>
          <w:numId w:val="11"/>
        </w:numPr>
        <w:spacing w:after="0" w:line="240" w:lineRule="auto"/>
        <w:rPr>
          <w:rFonts w:ascii="Times New Roman" w:hAnsi="Times New Roman"/>
          <w:sz w:val="24"/>
          <w:szCs w:val="24"/>
        </w:rPr>
      </w:pPr>
      <w:commentRangeStart w:id="52"/>
      <w:r>
        <w:rPr>
          <w:rFonts w:ascii="Times New Roman" w:hAnsi="Times New Roman"/>
          <w:bCs/>
          <w:color w:val="000000" w:themeColor="text1"/>
          <w:sz w:val="24"/>
          <w:szCs w:val="24"/>
        </w:rPr>
        <w:t>Analysis of hospitals in Boston, Massachusetts, USA, shows increase of hospital admissions for falls of 18% with moderate snow fall,</w:t>
      </w:r>
      <w:r w:rsidR="00DC7F53">
        <w:rPr>
          <w:rFonts w:ascii="Times New Roman" w:hAnsi="Times New Roman"/>
          <w:bCs/>
          <w:color w:val="000000" w:themeColor="text1"/>
          <w:sz w:val="24"/>
          <w:szCs w:val="24"/>
        </w:rPr>
        <w:fldChar w:fldCharType="begin" w:fldLock="1"/>
      </w:r>
      <w:r w:rsidR="00B7068B">
        <w:rPr>
          <w:rFonts w:ascii="Times New Roman" w:hAnsi="Times New Roman"/>
          <w:bCs/>
          <w:color w:val="000000" w:themeColor="text1"/>
          <w:sz w:val="24"/>
          <w:szCs w:val="24"/>
        </w:rPr>
        <w:instrText>ADDIN CSL_CITATION {"citationItems":[{"id":"ITEM-1","itemData":{"DOI":"10.1093/aje/kww219","author":[{"dropping-particle":"","family":"Bobb","given":"Jennifer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Epidemiology","id":"ITEM-1","issue":"4","issued":{"date-parts":[["2017"]]},"page":"283-294","title":"Time-Course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mendeley":{"formattedCitation":"&lt;sup&gt;14&lt;/sup&gt;","plainTextFormattedCitation":"14","previouslyFormattedCitation":"&lt;sup&gt;14&lt;/sup&gt;"},"properties":{"noteIndex":0},"schema":"https://github.com/citation-style-language/schema/raw/master/csl-citation.json"}</w:instrText>
      </w:r>
      <w:r w:rsidR="00DC7F53">
        <w:rPr>
          <w:rFonts w:ascii="Times New Roman" w:hAnsi="Times New Roman"/>
          <w:bCs/>
          <w:color w:val="000000" w:themeColor="text1"/>
          <w:sz w:val="24"/>
          <w:szCs w:val="24"/>
        </w:rPr>
        <w:fldChar w:fldCharType="separate"/>
      </w:r>
      <w:r w:rsidR="00DC7F53" w:rsidRPr="00DC7F53">
        <w:rPr>
          <w:rFonts w:ascii="Times New Roman" w:hAnsi="Times New Roman"/>
          <w:bCs/>
          <w:noProof/>
          <w:color w:val="000000" w:themeColor="text1"/>
          <w:sz w:val="24"/>
          <w:szCs w:val="24"/>
          <w:vertAlign w:val="superscript"/>
        </w:rPr>
        <w:t>14</w:t>
      </w:r>
      <w:r w:rsidR="00DC7F53">
        <w:rPr>
          <w:rFonts w:ascii="Times New Roman" w:hAnsi="Times New Roman"/>
          <w:bCs/>
          <w:color w:val="000000" w:themeColor="text1"/>
          <w:sz w:val="24"/>
          <w:szCs w:val="24"/>
        </w:rPr>
        <w:fldChar w:fldCharType="end"/>
      </w:r>
      <w:r w:rsidR="00DC7F53">
        <w:rPr>
          <w:rFonts w:ascii="Times New Roman" w:hAnsi="Times New Roman"/>
          <w:bCs/>
          <w:color w:val="000000" w:themeColor="text1"/>
          <w:sz w:val="24"/>
          <w:szCs w:val="24"/>
        </w:rPr>
        <w:t xml:space="preserve"> compared to our results of </w:t>
      </w:r>
      <w:r w:rsidR="0053053A">
        <w:rPr>
          <w:rFonts w:ascii="Times New Roman" w:hAnsi="Times New Roman"/>
          <w:bCs/>
          <w:color w:val="000000" w:themeColor="text1"/>
          <w:sz w:val="24"/>
          <w:szCs w:val="24"/>
        </w:rPr>
        <w:t>up to 0.7</w:t>
      </w:r>
      <w:r w:rsidR="00DC7F53">
        <w:rPr>
          <w:rFonts w:ascii="Times New Roman" w:hAnsi="Times New Roman"/>
          <w:bCs/>
          <w:color w:val="000000" w:themeColor="text1"/>
          <w:sz w:val="24"/>
          <w:szCs w:val="24"/>
        </w:rPr>
        <w:t xml:space="preserve">% </w:t>
      </w:r>
      <w:r w:rsidR="0053053A">
        <w:rPr>
          <w:rFonts w:ascii="Times New Roman" w:hAnsi="Times New Roman"/>
          <w:bCs/>
          <w:color w:val="000000" w:themeColor="text1"/>
          <w:sz w:val="24"/>
          <w:szCs w:val="24"/>
        </w:rPr>
        <w:t xml:space="preserve">decrease for </w:t>
      </w:r>
      <w:r w:rsidR="0053053A">
        <w:rPr>
          <w:rFonts w:ascii="Times New Roman" w:hAnsi="Times New Roman"/>
          <w:color w:val="000000" w:themeColor="text1"/>
          <w:sz w:val="24"/>
          <w:szCs w:val="24"/>
        </w:rPr>
        <w:t xml:space="preserve">temperature anomaly </w:t>
      </w:r>
      <w:r w:rsidR="0053053A" w:rsidRPr="00D024C6">
        <w:rPr>
          <w:rFonts w:ascii="Times New Roman" w:hAnsi="Times New Roman"/>
          <w:color w:val="000000" w:themeColor="text1"/>
          <w:sz w:val="24"/>
          <w:szCs w:val="24"/>
        </w:rPr>
        <w:t>of +</w:t>
      </w:r>
      <w:r w:rsidR="0053053A" w:rsidRPr="00886AE3">
        <w:rPr>
          <w:rFonts w:ascii="Times New Roman" w:eastAsia="Times New Roman" w:hAnsi="Times New Roman"/>
          <w:bCs/>
          <w:color w:val="222222"/>
          <w:sz w:val="24"/>
          <w:szCs w:val="24"/>
          <w:shd w:val="clear" w:color="auto" w:fill="FFFFFF"/>
          <w:lang w:eastAsia="en-GB"/>
        </w:rPr>
        <w:t>1</w:t>
      </w:r>
      <w:r w:rsidR="0053053A" w:rsidRPr="00D024C6">
        <w:rPr>
          <w:rFonts w:ascii="Times New Roman" w:hAnsi="Times New Roman"/>
          <w:bCs/>
          <w:color w:val="000000" w:themeColor="text1"/>
          <w:sz w:val="24"/>
          <w:szCs w:val="24"/>
        </w:rPr>
        <w:t>°C</w:t>
      </w:r>
      <w:r w:rsidR="0053053A">
        <w:rPr>
          <w:rFonts w:ascii="Times New Roman" w:hAnsi="Times New Roman"/>
          <w:color w:val="000000" w:themeColor="text1"/>
          <w:sz w:val="24"/>
          <w:szCs w:val="24"/>
        </w:rPr>
        <w:t xml:space="preserve"> </w:t>
      </w:r>
      <w:r w:rsidR="00DC7F53">
        <w:rPr>
          <w:rFonts w:ascii="Times New Roman" w:hAnsi="Times New Roman"/>
          <w:bCs/>
          <w:color w:val="000000" w:themeColor="text1"/>
          <w:sz w:val="24"/>
          <w:szCs w:val="24"/>
        </w:rPr>
        <w:t xml:space="preserve">in males across age groups and </w:t>
      </w:r>
      <w:r w:rsidR="0053053A">
        <w:rPr>
          <w:rFonts w:ascii="Times New Roman" w:hAnsi="Times New Roman"/>
          <w:bCs/>
          <w:color w:val="000000" w:themeColor="text1"/>
          <w:sz w:val="24"/>
          <w:szCs w:val="24"/>
        </w:rPr>
        <w:t>0.4</w:t>
      </w:r>
      <w:r w:rsidR="00DC7F53">
        <w:rPr>
          <w:rFonts w:ascii="Times New Roman" w:hAnsi="Times New Roman"/>
          <w:bCs/>
          <w:color w:val="000000" w:themeColor="text1"/>
          <w:sz w:val="24"/>
          <w:szCs w:val="24"/>
        </w:rPr>
        <w:t>%</w:t>
      </w:r>
      <w:r w:rsidR="0053053A">
        <w:rPr>
          <w:rFonts w:ascii="Times New Roman" w:hAnsi="Times New Roman"/>
          <w:bCs/>
          <w:color w:val="000000" w:themeColor="text1"/>
          <w:sz w:val="24"/>
          <w:szCs w:val="24"/>
        </w:rPr>
        <w:t xml:space="preserve"> decrease</w:t>
      </w:r>
      <w:r w:rsidR="00DC7F53">
        <w:rPr>
          <w:rFonts w:ascii="Times New Roman" w:hAnsi="Times New Roman"/>
          <w:bCs/>
          <w:color w:val="000000" w:themeColor="text1"/>
          <w:sz w:val="24"/>
          <w:szCs w:val="24"/>
        </w:rPr>
        <w:t xml:space="preserve"> in females.</w:t>
      </w:r>
      <w:r>
        <w:rPr>
          <w:rFonts w:ascii="Times New Roman" w:hAnsi="Times New Roman"/>
          <w:bCs/>
          <w:color w:val="000000" w:themeColor="text1"/>
          <w:sz w:val="24"/>
          <w:szCs w:val="24"/>
        </w:rPr>
        <w:t xml:space="preserve">  </w:t>
      </w:r>
      <w:commentRangeEnd w:id="52"/>
      <w:r w:rsidR="00904AE6">
        <w:rPr>
          <w:rStyle w:val="CommentReference"/>
          <w:rFonts w:asciiTheme="minorHAnsi" w:eastAsiaTheme="minorHAnsi" w:hAnsiTheme="minorHAnsi" w:cstheme="minorBidi"/>
        </w:rPr>
        <w:commentReference w:id="52"/>
      </w:r>
    </w:p>
    <w:p w14:paraId="7CA76644" w14:textId="4229A6FF" w:rsidR="003017A9" w:rsidRDefault="00A85099" w:rsidP="00886AE3">
      <w:pPr>
        <w:pStyle w:val="ListParagraph"/>
        <w:numPr>
          <w:ilvl w:val="0"/>
          <w:numId w:val="11"/>
        </w:numPr>
        <w:rPr>
          <w:rFonts w:ascii="Times New Roman" w:eastAsia="Times New Roman" w:hAnsi="Times New Roman"/>
          <w:sz w:val="24"/>
          <w:szCs w:val="24"/>
          <w:lang w:eastAsia="en-GB"/>
        </w:rPr>
      </w:pPr>
      <w:commentRangeStart w:id="53"/>
      <w:r>
        <w:rPr>
          <w:rFonts w:ascii="Times New Roman" w:eastAsia="Times New Roman" w:hAnsi="Times New Roman"/>
          <w:sz w:val="24"/>
          <w:szCs w:val="24"/>
        </w:rPr>
        <w:t xml:space="preserve">In a review study, </w:t>
      </w:r>
      <w:r w:rsidRPr="008B1C62">
        <w:rPr>
          <w:rFonts w:ascii="Times New Roman" w:eastAsia="Times New Roman" w:hAnsi="Times New Roman"/>
          <w:sz w:val="24"/>
          <w:szCs w:val="24"/>
        </w:rPr>
        <w:t>o</w:t>
      </w:r>
      <w:r w:rsidR="003017A9" w:rsidRPr="00886AE3">
        <w:rPr>
          <w:rFonts w:ascii="Times New Roman" w:eastAsia="Times New Roman" w:hAnsi="Times New Roman"/>
          <w:sz w:val="24"/>
          <w:szCs w:val="24"/>
        </w:rPr>
        <w:t xml:space="preserve">n days with moderate temperatures, the increased risk </w:t>
      </w:r>
      <w:r>
        <w:rPr>
          <w:rFonts w:ascii="Times New Roman" w:eastAsia="Times New Roman" w:hAnsi="Times New Roman"/>
          <w:sz w:val="24"/>
          <w:szCs w:val="24"/>
        </w:rPr>
        <w:t xml:space="preserve">for unintentional injuries </w:t>
      </w:r>
      <w:r w:rsidR="003017A9" w:rsidRPr="00886AE3">
        <w:rPr>
          <w:rFonts w:ascii="Times New Roman" w:eastAsia="Times New Roman" w:hAnsi="Times New Roman"/>
          <w:sz w:val="24"/>
          <w:szCs w:val="24"/>
        </w:rPr>
        <w:t>varied between 0.4% and 5.3% for each 1°C increase in ambient temperature.</w:t>
      </w:r>
      <w:r w:rsidR="008B1C62">
        <w:rPr>
          <w:rFonts w:ascii="Times New Roman" w:eastAsia="Times New Roman" w:hAnsi="Times New Roman"/>
          <w:sz w:val="24"/>
          <w:szCs w:val="24"/>
        </w:rPr>
        <w:fldChar w:fldCharType="begin" w:fldLock="1"/>
      </w:r>
      <w:r w:rsidR="008B1C62">
        <w:rPr>
          <w:rFonts w:ascii="Times New Roman" w:eastAsia="Times New Roman" w:hAnsi="Times New Roman"/>
          <w:sz w:val="24"/>
          <w:szCs w:val="24"/>
        </w:rPr>
        <w:instrText>ADDIN CSL_CITATION {"citationItems":[{"id":"ITEM-1","itemData":{"DOI":"10.1136/bmjopen-2015-010399","ISSN":"20446055","PMID":"26868947","abstract":"OBJECTIVES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Open","id":"ITEM-1","issued":{"date-parts":[["2016"]]},"title":"Impact of high ambient temperature on unintentional injuries in high-income countries: A narrative systematic literature review","type":"article-journal"},"uris":["http://www.mendeley.com/documents/?uuid=6cb447b2-f825-4389-8b64-94718c69c1b2"]}],"mendeley":{"formattedCitation":"&lt;sup&gt;15&lt;/sup&gt;","plainTextFormattedCitation":"15"},"properties":{"noteIndex":0},"schema":"https://github.com/citation-style-language/schema/raw/master/csl-citation.json"}</w:instrText>
      </w:r>
      <w:r w:rsidR="008B1C62">
        <w:rPr>
          <w:rFonts w:ascii="Times New Roman" w:eastAsia="Times New Roman" w:hAnsi="Times New Roman"/>
          <w:sz w:val="24"/>
          <w:szCs w:val="24"/>
        </w:rPr>
        <w:fldChar w:fldCharType="separate"/>
      </w:r>
      <w:r w:rsidR="008B1C62" w:rsidRPr="008B1C62">
        <w:rPr>
          <w:rFonts w:ascii="Times New Roman" w:eastAsia="Times New Roman" w:hAnsi="Times New Roman"/>
          <w:noProof/>
          <w:sz w:val="24"/>
          <w:szCs w:val="24"/>
          <w:vertAlign w:val="superscript"/>
        </w:rPr>
        <w:t>15</w:t>
      </w:r>
      <w:r w:rsidR="008B1C62">
        <w:rPr>
          <w:rFonts w:ascii="Times New Roman" w:eastAsia="Times New Roman" w:hAnsi="Times New Roman"/>
          <w:sz w:val="24"/>
          <w:szCs w:val="24"/>
        </w:rPr>
        <w:fldChar w:fldCharType="end"/>
      </w:r>
      <w:commentRangeEnd w:id="53"/>
      <w:r w:rsidR="00904AE6">
        <w:rPr>
          <w:rStyle w:val="CommentReference"/>
          <w:rFonts w:asciiTheme="minorHAnsi" w:eastAsiaTheme="minorHAnsi" w:hAnsiTheme="minorHAnsi" w:cstheme="minorBidi"/>
        </w:rPr>
        <w:commentReference w:id="53"/>
      </w:r>
    </w:p>
    <w:p w14:paraId="3CCC87D4" w14:textId="10946194" w:rsidR="00A65255" w:rsidRPr="00886AE3" w:rsidRDefault="00A439F5" w:rsidP="00886AE3">
      <w:pPr>
        <w:pStyle w:val="ListParagraph"/>
        <w:numPr>
          <w:ilvl w:val="0"/>
          <w:numId w:val="11"/>
        </w:numPr>
        <w:rPr>
          <w:rFonts w:ascii="Times New Roman" w:eastAsia="Times New Roman" w:hAnsi="Times New Roman"/>
          <w:sz w:val="24"/>
          <w:szCs w:val="24"/>
          <w:lang w:eastAsia="en-GB"/>
        </w:rPr>
      </w:pPr>
      <w:ins w:id="54" w:author="Parks, Robbie M" w:date="2019-01-02T13:54:00Z">
        <w:r>
          <w:rPr>
            <w:rFonts w:ascii="Times New Roman" w:eastAsia="Times New Roman" w:hAnsi="Times New Roman"/>
            <w:sz w:val="24"/>
            <w:szCs w:val="24"/>
          </w:rPr>
          <w:t>A s</w:t>
        </w:r>
      </w:ins>
      <w:commentRangeStart w:id="55"/>
      <w:del w:id="56" w:author="Parks, Robbie M" w:date="2019-01-02T13:54:00Z">
        <w:r w:rsidR="000667D9" w:rsidDel="00A439F5">
          <w:rPr>
            <w:rFonts w:ascii="Times New Roman" w:eastAsia="Times New Roman" w:hAnsi="Times New Roman"/>
            <w:sz w:val="24"/>
            <w:szCs w:val="24"/>
          </w:rPr>
          <w:delText>S</w:delText>
        </w:r>
      </w:del>
      <w:r w:rsidR="000667D9">
        <w:rPr>
          <w:rFonts w:ascii="Times New Roman" w:eastAsia="Times New Roman" w:hAnsi="Times New Roman"/>
          <w:sz w:val="24"/>
          <w:szCs w:val="24"/>
        </w:rPr>
        <w:t xml:space="preserve">tudy of all injuries from </w:t>
      </w:r>
      <w:r w:rsidR="002D660F">
        <w:rPr>
          <w:rFonts w:ascii="Times New Roman" w:eastAsia="Times New Roman" w:hAnsi="Times New Roman"/>
          <w:sz w:val="24"/>
          <w:szCs w:val="24"/>
        </w:rPr>
        <w:t>Estonia</w:t>
      </w:r>
      <w:ins w:id="57" w:author="Parks, Robbie M" w:date="2019-01-02T13:58:00Z">
        <w:r w:rsidR="00730983">
          <w:rPr>
            <w:rFonts w:ascii="Times New Roman" w:eastAsia="Times New Roman" w:hAnsi="Times New Roman"/>
            <w:sz w:val="24"/>
            <w:szCs w:val="24"/>
          </w:rPr>
          <w:t xml:space="preserve"> found a</w:t>
        </w:r>
      </w:ins>
      <w:del w:id="58" w:author="Parks, Robbie M" w:date="2019-01-02T13:58:00Z">
        <w:r w:rsidR="002D660F" w:rsidDel="00730983">
          <w:rPr>
            <w:rFonts w:ascii="Times New Roman" w:eastAsia="Times New Roman" w:hAnsi="Times New Roman"/>
            <w:sz w:val="24"/>
            <w:szCs w:val="24"/>
          </w:rPr>
          <w:delText xml:space="preserve"> shows</w:delText>
        </w:r>
      </w:del>
      <w:ins w:id="59" w:author="Parks, Robbie M" w:date="2019-01-02T13:57:00Z">
        <w:r w:rsidR="00BA5092">
          <w:rPr>
            <w:rFonts w:ascii="Times New Roman" w:eastAsia="Times New Roman" w:hAnsi="Times New Roman"/>
            <w:sz w:val="24"/>
            <w:szCs w:val="24"/>
          </w:rPr>
          <w:t xml:space="preserve"> 1.24%</w:t>
        </w:r>
      </w:ins>
      <w:r w:rsidR="002D660F">
        <w:rPr>
          <w:rFonts w:ascii="Times New Roman" w:eastAsia="Times New Roman" w:hAnsi="Times New Roman"/>
          <w:sz w:val="24"/>
          <w:szCs w:val="24"/>
        </w:rPr>
        <w:t xml:space="preserve"> increase of</w:t>
      </w:r>
      <w:r w:rsidR="001A747F">
        <w:rPr>
          <w:rFonts w:ascii="Times New Roman" w:eastAsia="Times New Roman" w:hAnsi="Times New Roman"/>
          <w:sz w:val="24"/>
          <w:szCs w:val="24"/>
        </w:rPr>
        <w:t xml:space="preserve"> incidence</w:t>
      </w:r>
      <w:del w:id="60" w:author="Parks, Robbie M" w:date="2019-01-02T13:57:00Z">
        <w:r w:rsidR="001A747F" w:rsidDel="00BA5092">
          <w:rPr>
            <w:rFonts w:ascii="Times New Roman" w:eastAsia="Times New Roman" w:hAnsi="Times New Roman"/>
            <w:sz w:val="24"/>
            <w:szCs w:val="24"/>
          </w:rPr>
          <w:delText xml:space="preserve"> of</w:delText>
        </w:r>
        <w:r w:rsidR="002D660F" w:rsidDel="00BA5092">
          <w:rPr>
            <w:rFonts w:ascii="Times New Roman" w:eastAsia="Times New Roman" w:hAnsi="Times New Roman"/>
            <w:sz w:val="24"/>
            <w:szCs w:val="24"/>
          </w:rPr>
          <w:delText xml:space="preserve"> 1.24%</w:delText>
        </w:r>
      </w:del>
      <w:r w:rsidR="002D660F">
        <w:rPr>
          <w:rFonts w:ascii="Times New Roman" w:eastAsia="Times New Roman" w:hAnsi="Times New Roman"/>
          <w:sz w:val="24"/>
          <w:szCs w:val="24"/>
        </w:rPr>
        <w:t xml:space="preserve"> for temperature going from 75</w:t>
      </w:r>
      <w:r w:rsidR="002D660F" w:rsidRPr="00886AE3">
        <w:rPr>
          <w:rFonts w:ascii="Times New Roman" w:eastAsia="Times New Roman" w:hAnsi="Times New Roman"/>
          <w:sz w:val="24"/>
          <w:szCs w:val="24"/>
          <w:vertAlign w:val="superscript"/>
        </w:rPr>
        <w:t>th</w:t>
      </w:r>
      <w:r w:rsidR="002D660F">
        <w:rPr>
          <w:rFonts w:ascii="Times New Roman" w:eastAsia="Times New Roman" w:hAnsi="Times New Roman"/>
          <w:sz w:val="24"/>
          <w:szCs w:val="24"/>
        </w:rPr>
        <w:t xml:space="preserve"> to 99</w:t>
      </w:r>
      <w:r w:rsidR="002D660F" w:rsidRPr="00886AE3">
        <w:rPr>
          <w:rFonts w:ascii="Times New Roman" w:eastAsia="Times New Roman" w:hAnsi="Times New Roman"/>
          <w:sz w:val="24"/>
          <w:szCs w:val="24"/>
          <w:vertAlign w:val="superscript"/>
        </w:rPr>
        <w:t>th</w:t>
      </w:r>
      <w:r w:rsidR="002D660F">
        <w:rPr>
          <w:rFonts w:ascii="Times New Roman" w:eastAsia="Times New Roman" w:hAnsi="Times New Roman"/>
          <w:sz w:val="24"/>
          <w:szCs w:val="24"/>
        </w:rPr>
        <w:t xml:space="preserve"> percentile</w:t>
      </w:r>
      <w:commentRangeEnd w:id="55"/>
      <w:r w:rsidR="00904AE6">
        <w:rPr>
          <w:rStyle w:val="CommentReference"/>
          <w:rFonts w:asciiTheme="minorHAnsi" w:eastAsiaTheme="minorHAnsi" w:hAnsiTheme="minorHAnsi" w:cstheme="minorBidi"/>
        </w:rPr>
        <w:commentReference w:id="55"/>
      </w:r>
    </w:p>
    <w:p w14:paraId="5B25F33E" w14:textId="77777777" w:rsidR="00621835" w:rsidRPr="00636C9B" w:rsidRDefault="00621835" w:rsidP="0044781A">
      <w:pPr>
        <w:rPr>
          <w:b/>
        </w:rPr>
      </w:pPr>
    </w:p>
    <w:p w14:paraId="565E57DE" w14:textId="379D0968" w:rsidR="002365A9" w:rsidRDefault="00870682" w:rsidP="0044781A">
      <w:pPr>
        <w:rPr>
          <w:i/>
        </w:rPr>
      </w:pPr>
      <w:r>
        <w:rPr>
          <w:i/>
        </w:rPr>
        <w:t xml:space="preserve">Seasonality </w:t>
      </w:r>
      <w:r w:rsidR="00E13195">
        <w:rPr>
          <w:i/>
        </w:rPr>
        <w:t>discussion</w:t>
      </w:r>
    </w:p>
    <w:p w14:paraId="28344E16" w14:textId="0025F4ED" w:rsidR="0022481A" w:rsidRDefault="00F12FD9" w:rsidP="00886AE3">
      <w:pPr>
        <w:pStyle w:val="ListParagraph"/>
        <w:numPr>
          <w:ilvl w:val="0"/>
          <w:numId w:val="11"/>
        </w:numPr>
        <w:rPr>
          <w:color w:val="000000" w:themeColor="text1"/>
        </w:rPr>
      </w:pPr>
      <w:r w:rsidRPr="00886AE3">
        <w:rPr>
          <w:rFonts w:ascii="Times New Roman" w:hAnsi="Times New Roman"/>
          <w:sz w:val="24"/>
          <w:szCs w:val="24"/>
        </w:rPr>
        <w:t>Seasonality evident in transport and drowning deaths</w:t>
      </w:r>
      <w:r w:rsidR="005E039F" w:rsidRPr="00886AE3">
        <w:rPr>
          <w:rFonts w:ascii="Times New Roman" w:hAnsi="Times New Roman"/>
          <w:sz w:val="24"/>
          <w:szCs w:val="24"/>
        </w:rPr>
        <w:t xml:space="preserve"> in this work</w:t>
      </w:r>
      <w:r w:rsidR="009334DF" w:rsidRPr="00886AE3">
        <w:rPr>
          <w:rFonts w:ascii="Times New Roman" w:hAnsi="Times New Roman"/>
          <w:sz w:val="24"/>
          <w:szCs w:val="24"/>
        </w:rPr>
        <w:t xml:space="preserve">, as </w:t>
      </w:r>
      <w:r w:rsidRPr="00886AE3">
        <w:rPr>
          <w:rFonts w:ascii="Times New Roman" w:hAnsi="Times New Roman"/>
          <w:sz w:val="24"/>
          <w:szCs w:val="24"/>
        </w:rPr>
        <w:t>in previous study of intentional and unintentional injury seasonality persisting throughout 1980-2016 (Figure 1).</w:t>
      </w:r>
      <w:r w:rsidRPr="00886AE3">
        <w:rPr>
          <w:rFonts w:ascii="Times New Roman" w:hAnsi="Times New Roman"/>
          <w:sz w:val="24"/>
          <w:szCs w:val="24"/>
        </w:rPr>
        <w:fldChar w:fldCharType="begin" w:fldLock="1"/>
      </w:r>
      <w:r w:rsidR="00557C12" w:rsidRPr="00886AE3">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886AE3">
        <w:rPr>
          <w:rFonts w:ascii="Times New Roman" w:hAnsi="Times New Roman"/>
          <w:sz w:val="24"/>
          <w:szCs w:val="24"/>
        </w:rPr>
        <w:fldChar w:fldCharType="separate"/>
      </w:r>
      <w:r w:rsidR="00103AEA" w:rsidRPr="00886AE3">
        <w:rPr>
          <w:rFonts w:ascii="Times New Roman" w:hAnsi="Times New Roman"/>
          <w:noProof/>
          <w:sz w:val="24"/>
          <w:szCs w:val="24"/>
          <w:vertAlign w:val="superscript"/>
        </w:rPr>
        <w:t>7</w:t>
      </w:r>
      <w:r w:rsidRPr="00886AE3">
        <w:rPr>
          <w:rFonts w:ascii="Times New Roman" w:hAnsi="Times New Roman"/>
          <w:sz w:val="24"/>
          <w:szCs w:val="24"/>
        </w:rPr>
        <w:fldChar w:fldCharType="end"/>
      </w:r>
    </w:p>
    <w:p w14:paraId="527D4EFD" w14:textId="163755CA" w:rsidR="00D259CD" w:rsidRPr="003017A9" w:rsidRDefault="00537CAA" w:rsidP="003017A9">
      <w:pPr>
        <w:rPr>
          <w:i/>
        </w:rPr>
      </w:pPr>
      <w:r w:rsidRPr="00886AE3">
        <w:rPr>
          <w:i/>
          <w:color w:val="000000" w:themeColor="text1"/>
        </w:rPr>
        <w:t>Unintentional</w:t>
      </w:r>
      <w:r w:rsidR="00E13195" w:rsidRPr="003017A9">
        <w:rPr>
          <w:i/>
        </w:rPr>
        <w:t xml:space="preserve"> discussion</w:t>
      </w:r>
    </w:p>
    <w:p w14:paraId="362EB49C" w14:textId="6CA2FED7" w:rsidR="002B3894" w:rsidRDefault="006942E2"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Research</w:t>
      </w:r>
      <w:r w:rsidR="00B519FA">
        <w:rPr>
          <w:rFonts w:ascii="Times New Roman" w:hAnsi="Times New Roman"/>
          <w:sz w:val="24"/>
          <w:szCs w:val="24"/>
        </w:rPr>
        <w:t xml:space="preserve"> </w:t>
      </w:r>
      <w:r>
        <w:rPr>
          <w:rFonts w:ascii="Times New Roman" w:hAnsi="Times New Roman"/>
          <w:sz w:val="24"/>
          <w:szCs w:val="24"/>
        </w:rPr>
        <w:t>has</w:t>
      </w:r>
      <w:r w:rsidR="006F7CFD">
        <w:rPr>
          <w:rFonts w:ascii="Times New Roman" w:hAnsi="Times New Roman"/>
          <w:sz w:val="24"/>
          <w:szCs w:val="24"/>
        </w:rPr>
        <w:t xml:space="preserve"> shown that there is m</w:t>
      </w:r>
      <w:r w:rsidR="00C204F6">
        <w:rPr>
          <w:rFonts w:ascii="Times New Roman" w:hAnsi="Times New Roman"/>
          <w:sz w:val="24"/>
          <w:szCs w:val="24"/>
        </w:rPr>
        <w:t>ore road traffic when there is less snow</w:t>
      </w:r>
      <w:r w:rsidR="00730CB0">
        <w:rPr>
          <w:rFonts w:ascii="Times New Roman" w:hAnsi="Times New Roman"/>
          <w:sz w:val="24"/>
          <w:szCs w:val="24"/>
        </w:rPr>
        <w:t xml:space="preserve"> (i.e., </w:t>
      </w:r>
      <w:r w:rsidR="006F7CFD">
        <w:rPr>
          <w:rFonts w:ascii="Times New Roman" w:hAnsi="Times New Roman"/>
          <w:sz w:val="24"/>
          <w:szCs w:val="24"/>
        </w:rPr>
        <w:t>warmer weather</w:t>
      </w:r>
      <w:r w:rsidR="00730CB0">
        <w:rPr>
          <w:rFonts w:ascii="Times New Roman" w:hAnsi="Times New Roman"/>
          <w:sz w:val="24"/>
          <w:szCs w:val="24"/>
        </w:rPr>
        <w:t>)</w:t>
      </w:r>
      <w:r w:rsidR="00780977">
        <w:rPr>
          <w:rFonts w:ascii="Times New Roman" w:hAnsi="Times New Roman"/>
          <w:sz w:val="24"/>
          <w:szCs w:val="24"/>
        </w:rPr>
        <w:t xml:space="preserve"> in winter in Canada</w:t>
      </w:r>
      <w:r w:rsidR="00E17F7C">
        <w:rPr>
          <w:rFonts w:ascii="Times New Roman" w:hAnsi="Times New Roman"/>
          <w:sz w:val="24"/>
          <w:szCs w:val="24"/>
        </w:rPr>
        <w:t>.</w:t>
      </w:r>
      <w:r w:rsidR="00AD55FC">
        <w:rPr>
          <w:rFonts w:ascii="Times New Roman" w:hAnsi="Times New Roman"/>
          <w:sz w:val="24"/>
          <w:szCs w:val="24"/>
        </w:rPr>
        <w:fldChar w:fldCharType="begin" w:fldLock="1"/>
      </w:r>
      <w:r w:rsidR="008B1C62">
        <w:rPr>
          <w:rFonts w:ascii="Times New Roman" w:hAnsi="Times New Roman"/>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16–19&lt;/sup&gt;","plainTextFormattedCitation":"16–19","previouslyFormattedCitation":"&lt;sup&gt;15–18&lt;/sup&gt;"},"properties":{"noteIndex":0},"schema":"https://github.com/citation-style-language/schema/raw/master/csl-citation.json"}</w:instrText>
      </w:r>
      <w:r w:rsidR="00AD55FC">
        <w:rPr>
          <w:rFonts w:ascii="Times New Roman" w:hAnsi="Times New Roman"/>
          <w:sz w:val="24"/>
          <w:szCs w:val="24"/>
        </w:rPr>
        <w:fldChar w:fldCharType="separate"/>
      </w:r>
      <w:r w:rsidR="008B1C62" w:rsidRPr="008B1C62">
        <w:rPr>
          <w:rFonts w:ascii="Times New Roman" w:hAnsi="Times New Roman"/>
          <w:noProof/>
          <w:sz w:val="24"/>
          <w:szCs w:val="24"/>
          <w:vertAlign w:val="superscript"/>
        </w:rPr>
        <w:t>16–19</w:t>
      </w:r>
      <w:r w:rsidR="00AD55FC">
        <w:rPr>
          <w:rFonts w:ascii="Times New Roman" w:hAnsi="Times New Roman"/>
          <w:sz w:val="24"/>
          <w:szCs w:val="24"/>
        </w:rPr>
        <w:fldChar w:fldCharType="end"/>
      </w:r>
      <w:r w:rsidR="00E17F7C">
        <w:rPr>
          <w:rFonts w:ascii="Times New Roman" w:hAnsi="Times New Roman"/>
          <w:sz w:val="24"/>
          <w:szCs w:val="24"/>
        </w:rPr>
        <w:t xml:space="preserve"> </w:t>
      </w:r>
    </w:p>
    <w:p w14:paraId="0AC5D084" w14:textId="0BEF590B" w:rsidR="00CD196F" w:rsidRPr="008D4556" w:rsidRDefault="002B3894"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Further, d</w:t>
      </w:r>
      <w:r w:rsidR="007E25B1">
        <w:rPr>
          <w:rFonts w:ascii="Times New Roman" w:hAnsi="Times New Roman"/>
          <w:sz w:val="24"/>
          <w:szCs w:val="24"/>
        </w:rPr>
        <w:t xml:space="preserve">riving performance </w:t>
      </w:r>
      <w:r w:rsidR="009E4B56">
        <w:rPr>
          <w:rFonts w:ascii="Times New Roman" w:hAnsi="Times New Roman"/>
          <w:sz w:val="24"/>
          <w:szCs w:val="24"/>
        </w:rPr>
        <w:t xml:space="preserve">itself </w:t>
      </w:r>
      <w:r w:rsidR="007E25B1">
        <w:rPr>
          <w:rFonts w:ascii="Times New Roman" w:hAnsi="Times New Roman"/>
          <w:sz w:val="24"/>
          <w:szCs w:val="24"/>
        </w:rPr>
        <w:t>deteriorates at higher temperatures</w:t>
      </w:r>
      <w:r w:rsidR="007D78F5">
        <w:rPr>
          <w:rFonts w:ascii="Times New Roman" w:hAnsi="Times New Roman"/>
          <w:sz w:val="24"/>
          <w:szCs w:val="24"/>
        </w:rPr>
        <w:t>.</w:t>
      </w:r>
      <w:r w:rsidR="007E25B1">
        <w:rPr>
          <w:rFonts w:ascii="Times New Roman" w:hAnsi="Times New Roman"/>
          <w:sz w:val="24"/>
          <w:szCs w:val="24"/>
        </w:rPr>
        <w:fldChar w:fldCharType="begin" w:fldLock="1"/>
      </w:r>
      <w:r w:rsidR="008B1C62">
        <w:rPr>
          <w:rFonts w:ascii="Times New Roman" w:hAnsi="Times New Roman"/>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19–22&lt;/sup&gt;"},"properties":{"noteIndex":0},"schema":"https://github.com/citation-style-language/schema/raw/master/csl-citation.json"}</w:instrText>
      </w:r>
      <w:r w:rsidR="007E25B1">
        <w:rPr>
          <w:rFonts w:ascii="Times New Roman" w:hAnsi="Times New Roman"/>
          <w:sz w:val="24"/>
          <w:szCs w:val="24"/>
        </w:rPr>
        <w:fldChar w:fldCharType="separate"/>
      </w:r>
      <w:r w:rsidR="008B1C62" w:rsidRPr="008B1C62">
        <w:rPr>
          <w:rFonts w:ascii="Times New Roman" w:hAnsi="Times New Roman"/>
          <w:noProof/>
          <w:sz w:val="24"/>
          <w:szCs w:val="24"/>
          <w:vertAlign w:val="superscript"/>
        </w:rPr>
        <w:t>20–23</w:t>
      </w:r>
      <w:r w:rsidR="007E25B1">
        <w:rPr>
          <w:rFonts w:ascii="Times New Roman" w:hAnsi="Times New Roman"/>
          <w:sz w:val="24"/>
          <w:szCs w:val="24"/>
        </w:rPr>
        <w:fldChar w:fldCharType="end"/>
      </w:r>
      <w:r>
        <w:rPr>
          <w:rFonts w:ascii="Times New Roman" w:hAnsi="Times New Roman"/>
          <w:sz w:val="24"/>
          <w:szCs w:val="24"/>
        </w:rPr>
        <w:t xml:space="preserve"> </w:t>
      </w:r>
    </w:p>
    <w:p w14:paraId="72B8DC0A" w14:textId="03328460" w:rsidR="001E5CD7" w:rsidRPr="00886AE3" w:rsidRDefault="00CB56FB" w:rsidP="00886AE3">
      <w:pPr>
        <w:pStyle w:val="ListParagraph"/>
        <w:numPr>
          <w:ilvl w:val="0"/>
          <w:numId w:val="7"/>
        </w:numPr>
        <w:spacing w:after="0" w:line="240" w:lineRule="auto"/>
        <w:rPr>
          <w:rFonts w:ascii="Times New Roman" w:hAnsi="Times New Roman"/>
          <w:i/>
          <w:sz w:val="24"/>
          <w:szCs w:val="24"/>
        </w:rPr>
      </w:pPr>
      <w:r>
        <w:rPr>
          <w:rFonts w:ascii="Times New Roman" w:hAnsi="Times New Roman"/>
          <w:sz w:val="24"/>
          <w:szCs w:val="24"/>
        </w:rPr>
        <w:t>W</w:t>
      </w:r>
      <w:r w:rsidR="00207F3E" w:rsidRPr="008D4556">
        <w:rPr>
          <w:rFonts w:ascii="Times New Roman" w:hAnsi="Times New Roman"/>
          <w:sz w:val="24"/>
          <w:szCs w:val="24"/>
        </w:rPr>
        <w:t>h</w:t>
      </w:r>
      <w:r w:rsidR="00207F3E" w:rsidRPr="002C78AF">
        <w:rPr>
          <w:rFonts w:ascii="Times New Roman" w:hAnsi="Times New Roman"/>
          <w:sz w:val="24"/>
          <w:szCs w:val="24"/>
        </w:rPr>
        <w:t>en</w:t>
      </w:r>
      <w:r w:rsidR="00207F3E" w:rsidRPr="00696193">
        <w:rPr>
          <w:rFonts w:ascii="Times New Roman" w:hAnsi="Times New Roman"/>
          <w:sz w:val="24"/>
          <w:szCs w:val="24"/>
        </w:rPr>
        <w:t xml:space="preserve"> </w:t>
      </w:r>
      <w:r w:rsidR="00207F3E" w:rsidRPr="002C78AF">
        <w:rPr>
          <w:rFonts w:ascii="Times New Roman" w:hAnsi="Times New Roman"/>
          <w:sz w:val="24"/>
          <w:szCs w:val="24"/>
        </w:rPr>
        <w:t>intoxicated,</w:t>
      </w:r>
      <w:r w:rsidR="00207F3E" w:rsidRPr="00362889">
        <w:rPr>
          <w:rFonts w:ascii="Times New Roman" w:hAnsi="Times New Roman"/>
          <w:sz w:val="24"/>
          <w:szCs w:val="24"/>
        </w:rPr>
        <w:t xml:space="preserve"> teenagers </w:t>
      </w:r>
      <w:r w:rsidR="00207F3E" w:rsidRPr="00283E06">
        <w:rPr>
          <w:rFonts w:ascii="Times New Roman" w:hAnsi="Times New Roman"/>
          <w:sz w:val="24"/>
          <w:szCs w:val="24"/>
        </w:rPr>
        <w:t>more likely to crash than older ages</w:t>
      </w:r>
      <w:r w:rsidR="001D52C0" w:rsidRPr="00283E06">
        <w:rPr>
          <w:rFonts w:ascii="Times New Roman" w:hAnsi="Times New Roman"/>
          <w:sz w:val="24"/>
          <w:szCs w:val="24"/>
        </w:rPr>
        <w:t>.</w:t>
      </w:r>
      <w:r w:rsidR="002C78AF">
        <w:rPr>
          <w:rFonts w:ascii="Times New Roman" w:hAnsi="Times New Roman"/>
          <w:sz w:val="24"/>
          <w:szCs w:val="24"/>
        </w:rPr>
        <w:fldChar w:fldCharType="begin" w:fldLock="1"/>
      </w:r>
      <w:r w:rsidR="008B1C62">
        <w:rPr>
          <w:rFonts w:ascii="Times New Roman" w:hAnsi="Times New Roman"/>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24&lt;/sup&gt;","plainTextFormattedCitation":"24","previouslyFormattedCitation":"&lt;sup&gt;23&lt;/sup&gt;"},"properties":{"noteIndex":0},"schema":"https://github.com/citation-style-language/schema/raw/master/csl-citation.json"}</w:instrText>
      </w:r>
      <w:r w:rsidR="002C78AF">
        <w:rPr>
          <w:rFonts w:ascii="Times New Roman" w:hAnsi="Times New Roman"/>
          <w:sz w:val="24"/>
          <w:szCs w:val="24"/>
        </w:rPr>
        <w:fldChar w:fldCharType="separate"/>
      </w:r>
      <w:r w:rsidR="008B1C62" w:rsidRPr="008B1C62">
        <w:rPr>
          <w:rFonts w:ascii="Times New Roman" w:hAnsi="Times New Roman"/>
          <w:noProof/>
          <w:sz w:val="24"/>
          <w:szCs w:val="24"/>
          <w:vertAlign w:val="superscript"/>
        </w:rPr>
        <w:t>24</w:t>
      </w:r>
      <w:r w:rsidR="002C78AF">
        <w:rPr>
          <w:rFonts w:ascii="Times New Roman" w:hAnsi="Times New Roman"/>
          <w:sz w:val="24"/>
          <w:szCs w:val="24"/>
        </w:rPr>
        <w:fldChar w:fldCharType="end"/>
      </w:r>
      <w:r w:rsidR="001D52C0" w:rsidRPr="008D4556" w:rsidDel="00E17F7C">
        <w:rPr>
          <w:rFonts w:ascii="Times New Roman" w:hAnsi="Times New Roman"/>
          <w:sz w:val="24"/>
          <w:szCs w:val="24"/>
        </w:rPr>
        <w:t xml:space="preserve"> </w:t>
      </w:r>
      <w:r w:rsidR="009E4B56">
        <w:rPr>
          <w:rFonts w:ascii="Times New Roman" w:hAnsi="Times New Roman"/>
          <w:sz w:val="24"/>
          <w:szCs w:val="24"/>
        </w:rPr>
        <w:t>If alcohol consumption increases with temperature anomaly</w:t>
      </w:r>
      <w:r w:rsidR="0030298B">
        <w:rPr>
          <w:rFonts w:ascii="Times New Roman" w:hAnsi="Times New Roman"/>
          <w:sz w:val="24"/>
          <w:szCs w:val="24"/>
        </w:rPr>
        <w:t xml:space="preserve"> (as indicated in Britain) (</w:t>
      </w:r>
      <w:hyperlink r:id="rId12" w:history="1">
        <w:r w:rsidR="0030298B" w:rsidRPr="0030298B">
          <w:rPr>
            <w:rStyle w:val="Hyperlink"/>
            <w:rFonts w:ascii="Times New Roman" w:hAnsi="Times New Roman"/>
            <w:sz w:val="24"/>
            <w:szCs w:val="24"/>
          </w:rPr>
          <w:t>link</w:t>
        </w:r>
      </w:hyperlink>
      <w:r w:rsidR="0030298B">
        <w:rPr>
          <w:rFonts w:ascii="Times New Roman" w:hAnsi="Times New Roman"/>
          <w:sz w:val="24"/>
          <w:szCs w:val="24"/>
        </w:rPr>
        <w:t>)</w:t>
      </w:r>
      <w:r w:rsidR="009E4B56">
        <w:rPr>
          <w:rFonts w:ascii="Times New Roman" w:hAnsi="Times New Roman"/>
          <w:sz w:val="24"/>
          <w:szCs w:val="24"/>
        </w:rPr>
        <w:t xml:space="preserve">, it </w:t>
      </w:r>
      <w:r w:rsidR="009E4B56">
        <w:rPr>
          <w:rFonts w:ascii="Times New Roman" w:hAnsi="Times New Roman"/>
          <w:sz w:val="24"/>
          <w:szCs w:val="24"/>
        </w:rPr>
        <w:lastRenderedPageBreak/>
        <w:t>could serve to explain the positive association of transport deaths with temperature anomaly.</w:t>
      </w:r>
    </w:p>
    <w:p w14:paraId="1C1D54B7" w14:textId="18593748" w:rsidR="00223D8A" w:rsidRPr="002953F0" w:rsidRDefault="00C41B74"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F</w:t>
      </w:r>
      <w:r w:rsidR="000D5E5E" w:rsidRPr="00636C9B">
        <w:rPr>
          <w:rFonts w:ascii="Times New Roman" w:hAnsi="Times New Roman"/>
          <w:sz w:val="24"/>
          <w:szCs w:val="24"/>
        </w:rPr>
        <w:t>actor</w:t>
      </w:r>
      <w:r w:rsidR="00A850C6">
        <w:rPr>
          <w:rFonts w:ascii="Times New Roman" w:hAnsi="Times New Roman"/>
          <w:sz w:val="24"/>
          <w:szCs w:val="24"/>
        </w:rPr>
        <w:t>s</w:t>
      </w:r>
      <w:r w:rsidR="000D5E5E" w:rsidRPr="00636C9B">
        <w:rPr>
          <w:rFonts w:ascii="Times New Roman" w:hAnsi="Times New Roman"/>
          <w:sz w:val="24"/>
          <w:szCs w:val="24"/>
        </w:rPr>
        <w:t xml:space="preserve"> for older people </w:t>
      </w:r>
      <w:r w:rsidR="007E2E1B" w:rsidRPr="00636C9B">
        <w:rPr>
          <w:rFonts w:ascii="Times New Roman" w:hAnsi="Times New Roman"/>
          <w:sz w:val="24"/>
          <w:szCs w:val="24"/>
        </w:rPr>
        <w:t xml:space="preserve">falling </w:t>
      </w:r>
      <w:r w:rsidR="00A850C6">
        <w:rPr>
          <w:rFonts w:ascii="Times New Roman" w:hAnsi="Times New Roman"/>
          <w:sz w:val="24"/>
          <w:szCs w:val="24"/>
        </w:rPr>
        <w:t>include walking over</w:t>
      </w:r>
      <w:r w:rsidR="00A850C6" w:rsidRPr="00636C9B">
        <w:rPr>
          <w:rFonts w:ascii="Times New Roman" w:hAnsi="Times New Roman"/>
          <w:sz w:val="24"/>
          <w:szCs w:val="24"/>
        </w:rPr>
        <w:t xml:space="preserv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8B1C62">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25&lt;/sup&gt;","plainTextFormattedCitation":"25","previouslyFormattedCitation":"&lt;sup&gt;24&lt;/sup&gt;"},"properties":{"noteIndex":0},"schema":"https://github.com/citation-style-language/schema/raw/master/csl-citation.json"}</w:instrText>
      </w:r>
      <w:r w:rsidR="00D21DED" w:rsidRPr="00636C9B">
        <w:rPr>
          <w:rFonts w:ascii="Times New Roman" w:hAnsi="Times New Roman"/>
          <w:sz w:val="24"/>
          <w:szCs w:val="24"/>
        </w:rPr>
        <w:fldChar w:fldCharType="separate"/>
      </w:r>
      <w:r w:rsidR="008B1C62" w:rsidRPr="008B1C62">
        <w:rPr>
          <w:rFonts w:ascii="Times New Roman" w:hAnsi="Times New Roman"/>
          <w:noProof/>
          <w:sz w:val="24"/>
          <w:szCs w:val="24"/>
          <w:vertAlign w:val="superscript"/>
        </w:rPr>
        <w:t>25</w:t>
      </w:r>
      <w:r w:rsidR="00D21DED" w:rsidRPr="00636C9B">
        <w:rPr>
          <w:rFonts w:ascii="Times New Roman" w:hAnsi="Times New Roman"/>
          <w:sz w:val="24"/>
          <w:szCs w:val="24"/>
        </w:rPr>
        <w:fldChar w:fldCharType="end"/>
      </w:r>
    </w:p>
    <w:p w14:paraId="458508AF" w14:textId="4DC5491C" w:rsidR="00CE4993" w:rsidRPr="00886AE3" w:rsidRDefault="00423243" w:rsidP="00886AE3">
      <w:pPr>
        <w:pStyle w:val="ListParagraph"/>
        <w:numPr>
          <w:ilvl w:val="0"/>
          <w:numId w:val="7"/>
        </w:numPr>
        <w:spacing w:after="0" w:line="240" w:lineRule="auto"/>
        <w:rPr>
          <w:rFonts w:ascii="Times New Roman" w:hAnsi="Times New Roman"/>
          <w:i/>
          <w:sz w:val="24"/>
          <w:szCs w:val="24"/>
        </w:rPr>
      </w:pPr>
      <w:r>
        <w:rPr>
          <w:rFonts w:ascii="Times New Roman" w:hAnsi="Times New Roman"/>
          <w:sz w:val="24"/>
          <w:szCs w:val="24"/>
        </w:rPr>
        <w:t xml:space="preserve">Healthy older people </w:t>
      </w:r>
      <w:r w:rsidR="00B37097">
        <w:rPr>
          <w:rFonts w:ascii="Times New Roman" w:hAnsi="Times New Roman"/>
          <w:sz w:val="24"/>
          <w:szCs w:val="24"/>
        </w:rPr>
        <w:t>fall more outdoors than indoors.</w:t>
      </w:r>
      <w:r w:rsidR="002953F0">
        <w:rPr>
          <w:rFonts w:ascii="Times New Roman" w:hAnsi="Times New Roman"/>
          <w:sz w:val="24"/>
          <w:szCs w:val="24"/>
        </w:rPr>
        <w:fldChar w:fldCharType="begin" w:fldLock="1"/>
      </w:r>
      <w:r w:rsidR="008B1C62">
        <w:rPr>
          <w:rFonts w:ascii="Times New Roman" w:hAnsi="Times New Roman"/>
          <w:sz w:val="24"/>
          <w:szCs w:val="24"/>
        </w:rPr>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26&lt;/sup&gt;","plainTextFormattedCitation":"26","previouslyFormattedCitation":"&lt;sup&gt;25&lt;/sup&gt;"},"properties":{"noteIndex":0},"schema":"https://github.com/citation-style-language/schema/raw/master/csl-citation.json"}</w:instrText>
      </w:r>
      <w:r w:rsidR="002953F0">
        <w:rPr>
          <w:rFonts w:ascii="Times New Roman" w:hAnsi="Times New Roman"/>
          <w:sz w:val="24"/>
          <w:szCs w:val="24"/>
        </w:rPr>
        <w:fldChar w:fldCharType="separate"/>
      </w:r>
      <w:r w:rsidR="008B1C62" w:rsidRPr="008B1C62">
        <w:rPr>
          <w:rFonts w:ascii="Times New Roman" w:hAnsi="Times New Roman"/>
          <w:noProof/>
          <w:sz w:val="24"/>
          <w:szCs w:val="24"/>
          <w:vertAlign w:val="superscript"/>
        </w:rPr>
        <w:t>26</w:t>
      </w:r>
      <w:r w:rsidR="002953F0">
        <w:rPr>
          <w:rFonts w:ascii="Times New Roman" w:hAnsi="Times New Roman"/>
          <w:sz w:val="24"/>
          <w:szCs w:val="24"/>
        </w:rPr>
        <w:fldChar w:fldCharType="end"/>
      </w:r>
      <w:r w:rsidR="00725E92">
        <w:rPr>
          <w:rFonts w:ascii="Times New Roman" w:hAnsi="Times New Roman"/>
          <w:sz w:val="24"/>
          <w:szCs w:val="24"/>
        </w:rPr>
        <w:t xml:space="preserve"> </w:t>
      </w:r>
      <w:r w:rsidR="009B5A29">
        <w:rPr>
          <w:rFonts w:ascii="Times New Roman" w:hAnsi="Times New Roman"/>
          <w:sz w:val="24"/>
          <w:szCs w:val="24"/>
        </w:rPr>
        <w:t>With warmer</w:t>
      </w:r>
      <w:r w:rsidR="00C30EEC">
        <w:rPr>
          <w:rFonts w:ascii="Times New Roman" w:hAnsi="Times New Roman"/>
          <w:sz w:val="24"/>
          <w:szCs w:val="24"/>
        </w:rPr>
        <w:t xml:space="preserve"> overall</w:t>
      </w:r>
      <w:r w:rsidR="009B5A29">
        <w:rPr>
          <w:rFonts w:ascii="Times New Roman" w:hAnsi="Times New Roman"/>
          <w:sz w:val="24"/>
          <w:szCs w:val="24"/>
        </w:rPr>
        <w:t xml:space="preserve"> </w:t>
      </w:r>
      <w:r w:rsidR="004E0D21">
        <w:rPr>
          <w:rFonts w:ascii="Times New Roman" w:hAnsi="Times New Roman"/>
          <w:sz w:val="24"/>
          <w:szCs w:val="24"/>
        </w:rPr>
        <w:t>temperatures</w:t>
      </w:r>
      <w:r w:rsidR="009B5A29">
        <w:rPr>
          <w:rFonts w:ascii="Times New Roman" w:hAnsi="Times New Roman"/>
          <w:sz w:val="24"/>
          <w:szCs w:val="24"/>
        </w:rPr>
        <w:t xml:space="preserve">, slippery outdoor conditions </w:t>
      </w:r>
      <w:r w:rsidR="002268D5">
        <w:rPr>
          <w:rFonts w:ascii="Times New Roman" w:hAnsi="Times New Roman"/>
          <w:sz w:val="24"/>
          <w:szCs w:val="24"/>
        </w:rPr>
        <w:t>may be less of a factor</w:t>
      </w:r>
      <w:r w:rsidR="009B5A29" w:rsidRPr="00A850C6">
        <w:rPr>
          <w:rFonts w:ascii="Times New Roman" w:hAnsi="Times New Roman"/>
          <w:sz w:val="24"/>
          <w:szCs w:val="24"/>
        </w:rPr>
        <w:t>.</w:t>
      </w:r>
    </w:p>
    <w:p w14:paraId="00046339" w14:textId="02D9DB13" w:rsidR="002C6259" w:rsidRPr="00843ACB" w:rsidRDefault="002C6259"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Swimming </w:t>
      </w:r>
      <w:r w:rsidR="00C969BF">
        <w:rPr>
          <w:rFonts w:ascii="Times New Roman" w:hAnsi="Times New Roman"/>
          <w:sz w:val="24"/>
          <w:szCs w:val="24"/>
        </w:rPr>
        <w:t xml:space="preserve">is generally </w:t>
      </w:r>
      <w:r>
        <w:rPr>
          <w:rFonts w:ascii="Times New Roman" w:hAnsi="Times New Roman"/>
          <w:sz w:val="24"/>
          <w:szCs w:val="24"/>
        </w:rPr>
        <w:t xml:space="preserve">more </w:t>
      </w:r>
      <w:r w:rsidR="00C969BF">
        <w:rPr>
          <w:rFonts w:ascii="Times New Roman" w:hAnsi="Times New Roman"/>
          <w:sz w:val="24"/>
          <w:szCs w:val="24"/>
        </w:rPr>
        <w:t xml:space="preserve">popular </w:t>
      </w:r>
      <w:r>
        <w:rPr>
          <w:rFonts w:ascii="Times New Roman" w:hAnsi="Times New Roman"/>
          <w:sz w:val="24"/>
          <w:szCs w:val="24"/>
        </w:rPr>
        <w:t>in warmer temperatures.</w:t>
      </w:r>
    </w:p>
    <w:p w14:paraId="45D8204E" w14:textId="4E033AFF" w:rsidR="00243549" w:rsidRPr="00636C9B" w:rsidRDefault="00243549" w:rsidP="0044781A">
      <w:pPr>
        <w:pStyle w:val="ListParagraph"/>
        <w:numPr>
          <w:ilvl w:val="0"/>
          <w:numId w:val="7"/>
        </w:numPr>
        <w:spacing w:after="0" w:line="240" w:lineRule="auto"/>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8B1C62">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27&lt;/sup&gt;","plainTextFormattedCitation":"27","previouslyFormattedCitation":"&lt;sup&gt;26&lt;/sup&gt;"},"properties":{"noteIndex":0},"schema":"https://github.com/citation-style-language/schema/raw/master/csl-citation.json"}</w:instrText>
      </w:r>
      <w:r w:rsidR="009D3641" w:rsidRPr="00636C9B">
        <w:rPr>
          <w:rFonts w:ascii="Times New Roman" w:hAnsi="Times New Roman"/>
          <w:sz w:val="24"/>
          <w:szCs w:val="24"/>
        </w:rPr>
        <w:fldChar w:fldCharType="separate"/>
      </w:r>
      <w:r w:rsidR="008B1C62" w:rsidRPr="008B1C62">
        <w:rPr>
          <w:rFonts w:ascii="Times New Roman" w:hAnsi="Times New Roman"/>
          <w:noProof/>
          <w:sz w:val="24"/>
          <w:szCs w:val="24"/>
          <w:vertAlign w:val="superscript"/>
        </w:rPr>
        <w:t>27</w:t>
      </w:r>
      <w:r w:rsidR="009D3641" w:rsidRPr="00636C9B">
        <w:rPr>
          <w:rFonts w:ascii="Times New Roman" w:hAnsi="Times New Roman"/>
          <w:sz w:val="24"/>
          <w:szCs w:val="24"/>
        </w:rPr>
        <w:fldChar w:fldCharType="end"/>
      </w:r>
      <w:r w:rsidR="00F306C6">
        <w:rPr>
          <w:rFonts w:ascii="Times New Roman" w:hAnsi="Times New Roman"/>
          <w:sz w:val="24"/>
          <w:szCs w:val="24"/>
        </w:rPr>
        <w:t xml:space="preserve"> Anomalous temperature could affect the likelihood that young people swim in natural water, as those from deprived backgrounds likely not have </w:t>
      </w:r>
      <w:r w:rsidR="00784240">
        <w:rPr>
          <w:rFonts w:ascii="Times New Roman" w:hAnsi="Times New Roman"/>
          <w:sz w:val="24"/>
          <w:szCs w:val="24"/>
        </w:rPr>
        <w:t xml:space="preserve">access to </w:t>
      </w:r>
      <w:r w:rsidR="00F306C6">
        <w:rPr>
          <w:rFonts w:ascii="Times New Roman" w:hAnsi="Times New Roman"/>
          <w:sz w:val="24"/>
          <w:szCs w:val="24"/>
        </w:rPr>
        <w:t>adequate and affordable swimming pool facilities.</w:t>
      </w:r>
    </w:p>
    <w:p w14:paraId="5123D5DE" w14:textId="77777777" w:rsidR="004565A9" w:rsidRPr="00636C9B" w:rsidRDefault="004565A9" w:rsidP="0044781A"/>
    <w:p w14:paraId="526F1A36" w14:textId="31098F97" w:rsidR="00CE4993" w:rsidRDefault="00537CAA" w:rsidP="0044781A">
      <w:pPr>
        <w:rPr>
          <w:i/>
        </w:rPr>
      </w:pPr>
      <w:r>
        <w:rPr>
          <w:i/>
        </w:rPr>
        <w:t xml:space="preserve">Intentional </w:t>
      </w:r>
      <w:r w:rsidR="00E13195">
        <w:rPr>
          <w:i/>
        </w:rPr>
        <w:t>discussion</w:t>
      </w:r>
    </w:p>
    <w:p w14:paraId="399A880F" w14:textId="56D66DFE" w:rsidR="00870682" w:rsidRPr="005B5C55" w:rsidRDefault="00870682" w:rsidP="00886AE3">
      <w:pPr>
        <w:pStyle w:val="ListParagraph"/>
        <w:numPr>
          <w:ilvl w:val="0"/>
          <w:numId w:val="7"/>
        </w:numPr>
        <w:spacing w:line="240" w:lineRule="auto"/>
        <w:rPr>
          <w:rFonts w:ascii="Times New Roman" w:hAnsi="Times New Roman"/>
          <w:sz w:val="24"/>
          <w:szCs w:val="24"/>
        </w:rPr>
      </w:pPr>
      <w:commentRangeStart w:id="61"/>
      <w:r>
        <w:rPr>
          <w:rFonts w:ascii="Times New Roman" w:hAnsi="Times New Roman"/>
          <w:color w:val="000000" w:themeColor="text1"/>
          <w:sz w:val="24"/>
          <w:szCs w:val="24"/>
        </w:rPr>
        <w:t>T</w:t>
      </w:r>
      <w:r w:rsidRPr="00843ACB">
        <w:rPr>
          <w:rFonts w:ascii="Times New Roman" w:hAnsi="Times New Roman"/>
          <w:color w:val="000000" w:themeColor="text1"/>
          <w:sz w:val="24"/>
          <w:szCs w:val="24"/>
        </w:rPr>
        <w:t>here are studies which indirectly examine relationships of violent behaviour and conflict with climate change,</w:t>
      </w:r>
      <w:r w:rsidRPr="00843ACB">
        <w:rPr>
          <w:rFonts w:ascii="Times New Roman" w:hAnsi="Times New Roman"/>
          <w:color w:val="000000" w:themeColor="text1"/>
          <w:sz w:val="24"/>
          <w:szCs w:val="24"/>
        </w:rPr>
        <w:fldChar w:fldCharType="begin" w:fldLock="1"/>
      </w:r>
      <w:r w:rsidR="008B1C62">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8B1C62">
        <w:rPr>
          <w:rFonts w:ascii="MS Mincho" w:eastAsia="MS Mincho" w:hAnsi="MS Mincho" w:cs="MS Mincho"/>
          <w:color w:val="000000" w:themeColor="text1"/>
          <w:sz w:val="24"/>
          <w:szCs w:val="24"/>
        </w:rPr>
        <w:instrText>∼</w:instrText>
      </w:r>
      <w:r w:rsidR="008B1C62">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13,28–32&lt;/sup&gt;","plainTextFormattedCitation":"13,28–32","previouslyFormattedCitation":"&lt;sup&gt;13,27–31&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8B1C62" w:rsidRPr="008B1C62">
        <w:rPr>
          <w:rFonts w:ascii="Times New Roman" w:hAnsi="Times New Roman"/>
          <w:noProof/>
          <w:color w:val="000000" w:themeColor="text1"/>
          <w:sz w:val="24"/>
          <w:szCs w:val="24"/>
          <w:vertAlign w:val="superscript"/>
        </w:rPr>
        <w:t>13,28–32</w:t>
      </w:r>
      <w:r w:rsidRPr="00843ACB">
        <w:rPr>
          <w:rFonts w:ascii="Times New Roman" w:hAnsi="Times New Roman"/>
          <w:color w:val="000000" w:themeColor="text1"/>
          <w:sz w:val="24"/>
          <w:szCs w:val="24"/>
        </w:rPr>
        <w:fldChar w:fldCharType="end"/>
      </w:r>
      <w:r w:rsidRPr="00843ACB">
        <w:rPr>
          <w:rFonts w:ascii="Times New Roman" w:hAnsi="Times New Roman"/>
          <w:color w:val="000000" w:themeColor="text1"/>
          <w:sz w:val="24"/>
          <w:szCs w:val="24"/>
        </w:rPr>
        <w:t xml:space="preserve"> with only a few linking an outcome for a particular type of injury with increasing temperature.</w:t>
      </w:r>
      <w:r w:rsidRPr="00843ACB">
        <w:rPr>
          <w:rFonts w:ascii="Times New Roman" w:hAnsi="Times New Roman"/>
          <w:color w:val="000000" w:themeColor="text1"/>
          <w:sz w:val="24"/>
          <w:szCs w:val="24"/>
        </w:rPr>
        <w:fldChar w:fldCharType="begin" w:fldLock="1"/>
      </w:r>
      <w:r w:rsidR="008B1C62">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6,15,33,34&lt;/sup&gt;","plainTextFormattedCitation":"6,15,33,34","previouslyFormattedCitation":"&lt;sup&gt;6,32–34&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8B1C62" w:rsidRPr="008B1C62">
        <w:rPr>
          <w:rFonts w:ascii="Times New Roman" w:hAnsi="Times New Roman"/>
          <w:noProof/>
          <w:color w:val="000000" w:themeColor="text1"/>
          <w:sz w:val="24"/>
          <w:szCs w:val="24"/>
          <w:vertAlign w:val="superscript"/>
        </w:rPr>
        <w:t>6,15,33,34</w:t>
      </w:r>
      <w:r w:rsidRPr="00843ACB">
        <w:rPr>
          <w:rFonts w:ascii="Times New Roman" w:hAnsi="Times New Roman"/>
          <w:color w:val="000000" w:themeColor="text1"/>
          <w:sz w:val="24"/>
          <w:szCs w:val="24"/>
        </w:rPr>
        <w:fldChar w:fldCharType="end"/>
      </w:r>
      <w:commentRangeEnd w:id="61"/>
      <w:r w:rsidR="00904AE6">
        <w:rPr>
          <w:rStyle w:val="CommentReference"/>
          <w:rFonts w:asciiTheme="minorHAnsi" w:eastAsiaTheme="minorHAnsi" w:hAnsiTheme="minorHAnsi" w:cstheme="minorBidi"/>
        </w:rPr>
        <w:commentReference w:id="61"/>
      </w:r>
    </w:p>
    <w:p w14:paraId="6E6FF6C5" w14:textId="0760E47F" w:rsidR="00DE484C" w:rsidRDefault="00CF7A7B" w:rsidP="0044781A">
      <w:pPr>
        <w:pStyle w:val="ListParagraph"/>
        <w:numPr>
          <w:ilvl w:val="0"/>
          <w:numId w:val="7"/>
        </w:numPr>
        <w:spacing w:after="0" w:line="240" w:lineRule="auto"/>
        <w:rPr>
          <w:rFonts w:ascii="Times New Roman" w:hAnsi="Times New Roman"/>
          <w:sz w:val="24"/>
          <w:szCs w:val="24"/>
        </w:rPr>
      </w:pPr>
      <w:commentRangeStart w:id="62"/>
      <w:commentRangeStart w:id="63"/>
      <w:r>
        <w:rPr>
          <w:rFonts w:ascii="Times New Roman" w:hAnsi="Times New Roman"/>
          <w:sz w:val="24"/>
          <w:szCs w:val="24"/>
        </w:rPr>
        <w:t>There is generally m</w:t>
      </w:r>
      <w:r w:rsidR="00DE484C">
        <w:rPr>
          <w:rFonts w:ascii="Times New Roman" w:hAnsi="Times New Roman"/>
          <w:sz w:val="24"/>
          <w:szCs w:val="24"/>
        </w:rPr>
        <w:t>ore time spent outdoors in</w:t>
      </w:r>
      <w:r w:rsidR="0073193A">
        <w:rPr>
          <w:rFonts w:ascii="Times New Roman" w:hAnsi="Times New Roman"/>
          <w:sz w:val="24"/>
          <w:szCs w:val="24"/>
        </w:rPr>
        <w:t xml:space="preserve"> anomalously</w:t>
      </w:r>
      <w:r w:rsidR="00DE484C">
        <w:rPr>
          <w:rFonts w:ascii="Times New Roman" w:hAnsi="Times New Roman"/>
          <w:sz w:val="24"/>
          <w:szCs w:val="24"/>
        </w:rPr>
        <w:t xml:space="preserve"> warmer temperatures</w:t>
      </w:r>
      <w:r>
        <w:rPr>
          <w:rFonts w:ascii="Times New Roman" w:hAnsi="Times New Roman"/>
          <w:sz w:val="24"/>
          <w:szCs w:val="24"/>
        </w:rPr>
        <w:t>. This will therefore</w:t>
      </w:r>
      <w:r w:rsidR="0073193A">
        <w:rPr>
          <w:rFonts w:ascii="Times New Roman" w:hAnsi="Times New Roman"/>
          <w:sz w:val="24"/>
          <w:szCs w:val="24"/>
        </w:rPr>
        <w:t xml:space="preserve"> </w:t>
      </w:r>
      <w:r w:rsidR="00DE484C">
        <w:rPr>
          <w:rFonts w:ascii="Times New Roman" w:hAnsi="Times New Roman"/>
          <w:sz w:val="24"/>
          <w:szCs w:val="24"/>
        </w:rPr>
        <w:t>lead to more</w:t>
      </w:r>
      <w:r w:rsidR="0073193A">
        <w:rPr>
          <w:rFonts w:ascii="Times New Roman" w:hAnsi="Times New Roman"/>
          <w:sz w:val="24"/>
          <w:szCs w:val="24"/>
        </w:rPr>
        <w:t xml:space="preserve"> face-to-face</w:t>
      </w:r>
      <w:r w:rsidR="00DE484C">
        <w:rPr>
          <w:rFonts w:ascii="Times New Roman" w:hAnsi="Times New Roman"/>
          <w:sz w:val="24"/>
          <w:szCs w:val="24"/>
        </w:rPr>
        <w:t xml:space="preserve"> interaction</w:t>
      </w:r>
      <w:r>
        <w:rPr>
          <w:rFonts w:ascii="Times New Roman" w:hAnsi="Times New Roman"/>
          <w:sz w:val="24"/>
          <w:szCs w:val="24"/>
        </w:rPr>
        <w:t xml:space="preserve">, </w:t>
      </w:r>
      <w:del w:id="64" w:author="Parks, Robbie M" w:date="2019-01-02T14:03:00Z">
        <w:r w:rsidDel="00A510E8">
          <w:rPr>
            <w:rFonts w:ascii="Times New Roman" w:hAnsi="Times New Roman"/>
            <w:sz w:val="24"/>
            <w:szCs w:val="24"/>
          </w:rPr>
          <w:delText>which increase</w:delText>
        </w:r>
        <w:r w:rsidR="00CC27A3" w:rsidDel="00A510E8">
          <w:rPr>
            <w:rFonts w:ascii="Times New Roman" w:hAnsi="Times New Roman"/>
            <w:sz w:val="24"/>
            <w:szCs w:val="24"/>
          </w:rPr>
          <w:delText>s</w:delText>
        </w:r>
        <w:r w:rsidDel="00A510E8">
          <w:rPr>
            <w:rFonts w:ascii="Times New Roman" w:hAnsi="Times New Roman"/>
            <w:sz w:val="24"/>
            <w:szCs w:val="24"/>
          </w:rPr>
          <w:delText xml:space="preserve"> the </w:delText>
        </w:r>
        <w:r w:rsidR="00CC27A3" w:rsidDel="00A510E8">
          <w:rPr>
            <w:rFonts w:ascii="Times New Roman" w:hAnsi="Times New Roman"/>
            <w:sz w:val="24"/>
            <w:szCs w:val="24"/>
          </w:rPr>
          <w:delText>expected</w:delText>
        </w:r>
      </w:del>
      <w:ins w:id="65" w:author="Parks, Robbie M" w:date="2019-01-02T14:03:00Z">
        <w:r w:rsidR="00A510E8">
          <w:rPr>
            <w:rFonts w:ascii="Times New Roman" w:hAnsi="Times New Roman"/>
            <w:sz w:val="24"/>
            <w:szCs w:val="24"/>
          </w:rPr>
          <w:t>potentially leading to increased</w:t>
        </w:r>
      </w:ins>
      <w:r w:rsidR="00CC27A3">
        <w:rPr>
          <w:rFonts w:ascii="Times New Roman" w:hAnsi="Times New Roman"/>
          <w:sz w:val="24"/>
          <w:szCs w:val="24"/>
        </w:rPr>
        <w:t xml:space="preserve"> number</w:t>
      </w:r>
      <w:r>
        <w:rPr>
          <w:rFonts w:ascii="Times New Roman" w:hAnsi="Times New Roman"/>
          <w:sz w:val="24"/>
          <w:szCs w:val="24"/>
        </w:rPr>
        <w:t xml:space="preserve"> of argument</w:t>
      </w:r>
      <w:r w:rsidR="00CC27A3">
        <w:rPr>
          <w:rFonts w:ascii="Times New Roman" w:hAnsi="Times New Roman"/>
          <w:sz w:val="24"/>
          <w:szCs w:val="24"/>
        </w:rPr>
        <w:t>s</w:t>
      </w:r>
      <w:r>
        <w:rPr>
          <w:rFonts w:ascii="Times New Roman" w:hAnsi="Times New Roman"/>
          <w:sz w:val="24"/>
          <w:szCs w:val="24"/>
        </w:rPr>
        <w:t xml:space="preserve"> and </w:t>
      </w:r>
      <w:del w:id="66" w:author="Parks, Robbie M" w:date="2019-01-02T14:03:00Z">
        <w:r w:rsidDel="00A510E8">
          <w:rPr>
            <w:rFonts w:ascii="Times New Roman" w:hAnsi="Times New Roman"/>
            <w:sz w:val="24"/>
            <w:szCs w:val="24"/>
          </w:rPr>
          <w:delText>conflict</w:delText>
        </w:r>
        <w:r w:rsidR="00CC27A3" w:rsidDel="00A510E8">
          <w:rPr>
            <w:rFonts w:ascii="Times New Roman" w:hAnsi="Times New Roman"/>
            <w:sz w:val="24"/>
            <w:szCs w:val="24"/>
          </w:rPr>
          <w:delText>s</w:delText>
        </w:r>
      </w:del>
      <w:ins w:id="67" w:author="Parks, Robbie M" w:date="2019-01-02T14:03:00Z">
        <w:r w:rsidR="00A510E8">
          <w:rPr>
            <w:rFonts w:ascii="Times New Roman" w:hAnsi="Times New Roman"/>
            <w:sz w:val="24"/>
            <w:szCs w:val="24"/>
          </w:rPr>
          <w:t>confrontations, potentially a precursor to assault deaths</w:t>
        </w:r>
      </w:ins>
      <w:r w:rsidR="00DE484C">
        <w:rPr>
          <w:rFonts w:ascii="Times New Roman" w:hAnsi="Times New Roman"/>
          <w:sz w:val="24"/>
          <w:szCs w:val="24"/>
        </w:rPr>
        <w:t>.</w:t>
      </w:r>
      <w:r w:rsidR="007C2F38">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35,36&lt;/sup&gt;","plainTextFormattedCitation":"35,36","previouslyFormattedCitation":"&lt;sup&gt;35,36&lt;/sup&gt;"},"properties":{"noteIndex":0},"schema":"https://github.com/citation-style-language/schema/raw/master/csl-citation.json"}</w:instrText>
      </w:r>
      <w:r w:rsidR="007C2F38">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35,36</w:t>
      </w:r>
      <w:r w:rsidR="007C2F38">
        <w:rPr>
          <w:rFonts w:ascii="Times New Roman" w:hAnsi="Times New Roman"/>
          <w:sz w:val="24"/>
          <w:szCs w:val="24"/>
        </w:rPr>
        <w:fldChar w:fldCharType="end"/>
      </w:r>
      <w:commentRangeEnd w:id="62"/>
      <w:r w:rsidR="00904AE6">
        <w:rPr>
          <w:rStyle w:val="CommentReference"/>
          <w:rFonts w:asciiTheme="minorHAnsi" w:eastAsiaTheme="minorHAnsi" w:hAnsiTheme="minorHAnsi" w:cstheme="minorBidi"/>
        </w:rPr>
        <w:commentReference w:id="62"/>
      </w:r>
      <w:commentRangeEnd w:id="63"/>
      <w:r w:rsidR="000527CF">
        <w:rPr>
          <w:rStyle w:val="CommentReference"/>
          <w:rFonts w:asciiTheme="minorHAnsi" w:eastAsiaTheme="minorHAnsi" w:hAnsiTheme="minorHAnsi" w:cstheme="minorBidi"/>
        </w:rPr>
        <w:commentReference w:id="63"/>
      </w:r>
    </w:p>
    <w:p w14:paraId="0759FBCE" w14:textId="0C8A84F8" w:rsidR="00C86276" w:rsidRPr="00636C9B" w:rsidRDefault="00A27E88" w:rsidP="00886AE3">
      <w:pPr>
        <w:pStyle w:val="ListParagraph"/>
        <w:rPr>
          <w:i/>
        </w:rPr>
      </w:pPr>
      <w:commentRangeStart w:id="68"/>
      <w:r>
        <w:rPr>
          <w:rFonts w:ascii="Times New Roman" w:hAnsi="Times New Roman"/>
          <w:sz w:val="24"/>
          <w:szCs w:val="24"/>
        </w:rPr>
        <w:t xml:space="preserve">The general anger levels of humans is </w:t>
      </w:r>
      <w:ins w:id="69" w:author="Parks, Robbie M" w:date="2019-01-02T14:07:00Z">
        <w:r w:rsidR="004B3B69">
          <w:rPr>
            <w:rFonts w:ascii="Times New Roman" w:hAnsi="Times New Roman"/>
            <w:sz w:val="24"/>
            <w:szCs w:val="24"/>
          </w:rPr>
          <w:t xml:space="preserve">also </w:t>
        </w:r>
      </w:ins>
      <w:r>
        <w:rPr>
          <w:rFonts w:ascii="Times New Roman" w:hAnsi="Times New Roman"/>
          <w:sz w:val="24"/>
          <w:szCs w:val="24"/>
        </w:rPr>
        <w:t>biologically li</w:t>
      </w:r>
      <w:r w:rsidR="007C2F38" w:rsidRPr="00A27E88">
        <w:rPr>
          <w:rFonts w:ascii="Times New Roman" w:hAnsi="Times New Roman"/>
          <w:sz w:val="24"/>
          <w:szCs w:val="24"/>
        </w:rPr>
        <w:t>nk</w:t>
      </w:r>
      <w:r>
        <w:rPr>
          <w:rFonts w:ascii="Times New Roman" w:hAnsi="Times New Roman"/>
          <w:sz w:val="24"/>
          <w:szCs w:val="24"/>
        </w:rPr>
        <w:t>ed to rising</w:t>
      </w:r>
      <w:r w:rsidR="007C2F38" w:rsidRPr="00A27E88">
        <w:rPr>
          <w:rFonts w:ascii="Times New Roman" w:hAnsi="Times New Roman"/>
          <w:sz w:val="24"/>
          <w:szCs w:val="24"/>
        </w:rPr>
        <w:t xml:space="preserve"> temperature</w:t>
      </w:r>
      <w:r>
        <w:rPr>
          <w:rFonts w:ascii="Times New Roman" w:hAnsi="Times New Roman"/>
          <w:sz w:val="24"/>
          <w:szCs w:val="24"/>
        </w:rPr>
        <w:t>s</w:t>
      </w:r>
      <w:r w:rsidR="007C2F38" w:rsidRPr="00A27E88">
        <w:rPr>
          <w:rFonts w:ascii="Times New Roman" w:hAnsi="Times New Roman"/>
          <w:sz w:val="24"/>
          <w:szCs w:val="24"/>
        </w:rPr>
        <w:t>.</w:t>
      </w:r>
      <w:r w:rsidR="007C2F38" w:rsidRPr="00A27E88">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37,38&lt;/sup&gt;","plainTextFormattedCitation":"37,38","previouslyFormattedCitation":"&lt;sup&gt;37,38&lt;/sup&gt;"},"properties":{"noteIndex":0},"schema":"https://github.com/citation-style-language/schema/raw/master/csl-citation.json"}</w:instrText>
      </w:r>
      <w:r w:rsidR="007C2F38" w:rsidRPr="00A27E88">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37,38</w:t>
      </w:r>
      <w:r w:rsidR="007C2F38" w:rsidRPr="00A27E88">
        <w:rPr>
          <w:rFonts w:ascii="Times New Roman" w:hAnsi="Times New Roman"/>
          <w:sz w:val="24"/>
          <w:szCs w:val="24"/>
        </w:rPr>
        <w:fldChar w:fldCharType="end"/>
      </w:r>
    </w:p>
    <w:p w14:paraId="2A159D58" w14:textId="3C919AAA" w:rsidR="004633E5" w:rsidRDefault="004633E5"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The </w:t>
      </w:r>
      <w:r w:rsidRPr="00DC0131">
        <w:rPr>
          <w:rFonts w:ascii="Times New Roman" w:hAnsi="Times New Roman"/>
          <w:sz w:val="24"/>
          <w:szCs w:val="24"/>
        </w:rPr>
        <w:t xml:space="preserve">impact of </w:t>
      </w:r>
      <w:r w:rsidR="004543CB">
        <w:rPr>
          <w:rFonts w:ascii="Times New Roman" w:hAnsi="Times New Roman"/>
          <w:sz w:val="24"/>
          <w:szCs w:val="24"/>
        </w:rPr>
        <w:t>rising</w:t>
      </w:r>
      <w:r w:rsidR="00D55EA5">
        <w:rPr>
          <w:rFonts w:ascii="Times New Roman" w:hAnsi="Times New Roman"/>
          <w:sz w:val="24"/>
          <w:szCs w:val="24"/>
        </w:rPr>
        <w:t xml:space="preserve"> temperature</w:t>
      </w:r>
      <w:r w:rsidRPr="00DC0131">
        <w:rPr>
          <w:rFonts w:ascii="Times New Roman" w:hAnsi="Times New Roman"/>
          <w:sz w:val="24"/>
          <w:szCs w:val="24"/>
        </w:rPr>
        <w:t xml:space="preserve"> on mental health is </w:t>
      </w:r>
      <w:r>
        <w:rPr>
          <w:rFonts w:ascii="Times New Roman" w:hAnsi="Times New Roman"/>
          <w:sz w:val="24"/>
          <w:szCs w:val="24"/>
        </w:rPr>
        <w:t xml:space="preserve">and will be </w:t>
      </w:r>
      <w:r w:rsidRPr="00DC0131">
        <w:rPr>
          <w:rFonts w:ascii="Times New Roman" w:hAnsi="Times New Roman"/>
          <w:sz w:val="24"/>
          <w:szCs w:val="24"/>
        </w:rPr>
        <w:t>profound</w:t>
      </w:r>
      <w:r w:rsidR="005A3D4A">
        <w:rPr>
          <w:rFonts w:ascii="Times New Roman" w:hAnsi="Times New Roman"/>
          <w:sz w:val="24"/>
          <w:szCs w:val="24"/>
        </w:rPr>
        <w:t>, particularly on depression in young people.</w:t>
      </w:r>
      <w:r w:rsidR="00A8795D">
        <w:rPr>
          <w:rFonts w:ascii="Times New Roman" w:hAnsi="Times New Roman"/>
          <w:sz w:val="24"/>
          <w:szCs w:val="24"/>
        </w:rPr>
        <w:fldChar w:fldCharType="begin" w:fldLock="1"/>
      </w:r>
      <w:r w:rsidR="00696B9C">
        <w:rPr>
          <w:rFonts w:ascii="Times New Roman" w:hAnsi="Times New Roman"/>
          <w:sz w:val="24"/>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39&lt;/sup&gt;","plainTextFormattedCitation":"39","previouslyFormattedCitation":"&lt;sup&gt;39&lt;/sup&gt;"},"properties":{"noteIndex":0},"schema":"https://github.com/citation-style-language/schema/raw/master/csl-citation.json"}</w:instrText>
      </w:r>
      <w:r w:rsidR="00A8795D">
        <w:rPr>
          <w:rFonts w:ascii="Times New Roman" w:hAnsi="Times New Roman"/>
          <w:sz w:val="24"/>
          <w:szCs w:val="24"/>
        </w:rPr>
        <w:fldChar w:fldCharType="separate"/>
      </w:r>
      <w:r w:rsidR="003239C8" w:rsidRPr="003239C8">
        <w:rPr>
          <w:rFonts w:ascii="Times New Roman" w:hAnsi="Times New Roman"/>
          <w:noProof/>
          <w:sz w:val="24"/>
          <w:szCs w:val="24"/>
          <w:vertAlign w:val="superscript"/>
        </w:rPr>
        <w:t>39</w:t>
      </w:r>
      <w:r w:rsidR="00A8795D">
        <w:rPr>
          <w:rFonts w:ascii="Times New Roman" w:hAnsi="Times New Roman"/>
          <w:sz w:val="24"/>
          <w:szCs w:val="24"/>
        </w:rPr>
        <w:fldChar w:fldCharType="end"/>
      </w:r>
    </w:p>
    <w:p w14:paraId="0BF20732" w14:textId="73D31E7D" w:rsidR="004D25AB" w:rsidRDefault="00A8795D"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Currently, r</w:t>
      </w:r>
      <w:r w:rsidR="004D25AB" w:rsidRPr="004633E5">
        <w:rPr>
          <w:rFonts w:ascii="Times New Roman" w:hAnsi="Times New Roman"/>
          <w:sz w:val="24"/>
          <w:szCs w:val="24"/>
        </w:rPr>
        <w:t>esearchers recognise the need for more research into climate change and mental health.</w:t>
      </w:r>
      <w:r w:rsidR="00107BF2" w:rsidRPr="004633E5">
        <w:rPr>
          <w:rFonts w:ascii="Times New Roman" w:hAnsi="Times New Roman"/>
          <w:sz w:val="24"/>
          <w:szCs w:val="24"/>
        </w:rPr>
        <w:fldChar w:fldCharType="begin" w:fldLock="1"/>
      </w:r>
      <w:r w:rsidR="00696B9C">
        <w:rPr>
          <w:rFonts w:ascii="Times New Roman" w:hAnsi="Times New Roman"/>
          <w:sz w:val="24"/>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40&lt;/sup&gt;","plainTextFormattedCitation":"40","previouslyFormattedCitation":"&lt;sup&gt;40&lt;/sup&gt;"},"properties":{"noteIndex":0},"schema":"https://github.com/citation-style-language/schema/raw/master/csl-citation.json"}</w:instrText>
      </w:r>
      <w:r w:rsidR="00107BF2" w:rsidRPr="004633E5">
        <w:rPr>
          <w:rFonts w:ascii="Times New Roman" w:hAnsi="Times New Roman"/>
          <w:sz w:val="24"/>
          <w:szCs w:val="24"/>
        </w:rPr>
        <w:fldChar w:fldCharType="separate"/>
      </w:r>
      <w:r w:rsidR="003239C8" w:rsidRPr="003239C8">
        <w:rPr>
          <w:rFonts w:ascii="Times New Roman" w:hAnsi="Times New Roman"/>
          <w:noProof/>
          <w:sz w:val="24"/>
          <w:szCs w:val="24"/>
          <w:vertAlign w:val="superscript"/>
        </w:rPr>
        <w:t>40</w:t>
      </w:r>
      <w:r w:rsidR="00107BF2" w:rsidRPr="004633E5">
        <w:rPr>
          <w:rFonts w:ascii="Times New Roman" w:hAnsi="Times New Roman"/>
          <w:sz w:val="24"/>
          <w:szCs w:val="24"/>
        </w:rPr>
        <w:fldChar w:fldCharType="end"/>
      </w:r>
      <w:del w:id="70" w:author="Parks, Robbie M" w:date="2019-01-02T14:02:00Z">
        <w:r w:rsidR="00B72B18" w:rsidRPr="004633E5" w:rsidDel="00215199">
          <w:rPr>
            <w:rFonts w:ascii="Times New Roman" w:hAnsi="Times New Roman"/>
            <w:sz w:val="24"/>
            <w:szCs w:val="24"/>
          </w:rPr>
          <w:delText>.</w:delText>
        </w:r>
      </w:del>
    </w:p>
    <w:p w14:paraId="0EBFA69E" w14:textId="6C54DB25" w:rsidR="00DC0131" w:rsidRDefault="005573C8"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Evidence includes </w:t>
      </w:r>
      <w:r w:rsidR="00BA3564" w:rsidRPr="00DC0131">
        <w:rPr>
          <w:rFonts w:ascii="Times New Roman" w:hAnsi="Times New Roman"/>
          <w:sz w:val="24"/>
          <w:szCs w:val="24"/>
        </w:rPr>
        <w:t>rising temperatures increasing hospital admissions</w:t>
      </w:r>
      <w:r w:rsidR="004633E5">
        <w:rPr>
          <w:rFonts w:ascii="Times New Roman" w:hAnsi="Times New Roman"/>
          <w:sz w:val="24"/>
          <w:szCs w:val="24"/>
        </w:rPr>
        <w:t xml:space="preserve"> for psychological issues</w:t>
      </w:r>
      <w:r w:rsidR="00BA3564" w:rsidRPr="00DC0131">
        <w:rPr>
          <w:rFonts w:ascii="Times New Roman" w:hAnsi="Times New Roman"/>
          <w:sz w:val="24"/>
          <w:szCs w:val="24"/>
        </w:rPr>
        <w:t xml:space="preserve"> in Australia</w:t>
      </w:r>
      <w:r w:rsidR="00DC0131" w:rsidRPr="00DC0131">
        <w:rPr>
          <w:rFonts w:ascii="Times New Roman" w:hAnsi="Times New Roman"/>
          <w:sz w:val="24"/>
          <w:szCs w:val="24"/>
        </w:rPr>
        <w:t>.</w:t>
      </w:r>
      <w:r w:rsidR="00247205">
        <w:rPr>
          <w:rFonts w:ascii="Times New Roman" w:hAnsi="Times New Roman"/>
          <w:sz w:val="24"/>
          <w:szCs w:val="24"/>
        </w:rPr>
        <w:fldChar w:fldCharType="begin" w:fldLock="1"/>
      </w:r>
      <w:r w:rsidR="00696B9C">
        <w:rPr>
          <w:rFonts w:ascii="Times New Roman" w:hAnsi="Times New Roman"/>
          <w:sz w:val="24"/>
          <w:szCs w:val="24"/>
        </w:rPr>
        <w:instrText>ADDIN CSL_CITATION {"citationItems":[{"id":"ITEM-1","itemData":{"DOI":"10.1289/ehp.11339","ISBN":"0091-6765","ISSN":"00916765","PMID":"18941580","abstract":"OBJECTIVE: The goal of this study was to identify mental, behavioral, and cognitive disorders that may be triggered or exacerbated during heat waves, predisposing individuals to heat-related morbidity and mortality.\\n\\nDESIGN: Using health outcome data from Adelaide, South Australia, for 1993-2006, we estimated the effect of heat waves on hospital admissions and mortalities attributed to mental, behavioral, and cognitive disorders. We analyzed data using Poisson regression accounting for overdispersion and controlling for season and long-term trend, and we performed threshold analysis using hockey stick regression.\\n\\nRESULTS: Above a threshold of 26.7 degrees C, we observed a positive association between ambient temperature and hospital admissions for mental and behavioral disorders. Compared with non-heat-wave periods, hospital admissions increased by 7.3% during heat waves. Specific illnesses for which admissions increased included organic illnesses, including symptomatic mental disorders; dementia; mood (affective) disorders; neurotic, stress related, and somatoform disorders; disorders of psychological development; and senility. Mortalities attributed to mental and behavioral disorders increased during heat waves in the 65- to 74-year age group and in persons with schizophrenia, schizotypal, and delusional disorders. Dementia deaths increased in those up to 65 years of age.\\n\\nCONCLUSION: Our results suggest that episodes of extreme heat pose a salient risk to the health and well-being of the mentally ill.\\n\\nRELEVANCE TO CLINICAL OR PROFESSIONAL PRACTICE: Improvements in the management and care of the mentally ill need to be addressed to avoid an increase in psychiatric morbidity and mortality as heat waves become more frequent.","author":[{"dropping-particle":"","family":"Hansen","given":"Alana","non-dropping-particle":"","parse-names":false,"suffix":""},{"dropping-particle":"","family":"Bi","given":"Peng","non-dropping-particle":"","parse-names":false,"suffix":""},{"dropping-particle":"","family":"Nitschke","given":"Monika","non-dropping-particle":"","parse-names":false,"suffix":""},{"dropping-particle":"","family":"Ryan","given":"Philip","non-dropping-particle":"","parse-names":false,"suffix":""},{"dropping-particle":"","family":"Pisaniello","given":"Dino","non-dropping-particle":"","parse-names":false,"suffix":""},{"dropping-particle":"","family":"Tucker","given":"Graeme","non-dropping-particle":"","parse-names":false,"suffix":""}],"container-title":"Environmental Health Perspectives","id":"ITEM-1","issued":{"date-parts":[["2008"]]},"title":"The effect of heat waves on mental health in a temperate Australian City","type":"article-journal"},"uris":["http://www.mendeley.com/documents/?uuid=7f80fc2a-46b1-4621-a988-fc3d708116cb"]}],"mendeley":{"formattedCitation":"&lt;sup&gt;41&lt;/sup&gt;","plainTextFormattedCitation":"41","previouslyFormattedCitation":"&lt;sup&gt;41&lt;/sup&gt;"},"properties":{"noteIndex":0},"schema":"https://github.com/citation-style-language/schema/raw/master/csl-citation.json"}</w:instrText>
      </w:r>
      <w:r w:rsidR="00247205">
        <w:rPr>
          <w:rFonts w:ascii="Times New Roman" w:hAnsi="Times New Roman"/>
          <w:sz w:val="24"/>
          <w:szCs w:val="24"/>
        </w:rPr>
        <w:fldChar w:fldCharType="separate"/>
      </w:r>
      <w:r w:rsidR="003239C8" w:rsidRPr="003239C8">
        <w:rPr>
          <w:rFonts w:ascii="Times New Roman" w:hAnsi="Times New Roman"/>
          <w:noProof/>
          <w:sz w:val="24"/>
          <w:szCs w:val="24"/>
          <w:vertAlign w:val="superscript"/>
        </w:rPr>
        <w:t>41</w:t>
      </w:r>
      <w:r w:rsidR="00247205">
        <w:rPr>
          <w:rFonts w:ascii="Times New Roman" w:hAnsi="Times New Roman"/>
          <w:sz w:val="24"/>
          <w:szCs w:val="24"/>
        </w:rPr>
        <w:fldChar w:fldCharType="end"/>
      </w:r>
      <w:r w:rsidR="00BA3564" w:rsidRPr="00DC0131">
        <w:rPr>
          <w:rFonts w:ascii="Times New Roman" w:hAnsi="Times New Roman"/>
          <w:sz w:val="24"/>
          <w:szCs w:val="24"/>
        </w:rPr>
        <w:t xml:space="preserve"> </w:t>
      </w:r>
    </w:p>
    <w:p w14:paraId="48FB8BC9" w14:textId="3864DEC4" w:rsidR="004628D2" w:rsidRDefault="004628D2"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There is indication that humans sleep less in warmer temperatures, affecting their mental health.</w:t>
      </w:r>
      <w:r>
        <w:rPr>
          <w:rFonts w:ascii="Times New Roman" w:hAnsi="Times New Roman"/>
          <w:sz w:val="24"/>
          <w:szCs w:val="24"/>
        </w:rPr>
        <w:fldChar w:fldCharType="begin" w:fldLock="1"/>
      </w:r>
      <w:r w:rsidR="00696B9C">
        <w:rPr>
          <w:rFonts w:ascii="Times New Roman" w:hAnsi="Times New Roman"/>
          <w:sz w:val="24"/>
          <w:szCs w:val="24"/>
        </w:rPr>
        <w:instrText>ADDIN CSL_CITATION {"citationItems":[{"id":"ITEM-1","itemData":{"DOI":"10.1126/sciadv.1601555","ISSN":"23752548","PMID":"28560320","abstract":"Human sleep is highly regulated by temperature. Might climate change—through increases in nighttime heat— disrupt sleep in the future? We conduct the inaugural investigation of the relationship between climatic anomalies, reports of insufficient sleep, and projected climate change. Using data from 765,000 U.S. survey respondents from 2002 to 2011, coupled with nighttime temperature data, we show that increases in nighttime temperatures amplify self-reported nights of insufficient sleep. We observe the largest effects during the summer and among both lower-income and elderly respondents. We combine our historical estimates with climate model projections and detail the potential sleep impacts of future climatic changes. Our study represents the largest ever investigation of the relationship between sleep and ambient temperature and provides the first evidence that climate change may disrupt human sleep.","author":[{"dropping-particle":"","family":"Obradovich","given":"Nick","non-dropping-particle":"","parse-names":false,"suffix":""},{"dropping-particle":"","family":"Migliorini","given":"Robyn","non-dropping-particle":"","parse-names":false,"suffix":""},{"dropping-particle":"","family":"Mednick","given":"Sara C.","non-dropping-particle":"","parse-names":false,"suffix":""},{"dropping-particle":"","family":"Fowler","given":"James H.","non-dropping-particle":"","parse-names":false,"suffix":""}],"container-title":"Science Advances","id":"ITEM-1","issued":{"date-parts":[["2017"]]},"title":"Nighttime temperature and human sleep loss in a changing climate","type":"article-journal"},"uris":["http://www.mendeley.com/documents/?uuid=1663897c-4bb0-4c40-96f3-765dab31620c"]}],"mendeley":{"formattedCitation":"&lt;sup&gt;42&lt;/sup&gt;","plainTextFormattedCitation":"42","previouslyFormattedCitation":"&lt;sup&gt;42&lt;/sup&gt;"},"properties":{"noteIndex":0},"schema":"https://github.com/citation-style-language/schema/raw/master/csl-citation.json"}</w:instrText>
      </w:r>
      <w:r>
        <w:rPr>
          <w:rFonts w:ascii="Times New Roman" w:hAnsi="Times New Roman"/>
          <w:sz w:val="24"/>
          <w:szCs w:val="24"/>
        </w:rPr>
        <w:fldChar w:fldCharType="separate"/>
      </w:r>
      <w:r w:rsidR="003239C8" w:rsidRPr="003239C8">
        <w:rPr>
          <w:rFonts w:ascii="Times New Roman" w:hAnsi="Times New Roman"/>
          <w:noProof/>
          <w:sz w:val="24"/>
          <w:szCs w:val="24"/>
          <w:vertAlign w:val="superscript"/>
        </w:rPr>
        <w:t>42</w:t>
      </w:r>
      <w:r>
        <w:rPr>
          <w:rFonts w:ascii="Times New Roman" w:hAnsi="Times New Roman"/>
          <w:sz w:val="24"/>
          <w:szCs w:val="24"/>
        </w:rPr>
        <w:fldChar w:fldCharType="end"/>
      </w:r>
    </w:p>
    <w:p w14:paraId="43A04291" w14:textId="51D10D4A" w:rsidR="00B97405" w:rsidRDefault="00B97405"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Psychoactive drugs may also become less effective in warmer weather.</w:t>
      </w:r>
      <w:r>
        <w:rPr>
          <w:rFonts w:ascii="Times New Roman" w:hAnsi="Times New Roman"/>
          <w:sz w:val="24"/>
          <w:szCs w:val="24"/>
        </w:rPr>
        <w:fldChar w:fldCharType="begin" w:fldLock="1"/>
      </w:r>
      <w:r w:rsidR="00C61B9D">
        <w:rPr>
          <w:rFonts w:ascii="Times New Roman" w:hAnsi="Times New Roman"/>
          <w:sz w:val="24"/>
          <w:szCs w:val="24"/>
        </w:rPr>
        <w:instrText>ADDIN CSL_CITATION {"citationItems":[{"id":"ITEM-1","itemData":{"ISSN":"0309-2402","abstract":"Aim. This article discusses the clinical implications of adverse health outcomes derived during heatwaves for people with mental health disorders, substance misuse and those taking prescribed medications such as lithium, various neuroleptic and anticholinergic drugs. Background. With climate change it is predicted that the incidence of prolonged periods of extreme heat will increase. Specific adverse health outcomes associated with high environmental temperatures include heat stroke and heat exhaustion. Those at increased risk for heat-related mortality are those with chronic health conditions, including those with mental health disorders and substance misuse. Data sources. Sources of evidence included and 'grey' literature published between 1985 and 2010, such as key texts, empirical research, public policies, training manuals and community information sheets on heat waves. Discussion. Current clinical practice and clinical impact of heatwaves on those people with comorbidity is explored. This includes the physiological components of heat stress, heat regulation, and the impact of alcohol and other drugs; and, ramifications and professional practice issues for those with mental health conditions and those requiring mental health medications. Implications for nursing. Client education covering modification of the environment and the use of client heat safety action plans. Secure, accessible stores of prescribed medication are recommended and emergency substance withdrawal kits could be made available. Conclusion. All nurses have a responsibility to increase the capability and resilience of their clients to manage their chronic health needs during a heatwave. At these times nurses need to give extra monitoring and assistance when clients lack the capacity or resources to protect themselves. © 2011 The Authors. Journal of Advanced Nursing © 2011 Blackwell Publishing Ltd.","author":[{"dropping-particle":"","family":"L.","given":"Cusack","non-dropping-particle":"","parse-names":false,"suffix":""},{"dropping-particle":"","family":"C.","given":"de Crespigny","non-dropping-particle":"","parse-names":false,"suffix":""},{"dropping-particle":"","family":"P.","given":"Athanasos","non-dropping-particle":"","parse-names":false,"suffix":""}],"container-title":"Journal of Advanced Nursing","id":"ITEM-1","issued":{"date-parts":[["2011"]]},"title":"Heatwaves and their impact on people with alcohol, drug and mental health conditions: A discussion paper on clinical practice considerations","type":"article-journal"},"uris":["http://www.mendeley.com/documents/?uuid=81466ce0-1db5-467c-8f8d-f92e63ae86f5"]}],"mendeley":{"formattedCitation":"&lt;sup&gt;43&lt;/sup&gt;","plainTextFormattedCitation":"43","previouslyFormattedCitation":"&lt;sup&gt;43&lt;/sup&gt;"},"properties":{"noteIndex":0},"schema":"https://github.com/citation-style-language/schema/raw/master/csl-citation.json"}</w:instrText>
      </w:r>
      <w:r>
        <w:rPr>
          <w:rFonts w:ascii="Times New Roman" w:hAnsi="Times New Roman"/>
          <w:sz w:val="24"/>
          <w:szCs w:val="24"/>
        </w:rPr>
        <w:fldChar w:fldCharType="separate"/>
      </w:r>
      <w:r w:rsidR="003239C8" w:rsidRPr="003239C8">
        <w:rPr>
          <w:rFonts w:ascii="Times New Roman" w:hAnsi="Times New Roman"/>
          <w:noProof/>
          <w:sz w:val="24"/>
          <w:szCs w:val="24"/>
          <w:vertAlign w:val="superscript"/>
        </w:rPr>
        <w:t>43</w:t>
      </w:r>
      <w:r>
        <w:rPr>
          <w:rFonts w:ascii="Times New Roman" w:hAnsi="Times New Roman"/>
          <w:sz w:val="24"/>
          <w:szCs w:val="24"/>
        </w:rPr>
        <w:fldChar w:fldCharType="end"/>
      </w:r>
    </w:p>
    <w:p w14:paraId="1ECADFB9" w14:textId="6E0AADBE" w:rsidR="009B7A5F" w:rsidRPr="00DC0131" w:rsidRDefault="009A2E6F" w:rsidP="0044781A">
      <w:pPr>
        <w:pStyle w:val="ListParagraph"/>
        <w:numPr>
          <w:ilvl w:val="0"/>
          <w:numId w:val="7"/>
        </w:numPr>
        <w:spacing w:after="0" w:line="240" w:lineRule="auto"/>
        <w:rPr>
          <w:rFonts w:ascii="Times New Roman" w:hAnsi="Times New Roman"/>
          <w:sz w:val="24"/>
          <w:szCs w:val="24"/>
        </w:rPr>
      </w:pPr>
      <w:r w:rsidRPr="00DC0131">
        <w:rPr>
          <w:rFonts w:ascii="Times New Roman" w:hAnsi="Times New Roman"/>
          <w:sz w:val="24"/>
          <w:szCs w:val="24"/>
        </w:rPr>
        <w:t>A recent study has also demonstrated</w:t>
      </w:r>
      <w:r w:rsidR="00FE0758" w:rsidRPr="00DC0131">
        <w:rPr>
          <w:rFonts w:ascii="Times New Roman" w:hAnsi="Times New Roman"/>
          <w:sz w:val="24"/>
          <w:szCs w:val="24"/>
        </w:rPr>
        <w:t>, using Twitter mood analysis, rising</w:t>
      </w:r>
      <w:r w:rsidR="00DD39F1" w:rsidRPr="00DC0131">
        <w:rPr>
          <w:rFonts w:ascii="Times New Roman" w:hAnsi="Times New Roman"/>
          <w:sz w:val="24"/>
          <w:szCs w:val="24"/>
        </w:rPr>
        <w:t xml:space="preserve"> d</w:t>
      </w:r>
      <w:r w:rsidR="000A0A5E" w:rsidRPr="00DC0131">
        <w:rPr>
          <w:rFonts w:ascii="Times New Roman" w:hAnsi="Times New Roman"/>
          <w:sz w:val="24"/>
          <w:szCs w:val="24"/>
        </w:rPr>
        <w:t>epression levels associated with</w:t>
      </w:r>
      <w:r w:rsidR="00DD39F1" w:rsidRPr="00DC0131">
        <w:rPr>
          <w:rFonts w:ascii="Times New Roman" w:hAnsi="Times New Roman"/>
          <w:sz w:val="24"/>
          <w:szCs w:val="24"/>
        </w:rPr>
        <w:t xml:space="preserve"> increasing</w:t>
      </w:r>
      <w:r w:rsidR="000A0A5E" w:rsidRPr="00DC0131">
        <w:rPr>
          <w:rFonts w:ascii="Times New Roman" w:hAnsi="Times New Roman"/>
          <w:sz w:val="24"/>
          <w:szCs w:val="24"/>
        </w:rPr>
        <w:t xml:space="preserve"> temperature</w:t>
      </w:r>
      <w:r w:rsidR="00C042F3" w:rsidRPr="00DC0131">
        <w:rPr>
          <w:rFonts w:ascii="Times New Roman" w:hAnsi="Times New Roman"/>
          <w:sz w:val="24"/>
          <w:szCs w:val="24"/>
        </w:rPr>
        <w:t>.</w:t>
      </w:r>
      <w:r w:rsidR="001B365D" w:rsidRPr="00DC0131">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1B365D" w:rsidRPr="00DC0131">
        <w:rPr>
          <w:rFonts w:ascii="Times New Roman" w:hAnsi="Times New Roman"/>
          <w:sz w:val="24"/>
          <w:szCs w:val="24"/>
        </w:rPr>
        <w:fldChar w:fldCharType="separate"/>
      </w:r>
      <w:r w:rsidR="00FC32A2" w:rsidRPr="00FC32A2">
        <w:rPr>
          <w:rFonts w:ascii="Times New Roman" w:hAnsi="Times New Roman"/>
          <w:noProof/>
          <w:sz w:val="24"/>
          <w:szCs w:val="24"/>
          <w:vertAlign w:val="superscript"/>
        </w:rPr>
        <w:t>6</w:t>
      </w:r>
      <w:r w:rsidR="001B365D" w:rsidRPr="00DC0131">
        <w:rPr>
          <w:rFonts w:ascii="Times New Roman" w:hAnsi="Times New Roman"/>
          <w:sz w:val="24"/>
          <w:szCs w:val="24"/>
        </w:rPr>
        <w:fldChar w:fldCharType="end"/>
      </w:r>
      <w:r w:rsidR="00BE456B" w:rsidRPr="00DC0131">
        <w:rPr>
          <w:rFonts w:ascii="Times New Roman" w:hAnsi="Times New Roman"/>
          <w:sz w:val="24"/>
          <w:szCs w:val="24"/>
        </w:rPr>
        <w:t xml:space="preserve"> </w:t>
      </w:r>
      <w:commentRangeEnd w:id="68"/>
      <w:r w:rsidR="00904AE6">
        <w:rPr>
          <w:rStyle w:val="CommentReference"/>
          <w:rFonts w:asciiTheme="minorHAnsi" w:eastAsiaTheme="minorHAnsi" w:hAnsiTheme="minorHAnsi" w:cstheme="minorBidi"/>
        </w:rPr>
        <w:commentReference w:id="68"/>
      </w:r>
    </w:p>
    <w:p w14:paraId="67720C84" w14:textId="77777777" w:rsidR="00290E98" w:rsidRPr="00636C9B" w:rsidRDefault="00290E98" w:rsidP="0044781A">
      <w:pPr>
        <w:spacing w:line="480" w:lineRule="auto"/>
      </w:pPr>
    </w:p>
    <w:p w14:paraId="47189CEC" w14:textId="130227F2" w:rsidR="001E0C8D" w:rsidRPr="00636C9B" w:rsidRDefault="00FA3851" w:rsidP="0044781A">
      <w:pPr>
        <w:spacing w:line="480" w:lineRule="auto"/>
        <w:rPr>
          <w:b/>
          <w:color w:val="000000" w:themeColor="text1"/>
        </w:rPr>
      </w:pPr>
      <w:r w:rsidRPr="00636C9B">
        <w:rPr>
          <w:b/>
          <w:color w:val="000000" w:themeColor="text1"/>
        </w:rPr>
        <w:t>Methods</w:t>
      </w:r>
    </w:p>
    <w:p w14:paraId="15E3966A" w14:textId="77777777" w:rsidR="00FA3851" w:rsidRDefault="00FA3851" w:rsidP="0044781A">
      <w:pPr>
        <w:spacing w:line="480" w:lineRule="auto"/>
        <w:outlineLvl w:val="0"/>
        <w:rPr>
          <w:ins w:id="71" w:author="Parks, Robbie M" w:date="2019-01-02T13:51:00Z"/>
          <w:i/>
          <w:color w:val="000000" w:themeColor="text1"/>
        </w:rPr>
      </w:pPr>
      <w:r>
        <w:rPr>
          <w:i/>
          <w:color w:val="000000" w:themeColor="text1"/>
        </w:rPr>
        <w:t>Data sources</w:t>
      </w:r>
    </w:p>
    <w:p w14:paraId="5F537320" w14:textId="77777777" w:rsidR="001E0C8D" w:rsidRPr="00636C9B" w:rsidRDefault="001E0C8D" w:rsidP="0044781A">
      <w:pPr>
        <w:spacing w:line="480" w:lineRule="auto"/>
        <w:outlineLvl w:val="0"/>
        <w:rPr>
          <w:i/>
          <w:color w:val="000000" w:themeColor="text1"/>
        </w:rPr>
      </w:pPr>
    </w:p>
    <w:p w14:paraId="6AD2E7A2" w14:textId="705D54D0" w:rsidR="00B54EF3" w:rsidRDefault="00FA3851" w:rsidP="0044781A">
      <w:pPr>
        <w:spacing w:line="480" w:lineRule="auto"/>
        <w:rPr>
          <w:rStyle w:val="apple-style-span"/>
          <w:color w:val="000000" w:themeColor="text1"/>
        </w:rPr>
      </w:pPr>
      <w:r w:rsidRPr="00636C9B">
        <w:rPr>
          <w:rStyle w:val="apple-style-span"/>
          <w:color w:val="000000" w:themeColor="text1"/>
        </w:rPr>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r w:rsidR="00AD5AED">
        <w:rPr>
          <w:rStyle w:val="apple-style-span"/>
          <w:color w:val="000000" w:themeColor="text1"/>
        </w:rPr>
        <w:t>through</w:t>
      </w:r>
      <w:r w:rsidRPr="00636C9B">
        <w:rPr>
          <w:rStyle w:val="apple-style-span"/>
          <w:color w:val="000000" w:themeColor="text1"/>
        </w:rPr>
        <w:t xml:space="preserve"> the National Center for Health Statistics (NCHS)</w:t>
      </w:r>
      <w:r w:rsidR="00AD5AED">
        <w:rPr>
          <w:rStyle w:val="apple-style-span"/>
          <w:color w:val="000000" w:themeColor="text1"/>
        </w:rPr>
        <w:t xml:space="preserve"> </w:t>
      </w:r>
      <w:r w:rsidR="00752BA5">
        <w:rPr>
          <w:rStyle w:val="apple-style-span"/>
          <w:color w:val="000000" w:themeColor="text1"/>
        </w:rPr>
        <w:t>(</w:t>
      </w:r>
      <w:hyperlink r:id="rId13"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4"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from the US Census Bureau prior to 1990</w:t>
      </w:r>
      <w:r w:rsidR="00ED057C">
        <w:rPr>
          <w:color w:val="000000" w:themeColor="text1"/>
        </w:rPr>
        <w:t xml:space="preserve"> (</w:t>
      </w:r>
      <w:hyperlink r:id="rId15" w:history="1">
        <w:r w:rsidR="00C2431E" w:rsidRPr="000421EF">
          <w:rPr>
            <w:rStyle w:val="Hyperlink"/>
          </w:rPr>
          <w:t>https://www.census.gov/data/tables/time-</w:t>
        </w:r>
        <w:r w:rsidR="00C2431E" w:rsidRPr="000421EF">
          <w:rPr>
            <w:rStyle w:val="Hyperlink"/>
          </w:rPr>
          <w:lastRenderedPageBreak/>
          <w:t>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44781A">
      <w:pPr>
        <w:spacing w:line="480" w:lineRule="auto"/>
        <w:rPr>
          <w:rStyle w:val="apple-style-span"/>
          <w:color w:val="000000" w:themeColor="text1"/>
        </w:rPr>
      </w:pPr>
    </w:p>
    <w:p w14:paraId="570E27EA" w14:textId="30C847B5" w:rsidR="00FA3851" w:rsidRDefault="00FA3851" w:rsidP="0044781A">
      <w:pPr>
        <w:spacing w:line="480" w:lineRule="auto"/>
        <w:rPr>
          <w:rStyle w:val="apple-style-span"/>
          <w:color w:val="000000" w:themeColor="text1"/>
        </w:rPr>
      </w:pPr>
      <w:r w:rsidRPr="00636C9B">
        <w:rPr>
          <w:color w:val="000000" w:themeColor="text1"/>
        </w:rPr>
        <w:t xml:space="preserve">The underlying cause of death </w:t>
      </w:r>
      <w:r w:rsidR="005C5A8B">
        <w:rPr>
          <w:color w:val="000000" w:themeColor="text1"/>
        </w:rPr>
        <w:t xml:space="preserve">was coded according </w:t>
      </w:r>
      <w:r w:rsidRPr="00636C9B">
        <w:rPr>
          <w:color w:val="000000" w:themeColor="text1"/>
        </w:rPr>
        <w:t xml:space="preserve">to the international classification of diseases (ICD) system (9th revision of ICD from 1980 to 1998 and 10th revision of ICD thereafter). The </w:t>
      </w:r>
      <w:r w:rsidR="00FC7423">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other unintentional injuries</w:t>
      </w:r>
      <w:r w:rsidRPr="00636C9B">
        <w:rPr>
          <w:rStyle w:val="apple-style-span"/>
          <w:color w:val="000000" w:themeColor="text1"/>
        </w:rPr>
        <w:t>.</w:t>
      </w:r>
      <w:r>
        <w:rPr>
          <w:rStyle w:val="apple-style-span"/>
          <w:color w:val="000000" w:themeColor="text1"/>
        </w:rPr>
        <w:t xml:space="preserve"> We report the results of all</w:t>
      </w:r>
      <w:r w:rsidR="001A274C">
        <w:rPr>
          <w:rStyle w:val="apple-style-span"/>
          <w:color w:val="000000" w:themeColor="text1"/>
        </w:rPr>
        <w:t xml:space="preserve"> of these categories except</w:t>
      </w:r>
      <w:r>
        <w:rPr>
          <w:rStyle w:val="apple-style-span"/>
          <w:color w:val="000000" w:themeColor="text1"/>
        </w:rPr>
        <w:t xml:space="preserve"> 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t>23</w:t>
      </w:r>
      <w:r w:rsidR="009314BF">
        <w:rPr>
          <w:rStyle w:val="apple-style-span"/>
          <w:color w:val="000000" w:themeColor="text1"/>
        </w:rPr>
        <w:t xml:space="preserve">% of </w:t>
      </w:r>
      <w:r w:rsidR="009D20FA">
        <w:rPr>
          <w:rStyle w:val="apple-style-span"/>
          <w:color w:val="000000" w:themeColor="text1"/>
        </w:rPr>
        <w:t>total injury 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because the composition of these deaths varies by sex, age group, state and time.</w:t>
      </w:r>
    </w:p>
    <w:p w14:paraId="3F0FD575" w14:textId="77777777" w:rsidR="00FA3851" w:rsidRPr="00636C9B" w:rsidRDefault="00FA3851" w:rsidP="0044781A">
      <w:pPr>
        <w:spacing w:line="480" w:lineRule="auto"/>
        <w:rPr>
          <w:color w:val="000000" w:themeColor="text1"/>
        </w:rPr>
      </w:pPr>
    </w:p>
    <w:p w14:paraId="79A8E5DA" w14:textId="77777777" w:rsidR="00BA1F28" w:rsidRDefault="00FA31D5" w:rsidP="0044781A">
      <w:pPr>
        <w:spacing w:line="480" w:lineRule="auto"/>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r w:rsidR="00EC6676" w:rsidRPr="00636C9B">
        <w:fldChar w:fldCharType="begin" w:fldLock="1"/>
      </w:r>
      <w:r w:rsidR="00696B9C">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44&lt;/sup&gt;","plainTextFormattedCitation":"44","previouslyFormattedCitation":"&lt;sup&gt;44&lt;/sup&gt;"},"properties":{"noteIndex":0},"schema":"https://github.com/citation-style-language/schema/raw/master/csl-citation.json"}</w:instrText>
      </w:r>
      <w:r w:rsidR="00EC6676" w:rsidRPr="00636C9B">
        <w:fldChar w:fldCharType="separate"/>
      </w:r>
      <w:r w:rsidR="003239C8" w:rsidRPr="003239C8">
        <w:rPr>
          <w:noProof/>
          <w:vertAlign w:val="superscript"/>
        </w:rPr>
        <w:t>44</w:t>
      </w:r>
      <w:r w:rsidR="00EC6676" w:rsidRPr="00636C9B">
        <w:fldChar w:fldCharType="end"/>
      </w:r>
      <w:r w:rsidR="00EC6676">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p>
    <w:p w14:paraId="4BA7876E" w14:textId="77777777" w:rsidR="00BA1F28" w:rsidRDefault="00BA1F28" w:rsidP="0044781A">
      <w:pPr>
        <w:spacing w:line="480" w:lineRule="auto"/>
        <w:rPr>
          <w:color w:val="000000" w:themeColor="text1"/>
        </w:rPr>
      </w:pPr>
    </w:p>
    <w:p w14:paraId="20500304" w14:textId="47F333E6" w:rsidR="00FA3851" w:rsidRPr="002C6C20" w:rsidRDefault="00BA1F28" w:rsidP="0044781A">
      <w:pPr>
        <w:spacing w:line="480" w:lineRule="auto"/>
        <w:rPr>
          <w:color w:val="000000" w:themeColor="text1"/>
        </w:rPr>
      </w:pPr>
      <w:r>
        <w:t xml:space="preserve">To calculate the extent of temperature anomaly by state and month, we first, </w:t>
      </w:r>
      <w:r w:rsidR="00FA3851" w:rsidRPr="00636C9B">
        <w:t xml:space="preserve">calculated </w:t>
      </w:r>
      <w:r w:rsidR="00F46237">
        <w:t>30-year</w:t>
      </w:r>
      <w:r w:rsidR="00CE550D">
        <w:t xml:space="preserve"> (long-term)</w:t>
      </w:r>
      <w:r w:rsidR="00FA3851">
        <w:t xml:space="preserve"> mean temperatures</w:t>
      </w:r>
      <w:r w:rsidR="002407A3">
        <w:t xml:space="preserve"> </w:t>
      </w:r>
      <w:r w:rsidR="002407A3" w:rsidRPr="00636C9B">
        <w:t>(</w:t>
      </w:r>
      <w:r w:rsidR="002407A3">
        <w:t>from</w:t>
      </w:r>
      <w:r w:rsidR="002407A3" w:rsidRPr="00636C9B">
        <w:t xml:space="preserve"> 1980-2009)</w:t>
      </w:r>
      <w:r w:rsidR="002407A3">
        <w:t xml:space="preserve"> for month in each state</w:t>
      </w:r>
      <w:r>
        <w:t xml:space="preserve">. We used 30 years </w:t>
      </w:r>
      <w:del w:id="72" w:author="Parks, Robbie M" w:date="2019-01-02T21:33:00Z">
        <w:r w:rsidDel="00EF0593">
          <w:delText>becaus</w:delText>
        </w:r>
      </w:del>
      <w:ins w:id="73" w:author="Parks, Robbie M" w:date="2019-01-02T21:33:00Z">
        <w:r w:rsidR="00EF0593">
          <w:t>because it is</w:t>
        </w:r>
      </w:ins>
      <w:del w:id="74" w:author="Parks, Robbie M" w:date="2019-01-02T21:33:00Z">
        <w:r w:rsidDel="00EF0593">
          <w:delText>e ….</w:delText>
        </w:r>
      </w:del>
      <w:r w:rsidR="00FA3851">
        <w:t xml:space="preserve"> equivalent to </w:t>
      </w:r>
      <w:r w:rsidR="002407A3">
        <w:t>the</w:t>
      </w:r>
      <w:ins w:id="75" w:author="Parks, Robbie M" w:date="2019-01-02T21:33:00Z">
        <w:r w:rsidR="00EF0593">
          <w:t xml:space="preserve"> </w:t>
        </w:r>
      </w:ins>
      <w:del w:id="76" w:author="Parks, Robbie M" w:date="2019-01-02T21:33:00Z">
        <w:r w:rsidR="002407A3" w:rsidDel="009A536F">
          <w:delText xml:space="preserve"> </w:delText>
        </w:r>
      </w:del>
      <w:r w:rsidR="002407A3">
        <w:t>period</w:t>
      </w:r>
      <w:r w:rsidR="00FA3851">
        <w:t xml:space="preserve"> used in climate assessment</w:t>
      </w:r>
      <w:r w:rsidR="00FA3851" w:rsidRPr="00636C9B">
        <w:t>.</w:t>
      </w:r>
      <w:r w:rsidR="00FA3851" w:rsidRPr="00636C9B">
        <w:fldChar w:fldCharType="begin" w:fldLock="1"/>
      </w:r>
      <w:r w:rsidR="00696B9C">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45&lt;/sup&gt;","plainTextFormattedCitation":"45","previouslyFormattedCitation":"&lt;sup&gt;45&lt;/sup&gt;"},"properties":{"noteIndex":0},"schema":"https://github.com/citation-style-language/schema/raw/master/csl-citation.json"}</w:instrText>
      </w:r>
      <w:r w:rsidR="00FA3851" w:rsidRPr="00636C9B">
        <w:fldChar w:fldCharType="separate"/>
      </w:r>
      <w:r w:rsidR="003239C8" w:rsidRPr="003239C8">
        <w:rPr>
          <w:noProof/>
          <w:vertAlign w:val="superscript"/>
        </w:rPr>
        <w:t>45</w:t>
      </w:r>
      <w:r w:rsidR="00FA3851" w:rsidRPr="00636C9B">
        <w:fldChar w:fldCharType="end"/>
      </w:r>
      <w:r w:rsidR="00FA3851" w:rsidRPr="00636C9B">
        <w:t>We subtracted th</w:t>
      </w:r>
      <w:r w:rsidR="00FA3851">
        <w:t>ese</w:t>
      </w:r>
      <w:r w:rsidR="00FA3851" w:rsidRPr="00636C9B">
        <w:t xml:space="preserve"> long-term mean temperature</w:t>
      </w:r>
      <w:r w:rsidR="00FA3851">
        <w:t>s</w:t>
      </w:r>
      <w:r w:rsidR="00FA3851" w:rsidRPr="00636C9B">
        <w:t xml:space="preserve"> from </w:t>
      </w:r>
      <w:r w:rsidR="002E29FE">
        <w:t xml:space="preserve">respective </w:t>
      </w:r>
      <w:r>
        <w:t xml:space="preserve">monthly </w:t>
      </w:r>
      <w:r w:rsidR="002E29FE">
        <w:t>temperature values</w:t>
      </w:r>
      <w:r w:rsidR="00FA3851" w:rsidRPr="00636C9B">
        <w:t xml:space="preserve"> to generate a temperature anomaly time series for each month in each state (Figure</w:t>
      </w:r>
      <w:r w:rsidR="0044781A">
        <w:t xml:space="preserve"> 1</w:t>
      </w:r>
      <w:r w:rsidR="00FA3851" w:rsidRPr="00636C9B">
        <w:t>).</w:t>
      </w:r>
      <w:r w:rsidR="00FA3851">
        <w:t xml:space="preserve"> The temperature anomaly</w:t>
      </w:r>
      <w:r>
        <w:t xml:space="preserve"> metric</w:t>
      </w:r>
      <w:r w:rsidR="00FA3851">
        <w:t xml:space="preserve"> measures the extent that temperature experienced in a</w:t>
      </w:r>
      <w:r w:rsidR="005B2568">
        <w:t xml:space="preserve"> specific month, year and state</w:t>
      </w:r>
      <w:r w:rsidR="0036676F">
        <w:t xml:space="preserve"> i</w:t>
      </w:r>
      <w:r w:rsidR="00FA3851">
        <w:t>s warmer or cooler than the long-term average, to which the population of each state has acclimatised. These values can be different even for neighbouring months in the same state, and neighbouring states in the same month.</w:t>
      </w:r>
    </w:p>
    <w:p w14:paraId="2CF2E29F" w14:textId="77777777" w:rsidR="00FA3851" w:rsidRPr="00636C9B" w:rsidRDefault="00FA3851" w:rsidP="0044781A">
      <w:pPr>
        <w:spacing w:line="480" w:lineRule="auto"/>
        <w:outlineLvl w:val="0"/>
      </w:pPr>
    </w:p>
    <w:p w14:paraId="2FC357B9" w14:textId="56D23109" w:rsidR="007B5129" w:rsidRPr="00636C9B" w:rsidRDefault="00FA3851" w:rsidP="0044781A">
      <w:pPr>
        <w:spacing w:line="480" w:lineRule="auto"/>
        <w:outlineLvl w:val="0"/>
        <w:rPr>
          <w:i/>
          <w:color w:val="000000" w:themeColor="text1"/>
        </w:rPr>
      </w:pPr>
      <w:r>
        <w:rPr>
          <w:i/>
          <w:color w:val="000000" w:themeColor="text1"/>
        </w:rPr>
        <w:t>Statistical methods</w:t>
      </w:r>
    </w:p>
    <w:p w14:paraId="1E59C2AB" w14:textId="24B1134F" w:rsidR="00FA3851" w:rsidRDefault="00FA3851" w:rsidP="0044781A">
      <w:pPr>
        <w:spacing w:line="480" w:lineRule="auto"/>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r w:rsidR="00EC1627">
        <w:rPr>
          <w:color w:val="000000" w:themeColor="text1"/>
        </w:rPr>
        <w:t xml:space="preserve">. </w:t>
      </w:r>
      <w:r>
        <w:rPr>
          <w:color w:val="000000" w:themeColor="text1"/>
        </w:rPr>
        <w:t>We carried out all analyses separately by sex and age group (10-year age groups from 5 to 84 years, with 0-4 and 85+ years also) because injury deaths rates vary by age group and sex,</w:t>
      </w:r>
      <w:r w:rsidR="0051156D">
        <w:rPr>
          <w:color w:val="000000" w:themeColor="text1"/>
        </w:rPr>
        <w:fldChar w:fldCharType="begin" w:fldLock="1"/>
      </w:r>
      <w:r w:rsidR="00696B9C">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7,8,46&lt;/sup&gt;","plainTextFormattedCitation":"7,8,46","previouslyFormattedCitation":"&lt;sup&gt;7,8,46&lt;/sup&gt;"},"properties":{"noteIndex":0},"schema":"https://github.com/citation-style-language/schema/raw/master/csl-citation.json"}</w:instrText>
      </w:r>
      <w:r w:rsidR="0051156D">
        <w:rPr>
          <w:color w:val="000000" w:themeColor="text1"/>
        </w:rPr>
        <w:fldChar w:fldCharType="separate"/>
      </w:r>
      <w:r w:rsidR="003239C8" w:rsidRPr="003239C8">
        <w:rPr>
          <w:noProof/>
          <w:color w:val="000000" w:themeColor="text1"/>
          <w:vertAlign w:val="superscript"/>
        </w:rPr>
        <w:t>7,8,46</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44781A">
      <w:pPr>
        <w:spacing w:line="480" w:lineRule="auto"/>
        <w:outlineLvl w:val="0"/>
        <w:rPr>
          <w:color w:val="000000" w:themeColor="text1"/>
        </w:rPr>
      </w:pPr>
    </w:p>
    <w:p w14:paraId="572C4B8F" w14:textId="6D29C392" w:rsidR="00FA3851" w:rsidRPr="00636C9B" w:rsidRDefault="00FA3851" w:rsidP="0044781A">
      <w:pPr>
        <w:spacing w:line="480" w:lineRule="auto"/>
        <w:outlineLvl w:val="0"/>
        <w:rPr>
          <w:color w:val="000000" w:themeColor="text1"/>
        </w:rPr>
      </w:pPr>
      <w:r>
        <w:rPr>
          <w:color w:val="000000" w:themeColor="text1"/>
        </w:rPr>
        <w:t>We modelled, for a given state, sex, month, and age group, the number of deaths in each year as following a Poisson distribution</w:t>
      </w:r>
      <w:r w:rsidR="0036676F">
        <w:rPr>
          <w:color w:val="000000" w:themeColor="text1"/>
        </w:rPr>
        <w:t>,</w:t>
      </w:r>
      <w:r w:rsidR="00772FB1">
        <w:rPr>
          <w:color w:val="000000" w:themeColor="text1"/>
        </w:rPr>
        <w:t xml:space="preserve"> with </w:t>
      </w:r>
      <w:r>
        <w:rPr>
          <w:color w:val="000000" w:themeColor="text1"/>
        </w:rPr>
        <w:t>log-transformed death rates modelled as a sum of components that depend on time (month</w:t>
      </w:r>
      <w:r w:rsidR="0036676F">
        <w:rPr>
          <w:color w:val="000000" w:themeColor="text1"/>
        </w:rPr>
        <w:t xml:space="preserve"> and </w:t>
      </w:r>
      <w:r>
        <w:rPr>
          <w:color w:val="000000" w:themeColor="text1"/>
        </w:rPr>
        <w:t xml:space="preserve">year), location (state) of death, month of year and temperature. </w:t>
      </w:r>
      <w:r w:rsidR="0091010B">
        <w:rPr>
          <w:color w:val="000000" w:themeColor="text1"/>
        </w:rPr>
        <w:t xml:space="preserve">Full </w:t>
      </w:r>
      <w:r w:rsidR="0036676F">
        <w:rPr>
          <w:color w:val="000000" w:themeColor="text1"/>
        </w:rPr>
        <w:t xml:space="preserve">technical </w:t>
      </w:r>
      <w:r w:rsidR="0091010B">
        <w:rPr>
          <w:color w:val="000000" w:themeColor="text1"/>
        </w:rPr>
        <w:t xml:space="preserve">details of the model are </w:t>
      </w:r>
      <w:r w:rsidR="0036676F">
        <w:rPr>
          <w:color w:val="000000" w:themeColor="text1"/>
        </w:rPr>
        <w:t xml:space="preserve">presented </w:t>
      </w:r>
      <w:r w:rsidR="0091010B">
        <w:rPr>
          <w:color w:val="000000" w:themeColor="text1"/>
        </w:rPr>
        <w:t>in Supplementary Information.</w:t>
      </w:r>
      <w:r w:rsidR="0036676F">
        <w:rPr>
          <w:color w:val="000000" w:themeColor="text1"/>
        </w:rPr>
        <w:t xml:space="preserve"> In summary, </w:t>
      </w:r>
      <w:r w:rsidR="0036676F">
        <w:t>t</w:t>
      </w:r>
      <w:r w:rsidRPr="00843ACB">
        <w:t xml:space="preserve">he model contained terms </w:t>
      </w:r>
      <w:r w:rsidR="0036676F">
        <w:t>that represent</w:t>
      </w:r>
      <w:r w:rsidRPr="00843ACB">
        <w:t xml:space="preserve"> the overall level and </w:t>
      </w:r>
      <w:r w:rsidR="00513D22">
        <w:t>trend</w:t>
      </w:r>
      <w:r w:rsidRPr="00843ACB">
        <w:t xml:space="preserve"> </w:t>
      </w:r>
      <w:r w:rsidR="00513D22">
        <w:t>in</w:t>
      </w:r>
      <w:r w:rsidRPr="00843ACB">
        <w:t xml:space="preserve"> mortality.</w:t>
      </w:r>
      <w:r w:rsidR="0014098E">
        <w:rPr>
          <w:color w:val="000000" w:themeColor="text1"/>
        </w:rPr>
        <w:t xml:space="preserve"> </w:t>
      </w:r>
      <w:r w:rsidRPr="00636C9B">
        <w:rPr>
          <w:color w:val="000000" w:themeColor="text1"/>
        </w:rPr>
        <w:t xml:space="preserve">Death rates </w:t>
      </w:r>
      <w:r w:rsidR="0014098E">
        <w:rPr>
          <w:color w:val="000000" w:themeColor="text1"/>
        </w:rPr>
        <w:t xml:space="preserve">also </w:t>
      </w:r>
      <w:r w:rsidRPr="00636C9B">
        <w:rPr>
          <w:color w:val="000000" w:themeColor="text1"/>
        </w:rPr>
        <w:t xml:space="preserve">vary by month, and </w:t>
      </w:r>
      <w:r>
        <w:rPr>
          <w:color w:val="000000" w:themeColor="text1"/>
        </w:rPr>
        <w:t xml:space="preserve">tend to smoothly vary across </w:t>
      </w:r>
      <w:r w:rsidRPr="00636C9B">
        <w:rPr>
          <w:color w:val="000000" w:themeColor="text1"/>
        </w:rPr>
        <w:t>neighbouring months.</w:t>
      </w:r>
      <w:r w:rsidRPr="00636C9B">
        <w:rPr>
          <w:color w:val="000000" w:themeColor="text1"/>
        </w:rPr>
        <w:fldChar w:fldCharType="begin" w:fldLock="1"/>
      </w:r>
      <w:r w:rsidR="00557C12">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636C9B">
        <w:rPr>
          <w:color w:val="000000" w:themeColor="text1"/>
        </w:rPr>
        <w:fldChar w:fldCharType="separate"/>
      </w:r>
      <w:r w:rsidR="00103AEA" w:rsidRPr="00103AEA">
        <w:rPr>
          <w:noProof/>
          <w:color w:val="000000" w:themeColor="text1"/>
          <w:vertAlign w:val="superscript"/>
        </w:rPr>
        <w:t>7</w:t>
      </w:r>
      <w:r w:rsidRPr="00636C9B">
        <w:rPr>
          <w:color w:val="000000" w:themeColor="text1"/>
        </w:rPr>
        <w:fldChar w:fldCharType="end"/>
      </w:r>
      <w:r w:rsidRPr="00636C9B">
        <w:rPr>
          <w:color w:val="000000" w:themeColor="text1"/>
        </w:rPr>
        <w:t xml:space="preserve"> Therefore, for each age group and sex, 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 xml:space="preserve">with </w:t>
      </w:r>
      <w:r>
        <w:t xml:space="preserve">month-specific </w:t>
      </w:r>
      <w:r w:rsidRPr="00F0573E">
        <w:t>intercept</w:t>
      </w:r>
      <w:r w:rsidR="00133FDE">
        <w:t>s</w:t>
      </w:r>
      <w:r w:rsidRPr="00F0573E">
        <w:t xml:space="preserve"> </w:t>
      </w:r>
      <w:r w:rsidR="00133FDE">
        <w:t xml:space="preserve">and slopes </w:t>
      </w:r>
      <w:r w:rsidRPr="00F0573E">
        <w:t>for log-transformed death rates</w:t>
      </w:r>
      <w:r w:rsidRPr="00636C9B">
        <w:rPr>
          <w:color w:val="000000" w:themeColor="text1"/>
        </w:rPr>
        <w:t>. We used a random walk structure for neighbouring month terms</w:t>
      </w:r>
      <w:r w:rsidR="00133FDE">
        <w:rPr>
          <w:color w:val="000000" w:themeColor="text1"/>
        </w:rPr>
        <w:t xml:space="preserve">, </w:t>
      </w:r>
      <w:r>
        <w:rPr>
          <w:color w:val="000000" w:themeColor="text1"/>
        </w:rPr>
        <w:t xml:space="preserve"> </w:t>
      </w:r>
      <w:r w:rsidRPr="00636C9B">
        <w:rPr>
          <w:color w:val="000000" w:themeColor="text1"/>
        </w:rPr>
        <w:t>widely used to characterise smoothly varying associations</w:t>
      </w:r>
      <w:r>
        <w:t>.</w:t>
      </w:r>
      <w:r>
        <w:fldChar w:fldCharType="begin" w:fldLock="1"/>
      </w:r>
      <w:r w:rsidR="00696B9C">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47&lt;/sup&gt;","plainTextFormattedCitation":"47","previouslyFormattedCitation":"&lt;sup&gt;47&lt;/sup&gt;"},"properties":{"noteIndex":0},"schema":"https://github.com/citation-style-language/schema/raw/master/csl-citation.json"}</w:instrText>
      </w:r>
      <w:r>
        <w:fldChar w:fldCharType="separate"/>
      </w:r>
      <w:r w:rsidR="003239C8" w:rsidRPr="003239C8">
        <w:rPr>
          <w:noProof/>
          <w:vertAlign w:val="superscript"/>
        </w:rPr>
        <w:t>47</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neighbour</w:t>
      </w:r>
      <w:r>
        <w:rPr>
          <w:color w:val="000000" w:themeColor="text1"/>
        </w:rPr>
        <w:t>ed</w:t>
      </w:r>
      <w:r w:rsidRPr="00636C9B">
        <w:rPr>
          <w:color w:val="000000" w:themeColor="text1"/>
        </w:rPr>
        <w:t xml:space="preserve"> January. </w:t>
      </w:r>
    </w:p>
    <w:p w14:paraId="595B8DE8" w14:textId="77777777" w:rsidR="00FA3851" w:rsidRPr="00636C9B" w:rsidRDefault="00FA3851" w:rsidP="0044781A">
      <w:pPr>
        <w:spacing w:line="480" w:lineRule="auto"/>
        <w:outlineLvl w:val="0"/>
        <w:rPr>
          <w:color w:val="000000" w:themeColor="text1"/>
        </w:rPr>
      </w:pPr>
    </w:p>
    <w:p w14:paraId="601470CE" w14:textId="4ED38BDA" w:rsidR="00FA3851" w:rsidRPr="00843ACB" w:rsidRDefault="00FA3851" w:rsidP="0044781A">
      <w:pPr>
        <w:spacing w:line="480" w:lineRule="auto"/>
        <w:outlineLvl w:val="0"/>
        <w:rPr>
          <w:color w:val="000000" w:themeColor="text1"/>
          <w:lang w:val="en-US"/>
        </w:rPr>
      </w:pPr>
      <w:r>
        <w:rPr>
          <w:color w:val="000000" w:themeColor="text1"/>
        </w:rPr>
        <w:t xml:space="preserve">We also included state random intercepts and </w:t>
      </w:r>
      <w:r w:rsidR="002A16CF">
        <w:rPr>
          <w:color w:val="000000" w:themeColor="text1"/>
        </w:rPr>
        <w:t xml:space="preserve">slopes </w:t>
      </w:r>
      <w:r>
        <w:rPr>
          <w:color w:val="000000" w:themeColor="text1"/>
        </w:rPr>
        <w:t>for death rates to allow variation by state</w:t>
      </w:r>
      <w:r w:rsidR="00B9109F">
        <w:rPr>
          <w:color w:val="000000" w:themeColor="text1"/>
        </w:rPr>
        <w:t xml:space="preserve">. </w:t>
      </w:r>
      <w:r w:rsidRPr="00636C9B">
        <w:rPr>
          <w:color w:val="000000" w:themeColor="text1"/>
        </w:rPr>
        <w:t xml:space="preserve">In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696B9C">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48&lt;/sup&gt;","plainTextFormattedCitation":"48","previouslyFormattedCitation":"&lt;sup&gt;48&lt;/sup&gt;"},"properties":{"noteIndex":0},"schema":"https://github.com/citation-style-language/schema/raw/master/csl-citation.json"}</w:instrText>
      </w:r>
      <w:r w:rsidRPr="00636C9B">
        <w:rPr>
          <w:color w:val="000000" w:themeColor="text1"/>
        </w:rPr>
        <w:fldChar w:fldCharType="separate"/>
      </w:r>
      <w:r w:rsidR="003239C8" w:rsidRPr="003239C8">
        <w:rPr>
          <w:noProof/>
          <w:color w:val="000000" w:themeColor="text1"/>
          <w:vertAlign w:val="superscript"/>
        </w:rPr>
        <w:t>48</w:t>
      </w:r>
      <w:r w:rsidRPr="00636C9B">
        <w:rPr>
          <w:color w:val="000000" w:themeColor="text1"/>
        </w:rPr>
        <w:fldChar w:fldCharType="end"/>
      </w:r>
      <w:r w:rsidRPr="00636C9B">
        <w:rPr>
          <w:color w:val="000000" w:themeColor="text1"/>
        </w:rPr>
        <w:t xml:space="preserve"> This allows death rates and trends of a state 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 xml:space="preserve">to which information is shared between neighbouring states </w:t>
      </w:r>
      <w:r w:rsidRPr="00636C9B">
        <w:rPr>
          <w:color w:val="000000" w:themeColor="text1"/>
        </w:rPr>
        <w:lastRenderedPageBreak/>
        <w:t>depends on the uncertainty of death rates in a state and the empirical similarity of neighbouring states.</w:t>
      </w:r>
      <w:r w:rsidR="002A16CF">
        <w:t xml:space="preserve"> </w:t>
      </w:r>
      <w:r w:rsidRPr="00F0573E">
        <w:t>Non-linear trends were captured by a first-order random walk.</w:t>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w:t>
      </w:r>
      <w:r w:rsidR="00D8106F">
        <w:rPr>
          <w:color w:val="000000" w:themeColor="text1"/>
          <w:lang w:val="en-US"/>
        </w:rPr>
        <w:t xml:space="preserve"> captured</w:t>
      </w:r>
      <w:r w:rsidRPr="00A46B9A">
        <w:rPr>
          <w:color w:val="000000" w:themeColor="text1"/>
          <w:lang w:val="en-US"/>
        </w:rPr>
        <w:t xml:space="preserve"> the variation unaccounted for by other terms in the model, and is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0B388BAC" w14:textId="77777777" w:rsidR="00FA3851" w:rsidRPr="00636C9B" w:rsidRDefault="00FA3851" w:rsidP="0044781A">
      <w:pPr>
        <w:spacing w:line="480" w:lineRule="auto"/>
        <w:outlineLvl w:val="0"/>
        <w:rPr>
          <w:color w:val="000000" w:themeColor="text1"/>
        </w:rPr>
      </w:pPr>
    </w:p>
    <w:p w14:paraId="25521542" w14:textId="667FE41D" w:rsidR="002A16CF" w:rsidRPr="00843ACB" w:rsidRDefault="00FA3851" w:rsidP="0044781A">
      <w:pPr>
        <w:spacing w:line="480" w:lineRule="auto"/>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sidR="002A16CF">
        <w:rPr>
          <w:color w:val="000000" w:themeColor="text1"/>
        </w:rPr>
        <w:t>.</w:t>
      </w:r>
      <w:r w:rsidR="00D126A0">
        <w:rPr>
          <w:color w:val="000000" w:themeColor="text1"/>
        </w:rPr>
        <w:t xml:space="preserve"> T</w:t>
      </w:r>
      <w:r w:rsidR="002A16CF" w:rsidRPr="002A16CF">
        <w:rPr>
          <w:color w:val="000000" w:themeColor="text1"/>
        </w:rPr>
        <w:t>here was</w:t>
      </w:r>
      <w:r w:rsidR="00D126A0">
        <w:rPr>
          <w:color w:val="000000" w:themeColor="text1"/>
        </w:rPr>
        <w:t xml:space="preserve"> a</w:t>
      </w:r>
      <w:r w:rsidR="002A16CF" w:rsidRPr="002A16CF">
        <w:rPr>
          <w:color w:val="000000" w:themeColor="text1"/>
        </w:rPr>
        <w:t xml:space="preserve"> separate coefficient for each month which means that</w:t>
      </w:r>
      <w:r w:rsidR="002A16CF">
        <w:rPr>
          <w:color w:val="000000" w:themeColor="text1"/>
        </w:rPr>
        <w:t xml:space="preserve"> anomaly could have different effect in different months</w:t>
      </w:r>
      <w:r w:rsidR="005C09A4">
        <w:rPr>
          <w:color w:val="000000" w:themeColor="text1"/>
        </w:rPr>
        <w:t xml:space="preserve">. </w:t>
      </w:r>
      <w:r w:rsidR="002A16CF">
        <w:rPr>
          <w:color w:val="000000" w:themeColor="text1"/>
        </w:rPr>
        <w:t xml:space="preserve">Each </w:t>
      </w:r>
      <w:r w:rsidR="00900B83">
        <w:t>month</w:t>
      </w:r>
      <w:r w:rsidR="002A16CF">
        <w:t>ly</w:t>
      </w:r>
      <w:r w:rsidR="00900B83">
        <w:t xml:space="preserve"> coefficient </w:t>
      </w:r>
      <w:r w:rsidR="002A16CF" w:rsidRPr="00843ACB">
        <w:t>represen</w:t>
      </w:r>
      <w:r w:rsidR="0044781A">
        <w:t>t</w:t>
      </w:r>
      <w:r w:rsidR="002A16CF">
        <w:t>s</w:t>
      </w:r>
      <w:r w:rsidR="002A16CF" w:rsidRPr="00843ACB">
        <w:t xml:space="preserve"> </w:t>
      </w:r>
      <w:r w:rsidRPr="00843ACB">
        <w:t xml:space="preserve">the logarithm of the rate ratio </w:t>
      </w:r>
      <w:r w:rsidR="00B65059">
        <w:t xml:space="preserve">by month </w:t>
      </w:r>
      <w:r w:rsidRPr="00843ACB">
        <w:t>per 1°C increase in monthly anomaly</w:t>
      </w:r>
      <w:r w:rsidRPr="00284EE0">
        <w:rPr>
          <w:color w:val="000000" w:themeColor="text1"/>
        </w:rPr>
        <w:t xml:space="preserve">. We used a cyclic random walk </w:t>
      </w:r>
      <w:r w:rsidR="002A16CF">
        <w:rPr>
          <w:color w:val="000000" w:themeColor="text1"/>
        </w:rPr>
        <w:t xml:space="preserve">to smooth the coefficient of the temperature anomaly </w:t>
      </w:r>
      <w:r w:rsidR="005C09A4">
        <w:rPr>
          <w:color w:val="000000" w:themeColor="text1"/>
        </w:rPr>
        <w:t xml:space="preserve">which allows neighbouring months to share information, useful where there may be a lack of available data. We also </w:t>
      </w:r>
      <w:r w:rsidRPr="00284EE0">
        <w:rPr>
          <w:color w:val="000000" w:themeColor="text1"/>
        </w:rPr>
        <w:t>allow</w:t>
      </w:r>
      <w:r w:rsidR="005C09A4">
        <w:rPr>
          <w:color w:val="000000" w:themeColor="text1"/>
        </w:rPr>
        <w:t xml:space="preserve">ed </w:t>
      </w:r>
      <w:r w:rsidRPr="00284EE0">
        <w:rPr>
          <w:color w:val="000000" w:themeColor="text1"/>
        </w:rPr>
        <w:t>December to neighbour January.</w:t>
      </w:r>
      <w:r w:rsidR="002A16CF" w:rsidRPr="002A16CF">
        <w:rPr>
          <w:color w:val="000000" w:themeColor="text1"/>
          <w:lang w:val="en-US"/>
        </w:rPr>
        <w:t xml:space="preserve"> </w:t>
      </w:r>
      <w:r w:rsidR="002A16CF" w:rsidRPr="00A86D9D">
        <w:rPr>
          <w:color w:val="000000" w:themeColor="text1"/>
          <w:lang w:val="en-US"/>
        </w:rPr>
        <w:t>We fitted the models using integrated nested Laplace approximation (INLA), using the R-INLA software.</w:t>
      </w:r>
      <w:r w:rsidR="002A16CF">
        <w:rPr>
          <w:color w:val="000000" w:themeColor="text1"/>
          <w:lang w:val="en-US"/>
        </w:rPr>
        <w:fldChar w:fldCharType="begin" w:fldLock="1"/>
      </w:r>
      <w:r w:rsidR="00696B9C">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49&lt;/sup&gt;","plainTextFormattedCitation":"49","previouslyFormattedCitation":"&lt;sup&gt;49&lt;/sup&gt;"},"properties":{"noteIndex":0},"schema":"https://github.com/citation-style-language/schema/raw/master/csl-citation.json"}</w:instrText>
      </w:r>
      <w:r w:rsidR="002A16CF">
        <w:rPr>
          <w:color w:val="000000" w:themeColor="text1"/>
          <w:lang w:val="en-US"/>
        </w:rPr>
        <w:fldChar w:fldCharType="separate"/>
      </w:r>
      <w:r w:rsidR="003239C8" w:rsidRPr="003239C8">
        <w:rPr>
          <w:noProof/>
          <w:color w:val="000000" w:themeColor="text1"/>
          <w:vertAlign w:val="superscript"/>
          <w:lang w:val="en-US"/>
        </w:rPr>
        <w:t>49</w:t>
      </w:r>
      <w:r w:rsidR="002A16CF">
        <w:rPr>
          <w:color w:val="000000" w:themeColor="text1"/>
          <w:lang w:val="en-US"/>
        </w:rPr>
        <w:fldChar w:fldCharType="end"/>
      </w:r>
      <w:r w:rsidR="002A16CF">
        <w:rPr>
          <w:color w:val="000000" w:themeColor="text1"/>
          <w:lang w:val="en-US"/>
        </w:rPr>
        <w:t xml:space="preserve"> </w:t>
      </w:r>
      <w:r w:rsidR="006E3D6A">
        <w:rPr>
          <w:color w:val="000000" w:themeColor="text1"/>
          <w:lang w:val="en-US"/>
        </w:rPr>
        <w:t>Our analysis was separate by type of injury, age group and sex.</w:t>
      </w:r>
    </w:p>
    <w:p w14:paraId="0F49453D" w14:textId="77777777" w:rsidR="00FA3851" w:rsidRPr="00636C9B" w:rsidRDefault="00FA3851" w:rsidP="0044781A">
      <w:pPr>
        <w:spacing w:line="480" w:lineRule="auto"/>
        <w:outlineLvl w:val="0"/>
        <w:rPr>
          <w:color w:val="000000" w:themeColor="text1"/>
        </w:rPr>
      </w:pPr>
    </w:p>
    <w:p w14:paraId="022CB476" w14:textId="69D2C263" w:rsidR="003351F5" w:rsidRDefault="003351F5" w:rsidP="0044781A">
      <w:pPr>
        <w:spacing w:line="480" w:lineRule="auto"/>
        <w:outlineLvl w:val="0"/>
        <w:rPr>
          <w:ins w:id="77" w:author="Parks, Robbie M" w:date="2019-01-02T13:50:00Z"/>
          <w:color w:val="000000" w:themeColor="text1"/>
        </w:rPr>
      </w:pPr>
      <w:r>
        <w:rPr>
          <w:color w:val="000000" w:themeColor="text1"/>
        </w:rPr>
        <w:t xml:space="preserve">We estimated the mortality impact </w:t>
      </w:r>
      <w:r w:rsidR="004A2FCB">
        <w:rPr>
          <w:color w:val="000000" w:themeColor="text1"/>
        </w:rPr>
        <w:t>a national year-round temperature anomaly</w:t>
      </w:r>
      <w:r>
        <w:t>, using the population of the last year in our period of analysis (2016)</w:t>
      </w:r>
      <w:r w:rsidRPr="00636C9B">
        <w:rPr>
          <w:color w:val="000000" w:themeColor="text1"/>
        </w:rPr>
        <w:t>.</w:t>
      </w:r>
      <w:r>
        <w:rPr>
          <w:color w:val="000000" w:themeColor="text1"/>
        </w:rPr>
        <w:fldChar w:fldCharType="begin" w:fldLock="1"/>
      </w:r>
      <w:r w:rsidR="00696B9C">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50&lt;/sup&gt;","plainTextFormattedCitation":"50","previouslyFormattedCitation":"&lt;sup&gt;50&lt;/sup&gt;"},"properties":{"noteIndex":0},"schema":"https://github.com/citation-style-language/schema/raw/master/csl-citation.json"}</w:instrText>
      </w:r>
      <w:r>
        <w:rPr>
          <w:color w:val="000000" w:themeColor="text1"/>
        </w:rPr>
        <w:fldChar w:fldCharType="separate"/>
      </w:r>
      <w:r w:rsidR="003239C8" w:rsidRPr="003239C8">
        <w:rPr>
          <w:noProof/>
          <w:color w:val="000000" w:themeColor="text1"/>
          <w:vertAlign w:val="superscript"/>
        </w:rPr>
        <w:t>50</w:t>
      </w:r>
      <w:r>
        <w:rPr>
          <w:color w:val="000000" w:themeColor="text1"/>
        </w:rPr>
        <w:fldChar w:fldCharType="end"/>
      </w:r>
    </w:p>
    <w:p w14:paraId="5AE10A10" w14:textId="77777777" w:rsidR="00261EEF" w:rsidRDefault="00261EEF" w:rsidP="0044781A">
      <w:pPr>
        <w:spacing w:line="480" w:lineRule="auto"/>
        <w:outlineLvl w:val="0"/>
        <w:rPr>
          <w:ins w:id="78" w:author="Parks, Robbie M" w:date="2019-01-02T13:50:00Z"/>
          <w:color w:val="000000" w:themeColor="text1"/>
        </w:rPr>
      </w:pPr>
    </w:p>
    <w:p w14:paraId="43953311" w14:textId="0E1B87DB" w:rsidR="00261EEF" w:rsidRDefault="00261EEF" w:rsidP="0044781A">
      <w:pPr>
        <w:spacing w:line="480" w:lineRule="auto"/>
        <w:outlineLvl w:val="0"/>
        <w:rPr>
          <w:ins w:id="79" w:author="Parks, Robbie M" w:date="2019-01-02T13:51:00Z"/>
          <w:i/>
          <w:color w:val="000000" w:themeColor="text1"/>
        </w:rPr>
      </w:pPr>
      <w:ins w:id="80" w:author="Parks, Robbie M" w:date="2019-01-02T13:50:00Z">
        <w:r>
          <w:rPr>
            <w:i/>
            <w:color w:val="000000" w:themeColor="text1"/>
          </w:rPr>
          <w:t>Sensitivity analysis</w:t>
        </w:r>
      </w:ins>
    </w:p>
    <w:p w14:paraId="354DAAFA" w14:textId="77777777" w:rsidR="001E0C8D" w:rsidRPr="0097410E" w:rsidRDefault="001E0C8D" w:rsidP="0044781A">
      <w:pPr>
        <w:spacing w:line="480" w:lineRule="auto"/>
        <w:outlineLvl w:val="0"/>
        <w:rPr>
          <w:ins w:id="81" w:author="Parks, Robbie M" w:date="2019-01-02T13:50:00Z"/>
          <w:i/>
          <w:color w:val="000000" w:themeColor="text1"/>
          <w:rPrChange w:id="82" w:author="Parks, Robbie M" w:date="2019-01-02T13:50:00Z">
            <w:rPr>
              <w:ins w:id="83" w:author="Parks, Robbie M" w:date="2019-01-02T13:50:00Z"/>
              <w:color w:val="000000" w:themeColor="text1"/>
            </w:rPr>
          </w:rPrChange>
        </w:rPr>
      </w:pPr>
    </w:p>
    <w:p w14:paraId="5C621549" w14:textId="1BE87F1C" w:rsidR="00261EEF" w:rsidRPr="0097410E" w:rsidRDefault="00261EEF">
      <w:pPr>
        <w:spacing w:line="480" w:lineRule="auto"/>
        <w:rPr>
          <w:rPrChange w:id="84" w:author="Parks, Robbie M" w:date="2019-01-02T13:50:00Z">
            <w:rPr>
              <w:color w:val="000000" w:themeColor="text1"/>
            </w:rPr>
          </w:rPrChange>
        </w:rPr>
        <w:pPrChange w:id="85" w:author="Parks, Robbie M" w:date="2019-01-02T13:50:00Z">
          <w:pPr>
            <w:spacing w:line="480" w:lineRule="auto"/>
            <w:outlineLvl w:val="0"/>
          </w:pPr>
        </w:pPrChange>
      </w:pPr>
      <w:ins w:id="86" w:author="Parks, Robbie M" w:date="2019-01-02T13:50:00Z">
        <w:r w:rsidRPr="00EF44EF">
          <w:t xml:space="preserve">We conducted sensitivity analyses to ensure that our results were robust to </w:t>
        </w:r>
        <w:r w:rsidRPr="000921D6">
          <w:t>how we measured anomalous weather.</w:t>
        </w:r>
        <w:r>
          <w:t xml:space="preserve"> First, i</w:t>
        </w:r>
        <w:r w:rsidRPr="00EF44EF">
          <w:t xml:space="preserve">n addition to </w:t>
        </w:r>
        <w:r>
          <w:t>building our monthly temperature anomalies</w:t>
        </w:r>
        <w:r w:rsidRPr="00EF44EF">
          <w:t xml:space="preserve"> based on daily mean temperature</w:t>
        </w:r>
        <w:r>
          <w:t>s</w:t>
        </w:r>
        <w:r w:rsidRPr="00EF44EF">
          <w:t xml:space="preserve">, we </w:t>
        </w:r>
        <w:r>
          <w:t>alternatively did this</w:t>
        </w:r>
        <w:r w:rsidRPr="00EF44EF">
          <w:t xml:space="preserve"> based on daily maximum</w:t>
        </w:r>
        <w:r>
          <w:t xml:space="preserve"> and </w:t>
        </w:r>
        <w:r w:rsidRPr="00EF44EF">
          <w:t>minimum</w:t>
        </w:r>
        <w:r w:rsidRPr="000921D6">
          <w:t>.</w:t>
        </w:r>
        <w:r w:rsidRPr="00D06095">
          <w:t xml:space="preserve"> However, these measures </w:t>
        </w:r>
        <w:r>
          <w:t>were strongly correlated</w:t>
        </w:r>
        <w:r w:rsidRPr="00EF44EF">
          <w:t xml:space="preserve"> to those</w:t>
        </w:r>
        <w:r w:rsidRPr="003017A9">
          <w:t xml:space="preserve"> generated</w:t>
        </w:r>
        <w:r w:rsidRPr="00EF44EF">
          <w:t xml:space="preserve"> from daily mean</w:t>
        </w:r>
        <w:r>
          <w:t>s</w:t>
        </w:r>
        <w:r w:rsidRPr="00EF44EF">
          <w:t xml:space="preserve"> and are not presented here. </w:t>
        </w:r>
        <w:r w:rsidRPr="00052DDD">
          <w:t xml:space="preserve">Similarly, when including more than one temperature </w:t>
        </w:r>
        <w:r>
          <w:lastRenderedPageBreak/>
          <w:t>summary</w:t>
        </w:r>
        <w:r w:rsidRPr="00052DDD">
          <w:t xml:space="preserve"> in the model</w:t>
        </w:r>
        <w:r>
          <w:t>,</w:t>
        </w:r>
        <w:r w:rsidRPr="00052DDD">
          <w:t xml:space="preserve"> such as </w:t>
        </w:r>
        <w:r>
          <w:t xml:space="preserve">adding the monthly temperature </w:t>
        </w:r>
        <w:r w:rsidRPr="00052DDD">
          <w:t>standard deviation; heat wave measures, including the number of days in a month (adjusted for length of month) above the 90</w:t>
        </w:r>
        <w:r w:rsidRPr="00052DDD">
          <w:rPr>
            <w:vertAlign w:val="superscript"/>
          </w:rPr>
          <w:t>th</w:t>
        </w:r>
        <w:r w:rsidRPr="00052DDD">
          <w:t xml:space="preserve"> percentile or above an absolute threshold of 30°C; the additional deaths result remained similar to the single variable model, due to the collinearity of other measures with mean monthly temperature.</w:t>
        </w:r>
        <w:r>
          <w:t xml:space="preserve"> </w:t>
        </w:r>
      </w:ins>
    </w:p>
    <w:p w14:paraId="3389E3F6" w14:textId="77777777" w:rsidR="003351F5" w:rsidRDefault="003351F5" w:rsidP="0044781A">
      <w:pPr>
        <w:spacing w:line="480" w:lineRule="auto"/>
        <w:outlineLvl w:val="0"/>
        <w:rPr>
          <w:color w:val="000000" w:themeColor="text1"/>
        </w:rPr>
      </w:pPr>
    </w:p>
    <w:p w14:paraId="5516B767" w14:textId="77777777" w:rsidR="0003670D" w:rsidRDefault="0003670D">
      <w:pPr>
        <w:spacing w:line="480" w:lineRule="auto"/>
        <w:rPr>
          <w:i/>
        </w:rPr>
        <w:pPrChange w:id="87" w:author="Parks, Robbie M" w:date="2019-01-02T13:51:00Z">
          <w:pPr/>
        </w:pPrChange>
      </w:pPr>
      <w:r>
        <w:rPr>
          <w:i/>
        </w:rPr>
        <w:t>Strengths and limitations</w:t>
      </w:r>
    </w:p>
    <w:p w14:paraId="2C46A821" w14:textId="77777777" w:rsidR="00A47B94" w:rsidRDefault="00A47B94">
      <w:pPr>
        <w:spacing w:line="480" w:lineRule="auto"/>
        <w:rPr>
          <w:i/>
        </w:rPr>
        <w:pPrChange w:id="88" w:author="Parks, Robbie M" w:date="2019-01-02T13:51:00Z">
          <w:pPr/>
        </w:pPrChange>
      </w:pPr>
    </w:p>
    <w:p w14:paraId="42745145" w14:textId="4F8E34D8" w:rsidR="0004728E" w:rsidRDefault="00DE752B" w:rsidP="001E0C8D">
      <w:pPr>
        <w:spacing w:line="480" w:lineRule="auto"/>
      </w:pPr>
      <w:r>
        <w:t xml:space="preserve">The strengths of our study are its comprehensive </w:t>
      </w:r>
      <w:r w:rsidR="0004728E">
        <w:t>modelling</w:t>
      </w:r>
      <w:r>
        <w:t xml:space="preserve"> of association of temperature anomaly with injury by type of injury, age group and sex. We defined a concept of </w:t>
      </w:r>
      <w:r w:rsidR="00AB0474">
        <w:t xml:space="preserve">temperature </w:t>
      </w:r>
      <w:r>
        <w:t>anomaly that internalises long-term historical experience by month and state, and is closer to what climate change may bring about than solely examining single or multi-day episodes.</w:t>
      </w:r>
      <w:r w:rsidR="0004728E">
        <w:t xml:space="preserve"> We have</w:t>
      </w:r>
      <w:r w:rsidR="00C51557">
        <w:t xml:space="preserve"> managed to</w:t>
      </w:r>
      <w:r w:rsidR="0004728E">
        <w:t xml:space="preserve"> couple two disparate datasets from mortality and meteorology with </w:t>
      </w:r>
      <w:r w:rsidR="00AB0474">
        <w:t>met</w:t>
      </w:r>
      <w:r w:rsidR="00A86F92">
        <w:t>hodology that allows leveraging</w:t>
      </w:r>
      <w:r w:rsidR="0004728E">
        <w:t xml:space="preserve"> the conceptual innovation with massive data. </w:t>
      </w:r>
    </w:p>
    <w:p w14:paraId="7693E81E" w14:textId="77777777" w:rsidR="0004728E" w:rsidRDefault="0004728E" w:rsidP="00886AE3">
      <w:pPr>
        <w:spacing w:line="480" w:lineRule="auto"/>
      </w:pPr>
    </w:p>
    <w:p w14:paraId="4FE1CB11" w14:textId="61897565" w:rsidR="00A47B94" w:rsidRPr="00886AE3" w:rsidRDefault="0004728E" w:rsidP="00886AE3">
      <w:pPr>
        <w:spacing w:line="480" w:lineRule="auto"/>
      </w:pPr>
      <w:r>
        <w:t xml:space="preserve">A limitation of our study is that, like all observation studies, we cannot rule out confounding, although it is unlikely that other factors will have the same anomalies even if their average space and time patterns are the same. </w:t>
      </w:r>
    </w:p>
    <w:p w14:paraId="71F1675E" w14:textId="77777777" w:rsidR="00261EEF" w:rsidRDefault="00261EEF" w:rsidP="00BF28C4">
      <w:pPr>
        <w:rPr>
          <w:ins w:id="89" w:author="Parks, Robbie M" w:date="2019-01-02T13:50:00Z"/>
        </w:rPr>
      </w:pPr>
    </w:p>
    <w:p w14:paraId="2D55F19B" w14:textId="77777777" w:rsidR="0004728E" w:rsidRDefault="0004728E" w:rsidP="00BF28C4">
      <w:r>
        <w:br w:type="page"/>
      </w:r>
    </w:p>
    <w:p w14:paraId="26C16D68" w14:textId="02B1220A" w:rsidR="00843A73" w:rsidRPr="00636C9B" w:rsidRDefault="00843A73" w:rsidP="00D76DF7">
      <w:pPr>
        <w:spacing w:line="480" w:lineRule="auto"/>
        <w:jc w:val="both"/>
        <w:outlineLvl w:val="0"/>
        <w:rPr>
          <w:b/>
        </w:rPr>
      </w:pPr>
      <w:r w:rsidRPr="00636C9B">
        <w:rPr>
          <w:b/>
        </w:rPr>
        <w:lastRenderedPageBreak/>
        <w:t xml:space="preserve">Acknowledgments </w:t>
      </w:r>
    </w:p>
    <w:p w14:paraId="658EEA33" w14:textId="62C26382" w:rsidR="00843A73" w:rsidRPr="00636C9B" w:rsidRDefault="00843A73" w:rsidP="00D76DF7">
      <w:pPr>
        <w:spacing w:line="480" w:lineRule="auto"/>
        <w:jc w:val="both"/>
      </w:pPr>
      <w:r w:rsidRPr="00636C9B">
        <w:t>Robbie Parks is supported by a Wellcome Trust ISSF Studentship. Work on the US mortality data is supported by a grant from US Environmental Protection Agency.</w:t>
      </w:r>
      <w:r w:rsidR="003575A7" w:rsidRPr="003575A7">
        <w:t xml:space="preserve"> </w:t>
      </w:r>
      <w:r w:rsidR="00773AEC">
        <w:t xml:space="preserve">The development of statistical methods is supported by grants from the Wellcome Trust </w:t>
      </w:r>
      <w:r w:rsidR="00773AEC" w:rsidRPr="00B95DCD">
        <w:t>(</w:t>
      </w:r>
      <w:r w:rsidR="00773AEC" w:rsidRPr="00C2602B">
        <w:t>grants 205208/Z/16/Z and 209376/Z/17/Z and Institutional Strategic Support Fund)</w:t>
      </w:r>
      <w:r w:rsidR="00773AEC">
        <w:t xml:space="preserve">. </w:t>
      </w:r>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p>
    <w:p w14:paraId="36BB8D71" w14:textId="77777777" w:rsidR="00843A73" w:rsidRPr="00636C9B" w:rsidRDefault="00843A73" w:rsidP="00D76DF7">
      <w:pPr>
        <w:spacing w:line="480" w:lineRule="auto"/>
        <w:jc w:val="both"/>
        <w:rPr>
          <w:b/>
        </w:rPr>
      </w:pPr>
    </w:p>
    <w:p w14:paraId="542E014A" w14:textId="77777777" w:rsidR="00843A73" w:rsidRPr="00636C9B" w:rsidRDefault="00843A73" w:rsidP="00D76DF7">
      <w:pPr>
        <w:spacing w:line="480" w:lineRule="auto"/>
        <w:jc w:val="both"/>
        <w:outlineLvl w:val="0"/>
        <w:rPr>
          <w:b/>
        </w:rPr>
      </w:pPr>
      <w:r w:rsidRPr="00636C9B">
        <w:rPr>
          <w:b/>
        </w:rPr>
        <w:t>Author contributions</w:t>
      </w:r>
    </w:p>
    <w:p w14:paraId="1F9767AF" w14:textId="77777777" w:rsidR="00D34088" w:rsidRDefault="00843A73" w:rsidP="00D76DF7">
      <w:pPr>
        <w:spacing w:line="480" w:lineRule="auto"/>
        <w:jc w:val="both"/>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r w:rsidR="001C5198">
        <w:t>, VK</w:t>
      </w:r>
      <w:r w:rsidR="00C8394A" w:rsidRPr="00636C9B">
        <w:t xml:space="preserve"> and HTW</w:t>
      </w:r>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D76DF7">
      <w:pPr>
        <w:spacing w:line="480" w:lineRule="auto"/>
        <w:jc w:val="both"/>
      </w:pPr>
    </w:p>
    <w:p w14:paraId="59A52C18" w14:textId="77777777" w:rsidR="00CE03A3" w:rsidRDefault="00D34088" w:rsidP="00D76DF7">
      <w:pPr>
        <w:spacing w:line="480" w:lineRule="auto"/>
        <w:jc w:val="both"/>
      </w:pPr>
      <w:r>
        <w:rPr>
          <w:b/>
        </w:rPr>
        <w:t>Competing interests statement</w:t>
      </w:r>
      <w:r w:rsidR="00843A73" w:rsidRPr="00636C9B">
        <w:t xml:space="preserve"> </w:t>
      </w:r>
    </w:p>
    <w:p w14:paraId="376F84F6" w14:textId="6F73449A" w:rsidR="000210D1" w:rsidRPr="005614F4" w:rsidRDefault="00CE03A3" w:rsidP="00D76DF7">
      <w:pPr>
        <w:spacing w:line="480" w:lineRule="auto"/>
        <w:jc w:val="both"/>
      </w:pPr>
      <w:r w:rsidRPr="003017A9">
        <w:t>ME reports a charitable grant from AstraZeneca Young Health Programme, and personal fees from Prudential, Scor, and Third Bridge, all outside the submitted work; all other authors declare no competing interests.</w:t>
      </w:r>
      <w:r w:rsidR="000210D1" w:rsidRPr="005614F4">
        <w:rPr>
          <w:color w:val="000000" w:themeColor="text1"/>
        </w:rPr>
        <w:br w:type="page"/>
      </w:r>
    </w:p>
    <w:p w14:paraId="45647AA7" w14:textId="1404AFC4" w:rsidR="000210D1" w:rsidRPr="00636C9B" w:rsidRDefault="00F73E4A" w:rsidP="00537CF0">
      <w:pPr>
        <w:spacing w:line="480" w:lineRule="auto"/>
        <w:jc w:val="both"/>
        <w:rPr>
          <w:b/>
        </w:rPr>
      </w:pPr>
      <w:r w:rsidRPr="00636C9B">
        <w:rPr>
          <w:b/>
        </w:rPr>
        <w:lastRenderedPageBreak/>
        <w:t>References</w:t>
      </w:r>
    </w:p>
    <w:commentRangeStart w:id="90"/>
    <w:p w14:paraId="5636747F" w14:textId="0B44A134" w:rsidR="008B1C62" w:rsidRPr="008B1C62" w:rsidRDefault="00A55581" w:rsidP="008B1C62">
      <w:pPr>
        <w:widowControl w:val="0"/>
        <w:autoSpaceDE w:val="0"/>
        <w:autoSpaceDN w:val="0"/>
        <w:adjustRightInd w:val="0"/>
        <w:spacing w:after="200"/>
        <w:ind w:left="640" w:hanging="640"/>
        <w:rPr>
          <w:rFonts w:eastAsia="Times New Roman"/>
          <w:noProof/>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8B1C62" w:rsidRPr="008B1C62">
        <w:rPr>
          <w:rFonts w:eastAsia="Times New Roman"/>
          <w:noProof/>
        </w:rPr>
        <w:t>1.</w:t>
      </w:r>
      <w:r w:rsidR="008B1C62" w:rsidRPr="008B1C62">
        <w:rPr>
          <w:rFonts w:eastAsia="Times New Roman"/>
          <w:noProof/>
        </w:rPr>
        <w:tab/>
        <w:t xml:space="preserve">Watts, N. </w:t>
      </w:r>
      <w:r w:rsidR="008B1C62" w:rsidRPr="008B1C62">
        <w:rPr>
          <w:rFonts w:eastAsia="Times New Roman"/>
          <w:i/>
          <w:iCs/>
          <w:noProof/>
        </w:rPr>
        <w:t>et al.</w:t>
      </w:r>
      <w:r w:rsidR="008B1C62" w:rsidRPr="008B1C62">
        <w:rPr>
          <w:rFonts w:eastAsia="Times New Roman"/>
          <w:noProof/>
        </w:rPr>
        <w:t xml:space="preserve"> The 2018 report of the Lancet Countdown on health and climate change: shaping health of nations for centuries to come. </w:t>
      </w:r>
      <w:r w:rsidR="008B1C62" w:rsidRPr="008B1C62">
        <w:rPr>
          <w:rFonts w:eastAsia="Times New Roman"/>
          <w:i/>
          <w:iCs/>
          <w:noProof/>
        </w:rPr>
        <w:t>Lancet</w:t>
      </w:r>
      <w:r w:rsidR="008B1C62" w:rsidRPr="008B1C62">
        <w:rPr>
          <w:rFonts w:eastAsia="Times New Roman"/>
          <w:noProof/>
        </w:rPr>
        <w:t xml:space="preserve"> </w:t>
      </w:r>
      <w:r w:rsidR="008B1C62" w:rsidRPr="008B1C62">
        <w:rPr>
          <w:rFonts w:eastAsia="Times New Roman"/>
          <w:b/>
          <w:bCs/>
          <w:noProof/>
        </w:rPr>
        <w:t>6736,</w:t>
      </w:r>
      <w:r w:rsidR="008B1C62" w:rsidRPr="008B1C62">
        <w:rPr>
          <w:rFonts w:eastAsia="Times New Roman"/>
          <w:noProof/>
        </w:rPr>
        <w:t xml:space="preserve"> 1–4 (2018).</w:t>
      </w:r>
    </w:p>
    <w:p w14:paraId="0220012F"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w:t>
      </w:r>
      <w:r w:rsidRPr="008B1C62">
        <w:rPr>
          <w:rFonts w:eastAsia="Times New Roman"/>
          <w:noProof/>
        </w:rPr>
        <w:tab/>
        <w:t xml:space="preserve">McMichael, A. J., Woodruff, R. E. &amp; Hales, S. Climate change and human health: Present and future risks. </w:t>
      </w:r>
      <w:r w:rsidRPr="008B1C62">
        <w:rPr>
          <w:rFonts w:eastAsia="Times New Roman"/>
          <w:i/>
          <w:iCs/>
          <w:noProof/>
        </w:rPr>
        <w:t>Lancet</w:t>
      </w:r>
      <w:r w:rsidRPr="008B1C62">
        <w:rPr>
          <w:rFonts w:eastAsia="Times New Roman"/>
          <w:noProof/>
        </w:rPr>
        <w:t xml:space="preserve"> (2006). doi:10.1016/S0140-6736(06)68079-3</w:t>
      </w:r>
    </w:p>
    <w:p w14:paraId="20DA21C5"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w:t>
      </w:r>
      <w:r w:rsidRPr="008B1C62">
        <w:rPr>
          <w:rFonts w:eastAsia="Times New Roman"/>
          <w:noProof/>
        </w:rPr>
        <w:tab/>
        <w:t xml:space="preserve">Huang, C. </w:t>
      </w:r>
      <w:r w:rsidRPr="008B1C62">
        <w:rPr>
          <w:rFonts w:eastAsia="Times New Roman"/>
          <w:i/>
          <w:iCs/>
          <w:noProof/>
        </w:rPr>
        <w:t>et al.</w:t>
      </w:r>
      <w:r w:rsidRPr="008B1C62">
        <w:rPr>
          <w:rFonts w:eastAsia="Times New Roman"/>
          <w:noProof/>
        </w:rPr>
        <w:t xml:space="preserve"> Projecting Future heat-related mortality under climate change scenarios: A systematic review. </w:t>
      </w:r>
      <w:r w:rsidRPr="008B1C62">
        <w:rPr>
          <w:rFonts w:eastAsia="Times New Roman"/>
          <w:i/>
          <w:iCs/>
          <w:noProof/>
        </w:rPr>
        <w:t>Environmental Health Perspectives</w:t>
      </w:r>
      <w:r w:rsidRPr="008B1C62">
        <w:rPr>
          <w:rFonts w:eastAsia="Times New Roman"/>
          <w:noProof/>
        </w:rPr>
        <w:t xml:space="preserve"> (2011). doi:10.1289/ehp.1103456</w:t>
      </w:r>
    </w:p>
    <w:p w14:paraId="6B4E5729"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w:t>
      </w:r>
      <w:r w:rsidRPr="008B1C62">
        <w:rPr>
          <w:rFonts w:eastAsia="Times New Roman"/>
          <w:noProof/>
        </w:rPr>
        <w:tab/>
        <w:t xml:space="preserve">Gasparrini, A. </w:t>
      </w:r>
      <w:r w:rsidRPr="008B1C62">
        <w:rPr>
          <w:rFonts w:eastAsia="Times New Roman"/>
          <w:i/>
          <w:iCs/>
          <w:noProof/>
        </w:rPr>
        <w:t>et al.</w:t>
      </w:r>
      <w:r w:rsidRPr="008B1C62">
        <w:rPr>
          <w:rFonts w:eastAsia="Times New Roman"/>
          <w:noProof/>
        </w:rPr>
        <w:t xml:space="preserve"> Projections of temperature-related excess mortality under climate change scenarios. </w:t>
      </w:r>
      <w:r w:rsidRPr="008B1C62">
        <w:rPr>
          <w:rFonts w:eastAsia="Times New Roman"/>
          <w:i/>
          <w:iCs/>
          <w:noProof/>
        </w:rPr>
        <w:t>Lancet Planet. Heal.</w:t>
      </w:r>
      <w:r w:rsidRPr="008B1C62">
        <w:rPr>
          <w:rFonts w:eastAsia="Times New Roman"/>
          <w:noProof/>
        </w:rPr>
        <w:t xml:space="preserve"> (2017). doi:10.1016/S2542-5196(17)30156-0</w:t>
      </w:r>
    </w:p>
    <w:p w14:paraId="3772B382"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5.</w:t>
      </w:r>
      <w:r w:rsidRPr="008B1C62">
        <w:rPr>
          <w:rFonts w:eastAsia="Times New Roman"/>
          <w:noProof/>
        </w:rPr>
        <w:tab/>
        <w:t xml:space="preserve">Smith, K. R. </w:t>
      </w:r>
      <w:r w:rsidRPr="008B1C62">
        <w:rPr>
          <w:rFonts w:eastAsia="Times New Roman"/>
          <w:i/>
          <w:iCs/>
          <w:noProof/>
        </w:rPr>
        <w:t>et al.</w:t>
      </w:r>
      <w:r w:rsidRPr="008B1C62">
        <w:rPr>
          <w:rFonts w:eastAsia="Times New Roman"/>
          <w:noProof/>
        </w:rPr>
        <w:t xml:space="preserve"> Human health: Impacts, adaptation, and co-benefits. in </w:t>
      </w:r>
      <w:r w:rsidRPr="008B1C62">
        <w:rPr>
          <w:rFonts w:eastAsia="Times New Roman"/>
          <w:i/>
          <w:iCs/>
          <w:noProof/>
        </w:rPr>
        <w:t>Climate Change 2014 Impacts, Adaptation and Vulnerability: Part A: Global and Sectoral Aspects</w:t>
      </w:r>
      <w:r w:rsidRPr="008B1C62">
        <w:rPr>
          <w:rFonts w:eastAsia="Times New Roman"/>
          <w:noProof/>
        </w:rPr>
        <w:t xml:space="preserve"> (2015). doi:10.1017/CBO9781107415379.016</w:t>
      </w:r>
    </w:p>
    <w:p w14:paraId="465D668E"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6.</w:t>
      </w:r>
      <w:r w:rsidRPr="008B1C62">
        <w:rPr>
          <w:rFonts w:eastAsia="Times New Roman"/>
          <w:noProof/>
        </w:rPr>
        <w:tab/>
        <w:t xml:space="preserve">Burke, M. </w:t>
      </w:r>
      <w:r w:rsidRPr="008B1C62">
        <w:rPr>
          <w:rFonts w:eastAsia="Times New Roman"/>
          <w:i/>
          <w:iCs/>
          <w:noProof/>
        </w:rPr>
        <w:t>et al.</w:t>
      </w:r>
      <w:r w:rsidRPr="008B1C62">
        <w:rPr>
          <w:rFonts w:eastAsia="Times New Roman"/>
          <w:noProof/>
        </w:rPr>
        <w:t xml:space="preserve"> Higher temperatures increase suicide rates in the United States and Mexico. </w:t>
      </w:r>
      <w:r w:rsidRPr="008B1C62">
        <w:rPr>
          <w:rFonts w:eastAsia="Times New Roman"/>
          <w:i/>
          <w:iCs/>
          <w:noProof/>
        </w:rPr>
        <w:t>Nat. Clim. Chang.</w:t>
      </w:r>
      <w:r w:rsidRPr="008B1C62">
        <w:rPr>
          <w:rFonts w:eastAsia="Times New Roman"/>
          <w:noProof/>
        </w:rPr>
        <w:t xml:space="preserve"> (2018). doi:10.1038/s41558-018-0222-x</w:t>
      </w:r>
    </w:p>
    <w:p w14:paraId="083437BF"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7.</w:t>
      </w:r>
      <w:r w:rsidRPr="008B1C62">
        <w:rPr>
          <w:rFonts w:eastAsia="Times New Roman"/>
          <w:noProof/>
        </w:rPr>
        <w:tab/>
        <w:t xml:space="preserve">Parks, R. M., Bennett, J. E., Foreman, K. J., Toumi, R. &amp; Ezzati, M. National and regional seasonal dynamics of all-cause and cause-specific mortality in the USA from 1980 to 2016. </w:t>
      </w:r>
      <w:r w:rsidRPr="008B1C62">
        <w:rPr>
          <w:rFonts w:eastAsia="Times New Roman"/>
          <w:i/>
          <w:iCs/>
          <w:noProof/>
        </w:rPr>
        <w:t>Elife</w:t>
      </w:r>
      <w:r w:rsidRPr="008B1C62">
        <w:rPr>
          <w:rFonts w:eastAsia="Times New Roman"/>
          <w:noProof/>
        </w:rPr>
        <w:t xml:space="preserve"> </w:t>
      </w:r>
      <w:r w:rsidRPr="008B1C62">
        <w:rPr>
          <w:rFonts w:eastAsia="Times New Roman"/>
          <w:b/>
          <w:bCs/>
          <w:noProof/>
        </w:rPr>
        <w:t>7,</w:t>
      </w:r>
      <w:r w:rsidRPr="008B1C62">
        <w:rPr>
          <w:rFonts w:eastAsia="Times New Roman"/>
          <w:noProof/>
        </w:rPr>
        <w:t xml:space="preserve"> (2018).</w:t>
      </w:r>
    </w:p>
    <w:p w14:paraId="564B4BEA"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8.</w:t>
      </w:r>
      <w:r w:rsidRPr="008B1C62">
        <w:rPr>
          <w:rFonts w:eastAsia="Times New Roman"/>
          <w:noProof/>
        </w:rPr>
        <w:tab/>
        <w:t xml:space="preserve">Rau, R. Seasonality in Human Mortality.  A Demographic Approach. </w:t>
      </w:r>
      <w:r w:rsidRPr="008B1C62">
        <w:rPr>
          <w:rFonts w:eastAsia="Times New Roman"/>
          <w:i/>
          <w:iCs/>
          <w:noProof/>
        </w:rPr>
        <w:t>Wirtschafts- und Sozialwissenschaftlichen Fak.</w:t>
      </w:r>
      <w:r w:rsidRPr="008B1C62">
        <w:rPr>
          <w:rFonts w:eastAsia="Times New Roman"/>
          <w:noProof/>
        </w:rPr>
        <w:t xml:space="preserve"> </w:t>
      </w:r>
      <w:r w:rsidRPr="008B1C62">
        <w:rPr>
          <w:rFonts w:eastAsia="Times New Roman"/>
          <w:b/>
          <w:bCs/>
          <w:noProof/>
        </w:rPr>
        <w:t>PhD,</w:t>
      </w:r>
      <w:r w:rsidRPr="008B1C62">
        <w:rPr>
          <w:rFonts w:eastAsia="Times New Roman"/>
          <w:noProof/>
        </w:rPr>
        <w:t xml:space="preserve"> 361 (2004).</w:t>
      </w:r>
    </w:p>
    <w:p w14:paraId="21AC2C52"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9.</w:t>
      </w:r>
      <w:r w:rsidRPr="008B1C62">
        <w:rPr>
          <w:rFonts w:eastAsia="Times New Roman"/>
          <w:noProof/>
        </w:rPr>
        <w:tab/>
        <w:t xml:space="preserve">Shi, L., Kloog, I., Zanobetti, A., Liu, P. &amp; Schwartz, J. D. Impacts of temperature and its variability on mortality in New England. </w:t>
      </w:r>
      <w:r w:rsidRPr="008B1C62">
        <w:rPr>
          <w:rFonts w:eastAsia="Times New Roman"/>
          <w:i/>
          <w:iCs/>
          <w:noProof/>
        </w:rPr>
        <w:t>Nat. Clim. Chang.</w:t>
      </w:r>
      <w:r w:rsidRPr="008B1C62">
        <w:rPr>
          <w:rFonts w:eastAsia="Times New Roman"/>
          <w:noProof/>
        </w:rPr>
        <w:t xml:space="preserve"> </w:t>
      </w:r>
      <w:r w:rsidRPr="008B1C62">
        <w:rPr>
          <w:rFonts w:eastAsia="Times New Roman"/>
          <w:b/>
          <w:bCs/>
          <w:noProof/>
        </w:rPr>
        <w:t>5,</w:t>
      </w:r>
      <w:r w:rsidRPr="008B1C62">
        <w:rPr>
          <w:rFonts w:eastAsia="Times New Roman"/>
          <w:noProof/>
        </w:rPr>
        <w:t xml:space="preserve"> 988–991 (2015).</w:t>
      </w:r>
    </w:p>
    <w:p w14:paraId="652D173C"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10.</w:t>
      </w:r>
      <w:r w:rsidRPr="008B1C62">
        <w:rPr>
          <w:rFonts w:eastAsia="Times New Roman"/>
          <w:noProof/>
        </w:rPr>
        <w:tab/>
        <w:t xml:space="preserve">Gasparrini, A. </w:t>
      </w:r>
      <w:r w:rsidRPr="008B1C62">
        <w:rPr>
          <w:rFonts w:eastAsia="Times New Roman"/>
          <w:i/>
          <w:iCs/>
          <w:noProof/>
        </w:rPr>
        <w:t>et al.</w:t>
      </w:r>
      <w:r w:rsidRPr="008B1C62">
        <w:rPr>
          <w:rFonts w:eastAsia="Times New Roman"/>
          <w:noProof/>
        </w:rPr>
        <w:t xml:space="preserve"> Mortality risk attributable to high and low ambient temperature: A multicountry observational study. </w:t>
      </w:r>
      <w:r w:rsidRPr="008B1C62">
        <w:rPr>
          <w:rFonts w:eastAsia="Times New Roman"/>
          <w:i/>
          <w:iCs/>
          <w:noProof/>
        </w:rPr>
        <w:t>Lancet</w:t>
      </w:r>
      <w:r w:rsidRPr="008B1C62">
        <w:rPr>
          <w:rFonts w:eastAsia="Times New Roman"/>
          <w:noProof/>
        </w:rPr>
        <w:t xml:space="preserve"> </w:t>
      </w:r>
      <w:r w:rsidRPr="008B1C62">
        <w:rPr>
          <w:rFonts w:eastAsia="Times New Roman"/>
          <w:b/>
          <w:bCs/>
          <w:noProof/>
        </w:rPr>
        <w:t>386,</w:t>
      </w:r>
      <w:r w:rsidRPr="008B1C62">
        <w:rPr>
          <w:rFonts w:eastAsia="Times New Roman"/>
          <w:noProof/>
        </w:rPr>
        <w:t xml:space="preserve"> 369–375 (2015).</w:t>
      </w:r>
    </w:p>
    <w:p w14:paraId="0DE143A6"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11.</w:t>
      </w:r>
      <w:r w:rsidRPr="008B1C62">
        <w:rPr>
          <w:rFonts w:eastAsia="Times New Roman"/>
          <w:noProof/>
        </w:rPr>
        <w:tab/>
        <w:t xml:space="preserve">Ye, X. </w:t>
      </w:r>
      <w:r w:rsidRPr="008B1C62">
        <w:rPr>
          <w:rFonts w:eastAsia="Times New Roman"/>
          <w:i/>
          <w:iCs/>
          <w:noProof/>
        </w:rPr>
        <w:t>et al.</w:t>
      </w:r>
      <w:r w:rsidRPr="008B1C62">
        <w:rPr>
          <w:rFonts w:eastAsia="Times New Roman"/>
          <w:noProof/>
        </w:rPr>
        <w:t xml:space="preserve"> Ambient temperature and morbidity: a review of epidemiological evidence. </w:t>
      </w:r>
      <w:r w:rsidRPr="008B1C62">
        <w:rPr>
          <w:rFonts w:eastAsia="Times New Roman"/>
          <w:i/>
          <w:iCs/>
          <w:noProof/>
        </w:rPr>
        <w:t>Environ. Health Perspect.</w:t>
      </w:r>
      <w:r w:rsidRPr="008B1C62">
        <w:rPr>
          <w:rFonts w:eastAsia="Times New Roman"/>
          <w:noProof/>
        </w:rPr>
        <w:t xml:space="preserve"> </w:t>
      </w:r>
      <w:r w:rsidRPr="008B1C62">
        <w:rPr>
          <w:rFonts w:eastAsia="Times New Roman"/>
          <w:b/>
          <w:bCs/>
          <w:noProof/>
        </w:rPr>
        <w:t>120,</w:t>
      </w:r>
      <w:r w:rsidRPr="008B1C62">
        <w:rPr>
          <w:rFonts w:eastAsia="Times New Roman"/>
          <w:noProof/>
        </w:rPr>
        <w:t xml:space="preserve"> 19–28 (2012).</w:t>
      </w:r>
    </w:p>
    <w:p w14:paraId="15ECEB88"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12.</w:t>
      </w:r>
      <w:r w:rsidRPr="008B1C62">
        <w:rPr>
          <w:rFonts w:eastAsia="Times New Roman"/>
          <w:noProof/>
        </w:rPr>
        <w:tab/>
        <w:t xml:space="preserve">Basu, R. High ambient temperature and mortality: A review of epidemiologic studies from 2001 to 2008. </w:t>
      </w:r>
      <w:r w:rsidRPr="008B1C62">
        <w:rPr>
          <w:rFonts w:eastAsia="Times New Roman"/>
          <w:i/>
          <w:iCs/>
          <w:noProof/>
        </w:rPr>
        <w:t>Environ. Heal. A Glob. Access Sci. Source</w:t>
      </w:r>
      <w:r w:rsidRPr="008B1C62">
        <w:rPr>
          <w:rFonts w:eastAsia="Times New Roman"/>
          <w:noProof/>
        </w:rPr>
        <w:t xml:space="preserve"> </w:t>
      </w:r>
      <w:r w:rsidRPr="008B1C62">
        <w:rPr>
          <w:rFonts w:eastAsia="Times New Roman"/>
          <w:b/>
          <w:bCs/>
          <w:noProof/>
        </w:rPr>
        <w:t>8,</w:t>
      </w:r>
      <w:r w:rsidRPr="008B1C62">
        <w:rPr>
          <w:rFonts w:eastAsia="Times New Roman"/>
          <w:noProof/>
        </w:rPr>
        <w:t xml:space="preserve"> 40 (2009).</w:t>
      </w:r>
    </w:p>
    <w:p w14:paraId="3D148B09"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13.</w:t>
      </w:r>
      <w:r w:rsidRPr="008B1C62">
        <w:rPr>
          <w:rFonts w:eastAsia="Times New Roman"/>
          <w:noProof/>
        </w:rPr>
        <w:tab/>
        <w:t xml:space="preserve">Burke, M. B., Miguel, E., Satyanath, S., Dykema, J. A. &amp; Lobell, D. B. Warming increases the risk of civil war in Africa. </w:t>
      </w:r>
      <w:r w:rsidRPr="008B1C62">
        <w:rPr>
          <w:rFonts w:eastAsia="Times New Roman"/>
          <w:i/>
          <w:iCs/>
          <w:noProof/>
        </w:rPr>
        <w:t>Proc. Natl. Acad. Sci.</w:t>
      </w:r>
      <w:r w:rsidRPr="008B1C62">
        <w:rPr>
          <w:rFonts w:eastAsia="Times New Roman"/>
          <w:noProof/>
        </w:rPr>
        <w:t xml:space="preserve"> (2009). doi:10.1073/pnas.0907998106</w:t>
      </w:r>
    </w:p>
    <w:p w14:paraId="5826AED0"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14.</w:t>
      </w:r>
      <w:r w:rsidRPr="008B1C62">
        <w:rPr>
          <w:rFonts w:eastAsia="Times New Roman"/>
          <w:noProof/>
        </w:rPr>
        <w:tab/>
        <w:t xml:space="preserve">Bobb, J. F. </w:t>
      </w:r>
      <w:r w:rsidRPr="008B1C62">
        <w:rPr>
          <w:rFonts w:eastAsia="Times New Roman"/>
          <w:i/>
          <w:iCs/>
          <w:noProof/>
        </w:rPr>
        <w:t>et al.</w:t>
      </w:r>
      <w:r w:rsidRPr="008B1C62">
        <w:rPr>
          <w:rFonts w:eastAsia="Times New Roman"/>
          <w:noProof/>
        </w:rPr>
        <w:t xml:space="preserve"> Time-Course of Cause-Specific Hospital Admissions During Snowstorms : An Analysis of Electronic Medical Records From Major Hospitals in Boston, Massachusetts. </w:t>
      </w:r>
      <w:r w:rsidRPr="008B1C62">
        <w:rPr>
          <w:rFonts w:eastAsia="Times New Roman"/>
          <w:i/>
          <w:iCs/>
          <w:noProof/>
        </w:rPr>
        <w:t>Am. J. Epidemiol.</w:t>
      </w:r>
      <w:r w:rsidRPr="008B1C62">
        <w:rPr>
          <w:rFonts w:eastAsia="Times New Roman"/>
          <w:noProof/>
        </w:rPr>
        <w:t xml:space="preserve"> </w:t>
      </w:r>
      <w:r w:rsidRPr="008B1C62">
        <w:rPr>
          <w:rFonts w:eastAsia="Times New Roman"/>
          <w:b/>
          <w:bCs/>
          <w:noProof/>
        </w:rPr>
        <w:t>185,</w:t>
      </w:r>
      <w:r w:rsidRPr="008B1C62">
        <w:rPr>
          <w:rFonts w:eastAsia="Times New Roman"/>
          <w:noProof/>
        </w:rPr>
        <w:t xml:space="preserve"> 283–294 (2017).</w:t>
      </w:r>
    </w:p>
    <w:p w14:paraId="5F0D3388"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15.</w:t>
      </w:r>
      <w:r w:rsidRPr="008B1C62">
        <w:rPr>
          <w:rFonts w:eastAsia="Times New Roman"/>
          <w:noProof/>
        </w:rPr>
        <w:tab/>
        <w:t xml:space="preserve">Kampe, E. O. I., Kovats, S. &amp; Hajat, S. Impact of high ambient temperature on unintentional injuries in high-income countries: A narrative systematic literature review. </w:t>
      </w:r>
      <w:r w:rsidRPr="008B1C62">
        <w:rPr>
          <w:rFonts w:eastAsia="Times New Roman"/>
          <w:i/>
          <w:iCs/>
          <w:noProof/>
        </w:rPr>
        <w:t>BMJ Open</w:t>
      </w:r>
      <w:r w:rsidRPr="008B1C62">
        <w:rPr>
          <w:rFonts w:eastAsia="Times New Roman"/>
          <w:noProof/>
        </w:rPr>
        <w:t xml:space="preserve"> (2016). doi:10.1136/bmjopen-2015-010399</w:t>
      </w:r>
    </w:p>
    <w:p w14:paraId="187EDDAC"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16.</w:t>
      </w:r>
      <w:r w:rsidRPr="008B1C62">
        <w:rPr>
          <w:rFonts w:eastAsia="Times New Roman"/>
          <w:noProof/>
        </w:rPr>
        <w:tab/>
        <w:t xml:space="preserve">Datla, S., Sahu, P., Roh, H.-J. &amp; Sharma, S. A comprehensive analysis of the </w:t>
      </w:r>
      <w:r w:rsidRPr="008B1C62">
        <w:rPr>
          <w:rFonts w:eastAsia="Times New Roman"/>
          <w:noProof/>
        </w:rPr>
        <w:lastRenderedPageBreak/>
        <w:t xml:space="preserve">association of highway traffic with winter weather conditions. </w:t>
      </w:r>
      <w:r w:rsidRPr="008B1C62">
        <w:rPr>
          <w:rFonts w:eastAsia="Times New Roman"/>
          <w:i/>
          <w:iCs/>
          <w:noProof/>
        </w:rPr>
        <w:t>Procedia - Soc. Behav. Sci.</w:t>
      </w:r>
      <w:r w:rsidRPr="008B1C62">
        <w:rPr>
          <w:rFonts w:eastAsia="Times New Roman"/>
          <w:noProof/>
        </w:rPr>
        <w:t xml:space="preserve"> (2013). doi:10.1016/j.sbspro.2013.11.143</w:t>
      </w:r>
    </w:p>
    <w:p w14:paraId="560ACD39"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17.</w:t>
      </w:r>
      <w:r w:rsidRPr="008B1C62">
        <w:rPr>
          <w:rFonts w:eastAsia="Times New Roman"/>
          <w:noProof/>
        </w:rPr>
        <w:tab/>
        <w:t xml:space="preserve">Roh, H.-J., Sahu, P. K., Sharma, S., Datla, S. &amp; Mehran, B. Statistical Investigations of Snowfall and Temperature Interaction with Passenger Car and Truck Traffic on Primary Highways in Canada. </w:t>
      </w:r>
      <w:r w:rsidRPr="008B1C62">
        <w:rPr>
          <w:rFonts w:eastAsia="Times New Roman"/>
          <w:i/>
          <w:iCs/>
          <w:noProof/>
        </w:rPr>
        <w:t>J. Cold Reg. Eng.</w:t>
      </w:r>
      <w:r w:rsidRPr="008B1C62">
        <w:rPr>
          <w:rFonts w:eastAsia="Times New Roman"/>
          <w:noProof/>
        </w:rPr>
        <w:t xml:space="preserve"> (2016). doi:10.1061/(ASCE)CR.1943-5495.0000099</w:t>
      </w:r>
    </w:p>
    <w:p w14:paraId="776FF751"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18.</w:t>
      </w:r>
      <w:r w:rsidRPr="008B1C62">
        <w:rPr>
          <w:rFonts w:eastAsia="Times New Roman"/>
          <w:noProof/>
        </w:rPr>
        <w:tab/>
        <w:t xml:space="preserve">Roh, H.-J., Datla, S. &amp; Sharma, S. Effect of snow, temperature and their interaction on highway truck traffic. </w:t>
      </w:r>
      <w:r w:rsidRPr="008B1C62">
        <w:rPr>
          <w:rFonts w:eastAsia="Times New Roman"/>
          <w:i/>
          <w:iCs/>
          <w:noProof/>
        </w:rPr>
        <w:t>J. Transp. Techn.</w:t>
      </w:r>
      <w:r w:rsidRPr="008B1C62">
        <w:rPr>
          <w:rFonts w:eastAsia="Times New Roman"/>
          <w:noProof/>
        </w:rPr>
        <w:t xml:space="preserve"> (2013). doi:10.4236/jtts.2013.31003</w:t>
      </w:r>
    </w:p>
    <w:p w14:paraId="1D6FE90C"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19.</w:t>
      </w:r>
      <w:r w:rsidRPr="008B1C62">
        <w:rPr>
          <w:rFonts w:eastAsia="Times New Roman"/>
          <w:noProof/>
        </w:rPr>
        <w:tab/>
        <w:t xml:space="preserve">Roh, H. J., Sharma, S. &amp; Sahu, P. K. Modeling snow and cold effects for classified highway traffic volumes. </w:t>
      </w:r>
      <w:r w:rsidRPr="008B1C62">
        <w:rPr>
          <w:rFonts w:eastAsia="Times New Roman"/>
          <w:i/>
          <w:iCs/>
          <w:noProof/>
        </w:rPr>
        <w:t>KSCE J. Civ. Eng.</w:t>
      </w:r>
      <w:r w:rsidRPr="008B1C62">
        <w:rPr>
          <w:rFonts w:eastAsia="Times New Roman"/>
          <w:noProof/>
        </w:rPr>
        <w:t xml:space="preserve"> (2016). doi:10.1007/s12205-015-0236-0</w:t>
      </w:r>
    </w:p>
    <w:p w14:paraId="694C2655"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20.</w:t>
      </w:r>
      <w:r w:rsidRPr="008B1C62">
        <w:rPr>
          <w:rFonts w:eastAsia="Times New Roman"/>
          <w:noProof/>
        </w:rPr>
        <w:tab/>
        <w:t xml:space="preserve">Daanen, H. A. M., Van De Vliert, E. &amp; Huang, X. Driving performance in cold, warm, and thermoneutral environments. </w:t>
      </w:r>
      <w:r w:rsidRPr="008B1C62">
        <w:rPr>
          <w:rFonts w:eastAsia="Times New Roman"/>
          <w:i/>
          <w:iCs/>
          <w:noProof/>
        </w:rPr>
        <w:t>Appl. Ergon.</w:t>
      </w:r>
      <w:r w:rsidRPr="008B1C62">
        <w:rPr>
          <w:rFonts w:eastAsia="Times New Roman"/>
          <w:noProof/>
        </w:rPr>
        <w:t xml:space="preserve"> (2003). doi:10.1016/S0003-6870(03)00055-3</w:t>
      </w:r>
    </w:p>
    <w:p w14:paraId="296774D4"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21.</w:t>
      </w:r>
      <w:r w:rsidRPr="008B1C62">
        <w:rPr>
          <w:rFonts w:eastAsia="Times New Roman"/>
          <w:noProof/>
        </w:rPr>
        <w:tab/>
        <w:t xml:space="preserve">Zlatoper, T. J. Determinants of motor vehicle deaths in the United States: A cross-sectional analysis. </w:t>
      </w:r>
      <w:r w:rsidRPr="008B1C62">
        <w:rPr>
          <w:rFonts w:eastAsia="Times New Roman"/>
          <w:i/>
          <w:iCs/>
          <w:noProof/>
        </w:rPr>
        <w:t>Accid. Anal. Prev.</w:t>
      </w:r>
      <w:r w:rsidRPr="008B1C62">
        <w:rPr>
          <w:rFonts w:eastAsia="Times New Roman"/>
          <w:noProof/>
        </w:rPr>
        <w:t xml:space="preserve"> (1991). doi:10.1016/0001-4575(91)90062-A</w:t>
      </w:r>
    </w:p>
    <w:p w14:paraId="00F9BCB7"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22.</w:t>
      </w:r>
      <w:r w:rsidRPr="008B1C62">
        <w:rPr>
          <w:rFonts w:eastAsia="Times New Roman"/>
          <w:noProof/>
        </w:rPr>
        <w:tab/>
        <w:t xml:space="preserve">Mackie, R. R. &amp; Hanlon, J. F. . O. A study of the combined effects of extented driving and heat stress on driver arousal and performance. in </w:t>
      </w:r>
      <w:r w:rsidRPr="008B1C62">
        <w:rPr>
          <w:rFonts w:eastAsia="Times New Roman"/>
          <w:i/>
          <w:iCs/>
          <w:noProof/>
        </w:rPr>
        <w:t>Symposium on relationships among theory, physiological correlates, and operational performance</w:t>
      </w:r>
      <w:r w:rsidRPr="008B1C62">
        <w:rPr>
          <w:rFonts w:eastAsia="Times New Roman"/>
          <w:noProof/>
        </w:rPr>
        <w:t xml:space="preserve"> (1976). doi:10.1007/978-1-4684-2529-1_25</w:t>
      </w:r>
    </w:p>
    <w:p w14:paraId="07C967D7"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23.</w:t>
      </w:r>
      <w:r w:rsidRPr="008B1C62">
        <w:rPr>
          <w:rFonts w:eastAsia="Times New Roman"/>
          <w:noProof/>
        </w:rPr>
        <w:tab/>
        <w:t xml:space="preserve">Wyon, D. P., Wyon, I. &amp; Norin, F. Effects of moderate heat stress on driver vigilance in a moving vehicle. </w:t>
      </w:r>
      <w:r w:rsidRPr="008B1C62">
        <w:rPr>
          <w:rFonts w:eastAsia="Times New Roman"/>
          <w:i/>
          <w:iCs/>
          <w:noProof/>
        </w:rPr>
        <w:t>Ergonomics</w:t>
      </w:r>
      <w:r w:rsidRPr="008B1C62">
        <w:rPr>
          <w:rFonts w:eastAsia="Times New Roman"/>
          <w:noProof/>
        </w:rPr>
        <w:t xml:space="preserve"> (1996). doi:10.1080/00140139608964434</w:t>
      </w:r>
    </w:p>
    <w:p w14:paraId="54A14ECA"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24.</w:t>
      </w:r>
      <w:r w:rsidRPr="008B1C62">
        <w:rPr>
          <w:rFonts w:eastAsia="Times New Roman"/>
          <w:noProof/>
        </w:rPr>
        <w:tab/>
        <w:t xml:space="preserve">Voas, R. B., Torres, P., Romano, E. &amp; Lacey, J. H. Alcohol-Related Risk of Driver Fatalities: An Update Using 2007 Data. </w:t>
      </w:r>
      <w:r w:rsidRPr="008B1C62">
        <w:rPr>
          <w:rFonts w:eastAsia="Times New Roman"/>
          <w:i/>
          <w:iCs/>
          <w:noProof/>
        </w:rPr>
        <w:t>J. Stud. Alcohol Drugs</w:t>
      </w:r>
      <w:r w:rsidRPr="008B1C62">
        <w:rPr>
          <w:rFonts w:eastAsia="Times New Roman"/>
          <w:noProof/>
        </w:rPr>
        <w:t xml:space="preserve"> (2012). doi:10.15288/jsad.2012.73.341</w:t>
      </w:r>
    </w:p>
    <w:p w14:paraId="4B587CC0"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25.</w:t>
      </w:r>
      <w:r w:rsidRPr="008B1C62">
        <w:rPr>
          <w:rFonts w:eastAsia="Times New Roman"/>
          <w:noProof/>
        </w:rPr>
        <w:tab/>
        <w:t xml:space="preserve">Ambrose, A. F., Paul, G. &amp; Hausdorff, J. M. Risk factors for falls among older adults: A review of the literature. </w:t>
      </w:r>
      <w:r w:rsidRPr="008B1C62">
        <w:rPr>
          <w:rFonts w:eastAsia="Times New Roman"/>
          <w:i/>
          <w:iCs/>
          <w:noProof/>
        </w:rPr>
        <w:t>Maturitas</w:t>
      </w:r>
      <w:r w:rsidRPr="008B1C62">
        <w:rPr>
          <w:rFonts w:eastAsia="Times New Roman"/>
          <w:noProof/>
        </w:rPr>
        <w:t xml:space="preserve"> (2013). doi:10.1016/j.maturitas.2013.02.009</w:t>
      </w:r>
    </w:p>
    <w:p w14:paraId="1CB6C059"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26.</w:t>
      </w:r>
      <w:r w:rsidRPr="008B1C62">
        <w:rPr>
          <w:rFonts w:eastAsia="Times New Roman"/>
          <w:noProof/>
        </w:rPr>
        <w:tab/>
        <w:t xml:space="preserve">Kelsey, J. L. </w:t>
      </w:r>
      <w:r w:rsidRPr="008B1C62">
        <w:rPr>
          <w:rFonts w:eastAsia="Times New Roman"/>
          <w:i/>
          <w:iCs/>
          <w:noProof/>
        </w:rPr>
        <w:t>et al.</w:t>
      </w:r>
      <w:r w:rsidRPr="008B1C62">
        <w:rPr>
          <w:rFonts w:eastAsia="Times New Roman"/>
          <w:noProof/>
        </w:rPr>
        <w:t xml:space="preserve"> Indoor and outdoor falls in older adults are different: The maintenance of balance, independent living, intellect, and zest in the elderly of boston study. </w:t>
      </w:r>
      <w:r w:rsidRPr="008B1C62">
        <w:rPr>
          <w:rFonts w:eastAsia="Times New Roman"/>
          <w:i/>
          <w:iCs/>
          <w:noProof/>
        </w:rPr>
        <w:t>J. Am. Geriatr. Soc.</w:t>
      </w:r>
      <w:r w:rsidRPr="008B1C62">
        <w:rPr>
          <w:rFonts w:eastAsia="Times New Roman"/>
          <w:noProof/>
        </w:rPr>
        <w:t xml:space="preserve"> (2010). doi:10.1111/j.1532-5415.2010.03062.x</w:t>
      </w:r>
    </w:p>
    <w:p w14:paraId="29FDCDB5"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27.</w:t>
      </w:r>
      <w:r w:rsidRPr="008B1C62">
        <w:rPr>
          <w:rFonts w:eastAsia="Times New Roman"/>
          <w:noProof/>
        </w:rPr>
        <w:tab/>
        <w:t xml:space="preserve">Xu, J. Unintentional drowning deaths in the United States, 1999-2010. </w:t>
      </w:r>
      <w:r w:rsidRPr="008B1C62">
        <w:rPr>
          <w:rFonts w:eastAsia="Times New Roman"/>
          <w:i/>
          <w:iCs/>
          <w:noProof/>
        </w:rPr>
        <w:t>NCHS Data Brief</w:t>
      </w:r>
      <w:r w:rsidRPr="008B1C62">
        <w:rPr>
          <w:rFonts w:eastAsia="Times New Roman"/>
          <w:noProof/>
        </w:rPr>
        <w:t xml:space="preserve"> (2014).</w:t>
      </w:r>
    </w:p>
    <w:p w14:paraId="08C95526"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28.</w:t>
      </w:r>
      <w:r w:rsidRPr="008B1C62">
        <w:rPr>
          <w:rFonts w:eastAsia="Times New Roman"/>
          <w:noProof/>
        </w:rPr>
        <w:tab/>
        <w:t xml:space="preserve">Ranson, M. Crime, weather, and climate change. </w:t>
      </w:r>
      <w:r w:rsidRPr="008B1C62">
        <w:rPr>
          <w:rFonts w:eastAsia="Times New Roman"/>
          <w:i/>
          <w:iCs/>
          <w:noProof/>
        </w:rPr>
        <w:t>J. Environ. Econ. Manage.</w:t>
      </w:r>
      <w:r w:rsidRPr="008B1C62">
        <w:rPr>
          <w:rFonts w:eastAsia="Times New Roman"/>
          <w:noProof/>
        </w:rPr>
        <w:t xml:space="preserve"> (2014). doi:10.1016/j.jeem.2013.11.008</w:t>
      </w:r>
    </w:p>
    <w:p w14:paraId="2ED455B8"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29.</w:t>
      </w:r>
      <w:r w:rsidRPr="008B1C62">
        <w:rPr>
          <w:rFonts w:eastAsia="Times New Roman"/>
          <w:noProof/>
        </w:rPr>
        <w:tab/>
        <w:t xml:space="preserve">Mares, D. Climate change and levels of violence in socially disadvantaged neighborhood groups. </w:t>
      </w:r>
      <w:r w:rsidRPr="008B1C62">
        <w:rPr>
          <w:rFonts w:eastAsia="Times New Roman"/>
          <w:i/>
          <w:iCs/>
          <w:noProof/>
        </w:rPr>
        <w:t>J. Urban Heal.</w:t>
      </w:r>
      <w:r w:rsidRPr="008B1C62">
        <w:rPr>
          <w:rFonts w:eastAsia="Times New Roman"/>
          <w:noProof/>
        </w:rPr>
        <w:t xml:space="preserve"> (2013). doi:10.1007/s11524-013-9791-1</w:t>
      </w:r>
    </w:p>
    <w:p w14:paraId="22E92F30"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30.</w:t>
      </w:r>
      <w:r w:rsidRPr="008B1C62">
        <w:rPr>
          <w:rFonts w:eastAsia="Times New Roman"/>
          <w:noProof/>
        </w:rPr>
        <w:tab/>
        <w:t xml:space="preserve">Hsiang, S. M., Burke, M. &amp; Miguel, E. Quantifying the Influence of Climate on Human Conflict. </w:t>
      </w:r>
      <w:r w:rsidRPr="008B1C62">
        <w:rPr>
          <w:rFonts w:eastAsia="Times New Roman"/>
          <w:i/>
          <w:iCs/>
          <w:noProof/>
        </w:rPr>
        <w:t>Science (80-. ).</w:t>
      </w:r>
      <w:r w:rsidRPr="008B1C62">
        <w:rPr>
          <w:rFonts w:eastAsia="Times New Roman"/>
          <w:noProof/>
        </w:rPr>
        <w:t xml:space="preserve"> (2013). doi:10.1126/science.1235367</w:t>
      </w:r>
    </w:p>
    <w:p w14:paraId="66C418E1"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31.</w:t>
      </w:r>
      <w:r w:rsidRPr="008B1C62">
        <w:rPr>
          <w:rFonts w:eastAsia="Times New Roman"/>
          <w:noProof/>
        </w:rPr>
        <w:tab/>
        <w:t xml:space="preserve">Hsiang, S. M., Meng, K. C. &amp; Cane, M. A. Civil conflicts are associated with the global climate. </w:t>
      </w:r>
      <w:r w:rsidRPr="008B1C62">
        <w:rPr>
          <w:rFonts w:eastAsia="Times New Roman"/>
          <w:i/>
          <w:iCs/>
          <w:noProof/>
        </w:rPr>
        <w:t>Nature</w:t>
      </w:r>
      <w:r w:rsidRPr="008B1C62">
        <w:rPr>
          <w:rFonts w:eastAsia="Times New Roman"/>
          <w:noProof/>
        </w:rPr>
        <w:t xml:space="preserve"> (2011). doi:10.1038/nature10311</w:t>
      </w:r>
    </w:p>
    <w:p w14:paraId="0BFB64C8"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lastRenderedPageBreak/>
        <w:t>32.</w:t>
      </w:r>
      <w:r w:rsidRPr="008B1C62">
        <w:rPr>
          <w:rFonts w:eastAsia="Times New Roman"/>
          <w:noProof/>
        </w:rPr>
        <w:tab/>
        <w:t xml:space="preserve">O’Loughlin, J. </w:t>
      </w:r>
      <w:r w:rsidRPr="008B1C62">
        <w:rPr>
          <w:rFonts w:eastAsia="Times New Roman"/>
          <w:i/>
          <w:iCs/>
          <w:noProof/>
        </w:rPr>
        <w:t>et al.</w:t>
      </w:r>
      <w:r w:rsidRPr="008B1C62">
        <w:rPr>
          <w:rFonts w:eastAsia="Times New Roman"/>
          <w:noProof/>
        </w:rPr>
        <w:t xml:space="preserve"> Climate variability and conflict risk in East Africa, 1990-2009. </w:t>
      </w:r>
      <w:r w:rsidRPr="008B1C62">
        <w:rPr>
          <w:rFonts w:eastAsia="Times New Roman"/>
          <w:i/>
          <w:iCs/>
          <w:noProof/>
        </w:rPr>
        <w:t>Proc. Natl. Acad. Sci.</w:t>
      </w:r>
      <w:r w:rsidRPr="008B1C62">
        <w:rPr>
          <w:rFonts w:eastAsia="Times New Roman"/>
          <w:noProof/>
        </w:rPr>
        <w:t xml:space="preserve"> (2012). doi:10.1073/pnas.1205130109</w:t>
      </w:r>
    </w:p>
    <w:p w14:paraId="4655F57E"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33.</w:t>
      </w:r>
      <w:r w:rsidRPr="008B1C62">
        <w:rPr>
          <w:rFonts w:eastAsia="Times New Roman"/>
          <w:noProof/>
        </w:rPr>
        <w:tab/>
        <w:t xml:space="preserve">Page, L. A., Hajat, S. &amp; Kovats, R. S. Relationship between daily suicide counts and temperature in England and Wales. </w:t>
      </w:r>
      <w:r w:rsidRPr="008B1C62">
        <w:rPr>
          <w:rFonts w:eastAsia="Times New Roman"/>
          <w:i/>
          <w:iCs/>
          <w:noProof/>
        </w:rPr>
        <w:t>Br. J. Psychiatry</w:t>
      </w:r>
      <w:r w:rsidRPr="008B1C62">
        <w:rPr>
          <w:rFonts w:eastAsia="Times New Roman"/>
          <w:noProof/>
        </w:rPr>
        <w:t xml:space="preserve"> (2007). doi:10.1192/bjp.bp.106.031948</w:t>
      </w:r>
    </w:p>
    <w:p w14:paraId="6AB7BC63"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34.</w:t>
      </w:r>
      <w:r w:rsidRPr="008B1C62">
        <w:rPr>
          <w:rFonts w:eastAsia="Times New Roman"/>
          <w:noProof/>
        </w:rPr>
        <w:tab/>
        <w:t xml:space="preserve">Orru, H. &amp; Åström, D. O. Increases in external cause mortality due to high and low temperatures: evidence from northeastern Europe. </w:t>
      </w:r>
      <w:r w:rsidRPr="008B1C62">
        <w:rPr>
          <w:rFonts w:eastAsia="Times New Roman"/>
          <w:i/>
          <w:iCs/>
          <w:noProof/>
        </w:rPr>
        <w:t>Int. J. Biometeorol.</w:t>
      </w:r>
      <w:r w:rsidRPr="008B1C62">
        <w:rPr>
          <w:rFonts w:eastAsia="Times New Roman"/>
          <w:noProof/>
        </w:rPr>
        <w:t xml:space="preserve"> (2017). doi:10.1007/s00484-016-1270-4</w:t>
      </w:r>
    </w:p>
    <w:p w14:paraId="25C30519"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35.</w:t>
      </w:r>
      <w:r w:rsidRPr="008B1C62">
        <w:rPr>
          <w:rFonts w:eastAsia="Times New Roman"/>
          <w:noProof/>
        </w:rPr>
        <w:tab/>
        <w:t xml:space="preserve">Glaeser, E. L., Sacerdote, B. &amp; Scheinkman, J. A. Crime and social interactions. </w:t>
      </w:r>
      <w:r w:rsidRPr="008B1C62">
        <w:rPr>
          <w:rFonts w:eastAsia="Times New Roman"/>
          <w:i/>
          <w:iCs/>
          <w:noProof/>
        </w:rPr>
        <w:t>Q. J. Econ.</w:t>
      </w:r>
      <w:r w:rsidRPr="008B1C62">
        <w:rPr>
          <w:rFonts w:eastAsia="Times New Roman"/>
          <w:noProof/>
        </w:rPr>
        <w:t xml:space="preserve"> (1996). doi:10.2307/2946686</w:t>
      </w:r>
    </w:p>
    <w:p w14:paraId="45A74F79"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36.</w:t>
      </w:r>
      <w:r w:rsidRPr="008B1C62">
        <w:rPr>
          <w:rFonts w:eastAsia="Times New Roman"/>
          <w:noProof/>
        </w:rPr>
        <w:tab/>
        <w:t xml:space="preserve">Rotton, J. &amp; Cohn, E. G. Global warming and U.S. crime rates: An application of routine activity theory. </w:t>
      </w:r>
      <w:r w:rsidRPr="008B1C62">
        <w:rPr>
          <w:rFonts w:eastAsia="Times New Roman"/>
          <w:i/>
          <w:iCs/>
          <w:noProof/>
        </w:rPr>
        <w:t>Environ. Behav.</w:t>
      </w:r>
      <w:r w:rsidRPr="008B1C62">
        <w:rPr>
          <w:rFonts w:eastAsia="Times New Roman"/>
          <w:noProof/>
        </w:rPr>
        <w:t xml:space="preserve"> (2003). doi:10.1177/0013916503255565</w:t>
      </w:r>
    </w:p>
    <w:p w14:paraId="3EA0A20F"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37.</w:t>
      </w:r>
      <w:r w:rsidRPr="008B1C62">
        <w:rPr>
          <w:rFonts w:eastAsia="Times New Roman"/>
          <w:noProof/>
        </w:rPr>
        <w:tab/>
        <w:t xml:space="preserve">Anderson, C. A. Temperature and aggression: Ubiquitous effects of heat on occurrence of human violence. </w:t>
      </w:r>
      <w:r w:rsidRPr="008B1C62">
        <w:rPr>
          <w:rFonts w:eastAsia="Times New Roman"/>
          <w:i/>
          <w:iCs/>
          <w:noProof/>
        </w:rPr>
        <w:t>Psychol. Bull.</w:t>
      </w:r>
      <w:r w:rsidRPr="008B1C62">
        <w:rPr>
          <w:rFonts w:eastAsia="Times New Roman"/>
          <w:noProof/>
        </w:rPr>
        <w:t xml:space="preserve"> (1989). doi:10.1037/0033-2909.106.1.74</w:t>
      </w:r>
    </w:p>
    <w:p w14:paraId="3375EFC5"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38.</w:t>
      </w:r>
      <w:r w:rsidRPr="008B1C62">
        <w:rPr>
          <w:rFonts w:eastAsia="Times New Roman"/>
          <w:noProof/>
        </w:rPr>
        <w:tab/>
        <w:t xml:space="preserve">Baron, R. A. &amp; Bell, P. A. Aggression and heat: The influence of ambient temperature, negative affect, and a cooling drink on physical aggression. </w:t>
      </w:r>
      <w:r w:rsidRPr="008B1C62">
        <w:rPr>
          <w:rFonts w:eastAsia="Times New Roman"/>
          <w:i/>
          <w:iCs/>
          <w:noProof/>
        </w:rPr>
        <w:t>J. Pers. Soc. Psychol.</w:t>
      </w:r>
      <w:r w:rsidRPr="008B1C62">
        <w:rPr>
          <w:rFonts w:eastAsia="Times New Roman"/>
          <w:noProof/>
        </w:rPr>
        <w:t xml:space="preserve"> (1976). doi:10.1037/0022-3514.33.3.245</w:t>
      </w:r>
    </w:p>
    <w:p w14:paraId="4E7C15A2"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39.</w:t>
      </w:r>
      <w:r w:rsidRPr="008B1C62">
        <w:rPr>
          <w:rFonts w:eastAsia="Times New Roman"/>
          <w:noProof/>
        </w:rPr>
        <w:tab/>
        <w:t xml:space="preserve">Majeed, H. &amp; Lee, J. The impact of climate change on youth depression and mental health. </w:t>
      </w:r>
      <w:r w:rsidRPr="008B1C62">
        <w:rPr>
          <w:rFonts w:eastAsia="Times New Roman"/>
          <w:i/>
          <w:iCs/>
          <w:noProof/>
        </w:rPr>
        <w:t>Lancet Planet. Heal.</w:t>
      </w:r>
      <w:r w:rsidRPr="008B1C62">
        <w:rPr>
          <w:rFonts w:eastAsia="Times New Roman"/>
          <w:noProof/>
        </w:rPr>
        <w:t xml:space="preserve"> </w:t>
      </w:r>
      <w:r w:rsidRPr="008B1C62">
        <w:rPr>
          <w:rFonts w:eastAsia="Times New Roman"/>
          <w:b/>
          <w:bCs/>
          <w:noProof/>
        </w:rPr>
        <w:t>1,</w:t>
      </w:r>
      <w:r w:rsidRPr="008B1C62">
        <w:rPr>
          <w:rFonts w:eastAsia="Times New Roman"/>
          <w:noProof/>
        </w:rPr>
        <w:t xml:space="preserve"> e94–e95 (2017).</w:t>
      </w:r>
    </w:p>
    <w:p w14:paraId="0956C31E"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40.</w:t>
      </w:r>
      <w:r w:rsidRPr="008B1C62">
        <w:rPr>
          <w:rFonts w:eastAsia="Times New Roman"/>
          <w:noProof/>
        </w:rPr>
        <w:tab/>
        <w:t xml:space="preserve">Berry, H. L., Waite, T. D., Dear, K. B. G., Capon, A. G. &amp; Murray, V. The case for systems thinking about climate change and mental health. </w:t>
      </w:r>
      <w:r w:rsidRPr="008B1C62">
        <w:rPr>
          <w:rFonts w:eastAsia="Times New Roman"/>
          <w:i/>
          <w:iCs/>
          <w:noProof/>
        </w:rPr>
        <w:t>Nature Climate Change</w:t>
      </w:r>
      <w:r w:rsidRPr="008B1C62">
        <w:rPr>
          <w:rFonts w:eastAsia="Times New Roman"/>
          <w:noProof/>
        </w:rPr>
        <w:t xml:space="preserve"> (2018). doi:10.1038/s41558-018-0102-4</w:t>
      </w:r>
    </w:p>
    <w:p w14:paraId="60881284"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41.</w:t>
      </w:r>
      <w:r w:rsidRPr="008B1C62">
        <w:rPr>
          <w:rFonts w:eastAsia="Times New Roman"/>
          <w:noProof/>
        </w:rPr>
        <w:tab/>
        <w:t xml:space="preserve">Hansen, A. </w:t>
      </w:r>
      <w:r w:rsidRPr="008B1C62">
        <w:rPr>
          <w:rFonts w:eastAsia="Times New Roman"/>
          <w:i/>
          <w:iCs/>
          <w:noProof/>
        </w:rPr>
        <w:t>et al.</w:t>
      </w:r>
      <w:r w:rsidRPr="008B1C62">
        <w:rPr>
          <w:rFonts w:eastAsia="Times New Roman"/>
          <w:noProof/>
        </w:rPr>
        <w:t xml:space="preserve"> The effect of heat waves on mental health in a temperate Australian City. </w:t>
      </w:r>
      <w:r w:rsidRPr="008B1C62">
        <w:rPr>
          <w:rFonts w:eastAsia="Times New Roman"/>
          <w:i/>
          <w:iCs/>
          <w:noProof/>
        </w:rPr>
        <w:t>Environ. Health Perspect.</w:t>
      </w:r>
      <w:r w:rsidRPr="008B1C62">
        <w:rPr>
          <w:rFonts w:eastAsia="Times New Roman"/>
          <w:noProof/>
        </w:rPr>
        <w:t xml:space="preserve"> (2008). doi:10.1289/ehp.11339</w:t>
      </w:r>
    </w:p>
    <w:p w14:paraId="5F3B29C4"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42.</w:t>
      </w:r>
      <w:r w:rsidRPr="008B1C62">
        <w:rPr>
          <w:rFonts w:eastAsia="Times New Roman"/>
          <w:noProof/>
        </w:rPr>
        <w:tab/>
        <w:t xml:space="preserve">Obradovich, N., Migliorini, R., Mednick, S. C. &amp; Fowler, J. H. Nighttime temperature and human sleep loss in a changing climate. </w:t>
      </w:r>
      <w:r w:rsidRPr="008B1C62">
        <w:rPr>
          <w:rFonts w:eastAsia="Times New Roman"/>
          <w:i/>
          <w:iCs/>
          <w:noProof/>
        </w:rPr>
        <w:t>Sci. Adv.</w:t>
      </w:r>
      <w:r w:rsidRPr="008B1C62">
        <w:rPr>
          <w:rFonts w:eastAsia="Times New Roman"/>
          <w:noProof/>
        </w:rPr>
        <w:t xml:space="preserve"> (2017). doi:10.1126/sciadv.1601555</w:t>
      </w:r>
    </w:p>
    <w:p w14:paraId="7BBE3FE8"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43.</w:t>
      </w:r>
      <w:r w:rsidRPr="008B1C62">
        <w:rPr>
          <w:rFonts w:eastAsia="Times New Roman"/>
          <w:noProof/>
        </w:rPr>
        <w:tab/>
        <w:t xml:space="preserve">L., C., C.,  de C. &amp; P., A. Heatwaves and their impact on people with alcohol, drug and mental health conditions: A discussion paper on clinical practice considerations. </w:t>
      </w:r>
      <w:r w:rsidRPr="008B1C62">
        <w:rPr>
          <w:rFonts w:eastAsia="Times New Roman"/>
          <w:i/>
          <w:iCs/>
          <w:noProof/>
        </w:rPr>
        <w:t>J. Adv. Nurs.</w:t>
      </w:r>
      <w:r w:rsidRPr="008B1C62">
        <w:rPr>
          <w:rFonts w:eastAsia="Times New Roman"/>
          <w:noProof/>
        </w:rPr>
        <w:t xml:space="preserve"> (2011).</w:t>
      </w:r>
    </w:p>
    <w:p w14:paraId="4CA6A336"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44.</w:t>
      </w:r>
      <w:r w:rsidRPr="008B1C62">
        <w:rPr>
          <w:rFonts w:eastAsia="Times New Roman"/>
          <w:noProof/>
        </w:rPr>
        <w:tab/>
        <w:t xml:space="preserve">Dee, D. P. </w:t>
      </w:r>
      <w:r w:rsidRPr="008B1C62">
        <w:rPr>
          <w:rFonts w:eastAsia="Times New Roman"/>
          <w:i/>
          <w:iCs/>
          <w:noProof/>
        </w:rPr>
        <w:t>et al.</w:t>
      </w:r>
      <w:r w:rsidRPr="008B1C62">
        <w:rPr>
          <w:rFonts w:eastAsia="Times New Roman"/>
          <w:noProof/>
        </w:rPr>
        <w:t xml:space="preserve"> The ERA-Interim reanalysis: configuration and performance of the data assimilation system. </w:t>
      </w:r>
      <w:r w:rsidRPr="008B1C62">
        <w:rPr>
          <w:rFonts w:eastAsia="Times New Roman"/>
          <w:i/>
          <w:iCs/>
          <w:noProof/>
        </w:rPr>
        <w:t>Q. J. R. Meteorol. Soc.</w:t>
      </w:r>
      <w:r w:rsidRPr="008B1C62">
        <w:rPr>
          <w:rFonts w:eastAsia="Times New Roman"/>
          <w:noProof/>
        </w:rPr>
        <w:t xml:space="preserve"> </w:t>
      </w:r>
      <w:r w:rsidRPr="008B1C62">
        <w:rPr>
          <w:rFonts w:eastAsia="Times New Roman"/>
          <w:b/>
          <w:bCs/>
          <w:noProof/>
        </w:rPr>
        <w:t>137,</w:t>
      </w:r>
      <w:r w:rsidRPr="008B1C62">
        <w:rPr>
          <w:rFonts w:eastAsia="Times New Roman"/>
          <w:noProof/>
        </w:rPr>
        <w:t xml:space="preserve"> 553–597 (2011).</w:t>
      </w:r>
    </w:p>
    <w:p w14:paraId="2FD0393E"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45.</w:t>
      </w:r>
      <w:r w:rsidRPr="008B1C62">
        <w:rPr>
          <w:rFonts w:eastAsia="Times New Roman"/>
          <w:noProof/>
        </w:rPr>
        <w:tab/>
        <w:t xml:space="preserve">Wallace, J. M. &amp; Hobbs, P. V. </w:t>
      </w:r>
      <w:r w:rsidRPr="008B1C62">
        <w:rPr>
          <w:rFonts w:eastAsia="Times New Roman"/>
          <w:i/>
          <w:iCs/>
          <w:noProof/>
        </w:rPr>
        <w:t>Atmospheric Science: An Introductory Survey: Second Edition</w:t>
      </w:r>
      <w:r w:rsidRPr="008B1C62">
        <w:rPr>
          <w:rFonts w:eastAsia="Times New Roman"/>
          <w:noProof/>
        </w:rPr>
        <w:t xml:space="preserve">. </w:t>
      </w:r>
      <w:r w:rsidRPr="008B1C62">
        <w:rPr>
          <w:rFonts w:eastAsia="Times New Roman"/>
          <w:i/>
          <w:iCs/>
          <w:noProof/>
        </w:rPr>
        <w:t>Atmospheric Science: An Introductory Survey: Second Edition</w:t>
      </w:r>
      <w:r w:rsidRPr="008B1C62">
        <w:rPr>
          <w:rFonts w:eastAsia="Times New Roman"/>
          <w:noProof/>
        </w:rPr>
        <w:t xml:space="preserve"> (2006). doi:10.1016/C2009-0-00034-8</w:t>
      </w:r>
    </w:p>
    <w:p w14:paraId="6230C534"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46.</w:t>
      </w:r>
      <w:r w:rsidRPr="008B1C62">
        <w:rPr>
          <w:rFonts w:eastAsia="Times New Roman"/>
          <w:noProof/>
        </w:rPr>
        <w:tab/>
        <w:t xml:space="preserve">Lozano, R. </w:t>
      </w:r>
      <w:r w:rsidRPr="008B1C62">
        <w:rPr>
          <w:rFonts w:eastAsia="Times New Roman"/>
          <w:i/>
          <w:iCs/>
          <w:noProof/>
        </w:rPr>
        <w:t>et al.</w:t>
      </w:r>
      <w:r w:rsidRPr="008B1C62">
        <w:rPr>
          <w:rFonts w:eastAsia="Times New Roman"/>
          <w:noProof/>
        </w:rPr>
        <w:t xml:space="preserve"> Global and regional mortality from 235 causes of death for 20 age groups in 1990 and 2010: A systematic analysis for the Global Burden of Disease Study 2010. </w:t>
      </w:r>
      <w:r w:rsidRPr="008B1C62">
        <w:rPr>
          <w:rFonts w:eastAsia="Times New Roman"/>
          <w:i/>
          <w:iCs/>
          <w:noProof/>
        </w:rPr>
        <w:t>Lancet</w:t>
      </w:r>
      <w:r w:rsidRPr="008B1C62">
        <w:rPr>
          <w:rFonts w:eastAsia="Times New Roman"/>
          <w:noProof/>
        </w:rPr>
        <w:t xml:space="preserve"> (2012). doi:10.1016/S0140-6736(12)61728-0</w:t>
      </w:r>
    </w:p>
    <w:p w14:paraId="040A5940"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47.</w:t>
      </w:r>
      <w:r w:rsidRPr="008B1C62">
        <w:rPr>
          <w:rFonts w:eastAsia="Times New Roman"/>
          <w:noProof/>
        </w:rPr>
        <w:tab/>
        <w:t xml:space="preserve">Rue, H. &amp; Held, L. </w:t>
      </w:r>
      <w:r w:rsidRPr="008B1C62">
        <w:rPr>
          <w:rFonts w:eastAsia="Times New Roman"/>
          <w:i/>
          <w:iCs/>
          <w:noProof/>
        </w:rPr>
        <w:t>Gaussian Markov random fields. Theory and applications</w:t>
      </w:r>
      <w:r w:rsidRPr="008B1C62">
        <w:rPr>
          <w:rFonts w:eastAsia="Times New Roman"/>
          <w:noProof/>
        </w:rPr>
        <w:t xml:space="preserve">. </w:t>
      </w:r>
      <w:r w:rsidRPr="008B1C62">
        <w:rPr>
          <w:rFonts w:eastAsia="Times New Roman"/>
          <w:i/>
          <w:iCs/>
          <w:noProof/>
        </w:rPr>
        <w:lastRenderedPageBreak/>
        <w:t>Chapman &amp; Hall</w:t>
      </w:r>
      <w:r w:rsidRPr="008B1C62">
        <w:rPr>
          <w:rFonts w:eastAsia="Times New Roman"/>
          <w:noProof/>
        </w:rPr>
        <w:t xml:space="preserve"> (2005). doi:10.1007/s00184-007-0162-3</w:t>
      </w:r>
    </w:p>
    <w:p w14:paraId="1C0E9B4F"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48.</w:t>
      </w:r>
      <w:r w:rsidRPr="008B1C62">
        <w:rPr>
          <w:rFonts w:eastAsia="Times New Roman"/>
          <w:noProof/>
        </w:rPr>
        <w:tab/>
        <w:t xml:space="preserve">Besag, J. Spatial interaction and the statistical snalysis of lattice systems. </w:t>
      </w:r>
      <w:r w:rsidRPr="008B1C62">
        <w:rPr>
          <w:rFonts w:eastAsia="Times New Roman"/>
          <w:i/>
          <w:iCs/>
          <w:noProof/>
        </w:rPr>
        <w:t>J. R. Stat. Soc. Ser. B (Statistical Methodol.</w:t>
      </w:r>
      <w:r w:rsidRPr="008B1C62">
        <w:rPr>
          <w:rFonts w:eastAsia="Times New Roman"/>
          <w:noProof/>
        </w:rPr>
        <w:t xml:space="preserve"> (1974). doi:10.2307/2984812</w:t>
      </w:r>
    </w:p>
    <w:p w14:paraId="7768DBDF"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49.</w:t>
      </w:r>
      <w:r w:rsidRPr="008B1C62">
        <w:rPr>
          <w:rFonts w:eastAsia="Times New Roman"/>
          <w:noProof/>
        </w:rPr>
        <w:tab/>
        <w:t xml:space="preserve">Rue, H., Martino, S. &amp; Chopin, N. Approximate Bayesian inference for latent Gaussian models by using integrated nested Laplace approximations. </w:t>
      </w:r>
      <w:r w:rsidRPr="008B1C62">
        <w:rPr>
          <w:rFonts w:eastAsia="Times New Roman"/>
          <w:i/>
          <w:iCs/>
          <w:noProof/>
        </w:rPr>
        <w:t>J. R. Stat. Soc. Ser. B Stat. Methodol.</w:t>
      </w:r>
      <w:r w:rsidRPr="008B1C62">
        <w:rPr>
          <w:rFonts w:eastAsia="Times New Roman"/>
          <w:noProof/>
        </w:rPr>
        <w:t xml:space="preserve"> (2009). doi:10.1111/j.1467-9868.2008.00700.x</w:t>
      </w:r>
    </w:p>
    <w:p w14:paraId="0CC7E05E" w14:textId="77777777" w:rsidR="008B1C62" w:rsidRPr="008B1C62" w:rsidRDefault="008B1C62" w:rsidP="008B1C62">
      <w:pPr>
        <w:widowControl w:val="0"/>
        <w:autoSpaceDE w:val="0"/>
        <w:autoSpaceDN w:val="0"/>
        <w:adjustRightInd w:val="0"/>
        <w:spacing w:after="200"/>
        <w:ind w:left="640" w:hanging="640"/>
        <w:rPr>
          <w:noProof/>
        </w:rPr>
      </w:pPr>
      <w:r w:rsidRPr="008B1C62">
        <w:rPr>
          <w:rFonts w:eastAsia="Times New Roman"/>
          <w:noProof/>
        </w:rPr>
        <w:t>50.</w:t>
      </w:r>
      <w:r w:rsidRPr="008B1C62">
        <w:rPr>
          <w:rFonts w:eastAsia="Times New Roman"/>
          <w:noProof/>
        </w:rPr>
        <w:tab/>
        <w:t>IPCC. IPCC special report on the impacts of global warming of 1.5 °C - Summary for policy makers. (2018).</w:t>
      </w:r>
    </w:p>
    <w:p w14:paraId="2F3991B5" w14:textId="4456800D" w:rsidR="006A3229" w:rsidRDefault="00A55581" w:rsidP="006A3229">
      <w:pPr>
        <w:widowControl w:val="0"/>
        <w:autoSpaceDE w:val="0"/>
        <w:autoSpaceDN w:val="0"/>
        <w:adjustRightInd w:val="0"/>
        <w:spacing w:after="200"/>
        <w:ind w:left="640" w:hanging="640"/>
        <w:rPr>
          <w:b/>
        </w:rPr>
      </w:pPr>
      <w:r w:rsidRPr="00636C9B">
        <w:rPr>
          <w:b/>
        </w:rPr>
        <w:fldChar w:fldCharType="end"/>
      </w:r>
      <w:commentRangeEnd w:id="90"/>
      <w:r w:rsidR="009B42B8">
        <w:rPr>
          <w:rStyle w:val="CommentReference"/>
          <w:rFonts w:asciiTheme="minorHAnsi" w:hAnsiTheme="minorHAnsi" w:cstheme="minorBidi"/>
          <w:lang w:eastAsia="en-US"/>
        </w:rPr>
        <w:commentReference w:id="90"/>
      </w:r>
      <w:r w:rsidR="006A3229">
        <w:rPr>
          <w:b/>
        </w:rPr>
        <w:br w:type="page"/>
      </w:r>
    </w:p>
    <w:p w14:paraId="36419E9D" w14:textId="45C0FBEC" w:rsidR="006A3229" w:rsidRDefault="006A3229" w:rsidP="006A3229">
      <w:pPr>
        <w:spacing w:line="480" w:lineRule="auto"/>
        <w:rPr>
          <w:ins w:id="91" w:author="Parks, Robbie M" w:date="2019-01-02T23:12:00Z"/>
          <w:color w:val="000000" w:themeColor="text1"/>
        </w:rPr>
      </w:pPr>
      <w:ins w:id="92" w:author="Parks, Robbie M" w:date="2019-01-02T23:12:00Z">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w:t>
        </w:r>
        <w:r w:rsidR="002D1396">
          <w:rPr>
            <w:color w:val="000000" w:themeColor="text1"/>
          </w:rPr>
          <w:t xml:space="preserve">sport, falls and drownings), </w:t>
        </w:r>
        <w:r>
          <w:rPr>
            <w:color w:val="000000" w:themeColor="text1"/>
          </w:rPr>
          <w:t>intentional (assault and intentional self-harm) injury</w:t>
        </w:r>
      </w:ins>
      <w:ins w:id="93" w:author="Parks, Robbie M" w:date="2019-01-02T23:55:00Z">
        <w:r w:rsidR="00356600">
          <w:rPr>
            <w:color w:val="000000" w:themeColor="text1"/>
          </w:rPr>
          <w:t xml:space="preserve"> and other unintentional injury</w:t>
        </w:r>
      </w:ins>
      <w:ins w:id="94" w:author="Parks, Robbie M" w:date="2019-01-02T23:12:00Z">
        <w:r>
          <w:rPr>
            <w:color w:val="000000" w:themeColor="text1"/>
          </w:rPr>
          <w:t>,</w:t>
        </w:r>
      </w:ins>
      <w:ins w:id="95" w:author="Parks, Robbie M" w:date="2019-01-02T23:55:00Z">
        <w:r w:rsidR="00356600">
          <w:rPr>
            <w:color w:val="000000" w:themeColor="text1"/>
          </w:rPr>
          <w:t xml:space="preserve"> by</w:t>
        </w:r>
      </w:ins>
      <w:ins w:id="96" w:author="Parks, Robbie M" w:date="2019-01-02T23:12:00Z">
        <w:r>
          <w:rPr>
            <w:color w:val="000000" w:themeColor="text1"/>
          </w:rPr>
          <w:t xml:space="preserve"> </w:t>
        </w:r>
      </w:ins>
      <w:ins w:id="97" w:author="Parks, Robbie M" w:date="2019-01-02T23:24:00Z">
        <w:r w:rsidR="009F0E6E">
          <w:rPr>
            <w:color w:val="000000" w:themeColor="text1"/>
          </w:rPr>
          <w:t xml:space="preserve">sex and </w:t>
        </w:r>
      </w:ins>
      <w:ins w:id="98" w:author="Parks, Robbie M" w:date="2019-01-02T23:12:00Z">
        <w:r w:rsidR="009F0E6E">
          <w:rPr>
            <w:color w:val="000000" w:themeColor="text1"/>
          </w:rPr>
          <w:t>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ins>
    </w:p>
    <w:p w14:paraId="6AE9F26A" w14:textId="77777777" w:rsidR="00D70938" w:rsidRDefault="00D70938" w:rsidP="006A3229">
      <w:pPr>
        <w:spacing w:line="480" w:lineRule="auto"/>
        <w:rPr>
          <w:ins w:id="99" w:author="Parks, Robbie M" w:date="2019-01-02T23:12:00Z"/>
          <w:color w:val="000000" w:themeColor="text1"/>
        </w:rPr>
      </w:pPr>
    </w:p>
    <w:p w14:paraId="3B15A043" w14:textId="1F83B8B9" w:rsidR="00D70938" w:rsidRDefault="00D70938" w:rsidP="00D70938">
      <w:pPr>
        <w:spacing w:line="480" w:lineRule="auto"/>
        <w:rPr>
          <w:ins w:id="100" w:author="Parks, Robbie M" w:date="2019-01-02T23:12:00Z"/>
          <w:color w:val="000000" w:themeColor="text1"/>
        </w:rPr>
      </w:pPr>
      <w:ins w:id="101" w:author="Parks, Robbie M" w:date="2019-01-02T23:12:00Z">
        <w:r w:rsidRPr="00636C9B">
          <w:rPr>
            <w:b/>
            <w:color w:val="000000" w:themeColor="text1"/>
          </w:rPr>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ins>
      <w:ins w:id="102" w:author="Parks, Robbie M" w:date="2019-01-02T23:25:00Z">
        <w:r w:rsidR="00EB47E2">
          <w:rPr>
            <w:color w:val="000000" w:themeColor="text1"/>
          </w:rPr>
          <w:t xml:space="preserve"> and month</w:t>
        </w:r>
      </w:ins>
      <w:ins w:id="103" w:author="Parks, Robbie M" w:date="2019-01-02T23:12:00Z">
        <w:r>
          <w:rPr>
            <w:color w:val="000000" w:themeColor="text1"/>
          </w:rPr>
          <w:t>.</w:t>
        </w:r>
      </w:ins>
    </w:p>
    <w:p w14:paraId="044D051D" w14:textId="77777777" w:rsidR="00D70938" w:rsidRDefault="00D70938" w:rsidP="006A3229">
      <w:pPr>
        <w:spacing w:line="480" w:lineRule="auto"/>
        <w:rPr>
          <w:ins w:id="104" w:author="Parks, Robbie M" w:date="2019-01-02T23:12:00Z"/>
          <w:color w:val="000000" w:themeColor="text1"/>
        </w:rPr>
      </w:pPr>
    </w:p>
    <w:p w14:paraId="641BBABA" w14:textId="2BF0A7A9" w:rsidR="00D70938" w:rsidRDefault="00D70938" w:rsidP="00D70938">
      <w:pPr>
        <w:spacing w:line="480" w:lineRule="auto"/>
        <w:rPr>
          <w:ins w:id="105" w:author="Parks, Robbie M" w:date="2019-01-02T23:12:00Z"/>
          <w:color w:val="000000" w:themeColor="text1"/>
        </w:rPr>
      </w:pPr>
      <w:ins w:id="106" w:author="Parks, Robbie M" w:date="2019-01-02T23:12:00Z">
        <w:r w:rsidRPr="00636C9B">
          <w:rPr>
            <w:b/>
            <w:color w:val="000000" w:themeColor="text1"/>
          </w:rPr>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in July two example states (Florida and Washington) (left panel) for 1980-2016 are used to calculate temperature anomalies. As seen, a warmer state like Florida can have less inter-annual variation in a particular month (here, July) compared with a cooler state like Washington.</w:t>
        </w:r>
      </w:ins>
    </w:p>
    <w:p w14:paraId="1695F259" w14:textId="77777777" w:rsidR="00D70938" w:rsidRDefault="00D70938" w:rsidP="008B1C62">
      <w:pPr>
        <w:widowControl w:val="0"/>
        <w:autoSpaceDE w:val="0"/>
        <w:autoSpaceDN w:val="0"/>
        <w:adjustRightInd w:val="0"/>
        <w:spacing w:after="200"/>
        <w:ind w:left="640" w:hanging="640"/>
        <w:rPr>
          <w:ins w:id="107" w:author="Parks, Robbie M" w:date="2019-01-02T23:12:00Z"/>
          <w:b/>
          <w:color w:val="000000" w:themeColor="text1"/>
        </w:rPr>
      </w:pPr>
    </w:p>
    <w:p w14:paraId="7AB7D853" w14:textId="5686C253" w:rsidR="00D70938" w:rsidRDefault="00D70938" w:rsidP="00D70938">
      <w:pPr>
        <w:spacing w:line="480" w:lineRule="auto"/>
        <w:rPr>
          <w:ins w:id="108" w:author="Parks, Robbie M" w:date="2019-01-02T23:12:00Z"/>
          <w:color w:val="000000" w:themeColor="text1"/>
        </w:rPr>
      </w:pPr>
      <w:ins w:id="109" w:author="Parks, Robbie M" w:date="2019-01-02T23:12:00Z">
        <w:r w:rsidRPr="00636C9B">
          <w:rPr>
            <w:b/>
            <w:color w:val="000000" w:themeColor="text1"/>
          </w:rPr>
          <w:t xml:space="preserve">Figure </w:t>
        </w:r>
        <w:r>
          <w:rPr>
            <w:b/>
            <w:color w:val="000000" w:themeColor="text1"/>
          </w:rPr>
          <w:t>4.</w:t>
        </w:r>
        <w:r w:rsidRPr="008621C2">
          <w:rPr>
            <w:color w:val="000000" w:themeColor="text1"/>
          </w:rPr>
          <w:t xml:space="preserve"> </w:t>
        </w:r>
        <w:r>
          <w:rPr>
            <w:color w:val="000000" w:themeColor="text1"/>
          </w:rPr>
          <w:t xml:space="preserve">Additional annual injury deaths for the 2016 US population in year in which each month was </w:t>
        </w:r>
      </w:ins>
      <w:ins w:id="110" w:author="Parks, Robbie M" w:date="2019-01-02T23:25:00Z">
        <w:r w:rsidR="00FE67B7">
          <w:rPr>
            <w:color w:val="000000" w:themeColor="text1"/>
          </w:rPr>
          <w:t>+</w:t>
        </w:r>
        <w:r w:rsidR="00FE67B7" w:rsidRPr="00843ACB">
          <w:rPr>
            <w:rFonts w:ascii="Helvetica" w:eastAsia="Times New Roman" w:hAnsi="Helvetica"/>
            <w:bCs/>
            <w:color w:val="222222"/>
            <w:sz w:val="21"/>
            <w:szCs w:val="21"/>
            <w:shd w:val="clear" w:color="auto" w:fill="FFFFFF"/>
          </w:rPr>
          <w:t>1</w:t>
        </w:r>
        <w:r w:rsidR="00FE67B7" w:rsidRPr="00843ACB">
          <w:rPr>
            <w:bCs/>
            <w:color w:val="000000" w:themeColor="text1"/>
          </w:rPr>
          <w:t>°</w:t>
        </w:r>
        <w:r w:rsidR="00FE67B7">
          <w:rPr>
            <w:bCs/>
            <w:color w:val="000000" w:themeColor="text1"/>
          </w:rPr>
          <w:t>C</w:t>
        </w:r>
        <w:r w:rsidR="00FE67B7">
          <w:rPr>
            <w:color w:val="000000" w:themeColor="text1"/>
          </w:rPr>
          <w:t xml:space="preserve"> </w:t>
        </w:r>
      </w:ins>
      <w:ins w:id="111" w:author="Parks, Robbie M" w:date="2019-01-02T23:12:00Z">
        <w:r>
          <w:rPr>
            <w:color w:val="000000" w:themeColor="text1"/>
          </w:rPr>
          <w:t xml:space="preserve">compared with 1980-2009 average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ins>
      <w:ins w:id="112" w:author="Parks, Robbie M" w:date="2019-01-02T23:25:00Z">
        <w:r w:rsidR="007B5299">
          <w:rPr>
            <w:color w:val="000000" w:themeColor="text1"/>
          </w:rPr>
          <w:t>, sex</w:t>
        </w:r>
      </w:ins>
      <w:ins w:id="113" w:author="Parks, Robbie M" w:date="2019-01-02T23:12:00Z">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ins>
    </w:p>
    <w:p w14:paraId="1C98116F" w14:textId="77777777" w:rsidR="00D70938" w:rsidRDefault="00D70938" w:rsidP="008B1C62">
      <w:pPr>
        <w:widowControl w:val="0"/>
        <w:autoSpaceDE w:val="0"/>
        <w:autoSpaceDN w:val="0"/>
        <w:adjustRightInd w:val="0"/>
        <w:spacing w:after="200"/>
        <w:ind w:left="640" w:hanging="640"/>
        <w:rPr>
          <w:ins w:id="114" w:author="Parks, Robbie M" w:date="2019-01-02T23:12:00Z"/>
          <w:b/>
          <w:color w:val="000000" w:themeColor="text1"/>
        </w:rPr>
      </w:pPr>
    </w:p>
    <w:p w14:paraId="31EEFB45" w14:textId="1114582C" w:rsidR="00D70938" w:rsidRDefault="00D70938" w:rsidP="00D70938">
      <w:pPr>
        <w:spacing w:line="480" w:lineRule="auto"/>
        <w:rPr>
          <w:ins w:id="115" w:author="Parks, Robbie M" w:date="2019-01-02T23:12:00Z"/>
          <w:color w:val="000000" w:themeColor="text1"/>
        </w:rPr>
      </w:pPr>
      <w:ins w:id="116" w:author="Parks, Robbie M" w:date="2019-01-02T23:12:00Z">
        <w:r>
          <w:rPr>
            <w:b/>
            <w:color w:val="000000" w:themeColor="text1"/>
          </w:rPr>
          <w:t xml:space="preserve">Supplementary </w:t>
        </w:r>
        <w:r w:rsidRPr="00636C9B">
          <w:rPr>
            <w:b/>
            <w:color w:val="000000" w:themeColor="text1"/>
          </w:rPr>
          <w:t xml:space="preserve">Figure 1. </w:t>
        </w:r>
        <w:r>
          <w:rPr>
            <w:color w:val="000000" w:themeColor="text1"/>
          </w:rPr>
          <w:t xml:space="preserve">Percent change in death rates </w:t>
        </w:r>
      </w:ins>
      <w:ins w:id="117" w:author="Parks, Robbie M" w:date="2019-01-02T23:26:00Z">
        <w:r w:rsidR="00716216">
          <w:rPr>
            <w:color w:val="000000" w:themeColor="text1"/>
          </w:rPr>
          <w:t>in year in which each month was +</w:t>
        </w:r>
        <w:r w:rsidR="00716216" w:rsidRPr="00843ACB">
          <w:rPr>
            <w:rFonts w:ascii="Helvetica" w:eastAsia="Times New Roman" w:hAnsi="Helvetica"/>
            <w:bCs/>
            <w:color w:val="222222"/>
            <w:sz w:val="21"/>
            <w:szCs w:val="21"/>
            <w:shd w:val="clear" w:color="auto" w:fill="FFFFFF"/>
          </w:rPr>
          <w:t>1</w:t>
        </w:r>
        <w:r w:rsidR="00716216" w:rsidRPr="00843ACB">
          <w:rPr>
            <w:bCs/>
            <w:color w:val="000000" w:themeColor="text1"/>
          </w:rPr>
          <w:t>°</w:t>
        </w:r>
        <w:r w:rsidR="00716216">
          <w:rPr>
            <w:bCs/>
            <w:color w:val="000000" w:themeColor="text1"/>
          </w:rPr>
          <w:t>C</w:t>
        </w:r>
        <w:r w:rsidR="00716216">
          <w:rPr>
            <w:color w:val="000000" w:themeColor="text1"/>
          </w:rPr>
          <w:t xml:space="preserve"> compared with 1980-2009 average temperatures</w:t>
        </w:r>
        <w:r w:rsidR="00716216" w:rsidRPr="00636C9B">
          <w:rPr>
            <w:color w:val="000000" w:themeColor="text1"/>
          </w:rPr>
          <w:t xml:space="preserve"> </w:t>
        </w:r>
      </w:ins>
      <w:ins w:id="118" w:author="Parks, Robbie M" w:date="2019-01-02T23:12:00Z">
        <w:r w:rsidRPr="00636C9B">
          <w:rPr>
            <w:color w:val="000000" w:themeColor="text1"/>
          </w:rPr>
          <w:t xml:space="preserve">by </w:t>
        </w:r>
        <w:r>
          <w:rPr>
            <w:color w:val="000000" w:themeColor="text1"/>
          </w:rPr>
          <w:t>type</w:t>
        </w:r>
        <w:r w:rsidRPr="00636C9B">
          <w:rPr>
            <w:color w:val="000000" w:themeColor="text1"/>
          </w:rPr>
          <w:t xml:space="preserve"> of injury, sex</w:t>
        </w:r>
      </w:ins>
      <w:ins w:id="119" w:author="Parks, Robbie M" w:date="2019-01-02T23:26:00Z">
        <w:r w:rsidR="00FA6227">
          <w:rPr>
            <w:color w:val="000000" w:themeColor="text1"/>
          </w:rPr>
          <w:t xml:space="preserve"> and age group</w:t>
        </w:r>
      </w:ins>
      <w:ins w:id="120" w:author="Parks, Robbie M" w:date="2019-01-02T23:12:00Z">
        <w:r>
          <w:rPr>
            <w:color w:val="000000" w:themeColor="text1"/>
          </w:rPr>
          <w:t>. The values represent excess risk</w:t>
        </w:r>
        <w:r w:rsidRPr="00037523">
          <w:rPr>
            <w:color w:val="000000" w:themeColor="text1"/>
          </w:rPr>
          <w:t xml:space="preserve"> </w:t>
        </w:r>
        <w:r>
          <w:rPr>
            <w:color w:val="000000" w:themeColor="text1"/>
          </w:rPr>
          <w:t>if temperature anomaly were compared with 1980-2009 long-term average temperatures.</w:t>
        </w:r>
      </w:ins>
    </w:p>
    <w:p w14:paraId="14D0E6E5" w14:textId="3F97EAD9" w:rsidR="009011C5" w:rsidRPr="00636C9B" w:rsidDel="00AC0CA8" w:rsidRDefault="009011C5">
      <w:pPr>
        <w:widowControl w:val="0"/>
        <w:autoSpaceDE w:val="0"/>
        <w:autoSpaceDN w:val="0"/>
        <w:adjustRightInd w:val="0"/>
        <w:spacing w:after="200" w:line="480" w:lineRule="auto"/>
        <w:ind w:left="640" w:hanging="640"/>
        <w:rPr>
          <w:del w:id="121" w:author="Parks, Robbie M" w:date="2019-01-02T23:13:00Z"/>
          <w:b/>
        </w:rPr>
        <w:pPrChange w:id="122" w:author="Parks, Robbie M" w:date="2019-01-02T23:13:00Z">
          <w:pPr>
            <w:widowControl w:val="0"/>
            <w:autoSpaceDE w:val="0"/>
            <w:autoSpaceDN w:val="0"/>
            <w:adjustRightInd w:val="0"/>
            <w:spacing w:after="200"/>
            <w:ind w:left="640" w:hanging="640"/>
          </w:pPr>
        </w:pPrChange>
      </w:pPr>
      <w:del w:id="123" w:author="Parks, Robbie M" w:date="2019-01-02T23:13:00Z">
        <w:r w:rsidRPr="00636C9B" w:rsidDel="00AC0CA8">
          <w:rPr>
            <w:b/>
            <w:color w:val="000000" w:themeColor="text1"/>
          </w:rPr>
          <w:br w:type="page"/>
        </w:r>
      </w:del>
    </w:p>
    <w:p w14:paraId="7A629EAC" w14:textId="5E49C4BA" w:rsidR="0077298E" w:rsidDel="00F60ED8" w:rsidRDefault="0077298E" w:rsidP="00886AE3">
      <w:pPr>
        <w:spacing w:line="480" w:lineRule="auto"/>
        <w:rPr>
          <w:del w:id="124" w:author="Parks, Robbie M" w:date="2019-01-02T23:21:00Z"/>
          <w:color w:val="000000" w:themeColor="text1"/>
        </w:rPr>
      </w:pPr>
      <w:del w:id="125" w:author="Parks, Robbie M" w:date="2019-01-02T23:21:00Z">
        <w:r w:rsidRPr="00636C9B" w:rsidDel="00F60ED8">
          <w:rPr>
            <w:b/>
            <w:color w:val="000000" w:themeColor="text1"/>
          </w:rPr>
          <w:delText xml:space="preserve">Figure </w:delText>
        </w:r>
        <w:r w:rsidDel="00F60ED8">
          <w:rPr>
            <w:b/>
            <w:color w:val="000000" w:themeColor="text1"/>
          </w:rPr>
          <w:delText>1</w:delText>
        </w:r>
        <w:r w:rsidRPr="00636C9B" w:rsidDel="00F60ED8">
          <w:rPr>
            <w:b/>
            <w:color w:val="000000" w:themeColor="text1"/>
          </w:rPr>
          <w:delText xml:space="preserve">. </w:delText>
        </w:r>
        <w:r w:rsidRPr="00171799" w:rsidDel="00F60ED8">
          <w:rPr>
            <w:color w:val="000000" w:themeColor="text1"/>
          </w:rPr>
          <w:delText xml:space="preserve">Graphic </w:delText>
        </w:r>
        <w:r w:rsidDel="00F60ED8">
          <w:rPr>
            <w:color w:val="000000" w:themeColor="text1"/>
          </w:rPr>
          <w:delText xml:space="preserve">representation </w:delText>
        </w:r>
        <w:r w:rsidRPr="00171799" w:rsidDel="00F60ED8">
          <w:rPr>
            <w:color w:val="000000" w:themeColor="text1"/>
          </w:rPr>
          <w:delText>of</w:delText>
        </w:r>
        <w:r w:rsidDel="00F60ED8">
          <w:rPr>
            <w:b/>
            <w:color w:val="000000" w:themeColor="text1"/>
          </w:rPr>
          <w:delText xml:space="preserve"> </w:delText>
        </w:r>
        <w:r w:rsidDel="00F60ED8">
          <w:rPr>
            <w:color w:val="000000" w:themeColor="text1"/>
          </w:rPr>
          <w:delText>temperature anomaly measure used in the analysis. The graph shows how monthly temperatures</w:delText>
        </w:r>
        <w:r w:rsidRPr="00636C9B" w:rsidDel="00F60ED8">
          <w:rPr>
            <w:color w:val="000000" w:themeColor="text1"/>
          </w:rPr>
          <w:delText xml:space="preserve"> </w:delText>
        </w:r>
        <w:r w:rsidDel="00F60ED8">
          <w:rPr>
            <w:color w:val="000000" w:themeColor="text1"/>
          </w:rPr>
          <w:delText>in</w:delText>
        </w:r>
        <w:r w:rsidR="00C74DD3" w:rsidDel="00F60ED8">
          <w:rPr>
            <w:color w:val="000000" w:themeColor="text1"/>
          </w:rPr>
          <w:delText xml:space="preserve"> July</w:delText>
        </w:r>
        <w:r w:rsidDel="00F60ED8">
          <w:rPr>
            <w:color w:val="000000" w:themeColor="text1"/>
          </w:rPr>
          <w:delText xml:space="preserve"> two example states (Florida and Washington) (left panel) for 1980-</w:delText>
        </w:r>
        <w:r w:rsidR="00C74DD3" w:rsidDel="00F60ED8">
          <w:rPr>
            <w:color w:val="000000" w:themeColor="text1"/>
          </w:rPr>
          <w:delText xml:space="preserve">2016 </w:delText>
        </w:r>
        <w:r w:rsidDel="00F60ED8">
          <w:rPr>
            <w:color w:val="000000" w:themeColor="text1"/>
          </w:rPr>
          <w:delText>are used to calculate temperature anomalies. As seen, a warmer state like Florida can have less inter-annual variation in a particular month (here, July) compared with a cooler state like Washington.</w:delText>
        </w:r>
      </w:del>
    </w:p>
    <w:p w14:paraId="2A457BF0" w14:textId="4F0CFA4C" w:rsidR="00FC5339" w:rsidDel="00F60ED8" w:rsidRDefault="00FC5339" w:rsidP="00886AE3">
      <w:pPr>
        <w:spacing w:line="480" w:lineRule="auto"/>
        <w:rPr>
          <w:del w:id="126" w:author="Parks, Robbie M" w:date="2019-01-02T23:21:00Z"/>
          <w:color w:val="000000" w:themeColor="text1"/>
        </w:rPr>
      </w:pPr>
    </w:p>
    <w:p w14:paraId="660A5670" w14:textId="2B09FE17" w:rsidR="0077298E" w:rsidDel="00F60ED8" w:rsidRDefault="001A3C82" w:rsidP="00886AE3">
      <w:pPr>
        <w:spacing w:line="480" w:lineRule="auto"/>
        <w:rPr>
          <w:del w:id="127" w:author="Parks, Robbie M" w:date="2019-01-02T23:21:00Z"/>
          <w:color w:val="000000" w:themeColor="text1"/>
        </w:rPr>
      </w:pPr>
      <w:del w:id="128" w:author="Parks, Robbie M" w:date="2019-01-02T23:21:00Z">
        <w:r w:rsidRPr="00636C9B" w:rsidDel="00F60ED8">
          <w:rPr>
            <w:b/>
            <w:color w:val="000000" w:themeColor="text1"/>
          </w:rPr>
          <w:delText xml:space="preserve">Figure </w:delText>
        </w:r>
        <w:r w:rsidR="00FC5339" w:rsidDel="00F60ED8">
          <w:rPr>
            <w:b/>
            <w:color w:val="000000" w:themeColor="text1"/>
          </w:rPr>
          <w:delText>2</w:delText>
        </w:r>
        <w:r w:rsidRPr="00636C9B" w:rsidDel="00F60ED8">
          <w:rPr>
            <w:b/>
            <w:color w:val="000000" w:themeColor="text1"/>
          </w:rPr>
          <w:delText xml:space="preserve">. </w:delText>
        </w:r>
        <w:r w:rsidDel="00F60ED8">
          <w:rPr>
            <w:color w:val="000000" w:themeColor="text1"/>
          </w:rPr>
          <w:delText>Number</w:delText>
        </w:r>
        <w:r w:rsidRPr="00636C9B" w:rsidDel="00F60ED8">
          <w:rPr>
            <w:color w:val="000000" w:themeColor="text1"/>
          </w:rPr>
          <w:delText xml:space="preserve"> of</w:delText>
        </w:r>
        <w:r w:rsidDel="00F60ED8">
          <w:rPr>
            <w:color w:val="000000" w:themeColor="text1"/>
          </w:rPr>
          <w:delText xml:space="preserve"> injury deaths, by</w:delText>
        </w:r>
        <w:r w:rsidRPr="00636C9B" w:rsidDel="00F60ED8">
          <w:rPr>
            <w:color w:val="000000" w:themeColor="text1"/>
          </w:rPr>
          <w:delText xml:space="preserve"> </w:delText>
        </w:r>
        <w:r w:rsidDel="00F60ED8">
          <w:rPr>
            <w:color w:val="000000" w:themeColor="text1"/>
          </w:rPr>
          <w:delText>type</w:delText>
        </w:r>
        <w:r w:rsidRPr="00636C9B" w:rsidDel="00F60ED8">
          <w:rPr>
            <w:color w:val="000000" w:themeColor="text1"/>
          </w:rPr>
          <w:delText xml:space="preserve"> of unintentional </w:delText>
        </w:r>
        <w:r w:rsidDel="00F60ED8">
          <w:rPr>
            <w:color w:val="000000" w:themeColor="text1"/>
          </w:rPr>
          <w:delText xml:space="preserve">(transport, falls and drownings) and intentional (assault and intentional self-harm) </w:delText>
        </w:r>
        <w:r w:rsidR="00C74DD3" w:rsidDel="00F60ED8">
          <w:rPr>
            <w:color w:val="000000" w:themeColor="text1"/>
          </w:rPr>
          <w:delText>injury</w:delText>
        </w:r>
        <w:r w:rsidDel="00F60ED8">
          <w:rPr>
            <w:color w:val="000000" w:themeColor="text1"/>
          </w:rPr>
          <w:delText xml:space="preserve">, </w:delText>
        </w:r>
        <w:commentRangeStart w:id="129"/>
        <w:r w:rsidRPr="00636C9B" w:rsidDel="00F60ED8">
          <w:rPr>
            <w:color w:val="000000" w:themeColor="text1"/>
          </w:rPr>
          <w:delText>age group and sex</w:delText>
        </w:r>
        <w:commentRangeEnd w:id="129"/>
        <w:r w:rsidR="00C74DD3" w:rsidDel="00F60ED8">
          <w:rPr>
            <w:rStyle w:val="CommentReference"/>
            <w:rFonts w:asciiTheme="minorHAnsi" w:hAnsiTheme="minorHAnsi" w:cstheme="minorBidi"/>
            <w:lang w:eastAsia="en-US"/>
          </w:rPr>
          <w:commentReference w:id="129"/>
        </w:r>
        <w:r w:rsidRPr="00636C9B" w:rsidDel="00F60ED8">
          <w:rPr>
            <w:color w:val="000000" w:themeColor="text1"/>
          </w:rPr>
          <w:delText>,</w:delText>
        </w:r>
        <w:r w:rsidRPr="00112CB4" w:rsidDel="00F60ED8">
          <w:rPr>
            <w:color w:val="000000" w:themeColor="text1"/>
          </w:rPr>
          <w:delText xml:space="preserve"> </w:delText>
        </w:r>
        <w:r w:rsidRPr="00636C9B" w:rsidDel="00F60ED8">
          <w:rPr>
            <w:color w:val="000000" w:themeColor="text1"/>
          </w:rPr>
          <w:delText xml:space="preserve">in the </w:delText>
        </w:r>
        <w:r w:rsidDel="00F60ED8">
          <w:rPr>
            <w:color w:val="000000" w:themeColor="text1"/>
          </w:rPr>
          <w:delText xml:space="preserve">contiguous </w:delText>
        </w:r>
        <w:r w:rsidRPr="00636C9B" w:rsidDel="00F60ED8">
          <w:rPr>
            <w:color w:val="000000" w:themeColor="text1"/>
          </w:rPr>
          <w:delText xml:space="preserve">USA for </w:delText>
        </w:r>
        <w:r w:rsidDel="00F60ED8">
          <w:rPr>
            <w:color w:val="000000" w:themeColor="text1"/>
          </w:rPr>
          <w:delText>1980</w:delText>
        </w:r>
        <w:r w:rsidRPr="00636C9B" w:rsidDel="00F60ED8">
          <w:rPr>
            <w:color w:val="000000" w:themeColor="text1"/>
          </w:rPr>
          <w:delText>-2016.</w:delText>
        </w:r>
      </w:del>
    </w:p>
    <w:p w14:paraId="446084F1" w14:textId="39658A1A" w:rsidR="001A3C82" w:rsidRPr="00886AE3" w:rsidDel="00F60ED8" w:rsidRDefault="001A3C82" w:rsidP="00886AE3">
      <w:pPr>
        <w:spacing w:line="480" w:lineRule="auto"/>
        <w:rPr>
          <w:del w:id="130" w:author="Parks, Robbie M" w:date="2019-01-02T23:21:00Z"/>
          <w:color w:val="000000" w:themeColor="text1"/>
        </w:rPr>
      </w:pPr>
    </w:p>
    <w:p w14:paraId="5959A838" w14:textId="0FBCEC8F" w:rsidR="00773A25" w:rsidDel="00F60ED8" w:rsidRDefault="005B03DF" w:rsidP="00886AE3">
      <w:pPr>
        <w:spacing w:line="480" w:lineRule="auto"/>
        <w:rPr>
          <w:del w:id="131" w:author="Parks, Robbie M" w:date="2019-01-02T23:21:00Z"/>
          <w:color w:val="000000" w:themeColor="text1"/>
        </w:rPr>
      </w:pPr>
      <w:del w:id="132" w:author="Parks, Robbie M" w:date="2019-01-02T23:21:00Z">
        <w:r w:rsidRPr="00636C9B" w:rsidDel="00F60ED8">
          <w:rPr>
            <w:b/>
            <w:color w:val="000000" w:themeColor="text1"/>
          </w:rPr>
          <w:delText xml:space="preserve">Figure </w:delText>
        </w:r>
        <w:r w:rsidR="00FC5339" w:rsidDel="00F60ED8">
          <w:rPr>
            <w:b/>
            <w:color w:val="000000" w:themeColor="text1"/>
          </w:rPr>
          <w:delText>3</w:delText>
        </w:r>
        <w:r w:rsidR="0019142A" w:rsidRPr="00636C9B" w:rsidDel="00F60ED8">
          <w:rPr>
            <w:b/>
            <w:color w:val="000000" w:themeColor="text1"/>
          </w:rPr>
          <w:delText>.</w:delText>
        </w:r>
        <w:r w:rsidR="001B246F" w:rsidRPr="00636C9B" w:rsidDel="00F60ED8">
          <w:rPr>
            <w:b/>
            <w:color w:val="000000" w:themeColor="text1"/>
          </w:rPr>
          <w:delText xml:space="preserve"> </w:delText>
        </w:r>
        <w:r w:rsidR="006C049E" w:rsidRPr="00636C9B" w:rsidDel="00F60ED8">
          <w:rPr>
            <w:color w:val="000000" w:themeColor="text1"/>
          </w:rPr>
          <w:delText xml:space="preserve">National </w:delText>
        </w:r>
        <w:r w:rsidR="008A218F" w:rsidDel="00F60ED8">
          <w:rPr>
            <w:color w:val="000000" w:themeColor="text1"/>
          </w:rPr>
          <w:delText>a</w:delText>
        </w:r>
        <w:r w:rsidR="008A218F" w:rsidRPr="00636C9B" w:rsidDel="00F60ED8">
          <w:rPr>
            <w:color w:val="000000" w:themeColor="text1"/>
          </w:rPr>
          <w:delText>ge</w:delText>
        </w:r>
        <w:r w:rsidR="006C049E" w:rsidRPr="00636C9B" w:rsidDel="00F60ED8">
          <w:rPr>
            <w:color w:val="000000" w:themeColor="text1"/>
          </w:rPr>
          <w:delText>-</w:delText>
        </w:r>
        <w:r w:rsidR="008A218F" w:rsidDel="00F60ED8">
          <w:rPr>
            <w:color w:val="000000" w:themeColor="text1"/>
          </w:rPr>
          <w:delText>s</w:delText>
        </w:r>
        <w:r w:rsidR="008A218F" w:rsidRPr="00636C9B" w:rsidDel="00F60ED8">
          <w:rPr>
            <w:color w:val="000000" w:themeColor="text1"/>
          </w:rPr>
          <w:delText xml:space="preserve">tandardised </w:delText>
        </w:r>
        <w:r w:rsidR="008A218F" w:rsidDel="00F60ED8">
          <w:rPr>
            <w:color w:val="000000" w:themeColor="text1"/>
          </w:rPr>
          <w:delText>d</w:delText>
        </w:r>
        <w:r w:rsidR="008A218F" w:rsidRPr="00636C9B" w:rsidDel="00F60ED8">
          <w:rPr>
            <w:color w:val="000000" w:themeColor="text1"/>
          </w:rPr>
          <w:delText xml:space="preserve">eath </w:delText>
        </w:r>
        <w:r w:rsidR="008A218F" w:rsidDel="00F60ED8">
          <w:rPr>
            <w:color w:val="000000" w:themeColor="text1"/>
          </w:rPr>
          <w:delText>r</w:delText>
        </w:r>
        <w:r w:rsidR="008A218F" w:rsidRPr="00636C9B" w:rsidDel="00F60ED8">
          <w:rPr>
            <w:color w:val="000000" w:themeColor="text1"/>
          </w:rPr>
          <w:delText>ates</w:delText>
        </w:r>
        <w:r w:rsidR="006C049E" w:rsidRPr="00636C9B" w:rsidDel="00F60ED8">
          <w:rPr>
            <w:color w:val="000000" w:themeColor="text1"/>
          </w:rPr>
          <w:delText xml:space="preserve"> </w:delText>
        </w:r>
        <w:r w:rsidR="006C58FE" w:rsidDel="00F60ED8">
          <w:rPr>
            <w:color w:val="000000" w:themeColor="text1"/>
          </w:rPr>
          <w:delText>from 1980 to 2016,</w:delText>
        </w:r>
        <w:r w:rsidR="006C049E" w:rsidRPr="00636C9B" w:rsidDel="00F60ED8">
          <w:rPr>
            <w:color w:val="000000" w:themeColor="text1"/>
          </w:rPr>
          <w:delText xml:space="preserve"> by </w:delText>
        </w:r>
      </w:del>
      <w:del w:id="133" w:author="Parks, Robbie M" w:date="2019-01-02T22:53:00Z">
        <w:r w:rsidR="006C049E" w:rsidRPr="00636C9B" w:rsidDel="00861194">
          <w:rPr>
            <w:color w:val="000000" w:themeColor="text1"/>
          </w:rPr>
          <w:delText xml:space="preserve">month and </w:delText>
        </w:r>
      </w:del>
      <w:del w:id="134" w:author="Parks, Robbie M" w:date="2019-01-02T23:21:00Z">
        <w:r w:rsidR="00987B41" w:rsidDel="00F60ED8">
          <w:rPr>
            <w:color w:val="000000" w:themeColor="text1"/>
          </w:rPr>
          <w:delText xml:space="preserve">type </w:delText>
        </w:r>
        <w:r w:rsidR="006C58FE" w:rsidDel="00F60ED8">
          <w:rPr>
            <w:color w:val="000000" w:themeColor="text1"/>
          </w:rPr>
          <w:delText>of</w:delText>
        </w:r>
        <w:r w:rsidR="006C049E" w:rsidRPr="00636C9B" w:rsidDel="00F60ED8">
          <w:rPr>
            <w:color w:val="000000" w:themeColor="text1"/>
          </w:rPr>
          <w:delText xml:space="preserve"> injury</w:delText>
        </w:r>
        <w:r w:rsidR="005F3F6E" w:rsidDel="00F60ED8">
          <w:rPr>
            <w:color w:val="000000" w:themeColor="text1"/>
          </w:rPr>
          <w:delText>.</w:delText>
        </w:r>
      </w:del>
    </w:p>
    <w:p w14:paraId="50CAF635" w14:textId="5DCBD063" w:rsidR="00773A25" w:rsidDel="00F60ED8" w:rsidRDefault="00773A25" w:rsidP="00886AE3">
      <w:pPr>
        <w:spacing w:line="480" w:lineRule="auto"/>
        <w:rPr>
          <w:del w:id="135" w:author="Parks, Robbie M" w:date="2019-01-02T23:21:00Z"/>
          <w:color w:val="000000" w:themeColor="text1"/>
        </w:rPr>
      </w:pPr>
    </w:p>
    <w:p w14:paraId="32D5DAAD" w14:textId="2328CACD" w:rsidR="00773A25" w:rsidDel="00F60ED8" w:rsidRDefault="00773A25" w:rsidP="00886AE3">
      <w:pPr>
        <w:spacing w:line="480" w:lineRule="auto"/>
        <w:rPr>
          <w:del w:id="136" w:author="Parks, Robbie M" w:date="2019-01-02T23:21:00Z"/>
          <w:color w:val="000000" w:themeColor="text1"/>
        </w:rPr>
      </w:pPr>
      <w:del w:id="137" w:author="Parks, Robbie M" w:date="2019-01-02T23:21:00Z">
        <w:r w:rsidRPr="00636C9B" w:rsidDel="00F60ED8">
          <w:rPr>
            <w:b/>
            <w:color w:val="000000" w:themeColor="text1"/>
          </w:rPr>
          <w:delText xml:space="preserve">Figure </w:delText>
        </w:r>
        <w:r w:rsidR="00FC5339" w:rsidDel="00F60ED8">
          <w:rPr>
            <w:b/>
            <w:color w:val="000000" w:themeColor="text1"/>
          </w:rPr>
          <w:delText>4</w:delText>
        </w:r>
        <w:r w:rsidDel="00F60ED8">
          <w:rPr>
            <w:b/>
            <w:color w:val="000000" w:themeColor="text1"/>
          </w:rPr>
          <w:delText>.</w:delText>
        </w:r>
        <w:r w:rsidRPr="008621C2" w:rsidDel="00F60ED8">
          <w:rPr>
            <w:color w:val="000000" w:themeColor="text1"/>
          </w:rPr>
          <w:delText xml:space="preserve"> </w:delText>
        </w:r>
        <w:r w:rsidDel="00F60ED8">
          <w:rPr>
            <w:color w:val="000000" w:themeColor="text1"/>
          </w:rPr>
          <w:delText xml:space="preserve">Additional annual injury deaths for the 2016 US population </w:delText>
        </w:r>
        <w:r w:rsidR="0049069D" w:rsidDel="00F60ED8">
          <w:rPr>
            <w:color w:val="000000" w:themeColor="text1"/>
          </w:rPr>
          <w:delText xml:space="preserve">in year in which each month was … </w:delText>
        </w:r>
        <w:r w:rsidDel="00F60ED8">
          <w:rPr>
            <w:color w:val="000000" w:themeColor="text1"/>
          </w:rPr>
          <w:delText xml:space="preserve">compared with 1980-2009 average temperatures. The top row shows breakdown </w:delText>
        </w:r>
        <w:r w:rsidRPr="00636C9B" w:rsidDel="00F60ED8">
          <w:rPr>
            <w:color w:val="000000" w:themeColor="text1"/>
          </w:rPr>
          <w:delText xml:space="preserve">by </w:delText>
        </w:r>
      </w:del>
      <w:del w:id="138" w:author="Parks, Robbie M" w:date="2019-01-02T22:54:00Z">
        <w:r w:rsidRPr="00636C9B" w:rsidDel="0002320C">
          <w:rPr>
            <w:color w:val="000000" w:themeColor="text1"/>
          </w:rPr>
          <w:delText xml:space="preserve">sex, </w:delText>
        </w:r>
      </w:del>
      <w:del w:id="139" w:author="Parks, Robbie M" w:date="2019-01-02T23:21:00Z">
        <w:r w:rsidDel="00F60ED8">
          <w:rPr>
            <w:color w:val="000000" w:themeColor="text1"/>
          </w:rPr>
          <w:delText>type</w:delText>
        </w:r>
        <w:r w:rsidRPr="00636C9B" w:rsidDel="00F60ED8">
          <w:rPr>
            <w:color w:val="000000" w:themeColor="text1"/>
          </w:rPr>
          <w:delText xml:space="preserve"> of injury</w:delText>
        </w:r>
      </w:del>
      <w:del w:id="140" w:author="Parks, Robbie M" w:date="2019-01-02T22:54:00Z">
        <w:r w:rsidRPr="00636C9B" w:rsidDel="0002320C">
          <w:rPr>
            <w:color w:val="000000" w:themeColor="text1"/>
          </w:rPr>
          <w:delText xml:space="preserve"> and </w:delText>
        </w:r>
      </w:del>
      <w:del w:id="141" w:author="Parks, Robbie M" w:date="2019-01-02T23:21:00Z">
        <w:r w:rsidRPr="00636C9B" w:rsidDel="00F60ED8">
          <w:rPr>
            <w:color w:val="000000" w:themeColor="text1"/>
          </w:rPr>
          <w:delText>age group</w:delText>
        </w:r>
        <w:r w:rsidDel="00F60ED8">
          <w:rPr>
            <w:color w:val="000000" w:themeColor="text1"/>
          </w:rPr>
          <w:delText>.</w:delText>
        </w:r>
        <w:r w:rsidRPr="00636C9B" w:rsidDel="00F60ED8">
          <w:rPr>
            <w:color w:val="000000" w:themeColor="text1"/>
          </w:rPr>
          <w:delText xml:space="preserve"> </w:delText>
        </w:r>
        <w:r w:rsidDel="00F60ED8">
          <w:rPr>
            <w:color w:val="000000" w:themeColor="text1"/>
          </w:rPr>
          <w:delText xml:space="preserve">The bottom row shows the break down by sex, type of injury </w:delText>
        </w:r>
        <w:r w:rsidRPr="00636C9B" w:rsidDel="00F60ED8">
          <w:rPr>
            <w:color w:val="000000" w:themeColor="text1"/>
          </w:rPr>
          <w:delText>and month. Black dots represent net changes</w:delText>
        </w:r>
        <w:r w:rsidDel="00F60ED8">
          <w:rPr>
            <w:color w:val="000000" w:themeColor="text1"/>
          </w:rPr>
          <w:delText xml:space="preserve"> in deaths for each set of bars</w:delText>
        </w:r>
        <w:r w:rsidRPr="00636C9B" w:rsidDel="00F60ED8">
          <w:rPr>
            <w:color w:val="000000" w:themeColor="text1"/>
          </w:rPr>
          <w:delText>.</w:delText>
        </w:r>
      </w:del>
    </w:p>
    <w:p w14:paraId="07065C03" w14:textId="6EF8D73D" w:rsidR="00773A25" w:rsidDel="00F60ED8" w:rsidRDefault="00773A25" w:rsidP="00886AE3">
      <w:pPr>
        <w:spacing w:line="480" w:lineRule="auto"/>
        <w:rPr>
          <w:del w:id="142" w:author="Parks, Robbie M" w:date="2019-01-02T23:21:00Z"/>
          <w:color w:val="000000" w:themeColor="text1"/>
        </w:rPr>
      </w:pPr>
    </w:p>
    <w:p w14:paraId="44A20DA9" w14:textId="73EDFCE7" w:rsidR="00773A25" w:rsidDel="00F60ED8" w:rsidRDefault="00773A25" w:rsidP="00886AE3">
      <w:pPr>
        <w:spacing w:line="480" w:lineRule="auto"/>
        <w:rPr>
          <w:del w:id="143" w:author="Parks, Robbie M" w:date="2019-01-02T23:21:00Z"/>
          <w:color w:val="000000" w:themeColor="text1"/>
        </w:rPr>
      </w:pPr>
      <w:commentRangeStart w:id="144"/>
      <w:del w:id="145" w:author="Parks, Robbie M" w:date="2019-01-02T23:21:00Z">
        <w:r w:rsidDel="00F60ED8">
          <w:rPr>
            <w:b/>
            <w:color w:val="000000" w:themeColor="text1"/>
          </w:rPr>
          <w:delText xml:space="preserve">Supplementary </w:delText>
        </w:r>
        <w:r w:rsidRPr="00636C9B" w:rsidDel="00F60ED8">
          <w:rPr>
            <w:b/>
            <w:color w:val="000000" w:themeColor="text1"/>
          </w:rPr>
          <w:delText xml:space="preserve">Figure 1. </w:delText>
        </w:r>
        <w:r w:rsidDel="00F60ED8">
          <w:rPr>
            <w:color w:val="000000" w:themeColor="text1"/>
          </w:rPr>
          <w:delText>Percent change in death rates for +</w:delText>
        </w:r>
        <w:r w:rsidRPr="00843ACB" w:rsidDel="00F60ED8">
          <w:rPr>
            <w:rFonts w:ascii="Helvetica" w:eastAsia="Times New Roman" w:hAnsi="Helvetica"/>
            <w:bCs/>
            <w:color w:val="222222"/>
            <w:sz w:val="21"/>
            <w:szCs w:val="21"/>
            <w:shd w:val="clear" w:color="auto" w:fill="FFFFFF"/>
          </w:rPr>
          <w:delText>1</w:delText>
        </w:r>
        <w:r w:rsidRPr="00843ACB" w:rsidDel="00F60ED8">
          <w:rPr>
            <w:bCs/>
            <w:color w:val="000000" w:themeColor="text1"/>
          </w:rPr>
          <w:delText>°</w:delText>
        </w:r>
        <w:r w:rsidDel="00F60ED8">
          <w:rPr>
            <w:bCs/>
            <w:color w:val="000000" w:themeColor="text1"/>
          </w:rPr>
          <w:delText>C</w:delText>
        </w:r>
        <w:r w:rsidDel="00F60ED8">
          <w:rPr>
            <w:color w:val="000000" w:themeColor="text1"/>
          </w:rPr>
          <w:delText xml:space="preserve"> etc etc </w:delText>
        </w:r>
        <w:r w:rsidRPr="00636C9B" w:rsidDel="00F60ED8">
          <w:rPr>
            <w:color w:val="000000" w:themeColor="text1"/>
          </w:rPr>
          <w:delText xml:space="preserve">by </w:delText>
        </w:r>
        <w:r w:rsidDel="00F60ED8">
          <w:rPr>
            <w:color w:val="000000" w:themeColor="text1"/>
          </w:rPr>
          <w:delText>type</w:delText>
        </w:r>
        <w:r w:rsidRPr="00636C9B" w:rsidDel="00F60ED8">
          <w:rPr>
            <w:color w:val="000000" w:themeColor="text1"/>
          </w:rPr>
          <w:delText xml:space="preserve"> of injury, age group and sex</w:delText>
        </w:r>
        <w:r w:rsidDel="00F60ED8">
          <w:rPr>
            <w:color w:val="000000" w:themeColor="text1"/>
          </w:rPr>
          <w:delText>. The values represent excess risk</w:delText>
        </w:r>
        <w:r w:rsidRPr="00037523" w:rsidDel="00F60ED8">
          <w:rPr>
            <w:color w:val="000000" w:themeColor="text1"/>
          </w:rPr>
          <w:delText xml:space="preserve"> </w:delText>
        </w:r>
        <w:r w:rsidDel="00F60ED8">
          <w:rPr>
            <w:color w:val="000000" w:themeColor="text1"/>
          </w:rPr>
          <w:delText>if temperature anomaly were compared with 1980-2009 long-term average temperatures.</w:delText>
        </w:r>
        <w:commentRangeEnd w:id="144"/>
        <w:r w:rsidR="0049069D" w:rsidDel="00F60ED8">
          <w:rPr>
            <w:rStyle w:val="CommentReference"/>
            <w:rFonts w:asciiTheme="minorHAnsi" w:hAnsiTheme="minorHAnsi" w:cstheme="minorBidi"/>
            <w:lang w:eastAsia="en-US"/>
          </w:rPr>
          <w:commentReference w:id="144"/>
        </w:r>
      </w:del>
    </w:p>
    <w:p w14:paraId="4088BC7A" w14:textId="77777777" w:rsidR="00773A25" w:rsidRDefault="00773A25" w:rsidP="00886AE3">
      <w:pPr>
        <w:spacing w:line="480" w:lineRule="auto"/>
        <w:rPr>
          <w:color w:val="000000" w:themeColor="text1"/>
        </w:rPr>
      </w:pPr>
    </w:p>
    <w:p w14:paraId="37D632B2" w14:textId="303EDE76" w:rsidR="004E2756" w:rsidRPr="00636C9B" w:rsidRDefault="00773A25" w:rsidP="00886AE3">
      <w:pPr>
        <w:spacing w:line="480" w:lineRule="auto"/>
        <w:rPr>
          <w:color w:val="000000" w:themeColor="text1"/>
        </w:rPr>
      </w:pPr>
      <w:r>
        <w:rPr>
          <w:b/>
          <w:color w:val="000000" w:themeColor="text1"/>
        </w:rPr>
        <w:t xml:space="preserve">Supplementary </w:t>
      </w:r>
      <w:r w:rsidRPr="00636C9B">
        <w:rPr>
          <w:b/>
          <w:color w:val="000000" w:themeColor="text1"/>
        </w:rPr>
        <w:t xml:space="preserve">Figure 2. </w:t>
      </w:r>
      <w:r>
        <w:rPr>
          <w:color w:val="000000" w:themeColor="text1"/>
        </w:rPr>
        <w:t xml:space="preserve">Excess risk </w:t>
      </w:r>
      <w:r w:rsidRPr="00636C9B">
        <w:rPr>
          <w:color w:val="000000" w:themeColor="text1"/>
        </w:rPr>
        <w:t xml:space="preserve">by </w:t>
      </w:r>
      <w:r>
        <w:rPr>
          <w:color w:val="000000" w:themeColor="text1"/>
        </w:rPr>
        <w:t>type</w:t>
      </w:r>
      <w:r w:rsidRPr="00636C9B">
        <w:rPr>
          <w:color w:val="000000" w:themeColor="text1"/>
        </w:rPr>
        <w:t xml:space="preserve"> of injury, </w:t>
      </w:r>
      <w:del w:id="146" w:author="Parks, Robbie M" w:date="2019-01-02T23:26:00Z">
        <w:r w:rsidDel="002F6365">
          <w:rPr>
            <w:color w:val="000000" w:themeColor="text1"/>
          </w:rPr>
          <w:delText xml:space="preserve">month </w:delText>
        </w:r>
        <w:r w:rsidRPr="00636C9B" w:rsidDel="002F6365">
          <w:rPr>
            <w:color w:val="000000" w:themeColor="text1"/>
          </w:rPr>
          <w:delText xml:space="preserve">and </w:delText>
        </w:r>
      </w:del>
      <w:r w:rsidRPr="00636C9B">
        <w:rPr>
          <w:color w:val="000000" w:themeColor="text1"/>
        </w:rPr>
        <w:t>sex</w:t>
      </w:r>
      <w:ins w:id="147" w:author="Parks, Robbie M" w:date="2019-01-02T23:26:00Z">
        <w:r w:rsidR="002F6365">
          <w:rPr>
            <w:color w:val="000000" w:themeColor="text1"/>
          </w:rPr>
          <w:t xml:space="preserve"> and age group</w:t>
        </w:r>
      </w:ins>
      <w:r>
        <w:rPr>
          <w:color w:val="000000" w:themeColor="text1"/>
        </w:rPr>
        <w:t>. The values represent excess risk</w:t>
      </w:r>
      <w:r w:rsidRPr="00037523">
        <w:rPr>
          <w:color w:val="000000" w:themeColor="text1"/>
        </w:rPr>
        <w:t xml:space="preserve"> </w:t>
      </w:r>
      <w:r>
        <w:rPr>
          <w:color w:val="000000" w:themeColor="text1"/>
        </w:rPr>
        <w:t>if temperature anomaly were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long-term average temperatures.</w:t>
      </w:r>
      <w:r w:rsidR="00B4508B" w:rsidRPr="00636C9B">
        <w:rPr>
          <w:color w:val="000000" w:themeColor="text1"/>
        </w:rPr>
        <w:br w:type="page"/>
      </w:r>
      <w:del w:id="148" w:author="Parks, Robbie M" w:date="2019-01-02T22:55:00Z">
        <w:r w:rsidR="00B4508B" w:rsidRPr="00636C9B" w:rsidDel="00A659F1">
          <w:rPr>
            <w:b/>
            <w:color w:val="000000" w:themeColor="text1"/>
          </w:rPr>
          <w:delText xml:space="preserve">Table </w:delText>
        </w:r>
        <w:r w:rsidR="003A2FA4" w:rsidDel="00A659F1">
          <w:rPr>
            <w:b/>
            <w:color w:val="000000" w:themeColor="text1"/>
          </w:rPr>
          <w:delText>1</w:delText>
        </w:r>
        <w:r w:rsidR="00B4508B" w:rsidRPr="00636C9B" w:rsidDel="00A659F1">
          <w:rPr>
            <w:b/>
            <w:color w:val="000000" w:themeColor="text1"/>
          </w:rPr>
          <w:delText xml:space="preserve">: </w:delText>
        </w:r>
        <w:r w:rsidR="00384336" w:rsidRPr="00636C9B" w:rsidDel="00A659F1">
          <w:rPr>
            <w:color w:val="000000" w:themeColor="text1"/>
          </w:rPr>
          <w:delText xml:space="preserve">Total </w:delText>
        </w:r>
        <w:r w:rsidR="00C92E67" w:rsidRPr="00636C9B" w:rsidDel="00A659F1">
          <w:rPr>
            <w:color w:val="000000" w:themeColor="text1"/>
          </w:rPr>
          <w:delText>n</w:delText>
        </w:r>
        <w:r w:rsidR="00B4508B" w:rsidRPr="00636C9B" w:rsidDel="00A659F1">
          <w:rPr>
            <w:color w:val="000000" w:themeColor="text1"/>
          </w:rPr>
          <w:delText xml:space="preserve">umber of deaths, by </w:delText>
        </w:r>
        <w:r w:rsidR="00350593" w:rsidDel="00A659F1">
          <w:rPr>
            <w:color w:val="000000" w:themeColor="text1"/>
          </w:rPr>
          <w:delText>type of injury death</w:delText>
        </w:r>
        <w:r w:rsidR="00B4508B" w:rsidRPr="00636C9B" w:rsidDel="00A659F1">
          <w:rPr>
            <w:color w:val="000000" w:themeColor="text1"/>
          </w:rPr>
          <w:delText xml:space="preserve"> and sex from 1980 to 2016</w:delText>
        </w:r>
      </w:del>
      <w:del w:id="149" w:author="Parks, Robbie M" w:date="2019-01-02T23:00:00Z">
        <w:r w:rsidR="00B4508B" w:rsidRPr="00636C9B" w:rsidDel="008B1393">
          <w:rPr>
            <w:color w:val="000000" w:themeColor="text1"/>
          </w:rPr>
          <w:delText>.</w:delText>
        </w:r>
      </w:del>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Change w:id="150">
          <w:tblGrid>
            <w:gridCol w:w="375"/>
            <w:gridCol w:w="1543"/>
            <w:gridCol w:w="375"/>
            <w:gridCol w:w="3261"/>
            <w:gridCol w:w="375"/>
            <w:gridCol w:w="818"/>
            <w:gridCol w:w="375"/>
            <w:gridCol w:w="830"/>
            <w:gridCol w:w="375"/>
            <w:gridCol w:w="843"/>
            <w:gridCol w:w="375"/>
          </w:tblGrid>
        </w:tblGridChange>
      </w:tblGrid>
      <w:tr w:rsidR="004E2756" w:rsidRPr="00636C9B" w:rsidDel="00BB14E6" w14:paraId="1814841C" w14:textId="008BB215" w:rsidTr="000250EE">
        <w:trPr>
          <w:trHeight w:val="495"/>
          <w:del w:id="151"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9D366C9" w:rsidR="004E2756" w:rsidRPr="00636C9B" w:rsidDel="00BB14E6" w:rsidRDefault="004E2756" w:rsidP="00D76DF7">
            <w:pPr>
              <w:jc w:val="both"/>
              <w:rPr>
                <w:del w:id="152" w:author="Parks, Robbie M" w:date="2019-01-02T22:54:00Z"/>
                <w:color w:val="000000" w:themeColor="text1"/>
              </w:rPr>
            </w:pPr>
            <w:del w:id="153" w:author="Parks, Robbie M" w:date="2019-01-02T22:54:00Z">
              <w:r w:rsidRPr="00636C9B" w:rsidDel="00BB14E6">
                <w:rPr>
                  <w:b/>
                  <w:bCs/>
                  <w:color w:val="000000" w:themeColor="text1"/>
                </w:rPr>
                <w:delText>Cause</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34D05081" w:rsidR="004E2756" w:rsidRPr="00636C9B" w:rsidDel="00BB14E6" w:rsidRDefault="004E2756" w:rsidP="00D76DF7">
            <w:pPr>
              <w:jc w:val="both"/>
              <w:rPr>
                <w:del w:id="154" w:author="Parks, Robbie M" w:date="2019-01-02T22:54:00Z"/>
                <w:color w:val="000000" w:themeColor="text1"/>
              </w:rPr>
            </w:pPr>
            <w:del w:id="155" w:author="Parks, Robbie M" w:date="2019-01-02T22:54:00Z">
              <w:r w:rsidRPr="00636C9B" w:rsidDel="00BB14E6">
                <w:rPr>
                  <w:b/>
                  <w:bCs/>
                  <w:color w:val="000000" w:themeColor="text1"/>
                </w:rPr>
                <w:delText>Male</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2D5447B2" w:rsidR="004E2756" w:rsidRPr="00636C9B" w:rsidDel="00BB14E6" w:rsidRDefault="004E2756" w:rsidP="00D76DF7">
            <w:pPr>
              <w:jc w:val="both"/>
              <w:rPr>
                <w:del w:id="156" w:author="Parks, Robbie M" w:date="2019-01-02T22:54:00Z"/>
                <w:color w:val="000000" w:themeColor="text1"/>
              </w:rPr>
            </w:pPr>
            <w:del w:id="157" w:author="Parks, Robbie M" w:date="2019-01-02T22:54:00Z">
              <w:r w:rsidRPr="00636C9B" w:rsidDel="00BB14E6">
                <w:rPr>
                  <w:b/>
                  <w:bCs/>
                  <w:color w:val="000000" w:themeColor="text1"/>
                </w:rPr>
                <w:delText>Female</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1DBD41A2" w:rsidR="004E2756" w:rsidRPr="00636C9B" w:rsidDel="00BB14E6" w:rsidRDefault="004E2756" w:rsidP="00D76DF7">
            <w:pPr>
              <w:jc w:val="both"/>
              <w:rPr>
                <w:del w:id="158" w:author="Parks, Robbie M" w:date="2019-01-02T22:54:00Z"/>
                <w:color w:val="000000" w:themeColor="text1"/>
              </w:rPr>
            </w:pPr>
            <w:del w:id="159" w:author="Parks, Robbie M" w:date="2019-01-02T22:54:00Z">
              <w:r w:rsidRPr="00636C9B" w:rsidDel="00BB14E6">
                <w:rPr>
                  <w:b/>
                  <w:bCs/>
                  <w:color w:val="000000" w:themeColor="text1"/>
                </w:rPr>
                <w:delText>Total</w:delText>
              </w:r>
            </w:del>
          </w:p>
        </w:tc>
      </w:tr>
      <w:tr w:rsidR="004E2756" w:rsidRPr="00636C9B" w:rsidDel="00BB14E6" w14:paraId="38456BFE" w14:textId="1B24EE6E" w:rsidTr="000250EE">
        <w:trPr>
          <w:trHeight w:val="375"/>
          <w:del w:id="160"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661CDE11" w14:textId="26050CCC" w:rsidR="004E2756" w:rsidRPr="00636C9B" w:rsidDel="00BB14E6" w:rsidRDefault="004E2756" w:rsidP="00D76DF7">
            <w:pPr>
              <w:jc w:val="both"/>
              <w:rPr>
                <w:del w:id="161" w:author="Parks, Robbie M" w:date="2019-01-02T22:54:00Z"/>
                <w:color w:val="000000" w:themeColor="text1"/>
              </w:rPr>
            </w:pPr>
            <w:del w:id="162" w:author="Parks, Robbie M" w:date="2019-01-02T22:54:00Z">
              <w:r w:rsidRPr="00636C9B" w:rsidDel="00BB14E6">
                <w:rPr>
                  <w:bCs/>
                  <w:color w:val="000000" w:themeColor="text1"/>
                </w:rPr>
                <w:delText>Unintentional</w:delText>
              </w:r>
            </w:del>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7C801F58" w14:textId="70B33927" w:rsidR="004E2756" w:rsidRPr="00636C9B" w:rsidDel="00BB14E6" w:rsidRDefault="002C5B52" w:rsidP="00D76DF7">
            <w:pPr>
              <w:jc w:val="both"/>
              <w:rPr>
                <w:del w:id="163" w:author="Parks, Robbie M" w:date="2019-01-02T22:54:00Z"/>
                <w:color w:val="000000" w:themeColor="text1"/>
              </w:rPr>
            </w:pPr>
            <w:del w:id="164" w:author="Parks, Robbie M" w:date="2019-01-02T22:54:00Z">
              <w:r w:rsidDel="00BB14E6">
                <w:rPr>
                  <w:color w:val="000000" w:themeColor="text1"/>
                </w:rPr>
                <w:delText>2,474,790</w:delText>
              </w:r>
            </w:del>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5A3F65C2" w14:textId="113F1DD5" w:rsidR="004E2756" w:rsidRPr="00636C9B" w:rsidDel="00BB14E6" w:rsidRDefault="002C5B52" w:rsidP="00D76DF7">
            <w:pPr>
              <w:jc w:val="both"/>
              <w:rPr>
                <w:del w:id="165" w:author="Parks, Robbie M" w:date="2019-01-02T22:54:00Z"/>
                <w:color w:val="000000" w:themeColor="text1"/>
              </w:rPr>
            </w:pPr>
            <w:del w:id="166" w:author="Parks, Robbie M" w:date="2019-01-02T22:54:00Z">
              <w:r w:rsidDel="00BB14E6">
                <w:rPr>
                  <w:color w:val="000000" w:themeColor="text1"/>
                </w:rPr>
                <w:delText>1,341,788</w:delText>
              </w:r>
            </w:del>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4D2FA7CE" w14:textId="5DFF030D" w:rsidR="004E2756" w:rsidRPr="00636C9B" w:rsidDel="00BB14E6" w:rsidRDefault="002C5B52" w:rsidP="00D76DF7">
            <w:pPr>
              <w:jc w:val="both"/>
              <w:rPr>
                <w:del w:id="167" w:author="Parks, Robbie M" w:date="2019-01-02T22:54:00Z"/>
                <w:color w:val="000000" w:themeColor="text1"/>
              </w:rPr>
            </w:pPr>
            <w:del w:id="168" w:author="Parks, Robbie M" w:date="2019-01-02T22:54:00Z">
              <w:r w:rsidDel="00BB14E6">
                <w:rPr>
                  <w:b/>
                  <w:bCs/>
                  <w:color w:val="000000" w:themeColor="text1"/>
                </w:rPr>
                <w:delText>3,816,578</w:delText>
              </w:r>
            </w:del>
          </w:p>
        </w:tc>
      </w:tr>
      <w:tr w:rsidR="004E2756" w:rsidRPr="00636C9B" w:rsidDel="00BB14E6" w14:paraId="0E76A54A" w14:textId="558FD4CA" w:rsidTr="000250EE">
        <w:trPr>
          <w:trHeight w:val="390"/>
          <w:del w:id="169"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2DBAA3B" w:rsidR="004E2756" w:rsidRPr="00636C9B" w:rsidDel="00BB14E6" w:rsidRDefault="004E2756" w:rsidP="00D76DF7">
            <w:pPr>
              <w:jc w:val="both"/>
              <w:rPr>
                <w:del w:id="170" w:author="Parks, Robbie M" w:date="2019-01-02T22:54:00Z"/>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5D979AF6" w:rsidR="004E2756" w:rsidRPr="00636C9B" w:rsidDel="00BB14E6" w:rsidRDefault="004E2756" w:rsidP="00D76DF7">
            <w:pPr>
              <w:jc w:val="both"/>
              <w:rPr>
                <w:del w:id="171" w:author="Parks, Robbie M" w:date="2019-01-02T22:54:00Z"/>
                <w:color w:val="000000" w:themeColor="text1"/>
              </w:rPr>
            </w:pPr>
            <w:del w:id="172" w:author="Parks, Robbie M" w:date="2019-01-02T22:54:00Z">
              <w:r w:rsidRPr="00636C9B" w:rsidDel="00BB14E6">
                <w:rPr>
                  <w:color w:val="000000" w:themeColor="text1"/>
                </w:rPr>
                <w:delText>Transport</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2FFBFA68" w:rsidR="004E2756" w:rsidRPr="00636C9B" w:rsidDel="00BB14E6" w:rsidRDefault="004E2756" w:rsidP="00D76DF7">
            <w:pPr>
              <w:jc w:val="both"/>
              <w:rPr>
                <w:del w:id="173" w:author="Parks, Robbie M" w:date="2019-01-02T22:54:00Z"/>
                <w:color w:val="000000" w:themeColor="text1"/>
              </w:rPr>
            </w:pPr>
            <w:del w:id="174" w:author="Parks, Robbie M" w:date="2019-01-02T22:54:00Z">
              <w:r w:rsidRPr="00636C9B" w:rsidDel="00BB14E6">
                <w:rPr>
                  <w:color w:val="000000" w:themeColor="text1"/>
                </w:rPr>
                <w:delText>1,186,839</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629F3902" w:rsidR="004E2756" w:rsidRPr="00636C9B" w:rsidDel="00BB14E6" w:rsidRDefault="004E2756" w:rsidP="00D76DF7">
            <w:pPr>
              <w:jc w:val="both"/>
              <w:rPr>
                <w:del w:id="175" w:author="Parks, Robbie M" w:date="2019-01-02T22:54:00Z"/>
                <w:color w:val="000000" w:themeColor="text1"/>
              </w:rPr>
            </w:pPr>
            <w:del w:id="176" w:author="Parks, Robbie M" w:date="2019-01-02T22:54:00Z">
              <w:r w:rsidRPr="00636C9B" w:rsidDel="00BB14E6">
                <w:rPr>
                  <w:color w:val="000000" w:themeColor="text1"/>
                </w:rPr>
                <w:delText>498,661</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677D8623" w:rsidR="004E2756" w:rsidRPr="00636C9B" w:rsidDel="00BB14E6" w:rsidRDefault="004E2756" w:rsidP="00D76DF7">
            <w:pPr>
              <w:jc w:val="both"/>
              <w:rPr>
                <w:del w:id="177" w:author="Parks, Robbie M" w:date="2019-01-02T22:54:00Z"/>
                <w:color w:val="000000" w:themeColor="text1"/>
              </w:rPr>
            </w:pPr>
            <w:del w:id="178" w:author="Parks, Robbie M" w:date="2019-01-02T22:54:00Z">
              <w:r w:rsidRPr="00636C9B" w:rsidDel="00BB14E6">
                <w:rPr>
                  <w:color w:val="000000" w:themeColor="text1"/>
                </w:rPr>
                <w:delText>1,685,500</w:delText>
              </w:r>
            </w:del>
          </w:p>
        </w:tc>
      </w:tr>
      <w:tr w:rsidR="004E2756" w:rsidRPr="00636C9B" w:rsidDel="00BB14E6" w14:paraId="6F36D970" w14:textId="62ACF46C" w:rsidTr="000250EE">
        <w:trPr>
          <w:trHeight w:val="375"/>
          <w:del w:id="179"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09E32EB1" w:rsidR="004E2756" w:rsidRPr="00636C9B" w:rsidDel="00BB14E6" w:rsidRDefault="004E2756" w:rsidP="00D76DF7">
            <w:pPr>
              <w:jc w:val="both"/>
              <w:rPr>
                <w:del w:id="180" w:author="Parks, Robbie M" w:date="2019-01-02T22:54:00Z"/>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16C892E7" w:rsidR="004E2756" w:rsidRPr="00636C9B" w:rsidDel="00BB14E6" w:rsidRDefault="004E2756" w:rsidP="00D76DF7">
            <w:pPr>
              <w:jc w:val="both"/>
              <w:rPr>
                <w:del w:id="181" w:author="Parks, Robbie M" w:date="2019-01-02T22:54:00Z"/>
                <w:color w:val="000000" w:themeColor="text1"/>
              </w:rPr>
            </w:pPr>
            <w:del w:id="182" w:author="Parks, Robbie M" w:date="2019-01-02T22:54:00Z">
              <w:r w:rsidRPr="00636C9B" w:rsidDel="00BB14E6">
                <w:rPr>
                  <w:color w:val="000000" w:themeColor="text1"/>
                </w:rPr>
                <w:delText>Falls</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67B6766E" w:rsidR="004E2756" w:rsidRPr="00636C9B" w:rsidDel="00BB14E6" w:rsidRDefault="004E2756" w:rsidP="00D76DF7">
            <w:pPr>
              <w:jc w:val="both"/>
              <w:rPr>
                <w:del w:id="183" w:author="Parks, Robbie M" w:date="2019-01-02T22:54:00Z"/>
                <w:color w:val="000000" w:themeColor="text1"/>
              </w:rPr>
            </w:pPr>
            <w:del w:id="184" w:author="Parks, Robbie M" w:date="2019-01-02T22:54:00Z">
              <w:r w:rsidRPr="00636C9B" w:rsidDel="00BB14E6">
                <w:rPr>
                  <w:color w:val="000000" w:themeColor="text1"/>
                </w:rPr>
                <w:delText>337,946</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E3C40D9" w:rsidR="004E2756" w:rsidRPr="00636C9B" w:rsidDel="00BB14E6" w:rsidRDefault="004E2756" w:rsidP="00D76DF7">
            <w:pPr>
              <w:jc w:val="both"/>
              <w:rPr>
                <w:del w:id="185" w:author="Parks, Robbie M" w:date="2019-01-02T22:54:00Z"/>
                <w:color w:val="000000" w:themeColor="text1"/>
              </w:rPr>
            </w:pPr>
            <w:del w:id="186" w:author="Parks, Robbie M" w:date="2019-01-02T22:54:00Z">
              <w:r w:rsidRPr="00636C9B" w:rsidDel="00BB14E6">
                <w:rPr>
                  <w:color w:val="000000" w:themeColor="text1"/>
                </w:rPr>
                <w:delText>322,662</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11BEE03B" w:rsidR="004E2756" w:rsidRPr="00636C9B" w:rsidDel="00BB14E6" w:rsidRDefault="004E2756" w:rsidP="00D76DF7">
            <w:pPr>
              <w:jc w:val="both"/>
              <w:rPr>
                <w:del w:id="187" w:author="Parks, Robbie M" w:date="2019-01-02T22:54:00Z"/>
                <w:color w:val="000000" w:themeColor="text1"/>
              </w:rPr>
            </w:pPr>
            <w:del w:id="188" w:author="Parks, Robbie M" w:date="2019-01-02T22:54:00Z">
              <w:r w:rsidRPr="00636C9B" w:rsidDel="00BB14E6">
                <w:rPr>
                  <w:color w:val="000000" w:themeColor="text1"/>
                </w:rPr>
                <w:delText>660,608</w:delText>
              </w:r>
            </w:del>
          </w:p>
        </w:tc>
      </w:tr>
      <w:tr w:rsidR="004E2756" w:rsidRPr="00636C9B" w:rsidDel="00BB14E6" w14:paraId="5C6DCC01" w14:textId="762F7FD6" w:rsidTr="000250EE">
        <w:trPr>
          <w:trHeight w:val="495"/>
          <w:del w:id="189"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2029CDE5" w:rsidR="004E2756" w:rsidRPr="00636C9B" w:rsidDel="00BB14E6" w:rsidRDefault="004E2756" w:rsidP="00D76DF7">
            <w:pPr>
              <w:jc w:val="both"/>
              <w:rPr>
                <w:del w:id="190" w:author="Parks, Robbie M" w:date="2019-01-02T22:54:00Z"/>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07FAA3E8" w:rsidR="004E2756" w:rsidRPr="00636C9B" w:rsidDel="00BB14E6" w:rsidRDefault="004E2756" w:rsidP="00D76DF7">
            <w:pPr>
              <w:jc w:val="both"/>
              <w:rPr>
                <w:del w:id="191" w:author="Parks, Robbie M" w:date="2019-01-02T22:54:00Z"/>
                <w:color w:val="000000" w:themeColor="text1"/>
              </w:rPr>
            </w:pPr>
            <w:del w:id="192" w:author="Parks, Robbie M" w:date="2019-01-02T22:54:00Z">
              <w:r w:rsidRPr="00636C9B" w:rsidDel="00BB14E6">
                <w:rPr>
                  <w:color w:val="000000" w:themeColor="text1"/>
                </w:rPr>
                <w:delText>Drowning</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2109BB3" w:rsidR="004E2756" w:rsidRPr="00636C9B" w:rsidDel="00BB14E6" w:rsidRDefault="004E2756" w:rsidP="00D76DF7">
            <w:pPr>
              <w:jc w:val="both"/>
              <w:rPr>
                <w:del w:id="193" w:author="Parks, Robbie M" w:date="2019-01-02T22:54:00Z"/>
                <w:color w:val="000000" w:themeColor="text1"/>
              </w:rPr>
            </w:pPr>
            <w:del w:id="194" w:author="Parks, Robbie M" w:date="2019-01-02T22:54:00Z">
              <w:r w:rsidRPr="00636C9B" w:rsidDel="00BB14E6">
                <w:rPr>
                  <w:color w:val="000000" w:themeColor="text1"/>
                </w:rPr>
                <w:delText>112,023</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54307308" w:rsidR="004E2756" w:rsidRPr="00636C9B" w:rsidDel="00BB14E6" w:rsidRDefault="004E2756" w:rsidP="00D76DF7">
            <w:pPr>
              <w:jc w:val="both"/>
              <w:rPr>
                <w:del w:id="195" w:author="Parks, Robbie M" w:date="2019-01-02T22:54:00Z"/>
                <w:color w:val="000000" w:themeColor="text1"/>
              </w:rPr>
            </w:pPr>
            <w:del w:id="196" w:author="Parks, Robbie M" w:date="2019-01-02T22:54:00Z">
              <w:r w:rsidRPr="00636C9B" w:rsidDel="00BB14E6">
                <w:rPr>
                  <w:color w:val="000000" w:themeColor="text1"/>
                </w:rPr>
                <w:delText>29,246</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308194A0" w:rsidR="004E2756" w:rsidRPr="00636C9B" w:rsidDel="00BB14E6" w:rsidRDefault="004E2756" w:rsidP="00D76DF7">
            <w:pPr>
              <w:jc w:val="both"/>
              <w:rPr>
                <w:del w:id="197" w:author="Parks, Robbie M" w:date="2019-01-02T22:54:00Z"/>
                <w:color w:val="000000" w:themeColor="text1"/>
              </w:rPr>
            </w:pPr>
            <w:del w:id="198" w:author="Parks, Robbie M" w:date="2019-01-02T22:54:00Z">
              <w:r w:rsidRPr="00636C9B" w:rsidDel="00BB14E6">
                <w:rPr>
                  <w:color w:val="000000" w:themeColor="text1"/>
                </w:rPr>
                <w:delText>141,269</w:delText>
              </w:r>
            </w:del>
          </w:p>
        </w:tc>
      </w:tr>
      <w:tr w:rsidR="00E30DAE" w:rsidRPr="00636C9B" w:rsidDel="00BB14E6" w14:paraId="04333D6E" w14:textId="3C8B24F7" w:rsidTr="000250EE">
        <w:trPr>
          <w:trHeight w:val="495"/>
          <w:del w:id="199"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tcPr>
          <w:p w14:paraId="28E6515D" w14:textId="17481A0C" w:rsidR="00E30DAE" w:rsidRPr="00636C9B" w:rsidDel="00BB14E6" w:rsidRDefault="00E30DAE" w:rsidP="00D76DF7">
            <w:pPr>
              <w:jc w:val="both"/>
              <w:rPr>
                <w:del w:id="200" w:author="Parks, Robbie M" w:date="2019-01-02T22:54:00Z"/>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tcPr>
          <w:p w14:paraId="26CC2F22" w14:textId="0F64DB89" w:rsidR="00902214" w:rsidRPr="00636C9B" w:rsidDel="00BB14E6" w:rsidRDefault="00E30DAE" w:rsidP="00D76DF7">
            <w:pPr>
              <w:jc w:val="both"/>
              <w:rPr>
                <w:del w:id="201" w:author="Parks, Robbie M" w:date="2019-01-02T22:54:00Z"/>
                <w:color w:val="000000" w:themeColor="text1"/>
              </w:rPr>
            </w:pPr>
            <w:del w:id="202" w:author="Parks, Robbie M" w:date="2019-01-02T22:54:00Z">
              <w:r w:rsidDel="00BB14E6">
                <w:rPr>
                  <w:color w:val="000000" w:themeColor="text1"/>
                </w:rPr>
                <w:delText xml:space="preserve">Other unintentional </w:delText>
              </w:r>
              <w:r w:rsidR="00902214" w:rsidDel="00BB14E6">
                <w:rPr>
                  <w:color w:val="000000" w:themeColor="text1"/>
                </w:rPr>
                <w:delText>injuries</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0238F6BC" w14:textId="41A8B04C" w:rsidR="00E30DAE" w:rsidRPr="00636C9B" w:rsidDel="00BB14E6" w:rsidRDefault="00624FE4" w:rsidP="00D76DF7">
            <w:pPr>
              <w:jc w:val="both"/>
              <w:rPr>
                <w:del w:id="203" w:author="Parks, Robbie M" w:date="2019-01-02T22:54:00Z"/>
                <w:color w:val="000000" w:themeColor="text1"/>
              </w:rPr>
            </w:pPr>
            <w:del w:id="204" w:author="Parks, Robbie M" w:date="2019-01-02T22:54:00Z">
              <w:r w:rsidRPr="00624FE4" w:rsidDel="00BB14E6">
                <w:rPr>
                  <w:color w:val="000000" w:themeColor="text1"/>
                </w:rPr>
                <w:delText>837</w:delText>
              </w:r>
              <w:r w:rsidDel="00BB14E6">
                <w:rPr>
                  <w:color w:val="000000" w:themeColor="text1"/>
                </w:rPr>
                <w:delText>,</w:delText>
              </w:r>
              <w:r w:rsidRPr="00624FE4" w:rsidDel="00BB14E6">
                <w:rPr>
                  <w:color w:val="000000" w:themeColor="text1"/>
                </w:rPr>
                <w:delText>982</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5E5E336E" w14:textId="56B2623C" w:rsidR="00E30DAE" w:rsidRPr="00636C9B" w:rsidDel="00BB14E6" w:rsidRDefault="00624FE4" w:rsidP="00D76DF7">
            <w:pPr>
              <w:jc w:val="both"/>
              <w:rPr>
                <w:del w:id="205" w:author="Parks, Robbie M" w:date="2019-01-02T22:54:00Z"/>
                <w:color w:val="000000" w:themeColor="text1"/>
              </w:rPr>
            </w:pPr>
            <w:del w:id="206" w:author="Parks, Robbie M" w:date="2019-01-02T22:54:00Z">
              <w:r w:rsidRPr="00624FE4" w:rsidDel="00BB14E6">
                <w:rPr>
                  <w:color w:val="000000" w:themeColor="text1"/>
                </w:rPr>
                <w:delText>491</w:delText>
              </w:r>
              <w:r w:rsidDel="00BB14E6">
                <w:rPr>
                  <w:color w:val="000000" w:themeColor="text1"/>
                </w:rPr>
                <w:delText>,</w:delText>
              </w:r>
              <w:r w:rsidRPr="00624FE4" w:rsidDel="00BB14E6">
                <w:rPr>
                  <w:color w:val="000000" w:themeColor="text1"/>
                </w:rPr>
                <w:delText>21</w:delText>
              </w:r>
              <w:r w:rsidR="002C5B52" w:rsidDel="00BB14E6">
                <w:rPr>
                  <w:color w:val="000000" w:themeColor="text1"/>
                </w:rPr>
                <w:delText>9</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5EE7F873" w14:textId="1967C206" w:rsidR="00E30DAE" w:rsidRPr="00636C9B" w:rsidDel="00BB14E6" w:rsidRDefault="00624FE4" w:rsidP="00D76DF7">
            <w:pPr>
              <w:jc w:val="both"/>
              <w:rPr>
                <w:del w:id="207" w:author="Parks, Robbie M" w:date="2019-01-02T22:54:00Z"/>
                <w:color w:val="000000" w:themeColor="text1"/>
              </w:rPr>
            </w:pPr>
            <w:del w:id="208" w:author="Parks, Robbie M" w:date="2019-01-02T22:54:00Z">
              <w:r w:rsidDel="00BB14E6">
                <w:rPr>
                  <w:color w:val="000000" w:themeColor="text1"/>
                </w:rPr>
                <w:delText>1,329,20</w:delText>
              </w:r>
              <w:r w:rsidR="002C5B52" w:rsidDel="00BB14E6">
                <w:rPr>
                  <w:color w:val="000000" w:themeColor="text1"/>
                </w:rPr>
                <w:delText>1</w:delText>
              </w:r>
            </w:del>
          </w:p>
        </w:tc>
      </w:tr>
      <w:tr w:rsidR="004E2756" w:rsidRPr="00636C9B" w:rsidDel="00BB14E6" w14:paraId="023D40BD" w14:textId="4D0ECDB6" w:rsidTr="000250EE">
        <w:trPr>
          <w:trHeight w:val="510"/>
          <w:del w:id="209"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1EDD1AFB" w14:textId="006B9087" w:rsidR="004E2756" w:rsidRPr="00636C9B" w:rsidDel="00BB14E6" w:rsidRDefault="004E2756" w:rsidP="00D76DF7">
            <w:pPr>
              <w:jc w:val="both"/>
              <w:rPr>
                <w:del w:id="210" w:author="Parks, Robbie M" w:date="2019-01-02T22:54:00Z"/>
                <w:color w:val="000000" w:themeColor="text1"/>
              </w:rPr>
            </w:pPr>
            <w:del w:id="211" w:author="Parks, Robbie M" w:date="2019-01-02T22:54:00Z">
              <w:r w:rsidRPr="00636C9B" w:rsidDel="00BB14E6">
                <w:rPr>
                  <w:bCs/>
                  <w:color w:val="000000" w:themeColor="text1"/>
                </w:rPr>
                <w:delText>Intentional</w:delText>
              </w:r>
            </w:del>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2360CE6D" w14:textId="06EA4919" w:rsidR="004E2756" w:rsidRPr="00636C9B" w:rsidDel="00BB14E6" w:rsidRDefault="00B139B4" w:rsidP="00D76DF7">
            <w:pPr>
              <w:jc w:val="both"/>
              <w:rPr>
                <w:del w:id="212" w:author="Parks, Robbie M" w:date="2019-01-02T22:54:00Z"/>
                <w:color w:val="000000" w:themeColor="text1"/>
              </w:rPr>
            </w:pPr>
            <w:del w:id="213" w:author="Parks, Robbie M" w:date="2019-01-02T22:54:00Z">
              <w:r w:rsidRPr="00636C9B" w:rsidDel="00BB14E6">
                <w:rPr>
                  <w:color w:val="000000" w:themeColor="text1"/>
                </w:rPr>
                <w:delText>1,531,664</w:delText>
              </w:r>
            </w:del>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53DBEAC3" w14:textId="7BEF2B66" w:rsidR="004E2756" w:rsidRPr="00636C9B" w:rsidDel="00BB14E6" w:rsidRDefault="00B139B4" w:rsidP="00D76DF7">
            <w:pPr>
              <w:jc w:val="both"/>
              <w:rPr>
                <w:del w:id="214" w:author="Parks, Robbie M" w:date="2019-01-02T22:54:00Z"/>
                <w:color w:val="000000" w:themeColor="text1"/>
              </w:rPr>
            </w:pPr>
            <w:del w:id="215" w:author="Parks, Robbie M" w:date="2019-01-02T22:54:00Z">
              <w:r w:rsidRPr="00636C9B" w:rsidDel="00BB14E6">
                <w:rPr>
                  <w:color w:val="000000" w:themeColor="text1"/>
                </w:rPr>
                <w:delText>416</w:delText>
              </w:r>
              <w:r w:rsidR="001F37C4" w:rsidRPr="00636C9B" w:rsidDel="00BB14E6">
                <w:rPr>
                  <w:color w:val="000000" w:themeColor="text1"/>
                </w:rPr>
                <w:delText>,07</w:delText>
              </w:r>
              <w:r w:rsidRPr="00636C9B" w:rsidDel="00BB14E6">
                <w:rPr>
                  <w:color w:val="000000" w:themeColor="text1"/>
                </w:rPr>
                <w:delText>4</w:delText>
              </w:r>
            </w:del>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36CA1966" w14:textId="5D66D539" w:rsidR="004E2756" w:rsidRPr="00636C9B" w:rsidDel="00BB14E6" w:rsidRDefault="001F37C4" w:rsidP="00D76DF7">
            <w:pPr>
              <w:jc w:val="both"/>
              <w:rPr>
                <w:del w:id="216" w:author="Parks, Robbie M" w:date="2019-01-02T22:54:00Z"/>
                <w:color w:val="000000" w:themeColor="text1"/>
              </w:rPr>
            </w:pPr>
            <w:del w:id="217" w:author="Parks, Robbie M" w:date="2019-01-02T22:54:00Z">
              <w:r w:rsidRPr="00636C9B" w:rsidDel="00BB14E6">
                <w:rPr>
                  <w:b/>
                  <w:bCs/>
                  <w:color w:val="000000" w:themeColor="text1"/>
                </w:rPr>
                <w:delText>1,947</w:delText>
              </w:r>
              <w:r w:rsidR="004E2756" w:rsidRPr="00636C9B" w:rsidDel="00BB14E6">
                <w:rPr>
                  <w:b/>
                  <w:bCs/>
                  <w:color w:val="000000" w:themeColor="text1"/>
                </w:rPr>
                <w:delText>,</w:delText>
              </w:r>
              <w:r w:rsidRPr="00636C9B" w:rsidDel="00BB14E6">
                <w:rPr>
                  <w:b/>
                  <w:bCs/>
                  <w:color w:val="000000" w:themeColor="text1"/>
                </w:rPr>
                <w:delText>738</w:delText>
              </w:r>
            </w:del>
          </w:p>
        </w:tc>
      </w:tr>
      <w:tr w:rsidR="004E2756" w:rsidRPr="00636C9B" w:rsidDel="00BB14E6" w14:paraId="5A635537" w14:textId="0D331AEE" w:rsidTr="004E61B1">
        <w:tblPrEx>
          <w:tblW w:w="0" w:type="auto"/>
          <w:tblCellMar>
            <w:left w:w="0" w:type="dxa"/>
            <w:right w:w="0" w:type="dxa"/>
          </w:tblCellMar>
          <w:tblPrExChange w:id="218" w:author="Parks, Robbie M" w:date="2019-01-02T22:54:00Z">
            <w:tblPrEx>
              <w:tblW w:w="0" w:type="auto"/>
              <w:tblCellMar>
                <w:left w:w="0" w:type="dxa"/>
                <w:right w:w="0" w:type="dxa"/>
              </w:tblCellMar>
            </w:tblPrEx>
          </w:tblPrExChange>
        </w:tblPrEx>
        <w:trPr>
          <w:trHeight w:val="465"/>
          <w:del w:id="219" w:author="Parks, Robbie M" w:date="2019-01-02T22:54:00Z"/>
          <w:trPrChange w:id="220" w:author="Parks, Robbie M" w:date="2019-01-02T22:54:00Z">
            <w:trPr>
              <w:gridBefore w:val="1"/>
              <w:trHeight w:val="375"/>
            </w:trPr>
          </w:trPrChange>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221" w:author="Parks, Robbie M" w:date="2019-01-02T22:54:00Z">
              <w:tcPr>
                <w:tcW w:w="1918"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02E94E9B" w14:textId="4BF6AF6F" w:rsidR="004E2756" w:rsidRPr="00636C9B" w:rsidDel="00BB14E6" w:rsidRDefault="004E2756" w:rsidP="00D76DF7">
            <w:pPr>
              <w:jc w:val="both"/>
              <w:rPr>
                <w:del w:id="222" w:author="Parks, Robbie M" w:date="2019-01-02T22:54:00Z"/>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223" w:author="Parks, Robbie M" w:date="2019-01-02T22:54:00Z">
              <w:tcPr>
                <w:tcW w:w="3636"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4B794FC6" w14:textId="2BAE9D70" w:rsidR="004E2756" w:rsidRPr="00636C9B" w:rsidDel="00BB14E6" w:rsidRDefault="004E2756" w:rsidP="00D76DF7">
            <w:pPr>
              <w:jc w:val="both"/>
              <w:rPr>
                <w:del w:id="224" w:author="Parks, Robbie M" w:date="2019-01-02T22:54:00Z"/>
                <w:color w:val="000000" w:themeColor="text1"/>
              </w:rPr>
            </w:pPr>
            <w:del w:id="225" w:author="Parks, Robbie M" w:date="2019-01-02T22:54:00Z">
              <w:r w:rsidRPr="00636C9B" w:rsidDel="00BB14E6">
                <w:rPr>
                  <w:color w:val="000000" w:themeColor="text1"/>
                </w:rPr>
                <w:delText>Assault</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226" w:author="Parks, Robbie M" w:date="2019-01-02T22:54:00Z">
              <w:tcPr>
                <w:tcW w:w="1193"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07F64A00" w14:textId="31CE246B" w:rsidR="004E2756" w:rsidRPr="00636C9B" w:rsidDel="00BB14E6" w:rsidRDefault="004E2756" w:rsidP="00D76DF7">
            <w:pPr>
              <w:jc w:val="both"/>
              <w:rPr>
                <w:del w:id="227" w:author="Parks, Robbie M" w:date="2019-01-02T22:54:00Z"/>
                <w:color w:val="000000" w:themeColor="text1"/>
              </w:rPr>
            </w:pPr>
            <w:del w:id="228" w:author="Parks, Robbie M" w:date="2019-01-02T22:54:00Z">
              <w:r w:rsidRPr="00636C9B" w:rsidDel="00BB14E6">
                <w:rPr>
                  <w:color w:val="000000" w:themeColor="text1"/>
                </w:rPr>
                <w:delText>582,220</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229" w:author="Parks, Robbie M" w:date="2019-01-02T22:54:00Z">
              <w:tcPr>
                <w:tcW w:w="1205"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0E81A37E" w14:textId="62C93682" w:rsidR="004E2756" w:rsidRPr="00636C9B" w:rsidDel="00BB14E6" w:rsidRDefault="004E2756" w:rsidP="00D76DF7">
            <w:pPr>
              <w:jc w:val="both"/>
              <w:rPr>
                <w:del w:id="230" w:author="Parks, Robbie M" w:date="2019-01-02T22:54:00Z"/>
                <w:color w:val="000000" w:themeColor="text1"/>
              </w:rPr>
            </w:pPr>
            <w:del w:id="231" w:author="Parks, Robbie M" w:date="2019-01-02T22:54:00Z">
              <w:r w:rsidRPr="00636C9B" w:rsidDel="00BB14E6">
                <w:rPr>
                  <w:color w:val="000000" w:themeColor="text1"/>
                </w:rPr>
                <w:delText>162,517</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Change w:id="232" w:author="Parks, Robbie M" w:date="2019-01-02T22:54:00Z">
              <w:tcPr>
                <w:tcW w:w="1218" w:type="dxa"/>
                <w:gridSpan w:val="2"/>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tcPrChange>
          </w:tcPr>
          <w:p w14:paraId="1E69C2D0" w14:textId="2A39F9DB" w:rsidR="004E2756" w:rsidRPr="00636C9B" w:rsidDel="00BB14E6" w:rsidRDefault="004E2756" w:rsidP="00D76DF7">
            <w:pPr>
              <w:jc w:val="both"/>
              <w:rPr>
                <w:del w:id="233" w:author="Parks, Robbie M" w:date="2019-01-02T22:54:00Z"/>
                <w:color w:val="000000" w:themeColor="text1"/>
              </w:rPr>
            </w:pPr>
            <w:del w:id="234" w:author="Parks, Robbie M" w:date="2019-01-02T22:54:00Z">
              <w:r w:rsidRPr="00636C9B" w:rsidDel="00BB14E6">
                <w:rPr>
                  <w:color w:val="000000" w:themeColor="text1"/>
                </w:rPr>
                <w:delText>744,737</w:delText>
              </w:r>
            </w:del>
          </w:p>
        </w:tc>
      </w:tr>
      <w:tr w:rsidR="004E2756" w:rsidRPr="00636C9B" w:rsidDel="00BB14E6" w14:paraId="6CEE9258" w14:textId="47480539" w:rsidTr="000250EE">
        <w:trPr>
          <w:trHeight w:val="534"/>
          <w:del w:id="235"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C9CE42A" w:rsidR="004E2756" w:rsidRPr="00636C9B" w:rsidDel="00BB14E6" w:rsidRDefault="004E2756" w:rsidP="00D76DF7">
            <w:pPr>
              <w:jc w:val="both"/>
              <w:rPr>
                <w:del w:id="236" w:author="Parks, Robbie M" w:date="2019-01-02T22:54:00Z"/>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14CBAECB" w:rsidR="004E2756" w:rsidRPr="00636C9B" w:rsidDel="00BB14E6" w:rsidRDefault="004E2756" w:rsidP="00D76DF7">
            <w:pPr>
              <w:jc w:val="both"/>
              <w:rPr>
                <w:del w:id="237" w:author="Parks, Robbie M" w:date="2019-01-02T22:54:00Z"/>
                <w:color w:val="000000" w:themeColor="text1"/>
              </w:rPr>
            </w:pPr>
            <w:del w:id="238" w:author="Parks, Robbie M" w:date="2019-01-02T22:54:00Z">
              <w:r w:rsidRPr="00636C9B" w:rsidDel="00BB14E6">
                <w:rPr>
                  <w:color w:val="000000" w:themeColor="text1"/>
                </w:rPr>
                <w:delText>Intentional self-harm</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67A6C743" w:rsidR="004E2756" w:rsidRPr="00636C9B" w:rsidDel="00BB14E6" w:rsidRDefault="004E2756" w:rsidP="00D76DF7">
            <w:pPr>
              <w:jc w:val="both"/>
              <w:rPr>
                <w:del w:id="239" w:author="Parks, Robbie M" w:date="2019-01-02T22:54:00Z"/>
                <w:color w:val="000000" w:themeColor="text1"/>
              </w:rPr>
            </w:pPr>
            <w:del w:id="240" w:author="Parks, Robbie M" w:date="2019-01-02T22:54:00Z">
              <w:r w:rsidRPr="00636C9B" w:rsidDel="00BB14E6">
                <w:rPr>
                  <w:color w:val="000000" w:themeColor="text1"/>
                </w:rPr>
                <w:delText>954,141</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57A90063" w:rsidR="004E2756" w:rsidRPr="00636C9B" w:rsidDel="00BB14E6" w:rsidRDefault="004E2756" w:rsidP="00D76DF7">
            <w:pPr>
              <w:jc w:val="both"/>
              <w:rPr>
                <w:del w:id="241" w:author="Parks, Robbie M" w:date="2019-01-02T22:54:00Z"/>
                <w:color w:val="000000" w:themeColor="text1"/>
              </w:rPr>
            </w:pPr>
            <w:del w:id="242" w:author="Parks, Robbie M" w:date="2019-01-02T22:54:00Z">
              <w:r w:rsidRPr="00636C9B" w:rsidDel="00BB14E6">
                <w:rPr>
                  <w:color w:val="000000" w:themeColor="text1"/>
                </w:rPr>
                <w:delText>254,621</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288667C7" w:rsidR="004E2756" w:rsidRPr="00636C9B" w:rsidDel="00BB14E6" w:rsidRDefault="004E2756" w:rsidP="00D76DF7">
            <w:pPr>
              <w:jc w:val="both"/>
              <w:rPr>
                <w:del w:id="243" w:author="Parks, Robbie M" w:date="2019-01-02T22:54:00Z"/>
                <w:color w:val="000000" w:themeColor="text1"/>
              </w:rPr>
            </w:pPr>
            <w:del w:id="244" w:author="Parks, Robbie M" w:date="2019-01-02T22:54:00Z">
              <w:r w:rsidRPr="00636C9B" w:rsidDel="00BB14E6">
                <w:rPr>
                  <w:color w:val="000000" w:themeColor="text1"/>
                </w:rPr>
                <w:delText>1,208,762</w:delText>
              </w:r>
            </w:del>
          </w:p>
        </w:tc>
      </w:tr>
      <w:tr w:rsidR="00C92E67" w:rsidRPr="00636C9B" w:rsidDel="00BB14E6" w14:paraId="0DAF4393" w14:textId="2DE0A1F0" w:rsidTr="000250EE">
        <w:trPr>
          <w:trHeight w:val="510"/>
          <w:del w:id="245"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bottom"/>
            <w:hideMark/>
          </w:tcPr>
          <w:p w14:paraId="457C4B10" w14:textId="7F23F4B2" w:rsidR="00C92E67" w:rsidRPr="00636C9B" w:rsidDel="00BB14E6" w:rsidRDefault="00E30DAE" w:rsidP="00D76DF7">
            <w:pPr>
              <w:jc w:val="both"/>
              <w:rPr>
                <w:del w:id="246" w:author="Parks, Robbie M" w:date="2019-01-02T22:54:00Z"/>
                <w:color w:val="000000" w:themeColor="text1"/>
              </w:rPr>
            </w:pPr>
            <w:del w:id="247" w:author="Parks, Robbie M" w:date="2019-01-02T22:54:00Z">
              <w:r w:rsidDel="00BB14E6">
                <w:rPr>
                  <w:color w:val="000000" w:themeColor="text1"/>
                </w:rPr>
                <w:delText>Total injuries</w:delText>
              </w:r>
            </w:del>
          </w:p>
        </w:tc>
        <w:tc>
          <w:tcPr>
            <w:tcW w:w="1193"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4C586F5E" w14:textId="069E4E80" w:rsidR="00C92E67" w:rsidRPr="00636C9B" w:rsidDel="00BB14E6" w:rsidRDefault="00AB14D8" w:rsidP="00B7504C">
            <w:pPr>
              <w:jc w:val="both"/>
              <w:rPr>
                <w:del w:id="248" w:author="Parks, Robbie M" w:date="2019-01-02T22:54:00Z"/>
                <w:color w:val="000000" w:themeColor="text1"/>
              </w:rPr>
            </w:pPr>
            <w:del w:id="249" w:author="Parks, Robbie M" w:date="2019-01-02T22:54:00Z">
              <w:r w:rsidRPr="00AB14D8" w:rsidDel="00BB14E6">
                <w:rPr>
                  <w:color w:val="000000" w:themeColor="text1"/>
                </w:rPr>
                <w:delText>4</w:delText>
              </w:r>
              <w:r w:rsidDel="00BB14E6">
                <w:rPr>
                  <w:color w:val="000000" w:themeColor="text1"/>
                </w:rPr>
                <w:delText>,</w:delText>
              </w:r>
              <w:r w:rsidRPr="00AB14D8" w:rsidDel="00BB14E6">
                <w:rPr>
                  <w:color w:val="000000" w:themeColor="text1"/>
                </w:rPr>
                <w:delText>006</w:delText>
              </w:r>
              <w:r w:rsidDel="00BB14E6">
                <w:rPr>
                  <w:color w:val="000000" w:themeColor="text1"/>
                </w:rPr>
                <w:delText>,</w:delText>
              </w:r>
              <w:r w:rsidRPr="00AB14D8" w:rsidDel="00BB14E6">
                <w:rPr>
                  <w:color w:val="000000" w:themeColor="text1"/>
                </w:rPr>
                <w:delText>454</w:delText>
              </w:r>
            </w:del>
          </w:p>
        </w:tc>
        <w:tc>
          <w:tcPr>
            <w:tcW w:w="1205"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7B538B8" w14:textId="1DC671C8" w:rsidR="00C92E67" w:rsidRPr="00636C9B" w:rsidDel="00BB14E6" w:rsidRDefault="004868D9" w:rsidP="00D76DF7">
            <w:pPr>
              <w:jc w:val="both"/>
              <w:rPr>
                <w:del w:id="250" w:author="Parks, Robbie M" w:date="2019-01-02T22:54:00Z"/>
                <w:color w:val="000000" w:themeColor="text1"/>
              </w:rPr>
            </w:pPr>
            <w:del w:id="251" w:author="Parks, Robbie M" w:date="2019-01-02T22:54:00Z">
              <w:r w:rsidRPr="004868D9" w:rsidDel="00BB14E6">
                <w:rPr>
                  <w:color w:val="000000" w:themeColor="text1"/>
                </w:rPr>
                <w:delText>1</w:delText>
              </w:r>
              <w:r w:rsidDel="00BB14E6">
                <w:rPr>
                  <w:color w:val="000000" w:themeColor="text1"/>
                </w:rPr>
                <w:delText>,</w:delText>
              </w:r>
              <w:r w:rsidRPr="004868D9" w:rsidDel="00BB14E6">
                <w:rPr>
                  <w:color w:val="000000" w:themeColor="text1"/>
                </w:rPr>
                <w:delText>757</w:delText>
              </w:r>
              <w:r w:rsidDel="00BB14E6">
                <w:rPr>
                  <w:color w:val="000000" w:themeColor="text1"/>
                </w:rPr>
                <w:delText>,</w:delText>
              </w:r>
              <w:r w:rsidR="00D51568" w:rsidDel="00BB14E6">
                <w:rPr>
                  <w:color w:val="000000" w:themeColor="text1"/>
                </w:rPr>
                <w:delText>862</w:delText>
              </w:r>
            </w:del>
          </w:p>
        </w:tc>
        <w:tc>
          <w:tcPr>
            <w:tcW w:w="1218"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E4DE74C" w14:textId="02A92442" w:rsidR="00C92E67" w:rsidRPr="00636C9B" w:rsidDel="00BB14E6" w:rsidRDefault="004868D9" w:rsidP="00D76DF7">
            <w:pPr>
              <w:jc w:val="both"/>
              <w:rPr>
                <w:del w:id="252" w:author="Parks, Robbie M" w:date="2019-01-02T22:54:00Z"/>
                <w:color w:val="000000" w:themeColor="text1"/>
              </w:rPr>
            </w:pPr>
            <w:del w:id="253" w:author="Parks, Robbie M" w:date="2019-01-02T22:54:00Z">
              <w:r w:rsidDel="00BB14E6">
                <w:rPr>
                  <w:b/>
                  <w:bCs/>
                  <w:color w:val="000000" w:themeColor="text1"/>
                </w:rPr>
                <w:delText>5,764,316</w:delText>
              </w:r>
            </w:del>
          </w:p>
        </w:tc>
      </w:tr>
    </w:tbl>
    <w:p w14:paraId="46CB6BDF" w14:textId="77777777" w:rsidR="007178E4" w:rsidRDefault="007178E4" w:rsidP="00843ACB">
      <w:pPr>
        <w:jc w:val="both"/>
        <w:rPr>
          <w:ins w:id="254" w:author="Parks, Robbie M" w:date="2019-01-02T23:22:00Z"/>
          <w:color w:val="000000" w:themeColor="text1"/>
        </w:rPr>
        <w:sectPr w:rsidR="007178E4" w:rsidSect="009C5108">
          <w:footerReference w:type="even" r:id="rId16"/>
          <w:footerReference w:type="default" r:id="rId17"/>
          <w:pgSz w:w="11900" w:h="16840"/>
          <w:pgMar w:top="1440" w:right="1440" w:bottom="1440" w:left="1440" w:header="720" w:footer="720" w:gutter="0"/>
          <w:lnNumType w:countBy="1" w:restart="continuous"/>
          <w:cols w:space="720"/>
          <w:docGrid w:linePitch="360"/>
        </w:sectPr>
      </w:pPr>
    </w:p>
    <w:p w14:paraId="63F03294" w14:textId="3D537C11" w:rsidR="00D2442C" w:rsidRPr="00843ACB" w:rsidDel="008B1393" w:rsidRDefault="00D2442C" w:rsidP="00843ACB">
      <w:pPr>
        <w:rPr>
          <w:del w:id="255" w:author="Parks, Robbie M" w:date="2019-01-02T23:00:00Z"/>
          <w:color w:val="000000" w:themeColor="text1"/>
        </w:rPr>
        <w:sectPr w:rsidR="00D2442C" w:rsidRPr="00843ACB" w:rsidDel="008B1393" w:rsidSect="007178E4">
          <w:type w:val="nextPage"/>
          <w:pgSz w:w="16840" w:h="11900" w:orient="landscape"/>
          <w:pgMar w:top="1440" w:right="1440" w:bottom="1440" w:left="1440" w:header="720" w:footer="720" w:gutter="0"/>
          <w:lnNumType w:countBy="1" w:restart="continuous"/>
          <w:cols w:space="720"/>
          <w:docGrid w:linePitch="360"/>
          <w:sectPrChange w:id="256" w:author="Parks, Robbie M" w:date="2019-01-02T23:22:00Z">
            <w:sectPr w:rsidR="00D2442C" w:rsidRPr="00843ACB" w:rsidDel="008B1393" w:rsidSect="007178E4">
              <w:type w:val="continuous"/>
              <w:pgSz w:w="11900" w:h="16840" w:orient="portrait"/>
              <w:pgMar w:top="1440" w:right="1440" w:bottom="1440" w:left="1440" w:header="720" w:footer="720" w:gutter="0"/>
            </w:sectPr>
          </w:sectPrChange>
        </w:sectPr>
      </w:pPr>
    </w:p>
    <w:p w14:paraId="14CDF462" w14:textId="705A9D4F" w:rsidR="004069AE" w:rsidRDefault="00DF2431" w:rsidP="00843ACB">
      <w:pPr>
        <w:jc w:val="both"/>
        <w:rPr>
          <w:color w:val="000000" w:themeColor="text1"/>
        </w:rPr>
      </w:pPr>
      <w:r>
        <w:rPr>
          <w:b/>
          <w:color w:val="000000" w:themeColor="text1"/>
        </w:rPr>
        <w:t xml:space="preserve">Supplementary </w:t>
      </w:r>
      <w:r w:rsidR="00AE3126" w:rsidRPr="00636C9B">
        <w:rPr>
          <w:b/>
          <w:color w:val="000000" w:themeColor="text1"/>
        </w:rPr>
        <w:t xml:space="preserve">Table </w:t>
      </w:r>
      <w:r w:rsidR="003A2FA4">
        <w:rPr>
          <w:b/>
          <w:color w:val="000000" w:themeColor="text1"/>
        </w:rPr>
        <w:t>1</w:t>
      </w:r>
      <w:r w:rsidR="00AE3126" w:rsidRPr="00636C9B">
        <w:rPr>
          <w:b/>
          <w:color w:val="000000" w:themeColor="text1"/>
        </w:rPr>
        <w:t>.</w:t>
      </w:r>
      <w:r w:rsidR="00CC34A2" w:rsidRPr="00636C9B">
        <w:rPr>
          <w:b/>
          <w:color w:val="000000" w:themeColor="text1"/>
        </w:rPr>
        <w:t xml:space="preserve"> </w:t>
      </w:r>
      <w:r w:rsidR="00CC34A2" w:rsidRPr="00636C9B">
        <w:rPr>
          <w:color w:val="000000" w:themeColor="text1"/>
        </w:rPr>
        <w:t xml:space="preserve">ICD-9 and ICD-10 medical cause of death codes by </w:t>
      </w:r>
      <w:r w:rsidR="001C2178">
        <w:rPr>
          <w:color w:val="000000" w:themeColor="text1"/>
        </w:rPr>
        <w:t>type</w:t>
      </w:r>
      <w:r w:rsidR="001C2178" w:rsidRPr="00636C9B">
        <w:rPr>
          <w:color w:val="000000" w:themeColor="text1"/>
        </w:rPr>
        <w:t xml:space="preserve"> </w:t>
      </w:r>
      <w:r w:rsidR="00CC34A2" w:rsidRPr="00636C9B">
        <w:rPr>
          <w:color w:val="000000" w:themeColor="text1"/>
        </w:rPr>
        <w:t>of injury</w:t>
      </w:r>
      <w:r w:rsidR="004069AE">
        <w:rPr>
          <w:color w:val="000000" w:themeColor="text1"/>
        </w:rPr>
        <w:t>.</w:t>
      </w:r>
    </w:p>
    <w:p w14:paraId="1485A4AC" w14:textId="77777777" w:rsidR="007662C6" w:rsidRDefault="007662C6" w:rsidP="00843ACB">
      <w:pPr>
        <w:jc w:val="both"/>
        <w:rPr>
          <w:color w:val="000000" w:themeColor="text1"/>
        </w:rPr>
      </w:pPr>
    </w:p>
    <w:tbl>
      <w:tblPr>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471"/>
        <w:gridCol w:w="471"/>
        <w:gridCol w:w="1999"/>
        <w:gridCol w:w="2927"/>
        <w:gridCol w:w="4662"/>
        <w:tblGridChange w:id="257">
          <w:tblGrid>
            <w:gridCol w:w="471"/>
            <w:gridCol w:w="471"/>
            <w:gridCol w:w="1999"/>
            <w:gridCol w:w="2927"/>
            <w:gridCol w:w="4662"/>
          </w:tblGrid>
        </w:tblGridChange>
      </w:tblGrid>
      <w:tr w:rsidR="00B81EB4" w:rsidRPr="007662C6" w14:paraId="35AEFD15" w14:textId="77777777" w:rsidTr="00B81EB4">
        <w:trPr>
          <w:trHeight w:val="320"/>
          <w:jc w:val="center"/>
        </w:trPr>
        <w:tc>
          <w:tcPr>
            <w:tcW w:w="2941" w:type="dxa"/>
            <w:gridSpan w:val="3"/>
            <w:shd w:val="clear" w:color="auto" w:fill="auto"/>
            <w:noWrap/>
            <w:vAlign w:val="bottom"/>
            <w:hideMark/>
          </w:tcPr>
          <w:p w14:paraId="7F4F59FD" w14:textId="77777777" w:rsidR="007662C6" w:rsidRPr="007662C6" w:rsidRDefault="007662C6" w:rsidP="007662C6">
            <w:pPr>
              <w:rPr>
                <w:rFonts w:eastAsia="Times New Roman"/>
                <w:b/>
                <w:bCs/>
                <w:color w:val="000000"/>
              </w:rPr>
            </w:pPr>
            <w:r w:rsidRPr="007662C6">
              <w:rPr>
                <w:rFonts w:eastAsia="Times New Roman"/>
                <w:b/>
                <w:bCs/>
                <w:color w:val="000000"/>
              </w:rPr>
              <w:t>Cause</w:t>
            </w:r>
          </w:p>
        </w:tc>
        <w:tc>
          <w:tcPr>
            <w:tcW w:w="2927" w:type="dxa"/>
            <w:shd w:val="clear" w:color="auto" w:fill="auto"/>
            <w:noWrap/>
            <w:vAlign w:val="bottom"/>
            <w:hideMark/>
          </w:tcPr>
          <w:p w14:paraId="223C4901" w14:textId="77777777" w:rsidR="007662C6" w:rsidRPr="007662C6" w:rsidRDefault="007662C6" w:rsidP="007662C6">
            <w:pPr>
              <w:rPr>
                <w:rFonts w:eastAsia="Times New Roman"/>
                <w:b/>
                <w:bCs/>
                <w:color w:val="000000"/>
              </w:rPr>
            </w:pPr>
            <w:r w:rsidRPr="007662C6">
              <w:rPr>
                <w:rFonts w:eastAsia="Times New Roman"/>
                <w:b/>
                <w:bCs/>
                <w:color w:val="000000"/>
              </w:rPr>
              <w:t>ICD-9</w:t>
            </w:r>
          </w:p>
        </w:tc>
        <w:tc>
          <w:tcPr>
            <w:tcW w:w="4662" w:type="dxa"/>
            <w:shd w:val="clear" w:color="auto" w:fill="auto"/>
            <w:noWrap/>
            <w:vAlign w:val="bottom"/>
            <w:hideMark/>
          </w:tcPr>
          <w:p w14:paraId="7DC97C35" w14:textId="77777777" w:rsidR="007662C6" w:rsidRPr="007662C6" w:rsidRDefault="007662C6" w:rsidP="007662C6">
            <w:pPr>
              <w:rPr>
                <w:rFonts w:eastAsia="Times New Roman"/>
                <w:b/>
                <w:bCs/>
                <w:color w:val="000000"/>
              </w:rPr>
            </w:pPr>
            <w:r w:rsidRPr="007662C6">
              <w:rPr>
                <w:rFonts w:eastAsia="Times New Roman"/>
                <w:b/>
                <w:bCs/>
                <w:color w:val="000000"/>
              </w:rPr>
              <w:t>ICD-10</w:t>
            </w:r>
          </w:p>
        </w:tc>
      </w:tr>
      <w:tr w:rsidR="00B81EB4" w:rsidRPr="007662C6" w14:paraId="22BFB9C8" w14:textId="77777777" w:rsidTr="00B81EB4">
        <w:trPr>
          <w:trHeight w:val="354"/>
          <w:jc w:val="center"/>
        </w:trPr>
        <w:tc>
          <w:tcPr>
            <w:tcW w:w="2941" w:type="dxa"/>
            <w:gridSpan w:val="3"/>
            <w:shd w:val="clear" w:color="auto" w:fill="auto"/>
            <w:noWrap/>
            <w:vAlign w:val="bottom"/>
            <w:hideMark/>
          </w:tcPr>
          <w:p w14:paraId="152FE3FA" w14:textId="77777777" w:rsidR="007662C6" w:rsidRPr="007662C6" w:rsidRDefault="007662C6" w:rsidP="007662C6">
            <w:pPr>
              <w:rPr>
                <w:rFonts w:eastAsia="Times New Roman"/>
                <w:color w:val="000000"/>
              </w:rPr>
            </w:pPr>
            <w:r w:rsidRPr="007662C6">
              <w:rPr>
                <w:rFonts w:eastAsia="Times New Roman"/>
                <w:color w:val="000000"/>
              </w:rPr>
              <w:t>Injuries</w:t>
            </w:r>
          </w:p>
        </w:tc>
        <w:tc>
          <w:tcPr>
            <w:tcW w:w="2927" w:type="dxa"/>
            <w:shd w:val="clear" w:color="auto" w:fill="auto"/>
            <w:noWrap/>
            <w:vAlign w:val="bottom"/>
            <w:hideMark/>
          </w:tcPr>
          <w:p w14:paraId="69499D06" w14:textId="77777777" w:rsidR="007662C6" w:rsidRPr="007662C6" w:rsidRDefault="007662C6" w:rsidP="007662C6">
            <w:pPr>
              <w:rPr>
                <w:rFonts w:eastAsia="Times New Roman"/>
                <w:color w:val="000000"/>
              </w:rPr>
            </w:pPr>
            <w:r w:rsidRPr="007662C6">
              <w:rPr>
                <w:rFonts w:eastAsia="Times New Roman"/>
                <w:color w:val="000000"/>
              </w:rPr>
              <w:t>E800.0-E999.9</w:t>
            </w:r>
          </w:p>
        </w:tc>
        <w:tc>
          <w:tcPr>
            <w:tcW w:w="4662" w:type="dxa"/>
            <w:shd w:val="clear" w:color="auto" w:fill="auto"/>
            <w:noWrap/>
            <w:vAlign w:val="bottom"/>
            <w:hideMark/>
          </w:tcPr>
          <w:p w14:paraId="4819D9A7" w14:textId="77777777" w:rsidR="007662C6" w:rsidRPr="007662C6" w:rsidRDefault="007662C6" w:rsidP="007662C6">
            <w:pPr>
              <w:rPr>
                <w:rFonts w:eastAsia="Times New Roman"/>
                <w:color w:val="000000"/>
              </w:rPr>
            </w:pPr>
            <w:r w:rsidRPr="007662C6">
              <w:rPr>
                <w:rFonts w:eastAsia="Times New Roman"/>
                <w:color w:val="000000"/>
              </w:rPr>
              <w:t>V0.0-Y89.9</w:t>
            </w:r>
          </w:p>
        </w:tc>
      </w:tr>
      <w:tr w:rsidR="007178E4" w:rsidRPr="007662C6" w14:paraId="51435C06"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258" w:author="Parks, Robbie M" w:date="2019-01-02T23:27:00Z">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20"/>
          <w:jc w:val="center"/>
          <w:trPrChange w:id="259" w:author="Parks, Robbie M" w:date="2019-01-02T23:27:00Z">
            <w:trPr>
              <w:trHeight w:val="320"/>
              <w:jc w:val="center"/>
            </w:trPr>
          </w:trPrChange>
        </w:trPr>
        <w:tc>
          <w:tcPr>
            <w:tcW w:w="471" w:type="dxa"/>
            <w:shd w:val="clear" w:color="auto" w:fill="auto"/>
            <w:noWrap/>
            <w:vAlign w:val="bottom"/>
            <w:hideMark/>
            <w:tcPrChange w:id="260" w:author="Parks, Robbie M" w:date="2019-01-02T23:27:00Z">
              <w:tcPr>
                <w:tcW w:w="471" w:type="dxa"/>
                <w:shd w:val="clear" w:color="auto" w:fill="auto"/>
                <w:noWrap/>
                <w:vAlign w:val="bottom"/>
                <w:hideMark/>
              </w:tcPr>
            </w:tcPrChange>
          </w:tcPr>
          <w:p w14:paraId="3046E687" w14:textId="77777777" w:rsidR="007662C6" w:rsidRPr="007662C6" w:rsidRDefault="007662C6" w:rsidP="007662C6">
            <w:pPr>
              <w:rPr>
                <w:rFonts w:eastAsia="Times New Roman"/>
                <w:color w:val="000000"/>
              </w:rPr>
            </w:pPr>
          </w:p>
        </w:tc>
        <w:tc>
          <w:tcPr>
            <w:tcW w:w="2470" w:type="dxa"/>
            <w:gridSpan w:val="2"/>
            <w:shd w:val="clear" w:color="auto" w:fill="auto"/>
            <w:noWrap/>
            <w:vAlign w:val="bottom"/>
            <w:hideMark/>
            <w:tcPrChange w:id="261" w:author="Parks, Robbie M" w:date="2019-01-02T23:27:00Z">
              <w:tcPr>
                <w:tcW w:w="2470" w:type="dxa"/>
                <w:gridSpan w:val="2"/>
                <w:shd w:val="clear" w:color="auto" w:fill="auto"/>
                <w:noWrap/>
                <w:vAlign w:val="bottom"/>
                <w:hideMark/>
              </w:tcPr>
            </w:tcPrChange>
          </w:tcPr>
          <w:p w14:paraId="2B069DB7" w14:textId="77777777" w:rsidR="007662C6" w:rsidRPr="007662C6" w:rsidRDefault="007662C6" w:rsidP="007662C6">
            <w:pPr>
              <w:rPr>
                <w:rFonts w:eastAsia="Times New Roman"/>
                <w:color w:val="000000"/>
              </w:rPr>
            </w:pPr>
            <w:r w:rsidRPr="007662C6">
              <w:rPr>
                <w:rFonts w:eastAsia="Times New Roman"/>
                <w:color w:val="000000"/>
              </w:rPr>
              <w:t>Unintentional</w:t>
            </w:r>
          </w:p>
        </w:tc>
        <w:tc>
          <w:tcPr>
            <w:tcW w:w="2927" w:type="dxa"/>
            <w:shd w:val="clear" w:color="auto" w:fill="auto"/>
            <w:noWrap/>
            <w:vAlign w:val="bottom"/>
            <w:hideMark/>
            <w:tcPrChange w:id="262" w:author="Parks, Robbie M" w:date="2019-01-02T23:27:00Z">
              <w:tcPr>
                <w:tcW w:w="2927" w:type="dxa"/>
                <w:shd w:val="clear" w:color="auto" w:fill="auto"/>
                <w:noWrap/>
                <w:vAlign w:val="bottom"/>
                <w:hideMark/>
              </w:tcPr>
            </w:tcPrChange>
          </w:tcPr>
          <w:p w14:paraId="37DD32B3" w14:textId="77777777" w:rsidR="007662C6" w:rsidRPr="007662C6" w:rsidRDefault="007662C6" w:rsidP="007662C6">
            <w:pPr>
              <w:rPr>
                <w:rFonts w:eastAsia="Times New Roman"/>
                <w:color w:val="000000"/>
              </w:rPr>
            </w:pPr>
            <w:r w:rsidRPr="007662C6">
              <w:rPr>
                <w:rFonts w:eastAsia="Times New Roman"/>
                <w:color w:val="000000"/>
              </w:rPr>
              <w:t>E800.0-E949.9, E980.0-E989.9</w:t>
            </w:r>
          </w:p>
        </w:tc>
        <w:tc>
          <w:tcPr>
            <w:tcW w:w="4662" w:type="dxa"/>
            <w:shd w:val="clear" w:color="auto" w:fill="auto"/>
            <w:noWrap/>
            <w:vAlign w:val="bottom"/>
            <w:hideMark/>
            <w:tcPrChange w:id="263" w:author="Parks, Robbie M" w:date="2019-01-02T23:27:00Z">
              <w:tcPr>
                <w:tcW w:w="4662" w:type="dxa"/>
                <w:shd w:val="clear" w:color="auto" w:fill="auto"/>
                <w:noWrap/>
                <w:vAlign w:val="bottom"/>
                <w:hideMark/>
              </w:tcPr>
            </w:tcPrChange>
          </w:tcPr>
          <w:p w14:paraId="3BEEBFDD" w14:textId="5F51C0CE" w:rsidR="007662C6" w:rsidRPr="007662C6" w:rsidRDefault="007662C6" w:rsidP="007662C6">
            <w:pPr>
              <w:rPr>
                <w:rFonts w:eastAsia="Times New Roman"/>
                <w:color w:val="000000"/>
              </w:rPr>
            </w:pPr>
            <w:r w:rsidRPr="007662C6">
              <w:rPr>
                <w:rFonts w:eastAsia="Times New Roman"/>
                <w:color w:val="000000"/>
              </w:rPr>
              <w:t>V0.0-V99.9, W0.0-99.9, X0.0-X59.9, Y10.0-Y34.9, Y40.0-Y89.9</w:t>
            </w:r>
          </w:p>
        </w:tc>
      </w:tr>
      <w:tr w:rsidR="007178E4" w:rsidRPr="007662C6" w14:paraId="7209F039"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264" w:author="Parks, Robbie M" w:date="2019-01-02T23:27:00Z">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20"/>
          <w:jc w:val="center"/>
          <w:trPrChange w:id="265" w:author="Parks, Robbie M" w:date="2019-01-02T23:27:00Z">
            <w:trPr>
              <w:trHeight w:val="320"/>
              <w:jc w:val="center"/>
            </w:trPr>
          </w:trPrChange>
        </w:trPr>
        <w:tc>
          <w:tcPr>
            <w:tcW w:w="471" w:type="dxa"/>
            <w:shd w:val="clear" w:color="auto" w:fill="auto"/>
            <w:noWrap/>
            <w:vAlign w:val="bottom"/>
            <w:hideMark/>
            <w:tcPrChange w:id="266" w:author="Parks, Robbie M" w:date="2019-01-02T23:27:00Z">
              <w:tcPr>
                <w:tcW w:w="471" w:type="dxa"/>
                <w:shd w:val="clear" w:color="auto" w:fill="auto"/>
                <w:noWrap/>
                <w:vAlign w:val="bottom"/>
                <w:hideMark/>
              </w:tcPr>
            </w:tcPrChange>
          </w:tcPr>
          <w:p w14:paraId="202E2ABF"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267" w:author="Parks, Robbie M" w:date="2019-01-02T23:27:00Z">
              <w:tcPr>
                <w:tcW w:w="471" w:type="dxa"/>
                <w:shd w:val="clear" w:color="auto" w:fill="auto"/>
                <w:noWrap/>
                <w:vAlign w:val="bottom"/>
                <w:hideMark/>
              </w:tcPr>
            </w:tcPrChange>
          </w:tcPr>
          <w:p w14:paraId="262AAFB0"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268" w:author="Parks, Robbie M" w:date="2019-01-02T23:27:00Z">
              <w:tcPr>
                <w:tcW w:w="1999" w:type="dxa"/>
                <w:shd w:val="clear" w:color="auto" w:fill="auto"/>
                <w:noWrap/>
                <w:vAlign w:val="bottom"/>
                <w:hideMark/>
              </w:tcPr>
            </w:tcPrChange>
          </w:tcPr>
          <w:p w14:paraId="4EA2C5A8" w14:textId="77777777" w:rsidR="007662C6" w:rsidRPr="007662C6" w:rsidRDefault="007662C6" w:rsidP="007662C6">
            <w:pPr>
              <w:rPr>
                <w:rFonts w:eastAsia="Times New Roman"/>
                <w:color w:val="000000"/>
              </w:rPr>
            </w:pPr>
            <w:r w:rsidRPr="007662C6">
              <w:rPr>
                <w:rFonts w:eastAsia="Times New Roman"/>
                <w:color w:val="000000"/>
              </w:rPr>
              <w:t>Transport</w:t>
            </w:r>
          </w:p>
        </w:tc>
        <w:tc>
          <w:tcPr>
            <w:tcW w:w="2927" w:type="dxa"/>
            <w:shd w:val="clear" w:color="auto" w:fill="auto"/>
            <w:noWrap/>
            <w:vAlign w:val="bottom"/>
            <w:hideMark/>
            <w:tcPrChange w:id="269" w:author="Parks, Robbie M" w:date="2019-01-02T23:27:00Z">
              <w:tcPr>
                <w:tcW w:w="2927" w:type="dxa"/>
                <w:shd w:val="clear" w:color="auto" w:fill="auto"/>
                <w:noWrap/>
                <w:vAlign w:val="bottom"/>
                <w:hideMark/>
              </w:tcPr>
            </w:tcPrChange>
          </w:tcPr>
          <w:p w14:paraId="5585AC40" w14:textId="77777777" w:rsidR="007662C6" w:rsidRPr="007662C6" w:rsidRDefault="007662C6" w:rsidP="007662C6">
            <w:pPr>
              <w:rPr>
                <w:rFonts w:eastAsia="Times New Roman"/>
                <w:color w:val="000000"/>
              </w:rPr>
            </w:pPr>
            <w:r w:rsidRPr="007662C6">
              <w:rPr>
                <w:rFonts w:eastAsia="Times New Roman"/>
                <w:color w:val="000000"/>
              </w:rPr>
              <w:t>E800.0-E807.9, E810.0-E838.9, E840.0-E849.9</w:t>
            </w:r>
          </w:p>
        </w:tc>
        <w:tc>
          <w:tcPr>
            <w:tcW w:w="4662" w:type="dxa"/>
            <w:shd w:val="clear" w:color="auto" w:fill="auto"/>
            <w:noWrap/>
            <w:vAlign w:val="bottom"/>
            <w:hideMark/>
            <w:tcPrChange w:id="270" w:author="Parks, Robbie M" w:date="2019-01-02T23:27:00Z">
              <w:tcPr>
                <w:tcW w:w="4662" w:type="dxa"/>
                <w:shd w:val="clear" w:color="auto" w:fill="auto"/>
                <w:noWrap/>
                <w:vAlign w:val="bottom"/>
                <w:hideMark/>
              </w:tcPr>
            </w:tcPrChange>
          </w:tcPr>
          <w:p w14:paraId="042DF483" w14:textId="77777777" w:rsidR="007662C6" w:rsidRPr="007662C6" w:rsidRDefault="007662C6" w:rsidP="007662C6">
            <w:pPr>
              <w:rPr>
                <w:rFonts w:eastAsia="Times New Roman"/>
                <w:color w:val="000000"/>
              </w:rPr>
            </w:pPr>
            <w:r w:rsidRPr="007662C6">
              <w:rPr>
                <w:rFonts w:eastAsia="Times New Roman"/>
                <w:color w:val="000000"/>
              </w:rPr>
              <w:t>V0.0-V99.9</w:t>
            </w:r>
          </w:p>
        </w:tc>
      </w:tr>
      <w:tr w:rsidR="007178E4" w:rsidRPr="007662C6" w14:paraId="5DDF9530"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271" w:author="Parks, Robbie M" w:date="2019-01-02T23:27:00Z">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20"/>
          <w:jc w:val="center"/>
          <w:trPrChange w:id="272" w:author="Parks, Robbie M" w:date="2019-01-02T23:27:00Z">
            <w:trPr>
              <w:trHeight w:val="320"/>
              <w:jc w:val="center"/>
            </w:trPr>
          </w:trPrChange>
        </w:trPr>
        <w:tc>
          <w:tcPr>
            <w:tcW w:w="471" w:type="dxa"/>
            <w:shd w:val="clear" w:color="auto" w:fill="auto"/>
            <w:noWrap/>
            <w:vAlign w:val="bottom"/>
            <w:hideMark/>
            <w:tcPrChange w:id="273" w:author="Parks, Robbie M" w:date="2019-01-02T23:27:00Z">
              <w:tcPr>
                <w:tcW w:w="471" w:type="dxa"/>
                <w:shd w:val="clear" w:color="auto" w:fill="auto"/>
                <w:noWrap/>
                <w:vAlign w:val="bottom"/>
                <w:hideMark/>
              </w:tcPr>
            </w:tcPrChange>
          </w:tcPr>
          <w:p w14:paraId="0251A21D"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274" w:author="Parks, Robbie M" w:date="2019-01-02T23:27:00Z">
              <w:tcPr>
                <w:tcW w:w="471" w:type="dxa"/>
                <w:shd w:val="clear" w:color="auto" w:fill="auto"/>
                <w:noWrap/>
                <w:vAlign w:val="bottom"/>
                <w:hideMark/>
              </w:tcPr>
            </w:tcPrChange>
          </w:tcPr>
          <w:p w14:paraId="10C4D920"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275" w:author="Parks, Robbie M" w:date="2019-01-02T23:27:00Z">
              <w:tcPr>
                <w:tcW w:w="1999" w:type="dxa"/>
                <w:shd w:val="clear" w:color="auto" w:fill="auto"/>
                <w:noWrap/>
                <w:vAlign w:val="bottom"/>
                <w:hideMark/>
              </w:tcPr>
            </w:tcPrChange>
          </w:tcPr>
          <w:p w14:paraId="6ACA6901" w14:textId="77777777" w:rsidR="007662C6" w:rsidRPr="007662C6" w:rsidRDefault="007662C6" w:rsidP="007662C6">
            <w:pPr>
              <w:rPr>
                <w:rFonts w:eastAsia="Times New Roman"/>
                <w:color w:val="000000"/>
              </w:rPr>
            </w:pPr>
            <w:r w:rsidRPr="007662C6">
              <w:rPr>
                <w:rFonts w:eastAsia="Times New Roman"/>
                <w:color w:val="000000"/>
              </w:rPr>
              <w:t>Falls</w:t>
            </w:r>
          </w:p>
        </w:tc>
        <w:tc>
          <w:tcPr>
            <w:tcW w:w="2927" w:type="dxa"/>
            <w:shd w:val="clear" w:color="auto" w:fill="auto"/>
            <w:noWrap/>
            <w:vAlign w:val="bottom"/>
            <w:hideMark/>
            <w:tcPrChange w:id="276" w:author="Parks, Robbie M" w:date="2019-01-02T23:27:00Z">
              <w:tcPr>
                <w:tcW w:w="2927" w:type="dxa"/>
                <w:shd w:val="clear" w:color="auto" w:fill="auto"/>
                <w:noWrap/>
                <w:vAlign w:val="bottom"/>
                <w:hideMark/>
              </w:tcPr>
            </w:tcPrChange>
          </w:tcPr>
          <w:p w14:paraId="722B4E09" w14:textId="77777777" w:rsidR="007662C6" w:rsidRPr="007662C6" w:rsidRDefault="007662C6" w:rsidP="007662C6">
            <w:pPr>
              <w:rPr>
                <w:rFonts w:eastAsia="Times New Roman"/>
                <w:color w:val="000000"/>
              </w:rPr>
            </w:pPr>
            <w:r w:rsidRPr="007662C6">
              <w:rPr>
                <w:rFonts w:eastAsia="Times New Roman"/>
                <w:color w:val="000000"/>
              </w:rPr>
              <w:t>E880.0-E888.9</w:t>
            </w:r>
          </w:p>
        </w:tc>
        <w:tc>
          <w:tcPr>
            <w:tcW w:w="4662" w:type="dxa"/>
            <w:shd w:val="clear" w:color="auto" w:fill="auto"/>
            <w:noWrap/>
            <w:vAlign w:val="bottom"/>
            <w:hideMark/>
            <w:tcPrChange w:id="277" w:author="Parks, Robbie M" w:date="2019-01-02T23:27:00Z">
              <w:tcPr>
                <w:tcW w:w="4662" w:type="dxa"/>
                <w:shd w:val="clear" w:color="auto" w:fill="auto"/>
                <w:noWrap/>
                <w:vAlign w:val="bottom"/>
                <w:hideMark/>
              </w:tcPr>
            </w:tcPrChange>
          </w:tcPr>
          <w:p w14:paraId="025DA715" w14:textId="77777777" w:rsidR="007662C6" w:rsidRPr="007662C6" w:rsidRDefault="007662C6" w:rsidP="007662C6">
            <w:pPr>
              <w:rPr>
                <w:rFonts w:eastAsia="Times New Roman"/>
                <w:color w:val="000000"/>
              </w:rPr>
            </w:pPr>
            <w:r w:rsidRPr="007662C6">
              <w:rPr>
                <w:rFonts w:eastAsia="Times New Roman"/>
                <w:color w:val="000000"/>
              </w:rPr>
              <w:t>W0.0-W19.9</w:t>
            </w:r>
          </w:p>
        </w:tc>
      </w:tr>
      <w:tr w:rsidR="007178E4" w:rsidRPr="007662C6" w14:paraId="29614875"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278" w:author="Parks, Robbie M" w:date="2019-01-02T23:27:00Z">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60"/>
          <w:jc w:val="center"/>
          <w:trPrChange w:id="279" w:author="Parks, Robbie M" w:date="2019-01-02T23:27:00Z">
            <w:trPr>
              <w:trHeight w:val="360"/>
              <w:jc w:val="center"/>
            </w:trPr>
          </w:trPrChange>
        </w:trPr>
        <w:tc>
          <w:tcPr>
            <w:tcW w:w="471" w:type="dxa"/>
            <w:shd w:val="clear" w:color="auto" w:fill="auto"/>
            <w:noWrap/>
            <w:vAlign w:val="bottom"/>
            <w:hideMark/>
            <w:tcPrChange w:id="280" w:author="Parks, Robbie M" w:date="2019-01-02T23:27:00Z">
              <w:tcPr>
                <w:tcW w:w="471" w:type="dxa"/>
                <w:shd w:val="clear" w:color="auto" w:fill="auto"/>
                <w:noWrap/>
                <w:vAlign w:val="bottom"/>
                <w:hideMark/>
              </w:tcPr>
            </w:tcPrChange>
          </w:tcPr>
          <w:p w14:paraId="656B33FF"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281" w:author="Parks, Robbie M" w:date="2019-01-02T23:27:00Z">
              <w:tcPr>
                <w:tcW w:w="471" w:type="dxa"/>
                <w:shd w:val="clear" w:color="auto" w:fill="auto"/>
                <w:noWrap/>
                <w:vAlign w:val="bottom"/>
                <w:hideMark/>
              </w:tcPr>
            </w:tcPrChange>
          </w:tcPr>
          <w:p w14:paraId="5CB69B25"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282" w:author="Parks, Robbie M" w:date="2019-01-02T23:27:00Z">
              <w:tcPr>
                <w:tcW w:w="1999" w:type="dxa"/>
                <w:shd w:val="clear" w:color="auto" w:fill="auto"/>
                <w:noWrap/>
                <w:vAlign w:val="bottom"/>
                <w:hideMark/>
              </w:tcPr>
            </w:tcPrChange>
          </w:tcPr>
          <w:p w14:paraId="646ACEA7" w14:textId="77777777" w:rsidR="007662C6" w:rsidRPr="007662C6" w:rsidRDefault="007662C6" w:rsidP="007662C6">
            <w:pPr>
              <w:rPr>
                <w:rFonts w:eastAsia="Times New Roman"/>
                <w:color w:val="000000"/>
              </w:rPr>
            </w:pPr>
            <w:r w:rsidRPr="007662C6">
              <w:rPr>
                <w:rFonts w:eastAsia="Times New Roman"/>
                <w:color w:val="000000"/>
              </w:rPr>
              <w:t>Drowning</w:t>
            </w:r>
          </w:p>
        </w:tc>
        <w:tc>
          <w:tcPr>
            <w:tcW w:w="2927" w:type="dxa"/>
            <w:shd w:val="clear" w:color="auto" w:fill="auto"/>
            <w:noWrap/>
            <w:vAlign w:val="bottom"/>
            <w:hideMark/>
            <w:tcPrChange w:id="283" w:author="Parks, Robbie M" w:date="2019-01-02T23:27:00Z">
              <w:tcPr>
                <w:tcW w:w="2927" w:type="dxa"/>
                <w:shd w:val="clear" w:color="auto" w:fill="auto"/>
                <w:noWrap/>
                <w:vAlign w:val="bottom"/>
                <w:hideMark/>
              </w:tcPr>
            </w:tcPrChange>
          </w:tcPr>
          <w:p w14:paraId="7086D24E" w14:textId="77777777" w:rsidR="007662C6" w:rsidRPr="007662C6" w:rsidRDefault="007662C6" w:rsidP="007662C6">
            <w:pPr>
              <w:rPr>
                <w:rFonts w:eastAsia="Times New Roman"/>
                <w:color w:val="000000"/>
              </w:rPr>
            </w:pPr>
            <w:r w:rsidRPr="007662C6">
              <w:rPr>
                <w:rFonts w:eastAsia="Times New Roman"/>
                <w:color w:val="000000"/>
              </w:rPr>
              <w:t>E910.0-E910.9</w:t>
            </w:r>
          </w:p>
        </w:tc>
        <w:tc>
          <w:tcPr>
            <w:tcW w:w="4662" w:type="dxa"/>
            <w:shd w:val="clear" w:color="auto" w:fill="auto"/>
            <w:noWrap/>
            <w:vAlign w:val="bottom"/>
            <w:hideMark/>
            <w:tcPrChange w:id="284" w:author="Parks, Robbie M" w:date="2019-01-02T23:27:00Z">
              <w:tcPr>
                <w:tcW w:w="4662" w:type="dxa"/>
                <w:shd w:val="clear" w:color="auto" w:fill="auto"/>
                <w:noWrap/>
                <w:vAlign w:val="bottom"/>
                <w:hideMark/>
              </w:tcPr>
            </w:tcPrChange>
          </w:tcPr>
          <w:p w14:paraId="7F3EDAEA" w14:textId="77777777" w:rsidR="007662C6" w:rsidRPr="007662C6" w:rsidRDefault="007662C6" w:rsidP="007662C6">
            <w:pPr>
              <w:rPr>
                <w:rFonts w:eastAsia="Times New Roman"/>
                <w:color w:val="000000"/>
              </w:rPr>
            </w:pPr>
            <w:r w:rsidRPr="007662C6">
              <w:rPr>
                <w:rFonts w:eastAsia="Times New Roman"/>
                <w:color w:val="000000"/>
              </w:rPr>
              <w:t>W65.0-W74.9</w:t>
            </w:r>
          </w:p>
        </w:tc>
      </w:tr>
      <w:tr w:rsidR="007178E4" w:rsidRPr="007662C6" w14:paraId="5110D8B0"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285" w:author="Parks, Robbie M" w:date="2019-01-02T23:27:00Z">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20"/>
          <w:jc w:val="center"/>
          <w:trPrChange w:id="286" w:author="Parks, Robbie M" w:date="2019-01-02T23:27:00Z">
            <w:trPr>
              <w:trHeight w:val="320"/>
              <w:jc w:val="center"/>
            </w:trPr>
          </w:trPrChange>
        </w:trPr>
        <w:tc>
          <w:tcPr>
            <w:tcW w:w="471" w:type="dxa"/>
            <w:shd w:val="clear" w:color="auto" w:fill="auto"/>
            <w:noWrap/>
            <w:vAlign w:val="bottom"/>
            <w:hideMark/>
            <w:tcPrChange w:id="287" w:author="Parks, Robbie M" w:date="2019-01-02T23:27:00Z">
              <w:tcPr>
                <w:tcW w:w="471" w:type="dxa"/>
                <w:shd w:val="clear" w:color="auto" w:fill="auto"/>
                <w:noWrap/>
                <w:vAlign w:val="bottom"/>
                <w:hideMark/>
              </w:tcPr>
            </w:tcPrChange>
          </w:tcPr>
          <w:p w14:paraId="14257750" w14:textId="77777777" w:rsidR="007662C6" w:rsidRPr="007662C6" w:rsidRDefault="007662C6" w:rsidP="007662C6">
            <w:pPr>
              <w:rPr>
                <w:rFonts w:eastAsia="Times New Roman"/>
                <w:color w:val="000000"/>
              </w:rPr>
            </w:pPr>
          </w:p>
        </w:tc>
        <w:tc>
          <w:tcPr>
            <w:tcW w:w="2470" w:type="dxa"/>
            <w:gridSpan w:val="2"/>
            <w:shd w:val="clear" w:color="auto" w:fill="auto"/>
            <w:noWrap/>
            <w:vAlign w:val="bottom"/>
            <w:hideMark/>
            <w:tcPrChange w:id="288" w:author="Parks, Robbie M" w:date="2019-01-02T23:27:00Z">
              <w:tcPr>
                <w:tcW w:w="2470" w:type="dxa"/>
                <w:gridSpan w:val="2"/>
                <w:shd w:val="clear" w:color="auto" w:fill="auto"/>
                <w:noWrap/>
                <w:vAlign w:val="bottom"/>
                <w:hideMark/>
              </w:tcPr>
            </w:tcPrChange>
          </w:tcPr>
          <w:p w14:paraId="7C5F047C" w14:textId="77777777" w:rsidR="007662C6" w:rsidRPr="007662C6" w:rsidRDefault="007662C6" w:rsidP="007662C6">
            <w:pPr>
              <w:rPr>
                <w:rFonts w:eastAsia="Times New Roman"/>
                <w:color w:val="000000"/>
              </w:rPr>
            </w:pPr>
            <w:r w:rsidRPr="007662C6">
              <w:rPr>
                <w:rFonts w:eastAsia="Times New Roman"/>
                <w:color w:val="000000"/>
              </w:rPr>
              <w:t>Intentional</w:t>
            </w:r>
          </w:p>
        </w:tc>
        <w:tc>
          <w:tcPr>
            <w:tcW w:w="2927" w:type="dxa"/>
            <w:shd w:val="clear" w:color="auto" w:fill="auto"/>
            <w:noWrap/>
            <w:vAlign w:val="bottom"/>
            <w:hideMark/>
            <w:tcPrChange w:id="289" w:author="Parks, Robbie M" w:date="2019-01-02T23:27:00Z">
              <w:tcPr>
                <w:tcW w:w="2927" w:type="dxa"/>
                <w:shd w:val="clear" w:color="auto" w:fill="auto"/>
                <w:noWrap/>
                <w:vAlign w:val="bottom"/>
                <w:hideMark/>
              </w:tcPr>
            </w:tcPrChange>
          </w:tcPr>
          <w:p w14:paraId="643C13BD" w14:textId="77777777" w:rsidR="007662C6" w:rsidRPr="007662C6" w:rsidRDefault="007662C6" w:rsidP="007662C6">
            <w:pPr>
              <w:rPr>
                <w:rFonts w:eastAsia="Times New Roman"/>
                <w:color w:val="000000"/>
              </w:rPr>
            </w:pPr>
            <w:r w:rsidRPr="007662C6">
              <w:rPr>
                <w:rFonts w:eastAsia="Times New Roman"/>
                <w:color w:val="000000"/>
              </w:rPr>
              <w:t>E950.0-E979.9, E990.0-E999.9</w:t>
            </w:r>
          </w:p>
        </w:tc>
        <w:tc>
          <w:tcPr>
            <w:tcW w:w="4662" w:type="dxa"/>
            <w:shd w:val="clear" w:color="auto" w:fill="auto"/>
            <w:noWrap/>
            <w:vAlign w:val="bottom"/>
            <w:hideMark/>
            <w:tcPrChange w:id="290" w:author="Parks, Robbie M" w:date="2019-01-02T23:27:00Z">
              <w:tcPr>
                <w:tcW w:w="4662" w:type="dxa"/>
                <w:shd w:val="clear" w:color="auto" w:fill="auto"/>
                <w:noWrap/>
                <w:vAlign w:val="bottom"/>
                <w:hideMark/>
              </w:tcPr>
            </w:tcPrChange>
          </w:tcPr>
          <w:p w14:paraId="6FCE1BE3" w14:textId="77777777" w:rsidR="007662C6" w:rsidRPr="007662C6" w:rsidRDefault="007662C6" w:rsidP="007662C6">
            <w:pPr>
              <w:rPr>
                <w:rFonts w:eastAsia="Times New Roman"/>
                <w:color w:val="000000"/>
              </w:rPr>
            </w:pPr>
            <w:r w:rsidRPr="007662C6">
              <w:rPr>
                <w:rFonts w:eastAsia="Times New Roman"/>
                <w:color w:val="000000"/>
              </w:rPr>
              <w:t>X60.0-X99.9, Y0.0-Y9.9, Y35.0-Y39.9</w:t>
            </w:r>
          </w:p>
        </w:tc>
      </w:tr>
      <w:tr w:rsidR="007178E4" w:rsidRPr="007662C6" w14:paraId="4584741B"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291" w:author="Parks, Robbie M" w:date="2019-01-02T23:27:00Z">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20"/>
          <w:jc w:val="center"/>
          <w:trPrChange w:id="292" w:author="Parks, Robbie M" w:date="2019-01-02T23:27:00Z">
            <w:trPr>
              <w:trHeight w:val="320"/>
              <w:jc w:val="center"/>
            </w:trPr>
          </w:trPrChange>
        </w:trPr>
        <w:tc>
          <w:tcPr>
            <w:tcW w:w="471" w:type="dxa"/>
            <w:shd w:val="clear" w:color="auto" w:fill="auto"/>
            <w:noWrap/>
            <w:vAlign w:val="bottom"/>
            <w:hideMark/>
            <w:tcPrChange w:id="293" w:author="Parks, Robbie M" w:date="2019-01-02T23:27:00Z">
              <w:tcPr>
                <w:tcW w:w="471" w:type="dxa"/>
                <w:shd w:val="clear" w:color="auto" w:fill="auto"/>
                <w:noWrap/>
                <w:vAlign w:val="bottom"/>
                <w:hideMark/>
              </w:tcPr>
            </w:tcPrChange>
          </w:tcPr>
          <w:p w14:paraId="0E55B048"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294" w:author="Parks, Robbie M" w:date="2019-01-02T23:27:00Z">
              <w:tcPr>
                <w:tcW w:w="471" w:type="dxa"/>
                <w:shd w:val="clear" w:color="auto" w:fill="auto"/>
                <w:noWrap/>
                <w:vAlign w:val="bottom"/>
                <w:hideMark/>
              </w:tcPr>
            </w:tcPrChange>
          </w:tcPr>
          <w:p w14:paraId="0858738E"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295" w:author="Parks, Robbie M" w:date="2019-01-02T23:27:00Z">
              <w:tcPr>
                <w:tcW w:w="1999" w:type="dxa"/>
                <w:shd w:val="clear" w:color="auto" w:fill="auto"/>
                <w:noWrap/>
                <w:vAlign w:val="bottom"/>
                <w:hideMark/>
              </w:tcPr>
            </w:tcPrChange>
          </w:tcPr>
          <w:p w14:paraId="4455C74F" w14:textId="77777777" w:rsidR="007662C6" w:rsidRPr="007662C6" w:rsidRDefault="007662C6" w:rsidP="007662C6">
            <w:pPr>
              <w:rPr>
                <w:rFonts w:eastAsia="Times New Roman"/>
                <w:color w:val="000000"/>
              </w:rPr>
            </w:pPr>
            <w:r w:rsidRPr="007662C6">
              <w:rPr>
                <w:rFonts w:eastAsia="Times New Roman"/>
                <w:color w:val="000000"/>
              </w:rPr>
              <w:t>Intentional self-harm</w:t>
            </w:r>
          </w:p>
        </w:tc>
        <w:tc>
          <w:tcPr>
            <w:tcW w:w="2927" w:type="dxa"/>
            <w:shd w:val="clear" w:color="auto" w:fill="auto"/>
            <w:noWrap/>
            <w:vAlign w:val="bottom"/>
            <w:hideMark/>
            <w:tcPrChange w:id="296" w:author="Parks, Robbie M" w:date="2019-01-02T23:27:00Z">
              <w:tcPr>
                <w:tcW w:w="2927" w:type="dxa"/>
                <w:shd w:val="clear" w:color="auto" w:fill="auto"/>
                <w:noWrap/>
                <w:vAlign w:val="bottom"/>
                <w:hideMark/>
              </w:tcPr>
            </w:tcPrChange>
          </w:tcPr>
          <w:p w14:paraId="29CBE86F" w14:textId="77777777" w:rsidR="007662C6" w:rsidRPr="007662C6" w:rsidRDefault="007662C6" w:rsidP="007662C6">
            <w:pPr>
              <w:rPr>
                <w:rFonts w:eastAsia="Times New Roman"/>
                <w:color w:val="000000"/>
              </w:rPr>
            </w:pPr>
            <w:r w:rsidRPr="007662C6">
              <w:rPr>
                <w:rFonts w:eastAsia="Times New Roman"/>
                <w:color w:val="000000"/>
              </w:rPr>
              <w:t>E950.0-E959.9</w:t>
            </w:r>
          </w:p>
        </w:tc>
        <w:tc>
          <w:tcPr>
            <w:tcW w:w="4662" w:type="dxa"/>
            <w:shd w:val="clear" w:color="auto" w:fill="auto"/>
            <w:noWrap/>
            <w:vAlign w:val="bottom"/>
            <w:hideMark/>
            <w:tcPrChange w:id="297" w:author="Parks, Robbie M" w:date="2019-01-02T23:27:00Z">
              <w:tcPr>
                <w:tcW w:w="4662" w:type="dxa"/>
                <w:shd w:val="clear" w:color="auto" w:fill="auto"/>
                <w:noWrap/>
                <w:vAlign w:val="bottom"/>
                <w:hideMark/>
              </w:tcPr>
            </w:tcPrChange>
          </w:tcPr>
          <w:p w14:paraId="0EA0AFC9" w14:textId="77777777" w:rsidR="007662C6" w:rsidRPr="007662C6" w:rsidRDefault="007662C6" w:rsidP="007662C6">
            <w:pPr>
              <w:rPr>
                <w:rFonts w:eastAsia="Times New Roman"/>
                <w:color w:val="000000"/>
              </w:rPr>
            </w:pPr>
            <w:r w:rsidRPr="007662C6">
              <w:rPr>
                <w:rFonts w:eastAsia="Times New Roman"/>
                <w:color w:val="000000"/>
              </w:rPr>
              <w:t>X60.0-X84.9</w:t>
            </w:r>
          </w:p>
        </w:tc>
      </w:tr>
      <w:tr w:rsidR="007178E4" w:rsidRPr="007662C6" w14:paraId="38017FC5"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298" w:author="Parks, Robbie M" w:date="2019-01-02T23:27:00Z">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40"/>
          <w:jc w:val="center"/>
          <w:trPrChange w:id="299" w:author="Parks, Robbie M" w:date="2019-01-02T23:27:00Z">
            <w:trPr>
              <w:trHeight w:val="340"/>
              <w:jc w:val="center"/>
            </w:trPr>
          </w:trPrChange>
        </w:trPr>
        <w:tc>
          <w:tcPr>
            <w:tcW w:w="471" w:type="dxa"/>
            <w:shd w:val="clear" w:color="auto" w:fill="auto"/>
            <w:noWrap/>
            <w:vAlign w:val="bottom"/>
            <w:hideMark/>
            <w:tcPrChange w:id="300" w:author="Parks, Robbie M" w:date="2019-01-02T23:27:00Z">
              <w:tcPr>
                <w:tcW w:w="471" w:type="dxa"/>
                <w:shd w:val="clear" w:color="auto" w:fill="auto"/>
                <w:noWrap/>
                <w:vAlign w:val="bottom"/>
                <w:hideMark/>
              </w:tcPr>
            </w:tcPrChange>
          </w:tcPr>
          <w:p w14:paraId="05671198" w14:textId="77777777" w:rsidR="007662C6" w:rsidRPr="007662C6" w:rsidRDefault="007662C6" w:rsidP="007662C6">
            <w:pPr>
              <w:rPr>
                <w:rFonts w:eastAsia="Times New Roman"/>
                <w:color w:val="000000"/>
              </w:rPr>
            </w:pPr>
            <w:r w:rsidRPr="007662C6">
              <w:rPr>
                <w:rFonts w:eastAsia="Times New Roman"/>
                <w:color w:val="000000"/>
              </w:rPr>
              <w:t> </w:t>
            </w:r>
          </w:p>
        </w:tc>
        <w:tc>
          <w:tcPr>
            <w:tcW w:w="471" w:type="dxa"/>
            <w:shd w:val="clear" w:color="auto" w:fill="auto"/>
            <w:noWrap/>
            <w:vAlign w:val="bottom"/>
            <w:hideMark/>
            <w:tcPrChange w:id="301" w:author="Parks, Robbie M" w:date="2019-01-02T23:27:00Z">
              <w:tcPr>
                <w:tcW w:w="471" w:type="dxa"/>
                <w:shd w:val="clear" w:color="auto" w:fill="auto"/>
                <w:noWrap/>
                <w:vAlign w:val="bottom"/>
                <w:hideMark/>
              </w:tcPr>
            </w:tcPrChange>
          </w:tcPr>
          <w:p w14:paraId="5E1AA944" w14:textId="77777777" w:rsidR="007662C6" w:rsidRPr="007662C6" w:rsidRDefault="007662C6" w:rsidP="007662C6">
            <w:pPr>
              <w:rPr>
                <w:rFonts w:eastAsia="Times New Roman"/>
                <w:color w:val="000000"/>
              </w:rPr>
            </w:pPr>
            <w:r w:rsidRPr="007662C6">
              <w:rPr>
                <w:rFonts w:eastAsia="Times New Roman"/>
                <w:color w:val="000000"/>
              </w:rPr>
              <w:t> </w:t>
            </w:r>
          </w:p>
        </w:tc>
        <w:tc>
          <w:tcPr>
            <w:tcW w:w="1999" w:type="dxa"/>
            <w:shd w:val="clear" w:color="auto" w:fill="auto"/>
            <w:noWrap/>
            <w:vAlign w:val="bottom"/>
            <w:hideMark/>
            <w:tcPrChange w:id="302" w:author="Parks, Robbie M" w:date="2019-01-02T23:27:00Z">
              <w:tcPr>
                <w:tcW w:w="1999" w:type="dxa"/>
                <w:shd w:val="clear" w:color="auto" w:fill="auto"/>
                <w:noWrap/>
                <w:vAlign w:val="bottom"/>
                <w:hideMark/>
              </w:tcPr>
            </w:tcPrChange>
          </w:tcPr>
          <w:p w14:paraId="3FDC869F" w14:textId="77777777" w:rsidR="007662C6" w:rsidRPr="007662C6" w:rsidRDefault="007662C6" w:rsidP="007662C6">
            <w:pPr>
              <w:rPr>
                <w:rFonts w:eastAsia="Times New Roman"/>
                <w:color w:val="000000"/>
              </w:rPr>
            </w:pPr>
            <w:r w:rsidRPr="007662C6">
              <w:rPr>
                <w:rFonts w:eastAsia="Times New Roman"/>
                <w:color w:val="000000"/>
              </w:rPr>
              <w:t>Assault</w:t>
            </w:r>
          </w:p>
        </w:tc>
        <w:tc>
          <w:tcPr>
            <w:tcW w:w="2927" w:type="dxa"/>
            <w:shd w:val="clear" w:color="auto" w:fill="auto"/>
            <w:noWrap/>
            <w:vAlign w:val="bottom"/>
            <w:hideMark/>
            <w:tcPrChange w:id="303" w:author="Parks, Robbie M" w:date="2019-01-02T23:27:00Z">
              <w:tcPr>
                <w:tcW w:w="2927" w:type="dxa"/>
                <w:shd w:val="clear" w:color="auto" w:fill="auto"/>
                <w:noWrap/>
                <w:vAlign w:val="bottom"/>
                <w:hideMark/>
              </w:tcPr>
            </w:tcPrChange>
          </w:tcPr>
          <w:p w14:paraId="0A255157" w14:textId="77777777" w:rsidR="007662C6" w:rsidRPr="007662C6" w:rsidRDefault="007662C6" w:rsidP="007662C6">
            <w:pPr>
              <w:rPr>
                <w:rFonts w:eastAsia="Times New Roman"/>
                <w:color w:val="000000"/>
              </w:rPr>
            </w:pPr>
            <w:r w:rsidRPr="007662C6">
              <w:rPr>
                <w:rFonts w:eastAsia="Times New Roman"/>
                <w:color w:val="000000"/>
              </w:rPr>
              <w:t>E960.0-E979.9, E990.0-E999.9</w:t>
            </w:r>
          </w:p>
        </w:tc>
        <w:tc>
          <w:tcPr>
            <w:tcW w:w="4662" w:type="dxa"/>
            <w:shd w:val="clear" w:color="auto" w:fill="auto"/>
            <w:noWrap/>
            <w:vAlign w:val="bottom"/>
            <w:hideMark/>
            <w:tcPrChange w:id="304" w:author="Parks, Robbie M" w:date="2019-01-02T23:27:00Z">
              <w:tcPr>
                <w:tcW w:w="4662" w:type="dxa"/>
                <w:shd w:val="clear" w:color="auto" w:fill="auto"/>
                <w:noWrap/>
                <w:vAlign w:val="bottom"/>
                <w:hideMark/>
              </w:tcPr>
            </w:tcPrChange>
          </w:tcPr>
          <w:p w14:paraId="54AE2655" w14:textId="77777777" w:rsidR="007662C6" w:rsidRPr="007662C6" w:rsidRDefault="007662C6" w:rsidP="007662C6">
            <w:pPr>
              <w:rPr>
                <w:rFonts w:eastAsia="Times New Roman"/>
                <w:color w:val="000000"/>
              </w:rPr>
            </w:pPr>
            <w:r w:rsidRPr="007662C6">
              <w:rPr>
                <w:rFonts w:eastAsia="Times New Roman"/>
                <w:color w:val="000000"/>
              </w:rPr>
              <w:t>X85.0-X99.9, Y0.0-Y9.9, Y35.0-Y39.9</w:t>
            </w:r>
          </w:p>
        </w:tc>
      </w:tr>
    </w:tbl>
    <w:p w14:paraId="53643DEF" w14:textId="77777777" w:rsidR="007662C6" w:rsidRDefault="007662C6" w:rsidP="00843ACB">
      <w:pPr>
        <w:jc w:val="both"/>
        <w:rPr>
          <w:color w:val="000000" w:themeColor="text1"/>
        </w:rPr>
      </w:pPr>
    </w:p>
    <w:p w14:paraId="4D01F95C" w14:textId="77777777" w:rsidR="004069AE" w:rsidRDefault="004069AE" w:rsidP="00843ACB">
      <w:pPr>
        <w:jc w:val="both"/>
        <w:rPr>
          <w:color w:val="000000" w:themeColor="text1"/>
        </w:rPr>
      </w:pPr>
    </w:p>
    <w:p w14:paraId="76F9E640" w14:textId="77777777" w:rsidR="007662C6" w:rsidRDefault="007662C6" w:rsidP="00843ACB">
      <w:pPr>
        <w:jc w:val="both"/>
        <w:rPr>
          <w:color w:val="000000" w:themeColor="text1"/>
        </w:rPr>
        <w:sectPr w:rsidR="007662C6" w:rsidSect="007178E4">
          <w:pgSz w:w="16840" w:h="11900" w:orient="landscape"/>
          <w:pgMar w:top="1440" w:right="1440" w:bottom="1440" w:left="1440" w:header="720" w:footer="720" w:gutter="0"/>
          <w:lnNumType w:countBy="1" w:restart="continuous"/>
          <w:cols w:space="720"/>
          <w:docGrid w:linePitch="360"/>
          <w:sectPrChange w:id="305" w:author="Parks, Robbie M" w:date="2019-01-02T23:22:00Z">
            <w:sectPr w:rsidR="007662C6" w:rsidSect="007178E4">
              <w:pgSz w:w="11900" w:h="16840" w:orient="portrait"/>
              <w:pgMar w:top="1440" w:right="1440" w:bottom="1440" w:left="1440" w:header="720" w:footer="720" w:gutter="0"/>
            </w:sectPr>
          </w:sectPrChange>
        </w:sectPr>
      </w:pPr>
    </w:p>
    <w:p w14:paraId="6425BC73" w14:textId="2DBFDC31" w:rsidR="00ED78FF" w:rsidRPr="00636C9B" w:rsidRDefault="00DF2431" w:rsidP="00886AE3">
      <w:pPr>
        <w:spacing w:line="480" w:lineRule="auto"/>
        <w:rPr>
          <w:color w:val="000000" w:themeColor="text1"/>
        </w:rPr>
        <w:sectPr w:rsidR="00ED78FF" w:rsidRPr="00636C9B" w:rsidSect="007662C6">
          <w:pgSz w:w="11900" w:h="16840"/>
          <w:pgMar w:top="1440" w:right="1440" w:bottom="1440" w:left="1440" w:header="720" w:footer="720" w:gutter="0"/>
          <w:lnNumType w:countBy="1" w:restart="continuous"/>
          <w:cols w:space="720"/>
          <w:docGrid w:linePitch="360"/>
        </w:sectPr>
      </w:pPr>
      <w:r>
        <w:rPr>
          <w:b/>
          <w:color w:val="000000" w:themeColor="text1"/>
        </w:rPr>
        <w:t xml:space="preserve">Supplementary </w:t>
      </w:r>
      <w:r w:rsidR="00E54738" w:rsidRPr="00636C9B">
        <w:rPr>
          <w:b/>
          <w:color w:val="000000" w:themeColor="text1"/>
        </w:rPr>
        <w:t xml:space="preserve">Table </w:t>
      </w:r>
      <w:r w:rsidR="003A2FA4">
        <w:rPr>
          <w:b/>
          <w:color w:val="000000" w:themeColor="text1"/>
        </w:rPr>
        <w:t>2</w:t>
      </w:r>
      <w:r w:rsidR="00E54738" w:rsidRPr="00636C9B">
        <w:rPr>
          <w:b/>
          <w:color w:val="000000" w:themeColor="text1"/>
        </w:rPr>
        <w:t xml:space="preserve">. </w:t>
      </w:r>
      <w:r w:rsidR="00ED78FF">
        <w:rPr>
          <w:color w:val="000000" w:themeColor="text1"/>
        </w:rPr>
        <w:t xml:space="preserve">Additional annual injury deaths for the 2016 US population. The table shows values for if temperature anomaly </w:t>
      </w:r>
      <w:r w:rsidR="00EB5112">
        <w:rPr>
          <w:color w:val="000000" w:themeColor="text1"/>
        </w:rPr>
        <w:t>were</w:t>
      </w:r>
      <w:r w:rsidR="00ED78FF">
        <w:rPr>
          <w:color w:val="000000" w:themeColor="text1"/>
        </w:rPr>
        <w:t xml:space="preserve"> +</w:t>
      </w:r>
      <w:r w:rsidR="00ED78FF" w:rsidRPr="00843ACB">
        <w:rPr>
          <w:rFonts w:ascii="Helvetica" w:eastAsia="Times New Roman" w:hAnsi="Helvetica"/>
          <w:bCs/>
          <w:color w:val="222222"/>
          <w:sz w:val="21"/>
          <w:szCs w:val="21"/>
          <w:shd w:val="clear" w:color="auto" w:fill="FFFFFF"/>
        </w:rPr>
        <w:t>1</w:t>
      </w:r>
      <w:r w:rsidR="00ED78FF" w:rsidRPr="00843ACB">
        <w:rPr>
          <w:bCs/>
          <w:color w:val="000000" w:themeColor="text1"/>
        </w:rPr>
        <w:t>°</w:t>
      </w:r>
      <w:r w:rsidR="00ED78FF">
        <w:rPr>
          <w:bCs/>
          <w:color w:val="000000" w:themeColor="text1"/>
        </w:rPr>
        <w:t>C</w:t>
      </w:r>
      <w:r w:rsidR="00ED78FF">
        <w:rPr>
          <w:color w:val="000000" w:themeColor="text1"/>
        </w:rPr>
        <w:t xml:space="preserve"> compared with 1980-2009 long-term average temperatures.</w:t>
      </w:r>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636C9B" w14:paraId="7D0BCB25" w14:textId="77777777" w:rsidTr="000250EE">
        <w:trPr>
          <w:trHeight w:val="495"/>
        </w:trPr>
        <w:tc>
          <w:tcPr>
            <w:tcW w:w="1128" w:type="dxa"/>
            <w:tcMar>
              <w:top w:w="0" w:type="dxa"/>
              <w:left w:w="75" w:type="dxa"/>
              <w:bottom w:w="0" w:type="dxa"/>
              <w:right w:w="75" w:type="dxa"/>
            </w:tcMar>
            <w:vAlign w:val="center"/>
            <w:hideMark/>
          </w:tcPr>
          <w:p w14:paraId="364F9E60" w14:textId="77777777" w:rsidR="004F7F15" w:rsidRPr="00636C9B" w:rsidRDefault="004F7F15" w:rsidP="004F7F15">
            <w:pPr>
              <w:rPr>
                <w:b/>
                <w:sz w:val="18"/>
                <w:szCs w:val="18"/>
              </w:rPr>
            </w:pPr>
            <w:r w:rsidRPr="00636C9B">
              <w:rPr>
                <w:b/>
                <w:bCs/>
                <w:color w:val="000000"/>
                <w:sz w:val="18"/>
                <w:szCs w:val="18"/>
              </w:rPr>
              <w:t>Cause</w:t>
            </w:r>
          </w:p>
        </w:tc>
        <w:tc>
          <w:tcPr>
            <w:tcW w:w="673" w:type="dxa"/>
            <w:tcMar>
              <w:top w:w="0" w:type="dxa"/>
              <w:left w:w="75" w:type="dxa"/>
              <w:bottom w:w="0" w:type="dxa"/>
              <w:right w:w="75" w:type="dxa"/>
            </w:tcMar>
            <w:vAlign w:val="center"/>
            <w:hideMark/>
          </w:tcPr>
          <w:p w14:paraId="277BA68A" w14:textId="77777777" w:rsidR="004F7F15" w:rsidRPr="00636C9B" w:rsidRDefault="004F7F15" w:rsidP="004F7F15">
            <w:pPr>
              <w:rPr>
                <w:b/>
                <w:sz w:val="18"/>
                <w:szCs w:val="18"/>
              </w:rPr>
            </w:pPr>
            <w:r w:rsidRPr="00636C9B">
              <w:rPr>
                <w:b/>
                <w:bCs/>
                <w:color w:val="000000"/>
                <w:sz w:val="18"/>
                <w:szCs w:val="18"/>
              </w:rPr>
              <w:t>Sex</w:t>
            </w:r>
          </w:p>
        </w:tc>
        <w:tc>
          <w:tcPr>
            <w:tcW w:w="1113" w:type="dxa"/>
            <w:tcMar>
              <w:top w:w="0" w:type="dxa"/>
              <w:left w:w="75" w:type="dxa"/>
              <w:bottom w:w="0" w:type="dxa"/>
              <w:right w:w="75" w:type="dxa"/>
            </w:tcMar>
            <w:vAlign w:val="center"/>
            <w:hideMark/>
          </w:tcPr>
          <w:p w14:paraId="4DB0B18E" w14:textId="77777777" w:rsidR="004F7F15" w:rsidRPr="00636C9B" w:rsidRDefault="004F7F15" w:rsidP="004F7F15">
            <w:pPr>
              <w:rPr>
                <w:b/>
                <w:sz w:val="18"/>
                <w:szCs w:val="18"/>
              </w:rPr>
            </w:pPr>
            <w:r w:rsidRPr="00636C9B">
              <w:rPr>
                <w:b/>
                <w:bCs/>
                <w:color w:val="000000"/>
                <w:sz w:val="18"/>
                <w:szCs w:val="18"/>
              </w:rPr>
              <w:t>0-4</w:t>
            </w:r>
          </w:p>
        </w:tc>
        <w:tc>
          <w:tcPr>
            <w:tcW w:w="1113" w:type="dxa"/>
            <w:tcMar>
              <w:top w:w="0" w:type="dxa"/>
              <w:left w:w="75" w:type="dxa"/>
              <w:bottom w:w="0" w:type="dxa"/>
              <w:right w:w="75" w:type="dxa"/>
            </w:tcMar>
            <w:vAlign w:val="center"/>
            <w:hideMark/>
          </w:tcPr>
          <w:p w14:paraId="0E9881FC" w14:textId="77777777" w:rsidR="004F7F15" w:rsidRPr="00636C9B" w:rsidRDefault="004F7F15" w:rsidP="004F7F15">
            <w:pPr>
              <w:rPr>
                <w:b/>
                <w:sz w:val="18"/>
                <w:szCs w:val="18"/>
              </w:rPr>
            </w:pPr>
            <w:r w:rsidRPr="00636C9B">
              <w:rPr>
                <w:b/>
                <w:bCs/>
                <w:color w:val="000000"/>
                <w:sz w:val="18"/>
                <w:szCs w:val="18"/>
              </w:rPr>
              <w:t>5-14</w:t>
            </w:r>
          </w:p>
        </w:tc>
        <w:tc>
          <w:tcPr>
            <w:tcW w:w="1113" w:type="dxa"/>
            <w:tcMar>
              <w:top w:w="0" w:type="dxa"/>
              <w:left w:w="75" w:type="dxa"/>
              <w:bottom w:w="0" w:type="dxa"/>
              <w:right w:w="75" w:type="dxa"/>
            </w:tcMar>
            <w:vAlign w:val="center"/>
            <w:hideMark/>
          </w:tcPr>
          <w:p w14:paraId="0BBF5B85" w14:textId="77777777" w:rsidR="004F7F15" w:rsidRPr="00636C9B" w:rsidRDefault="004F7F15" w:rsidP="004F7F15">
            <w:pPr>
              <w:rPr>
                <w:b/>
                <w:sz w:val="18"/>
                <w:szCs w:val="18"/>
              </w:rPr>
            </w:pPr>
            <w:r w:rsidRPr="00636C9B">
              <w:rPr>
                <w:b/>
                <w:bCs/>
                <w:color w:val="000000"/>
                <w:sz w:val="18"/>
                <w:szCs w:val="18"/>
              </w:rPr>
              <w:t>15-24</w:t>
            </w:r>
          </w:p>
        </w:tc>
        <w:tc>
          <w:tcPr>
            <w:tcW w:w="1113" w:type="dxa"/>
            <w:tcMar>
              <w:top w:w="0" w:type="dxa"/>
              <w:left w:w="75" w:type="dxa"/>
              <w:bottom w:w="0" w:type="dxa"/>
              <w:right w:w="75" w:type="dxa"/>
            </w:tcMar>
            <w:vAlign w:val="center"/>
            <w:hideMark/>
          </w:tcPr>
          <w:p w14:paraId="4726AEEB" w14:textId="77777777" w:rsidR="004F7F15" w:rsidRPr="00636C9B" w:rsidRDefault="004F7F15" w:rsidP="004F7F15">
            <w:pPr>
              <w:rPr>
                <w:b/>
                <w:sz w:val="18"/>
                <w:szCs w:val="18"/>
              </w:rPr>
            </w:pPr>
            <w:r w:rsidRPr="00636C9B">
              <w:rPr>
                <w:b/>
                <w:bCs/>
                <w:color w:val="000000"/>
                <w:sz w:val="18"/>
                <w:szCs w:val="18"/>
              </w:rPr>
              <w:t>25-34</w:t>
            </w:r>
          </w:p>
        </w:tc>
        <w:tc>
          <w:tcPr>
            <w:tcW w:w="1113" w:type="dxa"/>
            <w:tcMar>
              <w:top w:w="0" w:type="dxa"/>
              <w:left w:w="75" w:type="dxa"/>
              <w:bottom w:w="0" w:type="dxa"/>
              <w:right w:w="75" w:type="dxa"/>
            </w:tcMar>
            <w:vAlign w:val="center"/>
            <w:hideMark/>
          </w:tcPr>
          <w:p w14:paraId="321150A7" w14:textId="77777777" w:rsidR="004F7F15" w:rsidRPr="00636C9B" w:rsidRDefault="004F7F15" w:rsidP="004F7F15">
            <w:pPr>
              <w:rPr>
                <w:b/>
                <w:sz w:val="18"/>
                <w:szCs w:val="18"/>
              </w:rPr>
            </w:pPr>
            <w:r w:rsidRPr="00636C9B">
              <w:rPr>
                <w:b/>
                <w:bCs/>
                <w:color w:val="000000"/>
                <w:sz w:val="18"/>
                <w:szCs w:val="18"/>
              </w:rPr>
              <w:t>35-44</w:t>
            </w:r>
          </w:p>
        </w:tc>
        <w:tc>
          <w:tcPr>
            <w:tcW w:w="1113" w:type="dxa"/>
            <w:tcMar>
              <w:top w:w="0" w:type="dxa"/>
              <w:left w:w="75" w:type="dxa"/>
              <w:bottom w:w="0" w:type="dxa"/>
              <w:right w:w="75" w:type="dxa"/>
            </w:tcMar>
            <w:vAlign w:val="center"/>
            <w:hideMark/>
          </w:tcPr>
          <w:p w14:paraId="5D4FE3FE" w14:textId="77777777" w:rsidR="004F7F15" w:rsidRPr="00636C9B" w:rsidRDefault="004F7F15" w:rsidP="004F7F15">
            <w:pPr>
              <w:rPr>
                <w:b/>
                <w:sz w:val="18"/>
                <w:szCs w:val="18"/>
              </w:rPr>
            </w:pPr>
            <w:r w:rsidRPr="00636C9B">
              <w:rPr>
                <w:b/>
                <w:bCs/>
                <w:color w:val="000000"/>
                <w:sz w:val="18"/>
                <w:szCs w:val="18"/>
              </w:rPr>
              <w:t>45-54</w:t>
            </w:r>
          </w:p>
        </w:tc>
        <w:tc>
          <w:tcPr>
            <w:tcW w:w="1113" w:type="dxa"/>
            <w:tcMar>
              <w:top w:w="0" w:type="dxa"/>
              <w:left w:w="75" w:type="dxa"/>
              <w:bottom w:w="0" w:type="dxa"/>
              <w:right w:w="75" w:type="dxa"/>
            </w:tcMar>
            <w:vAlign w:val="center"/>
            <w:hideMark/>
          </w:tcPr>
          <w:p w14:paraId="5CEA727F" w14:textId="77777777" w:rsidR="004F7F15" w:rsidRPr="00636C9B" w:rsidRDefault="004F7F15" w:rsidP="004F7F15">
            <w:pPr>
              <w:rPr>
                <w:b/>
                <w:sz w:val="18"/>
                <w:szCs w:val="18"/>
              </w:rPr>
            </w:pPr>
            <w:r w:rsidRPr="00636C9B">
              <w:rPr>
                <w:b/>
                <w:bCs/>
                <w:color w:val="000000"/>
                <w:sz w:val="18"/>
                <w:szCs w:val="18"/>
              </w:rPr>
              <w:t>55-64</w:t>
            </w:r>
          </w:p>
        </w:tc>
        <w:tc>
          <w:tcPr>
            <w:tcW w:w="1113" w:type="dxa"/>
            <w:tcMar>
              <w:top w:w="0" w:type="dxa"/>
              <w:left w:w="75" w:type="dxa"/>
              <w:bottom w:w="0" w:type="dxa"/>
              <w:right w:w="75" w:type="dxa"/>
            </w:tcMar>
            <w:vAlign w:val="center"/>
            <w:hideMark/>
          </w:tcPr>
          <w:p w14:paraId="29374935" w14:textId="77777777" w:rsidR="004F7F15" w:rsidRPr="00636C9B" w:rsidRDefault="004F7F15" w:rsidP="004F7F15">
            <w:pPr>
              <w:rPr>
                <w:b/>
                <w:sz w:val="18"/>
                <w:szCs w:val="18"/>
              </w:rPr>
            </w:pPr>
            <w:r w:rsidRPr="00636C9B">
              <w:rPr>
                <w:b/>
                <w:bCs/>
                <w:color w:val="000000"/>
                <w:sz w:val="18"/>
                <w:szCs w:val="18"/>
              </w:rPr>
              <w:t>65-74</w:t>
            </w:r>
          </w:p>
        </w:tc>
        <w:tc>
          <w:tcPr>
            <w:tcW w:w="1068" w:type="dxa"/>
            <w:tcMar>
              <w:top w:w="0" w:type="dxa"/>
              <w:left w:w="75" w:type="dxa"/>
              <w:bottom w:w="0" w:type="dxa"/>
              <w:right w:w="75" w:type="dxa"/>
            </w:tcMar>
            <w:vAlign w:val="center"/>
            <w:hideMark/>
          </w:tcPr>
          <w:p w14:paraId="49002C47" w14:textId="77777777" w:rsidR="004F7F15" w:rsidRPr="00636C9B" w:rsidRDefault="004F7F15" w:rsidP="004F7F15">
            <w:pPr>
              <w:rPr>
                <w:b/>
                <w:sz w:val="18"/>
                <w:szCs w:val="18"/>
              </w:rPr>
            </w:pPr>
            <w:r w:rsidRPr="00636C9B">
              <w:rPr>
                <w:b/>
                <w:bCs/>
                <w:color w:val="000000"/>
                <w:sz w:val="18"/>
                <w:szCs w:val="18"/>
              </w:rPr>
              <w:t>75-84</w:t>
            </w:r>
          </w:p>
        </w:tc>
        <w:tc>
          <w:tcPr>
            <w:tcW w:w="1068" w:type="dxa"/>
            <w:tcMar>
              <w:top w:w="0" w:type="dxa"/>
              <w:left w:w="75" w:type="dxa"/>
              <w:bottom w:w="0" w:type="dxa"/>
              <w:right w:w="75" w:type="dxa"/>
            </w:tcMar>
            <w:vAlign w:val="center"/>
            <w:hideMark/>
          </w:tcPr>
          <w:p w14:paraId="26AF7836" w14:textId="77777777" w:rsidR="004F7F15" w:rsidRPr="00636C9B" w:rsidRDefault="004F7F15" w:rsidP="004F7F15">
            <w:pPr>
              <w:rPr>
                <w:b/>
                <w:sz w:val="18"/>
                <w:szCs w:val="18"/>
              </w:rPr>
            </w:pPr>
            <w:r w:rsidRPr="00636C9B">
              <w:rPr>
                <w:b/>
                <w:bCs/>
                <w:color w:val="000000"/>
                <w:sz w:val="18"/>
                <w:szCs w:val="18"/>
              </w:rPr>
              <w:t>85+</w:t>
            </w:r>
          </w:p>
        </w:tc>
        <w:tc>
          <w:tcPr>
            <w:tcW w:w="1113" w:type="dxa"/>
            <w:tcMar>
              <w:top w:w="0" w:type="dxa"/>
              <w:left w:w="75" w:type="dxa"/>
              <w:bottom w:w="0" w:type="dxa"/>
              <w:right w:w="75" w:type="dxa"/>
            </w:tcMar>
            <w:vAlign w:val="center"/>
            <w:hideMark/>
          </w:tcPr>
          <w:p w14:paraId="34A36FFB" w14:textId="77777777" w:rsidR="004F7F15" w:rsidRPr="00636C9B" w:rsidRDefault="004F7F15" w:rsidP="004F7F15">
            <w:pPr>
              <w:rPr>
                <w:b/>
                <w:sz w:val="18"/>
                <w:szCs w:val="18"/>
              </w:rPr>
            </w:pPr>
            <w:r w:rsidRPr="00636C9B">
              <w:rPr>
                <w:b/>
                <w:bCs/>
                <w:color w:val="000000"/>
                <w:sz w:val="18"/>
                <w:szCs w:val="18"/>
              </w:rPr>
              <w:t>All ages</w:t>
            </w:r>
          </w:p>
        </w:tc>
      </w:tr>
      <w:tr w:rsidR="004F7F15" w:rsidRPr="00636C9B" w14:paraId="7D6CDC62" w14:textId="77777777" w:rsidTr="000250EE">
        <w:trPr>
          <w:trHeight w:val="510"/>
        </w:trPr>
        <w:tc>
          <w:tcPr>
            <w:tcW w:w="1128" w:type="dxa"/>
            <w:vMerge w:val="restart"/>
            <w:tcMar>
              <w:top w:w="0" w:type="dxa"/>
              <w:left w:w="75" w:type="dxa"/>
              <w:bottom w:w="0" w:type="dxa"/>
              <w:right w:w="75" w:type="dxa"/>
            </w:tcMar>
            <w:vAlign w:val="center"/>
            <w:hideMark/>
          </w:tcPr>
          <w:p w14:paraId="487D37E9" w14:textId="77777777" w:rsidR="004F7F15" w:rsidRPr="00636C9B" w:rsidRDefault="004F7F15" w:rsidP="004F7F15">
            <w:pPr>
              <w:rPr>
                <w:b/>
                <w:sz w:val="18"/>
                <w:szCs w:val="18"/>
              </w:rPr>
            </w:pPr>
            <w:r w:rsidRPr="00636C9B">
              <w:rPr>
                <w:b/>
                <w:color w:val="000000"/>
                <w:sz w:val="18"/>
                <w:szCs w:val="18"/>
              </w:rPr>
              <w:t>All injuries</w:t>
            </w:r>
          </w:p>
        </w:tc>
        <w:tc>
          <w:tcPr>
            <w:tcW w:w="673" w:type="dxa"/>
            <w:tcMar>
              <w:top w:w="0" w:type="dxa"/>
              <w:left w:w="75" w:type="dxa"/>
              <w:bottom w:w="0" w:type="dxa"/>
              <w:right w:w="75" w:type="dxa"/>
            </w:tcMar>
            <w:vAlign w:val="center"/>
            <w:hideMark/>
          </w:tcPr>
          <w:p w14:paraId="06D6CE06"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79AA70A0" w14:textId="77777777" w:rsidR="004F7F15" w:rsidRPr="00636C9B" w:rsidRDefault="004F7F15" w:rsidP="004F7F15">
            <w:pPr>
              <w:rPr>
                <w:sz w:val="18"/>
                <w:szCs w:val="18"/>
              </w:rPr>
            </w:pPr>
            <w:r w:rsidRPr="00636C9B">
              <w:rPr>
                <w:color w:val="000000"/>
                <w:sz w:val="18"/>
                <w:szCs w:val="18"/>
              </w:rPr>
              <w:t>16.0 (  11.0,  21.0)</w:t>
            </w:r>
          </w:p>
        </w:tc>
        <w:tc>
          <w:tcPr>
            <w:tcW w:w="1113" w:type="dxa"/>
            <w:tcMar>
              <w:top w:w="0" w:type="dxa"/>
              <w:left w:w="75" w:type="dxa"/>
              <w:bottom w:w="0" w:type="dxa"/>
              <w:right w:w="75" w:type="dxa"/>
            </w:tcMar>
            <w:vAlign w:val="center"/>
            <w:hideMark/>
          </w:tcPr>
          <w:p w14:paraId="1AAFB006" w14:textId="77777777" w:rsidR="004F7F15" w:rsidRPr="00636C9B" w:rsidRDefault="004F7F15" w:rsidP="004F7F15">
            <w:pPr>
              <w:rPr>
                <w:sz w:val="18"/>
                <w:szCs w:val="18"/>
              </w:rPr>
            </w:pPr>
            <w:r w:rsidRPr="00636C9B">
              <w:rPr>
                <w:color w:val="000000"/>
                <w:sz w:val="18"/>
                <w:szCs w:val="18"/>
              </w:rPr>
              <w:t>18.0 (  12.0,  24.0)</w:t>
            </w:r>
          </w:p>
        </w:tc>
        <w:tc>
          <w:tcPr>
            <w:tcW w:w="1113" w:type="dxa"/>
            <w:tcMar>
              <w:top w:w="0" w:type="dxa"/>
              <w:left w:w="75" w:type="dxa"/>
              <w:bottom w:w="0" w:type="dxa"/>
              <w:right w:w="75" w:type="dxa"/>
            </w:tcMar>
            <w:vAlign w:val="center"/>
            <w:hideMark/>
          </w:tcPr>
          <w:p w14:paraId="6100A06F" w14:textId="77777777" w:rsidR="004F7F15" w:rsidRPr="00636C9B" w:rsidRDefault="004F7F15" w:rsidP="004F7F15">
            <w:pPr>
              <w:rPr>
                <w:sz w:val="18"/>
                <w:szCs w:val="18"/>
              </w:rPr>
            </w:pPr>
            <w:r w:rsidRPr="00636C9B">
              <w:rPr>
                <w:color w:val="000000"/>
                <w:sz w:val="18"/>
                <w:szCs w:val="18"/>
              </w:rPr>
              <w:t>177.0 ( 144.0, 209.0)</w:t>
            </w:r>
          </w:p>
        </w:tc>
        <w:tc>
          <w:tcPr>
            <w:tcW w:w="1113" w:type="dxa"/>
            <w:tcMar>
              <w:top w:w="0" w:type="dxa"/>
              <w:left w:w="75" w:type="dxa"/>
              <w:bottom w:w="0" w:type="dxa"/>
              <w:right w:w="75" w:type="dxa"/>
            </w:tcMar>
            <w:vAlign w:val="center"/>
            <w:hideMark/>
          </w:tcPr>
          <w:p w14:paraId="70179C63" w14:textId="77777777" w:rsidR="004F7F15" w:rsidRPr="00636C9B" w:rsidRDefault="004F7F15" w:rsidP="004F7F15">
            <w:pPr>
              <w:rPr>
                <w:sz w:val="18"/>
                <w:szCs w:val="18"/>
              </w:rPr>
            </w:pPr>
            <w:r w:rsidRPr="00636C9B">
              <w:rPr>
                <w:color w:val="000000"/>
                <w:sz w:val="18"/>
                <w:szCs w:val="18"/>
              </w:rPr>
              <w:t>195.0 ( 159.0, 230.0)</w:t>
            </w:r>
          </w:p>
        </w:tc>
        <w:tc>
          <w:tcPr>
            <w:tcW w:w="1113" w:type="dxa"/>
            <w:tcMar>
              <w:top w:w="0" w:type="dxa"/>
              <w:left w:w="75" w:type="dxa"/>
              <w:bottom w:w="0" w:type="dxa"/>
              <w:right w:w="75" w:type="dxa"/>
            </w:tcMar>
            <w:vAlign w:val="center"/>
            <w:hideMark/>
          </w:tcPr>
          <w:p w14:paraId="54D7688A" w14:textId="77777777" w:rsidR="004F7F15" w:rsidRPr="00636C9B" w:rsidRDefault="004F7F15" w:rsidP="004F7F15">
            <w:pPr>
              <w:rPr>
                <w:sz w:val="18"/>
                <w:szCs w:val="18"/>
              </w:rPr>
            </w:pPr>
            <w:r w:rsidRPr="00636C9B">
              <w:rPr>
                <w:color w:val="000000"/>
                <w:sz w:val="18"/>
                <w:szCs w:val="18"/>
              </w:rPr>
              <w:t>130.0 ( 101.0, 160.0)</w:t>
            </w:r>
          </w:p>
        </w:tc>
        <w:tc>
          <w:tcPr>
            <w:tcW w:w="1113" w:type="dxa"/>
            <w:tcMar>
              <w:top w:w="0" w:type="dxa"/>
              <w:left w:w="75" w:type="dxa"/>
              <w:bottom w:w="0" w:type="dxa"/>
              <w:right w:w="75" w:type="dxa"/>
            </w:tcMar>
            <w:vAlign w:val="center"/>
            <w:hideMark/>
          </w:tcPr>
          <w:p w14:paraId="66D26998" w14:textId="77777777" w:rsidR="004F7F15" w:rsidRPr="00636C9B" w:rsidRDefault="004F7F15" w:rsidP="004F7F15">
            <w:pPr>
              <w:rPr>
                <w:sz w:val="18"/>
                <w:szCs w:val="18"/>
              </w:rPr>
            </w:pPr>
            <w:r w:rsidRPr="00636C9B">
              <w:rPr>
                <w:color w:val="000000"/>
                <w:sz w:val="18"/>
                <w:szCs w:val="18"/>
              </w:rPr>
              <w:t>125.0 (  92.0, 158.0)</w:t>
            </w:r>
          </w:p>
        </w:tc>
        <w:tc>
          <w:tcPr>
            <w:tcW w:w="1113" w:type="dxa"/>
            <w:tcMar>
              <w:top w:w="0" w:type="dxa"/>
              <w:left w:w="75" w:type="dxa"/>
              <w:bottom w:w="0" w:type="dxa"/>
              <w:right w:w="75" w:type="dxa"/>
            </w:tcMar>
            <w:vAlign w:val="center"/>
            <w:hideMark/>
          </w:tcPr>
          <w:p w14:paraId="3129E8E7" w14:textId="77777777" w:rsidR="004F7F15" w:rsidRPr="00636C9B" w:rsidRDefault="004F7F15" w:rsidP="004F7F15">
            <w:pPr>
              <w:rPr>
                <w:sz w:val="18"/>
                <w:szCs w:val="18"/>
              </w:rPr>
            </w:pPr>
            <w:r w:rsidRPr="00636C9B">
              <w:rPr>
                <w:color w:val="000000"/>
                <w:sz w:val="18"/>
                <w:szCs w:val="18"/>
              </w:rPr>
              <w:t>133.0 (  96.0, 170.0)</w:t>
            </w:r>
          </w:p>
        </w:tc>
        <w:tc>
          <w:tcPr>
            <w:tcW w:w="1113" w:type="dxa"/>
            <w:tcMar>
              <w:top w:w="0" w:type="dxa"/>
              <w:left w:w="75" w:type="dxa"/>
              <w:bottom w:w="0" w:type="dxa"/>
              <w:right w:w="75" w:type="dxa"/>
            </w:tcMar>
            <w:vAlign w:val="center"/>
            <w:hideMark/>
          </w:tcPr>
          <w:p w14:paraId="2FD8A2FC" w14:textId="77777777" w:rsidR="004F7F15" w:rsidRPr="00636C9B" w:rsidRDefault="004F7F15" w:rsidP="004F7F15">
            <w:pPr>
              <w:rPr>
                <w:sz w:val="18"/>
                <w:szCs w:val="18"/>
              </w:rPr>
            </w:pPr>
            <w:r w:rsidRPr="00636C9B">
              <w:rPr>
                <w:color w:val="000000"/>
                <w:sz w:val="18"/>
                <w:szCs w:val="18"/>
              </w:rPr>
              <w:t>51.0 (  22.0,  80.0)</w:t>
            </w:r>
          </w:p>
        </w:tc>
        <w:tc>
          <w:tcPr>
            <w:tcW w:w="1068" w:type="dxa"/>
            <w:tcMar>
              <w:top w:w="0" w:type="dxa"/>
              <w:left w:w="75" w:type="dxa"/>
              <w:bottom w:w="0" w:type="dxa"/>
              <w:right w:w="75" w:type="dxa"/>
            </w:tcMar>
            <w:vAlign w:val="center"/>
            <w:hideMark/>
          </w:tcPr>
          <w:p w14:paraId="24F178D0" w14:textId="77777777" w:rsidR="004F7F15" w:rsidRPr="00636C9B" w:rsidRDefault="004F7F15" w:rsidP="004F7F15">
            <w:pPr>
              <w:rPr>
                <w:sz w:val="18"/>
                <w:szCs w:val="18"/>
              </w:rPr>
            </w:pPr>
            <w:r w:rsidRPr="00636C9B">
              <w:rPr>
                <w:color w:val="000000"/>
                <w:sz w:val="18"/>
                <w:szCs w:val="18"/>
              </w:rPr>
              <w:t>2.0 ( -24.0,  29.0)</w:t>
            </w:r>
          </w:p>
        </w:tc>
        <w:tc>
          <w:tcPr>
            <w:tcW w:w="1068" w:type="dxa"/>
            <w:tcMar>
              <w:top w:w="0" w:type="dxa"/>
              <w:left w:w="75" w:type="dxa"/>
              <w:bottom w:w="0" w:type="dxa"/>
              <w:right w:w="75" w:type="dxa"/>
            </w:tcMar>
            <w:vAlign w:val="center"/>
            <w:hideMark/>
          </w:tcPr>
          <w:p w14:paraId="5EB4802E" w14:textId="77777777" w:rsidR="004F7F15" w:rsidRPr="00636C9B" w:rsidRDefault="004F7F15" w:rsidP="004F7F15">
            <w:pPr>
              <w:rPr>
                <w:sz w:val="18"/>
                <w:szCs w:val="18"/>
              </w:rPr>
            </w:pPr>
            <w:r w:rsidRPr="00636C9B">
              <w:rPr>
                <w:color w:val="000000"/>
                <w:sz w:val="18"/>
                <w:szCs w:val="18"/>
              </w:rPr>
              <w:t>-32.0 ( -64.0,   0.0)</w:t>
            </w:r>
          </w:p>
        </w:tc>
        <w:tc>
          <w:tcPr>
            <w:tcW w:w="1113" w:type="dxa"/>
            <w:tcMar>
              <w:top w:w="0" w:type="dxa"/>
              <w:left w:w="75" w:type="dxa"/>
              <w:bottom w:w="0" w:type="dxa"/>
              <w:right w:w="75" w:type="dxa"/>
            </w:tcMar>
            <w:vAlign w:val="center"/>
            <w:hideMark/>
          </w:tcPr>
          <w:p w14:paraId="4DA63C87" w14:textId="77777777" w:rsidR="004F7F15" w:rsidRPr="00636C9B" w:rsidRDefault="004F7F15" w:rsidP="004F7F15">
            <w:pPr>
              <w:rPr>
                <w:sz w:val="18"/>
                <w:szCs w:val="18"/>
              </w:rPr>
            </w:pPr>
            <w:r w:rsidRPr="00636C9B">
              <w:rPr>
                <w:color w:val="000000"/>
                <w:sz w:val="18"/>
                <w:szCs w:val="18"/>
              </w:rPr>
              <w:t>815.0 ( 721.0, 909.0)</w:t>
            </w:r>
          </w:p>
        </w:tc>
      </w:tr>
      <w:tr w:rsidR="004F7F15" w:rsidRPr="00636C9B" w14:paraId="45096C9C" w14:textId="77777777" w:rsidTr="000250EE">
        <w:trPr>
          <w:trHeight w:val="480"/>
        </w:trPr>
        <w:tc>
          <w:tcPr>
            <w:tcW w:w="1128" w:type="dxa"/>
            <w:vMerge/>
            <w:vAlign w:val="center"/>
            <w:hideMark/>
          </w:tcPr>
          <w:p w14:paraId="544F9788"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0C752708"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05672398" w14:textId="77777777" w:rsidR="004F7F15" w:rsidRPr="00636C9B" w:rsidRDefault="004F7F15" w:rsidP="004F7F15">
            <w:pPr>
              <w:rPr>
                <w:sz w:val="18"/>
                <w:szCs w:val="18"/>
              </w:rPr>
            </w:pPr>
            <w:r w:rsidRPr="00636C9B">
              <w:rPr>
                <w:color w:val="000000"/>
                <w:sz w:val="18"/>
                <w:szCs w:val="18"/>
              </w:rPr>
              <w:t>8.0 (   4.0,  12.0)</w:t>
            </w:r>
          </w:p>
        </w:tc>
        <w:tc>
          <w:tcPr>
            <w:tcW w:w="1113" w:type="dxa"/>
            <w:tcMar>
              <w:top w:w="0" w:type="dxa"/>
              <w:left w:w="75" w:type="dxa"/>
              <w:bottom w:w="0" w:type="dxa"/>
              <w:right w:w="75" w:type="dxa"/>
            </w:tcMar>
            <w:vAlign w:val="center"/>
            <w:hideMark/>
          </w:tcPr>
          <w:p w14:paraId="60CD2ED8" w14:textId="77777777" w:rsidR="004F7F15" w:rsidRPr="00636C9B" w:rsidRDefault="004F7F15" w:rsidP="004F7F15">
            <w:pPr>
              <w:rPr>
                <w:sz w:val="18"/>
                <w:szCs w:val="18"/>
              </w:rPr>
            </w:pPr>
            <w:r w:rsidRPr="00636C9B">
              <w:rPr>
                <w:color w:val="000000"/>
                <w:sz w:val="18"/>
                <w:szCs w:val="18"/>
              </w:rPr>
              <w:t>11.0 (   7.0,  16.0)</w:t>
            </w:r>
          </w:p>
        </w:tc>
        <w:tc>
          <w:tcPr>
            <w:tcW w:w="1113" w:type="dxa"/>
            <w:tcMar>
              <w:top w:w="0" w:type="dxa"/>
              <w:left w:w="75" w:type="dxa"/>
              <w:bottom w:w="0" w:type="dxa"/>
              <w:right w:w="75" w:type="dxa"/>
            </w:tcMar>
            <w:vAlign w:val="center"/>
            <w:hideMark/>
          </w:tcPr>
          <w:p w14:paraId="3A8B1040" w14:textId="77777777" w:rsidR="004F7F15" w:rsidRPr="00636C9B" w:rsidRDefault="004F7F15" w:rsidP="004F7F15">
            <w:pPr>
              <w:rPr>
                <w:sz w:val="18"/>
                <w:szCs w:val="18"/>
              </w:rPr>
            </w:pPr>
            <w:r w:rsidRPr="00636C9B">
              <w:rPr>
                <w:color w:val="000000"/>
                <w:sz w:val="18"/>
                <w:szCs w:val="18"/>
              </w:rPr>
              <w:t>35.0 (  21.0,  49.0)</w:t>
            </w:r>
          </w:p>
        </w:tc>
        <w:tc>
          <w:tcPr>
            <w:tcW w:w="1113" w:type="dxa"/>
            <w:tcMar>
              <w:top w:w="0" w:type="dxa"/>
              <w:left w:w="75" w:type="dxa"/>
              <w:bottom w:w="0" w:type="dxa"/>
              <w:right w:w="75" w:type="dxa"/>
            </w:tcMar>
            <w:vAlign w:val="center"/>
            <w:hideMark/>
          </w:tcPr>
          <w:p w14:paraId="03FB43CA" w14:textId="77777777" w:rsidR="004F7F15" w:rsidRPr="00636C9B" w:rsidRDefault="004F7F15" w:rsidP="004F7F15">
            <w:pPr>
              <w:rPr>
                <w:sz w:val="18"/>
                <w:szCs w:val="18"/>
              </w:rPr>
            </w:pPr>
            <w:r w:rsidRPr="00636C9B">
              <w:rPr>
                <w:color w:val="000000"/>
                <w:sz w:val="18"/>
                <w:szCs w:val="18"/>
              </w:rPr>
              <w:t>22.0 (   6.0,  37.0)</w:t>
            </w:r>
          </w:p>
        </w:tc>
        <w:tc>
          <w:tcPr>
            <w:tcW w:w="1113" w:type="dxa"/>
            <w:tcMar>
              <w:top w:w="0" w:type="dxa"/>
              <w:left w:w="75" w:type="dxa"/>
              <w:bottom w:w="0" w:type="dxa"/>
              <w:right w:w="75" w:type="dxa"/>
            </w:tcMar>
            <w:vAlign w:val="center"/>
            <w:hideMark/>
          </w:tcPr>
          <w:p w14:paraId="59645C5F" w14:textId="77777777" w:rsidR="004F7F15" w:rsidRPr="00636C9B" w:rsidRDefault="004F7F15" w:rsidP="004F7F15">
            <w:pPr>
              <w:rPr>
                <w:sz w:val="18"/>
                <w:szCs w:val="18"/>
              </w:rPr>
            </w:pPr>
            <w:r w:rsidRPr="00636C9B">
              <w:rPr>
                <w:color w:val="000000"/>
                <w:sz w:val="18"/>
                <w:szCs w:val="18"/>
              </w:rPr>
              <w:t>23.0 (   9.0,  38.0)</w:t>
            </w:r>
          </w:p>
        </w:tc>
        <w:tc>
          <w:tcPr>
            <w:tcW w:w="1113" w:type="dxa"/>
            <w:tcMar>
              <w:top w:w="0" w:type="dxa"/>
              <w:left w:w="75" w:type="dxa"/>
              <w:bottom w:w="0" w:type="dxa"/>
              <w:right w:w="75" w:type="dxa"/>
            </w:tcMar>
            <w:vAlign w:val="center"/>
            <w:hideMark/>
          </w:tcPr>
          <w:p w14:paraId="7A3886FE" w14:textId="77777777" w:rsidR="004F7F15" w:rsidRPr="00636C9B" w:rsidRDefault="004F7F15" w:rsidP="004F7F15">
            <w:pPr>
              <w:rPr>
                <w:sz w:val="18"/>
                <w:szCs w:val="18"/>
              </w:rPr>
            </w:pPr>
            <w:r w:rsidRPr="00636C9B">
              <w:rPr>
                <w:color w:val="000000"/>
                <w:sz w:val="18"/>
                <w:szCs w:val="18"/>
              </w:rPr>
              <w:t>20.0 (   3.0,  38.0)</w:t>
            </w:r>
          </w:p>
        </w:tc>
        <w:tc>
          <w:tcPr>
            <w:tcW w:w="1113" w:type="dxa"/>
            <w:tcMar>
              <w:top w:w="0" w:type="dxa"/>
              <w:left w:w="75" w:type="dxa"/>
              <w:bottom w:w="0" w:type="dxa"/>
              <w:right w:w="75" w:type="dxa"/>
            </w:tcMar>
            <w:vAlign w:val="center"/>
            <w:hideMark/>
          </w:tcPr>
          <w:p w14:paraId="659FC059" w14:textId="77777777" w:rsidR="004F7F15" w:rsidRPr="00636C9B" w:rsidRDefault="004F7F15" w:rsidP="004F7F15">
            <w:pPr>
              <w:rPr>
                <w:sz w:val="18"/>
                <w:szCs w:val="18"/>
              </w:rPr>
            </w:pPr>
            <w:r w:rsidRPr="00636C9B">
              <w:rPr>
                <w:color w:val="000000"/>
                <w:sz w:val="18"/>
                <w:szCs w:val="18"/>
              </w:rPr>
              <w:t>17.0 (  -2.0,  36.0)</w:t>
            </w:r>
          </w:p>
        </w:tc>
        <w:tc>
          <w:tcPr>
            <w:tcW w:w="1113" w:type="dxa"/>
            <w:tcMar>
              <w:top w:w="0" w:type="dxa"/>
              <w:left w:w="75" w:type="dxa"/>
              <w:bottom w:w="0" w:type="dxa"/>
              <w:right w:w="75" w:type="dxa"/>
            </w:tcMar>
            <w:vAlign w:val="center"/>
            <w:hideMark/>
          </w:tcPr>
          <w:p w14:paraId="3CA2FCC2" w14:textId="77777777" w:rsidR="004F7F15" w:rsidRPr="00636C9B" w:rsidRDefault="004F7F15" w:rsidP="004F7F15">
            <w:pPr>
              <w:rPr>
                <w:sz w:val="18"/>
                <w:szCs w:val="18"/>
              </w:rPr>
            </w:pPr>
            <w:r w:rsidRPr="00636C9B">
              <w:rPr>
                <w:color w:val="000000"/>
                <w:sz w:val="18"/>
                <w:szCs w:val="18"/>
              </w:rPr>
              <w:t>20.0 (   2.0,  37.0)</w:t>
            </w:r>
          </w:p>
        </w:tc>
        <w:tc>
          <w:tcPr>
            <w:tcW w:w="1068" w:type="dxa"/>
            <w:tcMar>
              <w:top w:w="0" w:type="dxa"/>
              <w:left w:w="75" w:type="dxa"/>
              <w:bottom w:w="0" w:type="dxa"/>
              <w:right w:w="75" w:type="dxa"/>
            </w:tcMar>
            <w:vAlign w:val="center"/>
            <w:hideMark/>
          </w:tcPr>
          <w:p w14:paraId="53C783EE" w14:textId="77777777" w:rsidR="004F7F15" w:rsidRPr="00636C9B" w:rsidRDefault="004F7F15" w:rsidP="004F7F15">
            <w:pPr>
              <w:rPr>
                <w:sz w:val="18"/>
                <w:szCs w:val="18"/>
              </w:rPr>
            </w:pPr>
            <w:r w:rsidRPr="00636C9B">
              <w:rPr>
                <w:color w:val="000000"/>
                <w:sz w:val="18"/>
                <w:szCs w:val="18"/>
              </w:rPr>
              <w:t>5.0 ( -17.0,  27.0)</w:t>
            </w:r>
          </w:p>
        </w:tc>
        <w:tc>
          <w:tcPr>
            <w:tcW w:w="1068" w:type="dxa"/>
            <w:tcMar>
              <w:top w:w="0" w:type="dxa"/>
              <w:left w:w="75" w:type="dxa"/>
              <w:bottom w:w="0" w:type="dxa"/>
              <w:right w:w="75" w:type="dxa"/>
            </w:tcMar>
            <w:vAlign w:val="center"/>
            <w:hideMark/>
          </w:tcPr>
          <w:p w14:paraId="281D190E" w14:textId="77777777" w:rsidR="004F7F15" w:rsidRPr="00636C9B" w:rsidRDefault="004F7F15" w:rsidP="004F7F15">
            <w:pPr>
              <w:rPr>
                <w:sz w:val="18"/>
                <w:szCs w:val="18"/>
              </w:rPr>
            </w:pPr>
            <w:r w:rsidRPr="00636C9B">
              <w:rPr>
                <w:color w:val="000000"/>
                <w:sz w:val="18"/>
                <w:szCs w:val="18"/>
              </w:rPr>
              <w:t>-34.0 ( -73.0,   4.0)</w:t>
            </w:r>
          </w:p>
        </w:tc>
        <w:tc>
          <w:tcPr>
            <w:tcW w:w="1113" w:type="dxa"/>
            <w:tcMar>
              <w:top w:w="0" w:type="dxa"/>
              <w:left w:w="75" w:type="dxa"/>
              <w:bottom w:w="0" w:type="dxa"/>
              <w:right w:w="75" w:type="dxa"/>
            </w:tcMar>
            <w:vAlign w:val="center"/>
            <w:hideMark/>
          </w:tcPr>
          <w:p w14:paraId="7F56EE85" w14:textId="77777777" w:rsidR="004F7F15" w:rsidRPr="00636C9B" w:rsidRDefault="004F7F15" w:rsidP="004F7F15">
            <w:pPr>
              <w:rPr>
                <w:sz w:val="18"/>
                <w:szCs w:val="18"/>
              </w:rPr>
            </w:pPr>
            <w:r w:rsidRPr="00636C9B">
              <w:rPr>
                <w:color w:val="000000"/>
                <w:sz w:val="18"/>
                <w:szCs w:val="18"/>
              </w:rPr>
              <w:t>126.0 (  66.0, 185.0)</w:t>
            </w:r>
          </w:p>
        </w:tc>
      </w:tr>
      <w:tr w:rsidR="004F7F15" w:rsidRPr="00636C9B" w14:paraId="468E8436" w14:textId="77777777" w:rsidTr="000250EE">
        <w:trPr>
          <w:trHeight w:val="510"/>
        </w:trPr>
        <w:tc>
          <w:tcPr>
            <w:tcW w:w="1128" w:type="dxa"/>
            <w:vMerge w:val="restart"/>
            <w:tcMar>
              <w:top w:w="0" w:type="dxa"/>
              <w:left w:w="75" w:type="dxa"/>
              <w:bottom w:w="0" w:type="dxa"/>
              <w:right w:w="75" w:type="dxa"/>
            </w:tcMar>
            <w:vAlign w:val="center"/>
            <w:hideMark/>
          </w:tcPr>
          <w:p w14:paraId="15988619" w14:textId="77777777" w:rsidR="004F7F15" w:rsidRPr="00636C9B" w:rsidRDefault="004F7F15" w:rsidP="004F7F15">
            <w:pPr>
              <w:rPr>
                <w:sz w:val="18"/>
                <w:szCs w:val="18"/>
                <w:u w:val="single"/>
              </w:rPr>
            </w:pPr>
            <w:r w:rsidRPr="00636C9B">
              <w:rPr>
                <w:color w:val="000000"/>
                <w:sz w:val="18"/>
                <w:szCs w:val="18"/>
                <w:u w:val="single"/>
              </w:rPr>
              <w:t>Unintentional</w:t>
            </w:r>
          </w:p>
        </w:tc>
        <w:tc>
          <w:tcPr>
            <w:tcW w:w="673" w:type="dxa"/>
            <w:tcMar>
              <w:top w:w="0" w:type="dxa"/>
              <w:left w:w="75" w:type="dxa"/>
              <w:bottom w:w="0" w:type="dxa"/>
              <w:right w:w="75" w:type="dxa"/>
            </w:tcMar>
            <w:vAlign w:val="center"/>
            <w:hideMark/>
          </w:tcPr>
          <w:p w14:paraId="175D365D"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6DFB59FC" w14:textId="77777777" w:rsidR="004F7F15" w:rsidRPr="00636C9B" w:rsidRDefault="004F7F15" w:rsidP="004F7F15">
            <w:pPr>
              <w:rPr>
                <w:sz w:val="18"/>
                <w:szCs w:val="18"/>
              </w:rPr>
            </w:pPr>
            <w:r w:rsidRPr="00636C9B">
              <w:rPr>
                <w:color w:val="000000"/>
                <w:sz w:val="18"/>
                <w:szCs w:val="18"/>
              </w:rPr>
              <w:t>15.0 (  11.0,  19.0)</w:t>
            </w:r>
          </w:p>
        </w:tc>
        <w:tc>
          <w:tcPr>
            <w:tcW w:w="1113" w:type="dxa"/>
            <w:tcMar>
              <w:top w:w="0" w:type="dxa"/>
              <w:left w:w="75" w:type="dxa"/>
              <w:bottom w:w="0" w:type="dxa"/>
              <w:right w:w="75" w:type="dxa"/>
            </w:tcMar>
            <w:vAlign w:val="center"/>
            <w:hideMark/>
          </w:tcPr>
          <w:p w14:paraId="5EB80E55" w14:textId="77777777" w:rsidR="004F7F15" w:rsidRPr="00636C9B" w:rsidRDefault="004F7F15" w:rsidP="004F7F15">
            <w:pPr>
              <w:rPr>
                <w:sz w:val="18"/>
                <w:szCs w:val="18"/>
              </w:rPr>
            </w:pPr>
            <w:r w:rsidRPr="00636C9B">
              <w:rPr>
                <w:color w:val="000000"/>
                <w:sz w:val="18"/>
                <w:szCs w:val="18"/>
              </w:rPr>
              <w:t>15.0 (  10.0,  20.0)</w:t>
            </w:r>
          </w:p>
        </w:tc>
        <w:tc>
          <w:tcPr>
            <w:tcW w:w="1113" w:type="dxa"/>
            <w:tcMar>
              <w:top w:w="0" w:type="dxa"/>
              <w:left w:w="75" w:type="dxa"/>
              <w:bottom w:w="0" w:type="dxa"/>
              <w:right w:w="75" w:type="dxa"/>
            </w:tcMar>
            <w:vAlign w:val="center"/>
            <w:hideMark/>
          </w:tcPr>
          <w:p w14:paraId="560AC166" w14:textId="77777777" w:rsidR="004F7F15" w:rsidRPr="00636C9B" w:rsidRDefault="004F7F15" w:rsidP="004F7F15">
            <w:pPr>
              <w:rPr>
                <w:sz w:val="18"/>
                <w:szCs w:val="18"/>
              </w:rPr>
            </w:pPr>
            <w:r w:rsidRPr="00636C9B">
              <w:rPr>
                <w:color w:val="000000"/>
                <w:sz w:val="18"/>
                <w:szCs w:val="18"/>
              </w:rPr>
              <w:t>119.0 ( 100.0, 137.0)</w:t>
            </w:r>
          </w:p>
        </w:tc>
        <w:tc>
          <w:tcPr>
            <w:tcW w:w="1113" w:type="dxa"/>
            <w:tcMar>
              <w:top w:w="0" w:type="dxa"/>
              <w:left w:w="75" w:type="dxa"/>
              <w:bottom w:w="0" w:type="dxa"/>
              <w:right w:w="75" w:type="dxa"/>
            </w:tcMar>
            <w:vAlign w:val="center"/>
            <w:hideMark/>
          </w:tcPr>
          <w:p w14:paraId="75AA3CD2" w14:textId="77777777" w:rsidR="004F7F15" w:rsidRPr="00636C9B" w:rsidRDefault="004F7F15" w:rsidP="004F7F15">
            <w:pPr>
              <w:rPr>
                <w:sz w:val="18"/>
                <w:szCs w:val="18"/>
              </w:rPr>
            </w:pPr>
            <w:r w:rsidRPr="00636C9B">
              <w:rPr>
                <w:color w:val="000000"/>
                <w:sz w:val="18"/>
                <w:szCs w:val="18"/>
              </w:rPr>
              <w:t>99.0 (  78.0, 119.0)</w:t>
            </w:r>
          </w:p>
        </w:tc>
        <w:tc>
          <w:tcPr>
            <w:tcW w:w="1113" w:type="dxa"/>
            <w:tcMar>
              <w:top w:w="0" w:type="dxa"/>
              <w:left w:w="75" w:type="dxa"/>
              <w:bottom w:w="0" w:type="dxa"/>
              <w:right w:w="75" w:type="dxa"/>
            </w:tcMar>
            <w:vAlign w:val="center"/>
            <w:hideMark/>
          </w:tcPr>
          <w:p w14:paraId="1EEC2B2B" w14:textId="77777777" w:rsidR="004F7F15" w:rsidRPr="00636C9B" w:rsidRDefault="004F7F15" w:rsidP="004F7F15">
            <w:pPr>
              <w:rPr>
                <w:sz w:val="18"/>
                <w:szCs w:val="18"/>
              </w:rPr>
            </w:pPr>
            <w:r w:rsidRPr="00636C9B">
              <w:rPr>
                <w:color w:val="000000"/>
                <w:sz w:val="18"/>
                <w:szCs w:val="18"/>
              </w:rPr>
              <w:t>65.0 (  48.0,  82.0)</w:t>
            </w:r>
          </w:p>
        </w:tc>
        <w:tc>
          <w:tcPr>
            <w:tcW w:w="1113" w:type="dxa"/>
            <w:tcMar>
              <w:top w:w="0" w:type="dxa"/>
              <w:left w:w="75" w:type="dxa"/>
              <w:bottom w:w="0" w:type="dxa"/>
              <w:right w:w="75" w:type="dxa"/>
            </w:tcMar>
            <w:vAlign w:val="center"/>
            <w:hideMark/>
          </w:tcPr>
          <w:p w14:paraId="6540D33B" w14:textId="77777777" w:rsidR="004F7F15" w:rsidRPr="00636C9B" w:rsidRDefault="004F7F15" w:rsidP="004F7F15">
            <w:pPr>
              <w:rPr>
                <w:sz w:val="18"/>
                <w:szCs w:val="18"/>
              </w:rPr>
            </w:pPr>
            <w:r w:rsidRPr="00636C9B">
              <w:rPr>
                <w:color w:val="000000"/>
                <w:sz w:val="18"/>
                <w:szCs w:val="18"/>
              </w:rPr>
              <w:t>80.0 (  59.0, 101.0)</w:t>
            </w:r>
          </w:p>
        </w:tc>
        <w:tc>
          <w:tcPr>
            <w:tcW w:w="1113" w:type="dxa"/>
            <w:tcMar>
              <w:top w:w="0" w:type="dxa"/>
              <w:left w:w="75" w:type="dxa"/>
              <w:bottom w:w="0" w:type="dxa"/>
              <w:right w:w="75" w:type="dxa"/>
            </w:tcMar>
            <w:vAlign w:val="center"/>
            <w:hideMark/>
          </w:tcPr>
          <w:p w14:paraId="02F46AA2" w14:textId="77777777" w:rsidR="004F7F15" w:rsidRPr="00636C9B" w:rsidRDefault="004F7F15" w:rsidP="004F7F15">
            <w:pPr>
              <w:rPr>
                <w:sz w:val="18"/>
                <w:szCs w:val="18"/>
              </w:rPr>
            </w:pPr>
            <w:r w:rsidRPr="00636C9B">
              <w:rPr>
                <w:color w:val="000000"/>
                <w:sz w:val="18"/>
                <w:szCs w:val="18"/>
              </w:rPr>
              <w:t>65.0 (  40.0,  90.0)</w:t>
            </w:r>
          </w:p>
        </w:tc>
        <w:tc>
          <w:tcPr>
            <w:tcW w:w="1113" w:type="dxa"/>
            <w:tcMar>
              <w:top w:w="0" w:type="dxa"/>
              <w:left w:w="75" w:type="dxa"/>
              <w:bottom w:w="0" w:type="dxa"/>
              <w:right w:w="75" w:type="dxa"/>
            </w:tcMar>
            <w:vAlign w:val="center"/>
            <w:hideMark/>
          </w:tcPr>
          <w:p w14:paraId="75AB876A" w14:textId="77777777" w:rsidR="004F7F15" w:rsidRPr="00636C9B" w:rsidRDefault="004F7F15" w:rsidP="004F7F15">
            <w:pPr>
              <w:rPr>
                <w:sz w:val="18"/>
                <w:szCs w:val="18"/>
              </w:rPr>
            </w:pPr>
            <w:r w:rsidRPr="00636C9B">
              <w:rPr>
                <w:color w:val="000000"/>
                <w:sz w:val="18"/>
                <w:szCs w:val="18"/>
              </w:rPr>
              <w:t>23.0 (   0.0,  46.0)</w:t>
            </w:r>
          </w:p>
        </w:tc>
        <w:tc>
          <w:tcPr>
            <w:tcW w:w="1068" w:type="dxa"/>
            <w:tcMar>
              <w:top w:w="0" w:type="dxa"/>
              <w:left w:w="75" w:type="dxa"/>
              <w:bottom w:w="0" w:type="dxa"/>
              <w:right w:w="75" w:type="dxa"/>
            </w:tcMar>
            <w:vAlign w:val="center"/>
            <w:hideMark/>
          </w:tcPr>
          <w:p w14:paraId="5076E10D" w14:textId="77777777" w:rsidR="004F7F15" w:rsidRPr="00636C9B" w:rsidRDefault="004F7F15" w:rsidP="004F7F15">
            <w:pPr>
              <w:rPr>
                <w:sz w:val="18"/>
                <w:szCs w:val="18"/>
              </w:rPr>
            </w:pPr>
            <w:r w:rsidRPr="00636C9B">
              <w:rPr>
                <w:color w:val="000000"/>
                <w:sz w:val="18"/>
                <w:szCs w:val="18"/>
              </w:rPr>
              <w:t>-12.0 ( -36.0,  12.0)</w:t>
            </w:r>
          </w:p>
        </w:tc>
        <w:tc>
          <w:tcPr>
            <w:tcW w:w="1068" w:type="dxa"/>
            <w:tcMar>
              <w:top w:w="0" w:type="dxa"/>
              <w:left w:w="75" w:type="dxa"/>
              <w:bottom w:w="0" w:type="dxa"/>
              <w:right w:w="75" w:type="dxa"/>
            </w:tcMar>
            <w:vAlign w:val="center"/>
            <w:hideMark/>
          </w:tcPr>
          <w:p w14:paraId="7BA47DB8" w14:textId="77777777" w:rsidR="004F7F15" w:rsidRPr="00636C9B" w:rsidRDefault="004F7F15" w:rsidP="004F7F15">
            <w:pPr>
              <w:rPr>
                <w:sz w:val="18"/>
                <w:szCs w:val="18"/>
              </w:rPr>
            </w:pPr>
            <w:r w:rsidRPr="00636C9B">
              <w:rPr>
                <w:color w:val="000000"/>
                <w:sz w:val="18"/>
                <w:szCs w:val="18"/>
              </w:rPr>
              <w:t>-42.0 ( -73.0, -11.0)</w:t>
            </w:r>
          </w:p>
        </w:tc>
        <w:tc>
          <w:tcPr>
            <w:tcW w:w="1113" w:type="dxa"/>
            <w:tcMar>
              <w:top w:w="0" w:type="dxa"/>
              <w:left w:w="75" w:type="dxa"/>
              <w:bottom w:w="0" w:type="dxa"/>
              <w:right w:w="75" w:type="dxa"/>
            </w:tcMar>
            <w:vAlign w:val="center"/>
            <w:hideMark/>
          </w:tcPr>
          <w:p w14:paraId="7077FF6A" w14:textId="77777777" w:rsidR="004F7F15" w:rsidRPr="00636C9B" w:rsidRDefault="004F7F15" w:rsidP="004F7F15">
            <w:pPr>
              <w:rPr>
                <w:sz w:val="18"/>
                <w:szCs w:val="18"/>
              </w:rPr>
            </w:pPr>
            <w:r w:rsidRPr="00636C9B">
              <w:rPr>
                <w:color w:val="000000"/>
                <w:sz w:val="18"/>
                <w:szCs w:val="18"/>
              </w:rPr>
              <w:t>427.0 ( 361.0, 492.0)</w:t>
            </w:r>
          </w:p>
        </w:tc>
      </w:tr>
      <w:tr w:rsidR="004F7F15" w:rsidRPr="00636C9B" w14:paraId="310D5B76" w14:textId="77777777" w:rsidTr="000250EE">
        <w:trPr>
          <w:trHeight w:val="510"/>
        </w:trPr>
        <w:tc>
          <w:tcPr>
            <w:tcW w:w="1128" w:type="dxa"/>
            <w:vMerge/>
            <w:vAlign w:val="center"/>
            <w:hideMark/>
          </w:tcPr>
          <w:p w14:paraId="6472EB73"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27BF80D5"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78BE2DFD" w14:textId="77777777" w:rsidR="004F7F15" w:rsidRPr="00636C9B" w:rsidRDefault="004F7F15" w:rsidP="004F7F15">
            <w:pPr>
              <w:rPr>
                <w:sz w:val="18"/>
                <w:szCs w:val="18"/>
              </w:rPr>
            </w:pPr>
            <w:r w:rsidRPr="00636C9B">
              <w:rPr>
                <w:color w:val="000000"/>
                <w:sz w:val="18"/>
                <w:szCs w:val="18"/>
              </w:rPr>
              <w:t>5.0 (   2.0,   8.0)</w:t>
            </w:r>
          </w:p>
        </w:tc>
        <w:tc>
          <w:tcPr>
            <w:tcW w:w="1113" w:type="dxa"/>
            <w:tcMar>
              <w:top w:w="0" w:type="dxa"/>
              <w:left w:w="75" w:type="dxa"/>
              <w:bottom w:w="0" w:type="dxa"/>
              <w:right w:w="75" w:type="dxa"/>
            </w:tcMar>
            <w:vAlign w:val="center"/>
            <w:hideMark/>
          </w:tcPr>
          <w:p w14:paraId="32F72F1C" w14:textId="77777777" w:rsidR="004F7F15" w:rsidRPr="00636C9B" w:rsidRDefault="004F7F15" w:rsidP="004F7F15">
            <w:pPr>
              <w:rPr>
                <w:sz w:val="18"/>
                <w:szCs w:val="18"/>
              </w:rPr>
            </w:pPr>
            <w:r w:rsidRPr="00636C9B">
              <w:rPr>
                <w:color w:val="000000"/>
                <w:sz w:val="18"/>
                <w:szCs w:val="18"/>
              </w:rPr>
              <w:t>8.0 (   4.0,  12.0)</w:t>
            </w:r>
          </w:p>
        </w:tc>
        <w:tc>
          <w:tcPr>
            <w:tcW w:w="1113" w:type="dxa"/>
            <w:tcMar>
              <w:top w:w="0" w:type="dxa"/>
              <w:left w:w="75" w:type="dxa"/>
              <w:bottom w:w="0" w:type="dxa"/>
              <w:right w:w="75" w:type="dxa"/>
            </w:tcMar>
            <w:vAlign w:val="center"/>
            <w:hideMark/>
          </w:tcPr>
          <w:p w14:paraId="4FD703BD" w14:textId="77777777" w:rsidR="004F7F15" w:rsidRPr="00636C9B" w:rsidRDefault="004F7F15" w:rsidP="004F7F15">
            <w:pPr>
              <w:rPr>
                <w:sz w:val="18"/>
                <w:szCs w:val="18"/>
              </w:rPr>
            </w:pPr>
            <w:r w:rsidRPr="00636C9B">
              <w:rPr>
                <w:color w:val="000000"/>
                <w:sz w:val="18"/>
                <w:szCs w:val="18"/>
              </w:rPr>
              <w:t>19.0 (   9.0,  29.0)</w:t>
            </w:r>
          </w:p>
        </w:tc>
        <w:tc>
          <w:tcPr>
            <w:tcW w:w="1113" w:type="dxa"/>
            <w:tcMar>
              <w:top w:w="0" w:type="dxa"/>
              <w:left w:w="75" w:type="dxa"/>
              <w:bottom w:w="0" w:type="dxa"/>
              <w:right w:w="75" w:type="dxa"/>
            </w:tcMar>
            <w:vAlign w:val="center"/>
            <w:hideMark/>
          </w:tcPr>
          <w:p w14:paraId="06B736D7" w14:textId="77777777" w:rsidR="004F7F15" w:rsidRPr="00636C9B" w:rsidRDefault="004F7F15" w:rsidP="004F7F15">
            <w:pPr>
              <w:rPr>
                <w:sz w:val="18"/>
                <w:szCs w:val="18"/>
              </w:rPr>
            </w:pPr>
            <w:r w:rsidRPr="00636C9B">
              <w:rPr>
                <w:color w:val="000000"/>
                <w:sz w:val="18"/>
                <w:szCs w:val="18"/>
              </w:rPr>
              <w:t>7.0 (  -3.0,  17.0)</w:t>
            </w:r>
          </w:p>
        </w:tc>
        <w:tc>
          <w:tcPr>
            <w:tcW w:w="1113" w:type="dxa"/>
            <w:tcMar>
              <w:top w:w="0" w:type="dxa"/>
              <w:left w:w="75" w:type="dxa"/>
              <w:bottom w:w="0" w:type="dxa"/>
              <w:right w:w="75" w:type="dxa"/>
            </w:tcMar>
            <w:vAlign w:val="center"/>
            <w:hideMark/>
          </w:tcPr>
          <w:p w14:paraId="3DBF8D07" w14:textId="77777777" w:rsidR="004F7F15" w:rsidRPr="00636C9B" w:rsidRDefault="004F7F15" w:rsidP="004F7F15">
            <w:pPr>
              <w:rPr>
                <w:sz w:val="18"/>
                <w:szCs w:val="18"/>
              </w:rPr>
            </w:pPr>
            <w:r w:rsidRPr="00636C9B">
              <w:rPr>
                <w:color w:val="000000"/>
                <w:sz w:val="18"/>
                <w:szCs w:val="18"/>
              </w:rPr>
              <w:t>6.0 (  -2.0,  14.0)</w:t>
            </w:r>
          </w:p>
        </w:tc>
        <w:tc>
          <w:tcPr>
            <w:tcW w:w="1113" w:type="dxa"/>
            <w:tcMar>
              <w:top w:w="0" w:type="dxa"/>
              <w:left w:w="75" w:type="dxa"/>
              <w:bottom w:w="0" w:type="dxa"/>
              <w:right w:w="75" w:type="dxa"/>
            </w:tcMar>
            <w:vAlign w:val="center"/>
            <w:hideMark/>
          </w:tcPr>
          <w:p w14:paraId="789224D9" w14:textId="77777777" w:rsidR="004F7F15" w:rsidRPr="00636C9B" w:rsidRDefault="004F7F15" w:rsidP="004F7F15">
            <w:pPr>
              <w:rPr>
                <w:sz w:val="18"/>
                <w:szCs w:val="18"/>
              </w:rPr>
            </w:pPr>
            <w:r w:rsidRPr="00636C9B">
              <w:rPr>
                <w:color w:val="000000"/>
                <w:sz w:val="18"/>
                <w:szCs w:val="18"/>
              </w:rPr>
              <w:t>7.0 (  -4.0,  18.0)</w:t>
            </w:r>
          </w:p>
        </w:tc>
        <w:tc>
          <w:tcPr>
            <w:tcW w:w="1113" w:type="dxa"/>
            <w:tcMar>
              <w:top w:w="0" w:type="dxa"/>
              <w:left w:w="75" w:type="dxa"/>
              <w:bottom w:w="0" w:type="dxa"/>
              <w:right w:w="75" w:type="dxa"/>
            </w:tcMar>
            <w:vAlign w:val="center"/>
            <w:hideMark/>
          </w:tcPr>
          <w:p w14:paraId="199C9AD6" w14:textId="77777777" w:rsidR="004F7F15" w:rsidRPr="00636C9B" w:rsidRDefault="004F7F15" w:rsidP="004F7F15">
            <w:pPr>
              <w:rPr>
                <w:sz w:val="18"/>
                <w:szCs w:val="18"/>
              </w:rPr>
            </w:pPr>
            <w:r w:rsidRPr="00636C9B">
              <w:rPr>
                <w:color w:val="000000"/>
                <w:sz w:val="18"/>
                <w:szCs w:val="18"/>
              </w:rPr>
              <w:t>4.0 (  -8.0,  16.0)</w:t>
            </w:r>
          </w:p>
        </w:tc>
        <w:tc>
          <w:tcPr>
            <w:tcW w:w="1113" w:type="dxa"/>
            <w:tcMar>
              <w:top w:w="0" w:type="dxa"/>
              <w:left w:w="75" w:type="dxa"/>
              <w:bottom w:w="0" w:type="dxa"/>
              <w:right w:w="75" w:type="dxa"/>
            </w:tcMar>
            <w:vAlign w:val="center"/>
            <w:hideMark/>
          </w:tcPr>
          <w:p w14:paraId="27ECBCEA" w14:textId="77777777" w:rsidR="004F7F15" w:rsidRPr="00636C9B" w:rsidRDefault="004F7F15" w:rsidP="004F7F15">
            <w:pPr>
              <w:rPr>
                <w:sz w:val="18"/>
                <w:szCs w:val="18"/>
              </w:rPr>
            </w:pPr>
            <w:r w:rsidRPr="00636C9B">
              <w:rPr>
                <w:color w:val="000000"/>
                <w:sz w:val="18"/>
                <w:szCs w:val="18"/>
              </w:rPr>
              <w:t>10.0 (  -5.0,  25.0)</w:t>
            </w:r>
          </w:p>
        </w:tc>
        <w:tc>
          <w:tcPr>
            <w:tcW w:w="1068" w:type="dxa"/>
            <w:tcMar>
              <w:top w:w="0" w:type="dxa"/>
              <w:left w:w="75" w:type="dxa"/>
              <w:bottom w:w="0" w:type="dxa"/>
              <w:right w:w="75" w:type="dxa"/>
            </w:tcMar>
            <w:vAlign w:val="center"/>
            <w:hideMark/>
          </w:tcPr>
          <w:p w14:paraId="40182730" w14:textId="77777777" w:rsidR="004F7F15" w:rsidRPr="00636C9B" w:rsidRDefault="004F7F15" w:rsidP="004F7F15">
            <w:pPr>
              <w:rPr>
                <w:sz w:val="18"/>
                <w:szCs w:val="18"/>
              </w:rPr>
            </w:pPr>
            <w:r w:rsidRPr="00636C9B">
              <w:rPr>
                <w:color w:val="000000"/>
                <w:sz w:val="18"/>
                <w:szCs w:val="18"/>
              </w:rPr>
              <w:t>5.0 ( -17.0,  26.0)</w:t>
            </w:r>
          </w:p>
        </w:tc>
        <w:tc>
          <w:tcPr>
            <w:tcW w:w="1068" w:type="dxa"/>
            <w:tcMar>
              <w:top w:w="0" w:type="dxa"/>
              <w:left w:w="75" w:type="dxa"/>
              <w:bottom w:w="0" w:type="dxa"/>
              <w:right w:w="75" w:type="dxa"/>
            </w:tcMar>
            <w:vAlign w:val="center"/>
            <w:hideMark/>
          </w:tcPr>
          <w:p w14:paraId="79A42F88" w14:textId="77777777" w:rsidR="004F7F15" w:rsidRPr="00636C9B" w:rsidRDefault="004F7F15" w:rsidP="004F7F15">
            <w:pPr>
              <w:rPr>
                <w:sz w:val="18"/>
                <w:szCs w:val="18"/>
              </w:rPr>
            </w:pPr>
            <w:r w:rsidRPr="00636C9B">
              <w:rPr>
                <w:color w:val="000000"/>
                <w:sz w:val="18"/>
                <w:szCs w:val="18"/>
              </w:rPr>
              <w:t>-36.0 ( -75.0,   2.0)</w:t>
            </w:r>
          </w:p>
        </w:tc>
        <w:tc>
          <w:tcPr>
            <w:tcW w:w="1113" w:type="dxa"/>
            <w:tcMar>
              <w:top w:w="0" w:type="dxa"/>
              <w:left w:w="75" w:type="dxa"/>
              <w:bottom w:w="0" w:type="dxa"/>
              <w:right w:w="75" w:type="dxa"/>
            </w:tcMar>
            <w:vAlign w:val="center"/>
            <w:hideMark/>
          </w:tcPr>
          <w:p w14:paraId="2AC05F1B" w14:textId="77777777" w:rsidR="004F7F15" w:rsidRPr="00636C9B" w:rsidRDefault="004F7F15" w:rsidP="004F7F15">
            <w:pPr>
              <w:rPr>
                <w:sz w:val="18"/>
                <w:szCs w:val="18"/>
              </w:rPr>
            </w:pPr>
            <w:r w:rsidRPr="00636C9B">
              <w:rPr>
                <w:color w:val="000000"/>
                <w:sz w:val="18"/>
                <w:szCs w:val="18"/>
              </w:rPr>
              <w:t>34.0 ( -19.0,  86.0)</w:t>
            </w:r>
          </w:p>
        </w:tc>
      </w:tr>
      <w:tr w:rsidR="004F7F15" w:rsidRPr="00636C9B" w14:paraId="210BF4BC" w14:textId="77777777" w:rsidTr="000250EE">
        <w:trPr>
          <w:trHeight w:val="510"/>
        </w:trPr>
        <w:tc>
          <w:tcPr>
            <w:tcW w:w="1128" w:type="dxa"/>
            <w:vMerge w:val="restart"/>
            <w:tcMar>
              <w:top w:w="0" w:type="dxa"/>
              <w:left w:w="75" w:type="dxa"/>
              <w:bottom w:w="0" w:type="dxa"/>
              <w:right w:w="75" w:type="dxa"/>
            </w:tcMar>
            <w:vAlign w:val="center"/>
            <w:hideMark/>
          </w:tcPr>
          <w:p w14:paraId="687A90BC" w14:textId="77777777" w:rsidR="004F7F15" w:rsidRPr="00636C9B" w:rsidRDefault="004F7F15" w:rsidP="004F7F15">
            <w:pPr>
              <w:rPr>
                <w:sz w:val="18"/>
                <w:szCs w:val="18"/>
              </w:rPr>
            </w:pPr>
            <w:r w:rsidRPr="00636C9B">
              <w:rPr>
                <w:color w:val="000000"/>
                <w:sz w:val="18"/>
                <w:szCs w:val="18"/>
              </w:rPr>
              <w:t>Transport</w:t>
            </w:r>
          </w:p>
        </w:tc>
        <w:tc>
          <w:tcPr>
            <w:tcW w:w="673" w:type="dxa"/>
            <w:tcMar>
              <w:top w:w="0" w:type="dxa"/>
              <w:left w:w="75" w:type="dxa"/>
              <w:bottom w:w="0" w:type="dxa"/>
              <w:right w:w="75" w:type="dxa"/>
            </w:tcMar>
            <w:vAlign w:val="center"/>
            <w:hideMark/>
          </w:tcPr>
          <w:p w14:paraId="410F7874"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098CD329" w14:textId="77777777" w:rsidR="004F7F15" w:rsidRPr="00636C9B" w:rsidRDefault="004F7F15" w:rsidP="004F7F15">
            <w:pPr>
              <w:rPr>
                <w:sz w:val="18"/>
                <w:szCs w:val="18"/>
              </w:rPr>
            </w:pPr>
            <w:r w:rsidRPr="00636C9B">
              <w:rPr>
                <w:color w:val="000000"/>
                <w:sz w:val="18"/>
                <w:szCs w:val="18"/>
              </w:rPr>
              <w:t>6.0 (   3.0,   8.0)</w:t>
            </w:r>
          </w:p>
        </w:tc>
        <w:tc>
          <w:tcPr>
            <w:tcW w:w="1113" w:type="dxa"/>
            <w:tcMar>
              <w:top w:w="0" w:type="dxa"/>
              <w:left w:w="75" w:type="dxa"/>
              <w:bottom w:w="0" w:type="dxa"/>
              <w:right w:w="75" w:type="dxa"/>
            </w:tcMar>
            <w:vAlign w:val="center"/>
            <w:hideMark/>
          </w:tcPr>
          <w:p w14:paraId="7A8D7746" w14:textId="77777777" w:rsidR="004F7F15" w:rsidRPr="00636C9B" w:rsidRDefault="004F7F15" w:rsidP="004F7F15">
            <w:pPr>
              <w:rPr>
                <w:sz w:val="18"/>
                <w:szCs w:val="18"/>
              </w:rPr>
            </w:pPr>
            <w:r w:rsidRPr="00636C9B">
              <w:rPr>
                <w:color w:val="000000"/>
                <w:sz w:val="18"/>
                <w:szCs w:val="18"/>
              </w:rPr>
              <w:t>5.0 (   1.0,   9.0)</w:t>
            </w:r>
          </w:p>
        </w:tc>
        <w:tc>
          <w:tcPr>
            <w:tcW w:w="1113" w:type="dxa"/>
            <w:tcMar>
              <w:top w:w="0" w:type="dxa"/>
              <w:left w:w="75" w:type="dxa"/>
              <w:bottom w:w="0" w:type="dxa"/>
              <w:right w:w="75" w:type="dxa"/>
            </w:tcMar>
            <w:vAlign w:val="center"/>
            <w:hideMark/>
          </w:tcPr>
          <w:p w14:paraId="2025BF27" w14:textId="77777777" w:rsidR="004F7F15" w:rsidRPr="00636C9B" w:rsidRDefault="004F7F15" w:rsidP="004F7F15">
            <w:pPr>
              <w:rPr>
                <w:sz w:val="18"/>
                <w:szCs w:val="18"/>
              </w:rPr>
            </w:pPr>
            <w:r w:rsidRPr="00636C9B">
              <w:rPr>
                <w:color w:val="000000"/>
                <w:sz w:val="18"/>
                <w:szCs w:val="18"/>
              </w:rPr>
              <w:t>76.0 (  59.0,  94.0)</w:t>
            </w:r>
          </w:p>
        </w:tc>
        <w:tc>
          <w:tcPr>
            <w:tcW w:w="1113" w:type="dxa"/>
            <w:tcMar>
              <w:top w:w="0" w:type="dxa"/>
              <w:left w:w="75" w:type="dxa"/>
              <w:bottom w:w="0" w:type="dxa"/>
              <w:right w:w="75" w:type="dxa"/>
            </w:tcMar>
            <w:vAlign w:val="center"/>
            <w:hideMark/>
          </w:tcPr>
          <w:p w14:paraId="6323056C" w14:textId="77777777" w:rsidR="004F7F15" w:rsidRPr="00636C9B" w:rsidRDefault="004F7F15" w:rsidP="004F7F15">
            <w:pPr>
              <w:rPr>
                <w:sz w:val="18"/>
                <w:szCs w:val="18"/>
              </w:rPr>
            </w:pPr>
            <w:r w:rsidRPr="00636C9B">
              <w:rPr>
                <w:color w:val="000000"/>
                <w:sz w:val="18"/>
                <w:szCs w:val="18"/>
              </w:rPr>
              <w:t>71.0 (  51.0,  90.0)</w:t>
            </w:r>
          </w:p>
        </w:tc>
        <w:tc>
          <w:tcPr>
            <w:tcW w:w="1113" w:type="dxa"/>
            <w:tcMar>
              <w:top w:w="0" w:type="dxa"/>
              <w:left w:w="75" w:type="dxa"/>
              <w:bottom w:w="0" w:type="dxa"/>
              <w:right w:w="75" w:type="dxa"/>
            </w:tcMar>
            <w:vAlign w:val="center"/>
            <w:hideMark/>
          </w:tcPr>
          <w:p w14:paraId="5193DA4C" w14:textId="77777777" w:rsidR="004F7F15" w:rsidRPr="00636C9B" w:rsidRDefault="004F7F15" w:rsidP="004F7F15">
            <w:pPr>
              <w:rPr>
                <w:sz w:val="18"/>
                <w:szCs w:val="18"/>
              </w:rPr>
            </w:pPr>
            <w:r w:rsidRPr="00636C9B">
              <w:rPr>
                <w:color w:val="000000"/>
                <w:sz w:val="18"/>
                <w:szCs w:val="18"/>
              </w:rPr>
              <w:t>48.0 (  32.0,  64.0)</w:t>
            </w:r>
          </w:p>
        </w:tc>
        <w:tc>
          <w:tcPr>
            <w:tcW w:w="1113" w:type="dxa"/>
            <w:tcMar>
              <w:top w:w="0" w:type="dxa"/>
              <w:left w:w="75" w:type="dxa"/>
              <w:bottom w:w="0" w:type="dxa"/>
              <w:right w:w="75" w:type="dxa"/>
            </w:tcMar>
            <w:vAlign w:val="center"/>
            <w:hideMark/>
          </w:tcPr>
          <w:p w14:paraId="302A7C30" w14:textId="77777777" w:rsidR="004F7F15" w:rsidRPr="00636C9B" w:rsidRDefault="004F7F15" w:rsidP="004F7F15">
            <w:pPr>
              <w:rPr>
                <w:sz w:val="18"/>
                <w:szCs w:val="18"/>
              </w:rPr>
            </w:pPr>
            <w:r w:rsidRPr="00636C9B">
              <w:rPr>
                <w:color w:val="000000"/>
                <w:sz w:val="18"/>
                <w:szCs w:val="18"/>
              </w:rPr>
              <w:t>65.0 (  47.0,  83.0)</w:t>
            </w:r>
          </w:p>
        </w:tc>
        <w:tc>
          <w:tcPr>
            <w:tcW w:w="1113" w:type="dxa"/>
            <w:tcMar>
              <w:top w:w="0" w:type="dxa"/>
              <w:left w:w="75" w:type="dxa"/>
              <w:bottom w:w="0" w:type="dxa"/>
              <w:right w:w="75" w:type="dxa"/>
            </w:tcMar>
            <w:vAlign w:val="center"/>
            <w:hideMark/>
          </w:tcPr>
          <w:p w14:paraId="68EB0A76" w14:textId="77777777" w:rsidR="004F7F15" w:rsidRPr="00636C9B" w:rsidRDefault="004F7F15" w:rsidP="004F7F15">
            <w:pPr>
              <w:rPr>
                <w:sz w:val="18"/>
                <w:szCs w:val="18"/>
              </w:rPr>
            </w:pPr>
            <w:r w:rsidRPr="00636C9B">
              <w:rPr>
                <w:color w:val="000000"/>
                <w:sz w:val="18"/>
                <w:szCs w:val="18"/>
              </w:rPr>
              <w:t>73.0 (  51.0,  94.0)</w:t>
            </w:r>
          </w:p>
        </w:tc>
        <w:tc>
          <w:tcPr>
            <w:tcW w:w="1113" w:type="dxa"/>
            <w:tcMar>
              <w:top w:w="0" w:type="dxa"/>
              <w:left w:w="75" w:type="dxa"/>
              <w:bottom w:w="0" w:type="dxa"/>
              <w:right w:w="75" w:type="dxa"/>
            </w:tcMar>
            <w:vAlign w:val="center"/>
            <w:hideMark/>
          </w:tcPr>
          <w:p w14:paraId="1BFD4695" w14:textId="77777777" w:rsidR="004F7F15" w:rsidRPr="00636C9B" w:rsidRDefault="004F7F15" w:rsidP="004F7F15">
            <w:pPr>
              <w:rPr>
                <w:sz w:val="18"/>
                <w:szCs w:val="18"/>
              </w:rPr>
            </w:pPr>
            <w:r w:rsidRPr="00636C9B">
              <w:rPr>
                <w:color w:val="000000"/>
                <w:sz w:val="18"/>
                <w:szCs w:val="18"/>
              </w:rPr>
              <w:t>23.0 (   8.0,  38.0)</w:t>
            </w:r>
          </w:p>
        </w:tc>
        <w:tc>
          <w:tcPr>
            <w:tcW w:w="1068" w:type="dxa"/>
            <w:tcMar>
              <w:top w:w="0" w:type="dxa"/>
              <w:left w:w="75" w:type="dxa"/>
              <w:bottom w:w="0" w:type="dxa"/>
              <w:right w:w="75" w:type="dxa"/>
            </w:tcMar>
            <w:vAlign w:val="center"/>
            <w:hideMark/>
          </w:tcPr>
          <w:p w14:paraId="5E898351" w14:textId="77777777" w:rsidR="004F7F15" w:rsidRPr="00636C9B" w:rsidRDefault="004F7F15" w:rsidP="004F7F15">
            <w:pPr>
              <w:rPr>
                <w:sz w:val="18"/>
                <w:szCs w:val="18"/>
              </w:rPr>
            </w:pPr>
            <w:r w:rsidRPr="00636C9B">
              <w:rPr>
                <w:color w:val="000000"/>
                <w:sz w:val="18"/>
                <w:szCs w:val="18"/>
              </w:rPr>
              <w:t>16.0 (   5.0,  26.0)</w:t>
            </w:r>
          </w:p>
        </w:tc>
        <w:tc>
          <w:tcPr>
            <w:tcW w:w="1068" w:type="dxa"/>
            <w:tcMar>
              <w:top w:w="0" w:type="dxa"/>
              <w:left w:w="75" w:type="dxa"/>
              <w:bottom w:w="0" w:type="dxa"/>
              <w:right w:w="75" w:type="dxa"/>
            </w:tcMar>
            <w:vAlign w:val="center"/>
            <w:hideMark/>
          </w:tcPr>
          <w:p w14:paraId="5C7F9550" w14:textId="77777777" w:rsidR="004F7F15" w:rsidRPr="00636C9B" w:rsidRDefault="004F7F15" w:rsidP="004F7F15">
            <w:pPr>
              <w:rPr>
                <w:sz w:val="18"/>
                <w:szCs w:val="18"/>
              </w:rPr>
            </w:pPr>
            <w:r w:rsidRPr="00636C9B">
              <w:rPr>
                <w:color w:val="000000"/>
                <w:sz w:val="18"/>
                <w:szCs w:val="18"/>
              </w:rPr>
              <w:t>4.0 (  -4.0,  11.0)</w:t>
            </w:r>
          </w:p>
        </w:tc>
        <w:tc>
          <w:tcPr>
            <w:tcW w:w="1113" w:type="dxa"/>
            <w:tcMar>
              <w:top w:w="0" w:type="dxa"/>
              <w:left w:w="75" w:type="dxa"/>
              <w:bottom w:w="0" w:type="dxa"/>
              <w:right w:w="75" w:type="dxa"/>
            </w:tcMar>
            <w:vAlign w:val="center"/>
            <w:hideMark/>
          </w:tcPr>
          <w:p w14:paraId="25900491" w14:textId="77777777" w:rsidR="004F7F15" w:rsidRPr="00636C9B" w:rsidRDefault="004F7F15" w:rsidP="004F7F15">
            <w:pPr>
              <w:rPr>
                <w:sz w:val="18"/>
                <w:szCs w:val="18"/>
              </w:rPr>
            </w:pPr>
            <w:r w:rsidRPr="00636C9B">
              <w:rPr>
                <w:color w:val="000000"/>
                <w:sz w:val="18"/>
                <w:szCs w:val="18"/>
              </w:rPr>
              <w:t>385.0 ( 339.0, 431.0)</w:t>
            </w:r>
          </w:p>
        </w:tc>
      </w:tr>
      <w:tr w:rsidR="004F7F15" w:rsidRPr="00636C9B" w14:paraId="3CACDB85" w14:textId="77777777" w:rsidTr="000250EE">
        <w:trPr>
          <w:trHeight w:val="510"/>
        </w:trPr>
        <w:tc>
          <w:tcPr>
            <w:tcW w:w="1128" w:type="dxa"/>
            <w:vMerge/>
            <w:vAlign w:val="center"/>
            <w:hideMark/>
          </w:tcPr>
          <w:p w14:paraId="62B8A3C4"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606F7D61"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3029D0A6" w14:textId="77777777" w:rsidR="004F7F15" w:rsidRPr="00636C9B" w:rsidRDefault="004F7F15" w:rsidP="004F7F15">
            <w:pPr>
              <w:rPr>
                <w:sz w:val="18"/>
                <w:szCs w:val="18"/>
              </w:rPr>
            </w:pPr>
            <w:r w:rsidRPr="00636C9B">
              <w:rPr>
                <w:color w:val="000000"/>
                <w:sz w:val="18"/>
                <w:szCs w:val="18"/>
              </w:rPr>
              <w:t>1.0 (  -1.0,   4.0)</w:t>
            </w:r>
          </w:p>
        </w:tc>
        <w:tc>
          <w:tcPr>
            <w:tcW w:w="1113" w:type="dxa"/>
            <w:tcMar>
              <w:top w:w="0" w:type="dxa"/>
              <w:left w:w="75" w:type="dxa"/>
              <w:bottom w:w="0" w:type="dxa"/>
              <w:right w:w="75" w:type="dxa"/>
            </w:tcMar>
            <w:vAlign w:val="center"/>
            <w:hideMark/>
          </w:tcPr>
          <w:p w14:paraId="4F36450C" w14:textId="77777777" w:rsidR="004F7F15" w:rsidRPr="00636C9B" w:rsidRDefault="004F7F15" w:rsidP="004F7F15">
            <w:pPr>
              <w:rPr>
                <w:sz w:val="18"/>
                <w:szCs w:val="18"/>
              </w:rPr>
            </w:pPr>
            <w:r w:rsidRPr="00636C9B">
              <w:rPr>
                <w:color w:val="000000"/>
                <w:sz w:val="18"/>
                <w:szCs w:val="18"/>
              </w:rPr>
              <w:t>4.0 (   1.0,   8.0)</w:t>
            </w:r>
          </w:p>
        </w:tc>
        <w:tc>
          <w:tcPr>
            <w:tcW w:w="1113" w:type="dxa"/>
            <w:tcMar>
              <w:top w:w="0" w:type="dxa"/>
              <w:left w:w="75" w:type="dxa"/>
              <w:bottom w:w="0" w:type="dxa"/>
              <w:right w:w="75" w:type="dxa"/>
            </w:tcMar>
            <w:vAlign w:val="center"/>
            <w:hideMark/>
          </w:tcPr>
          <w:p w14:paraId="7003C7E8" w14:textId="77777777" w:rsidR="004F7F15" w:rsidRPr="00636C9B" w:rsidRDefault="004F7F15" w:rsidP="004F7F15">
            <w:pPr>
              <w:rPr>
                <w:sz w:val="18"/>
                <w:szCs w:val="18"/>
              </w:rPr>
            </w:pPr>
            <w:r w:rsidRPr="00636C9B">
              <w:rPr>
                <w:color w:val="000000"/>
                <w:sz w:val="18"/>
                <w:szCs w:val="18"/>
              </w:rPr>
              <w:t>18.0 (   8.0,  28.0)</w:t>
            </w:r>
          </w:p>
        </w:tc>
        <w:tc>
          <w:tcPr>
            <w:tcW w:w="1113" w:type="dxa"/>
            <w:tcMar>
              <w:top w:w="0" w:type="dxa"/>
              <w:left w:w="75" w:type="dxa"/>
              <w:bottom w:w="0" w:type="dxa"/>
              <w:right w:w="75" w:type="dxa"/>
            </w:tcMar>
            <w:vAlign w:val="center"/>
            <w:hideMark/>
          </w:tcPr>
          <w:p w14:paraId="5C18F45C" w14:textId="77777777" w:rsidR="004F7F15" w:rsidRPr="00636C9B" w:rsidRDefault="004F7F15" w:rsidP="004F7F15">
            <w:pPr>
              <w:rPr>
                <w:sz w:val="18"/>
                <w:szCs w:val="18"/>
              </w:rPr>
            </w:pPr>
            <w:r w:rsidRPr="00636C9B">
              <w:rPr>
                <w:color w:val="000000"/>
                <w:sz w:val="18"/>
                <w:szCs w:val="18"/>
              </w:rPr>
              <w:t>4.0 (  -6.0,  15.0)</w:t>
            </w:r>
          </w:p>
        </w:tc>
        <w:tc>
          <w:tcPr>
            <w:tcW w:w="1113" w:type="dxa"/>
            <w:tcMar>
              <w:top w:w="0" w:type="dxa"/>
              <w:left w:w="75" w:type="dxa"/>
              <w:bottom w:w="0" w:type="dxa"/>
              <w:right w:w="75" w:type="dxa"/>
            </w:tcMar>
            <w:vAlign w:val="center"/>
            <w:hideMark/>
          </w:tcPr>
          <w:p w14:paraId="4463489C" w14:textId="77777777" w:rsidR="004F7F15" w:rsidRPr="00636C9B" w:rsidRDefault="004F7F15" w:rsidP="004F7F15">
            <w:pPr>
              <w:rPr>
                <w:sz w:val="18"/>
                <w:szCs w:val="18"/>
              </w:rPr>
            </w:pPr>
            <w:r w:rsidRPr="00636C9B">
              <w:rPr>
                <w:color w:val="000000"/>
                <w:sz w:val="18"/>
                <w:szCs w:val="18"/>
              </w:rPr>
              <w:t>4.0 (  -3.0,  12.0)</w:t>
            </w:r>
          </w:p>
        </w:tc>
        <w:tc>
          <w:tcPr>
            <w:tcW w:w="1113" w:type="dxa"/>
            <w:tcMar>
              <w:top w:w="0" w:type="dxa"/>
              <w:left w:w="75" w:type="dxa"/>
              <w:bottom w:w="0" w:type="dxa"/>
              <w:right w:w="75" w:type="dxa"/>
            </w:tcMar>
            <w:vAlign w:val="center"/>
            <w:hideMark/>
          </w:tcPr>
          <w:p w14:paraId="2FE564AF" w14:textId="77777777" w:rsidR="004F7F15" w:rsidRPr="00636C9B" w:rsidRDefault="004F7F15" w:rsidP="004F7F15">
            <w:pPr>
              <w:rPr>
                <w:sz w:val="18"/>
                <w:szCs w:val="18"/>
              </w:rPr>
            </w:pPr>
            <w:r w:rsidRPr="00636C9B">
              <w:rPr>
                <w:color w:val="000000"/>
                <w:sz w:val="18"/>
                <w:szCs w:val="18"/>
              </w:rPr>
              <w:t>5.0 (  -5.0,  15.0)</w:t>
            </w:r>
          </w:p>
        </w:tc>
        <w:tc>
          <w:tcPr>
            <w:tcW w:w="1113" w:type="dxa"/>
            <w:tcMar>
              <w:top w:w="0" w:type="dxa"/>
              <w:left w:w="75" w:type="dxa"/>
              <w:bottom w:w="0" w:type="dxa"/>
              <w:right w:w="75" w:type="dxa"/>
            </w:tcMar>
            <w:vAlign w:val="center"/>
            <w:hideMark/>
          </w:tcPr>
          <w:p w14:paraId="0E546984" w14:textId="77777777" w:rsidR="004F7F15" w:rsidRPr="00636C9B" w:rsidRDefault="004F7F15" w:rsidP="004F7F15">
            <w:pPr>
              <w:rPr>
                <w:sz w:val="18"/>
                <w:szCs w:val="18"/>
              </w:rPr>
            </w:pPr>
            <w:r w:rsidRPr="00636C9B">
              <w:rPr>
                <w:color w:val="000000"/>
                <w:sz w:val="18"/>
                <w:szCs w:val="18"/>
              </w:rPr>
              <w:t>3.0 (  -7.0,  12.0)</w:t>
            </w:r>
          </w:p>
        </w:tc>
        <w:tc>
          <w:tcPr>
            <w:tcW w:w="1113" w:type="dxa"/>
            <w:tcMar>
              <w:top w:w="0" w:type="dxa"/>
              <w:left w:w="75" w:type="dxa"/>
              <w:bottom w:w="0" w:type="dxa"/>
              <w:right w:w="75" w:type="dxa"/>
            </w:tcMar>
            <w:vAlign w:val="center"/>
            <w:hideMark/>
          </w:tcPr>
          <w:p w14:paraId="57609B8F" w14:textId="77777777" w:rsidR="004F7F15" w:rsidRPr="00636C9B" w:rsidRDefault="004F7F15" w:rsidP="004F7F15">
            <w:pPr>
              <w:rPr>
                <w:sz w:val="18"/>
                <w:szCs w:val="18"/>
              </w:rPr>
            </w:pPr>
            <w:r w:rsidRPr="00636C9B">
              <w:rPr>
                <w:color w:val="000000"/>
                <w:sz w:val="18"/>
                <w:szCs w:val="18"/>
              </w:rPr>
              <w:t>12.0 (   4.0,  20.0)</w:t>
            </w:r>
          </w:p>
        </w:tc>
        <w:tc>
          <w:tcPr>
            <w:tcW w:w="1068" w:type="dxa"/>
            <w:tcMar>
              <w:top w:w="0" w:type="dxa"/>
              <w:left w:w="75" w:type="dxa"/>
              <w:bottom w:w="0" w:type="dxa"/>
              <w:right w:w="75" w:type="dxa"/>
            </w:tcMar>
            <w:vAlign w:val="center"/>
            <w:hideMark/>
          </w:tcPr>
          <w:p w14:paraId="303C960A" w14:textId="77777777" w:rsidR="004F7F15" w:rsidRPr="00636C9B" w:rsidRDefault="004F7F15" w:rsidP="004F7F15">
            <w:pPr>
              <w:rPr>
                <w:sz w:val="18"/>
                <w:szCs w:val="18"/>
              </w:rPr>
            </w:pPr>
            <w:r w:rsidRPr="00636C9B">
              <w:rPr>
                <w:color w:val="000000"/>
                <w:sz w:val="18"/>
                <w:szCs w:val="18"/>
              </w:rPr>
              <w:t>7.0 (   0.0,  13.0)</w:t>
            </w:r>
          </w:p>
        </w:tc>
        <w:tc>
          <w:tcPr>
            <w:tcW w:w="1068" w:type="dxa"/>
            <w:tcMar>
              <w:top w:w="0" w:type="dxa"/>
              <w:left w:w="75" w:type="dxa"/>
              <w:bottom w:w="0" w:type="dxa"/>
              <w:right w:w="75" w:type="dxa"/>
            </w:tcMar>
            <w:vAlign w:val="center"/>
            <w:hideMark/>
          </w:tcPr>
          <w:p w14:paraId="1F54D65A" w14:textId="77777777" w:rsidR="004F7F15" w:rsidRPr="00636C9B" w:rsidRDefault="004F7F15" w:rsidP="004F7F15">
            <w:pPr>
              <w:rPr>
                <w:sz w:val="18"/>
                <w:szCs w:val="18"/>
              </w:rPr>
            </w:pPr>
            <w:r w:rsidRPr="00636C9B">
              <w:rPr>
                <w:color w:val="000000"/>
                <w:sz w:val="18"/>
                <w:szCs w:val="18"/>
              </w:rPr>
              <w:t>5.0 (  -1.0,  10.0)</w:t>
            </w:r>
          </w:p>
        </w:tc>
        <w:tc>
          <w:tcPr>
            <w:tcW w:w="1113" w:type="dxa"/>
            <w:tcMar>
              <w:top w:w="0" w:type="dxa"/>
              <w:left w:w="75" w:type="dxa"/>
              <w:bottom w:w="0" w:type="dxa"/>
              <w:right w:w="75" w:type="dxa"/>
            </w:tcMar>
            <w:vAlign w:val="center"/>
            <w:hideMark/>
          </w:tcPr>
          <w:p w14:paraId="14AFF092" w14:textId="77777777" w:rsidR="004F7F15" w:rsidRPr="00636C9B" w:rsidRDefault="004F7F15" w:rsidP="004F7F15">
            <w:pPr>
              <w:rPr>
                <w:sz w:val="18"/>
                <w:szCs w:val="18"/>
              </w:rPr>
            </w:pPr>
            <w:r w:rsidRPr="00636C9B">
              <w:rPr>
                <w:color w:val="000000"/>
                <w:sz w:val="18"/>
                <w:szCs w:val="18"/>
              </w:rPr>
              <w:t>63.0 (  39.0,  88.0)</w:t>
            </w:r>
          </w:p>
        </w:tc>
      </w:tr>
      <w:tr w:rsidR="004F7F15" w:rsidRPr="00636C9B" w14:paraId="784D9932" w14:textId="77777777" w:rsidTr="000250EE">
        <w:trPr>
          <w:trHeight w:val="510"/>
        </w:trPr>
        <w:tc>
          <w:tcPr>
            <w:tcW w:w="1128" w:type="dxa"/>
            <w:vMerge w:val="restart"/>
            <w:tcMar>
              <w:top w:w="0" w:type="dxa"/>
              <w:left w:w="75" w:type="dxa"/>
              <w:bottom w:w="0" w:type="dxa"/>
              <w:right w:w="75" w:type="dxa"/>
            </w:tcMar>
            <w:vAlign w:val="center"/>
            <w:hideMark/>
          </w:tcPr>
          <w:p w14:paraId="4E6E45EC" w14:textId="77777777" w:rsidR="004F7F15" w:rsidRPr="00636C9B" w:rsidRDefault="004F7F15" w:rsidP="004F7F15">
            <w:pPr>
              <w:rPr>
                <w:sz w:val="18"/>
                <w:szCs w:val="18"/>
              </w:rPr>
            </w:pPr>
            <w:r w:rsidRPr="00636C9B">
              <w:rPr>
                <w:color w:val="000000"/>
                <w:sz w:val="18"/>
                <w:szCs w:val="18"/>
              </w:rPr>
              <w:t>Falls</w:t>
            </w:r>
          </w:p>
        </w:tc>
        <w:tc>
          <w:tcPr>
            <w:tcW w:w="673" w:type="dxa"/>
            <w:tcMar>
              <w:top w:w="0" w:type="dxa"/>
              <w:left w:w="75" w:type="dxa"/>
              <w:bottom w:w="0" w:type="dxa"/>
              <w:right w:w="75" w:type="dxa"/>
            </w:tcMar>
            <w:vAlign w:val="center"/>
            <w:hideMark/>
          </w:tcPr>
          <w:p w14:paraId="777D48F2"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1C64606E" w14:textId="77777777" w:rsidR="004F7F15" w:rsidRPr="00636C9B" w:rsidRDefault="004F7F15" w:rsidP="004F7F15">
            <w:pPr>
              <w:rPr>
                <w:sz w:val="18"/>
                <w:szCs w:val="18"/>
              </w:rPr>
            </w:pPr>
            <w:r w:rsidRPr="00636C9B">
              <w:rPr>
                <w:color w:val="000000"/>
                <w:sz w:val="18"/>
                <w:szCs w:val="18"/>
              </w:rPr>
              <w:t>0.0 (   0.0,   0.0)</w:t>
            </w:r>
          </w:p>
        </w:tc>
        <w:tc>
          <w:tcPr>
            <w:tcW w:w="1113" w:type="dxa"/>
            <w:tcMar>
              <w:top w:w="0" w:type="dxa"/>
              <w:left w:w="75" w:type="dxa"/>
              <w:bottom w:w="0" w:type="dxa"/>
              <w:right w:w="75" w:type="dxa"/>
            </w:tcMar>
            <w:vAlign w:val="center"/>
            <w:hideMark/>
          </w:tcPr>
          <w:p w14:paraId="51D420D2" w14:textId="77777777" w:rsidR="004F7F15" w:rsidRPr="00636C9B" w:rsidRDefault="004F7F15" w:rsidP="004F7F15">
            <w:pPr>
              <w:rPr>
                <w:sz w:val="18"/>
                <w:szCs w:val="18"/>
              </w:rPr>
            </w:pPr>
            <w:r w:rsidRPr="00636C9B">
              <w:rPr>
                <w:color w:val="000000"/>
                <w:sz w:val="18"/>
                <w:szCs w:val="18"/>
              </w:rPr>
              <w:t>0.0 (   0.0,   0.0)</w:t>
            </w:r>
          </w:p>
        </w:tc>
        <w:tc>
          <w:tcPr>
            <w:tcW w:w="1113" w:type="dxa"/>
            <w:tcMar>
              <w:top w:w="0" w:type="dxa"/>
              <w:left w:w="75" w:type="dxa"/>
              <w:bottom w:w="0" w:type="dxa"/>
              <w:right w:w="75" w:type="dxa"/>
            </w:tcMar>
            <w:vAlign w:val="center"/>
            <w:hideMark/>
          </w:tcPr>
          <w:p w14:paraId="51FBEF5B" w14:textId="77777777" w:rsidR="004F7F15" w:rsidRPr="00636C9B" w:rsidRDefault="004F7F15" w:rsidP="004F7F15">
            <w:pPr>
              <w:rPr>
                <w:sz w:val="18"/>
                <w:szCs w:val="18"/>
              </w:rPr>
            </w:pPr>
            <w:r w:rsidRPr="00636C9B">
              <w:rPr>
                <w:color w:val="000000"/>
                <w:sz w:val="18"/>
                <w:szCs w:val="18"/>
              </w:rPr>
              <w:t>2.0 (   0.0,   4.0)</w:t>
            </w:r>
          </w:p>
        </w:tc>
        <w:tc>
          <w:tcPr>
            <w:tcW w:w="1113" w:type="dxa"/>
            <w:tcMar>
              <w:top w:w="0" w:type="dxa"/>
              <w:left w:w="75" w:type="dxa"/>
              <w:bottom w:w="0" w:type="dxa"/>
              <w:right w:w="75" w:type="dxa"/>
            </w:tcMar>
            <w:vAlign w:val="center"/>
            <w:hideMark/>
          </w:tcPr>
          <w:p w14:paraId="491A5272" w14:textId="77777777" w:rsidR="004F7F15" w:rsidRPr="00636C9B" w:rsidRDefault="004F7F15" w:rsidP="004F7F15">
            <w:pPr>
              <w:rPr>
                <w:sz w:val="18"/>
                <w:szCs w:val="18"/>
              </w:rPr>
            </w:pPr>
            <w:r w:rsidRPr="00636C9B">
              <w:rPr>
                <w:color w:val="000000"/>
                <w:sz w:val="18"/>
                <w:szCs w:val="18"/>
              </w:rPr>
              <w:t>3.0 (   1.0,   6.0)</w:t>
            </w:r>
          </w:p>
        </w:tc>
        <w:tc>
          <w:tcPr>
            <w:tcW w:w="1113" w:type="dxa"/>
            <w:tcMar>
              <w:top w:w="0" w:type="dxa"/>
              <w:left w:w="75" w:type="dxa"/>
              <w:bottom w:w="0" w:type="dxa"/>
              <w:right w:w="75" w:type="dxa"/>
            </w:tcMar>
            <w:vAlign w:val="center"/>
            <w:hideMark/>
          </w:tcPr>
          <w:p w14:paraId="11D9B7D5" w14:textId="77777777" w:rsidR="004F7F15" w:rsidRPr="00636C9B" w:rsidRDefault="004F7F15" w:rsidP="004F7F15">
            <w:pPr>
              <w:rPr>
                <w:sz w:val="18"/>
                <w:szCs w:val="18"/>
              </w:rPr>
            </w:pPr>
            <w:r w:rsidRPr="00636C9B">
              <w:rPr>
                <w:color w:val="000000"/>
                <w:sz w:val="18"/>
                <w:szCs w:val="18"/>
              </w:rPr>
              <w:t>2.0 (  -1.0,   6.0)</w:t>
            </w:r>
          </w:p>
        </w:tc>
        <w:tc>
          <w:tcPr>
            <w:tcW w:w="1113" w:type="dxa"/>
            <w:tcMar>
              <w:top w:w="0" w:type="dxa"/>
              <w:left w:w="75" w:type="dxa"/>
              <w:bottom w:w="0" w:type="dxa"/>
              <w:right w:w="75" w:type="dxa"/>
            </w:tcMar>
            <w:vAlign w:val="center"/>
            <w:hideMark/>
          </w:tcPr>
          <w:p w14:paraId="686E26BD" w14:textId="77777777" w:rsidR="004F7F15" w:rsidRPr="00636C9B" w:rsidRDefault="004F7F15" w:rsidP="004F7F15">
            <w:pPr>
              <w:rPr>
                <w:sz w:val="18"/>
                <w:szCs w:val="18"/>
              </w:rPr>
            </w:pPr>
            <w:r w:rsidRPr="00636C9B">
              <w:rPr>
                <w:color w:val="000000"/>
                <w:sz w:val="18"/>
                <w:szCs w:val="18"/>
              </w:rPr>
              <w:t>4.0 (  -3.0,  11.0)</w:t>
            </w:r>
          </w:p>
        </w:tc>
        <w:tc>
          <w:tcPr>
            <w:tcW w:w="1113" w:type="dxa"/>
            <w:tcMar>
              <w:top w:w="0" w:type="dxa"/>
              <w:left w:w="75" w:type="dxa"/>
              <w:bottom w:w="0" w:type="dxa"/>
              <w:right w:w="75" w:type="dxa"/>
            </w:tcMar>
            <w:vAlign w:val="center"/>
            <w:hideMark/>
          </w:tcPr>
          <w:p w14:paraId="64D121FC" w14:textId="77777777" w:rsidR="004F7F15" w:rsidRPr="00636C9B" w:rsidRDefault="004F7F15" w:rsidP="004F7F15">
            <w:pPr>
              <w:rPr>
                <w:sz w:val="18"/>
                <w:szCs w:val="18"/>
              </w:rPr>
            </w:pPr>
            <w:r w:rsidRPr="00636C9B">
              <w:rPr>
                <w:color w:val="000000"/>
                <w:sz w:val="18"/>
                <w:szCs w:val="18"/>
              </w:rPr>
              <w:t>-16.0 ( -29.0,  -3.0)</w:t>
            </w:r>
          </w:p>
        </w:tc>
        <w:tc>
          <w:tcPr>
            <w:tcW w:w="1113" w:type="dxa"/>
            <w:tcMar>
              <w:top w:w="0" w:type="dxa"/>
              <w:left w:w="75" w:type="dxa"/>
              <w:bottom w:w="0" w:type="dxa"/>
              <w:right w:w="75" w:type="dxa"/>
            </w:tcMar>
            <w:vAlign w:val="center"/>
            <w:hideMark/>
          </w:tcPr>
          <w:p w14:paraId="4611AE04" w14:textId="77777777" w:rsidR="004F7F15" w:rsidRPr="00636C9B" w:rsidRDefault="004F7F15" w:rsidP="004F7F15">
            <w:pPr>
              <w:rPr>
                <w:sz w:val="18"/>
                <w:szCs w:val="18"/>
              </w:rPr>
            </w:pPr>
            <w:r w:rsidRPr="00636C9B">
              <w:rPr>
                <w:color w:val="000000"/>
                <w:sz w:val="18"/>
                <w:szCs w:val="18"/>
              </w:rPr>
              <w:t>-6.0 ( -23.0,  11.0)</w:t>
            </w:r>
          </w:p>
        </w:tc>
        <w:tc>
          <w:tcPr>
            <w:tcW w:w="1068" w:type="dxa"/>
            <w:tcMar>
              <w:top w:w="0" w:type="dxa"/>
              <w:left w:w="75" w:type="dxa"/>
              <w:bottom w:w="0" w:type="dxa"/>
              <w:right w:w="75" w:type="dxa"/>
            </w:tcMar>
            <w:vAlign w:val="center"/>
            <w:hideMark/>
          </w:tcPr>
          <w:p w14:paraId="2F4DB7C1" w14:textId="77777777" w:rsidR="004F7F15" w:rsidRPr="00636C9B" w:rsidRDefault="004F7F15" w:rsidP="004F7F15">
            <w:pPr>
              <w:rPr>
                <w:sz w:val="18"/>
                <w:szCs w:val="18"/>
              </w:rPr>
            </w:pPr>
            <w:r w:rsidRPr="00636C9B">
              <w:rPr>
                <w:color w:val="000000"/>
                <w:sz w:val="18"/>
                <w:szCs w:val="18"/>
              </w:rPr>
              <w:t>-31.0 ( -53.0,  -9.0)</w:t>
            </w:r>
          </w:p>
        </w:tc>
        <w:tc>
          <w:tcPr>
            <w:tcW w:w="1068" w:type="dxa"/>
            <w:tcMar>
              <w:top w:w="0" w:type="dxa"/>
              <w:left w:w="75" w:type="dxa"/>
              <w:bottom w:w="0" w:type="dxa"/>
              <w:right w:w="75" w:type="dxa"/>
            </w:tcMar>
            <w:vAlign w:val="center"/>
            <w:hideMark/>
          </w:tcPr>
          <w:p w14:paraId="538F3AF5" w14:textId="77777777" w:rsidR="004F7F15" w:rsidRPr="00636C9B" w:rsidRDefault="004F7F15" w:rsidP="004F7F15">
            <w:pPr>
              <w:rPr>
                <w:sz w:val="18"/>
                <w:szCs w:val="18"/>
              </w:rPr>
            </w:pPr>
            <w:r w:rsidRPr="00636C9B">
              <w:rPr>
                <w:color w:val="000000"/>
                <w:sz w:val="18"/>
                <w:szCs w:val="18"/>
              </w:rPr>
              <w:t>-46.0 ( -76.0, -15.0)</w:t>
            </w:r>
          </w:p>
        </w:tc>
        <w:tc>
          <w:tcPr>
            <w:tcW w:w="1113" w:type="dxa"/>
            <w:tcMar>
              <w:top w:w="0" w:type="dxa"/>
              <w:left w:w="75" w:type="dxa"/>
              <w:bottom w:w="0" w:type="dxa"/>
              <w:right w:w="75" w:type="dxa"/>
            </w:tcMar>
            <w:vAlign w:val="center"/>
            <w:hideMark/>
          </w:tcPr>
          <w:p w14:paraId="38D5ACA9" w14:textId="77777777" w:rsidR="004F7F15" w:rsidRPr="00636C9B" w:rsidRDefault="004F7F15" w:rsidP="004F7F15">
            <w:pPr>
              <w:rPr>
                <w:sz w:val="18"/>
                <w:szCs w:val="18"/>
              </w:rPr>
            </w:pPr>
            <w:r w:rsidRPr="00636C9B">
              <w:rPr>
                <w:color w:val="000000"/>
                <w:sz w:val="18"/>
                <w:szCs w:val="18"/>
              </w:rPr>
              <w:t>-87.0 (-130.0, -44.0)</w:t>
            </w:r>
          </w:p>
        </w:tc>
      </w:tr>
      <w:tr w:rsidR="004F7F15" w:rsidRPr="00636C9B" w14:paraId="55454E54" w14:textId="77777777" w:rsidTr="000250EE">
        <w:trPr>
          <w:trHeight w:val="525"/>
        </w:trPr>
        <w:tc>
          <w:tcPr>
            <w:tcW w:w="1128" w:type="dxa"/>
            <w:vMerge/>
            <w:vAlign w:val="center"/>
            <w:hideMark/>
          </w:tcPr>
          <w:p w14:paraId="53FB1025"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61A73461"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66915E61" w14:textId="77777777" w:rsidR="004F7F15" w:rsidRPr="00636C9B" w:rsidRDefault="004F7F15" w:rsidP="004F7F15">
            <w:pPr>
              <w:rPr>
                <w:sz w:val="18"/>
                <w:szCs w:val="18"/>
              </w:rPr>
            </w:pPr>
            <w:r w:rsidRPr="00636C9B">
              <w:rPr>
                <w:color w:val="000000"/>
                <w:sz w:val="18"/>
                <w:szCs w:val="18"/>
              </w:rPr>
              <w:t>0.0 (   0.0,   0.0)</w:t>
            </w:r>
          </w:p>
        </w:tc>
        <w:tc>
          <w:tcPr>
            <w:tcW w:w="1113" w:type="dxa"/>
            <w:tcMar>
              <w:top w:w="0" w:type="dxa"/>
              <w:left w:w="75" w:type="dxa"/>
              <w:bottom w:w="0" w:type="dxa"/>
              <w:right w:w="75" w:type="dxa"/>
            </w:tcMar>
            <w:vAlign w:val="center"/>
            <w:hideMark/>
          </w:tcPr>
          <w:p w14:paraId="71DE93B7" w14:textId="77777777" w:rsidR="004F7F15" w:rsidRPr="00636C9B" w:rsidRDefault="004F7F15" w:rsidP="004F7F15">
            <w:pPr>
              <w:rPr>
                <w:sz w:val="18"/>
                <w:szCs w:val="18"/>
              </w:rPr>
            </w:pPr>
            <w:r w:rsidRPr="00636C9B">
              <w:rPr>
                <w:color w:val="000000"/>
                <w:sz w:val="18"/>
                <w:szCs w:val="18"/>
              </w:rPr>
              <w:t>0.0 (   0.0,   0.0)</w:t>
            </w:r>
          </w:p>
        </w:tc>
        <w:tc>
          <w:tcPr>
            <w:tcW w:w="1113" w:type="dxa"/>
            <w:tcMar>
              <w:top w:w="0" w:type="dxa"/>
              <w:left w:w="75" w:type="dxa"/>
              <w:bottom w:w="0" w:type="dxa"/>
              <w:right w:w="75" w:type="dxa"/>
            </w:tcMar>
            <w:vAlign w:val="center"/>
            <w:hideMark/>
          </w:tcPr>
          <w:p w14:paraId="02D5C394" w14:textId="77777777" w:rsidR="004F7F15" w:rsidRPr="00636C9B" w:rsidRDefault="004F7F15" w:rsidP="004F7F15">
            <w:pPr>
              <w:rPr>
                <w:sz w:val="18"/>
                <w:szCs w:val="18"/>
              </w:rPr>
            </w:pPr>
            <w:r w:rsidRPr="00636C9B">
              <w:rPr>
                <w:color w:val="000000"/>
                <w:sz w:val="18"/>
                <w:szCs w:val="18"/>
              </w:rPr>
              <w:t>0.0 (   0.0,   1.0)</w:t>
            </w:r>
          </w:p>
        </w:tc>
        <w:tc>
          <w:tcPr>
            <w:tcW w:w="1113" w:type="dxa"/>
            <w:tcMar>
              <w:top w:w="0" w:type="dxa"/>
              <w:left w:w="75" w:type="dxa"/>
              <w:bottom w:w="0" w:type="dxa"/>
              <w:right w:w="75" w:type="dxa"/>
            </w:tcMar>
            <w:vAlign w:val="center"/>
            <w:hideMark/>
          </w:tcPr>
          <w:p w14:paraId="5DBCAE0D" w14:textId="77777777" w:rsidR="004F7F15" w:rsidRPr="00636C9B" w:rsidRDefault="004F7F15" w:rsidP="004F7F15">
            <w:pPr>
              <w:rPr>
                <w:sz w:val="18"/>
                <w:szCs w:val="18"/>
              </w:rPr>
            </w:pPr>
            <w:r w:rsidRPr="00636C9B">
              <w:rPr>
                <w:color w:val="000000"/>
                <w:sz w:val="18"/>
                <w:szCs w:val="18"/>
              </w:rPr>
              <w:t>1.0 (   0.0,   2.0)</w:t>
            </w:r>
          </w:p>
        </w:tc>
        <w:tc>
          <w:tcPr>
            <w:tcW w:w="1113" w:type="dxa"/>
            <w:tcMar>
              <w:top w:w="0" w:type="dxa"/>
              <w:left w:w="75" w:type="dxa"/>
              <w:bottom w:w="0" w:type="dxa"/>
              <w:right w:w="75" w:type="dxa"/>
            </w:tcMar>
            <w:vAlign w:val="center"/>
            <w:hideMark/>
          </w:tcPr>
          <w:p w14:paraId="2A6E05CA" w14:textId="77777777" w:rsidR="004F7F15" w:rsidRPr="00636C9B" w:rsidRDefault="004F7F15" w:rsidP="004F7F15">
            <w:pPr>
              <w:rPr>
                <w:sz w:val="18"/>
                <w:szCs w:val="18"/>
              </w:rPr>
            </w:pPr>
            <w:r w:rsidRPr="00636C9B">
              <w:rPr>
                <w:color w:val="000000"/>
                <w:sz w:val="18"/>
                <w:szCs w:val="18"/>
              </w:rPr>
              <w:t>0.0 (  -1.0,   1.0)</w:t>
            </w:r>
          </w:p>
        </w:tc>
        <w:tc>
          <w:tcPr>
            <w:tcW w:w="1113" w:type="dxa"/>
            <w:tcMar>
              <w:top w:w="0" w:type="dxa"/>
              <w:left w:w="75" w:type="dxa"/>
              <w:bottom w:w="0" w:type="dxa"/>
              <w:right w:w="75" w:type="dxa"/>
            </w:tcMar>
            <w:vAlign w:val="center"/>
            <w:hideMark/>
          </w:tcPr>
          <w:p w14:paraId="59E0D16D" w14:textId="77777777" w:rsidR="004F7F15" w:rsidRPr="00636C9B" w:rsidRDefault="004F7F15" w:rsidP="004F7F15">
            <w:pPr>
              <w:rPr>
                <w:sz w:val="18"/>
                <w:szCs w:val="18"/>
              </w:rPr>
            </w:pPr>
            <w:r w:rsidRPr="00636C9B">
              <w:rPr>
                <w:color w:val="000000"/>
                <w:sz w:val="18"/>
                <w:szCs w:val="18"/>
              </w:rPr>
              <w:t>0.0 (  -3.0,   4.0)</w:t>
            </w:r>
          </w:p>
        </w:tc>
        <w:tc>
          <w:tcPr>
            <w:tcW w:w="1113" w:type="dxa"/>
            <w:tcMar>
              <w:top w:w="0" w:type="dxa"/>
              <w:left w:w="75" w:type="dxa"/>
              <w:bottom w:w="0" w:type="dxa"/>
              <w:right w:w="75" w:type="dxa"/>
            </w:tcMar>
            <w:vAlign w:val="center"/>
            <w:hideMark/>
          </w:tcPr>
          <w:p w14:paraId="20CF2189" w14:textId="77777777" w:rsidR="004F7F15" w:rsidRPr="00636C9B" w:rsidRDefault="004F7F15" w:rsidP="004F7F15">
            <w:pPr>
              <w:rPr>
                <w:sz w:val="18"/>
                <w:szCs w:val="18"/>
              </w:rPr>
            </w:pPr>
            <w:r w:rsidRPr="00636C9B">
              <w:rPr>
                <w:color w:val="000000"/>
                <w:sz w:val="18"/>
                <w:szCs w:val="18"/>
              </w:rPr>
              <w:t>1.0 (  -7.0,   8.0)</w:t>
            </w:r>
          </w:p>
        </w:tc>
        <w:tc>
          <w:tcPr>
            <w:tcW w:w="1113" w:type="dxa"/>
            <w:tcMar>
              <w:top w:w="0" w:type="dxa"/>
              <w:left w:w="75" w:type="dxa"/>
              <w:bottom w:w="0" w:type="dxa"/>
              <w:right w:w="75" w:type="dxa"/>
            </w:tcMar>
            <w:vAlign w:val="center"/>
            <w:hideMark/>
          </w:tcPr>
          <w:p w14:paraId="45463D91" w14:textId="77777777" w:rsidR="004F7F15" w:rsidRPr="00636C9B" w:rsidRDefault="004F7F15" w:rsidP="004F7F15">
            <w:pPr>
              <w:rPr>
                <w:sz w:val="18"/>
                <w:szCs w:val="18"/>
              </w:rPr>
            </w:pPr>
            <w:r w:rsidRPr="00636C9B">
              <w:rPr>
                <w:color w:val="000000"/>
                <w:sz w:val="18"/>
                <w:szCs w:val="18"/>
              </w:rPr>
              <w:t>-3.0 ( -16.0,   9.0)</w:t>
            </w:r>
          </w:p>
        </w:tc>
        <w:tc>
          <w:tcPr>
            <w:tcW w:w="1068" w:type="dxa"/>
            <w:tcMar>
              <w:top w:w="0" w:type="dxa"/>
              <w:left w:w="75" w:type="dxa"/>
              <w:bottom w:w="0" w:type="dxa"/>
              <w:right w:w="75" w:type="dxa"/>
            </w:tcMar>
            <w:vAlign w:val="center"/>
            <w:hideMark/>
          </w:tcPr>
          <w:p w14:paraId="32B4B161" w14:textId="77777777" w:rsidR="004F7F15" w:rsidRPr="00636C9B" w:rsidRDefault="004F7F15" w:rsidP="004F7F15">
            <w:pPr>
              <w:rPr>
                <w:sz w:val="18"/>
                <w:szCs w:val="18"/>
              </w:rPr>
            </w:pPr>
            <w:r w:rsidRPr="00636C9B">
              <w:rPr>
                <w:color w:val="000000"/>
                <w:sz w:val="18"/>
                <w:szCs w:val="18"/>
              </w:rPr>
              <w:t>-3.0 ( -23.0,  17.0)</w:t>
            </w:r>
          </w:p>
        </w:tc>
        <w:tc>
          <w:tcPr>
            <w:tcW w:w="1068" w:type="dxa"/>
            <w:tcMar>
              <w:top w:w="0" w:type="dxa"/>
              <w:left w:w="75" w:type="dxa"/>
              <w:bottom w:w="0" w:type="dxa"/>
              <w:right w:w="75" w:type="dxa"/>
            </w:tcMar>
            <w:vAlign w:val="center"/>
            <w:hideMark/>
          </w:tcPr>
          <w:p w14:paraId="59059793" w14:textId="77777777" w:rsidR="004F7F15" w:rsidRPr="00636C9B" w:rsidRDefault="004F7F15" w:rsidP="004F7F15">
            <w:pPr>
              <w:rPr>
                <w:sz w:val="18"/>
                <w:szCs w:val="18"/>
              </w:rPr>
            </w:pPr>
            <w:r w:rsidRPr="00636C9B">
              <w:rPr>
                <w:color w:val="000000"/>
                <w:sz w:val="18"/>
                <w:szCs w:val="18"/>
              </w:rPr>
              <w:t>-41.0 ( -79.0,  -4.0)</w:t>
            </w:r>
          </w:p>
        </w:tc>
        <w:tc>
          <w:tcPr>
            <w:tcW w:w="1113" w:type="dxa"/>
            <w:tcMar>
              <w:top w:w="0" w:type="dxa"/>
              <w:left w:w="75" w:type="dxa"/>
              <w:bottom w:w="0" w:type="dxa"/>
              <w:right w:w="75" w:type="dxa"/>
            </w:tcMar>
            <w:vAlign w:val="center"/>
            <w:hideMark/>
          </w:tcPr>
          <w:p w14:paraId="4694CB3A" w14:textId="77777777" w:rsidR="004F7F15" w:rsidRPr="00636C9B" w:rsidRDefault="004F7F15" w:rsidP="004F7F15">
            <w:pPr>
              <w:rPr>
                <w:sz w:val="18"/>
                <w:szCs w:val="18"/>
              </w:rPr>
            </w:pPr>
            <w:r w:rsidRPr="00636C9B">
              <w:rPr>
                <w:color w:val="000000"/>
                <w:sz w:val="18"/>
                <w:szCs w:val="18"/>
              </w:rPr>
              <w:t>-44.0 ( -89.0,   2.0)</w:t>
            </w:r>
          </w:p>
        </w:tc>
      </w:tr>
      <w:tr w:rsidR="004F7F15" w:rsidRPr="00636C9B" w14:paraId="41C2C0E5" w14:textId="77777777" w:rsidTr="000250EE">
        <w:trPr>
          <w:trHeight w:val="510"/>
        </w:trPr>
        <w:tc>
          <w:tcPr>
            <w:tcW w:w="1128" w:type="dxa"/>
            <w:vMerge w:val="restart"/>
            <w:tcMar>
              <w:top w:w="0" w:type="dxa"/>
              <w:left w:w="75" w:type="dxa"/>
              <w:bottom w:w="0" w:type="dxa"/>
              <w:right w:w="75" w:type="dxa"/>
            </w:tcMar>
            <w:vAlign w:val="center"/>
            <w:hideMark/>
          </w:tcPr>
          <w:p w14:paraId="5EDAD9AF" w14:textId="77777777" w:rsidR="004F7F15" w:rsidRPr="00636C9B" w:rsidRDefault="004F7F15" w:rsidP="004F7F15">
            <w:pPr>
              <w:rPr>
                <w:sz w:val="18"/>
                <w:szCs w:val="18"/>
              </w:rPr>
            </w:pPr>
            <w:r w:rsidRPr="00636C9B">
              <w:rPr>
                <w:color w:val="000000"/>
                <w:sz w:val="18"/>
                <w:szCs w:val="18"/>
              </w:rPr>
              <w:t>Drownings</w:t>
            </w:r>
          </w:p>
        </w:tc>
        <w:tc>
          <w:tcPr>
            <w:tcW w:w="673" w:type="dxa"/>
            <w:tcMar>
              <w:top w:w="0" w:type="dxa"/>
              <w:left w:w="75" w:type="dxa"/>
              <w:bottom w:w="0" w:type="dxa"/>
              <w:right w:w="75" w:type="dxa"/>
            </w:tcMar>
            <w:vAlign w:val="center"/>
            <w:hideMark/>
          </w:tcPr>
          <w:p w14:paraId="0CDE015E"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3BE7311D" w14:textId="77777777" w:rsidR="004F7F15" w:rsidRPr="00636C9B" w:rsidRDefault="004F7F15" w:rsidP="004F7F15">
            <w:pPr>
              <w:rPr>
                <w:sz w:val="18"/>
                <w:szCs w:val="18"/>
              </w:rPr>
            </w:pPr>
            <w:r w:rsidRPr="00636C9B">
              <w:rPr>
                <w:color w:val="000000"/>
                <w:sz w:val="18"/>
                <w:szCs w:val="18"/>
              </w:rPr>
              <w:t>9.0 (   6.0,  13.0)</w:t>
            </w:r>
          </w:p>
        </w:tc>
        <w:tc>
          <w:tcPr>
            <w:tcW w:w="1113" w:type="dxa"/>
            <w:tcMar>
              <w:top w:w="0" w:type="dxa"/>
              <w:left w:w="75" w:type="dxa"/>
              <w:bottom w:w="0" w:type="dxa"/>
              <w:right w:w="75" w:type="dxa"/>
            </w:tcMar>
            <w:vAlign w:val="center"/>
            <w:hideMark/>
          </w:tcPr>
          <w:p w14:paraId="2F5407B1" w14:textId="77777777" w:rsidR="004F7F15" w:rsidRPr="00636C9B" w:rsidRDefault="004F7F15" w:rsidP="004F7F15">
            <w:pPr>
              <w:rPr>
                <w:sz w:val="18"/>
                <w:szCs w:val="18"/>
              </w:rPr>
            </w:pPr>
            <w:r w:rsidRPr="00636C9B">
              <w:rPr>
                <w:color w:val="000000"/>
                <w:sz w:val="18"/>
                <w:szCs w:val="18"/>
              </w:rPr>
              <w:t>10.0 (   8.0,  13.0)</w:t>
            </w:r>
          </w:p>
        </w:tc>
        <w:tc>
          <w:tcPr>
            <w:tcW w:w="1113" w:type="dxa"/>
            <w:tcMar>
              <w:top w:w="0" w:type="dxa"/>
              <w:left w:w="75" w:type="dxa"/>
              <w:bottom w:w="0" w:type="dxa"/>
              <w:right w:w="75" w:type="dxa"/>
            </w:tcMar>
            <w:vAlign w:val="center"/>
            <w:hideMark/>
          </w:tcPr>
          <w:p w14:paraId="45B7E931" w14:textId="77777777" w:rsidR="004F7F15" w:rsidRPr="00636C9B" w:rsidRDefault="004F7F15" w:rsidP="004F7F15">
            <w:pPr>
              <w:rPr>
                <w:sz w:val="18"/>
                <w:szCs w:val="18"/>
              </w:rPr>
            </w:pPr>
            <w:r w:rsidRPr="00636C9B">
              <w:rPr>
                <w:color w:val="000000"/>
                <w:sz w:val="18"/>
                <w:szCs w:val="18"/>
              </w:rPr>
              <w:t>40.0 (  35.0,  45.0)</w:t>
            </w:r>
          </w:p>
        </w:tc>
        <w:tc>
          <w:tcPr>
            <w:tcW w:w="1113" w:type="dxa"/>
            <w:tcMar>
              <w:top w:w="0" w:type="dxa"/>
              <w:left w:w="75" w:type="dxa"/>
              <w:bottom w:w="0" w:type="dxa"/>
              <w:right w:w="75" w:type="dxa"/>
            </w:tcMar>
            <w:vAlign w:val="center"/>
            <w:hideMark/>
          </w:tcPr>
          <w:p w14:paraId="3B79D91D" w14:textId="77777777" w:rsidR="004F7F15" w:rsidRPr="00636C9B" w:rsidRDefault="004F7F15" w:rsidP="004F7F15">
            <w:pPr>
              <w:rPr>
                <w:sz w:val="18"/>
                <w:szCs w:val="18"/>
              </w:rPr>
            </w:pPr>
            <w:r w:rsidRPr="00636C9B">
              <w:rPr>
                <w:color w:val="000000"/>
                <w:sz w:val="18"/>
                <w:szCs w:val="18"/>
              </w:rPr>
              <w:t>25.0 (  20.0,  29.0)</w:t>
            </w:r>
          </w:p>
        </w:tc>
        <w:tc>
          <w:tcPr>
            <w:tcW w:w="1113" w:type="dxa"/>
            <w:tcMar>
              <w:top w:w="0" w:type="dxa"/>
              <w:left w:w="75" w:type="dxa"/>
              <w:bottom w:w="0" w:type="dxa"/>
              <w:right w:w="75" w:type="dxa"/>
            </w:tcMar>
            <w:vAlign w:val="center"/>
            <w:hideMark/>
          </w:tcPr>
          <w:p w14:paraId="4C8AFEFB" w14:textId="77777777" w:rsidR="004F7F15" w:rsidRPr="00636C9B" w:rsidRDefault="004F7F15" w:rsidP="004F7F15">
            <w:pPr>
              <w:rPr>
                <w:sz w:val="18"/>
                <w:szCs w:val="18"/>
              </w:rPr>
            </w:pPr>
            <w:r w:rsidRPr="00636C9B">
              <w:rPr>
                <w:color w:val="000000"/>
                <w:sz w:val="18"/>
                <w:szCs w:val="18"/>
              </w:rPr>
              <w:t>15.0 (  11.0,  19.0)</w:t>
            </w:r>
          </w:p>
        </w:tc>
        <w:tc>
          <w:tcPr>
            <w:tcW w:w="1113" w:type="dxa"/>
            <w:tcMar>
              <w:top w:w="0" w:type="dxa"/>
              <w:left w:w="75" w:type="dxa"/>
              <w:bottom w:w="0" w:type="dxa"/>
              <w:right w:w="75" w:type="dxa"/>
            </w:tcMar>
            <w:vAlign w:val="center"/>
            <w:hideMark/>
          </w:tcPr>
          <w:p w14:paraId="0B64CE09" w14:textId="77777777" w:rsidR="004F7F15" w:rsidRPr="00636C9B" w:rsidRDefault="004F7F15" w:rsidP="004F7F15">
            <w:pPr>
              <w:rPr>
                <w:sz w:val="18"/>
                <w:szCs w:val="18"/>
              </w:rPr>
            </w:pPr>
            <w:r w:rsidRPr="00636C9B">
              <w:rPr>
                <w:color w:val="000000"/>
                <w:sz w:val="18"/>
                <w:szCs w:val="18"/>
              </w:rPr>
              <w:t>12.0 (   7.0,  17.0)</w:t>
            </w:r>
          </w:p>
        </w:tc>
        <w:tc>
          <w:tcPr>
            <w:tcW w:w="1113" w:type="dxa"/>
            <w:tcMar>
              <w:top w:w="0" w:type="dxa"/>
              <w:left w:w="75" w:type="dxa"/>
              <w:bottom w:w="0" w:type="dxa"/>
              <w:right w:w="75" w:type="dxa"/>
            </w:tcMar>
            <w:vAlign w:val="center"/>
            <w:hideMark/>
          </w:tcPr>
          <w:p w14:paraId="3540E37F" w14:textId="77777777" w:rsidR="004F7F15" w:rsidRPr="00636C9B" w:rsidRDefault="004F7F15" w:rsidP="004F7F15">
            <w:pPr>
              <w:rPr>
                <w:sz w:val="18"/>
                <w:szCs w:val="18"/>
              </w:rPr>
            </w:pPr>
            <w:r w:rsidRPr="00636C9B">
              <w:rPr>
                <w:color w:val="000000"/>
                <w:sz w:val="18"/>
                <w:szCs w:val="18"/>
              </w:rPr>
              <w:t>8.0 (   4.0,  13.0)</w:t>
            </w:r>
          </w:p>
        </w:tc>
        <w:tc>
          <w:tcPr>
            <w:tcW w:w="1113" w:type="dxa"/>
            <w:tcMar>
              <w:top w:w="0" w:type="dxa"/>
              <w:left w:w="75" w:type="dxa"/>
              <w:bottom w:w="0" w:type="dxa"/>
              <w:right w:w="75" w:type="dxa"/>
            </w:tcMar>
            <w:vAlign w:val="center"/>
            <w:hideMark/>
          </w:tcPr>
          <w:p w14:paraId="156449C5" w14:textId="77777777" w:rsidR="004F7F15" w:rsidRPr="00636C9B" w:rsidRDefault="004F7F15" w:rsidP="004F7F15">
            <w:pPr>
              <w:rPr>
                <w:sz w:val="18"/>
                <w:szCs w:val="18"/>
              </w:rPr>
            </w:pPr>
            <w:r w:rsidRPr="00636C9B">
              <w:rPr>
                <w:color w:val="000000"/>
                <w:sz w:val="18"/>
                <w:szCs w:val="18"/>
              </w:rPr>
              <w:t>6.0 (   2.0,   9.0)</w:t>
            </w:r>
          </w:p>
        </w:tc>
        <w:tc>
          <w:tcPr>
            <w:tcW w:w="1068" w:type="dxa"/>
            <w:tcMar>
              <w:top w:w="0" w:type="dxa"/>
              <w:left w:w="75" w:type="dxa"/>
              <w:bottom w:w="0" w:type="dxa"/>
              <w:right w:w="75" w:type="dxa"/>
            </w:tcMar>
            <w:vAlign w:val="center"/>
            <w:hideMark/>
          </w:tcPr>
          <w:p w14:paraId="436EBABF" w14:textId="77777777" w:rsidR="004F7F15" w:rsidRPr="00636C9B" w:rsidRDefault="004F7F15" w:rsidP="004F7F15">
            <w:pPr>
              <w:rPr>
                <w:sz w:val="18"/>
                <w:szCs w:val="18"/>
              </w:rPr>
            </w:pPr>
            <w:r w:rsidRPr="00636C9B">
              <w:rPr>
                <w:color w:val="000000"/>
                <w:sz w:val="18"/>
                <w:szCs w:val="18"/>
              </w:rPr>
              <w:t>3.0 (   1.0,   5.0)</w:t>
            </w:r>
          </w:p>
        </w:tc>
        <w:tc>
          <w:tcPr>
            <w:tcW w:w="1068" w:type="dxa"/>
            <w:tcMar>
              <w:top w:w="0" w:type="dxa"/>
              <w:left w:w="75" w:type="dxa"/>
              <w:bottom w:w="0" w:type="dxa"/>
              <w:right w:w="75" w:type="dxa"/>
            </w:tcMar>
            <w:vAlign w:val="center"/>
            <w:hideMark/>
          </w:tcPr>
          <w:p w14:paraId="09FF035D" w14:textId="77777777" w:rsidR="004F7F15" w:rsidRPr="00636C9B" w:rsidRDefault="004F7F15" w:rsidP="004F7F15">
            <w:pPr>
              <w:rPr>
                <w:sz w:val="18"/>
                <w:szCs w:val="18"/>
              </w:rPr>
            </w:pPr>
            <w:r w:rsidRPr="00636C9B">
              <w:rPr>
                <w:color w:val="000000"/>
                <w:sz w:val="18"/>
                <w:szCs w:val="18"/>
              </w:rPr>
              <w:t>0.0 (  -1.0,   1.0)</w:t>
            </w:r>
          </w:p>
        </w:tc>
        <w:tc>
          <w:tcPr>
            <w:tcW w:w="1113" w:type="dxa"/>
            <w:tcMar>
              <w:top w:w="0" w:type="dxa"/>
              <w:left w:w="75" w:type="dxa"/>
              <w:bottom w:w="0" w:type="dxa"/>
              <w:right w:w="75" w:type="dxa"/>
            </w:tcMar>
            <w:vAlign w:val="center"/>
            <w:hideMark/>
          </w:tcPr>
          <w:p w14:paraId="1730AF53" w14:textId="77777777" w:rsidR="004F7F15" w:rsidRPr="00636C9B" w:rsidRDefault="004F7F15" w:rsidP="004F7F15">
            <w:pPr>
              <w:rPr>
                <w:sz w:val="18"/>
                <w:szCs w:val="18"/>
              </w:rPr>
            </w:pPr>
            <w:r w:rsidRPr="00636C9B">
              <w:rPr>
                <w:color w:val="000000"/>
                <w:sz w:val="18"/>
                <w:szCs w:val="18"/>
              </w:rPr>
              <w:t>128.0 ( 116.0, 141.0)</w:t>
            </w:r>
          </w:p>
        </w:tc>
      </w:tr>
      <w:tr w:rsidR="004F7F15" w:rsidRPr="00636C9B" w14:paraId="48954607" w14:textId="77777777" w:rsidTr="000250EE">
        <w:trPr>
          <w:trHeight w:val="525"/>
        </w:trPr>
        <w:tc>
          <w:tcPr>
            <w:tcW w:w="1128" w:type="dxa"/>
            <w:vMerge/>
            <w:vAlign w:val="center"/>
            <w:hideMark/>
          </w:tcPr>
          <w:p w14:paraId="676EDE71"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2358794F"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14328087" w14:textId="77777777" w:rsidR="004F7F15" w:rsidRPr="00636C9B" w:rsidRDefault="004F7F15" w:rsidP="004F7F15">
            <w:pPr>
              <w:rPr>
                <w:sz w:val="18"/>
                <w:szCs w:val="18"/>
              </w:rPr>
            </w:pPr>
            <w:r w:rsidRPr="00636C9B">
              <w:rPr>
                <w:color w:val="000000"/>
                <w:sz w:val="18"/>
                <w:szCs w:val="18"/>
              </w:rPr>
              <w:t>3.0 (   1.0,   6.0)</w:t>
            </w:r>
          </w:p>
        </w:tc>
        <w:tc>
          <w:tcPr>
            <w:tcW w:w="1113" w:type="dxa"/>
            <w:tcMar>
              <w:top w:w="0" w:type="dxa"/>
              <w:left w:w="75" w:type="dxa"/>
              <w:bottom w:w="0" w:type="dxa"/>
              <w:right w:w="75" w:type="dxa"/>
            </w:tcMar>
            <w:vAlign w:val="center"/>
            <w:hideMark/>
          </w:tcPr>
          <w:p w14:paraId="707970B0" w14:textId="77777777" w:rsidR="004F7F15" w:rsidRPr="00636C9B" w:rsidRDefault="004F7F15" w:rsidP="004F7F15">
            <w:pPr>
              <w:rPr>
                <w:sz w:val="18"/>
                <w:szCs w:val="18"/>
              </w:rPr>
            </w:pPr>
            <w:r w:rsidRPr="00636C9B">
              <w:rPr>
                <w:color w:val="000000"/>
                <w:sz w:val="18"/>
                <w:szCs w:val="18"/>
              </w:rPr>
              <w:t>3.0 (   2.0,   5.0)</w:t>
            </w:r>
          </w:p>
        </w:tc>
        <w:tc>
          <w:tcPr>
            <w:tcW w:w="1113" w:type="dxa"/>
            <w:tcMar>
              <w:top w:w="0" w:type="dxa"/>
              <w:left w:w="75" w:type="dxa"/>
              <w:bottom w:w="0" w:type="dxa"/>
              <w:right w:w="75" w:type="dxa"/>
            </w:tcMar>
            <w:vAlign w:val="center"/>
            <w:hideMark/>
          </w:tcPr>
          <w:p w14:paraId="7DE5123C" w14:textId="77777777" w:rsidR="004F7F15" w:rsidRPr="00636C9B" w:rsidRDefault="004F7F15" w:rsidP="004F7F15">
            <w:pPr>
              <w:rPr>
                <w:sz w:val="18"/>
                <w:szCs w:val="18"/>
              </w:rPr>
            </w:pPr>
            <w:r w:rsidRPr="00636C9B">
              <w:rPr>
                <w:color w:val="000000"/>
                <w:sz w:val="18"/>
                <w:szCs w:val="18"/>
              </w:rPr>
              <w:t>1.0 (   0.0,   1.0)</w:t>
            </w:r>
          </w:p>
        </w:tc>
        <w:tc>
          <w:tcPr>
            <w:tcW w:w="1113" w:type="dxa"/>
            <w:tcMar>
              <w:top w:w="0" w:type="dxa"/>
              <w:left w:w="75" w:type="dxa"/>
              <w:bottom w:w="0" w:type="dxa"/>
              <w:right w:w="75" w:type="dxa"/>
            </w:tcMar>
            <w:vAlign w:val="center"/>
            <w:hideMark/>
          </w:tcPr>
          <w:p w14:paraId="57F98334" w14:textId="77777777" w:rsidR="004F7F15" w:rsidRPr="00636C9B" w:rsidRDefault="004F7F15" w:rsidP="004F7F15">
            <w:pPr>
              <w:rPr>
                <w:sz w:val="18"/>
                <w:szCs w:val="18"/>
              </w:rPr>
            </w:pPr>
            <w:r w:rsidRPr="00636C9B">
              <w:rPr>
                <w:color w:val="000000"/>
                <w:sz w:val="18"/>
                <w:szCs w:val="18"/>
              </w:rPr>
              <w:t>2.0 (   1.0,   3.0)</w:t>
            </w:r>
          </w:p>
        </w:tc>
        <w:tc>
          <w:tcPr>
            <w:tcW w:w="1113" w:type="dxa"/>
            <w:tcMar>
              <w:top w:w="0" w:type="dxa"/>
              <w:left w:w="75" w:type="dxa"/>
              <w:bottom w:w="0" w:type="dxa"/>
              <w:right w:w="75" w:type="dxa"/>
            </w:tcMar>
            <w:vAlign w:val="center"/>
            <w:hideMark/>
          </w:tcPr>
          <w:p w14:paraId="1A2B4207" w14:textId="77777777" w:rsidR="004F7F15" w:rsidRPr="00636C9B" w:rsidRDefault="004F7F15" w:rsidP="004F7F15">
            <w:pPr>
              <w:rPr>
                <w:sz w:val="18"/>
                <w:szCs w:val="18"/>
              </w:rPr>
            </w:pPr>
            <w:r w:rsidRPr="00636C9B">
              <w:rPr>
                <w:color w:val="000000"/>
                <w:sz w:val="18"/>
                <w:szCs w:val="18"/>
              </w:rPr>
              <w:t>1.0 (   0.0,   2.0)</w:t>
            </w:r>
          </w:p>
        </w:tc>
        <w:tc>
          <w:tcPr>
            <w:tcW w:w="1113" w:type="dxa"/>
            <w:tcMar>
              <w:top w:w="0" w:type="dxa"/>
              <w:left w:w="75" w:type="dxa"/>
              <w:bottom w:w="0" w:type="dxa"/>
              <w:right w:w="75" w:type="dxa"/>
            </w:tcMar>
            <w:vAlign w:val="center"/>
            <w:hideMark/>
          </w:tcPr>
          <w:p w14:paraId="0890BBBF" w14:textId="77777777" w:rsidR="004F7F15" w:rsidRPr="00636C9B" w:rsidRDefault="004F7F15" w:rsidP="004F7F15">
            <w:pPr>
              <w:rPr>
                <w:sz w:val="18"/>
                <w:szCs w:val="18"/>
              </w:rPr>
            </w:pPr>
            <w:r w:rsidRPr="00636C9B">
              <w:rPr>
                <w:color w:val="000000"/>
                <w:sz w:val="18"/>
                <w:szCs w:val="18"/>
              </w:rPr>
              <w:t>2.0 (   0.0,   3.0)</w:t>
            </w:r>
          </w:p>
        </w:tc>
        <w:tc>
          <w:tcPr>
            <w:tcW w:w="1113" w:type="dxa"/>
            <w:tcMar>
              <w:top w:w="0" w:type="dxa"/>
              <w:left w:w="75" w:type="dxa"/>
              <w:bottom w:w="0" w:type="dxa"/>
              <w:right w:w="75" w:type="dxa"/>
            </w:tcMar>
            <w:vAlign w:val="center"/>
            <w:hideMark/>
          </w:tcPr>
          <w:p w14:paraId="337F4084" w14:textId="77777777" w:rsidR="004F7F15" w:rsidRPr="00636C9B" w:rsidRDefault="004F7F15" w:rsidP="004F7F15">
            <w:pPr>
              <w:rPr>
                <w:sz w:val="18"/>
                <w:szCs w:val="18"/>
              </w:rPr>
            </w:pPr>
            <w:r w:rsidRPr="00636C9B">
              <w:rPr>
                <w:color w:val="000000"/>
                <w:sz w:val="18"/>
                <w:szCs w:val="18"/>
              </w:rPr>
              <w:t>1.0 (  -1.0,   3.0)</w:t>
            </w:r>
          </w:p>
        </w:tc>
        <w:tc>
          <w:tcPr>
            <w:tcW w:w="1113" w:type="dxa"/>
            <w:tcMar>
              <w:top w:w="0" w:type="dxa"/>
              <w:left w:w="75" w:type="dxa"/>
              <w:bottom w:w="0" w:type="dxa"/>
              <w:right w:w="75" w:type="dxa"/>
            </w:tcMar>
            <w:vAlign w:val="center"/>
            <w:hideMark/>
          </w:tcPr>
          <w:p w14:paraId="33DACF49" w14:textId="77777777" w:rsidR="004F7F15" w:rsidRPr="00636C9B" w:rsidRDefault="004F7F15" w:rsidP="004F7F15">
            <w:pPr>
              <w:rPr>
                <w:sz w:val="18"/>
                <w:szCs w:val="18"/>
              </w:rPr>
            </w:pPr>
            <w:r w:rsidRPr="00636C9B">
              <w:rPr>
                <w:color w:val="000000"/>
                <w:sz w:val="18"/>
                <w:szCs w:val="18"/>
              </w:rPr>
              <w:t>1.0 (   0.0,   3.0)</w:t>
            </w:r>
          </w:p>
        </w:tc>
        <w:tc>
          <w:tcPr>
            <w:tcW w:w="1068" w:type="dxa"/>
            <w:tcMar>
              <w:top w:w="0" w:type="dxa"/>
              <w:left w:w="75" w:type="dxa"/>
              <w:bottom w:w="0" w:type="dxa"/>
              <w:right w:w="75" w:type="dxa"/>
            </w:tcMar>
            <w:vAlign w:val="center"/>
            <w:hideMark/>
          </w:tcPr>
          <w:p w14:paraId="6C4EFA5C" w14:textId="77777777" w:rsidR="004F7F15" w:rsidRPr="00636C9B" w:rsidRDefault="004F7F15" w:rsidP="004F7F15">
            <w:pPr>
              <w:rPr>
                <w:sz w:val="18"/>
                <w:szCs w:val="18"/>
              </w:rPr>
            </w:pPr>
            <w:r w:rsidRPr="00636C9B">
              <w:rPr>
                <w:color w:val="000000"/>
                <w:sz w:val="18"/>
                <w:szCs w:val="18"/>
              </w:rPr>
              <w:t>1.0 (   0.0,   2.0)</w:t>
            </w:r>
          </w:p>
        </w:tc>
        <w:tc>
          <w:tcPr>
            <w:tcW w:w="1068" w:type="dxa"/>
            <w:tcMar>
              <w:top w:w="0" w:type="dxa"/>
              <w:left w:w="75" w:type="dxa"/>
              <w:bottom w:w="0" w:type="dxa"/>
              <w:right w:w="75" w:type="dxa"/>
            </w:tcMar>
            <w:vAlign w:val="center"/>
            <w:hideMark/>
          </w:tcPr>
          <w:p w14:paraId="2CE78945" w14:textId="77777777" w:rsidR="004F7F15" w:rsidRPr="00636C9B" w:rsidRDefault="004F7F15" w:rsidP="004F7F15">
            <w:pPr>
              <w:rPr>
                <w:sz w:val="18"/>
                <w:szCs w:val="18"/>
              </w:rPr>
            </w:pPr>
            <w:r w:rsidRPr="00636C9B">
              <w:rPr>
                <w:color w:val="000000"/>
                <w:sz w:val="18"/>
                <w:szCs w:val="18"/>
              </w:rPr>
              <w:t>0.0 (   0.0,   1.0)</w:t>
            </w:r>
          </w:p>
        </w:tc>
        <w:tc>
          <w:tcPr>
            <w:tcW w:w="1113" w:type="dxa"/>
            <w:tcMar>
              <w:top w:w="0" w:type="dxa"/>
              <w:left w:w="75" w:type="dxa"/>
              <w:bottom w:w="0" w:type="dxa"/>
              <w:right w:w="75" w:type="dxa"/>
            </w:tcMar>
            <w:vAlign w:val="center"/>
            <w:hideMark/>
          </w:tcPr>
          <w:p w14:paraId="4989DAA2" w14:textId="77777777" w:rsidR="004F7F15" w:rsidRPr="00636C9B" w:rsidRDefault="004F7F15" w:rsidP="004F7F15">
            <w:pPr>
              <w:rPr>
                <w:sz w:val="18"/>
                <w:szCs w:val="18"/>
              </w:rPr>
            </w:pPr>
            <w:r w:rsidRPr="00636C9B">
              <w:rPr>
                <w:color w:val="000000"/>
                <w:sz w:val="18"/>
                <w:szCs w:val="18"/>
              </w:rPr>
              <w:t>15.0 (  11.0,  19.0)</w:t>
            </w:r>
          </w:p>
        </w:tc>
      </w:tr>
      <w:tr w:rsidR="004F7F15" w:rsidRPr="00636C9B" w14:paraId="6C2146AE" w14:textId="77777777" w:rsidTr="000250EE">
        <w:trPr>
          <w:trHeight w:val="525"/>
        </w:trPr>
        <w:tc>
          <w:tcPr>
            <w:tcW w:w="1128" w:type="dxa"/>
            <w:vMerge w:val="restart"/>
            <w:tcMar>
              <w:top w:w="0" w:type="dxa"/>
              <w:left w:w="75" w:type="dxa"/>
              <w:bottom w:w="0" w:type="dxa"/>
              <w:right w:w="75" w:type="dxa"/>
            </w:tcMar>
            <w:vAlign w:val="center"/>
            <w:hideMark/>
          </w:tcPr>
          <w:p w14:paraId="21AC57D5" w14:textId="77777777" w:rsidR="004F7F15" w:rsidRPr="00636C9B" w:rsidRDefault="004F7F15" w:rsidP="004F7F15">
            <w:pPr>
              <w:rPr>
                <w:sz w:val="18"/>
                <w:szCs w:val="18"/>
                <w:u w:val="single"/>
              </w:rPr>
            </w:pPr>
            <w:r w:rsidRPr="00636C9B">
              <w:rPr>
                <w:color w:val="000000"/>
                <w:sz w:val="18"/>
                <w:szCs w:val="18"/>
                <w:u w:val="single"/>
              </w:rPr>
              <w:t>Intentional</w:t>
            </w:r>
          </w:p>
        </w:tc>
        <w:tc>
          <w:tcPr>
            <w:tcW w:w="673" w:type="dxa"/>
            <w:tcMar>
              <w:top w:w="0" w:type="dxa"/>
              <w:left w:w="75" w:type="dxa"/>
              <w:bottom w:w="0" w:type="dxa"/>
              <w:right w:w="75" w:type="dxa"/>
            </w:tcMar>
            <w:vAlign w:val="center"/>
            <w:hideMark/>
          </w:tcPr>
          <w:p w14:paraId="6BB23F52"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30342ECA" w14:textId="77777777" w:rsidR="004F7F15" w:rsidRPr="00636C9B" w:rsidRDefault="004F7F15" w:rsidP="004F7F15">
            <w:pPr>
              <w:rPr>
                <w:sz w:val="18"/>
                <w:szCs w:val="18"/>
              </w:rPr>
            </w:pPr>
            <w:r w:rsidRPr="00636C9B">
              <w:rPr>
                <w:color w:val="000000"/>
                <w:sz w:val="18"/>
                <w:szCs w:val="18"/>
              </w:rPr>
              <w:t>1.0 (  -2.0,   4.0)</w:t>
            </w:r>
          </w:p>
        </w:tc>
        <w:tc>
          <w:tcPr>
            <w:tcW w:w="1113" w:type="dxa"/>
            <w:tcMar>
              <w:top w:w="0" w:type="dxa"/>
              <w:left w:w="75" w:type="dxa"/>
              <w:bottom w:w="0" w:type="dxa"/>
              <w:right w:w="75" w:type="dxa"/>
            </w:tcMar>
            <w:vAlign w:val="center"/>
            <w:hideMark/>
          </w:tcPr>
          <w:p w14:paraId="5CF3DAEA" w14:textId="77777777" w:rsidR="004F7F15" w:rsidRPr="00636C9B" w:rsidRDefault="004F7F15" w:rsidP="004F7F15">
            <w:pPr>
              <w:rPr>
                <w:sz w:val="18"/>
                <w:szCs w:val="18"/>
              </w:rPr>
            </w:pPr>
            <w:r w:rsidRPr="00636C9B">
              <w:rPr>
                <w:color w:val="000000"/>
                <w:sz w:val="18"/>
                <w:szCs w:val="18"/>
              </w:rPr>
              <w:t>3.0 (  -1.0,   6.0)</w:t>
            </w:r>
          </w:p>
        </w:tc>
        <w:tc>
          <w:tcPr>
            <w:tcW w:w="1113" w:type="dxa"/>
            <w:tcMar>
              <w:top w:w="0" w:type="dxa"/>
              <w:left w:w="75" w:type="dxa"/>
              <w:bottom w:w="0" w:type="dxa"/>
              <w:right w:w="75" w:type="dxa"/>
            </w:tcMar>
            <w:vAlign w:val="center"/>
            <w:hideMark/>
          </w:tcPr>
          <w:p w14:paraId="1222338E" w14:textId="77777777" w:rsidR="004F7F15" w:rsidRPr="00636C9B" w:rsidRDefault="004F7F15" w:rsidP="004F7F15">
            <w:pPr>
              <w:rPr>
                <w:sz w:val="18"/>
                <w:szCs w:val="18"/>
              </w:rPr>
            </w:pPr>
            <w:r w:rsidRPr="00636C9B">
              <w:rPr>
                <w:color w:val="000000"/>
                <w:sz w:val="18"/>
                <w:szCs w:val="18"/>
              </w:rPr>
              <w:t>58.0 (  31.0,  85.0)</w:t>
            </w:r>
          </w:p>
        </w:tc>
        <w:tc>
          <w:tcPr>
            <w:tcW w:w="1113" w:type="dxa"/>
            <w:tcMar>
              <w:top w:w="0" w:type="dxa"/>
              <w:left w:w="75" w:type="dxa"/>
              <w:bottom w:w="0" w:type="dxa"/>
              <w:right w:w="75" w:type="dxa"/>
            </w:tcMar>
            <w:vAlign w:val="center"/>
            <w:hideMark/>
          </w:tcPr>
          <w:p w14:paraId="45207B51" w14:textId="77777777" w:rsidR="004F7F15" w:rsidRPr="00636C9B" w:rsidRDefault="004F7F15" w:rsidP="004F7F15">
            <w:pPr>
              <w:rPr>
                <w:sz w:val="18"/>
                <w:szCs w:val="18"/>
              </w:rPr>
            </w:pPr>
            <w:r w:rsidRPr="00636C9B">
              <w:rPr>
                <w:color w:val="000000"/>
                <w:sz w:val="18"/>
                <w:szCs w:val="18"/>
              </w:rPr>
              <w:t>96.0 (  67.0, 126.0)</w:t>
            </w:r>
          </w:p>
        </w:tc>
        <w:tc>
          <w:tcPr>
            <w:tcW w:w="1113" w:type="dxa"/>
            <w:tcMar>
              <w:top w:w="0" w:type="dxa"/>
              <w:left w:w="75" w:type="dxa"/>
              <w:bottom w:w="0" w:type="dxa"/>
              <w:right w:w="75" w:type="dxa"/>
            </w:tcMar>
            <w:vAlign w:val="center"/>
            <w:hideMark/>
          </w:tcPr>
          <w:p w14:paraId="0A27BD21" w14:textId="77777777" w:rsidR="004F7F15" w:rsidRPr="00636C9B" w:rsidRDefault="004F7F15" w:rsidP="004F7F15">
            <w:pPr>
              <w:rPr>
                <w:sz w:val="18"/>
                <w:szCs w:val="18"/>
              </w:rPr>
            </w:pPr>
            <w:r w:rsidRPr="00636C9B">
              <w:rPr>
                <w:color w:val="000000"/>
                <w:sz w:val="18"/>
                <w:szCs w:val="18"/>
              </w:rPr>
              <w:t>65.0 (  41.0,  89.0)</w:t>
            </w:r>
          </w:p>
        </w:tc>
        <w:tc>
          <w:tcPr>
            <w:tcW w:w="1113" w:type="dxa"/>
            <w:tcMar>
              <w:top w:w="0" w:type="dxa"/>
              <w:left w:w="75" w:type="dxa"/>
              <w:bottom w:w="0" w:type="dxa"/>
              <w:right w:w="75" w:type="dxa"/>
            </w:tcMar>
            <w:vAlign w:val="center"/>
            <w:hideMark/>
          </w:tcPr>
          <w:p w14:paraId="318F4147" w14:textId="77777777" w:rsidR="004F7F15" w:rsidRPr="00636C9B" w:rsidRDefault="004F7F15" w:rsidP="004F7F15">
            <w:pPr>
              <w:rPr>
                <w:sz w:val="18"/>
                <w:szCs w:val="18"/>
              </w:rPr>
            </w:pPr>
            <w:r w:rsidRPr="00636C9B">
              <w:rPr>
                <w:color w:val="000000"/>
                <w:sz w:val="18"/>
                <w:szCs w:val="18"/>
              </w:rPr>
              <w:t>45.0 (  19.0,  70.0)</w:t>
            </w:r>
          </w:p>
        </w:tc>
        <w:tc>
          <w:tcPr>
            <w:tcW w:w="1113" w:type="dxa"/>
            <w:tcMar>
              <w:top w:w="0" w:type="dxa"/>
              <w:left w:w="75" w:type="dxa"/>
              <w:bottom w:w="0" w:type="dxa"/>
              <w:right w:w="75" w:type="dxa"/>
            </w:tcMar>
            <w:vAlign w:val="center"/>
            <w:hideMark/>
          </w:tcPr>
          <w:p w14:paraId="5FC813A9" w14:textId="77777777" w:rsidR="004F7F15" w:rsidRPr="00636C9B" w:rsidRDefault="004F7F15" w:rsidP="004F7F15">
            <w:pPr>
              <w:rPr>
                <w:sz w:val="18"/>
                <w:szCs w:val="18"/>
              </w:rPr>
            </w:pPr>
            <w:r w:rsidRPr="00636C9B">
              <w:rPr>
                <w:color w:val="000000"/>
                <w:sz w:val="18"/>
                <w:szCs w:val="18"/>
              </w:rPr>
              <w:t>68.0 (  41.0,  95.0)</w:t>
            </w:r>
          </w:p>
        </w:tc>
        <w:tc>
          <w:tcPr>
            <w:tcW w:w="1113" w:type="dxa"/>
            <w:tcMar>
              <w:top w:w="0" w:type="dxa"/>
              <w:left w:w="75" w:type="dxa"/>
              <w:bottom w:w="0" w:type="dxa"/>
              <w:right w:w="75" w:type="dxa"/>
            </w:tcMar>
            <w:vAlign w:val="center"/>
            <w:hideMark/>
          </w:tcPr>
          <w:p w14:paraId="19A7368E" w14:textId="77777777" w:rsidR="004F7F15" w:rsidRPr="00636C9B" w:rsidRDefault="004F7F15" w:rsidP="004F7F15">
            <w:pPr>
              <w:rPr>
                <w:sz w:val="18"/>
                <w:szCs w:val="18"/>
              </w:rPr>
            </w:pPr>
            <w:r w:rsidRPr="00636C9B">
              <w:rPr>
                <w:color w:val="000000"/>
                <w:sz w:val="18"/>
                <w:szCs w:val="18"/>
              </w:rPr>
              <w:t>28.0 (  11.0,  46.0)</w:t>
            </w:r>
          </w:p>
        </w:tc>
        <w:tc>
          <w:tcPr>
            <w:tcW w:w="1068" w:type="dxa"/>
            <w:tcMar>
              <w:top w:w="0" w:type="dxa"/>
              <w:left w:w="75" w:type="dxa"/>
              <w:bottom w:w="0" w:type="dxa"/>
              <w:right w:w="75" w:type="dxa"/>
            </w:tcMar>
            <w:vAlign w:val="center"/>
            <w:hideMark/>
          </w:tcPr>
          <w:p w14:paraId="3EE4983D" w14:textId="77777777" w:rsidR="004F7F15" w:rsidRPr="00636C9B" w:rsidRDefault="004F7F15" w:rsidP="004F7F15">
            <w:pPr>
              <w:rPr>
                <w:sz w:val="18"/>
                <w:szCs w:val="18"/>
              </w:rPr>
            </w:pPr>
            <w:r w:rsidRPr="00636C9B">
              <w:rPr>
                <w:color w:val="000000"/>
                <w:sz w:val="18"/>
                <w:szCs w:val="18"/>
              </w:rPr>
              <w:t>14.0 (   2.0,  26.0)</w:t>
            </w:r>
          </w:p>
        </w:tc>
        <w:tc>
          <w:tcPr>
            <w:tcW w:w="1068" w:type="dxa"/>
            <w:tcMar>
              <w:top w:w="0" w:type="dxa"/>
              <w:left w:w="75" w:type="dxa"/>
              <w:bottom w:w="0" w:type="dxa"/>
              <w:right w:w="75" w:type="dxa"/>
            </w:tcMar>
            <w:vAlign w:val="center"/>
            <w:hideMark/>
          </w:tcPr>
          <w:p w14:paraId="62B12DE8" w14:textId="77777777" w:rsidR="004F7F15" w:rsidRPr="00636C9B" w:rsidRDefault="004F7F15" w:rsidP="004F7F15">
            <w:pPr>
              <w:rPr>
                <w:sz w:val="18"/>
                <w:szCs w:val="18"/>
              </w:rPr>
            </w:pPr>
            <w:r w:rsidRPr="00636C9B">
              <w:rPr>
                <w:color w:val="000000"/>
                <w:sz w:val="18"/>
                <w:szCs w:val="18"/>
              </w:rPr>
              <w:t>10.0 (   1.0,  18.0)</w:t>
            </w:r>
          </w:p>
        </w:tc>
        <w:tc>
          <w:tcPr>
            <w:tcW w:w="1113" w:type="dxa"/>
            <w:tcMar>
              <w:top w:w="0" w:type="dxa"/>
              <w:left w:w="75" w:type="dxa"/>
              <w:bottom w:w="0" w:type="dxa"/>
              <w:right w:w="75" w:type="dxa"/>
            </w:tcMar>
            <w:vAlign w:val="center"/>
            <w:hideMark/>
          </w:tcPr>
          <w:p w14:paraId="423AFDA4" w14:textId="77777777" w:rsidR="004F7F15" w:rsidRPr="00636C9B" w:rsidRDefault="004F7F15" w:rsidP="004F7F15">
            <w:pPr>
              <w:rPr>
                <w:sz w:val="18"/>
                <w:szCs w:val="18"/>
              </w:rPr>
            </w:pPr>
            <w:r w:rsidRPr="00636C9B">
              <w:rPr>
                <w:color w:val="000000"/>
                <w:sz w:val="18"/>
                <w:szCs w:val="18"/>
              </w:rPr>
              <w:t>388.0 ( 323.0, 451.0)</w:t>
            </w:r>
          </w:p>
        </w:tc>
      </w:tr>
      <w:tr w:rsidR="004F7F15" w:rsidRPr="00636C9B" w14:paraId="4512D1AF" w14:textId="77777777" w:rsidTr="000250EE">
        <w:trPr>
          <w:trHeight w:val="510"/>
        </w:trPr>
        <w:tc>
          <w:tcPr>
            <w:tcW w:w="1128" w:type="dxa"/>
            <w:vMerge/>
            <w:vAlign w:val="center"/>
            <w:hideMark/>
          </w:tcPr>
          <w:p w14:paraId="53A173B3"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73E088D8"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07EEB91D" w14:textId="77777777" w:rsidR="004F7F15" w:rsidRPr="00636C9B" w:rsidRDefault="004F7F15" w:rsidP="004F7F15">
            <w:pPr>
              <w:rPr>
                <w:sz w:val="18"/>
                <w:szCs w:val="18"/>
              </w:rPr>
            </w:pPr>
            <w:r w:rsidRPr="00636C9B">
              <w:rPr>
                <w:color w:val="000000"/>
                <w:sz w:val="18"/>
                <w:szCs w:val="18"/>
              </w:rPr>
              <w:t>3.0 (   0.0,   6.0)</w:t>
            </w:r>
          </w:p>
        </w:tc>
        <w:tc>
          <w:tcPr>
            <w:tcW w:w="1113" w:type="dxa"/>
            <w:tcMar>
              <w:top w:w="0" w:type="dxa"/>
              <w:left w:w="75" w:type="dxa"/>
              <w:bottom w:w="0" w:type="dxa"/>
              <w:right w:w="75" w:type="dxa"/>
            </w:tcMar>
            <w:vAlign w:val="center"/>
            <w:hideMark/>
          </w:tcPr>
          <w:p w14:paraId="6C403DB6" w14:textId="77777777" w:rsidR="004F7F15" w:rsidRPr="00636C9B" w:rsidRDefault="004F7F15" w:rsidP="004F7F15">
            <w:pPr>
              <w:rPr>
                <w:sz w:val="18"/>
                <w:szCs w:val="18"/>
              </w:rPr>
            </w:pPr>
            <w:r w:rsidRPr="00636C9B">
              <w:rPr>
                <w:color w:val="000000"/>
                <w:sz w:val="18"/>
                <w:szCs w:val="18"/>
              </w:rPr>
              <w:t>4.0 (   1.0,   6.0)</w:t>
            </w:r>
          </w:p>
        </w:tc>
        <w:tc>
          <w:tcPr>
            <w:tcW w:w="1113" w:type="dxa"/>
            <w:tcMar>
              <w:top w:w="0" w:type="dxa"/>
              <w:left w:w="75" w:type="dxa"/>
              <w:bottom w:w="0" w:type="dxa"/>
              <w:right w:w="75" w:type="dxa"/>
            </w:tcMar>
            <w:vAlign w:val="center"/>
            <w:hideMark/>
          </w:tcPr>
          <w:p w14:paraId="778C6773" w14:textId="77777777" w:rsidR="004F7F15" w:rsidRPr="00636C9B" w:rsidRDefault="004F7F15" w:rsidP="004F7F15">
            <w:pPr>
              <w:rPr>
                <w:sz w:val="18"/>
                <w:szCs w:val="18"/>
              </w:rPr>
            </w:pPr>
            <w:r w:rsidRPr="00636C9B">
              <w:rPr>
                <w:color w:val="000000"/>
                <w:sz w:val="18"/>
                <w:szCs w:val="18"/>
              </w:rPr>
              <w:t>16.0 (   6.0,  26.0)</w:t>
            </w:r>
          </w:p>
        </w:tc>
        <w:tc>
          <w:tcPr>
            <w:tcW w:w="1113" w:type="dxa"/>
            <w:tcMar>
              <w:top w:w="0" w:type="dxa"/>
              <w:left w:w="75" w:type="dxa"/>
              <w:bottom w:w="0" w:type="dxa"/>
              <w:right w:w="75" w:type="dxa"/>
            </w:tcMar>
            <w:vAlign w:val="center"/>
            <w:hideMark/>
          </w:tcPr>
          <w:p w14:paraId="60699C30" w14:textId="77777777" w:rsidR="004F7F15" w:rsidRPr="00636C9B" w:rsidRDefault="004F7F15" w:rsidP="004F7F15">
            <w:pPr>
              <w:rPr>
                <w:sz w:val="18"/>
                <w:szCs w:val="18"/>
              </w:rPr>
            </w:pPr>
            <w:r w:rsidRPr="00636C9B">
              <w:rPr>
                <w:color w:val="000000"/>
                <w:sz w:val="18"/>
                <w:szCs w:val="18"/>
              </w:rPr>
              <w:t>15.0 (   3.0,  26.0)</w:t>
            </w:r>
          </w:p>
        </w:tc>
        <w:tc>
          <w:tcPr>
            <w:tcW w:w="1113" w:type="dxa"/>
            <w:tcMar>
              <w:top w:w="0" w:type="dxa"/>
              <w:left w:w="75" w:type="dxa"/>
              <w:bottom w:w="0" w:type="dxa"/>
              <w:right w:w="75" w:type="dxa"/>
            </w:tcMar>
            <w:vAlign w:val="center"/>
            <w:hideMark/>
          </w:tcPr>
          <w:p w14:paraId="4E99CF8D" w14:textId="77777777" w:rsidR="004F7F15" w:rsidRPr="00636C9B" w:rsidRDefault="004F7F15" w:rsidP="004F7F15">
            <w:pPr>
              <w:rPr>
                <w:sz w:val="18"/>
                <w:szCs w:val="18"/>
              </w:rPr>
            </w:pPr>
            <w:r w:rsidRPr="00636C9B">
              <w:rPr>
                <w:color w:val="000000"/>
                <w:sz w:val="18"/>
                <w:szCs w:val="18"/>
              </w:rPr>
              <w:t>17.0 (   6.0,  29.0)</w:t>
            </w:r>
          </w:p>
        </w:tc>
        <w:tc>
          <w:tcPr>
            <w:tcW w:w="1113" w:type="dxa"/>
            <w:tcMar>
              <w:top w:w="0" w:type="dxa"/>
              <w:left w:w="75" w:type="dxa"/>
              <w:bottom w:w="0" w:type="dxa"/>
              <w:right w:w="75" w:type="dxa"/>
            </w:tcMar>
            <w:vAlign w:val="center"/>
            <w:hideMark/>
          </w:tcPr>
          <w:p w14:paraId="7DBC468F" w14:textId="77777777" w:rsidR="004F7F15" w:rsidRPr="00636C9B" w:rsidRDefault="004F7F15" w:rsidP="004F7F15">
            <w:pPr>
              <w:rPr>
                <w:sz w:val="18"/>
                <w:szCs w:val="18"/>
              </w:rPr>
            </w:pPr>
            <w:r w:rsidRPr="00636C9B">
              <w:rPr>
                <w:color w:val="000000"/>
                <w:sz w:val="18"/>
                <w:szCs w:val="18"/>
              </w:rPr>
              <w:t>13.0 (  -1.0,  27.0)</w:t>
            </w:r>
          </w:p>
        </w:tc>
        <w:tc>
          <w:tcPr>
            <w:tcW w:w="1113" w:type="dxa"/>
            <w:tcMar>
              <w:top w:w="0" w:type="dxa"/>
              <w:left w:w="75" w:type="dxa"/>
              <w:bottom w:w="0" w:type="dxa"/>
              <w:right w:w="75" w:type="dxa"/>
            </w:tcMar>
            <w:vAlign w:val="center"/>
            <w:hideMark/>
          </w:tcPr>
          <w:p w14:paraId="3AEBE332" w14:textId="77777777" w:rsidR="004F7F15" w:rsidRPr="00636C9B" w:rsidRDefault="004F7F15" w:rsidP="004F7F15">
            <w:pPr>
              <w:rPr>
                <w:sz w:val="18"/>
                <w:szCs w:val="18"/>
              </w:rPr>
            </w:pPr>
            <w:r w:rsidRPr="00636C9B">
              <w:rPr>
                <w:color w:val="000000"/>
                <w:sz w:val="18"/>
                <w:szCs w:val="18"/>
              </w:rPr>
              <w:t>13.0 (  -2.0,  27.0)</w:t>
            </w:r>
          </w:p>
        </w:tc>
        <w:tc>
          <w:tcPr>
            <w:tcW w:w="1113" w:type="dxa"/>
            <w:tcMar>
              <w:top w:w="0" w:type="dxa"/>
              <w:left w:w="75" w:type="dxa"/>
              <w:bottom w:w="0" w:type="dxa"/>
              <w:right w:w="75" w:type="dxa"/>
            </w:tcMar>
            <w:vAlign w:val="center"/>
            <w:hideMark/>
          </w:tcPr>
          <w:p w14:paraId="0677C9C3" w14:textId="77777777" w:rsidR="004F7F15" w:rsidRPr="00636C9B" w:rsidRDefault="004F7F15" w:rsidP="004F7F15">
            <w:pPr>
              <w:rPr>
                <w:sz w:val="18"/>
                <w:szCs w:val="18"/>
              </w:rPr>
            </w:pPr>
            <w:r w:rsidRPr="00636C9B">
              <w:rPr>
                <w:color w:val="000000"/>
                <w:sz w:val="18"/>
                <w:szCs w:val="18"/>
              </w:rPr>
              <w:t>10.0 (   1.0,  18.0)</w:t>
            </w:r>
          </w:p>
        </w:tc>
        <w:tc>
          <w:tcPr>
            <w:tcW w:w="1068" w:type="dxa"/>
            <w:tcMar>
              <w:top w:w="0" w:type="dxa"/>
              <w:left w:w="75" w:type="dxa"/>
              <w:bottom w:w="0" w:type="dxa"/>
              <w:right w:w="75" w:type="dxa"/>
            </w:tcMar>
            <w:vAlign w:val="center"/>
            <w:hideMark/>
          </w:tcPr>
          <w:p w14:paraId="3C83F417" w14:textId="77777777" w:rsidR="004F7F15" w:rsidRPr="00636C9B" w:rsidRDefault="004F7F15" w:rsidP="004F7F15">
            <w:pPr>
              <w:rPr>
                <w:sz w:val="18"/>
                <w:szCs w:val="18"/>
              </w:rPr>
            </w:pPr>
            <w:r w:rsidRPr="00636C9B">
              <w:rPr>
                <w:color w:val="000000"/>
                <w:sz w:val="18"/>
                <w:szCs w:val="18"/>
              </w:rPr>
              <w:t>0.0 (  -4.0,   4.0)</w:t>
            </w:r>
          </w:p>
        </w:tc>
        <w:tc>
          <w:tcPr>
            <w:tcW w:w="1068" w:type="dxa"/>
            <w:tcMar>
              <w:top w:w="0" w:type="dxa"/>
              <w:left w:w="75" w:type="dxa"/>
              <w:bottom w:w="0" w:type="dxa"/>
              <w:right w:w="75" w:type="dxa"/>
            </w:tcMar>
            <w:vAlign w:val="center"/>
            <w:hideMark/>
          </w:tcPr>
          <w:p w14:paraId="2D37DD50" w14:textId="77777777" w:rsidR="004F7F15" w:rsidRPr="00636C9B" w:rsidRDefault="004F7F15" w:rsidP="004F7F15">
            <w:pPr>
              <w:rPr>
                <w:sz w:val="18"/>
                <w:szCs w:val="18"/>
              </w:rPr>
            </w:pPr>
            <w:r w:rsidRPr="00636C9B">
              <w:rPr>
                <w:color w:val="000000"/>
                <w:sz w:val="18"/>
                <w:szCs w:val="18"/>
              </w:rPr>
              <w:t>2.0 (   0.0,   4.0)</w:t>
            </w:r>
          </w:p>
        </w:tc>
        <w:tc>
          <w:tcPr>
            <w:tcW w:w="1113" w:type="dxa"/>
            <w:tcMar>
              <w:top w:w="0" w:type="dxa"/>
              <w:left w:w="75" w:type="dxa"/>
              <w:bottom w:w="0" w:type="dxa"/>
              <w:right w:w="75" w:type="dxa"/>
            </w:tcMar>
            <w:vAlign w:val="center"/>
            <w:hideMark/>
          </w:tcPr>
          <w:p w14:paraId="5332206D" w14:textId="77777777" w:rsidR="004F7F15" w:rsidRPr="00636C9B" w:rsidRDefault="004F7F15" w:rsidP="004F7F15">
            <w:pPr>
              <w:rPr>
                <w:sz w:val="18"/>
                <w:szCs w:val="18"/>
              </w:rPr>
            </w:pPr>
            <w:r w:rsidRPr="00636C9B">
              <w:rPr>
                <w:color w:val="000000"/>
                <w:sz w:val="18"/>
                <w:szCs w:val="18"/>
              </w:rPr>
              <w:t>92.0 (  63.0, 122.0)</w:t>
            </w:r>
          </w:p>
        </w:tc>
      </w:tr>
      <w:tr w:rsidR="004F7F15" w:rsidRPr="00636C9B" w14:paraId="5BC6C487" w14:textId="77777777" w:rsidTr="000250EE">
        <w:trPr>
          <w:trHeight w:val="495"/>
        </w:trPr>
        <w:tc>
          <w:tcPr>
            <w:tcW w:w="1128" w:type="dxa"/>
            <w:vMerge w:val="restart"/>
            <w:tcMar>
              <w:top w:w="0" w:type="dxa"/>
              <w:left w:w="75" w:type="dxa"/>
              <w:bottom w:w="0" w:type="dxa"/>
              <w:right w:w="75" w:type="dxa"/>
            </w:tcMar>
            <w:vAlign w:val="center"/>
            <w:hideMark/>
          </w:tcPr>
          <w:p w14:paraId="7E03097A" w14:textId="77777777" w:rsidR="004F7F15" w:rsidRPr="00636C9B" w:rsidRDefault="004F7F15" w:rsidP="004F7F15">
            <w:pPr>
              <w:rPr>
                <w:sz w:val="18"/>
                <w:szCs w:val="18"/>
              </w:rPr>
            </w:pPr>
            <w:r w:rsidRPr="00636C9B">
              <w:rPr>
                <w:color w:val="000000"/>
                <w:sz w:val="18"/>
                <w:szCs w:val="18"/>
              </w:rPr>
              <w:t>Assault</w:t>
            </w:r>
          </w:p>
        </w:tc>
        <w:tc>
          <w:tcPr>
            <w:tcW w:w="673" w:type="dxa"/>
            <w:tcMar>
              <w:top w:w="0" w:type="dxa"/>
              <w:left w:w="75" w:type="dxa"/>
              <w:bottom w:w="0" w:type="dxa"/>
              <w:right w:w="75" w:type="dxa"/>
            </w:tcMar>
            <w:vAlign w:val="center"/>
            <w:hideMark/>
          </w:tcPr>
          <w:p w14:paraId="558F8488"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7DDC2EF1" w14:textId="77777777" w:rsidR="004F7F15" w:rsidRPr="00636C9B" w:rsidRDefault="004F7F15" w:rsidP="004F7F15">
            <w:pPr>
              <w:rPr>
                <w:sz w:val="18"/>
                <w:szCs w:val="18"/>
              </w:rPr>
            </w:pPr>
            <w:r w:rsidRPr="00636C9B">
              <w:rPr>
                <w:color w:val="000000"/>
                <w:sz w:val="18"/>
                <w:szCs w:val="18"/>
              </w:rPr>
              <w:t>1.0 (  -2.0,   4.0)</w:t>
            </w:r>
          </w:p>
        </w:tc>
        <w:tc>
          <w:tcPr>
            <w:tcW w:w="1113" w:type="dxa"/>
            <w:tcMar>
              <w:top w:w="0" w:type="dxa"/>
              <w:left w:w="75" w:type="dxa"/>
              <w:bottom w:w="0" w:type="dxa"/>
              <w:right w:w="75" w:type="dxa"/>
            </w:tcMar>
            <w:vAlign w:val="center"/>
            <w:hideMark/>
          </w:tcPr>
          <w:p w14:paraId="0301D614" w14:textId="77777777" w:rsidR="004F7F15" w:rsidRPr="00636C9B" w:rsidRDefault="004F7F15" w:rsidP="004F7F15">
            <w:pPr>
              <w:rPr>
                <w:sz w:val="18"/>
                <w:szCs w:val="18"/>
              </w:rPr>
            </w:pPr>
            <w:r w:rsidRPr="00636C9B">
              <w:rPr>
                <w:color w:val="000000"/>
                <w:sz w:val="18"/>
                <w:szCs w:val="18"/>
              </w:rPr>
              <w:t>1.0 (  -1.0,   3.0)</w:t>
            </w:r>
          </w:p>
        </w:tc>
        <w:tc>
          <w:tcPr>
            <w:tcW w:w="1113" w:type="dxa"/>
            <w:tcMar>
              <w:top w:w="0" w:type="dxa"/>
              <w:left w:w="75" w:type="dxa"/>
              <w:bottom w:w="0" w:type="dxa"/>
              <w:right w:w="75" w:type="dxa"/>
            </w:tcMar>
            <w:vAlign w:val="center"/>
            <w:hideMark/>
          </w:tcPr>
          <w:p w14:paraId="787E80EC" w14:textId="77777777" w:rsidR="004F7F15" w:rsidRPr="00636C9B" w:rsidRDefault="004F7F15" w:rsidP="004F7F15">
            <w:pPr>
              <w:rPr>
                <w:sz w:val="18"/>
                <w:szCs w:val="18"/>
              </w:rPr>
            </w:pPr>
            <w:r w:rsidRPr="00636C9B">
              <w:rPr>
                <w:color w:val="000000"/>
                <w:sz w:val="18"/>
                <w:szCs w:val="18"/>
              </w:rPr>
              <w:t>38.0 (  18.0,  58.0)</w:t>
            </w:r>
          </w:p>
        </w:tc>
        <w:tc>
          <w:tcPr>
            <w:tcW w:w="1113" w:type="dxa"/>
            <w:tcMar>
              <w:top w:w="0" w:type="dxa"/>
              <w:left w:w="75" w:type="dxa"/>
              <w:bottom w:w="0" w:type="dxa"/>
              <w:right w:w="75" w:type="dxa"/>
            </w:tcMar>
            <w:vAlign w:val="center"/>
            <w:hideMark/>
          </w:tcPr>
          <w:p w14:paraId="2824DEC4" w14:textId="77777777" w:rsidR="004F7F15" w:rsidRPr="00636C9B" w:rsidRDefault="004F7F15" w:rsidP="004F7F15">
            <w:pPr>
              <w:rPr>
                <w:sz w:val="18"/>
                <w:szCs w:val="18"/>
              </w:rPr>
            </w:pPr>
            <w:r w:rsidRPr="00636C9B">
              <w:rPr>
                <w:color w:val="000000"/>
                <w:sz w:val="18"/>
                <w:szCs w:val="18"/>
              </w:rPr>
              <w:t>55.0 (  35.0,  76.0)</w:t>
            </w:r>
          </w:p>
        </w:tc>
        <w:tc>
          <w:tcPr>
            <w:tcW w:w="1113" w:type="dxa"/>
            <w:tcMar>
              <w:top w:w="0" w:type="dxa"/>
              <w:left w:w="75" w:type="dxa"/>
              <w:bottom w:w="0" w:type="dxa"/>
              <w:right w:w="75" w:type="dxa"/>
            </w:tcMar>
            <w:vAlign w:val="center"/>
            <w:hideMark/>
          </w:tcPr>
          <w:p w14:paraId="2982C784" w14:textId="77777777" w:rsidR="004F7F15" w:rsidRPr="00636C9B" w:rsidRDefault="004F7F15" w:rsidP="004F7F15">
            <w:pPr>
              <w:rPr>
                <w:sz w:val="18"/>
                <w:szCs w:val="18"/>
              </w:rPr>
            </w:pPr>
            <w:r w:rsidRPr="00636C9B">
              <w:rPr>
                <w:color w:val="000000"/>
                <w:sz w:val="18"/>
                <w:szCs w:val="18"/>
              </w:rPr>
              <w:t>18.0 (   4.0,  32.0)</w:t>
            </w:r>
          </w:p>
        </w:tc>
        <w:tc>
          <w:tcPr>
            <w:tcW w:w="1113" w:type="dxa"/>
            <w:tcMar>
              <w:top w:w="0" w:type="dxa"/>
              <w:left w:w="75" w:type="dxa"/>
              <w:bottom w:w="0" w:type="dxa"/>
              <w:right w:w="75" w:type="dxa"/>
            </w:tcMar>
            <w:vAlign w:val="center"/>
            <w:hideMark/>
          </w:tcPr>
          <w:p w14:paraId="192CE347" w14:textId="77777777" w:rsidR="004F7F15" w:rsidRPr="00636C9B" w:rsidRDefault="004F7F15" w:rsidP="004F7F15">
            <w:pPr>
              <w:rPr>
                <w:sz w:val="18"/>
                <w:szCs w:val="18"/>
              </w:rPr>
            </w:pPr>
            <w:r w:rsidRPr="00636C9B">
              <w:rPr>
                <w:color w:val="000000"/>
                <w:sz w:val="18"/>
                <w:szCs w:val="18"/>
              </w:rPr>
              <w:t>9.0 (  -1.0,  19.0)</w:t>
            </w:r>
          </w:p>
        </w:tc>
        <w:tc>
          <w:tcPr>
            <w:tcW w:w="1113" w:type="dxa"/>
            <w:tcMar>
              <w:top w:w="0" w:type="dxa"/>
              <w:left w:w="75" w:type="dxa"/>
              <w:bottom w:w="0" w:type="dxa"/>
              <w:right w:w="75" w:type="dxa"/>
            </w:tcMar>
            <w:vAlign w:val="center"/>
            <w:hideMark/>
          </w:tcPr>
          <w:p w14:paraId="6A17E9D7" w14:textId="77777777" w:rsidR="004F7F15" w:rsidRPr="00636C9B" w:rsidRDefault="004F7F15" w:rsidP="004F7F15">
            <w:pPr>
              <w:rPr>
                <w:sz w:val="18"/>
                <w:szCs w:val="18"/>
              </w:rPr>
            </w:pPr>
            <w:r w:rsidRPr="00636C9B">
              <w:rPr>
                <w:color w:val="000000"/>
                <w:sz w:val="18"/>
                <w:szCs w:val="18"/>
              </w:rPr>
              <w:t>9.0 (   1.0,  18.0)</w:t>
            </w:r>
          </w:p>
        </w:tc>
        <w:tc>
          <w:tcPr>
            <w:tcW w:w="1113" w:type="dxa"/>
            <w:tcMar>
              <w:top w:w="0" w:type="dxa"/>
              <w:left w:w="75" w:type="dxa"/>
              <w:bottom w:w="0" w:type="dxa"/>
              <w:right w:w="75" w:type="dxa"/>
            </w:tcMar>
            <w:vAlign w:val="center"/>
            <w:hideMark/>
          </w:tcPr>
          <w:p w14:paraId="3272CF26" w14:textId="77777777" w:rsidR="004F7F15" w:rsidRPr="00636C9B" w:rsidRDefault="004F7F15" w:rsidP="004F7F15">
            <w:pPr>
              <w:rPr>
                <w:sz w:val="18"/>
                <w:szCs w:val="18"/>
              </w:rPr>
            </w:pPr>
            <w:r w:rsidRPr="00636C9B">
              <w:rPr>
                <w:color w:val="000000"/>
                <w:sz w:val="18"/>
                <w:szCs w:val="18"/>
              </w:rPr>
              <w:t>2.0 (  -2.0,   6.0)</w:t>
            </w:r>
          </w:p>
        </w:tc>
        <w:tc>
          <w:tcPr>
            <w:tcW w:w="1068" w:type="dxa"/>
            <w:tcMar>
              <w:top w:w="0" w:type="dxa"/>
              <w:left w:w="75" w:type="dxa"/>
              <w:bottom w:w="0" w:type="dxa"/>
              <w:right w:w="75" w:type="dxa"/>
            </w:tcMar>
            <w:vAlign w:val="center"/>
            <w:hideMark/>
          </w:tcPr>
          <w:p w14:paraId="7981A9CF" w14:textId="77777777" w:rsidR="004F7F15" w:rsidRPr="00636C9B" w:rsidRDefault="004F7F15" w:rsidP="004F7F15">
            <w:pPr>
              <w:rPr>
                <w:sz w:val="18"/>
                <w:szCs w:val="18"/>
              </w:rPr>
            </w:pPr>
            <w:r w:rsidRPr="00636C9B">
              <w:rPr>
                <w:color w:val="000000"/>
                <w:sz w:val="18"/>
                <w:szCs w:val="18"/>
              </w:rPr>
              <w:t>1.0 (  -1.0,   3.0)</w:t>
            </w:r>
          </w:p>
        </w:tc>
        <w:tc>
          <w:tcPr>
            <w:tcW w:w="1068" w:type="dxa"/>
            <w:tcMar>
              <w:top w:w="0" w:type="dxa"/>
              <w:left w:w="75" w:type="dxa"/>
              <w:bottom w:w="0" w:type="dxa"/>
              <w:right w:w="75" w:type="dxa"/>
            </w:tcMar>
            <w:vAlign w:val="center"/>
            <w:hideMark/>
          </w:tcPr>
          <w:p w14:paraId="7E5C7590" w14:textId="77777777" w:rsidR="004F7F15" w:rsidRPr="00636C9B" w:rsidRDefault="004F7F15" w:rsidP="004F7F15">
            <w:pPr>
              <w:rPr>
                <w:sz w:val="18"/>
                <w:szCs w:val="18"/>
              </w:rPr>
            </w:pPr>
            <w:r w:rsidRPr="00636C9B">
              <w:rPr>
                <w:color w:val="000000"/>
                <w:sz w:val="18"/>
                <w:szCs w:val="18"/>
              </w:rPr>
              <w:t>0.0 (   0.0,   1.0)</w:t>
            </w:r>
          </w:p>
        </w:tc>
        <w:tc>
          <w:tcPr>
            <w:tcW w:w="1113" w:type="dxa"/>
            <w:tcMar>
              <w:top w:w="0" w:type="dxa"/>
              <w:left w:w="75" w:type="dxa"/>
              <w:bottom w:w="0" w:type="dxa"/>
              <w:right w:w="75" w:type="dxa"/>
            </w:tcMar>
            <w:vAlign w:val="center"/>
            <w:hideMark/>
          </w:tcPr>
          <w:p w14:paraId="3C170FD2" w14:textId="77777777" w:rsidR="004F7F15" w:rsidRPr="00636C9B" w:rsidRDefault="004F7F15" w:rsidP="004F7F15">
            <w:pPr>
              <w:rPr>
                <w:sz w:val="18"/>
                <w:szCs w:val="18"/>
              </w:rPr>
            </w:pPr>
            <w:r w:rsidRPr="00636C9B">
              <w:rPr>
                <w:color w:val="000000"/>
                <w:sz w:val="18"/>
                <w:szCs w:val="18"/>
              </w:rPr>
              <w:t>135.0 ( 100.0, 170.0)</w:t>
            </w:r>
          </w:p>
        </w:tc>
      </w:tr>
      <w:tr w:rsidR="004F7F15" w:rsidRPr="00636C9B" w14:paraId="42BC4A87" w14:textId="77777777" w:rsidTr="000250EE">
        <w:trPr>
          <w:trHeight w:val="478"/>
        </w:trPr>
        <w:tc>
          <w:tcPr>
            <w:tcW w:w="1128" w:type="dxa"/>
            <w:vMerge/>
            <w:vAlign w:val="center"/>
            <w:hideMark/>
          </w:tcPr>
          <w:p w14:paraId="736E55B1"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6ADA61A8"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56E15BB2" w14:textId="77777777" w:rsidR="004F7F15" w:rsidRPr="00636C9B" w:rsidRDefault="004F7F15" w:rsidP="004F7F15">
            <w:pPr>
              <w:rPr>
                <w:sz w:val="18"/>
                <w:szCs w:val="18"/>
              </w:rPr>
            </w:pPr>
            <w:r w:rsidRPr="00636C9B">
              <w:rPr>
                <w:color w:val="000000"/>
                <w:sz w:val="18"/>
                <w:szCs w:val="18"/>
              </w:rPr>
              <w:t>3.0 (   0.0,   6.0)</w:t>
            </w:r>
          </w:p>
        </w:tc>
        <w:tc>
          <w:tcPr>
            <w:tcW w:w="1113" w:type="dxa"/>
            <w:tcMar>
              <w:top w:w="0" w:type="dxa"/>
              <w:left w:w="75" w:type="dxa"/>
              <w:bottom w:w="0" w:type="dxa"/>
              <w:right w:w="75" w:type="dxa"/>
            </w:tcMar>
            <w:vAlign w:val="center"/>
            <w:hideMark/>
          </w:tcPr>
          <w:p w14:paraId="1E87AAA3" w14:textId="77777777" w:rsidR="004F7F15" w:rsidRPr="00636C9B" w:rsidRDefault="004F7F15" w:rsidP="004F7F15">
            <w:pPr>
              <w:rPr>
                <w:sz w:val="18"/>
                <w:szCs w:val="18"/>
              </w:rPr>
            </w:pPr>
            <w:r w:rsidRPr="00636C9B">
              <w:rPr>
                <w:color w:val="000000"/>
                <w:sz w:val="18"/>
                <w:szCs w:val="18"/>
              </w:rPr>
              <w:t>1.0 (   0.0,   2.0)</w:t>
            </w:r>
          </w:p>
        </w:tc>
        <w:tc>
          <w:tcPr>
            <w:tcW w:w="1113" w:type="dxa"/>
            <w:tcMar>
              <w:top w:w="0" w:type="dxa"/>
              <w:left w:w="75" w:type="dxa"/>
              <w:bottom w:w="0" w:type="dxa"/>
              <w:right w:w="75" w:type="dxa"/>
            </w:tcMar>
            <w:vAlign w:val="center"/>
            <w:hideMark/>
          </w:tcPr>
          <w:p w14:paraId="55A9E310" w14:textId="77777777" w:rsidR="004F7F15" w:rsidRPr="00636C9B" w:rsidRDefault="004F7F15" w:rsidP="004F7F15">
            <w:pPr>
              <w:rPr>
                <w:sz w:val="18"/>
                <w:szCs w:val="18"/>
              </w:rPr>
            </w:pPr>
            <w:r w:rsidRPr="00636C9B">
              <w:rPr>
                <w:color w:val="000000"/>
                <w:sz w:val="18"/>
                <w:szCs w:val="18"/>
              </w:rPr>
              <w:t>9.0 (   3.0,  14.0)</w:t>
            </w:r>
          </w:p>
        </w:tc>
        <w:tc>
          <w:tcPr>
            <w:tcW w:w="1113" w:type="dxa"/>
            <w:tcMar>
              <w:top w:w="0" w:type="dxa"/>
              <w:left w:w="75" w:type="dxa"/>
              <w:bottom w:w="0" w:type="dxa"/>
              <w:right w:w="75" w:type="dxa"/>
            </w:tcMar>
            <w:vAlign w:val="center"/>
            <w:hideMark/>
          </w:tcPr>
          <w:p w14:paraId="7178D153" w14:textId="77777777" w:rsidR="004F7F15" w:rsidRPr="00636C9B" w:rsidRDefault="004F7F15" w:rsidP="004F7F15">
            <w:pPr>
              <w:rPr>
                <w:sz w:val="18"/>
                <w:szCs w:val="18"/>
              </w:rPr>
            </w:pPr>
            <w:r w:rsidRPr="00636C9B">
              <w:rPr>
                <w:color w:val="000000"/>
                <w:sz w:val="18"/>
                <w:szCs w:val="18"/>
              </w:rPr>
              <w:t>2.0 (  -4.0,   8.0)</w:t>
            </w:r>
          </w:p>
        </w:tc>
        <w:tc>
          <w:tcPr>
            <w:tcW w:w="1113" w:type="dxa"/>
            <w:tcMar>
              <w:top w:w="0" w:type="dxa"/>
              <w:left w:w="75" w:type="dxa"/>
              <w:bottom w:w="0" w:type="dxa"/>
              <w:right w:w="75" w:type="dxa"/>
            </w:tcMar>
            <w:vAlign w:val="center"/>
            <w:hideMark/>
          </w:tcPr>
          <w:p w14:paraId="4303484D" w14:textId="77777777" w:rsidR="004F7F15" w:rsidRPr="00636C9B" w:rsidRDefault="004F7F15" w:rsidP="004F7F15">
            <w:pPr>
              <w:rPr>
                <w:sz w:val="18"/>
                <w:szCs w:val="18"/>
              </w:rPr>
            </w:pPr>
            <w:r w:rsidRPr="00636C9B">
              <w:rPr>
                <w:color w:val="000000"/>
                <w:sz w:val="18"/>
                <w:szCs w:val="18"/>
              </w:rPr>
              <w:t>7.0 (   2.0,  12.0)</w:t>
            </w:r>
          </w:p>
        </w:tc>
        <w:tc>
          <w:tcPr>
            <w:tcW w:w="1113" w:type="dxa"/>
            <w:tcMar>
              <w:top w:w="0" w:type="dxa"/>
              <w:left w:w="75" w:type="dxa"/>
              <w:bottom w:w="0" w:type="dxa"/>
              <w:right w:w="75" w:type="dxa"/>
            </w:tcMar>
            <w:vAlign w:val="center"/>
            <w:hideMark/>
          </w:tcPr>
          <w:p w14:paraId="6FF98238" w14:textId="77777777" w:rsidR="004F7F15" w:rsidRPr="00636C9B" w:rsidRDefault="004F7F15" w:rsidP="004F7F15">
            <w:pPr>
              <w:rPr>
                <w:sz w:val="18"/>
                <w:szCs w:val="18"/>
              </w:rPr>
            </w:pPr>
            <w:r w:rsidRPr="00636C9B">
              <w:rPr>
                <w:color w:val="000000"/>
                <w:sz w:val="18"/>
                <w:szCs w:val="18"/>
              </w:rPr>
              <w:t>4.0 (   0.0,   9.0)</w:t>
            </w:r>
          </w:p>
        </w:tc>
        <w:tc>
          <w:tcPr>
            <w:tcW w:w="1113" w:type="dxa"/>
            <w:tcMar>
              <w:top w:w="0" w:type="dxa"/>
              <w:left w:w="75" w:type="dxa"/>
              <w:bottom w:w="0" w:type="dxa"/>
              <w:right w:w="75" w:type="dxa"/>
            </w:tcMar>
            <w:vAlign w:val="center"/>
            <w:hideMark/>
          </w:tcPr>
          <w:p w14:paraId="52058CCA" w14:textId="77777777" w:rsidR="004F7F15" w:rsidRPr="00636C9B" w:rsidRDefault="004F7F15" w:rsidP="004F7F15">
            <w:pPr>
              <w:rPr>
                <w:sz w:val="18"/>
                <w:szCs w:val="18"/>
              </w:rPr>
            </w:pPr>
            <w:r w:rsidRPr="00636C9B">
              <w:rPr>
                <w:color w:val="000000"/>
                <w:sz w:val="18"/>
                <w:szCs w:val="18"/>
              </w:rPr>
              <w:t>2.0 (  -2.0,   6.0)</w:t>
            </w:r>
          </w:p>
        </w:tc>
        <w:tc>
          <w:tcPr>
            <w:tcW w:w="1113" w:type="dxa"/>
            <w:tcMar>
              <w:top w:w="0" w:type="dxa"/>
              <w:left w:w="75" w:type="dxa"/>
              <w:bottom w:w="0" w:type="dxa"/>
              <w:right w:w="75" w:type="dxa"/>
            </w:tcMar>
            <w:vAlign w:val="center"/>
            <w:hideMark/>
          </w:tcPr>
          <w:p w14:paraId="39F6F155" w14:textId="77777777" w:rsidR="004F7F15" w:rsidRPr="00636C9B" w:rsidRDefault="004F7F15" w:rsidP="004F7F15">
            <w:pPr>
              <w:rPr>
                <w:sz w:val="18"/>
                <w:szCs w:val="18"/>
              </w:rPr>
            </w:pPr>
            <w:r w:rsidRPr="00636C9B">
              <w:rPr>
                <w:color w:val="000000"/>
                <w:sz w:val="18"/>
                <w:szCs w:val="18"/>
              </w:rPr>
              <w:t>1.0 (  -1.0,   3.0)</w:t>
            </w:r>
          </w:p>
        </w:tc>
        <w:tc>
          <w:tcPr>
            <w:tcW w:w="1068" w:type="dxa"/>
            <w:tcMar>
              <w:top w:w="0" w:type="dxa"/>
              <w:left w:w="75" w:type="dxa"/>
              <w:bottom w:w="0" w:type="dxa"/>
              <w:right w:w="75" w:type="dxa"/>
            </w:tcMar>
            <w:vAlign w:val="center"/>
            <w:hideMark/>
          </w:tcPr>
          <w:p w14:paraId="51951C73" w14:textId="77777777" w:rsidR="004F7F15" w:rsidRPr="00636C9B" w:rsidRDefault="004F7F15" w:rsidP="004F7F15">
            <w:pPr>
              <w:rPr>
                <w:sz w:val="18"/>
                <w:szCs w:val="18"/>
              </w:rPr>
            </w:pPr>
            <w:r w:rsidRPr="00636C9B">
              <w:rPr>
                <w:color w:val="000000"/>
                <w:sz w:val="18"/>
                <w:szCs w:val="18"/>
              </w:rPr>
              <w:t>0.0 (  -1.0,   1.0)</w:t>
            </w:r>
          </w:p>
        </w:tc>
        <w:tc>
          <w:tcPr>
            <w:tcW w:w="1068" w:type="dxa"/>
            <w:tcMar>
              <w:top w:w="0" w:type="dxa"/>
              <w:left w:w="75" w:type="dxa"/>
              <w:bottom w:w="0" w:type="dxa"/>
              <w:right w:w="75" w:type="dxa"/>
            </w:tcMar>
            <w:vAlign w:val="center"/>
            <w:hideMark/>
          </w:tcPr>
          <w:p w14:paraId="6071480F" w14:textId="77777777" w:rsidR="004F7F15" w:rsidRPr="00636C9B" w:rsidRDefault="004F7F15" w:rsidP="004F7F15">
            <w:pPr>
              <w:rPr>
                <w:sz w:val="18"/>
                <w:szCs w:val="18"/>
              </w:rPr>
            </w:pPr>
            <w:r w:rsidRPr="00636C9B">
              <w:rPr>
                <w:color w:val="000000"/>
                <w:sz w:val="18"/>
                <w:szCs w:val="18"/>
              </w:rPr>
              <w:t>1.0 (   0.0,   2.0)</w:t>
            </w:r>
          </w:p>
        </w:tc>
        <w:tc>
          <w:tcPr>
            <w:tcW w:w="1113" w:type="dxa"/>
            <w:tcMar>
              <w:top w:w="0" w:type="dxa"/>
              <w:left w:w="75" w:type="dxa"/>
              <w:bottom w:w="0" w:type="dxa"/>
              <w:right w:w="75" w:type="dxa"/>
            </w:tcMar>
            <w:vAlign w:val="center"/>
            <w:hideMark/>
          </w:tcPr>
          <w:p w14:paraId="74E650F2" w14:textId="77777777" w:rsidR="004F7F15" w:rsidRPr="00636C9B" w:rsidRDefault="004F7F15" w:rsidP="004F7F15">
            <w:pPr>
              <w:rPr>
                <w:sz w:val="18"/>
                <w:szCs w:val="18"/>
              </w:rPr>
            </w:pPr>
            <w:r w:rsidRPr="00636C9B">
              <w:rPr>
                <w:color w:val="000000"/>
                <w:sz w:val="18"/>
                <w:szCs w:val="18"/>
              </w:rPr>
              <w:t>30.0 (  18.0,  42.0)</w:t>
            </w:r>
          </w:p>
        </w:tc>
      </w:tr>
      <w:tr w:rsidR="004F7F15" w:rsidRPr="00636C9B" w14:paraId="45DCF60D" w14:textId="77777777" w:rsidTr="000250EE">
        <w:trPr>
          <w:trHeight w:val="525"/>
        </w:trPr>
        <w:tc>
          <w:tcPr>
            <w:tcW w:w="1128" w:type="dxa"/>
            <w:vMerge w:val="restart"/>
            <w:tcMar>
              <w:top w:w="0" w:type="dxa"/>
              <w:left w:w="75" w:type="dxa"/>
              <w:bottom w:w="0" w:type="dxa"/>
              <w:right w:w="75" w:type="dxa"/>
            </w:tcMar>
            <w:vAlign w:val="center"/>
            <w:hideMark/>
          </w:tcPr>
          <w:p w14:paraId="4C83E533" w14:textId="77777777" w:rsidR="004F7F15" w:rsidRPr="00636C9B" w:rsidRDefault="004F7F15" w:rsidP="004F7F15">
            <w:pPr>
              <w:rPr>
                <w:sz w:val="18"/>
                <w:szCs w:val="18"/>
              </w:rPr>
            </w:pPr>
            <w:r w:rsidRPr="00636C9B">
              <w:rPr>
                <w:color w:val="000000"/>
                <w:sz w:val="18"/>
                <w:szCs w:val="18"/>
              </w:rPr>
              <w:t>Intentional self-harm</w:t>
            </w:r>
          </w:p>
        </w:tc>
        <w:tc>
          <w:tcPr>
            <w:tcW w:w="673" w:type="dxa"/>
            <w:tcMar>
              <w:top w:w="0" w:type="dxa"/>
              <w:left w:w="75" w:type="dxa"/>
              <w:bottom w:w="0" w:type="dxa"/>
              <w:right w:w="75" w:type="dxa"/>
            </w:tcMar>
            <w:vAlign w:val="center"/>
            <w:hideMark/>
          </w:tcPr>
          <w:p w14:paraId="7AFCAC4B"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4A6AA01F" w14:textId="77777777" w:rsidR="004F7F15" w:rsidRPr="00636C9B" w:rsidRDefault="004F7F15" w:rsidP="004F7F15">
            <w:pPr>
              <w:rPr>
                <w:sz w:val="18"/>
                <w:szCs w:val="18"/>
              </w:rPr>
            </w:pPr>
            <w:r w:rsidRPr="00636C9B">
              <w:rPr>
                <w:color w:val="000000"/>
                <w:sz w:val="18"/>
                <w:szCs w:val="18"/>
              </w:rPr>
              <w:t>0.0 (   0.0,   0.0)</w:t>
            </w:r>
          </w:p>
        </w:tc>
        <w:tc>
          <w:tcPr>
            <w:tcW w:w="1113" w:type="dxa"/>
            <w:tcMar>
              <w:top w:w="0" w:type="dxa"/>
              <w:left w:w="75" w:type="dxa"/>
              <w:bottom w:w="0" w:type="dxa"/>
              <w:right w:w="75" w:type="dxa"/>
            </w:tcMar>
            <w:vAlign w:val="center"/>
            <w:hideMark/>
          </w:tcPr>
          <w:p w14:paraId="778DAE3C" w14:textId="77777777" w:rsidR="004F7F15" w:rsidRPr="00636C9B" w:rsidRDefault="004F7F15" w:rsidP="004F7F15">
            <w:pPr>
              <w:rPr>
                <w:sz w:val="18"/>
                <w:szCs w:val="18"/>
              </w:rPr>
            </w:pPr>
            <w:r w:rsidRPr="00636C9B">
              <w:rPr>
                <w:color w:val="000000"/>
                <w:sz w:val="18"/>
                <w:szCs w:val="18"/>
              </w:rPr>
              <w:t>1.0 (  -2.0,   5.0)</w:t>
            </w:r>
          </w:p>
        </w:tc>
        <w:tc>
          <w:tcPr>
            <w:tcW w:w="1113" w:type="dxa"/>
            <w:tcMar>
              <w:top w:w="0" w:type="dxa"/>
              <w:left w:w="75" w:type="dxa"/>
              <w:bottom w:w="0" w:type="dxa"/>
              <w:right w:w="75" w:type="dxa"/>
            </w:tcMar>
            <w:vAlign w:val="center"/>
            <w:hideMark/>
          </w:tcPr>
          <w:p w14:paraId="11621FFF" w14:textId="77777777" w:rsidR="004F7F15" w:rsidRPr="00636C9B" w:rsidRDefault="004F7F15" w:rsidP="004F7F15">
            <w:pPr>
              <w:rPr>
                <w:sz w:val="18"/>
                <w:szCs w:val="18"/>
              </w:rPr>
            </w:pPr>
            <w:r w:rsidRPr="00636C9B">
              <w:rPr>
                <w:color w:val="000000"/>
                <w:sz w:val="18"/>
                <w:szCs w:val="18"/>
              </w:rPr>
              <w:t>20.0 (   3.0,  38.0)</w:t>
            </w:r>
          </w:p>
        </w:tc>
        <w:tc>
          <w:tcPr>
            <w:tcW w:w="1113" w:type="dxa"/>
            <w:tcMar>
              <w:top w:w="0" w:type="dxa"/>
              <w:left w:w="75" w:type="dxa"/>
              <w:bottom w:w="0" w:type="dxa"/>
              <w:right w:w="75" w:type="dxa"/>
            </w:tcMar>
            <w:vAlign w:val="center"/>
            <w:hideMark/>
          </w:tcPr>
          <w:p w14:paraId="7C723833" w14:textId="77777777" w:rsidR="004F7F15" w:rsidRPr="00636C9B" w:rsidRDefault="004F7F15" w:rsidP="004F7F15">
            <w:pPr>
              <w:rPr>
                <w:sz w:val="18"/>
                <w:szCs w:val="18"/>
              </w:rPr>
            </w:pPr>
            <w:r w:rsidRPr="00636C9B">
              <w:rPr>
                <w:color w:val="000000"/>
                <w:sz w:val="18"/>
                <w:szCs w:val="18"/>
              </w:rPr>
              <w:t>41.0 (  20.0,  62.0)</w:t>
            </w:r>
          </w:p>
        </w:tc>
        <w:tc>
          <w:tcPr>
            <w:tcW w:w="1113" w:type="dxa"/>
            <w:tcMar>
              <w:top w:w="0" w:type="dxa"/>
              <w:left w:w="75" w:type="dxa"/>
              <w:bottom w:w="0" w:type="dxa"/>
              <w:right w:w="75" w:type="dxa"/>
            </w:tcMar>
            <w:vAlign w:val="center"/>
            <w:hideMark/>
          </w:tcPr>
          <w:p w14:paraId="44E2F011" w14:textId="77777777" w:rsidR="004F7F15" w:rsidRPr="00636C9B" w:rsidRDefault="004F7F15" w:rsidP="004F7F15">
            <w:pPr>
              <w:rPr>
                <w:sz w:val="18"/>
                <w:szCs w:val="18"/>
              </w:rPr>
            </w:pPr>
            <w:r w:rsidRPr="00636C9B">
              <w:rPr>
                <w:color w:val="000000"/>
                <w:sz w:val="18"/>
                <w:szCs w:val="18"/>
              </w:rPr>
              <w:t>47.0 (  28.0,  67.0)</w:t>
            </w:r>
          </w:p>
        </w:tc>
        <w:tc>
          <w:tcPr>
            <w:tcW w:w="1113" w:type="dxa"/>
            <w:tcMar>
              <w:top w:w="0" w:type="dxa"/>
              <w:left w:w="75" w:type="dxa"/>
              <w:bottom w:w="0" w:type="dxa"/>
              <w:right w:w="75" w:type="dxa"/>
            </w:tcMar>
            <w:vAlign w:val="center"/>
            <w:hideMark/>
          </w:tcPr>
          <w:p w14:paraId="5120999C" w14:textId="77777777" w:rsidR="004F7F15" w:rsidRPr="00636C9B" w:rsidRDefault="004F7F15" w:rsidP="004F7F15">
            <w:pPr>
              <w:rPr>
                <w:sz w:val="18"/>
                <w:szCs w:val="18"/>
              </w:rPr>
            </w:pPr>
            <w:r w:rsidRPr="00636C9B">
              <w:rPr>
                <w:color w:val="000000"/>
                <w:sz w:val="18"/>
                <w:szCs w:val="18"/>
              </w:rPr>
              <w:t>36.0 (  12.0,  60.0)</w:t>
            </w:r>
          </w:p>
        </w:tc>
        <w:tc>
          <w:tcPr>
            <w:tcW w:w="1113" w:type="dxa"/>
            <w:tcMar>
              <w:top w:w="0" w:type="dxa"/>
              <w:left w:w="75" w:type="dxa"/>
              <w:bottom w:w="0" w:type="dxa"/>
              <w:right w:w="75" w:type="dxa"/>
            </w:tcMar>
            <w:vAlign w:val="center"/>
            <w:hideMark/>
          </w:tcPr>
          <w:p w14:paraId="6AB1E2EA" w14:textId="77777777" w:rsidR="004F7F15" w:rsidRPr="00636C9B" w:rsidRDefault="004F7F15" w:rsidP="004F7F15">
            <w:pPr>
              <w:rPr>
                <w:sz w:val="18"/>
                <w:szCs w:val="18"/>
              </w:rPr>
            </w:pPr>
            <w:r w:rsidRPr="00636C9B">
              <w:rPr>
                <w:color w:val="000000"/>
                <w:sz w:val="18"/>
                <w:szCs w:val="18"/>
              </w:rPr>
              <w:t>58.0 (  34.0,  84.0)</w:t>
            </w:r>
          </w:p>
        </w:tc>
        <w:tc>
          <w:tcPr>
            <w:tcW w:w="1113" w:type="dxa"/>
            <w:tcMar>
              <w:top w:w="0" w:type="dxa"/>
              <w:left w:w="75" w:type="dxa"/>
              <w:bottom w:w="0" w:type="dxa"/>
              <w:right w:w="75" w:type="dxa"/>
            </w:tcMar>
            <w:vAlign w:val="center"/>
            <w:hideMark/>
          </w:tcPr>
          <w:p w14:paraId="455B24C4" w14:textId="77777777" w:rsidR="004F7F15" w:rsidRPr="00636C9B" w:rsidRDefault="004F7F15" w:rsidP="004F7F15">
            <w:pPr>
              <w:rPr>
                <w:sz w:val="18"/>
                <w:szCs w:val="18"/>
              </w:rPr>
            </w:pPr>
            <w:r w:rsidRPr="00636C9B">
              <w:rPr>
                <w:color w:val="000000"/>
                <w:sz w:val="18"/>
                <w:szCs w:val="18"/>
              </w:rPr>
              <w:t>26.0 (   9.0,  43.0)</w:t>
            </w:r>
          </w:p>
        </w:tc>
        <w:tc>
          <w:tcPr>
            <w:tcW w:w="1068" w:type="dxa"/>
            <w:tcMar>
              <w:top w:w="0" w:type="dxa"/>
              <w:left w:w="75" w:type="dxa"/>
              <w:bottom w:w="0" w:type="dxa"/>
              <w:right w:w="75" w:type="dxa"/>
            </w:tcMar>
            <w:vAlign w:val="center"/>
            <w:hideMark/>
          </w:tcPr>
          <w:p w14:paraId="549E5369" w14:textId="77777777" w:rsidR="004F7F15" w:rsidRPr="00636C9B" w:rsidRDefault="004F7F15" w:rsidP="004F7F15">
            <w:pPr>
              <w:rPr>
                <w:sz w:val="18"/>
                <w:szCs w:val="18"/>
              </w:rPr>
            </w:pPr>
            <w:r w:rsidRPr="00636C9B">
              <w:rPr>
                <w:color w:val="000000"/>
                <w:sz w:val="18"/>
                <w:szCs w:val="18"/>
              </w:rPr>
              <w:t>14.0 (   2.0,  26.0)</w:t>
            </w:r>
          </w:p>
        </w:tc>
        <w:tc>
          <w:tcPr>
            <w:tcW w:w="1068" w:type="dxa"/>
            <w:tcMar>
              <w:top w:w="0" w:type="dxa"/>
              <w:left w:w="75" w:type="dxa"/>
              <w:bottom w:w="0" w:type="dxa"/>
              <w:right w:w="75" w:type="dxa"/>
            </w:tcMar>
            <w:vAlign w:val="center"/>
            <w:hideMark/>
          </w:tcPr>
          <w:p w14:paraId="58F2C5AD" w14:textId="77777777" w:rsidR="004F7F15" w:rsidRPr="00636C9B" w:rsidRDefault="004F7F15" w:rsidP="004F7F15">
            <w:pPr>
              <w:rPr>
                <w:sz w:val="18"/>
                <w:szCs w:val="18"/>
              </w:rPr>
            </w:pPr>
            <w:r w:rsidRPr="00636C9B">
              <w:rPr>
                <w:color w:val="000000"/>
                <w:sz w:val="18"/>
                <w:szCs w:val="18"/>
              </w:rPr>
              <w:t>9.0 (   1.0,  18.0)</w:t>
            </w:r>
          </w:p>
        </w:tc>
        <w:tc>
          <w:tcPr>
            <w:tcW w:w="1113" w:type="dxa"/>
            <w:tcMar>
              <w:top w:w="0" w:type="dxa"/>
              <w:left w:w="75" w:type="dxa"/>
              <w:bottom w:w="0" w:type="dxa"/>
              <w:right w:w="75" w:type="dxa"/>
            </w:tcMar>
            <w:vAlign w:val="center"/>
            <w:hideMark/>
          </w:tcPr>
          <w:p w14:paraId="74965237" w14:textId="77777777" w:rsidR="004F7F15" w:rsidRPr="00636C9B" w:rsidRDefault="004F7F15" w:rsidP="004F7F15">
            <w:pPr>
              <w:rPr>
                <w:sz w:val="18"/>
                <w:szCs w:val="18"/>
              </w:rPr>
            </w:pPr>
            <w:r w:rsidRPr="00636C9B">
              <w:rPr>
                <w:color w:val="000000"/>
                <w:sz w:val="18"/>
                <w:szCs w:val="18"/>
              </w:rPr>
              <w:t>253.0 ( 200.0, 306.0)</w:t>
            </w:r>
          </w:p>
        </w:tc>
      </w:tr>
      <w:tr w:rsidR="004F7F15" w:rsidRPr="00636C9B" w14:paraId="6C4217F5" w14:textId="77777777" w:rsidTr="000250EE">
        <w:trPr>
          <w:trHeight w:val="510"/>
        </w:trPr>
        <w:tc>
          <w:tcPr>
            <w:tcW w:w="1128" w:type="dxa"/>
            <w:vMerge/>
            <w:vAlign w:val="center"/>
            <w:hideMark/>
          </w:tcPr>
          <w:p w14:paraId="48D8241E"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26EE731C"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24C2B557" w14:textId="77777777" w:rsidR="004F7F15" w:rsidRPr="00636C9B" w:rsidRDefault="004F7F15" w:rsidP="004F7F15">
            <w:pPr>
              <w:rPr>
                <w:sz w:val="18"/>
                <w:szCs w:val="18"/>
              </w:rPr>
            </w:pPr>
            <w:r w:rsidRPr="00636C9B">
              <w:rPr>
                <w:color w:val="000000"/>
                <w:sz w:val="18"/>
                <w:szCs w:val="18"/>
              </w:rPr>
              <w:t>0.0 (   0.0,   0.0)</w:t>
            </w:r>
          </w:p>
        </w:tc>
        <w:tc>
          <w:tcPr>
            <w:tcW w:w="1113" w:type="dxa"/>
            <w:tcMar>
              <w:top w:w="0" w:type="dxa"/>
              <w:left w:w="75" w:type="dxa"/>
              <w:bottom w:w="0" w:type="dxa"/>
              <w:right w:w="75" w:type="dxa"/>
            </w:tcMar>
            <w:vAlign w:val="center"/>
            <w:hideMark/>
          </w:tcPr>
          <w:p w14:paraId="5CB39EF9" w14:textId="77777777" w:rsidR="004F7F15" w:rsidRPr="00636C9B" w:rsidRDefault="004F7F15" w:rsidP="004F7F15">
            <w:pPr>
              <w:rPr>
                <w:sz w:val="18"/>
                <w:szCs w:val="18"/>
              </w:rPr>
            </w:pPr>
            <w:r w:rsidRPr="00636C9B">
              <w:rPr>
                <w:color w:val="000000"/>
                <w:sz w:val="18"/>
                <w:szCs w:val="18"/>
              </w:rPr>
              <w:t>3.0 (   0.0,   5.0)</w:t>
            </w:r>
          </w:p>
        </w:tc>
        <w:tc>
          <w:tcPr>
            <w:tcW w:w="1113" w:type="dxa"/>
            <w:tcMar>
              <w:top w:w="0" w:type="dxa"/>
              <w:left w:w="75" w:type="dxa"/>
              <w:bottom w:w="0" w:type="dxa"/>
              <w:right w:w="75" w:type="dxa"/>
            </w:tcMar>
            <w:vAlign w:val="center"/>
            <w:hideMark/>
          </w:tcPr>
          <w:p w14:paraId="71E6A486" w14:textId="77777777" w:rsidR="004F7F15" w:rsidRPr="00636C9B" w:rsidRDefault="004F7F15" w:rsidP="004F7F15">
            <w:pPr>
              <w:rPr>
                <w:sz w:val="18"/>
                <w:szCs w:val="18"/>
              </w:rPr>
            </w:pPr>
            <w:r w:rsidRPr="00636C9B">
              <w:rPr>
                <w:color w:val="000000"/>
                <w:sz w:val="18"/>
                <w:szCs w:val="18"/>
              </w:rPr>
              <w:t>7.0 (  -1.0,  16.0)</w:t>
            </w:r>
          </w:p>
        </w:tc>
        <w:tc>
          <w:tcPr>
            <w:tcW w:w="1113" w:type="dxa"/>
            <w:tcMar>
              <w:top w:w="0" w:type="dxa"/>
              <w:left w:w="75" w:type="dxa"/>
              <w:bottom w:w="0" w:type="dxa"/>
              <w:right w:w="75" w:type="dxa"/>
            </w:tcMar>
            <w:vAlign w:val="center"/>
            <w:hideMark/>
          </w:tcPr>
          <w:p w14:paraId="3842A25D" w14:textId="77777777" w:rsidR="004F7F15" w:rsidRPr="00636C9B" w:rsidRDefault="004F7F15" w:rsidP="004F7F15">
            <w:pPr>
              <w:rPr>
                <w:sz w:val="18"/>
                <w:szCs w:val="18"/>
              </w:rPr>
            </w:pPr>
            <w:r w:rsidRPr="00636C9B">
              <w:rPr>
                <w:color w:val="000000"/>
                <w:sz w:val="18"/>
                <w:szCs w:val="18"/>
              </w:rPr>
              <w:t>12.0 (   2.0,  22.0)</w:t>
            </w:r>
          </w:p>
        </w:tc>
        <w:tc>
          <w:tcPr>
            <w:tcW w:w="1113" w:type="dxa"/>
            <w:tcMar>
              <w:top w:w="0" w:type="dxa"/>
              <w:left w:w="75" w:type="dxa"/>
              <w:bottom w:w="0" w:type="dxa"/>
              <w:right w:w="75" w:type="dxa"/>
            </w:tcMar>
            <w:vAlign w:val="center"/>
            <w:hideMark/>
          </w:tcPr>
          <w:p w14:paraId="6F5BA306" w14:textId="77777777" w:rsidR="004F7F15" w:rsidRPr="00636C9B" w:rsidRDefault="004F7F15" w:rsidP="004F7F15">
            <w:pPr>
              <w:rPr>
                <w:sz w:val="18"/>
                <w:szCs w:val="18"/>
              </w:rPr>
            </w:pPr>
            <w:r w:rsidRPr="00636C9B">
              <w:rPr>
                <w:color w:val="000000"/>
                <w:sz w:val="18"/>
                <w:szCs w:val="18"/>
              </w:rPr>
              <w:t>11.0 (   0.0,  21.0)</w:t>
            </w:r>
          </w:p>
        </w:tc>
        <w:tc>
          <w:tcPr>
            <w:tcW w:w="1113" w:type="dxa"/>
            <w:tcMar>
              <w:top w:w="0" w:type="dxa"/>
              <w:left w:w="75" w:type="dxa"/>
              <w:bottom w:w="0" w:type="dxa"/>
              <w:right w:w="75" w:type="dxa"/>
            </w:tcMar>
            <w:vAlign w:val="center"/>
            <w:hideMark/>
          </w:tcPr>
          <w:p w14:paraId="298A03D5" w14:textId="77777777" w:rsidR="004F7F15" w:rsidRPr="00636C9B" w:rsidRDefault="004F7F15" w:rsidP="004F7F15">
            <w:pPr>
              <w:rPr>
                <w:sz w:val="18"/>
                <w:szCs w:val="18"/>
              </w:rPr>
            </w:pPr>
            <w:r w:rsidRPr="00636C9B">
              <w:rPr>
                <w:color w:val="000000"/>
                <w:sz w:val="18"/>
                <w:szCs w:val="18"/>
              </w:rPr>
              <w:t>9.0 (  -4.0,  22.0)</w:t>
            </w:r>
          </w:p>
        </w:tc>
        <w:tc>
          <w:tcPr>
            <w:tcW w:w="1113" w:type="dxa"/>
            <w:tcMar>
              <w:top w:w="0" w:type="dxa"/>
              <w:left w:w="75" w:type="dxa"/>
              <w:bottom w:w="0" w:type="dxa"/>
              <w:right w:w="75" w:type="dxa"/>
            </w:tcMar>
            <w:vAlign w:val="center"/>
            <w:hideMark/>
          </w:tcPr>
          <w:p w14:paraId="2EC1D686" w14:textId="77777777" w:rsidR="004F7F15" w:rsidRPr="00636C9B" w:rsidRDefault="004F7F15" w:rsidP="004F7F15">
            <w:pPr>
              <w:rPr>
                <w:sz w:val="18"/>
                <w:szCs w:val="18"/>
              </w:rPr>
            </w:pPr>
            <w:r w:rsidRPr="00636C9B">
              <w:rPr>
                <w:color w:val="000000"/>
                <w:sz w:val="18"/>
                <w:szCs w:val="18"/>
              </w:rPr>
              <w:t>11.0 (  -3.0,  25.0)</w:t>
            </w:r>
          </w:p>
        </w:tc>
        <w:tc>
          <w:tcPr>
            <w:tcW w:w="1113" w:type="dxa"/>
            <w:tcMar>
              <w:top w:w="0" w:type="dxa"/>
              <w:left w:w="75" w:type="dxa"/>
              <w:bottom w:w="0" w:type="dxa"/>
              <w:right w:w="75" w:type="dxa"/>
            </w:tcMar>
            <w:vAlign w:val="center"/>
            <w:hideMark/>
          </w:tcPr>
          <w:p w14:paraId="5D4FABD8" w14:textId="77777777" w:rsidR="004F7F15" w:rsidRPr="00636C9B" w:rsidRDefault="004F7F15" w:rsidP="004F7F15">
            <w:pPr>
              <w:rPr>
                <w:sz w:val="18"/>
                <w:szCs w:val="18"/>
              </w:rPr>
            </w:pPr>
            <w:r w:rsidRPr="00636C9B">
              <w:rPr>
                <w:color w:val="000000"/>
                <w:sz w:val="18"/>
                <w:szCs w:val="18"/>
              </w:rPr>
              <w:t>9.0 (   1.0,  17.0)</w:t>
            </w:r>
          </w:p>
        </w:tc>
        <w:tc>
          <w:tcPr>
            <w:tcW w:w="1068" w:type="dxa"/>
            <w:tcMar>
              <w:top w:w="0" w:type="dxa"/>
              <w:left w:w="75" w:type="dxa"/>
              <w:bottom w:w="0" w:type="dxa"/>
              <w:right w:w="75" w:type="dxa"/>
            </w:tcMar>
            <w:vAlign w:val="center"/>
            <w:hideMark/>
          </w:tcPr>
          <w:p w14:paraId="54805D27" w14:textId="77777777" w:rsidR="004F7F15" w:rsidRPr="00636C9B" w:rsidRDefault="004F7F15" w:rsidP="004F7F15">
            <w:pPr>
              <w:rPr>
                <w:sz w:val="18"/>
                <w:szCs w:val="18"/>
              </w:rPr>
            </w:pPr>
            <w:r w:rsidRPr="00636C9B">
              <w:rPr>
                <w:color w:val="000000"/>
                <w:sz w:val="18"/>
                <w:szCs w:val="18"/>
              </w:rPr>
              <w:t>0.0 (  -4.0,   4.0)</w:t>
            </w:r>
          </w:p>
        </w:tc>
        <w:tc>
          <w:tcPr>
            <w:tcW w:w="1068" w:type="dxa"/>
            <w:tcMar>
              <w:top w:w="0" w:type="dxa"/>
              <w:left w:w="75" w:type="dxa"/>
              <w:bottom w:w="0" w:type="dxa"/>
              <w:right w:w="75" w:type="dxa"/>
            </w:tcMar>
            <w:vAlign w:val="center"/>
            <w:hideMark/>
          </w:tcPr>
          <w:p w14:paraId="5B827948" w14:textId="77777777" w:rsidR="004F7F15" w:rsidRPr="00636C9B" w:rsidRDefault="004F7F15" w:rsidP="004F7F15">
            <w:pPr>
              <w:rPr>
                <w:sz w:val="18"/>
                <w:szCs w:val="18"/>
              </w:rPr>
            </w:pPr>
            <w:r w:rsidRPr="00636C9B">
              <w:rPr>
                <w:color w:val="000000"/>
                <w:sz w:val="18"/>
                <w:szCs w:val="18"/>
              </w:rPr>
              <w:t>1.0 (  -1.0,   3.0)</w:t>
            </w:r>
          </w:p>
        </w:tc>
        <w:tc>
          <w:tcPr>
            <w:tcW w:w="1113" w:type="dxa"/>
            <w:tcMar>
              <w:top w:w="0" w:type="dxa"/>
              <w:left w:w="75" w:type="dxa"/>
              <w:bottom w:w="0" w:type="dxa"/>
              <w:right w:w="75" w:type="dxa"/>
            </w:tcMar>
            <w:vAlign w:val="center"/>
            <w:hideMark/>
          </w:tcPr>
          <w:p w14:paraId="3773B060" w14:textId="77777777" w:rsidR="004F7F15" w:rsidRPr="00636C9B" w:rsidRDefault="004F7F15" w:rsidP="004F7F15">
            <w:pPr>
              <w:rPr>
                <w:sz w:val="18"/>
                <w:szCs w:val="18"/>
              </w:rPr>
            </w:pPr>
            <w:r w:rsidRPr="00636C9B">
              <w:rPr>
                <w:color w:val="000000"/>
                <w:sz w:val="18"/>
                <w:szCs w:val="18"/>
              </w:rPr>
              <w:t>62.0 (  35.0,  89.0)</w:t>
            </w:r>
          </w:p>
        </w:tc>
      </w:tr>
    </w:tbl>
    <w:p w14:paraId="73AE7653" w14:textId="77777777" w:rsidR="004F7F15" w:rsidRPr="00636C9B" w:rsidRDefault="004F7F15" w:rsidP="00D76DF7">
      <w:pPr>
        <w:spacing w:line="480" w:lineRule="auto"/>
        <w:jc w:val="both"/>
        <w:rPr>
          <w:color w:val="000000" w:themeColor="text1"/>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73373528" w14:textId="1CB1C71E" w:rsidR="00194696" w:rsidRPr="00636C9B" w:rsidRDefault="00DF2431" w:rsidP="00886AE3">
      <w:pPr>
        <w:spacing w:line="480" w:lineRule="auto"/>
        <w:rPr>
          <w:color w:val="000000" w:themeColor="text1"/>
        </w:rPr>
      </w:pPr>
      <w:commentRangeStart w:id="306"/>
      <w:r>
        <w:rPr>
          <w:b/>
          <w:color w:val="000000" w:themeColor="text1"/>
        </w:rPr>
        <w:t xml:space="preserve">Supplementary </w:t>
      </w:r>
      <w:r w:rsidR="00845A19" w:rsidRPr="00636C9B">
        <w:rPr>
          <w:b/>
          <w:color w:val="000000" w:themeColor="text1"/>
        </w:rPr>
        <w:t>Table</w:t>
      </w:r>
      <w:r>
        <w:rPr>
          <w:b/>
          <w:color w:val="000000" w:themeColor="text1"/>
        </w:rPr>
        <w:t xml:space="preserve"> </w:t>
      </w:r>
      <w:r w:rsidR="003A2FA4">
        <w:rPr>
          <w:b/>
          <w:color w:val="000000" w:themeColor="text1"/>
        </w:rPr>
        <w:t>3</w:t>
      </w:r>
      <w:r w:rsidR="00845A19" w:rsidRPr="00636C9B">
        <w:rPr>
          <w:b/>
          <w:color w:val="000000" w:themeColor="text1"/>
        </w:rPr>
        <w:t xml:space="preserve">. </w:t>
      </w:r>
      <w:r w:rsidR="00E724F2">
        <w:rPr>
          <w:color w:val="000000" w:themeColor="text1"/>
        </w:rPr>
        <w:t>Excess risk for</w:t>
      </w:r>
      <w:r w:rsidR="00ED78FF" w:rsidRPr="00ED78FF">
        <w:rPr>
          <w:color w:val="000000" w:themeColor="text1"/>
        </w:rPr>
        <w:t xml:space="preserve"> injury deaths for the 2016 US population. The table shows values for if temperature anomaly </w:t>
      </w:r>
      <w:r w:rsidR="0090240D">
        <w:rPr>
          <w:color w:val="000000" w:themeColor="text1"/>
        </w:rPr>
        <w:t>were</w:t>
      </w:r>
      <w:r w:rsidR="00ED78FF" w:rsidRPr="00ED78FF">
        <w:rPr>
          <w:color w:val="000000" w:themeColor="text1"/>
        </w:rPr>
        <w:t xml:space="preserve"> +1°C compared with 1980-2009 long-term average temperatures.</w:t>
      </w:r>
      <w:r w:rsidR="00194696" w:rsidRPr="00636C9B">
        <w:rPr>
          <w:color w:val="000000" w:themeColor="text1"/>
        </w:rPr>
        <w:br w:type="page"/>
      </w:r>
    </w:p>
    <w:commentRangeEnd w:id="306"/>
    <w:p w14:paraId="36B3D507" w14:textId="77777777" w:rsidR="00194696" w:rsidRPr="00636C9B" w:rsidRDefault="0049069D" w:rsidP="00D76DF7">
      <w:pPr>
        <w:spacing w:line="480" w:lineRule="auto"/>
        <w:jc w:val="both"/>
        <w:rPr>
          <w:color w:val="000000" w:themeColor="text1"/>
        </w:rPr>
        <w:sectPr w:rsidR="00194696" w:rsidRPr="00636C9B" w:rsidSect="00C92E67">
          <w:pgSz w:w="11900" w:h="16840"/>
          <w:pgMar w:top="1440" w:right="1440" w:bottom="1440" w:left="1440" w:header="720" w:footer="720" w:gutter="0"/>
          <w:lnNumType w:countBy="1" w:restart="continuous"/>
          <w:cols w:space="720"/>
          <w:docGrid w:linePitch="360"/>
        </w:sectPr>
      </w:pPr>
      <w:r>
        <w:rPr>
          <w:rStyle w:val="CommentReference"/>
          <w:rFonts w:asciiTheme="minorHAnsi" w:hAnsiTheme="minorHAnsi" w:cstheme="minorBidi"/>
          <w:lang w:eastAsia="en-US"/>
        </w:rPr>
        <w:commentReference w:id="306"/>
      </w: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277948" w:rsidRPr="00182A4C" w14:paraId="4E32506F" w14:textId="77777777" w:rsidTr="002A2AE0">
        <w:trPr>
          <w:trHeight w:val="368"/>
        </w:trPr>
        <w:tc>
          <w:tcPr>
            <w:tcW w:w="1293" w:type="dxa"/>
            <w:shd w:val="clear" w:color="auto" w:fill="auto"/>
            <w:noWrap/>
            <w:vAlign w:val="bottom"/>
            <w:hideMark/>
          </w:tcPr>
          <w:p w14:paraId="7614BF97"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Sex</w:t>
            </w:r>
          </w:p>
        </w:tc>
        <w:tc>
          <w:tcPr>
            <w:tcW w:w="1380" w:type="dxa"/>
            <w:shd w:val="clear" w:color="auto" w:fill="auto"/>
            <w:noWrap/>
            <w:vAlign w:val="bottom"/>
            <w:hideMark/>
          </w:tcPr>
          <w:p w14:paraId="150701D0"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Cause</w:t>
            </w:r>
          </w:p>
        </w:tc>
        <w:tc>
          <w:tcPr>
            <w:tcW w:w="1335" w:type="dxa"/>
            <w:shd w:val="clear" w:color="auto" w:fill="auto"/>
            <w:noWrap/>
            <w:vAlign w:val="bottom"/>
            <w:hideMark/>
          </w:tcPr>
          <w:p w14:paraId="48DD4913"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0-4</w:t>
            </w:r>
          </w:p>
        </w:tc>
        <w:tc>
          <w:tcPr>
            <w:tcW w:w="1335" w:type="dxa"/>
            <w:shd w:val="clear" w:color="auto" w:fill="auto"/>
            <w:noWrap/>
            <w:vAlign w:val="bottom"/>
            <w:hideMark/>
          </w:tcPr>
          <w:p w14:paraId="6C4946CD" w14:textId="4BC497A7" w:rsidR="00334A3C" w:rsidRPr="00182A4C" w:rsidRDefault="00334A3C" w:rsidP="00334A3C">
            <w:pPr>
              <w:rPr>
                <w:rFonts w:eastAsia="Times New Roman"/>
                <w:b/>
                <w:color w:val="000000"/>
                <w:sz w:val="18"/>
                <w:szCs w:val="18"/>
              </w:rPr>
            </w:pPr>
            <w:r w:rsidRPr="00182A4C">
              <w:rPr>
                <w:rFonts w:eastAsia="Times New Roman"/>
                <w:b/>
                <w:color w:val="000000"/>
                <w:sz w:val="18"/>
                <w:szCs w:val="18"/>
              </w:rPr>
              <w:t>5-14</w:t>
            </w:r>
          </w:p>
        </w:tc>
        <w:tc>
          <w:tcPr>
            <w:tcW w:w="1335" w:type="dxa"/>
            <w:shd w:val="clear" w:color="auto" w:fill="auto"/>
            <w:noWrap/>
            <w:vAlign w:val="bottom"/>
            <w:hideMark/>
          </w:tcPr>
          <w:p w14:paraId="522E0BB3"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15-24</w:t>
            </w:r>
          </w:p>
        </w:tc>
        <w:tc>
          <w:tcPr>
            <w:tcW w:w="1335" w:type="dxa"/>
            <w:shd w:val="clear" w:color="auto" w:fill="auto"/>
            <w:noWrap/>
            <w:vAlign w:val="bottom"/>
            <w:hideMark/>
          </w:tcPr>
          <w:p w14:paraId="4B83BB27"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25-34</w:t>
            </w:r>
          </w:p>
        </w:tc>
        <w:tc>
          <w:tcPr>
            <w:tcW w:w="1335" w:type="dxa"/>
            <w:shd w:val="clear" w:color="auto" w:fill="auto"/>
            <w:noWrap/>
            <w:vAlign w:val="bottom"/>
            <w:hideMark/>
          </w:tcPr>
          <w:p w14:paraId="17AF9AF1"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35-44</w:t>
            </w:r>
          </w:p>
        </w:tc>
        <w:tc>
          <w:tcPr>
            <w:tcW w:w="1335" w:type="dxa"/>
            <w:shd w:val="clear" w:color="auto" w:fill="auto"/>
            <w:noWrap/>
            <w:vAlign w:val="bottom"/>
            <w:hideMark/>
          </w:tcPr>
          <w:p w14:paraId="46D7C5E0"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45-54</w:t>
            </w:r>
          </w:p>
        </w:tc>
        <w:tc>
          <w:tcPr>
            <w:tcW w:w="1335" w:type="dxa"/>
            <w:shd w:val="clear" w:color="auto" w:fill="auto"/>
            <w:noWrap/>
            <w:vAlign w:val="bottom"/>
            <w:hideMark/>
          </w:tcPr>
          <w:p w14:paraId="5ECEF04D"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55-64</w:t>
            </w:r>
          </w:p>
        </w:tc>
        <w:tc>
          <w:tcPr>
            <w:tcW w:w="1335" w:type="dxa"/>
            <w:shd w:val="clear" w:color="auto" w:fill="auto"/>
            <w:noWrap/>
            <w:vAlign w:val="bottom"/>
            <w:hideMark/>
          </w:tcPr>
          <w:p w14:paraId="43E59037"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65-74</w:t>
            </w:r>
          </w:p>
        </w:tc>
        <w:tc>
          <w:tcPr>
            <w:tcW w:w="1335" w:type="dxa"/>
            <w:shd w:val="clear" w:color="auto" w:fill="auto"/>
            <w:noWrap/>
            <w:vAlign w:val="bottom"/>
            <w:hideMark/>
          </w:tcPr>
          <w:p w14:paraId="58DA6A71"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85+</w:t>
            </w:r>
          </w:p>
        </w:tc>
      </w:tr>
      <w:tr w:rsidR="002A2AE0" w:rsidRPr="00182A4C" w14:paraId="6AF36A6C" w14:textId="77777777" w:rsidTr="002A2AE0">
        <w:trPr>
          <w:trHeight w:val="615"/>
        </w:trPr>
        <w:tc>
          <w:tcPr>
            <w:tcW w:w="1293" w:type="dxa"/>
            <w:shd w:val="clear" w:color="auto" w:fill="auto"/>
            <w:noWrap/>
            <w:vAlign w:val="bottom"/>
            <w:hideMark/>
          </w:tcPr>
          <w:p w14:paraId="7B4494ED" w14:textId="4442DE05"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111249CD" w14:textId="544C365D" w:rsidR="002A2AE0" w:rsidRPr="00182A4C" w:rsidRDefault="002A2AE0" w:rsidP="00334A3C">
            <w:pPr>
              <w:rPr>
                <w:rFonts w:eastAsia="Times New Roman"/>
                <w:color w:val="000000"/>
                <w:sz w:val="18"/>
                <w:szCs w:val="18"/>
              </w:rPr>
            </w:pPr>
            <w:r w:rsidRPr="00182A4C">
              <w:rPr>
                <w:rFonts w:eastAsia="Times New Roman"/>
                <w:color w:val="000000"/>
                <w:sz w:val="18"/>
                <w:szCs w:val="18"/>
              </w:rPr>
              <w:t>Transport</w:t>
            </w:r>
          </w:p>
        </w:tc>
        <w:tc>
          <w:tcPr>
            <w:tcW w:w="1335" w:type="dxa"/>
            <w:shd w:val="clear" w:color="auto" w:fill="auto"/>
            <w:noWrap/>
            <w:vAlign w:val="bottom"/>
            <w:hideMark/>
          </w:tcPr>
          <w:p w14:paraId="05A60123" w14:textId="2CEE455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1.98 ( 1.09, 2.91)</w:t>
            </w:r>
          </w:p>
        </w:tc>
        <w:tc>
          <w:tcPr>
            <w:tcW w:w="1335" w:type="dxa"/>
            <w:shd w:val="clear" w:color="auto" w:fill="auto"/>
            <w:noWrap/>
            <w:vAlign w:val="bottom"/>
            <w:hideMark/>
          </w:tcPr>
          <w:p w14:paraId="4C865004" w14:textId="4BE6E0BD"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( 0.15, 1.51)</w:t>
            </w:r>
          </w:p>
        </w:tc>
        <w:tc>
          <w:tcPr>
            <w:tcW w:w="1335" w:type="dxa"/>
            <w:shd w:val="clear" w:color="auto" w:fill="auto"/>
            <w:noWrap/>
            <w:vAlign w:val="bottom"/>
            <w:hideMark/>
          </w:tcPr>
          <w:p w14:paraId="57B87B0D" w14:textId="73488D1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1.41 ( 1.08, 1.73)</w:t>
            </w:r>
          </w:p>
        </w:tc>
        <w:tc>
          <w:tcPr>
            <w:tcW w:w="1335" w:type="dxa"/>
            <w:shd w:val="clear" w:color="auto" w:fill="auto"/>
            <w:noWrap/>
            <w:vAlign w:val="bottom"/>
            <w:hideMark/>
          </w:tcPr>
          <w:p w14:paraId="5B557424" w14:textId="4159DB2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1.25 ( 0.90, 1.60)</w:t>
            </w:r>
          </w:p>
        </w:tc>
        <w:tc>
          <w:tcPr>
            <w:tcW w:w="1335" w:type="dxa"/>
            <w:shd w:val="clear" w:color="auto" w:fill="auto"/>
            <w:noWrap/>
            <w:vAlign w:val="bottom"/>
            <w:hideMark/>
          </w:tcPr>
          <w:p w14:paraId="785581C9" w14:textId="2F38ACA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1.15 ( 0.77, 1.54)</w:t>
            </w:r>
          </w:p>
        </w:tc>
        <w:tc>
          <w:tcPr>
            <w:tcW w:w="1335" w:type="dxa"/>
            <w:shd w:val="clear" w:color="auto" w:fill="auto"/>
            <w:noWrap/>
            <w:vAlign w:val="bottom"/>
            <w:hideMark/>
          </w:tcPr>
          <w:p w14:paraId="0360EDC4" w14:textId="2C443B7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1.43 ( 1.03, 1.84)</w:t>
            </w:r>
          </w:p>
        </w:tc>
        <w:tc>
          <w:tcPr>
            <w:tcW w:w="1335" w:type="dxa"/>
            <w:shd w:val="clear" w:color="auto" w:fill="auto"/>
            <w:noWrap/>
            <w:vAlign w:val="bottom"/>
            <w:hideMark/>
          </w:tcPr>
          <w:p w14:paraId="388E217D" w14:textId="50AA11E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1.59 ( 1.12, 2.05)</w:t>
            </w:r>
          </w:p>
        </w:tc>
        <w:tc>
          <w:tcPr>
            <w:tcW w:w="1335" w:type="dxa"/>
            <w:shd w:val="clear" w:color="auto" w:fill="auto"/>
            <w:noWrap/>
            <w:vAlign w:val="bottom"/>
            <w:hideMark/>
          </w:tcPr>
          <w:p w14:paraId="3FA79579" w14:textId="277EBF2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0.80 ( 0.27, 1.33)</w:t>
            </w:r>
          </w:p>
        </w:tc>
        <w:tc>
          <w:tcPr>
            <w:tcW w:w="1335" w:type="dxa"/>
            <w:shd w:val="clear" w:color="auto" w:fill="auto"/>
            <w:noWrap/>
            <w:vAlign w:val="bottom"/>
            <w:hideMark/>
          </w:tcPr>
          <w:p w14:paraId="1B1E0D5D" w14:textId="447870B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0.43 (-0.42, 1.26)</w:t>
            </w:r>
          </w:p>
        </w:tc>
      </w:tr>
      <w:tr w:rsidR="002A2AE0" w:rsidRPr="00182A4C" w14:paraId="60A58E4A" w14:textId="77777777" w:rsidTr="002A2AE0">
        <w:trPr>
          <w:trHeight w:val="320"/>
        </w:trPr>
        <w:tc>
          <w:tcPr>
            <w:tcW w:w="1293" w:type="dxa"/>
            <w:shd w:val="clear" w:color="auto" w:fill="auto"/>
            <w:noWrap/>
            <w:vAlign w:val="bottom"/>
            <w:hideMark/>
          </w:tcPr>
          <w:p w14:paraId="17468F92" w14:textId="5B89211A"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08FEA1E5" w14:textId="36C7CF9E" w:rsidR="002A2AE0" w:rsidRPr="00182A4C" w:rsidRDefault="002A2AE0" w:rsidP="00334A3C">
            <w:pPr>
              <w:rPr>
                <w:rFonts w:eastAsia="Times New Roman"/>
                <w:color w:val="000000"/>
                <w:sz w:val="18"/>
                <w:szCs w:val="18"/>
              </w:rPr>
            </w:pPr>
            <w:r w:rsidRPr="00182A4C">
              <w:rPr>
                <w:rFonts w:eastAsia="Times New Roman"/>
                <w:color w:val="000000"/>
                <w:sz w:val="18"/>
                <w:szCs w:val="18"/>
              </w:rPr>
              <w:t>Falls</w:t>
            </w:r>
          </w:p>
        </w:tc>
        <w:tc>
          <w:tcPr>
            <w:tcW w:w="1335" w:type="dxa"/>
            <w:shd w:val="clear" w:color="auto" w:fill="auto"/>
            <w:noWrap/>
            <w:vAlign w:val="bottom"/>
            <w:hideMark/>
          </w:tcPr>
          <w:p w14:paraId="2B95771B" w14:textId="2A74ACD4"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0.62 (-0.98, 2.24)</w:t>
            </w:r>
          </w:p>
        </w:tc>
        <w:tc>
          <w:tcPr>
            <w:tcW w:w="1335" w:type="dxa"/>
            <w:shd w:val="clear" w:color="auto" w:fill="auto"/>
            <w:noWrap/>
            <w:vAlign w:val="bottom"/>
            <w:hideMark/>
          </w:tcPr>
          <w:p w14:paraId="20070108" w14:textId="5916FEF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0.85 (-0.74, 2.48)</w:t>
            </w:r>
          </w:p>
        </w:tc>
        <w:tc>
          <w:tcPr>
            <w:tcW w:w="1335" w:type="dxa"/>
            <w:shd w:val="clear" w:color="auto" w:fill="auto"/>
            <w:noWrap/>
            <w:vAlign w:val="bottom"/>
            <w:hideMark/>
          </w:tcPr>
          <w:p w14:paraId="47BF488D" w14:textId="6240C55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1.42 ( 0.30, 2.57)</w:t>
            </w:r>
          </w:p>
        </w:tc>
        <w:tc>
          <w:tcPr>
            <w:tcW w:w="1335" w:type="dxa"/>
            <w:shd w:val="clear" w:color="auto" w:fill="auto"/>
            <w:noWrap/>
            <w:vAlign w:val="bottom"/>
            <w:hideMark/>
          </w:tcPr>
          <w:p w14:paraId="104F2F5A" w14:textId="69DF727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1.23 ( 0.22, 2.30)</w:t>
            </w:r>
          </w:p>
        </w:tc>
        <w:tc>
          <w:tcPr>
            <w:tcW w:w="1335" w:type="dxa"/>
            <w:shd w:val="clear" w:color="auto" w:fill="auto"/>
            <w:noWrap/>
            <w:vAlign w:val="bottom"/>
            <w:hideMark/>
          </w:tcPr>
          <w:p w14:paraId="48D85946" w14:textId="3C384E7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0.57 (-0.34, 1.51)</w:t>
            </w:r>
          </w:p>
        </w:tc>
        <w:tc>
          <w:tcPr>
            <w:tcW w:w="1335" w:type="dxa"/>
            <w:shd w:val="clear" w:color="auto" w:fill="auto"/>
            <w:noWrap/>
            <w:vAlign w:val="bottom"/>
            <w:hideMark/>
          </w:tcPr>
          <w:p w14:paraId="2EE5BA82" w14:textId="5726633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0.40 (-0.38, 1.15)</w:t>
            </w:r>
          </w:p>
        </w:tc>
        <w:tc>
          <w:tcPr>
            <w:tcW w:w="1335" w:type="dxa"/>
            <w:shd w:val="clear" w:color="auto" w:fill="auto"/>
            <w:noWrap/>
            <w:vAlign w:val="bottom"/>
            <w:hideMark/>
          </w:tcPr>
          <w:p w14:paraId="3E30CC2B" w14:textId="76B96C8D" w:rsidR="002A2AE0" w:rsidRPr="00182A4C" w:rsidRDefault="002A2AE0" w:rsidP="00334A3C">
            <w:pPr>
              <w:rPr>
                <w:rFonts w:eastAsia="Times New Roman"/>
                <w:color w:val="000000"/>
                <w:sz w:val="18"/>
                <w:szCs w:val="18"/>
              </w:rPr>
            </w:pPr>
            <w:r w:rsidRPr="00182A4C">
              <w:rPr>
                <w:rFonts w:eastAsia="Times New Roman"/>
                <w:color w:val="000000"/>
                <w:sz w:val="18"/>
                <w:szCs w:val="18"/>
              </w:rPr>
              <w:t>-0.84 (-1.53,-0.14)</w:t>
            </w:r>
          </w:p>
        </w:tc>
        <w:tc>
          <w:tcPr>
            <w:tcW w:w="1335" w:type="dxa"/>
            <w:shd w:val="clear" w:color="auto" w:fill="auto"/>
            <w:noWrap/>
            <w:vAlign w:val="bottom"/>
            <w:hideMark/>
          </w:tcPr>
          <w:p w14:paraId="71155746" w14:textId="42865E2D" w:rsidR="002A2AE0" w:rsidRPr="00182A4C" w:rsidRDefault="002A2AE0" w:rsidP="00334A3C">
            <w:pPr>
              <w:rPr>
                <w:rFonts w:eastAsia="Times New Roman"/>
                <w:color w:val="000000"/>
                <w:sz w:val="18"/>
                <w:szCs w:val="18"/>
              </w:rPr>
            </w:pPr>
            <w:r w:rsidRPr="00182A4C">
              <w:rPr>
                <w:rFonts w:eastAsia="Times New Roman"/>
                <w:color w:val="000000"/>
                <w:sz w:val="18"/>
                <w:szCs w:val="18"/>
              </w:rPr>
              <w:t>-0.20 (-0.82, 0.41)</w:t>
            </w:r>
          </w:p>
        </w:tc>
        <w:tc>
          <w:tcPr>
            <w:tcW w:w="1335" w:type="dxa"/>
            <w:shd w:val="clear" w:color="auto" w:fill="auto"/>
            <w:noWrap/>
            <w:vAlign w:val="bottom"/>
            <w:hideMark/>
          </w:tcPr>
          <w:p w14:paraId="5AC20779" w14:textId="37D7AF0D" w:rsidR="002A2AE0" w:rsidRPr="00182A4C" w:rsidRDefault="002A2AE0" w:rsidP="00334A3C">
            <w:pPr>
              <w:rPr>
                <w:rFonts w:eastAsia="Times New Roman"/>
                <w:color w:val="000000"/>
                <w:sz w:val="18"/>
                <w:szCs w:val="18"/>
              </w:rPr>
            </w:pPr>
            <w:r w:rsidRPr="00182A4C">
              <w:rPr>
                <w:rFonts w:eastAsia="Times New Roman"/>
                <w:color w:val="000000"/>
                <w:sz w:val="18"/>
                <w:szCs w:val="18"/>
              </w:rPr>
              <w:t>-0.70 (-1.16,-0.24)</w:t>
            </w:r>
          </w:p>
        </w:tc>
      </w:tr>
      <w:tr w:rsidR="002A2AE0" w:rsidRPr="00182A4C" w14:paraId="390A3CD8" w14:textId="77777777" w:rsidTr="002A2AE0">
        <w:trPr>
          <w:trHeight w:val="320"/>
        </w:trPr>
        <w:tc>
          <w:tcPr>
            <w:tcW w:w="1293" w:type="dxa"/>
            <w:shd w:val="clear" w:color="auto" w:fill="auto"/>
            <w:noWrap/>
            <w:vAlign w:val="bottom"/>
            <w:hideMark/>
          </w:tcPr>
          <w:p w14:paraId="4A5084D9" w14:textId="6863633B"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0E055C1E" w14:textId="47E2C2A6" w:rsidR="002A2AE0" w:rsidRPr="00182A4C" w:rsidRDefault="002A2AE0" w:rsidP="00334A3C">
            <w:pPr>
              <w:rPr>
                <w:rFonts w:eastAsia="Times New Roman"/>
                <w:color w:val="000000"/>
                <w:sz w:val="18"/>
                <w:szCs w:val="18"/>
              </w:rPr>
            </w:pPr>
            <w:r w:rsidRPr="00182A4C">
              <w:rPr>
                <w:rFonts w:eastAsia="Times New Roman"/>
                <w:color w:val="000000"/>
                <w:sz w:val="18"/>
                <w:szCs w:val="18"/>
              </w:rPr>
              <w:t>Drownings</w:t>
            </w:r>
          </w:p>
        </w:tc>
        <w:tc>
          <w:tcPr>
            <w:tcW w:w="1335" w:type="dxa"/>
            <w:shd w:val="clear" w:color="auto" w:fill="auto"/>
            <w:noWrap/>
            <w:vAlign w:val="bottom"/>
            <w:hideMark/>
          </w:tcPr>
          <w:p w14:paraId="7EAB91DC" w14:textId="2811F35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2.96 ( 1.81, 4.06)</w:t>
            </w:r>
          </w:p>
        </w:tc>
        <w:tc>
          <w:tcPr>
            <w:tcW w:w="1335" w:type="dxa"/>
            <w:shd w:val="clear" w:color="auto" w:fill="auto"/>
            <w:noWrap/>
            <w:vAlign w:val="bottom"/>
            <w:hideMark/>
          </w:tcPr>
          <w:p w14:paraId="17079026" w14:textId="53B17C5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5.97 ( 4.52, 7.43)</w:t>
            </w:r>
          </w:p>
        </w:tc>
        <w:tc>
          <w:tcPr>
            <w:tcW w:w="1335" w:type="dxa"/>
            <w:shd w:val="clear" w:color="auto" w:fill="auto"/>
            <w:noWrap/>
            <w:vAlign w:val="bottom"/>
            <w:hideMark/>
          </w:tcPr>
          <w:p w14:paraId="1831B296" w14:textId="5AFBFBB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8.29 ( 7.26, 9.32)</w:t>
            </w:r>
          </w:p>
        </w:tc>
        <w:tc>
          <w:tcPr>
            <w:tcW w:w="1335" w:type="dxa"/>
            <w:shd w:val="clear" w:color="auto" w:fill="auto"/>
            <w:noWrap/>
            <w:vAlign w:val="bottom"/>
            <w:hideMark/>
          </w:tcPr>
          <w:p w14:paraId="459CE17C" w14:textId="0FF524E1"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6.28 ( 5.10, 7.47)</w:t>
            </w:r>
          </w:p>
        </w:tc>
        <w:tc>
          <w:tcPr>
            <w:tcW w:w="1335" w:type="dxa"/>
            <w:shd w:val="clear" w:color="auto" w:fill="auto"/>
            <w:noWrap/>
            <w:vAlign w:val="bottom"/>
            <w:hideMark/>
          </w:tcPr>
          <w:p w14:paraId="2E832658" w14:textId="4A948D7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4.27 ( 3.12, 5.53)</w:t>
            </w:r>
          </w:p>
        </w:tc>
        <w:tc>
          <w:tcPr>
            <w:tcW w:w="1335" w:type="dxa"/>
            <w:shd w:val="clear" w:color="auto" w:fill="auto"/>
            <w:noWrap/>
            <w:vAlign w:val="bottom"/>
            <w:hideMark/>
          </w:tcPr>
          <w:p w14:paraId="7862BEB4" w14:textId="40035A1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3.11 ( 1.85, 4.43)</w:t>
            </w:r>
          </w:p>
        </w:tc>
        <w:tc>
          <w:tcPr>
            <w:tcW w:w="1335" w:type="dxa"/>
            <w:shd w:val="clear" w:color="auto" w:fill="auto"/>
            <w:noWrap/>
            <w:vAlign w:val="bottom"/>
            <w:hideMark/>
          </w:tcPr>
          <w:p w14:paraId="7F3AFD31" w14:textId="5BA3A14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2.19 ( 0.94, 3.46)</w:t>
            </w:r>
          </w:p>
        </w:tc>
        <w:tc>
          <w:tcPr>
            <w:tcW w:w="1335" w:type="dxa"/>
            <w:shd w:val="clear" w:color="auto" w:fill="auto"/>
            <w:noWrap/>
            <w:vAlign w:val="bottom"/>
            <w:hideMark/>
          </w:tcPr>
          <w:p w14:paraId="1510401B" w14:textId="2F6F3634"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2.10 ( 0.80, 3.43)</w:t>
            </w:r>
          </w:p>
        </w:tc>
        <w:tc>
          <w:tcPr>
            <w:tcW w:w="1335" w:type="dxa"/>
            <w:shd w:val="clear" w:color="auto" w:fill="auto"/>
            <w:noWrap/>
            <w:vAlign w:val="bottom"/>
            <w:hideMark/>
          </w:tcPr>
          <w:p w14:paraId="2B7816AA" w14:textId="587F23B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0.60 (-0.98, 2.20)</w:t>
            </w:r>
          </w:p>
        </w:tc>
      </w:tr>
      <w:tr w:rsidR="002A2AE0" w:rsidRPr="00182A4C" w14:paraId="43681C2E" w14:textId="77777777" w:rsidTr="002A2AE0">
        <w:trPr>
          <w:trHeight w:val="320"/>
        </w:trPr>
        <w:tc>
          <w:tcPr>
            <w:tcW w:w="1293" w:type="dxa"/>
            <w:shd w:val="clear" w:color="auto" w:fill="auto"/>
            <w:noWrap/>
            <w:vAlign w:val="bottom"/>
            <w:hideMark/>
          </w:tcPr>
          <w:p w14:paraId="58CCF013" w14:textId="2089C726"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4922FF4A" w14:textId="60A9C1F6" w:rsidR="002A2AE0" w:rsidRPr="00182A4C" w:rsidRDefault="002A2AE0" w:rsidP="00334A3C">
            <w:pPr>
              <w:rPr>
                <w:rFonts w:eastAsia="Times New Roman"/>
                <w:color w:val="000000"/>
                <w:sz w:val="18"/>
                <w:szCs w:val="18"/>
              </w:rPr>
            </w:pPr>
            <w:r w:rsidRPr="00182A4C">
              <w:rPr>
                <w:rFonts w:eastAsia="Times New Roman"/>
                <w:color w:val="000000"/>
                <w:sz w:val="18"/>
                <w:szCs w:val="18"/>
              </w:rPr>
              <w:t>Other unintentional injuries</w:t>
            </w:r>
          </w:p>
        </w:tc>
        <w:tc>
          <w:tcPr>
            <w:tcW w:w="1335" w:type="dxa"/>
            <w:shd w:val="clear" w:color="auto" w:fill="auto"/>
            <w:noWrap/>
            <w:vAlign w:val="bottom"/>
            <w:hideMark/>
          </w:tcPr>
          <w:p w14:paraId="5EA8936C" w14:textId="6B82ED4E" w:rsidR="002A2AE0" w:rsidRPr="00182A4C" w:rsidRDefault="002A2AE0" w:rsidP="00334A3C">
            <w:pPr>
              <w:rPr>
                <w:rFonts w:eastAsia="Times New Roman"/>
                <w:color w:val="000000"/>
                <w:sz w:val="18"/>
                <w:szCs w:val="18"/>
              </w:rPr>
            </w:pPr>
            <w:r w:rsidRPr="00182A4C">
              <w:rPr>
                <w:rFonts w:eastAsia="Times New Roman"/>
                <w:color w:val="000000"/>
                <w:sz w:val="18"/>
                <w:szCs w:val="18"/>
              </w:rPr>
              <w:t>-0.20 (-0.96, 0.59)</w:t>
            </w:r>
          </w:p>
        </w:tc>
        <w:tc>
          <w:tcPr>
            <w:tcW w:w="1335" w:type="dxa"/>
            <w:shd w:val="clear" w:color="auto" w:fill="auto"/>
            <w:noWrap/>
            <w:vAlign w:val="bottom"/>
            <w:hideMark/>
          </w:tcPr>
          <w:p w14:paraId="042C7266" w14:textId="18D6BB9B" w:rsidR="002A2AE0" w:rsidRPr="00182A4C" w:rsidRDefault="002A2AE0" w:rsidP="00334A3C">
            <w:pPr>
              <w:rPr>
                <w:rFonts w:eastAsia="Times New Roman"/>
                <w:color w:val="000000"/>
                <w:sz w:val="18"/>
                <w:szCs w:val="18"/>
              </w:rPr>
            </w:pPr>
            <w:r w:rsidRPr="00182A4C">
              <w:rPr>
                <w:rFonts w:eastAsia="Times New Roman"/>
                <w:color w:val="000000"/>
                <w:sz w:val="18"/>
                <w:szCs w:val="18"/>
              </w:rPr>
              <w:t>-0.36 (-1.16, 0.42)</w:t>
            </w:r>
          </w:p>
        </w:tc>
        <w:tc>
          <w:tcPr>
            <w:tcW w:w="1335" w:type="dxa"/>
            <w:shd w:val="clear" w:color="auto" w:fill="auto"/>
            <w:noWrap/>
            <w:vAlign w:val="bottom"/>
            <w:hideMark/>
          </w:tcPr>
          <w:p w14:paraId="382D7691" w14:textId="00E7DCF0"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0.62 (-0.15, 1.41)</w:t>
            </w:r>
          </w:p>
        </w:tc>
        <w:tc>
          <w:tcPr>
            <w:tcW w:w="1335" w:type="dxa"/>
            <w:shd w:val="clear" w:color="auto" w:fill="auto"/>
            <w:noWrap/>
            <w:vAlign w:val="bottom"/>
            <w:hideMark/>
          </w:tcPr>
          <w:p w14:paraId="432A6567" w14:textId="5A139C6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0.37 (-0.49, 1.24)</w:t>
            </w:r>
          </w:p>
        </w:tc>
        <w:tc>
          <w:tcPr>
            <w:tcW w:w="1335" w:type="dxa"/>
            <w:shd w:val="clear" w:color="auto" w:fill="auto"/>
            <w:noWrap/>
            <w:vAlign w:val="bottom"/>
            <w:hideMark/>
          </w:tcPr>
          <w:p w14:paraId="4C80FA42" w14:textId="3D651F7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0.78 (-0.13, 1.69)</w:t>
            </w:r>
          </w:p>
        </w:tc>
        <w:tc>
          <w:tcPr>
            <w:tcW w:w="1335" w:type="dxa"/>
            <w:shd w:val="clear" w:color="auto" w:fill="auto"/>
            <w:noWrap/>
            <w:vAlign w:val="bottom"/>
            <w:hideMark/>
          </w:tcPr>
          <w:p w14:paraId="0B0D87A7" w14:textId="6B753F6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0.39 (-0.48, 1.27)</w:t>
            </w:r>
          </w:p>
        </w:tc>
        <w:tc>
          <w:tcPr>
            <w:tcW w:w="1335" w:type="dxa"/>
            <w:shd w:val="clear" w:color="auto" w:fill="auto"/>
            <w:noWrap/>
            <w:vAlign w:val="bottom"/>
            <w:hideMark/>
          </w:tcPr>
          <w:p w14:paraId="2119C4B2" w14:textId="0C0DE8C0" w:rsidR="002A2AE0" w:rsidRPr="00182A4C" w:rsidRDefault="002A2AE0" w:rsidP="00334A3C">
            <w:pPr>
              <w:rPr>
                <w:rFonts w:eastAsia="Times New Roman"/>
                <w:color w:val="000000"/>
                <w:sz w:val="18"/>
                <w:szCs w:val="18"/>
              </w:rPr>
            </w:pPr>
            <w:r w:rsidRPr="00182A4C">
              <w:rPr>
                <w:rFonts w:eastAsia="Times New Roman"/>
                <w:color w:val="000000"/>
                <w:sz w:val="18"/>
                <w:szCs w:val="18"/>
              </w:rPr>
              <w:t>-0.20 (-1.01, 0.62)</w:t>
            </w:r>
          </w:p>
        </w:tc>
        <w:tc>
          <w:tcPr>
            <w:tcW w:w="1335" w:type="dxa"/>
            <w:shd w:val="clear" w:color="auto" w:fill="auto"/>
            <w:noWrap/>
            <w:vAlign w:val="bottom"/>
            <w:hideMark/>
          </w:tcPr>
          <w:p w14:paraId="749BAEE3" w14:textId="0CA6C65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0.11 (-0.68, 0.90)</w:t>
            </w:r>
          </w:p>
        </w:tc>
        <w:tc>
          <w:tcPr>
            <w:tcW w:w="1335" w:type="dxa"/>
            <w:shd w:val="clear" w:color="auto" w:fill="auto"/>
            <w:noWrap/>
            <w:vAlign w:val="bottom"/>
            <w:hideMark/>
          </w:tcPr>
          <w:p w14:paraId="13912C95" w14:textId="751316F2" w:rsidR="002A2AE0" w:rsidRPr="00182A4C" w:rsidRDefault="002A2AE0" w:rsidP="00334A3C">
            <w:pPr>
              <w:rPr>
                <w:rFonts w:eastAsia="Times New Roman"/>
                <w:color w:val="000000"/>
                <w:sz w:val="18"/>
                <w:szCs w:val="18"/>
              </w:rPr>
            </w:pPr>
            <w:r w:rsidRPr="00182A4C">
              <w:rPr>
                <w:rFonts w:eastAsia="Times New Roman"/>
                <w:color w:val="000000"/>
                <w:sz w:val="18"/>
                <w:szCs w:val="18"/>
              </w:rPr>
              <w:t>-0.34 (-1.15, 0.45)</w:t>
            </w:r>
          </w:p>
        </w:tc>
      </w:tr>
      <w:tr w:rsidR="002A2AE0" w:rsidRPr="00182A4C" w14:paraId="01208710" w14:textId="77777777" w:rsidTr="002A2AE0">
        <w:trPr>
          <w:trHeight w:val="320"/>
        </w:trPr>
        <w:tc>
          <w:tcPr>
            <w:tcW w:w="1293" w:type="dxa"/>
            <w:shd w:val="clear" w:color="auto" w:fill="auto"/>
            <w:noWrap/>
            <w:vAlign w:val="bottom"/>
            <w:hideMark/>
          </w:tcPr>
          <w:p w14:paraId="0C0DF891" w14:textId="786435FA"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0F057CB7" w14:textId="37779F99" w:rsidR="002A2AE0" w:rsidRPr="00182A4C" w:rsidRDefault="002A2AE0" w:rsidP="00334A3C">
            <w:pPr>
              <w:rPr>
                <w:rFonts w:eastAsia="Times New Roman"/>
                <w:color w:val="000000"/>
                <w:sz w:val="18"/>
                <w:szCs w:val="18"/>
              </w:rPr>
            </w:pPr>
            <w:r w:rsidRPr="00182A4C">
              <w:rPr>
                <w:rFonts w:eastAsia="Times New Roman"/>
                <w:color w:val="000000"/>
                <w:sz w:val="18"/>
                <w:szCs w:val="18"/>
              </w:rPr>
              <w:t>Assault</w:t>
            </w:r>
          </w:p>
        </w:tc>
        <w:tc>
          <w:tcPr>
            <w:tcW w:w="1335" w:type="dxa"/>
            <w:shd w:val="clear" w:color="auto" w:fill="auto"/>
            <w:noWrap/>
            <w:vAlign w:val="bottom"/>
            <w:hideMark/>
          </w:tcPr>
          <w:p w14:paraId="608E2822" w14:textId="03327A1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0.35 (-0.61, 1.32)</w:t>
            </w:r>
          </w:p>
        </w:tc>
        <w:tc>
          <w:tcPr>
            <w:tcW w:w="1335" w:type="dxa"/>
            <w:shd w:val="clear" w:color="auto" w:fill="auto"/>
            <w:noWrap/>
            <w:vAlign w:val="bottom"/>
            <w:hideMark/>
          </w:tcPr>
          <w:p w14:paraId="48A68E45" w14:textId="42827F1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0.70 (-0.37, 1.82)</w:t>
            </w:r>
          </w:p>
        </w:tc>
        <w:tc>
          <w:tcPr>
            <w:tcW w:w="1335" w:type="dxa"/>
            <w:shd w:val="clear" w:color="auto" w:fill="auto"/>
            <w:noWrap/>
            <w:vAlign w:val="bottom"/>
            <w:hideMark/>
          </w:tcPr>
          <w:p w14:paraId="38ACD8D0" w14:textId="2352CB8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( 0.38, 1.27)</w:t>
            </w:r>
          </w:p>
        </w:tc>
        <w:tc>
          <w:tcPr>
            <w:tcW w:w="1335" w:type="dxa"/>
            <w:shd w:val="clear" w:color="auto" w:fill="auto"/>
            <w:noWrap/>
            <w:vAlign w:val="bottom"/>
            <w:hideMark/>
          </w:tcPr>
          <w:p w14:paraId="5A06850B" w14:textId="3A561A8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1.16 ( 0.74, 1.60)</w:t>
            </w:r>
          </w:p>
        </w:tc>
        <w:tc>
          <w:tcPr>
            <w:tcW w:w="1335" w:type="dxa"/>
            <w:shd w:val="clear" w:color="auto" w:fill="auto"/>
            <w:noWrap/>
            <w:vAlign w:val="bottom"/>
            <w:hideMark/>
          </w:tcPr>
          <w:p w14:paraId="472ADCE6" w14:textId="1443D6B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0.64 ( 0.15, 1.13)</w:t>
            </w:r>
          </w:p>
        </w:tc>
        <w:tc>
          <w:tcPr>
            <w:tcW w:w="1335" w:type="dxa"/>
            <w:shd w:val="clear" w:color="auto" w:fill="auto"/>
            <w:noWrap/>
            <w:vAlign w:val="bottom"/>
            <w:hideMark/>
          </w:tcPr>
          <w:p w14:paraId="52693E97" w14:textId="09916DD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0.53 (-0.06, 1.12)</w:t>
            </w:r>
          </w:p>
        </w:tc>
        <w:tc>
          <w:tcPr>
            <w:tcW w:w="1335" w:type="dxa"/>
            <w:shd w:val="clear" w:color="auto" w:fill="auto"/>
            <w:noWrap/>
            <w:vAlign w:val="bottom"/>
            <w:hideMark/>
          </w:tcPr>
          <w:p w14:paraId="2A931B4C" w14:textId="3F55E150"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0.90 ( 0.14, 1.67)</w:t>
            </w:r>
          </w:p>
        </w:tc>
        <w:tc>
          <w:tcPr>
            <w:tcW w:w="1335" w:type="dxa"/>
            <w:shd w:val="clear" w:color="auto" w:fill="auto"/>
            <w:noWrap/>
            <w:vAlign w:val="bottom"/>
            <w:hideMark/>
          </w:tcPr>
          <w:p w14:paraId="688AF06C" w14:textId="5CB17EB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0.52 (-0.47, 1.49)</w:t>
            </w:r>
          </w:p>
        </w:tc>
        <w:tc>
          <w:tcPr>
            <w:tcW w:w="1335" w:type="dxa"/>
            <w:shd w:val="clear" w:color="auto" w:fill="auto"/>
            <w:noWrap/>
            <w:vAlign w:val="bottom"/>
            <w:hideMark/>
          </w:tcPr>
          <w:p w14:paraId="353659D1" w14:textId="20565B31"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0.71 (-0.75, 2.19)</w:t>
            </w:r>
          </w:p>
        </w:tc>
      </w:tr>
      <w:tr w:rsidR="002A2AE0" w:rsidRPr="00182A4C" w14:paraId="70783327" w14:textId="77777777" w:rsidTr="002A2AE0">
        <w:trPr>
          <w:trHeight w:val="639"/>
        </w:trPr>
        <w:tc>
          <w:tcPr>
            <w:tcW w:w="1293" w:type="dxa"/>
            <w:shd w:val="clear" w:color="auto" w:fill="auto"/>
            <w:noWrap/>
            <w:vAlign w:val="bottom"/>
            <w:hideMark/>
          </w:tcPr>
          <w:p w14:paraId="57EA2603" w14:textId="2BF52930"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4CC11995" w14:textId="7739EDBA" w:rsidR="002A2AE0" w:rsidRPr="00182A4C" w:rsidRDefault="002A2AE0" w:rsidP="00334A3C">
            <w:pPr>
              <w:rPr>
                <w:rFonts w:eastAsia="Times New Roman"/>
                <w:color w:val="000000"/>
                <w:sz w:val="18"/>
                <w:szCs w:val="18"/>
              </w:rPr>
            </w:pPr>
            <w:r w:rsidRPr="00182A4C">
              <w:rPr>
                <w:rFonts w:eastAsia="Times New Roman"/>
                <w:color w:val="000000"/>
                <w:sz w:val="18"/>
                <w:szCs w:val="18"/>
              </w:rPr>
              <w:t>Intentional self-harm</w:t>
            </w:r>
          </w:p>
        </w:tc>
        <w:tc>
          <w:tcPr>
            <w:tcW w:w="1335" w:type="dxa"/>
            <w:shd w:val="clear" w:color="auto" w:fill="auto"/>
            <w:noWrap/>
            <w:vAlign w:val="bottom"/>
            <w:hideMark/>
          </w:tcPr>
          <w:p w14:paraId="26FF3BED" w14:textId="0461E9DE" w:rsidR="002A2AE0" w:rsidRPr="00182A4C" w:rsidRDefault="002A2AE0" w:rsidP="001F7DDE">
            <w:pPr>
              <w:rPr>
                <w:rFonts w:eastAsia="Times New Roman"/>
                <w:color w:val="000000"/>
                <w:sz w:val="18"/>
                <w:szCs w:val="18"/>
              </w:rPr>
            </w:pPr>
            <w:r w:rsidRPr="00182A4C">
              <w:rPr>
                <w:rFonts w:eastAsia="Times New Roman"/>
                <w:color w:val="000000"/>
                <w:sz w:val="18"/>
                <w:szCs w:val="18"/>
              </w:rPr>
              <w:t xml:space="preserve">  </w:t>
            </w:r>
          </w:p>
        </w:tc>
        <w:tc>
          <w:tcPr>
            <w:tcW w:w="1335" w:type="dxa"/>
            <w:shd w:val="clear" w:color="auto" w:fill="auto"/>
            <w:noWrap/>
            <w:vAlign w:val="bottom"/>
            <w:hideMark/>
          </w:tcPr>
          <w:p w14:paraId="28AAC1ED" w14:textId="3B558F5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0.53 (-0.61, 1.70)</w:t>
            </w:r>
          </w:p>
        </w:tc>
        <w:tc>
          <w:tcPr>
            <w:tcW w:w="1335" w:type="dxa"/>
            <w:shd w:val="clear" w:color="auto" w:fill="auto"/>
            <w:noWrap/>
            <w:vAlign w:val="bottom"/>
            <w:hideMark/>
          </w:tcPr>
          <w:p w14:paraId="39DE57DF" w14:textId="5C68BE1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0.44 ( 0.06, 0.81)</w:t>
            </w:r>
          </w:p>
        </w:tc>
        <w:tc>
          <w:tcPr>
            <w:tcW w:w="1335" w:type="dxa"/>
            <w:shd w:val="clear" w:color="auto" w:fill="auto"/>
            <w:noWrap/>
            <w:vAlign w:val="bottom"/>
            <w:hideMark/>
          </w:tcPr>
          <w:p w14:paraId="21DDD763" w14:textId="0420A7EC"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0.68 ( 0.33, 1.04)</w:t>
            </w:r>
          </w:p>
        </w:tc>
        <w:tc>
          <w:tcPr>
            <w:tcW w:w="1335" w:type="dxa"/>
            <w:shd w:val="clear" w:color="auto" w:fill="auto"/>
            <w:noWrap/>
            <w:vAlign w:val="bottom"/>
            <w:hideMark/>
          </w:tcPr>
          <w:p w14:paraId="569CAE7B" w14:textId="73D6A9ED"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0.88 ( 0.51, 1.25)</w:t>
            </w:r>
          </w:p>
        </w:tc>
        <w:tc>
          <w:tcPr>
            <w:tcW w:w="1335" w:type="dxa"/>
            <w:shd w:val="clear" w:color="auto" w:fill="auto"/>
            <w:noWrap/>
            <w:vAlign w:val="bottom"/>
            <w:hideMark/>
          </w:tcPr>
          <w:p w14:paraId="53DE8364" w14:textId="0D41D4D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0.57 ( 0.19, 0.95)</w:t>
            </w:r>
          </w:p>
        </w:tc>
        <w:tc>
          <w:tcPr>
            <w:tcW w:w="1335" w:type="dxa"/>
            <w:shd w:val="clear" w:color="auto" w:fill="auto"/>
            <w:noWrap/>
            <w:vAlign w:val="bottom"/>
            <w:hideMark/>
          </w:tcPr>
          <w:p w14:paraId="1A6383F3" w14:textId="318F441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1.00 ( 0.58, 1.44)</w:t>
            </w:r>
          </w:p>
        </w:tc>
        <w:tc>
          <w:tcPr>
            <w:tcW w:w="1335" w:type="dxa"/>
            <w:shd w:val="clear" w:color="auto" w:fill="auto"/>
            <w:noWrap/>
            <w:vAlign w:val="bottom"/>
            <w:hideMark/>
          </w:tcPr>
          <w:p w14:paraId="76C9B4FA" w14:textId="603466E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0.75 ( 0.27, 1.22)</w:t>
            </w:r>
          </w:p>
        </w:tc>
        <w:tc>
          <w:tcPr>
            <w:tcW w:w="1335" w:type="dxa"/>
            <w:shd w:val="clear" w:color="auto" w:fill="auto"/>
            <w:noWrap/>
            <w:vAlign w:val="bottom"/>
            <w:hideMark/>
          </w:tcPr>
          <w:p w14:paraId="3330C166" w14:textId="555D3E8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0.86 ( 0.06, 1.65)</w:t>
            </w:r>
          </w:p>
        </w:tc>
      </w:tr>
      <w:tr w:rsidR="002A2AE0" w:rsidRPr="00182A4C" w14:paraId="5FBE5B5F" w14:textId="77777777" w:rsidTr="002A2AE0">
        <w:trPr>
          <w:trHeight w:val="320"/>
        </w:trPr>
        <w:tc>
          <w:tcPr>
            <w:tcW w:w="1293" w:type="dxa"/>
            <w:shd w:val="clear" w:color="auto" w:fill="auto"/>
            <w:noWrap/>
            <w:vAlign w:val="bottom"/>
            <w:hideMark/>
          </w:tcPr>
          <w:p w14:paraId="4E4F5BD9" w14:textId="7534B63A"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55837743" w14:textId="023FD293" w:rsidR="002A2AE0" w:rsidRPr="00182A4C" w:rsidRDefault="002A2AE0" w:rsidP="00334A3C">
            <w:pPr>
              <w:rPr>
                <w:rFonts w:eastAsia="Times New Roman"/>
                <w:color w:val="000000"/>
                <w:sz w:val="18"/>
                <w:szCs w:val="18"/>
              </w:rPr>
            </w:pPr>
            <w:r w:rsidRPr="00182A4C">
              <w:rPr>
                <w:rFonts w:eastAsia="Times New Roman"/>
                <w:color w:val="000000"/>
                <w:sz w:val="18"/>
                <w:szCs w:val="18"/>
              </w:rPr>
              <w:t>Transport</w:t>
            </w:r>
          </w:p>
        </w:tc>
        <w:tc>
          <w:tcPr>
            <w:tcW w:w="1335" w:type="dxa"/>
            <w:shd w:val="clear" w:color="auto" w:fill="auto"/>
            <w:noWrap/>
            <w:vAlign w:val="bottom"/>
            <w:hideMark/>
          </w:tcPr>
          <w:p w14:paraId="2F83209B" w14:textId="657DFC7C"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0.59 (-0.41, 1.60)</w:t>
            </w:r>
          </w:p>
        </w:tc>
        <w:tc>
          <w:tcPr>
            <w:tcW w:w="1335" w:type="dxa"/>
            <w:shd w:val="clear" w:color="auto" w:fill="auto"/>
            <w:noWrap/>
            <w:vAlign w:val="bottom"/>
            <w:hideMark/>
          </w:tcPr>
          <w:p w14:paraId="548696ED" w14:textId="2D4C0BE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1.05 ( 0.27, 1.85)</w:t>
            </w:r>
          </w:p>
        </w:tc>
        <w:tc>
          <w:tcPr>
            <w:tcW w:w="1335" w:type="dxa"/>
            <w:shd w:val="clear" w:color="auto" w:fill="auto"/>
            <w:noWrap/>
            <w:vAlign w:val="bottom"/>
            <w:hideMark/>
          </w:tcPr>
          <w:p w14:paraId="4A58D9EA" w14:textId="597141C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0.81 ( 0.36, 1.28)</w:t>
            </w:r>
          </w:p>
        </w:tc>
        <w:tc>
          <w:tcPr>
            <w:tcW w:w="1335" w:type="dxa"/>
            <w:shd w:val="clear" w:color="auto" w:fill="auto"/>
            <w:noWrap/>
            <w:vAlign w:val="bottom"/>
            <w:hideMark/>
          </w:tcPr>
          <w:p w14:paraId="4DACBB5A" w14:textId="68F57D94"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0.23 (-0.28, 0.76)</w:t>
            </w:r>
          </w:p>
        </w:tc>
        <w:tc>
          <w:tcPr>
            <w:tcW w:w="1335" w:type="dxa"/>
            <w:shd w:val="clear" w:color="auto" w:fill="auto"/>
            <w:noWrap/>
            <w:vAlign w:val="bottom"/>
            <w:hideMark/>
          </w:tcPr>
          <w:p w14:paraId="769C4143" w14:textId="2CDF947F"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0.32 (-0.24, 0.89)</w:t>
            </w:r>
          </w:p>
        </w:tc>
        <w:tc>
          <w:tcPr>
            <w:tcW w:w="1335" w:type="dxa"/>
            <w:shd w:val="clear" w:color="auto" w:fill="auto"/>
            <w:noWrap/>
            <w:vAlign w:val="bottom"/>
            <w:hideMark/>
          </w:tcPr>
          <w:p w14:paraId="638091D0" w14:textId="18509E0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0.29 (-0.31, 0.91)</w:t>
            </w:r>
          </w:p>
        </w:tc>
        <w:tc>
          <w:tcPr>
            <w:tcW w:w="1335" w:type="dxa"/>
            <w:shd w:val="clear" w:color="auto" w:fill="auto"/>
            <w:noWrap/>
            <w:vAlign w:val="bottom"/>
            <w:hideMark/>
          </w:tcPr>
          <w:p w14:paraId="5666B6BF" w14:textId="67CB873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0.17 (-0.45, 0.81)</w:t>
            </w:r>
          </w:p>
        </w:tc>
        <w:tc>
          <w:tcPr>
            <w:tcW w:w="1335" w:type="dxa"/>
            <w:shd w:val="clear" w:color="auto" w:fill="auto"/>
            <w:noWrap/>
            <w:vAlign w:val="bottom"/>
            <w:hideMark/>
          </w:tcPr>
          <w:p w14:paraId="3D7DA397" w14:textId="060E97C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0.93 ( 0.29, 1.56)</w:t>
            </w:r>
          </w:p>
        </w:tc>
        <w:tc>
          <w:tcPr>
            <w:tcW w:w="1335" w:type="dxa"/>
            <w:shd w:val="clear" w:color="auto" w:fill="auto"/>
            <w:noWrap/>
            <w:vAlign w:val="bottom"/>
            <w:hideMark/>
          </w:tcPr>
          <w:p w14:paraId="17F9A868" w14:textId="78E093FD"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0.80 (-0.11, 1.71)</w:t>
            </w:r>
          </w:p>
        </w:tc>
      </w:tr>
      <w:tr w:rsidR="002A2AE0" w:rsidRPr="00182A4C" w14:paraId="4197F77D" w14:textId="77777777" w:rsidTr="002A2AE0">
        <w:trPr>
          <w:trHeight w:val="320"/>
        </w:trPr>
        <w:tc>
          <w:tcPr>
            <w:tcW w:w="1293" w:type="dxa"/>
            <w:shd w:val="clear" w:color="auto" w:fill="auto"/>
            <w:noWrap/>
            <w:vAlign w:val="bottom"/>
            <w:hideMark/>
          </w:tcPr>
          <w:p w14:paraId="24C43131" w14:textId="5A9A38AF"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159FEAF0" w14:textId="697D8171" w:rsidR="002A2AE0" w:rsidRPr="00182A4C" w:rsidRDefault="002A2AE0" w:rsidP="00334A3C">
            <w:pPr>
              <w:rPr>
                <w:rFonts w:eastAsia="Times New Roman"/>
                <w:color w:val="000000"/>
                <w:sz w:val="18"/>
                <w:szCs w:val="18"/>
              </w:rPr>
            </w:pPr>
            <w:r w:rsidRPr="00182A4C">
              <w:rPr>
                <w:rFonts w:eastAsia="Times New Roman"/>
                <w:color w:val="000000"/>
                <w:sz w:val="18"/>
                <w:szCs w:val="18"/>
              </w:rPr>
              <w:t>Falls</w:t>
            </w:r>
          </w:p>
        </w:tc>
        <w:tc>
          <w:tcPr>
            <w:tcW w:w="1335" w:type="dxa"/>
            <w:shd w:val="clear" w:color="auto" w:fill="auto"/>
            <w:noWrap/>
            <w:vAlign w:val="bottom"/>
            <w:hideMark/>
          </w:tcPr>
          <w:p w14:paraId="3304AD44" w14:textId="0EDBAD2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1.02 (-0.51, 2.60)</w:t>
            </w:r>
          </w:p>
        </w:tc>
        <w:tc>
          <w:tcPr>
            <w:tcW w:w="1335" w:type="dxa"/>
            <w:shd w:val="clear" w:color="auto" w:fill="auto"/>
            <w:noWrap/>
            <w:vAlign w:val="bottom"/>
            <w:hideMark/>
          </w:tcPr>
          <w:p w14:paraId="5577C665" w14:textId="1C8EC0F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0.91 (-0.59, 2.50)</w:t>
            </w:r>
          </w:p>
        </w:tc>
        <w:tc>
          <w:tcPr>
            <w:tcW w:w="1335" w:type="dxa"/>
            <w:shd w:val="clear" w:color="auto" w:fill="auto"/>
            <w:noWrap/>
            <w:vAlign w:val="bottom"/>
            <w:hideMark/>
          </w:tcPr>
          <w:p w14:paraId="6F02EF79" w14:textId="2B8D404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0.54 (-0.86, 1.99)</w:t>
            </w:r>
          </w:p>
        </w:tc>
        <w:tc>
          <w:tcPr>
            <w:tcW w:w="1335" w:type="dxa"/>
            <w:shd w:val="clear" w:color="auto" w:fill="auto"/>
            <w:noWrap/>
            <w:vAlign w:val="bottom"/>
            <w:hideMark/>
          </w:tcPr>
          <w:p w14:paraId="5EA9EC8B" w14:textId="64E7FCB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1.14 (-0.22, 2.51)</w:t>
            </w:r>
          </w:p>
        </w:tc>
        <w:tc>
          <w:tcPr>
            <w:tcW w:w="1335" w:type="dxa"/>
            <w:shd w:val="clear" w:color="auto" w:fill="auto"/>
            <w:noWrap/>
            <w:vAlign w:val="bottom"/>
            <w:hideMark/>
          </w:tcPr>
          <w:p w14:paraId="37E46671" w14:textId="32D714A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0.10 (-1.16, 1.37)</w:t>
            </w:r>
          </w:p>
        </w:tc>
        <w:tc>
          <w:tcPr>
            <w:tcW w:w="1335" w:type="dxa"/>
            <w:shd w:val="clear" w:color="auto" w:fill="auto"/>
            <w:noWrap/>
            <w:vAlign w:val="bottom"/>
            <w:hideMark/>
          </w:tcPr>
          <w:p w14:paraId="503ABDA3" w14:textId="003F530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0.10 (-0.99, 1.19)</w:t>
            </w:r>
          </w:p>
        </w:tc>
        <w:tc>
          <w:tcPr>
            <w:tcW w:w="1335" w:type="dxa"/>
            <w:shd w:val="clear" w:color="auto" w:fill="auto"/>
            <w:noWrap/>
            <w:vAlign w:val="bottom"/>
            <w:hideMark/>
          </w:tcPr>
          <w:p w14:paraId="788A0614" w14:textId="18604A7F"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0.08 (-0.87, 1.03)</w:t>
            </w:r>
          </w:p>
        </w:tc>
        <w:tc>
          <w:tcPr>
            <w:tcW w:w="1335" w:type="dxa"/>
            <w:shd w:val="clear" w:color="auto" w:fill="auto"/>
            <w:noWrap/>
            <w:vAlign w:val="bottom"/>
            <w:hideMark/>
          </w:tcPr>
          <w:p w14:paraId="621834BC" w14:textId="4116AAA7" w:rsidR="002A2AE0" w:rsidRPr="00182A4C" w:rsidRDefault="002A2AE0" w:rsidP="00334A3C">
            <w:pPr>
              <w:rPr>
                <w:rFonts w:eastAsia="Times New Roman"/>
                <w:color w:val="000000"/>
                <w:sz w:val="18"/>
                <w:szCs w:val="18"/>
              </w:rPr>
            </w:pPr>
            <w:r w:rsidRPr="00182A4C">
              <w:rPr>
                <w:rFonts w:eastAsia="Times New Roman"/>
                <w:color w:val="000000"/>
                <w:sz w:val="18"/>
                <w:szCs w:val="18"/>
              </w:rPr>
              <w:t>-0.19 (-0.89, 0.51)</w:t>
            </w:r>
          </w:p>
        </w:tc>
        <w:tc>
          <w:tcPr>
            <w:tcW w:w="1335" w:type="dxa"/>
            <w:shd w:val="clear" w:color="auto" w:fill="auto"/>
            <w:noWrap/>
            <w:vAlign w:val="bottom"/>
            <w:hideMark/>
          </w:tcPr>
          <w:p w14:paraId="55ABF9B8" w14:textId="1D9D9993" w:rsidR="002A2AE0" w:rsidRPr="00182A4C" w:rsidRDefault="002A2AE0" w:rsidP="00334A3C">
            <w:pPr>
              <w:rPr>
                <w:rFonts w:eastAsia="Times New Roman"/>
                <w:color w:val="000000"/>
                <w:sz w:val="18"/>
                <w:szCs w:val="18"/>
              </w:rPr>
            </w:pPr>
            <w:r w:rsidRPr="00182A4C">
              <w:rPr>
                <w:rFonts w:eastAsia="Times New Roman"/>
                <w:color w:val="000000"/>
                <w:sz w:val="18"/>
                <w:szCs w:val="18"/>
              </w:rPr>
              <w:t>-0.40 (-0.78,-0.04)</w:t>
            </w:r>
          </w:p>
        </w:tc>
      </w:tr>
      <w:tr w:rsidR="002A2AE0" w:rsidRPr="00182A4C" w14:paraId="7727DCDB" w14:textId="77777777" w:rsidTr="002A2AE0">
        <w:trPr>
          <w:trHeight w:val="320"/>
        </w:trPr>
        <w:tc>
          <w:tcPr>
            <w:tcW w:w="1293" w:type="dxa"/>
            <w:shd w:val="clear" w:color="auto" w:fill="auto"/>
            <w:noWrap/>
            <w:vAlign w:val="bottom"/>
            <w:hideMark/>
          </w:tcPr>
          <w:p w14:paraId="7DFE429C" w14:textId="42195E57"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1E4E5076" w14:textId="62450373" w:rsidR="002A2AE0" w:rsidRPr="00182A4C" w:rsidRDefault="002A2AE0" w:rsidP="00334A3C">
            <w:pPr>
              <w:rPr>
                <w:rFonts w:eastAsia="Times New Roman"/>
                <w:color w:val="000000"/>
                <w:sz w:val="18"/>
                <w:szCs w:val="18"/>
              </w:rPr>
            </w:pPr>
            <w:r w:rsidRPr="00182A4C">
              <w:rPr>
                <w:rFonts w:eastAsia="Times New Roman"/>
                <w:color w:val="000000"/>
                <w:sz w:val="18"/>
                <w:szCs w:val="18"/>
              </w:rPr>
              <w:t>Drownings</w:t>
            </w:r>
          </w:p>
        </w:tc>
        <w:tc>
          <w:tcPr>
            <w:tcW w:w="1335" w:type="dxa"/>
            <w:shd w:val="clear" w:color="auto" w:fill="auto"/>
            <w:noWrap/>
            <w:vAlign w:val="bottom"/>
            <w:hideMark/>
          </w:tcPr>
          <w:p w14:paraId="3D718706" w14:textId="460F0A21"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2.14 ( 0.82, 3.50)</w:t>
            </w:r>
          </w:p>
        </w:tc>
        <w:tc>
          <w:tcPr>
            <w:tcW w:w="1335" w:type="dxa"/>
            <w:shd w:val="clear" w:color="auto" w:fill="auto"/>
            <w:noWrap/>
            <w:vAlign w:val="bottom"/>
            <w:hideMark/>
          </w:tcPr>
          <w:p w14:paraId="4755C7F2" w14:textId="4A046A9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4.13 ( 2.23, 6.16)</w:t>
            </w:r>
          </w:p>
        </w:tc>
        <w:tc>
          <w:tcPr>
            <w:tcW w:w="1335" w:type="dxa"/>
            <w:shd w:val="clear" w:color="auto" w:fill="auto"/>
            <w:noWrap/>
            <w:vAlign w:val="bottom"/>
            <w:hideMark/>
          </w:tcPr>
          <w:p w14:paraId="40E475CA" w14:textId="267A9540"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1.44 ( 0.03, 2.83)</w:t>
            </w:r>
          </w:p>
        </w:tc>
        <w:tc>
          <w:tcPr>
            <w:tcW w:w="1335" w:type="dxa"/>
            <w:shd w:val="clear" w:color="auto" w:fill="auto"/>
            <w:noWrap/>
            <w:vAlign w:val="bottom"/>
            <w:hideMark/>
          </w:tcPr>
          <w:p w14:paraId="1787AF49" w14:textId="47BC830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2.28 ( 0.86, 3.63)</w:t>
            </w:r>
          </w:p>
        </w:tc>
        <w:tc>
          <w:tcPr>
            <w:tcW w:w="1335" w:type="dxa"/>
            <w:shd w:val="clear" w:color="auto" w:fill="auto"/>
            <w:noWrap/>
            <w:vAlign w:val="bottom"/>
            <w:hideMark/>
          </w:tcPr>
          <w:p w14:paraId="4B5C4262" w14:textId="25FB880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2.01 ( 0.53, 3.51)</w:t>
            </w:r>
          </w:p>
        </w:tc>
        <w:tc>
          <w:tcPr>
            <w:tcW w:w="1335" w:type="dxa"/>
            <w:shd w:val="clear" w:color="auto" w:fill="auto"/>
            <w:noWrap/>
            <w:vAlign w:val="bottom"/>
            <w:hideMark/>
          </w:tcPr>
          <w:p w14:paraId="2D6B92A7" w14:textId="3D9E17E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1.60 ( 0.16, 3.08)</w:t>
            </w:r>
          </w:p>
        </w:tc>
        <w:tc>
          <w:tcPr>
            <w:tcW w:w="1335" w:type="dxa"/>
            <w:shd w:val="clear" w:color="auto" w:fill="auto"/>
            <w:noWrap/>
            <w:vAlign w:val="bottom"/>
            <w:hideMark/>
          </w:tcPr>
          <w:p w14:paraId="12E5DD79" w14:textId="7508154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0.66 (-0.78, 2.10)</w:t>
            </w:r>
          </w:p>
        </w:tc>
        <w:tc>
          <w:tcPr>
            <w:tcW w:w="1335" w:type="dxa"/>
            <w:shd w:val="clear" w:color="auto" w:fill="auto"/>
            <w:noWrap/>
            <w:vAlign w:val="bottom"/>
            <w:hideMark/>
          </w:tcPr>
          <w:p w14:paraId="176E2567" w14:textId="5225BB4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1.35 (-0.07, 2.78)</w:t>
            </w:r>
          </w:p>
        </w:tc>
        <w:tc>
          <w:tcPr>
            <w:tcW w:w="1335" w:type="dxa"/>
            <w:shd w:val="clear" w:color="auto" w:fill="auto"/>
            <w:noWrap/>
            <w:vAlign w:val="bottom"/>
            <w:hideMark/>
          </w:tcPr>
          <w:p w14:paraId="779DADF7" w14:textId="0C8F904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0.33 (-1.22, 1.96)</w:t>
            </w:r>
          </w:p>
        </w:tc>
      </w:tr>
      <w:tr w:rsidR="002A2AE0" w:rsidRPr="00182A4C" w14:paraId="711F0802" w14:textId="77777777" w:rsidTr="002A2AE0">
        <w:trPr>
          <w:trHeight w:val="320"/>
        </w:trPr>
        <w:tc>
          <w:tcPr>
            <w:tcW w:w="1293" w:type="dxa"/>
            <w:shd w:val="clear" w:color="auto" w:fill="auto"/>
            <w:noWrap/>
            <w:vAlign w:val="bottom"/>
            <w:hideMark/>
          </w:tcPr>
          <w:p w14:paraId="4F50AEC6" w14:textId="7A9DDD2F"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654DCD73" w14:textId="153B5088" w:rsidR="002A2AE0" w:rsidRPr="00182A4C" w:rsidRDefault="002A2AE0" w:rsidP="00334A3C">
            <w:pPr>
              <w:rPr>
                <w:rFonts w:eastAsia="Times New Roman"/>
                <w:color w:val="000000"/>
                <w:sz w:val="18"/>
                <w:szCs w:val="18"/>
              </w:rPr>
            </w:pPr>
            <w:r w:rsidRPr="00182A4C">
              <w:rPr>
                <w:rFonts w:eastAsia="Times New Roman"/>
                <w:color w:val="000000"/>
                <w:sz w:val="18"/>
                <w:szCs w:val="18"/>
              </w:rPr>
              <w:t>Other unintentional injuries</w:t>
            </w:r>
          </w:p>
        </w:tc>
        <w:tc>
          <w:tcPr>
            <w:tcW w:w="1335" w:type="dxa"/>
            <w:shd w:val="clear" w:color="auto" w:fill="auto"/>
            <w:noWrap/>
            <w:vAlign w:val="bottom"/>
            <w:hideMark/>
          </w:tcPr>
          <w:p w14:paraId="74CFA7B7" w14:textId="1F8D4002" w:rsidR="002A2AE0" w:rsidRPr="00182A4C" w:rsidRDefault="002A2AE0" w:rsidP="00334A3C">
            <w:pPr>
              <w:rPr>
                <w:rFonts w:eastAsia="Times New Roman"/>
                <w:color w:val="000000"/>
                <w:sz w:val="18"/>
                <w:szCs w:val="18"/>
              </w:rPr>
            </w:pPr>
            <w:r w:rsidRPr="00182A4C">
              <w:rPr>
                <w:rFonts w:eastAsia="Times New Roman"/>
                <w:color w:val="000000"/>
                <w:sz w:val="18"/>
                <w:szCs w:val="18"/>
              </w:rPr>
              <w:t>-0.86 (-1.63,-0.06)</w:t>
            </w:r>
          </w:p>
        </w:tc>
        <w:tc>
          <w:tcPr>
            <w:tcW w:w="1335" w:type="dxa"/>
            <w:shd w:val="clear" w:color="auto" w:fill="auto"/>
            <w:noWrap/>
            <w:vAlign w:val="bottom"/>
            <w:hideMark/>
          </w:tcPr>
          <w:p w14:paraId="5D6209BF" w14:textId="08DD54F6" w:rsidR="002A2AE0" w:rsidRPr="00182A4C" w:rsidRDefault="002A2AE0" w:rsidP="00334A3C">
            <w:pPr>
              <w:rPr>
                <w:rFonts w:eastAsia="Times New Roman"/>
                <w:color w:val="000000"/>
                <w:sz w:val="18"/>
                <w:szCs w:val="18"/>
              </w:rPr>
            </w:pPr>
            <w:r w:rsidRPr="00182A4C">
              <w:rPr>
                <w:rFonts w:eastAsia="Times New Roman"/>
                <w:color w:val="000000"/>
                <w:sz w:val="18"/>
                <w:szCs w:val="18"/>
              </w:rPr>
              <w:t>-0.74 (-1.58, 0.15)</w:t>
            </w:r>
          </w:p>
        </w:tc>
        <w:tc>
          <w:tcPr>
            <w:tcW w:w="1335" w:type="dxa"/>
            <w:shd w:val="clear" w:color="auto" w:fill="auto"/>
            <w:noWrap/>
            <w:vAlign w:val="bottom"/>
            <w:hideMark/>
          </w:tcPr>
          <w:p w14:paraId="151CBE61" w14:textId="2E1118B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0.12 (-0.69, 0.93)</w:t>
            </w:r>
          </w:p>
        </w:tc>
        <w:tc>
          <w:tcPr>
            <w:tcW w:w="1335" w:type="dxa"/>
            <w:shd w:val="clear" w:color="auto" w:fill="auto"/>
            <w:noWrap/>
            <w:vAlign w:val="bottom"/>
            <w:hideMark/>
          </w:tcPr>
          <w:p w14:paraId="0AC0487D" w14:textId="60EEED6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0.03 (-0.76, 0.84)</w:t>
            </w:r>
          </w:p>
        </w:tc>
        <w:tc>
          <w:tcPr>
            <w:tcW w:w="1335" w:type="dxa"/>
            <w:shd w:val="clear" w:color="auto" w:fill="auto"/>
            <w:noWrap/>
            <w:vAlign w:val="bottom"/>
            <w:hideMark/>
          </w:tcPr>
          <w:p w14:paraId="0DA98E33" w14:textId="4916E4C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0.29 (-0.49, 1.10)</w:t>
            </w:r>
          </w:p>
        </w:tc>
        <w:tc>
          <w:tcPr>
            <w:tcW w:w="1335" w:type="dxa"/>
            <w:shd w:val="clear" w:color="auto" w:fill="auto"/>
            <w:noWrap/>
            <w:vAlign w:val="bottom"/>
            <w:hideMark/>
          </w:tcPr>
          <w:p w14:paraId="3CC0E324" w14:textId="0E53AE5E" w:rsidR="002A2AE0" w:rsidRPr="00182A4C" w:rsidRDefault="002A2AE0" w:rsidP="00334A3C">
            <w:pPr>
              <w:rPr>
                <w:rFonts w:eastAsia="Times New Roman"/>
                <w:color w:val="000000"/>
                <w:sz w:val="18"/>
                <w:szCs w:val="18"/>
              </w:rPr>
            </w:pPr>
            <w:r w:rsidRPr="00182A4C">
              <w:rPr>
                <w:rFonts w:eastAsia="Times New Roman"/>
                <w:color w:val="000000"/>
                <w:sz w:val="18"/>
                <w:szCs w:val="18"/>
              </w:rPr>
              <w:t>-0.10 (-0.90, 0.72)</w:t>
            </w:r>
          </w:p>
        </w:tc>
        <w:tc>
          <w:tcPr>
            <w:tcW w:w="1335" w:type="dxa"/>
            <w:shd w:val="clear" w:color="auto" w:fill="auto"/>
            <w:noWrap/>
            <w:vAlign w:val="bottom"/>
            <w:hideMark/>
          </w:tcPr>
          <w:p w14:paraId="4ED6A0C9" w14:textId="3B54FA3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0.31 (-0.49, 1.09)</w:t>
            </w:r>
          </w:p>
        </w:tc>
        <w:tc>
          <w:tcPr>
            <w:tcW w:w="1335" w:type="dxa"/>
            <w:shd w:val="clear" w:color="auto" w:fill="auto"/>
            <w:noWrap/>
            <w:vAlign w:val="bottom"/>
            <w:hideMark/>
          </w:tcPr>
          <w:p w14:paraId="1AE32E84" w14:textId="4610781C" w:rsidR="002A2AE0" w:rsidRPr="00182A4C" w:rsidRDefault="002A2AE0" w:rsidP="00334A3C">
            <w:pPr>
              <w:rPr>
                <w:rFonts w:eastAsia="Times New Roman"/>
                <w:color w:val="000000"/>
                <w:sz w:val="18"/>
                <w:szCs w:val="18"/>
              </w:rPr>
            </w:pPr>
            <w:r w:rsidRPr="00182A4C">
              <w:rPr>
                <w:rFonts w:eastAsia="Times New Roman"/>
                <w:color w:val="000000"/>
                <w:sz w:val="18"/>
                <w:szCs w:val="18"/>
              </w:rPr>
              <w:t>-0.10 (-0.89, 0.68)</w:t>
            </w:r>
          </w:p>
        </w:tc>
        <w:tc>
          <w:tcPr>
            <w:tcW w:w="1335" w:type="dxa"/>
            <w:shd w:val="clear" w:color="auto" w:fill="auto"/>
            <w:noWrap/>
            <w:vAlign w:val="bottom"/>
            <w:hideMark/>
          </w:tcPr>
          <w:p w14:paraId="187C3C39" w14:textId="00DC9960" w:rsidR="002A2AE0" w:rsidRPr="00182A4C" w:rsidRDefault="002A2AE0" w:rsidP="00334A3C">
            <w:pPr>
              <w:rPr>
                <w:rFonts w:eastAsia="Times New Roman"/>
                <w:color w:val="000000"/>
                <w:sz w:val="18"/>
                <w:szCs w:val="18"/>
              </w:rPr>
            </w:pPr>
            <w:r w:rsidRPr="00182A4C">
              <w:rPr>
                <w:rFonts w:eastAsia="Times New Roman"/>
                <w:color w:val="000000"/>
                <w:sz w:val="18"/>
                <w:szCs w:val="18"/>
              </w:rPr>
              <w:t>-0.31 (-1.19, 0.57)</w:t>
            </w:r>
          </w:p>
        </w:tc>
      </w:tr>
      <w:tr w:rsidR="002A2AE0" w:rsidRPr="00182A4C" w14:paraId="63FF7904" w14:textId="77777777" w:rsidTr="002A2AE0">
        <w:trPr>
          <w:trHeight w:val="320"/>
        </w:trPr>
        <w:tc>
          <w:tcPr>
            <w:tcW w:w="1293" w:type="dxa"/>
            <w:shd w:val="clear" w:color="auto" w:fill="auto"/>
            <w:noWrap/>
            <w:vAlign w:val="bottom"/>
            <w:hideMark/>
          </w:tcPr>
          <w:p w14:paraId="4E83227F" w14:textId="29F4AB21"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17CF4006" w14:textId="2A55CDC2" w:rsidR="002A2AE0" w:rsidRPr="00182A4C" w:rsidRDefault="002A2AE0" w:rsidP="00334A3C">
            <w:pPr>
              <w:rPr>
                <w:rFonts w:eastAsia="Times New Roman"/>
                <w:color w:val="000000"/>
                <w:sz w:val="18"/>
                <w:szCs w:val="18"/>
              </w:rPr>
            </w:pPr>
            <w:r w:rsidRPr="00182A4C">
              <w:rPr>
                <w:rFonts w:eastAsia="Times New Roman"/>
                <w:color w:val="000000"/>
                <w:sz w:val="18"/>
                <w:szCs w:val="18"/>
              </w:rPr>
              <w:t>Assault</w:t>
            </w:r>
          </w:p>
        </w:tc>
        <w:tc>
          <w:tcPr>
            <w:tcW w:w="1335" w:type="dxa"/>
            <w:shd w:val="clear" w:color="auto" w:fill="auto"/>
            <w:noWrap/>
            <w:vAlign w:val="bottom"/>
            <w:hideMark/>
          </w:tcPr>
          <w:p w14:paraId="04D7F083" w14:textId="38C3565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0.99 (-0.05, 2.04)</w:t>
            </w:r>
          </w:p>
        </w:tc>
        <w:tc>
          <w:tcPr>
            <w:tcW w:w="1335" w:type="dxa"/>
            <w:shd w:val="clear" w:color="auto" w:fill="auto"/>
            <w:noWrap/>
            <w:vAlign w:val="bottom"/>
            <w:hideMark/>
          </w:tcPr>
          <w:p w14:paraId="6B328C42" w14:textId="38D52FE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0.83 (-0.41, 2.08)</w:t>
            </w:r>
          </w:p>
        </w:tc>
        <w:tc>
          <w:tcPr>
            <w:tcW w:w="1335" w:type="dxa"/>
            <w:shd w:val="clear" w:color="auto" w:fill="auto"/>
            <w:noWrap/>
            <w:vAlign w:val="bottom"/>
            <w:hideMark/>
          </w:tcPr>
          <w:p w14:paraId="0D3BA270" w14:textId="659B615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1.24 ( 0.49, 1.98)</w:t>
            </w:r>
          </w:p>
        </w:tc>
        <w:tc>
          <w:tcPr>
            <w:tcW w:w="1335" w:type="dxa"/>
            <w:shd w:val="clear" w:color="auto" w:fill="auto"/>
            <w:noWrap/>
            <w:vAlign w:val="bottom"/>
            <w:hideMark/>
          </w:tcPr>
          <w:p w14:paraId="43D349E0" w14:textId="14F16DA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0.27 (-0.43, 0.99)</w:t>
            </w:r>
          </w:p>
        </w:tc>
        <w:tc>
          <w:tcPr>
            <w:tcW w:w="1335" w:type="dxa"/>
            <w:shd w:val="clear" w:color="auto" w:fill="auto"/>
            <w:noWrap/>
            <w:vAlign w:val="bottom"/>
            <w:hideMark/>
          </w:tcPr>
          <w:p w14:paraId="1BC5F024" w14:textId="0D08FBA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1.02 ( 0.28, 1.82)</w:t>
            </w:r>
          </w:p>
        </w:tc>
        <w:tc>
          <w:tcPr>
            <w:tcW w:w="1335" w:type="dxa"/>
            <w:shd w:val="clear" w:color="auto" w:fill="auto"/>
            <w:noWrap/>
            <w:vAlign w:val="bottom"/>
            <w:hideMark/>
          </w:tcPr>
          <w:p w14:paraId="139A5FC9" w14:textId="2CAB414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(-0.09, 1.76)</w:t>
            </w:r>
          </w:p>
        </w:tc>
        <w:tc>
          <w:tcPr>
            <w:tcW w:w="1335" w:type="dxa"/>
            <w:shd w:val="clear" w:color="auto" w:fill="auto"/>
            <w:noWrap/>
            <w:vAlign w:val="bottom"/>
            <w:hideMark/>
          </w:tcPr>
          <w:p w14:paraId="2459592B" w14:textId="55375B5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0.52 (-0.52, 1.56)</w:t>
            </w:r>
          </w:p>
        </w:tc>
        <w:tc>
          <w:tcPr>
            <w:tcW w:w="1335" w:type="dxa"/>
            <w:shd w:val="clear" w:color="auto" w:fill="auto"/>
            <w:noWrap/>
            <w:vAlign w:val="bottom"/>
            <w:hideMark/>
          </w:tcPr>
          <w:p w14:paraId="12BE947A" w14:textId="47B81FC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0.64 (-0.47, 1.79)</w:t>
            </w:r>
          </w:p>
        </w:tc>
        <w:tc>
          <w:tcPr>
            <w:tcW w:w="1335" w:type="dxa"/>
            <w:shd w:val="clear" w:color="auto" w:fill="auto"/>
            <w:noWrap/>
            <w:vAlign w:val="bottom"/>
            <w:hideMark/>
          </w:tcPr>
          <w:p w14:paraId="3452B53B" w14:textId="7DA7E2D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0.87 (-0.54, 2.31)</w:t>
            </w:r>
          </w:p>
        </w:tc>
      </w:tr>
      <w:tr w:rsidR="002A2AE0" w:rsidRPr="00182A4C" w14:paraId="500AB602" w14:textId="77777777" w:rsidTr="00886AE3">
        <w:trPr>
          <w:trHeight w:val="462"/>
        </w:trPr>
        <w:tc>
          <w:tcPr>
            <w:tcW w:w="1293" w:type="dxa"/>
            <w:shd w:val="clear" w:color="auto" w:fill="auto"/>
            <w:noWrap/>
            <w:vAlign w:val="bottom"/>
            <w:hideMark/>
          </w:tcPr>
          <w:p w14:paraId="5AD26D76" w14:textId="2CB6523C"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55BE2DFE" w14:textId="697D92A6" w:rsidR="002A2AE0" w:rsidRPr="00182A4C" w:rsidRDefault="002A2AE0" w:rsidP="00334A3C">
            <w:pPr>
              <w:rPr>
                <w:rFonts w:eastAsia="Times New Roman"/>
                <w:color w:val="000000"/>
                <w:sz w:val="18"/>
                <w:szCs w:val="18"/>
              </w:rPr>
            </w:pPr>
            <w:r w:rsidRPr="00182A4C">
              <w:rPr>
                <w:rFonts w:eastAsia="Times New Roman"/>
                <w:color w:val="000000"/>
                <w:sz w:val="18"/>
                <w:szCs w:val="18"/>
              </w:rPr>
              <w:t>Intentional self-harm</w:t>
            </w:r>
          </w:p>
        </w:tc>
        <w:tc>
          <w:tcPr>
            <w:tcW w:w="1335" w:type="dxa"/>
            <w:shd w:val="clear" w:color="auto" w:fill="auto"/>
            <w:noWrap/>
            <w:vAlign w:val="bottom"/>
            <w:hideMark/>
          </w:tcPr>
          <w:p w14:paraId="7BF75937" w14:textId="116FD5C1" w:rsidR="002A2AE0" w:rsidRPr="00182A4C" w:rsidRDefault="002A2AE0" w:rsidP="001F7DDE">
            <w:pPr>
              <w:rPr>
                <w:rFonts w:eastAsia="Times New Roman"/>
                <w:color w:val="000000"/>
                <w:sz w:val="18"/>
                <w:szCs w:val="18"/>
              </w:rPr>
            </w:pPr>
            <w:r w:rsidRPr="00182A4C">
              <w:rPr>
                <w:rFonts w:eastAsia="Times New Roman"/>
                <w:color w:val="000000"/>
                <w:sz w:val="18"/>
                <w:szCs w:val="18"/>
              </w:rPr>
              <w:t xml:space="preserve">  </w:t>
            </w:r>
          </w:p>
        </w:tc>
        <w:tc>
          <w:tcPr>
            <w:tcW w:w="1335" w:type="dxa"/>
            <w:shd w:val="clear" w:color="auto" w:fill="auto"/>
            <w:noWrap/>
            <w:vAlign w:val="bottom"/>
            <w:hideMark/>
          </w:tcPr>
          <w:p w14:paraId="5B267B0E" w14:textId="0A6812B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1.47 ( 0.17, 2.82)</w:t>
            </w:r>
          </w:p>
        </w:tc>
        <w:tc>
          <w:tcPr>
            <w:tcW w:w="1335" w:type="dxa"/>
            <w:shd w:val="clear" w:color="auto" w:fill="auto"/>
            <w:noWrap/>
            <w:vAlign w:val="bottom"/>
            <w:hideMark/>
          </w:tcPr>
          <w:p w14:paraId="6E4BAD76" w14:textId="55A3133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0.64 (-0.10, 1.40)</w:t>
            </w:r>
          </w:p>
        </w:tc>
        <w:tc>
          <w:tcPr>
            <w:tcW w:w="1335" w:type="dxa"/>
            <w:shd w:val="clear" w:color="auto" w:fill="auto"/>
            <w:noWrap/>
            <w:vAlign w:val="bottom"/>
            <w:hideMark/>
          </w:tcPr>
          <w:p w14:paraId="684A7EDA" w14:textId="7944079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( 0.16, 1.49)</w:t>
            </w:r>
          </w:p>
        </w:tc>
        <w:tc>
          <w:tcPr>
            <w:tcW w:w="1335" w:type="dxa"/>
            <w:shd w:val="clear" w:color="auto" w:fill="auto"/>
            <w:noWrap/>
            <w:vAlign w:val="bottom"/>
            <w:hideMark/>
          </w:tcPr>
          <w:p w14:paraId="0CF15C1F" w14:textId="41E5226C"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0.60 ( 0.00, 1.20)</w:t>
            </w:r>
          </w:p>
        </w:tc>
        <w:tc>
          <w:tcPr>
            <w:tcW w:w="1335" w:type="dxa"/>
            <w:shd w:val="clear" w:color="auto" w:fill="auto"/>
            <w:noWrap/>
            <w:vAlign w:val="bottom"/>
            <w:hideMark/>
          </w:tcPr>
          <w:p w14:paraId="2267CC75" w14:textId="0E6663F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0.39 (-0.19, 0.98)</w:t>
            </w:r>
          </w:p>
        </w:tc>
        <w:tc>
          <w:tcPr>
            <w:tcW w:w="1335" w:type="dxa"/>
            <w:shd w:val="clear" w:color="auto" w:fill="auto"/>
            <w:noWrap/>
            <w:vAlign w:val="bottom"/>
            <w:hideMark/>
          </w:tcPr>
          <w:p w14:paraId="031B6B04" w14:textId="0916200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0.52 (-0.16, 1.21)</w:t>
            </w:r>
          </w:p>
        </w:tc>
        <w:tc>
          <w:tcPr>
            <w:tcW w:w="1335" w:type="dxa"/>
            <w:shd w:val="clear" w:color="auto" w:fill="auto"/>
            <w:noWrap/>
            <w:vAlign w:val="bottom"/>
            <w:hideMark/>
          </w:tcPr>
          <w:p w14:paraId="4DE52902" w14:textId="30D7547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0.91 ( 0.06, 1.77)</w:t>
            </w:r>
          </w:p>
        </w:tc>
        <w:tc>
          <w:tcPr>
            <w:tcW w:w="1335" w:type="dxa"/>
            <w:shd w:val="clear" w:color="auto" w:fill="auto"/>
            <w:noWrap/>
            <w:vAlign w:val="bottom"/>
            <w:hideMark/>
          </w:tcPr>
          <w:p w14:paraId="6B63002D" w14:textId="4FD0C56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0.78 (-0.53, 2.13)</w:t>
            </w:r>
          </w:p>
        </w:tc>
      </w:tr>
    </w:tbl>
    <w:p w14:paraId="19085F5E" w14:textId="03796597" w:rsidR="00D04A37" w:rsidRPr="00182A4C" w:rsidRDefault="00D04A37" w:rsidP="00D76DF7">
      <w:pPr>
        <w:spacing w:line="480" w:lineRule="auto"/>
        <w:jc w:val="both"/>
        <w:rPr>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9" w:author="Ezzati, Majid" w:date="2018-12-30T21:14:00Z" w:initials="EM">
    <w:p w14:paraId="6762C5C3" w14:textId="1143D941" w:rsidR="002D1396" w:rsidRDefault="002D1396">
      <w:pPr>
        <w:pStyle w:val="CommentText"/>
      </w:pPr>
      <w:r>
        <w:rPr>
          <w:rStyle w:val="CommentReference"/>
        </w:rPr>
        <w:annotationRef/>
      </w:r>
      <w:r>
        <w:t>Very different mechanisms people claim; there the idea is that it would be shortage of resources</w:t>
      </w:r>
    </w:p>
  </w:comment>
  <w:comment w:id="50" w:author="Parks, Robbie M" w:date="2019-01-02T13:56:00Z" w:initials="PRM">
    <w:p w14:paraId="3A8040F4" w14:textId="5F441FD9" w:rsidR="002D1396" w:rsidRDefault="002D1396">
      <w:pPr>
        <w:pStyle w:val="CommentText"/>
      </w:pPr>
      <w:r>
        <w:rPr>
          <w:rStyle w:val="CommentReference"/>
        </w:rPr>
        <w:annotationRef/>
      </w:r>
      <w:r>
        <w:t>James do you know what this means?</w:t>
      </w:r>
    </w:p>
  </w:comment>
  <w:comment w:id="52" w:author="Ezzati, Majid" w:date="2018-12-30T21:15:00Z" w:initials="EM">
    <w:p w14:paraId="0552D2D2" w14:textId="0E2062D4" w:rsidR="002D1396" w:rsidRDefault="002D1396">
      <w:pPr>
        <w:pStyle w:val="CommentText"/>
      </w:pPr>
      <w:r>
        <w:rPr>
          <w:rStyle w:val="CommentReference"/>
        </w:rPr>
        <w:annotationRef/>
      </w:r>
      <w:r>
        <w:t xml:space="preserve">Is this relevant? </w:t>
      </w:r>
    </w:p>
  </w:comment>
  <w:comment w:id="53" w:author="Ezzati, Majid" w:date="2018-12-30T21:15:00Z" w:initials="EM">
    <w:p w14:paraId="1DBEB4DD" w14:textId="78C91351" w:rsidR="002D1396" w:rsidRDefault="002D1396">
      <w:pPr>
        <w:pStyle w:val="CommentText"/>
      </w:pPr>
      <w:r>
        <w:rPr>
          <w:rStyle w:val="CommentReference"/>
        </w:rPr>
        <w:annotationRef/>
      </w:r>
      <w:r>
        <w:t>discuss</w:t>
      </w:r>
    </w:p>
  </w:comment>
  <w:comment w:id="55" w:author="Ezzati, Majid" w:date="2018-12-30T21:15:00Z" w:initials="EM">
    <w:p w14:paraId="2A92930C" w14:textId="37CF8175" w:rsidR="002D1396" w:rsidRDefault="002D1396">
      <w:pPr>
        <w:pStyle w:val="CommentText"/>
      </w:pPr>
      <w:r>
        <w:rPr>
          <w:rStyle w:val="CommentReference"/>
        </w:rPr>
        <w:annotationRef/>
      </w:r>
      <w:r>
        <w:t xml:space="preserve">discuss </w:t>
      </w:r>
    </w:p>
  </w:comment>
  <w:comment w:id="61" w:author="Ezzati, Majid" w:date="2018-12-30T21:17:00Z" w:initials="EM">
    <w:p w14:paraId="4F826E37" w14:textId="00D15D80" w:rsidR="002D1396" w:rsidRDefault="002D1396">
      <w:pPr>
        <w:pStyle w:val="CommentText"/>
      </w:pPr>
      <w:r>
        <w:rPr>
          <w:rStyle w:val="CommentReference"/>
        </w:rPr>
        <w:annotationRef/>
      </w:r>
      <w:r>
        <w:t>relevant? discuss</w:t>
      </w:r>
    </w:p>
  </w:comment>
  <w:comment w:id="62" w:author="Ezzati, Majid" w:date="2018-12-30T21:17:00Z" w:initials="EM">
    <w:p w14:paraId="6AB93564" w14:textId="6F689DA9" w:rsidR="002D1396" w:rsidRDefault="002D1396">
      <w:pPr>
        <w:pStyle w:val="CommentText"/>
      </w:pPr>
      <w:r>
        <w:rPr>
          <w:rStyle w:val="CommentReference"/>
        </w:rPr>
        <w:annotationRef/>
      </w:r>
      <w:r>
        <w:t xml:space="preserve">hmmm? </w:t>
      </w:r>
    </w:p>
  </w:comment>
  <w:comment w:id="63" w:author="Parks, Robbie M" w:date="2019-01-02T14:06:00Z" w:initials="PRM">
    <w:p w14:paraId="045FEB9D" w14:textId="67B159CA" w:rsidR="002D1396" w:rsidRDefault="002D1396">
      <w:pPr>
        <w:pStyle w:val="CommentText"/>
      </w:pPr>
      <w:r>
        <w:rPr>
          <w:rStyle w:val="CommentReference"/>
        </w:rPr>
        <w:annotationRef/>
      </w:r>
      <w:r>
        <w:t>Have attempted to clarify. Generally interactions due to increase time outdoors will increase number of conflicts per 100,000 and potentially more assaults.</w:t>
      </w:r>
    </w:p>
  </w:comment>
  <w:comment w:id="68" w:author="Ezzati, Majid" w:date="2018-12-30T21:17:00Z" w:initials="EM">
    <w:p w14:paraId="6547DE46" w14:textId="106A1BE0" w:rsidR="002D1396" w:rsidRDefault="002D1396">
      <w:pPr>
        <w:pStyle w:val="CommentText"/>
      </w:pPr>
      <w:r>
        <w:rPr>
          <w:rStyle w:val="CommentReference"/>
        </w:rPr>
        <w:annotationRef/>
      </w:r>
      <w:r>
        <w:t>Discuss how to frame these credibly and succinctly</w:t>
      </w:r>
    </w:p>
  </w:comment>
  <w:comment w:id="90" w:author="Ezzati, Majid" w:date="2018-12-30T21:27:00Z" w:initials="EM">
    <w:p w14:paraId="6605938E" w14:textId="5E6FE779" w:rsidR="002D1396" w:rsidRDefault="002D1396">
      <w:pPr>
        <w:pStyle w:val="CommentText"/>
      </w:pPr>
      <w:r>
        <w:rPr>
          <w:rStyle w:val="CommentReference"/>
        </w:rPr>
        <w:annotationRef/>
      </w:r>
      <w:r>
        <w:t>Remove spacing between lines</w:t>
      </w:r>
    </w:p>
  </w:comment>
  <w:comment w:id="129" w:author="Ezzati, Majid" w:date="2018-12-30T21:43:00Z" w:initials="EM">
    <w:p w14:paraId="6B5646F7" w14:textId="272433BF" w:rsidR="002D1396" w:rsidRDefault="002D1396">
      <w:pPr>
        <w:pStyle w:val="CommentText"/>
      </w:pPr>
      <w:r>
        <w:rPr>
          <w:rStyle w:val="CommentReference"/>
        </w:rPr>
        <w:annotationRef/>
      </w:r>
      <w:r>
        <w:t>Order consistently throughout</w:t>
      </w:r>
    </w:p>
  </w:comment>
  <w:comment w:id="144" w:author="Ezzati, Majid" w:date="2018-12-30T21:44:00Z" w:initials="EM">
    <w:p w14:paraId="72A85927" w14:textId="2B64BFEC" w:rsidR="002D1396" w:rsidRDefault="002D1396">
      <w:pPr>
        <w:pStyle w:val="CommentText"/>
      </w:pPr>
      <w:r>
        <w:rPr>
          <w:rStyle w:val="CommentReference"/>
        </w:rPr>
        <w:annotationRef/>
      </w:r>
      <w:r>
        <w:t>complete</w:t>
      </w:r>
    </w:p>
  </w:comment>
  <w:comment w:id="306" w:author="Ezzati, Majid" w:date="2018-12-30T21:45:00Z" w:initials="EM">
    <w:p w14:paraId="3A98E373" w14:textId="179EF249" w:rsidR="002D1396" w:rsidRDefault="002D1396">
      <w:pPr>
        <w:pStyle w:val="CommentText"/>
      </w:pPr>
      <w:r>
        <w:rPr>
          <w:rStyle w:val="CommentReference"/>
        </w:rPr>
        <w:annotationRef/>
      </w:r>
      <w:r>
        <w:t>what is this? Discuss if relevant or not</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762C5C3" w15:done="0"/>
  <w15:commentEx w15:paraId="3A8040F4" w15:paraIdParent="6762C5C3" w15:done="0"/>
  <w15:commentEx w15:paraId="0552D2D2" w15:done="0"/>
  <w15:commentEx w15:paraId="1DBEB4DD" w15:done="0"/>
  <w15:commentEx w15:paraId="2A92930C" w15:done="0"/>
  <w15:commentEx w15:paraId="4F826E37" w15:done="0"/>
  <w15:commentEx w15:paraId="6AB93564" w15:done="0"/>
  <w15:commentEx w15:paraId="045FEB9D" w15:paraIdParent="6AB93564" w15:done="0"/>
  <w15:commentEx w15:paraId="6547DE46" w15:done="0"/>
  <w15:commentEx w15:paraId="6605938E" w15:done="0"/>
  <w15:commentEx w15:paraId="6B5646F7" w15:done="0"/>
  <w15:commentEx w15:paraId="72A85927" w15:done="0"/>
  <w15:commentEx w15:paraId="3A98E37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963F432" w16cid:durableId="1FB4CD94"/>
  <w16cid:commentId w16cid:paraId="592377EA" w16cid:durableId="1FB4CD95"/>
  <w16cid:commentId w16cid:paraId="1D8598B2" w16cid:durableId="1FB4CD96"/>
  <w16cid:commentId w16cid:paraId="53051316" w16cid:durableId="1FB4CD97"/>
  <w16cid:commentId w16cid:paraId="6B1B048B" w16cid:durableId="1FB4CD98"/>
  <w16cid:commentId w16cid:paraId="32EB098B" w16cid:durableId="1FB4CD99"/>
  <w16cid:commentId w16cid:paraId="315E0555" w16cid:durableId="1FB4D5AD"/>
  <w16cid:commentId w16cid:paraId="4D6E9E03" w16cid:durableId="1FB4CD9A"/>
  <w16cid:commentId w16cid:paraId="6A2D75C3" w16cid:durableId="1FB4CD9B"/>
  <w16cid:commentId w16cid:paraId="76131A8B" w16cid:durableId="1FB4CD9C"/>
  <w16cid:commentId w16cid:paraId="5CEE364E" w16cid:durableId="1FB4CD9D"/>
  <w16cid:commentId w16cid:paraId="256A7319" w16cid:durableId="1FB4CD9E"/>
  <w16cid:commentId w16cid:paraId="6641516E" w16cid:durableId="1FB4CD9F"/>
  <w16cid:commentId w16cid:paraId="4FAD66D4" w16cid:durableId="1FB4CDA0"/>
  <w16cid:commentId w16cid:paraId="60D2E4B1" w16cid:durableId="1FB4CDA1"/>
  <w16cid:commentId w16cid:paraId="63DDE017" w16cid:durableId="1FB4CDA2"/>
  <w16cid:commentId w16cid:paraId="1F3182CD" w16cid:durableId="1FB4CDA3"/>
  <w16cid:commentId w16cid:paraId="00BF204F" w16cid:durableId="1FB4CDA4"/>
  <w16cid:commentId w16cid:paraId="74AA52C9" w16cid:durableId="1FB4CDA5"/>
  <w16cid:commentId w16cid:paraId="28A61689" w16cid:durableId="1FB4CDA6"/>
  <w16cid:commentId w16cid:paraId="07D80E53" w16cid:durableId="1FB4CDA7"/>
  <w16cid:commentId w16cid:paraId="0423D54C" w16cid:durableId="1FB4CDA8"/>
  <w16cid:commentId w16cid:paraId="3CAF6C00" w16cid:durableId="1FAA79B3"/>
  <w16cid:commentId w16cid:paraId="21869A0C" w16cid:durableId="1FB4CDAA"/>
  <w16cid:commentId w16cid:paraId="5378CE52" w16cid:durableId="1FB4CDAB"/>
  <w16cid:commentId w16cid:paraId="109B9C09" w16cid:durableId="1FB4CDAC"/>
  <w16cid:commentId w16cid:paraId="674F0CF6" w16cid:durableId="1FB4CDAD"/>
  <w16cid:commentId w16cid:paraId="2E056849" w16cid:durableId="1FB4CDAE"/>
  <w16cid:commentId w16cid:paraId="207E839A" w16cid:durableId="1FB4CDAF"/>
  <w16cid:commentId w16cid:paraId="5D38400B" w16cid:durableId="1FB4CDB0"/>
  <w16cid:commentId w16cid:paraId="743F5A00" w16cid:durableId="1FB4CDB1"/>
  <w16cid:commentId w16cid:paraId="03C3916E" w16cid:durableId="1FB4CDB2"/>
  <w16cid:commentId w16cid:paraId="7DFBF459" w16cid:durableId="1FAA8320"/>
  <w16cid:commentId w16cid:paraId="3BE45D49" w16cid:durableId="1FB4CDB4"/>
  <w16cid:commentId w16cid:paraId="0FDFFF98" w16cid:durableId="1FB4CDB5"/>
  <w16cid:commentId w16cid:paraId="60BA5411" w16cid:durableId="1FAA86C0"/>
  <w16cid:commentId w16cid:paraId="7D510A0E" w16cid:durableId="1FB4CDB7"/>
  <w16cid:commentId w16cid:paraId="48293A76" w16cid:durableId="1FAA4137"/>
  <w16cid:commentId w16cid:paraId="13F4FC21" w16cid:durableId="1FAA4138"/>
  <w16cid:commentId w16cid:paraId="432C1C20" w16cid:durableId="1FB4CDBA"/>
  <w16cid:commentId w16cid:paraId="42DFE126" w16cid:durableId="1FB4CDBB"/>
  <w16cid:commentId w16cid:paraId="4859F745" w16cid:durableId="1FB4CDBC"/>
  <w16cid:commentId w16cid:paraId="49C39E06" w16cid:durableId="1FB4CDBD"/>
  <w16cid:commentId w16cid:paraId="0744C3EA" w16cid:durableId="1FB4CDBE"/>
  <w16cid:commentId w16cid:paraId="42DFD964" w16cid:durableId="1FB4CDBF"/>
  <w16cid:commentId w16cid:paraId="4CFA6C2E" w16cid:durableId="1FB4CDC0"/>
  <w16cid:commentId w16cid:paraId="4DF59636" w16cid:durableId="1FAAB942"/>
  <w16cid:commentId w16cid:paraId="3060986A" w16cid:durableId="1FB4CDC2"/>
  <w16cid:commentId w16cid:paraId="244B4430" w16cid:durableId="1FB4CDC3"/>
  <w16cid:commentId w16cid:paraId="2AA5D03F" w16cid:durableId="1FB4CDC4"/>
  <w16cid:commentId w16cid:paraId="5C0F0B61" w16cid:durableId="1FB4CDC5"/>
  <w16cid:commentId w16cid:paraId="4683B25B" w16cid:durableId="1FB4D7DC"/>
  <w16cid:commentId w16cid:paraId="03974014" w16cid:durableId="1FB4CDC6"/>
  <w16cid:commentId w16cid:paraId="0EECB52E" w16cid:durableId="1FB4D79E"/>
  <w16cid:commentId w16cid:paraId="5F19723F" w16cid:durableId="1FB4CDC8"/>
  <w16cid:commentId w16cid:paraId="620035C4" w16cid:durableId="1FB4E1F0"/>
  <w16cid:commentId w16cid:paraId="7A0F8B5C" w16cid:durableId="1FB4E5BC"/>
  <w16cid:commentId w16cid:paraId="44A2CFB1" w16cid:durableId="1FB4E58B"/>
  <w16cid:commentId w16cid:paraId="756C8725" w16cid:durableId="1FAA4145"/>
  <w16cid:commentId w16cid:paraId="70856907" w16cid:durableId="1FB4CDCA"/>
  <w16cid:commentId w16cid:paraId="7FBF9D58" w16cid:durableId="1FB4E6CC"/>
  <w16cid:commentId w16cid:paraId="58006290" w16cid:durableId="1FB4E712"/>
  <w16cid:commentId w16cid:paraId="1C2B82B9" w16cid:durableId="1FB4CDCB"/>
  <w16cid:commentId w16cid:paraId="7AB0124E" w16cid:durableId="1FB4CDCC"/>
  <w16cid:commentId w16cid:paraId="6C1FE2A2" w16cid:durableId="1FB4EBE9"/>
  <w16cid:commentId w16cid:paraId="0813CFA3" w16cid:durableId="1FB4EBC3"/>
  <w16cid:commentId w16cid:paraId="7B115F9A" w16cid:durableId="1FB4EBC2"/>
  <w16cid:commentId w16cid:paraId="648DA167" w16cid:durableId="1FB4EBC1"/>
  <w16cid:commentId w16cid:paraId="289C8DA9" w16cid:durableId="1FB4CDD0"/>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8A2ADC" w14:textId="77777777" w:rsidR="0048197B" w:rsidRDefault="0048197B">
      <w:r>
        <w:separator/>
      </w:r>
    </w:p>
  </w:endnote>
  <w:endnote w:type="continuationSeparator" w:id="0">
    <w:p w14:paraId="709CD9A8" w14:textId="77777777" w:rsidR="0048197B" w:rsidRDefault="0048197B">
      <w:r>
        <w:continuationSeparator/>
      </w:r>
    </w:p>
  </w:endnote>
  <w:endnote w:type="continuationNotice" w:id="1">
    <w:p w14:paraId="3F991995" w14:textId="77777777" w:rsidR="0048197B" w:rsidRDefault="004819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2D1396" w:rsidRDefault="002D1396"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2D1396" w:rsidRDefault="002D1396"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0F27D324" w:rsidR="002D1396" w:rsidRDefault="002D1396"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405D5">
      <w:rPr>
        <w:rStyle w:val="PageNumber"/>
        <w:noProof/>
      </w:rPr>
      <w:t>1</w:t>
    </w:r>
    <w:r>
      <w:rPr>
        <w:rStyle w:val="PageNumber"/>
      </w:rPr>
      <w:fldChar w:fldCharType="end"/>
    </w:r>
  </w:p>
  <w:p w14:paraId="3F8F309C" w14:textId="77777777" w:rsidR="002D1396" w:rsidRDefault="002D1396"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613F956" w14:textId="77777777" w:rsidR="0048197B" w:rsidRDefault="0048197B">
      <w:r>
        <w:separator/>
      </w:r>
    </w:p>
  </w:footnote>
  <w:footnote w:type="continuationSeparator" w:id="0">
    <w:p w14:paraId="3DB0E732" w14:textId="77777777" w:rsidR="0048197B" w:rsidRDefault="0048197B">
      <w:r>
        <w:continuationSeparator/>
      </w:r>
    </w:p>
  </w:footnote>
  <w:footnote w:type="continuationNotice" w:id="1">
    <w:p w14:paraId="56DAD299" w14:textId="77777777" w:rsidR="0048197B" w:rsidRDefault="0048197B"/>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63B"/>
    <w:rsid w:val="000020EE"/>
    <w:rsid w:val="00002A6D"/>
    <w:rsid w:val="00002D30"/>
    <w:rsid w:val="00003799"/>
    <w:rsid w:val="00003D82"/>
    <w:rsid w:val="0000416A"/>
    <w:rsid w:val="0000446B"/>
    <w:rsid w:val="00004888"/>
    <w:rsid w:val="00004B84"/>
    <w:rsid w:val="00004B85"/>
    <w:rsid w:val="00004F5B"/>
    <w:rsid w:val="00005173"/>
    <w:rsid w:val="00005365"/>
    <w:rsid w:val="000060C8"/>
    <w:rsid w:val="00006214"/>
    <w:rsid w:val="000107F5"/>
    <w:rsid w:val="00011D62"/>
    <w:rsid w:val="00012335"/>
    <w:rsid w:val="00012A43"/>
    <w:rsid w:val="00012A91"/>
    <w:rsid w:val="00012E7D"/>
    <w:rsid w:val="00012FB9"/>
    <w:rsid w:val="0001322E"/>
    <w:rsid w:val="000135F4"/>
    <w:rsid w:val="0001432A"/>
    <w:rsid w:val="00015AFF"/>
    <w:rsid w:val="00016713"/>
    <w:rsid w:val="0001712A"/>
    <w:rsid w:val="000177DB"/>
    <w:rsid w:val="0002049B"/>
    <w:rsid w:val="000210D1"/>
    <w:rsid w:val="000212F9"/>
    <w:rsid w:val="0002178B"/>
    <w:rsid w:val="00021BDE"/>
    <w:rsid w:val="000224F0"/>
    <w:rsid w:val="0002320C"/>
    <w:rsid w:val="000237D9"/>
    <w:rsid w:val="00023FB5"/>
    <w:rsid w:val="000246AA"/>
    <w:rsid w:val="000250EE"/>
    <w:rsid w:val="0002550F"/>
    <w:rsid w:val="000259CD"/>
    <w:rsid w:val="00025CAF"/>
    <w:rsid w:val="00026162"/>
    <w:rsid w:val="0002782B"/>
    <w:rsid w:val="00027DFE"/>
    <w:rsid w:val="00027E75"/>
    <w:rsid w:val="00027F75"/>
    <w:rsid w:val="00030067"/>
    <w:rsid w:val="00030C36"/>
    <w:rsid w:val="00030E2B"/>
    <w:rsid w:val="00031324"/>
    <w:rsid w:val="000314B9"/>
    <w:rsid w:val="000331F8"/>
    <w:rsid w:val="0003365F"/>
    <w:rsid w:val="000338D0"/>
    <w:rsid w:val="00033DDF"/>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A51"/>
    <w:rsid w:val="00047AE4"/>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60054"/>
    <w:rsid w:val="00061E82"/>
    <w:rsid w:val="000632BD"/>
    <w:rsid w:val="00064EEB"/>
    <w:rsid w:val="000651A2"/>
    <w:rsid w:val="00065E50"/>
    <w:rsid w:val="0006625F"/>
    <w:rsid w:val="000663B0"/>
    <w:rsid w:val="000667D9"/>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66FF"/>
    <w:rsid w:val="00077792"/>
    <w:rsid w:val="00080EB2"/>
    <w:rsid w:val="00081740"/>
    <w:rsid w:val="000818D3"/>
    <w:rsid w:val="000819BC"/>
    <w:rsid w:val="00081CE0"/>
    <w:rsid w:val="00082C81"/>
    <w:rsid w:val="0008315C"/>
    <w:rsid w:val="00083BC4"/>
    <w:rsid w:val="0008437C"/>
    <w:rsid w:val="000844F7"/>
    <w:rsid w:val="00085345"/>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37AB"/>
    <w:rsid w:val="0009383B"/>
    <w:rsid w:val="000938C0"/>
    <w:rsid w:val="00093E1B"/>
    <w:rsid w:val="00093F25"/>
    <w:rsid w:val="00094F74"/>
    <w:rsid w:val="00095490"/>
    <w:rsid w:val="00095915"/>
    <w:rsid w:val="00095F25"/>
    <w:rsid w:val="000962A3"/>
    <w:rsid w:val="00096862"/>
    <w:rsid w:val="00096893"/>
    <w:rsid w:val="00097348"/>
    <w:rsid w:val="000A084D"/>
    <w:rsid w:val="000A0855"/>
    <w:rsid w:val="000A0A5E"/>
    <w:rsid w:val="000A1011"/>
    <w:rsid w:val="000A1061"/>
    <w:rsid w:val="000A1F07"/>
    <w:rsid w:val="000A2462"/>
    <w:rsid w:val="000A2637"/>
    <w:rsid w:val="000A28BB"/>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523F"/>
    <w:rsid w:val="000B57F2"/>
    <w:rsid w:val="000B5BB0"/>
    <w:rsid w:val="000B5BF9"/>
    <w:rsid w:val="000B5D70"/>
    <w:rsid w:val="000B634E"/>
    <w:rsid w:val="000B6495"/>
    <w:rsid w:val="000B7625"/>
    <w:rsid w:val="000B7A12"/>
    <w:rsid w:val="000B7F6A"/>
    <w:rsid w:val="000C28F6"/>
    <w:rsid w:val="000C36FE"/>
    <w:rsid w:val="000C3F6D"/>
    <w:rsid w:val="000C42EA"/>
    <w:rsid w:val="000C6935"/>
    <w:rsid w:val="000C7277"/>
    <w:rsid w:val="000C791A"/>
    <w:rsid w:val="000C79CE"/>
    <w:rsid w:val="000C7E66"/>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DDA"/>
    <w:rsid w:val="000E2FBB"/>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0F6D48"/>
    <w:rsid w:val="00100327"/>
    <w:rsid w:val="00100FF8"/>
    <w:rsid w:val="00101D5D"/>
    <w:rsid w:val="00102040"/>
    <w:rsid w:val="00102EE5"/>
    <w:rsid w:val="00103AEA"/>
    <w:rsid w:val="00104231"/>
    <w:rsid w:val="001043F4"/>
    <w:rsid w:val="0010440D"/>
    <w:rsid w:val="0010539E"/>
    <w:rsid w:val="00105420"/>
    <w:rsid w:val="00105569"/>
    <w:rsid w:val="00105731"/>
    <w:rsid w:val="0010581C"/>
    <w:rsid w:val="00105A0D"/>
    <w:rsid w:val="001063E9"/>
    <w:rsid w:val="00107AA8"/>
    <w:rsid w:val="00107BF2"/>
    <w:rsid w:val="00107C70"/>
    <w:rsid w:val="00110568"/>
    <w:rsid w:val="00110650"/>
    <w:rsid w:val="00110E50"/>
    <w:rsid w:val="00111694"/>
    <w:rsid w:val="00111791"/>
    <w:rsid w:val="00112077"/>
    <w:rsid w:val="001121F5"/>
    <w:rsid w:val="00112CB4"/>
    <w:rsid w:val="00112E18"/>
    <w:rsid w:val="00112F7C"/>
    <w:rsid w:val="00113023"/>
    <w:rsid w:val="00113FD5"/>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6062"/>
    <w:rsid w:val="00136284"/>
    <w:rsid w:val="0014098E"/>
    <w:rsid w:val="00141129"/>
    <w:rsid w:val="00141574"/>
    <w:rsid w:val="00141B62"/>
    <w:rsid w:val="00141E26"/>
    <w:rsid w:val="00143E18"/>
    <w:rsid w:val="00144C1D"/>
    <w:rsid w:val="00145784"/>
    <w:rsid w:val="00145E04"/>
    <w:rsid w:val="00145FEB"/>
    <w:rsid w:val="001463BE"/>
    <w:rsid w:val="0014646A"/>
    <w:rsid w:val="00146A44"/>
    <w:rsid w:val="00146C93"/>
    <w:rsid w:val="00146E70"/>
    <w:rsid w:val="00146F26"/>
    <w:rsid w:val="001504AA"/>
    <w:rsid w:val="001505CF"/>
    <w:rsid w:val="0015113F"/>
    <w:rsid w:val="0015161E"/>
    <w:rsid w:val="00151901"/>
    <w:rsid w:val="001519F2"/>
    <w:rsid w:val="00152658"/>
    <w:rsid w:val="00152F5E"/>
    <w:rsid w:val="00156710"/>
    <w:rsid w:val="00156958"/>
    <w:rsid w:val="00156FC7"/>
    <w:rsid w:val="00157C23"/>
    <w:rsid w:val="0016077E"/>
    <w:rsid w:val="00160AE2"/>
    <w:rsid w:val="00161E98"/>
    <w:rsid w:val="0016217B"/>
    <w:rsid w:val="00162988"/>
    <w:rsid w:val="00162F6E"/>
    <w:rsid w:val="0016379A"/>
    <w:rsid w:val="001648C7"/>
    <w:rsid w:val="00165B58"/>
    <w:rsid w:val="0016666B"/>
    <w:rsid w:val="001668BC"/>
    <w:rsid w:val="00166F4A"/>
    <w:rsid w:val="0016714C"/>
    <w:rsid w:val="0016746F"/>
    <w:rsid w:val="00167A90"/>
    <w:rsid w:val="00167FBF"/>
    <w:rsid w:val="0017106C"/>
    <w:rsid w:val="0017142B"/>
    <w:rsid w:val="00171799"/>
    <w:rsid w:val="00172B3F"/>
    <w:rsid w:val="00172B82"/>
    <w:rsid w:val="001734E9"/>
    <w:rsid w:val="00173613"/>
    <w:rsid w:val="00174BA9"/>
    <w:rsid w:val="00174FAE"/>
    <w:rsid w:val="00174FC7"/>
    <w:rsid w:val="0017544F"/>
    <w:rsid w:val="001754B1"/>
    <w:rsid w:val="00176529"/>
    <w:rsid w:val="00176845"/>
    <w:rsid w:val="0017687E"/>
    <w:rsid w:val="00176D12"/>
    <w:rsid w:val="0017784F"/>
    <w:rsid w:val="001800DF"/>
    <w:rsid w:val="001805FD"/>
    <w:rsid w:val="00180791"/>
    <w:rsid w:val="00180945"/>
    <w:rsid w:val="001810A3"/>
    <w:rsid w:val="0018191A"/>
    <w:rsid w:val="00181C14"/>
    <w:rsid w:val="00182817"/>
    <w:rsid w:val="0018293F"/>
    <w:rsid w:val="00182A4C"/>
    <w:rsid w:val="00182DA9"/>
    <w:rsid w:val="0018328F"/>
    <w:rsid w:val="00185739"/>
    <w:rsid w:val="00185879"/>
    <w:rsid w:val="00187224"/>
    <w:rsid w:val="001876DA"/>
    <w:rsid w:val="00190108"/>
    <w:rsid w:val="001910F8"/>
    <w:rsid w:val="0019142A"/>
    <w:rsid w:val="00192959"/>
    <w:rsid w:val="00193968"/>
    <w:rsid w:val="00194696"/>
    <w:rsid w:val="00194A92"/>
    <w:rsid w:val="001956B1"/>
    <w:rsid w:val="0019644B"/>
    <w:rsid w:val="00196C4A"/>
    <w:rsid w:val="00196C5E"/>
    <w:rsid w:val="00196E66"/>
    <w:rsid w:val="001A1F00"/>
    <w:rsid w:val="001A251A"/>
    <w:rsid w:val="001A274C"/>
    <w:rsid w:val="001A2BB2"/>
    <w:rsid w:val="001A330C"/>
    <w:rsid w:val="001A3594"/>
    <w:rsid w:val="001A3870"/>
    <w:rsid w:val="001A3A57"/>
    <w:rsid w:val="001A3C82"/>
    <w:rsid w:val="001A4AD3"/>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5F55"/>
    <w:rsid w:val="001B65C7"/>
    <w:rsid w:val="001B6C3F"/>
    <w:rsid w:val="001B6F2C"/>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608C"/>
    <w:rsid w:val="001C613C"/>
    <w:rsid w:val="001C61A2"/>
    <w:rsid w:val="001C658C"/>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6E21"/>
    <w:rsid w:val="001D72AB"/>
    <w:rsid w:val="001D75CC"/>
    <w:rsid w:val="001D78FC"/>
    <w:rsid w:val="001D7BA9"/>
    <w:rsid w:val="001E0C8D"/>
    <w:rsid w:val="001E0F71"/>
    <w:rsid w:val="001E0FAC"/>
    <w:rsid w:val="001E184E"/>
    <w:rsid w:val="001E1AA1"/>
    <w:rsid w:val="001E27E2"/>
    <w:rsid w:val="001E298C"/>
    <w:rsid w:val="001E2DDB"/>
    <w:rsid w:val="001E3210"/>
    <w:rsid w:val="001E5C03"/>
    <w:rsid w:val="001E5CD7"/>
    <w:rsid w:val="001E611A"/>
    <w:rsid w:val="001E6FA9"/>
    <w:rsid w:val="001E738D"/>
    <w:rsid w:val="001E73A0"/>
    <w:rsid w:val="001E7732"/>
    <w:rsid w:val="001F0274"/>
    <w:rsid w:val="001F07A4"/>
    <w:rsid w:val="001F0FFF"/>
    <w:rsid w:val="001F21E6"/>
    <w:rsid w:val="001F2DC7"/>
    <w:rsid w:val="001F327F"/>
    <w:rsid w:val="001F3665"/>
    <w:rsid w:val="001F37C4"/>
    <w:rsid w:val="001F4153"/>
    <w:rsid w:val="001F45F1"/>
    <w:rsid w:val="001F475B"/>
    <w:rsid w:val="001F5256"/>
    <w:rsid w:val="001F55C9"/>
    <w:rsid w:val="001F5A2E"/>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EE5"/>
    <w:rsid w:val="00207B0A"/>
    <w:rsid w:val="00207B14"/>
    <w:rsid w:val="00207F3E"/>
    <w:rsid w:val="0021100B"/>
    <w:rsid w:val="002126B3"/>
    <w:rsid w:val="0021306D"/>
    <w:rsid w:val="002136E5"/>
    <w:rsid w:val="00215199"/>
    <w:rsid w:val="002166AE"/>
    <w:rsid w:val="00216745"/>
    <w:rsid w:val="00216B1B"/>
    <w:rsid w:val="00216C7B"/>
    <w:rsid w:val="002172DD"/>
    <w:rsid w:val="00217529"/>
    <w:rsid w:val="00217F61"/>
    <w:rsid w:val="002202BF"/>
    <w:rsid w:val="00220930"/>
    <w:rsid w:val="00220C4B"/>
    <w:rsid w:val="00221A47"/>
    <w:rsid w:val="00221F9D"/>
    <w:rsid w:val="00222168"/>
    <w:rsid w:val="002231AC"/>
    <w:rsid w:val="00223D8A"/>
    <w:rsid w:val="002242C8"/>
    <w:rsid w:val="0022481A"/>
    <w:rsid w:val="00224FEB"/>
    <w:rsid w:val="00225657"/>
    <w:rsid w:val="002268D5"/>
    <w:rsid w:val="00226B11"/>
    <w:rsid w:val="0022709B"/>
    <w:rsid w:val="00227BD9"/>
    <w:rsid w:val="00227D5B"/>
    <w:rsid w:val="0023102E"/>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1289"/>
    <w:rsid w:val="002412E5"/>
    <w:rsid w:val="002414E9"/>
    <w:rsid w:val="0024175D"/>
    <w:rsid w:val="0024198F"/>
    <w:rsid w:val="0024218D"/>
    <w:rsid w:val="00242F17"/>
    <w:rsid w:val="00243549"/>
    <w:rsid w:val="00243E2C"/>
    <w:rsid w:val="0024417B"/>
    <w:rsid w:val="002452E3"/>
    <w:rsid w:val="0024593C"/>
    <w:rsid w:val="00246B2D"/>
    <w:rsid w:val="00247205"/>
    <w:rsid w:val="0025016C"/>
    <w:rsid w:val="00250C33"/>
    <w:rsid w:val="00252185"/>
    <w:rsid w:val="002521A6"/>
    <w:rsid w:val="002522D1"/>
    <w:rsid w:val="00252661"/>
    <w:rsid w:val="0025276A"/>
    <w:rsid w:val="00252CB9"/>
    <w:rsid w:val="00252CDC"/>
    <w:rsid w:val="0025351B"/>
    <w:rsid w:val="002541F6"/>
    <w:rsid w:val="002545CA"/>
    <w:rsid w:val="00254B2A"/>
    <w:rsid w:val="00255125"/>
    <w:rsid w:val="002554A9"/>
    <w:rsid w:val="002554C0"/>
    <w:rsid w:val="0025563B"/>
    <w:rsid w:val="0025682D"/>
    <w:rsid w:val="00256DE5"/>
    <w:rsid w:val="002575EF"/>
    <w:rsid w:val="00257B8E"/>
    <w:rsid w:val="0026033D"/>
    <w:rsid w:val="0026048D"/>
    <w:rsid w:val="002605A6"/>
    <w:rsid w:val="00260B02"/>
    <w:rsid w:val="00261076"/>
    <w:rsid w:val="002611BE"/>
    <w:rsid w:val="00261EEF"/>
    <w:rsid w:val="0026224F"/>
    <w:rsid w:val="00262BC5"/>
    <w:rsid w:val="00262BFD"/>
    <w:rsid w:val="00263D2E"/>
    <w:rsid w:val="00263DC1"/>
    <w:rsid w:val="00263F7E"/>
    <w:rsid w:val="00264EE8"/>
    <w:rsid w:val="00265FDC"/>
    <w:rsid w:val="002663AE"/>
    <w:rsid w:val="00266616"/>
    <w:rsid w:val="0026667C"/>
    <w:rsid w:val="00266F8F"/>
    <w:rsid w:val="002673A2"/>
    <w:rsid w:val="00267585"/>
    <w:rsid w:val="0026768B"/>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68"/>
    <w:rsid w:val="002A16CF"/>
    <w:rsid w:val="002A17EC"/>
    <w:rsid w:val="002A2AE0"/>
    <w:rsid w:val="002A2B91"/>
    <w:rsid w:val="002A2B94"/>
    <w:rsid w:val="002A2FF6"/>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1B3A"/>
    <w:rsid w:val="002C201D"/>
    <w:rsid w:val="002C2D96"/>
    <w:rsid w:val="002C32A3"/>
    <w:rsid w:val="002C3906"/>
    <w:rsid w:val="002C4371"/>
    <w:rsid w:val="002C4C73"/>
    <w:rsid w:val="002C5217"/>
    <w:rsid w:val="002C5765"/>
    <w:rsid w:val="002C5B52"/>
    <w:rsid w:val="002C5BFE"/>
    <w:rsid w:val="002C6259"/>
    <w:rsid w:val="002C6C20"/>
    <w:rsid w:val="002C6F2D"/>
    <w:rsid w:val="002C7237"/>
    <w:rsid w:val="002C751A"/>
    <w:rsid w:val="002C78AF"/>
    <w:rsid w:val="002C7C40"/>
    <w:rsid w:val="002C7D8D"/>
    <w:rsid w:val="002D1396"/>
    <w:rsid w:val="002D1682"/>
    <w:rsid w:val="002D1F5C"/>
    <w:rsid w:val="002D23EC"/>
    <w:rsid w:val="002D24E6"/>
    <w:rsid w:val="002D2A7C"/>
    <w:rsid w:val="002D3368"/>
    <w:rsid w:val="002D45B8"/>
    <w:rsid w:val="002D4EED"/>
    <w:rsid w:val="002D660F"/>
    <w:rsid w:val="002D7AC2"/>
    <w:rsid w:val="002E0397"/>
    <w:rsid w:val="002E29FE"/>
    <w:rsid w:val="002E2D77"/>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9BA"/>
    <w:rsid w:val="002F2B80"/>
    <w:rsid w:val="002F35AA"/>
    <w:rsid w:val="002F39C9"/>
    <w:rsid w:val="002F3DCF"/>
    <w:rsid w:val="002F3F68"/>
    <w:rsid w:val="002F40C3"/>
    <w:rsid w:val="002F4658"/>
    <w:rsid w:val="002F47DF"/>
    <w:rsid w:val="002F49F5"/>
    <w:rsid w:val="002F4A6E"/>
    <w:rsid w:val="002F4DC5"/>
    <w:rsid w:val="002F512B"/>
    <w:rsid w:val="002F5FDC"/>
    <w:rsid w:val="002F6365"/>
    <w:rsid w:val="002F6A0C"/>
    <w:rsid w:val="002F6AD2"/>
    <w:rsid w:val="002F6D34"/>
    <w:rsid w:val="002F6F83"/>
    <w:rsid w:val="002F7093"/>
    <w:rsid w:val="002F753E"/>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108C5"/>
    <w:rsid w:val="00310C65"/>
    <w:rsid w:val="003116E1"/>
    <w:rsid w:val="00311989"/>
    <w:rsid w:val="00312E9A"/>
    <w:rsid w:val="00313014"/>
    <w:rsid w:val="003141A2"/>
    <w:rsid w:val="0031463F"/>
    <w:rsid w:val="00315DC0"/>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39C8"/>
    <w:rsid w:val="003250BE"/>
    <w:rsid w:val="003257F8"/>
    <w:rsid w:val="00325BC1"/>
    <w:rsid w:val="00325C23"/>
    <w:rsid w:val="00326747"/>
    <w:rsid w:val="00327B75"/>
    <w:rsid w:val="00327C97"/>
    <w:rsid w:val="00330013"/>
    <w:rsid w:val="003301C2"/>
    <w:rsid w:val="00331FD4"/>
    <w:rsid w:val="00332383"/>
    <w:rsid w:val="0033298B"/>
    <w:rsid w:val="00333279"/>
    <w:rsid w:val="0033375D"/>
    <w:rsid w:val="003340AF"/>
    <w:rsid w:val="0033476B"/>
    <w:rsid w:val="00334A02"/>
    <w:rsid w:val="00334A3C"/>
    <w:rsid w:val="00334F2A"/>
    <w:rsid w:val="003351F5"/>
    <w:rsid w:val="0033532E"/>
    <w:rsid w:val="00335B57"/>
    <w:rsid w:val="003360D5"/>
    <w:rsid w:val="00341789"/>
    <w:rsid w:val="00345A02"/>
    <w:rsid w:val="003462A6"/>
    <w:rsid w:val="003464A7"/>
    <w:rsid w:val="003467F3"/>
    <w:rsid w:val="003469C3"/>
    <w:rsid w:val="0034771F"/>
    <w:rsid w:val="00347A19"/>
    <w:rsid w:val="00347B7D"/>
    <w:rsid w:val="00347BC4"/>
    <w:rsid w:val="00350593"/>
    <w:rsid w:val="00350B39"/>
    <w:rsid w:val="00352D62"/>
    <w:rsid w:val="003530D4"/>
    <w:rsid w:val="0035337E"/>
    <w:rsid w:val="00353CA6"/>
    <w:rsid w:val="00353D25"/>
    <w:rsid w:val="003542CE"/>
    <w:rsid w:val="00356025"/>
    <w:rsid w:val="0035659D"/>
    <w:rsid w:val="00356600"/>
    <w:rsid w:val="003575A7"/>
    <w:rsid w:val="00357A10"/>
    <w:rsid w:val="00357D07"/>
    <w:rsid w:val="00357D26"/>
    <w:rsid w:val="00360759"/>
    <w:rsid w:val="00360A89"/>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1BC"/>
    <w:rsid w:val="003747E1"/>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09E0"/>
    <w:rsid w:val="0039106C"/>
    <w:rsid w:val="00391807"/>
    <w:rsid w:val="00392529"/>
    <w:rsid w:val="00392C44"/>
    <w:rsid w:val="00392CC0"/>
    <w:rsid w:val="003939B4"/>
    <w:rsid w:val="003947FA"/>
    <w:rsid w:val="00394D30"/>
    <w:rsid w:val="00395BA5"/>
    <w:rsid w:val="00395CB4"/>
    <w:rsid w:val="00396351"/>
    <w:rsid w:val="0039751B"/>
    <w:rsid w:val="0039796B"/>
    <w:rsid w:val="003A006B"/>
    <w:rsid w:val="003A02EB"/>
    <w:rsid w:val="003A06BC"/>
    <w:rsid w:val="003A231E"/>
    <w:rsid w:val="003A239F"/>
    <w:rsid w:val="003A2FA4"/>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945"/>
    <w:rsid w:val="003C0448"/>
    <w:rsid w:val="003C153C"/>
    <w:rsid w:val="003C1C54"/>
    <w:rsid w:val="003C214C"/>
    <w:rsid w:val="003C28C6"/>
    <w:rsid w:val="003C32BB"/>
    <w:rsid w:val="003C34DC"/>
    <w:rsid w:val="003C363E"/>
    <w:rsid w:val="003C3DF4"/>
    <w:rsid w:val="003C46F0"/>
    <w:rsid w:val="003C4FE4"/>
    <w:rsid w:val="003C50B5"/>
    <w:rsid w:val="003C52FC"/>
    <w:rsid w:val="003C6C93"/>
    <w:rsid w:val="003C7830"/>
    <w:rsid w:val="003C7D02"/>
    <w:rsid w:val="003D0A6C"/>
    <w:rsid w:val="003D11EE"/>
    <w:rsid w:val="003D1392"/>
    <w:rsid w:val="003D20F2"/>
    <w:rsid w:val="003D298F"/>
    <w:rsid w:val="003D2A41"/>
    <w:rsid w:val="003D31F7"/>
    <w:rsid w:val="003D32AA"/>
    <w:rsid w:val="003D4196"/>
    <w:rsid w:val="003D5007"/>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943"/>
    <w:rsid w:val="004069AE"/>
    <w:rsid w:val="00406F06"/>
    <w:rsid w:val="00407942"/>
    <w:rsid w:val="0041031F"/>
    <w:rsid w:val="00410654"/>
    <w:rsid w:val="00411019"/>
    <w:rsid w:val="00412044"/>
    <w:rsid w:val="0041265F"/>
    <w:rsid w:val="0041272D"/>
    <w:rsid w:val="004127F2"/>
    <w:rsid w:val="00413062"/>
    <w:rsid w:val="004136FE"/>
    <w:rsid w:val="004163E8"/>
    <w:rsid w:val="00416A32"/>
    <w:rsid w:val="00416B2F"/>
    <w:rsid w:val="00416CBF"/>
    <w:rsid w:val="00420EA0"/>
    <w:rsid w:val="00422A12"/>
    <w:rsid w:val="00422D34"/>
    <w:rsid w:val="00423243"/>
    <w:rsid w:val="0042446C"/>
    <w:rsid w:val="00426492"/>
    <w:rsid w:val="004264D7"/>
    <w:rsid w:val="00426BE3"/>
    <w:rsid w:val="00427ACD"/>
    <w:rsid w:val="00427EA4"/>
    <w:rsid w:val="00430580"/>
    <w:rsid w:val="00430B68"/>
    <w:rsid w:val="004312AF"/>
    <w:rsid w:val="004313A3"/>
    <w:rsid w:val="00431E3F"/>
    <w:rsid w:val="00431E5E"/>
    <w:rsid w:val="004326BD"/>
    <w:rsid w:val="004334ED"/>
    <w:rsid w:val="004337CB"/>
    <w:rsid w:val="00433EDB"/>
    <w:rsid w:val="00434C0F"/>
    <w:rsid w:val="00434F33"/>
    <w:rsid w:val="00436EFD"/>
    <w:rsid w:val="004400A4"/>
    <w:rsid w:val="00440177"/>
    <w:rsid w:val="00440738"/>
    <w:rsid w:val="004427B5"/>
    <w:rsid w:val="00442AF2"/>
    <w:rsid w:val="00443AA8"/>
    <w:rsid w:val="00445372"/>
    <w:rsid w:val="004453B7"/>
    <w:rsid w:val="004455BB"/>
    <w:rsid w:val="004455F1"/>
    <w:rsid w:val="004468EB"/>
    <w:rsid w:val="00446A46"/>
    <w:rsid w:val="0044781A"/>
    <w:rsid w:val="004478EB"/>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F4"/>
    <w:rsid w:val="00466E86"/>
    <w:rsid w:val="00467302"/>
    <w:rsid w:val="00467F67"/>
    <w:rsid w:val="00470703"/>
    <w:rsid w:val="00471233"/>
    <w:rsid w:val="00472234"/>
    <w:rsid w:val="0047294F"/>
    <w:rsid w:val="00472D21"/>
    <w:rsid w:val="00474B61"/>
    <w:rsid w:val="004752C7"/>
    <w:rsid w:val="00475B09"/>
    <w:rsid w:val="00475FD8"/>
    <w:rsid w:val="00476347"/>
    <w:rsid w:val="00476CD6"/>
    <w:rsid w:val="00476D50"/>
    <w:rsid w:val="0047730E"/>
    <w:rsid w:val="00480629"/>
    <w:rsid w:val="00480BB1"/>
    <w:rsid w:val="00480FF2"/>
    <w:rsid w:val="004814FB"/>
    <w:rsid w:val="00481829"/>
    <w:rsid w:val="0048197B"/>
    <w:rsid w:val="00481F11"/>
    <w:rsid w:val="004826F8"/>
    <w:rsid w:val="00483196"/>
    <w:rsid w:val="0048319E"/>
    <w:rsid w:val="00483467"/>
    <w:rsid w:val="00483C87"/>
    <w:rsid w:val="004844AE"/>
    <w:rsid w:val="004857EC"/>
    <w:rsid w:val="0048605A"/>
    <w:rsid w:val="004868D9"/>
    <w:rsid w:val="00486F73"/>
    <w:rsid w:val="00490017"/>
    <w:rsid w:val="004905A3"/>
    <w:rsid w:val="0049069D"/>
    <w:rsid w:val="0049084A"/>
    <w:rsid w:val="00492074"/>
    <w:rsid w:val="00492230"/>
    <w:rsid w:val="0049494F"/>
    <w:rsid w:val="00494A58"/>
    <w:rsid w:val="00494CB7"/>
    <w:rsid w:val="00494FE8"/>
    <w:rsid w:val="00495116"/>
    <w:rsid w:val="0049545B"/>
    <w:rsid w:val="00495EC0"/>
    <w:rsid w:val="004960CC"/>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369"/>
    <w:rsid w:val="004A5D7D"/>
    <w:rsid w:val="004B031E"/>
    <w:rsid w:val="004B0A34"/>
    <w:rsid w:val="004B16A0"/>
    <w:rsid w:val="004B2216"/>
    <w:rsid w:val="004B2C0D"/>
    <w:rsid w:val="004B3B69"/>
    <w:rsid w:val="004B40CB"/>
    <w:rsid w:val="004B4687"/>
    <w:rsid w:val="004B4DC2"/>
    <w:rsid w:val="004B5345"/>
    <w:rsid w:val="004B66E9"/>
    <w:rsid w:val="004B6C03"/>
    <w:rsid w:val="004B6DA1"/>
    <w:rsid w:val="004B711E"/>
    <w:rsid w:val="004C0459"/>
    <w:rsid w:val="004C1466"/>
    <w:rsid w:val="004C2047"/>
    <w:rsid w:val="004C27BF"/>
    <w:rsid w:val="004C3449"/>
    <w:rsid w:val="004C3F3E"/>
    <w:rsid w:val="004C3F52"/>
    <w:rsid w:val="004C40E0"/>
    <w:rsid w:val="004C44F5"/>
    <w:rsid w:val="004C4565"/>
    <w:rsid w:val="004C67C0"/>
    <w:rsid w:val="004C7EE7"/>
    <w:rsid w:val="004D0498"/>
    <w:rsid w:val="004D0817"/>
    <w:rsid w:val="004D1163"/>
    <w:rsid w:val="004D134D"/>
    <w:rsid w:val="004D14C7"/>
    <w:rsid w:val="004D157A"/>
    <w:rsid w:val="004D2342"/>
    <w:rsid w:val="004D25AB"/>
    <w:rsid w:val="004D273B"/>
    <w:rsid w:val="004D280A"/>
    <w:rsid w:val="004D2983"/>
    <w:rsid w:val="004D2A65"/>
    <w:rsid w:val="004D2AEF"/>
    <w:rsid w:val="004D3AAB"/>
    <w:rsid w:val="004D3C7F"/>
    <w:rsid w:val="004D4C88"/>
    <w:rsid w:val="004D5509"/>
    <w:rsid w:val="004D5642"/>
    <w:rsid w:val="004D5CB9"/>
    <w:rsid w:val="004D5E3A"/>
    <w:rsid w:val="004D60F5"/>
    <w:rsid w:val="004D68DE"/>
    <w:rsid w:val="004D6D31"/>
    <w:rsid w:val="004D6DF0"/>
    <w:rsid w:val="004D7526"/>
    <w:rsid w:val="004D784E"/>
    <w:rsid w:val="004E0D21"/>
    <w:rsid w:val="004E14B6"/>
    <w:rsid w:val="004E221B"/>
    <w:rsid w:val="004E2671"/>
    <w:rsid w:val="004E2756"/>
    <w:rsid w:val="004E5FB1"/>
    <w:rsid w:val="004E61B1"/>
    <w:rsid w:val="004E697F"/>
    <w:rsid w:val="004E6C06"/>
    <w:rsid w:val="004E7ADB"/>
    <w:rsid w:val="004E7DE8"/>
    <w:rsid w:val="004F0E54"/>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50EC"/>
    <w:rsid w:val="00505130"/>
    <w:rsid w:val="0050569D"/>
    <w:rsid w:val="00506AF4"/>
    <w:rsid w:val="00506EFF"/>
    <w:rsid w:val="0050701A"/>
    <w:rsid w:val="00507258"/>
    <w:rsid w:val="00507D53"/>
    <w:rsid w:val="00510463"/>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229"/>
    <w:rsid w:val="005272F3"/>
    <w:rsid w:val="0053053A"/>
    <w:rsid w:val="00530793"/>
    <w:rsid w:val="00530F84"/>
    <w:rsid w:val="00532131"/>
    <w:rsid w:val="00532208"/>
    <w:rsid w:val="00534095"/>
    <w:rsid w:val="0053420F"/>
    <w:rsid w:val="0053484F"/>
    <w:rsid w:val="0053508A"/>
    <w:rsid w:val="00535171"/>
    <w:rsid w:val="0053523B"/>
    <w:rsid w:val="005357E1"/>
    <w:rsid w:val="00535841"/>
    <w:rsid w:val="00537542"/>
    <w:rsid w:val="00537CAA"/>
    <w:rsid w:val="00537CF0"/>
    <w:rsid w:val="00541571"/>
    <w:rsid w:val="0054202E"/>
    <w:rsid w:val="0054215F"/>
    <w:rsid w:val="005424BC"/>
    <w:rsid w:val="00542702"/>
    <w:rsid w:val="00542862"/>
    <w:rsid w:val="00542DD5"/>
    <w:rsid w:val="005450E2"/>
    <w:rsid w:val="005472F1"/>
    <w:rsid w:val="00550361"/>
    <w:rsid w:val="00550F9E"/>
    <w:rsid w:val="00552A75"/>
    <w:rsid w:val="00552C1A"/>
    <w:rsid w:val="00552C42"/>
    <w:rsid w:val="005537B0"/>
    <w:rsid w:val="00553BFB"/>
    <w:rsid w:val="0055432E"/>
    <w:rsid w:val="00554728"/>
    <w:rsid w:val="00554C35"/>
    <w:rsid w:val="0055543E"/>
    <w:rsid w:val="00555EB2"/>
    <w:rsid w:val="0055622E"/>
    <w:rsid w:val="005568F2"/>
    <w:rsid w:val="00556BCB"/>
    <w:rsid w:val="00556DC9"/>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FC2"/>
    <w:rsid w:val="005651E1"/>
    <w:rsid w:val="00565748"/>
    <w:rsid w:val="00565B41"/>
    <w:rsid w:val="00566BC9"/>
    <w:rsid w:val="00567A03"/>
    <w:rsid w:val="00567C74"/>
    <w:rsid w:val="00571673"/>
    <w:rsid w:val="0057228F"/>
    <w:rsid w:val="00572C2D"/>
    <w:rsid w:val="005738F2"/>
    <w:rsid w:val="00574DE0"/>
    <w:rsid w:val="00576F95"/>
    <w:rsid w:val="00577AB6"/>
    <w:rsid w:val="00577C4A"/>
    <w:rsid w:val="00580277"/>
    <w:rsid w:val="0058211A"/>
    <w:rsid w:val="00582B8F"/>
    <w:rsid w:val="0058338A"/>
    <w:rsid w:val="00584286"/>
    <w:rsid w:val="0058439A"/>
    <w:rsid w:val="00584D18"/>
    <w:rsid w:val="00584EF8"/>
    <w:rsid w:val="00585001"/>
    <w:rsid w:val="005864E5"/>
    <w:rsid w:val="005870DD"/>
    <w:rsid w:val="00587150"/>
    <w:rsid w:val="00587C72"/>
    <w:rsid w:val="00592A7C"/>
    <w:rsid w:val="00592D17"/>
    <w:rsid w:val="005932B1"/>
    <w:rsid w:val="00593592"/>
    <w:rsid w:val="0059388A"/>
    <w:rsid w:val="00593EAA"/>
    <w:rsid w:val="0059432A"/>
    <w:rsid w:val="0059454C"/>
    <w:rsid w:val="0059496D"/>
    <w:rsid w:val="00594B8C"/>
    <w:rsid w:val="005950DE"/>
    <w:rsid w:val="00595227"/>
    <w:rsid w:val="00595DD1"/>
    <w:rsid w:val="00596525"/>
    <w:rsid w:val="005975FE"/>
    <w:rsid w:val="005976AB"/>
    <w:rsid w:val="00597FC9"/>
    <w:rsid w:val="005A041F"/>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C05AF"/>
    <w:rsid w:val="005C09A4"/>
    <w:rsid w:val="005C0A1D"/>
    <w:rsid w:val="005C2298"/>
    <w:rsid w:val="005C41BF"/>
    <w:rsid w:val="005C42CF"/>
    <w:rsid w:val="005C5396"/>
    <w:rsid w:val="005C543C"/>
    <w:rsid w:val="005C5A8B"/>
    <w:rsid w:val="005C5FCB"/>
    <w:rsid w:val="005C6E29"/>
    <w:rsid w:val="005C776A"/>
    <w:rsid w:val="005D0E66"/>
    <w:rsid w:val="005D0FB3"/>
    <w:rsid w:val="005D101C"/>
    <w:rsid w:val="005D1ED5"/>
    <w:rsid w:val="005D1F24"/>
    <w:rsid w:val="005D1FD7"/>
    <w:rsid w:val="005D2340"/>
    <w:rsid w:val="005D23BE"/>
    <w:rsid w:val="005D379A"/>
    <w:rsid w:val="005D421A"/>
    <w:rsid w:val="005D4926"/>
    <w:rsid w:val="005D5BB7"/>
    <w:rsid w:val="005D6530"/>
    <w:rsid w:val="005D73D0"/>
    <w:rsid w:val="005D75D9"/>
    <w:rsid w:val="005D7922"/>
    <w:rsid w:val="005D7A85"/>
    <w:rsid w:val="005E0155"/>
    <w:rsid w:val="005E039F"/>
    <w:rsid w:val="005E0E67"/>
    <w:rsid w:val="005E22E4"/>
    <w:rsid w:val="005E2E4E"/>
    <w:rsid w:val="005E329F"/>
    <w:rsid w:val="005E32A5"/>
    <w:rsid w:val="005E3707"/>
    <w:rsid w:val="005E4E2B"/>
    <w:rsid w:val="005E5557"/>
    <w:rsid w:val="005E65AD"/>
    <w:rsid w:val="005E69CF"/>
    <w:rsid w:val="005E6BC8"/>
    <w:rsid w:val="005E7132"/>
    <w:rsid w:val="005E752C"/>
    <w:rsid w:val="005F0012"/>
    <w:rsid w:val="005F0409"/>
    <w:rsid w:val="005F12EF"/>
    <w:rsid w:val="005F29BC"/>
    <w:rsid w:val="005F2A56"/>
    <w:rsid w:val="005F2B9B"/>
    <w:rsid w:val="005F2F3B"/>
    <w:rsid w:val="005F3783"/>
    <w:rsid w:val="005F37D8"/>
    <w:rsid w:val="005F3838"/>
    <w:rsid w:val="005F3F6E"/>
    <w:rsid w:val="005F4556"/>
    <w:rsid w:val="005F54DC"/>
    <w:rsid w:val="005F6563"/>
    <w:rsid w:val="005F65A1"/>
    <w:rsid w:val="005F660A"/>
    <w:rsid w:val="005F6C85"/>
    <w:rsid w:val="005F7E2C"/>
    <w:rsid w:val="006003A1"/>
    <w:rsid w:val="00600D04"/>
    <w:rsid w:val="00600EAA"/>
    <w:rsid w:val="0060130A"/>
    <w:rsid w:val="006021A0"/>
    <w:rsid w:val="00602B35"/>
    <w:rsid w:val="00602B6B"/>
    <w:rsid w:val="00603B57"/>
    <w:rsid w:val="00603BCA"/>
    <w:rsid w:val="00604731"/>
    <w:rsid w:val="0060525A"/>
    <w:rsid w:val="0060531B"/>
    <w:rsid w:val="006055C9"/>
    <w:rsid w:val="00605A3E"/>
    <w:rsid w:val="00605BD6"/>
    <w:rsid w:val="00605E60"/>
    <w:rsid w:val="00606AED"/>
    <w:rsid w:val="00607D56"/>
    <w:rsid w:val="00610AD2"/>
    <w:rsid w:val="00611F5E"/>
    <w:rsid w:val="006124E6"/>
    <w:rsid w:val="006126B3"/>
    <w:rsid w:val="00612A70"/>
    <w:rsid w:val="00612AD9"/>
    <w:rsid w:val="00613169"/>
    <w:rsid w:val="006149A4"/>
    <w:rsid w:val="006151EC"/>
    <w:rsid w:val="00615A63"/>
    <w:rsid w:val="00615B5E"/>
    <w:rsid w:val="00617238"/>
    <w:rsid w:val="00617630"/>
    <w:rsid w:val="006205BD"/>
    <w:rsid w:val="00621835"/>
    <w:rsid w:val="00621CCD"/>
    <w:rsid w:val="00622443"/>
    <w:rsid w:val="0062271A"/>
    <w:rsid w:val="006233AE"/>
    <w:rsid w:val="00624FE4"/>
    <w:rsid w:val="00625138"/>
    <w:rsid w:val="00625355"/>
    <w:rsid w:val="00625474"/>
    <w:rsid w:val="00625B27"/>
    <w:rsid w:val="00626906"/>
    <w:rsid w:val="00630264"/>
    <w:rsid w:val="00630617"/>
    <w:rsid w:val="006306EA"/>
    <w:rsid w:val="00631BB6"/>
    <w:rsid w:val="00631CF4"/>
    <w:rsid w:val="0063232C"/>
    <w:rsid w:val="00632709"/>
    <w:rsid w:val="0063378A"/>
    <w:rsid w:val="0063545F"/>
    <w:rsid w:val="006356EB"/>
    <w:rsid w:val="00636C9B"/>
    <w:rsid w:val="00636E70"/>
    <w:rsid w:val="00636ED8"/>
    <w:rsid w:val="00637323"/>
    <w:rsid w:val="00637860"/>
    <w:rsid w:val="006405D5"/>
    <w:rsid w:val="00641AF0"/>
    <w:rsid w:val="00641DBA"/>
    <w:rsid w:val="00643BB4"/>
    <w:rsid w:val="00644234"/>
    <w:rsid w:val="00644452"/>
    <w:rsid w:val="0064457B"/>
    <w:rsid w:val="00644C34"/>
    <w:rsid w:val="006455D3"/>
    <w:rsid w:val="006455FA"/>
    <w:rsid w:val="00645955"/>
    <w:rsid w:val="00645C3A"/>
    <w:rsid w:val="0064674D"/>
    <w:rsid w:val="00647252"/>
    <w:rsid w:val="00647260"/>
    <w:rsid w:val="00647483"/>
    <w:rsid w:val="0065029D"/>
    <w:rsid w:val="00650B40"/>
    <w:rsid w:val="00650BAB"/>
    <w:rsid w:val="00650CDF"/>
    <w:rsid w:val="00651062"/>
    <w:rsid w:val="00651564"/>
    <w:rsid w:val="0065185D"/>
    <w:rsid w:val="00651FB2"/>
    <w:rsid w:val="00652038"/>
    <w:rsid w:val="00652AC7"/>
    <w:rsid w:val="006540C6"/>
    <w:rsid w:val="006542C5"/>
    <w:rsid w:val="00654669"/>
    <w:rsid w:val="00655358"/>
    <w:rsid w:val="00657CEE"/>
    <w:rsid w:val="00660677"/>
    <w:rsid w:val="0066096F"/>
    <w:rsid w:val="00660D5C"/>
    <w:rsid w:val="00660FA9"/>
    <w:rsid w:val="00661B1E"/>
    <w:rsid w:val="00661BB4"/>
    <w:rsid w:val="00662876"/>
    <w:rsid w:val="00662D9A"/>
    <w:rsid w:val="0066306F"/>
    <w:rsid w:val="006633AD"/>
    <w:rsid w:val="0066454A"/>
    <w:rsid w:val="006647DF"/>
    <w:rsid w:val="00664921"/>
    <w:rsid w:val="00665BF4"/>
    <w:rsid w:val="00670CE3"/>
    <w:rsid w:val="00670E5A"/>
    <w:rsid w:val="00670EC7"/>
    <w:rsid w:val="006710CC"/>
    <w:rsid w:val="00671218"/>
    <w:rsid w:val="00671DC6"/>
    <w:rsid w:val="00671E7D"/>
    <w:rsid w:val="00672AE0"/>
    <w:rsid w:val="00673042"/>
    <w:rsid w:val="00673416"/>
    <w:rsid w:val="006745D0"/>
    <w:rsid w:val="00674952"/>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383"/>
    <w:rsid w:val="006854A4"/>
    <w:rsid w:val="006864B0"/>
    <w:rsid w:val="00686509"/>
    <w:rsid w:val="0068732E"/>
    <w:rsid w:val="006911D4"/>
    <w:rsid w:val="0069216C"/>
    <w:rsid w:val="006929D9"/>
    <w:rsid w:val="00692D95"/>
    <w:rsid w:val="00692E8C"/>
    <w:rsid w:val="006934E5"/>
    <w:rsid w:val="006942A0"/>
    <w:rsid w:val="006942E2"/>
    <w:rsid w:val="00694955"/>
    <w:rsid w:val="00695322"/>
    <w:rsid w:val="00696193"/>
    <w:rsid w:val="006965AD"/>
    <w:rsid w:val="00696668"/>
    <w:rsid w:val="00696B9C"/>
    <w:rsid w:val="00696DE6"/>
    <w:rsid w:val="0069733D"/>
    <w:rsid w:val="00697ADB"/>
    <w:rsid w:val="00697B34"/>
    <w:rsid w:val="006A059D"/>
    <w:rsid w:val="006A09FB"/>
    <w:rsid w:val="006A0A4C"/>
    <w:rsid w:val="006A10FA"/>
    <w:rsid w:val="006A1340"/>
    <w:rsid w:val="006A1F9B"/>
    <w:rsid w:val="006A2185"/>
    <w:rsid w:val="006A3229"/>
    <w:rsid w:val="006A3964"/>
    <w:rsid w:val="006A4710"/>
    <w:rsid w:val="006A473F"/>
    <w:rsid w:val="006A58EB"/>
    <w:rsid w:val="006A5B04"/>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74C1"/>
    <w:rsid w:val="006C781B"/>
    <w:rsid w:val="006C7884"/>
    <w:rsid w:val="006C7C0B"/>
    <w:rsid w:val="006D0B0D"/>
    <w:rsid w:val="006D0DFC"/>
    <w:rsid w:val="006D115E"/>
    <w:rsid w:val="006D11E2"/>
    <w:rsid w:val="006D1A39"/>
    <w:rsid w:val="006D1CDB"/>
    <w:rsid w:val="006D1F52"/>
    <w:rsid w:val="006D2083"/>
    <w:rsid w:val="006D2494"/>
    <w:rsid w:val="006D2882"/>
    <w:rsid w:val="006D2DB9"/>
    <w:rsid w:val="006D2E75"/>
    <w:rsid w:val="006D3143"/>
    <w:rsid w:val="006D410D"/>
    <w:rsid w:val="006D42B5"/>
    <w:rsid w:val="006D4982"/>
    <w:rsid w:val="006D4EC4"/>
    <w:rsid w:val="006D7A1E"/>
    <w:rsid w:val="006D7E94"/>
    <w:rsid w:val="006D7FD3"/>
    <w:rsid w:val="006E0233"/>
    <w:rsid w:val="006E0C35"/>
    <w:rsid w:val="006E1126"/>
    <w:rsid w:val="006E17A8"/>
    <w:rsid w:val="006E247C"/>
    <w:rsid w:val="006E27C6"/>
    <w:rsid w:val="006E2954"/>
    <w:rsid w:val="006E32FF"/>
    <w:rsid w:val="006E3D6A"/>
    <w:rsid w:val="006E4318"/>
    <w:rsid w:val="006E5D25"/>
    <w:rsid w:val="006E5EB6"/>
    <w:rsid w:val="006E6001"/>
    <w:rsid w:val="006E6426"/>
    <w:rsid w:val="006E6609"/>
    <w:rsid w:val="006E6916"/>
    <w:rsid w:val="006E6A6C"/>
    <w:rsid w:val="006E730D"/>
    <w:rsid w:val="006F0E88"/>
    <w:rsid w:val="006F1EA9"/>
    <w:rsid w:val="006F3684"/>
    <w:rsid w:val="006F382C"/>
    <w:rsid w:val="006F4CA6"/>
    <w:rsid w:val="006F53FA"/>
    <w:rsid w:val="006F56D4"/>
    <w:rsid w:val="006F59ED"/>
    <w:rsid w:val="006F5C3F"/>
    <w:rsid w:val="006F7396"/>
    <w:rsid w:val="006F7C26"/>
    <w:rsid w:val="006F7CFD"/>
    <w:rsid w:val="006F7FE8"/>
    <w:rsid w:val="00700F42"/>
    <w:rsid w:val="00701412"/>
    <w:rsid w:val="0070176B"/>
    <w:rsid w:val="0070194A"/>
    <w:rsid w:val="00701B22"/>
    <w:rsid w:val="007028D9"/>
    <w:rsid w:val="00702978"/>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F87"/>
    <w:rsid w:val="0071414D"/>
    <w:rsid w:val="00714847"/>
    <w:rsid w:val="0071557B"/>
    <w:rsid w:val="0071610D"/>
    <w:rsid w:val="00716216"/>
    <w:rsid w:val="00716BC5"/>
    <w:rsid w:val="00716FA3"/>
    <w:rsid w:val="007175A1"/>
    <w:rsid w:val="007175CF"/>
    <w:rsid w:val="007178E4"/>
    <w:rsid w:val="00720950"/>
    <w:rsid w:val="007217A9"/>
    <w:rsid w:val="00721B4B"/>
    <w:rsid w:val="00721E17"/>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CF5"/>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5F4"/>
    <w:rsid w:val="007504B4"/>
    <w:rsid w:val="00750B80"/>
    <w:rsid w:val="007514AC"/>
    <w:rsid w:val="00752388"/>
    <w:rsid w:val="00752BA5"/>
    <w:rsid w:val="00752E5A"/>
    <w:rsid w:val="0075393E"/>
    <w:rsid w:val="007548DC"/>
    <w:rsid w:val="00756E96"/>
    <w:rsid w:val="00757AB9"/>
    <w:rsid w:val="00761A26"/>
    <w:rsid w:val="0076238A"/>
    <w:rsid w:val="007626B9"/>
    <w:rsid w:val="00762ABB"/>
    <w:rsid w:val="0076378F"/>
    <w:rsid w:val="00763825"/>
    <w:rsid w:val="0076432B"/>
    <w:rsid w:val="00764465"/>
    <w:rsid w:val="00764B5F"/>
    <w:rsid w:val="00764E00"/>
    <w:rsid w:val="007655FC"/>
    <w:rsid w:val="007657EB"/>
    <w:rsid w:val="007662C6"/>
    <w:rsid w:val="00770A73"/>
    <w:rsid w:val="0077162C"/>
    <w:rsid w:val="00771920"/>
    <w:rsid w:val="00772531"/>
    <w:rsid w:val="0077284C"/>
    <w:rsid w:val="0077298E"/>
    <w:rsid w:val="00772FB1"/>
    <w:rsid w:val="00773A25"/>
    <w:rsid w:val="00773AEC"/>
    <w:rsid w:val="00774847"/>
    <w:rsid w:val="00775060"/>
    <w:rsid w:val="00775537"/>
    <w:rsid w:val="00776444"/>
    <w:rsid w:val="00776957"/>
    <w:rsid w:val="00776C9B"/>
    <w:rsid w:val="00777AB6"/>
    <w:rsid w:val="0078091F"/>
    <w:rsid w:val="00780977"/>
    <w:rsid w:val="00780D35"/>
    <w:rsid w:val="00781037"/>
    <w:rsid w:val="0078145E"/>
    <w:rsid w:val="007816AA"/>
    <w:rsid w:val="00782319"/>
    <w:rsid w:val="00782C8F"/>
    <w:rsid w:val="007836E6"/>
    <w:rsid w:val="00784240"/>
    <w:rsid w:val="00784530"/>
    <w:rsid w:val="00785965"/>
    <w:rsid w:val="00785C4C"/>
    <w:rsid w:val="007862FA"/>
    <w:rsid w:val="00786405"/>
    <w:rsid w:val="00786B69"/>
    <w:rsid w:val="00786C9A"/>
    <w:rsid w:val="00787227"/>
    <w:rsid w:val="00787EAD"/>
    <w:rsid w:val="007902A9"/>
    <w:rsid w:val="00791079"/>
    <w:rsid w:val="00792201"/>
    <w:rsid w:val="00792774"/>
    <w:rsid w:val="00793A00"/>
    <w:rsid w:val="00795C52"/>
    <w:rsid w:val="00795E96"/>
    <w:rsid w:val="00796152"/>
    <w:rsid w:val="00796BF1"/>
    <w:rsid w:val="00797CAA"/>
    <w:rsid w:val="00797D2E"/>
    <w:rsid w:val="007A02F0"/>
    <w:rsid w:val="007A050E"/>
    <w:rsid w:val="007A322B"/>
    <w:rsid w:val="007A34AE"/>
    <w:rsid w:val="007A3650"/>
    <w:rsid w:val="007A53AC"/>
    <w:rsid w:val="007A64A7"/>
    <w:rsid w:val="007A6FA6"/>
    <w:rsid w:val="007B0103"/>
    <w:rsid w:val="007B0511"/>
    <w:rsid w:val="007B0D48"/>
    <w:rsid w:val="007B1A7D"/>
    <w:rsid w:val="007B210B"/>
    <w:rsid w:val="007B5129"/>
    <w:rsid w:val="007B5299"/>
    <w:rsid w:val="007B5D29"/>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A5A"/>
    <w:rsid w:val="007C5659"/>
    <w:rsid w:val="007C6549"/>
    <w:rsid w:val="007C6648"/>
    <w:rsid w:val="007C7A97"/>
    <w:rsid w:val="007C7E07"/>
    <w:rsid w:val="007D0628"/>
    <w:rsid w:val="007D130C"/>
    <w:rsid w:val="007D17AC"/>
    <w:rsid w:val="007D1E78"/>
    <w:rsid w:val="007D3014"/>
    <w:rsid w:val="007D3C6D"/>
    <w:rsid w:val="007D407F"/>
    <w:rsid w:val="007D5008"/>
    <w:rsid w:val="007D5C88"/>
    <w:rsid w:val="007D732F"/>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442A"/>
    <w:rsid w:val="007F56A0"/>
    <w:rsid w:val="007F6BBD"/>
    <w:rsid w:val="007F774A"/>
    <w:rsid w:val="007F7897"/>
    <w:rsid w:val="008000BE"/>
    <w:rsid w:val="0080045E"/>
    <w:rsid w:val="008005B5"/>
    <w:rsid w:val="00800663"/>
    <w:rsid w:val="00800811"/>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5A5"/>
    <w:rsid w:val="00821D05"/>
    <w:rsid w:val="00822192"/>
    <w:rsid w:val="008224C8"/>
    <w:rsid w:val="00822CD2"/>
    <w:rsid w:val="00822DBF"/>
    <w:rsid w:val="008234C6"/>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27D1A"/>
    <w:rsid w:val="0083019B"/>
    <w:rsid w:val="008307F7"/>
    <w:rsid w:val="008312D3"/>
    <w:rsid w:val="00831E60"/>
    <w:rsid w:val="0083265B"/>
    <w:rsid w:val="008327BB"/>
    <w:rsid w:val="00832F80"/>
    <w:rsid w:val="00833E99"/>
    <w:rsid w:val="008349F2"/>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90"/>
    <w:rsid w:val="008522E2"/>
    <w:rsid w:val="008537D1"/>
    <w:rsid w:val="008539F0"/>
    <w:rsid w:val="008540FF"/>
    <w:rsid w:val="008544FE"/>
    <w:rsid w:val="00854507"/>
    <w:rsid w:val="00855E08"/>
    <w:rsid w:val="00856111"/>
    <w:rsid w:val="00856855"/>
    <w:rsid w:val="00856C0B"/>
    <w:rsid w:val="00856E68"/>
    <w:rsid w:val="00857306"/>
    <w:rsid w:val="00860B2E"/>
    <w:rsid w:val="00860F96"/>
    <w:rsid w:val="00861194"/>
    <w:rsid w:val="00861EA9"/>
    <w:rsid w:val="008621C2"/>
    <w:rsid w:val="008625E9"/>
    <w:rsid w:val="008639C2"/>
    <w:rsid w:val="00864403"/>
    <w:rsid w:val="00865A38"/>
    <w:rsid w:val="00870682"/>
    <w:rsid w:val="008707D6"/>
    <w:rsid w:val="008708D3"/>
    <w:rsid w:val="00871821"/>
    <w:rsid w:val="00871CFE"/>
    <w:rsid w:val="0087208E"/>
    <w:rsid w:val="008721C3"/>
    <w:rsid w:val="00873794"/>
    <w:rsid w:val="00874745"/>
    <w:rsid w:val="008747D5"/>
    <w:rsid w:val="00874830"/>
    <w:rsid w:val="008757AF"/>
    <w:rsid w:val="008762B0"/>
    <w:rsid w:val="00877510"/>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90869"/>
    <w:rsid w:val="00891E4E"/>
    <w:rsid w:val="00892B0F"/>
    <w:rsid w:val="00893E86"/>
    <w:rsid w:val="008943E5"/>
    <w:rsid w:val="00894665"/>
    <w:rsid w:val="00896670"/>
    <w:rsid w:val="0089667E"/>
    <w:rsid w:val="0089689A"/>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931"/>
    <w:rsid w:val="008C4B74"/>
    <w:rsid w:val="008C56CB"/>
    <w:rsid w:val="008C5C18"/>
    <w:rsid w:val="008C666B"/>
    <w:rsid w:val="008C6682"/>
    <w:rsid w:val="008C7EAE"/>
    <w:rsid w:val="008D0988"/>
    <w:rsid w:val="008D09DD"/>
    <w:rsid w:val="008D1C1A"/>
    <w:rsid w:val="008D33C0"/>
    <w:rsid w:val="008D3953"/>
    <w:rsid w:val="008D4144"/>
    <w:rsid w:val="008D4556"/>
    <w:rsid w:val="008D56BA"/>
    <w:rsid w:val="008D5A41"/>
    <w:rsid w:val="008D6C53"/>
    <w:rsid w:val="008D6D4A"/>
    <w:rsid w:val="008D7ED7"/>
    <w:rsid w:val="008D7FE8"/>
    <w:rsid w:val="008E075D"/>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B74"/>
    <w:rsid w:val="008F5F5B"/>
    <w:rsid w:val="008F6163"/>
    <w:rsid w:val="008F6F54"/>
    <w:rsid w:val="008F7845"/>
    <w:rsid w:val="008F7DEA"/>
    <w:rsid w:val="009008B3"/>
    <w:rsid w:val="00900B83"/>
    <w:rsid w:val="009011C5"/>
    <w:rsid w:val="00901409"/>
    <w:rsid w:val="009015A8"/>
    <w:rsid w:val="009021A4"/>
    <w:rsid w:val="00902214"/>
    <w:rsid w:val="0090240D"/>
    <w:rsid w:val="00903C59"/>
    <w:rsid w:val="00903EED"/>
    <w:rsid w:val="00903F16"/>
    <w:rsid w:val="00904AE6"/>
    <w:rsid w:val="009054E9"/>
    <w:rsid w:val="0090621A"/>
    <w:rsid w:val="0090673B"/>
    <w:rsid w:val="0091010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5228"/>
    <w:rsid w:val="00916480"/>
    <w:rsid w:val="0091722D"/>
    <w:rsid w:val="009177FF"/>
    <w:rsid w:val="0091791E"/>
    <w:rsid w:val="0092067E"/>
    <w:rsid w:val="0092068A"/>
    <w:rsid w:val="00920FF1"/>
    <w:rsid w:val="00921D87"/>
    <w:rsid w:val="00922036"/>
    <w:rsid w:val="00923BD5"/>
    <w:rsid w:val="00923C48"/>
    <w:rsid w:val="009270D5"/>
    <w:rsid w:val="009314BF"/>
    <w:rsid w:val="009318F4"/>
    <w:rsid w:val="009325CE"/>
    <w:rsid w:val="00932BD5"/>
    <w:rsid w:val="009334DF"/>
    <w:rsid w:val="009336CA"/>
    <w:rsid w:val="00933B60"/>
    <w:rsid w:val="00933C2F"/>
    <w:rsid w:val="00935167"/>
    <w:rsid w:val="00935806"/>
    <w:rsid w:val="00937AF1"/>
    <w:rsid w:val="00940530"/>
    <w:rsid w:val="009407EE"/>
    <w:rsid w:val="00941013"/>
    <w:rsid w:val="0094173C"/>
    <w:rsid w:val="009418CA"/>
    <w:rsid w:val="00941AFA"/>
    <w:rsid w:val="009422F0"/>
    <w:rsid w:val="00942430"/>
    <w:rsid w:val="009425E7"/>
    <w:rsid w:val="00942708"/>
    <w:rsid w:val="009431B8"/>
    <w:rsid w:val="0094330D"/>
    <w:rsid w:val="00943F70"/>
    <w:rsid w:val="00944063"/>
    <w:rsid w:val="009443A5"/>
    <w:rsid w:val="009446D6"/>
    <w:rsid w:val="009457A0"/>
    <w:rsid w:val="00947DBC"/>
    <w:rsid w:val="00947F4D"/>
    <w:rsid w:val="0095012C"/>
    <w:rsid w:val="00950EDB"/>
    <w:rsid w:val="00950FA9"/>
    <w:rsid w:val="00951146"/>
    <w:rsid w:val="009518D9"/>
    <w:rsid w:val="00951C67"/>
    <w:rsid w:val="00952D9C"/>
    <w:rsid w:val="009535D4"/>
    <w:rsid w:val="00953E3D"/>
    <w:rsid w:val="00953FCA"/>
    <w:rsid w:val="009542B2"/>
    <w:rsid w:val="0095438D"/>
    <w:rsid w:val="009545F7"/>
    <w:rsid w:val="00954E62"/>
    <w:rsid w:val="00955652"/>
    <w:rsid w:val="0095697F"/>
    <w:rsid w:val="00956D2B"/>
    <w:rsid w:val="009575DD"/>
    <w:rsid w:val="00957D9F"/>
    <w:rsid w:val="00957F97"/>
    <w:rsid w:val="0096283C"/>
    <w:rsid w:val="00963CCF"/>
    <w:rsid w:val="0096536C"/>
    <w:rsid w:val="00965843"/>
    <w:rsid w:val="0096626C"/>
    <w:rsid w:val="00966A76"/>
    <w:rsid w:val="00967AA1"/>
    <w:rsid w:val="00971006"/>
    <w:rsid w:val="009717B2"/>
    <w:rsid w:val="00971906"/>
    <w:rsid w:val="0097273E"/>
    <w:rsid w:val="009727C2"/>
    <w:rsid w:val="00973147"/>
    <w:rsid w:val="0097410E"/>
    <w:rsid w:val="0097561D"/>
    <w:rsid w:val="00975ED8"/>
    <w:rsid w:val="00976958"/>
    <w:rsid w:val="00976F0A"/>
    <w:rsid w:val="0097710E"/>
    <w:rsid w:val="00977303"/>
    <w:rsid w:val="00977311"/>
    <w:rsid w:val="009777B8"/>
    <w:rsid w:val="0098094E"/>
    <w:rsid w:val="00980AE8"/>
    <w:rsid w:val="00980EBF"/>
    <w:rsid w:val="00982B81"/>
    <w:rsid w:val="00983055"/>
    <w:rsid w:val="0098314E"/>
    <w:rsid w:val="00983C6F"/>
    <w:rsid w:val="00983CEE"/>
    <w:rsid w:val="00984328"/>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5292"/>
    <w:rsid w:val="009952E8"/>
    <w:rsid w:val="00995DC6"/>
    <w:rsid w:val="00996A29"/>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36F"/>
    <w:rsid w:val="009A5D28"/>
    <w:rsid w:val="009A6892"/>
    <w:rsid w:val="009A7090"/>
    <w:rsid w:val="009A75E8"/>
    <w:rsid w:val="009A7BAF"/>
    <w:rsid w:val="009B0615"/>
    <w:rsid w:val="009B07C2"/>
    <w:rsid w:val="009B0FC8"/>
    <w:rsid w:val="009B194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2ADE"/>
    <w:rsid w:val="009C2CAA"/>
    <w:rsid w:val="009C2FC1"/>
    <w:rsid w:val="009C3975"/>
    <w:rsid w:val="009C3D92"/>
    <w:rsid w:val="009C4D03"/>
    <w:rsid w:val="009C5108"/>
    <w:rsid w:val="009C52A5"/>
    <w:rsid w:val="009C5745"/>
    <w:rsid w:val="009C69F0"/>
    <w:rsid w:val="009C7269"/>
    <w:rsid w:val="009C7975"/>
    <w:rsid w:val="009D0078"/>
    <w:rsid w:val="009D14AA"/>
    <w:rsid w:val="009D1AA9"/>
    <w:rsid w:val="009D20FA"/>
    <w:rsid w:val="009D27BF"/>
    <w:rsid w:val="009D33F9"/>
    <w:rsid w:val="009D3641"/>
    <w:rsid w:val="009D4F56"/>
    <w:rsid w:val="009D5647"/>
    <w:rsid w:val="009D5FC9"/>
    <w:rsid w:val="009D6B29"/>
    <w:rsid w:val="009D7461"/>
    <w:rsid w:val="009E0C48"/>
    <w:rsid w:val="009E0D0F"/>
    <w:rsid w:val="009E11A5"/>
    <w:rsid w:val="009E1D59"/>
    <w:rsid w:val="009E25B4"/>
    <w:rsid w:val="009E3017"/>
    <w:rsid w:val="009E34BF"/>
    <w:rsid w:val="009E368F"/>
    <w:rsid w:val="009E450A"/>
    <w:rsid w:val="009E4AF1"/>
    <w:rsid w:val="009E4B56"/>
    <w:rsid w:val="009E4F95"/>
    <w:rsid w:val="009E66B1"/>
    <w:rsid w:val="009F0AD7"/>
    <w:rsid w:val="009F0E6E"/>
    <w:rsid w:val="009F13D7"/>
    <w:rsid w:val="009F14CD"/>
    <w:rsid w:val="009F16DD"/>
    <w:rsid w:val="009F2476"/>
    <w:rsid w:val="009F2FE1"/>
    <w:rsid w:val="009F3F56"/>
    <w:rsid w:val="009F41EF"/>
    <w:rsid w:val="009F41F2"/>
    <w:rsid w:val="009F4257"/>
    <w:rsid w:val="009F4AEC"/>
    <w:rsid w:val="009F507F"/>
    <w:rsid w:val="00A00400"/>
    <w:rsid w:val="00A005BB"/>
    <w:rsid w:val="00A00953"/>
    <w:rsid w:val="00A00F47"/>
    <w:rsid w:val="00A01638"/>
    <w:rsid w:val="00A0222A"/>
    <w:rsid w:val="00A02BF6"/>
    <w:rsid w:val="00A03DE2"/>
    <w:rsid w:val="00A03F69"/>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0E0"/>
    <w:rsid w:val="00A25BFD"/>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B03"/>
    <w:rsid w:val="00A439F5"/>
    <w:rsid w:val="00A44872"/>
    <w:rsid w:val="00A4542A"/>
    <w:rsid w:val="00A45F99"/>
    <w:rsid w:val="00A46810"/>
    <w:rsid w:val="00A46B9A"/>
    <w:rsid w:val="00A46D68"/>
    <w:rsid w:val="00A47B94"/>
    <w:rsid w:val="00A5021F"/>
    <w:rsid w:val="00A510E8"/>
    <w:rsid w:val="00A513CB"/>
    <w:rsid w:val="00A51CE1"/>
    <w:rsid w:val="00A548DF"/>
    <w:rsid w:val="00A549A2"/>
    <w:rsid w:val="00A550AC"/>
    <w:rsid w:val="00A55581"/>
    <w:rsid w:val="00A556FB"/>
    <w:rsid w:val="00A55A47"/>
    <w:rsid w:val="00A572CE"/>
    <w:rsid w:val="00A60195"/>
    <w:rsid w:val="00A61AB2"/>
    <w:rsid w:val="00A62F33"/>
    <w:rsid w:val="00A63205"/>
    <w:rsid w:val="00A63579"/>
    <w:rsid w:val="00A63EF1"/>
    <w:rsid w:val="00A64073"/>
    <w:rsid w:val="00A6523E"/>
    <w:rsid w:val="00A65255"/>
    <w:rsid w:val="00A6568C"/>
    <w:rsid w:val="00A65883"/>
    <w:rsid w:val="00A659F1"/>
    <w:rsid w:val="00A67760"/>
    <w:rsid w:val="00A71797"/>
    <w:rsid w:val="00A718C6"/>
    <w:rsid w:val="00A73AD6"/>
    <w:rsid w:val="00A741D2"/>
    <w:rsid w:val="00A743A3"/>
    <w:rsid w:val="00A75713"/>
    <w:rsid w:val="00A75BB0"/>
    <w:rsid w:val="00A75F06"/>
    <w:rsid w:val="00A7691F"/>
    <w:rsid w:val="00A77DA0"/>
    <w:rsid w:val="00A77F87"/>
    <w:rsid w:val="00A81398"/>
    <w:rsid w:val="00A81E2A"/>
    <w:rsid w:val="00A8216C"/>
    <w:rsid w:val="00A821E1"/>
    <w:rsid w:val="00A825CE"/>
    <w:rsid w:val="00A82F83"/>
    <w:rsid w:val="00A83200"/>
    <w:rsid w:val="00A834C0"/>
    <w:rsid w:val="00A83DFC"/>
    <w:rsid w:val="00A8418C"/>
    <w:rsid w:val="00A84DE4"/>
    <w:rsid w:val="00A85099"/>
    <w:rsid w:val="00A850C6"/>
    <w:rsid w:val="00A85AD2"/>
    <w:rsid w:val="00A860FB"/>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776"/>
    <w:rsid w:val="00AA6C8D"/>
    <w:rsid w:val="00AA6CF1"/>
    <w:rsid w:val="00AA6EF0"/>
    <w:rsid w:val="00AB01B6"/>
    <w:rsid w:val="00AB0474"/>
    <w:rsid w:val="00AB0D0D"/>
    <w:rsid w:val="00AB132A"/>
    <w:rsid w:val="00AB14D8"/>
    <w:rsid w:val="00AB205D"/>
    <w:rsid w:val="00AB343C"/>
    <w:rsid w:val="00AB3C5A"/>
    <w:rsid w:val="00AB3D4C"/>
    <w:rsid w:val="00AB4E6A"/>
    <w:rsid w:val="00AB5221"/>
    <w:rsid w:val="00AB5580"/>
    <w:rsid w:val="00AB5D33"/>
    <w:rsid w:val="00AB6087"/>
    <w:rsid w:val="00AB61AE"/>
    <w:rsid w:val="00AB6679"/>
    <w:rsid w:val="00AB70E3"/>
    <w:rsid w:val="00AB76C0"/>
    <w:rsid w:val="00AB7FE9"/>
    <w:rsid w:val="00AC0065"/>
    <w:rsid w:val="00AC0413"/>
    <w:rsid w:val="00AC0CA8"/>
    <w:rsid w:val="00AC0FAC"/>
    <w:rsid w:val="00AC1365"/>
    <w:rsid w:val="00AC13A8"/>
    <w:rsid w:val="00AC1C99"/>
    <w:rsid w:val="00AC217E"/>
    <w:rsid w:val="00AC28D2"/>
    <w:rsid w:val="00AC28E9"/>
    <w:rsid w:val="00AC2FDE"/>
    <w:rsid w:val="00AC30AB"/>
    <w:rsid w:val="00AC399D"/>
    <w:rsid w:val="00AC4D0E"/>
    <w:rsid w:val="00AC5EFA"/>
    <w:rsid w:val="00AC6A7C"/>
    <w:rsid w:val="00AC6B2D"/>
    <w:rsid w:val="00AD1745"/>
    <w:rsid w:val="00AD19F6"/>
    <w:rsid w:val="00AD1E39"/>
    <w:rsid w:val="00AD2D64"/>
    <w:rsid w:val="00AD2DD2"/>
    <w:rsid w:val="00AD2F67"/>
    <w:rsid w:val="00AD3106"/>
    <w:rsid w:val="00AD3B38"/>
    <w:rsid w:val="00AD3B42"/>
    <w:rsid w:val="00AD4712"/>
    <w:rsid w:val="00AD55FC"/>
    <w:rsid w:val="00AD5AED"/>
    <w:rsid w:val="00AD60E9"/>
    <w:rsid w:val="00AD6E38"/>
    <w:rsid w:val="00AE004C"/>
    <w:rsid w:val="00AE0241"/>
    <w:rsid w:val="00AE02C9"/>
    <w:rsid w:val="00AE077A"/>
    <w:rsid w:val="00AE2912"/>
    <w:rsid w:val="00AE3126"/>
    <w:rsid w:val="00AE410D"/>
    <w:rsid w:val="00AE4643"/>
    <w:rsid w:val="00AE5535"/>
    <w:rsid w:val="00AE595D"/>
    <w:rsid w:val="00AE5B81"/>
    <w:rsid w:val="00AE5FBB"/>
    <w:rsid w:val="00AE66F2"/>
    <w:rsid w:val="00AE7643"/>
    <w:rsid w:val="00AE7D1A"/>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D59"/>
    <w:rsid w:val="00B03E2D"/>
    <w:rsid w:val="00B050CA"/>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CE8"/>
    <w:rsid w:val="00B21DE1"/>
    <w:rsid w:val="00B23634"/>
    <w:rsid w:val="00B24751"/>
    <w:rsid w:val="00B2488E"/>
    <w:rsid w:val="00B24BE3"/>
    <w:rsid w:val="00B25024"/>
    <w:rsid w:val="00B2527A"/>
    <w:rsid w:val="00B2545E"/>
    <w:rsid w:val="00B2547D"/>
    <w:rsid w:val="00B26293"/>
    <w:rsid w:val="00B26764"/>
    <w:rsid w:val="00B26B68"/>
    <w:rsid w:val="00B31207"/>
    <w:rsid w:val="00B31621"/>
    <w:rsid w:val="00B3191E"/>
    <w:rsid w:val="00B31D70"/>
    <w:rsid w:val="00B326E6"/>
    <w:rsid w:val="00B33284"/>
    <w:rsid w:val="00B3486D"/>
    <w:rsid w:val="00B35131"/>
    <w:rsid w:val="00B3541C"/>
    <w:rsid w:val="00B37097"/>
    <w:rsid w:val="00B373B7"/>
    <w:rsid w:val="00B3785E"/>
    <w:rsid w:val="00B40020"/>
    <w:rsid w:val="00B409E8"/>
    <w:rsid w:val="00B42638"/>
    <w:rsid w:val="00B42937"/>
    <w:rsid w:val="00B43563"/>
    <w:rsid w:val="00B440DE"/>
    <w:rsid w:val="00B44620"/>
    <w:rsid w:val="00B4508B"/>
    <w:rsid w:val="00B45714"/>
    <w:rsid w:val="00B46D1D"/>
    <w:rsid w:val="00B46F83"/>
    <w:rsid w:val="00B4709F"/>
    <w:rsid w:val="00B4751E"/>
    <w:rsid w:val="00B47ED2"/>
    <w:rsid w:val="00B50373"/>
    <w:rsid w:val="00B50C1D"/>
    <w:rsid w:val="00B5122E"/>
    <w:rsid w:val="00B51788"/>
    <w:rsid w:val="00B519FA"/>
    <w:rsid w:val="00B52347"/>
    <w:rsid w:val="00B52390"/>
    <w:rsid w:val="00B53582"/>
    <w:rsid w:val="00B53ABA"/>
    <w:rsid w:val="00B542D1"/>
    <w:rsid w:val="00B54B23"/>
    <w:rsid w:val="00B54E6E"/>
    <w:rsid w:val="00B54EF3"/>
    <w:rsid w:val="00B54F55"/>
    <w:rsid w:val="00B6054D"/>
    <w:rsid w:val="00B60ACD"/>
    <w:rsid w:val="00B61232"/>
    <w:rsid w:val="00B61943"/>
    <w:rsid w:val="00B61FF3"/>
    <w:rsid w:val="00B629C2"/>
    <w:rsid w:val="00B62E74"/>
    <w:rsid w:val="00B6332B"/>
    <w:rsid w:val="00B636F6"/>
    <w:rsid w:val="00B637BD"/>
    <w:rsid w:val="00B642A0"/>
    <w:rsid w:val="00B6484F"/>
    <w:rsid w:val="00B6485E"/>
    <w:rsid w:val="00B648FB"/>
    <w:rsid w:val="00B64FE0"/>
    <w:rsid w:val="00B65059"/>
    <w:rsid w:val="00B653AD"/>
    <w:rsid w:val="00B654F3"/>
    <w:rsid w:val="00B65805"/>
    <w:rsid w:val="00B65A52"/>
    <w:rsid w:val="00B66E0D"/>
    <w:rsid w:val="00B670A5"/>
    <w:rsid w:val="00B675A5"/>
    <w:rsid w:val="00B7068B"/>
    <w:rsid w:val="00B70782"/>
    <w:rsid w:val="00B70EE0"/>
    <w:rsid w:val="00B717BD"/>
    <w:rsid w:val="00B71AAF"/>
    <w:rsid w:val="00B72B18"/>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526"/>
    <w:rsid w:val="00B85D02"/>
    <w:rsid w:val="00B8677B"/>
    <w:rsid w:val="00B86EC8"/>
    <w:rsid w:val="00B87613"/>
    <w:rsid w:val="00B87AB1"/>
    <w:rsid w:val="00B9109F"/>
    <w:rsid w:val="00B91584"/>
    <w:rsid w:val="00B91C56"/>
    <w:rsid w:val="00B94549"/>
    <w:rsid w:val="00B9455F"/>
    <w:rsid w:val="00B950F6"/>
    <w:rsid w:val="00B95386"/>
    <w:rsid w:val="00B95A90"/>
    <w:rsid w:val="00B95C5A"/>
    <w:rsid w:val="00B95DCD"/>
    <w:rsid w:val="00B95EDC"/>
    <w:rsid w:val="00B967D1"/>
    <w:rsid w:val="00B96863"/>
    <w:rsid w:val="00B96BA7"/>
    <w:rsid w:val="00B97049"/>
    <w:rsid w:val="00B97405"/>
    <w:rsid w:val="00B97458"/>
    <w:rsid w:val="00BA156D"/>
    <w:rsid w:val="00BA15DC"/>
    <w:rsid w:val="00BA1AAB"/>
    <w:rsid w:val="00BA1EA5"/>
    <w:rsid w:val="00BA1F28"/>
    <w:rsid w:val="00BA21C5"/>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FB2"/>
    <w:rsid w:val="00BC1571"/>
    <w:rsid w:val="00BC1E9B"/>
    <w:rsid w:val="00BC2009"/>
    <w:rsid w:val="00BC2412"/>
    <w:rsid w:val="00BC291C"/>
    <w:rsid w:val="00BC2A9E"/>
    <w:rsid w:val="00BC308E"/>
    <w:rsid w:val="00BC36A6"/>
    <w:rsid w:val="00BC3CC9"/>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A20"/>
    <w:rsid w:val="00BD4C5F"/>
    <w:rsid w:val="00BD57A3"/>
    <w:rsid w:val="00BD5E1E"/>
    <w:rsid w:val="00BD5F4B"/>
    <w:rsid w:val="00BD6258"/>
    <w:rsid w:val="00BE24BD"/>
    <w:rsid w:val="00BE2D71"/>
    <w:rsid w:val="00BE31C6"/>
    <w:rsid w:val="00BE31F9"/>
    <w:rsid w:val="00BE4125"/>
    <w:rsid w:val="00BE456B"/>
    <w:rsid w:val="00BE5840"/>
    <w:rsid w:val="00BE6302"/>
    <w:rsid w:val="00BE68D2"/>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F62"/>
    <w:rsid w:val="00BF599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7275"/>
    <w:rsid w:val="00C072F3"/>
    <w:rsid w:val="00C1008E"/>
    <w:rsid w:val="00C10593"/>
    <w:rsid w:val="00C112F9"/>
    <w:rsid w:val="00C1445B"/>
    <w:rsid w:val="00C14E6E"/>
    <w:rsid w:val="00C15269"/>
    <w:rsid w:val="00C1578A"/>
    <w:rsid w:val="00C17168"/>
    <w:rsid w:val="00C2004E"/>
    <w:rsid w:val="00C200FC"/>
    <w:rsid w:val="00C204F6"/>
    <w:rsid w:val="00C20DA6"/>
    <w:rsid w:val="00C21FFF"/>
    <w:rsid w:val="00C2345C"/>
    <w:rsid w:val="00C237E7"/>
    <w:rsid w:val="00C23AAE"/>
    <w:rsid w:val="00C2431E"/>
    <w:rsid w:val="00C248AC"/>
    <w:rsid w:val="00C24EC9"/>
    <w:rsid w:val="00C25541"/>
    <w:rsid w:val="00C25AA4"/>
    <w:rsid w:val="00C27011"/>
    <w:rsid w:val="00C270D0"/>
    <w:rsid w:val="00C276B2"/>
    <w:rsid w:val="00C30799"/>
    <w:rsid w:val="00C30C60"/>
    <w:rsid w:val="00C30EEC"/>
    <w:rsid w:val="00C325E0"/>
    <w:rsid w:val="00C32771"/>
    <w:rsid w:val="00C32D3D"/>
    <w:rsid w:val="00C32E11"/>
    <w:rsid w:val="00C33FFB"/>
    <w:rsid w:val="00C3413F"/>
    <w:rsid w:val="00C345AC"/>
    <w:rsid w:val="00C34B7F"/>
    <w:rsid w:val="00C36066"/>
    <w:rsid w:val="00C36D90"/>
    <w:rsid w:val="00C3700C"/>
    <w:rsid w:val="00C3770F"/>
    <w:rsid w:val="00C37A74"/>
    <w:rsid w:val="00C40243"/>
    <w:rsid w:val="00C40303"/>
    <w:rsid w:val="00C412F5"/>
    <w:rsid w:val="00C41B74"/>
    <w:rsid w:val="00C43239"/>
    <w:rsid w:val="00C436BA"/>
    <w:rsid w:val="00C43BA2"/>
    <w:rsid w:val="00C4447B"/>
    <w:rsid w:val="00C44565"/>
    <w:rsid w:val="00C45EE7"/>
    <w:rsid w:val="00C46331"/>
    <w:rsid w:val="00C4665D"/>
    <w:rsid w:val="00C46876"/>
    <w:rsid w:val="00C47C10"/>
    <w:rsid w:val="00C504FA"/>
    <w:rsid w:val="00C50974"/>
    <w:rsid w:val="00C50DB0"/>
    <w:rsid w:val="00C51557"/>
    <w:rsid w:val="00C5158E"/>
    <w:rsid w:val="00C52535"/>
    <w:rsid w:val="00C52AF6"/>
    <w:rsid w:val="00C52F46"/>
    <w:rsid w:val="00C52FAB"/>
    <w:rsid w:val="00C540BA"/>
    <w:rsid w:val="00C542A6"/>
    <w:rsid w:val="00C55079"/>
    <w:rsid w:val="00C55816"/>
    <w:rsid w:val="00C56F01"/>
    <w:rsid w:val="00C574BA"/>
    <w:rsid w:val="00C5765A"/>
    <w:rsid w:val="00C60B60"/>
    <w:rsid w:val="00C60C27"/>
    <w:rsid w:val="00C61364"/>
    <w:rsid w:val="00C61B9D"/>
    <w:rsid w:val="00C62870"/>
    <w:rsid w:val="00C63880"/>
    <w:rsid w:val="00C64DDC"/>
    <w:rsid w:val="00C659B7"/>
    <w:rsid w:val="00C65BF2"/>
    <w:rsid w:val="00C65E19"/>
    <w:rsid w:val="00C65E56"/>
    <w:rsid w:val="00C66A15"/>
    <w:rsid w:val="00C70422"/>
    <w:rsid w:val="00C7080D"/>
    <w:rsid w:val="00C71A61"/>
    <w:rsid w:val="00C73757"/>
    <w:rsid w:val="00C73948"/>
    <w:rsid w:val="00C74DD3"/>
    <w:rsid w:val="00C757C4"/>
    <w:rsid w:val="00C75807"/>
    <w:rsid w:val="00C75AF9"/>
    <w:rsid w:val="00C761D8"/>
    <w:rsid w:val="00C77FA7"/>
    <w:rsid w:val="00C80001"/>
    <w:rsid w:val="00C803DD"/>
    <w:rsid w:val="00C80B19"/>
    <w:rsid w:val="00C8115D"/>
    <w:rsid w:val="00C816D0"/>
    <w:rsid w:val="00C829B2"/>
    <w:rsid w:val="00C8324B"/>
    <w:rsid w:val="00C83454"/>
    <w:rsid w:val="00C837D4"/>
    <w:rsid w:val="00C8394A"/>
    <w:rsid w:val="00C83C83"/>
    <w:rsid w:val="00C84052"/>
    <w:rsid w:val="00C844E2"/>
    <w:rsid w:val="00C845EF"/>
    <w:rsid w:val="00C8523D"/>
    <w:rsid w:val="00C85C3F"/>
    <w:rsid w:val="00C86244"/>
    <w:rsid w:val="00C86276"/>
    <w:rsid w:val="00C865C4"/>
    <w:rsid w:val="00C8683B"/>
    <w:rsid w:val="00C86B36"/>
    <w:rsid w:val="00C86BC6"/>
    <w:rsid w:val="00C8708D"/>
    <w:rsid w:val="00C9146E"/>
    <w:rsid w:val="00C91784"/>
    <w:rsid w:val="00C918AA"/>
    <w:rsid w:val="00C91B02"/>
    <w:rsid w:val="00C91F71"/>
    <w:rsid w:val="00C924DF"/>
    <w:rsid w:val="00C92E67"/>
    <w:rsid w:val="00C93B13"/>
    <w:rsid w:val="00C93CB9"/>
    <w:rsid w:val="00C93D61"/>
    <w:rsid w:val="00C95829"/>
    <w:rsid w:val="00C95977"/>
    <w:rsid w:val="00C969BF"/>
    <w:rsid w:val="00C974B6"/>
    <w:rsid w:val="00C97EBE"/>
    <w:rsid w:val="00CA01C4"/>
    <w:rsid w:val="00CA0B8B"/>
    <w:rsid w:val="00CA0FA0"/>
    <w:rsid w:val="00CA1682"/>
    <w:rsid w:val="00CA1DE2"/>
    <w:rsid w:val="00CA2FE9"/>
    <w:rsid w:val="00CA4EAE"/>
    <w:rsid w:val="00CA6D9F"/>
    <w:rsid w:val="00CA729E"/>
    <w:rsid w:val="00CA73F8"/>
    <w:rsid w:val="00CB0396"/>
    <w:rsid w:val="00CB05AB"/>
    <w:rsid w:val="00CB0637"/>
    <w:rsid w:val="00CB19DF"/>
    <w:rsid w:val="00CB1F90"/>
    <w:rsid w:val="00CB21DC"/>
    <w:rsid w:val="00CB33C0"/>
    <w:rsid w:val="00CB4D3C"/>
    <w:rsid w:val="00CB5002"/>
    <w:rsid w:val="00CB56FB"/>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4CC4"/>
    <w:rsid w:val="00CD5FB0"/>
    <w:rsid w:val="00CD6295"/>
    <w:rsid w:val="00CD6F26"/>
    <w:rsid w:val="00CD71F4"/>
    <w:rsid w:val="00CD7E87"/>
    <w:rsid w:val="00CE03A3"/>
    <w:rsid w:val="00CE0E7A"/>
    <w:rsid w:val="00CE18A4"/>
    <w:rsid w:val="00CE1992"/>
    <w:rsid w:val="00CE1DCB"/>
    <w:rsid w:val="00CE205F"/>
    <w:rsid w:val="00CE317B"/>
    <w:rsid w:val="00CE3780"/>
    <w:rsid w:val="00CE3A58"/>
    <w:rsid w:val="00CE3E2E"/>
    <w:rsid w:val="00CE3F4F"/>
    <w:rsid w:val="00CE4492"/>
    <w:rsid w:val="00CE4993"/>
    <w:rsid w:val="00CE550D"/>
    <w:rsid w:val="00CE6961"/>
    <w:rsid w:val="00CE77F8"/>
    <w:rsid w:val="00CF0736"/>
    <w:rsid w:val="00CF0FAB"/>
    <w:rsid w:val="00CF11F8"/>
    <w:rsid w:val="00CF138F"/>
    <w:rsid w:val="00CF2B2F"/>
    <w:rsid w:val="00CF318B"/>
    <w:rsid w:val="00CF3383"/>
    <w:rsid w:val="00CF3EBF"/>
    <w:rsid w:val="00CF41F8"/>
    <w:rsid w:val="00CF446F"/>
    <w:rsid w:val="00CF4C1A"/>
    <w:rsid w:val="00CF70C8"/>
    <w:rsid w:val="00CF7A7B"/>
    <w:rsid w:val="00D014BD"/>
    <w:rsid w:val="00D02388"/>
    <w:rsid w:val="00D024C6"/>
    <w:rsid w:val="00D03516"/>
    <w:rsid w:val="00D03B30"/>
    <w:rsid w:val="00D044D3"/>
    <w:rsid w:val="00D0462F"/>
    <w:rsid w:val="00D04A37"/>
    <w:rsid w:val="00D04F80"/>
    <w:rsid w:val="00D05A03"/>
    <w:rsid w:val="00D05B20"/>
    <w:rsid w:val="00D05BDC"/>
    <w:rsid w:val="00D06095"/>
    <w:rsid w:val="00D0651D"/>
    <w:rsid w:val="00D07DF2"/>
    <w:rsid w:val="00D07FBB"/>
    <w:rsid w:val="00D1043E"/>
    <w:rsid w:val="00D117B9"/>
    <w:rsid w:val="00D11B53"/>
    <w:rsid w:val="00D11D68"/>
    <w:rsid w:val="00D120C4"/>
    <w:rsid w:val="00D126A0"/>
    <w:rsid w:val="00D143B3"/>
    <w:rsid w:val="00D145DC"/>
    <w:rsid w:val="00D1489B"/>
    <w:rsid w:val="00D14F0C"/>
    <w:rsid w:val="00D153D1"/>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6F74"/>
    <w:rsid w:val="00D27515"/>
    <w:rsid w:val="00D309F1"/>
    <w:rsid w:val="00D31674"/>
    <w:rsid w:val="00D31D63"/>
    <w:rsid w:val="00D31F7F"/>
    <w:rsid w:val="00D323B7"/>
    <w:rsid w:val="00D32C6C"/>
    <w:rsid w:val="00D34088"/>
    <w:rsid w:val="00D341CD"/>
    <w:rsid w:val="00D349E0"/>
    <w:rsid w:val="00D34A10"/>
    <w:rsid w:val="00D35581"/>
    <w:rsid w:val="00D35FA1"/>
    <w:rsid w:val="00D3784D"/>
    <w:rsid w:val="00D37EEA"/>
    <w:rsid w:val="00D41C09"/>
    <w:rsid w:val="00D422D0"/>
    <w:rsid w:val="00D424E6"/>
    <w:rsid w:val="00D435B3"/>
    <w:rsid w:val="00D44595"/>
    <w:rsid w:val="00D44AA8"/>
    <w:rsid w:val="00D47B6C"/>
    <w:rsid w:val="00D47D7C"/>
    <w:rsid w:val="00D502DF"/>
    <w:rsid w:val="00D51553"/>
    <w:rsid w:val="00D51568"/>
    <w:rsid w:val="00D52154"/>
    <w:rsid w:val="00D52369"/>
    <w:rsid w:val="00D5258B"/>
    <w:rsid w:val="00D52831"/>
    <w:rsid w:val="00D52BCF"/>
    <w:rsid w:val="00D52DE5"/>
    <w:rsid w:val="00D53010"/>
    <w:rsid w:val="00D5380A"/>
    <w:rsid w:val="00D54ADF"/>
    <w:rsid w:val="00D54C9F"/>
    <w:rsid w:val="00D5554F"/>
    <w:rsid w:val="00D55654"/>
    <w:rsid w:val="00D55EA5"/>
    <w:rsid w:val="00D55EB9"/>
    <w:rsid w:val="00D56719"/>
    <w:rsid w:val="00D56CDF"/>
    <w:rsid w:val="00D573C6"/>
    <w:rsid w:val="00D577E1"/>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554F"/>
    <w:rsid w:val="00D6607E"/>
    <w:rsid w:val="00D66DC2"/>
    <w:rsid w:val="00D67358"/>
    <w:rsid w:val="00D6767B"/>
    <w:rsid w:val="00D67BBD"/>
    <w:rsid w:val="00D70938"/>
    <w:rsid w:val="00D716D5"/>
    <w:rsid w:val="00D718E9"/>
    <w:rsid w:val="00D71F03"/>
    <w:rsid w:val="00D7364D"/>
    <w:rsid w:val="00D74744"/>
    <w:rsid w:val="00D74BA2"/>
    <w:rsid w:val="00D74F32"/>
    <w:rsid w:val="00D7511D"/>
    <w:rsid w:val="00D75325"/>
    <w:rsid w:val="00D75A68"/>
    <w:rsid w:val="00D76DF7"/>
    <w:rsid w:val="00D80F68"/>
    <w:rsid w:val="00D8106F"/>
    <w:rsid w:val="00D811E5"/>
    <w:rsid w:val="00D82146"/>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0893"/>
    <w:rsid w:val="00D91CEC"/>
    <w:rsid w:val="00D92294"/>
    <w:rsid w:val="00D923AB"/>
    <w:rsid w:val="00D92672"/>
    <w:rsid w:val="00D92A88"/>
    <w:rsid w:val="00D93B41"/>
    <w:rsid w:val="00D94822"/>
    <w:rsid w:val="00D953B7"/>
    <w:rsid w:val="00D95A5C"/>
    <w:rsid w:val="00D95BCB"/>
    <w:rsid w:val="00D961E7"/>
    <w:rsid w:val="00D96D1F"/>
    <w:rsid w:val="00D97AD2"/>
    <w:rsid w:val="00DA0B56"/>
    <w:rsid w:val="00DA1289"/>
    <w:rsid w:val="00DA17AC"/>
    <w:rsid w:val="00DA2982"/>
    <w:rsid w:val="00DA2BC8"/>
    <w:rsid w:val="00DA2D75"/>
    <w:rsid w:val="00DA60DB"/>
    <w:rsid w:val="00DA6133"/>
    <w:rsid w:val="00DA68D7"/>
    <w:rsid w:val="00DA7296"/>
    <w:rsid w:val="00DB07D3"/>
    <w:rsid w:val="00DB0E1A"/>
    <w:rsid w:val="00DB1586"/>
    <w:rsid w:val="00DB1F30"/>
    <w:rsid w:val="00DB27D5"/>
    <w:rsid w:val="00DB3ADC"/>
    <w:rsid w:val="00DB45A4"/>
    <w:rsid w:val="00DB4B8F"/>
    <w:rsid w:val="00DB5757"/>
    <w:rsid w:val="00DB5A63"/>
    <w:rsid w:val="00DB5AD4"/>
    <w:rsid w:val="00DB5E41"/>
    <w:rsid w:val="00DB5FF6"/>
    <w:rsid w:val="00DB6D54"/>
    <w:rsid w:val="00DB74D6"/>
    <w:rsid w:val="00DC0131"/>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71B"/>
    <w:rsid w:val="00DE1A81"/>
    <w:rsid w:val="00DE1D37"/>
    <w:rsid w:val="00DE30F7"/>
    <w:rsid w:val="00DE45FC"/>
    <w:rsid w:val="00DE47D6"/>
    <w:rsid w:val="00DE484C"/>
    <w:rsid w:val="00DE4FFF"/>
    <w:rsid w:val="00DE5766"/>
    <w:rsid w:val="00DE5F29"/>
    <w:rsid w:val="00DE6C99"/>
    <w:rsid w:val="00DE752B"/>
    <w:rsid w:val="00DE7D2C"/>
    <w:rsid w:val="00DF0392"/>
    <w:rsid w:val="00DF072C"/>
    <w:rsid w:val="00DF0F82"/>
    <w:rsid w:val="00DF12D1"/>
    <w:rsid w:val="00DF172D"/>
    <w:rsid w:val="00DF21C5"/>
    <w:rsid w:val="00DF2431"/>
    <w:rsid w:val="00DF278B"/>
    <w:rsid w:val="00DF3FB6"/>
    <w:rsid w:val="00DF42F9"/>
    <w:rsid w:val="00DF44C4"/>
    <w:rsid w:val="00DF4833"/>
    <w:rsid w:val="00DF4A03"/>
    <w:rsid w:val="00DF5653"/>
    <w:rsid w:val="00DF5BE8"/>
    <w:rsid w:val="00DF6A9B"/>
    <w:rsid w:val="00DF7329"/>
    <w:rsid w:val="00DF782D"/>
    <w:rsid w:val="00DF7CAC"/>
    <w:rsid w:val="00E00482"/>
    <w:rsid w:val="00E013C3"/>
    <w:rsid w:val="00E01BC9"/>
    <w:rsid w:val="00E02007"/>
    <w:rsid w:val="00E02CE3"/>
    <w:rsid w:val="00E03995"/>
    <w:rsid w:val="00E04629"/>
    <w:rsid w:val="00E0474D"/>
    <w:rsid w:val="00E049D4"/>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3E"/>
    <w:rsid w:val="00E24CAF"/>
    <w:rsid w:val="00E252C8"/>
    <w:rsid w:val="00E26D38"/>
    <w:rsid w:val="00E278E4"/>
    <w:rsid w:val="00E30DAE"/>
    <w:rsid w:val="00E30F42"/>
    <w:rsid w:val="00E31070"/>
    <w:rsid w:val="00E3109E"/>
    <w:rsid w:val="00E31122"/>
    <w:rsid w:val="00E32605"/>
    <w:rsid w:val="00E32C16"/>
    <w:rsid w:val="00E332CB"/>
    <w:rsid w:val="00E3399E"/>
    <w:rsid w:val="00E346FE"/>
    <w:rsid w:val="00E34B73"/>
    <w:rsid w:val="00E34FC6"/>
    <w:rsid w:val="00E3514E"/>
    <w:rsid w:val="00E35B0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5550"/>
    <w:rsid w:val="00E45FE8"/>
    <w:rsid w:val="00E45FED"/>
    <w:rsid w:val="00E47949"/>
    <w:rsid w:val="00E5064B"/>
    <w:rsid w:val="00E50E8E"/>
    <w:rsid w:val="00E51263"/>
    <w:rsid w:val="00E52A70"/>
    <w:rsid w:val="00E531D1"/>
    <w:rsid w:val="00E54236"/>
    <w:rsid w:val="00E5452D"/>
    <w:rsid w:val="00E54738"/>
    <w:rsid w:val="00E5509B"/>
    <w:rsid w:val="00E55B0A"/>
    <w:rsid w:val="00E561D0"/>
    <w:rsid w:val="00E563EB"/>
    <w:rsid w:val="00E566A6"/>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A7"/>
    <w:rsid w:val="00E67249"/>
    <w:rsid w:val="00E67D7F"/>
    <w:rsid w:val="00E67EC2"/>
    <w:rsid w:val="00E70354"/>
    <w:rsid w:val="00E7061A"/>
    <w:rsid w:val="00E70EB0"/>
    <w:rsid w:val="00E70F0A"/>
    <w:rsid w:val="00E712AF"/>
    <w:rsid w:val="00E724F2"/>
    <w:rsid w:val="00E72CB5"/>
    <w:rsid w:val="00E72E60"/>
    <w:rsid w:val="00E73C21"/>
    <w:rsid w:val="00E75CC4"/>
    <w:rsid w:val="00E76594"/>
    <w:rsid w:val="00E76992"/>
    <w:rsid w:val="00E800B4"/>
    <w:rsid w:val="00E8041A"/>
    <w:rsid w:val="00E80659"/>
    <w:rsid w:val="00E806D9"/>
    <w:rsid w:val="00E80BC8"/>
    <w:rsid w:val="00E81EF7"/>
    <w:rsid w:val="00E827DA"/>
    <w:rsid w:val="00E82AC6"/>
    <w:rsid w:val="00E82BDA"/>
    <w:rsid w:val="00E82FE9"/>
    <w:rsid w:val="00E839B1"/>
    <w:rsid w:val="00E844E2"/>
    <w:rsid w:val="00E849C3"/>
    <w:rsid w:val="00E85A6C"/>
    <w:rsid w:val="00E85B65"/>
    <w:rsid w:val="00E85CDA"/>
    <w:rsid w:val="00E86386"/>
    <w:rsid w:val="00E86F1B"/>
    <w:rsid w:val="00E878C3"/>
    <w:rsid w:val="00E879D2"/>
    <w:rsid w:val="00E908B1"/>
    <w:rsid w:val="00E90C70"/>
    <w:rsid w:val="00E91DA9"/>
    <w:rsid w:val="00E92AEA"/>
    <w:rsid w:val="00E92CD8"/>
    <w:rsid w:val="00E93F94"/>
    <w:rsid w:val="00E948ED"/>
    <w:rsid w:val="00E974B1"/>
    <w:rsid w:val="00E97B3B"/>
    <w:rsid w:val="00EA0603"/>
    <w:rsid w:val="00EA1027"/>
    <w:rsid w:val="00EA1C1C"/>
    <w:rsid w:val="00EA2AAE"/>
    <w:rsid w:val="00EA41FA"/>
    <w:rsid w:val="00EA579D"/>
    <w:rsid w:val="00EA6E37"/>
    <w:rsid w:val="00EA7930"/>
    <w:rsid w:val="00EB1BB4"/>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4E"/>
    <w:rsid w:val="00EC109B"/>
    <w:rsid w:val="00EC128A"/>
    <w:rsid w:val="00EC1627"/>
    <w:rsid w:val="00EC29E7"/>
    <w:rsid w:val="00EC2A0B"/>
    <w:rsid w:val="00EC401C"/>
    <w:rsid w:val="00EC4172"/>
    <w:rsid w:val="00EC5C23"/>
    <w:rsid w:val="00EC6075"/>
    <w:rsid w:val="00EC63B4"/>
    <w:rsid w:val="00EC6676"/>
    <w:rsid w:val="00EC687A"/>
    <w:rsid w:val="00EC6AD4"/>
    <w:rsid w:val="00EC7747"/>
    <w:rsid w:val="00EC796D"/>
    <w:rsid w:val="00ED00C3"/>
    <w:rsid w:val="00ED057C"/>
    <w:rsid w:val="00ED0724"/>
    <w:rsid w:val="00ED0A11"/>
    <w:rsid w:val="00ED0AAC"/>
    <w:rsid w:val="00ED15E0"/>
    <w:rsid w:val="00ED27AF"/>
    <w:rsid w:val="00ED27C3"/>
    <w:rsid w:val="00ED2E28"/>
    <w:rsid w:val="00ED3577"/>
    <w:rsid w:val="00ED3B3F"/>
    <w:rsid w:val="00ED3EB5"/>
    <w:rsid w:val="00ED4579"/>
    <w:rsid w:val="00ED6525"/>
    <w:rsid w:val="00ED656B"/>
    <w:rsid w:val="00ED673A"/>
    <w:rsid w:val="00ED6CCE"/>
    <w:rsid w:val="00ED7809"/>
    <w:rsid w:val="00ED78FF"/>
    <w:rsid w:val="00ED7C0F"/>
    <w:rsid w:val="00EE0CA6"/>
    <w:rsid w:val="00EE14D8"/>
    <w:rsid w:val="00EE18E4"/>
    <w:rsid w:val="00EE19FF"/>
    <w:rsid w:val="00EE3B3A"/>
    <w:rsid w:val="00EE41FE"/>
    <w:rsid w:val="00EE455B"/>
    <w:rsid w:val="00EE4DB4"/>
    <w:rsid w:val="00EE54EA"/>
    <w:rsid w:val="00EE5F55"/>
    <w:rsid w:val="00EE6B7E"/>
    <w:rsid w:val="00EE6FFE"/>
    <w:rsid w:val="00EE7C1C"/>
    <w:rsid w:val="00EF0593"/>
    <w:rsid w:val="00EF0BC4"/>
    <w:rsid w:val="00EF0C40"/>
    <w:rsid w:val="00EF0DEC"/>
    <w:rsid w:val="00EF12B4"/>
    <w:rsid w:val="00EF16B2"/>
    <w:rsid w:val="00EF21EF"/>
    <w:rsid w:val="00EF30D6"/>
    <w:rsid w:val="00EF3762"/>
    <w:rsid w:val="00EF3A8C"/>
    <w:rsid w:val="00EF44AE"/>
    <w:rsid w:val="00EF44EF"/>
    <w:rsid w:val="00EF483A"/>
    <w:rsid w:val="00EF5A5E"/>
    <w:rsid w:val="00EF68CB"/>
    <w:rsid w:val="00EF7736"/>
    <w:rsid w:val="00EF7C6E"/>
    <w:rsid w:val="00F00CDC"/>
    <w:rsid w:val="00F01090"/>
    <w:rsid w:val="00F01639"/>
    <w:rsid w:val="00F018AF"/>
    <w:rsid w:val="00F01B41"/>
    <w:rsid w:val="00F02772"/>
    <w:rsid w:val="00F03638"/>
    <w:rsid w:val="00F03BCA"/>
    <w:rsid w:val="00F043F7"/>
    <w:rsid w:val="00F04E91"/>
    <w:rsid w:val="00F04F26"/>
    <w:rsid w:val="00F054CB"/>
    <w:rsid w:val="00F056CD"/>
    <w:rsid w:val="00F0641C"/>
    <w:rsid w:val="00F07326"/>
    <w:rsid w:val="00F07C04"/>
    <w:rsid w:val="00F07D09"/>
    <w:rsid w:val="00F07D5B"/>
    <w:rsid w:val="00F07EFE"/>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F84"/>
    <w:rsid w:val="00F2033D"/>
    <w:rsid w:val="00F2109F"/>
    <w:rsid w:val="00F21C0D"/>
    <w:rsid w:val="00F26016"/>
    <w:rsid w:val="00F26092"/>
    <w:rsid w:val="00F26C2C"/>
    <w:rsid w:val="00F2719E"/>
    <w:rsid w:val="00F275C0"/>
    <w:rsid w:val="00F306C6"/>
    <w:rsid w:val="00F30D29"/>
    <w:rsid w:val="00F30D74"/>
    <w:rsid w:val="00F319D5"/>
    <w:rsid w:val="00F31B02"/>
    <w:rsid w:val="00F33271"/>
    <w:rsid w:val="00F33FB4"/>
    <w:rsid w:val="00F34643"/>
    <w:rsid w:val="00F346BC"/>
    <w:rsid w:val="00F3493A"/>
    <w:rsid w:val="00F34EC4"/>
    <w:rsid w:val="00F350D3"/>
    <w:rsid w:val="00F36636"/>
    <w:rsid w:val="00F36CA5"/>
    <w:rsid w:val="00F37746"/>
    <w:rsid w:val="00F37C29"/>
    <w:rsid w:val="00F40DF4"/>
    <w:rsid w:val="00F416F9"/>
    <w:rsid w:val="00F42208"/>
    <w:rsid w:val="00F4293F"/>
    <w:rsid w:val="00F43484"/>
    <w:rsid w:val="00F43908"/>
    <w:rsid w:val="00F44E3D"/>
    <w:rsid w:val="00F45468"/>
    <w:rsid w:val="00F46237"/>
    <w:rsid w:val="00F46347"/>
    <w:rsid w:val="00F47B5D"/>
    <w:rsid w:val="00F52CE2"/>
    <w:rsid w:val="00F53433"/>
    <w:rsid w:val="00F536DD"/>
    <w:rsid w:val="00F54641"/>
    <w:rsid w:val="00F54B6B"/>
    <w:rsid w:val="00F552E0"/>
    <w:rsid w:val="00F55A45"/>
    <w:rsid w:val="00F55B6B"/>
    <w:rsid w:val="00F55BE3"/>
    <w:rsid w:val="00F55E97"/>
    <w:rsid w:val="00F56146"/>
    <w:rsid w:val="00F5639E"/>
    <w:rsid w:val="00F566A2"/>
    <w:rsid w:val="00F57AE3"/>
    <w:rsid w:val="00F57C98"/>
    <w:rsid w:val="00F6045C"/>
    <w:rsid w:val="00F605C3"/>
    <w:rsid w:val="00F605D8"/>
    <w:rsid w:val="00F60976"/>
    <w:rsid w:val="00F60D84"/>
    <w:rsid w:val="00F60ED8"/>
    <w:rsid w:val="00F61D07"/>
    <w:rsid w:val="00F61E34"/>
    <w:rsid w:val="00F62450"/>
    <w:rsid w:val="00F62C99"/>
    <w:rsid w:val="00F636D9"/>
    <w:rsid w:val="00F63B6B"/>
    <w:rsid w:val="00F63E43"/>
    <w:rsid w:val="00F646E8"/>
    <w:rsid w:val="00F64D54"/>
    <w:rsid w:val="00F64F7C"/>
    <w:rsid w:val="00F6506E"/>
    <w:rsid w:val="00F65391"/>
    <w:rsid w:val="00F653F3"/>
    <w:rsid w:val="00F6552A"/>
    <w:rsid w:val="00F65593"/>
    <w:rsid w:val="00F65BF4"/>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F5"/>
    <w:rsid w:val="00F754F0"/>
    <w:rsid w:val="00F75F46"/>
    <w:rsid w:val="00F76044"/>
    <w:rsid w:val="00F7651C"/>
    <w:rsid w:val="00F7656F"/>
    <w:rsid w:val="00F76728"/>
    <w:rsid w:val="00F779BC"/>
    <w:rsid w:val="00F77D80"/>
    <w:rsid w:val="00F8041D"/>
    <w:rsid w:val="00F80435"/>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A1DA9"/>
    <w:rsid w:val="00FA1E49"/>
    <w:rsid w:val="00FA24AD"/>
    <w:rsid w:val="00FA292F"/>
    <w:rsid w:val="00FA3045"/>
    <w:rsid w:val="00FA31D5"/>
    <w:rsid w:val="00FA35C7"/>
    <w:rsid w:val="00FA3851"/>
    <w:rsid w:val="00FA5554"/>
    <w:rsid w:val="00FA5998"/>
    <w:rsid w:val="00FA60A0"/>
    <w:rsid w:val="00FA6227"/>
    <w:rsid w:val="00FA6273"/>
    <w:rsid w:val="00FA65A5"/>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616E"/>
    <w:rsid w:val="00FE0758"/>
    <w:rsid w:val="00FE079B"/>
    <w:rsid w:val="00FE0EC0"/>
    <w:rsid w:val="00FE1193"/>
    <w:rsid w:val="00FE15DD"/>
    <w:rsid w:val="00FE1E74"/>
    <w:rsid w:val="00FE30FF"/>
    <w:rsid w:val="00FE3811"/>
    <w:rsid w:val="00FE3EF4"/>
    <w:rsid w:val="00FE46A6"/>
    <w:rsid w:val="00FE47A8"/>
    <w:rsid w:val="00FE4975"/>
    <w:rsid w:val="00FE5FE6"/>
    <w:rsid w:val="00FE67B7"/>
    <w:rsid w:val="00FE7683"/>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mailto:majid.ezzati@imperial.ac.uk" TargetMode="External"/><Relationship Id="rId20" Type="http://schemas.openxmlformats.org/officeDocument/2006/relationships/theme" Target="theme/theme1.xml"/><Relationship Id="rId23" Type="http://schemas.microsoft.com/office/2016/09/relationships/commentsIds" Target="commentsIds.xml"/><Relationship Id="rId10" Type="http://schemas.openxmlformats.org/officeDocument/2006/relationships/comments" Target="comments.xml"/><Relationship Id="rId11" Type="http://schemas.microsoft.com/office/2011/relationships/commentsExtended" Target="commentsExtended.xml"/><Relationship Id="rId12" Type="http://schemas.openxmlformats.org/officeDocument/2006/relationships/hyperlink" Target="https://www.opinium.co.uk/brits-drink-more-alcohol-in-warmer-weather/" TargetMode="External"/><Relationship Id="rId13" Type="http://schemas.openxmlformats.org/officeDocument/2006/relationships/hyperlink" Target="https://www.cdc.gov/nchs/nvss/dvs_data_release.htm" TargetMode="External"/><Relationship Id="rId14" Type="http://schemas.openxmlformats.org/officeDocument/2006/relationships/hyperlink" Target="https://www.cdc.gov/nchs/nvss/bridged_race.htm" TargetMode="External"/><Relationship Id="rId15" Type="http://schemas.openxmlformats.org/officeDocument/2006/relationships/hyperlink" Target="https://www.census.gov/data/tables/time-series/demo/popest/1980s-county.html)" TargetMode="Externa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ntTable" Target="fontTable.xml"/><Relationship Id="rId19" Type="http://schemas.microsoft.com/office/2011/relationships/people" Target="people.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BB8DA9D6-CDA7-B54C-B912-856558DBE41D}">
  <ds:schemaRefs>
    <ds:schemaRef ds:uri="http://schemas.openxmlformats.org/officeDocument/2006/bibliography"/>
  </ds:schemaRefs>
</ds:datastoreItem>
</file>

<file path=customXml/itemProps2.xml><?xml version="1.0" encoding="utf-8"?>
<ds:datastoreItem xmlns:ds="http://schemas.openxmlformats.org/officeDocument/2006/customXml" ds:itemID="{F2BCA15B-CA6C-E342-9BF8-E4F926BF01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33197</Words>
  <Characters>189223</Characters>
  <Application>Microsoft Macintosh Word</Application>
  <DocSecurity>0</DocSecurity>
  <Lines>1576</Lines>
  <Paragraphs>443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2</cp:revision>
  <cp:lastPrinted>2018-12-07T15:24:00Z</cp:lastPrinted>
  <dcterms:created xsi:type="dcterms:W3CDTF">2019-01-07T18:21:00Z</dcterms:created>
  <dcterms:modified xsi:type="dcterms:W3CDTF">2019-01-07T18:21:00Z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