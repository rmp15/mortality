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3FCFDB10"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ins w:id="0" w:author="Parks, Robbie M" w:date="2018-12-04T16:17:00Z">
        <w:r w:rsidR="00F018AF">
          <w:rPr>
            <w:rFonts w:ascii="Times New Roman" w:hAnsi="Times New Roman"/>
            <w:color w:val="000000" w:themeColor="text1"/>
            <w:sz w:val="24"/>
            <w:szCs w:val="24"/>
            <w:lang w:val="it-IT"/>
          </w:rPr>
          <w:t>Vasilis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ins>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ins w:id="1" w:author="Parks, Robbie M" w:date="2018-12-07T15:14:00Z">
        <w:r w:rsidR="004D5509">
          <w:rPr>
            <w:rFonts w:ascii="Times New Roman" w:hAnsi="Times New Roman"/>
            <w:color w:val="000000" w:themeColor="text1"/>
            <w:sz w:val="24"/>
            <w:szCs w:val="24"/>
            <w:vertAlign w:val="superscript"/>
            <w:lang w:val="it-IT"/>
          </w:rPr>
          <w:t>,</w:t>
        </w:r>
      </w:ins>
      <w:r w:rsidR="008C046B">
        <w:rPr>
          <w:rFonts w:ascii="Times New Roman" w:hAnsi="Times New Roman"/>
          <w:color w:val="000000" w:themeColor="text1"/>
          <w:sz w:val="24"/>
          <w:szCs w:val="24"/>
          <w:vertAlign w:val="superscript"/>
          <w:lang w:val="it-IT"/>
        </w:rPr>
        <w:t>2</w:t>
      </w:r>
      <w:del w:id="2" w:author="Parks, Robbie M" w:date="2018-12-04T16:17:00Z">
        <w:r w:rsidR="008D1C1A" w:rsidDel="00157C23">
          <w:rPr>
            <w:rFonts w:ascii="Times New Roman" w:hAnsi="Times New Roman"/>
            <w:color w:val="000000" w:themeColor="text1"/>
            <w:sz w:val="24"/>
            <w:szCs w:val="24"/>
            <w:vertAlign w:val="superscript"/>
            <w:lang w:val="it-IT"/>
          </w:rPr>
          <w:delText>,</w:delText>
        </w:r>
      </w:del>
      <w:del w:id="3" w:author="Parks, Robbie M" w:date="2018-12-04T16:16:00Z">
        <w:r w:rsidR="008D1C1A" w:rsidDel="00157C23">
          <w:rPr>
            <w:rFonts w:ascii="Times New Roman" w:hAnsi="Times New Roman"/>
            <w:color w:val="000000" w:themeColor="text1"/>
            <w:sz w:val="24"/>
            <w:szCs w:val="24"/>
            <w:vertAlign w:val="superscript"/>
            <w:lang w:val="it-IT"/>
          </w:rPr>
          <w:delText>4</w:delText>
        </w:r>
      </w:del>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ins w:id="4" w:author="Parks, Robbie M" w:date="2018-12-05T11:54:00Z">
        <w:r w:rsidR="00E02CE3">
          <w:rPr>
            <w:rFonts w:ascii="Times New Roman" w:hAnsi="Times New Roman"/>
            <w:color w:val="000000" w:themeColor="text1"/>
            <w:sz w:val="24"/>
            <w:szCs w:val="24"/>
            <w:vertAlign w:val="superscript"/>
            <w:lang w:val="it-IT"/>
          </w:rPr>
          <w:t>3</w:t>
        </w:r>
      </w:ins>
      <w:del w:id="5" w:author="Parks, Robbie M" w:date="2018-12-05T11:54:00Z">
        <w:r w:rsidR="008D1C1A" w:rsidDel="00E02CE3">
          <w:rPr>
            <w:rFonts w:ascii="Times New Roman" w:hAnsi="Times New Roman"/>
            <w:color w:val="000000" w:themeColor="text1"/>
            <w:sz w:val="24"/>
            <w:szCs w:val="24"/>
            <w:vertAlign w:val="superscript"/>
            <w:lang w:val="it-IT"/>
          </w:rPr>
          <w:delText>4</w:delText>
        </w:r>
      </w:del>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w:t>
      </w:r>
      <w:ins w:id="6" w:author="Parks, Robbie M" w:date="2018-12-05T11:54:00Z">
        <w:r w:rsidR="00E02CE3">
          <w:rPr>
            <w:rFonts w:ascii="Times New Roman" w:hAnsi="Times New Roman"/>
            <w:color w:val="000000" w:themeColor="text1"/>
            <w:sz w:val="24"/>
            <w:szCs w:val="24"/>
            <w:vertAlign w:val="superscript"/>
            <w:lang w:val="it-IT"/>
          </w:rPr>
          <w:t>4</w:t>
        </w:r>
      </w:ins>
      <w:del w:id="7" w:author="Parks, Robbie M" w:date="2018-12-05T11:54:00Z">
        <w:r w:rsidRPr="00636C9B" w:rsidDel="00E02CE3">
          <w:rPr>
            <w:rFonts w:ascii="Times New Roman" w:hAnsi="Times New Roman"/>
            <w:color w:val="000000" w:themeColor="text1"/>
            <w:sz w:val="24"/>
            <w:szCs w:val="24"/>
            <w:vertAlign w:val="superscript"/>
            <w:lang w:val="it-IT"/>
          </w:rPr>
          <w:delText>3</w:delText>
        </w:r>
      </w:del>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76DF7">
      <w:pPr>
        <w:spacing w:after="0" w:line="480" w:lineRule="auto"/>
        <w:jc w:val="both"/>
        <w:rPr>
          <w:ins w:id="8" w:author="Parks, Robbie M" w:date="2018-12-05T11:54:00Z"/>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3C297667" w:rsidR="00E02CE3" w:rsidRPr="00636C9B" w:rsidRDefault="00E02CE3" w:rsidP="00D76DF7">
      <w:pPr>
        <w:spacing w:after="0" w:line="480" w:lineRule="auto"/>
        <w:jc w:val="both"/>
        <w:rPr>
          <w:rFonts w:ascii="Times New Roman" w:hAnsi="Times New Roman"/>
          <w:color w:val="000000" w:themeColor="text1"/>
          <w:sz w:val="24"/>
          <w:szCs w:val="24"/>
        </w:rPr>
      </w:pPr>
      <w:ins w:id="9" w:author="Parks, Robbie M" w:date="2018-12-05T11:54:00Z">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Space and Atmospheric Physics, Imperial College London, London, United Kingdom</w:t>
        </w:r>
      </w:ins>
    </w:p>
    <w:p w14:paraId="10B23175" w14:textId="6DA51B65" w:rsidR="000210D1" w:rsidRPr="00636C9B" w:rsidRDefault="00E02CE3" w:rsidP="00D76DF7">
      <w:pPr>
        <w:spacing w:after="0" w:line="480" w:lineRule="auto"/>
        <w:jc w:val="both"/>
        <w:rPr>
          <w:rFonts w:ascii="Times New Roman" w:hAnsi="Times New Roman"/>
          <w:color w:val="000000" w:themeColor="text1"/>
          <w:sz w:val="24"/>
          <w:szCs w:val="24"/>
        </w:rPr>
      </w:pPr>
      <w:ins w:id="10" w:author="Parks, Robbie M" w:date="2018-12-05T11:54:00Z">
        <w:r>
          <w:rPr>
            <w:rFonts w:ascii="Times New Roman" w:hAnsi="Times New Roman"/>
            <w:color w:val="000000" w:themeColor="text1"/>
            <w:sz w:val="24"/>
            <w:szCs w:val="24"/>
            <w:vertAlign w:val="superscript"/>
          </w:rPr>
          <w:t>4</w:t>
        </w:r>
      </w:ins>
      <w:del w:id="11" w:author="Parks, Robbie M" w:date="2018-12-05T11:54:00Z">
        <w:r w:rsidR="000210D1" w:rsidRPr="00636C9B" w:rsidDel="00E02CE3">
          <w:rPr>
            <w:rFonts w:ascii="Times New Roman" w:hAnsi="Times New Roman"/>
            <w:color w:val="000000" w:themeColor="text1"/>
            <w:sz w:val="24"/>
            <w:szCs w:val="24"/>
            <w:vertAlign w:val="superscript"/>
          </w:rPr>
          <w:delText>3</w:delText>
        </w:r>
      </w:del>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5734AE6" w:rsidR="0070176B" w:rsidRDefault="00E879D2" w:rsidP="00D76DF7">
      <w:pPr>
        <w:spacing w:after="0" w:line="480" w:lineRule="auto"/>
        <w:jc w:val="both"/>
        <w:rPr>
          <w:ins w:id="12" w:author="Parks, Robbie M" w:date="2018-12-05T11:35:00Z"/>
          <w:rFonts w:ascii="Times New Roman" w:hAnsi="Times New Roman"/>
          <w:color w:val="000000" w:themeColor="text1"/>
          <w:sz w:val="24"/>
          <w:szCs w:val="24"/>
        </w:rPr>
      </w:pPr>
      <w:del w:id="13" w:author="Parks, Robbie M" w:date="2018-12-05T11:54:00Z">
        <w:r w:rsidRPr="00636C9B" w:rsidDel="00E02CE3">
          <w:rPr>
            <w:rFonts w:ascii="Times New Roman" w:hAnsi="Times New Roman"/>
            <w:color w:val="000000" w:themeColor="text1"/>
            <w:sz w:val="24"/>
            <w:szCs w:val="24"/>
            <w:vertAlign w:val="superscript"/>
          </w:rPr>
          <w:delText>4</w:delText>
        </w:r>
        <w:r w:rsidR="000210D1" w:rsidRPr="00636C9B" w:rsidDel="00E02CE3">
          <w:rPr>
            <w:rFonts w:ascii="Times New Roman" w:hAnsi="Times New Roman"/>
            <w:color w:val="000000" w:themeColor="text1"/>
            <w:sz w:val="24"/>
            <w:szCs w:val="24"/>
            <w:vertAlign w:val="superscript"/>
          </w:rPr>
          <w:delText xml:space="preserve"> </w:delText>
        </w:r>
        <w:r w:rsidR="000210D1" w:rsidRPr="00636C9B" w:rsidDel="00E02CE3">
          <w:rPr>
            <w:rFonts w:ascii="Times New Roman" w:hAnsi="Times New Roman"/>
            <w:color w:val="000000" w:themeColor="text1"/>
            <w:sz w:val="24"/>
            <w:szCs w:val="24"/>
          </w:rPr>
          <w:delText>Space and Atmospheric Physics, Imperial College London, London, United Kingdom</w:delText>
        </w:r>
      </w:del>
    </w:p>
    <w:p w14:paraId="63E029A3" w14:textId="51C863E0" w:rsidR="0070176B" w:rsidRPr="00C00117" w:rsidRDefault="0070176B" w:rsidP="00D76DF7">
      <w:pPr>
        <w:spacing w:after="0" w:line="480" w:lineRule="auto"/>
        <w:jc w:val="both"/>
        <w:rPr>
          <w:ins w:id="14" w:author="Parks, Robbie M" w:date="2018-12-05T11:35:00Z"/>
          <w:rFonts w:ascii="Times New Roman" w:hAnsi="Times New Roman"/>
          <w:color w:val="000000" w:themeColor="text1"/>
          <w:sz w:val="24"/>
          <w:szCs w:val="24"/>
        </w:rPr>
      </w:pPr>
      <w:ins w:id="15" w:author="Parks, Robbie M" w:date="2018-12-05T11:35:00Z">
        <w:r w:rsidRPr="00C00117">
          <w:rPr>
            <w:rFonts w:ascii="Times New Roman" w:hAnsi="Times New Roman"/>
            <w:color w:val="000000" w:themeColor="text1"/>
            <w:sz w:val="24"/>
            <w:szCs w:val="24"/>
          </w:rPr>
          <w:t xml:space="preserve">Robbie M Parks: </w:t>
        </w:r>
        <w:r w:rsidRPr="00C00117">
          <w:rPr>
            <w:color w:val="000000" w:themeColor="text1"/>
            <w:rPrChange w:id="16" w:author="Parks, Robbie M" w:date="2018-12-07T13:57:00Z">
              <w:rPr>
                <w:rStyle w:val="Hyperlink"/>
                <w:rFonts w:ascii="Times New Roman" w:hAnsi="Times New Roman"/>
                <w:sz w:val="24"/>
                <w:szCs w:val="24"/>
              </w:rPr>
            </w:rPrChange>
          </w:rPr>
          <w:t>robbie.parks@imperial.ac.uk</w:t>
        </w:r>
      </w:ins>
    </w:p>
    <w:p w14:paraId="4C962F64" w14:textId="396F4D88" w:rsidR="0070176B" w:rsidRPr="00C00117" w:rsidRDefault="0070176B" w:rsidP="00D76DF7">
      <w:pPr>
        <w:spacing w:after="0" w:line="480" w:lineRule="auto"/>
        <w:jc w:val="both"/>
        <w:rPr>
          <w:ins w:id="17" w:author="Parks, Robbie M" w:date="2018-12-05T11:35:00Z"/>
          <w:rFonts w:ascii="Times New Roman" w:hAnsi="Times New Roman"/>
          <w:color w:val="000000" w:themeColor="text1"/>
          <w:sz w:val="24"/>
          <w:szCs w:val="24"/>
        </w:rPr>
      </w:pPr>
      <w:ins w:id="18" w:author="Parks, Robbie M" w:date="2018-12-05T11:35:00Z">
        <w:r w:rsidRPr="00C00117">
          <w:rPr>
            <w:rFonts w:ascii="Times New Roman" w:hAnsi="Times New Roman"/>
            <w:color w:val="000000" w:themeColor="text1"/>
            <w:sz w:val="24"/>
            <w:szCs w:val="24"/>
          </w:rPr>
          <w:t xml:space="preserve">James E Bennett: </w:t>
        </w:r>
        <w:r w:rsidRPr="00C00117">
          <w:rPr>
            <w:color w:val="000000" w:themeColor="text1"/>
            <w:rPrChange w:id="19" w:author="Parks, Robbie M" w:date="2018-12-07T13:57:00Z">
              <w:rPr>
                <w:rStyle w:val="Hyperlink"/>
                <w:rFonts w:ascii="Times New Roman" w:hAnsi="Times New Roman"/>
                <w:sz w:val="24"/>
                <w:szCs w:val="24"/>
              </w:rPr>
            </w:rPrChange>
          </w:rPr>
          <w:t>j.e.bennett@imperial.ac.uk</w:t>
        </w:r>
      </w:ins>
    </w:p>
    <w:p w14:paraId="203FF641" w14:textId="1B33EED0" w:rsidR="0070176B" w:rsidRPr="00C00117" w:rsidRDefault="0070176B" w:rsidP="00D76DF7">
      <w:pPr>
        <w:spacing w:after="0" w:line="480" w:lineRule="auto"/>
        <w:jc w:val="both"/>
        <w:rPr>
          <w:ins w:id="20" w:author="Parks, Robbie M" w:date="2018-12-05T11:36:00Z"/>
          <w:rFonts w:ascii="Times New Roman" w:hAnsi="Times New Roman"/>
          <w:color w:val="000000" w:themeColor="text1"/>
          <w:sz w:val="24"/>
          <w:szCs w:val="24"/>
        </w:rPr>
      </w:pPr>
      <w:ins w:id="21" w:author="Parks, Robbie M" w:date="2018-12-05T11:35:00Z">
        <w:r w:rsidRPr="00C00117">
          <w:rPr>
            <w:rFonts w:ascii="Times New Roman" w:hAnsi="Times New Roman"/>
            <w:color w:val="000000" w:themeColor="text1"/>
            <w:sz w:val="24"/>
            <w:szCs w:val="24"/>
          </w:rPr>
          <w:t xml:space="preserve">Vasilis Kontis: </w:t>
        </w:r>
      </w:ins>
      <w:ins w:id="22" w:author="Parks, Robbie M" w:date="2018-12-05T11:36:00Z">
        <w:r w:rsidR="00DE5766" w:rsidRPr="00C00117">
          <w:rPr>
            <w:color w:val="000000" w:themeColor="text1"/>
            <w:rPrChange w:id="23" w:author="Parks, Robbie M" w:date="2018-12-07T13:57:00Z">
              <w:rPr>
                <w:rStyle w:val="Hyperlink"/>
                <w:rFonts w:ascii="Times New Roman" w:hAnsi="Times New Roman"/>
                <w:sz w:val="24"/>
                <w:szCs w:val="24"/>
              </w:rPr>
            </w:rPrChange>
          </w:rPr>
          <w:t>v.kontis@imperial.ac.uk</w:t>
        </w:r>
      </w:ins>
    </w:p>
    <w:p w14:paraId="28155C19" w14:textId="559BBC2B" w:rsidR="00DE5766" w:rsidRPr="00C00117" w:rsidRDefault="00DE5766" w:rsidP="00D76DF7">
      <w:pPr>
        <w:spacing w:after="0" w:line="480" w:lineRule="auto"/>
        <w:jc w:val="both"/>
        <w:rPr>
          <w:ins w:id="24" w:author="Parks, Robbie M" w:date="2018-12-05T11:36:00Z"/>
          <w:rFonts w:ascii="Times New Roman" w:hAnsi="Times New Roman"/>
          <w:color w:val="000000" w:themeColor="text1"/>
          <w:sz w:val="24"/>
          <w:szCs w:val="24"/>
        </w:rPr>
      </w:pPr>
      <w:ins w:id="25" w:author="Parks, Robbie M" w:date="2018-12-05T11:36:00Z">
        <w:r w:rsidRPr="00C00117">
          <w:rPr>
            <w:rFonts w:ascii="Times New Roman" w:hAnsi="Times New Roman"/>
            <w:color w:val="000000" w:themeColor="text1"/>
            <w:sz w:val="24"/>
            <w:szCs w:val="24"/>
          </w:rPr>
          <w:t xml:space="preserve">Helen Tamura-Wicks: </w:t>
        </w:r>
        <w:r w:rsidRPr="00C00117">
          <w:rPr>
            <w:color w:val="000000" w:themeColor="text1"/>
            <w:rPrChange w:id="26" w:author="Parks, Robbie M" w:date="2018-12-07T13:57:00Z">
              <w:rPr>
                <w:rStyle w:val="Hyperlink"/>
                <w:rFonts w:ascii="Times New Roman" w:hAnsi="Times New Roman"/>
                <w:sz w:val="24"/>
                <w:szCs w:val="24"/>
              </w:rPr>
            </w:rPrChange>
          </w:rPr>
          <w:t>helen.tamura-wicks07@imperial.ac.uk</w:t>
        </w:r>
      </w:ins>
    </w:p>
    <w:p w14:paraId="122F22C8" w14:textId="05B923AD" w:rsidR="00DE5766" w:rsidRPr="00C00117" w:rsidRDefault="00DE5766" w:rsidP="00D76DF7">
      <w:pPr>
        <w:spacing w:after="0" w:line="480" w:lineRule="auto"/>
        <w:jc w:val="both"/>
        <w:rPr>
          <w:ins w:id="27" w:author="Parks, Robbie M" w:date="2018-12-05T11:36:00Z"/>
          <w:rFonts w:ascii="Times New Roman" w:hAnsi="Times New Roman"/>
          <w:color w:val="000000" w:themeColor="text1"/>
          <w:sz w:val="24"/>
          <w:szCs w:val="24"/>
        </w:rPr>
      </w:pPr>
      <w:ins w:id="28" w:author="Parks, Robbie M" w:date="2018-12-05T11:36:00Z">
        <w:r w:rsidRPr="00C00117">
          <w:rPr>
            <w:rFonts w:ascii="Times New Roman" w:hAnsi="Times New Roman"/>
            <w:color w:val="000000" w:themeColor="text1"/>
            <w:sz w:val="24"/>
            <w:szCs w:val="24"/>
          </w:rPr>
          <w:t xml:space="preserve">Ralf Toumi: </w:t>
        </w:r>
        <w:r w:rsidRPr="00C00117">
          <w:rPr>
            <w:color w:val="000000" w:themeColor="text1"/>
            <w:rPrChange w:id="29" w:author="Parks, Robbie M" w:date="2018-12-07T13:57:00Z">
              <w:rPr>
                <w:rStyle w:val="Hyperlink"/>
                <w:rFonts w:ascii="Times New Roman" w:hAnsi="Times New Roman"/>
                <w:sz w:val="24"/>
                <w:szCs w:val="24"/>
              </w:rPr>
            </w:rPrChange>
          </w:rPr>
          <w:t>r.toumi@imperial.ac.uk</w:t>
        </w:r>
      </w:ins>
    </w:p>
    <w:p w14:paraId="69CD8D79" w14:textId="02A310E2" w:rsidR="00DE5766" w:rsidRPr="00C00117" w:rsidRDefault="00DE5766" w:rsidP="00D76DF7">
      <w:pPr>
        <w:spacing w:after="0" w:line="480" w:lineRule="auto"/>
        <w:jc w:val="both"/>
        <w:rPr>
          <w:ins w:id="30" w:author="Parks, Robbie M" w:date="2018-12-05T11:35:00Z"/>
          <w:rFonts w:ascii="Times New Roman" w:hAnsi="Times New Roman"/>
          <w:color w:val="000000" w:themeColor="text1"/>
          <w:sz w:val="24"/>
          <w:szCs w:val="24"/>
        </w:rPr>
      </w:pPr>
      <w:ins w:id="31" w:author="Parks, Robbie M" w:date="2018-12-05T11:36:00Z">
        <w:r w:rsidRPr="00C00117">
          <w:rPr>
            <w:rFonts w:ascii="Times New Roman" w:hAnsi="Times New Roman"/>
            <w:color w:val="000000" w:themeColor="text1"/>
            <w:sz w:val="24"/>
            <w:szCs w:val="24"/>
          </w:rPr>
          <w:t>Majid Ezzati: majid.ezzati@imperial.ac.uk</w:t>
        </w:r>
      </w:ins>
    </w:p>
    <w:p w14:paraId="2ECACB8E" w14:textId="77777777" w:rsidR="0070176B" w:rsidRPr="00636C9B" w:rsidRDefault="0070176B" w:rsidP="00D76DF7">
      <w:pPr>
        <w:spacing w:after="0" w:line="480" w:lineRule="auto"/>
        <w:jc w:val="both"/>
        <w:rPr>
          <w:rFonts w:ascii="Times New Roman" w:hAnsi="Times New Roman"/>
          <w:color w:val="000000" w:themeColor="text1"/>
          <w:sz w:val="24"/>
          <w:szCs w:val="24"/>
        </w:rPr>
      </w:pPr>
    </w:p>
    <w:p w14:paraId="59BBABA6" w14:textId="77777777" w:rsidR="00DE5766" w:rsidRDefault="005F37D8" w:rsidP="00D76DF7">
      <w:pPr>
        <w:spacing w:after="0" w:line="480" w:lineRule="auto"/>
        <w:jc w:val="both"/>
        <w:rPr>
          <w:ins w:id="32" w:author="Parks, Robbie M" w:date="2018-12-05T11:37:00Z"/>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ins w:id="33" w:author="Parks, Robbie M" w:date="2018-12-05T11:37:00Z">
        <w:r w:rsidR="00DE5766">
          <w:rPr>
            <w:rFonts w:ascii="Times New Roman" w:hAnsi="Times New Roman"/>
            <w:color w:val="000000" w:themeColor="text1"/>
            <w:sz w:val="24"/>
            <w:szCs w:val="24"/>
          </w:rPr>
          <w:t>:</w:t>
        </w:r>
      </w:ins>
    </w:p>
    <w:p w14:paraId="58F507D4" w14:textId="77777777" w:rsidR="00DE5766" w:rsidRDefault="00DE5766" w:rsidP="00D76DF7">
      <w:pPr>
        <w:spacing w:after="0" w:line="480" w:lineRule="auto"/>
        <w:jc w:val="both"/>
        <w:rPr>
          <w:ins w:id="34" w:author="Parks, Robbie M" w:date="2018-12-05T11:37:00Z"/>
          <w:rFonts w:ascii="Times New Roman" w:hAnsi="Times New Roman"/>
          <w:color w:val="000000" w:themeColor="text1"/>
          <w:sz w:val="24"/>
          <w:szCs w:val="24"/>
        </w:rPr>
      </w:pPr>
      <w:ins w:id="35" w:author="Parks, Robbie M" w:date="2018-12-05T11:37:00Z">
        <w:r>
          <w:rPr>
            <w:rFonts w:ascii="Times New Roman" w:hAnsi="Times New Roman"/>
            <w:color w:val="000000" w:themeColor="text1"/>
            <w:sz w:val="24"/>
            <w:szCs w:val="24"/>
          </w:rPr>
          <w:t>Majid Ezzati</w:t>
        </w:r>
      </w:ins>
    </w:p>
    <w:p w14:paraId="14B2297B" w14:textId="77777777" w:rsidR="00DE5766" w:rsidRDefault="00DE5766" w:rsidP="00D76DF7">
      <w:pPr>
        <w:spacing w:after="0" w:line="480" w:lineRule="auto"/>
        <w:jc w:val="both"/>
        <w:rPr>
          <w:ins w:id="36" w:author="Parks, Robbie M" w:date="2018-12-05T11:37:00Z"/>
          <w:rFonts w:ascii="Times New Roman" w:hAnsi="Times New Roman"/>
          <w:color w:val="000000" w:themeColor="text1"/>
          <w:sz w:val="24"/>
          <w:szCs w:val="24"/>
        </w:rPr>
      </w:pPr>
      <w:ins w:id="37" w:author="Parks, Robbie M" w:date="2018-12-05T11:37:00Z">
        <w:r>
          <w:rPr>
            <w:rFonts w:ascii="Times New Roman" w:hAnsi="Times New Roman"/>
            <w:color w:val="000000" w:themeColor="text1"/>
            <w:sz w:val="24"/>
            <w:szCs w:val="24"/>
          </w:rPr>
          <w:t>Imperial College London</w:t>
        </w:r>
      </w:ins>
    </w:p>
    <w:p w14:paraId="6F63FE8E" w14:textId="77777777" w:rsidR="00DE5766" w:rsidRDefault="00DE5766" w:rsidP="00D76DF7">
      <w:pPr>
        <w:spacing w:after="0" w:line="480" w:lineRule="auto"/>
        <w:jc w:val="both"/>
        <w:rPr>
          <w:ins w:id="38" w:author="Parks, Robbie M" w:date="2018-12-05T11:37:00Z"/>
          <w:rFonts w:ascii="Times New Roman" w:hAnsi="Times New Roman"/>
          <w:color w:val="000000" w:themeColor="text1"/>
          <w:sz w:val="24"/>
          <w:szCs w:val="24"/>
        </w:rPr>
      </w:pPr>
      <w:ins w:id="39" w:author="Parks, Robbie M" w:date="2018-12-05T11:37:00Z">
        <w:r>
          <w:rPr>
            <w:rFonts w:ascii="Times New Roman" w:hAnsi="Times New Roman"/>
            <w:color w:val="000000" w:themeColor="text1"/>
            <w:sz w:val="24"/>
            <w:szCs w:val="24"/>
          </w:rPr>
          <w:t>Norfolk Place</w:t>
        </w:r>
      </w:ins>
    </w:p>
    <w:p w14:paraId="62B33DC8" w14:textId="77777777" w:rsidR="00DE5766" w:rsidRDefault="00DE5766" w:rsidP="00D76DF7">
      <w:pPr>
        <w:spacing w:after="0" w:line="480" w:lineRule="auto"/>
        <w:jc w:val="both"/>
        <w:rPr>
          <w:ins w:id="40" w:author="Parks, Robbie M" w:date="2018-12-05T11:37:00Z"/>
          <w:rFonts w:ascii="Times New Roman" w:hAnsi="Times New Roman"/>
          <w:color w:val="000000" w:themeColor="text1"/>
          <w:sz w:val="24"/>
          <w:szCs w:val="24"/>
        </w:rPr>
      </w:pPr>
      <w:ins w:id="41" w:author="Parks, Robbie M" w:date="2018-12-05T11:37:00Z">
        <w:r>
          <w:rPr>
            <w:rFonts w:ascii="Times New Roman" w:hAnsi="Times New Roman"/>
            <w:color w:val="000000" w:themeColor="text1"/>
            <w:sz w:val="24"/>
            <w:szCs w:val="24"/>
          </w:rPr>
          <w:t>London W2 1PG, UK</w:t>
        </w:r>
      </w:ins>
    </w:p>
    <w:p w14:paraId="1C336F22" w14:textId="1B0AF254" w:rsidR="00DE5766" w:rsidRDefault="00DE5766" w:rsidP="00D76DF7">
      <w:pPr>
        <w:spacing w:after="0" w:line="480" w:lineRule="auto"/>
        <w:jc w:val="both"/>
        <w:rPr>
          <w:ins w:id="42" w:author="Parks, Robbie M" w:date="2018-12-05T11:37:00Z"/>
          <w:rFonts w:ascii="Times New Roman" w:hAnsi="Times New Roman"/>
          <w:color w:val="000000" w:themeColor="text1"/>
          <w:sz w:val="24"/>
          <w:szCs w:val="24"/>
        </w:rPr>
      </w:pPr>
      <w:ins w:id="43" w:author="Parks, Robbie M" w:date="2018-12-05T11:37:00Z">
        <w:r>
          <w:rPr>
            <w:rFonts w:ascii="Times New Roman" w:hAnsi="Times New Roman"/>
            <w:color w:val="000000" w:themeColor="text1"/>
            <w:sz w:val="24"/>
            <w:szCs w:val="24"/>
          </w:rPr>
          <w:t xml:space="preserve">E-mail: </w:t>
        </w:r>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HYPERLINK "mailto:majid.ezzati@imperial.ac.uk" </w:instrText>
        </w:r>
        <w:r>
          <w:rPr>
            <w:rFonts w:ascii="Times New Roman" w:hAnsi="Times New Roman"/>
            <w:color w:val="000000" w:themeColor="text1"/>
            <w:sz w:val="24"/>
            <w:szCs w:val="24"/>
          </w:rPr>
          <w:fldChar w:fldCharType="separate"/>
        </w:r>
        <w:r w:rsidRPr="000421EF">
          <w:rPr>
            <w:rStyle w:val="Hyperlink"/>
            <w:rFonts w:ascii="Times New Roman" w:hAnsi="Times New Roman"/>
            <w:sz w:val="24"/>
            <w:szCs w:val="24"/>
          </w:rPr>
          <w:t>majid.ezzati@imperial.ac.uk</w:t>
        </w:r>
        <w:r>
          <w:rPr>
            <w:rFonts w:ascii="Times New Roman" w:hAnsi="Times New Roman"/>
            <w:color w:val="000000" w:themeColor="text1"/>
            <w:sz w:val="24"/>
            <w:szCs w:val="24"/>
          </w:rPr>
          <w:fldChar w:fldCharType="end"/>
        </w:r>
      </w:ins>
    </w:p>
    <w:p w14:paraId="2216F31D" w14:textId="368E39CB" w:rsidR="00A87EFB" w:rsidRPr="00636C9B" w:rsidRDefault="00DE5766" w:rsidP="00D76DF7">
      <w:pPr>
        <w:spacing w:after="0" w:line="480" w:lineRule="auto"/>
        <w:jc w:val="both"/>
        <w:rPr>
          <w:rFonts w:ascii="Times New Roman" w:hAnsi="Times New Roman"/>
          <w:color w:val="000000" w:themeColor="text1"/>
          <w:sz w:val="24"/>
          <w:szCs w:val="24"/>
        </w:rPr>
      </w:pPr>
      <w:ins w:id="44" w:author="Parks, Robbie M" w:date="2018-12-05T11:37:00Z">
        <w:r>
          <w:rPr>
            <w:rFonts w:ascii="Times New Roman" w:hAnsi="Times New Roman"/>
            <w:color w:val="000000" w:themeColor="text1"/>
            <w:sz w:val="24"/>
            <w:szCs w:val="24"/>
          </w:rPr>
          <w:t>Tel: +44 (0)20 7594 0767</w:t>
        </w:r>
      </w:ins>
      <w:r w:rsidR="00A87EFB" w:rsidRPr="00636C9B">
        <w:rPr>
          <w:rFonts w:ascii="Times New Roman" w:hAnsi="Times New Roman"/>
          <w:color w:val="000000" w:themeColor="text1"/>
          <w:sz w:val="24"/>
          <w:szCs w:val="24"/>
        </w:rPr>
        <w:br w:type="page"/>
      </w:r>
    </w:p>
    <w:p w14:paraId="6B8E8C3B" w14:textId="2A4E0FCF" w:rsidR="009717B2" w:rsidRDefault="009717B2" w:rsidP="00A14690">
      <w:pPr>
        <w:spacing w:after="0" w:line="480" w:lineRule="auto"/>
        <w:jc w:val="both"/>
        <w:rPr>
          <w:ins w:id="45" w:author="Parks, Robbie M" w:date="2018-12-05T11:52:00Z"/>
          <w:rFonts w:ascii="Times New Roman" w:hAnsi="Times New Roman"/>
          <w:b/>
          <w:color w:val="000000" w:themeColor="text1"/>
          <w:sz w:val="24"/>
          <w:szCs w:val="24"/>
        </w:rPr>
      </w:pPr>
      <w:commentRangeStart w:id="46"/>
      <w:ins w:id="47" w:author="Parks, Robbie M" w:date="2018-12-05T11:38:00Z">
        <w:r>
          <w:rPr>
            <w:rFonts w:ascii="Times New Roman" w:hAnsi="Times New Roman"/>
            <w:b/>
            <w:color w:val="000000" w:themeColor="text1"/>
            <w:sz w:val="24"/>
            <w:szCs w:val="24"/>
          </w:rPr>
          <w:lastRenderedPageBreak/>
          <w:t>[[[Introduction goes here]]]</w:t>
        </w:r>
      </w:ins>
      <w:commentRangeEnd w:id="46"/>
      <w:ins w:id="48" w:author="Parks, Robbie M" w:date="2018-12-05T11:46:00Z">
        <w:r w:rsidR="00CB71ED">
          <w:rPr>
            <w:rStyle w:val="CommentReference"/>
            <w:rFonts w:asciiTheme="minorHAnsi" w:eastAsiaTheme="minorHAnsi" w:hAnsiTheme="minorHAnsi" w:cstheme="minorBidi"/>
          </w:rPr>
          <w:commentReference w:id="46"/>
        </w:r>
      </w:ins>
    </w:p>
    <w:p w14:paraId="623921C5" w14:textId="1F0FEBC8" w:rsidR="00326747" w:rsidRDefault="000B5BF9" w:rsidP="00A14690">
      <w:pPr>
        <w:spacing w:after="0" w:line="480" w:lineRule="auto"/>
        <w:jc w:val="both"/>
        <w:rPr>
          <w:ins w:id="49" w:author="Parks, Robbie M" w:date="2018-12-05T11:38:00Z"/>
          <w:rFonts w:ascii="Times New Roman" w:hAnsi="Times New Roman"/>
          <w:b/>
          <w:color w:val="000000" w:themeColor="text1"/>
          <w:sz w:val="24"/>
          <w:szCs w:val="24"/>
        </w:rPr>
      </w:pPr>
      <w:ins w:id="50" w:author="Parks, Robbie M" w:date="2018-12-05T17:54:00Z">
        <w:r>
          <w:rPr>
            <w:rFonts w:ascii="Times New Roman" w:hAnsi="Times New Roman"/>
            <w:b/>
            <w:color w:val="000000" w:themeColor="text1"/>
            <w:sz w:val="24"/>
            <w:szCs w:val="24"/>
          </w:rPr>
          <w:t>…</w:t>
        </w:r>
      </w:ins>
    </w:p>
    <w:p w14:paraId="65B95E69" w14:textId="77777777" w:rsidR="00326747" w:rsidRDefault="00326747" w:rsidP="00326747">
      <w:pPr>
        <w:spacing w:after="0" w:line="480" w:lineRule="auto"/>
        <w:jc w:val="both"/>
        <w:rPr>
          <w:ins w:id="51" w:author="Parks, Robbie M" w:date="2018-12-05T17:54:00Z"/>
          <w:rFonts w:ascii="Times New Roman" w:hAnsi="Times New Roman"/>
          <w:b/>
          <w:color w:val="000000" w:themeColor="text1"/>
          <w:sz w:val="24"/>
          <w:szCs w:val="24"/>
        </w:rPr>
      </w:pPr>
      <w:moveToRangeStart w:id="52" w:author="Parks, Robbie M" w:date="2018-12-05T11:52:00Z" w:name="move531709796"/>
      <w:moveTo w:id="53" w:author="Parks, Robbie M" w:date="2018-12-05T11:52:00Z">
        <w:r w:rsidRPr="00326747">
          <w:rPr>
            <w:rFonts w:ascii="Times New Roman" w:hAnsi="Times New Roman"/>
            <w:b/>
            <w:color w:val="000000" w:themeColor="text1"/>
            <w:sz w:val="24"/>
            <w:szCs w:val="24"/>
            <w:rPrChange w:id="54" w:author="Parks, Robbie M" w:date="2018-12-05T11:52:00Z">
              <w:rPr>
                <w:rFonts w:ascii="Times New Roman" w:hAnsi="Times New Roman"/>
                <w:color w:val="000000" w:themeColor="text1"/>
                <w:sz w:val="24"/>
                <w:szCs w:val="24"/>
              </w:rPr>
            </w:rPrChange>
          </w:rPr>
          <w:t>Here, we used geo-coded injury mortality and temperature data with a novel Bayesian spatio-temporal model to conduct a national analysis of the impact of anomalous temperature on multiple types of injury in the USA by age group and sex.</w:t>
        </w:r>
      </w:moveTo>
    </w:p>
    <w:p w14:paraId="39FF52E2" w14:textId="136564CC" w:rsidR="000B5BF9" w:rsidRPr="00326747" w:rsidRDefault="000B5BF9" w:rsidP="00326747">
      <w:pPr>
        <w:spacing w:after="0" w:line="480" w:lineRule="auto"/>
        <w:jc w:val="both"/>
        <w:rPr>
          <w:rFonts w:ascii="Times New Roman" w:hAnsi="Times New Roman"/>
          <w:b/>
          <w:color w:val="000000" w:themeColor="text1"/>
          <w:sz w:val="24"/>
          <w:szCs w:val="24"/>
          <w:rPrChange w:id="55" w:author="Parks, Robbie M" w:date="2018-12-05T11:52:00Z">
            <w:rPr>
              <w:rFonts w:ascii="Times New Roman" w:hAnsi="Times New Roman"/>
              <w:color w:val="000000" w:themeColor="text1"/>
              <w:sz w:val="24"/>
              <w:szCs w:val="24"/>
            </w:rPr>
          </w:rPrChange>
        </w:rPr>
      </w:pPr>
      <w:ins w:id="56" w:author="Parks, Robbie M" w:date="2018-12-05T17:55:00Z">
        <w:r>
          <w:rPr>
            <w:rFonts w:ascii="Times New Roman" w:hAnsi="Times New Roman"/>
            <w:b/>
            <w:color w:val="000000" w:themeColor="text1"/>
            <w:sz w:val="24"/>
            <w:szCs w:val="24"/>
          </w:rPr>
          <w:t>…</w:t>
        </w:r>
      </w:ins>
    </w:p>
    <w:moveToRangeEnd w:id="52"/>
    <w:p w14:paraId="32EFA1B4" w14:textId="5FC9DD46" w:rsidR="000210D1" w:rsidRPr="00636C9B" w:rsidDel="009717B2" w:rsidRDefault="000210D1" w:rsidP="00D76DF7">
      <w:pPr>
        <w:spacing w:after="0" w:line="480" w:lineRule="auto"/>
        <w:jc w:val="both"/>
        <w:rPr>
          <w:del w:id="57" w:author="Parks, Robbie M" w:date="2018-12-05T11:38:00Z"/>
          <w:rFonts w:ascii="Times New Roman" w:hAnsi="Times New Roman"/>
          <w:b/>
          <w:color w:val="000000" w:themeColor="text1"/>
          <w:sz w:val="24"/>
          <w:szCs w:val="24"/>
        </w:rPr>
      </w:pPr>
      <w:del w:id="58" w:author="Parks, Robbie M" w:date="2018-12-05T11:38:00Z">
        <w:r w:rsidRPr="00636C9B" w:rsidDel="009717B2">
          <w:rPr>
            <w:rFonts w:ascii="Times New Roman" w:hAnsi="Times New Roman"/>
            <w:b/>
            <w:color w:val="000000" w:themeColor="text1"/>
            <w:sz w:val="24"/>
            <w:szCs w:val="24"/>
          </w:rPr>
          <w:delText>Introduction</w:delText>
        </w:r>
      </w:del>
    </w:p>
    <w:p w14:paraId="41F3D791" w14:textId="77777777" w:rsidR="009717B2" w:rsidRDefault="009717B2" w:rsidP="00A14690">
      <w:pPr>
        <w:spacing w:after="0" w:line="480" w:lineRule="auto"/>
        <w:jc w:val="both"/>
        <w:rPr>
          <w:ins w:id="59" w:author="Parks, Robbie M" w:date="2018-12-05T11:38:00Z"/>
          <w:rFonts w:ascii="Times New Roman" w:hAnsi="Times New Roman"/>
          <w:color w:val="000000" w:themeColor="text1"/>
          <w:sz w:val="24"/>
          <w:szCs w:val="24"/>
        </w:rPr>
      </w:pPr>
    </w:p>
    <w:p w14:paraId="0C064E2B" w14:textId="30D73A7D" w:rsidR="00330013" w:rsidDel="007514AC" w:rsidRDefault="00561DD4" w:rsidP="00F8041D">
      <w:pPr>
        <w:spacing w:after="0" w:line="480" w:lineRule="auto"/>
        <w:jc w:val="both"/>
        <w:rPr>
          <w:del w:id="60" w:author="Parks, Robbie M" w:date="2018-12-04T16:46:00Z"/>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r w:rsidR="00DF6A9B">
        <w:rPr>
          <w:rFonts w:ascii="Times New Roman" w:hAnsi="Times New Roman"/>
          <w:color w:val="000000" w:themeColor="text1"/>
          <w:sz w:val="24"/>
          <w:szCs w:val="24"/>
        </w:rPr>
        <w:t xml:space="preserve"> into place</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ins w:id="61" w:author="Parks, Robbie M" w:date="2018-12-04T16:38:00Z">
        <w:r w:rsidR="006E5EB6">
          <w:rPr>
            <w:rFonts w:ascii="Times New Roman" w:hAnsi="Times New Roman"/>
            <w:color w:val="000000" w:themeColor="text1"/>
            <w:sz w:val="24"/>
            <w:szCs w:val="24"/>
          </w:rPr>
          <w:fldChar w:fldCharType="begin" w:fldLock="1"/>
        </w:r>
      </w:ins>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ins w:id="62" w:author="Parks, Robbie M" w:date="2018-12-04T16:38:00Z">
        <w:r w:rsidR="006E5EB6">
          <w:rPr>
            <w:rFonts w:ascii="Times New Roman" w:hAnsi="Times New Roman"/>
            <w:color w:val="000000" w:themeColor="text1"/>
            <w:sz w:val="24"/>
            <w:szCs w:val="24"/>
          </w:rPr>
          <w:fldChar w:fldCharType="end"/>
        </w:r>
      </w:ins>
      <w:ins w:id="63" w:author="Parks, Robbie M" w:date="2018-12-04T16:46:00Z">
        <w:r w:rsidR="007514AC">
          <w:rPr>
            <w:rFonts w:ascii="Times New Roman" w:hAnsi="Times New Roman"/>
            <w:color w:val="000000" w:themeColor="text1"/>
            <w:sz w:val="24"/>
            <w:szCs w:val="24"/>
          </w:rPr>
          <w:t xml:space="preserve"> </w:t>
        </w:r>
      </w:ins>
      <w:del w:id="64" w:author="Parks, Robbie M" w:date="2018-12-04T16:46:00Z">
        <w:r w:rsidR="00F8041D" w:rsidDel="007514AC">
          <w:rPr>
            <w:rFonts w:ascii="Times New Roman" w:hAnsi="Times New Roman"/>
            <w:color w:val="000000" w:themeColor="text1"/>
            <w:sz w:val="24"/>
            <w:szCs w:val="24"/>
          </w:rPr>
          <w:delText xml:space="preserve"> </w:delText>
        </w:r>
      </w:del>
    </w:p>
    <w:p w14:paraId="571F2431" w14:textId="158D497A" w:rsidR="00A14690" w:rsidRDefault="00F8041D" w:rsidP="00A14690">
      <w:pPr>
        <w:spacing w:after="0" w:line="480" w:lineRule="auto"/>
        <w:jc w:val="both"/>
        <w:rPr>
          <w:rFonts w:ascii="Times New Roman" w:hAnsi="Times New Roman"/>
          <w:color w:val="000000" w:themeColor="text1"/>
          <w:sz w:val="24"/>
          <w:szCs w:val="24"/>
        </w:rPr>
      </w:pPr>
      <w:del w:id="65" w:author="Ezzati, Majid" w:date="2018-11-30T12:01:00Z">
        <w:r w:rsidRPr="00636C9B" w:rsidDel="008E584A">
          <w:rPr>
            <w:rFonts w:ascii="Times New Roman" w:hAnsi="Times New Roman"/>
            <w:color w:val="000000" w:themeColor="text1"/>
            <w:sz w:val="24"/>
            <w:szCs w:val="24"/>
          </w:rPr>
          <w:delText>Previous work has focused on how mortality from natural causes is affected by daily or multi-day hot/cold episode</w:delText>
        </w:r>
        <w:r w:rsidDel="008E584A">
          <w:rPr>
            <w:rFonts w:ascii="Times New Roman" w:hAnsi="Times New Roman"/>
            <w:color w:val="000000" w:themeColor="text1"/>
            <w:sz w:val="24"/>
            <w:szCs w:val="24"/>
          </w:rPr>
          <w:delText>s</w:delText>
        </w:r>
        <w:r w:rsidRPr="00636C9B" w:rsidDel="008E584A">
          <w:rPr>
            <w:rFonts w:ascii="Times New Roman" w:hAnsi="Times New Roman"/>
            <w:color w:val="000000" w:themeColor="text1"/>
            <w:sz w:val="24"/>
            <w:szCs w:val="24"/>
          </w:rPr>
          <w:delTex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2–6</w:delText>
        </w:r>
        <w:r w:rsidDel="008E584A">
          <w:rPr>
            <w:rFonts w:ascii="Times New Roman" w:hAnsi="Times New Roman"/>
            <w:color w:val="000000" w:themeColor="text1"/>
            <w:sz w:val="24"/>
            <w:szCs w:val="24"/>
          </w:rPr>
          <w:fldChar w:fldCharType="end"/>
        </w:r>
        <w:r w:rsidRPr="00636C9B" w:rsidDel="008E584A">
          <w:rPr>
            <w:rFonts w:ascii="Times New Roman" w:hAnsi="Times New Roman"/>
            <w:color w:val="000000" w:themeColor="text1"/>
            <w:sz w:val="24"/>
            <w:szCs w:val="24"/>
          </w:rPr>
          <w:delText xml:space="preserve"> </w:delText>
        </w:r>
        <w:r w:rsidDel="008E584A">
          <w:rPr>
            <w:rFonts w:ascii="Times New Roman" w:hAnsi="Times New Roman"/>
            <w:color w:val="000000" w:themeColor="text1"/>
            <w:sz w:val="24"/>
            <w:szCs w:val="24"/>
          </w:rPr>
          <w:delText>The impact of extreme heat on mortality from natural causes has also attracted interest.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7–12</w:delText>
        </w:r>
        <w:r w:rsidDel="008E584A">
          <w:rPr>
            <w:rFonts w:ascii="Times New Roman" w:hAnsi="Times New Roman"/>
            <w:color w:val="000000" w:themeColor="text1"/>
            <w:sz w:val="24"/>
            <w:szCs w:val="24"/>
          </w:rPr>
          <w:fldChar w:fldCharType="end"/>
        </w:r>
      </w:del>
      <w:del w:id="66" w:author="Parks, Robbie M" w:date="2018-12-04T16:23:00Z">
        <w:r w:rsidR="00A14690" w:rsidRPr="00A14690" w:rsidDel="00330013">
          <w:rPr>
            <w:rFonts w:ascii="Times New Roman" w:hAnsi="Times New Roman"/>
            <w:color w:val="000000" w:themeColor="text1"/>
            <w:sz w:val="24"/>
            <w:szCs w:val="24"/>
          </w:rPr>
          <w:delText xml:space="preserve"> </w:delText>
        </w:r>
      </w:del>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 xml:space="preserve">ess has been done on injuries, especially in </w:t>
      </w:r>
      <w:r w:rsidR="00DA2982">
        <w:rPr>
          <w:rFonts w:ascii="Times New Roman" w:hAnsi="Times New Roman"/>
          <w:color w:val="000000" w:themeColor="text1"/>
          <w:sz w:val="24"/>
          <w:szCs w:val="24"/>
        </w:rPr>
        <w:t xml:space="preserve">a </w:t>
      </w:r>
      <w:r w:rsidR="00A14690">
        <w:rPr>
          <w:rFonts w:ascii="Times New Roman" w:hAnsi="Times New Roman"/>
          <w:color w:val="000000" w:themeColor="text1"/>
          <w:sz w:val="24"/>
          <w:szCs w:val="24"/>
        </w:rPr>
        <w:t>consistent way across injury types and demographic subgroups of the population, even though death rates from injuries vary seasonally and in relation to age group and sex.</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363711CB" w14:textId="0C589924" w:rsidR="002B11C6" w:rsidRPr="00636C9B" w:rsidDel="0090673B" w:rsidRDefault="00453AD2" w:rsidP="002B11C6">
      <w:pPr>
        <w:spacing w:after="0" w:line="480" w:lineRule="auto"/>
        <w:jc w:val="both"/>
        <w:rPr>
          <w:del w:id="67"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ins w:id="68" w:author="Parks, Robbie M" w:date="2018-12-04T17:07:00Z">
        <w:r w:rsidR="008A7F0C">
          <w:rPr>
            <w:rFonts w:ascii="Times New Roman" w:hAnsi="Times New Roman"/>
            <w:color w:val="000000" w:themeColor="text1"/>
            <w:sz w:val="24"/>
            <w:szCs w:val="24"/>
          </w:rPr>
          <w:t xml:space="preserve">absolute </w:t>
        </w:r>
      </w:ins>
      <w:del w:id="69" w:author="Parks, Robbie M" w:date="2018-12-04T16:22:00Z">
        <w:r w:rsidR="00202B92" w:rsidDel="0049084A">
          <w:rPr>
            <w:rFonts w:ascii="Times New Roman" w:hAnsi="Times New Roman"/>
            <w:color w:val="000000" w:themeColor="text1"/>
            <w:sz w:val="24"/>
            <w:szCs w:val="24"/>
          </w:rPr>
          <w:delText>[[[</w:delText>
        </w:r>
        <w:commentRangeStart w:id="70"/>
        <w:commentRangeStart w:id="71"/>
        <w:r w:rsidR="00202B92" w:rsidDel="0049084A">
          <w:rPr>
            <w:rFonts w:ascii="Times New Roman" w:hAnsi="Times New Roman"/>
            <w:color w:val="000000" w:themeColor="text1"/>
            <w:sz w:val="24"/>
            <w:szCs w:val="24"/>
          </w:rPr>
          <w:delText>or monthly</w:delText>
        </w:r>
        <w:commentRangeEnd w:id="70"/>
        <w:r w:rsidR="00202B92" w:rsidDel="0049084A">
          <w:rPr>
            <w:rStyle w:val="CommentReference"/>
            <w:rFonts w:asciiTheme="minorHAnsi" w:eastAsiaTheme="minorHAnsi" w:hAnsiTheme="minorHAnsi" w:cstheme="minorBidi"/>
          </w:rPr>
          <w:commentReference w:id="70"/>
        </w:r>
        <w:commentRangeEnd w:id="71"/>
        <w:r w:rsidR="003060A1" w:rsidDel="0049084A">
          <w:rPr>
            <w:rStyle w:val="CommentReference"/>
            <w:rFonts w:asciiTheme="minorHAnsi" w:eastAsiaTheme="minorHAnsi" w:hAnsiTheme="minorHAnsi" w:cstheme="minorBidi"/>
          </w:rPr>
          <w:commentReference w:id="71"/>
        </w:r>
        <w:r w:rsidR="00202B92" w:rsidDel="0049084A">
          <w:rPr>
            <w:rFonts w:ascii="Times New Roman" w:hAnsi="Times New Roman"/>
            <w:color w:val="000000" w:themeColor="text1"/>
            <w:sz w:val="24"/>
            <w:szCs w:val="24"/>
          </w:rPr>
          <w:delText xml:space="preserve">]]] </w:delText>
        </w:r>
      </w:del>
      <w:r w:rsidR="00F8041D" w:rsidRPr="00AA564D">
        <w:rPr>
          <w:rFonts w:ascii="Times New Roman" w:hAnsi="Times New Roman"/>
          <w:color w:val="000000" w:themeColor="text1"/>
          <w:sz w:val="24"/>
          <w:szCs w:val="24"/>
        </w:rPr>
        <w:t>temperature</w:t>
      </w:r>
      <w:ins w:id="72" w:author="Parks, Robbie M" w:date="2018-12-04T17:32:00Z">
        <w:r w:rsidR="00BF23B1">
          <w:rPr>
            <w:rFonts w:ascii="Times New Roman" w:hAnsi="Times New Roman"/>
            <w:color w:val="000000" w:themeColor="text1"/>
            <w:sz w:val="24"/>
            <w:szCs w:val="24"/>
          </w:rPr>
          <w:t>,</w:t>
        </w:r>
      </w:ins>
      <w:del w:id="73" w:author="Parks, Robbie M" w:date="2018-12-04T17:32:00Z">
        <w:r w:rsidR="00202B92" w:rsidDel="00BF23B1">
          <w:rPr>
            <w:rFonts w:ascii="Times New Roman" w:hAnsi="Times New Roman"/>
            <w:color w:val="000000" w:themeColor="text1"/>
            <w:sz w:val="24"/>
            <w:szCs w:val="24"/>
          </w:rPr>
          <w:delText>.</w:delText>
        </w:r>
      </w:del>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ins w:id="74" w:author="Parks, Robbie M" w:date="2018-12-04T17:32:00Z">
        <w:r w:rsidR="00BF23B1">
          <w:rPr>
            <w:rFonts w:ascii="Times New Roman" w:hAnsi="Times New Roman"/>
            <w:color w:val="000000" w:themeColor="text1"/>
            <w:sz w:val="24"/>
            <w:szCs w:val="24"/>
          </w:rPr>
          <w:t xml:space="preserve"> with few exceptions.</w:t>
        </w:r>
      </w:ins>
      <w:ins w:id="75" w:author="Parks, Robbie M" w:date="2018-12-04T17:45:00Z">
        <w:r w:rsidR="00172B3F">
          <w:rPr>
            <w:rFonts w:ascii="Times New Roman" w:hAnsi="Times New Roman"/>
            <w:color w:val="000000" w:themeColor="text1"/>
            <w:sz w:val="24"/>
            <w:szCs w:val="24"/>
          </w:rPr>
          <w:fldChar w:fldCharType="begin" w:fldLock="1"/>
        </w:r>
      </w:ins>
      <w:r w:rsidR="0054202E">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172B3F">
        <w:rPr>
          <w:rFonts w:ascii="Times New Roman" w:hAnsi="Times New Roman"/>
          <w:color w:val="000000" w:themeColor="text1"/>
          <w:sz w:val="24"/>
          <w:szCs w:val="24"/>
        </w:rPr>
        <w:fldChar w:fldCharType="separate"/>
      </w:r>
      <w:r w:rsidR="00F4293F" w:rsidRPr="00F4293F">
        <w:rPr>
          <w:rFonts w:ascii="Times New Roman" w:hAnsi="Times New Roman"/>
          <w:noProof/>
          <w:color w:val="000000" w:themeColor="text1"/>
          <w:sz w:val="24"/>
          <w:szCs w:val="24"/>
          <w:vertAlign w:val="superscript"/>
        </w:rPr>
        <w:t>12,13</w:t>
      </w:r>
      <w:ins w:id="76" w:author="Parks, Robbie M" w:date="2018-12-04T17:45:00Z">
        <w:r w:rsidR="00172B3F">
          <w:rPr>
            <w:rFonts w:ascii="Times New Roman" w:hAnsi="Times New Roman"/>
            <w:color w:val="000000" w:themeColor="text1"/>
            <w:sz w:val="24"/>
            <w:szCs w:val="24"/>
          </w:rPr>
          <w:fldChar w:fldCharType="end"/>
        </w:r>
      </w:ins>
      <w:r>
        <w:rPr>
          <w:rFonts w:ascii="Times New Roman" w:hAnsi="Times New Roman"/>
          <w:color w:val="000000" w:themeColor="text1"/>
          <w:sz w:val="24"/>
          <w:szCs w:val="24"/>
        </w:rPr>
        <w:t xml:space="preserve"> </w:t>
      </w:r>
      <w:del w:id="77" w:author="Parks, Robbie M" w:date="2018-12-04T16:22:00Z">
        <w:r w:rsidR="00636E70" w:rsidRPr="002F6AD2" w:rsidDel="0049084A">
          <w:rPr>
            <w:rFonts w:ascii="Times New Roman" w:hAnsi="Times New Roman"/>
            <w:color w:val="000000" w:themeColor="text1"/>
            <w:sz w:val="24"/>
            <w:szCs w:val="24"/>
            <w:rPrChange w:id="78" w:author="Parks, Robbie M" w:date="2018-12-04T10:58:00Z">
              <w:rPr>
                <w:rFonts w:ascii="Times New Roman" w:hAnsi="Times New Roman"/>
                <w:color w:val="000000" w:themeColor="text1"/>
                <w:sz w:val="24"/>
                <w:szCs w:val="24"/>
                <w:highlight w:val="yellow"/>
              </w:rPr>
            </w:rPrChange>
          </w:rPr>
          <w:delText>Associations with</w:delText>
        </w:r>
        <w:r w:rsidR="002B11C6" w:rsidRPr="002F6AD2" w:rsidDel="0049084A">
          <w:rPr>
            <w:rFonts w:ascii="Times New Roman" w:hAnsi="Times New Roman"/>
            <w:color w:val="000000" w:themeColor="text1"/>
            <w:sz w:val="24"/>
            <w:szCs w:val="24"/>
            <w:rPrChange w:id="79" w:author="Parks, Robbie M" w:date="2018-12-04T10:58:00Z">
              <w:rPr>
                <w:rFonts w:ascii="Times New Roman" w:hAnsi="Times New Roman"/>
                <w:color w:val="000000" w:themeColor="text1"/>
                <w:sz w:val="24"/>
                <w:szCs w:val="24"/>
                <w:highlight w:val="yellow"/>
              </w:rPr>
            </w:rPrChange>
          </w:rPr>
          <w:delText xml:space="preserve"> </w:delText>
        </w:r>
        <w:r w:rsidR="002B11C6" w:rsidRPr="006E5EB6" w:rsidDel="0049084A">
          <w:rPr>
            <w:rFonts w:ascii="Times New Roman" w:hAnsi="Times New Roman"/>
            <w:color w:val="000000" w:themeColor="text1"/>
            <w:sz w:val="24"/>
            <w:szCs w:val="24"/>
            <w:highlight w:val="yellow"/>
          </w:rPr>
          <w:delText>monthly</w:delText>
        </w:r>
        <w:r w:rsidR="002B11C6" w:rsidRPr="002F6AD2" w:rsidDel="0049084A">
          <w:rPr>
            <w:rFonts w:ascii="Times New Roman" w:hAnsi="Times New Roman"/>
            <w:color w:val="000000" w:themeColor="text1"/>
            <w:sz w:val="24"/>
            <w:szCs w:val="24"/>
            <w:rPrChange w:id="80" w:author="Parks, Robbie M" w:date="2018-12-04T10:58:00Z">
              <w:rPr>
                <w:rFonts w:ascii="Times New Roman" w:hAnsi="Times New Roman"/>
                <w:color w:val="000000" w:themeColor="text1"/>
                <w:sz w:val="24"/>
                <w:szCs w:val="24"/>
                <w:highlight w:val="yellow"/>
              </w:rPr>
            </w:rPrChange>
          </w:rPr>
          <w:delText xml:space="preserve"> temperature may be affected by other seasonally-variable determinants of mortality, such as </w:delText>
        </w:r>
        <w:commentRangeStart w:id="81"/>
        <w:commentRangeStart w:id="82"/>
        <w:r w:rsidR="002B11C6" w:rsidRPr="002F6AD2" w:rsidDel="0049084A">
          <w:rPr>
            <w:rFonts w:ascii="Times New Roman" w:hAnsi="Times New Roman"/>
            <w:color w:val="000000" w:themeColor="text1"/>
            <w:sz w:val="24"/>
            <w:szCs w:val="24"/>
            <w:rPrChange w:id="83" w:author="Parks, Robbie M" w:date="2018-12-04T10:58:00Z">
              <w:rPr>
                <w:rFonts w:ascii="Times New Roman" w:hAnsi="Times New Roman"/>
                <w:color w:val="000000" w:themeColor="text1"/>
                <w:sz w:val="24"/>
                <w:szCs w:val="24"/>
                <w:highlight w:val="yellow"/>
              </w:rPr>
            </w:rPrChange>
          </w:rPr>
          <w:delText>XX, YY and ZZ</w:delText>
        </w:r>
        <w:commentRangeEnd w:id="81"/>
        <w:r w:rsidR="002B11C6" w:rsidRPr="002F6AD2" w:rsidDel="0049084A">
          <w:rPr>
            <w:rStyle w:val="CommentReference"/>
            <w:rFonts w:asciiTheme="minorHAnsi" w:eastAsiaTheme="minorHAnsi" w:hAnsiTheme="minorHAnsi" w:cstheme="minorBidi"/>
            <w:rPrChange w:id="84" w:author="Parks, Robbie M" w:date="2018-12-04T10:58:00Z">
              <w:rPr>
                <w:rStyle w:val="CommentReference"/>
                <w:rFonts w:asciiTheme="minorHAnsi" w:eastAsiaTheme="minorHAnsi" w:hAnsiTheme="minorHAnsi" w:cstheme="minorBidi"/>
                <w:highlight w:val="yellow"/>
              </w:rPr>
            </w:rPrChange>
          </w:rPr>
          <w:commentReference w:id="81"/>
        </w:r>
        <w:commentRangeEnd w:id="82"/>
        <w:r w:rsidR="00EE18E4" w:rsidRPr="002F6AD2" w:rsidDel="0049084A">
          <w:rPr>
            <w:rStyle w:val="CommentReference"/>
            <w:rFonts w:asciiTheme="minorHAnsi" w:eastAsiaTheme="minorHAnsi" w:hAnsiTheme="minorHAnsi" w:cstheme="minorBidi"/>
            <w:rPrChange w:id="85" w:author="Parks, Robbie M" w:date="2018-12-04T10:58:00Z">
              <w:rPr>
                <w:rStyle w:val="CommentReference"/>
                <w:rFonts w:asciiTheme="minorHAnsi" w:eastAsiaTheme="minorHAnsi" w:hAnsiTheme="minorHAnsi" w:cstheme="minorBidi"/>
                <w:highlight w:val="yellow"/>
              </w:rPr>
            </w:rPrChange>
          </w:rPr>
          <w:commentReference w:id="82"/>
        </w:r>
        <w:r w:rsidR="002B11C6" w:rsidDel="0049084A">
          <w:rPr>
            <w:rFonts w:ascii="Times New Roman" w:hAnsi="Times New Roman"/>
            <w:color w:val="000000" w:themeColor="text1"/>
            <w:sz w:val="24"/>
            <w:szCs w:val="24"/>
          </w:rPr>
          <w:delText xml:space="preserve">. </w:delText>
        </w:r>
      </w:del>
      <w:r w:rsidR="00DA2982">
        <w:rPr>
          <w:rFonts w:ascii="Times New Roman" w:hAnsi="Times New Roman"/>
          <w:color w:val="000000" w:themeColor="text1"/>
          <w:sz w:val="24"/>
          <w:szCs w:val="24"/>
        </w:rPr>
        <w:t>Risk assessments using</w:t>
      </w:r>
      <w:r w:rsidR="002B11C6">
        <w:rPr>
          <w:rFonts w:ascii="Times New Roman" w:hAnsi="Times New Roman"/>
          <w:color w:val="000000" w:themeColor="text1"/>
          <w:sz w:val="24"/>
          <w:szCs w:val="24"/>
        </w:rPr>
        <w:t xml:space="preserve">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ecause</w:t>
      </w:r>
      <w:ins w:id="86" w:author="Parks, Robbie M" w:date="2018-12-04T17:49:00Z">
        <w:r w:rsidR="00F37C29">
          <w:rPr>
            <w:rFonts w:ascii="Times New Roman" w:hAnsi="Times New Roman"/>
            <w:color w:val="000000" w:themeColor="text1"/>
            <w:sz w:val="24"/>
            <w:szCs w:val="24"/>
          </w:rPr>
          <w:t xml:space="preserve"> </w:t>
        </w:r>
      </w:ins>
      <w:del w:id="87" w:author="Parks, Robbie M" w:date="2018-12-04T17:49:00Z">
        <w:r w:rsidR="00202B92" w:rsidDel="00F37C29">
          <w:rPr>
            <w:rFonts w:ascii="Times New Roman" w:hAnsi="Times New Roman"/>
            <w:color w:val="000000" w:themeColor="text1"/>
            <w:sz w:val="24"/>
            <w:szCs w:val="24"/>
          </w:rPr>
          <w:delText xml:space="preserve"> of </w:delText>
        </w:r>
      </w:del>
      <w:r w:rsidR="00202B92">
        <w:rPr>
          <w:rFonts w:ascii="Times New Roman" w:hAnsi="Times New Roman"/>
          <w:color w:val="000000" w:themeColor="text1"/>
          <w:sz w:val="24"/>
          <w:szCs w:val="24"/>
        </w:rPr>
        <w:t>societies adapt to their long-term local temperature.</w:t>
      </w:r>
      <w:ins w:id="88" w:author="Parks, Robbie M" w:date="2018-12-04T17:48:00Z">
        <w:r w:rsidR="0054202E">
          <w:rPr>
            <w:rFonts w:ascii="Times New Roman" w:hAnsi="Times New Roman"/>
            <w:color w:val="000000" w:themeColor="text1"/>
            <w:sz w:val="24"/>
            <w:szCs w:val="24"/>
          </w:rPr>
          <w:fldChar w:fldCharType="begin" w:fldLock="1"/>
        </w:r>
      </w:ins>
      <w:r w:rsidR="00F75F4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instrText>
      </w:r>
      <w:r w:rsidR="0054202E">
        <w:rPr>
          <w:rFonts w:ascii="Times New Roman" w:hAnsi="Times New Roman"/>
          <w:color w:val="000000" w:themeColor="text1"/>
          <w:sz w:val="24"/>
          <w:szCs w:val="24"/>
        </w:rPr>
        <w:fldChar w:fldCharType="separate"/>
      </w:r>
      <w:r w:rsidR="00701B22" w:rsidRPr="00701B22">
        <w:rPr>
          <w:rFonts w:ascii="Times New Roman" w:hAnsi="Times New Roman"/>
          <w:noProof/>
          <w:color w:val="000000" w:themeColor="text1"/>
          <w:sz w:val="24"/>
          <w:szCs w:val="24"/>
          <w:vertAlign w:val="superscript"/>
        </w:rPr>
        <w:t>9,14</w:t>
      </w:r>
      <w:ins w:id="89" w:author="Parks, Robbie M" w:date="2018-12-04T17:48:00Z">
        <w:r w:rsidR="0054202E">
          <w:rPr>
            <w:rFonts w:ascii="Times New Roman" w:hAnsi="Times New Roman"/>
            <w:color w:val="000000" w:themeColor="text1"/>
            <w:sz w:val="24"/>
            <w:szCs w:val="24"/>
          </w:rPr>
          <w:fldChar w:fldCharType="end"/>
        </w:r>
      </w:ins>
      <w:r w:rsidR="00202B92">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regimes, which can disrupt long-term adaptation. Understanding the impacts of climate change </w:t>
      </w:r>
      <w:r w:rsidR="002B11C6" w:rsidRPr="002B11C6">
        <w:rPr>
          <w:rFonts w:ascii="Times New Roman" w:hAnsi="Times New Roman"/>
          <w:color w:val="000000" w:themeColor="text1"/>
          <w:sz w:val="24"/>
          <w:szCs w:val="24"/>
        </w:rPr>
        <w:t xml:space="preserve">needs observations of temperature and health </w:t>
      </w:r>
      <w:r w:rsidR="0040214F">
        <w:rPr>
          <w:rFonts w:ascii="Times New Roman" w:hAnsi="Times New Roman"/>
          <w:color w:val="000000" w:themeColor="text1"/>
          <w:sz w:val="24"/>
          <w:szCs w:val="24"/>
        </w:rPr>
        <w:t>data</w:t>
      </w:r>
      <w:r w:rsidR="0040214F" w:rsidRPr="002B11C6">
        <w:rPr>
          <w:rFonts w:ascii="Times New Roman" w:hAnsi="Times New Roman"/>
          <w:color w:val="000000" w:themeColor="text1"/>
          <w:sz w:val="24"/>
          <w:szCs w:val="24"/>
        </w:rPr>
        <w:t xml:space="preserve"> </w:t>
      </w:r>
      <w:r w:rsidR="002B11C6" w:rsidRPr="002B11C6">
        <w:rPr>
          <w:rFonts w:ascii="Times New Roman" w:hAnsi="Times New Roman"/>
          <w:color w:val="000000" w:themeColor="text1"/>
          <w:sz w:val="24"/>
          <w:szCs w:val="24"/>
        </w:rPr>
        <w:t xml:space="preserve">in a large number of places over a long period of time, and methodology that uses these data to understand how </w:t>
      </w:r>
      <w:r w:rsidR="0040214F">
        <w:rPr>
          <w:rFonts w:ascii="Times New Roman" w:hAnsi="Times New Roman"/>
          <w:color w:val="000000" w:themeColor="text1"/>
          <w:sz w:val="24"/>
          <w:szCs w:val="24"/>
        </w:rPr>
        <w:t xml:space="preserve">short-term </w:t>
      </w:r>
      <w:r w:rsidR="002B11C6" w:rsidRPr="002B11C6">
        <w:rPr>
          <w:rFonts w:ascii="Times New Roman" w:hAnsi="Times New Roman"/>
          <w:color w:val="000000" w:themeColor="text1"/>
          <w:sz w:val="24"/>
          <w:szCs w:val="24"/>
        </w:rPr>
        <w:t>deviations of weather</w:t>
      </w:r>
      <w:r w:rsidR="002C201D">
        <w:rPr>
          <w:rFonts w:ascii="Times New Roman" w:hAnsi="Times New Roman"/>
          <w:color w:val="000000" w:themeColor="text1"/>
          <w:sz w:val="24"/>
          <w:szCs w:val="24"/>
        </w:rPr>
        <w:t xml:space="preserve"> </w:t>
      </w:r>
      <w:r w:rsidR="002B11C6" w:rsidRPr="002B11C6">
        <w:rPr>
          <w:rFonts w:ascii="Times New Roman" w:hAnsi="Times New Roman"/>
          <w:color w:val="000000" w:themeColor="text1"/>
          <w:sz w:val="24"/>
          <w:szCs w:val="24"/>
        </w:rPr>
        <w:t xml:space="preserve">from its long-term norm </w:t>
      </w:r>
      <w:r w:rsidR="0040214F">
        <w:rPr>
          <w:rFonts w:ascii="Times New Roman" w:hAnsi="Times New Roman"/>
          <w:color w:val="000000" w:themeColor="text1"/>
          <w:sz w:val="24"/>
          <w:szCs w:val="24"/>
        </w:rPr>
        <w:t xml:space="preserve">may </w:t>
      </w:r>
      <w:r w:rsidR="002B11C6" w:rsidRPr="002B11C6">
        <w:rPr>
          <w:rFonts w:ascii="Times New Roman" w:hAnsi="Times New Roman"/>
          <w:color w:val="000000" w:themeColor="text1"/>
          <w:sz w:val="24"/>
          <w:szCs w:val="24"/>
        </w:rPr>
        <w:t xml:space="preserve">impact population health. </w:t>
      </w:r>
      <w:moveFromRangeStart w:id="90" w:author="Parks, Robbie M" w:date="2018-12-05T11:52:00Z" w:name="move531709796"/>
      <w:moveFrom w:id="91" w:author="Parks, Robbie M" w:date="2018-12-05T11:52:00Z">
        <w:r w:rsidR="002B11C6" w:rsidRPr="00636C9B" w:rsidDel="0090673B">
          <w:rPr>
            <w:rFonts w:ascii="Times New Roman" w:hAnsi="Times New Roman"/>
            <w:color w:val="000000" w:themeColor="text1"/>
            <w:sz w:val="24"/>
            <w:szCs w:val="24"/>
          </w:rPr>
          <w:t>Here, we used geo-coded injury mortality and temperature data</w:t>
        </w:r>
        <w:r w:rsidR="002B11C6" w:rsidDel="0090673B">
          <w:rPr>
            <w:rFonts w:ascii="Times New Roman" w:hAnsi="Times New Roman"/>
            <w:color w:val="000000" w:themeColor="text1"/>
            <w:sz w:val="24"/>
            <w:szCs w:val="24"/>
          </w:rPr>
          <w:t xml:space="preserve"> with</w:t>
        </w:r>
        <w:r w:rsidR="002B11C6" w:rsidRPr="00636C9B" w:rsidDel="0090673B">
          <w:rPr>
            <w:rFonts w:ascii="Times New Roman" w:hAnsi="Times New Roman"/>
            <w:color w:val="000000" w:themeColor="text1"/>
            <w:sz w:val="24"/>
            <w:szCs w:val="24"/>
          </w:rPr>
          <w:t xml:space="preserve"> a </w:t>
        </w:r>
        <w:r w:rsidR="002B11C6" w:rsidDel="0090673B">
          <w:rPr>
            <w:rFonts w:ascii="Times New Roman" w:hAnsi="Times New Roman"/>
            <w:color w:val="000000" w:themeColor="text1"/>
            <w:sz w:val="24"/>
            <w:szCs w:val="24"/>
          </w:rPr>
          <w:t xml:space="preserve">novel </w:t>
        </w:r>
        <w:r w:rsidR="002B11C6" w:rsidRPr="00636C9B" w:rsidDel="0090673B">
          <w:rPr>
            <w:rFonts w:ascii="Times New Roman" w:hAnsi="Times New Roman"/>
            <w:color w:val="000000" w:themeColor="text1"/>
            <w:sz w:val="24"/>
            <w:szCs w:val="24"/>
          </w:rPr>
          <w:t>Bayesian spatio</w:t>
        </w:r>
        <w:r w:rsidR="002B11C6" w:rsidDel="0090673B">
          <w:rPr>
            <w:rFonts w:ascii="Times New Roman" w:hAnsi="Times New Roman"/>
            <w:color w:val="000000" w:themeColor="text1"/>
            <w:sz w:val="24"/>
            <w:szCs w:val="24"/>
          </w:rPr>
          <w:t>-</w:t>
        </w:r>
        <w:r w:rsidR="002B11C6" w:rsidRPr="00636C9B" w:rsidDel="0090673B">
          <w:rPr>
            <w:rFonts w:ascii="Times New Roman" w:hAnsi="Times New Roman"/>
            <w:color w:val="000000" w:themeColor="text1"/>
            <w:sz w:val="24"/>
            <w:szCs w:val="24"/>
          </w:rPr>
          <w:t xml:space="preserve">temporal model to conduct a national analysis of the impact of anomalous temperature on </w:t>
        </w:r>
        <w:r w:rsidR="002B11C6" w:rsidDel="0090673B">
          <w:rPr>
            <w:rFonts w:ascii="Times New Roman" w:hAnsi="Times New Roman"/>
            <w:color w:val="000000" w:themeColor="text1"/>
            <w:sz w:val="24"/>
            <w:szCs w:val="24"/>
          </w:rPr>
          <w:t>multiple types</w:t>
        </w:r>
        <w:r w:rsidR="002B11C6" w:rsidRPr="00636C9B" w:rsidDel="0090673B">
          <w:rPr>
            <w:rFonts w:ascii="Times New Roman" w:hAnsi="Times New Roman"/>
            <w:color w:val="000000" w:themeColor="text1"/>
            <w:sz w:val="24"/>
            <w:szCs w:val="24"/>
          </w:rPr>
          <w:t xml:space="preserve"> of injury </w:t>
        </w:r>
        <w:r w:rsidR="002B11C6" w:rsidDel="0090673B">
          <w:rPr>
            <w:rFonts w:ascii="Times New Roman" w:hAnsi="Times New Roman"/>
            <w:color w:val="000000" w:themeColor="text1"/>
            <w:sz w:val="24"/>
            <w:szCs w:val="24"/>
          </w:rPr>
          <w:t xml:space="preserve">in the USA </w:t>
        </w:r>
        <w:r w:rsidR="002B11C6" w:rsidRPr="00636C9B" w:rsidDel="0090673B">
          <w:rPr>
            <w:rFonts w:ascii="Times New Roman" w:hAnsi="Times New Roman"/>
            <w:color w:val="000000" w:themeColor="text1"/>
            <w:sz w:val="24"/>
            <w:szCs w:val="24"/>
          </w:rPr>
          <w:t xml:space="preserve">by </w:t>
        </w:r>
        <w:r w:rsidR="002B11C6" w:rsidDel="0090673B">
          <w:rPr>
            <w:rFonts w:ascii="Times New Roman" w:hAnsi="Times New Roman"/>
            <w:color w:val="000000" w:themeColor="text1"/>
            <w:sz w:val="24"/>
            <w:szCs w:val="24"/>
          </w:rPr>
          <w:t>age group and sex</w:t>
        </w:r>
        <w:r w:rsidR="002B11C6" w:rsidRPr="00636C9B" w:rsidDel="0090673B">
          <w:rPr>
            <w:rFonts w:ascii="Times New Roman" w:hAnsi="Times New Roman"/>
            <w:color w:val="000000" w:themeColor="text1"/>
            <w:sz w:val="24"/>
            <w:szCs w:val="24"/>
          </w:rPr>
          <w:t xml:space="preserve">. </w:t>
        </w:r>
      </w:moveFrom>
      <w:moveFromRangeEnd w:id="90"/>
    </w:p>
    <w:p w14:paraId="79B2707C" w14:textId="77777777" w:rsidR="002B11C6" w:rsidRPr="00636C9B" w:rsidDel="0090673B" w:rsidRDefault="002B11C6" w:rsidP="002B11C6">
      <w:pPr>
        <w:spacing w:after="0" w:line="480" w:lineRule="auto"/>
        <w:jc w:val="both"/>
        <w:rPr>
          <w:del w:id="92" w:author="Parks, Robbie M" w:date="2018-12-04T18:01:00Z"/>
          <w:rFonts w:ascii="Times New Roman" w:hAnsi="Times New Roman"/>
          <w:color w:val="000000" w:themeColor="text1"/>
          <w:sz w:val="24"/>
          <w:szCs w:val="24"/>
        </w:rPr>
      </w:pPr>
    </w:p>
    <w:p w14:paraId="59E5EACC" w14:textId="24FC746C" w:rsidR="00252CB9" w:rsidRDefault="001810A3" w:rsidP="00252CB9">
      <w:pPr>
        <w:spacing w:after="0" w:line="480" w:lineRule="auto"/>
        <w:jc w:val="both"/>
        <w:rPr>
          <w:ins w:id="93" w:author="Parks, Robbie M" w:date="2018-12-05T13:01:00Z"/>
          <w:rFonts w:ascii="Times New Roman" w:hAnsi="Times New Roman"/>
          <w:color w:val="000000" w:themeColor="text1"/>
          <w:sz w:val="24"/>
          <w:szCs w:val="24"/>
        </w:rPr>
      </w:pPr>
      <w:r>
        <w:rPr>
          <w:rFonts w:ascii="Times New Roman" w:hAnsi="Times New Roman"/>
          <w:color w:val="000000" w:themeColor="text1"/>
          <w:sz w:val="24"/>
          <w:szCs w:val="24"/>
        </w:rPr>
        <w:t xml:space="preserve">Differing age groups and sexes can </w:t>
      </w:r>
      <w:r w:rsidRPr="00636C9B">
        <w:rPr>
          <w:rFonts w:ascii="Times New Roman" w:hAnsi="Times New Roman"/>
          <w:color w:val="000000" w:themeColor="text1"/>
          <w:sz w:val="24"/>
          <w:szCs w:val="24"/>
        </w:rPr>
        <w:t xml:space="preserve">possess varying levels of resilience to </w:t>
      </w:r>
      <w:del w:id="94" w:author="Parks, Robbie M" w:date="2018-12-04T17:53:00Z">
        <w:r w:rsidRPr="00E5452D" w:rsidDel="00FB42D4">
          <w:rPr>
            <w:rFonts w:ascii="Times New Roman" w:hAnsi="Times New Roman"/>
            <w:color w:val="000000" w:themeColor="text1"/>
            <w:sz w:val="24"/>
            <w:szCs w:val="24"/>
            <w:highlight w:val="yellow"/>
            <w:rPrChange w:id="95" w:author="Parks, Robbie M" w:date="2018-12-04T11:00:00Z">
              <w:rPr>
                <w:rFonts w:ascii="Times New Roman" w:hAnsi="Times New Roman"/>
                <w:color w:val="000000" w:themeColor="text1"/>
                <w:sz w:val="24"/>
                <w:szCs w:val="24"/>
              </w:rPr>
            </w:rPrChange>
          </w:rPr>
          <w:delText>anomal</w:delText>
        </w:r>
        <w:r w:rsidR="008307F7" w:rsidRPr="00E5452D" w:rsidDel="00FB42D4">
          <w:rPr>
            <w:rFonts w:ascii="Times New Roman" w:hAnsi="Times New Roman"/>
            <w:color w:val="000000" w:themeColor="text1"/>
            <w:sz w:val="24"/>
            <w:szCs w:val="24"/>
            <w:highlight w:val="yellow"/>
            <w:rPrChange w:id="96" w:author="Parks, Robbie M" w:date="2018-12-04T11:00:00Z">
              <w:rPr>
                <w:rFonts w:ascii="Times New Roman" w:hAnsi="Times New Roman"/>
                <w:color w:val="000000" w:themeColor="text1"/>
                <w:sz w:val="24"/>
                <w:szCs w:val="24"/>
              </w:rPr>
            </w:rPrChange>
          </w:rPr>
          <w:delText>ous</w:delText>
        </w:r>
        <w:r w:rsidR="008307F7" w:rsidDel="00FB42D4">
          <w:rPr>
            <w:rFonts w:ascii="Times New Roman" w:hAnsi="Times New Roman"/>
            <w:color w:val="000000" w:themeColor="text1"/>
            <w:sz w:val="24"/>
            <w:szCs w:val="24"/>
          </w:rPr>
          <w:delText xml:space="preserve"> </w:delText>
        </w:r>
      </w:del>
      <w:r w:rsidR="008307F7">
        <w:rPr>
          <w:rFonts w:ascii="Times New Roman" w:hAnsi="Times New Roman"/>
          <w:color w:val="000000" w:themeColor="text1"/>
          <w:sz w:val="24"/>
          <w:szCs w:val="24"/>
        </w:rPr>
        <w:t>temperature</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10,11,15</w:t>
      </w:r>
      <w:r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del w:id="97" w:author="Parks, Robbie M" w:date="2018-12-04T18:05:00Z">
        <w:r w:rsidR="000A38D2" w:rsidDel="00BA4A70">
          <w:rPr>
            <w:rFonts w:ascii="Times New Roman" w:hAnsi="Times New Roman"/>
            <w:color w:val="000000" w:themeColor="text1"/>
            <w:sz w:val="24"/>
            <w:szCs w:val="24"/>
          </w:rPr>
          <w:delText>T</w:delText>
        </w:r>
        <w:r w:rsidR="005C543C" w:rsidRPr="005C543C" w:rsidDel="00BA4A70">
          <w:rPr>
            <w:rFonts w:ascii="Times New Roman" w:hAnsi="Times New Roman"/>
            <w:color w:val="000000" w:themeColor="text1"/>
            <w:sz w:val="24"/>
            <w:szCs w:val="24"/>
          </w:rPr>
          <w:delText xml:space="preserve">here is </w:delText>
        </w:r>
        <w:r w:rsidR="00073F1B" w:rsidDel="00BA4A70">
          <w:rPr>
            <w:rFonts w:ascii="Times New Roman" w:hAnsi="Times New Roman"/>
            <w:color w:val="000000" w:themeColor="text1"/>
            <w:sz w:val="24"/>
            <w:szCs w:val="24"/>
          </w:rPr>
          <w:delText>currently</w:delText>
        </w:r>
        <w:r w:rsidR="00BC66F6" w:rsidDel="00BA4A70">
          <w:rPr>
            <w:rFonts w:ascii="Times New Roman" w:hAnsi="Times New Roman"/>
            <w:color w:val="000000" w:themeColor="text1"/>
            <w:sz w:val="24"/>
            <w:szCs w:val="24"/>
          </w:rPr>
          <w:delText xml:space="preserve"> </w:delText>
        </w:r>
        <w:r w:rsidR="00D41C09" w:rsidDel="00BA4A70">
          <w:rPr>
            <w:rFonts w:ascii="Times New Roman" w:hAnsi="Times New Roman"/>
            <w:color w:val="000000" w:themeColor="text1"/>
            <w:sz w:val="24"/>
            <w:szCs w:val="24"/>
          </w:rPr>
          <w:delText>no</w:delText>
        </w:r>
        <w:r w:rsidR="000A38D2" w:rsidDel="00BA4A70">
          <w:rPr>
            <w:rFonts w:ascii="Times New Roman" w:hAnsi="Times New Roman"/>
            <w:color w:val="000000" w:themeColor="text1"/>
            <w:sz w:val="24"/>
            <w:szCs w:val="24"/>
          </w:rPr>
          <w:delText xml:space="preserve"> detailed</w:delText>
        </w:r>
        <w:r w:rsidR="005C543C" w:rsidRPr="005C543C" w:rsidDel="00BA4A70">
          <w:rPr>
            <w:rFonts w:ascii="Times New Roman" w:hAnsi="Times New Roman"/>
            <w:color w:val="000000" w:themeColor="text1"/>
            <w:sz w:val="24"/>
            <w:szCs w:val="24"/>
          </w:rPr>
          <w:delText xml:space="preserve"> information on how </w:delText>
        </w:r>
        <w:r w:rsidR="000A38D2" w:rsidDel="00BA4A70">
          <w:rPr>
            <w:rFonts w:ascii="Times New Roman" w:hAnsi="Times New Roman"/>
            <w:color w:val="000000" w:themeColor="text1"/>
            <w:sz w:val="24"/>
            <w:szCs w:val="24"/>
          </w:rPr>
          <w:delText xml:space="preserve">different types of injury mortality respond with temperature in relation to age group and </w:delText>
        </w:r>
        <w:r w:rsidR="005C543C" w:rsidRPr="005C543C" w:rsidDel="00BA4A70">
          <w:rPr>
            <w:rFonts w:ascii="Times New Roman" w:hAnsi="Times New Roman"/>
            <w:color w:val="000000" w:themeColor="text1"/>
            <w:sz w:val="24"/>
            <w:szCs w:val="24"/>
          </w:rPr>
          <w:delText>sex</w:delText>
        </w:r>
        <w:r w:rsidR="00073F1B" w:rsidDel="00BA4A70">
          <w:rPr>
            <w:rFonts w:ascii="Times New Roman" w:hAnsi="Times New Roman"/>
            <w:color w:val="000000" w:themeColor="text1"/>
            <w:sz w:val="24"/>
            <w:szCs w:val="24"/>
          </w:rPr>
          <w:delText xml:space="preserve"> in the USA</w:delText>
        </w:r>
        <w:r w:rsidR="00B24BE3" w:rsidDel="00BA4A70">
          <w:rPr>
            <w:rFonts w:ascii="Times New Roman" w:hAnsi="Times New Roman"/>
            <w:color w:val="000000" w:themeColor="text1"/>
            <w:sz w:val="24"/>
            <w:szCs w:val="24"/>
          </w:rPr>
          <w:delText xml:space="preserve">. </w:delText>
        </w:r>
      </w:del>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w:t>
      </w:r>
      <w:r w:rsidR="008A69BB">
        <w:rPr>
          <w:rFonts w:ascii="Times New Roman" w:hAnsi="Times New Roman"/>
          <w:color w:val="000000" w:themeColor="text1"/>
          <w:sz w:val="24"/>
          <w:szCs w:val="24"/>
        </w:rPr>
        <w:t>that accounts for this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4B8B5ED2" w14:textId="77777777" w:rsidR="00D577E1" w:rsidRDefault="00D577E1" w:rsidP="00252CB9">
      <w:pPr>
        <w:spacing w:after="0" w:line="480" w:lineRule="auto"/>
        <w:jc w:val="both"/>
        <w:rPr>
          <w:ins w:id="98" w:author="Parks, Robbie M" w:date="2018-12-04T18:01:00Z"/>
          <w:rFonts w:ascii="Times New Roman" w:hAnsi="Times New Roman"/>
          <w:color w:val="000000" w:themeColor="text1"/>
          <w:sz w:val="24"/>
          <w:szCs w:val="24"/>
        </w:rPr>
      </w:pPr>
    </w:p>
    <w:p w14:paraId="69690271" w14:textId="543E4DD9" w:rsidR="0090673B" w:rsidDel="00D577E1" w:rsidRDefault="0090673B" w:rsidP="006C11D1">
      <w:pPr>
        <w:spacing w:after="0" w:line="480" w:lineRule="auto"/>
        <w:jc w:val="both"/>
        <w:outlineLvl w:val="0"/>
        <w:rPr>
          <w:del w:id="99" w:author="Parks, Robbie M" w:date="2018-12-05T11:52:00Z"/>
          <w:rFonts w:ascii="Times New Roman" w:hAnsi="Times New Roman"/>
          <w:color w:val="000000" w:themeColor="text1"/>
          <w:sz w:val="24"/>
          <w:szCs w:val="24"/>
        </w:rPr>
      </w:pPr>
    </w:p>
    <w:p w14:paraId="20612A69" w14:textId="0FFB0C91" w:rsidR="00F713D6" w:rsidDel="00EC109B" w:rsidRDefault="00D577E1" w:rsidP="006C11D1">
      <w:pPr>
        <w:spacing w:after="0" w:line="480" w:lineRule="auto"/>
        <w:jc w:val="both"/>
        <w:outlineLvl w:val="0"/>
        <w:rPr>
          <w:del w:id="100" w:author="Parks, Robbie M" w:date="2018-12-05T11:23:00Z"/>
          <w:rFonts w:ascii="Times New Roman" w:hAnsi="Times New Roman"/>
          <w:color w:val="000000" w:themeColor="text1"/>
          <w:sz w:val="24"/>
          <w:szCs w:val="24"/>
        </w:rPr>
      </w:pPr>
      <w:ins w:id="101" w:author="Parks, Robbie M" w:date="2018-12-05T13:01:00Z">
        <w:r w:rsidRPr="00636C9B">
          <w:rPr>
            <w:rFonts w:ascii="Times New Roman" w:hAnsi="Times New Roman"/>
            <w:color w:val="000000" w:themeColor="text1"/>
            <w:sz w:val="24"/>
            <w:szCs w:val="24"/>
          </w:rPr>
          <w:t xml:space="preserve">Injuries accounted for </w:t>
        </w:r>
      </w:ins>
      <w:ins w:id="102" w:author="Parks, Robbie M" w:date="2018-12-05T17:43:00Z">
        <w:r w:rsidR="00AF4729">
          <w:rPr>
            <w:rFonts w:ascii="Times New Roman" w:hAnsi="Times New Roman"/>
            <w:color w:val="000000" w:themeColor="text1"/>
            <w:sz w:val="24"/>
            <w:szCs w:val="24"/>
          </w:rPr>
          <w:t>10.7</w:t>
        </w:r>
      </w:ins>
      <w:ins w:id="103" w:author="Parks, Robbie M" w:date="2018-12-05T13:01:00Z">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ins>
      <w:ins w:id="104" w:author="Parks, Robbie M" w:date="2018-12-05T17:44:00Z">
        <w:r w:rsidR="001B2D1F">
          <w:rPr>
            <w:rFonts w:ascii="Times New Roman" w:hAnsi="Times New Roman"/>
            <w:color w:val="000000" w:themeColor="text1"/>
            <w:sz w:val="24"/>
            <w:szCs w:val="24"/>
          </w:rPr>
          <w:t>4.7%</w:t>
        </w:r>
      </w:ins>
      <w:ins w:id="105" w:author="Parks, Robbie M" w:date="2018-12-05T13:01: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all d</w:t>
        </w:r>
        <w:r>
          <w:rPr>
            <w:rFonts w:ascii="Times New Roman" w:hAnsi="Times New Roman"/>
            <w:color w:val="000000" w:themeColor="text1"/>
            <w:sz w:val="24"/>
            <w:szCs w:val="24"/>
          </w:rPr>
          <w:t xml:space="preserve">eaths in the USA in 1980 and </w:t>
        </w:r>
      </w:ins>
      <w:ins w:id="106" w:author="Parks, Robbie M" w:date="2018-12-05T17:45:00Z">
        <w:r w:rsidR="00DF7329">
          <w:rPr>
            <w:rFonts w:ascii="Times New Roman" w:hAnsi="Times New Roman"/>
            <w:color w:val="000000" w:themeColor="text1"/>
            <w:sz w:val="24"/>
            <w:szCs w:val="24"/>
          </w:rPr>
          <w:t>9.6</w:t>
        </w:r>
      </w:ins>
      <w:ins w:id="107" w:author="Parks, Robbie M" w:date="2018-12-05T13:01:00Z">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ins>
      <w:ins w:id="108" w:author="Parks, Robbie M" w:date="2018-12-05T17:45:00Z">
        <w:r w:rsidR="005A27A6">
          <w:rPr>
            <w:rFonts w:ascii="Times New Roman" w:hAnsi="Times New Roman"/>
            <w:color w:val="000000" w:themeColor="text1"/>
            <w:sz w:val="24"/>
            <w:szCs w:val="24"/>
          </w:rPr>
          <w:t>4.9</w:t>
        </w:r>
      </w:ins>
      <w:ins w:id="109" w:author="Parks, Robbie M" w:date="2018-12-05T13:01: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in 2016</w:t>
        </w:r>
        <w:r>
          <w:rPr>
            <w:rFonts w:ascii="Times New Roman" w:hAnsi="Times New Roman"/>
            <w:color w:val="000000" w:themeColor="text1"/>
            <w:sz w:val="24"/>
            <w:szCs w:val="24"/>
          </w:rPr>
          <w:t>, for males and females respectively</w:t>
        </w:r>
        <w:r w:rsidRPr="00636C9B">
          <w:rPr>
            <w:rFonts w:ascii="Times New Roman" w:hAnsi="Times New Roman"/>
            <w:color w:val="000000" w:themeColor="text1"/>
            <w:sz w:val="24"/>
            <w:szCs w:val="24"/>
          </w:rPr>
          <w:t xml:space="preserve">. </w:t>
        </w:r>
      </w:ins>
      <w:ins w:id="110" w:author="Parks, Robbie M" w:date="2018-12-05T14:38:00Z">
        <w:r w:rsidR="00532208">
          <w:rPr>
            <w:rFonts w:ascii="Times New Roman" w:hAnsi="Times New Roman"/>
            <w:color w:val="000000" w:themeColor="text1"/>
            <w:sz w:val="24"/>
            <w:szCs w:val="24"/>
          </w:rPr>
          <w:t>The</w:t>
        </w:r>
      </w:ins>
      <w:ins w:id="111" w:author="Parks, Robbie M" w:date="2018-12-05T15:58:00Z">
        <w:r w:rsidR="00A81E2A">
          <w:rPr>
            <w:rFonts w:ascii="Times New Roman" w:hAnsi="Times New Roman"/>
            <w:color w:val="000000" w:themeColor="text1"/>
            <w:sz w:val="24"/>
            <w:szCs w:val="24"/>
          </w:rPr>
          <w:t xml:space="preserve"> age groups with the</w:t>
        </w:r>
      </w:ins>
      <w:ins w:id="112" w:author="Parks, Robbie M" w:date="2018-12-05T14:38:00Z">
        <w:r w:rsidR="00532208">
          <w:rPr>
            <w:rFonts w:ascii="Times New Roman" w:hAnsi="Times New Roman"/>
            <w:color w:val="000000" w:themeColor="text1"/>
            <w:sz w:val="24"/>
            <w:szCs w:val="24"/>
          </w:rPr>
          <w:t xml:space="preserve"> highest number of total injury deaths </w:t>
        </w:r>
      </w:ins>
      <w:ins w:id="113" w:author="Parks, Robbie M" w:date="2018-12-05T15:55:00Z">
        <w:r w:rsidR="00C17168">
          <w:rPr>
            <w:rFonts w:ascii="Times New Roman" w:hAnsi="Times New Roman"/>
            <w:color w:val="000000" w:themeColor="text1"/>
            <w:sz w:val="24"/>
            <w:szCs w:val="24"/>
          </w:rPr>
          <w:t>for the period of stud</w:t>
        </w:r>
        <w:r w:rsidR="0033532E">
          <w:rPr>
            <w:rFonts w:ascii="Times New Roman" w:hAnsi="Times New Roman"/>
            <w:color w:val="000000" w:themeColor="text1"/>
            <w:sz w:val="24"/>
            <w:szCs w:val="24"/>
          </w:rPr>
          <w:t>y</w:t>
        </w:r>
      </w:ins>
      <w:ins w:id="114" w:author="Parks, Robbie M" w:date="2018-12-07T13:31:00Z">
        <w:r w:rsidR="00DB07D3">
          <w:rPr>
            <w:rFonts w:ascii="Times New Roman" w:hAnsi="Times New Roman"/>
            <w:color w:val="000000" w:themeColor="text1"/>
            <w:sz w:val="24"/>
            <w:szCs w:val="24"/>
          </w:rPr>
          <w:t xml:space="preserve"> (1980-2016)</w:t>
        </w:r>
      </w:ins>
      <w:ins w:id="115" w:author="Parks, Robbie M" w:date="2018-12-05T15:55:00Z">
        <w:r w:rsidR="0033532E">
          <w:rPr>
            <w:rFonts w:ascii="Times New Roman" w:hAnsi="Times New Roman"/>
            <w:color w:val="000000" w:themeColor="text1"/>
            <w:sz w:val="24"/>
            <w:szCs w:val="24"/>
          </w:rPr>
          <w:t xml:space="preserve"> </w:t>
        </w:r>
      </w:ins>
      <w:ins w:id="116" w:author="Parks, Robbie M" w:date="2018-12-05T14:38:00Z">
        <w:r w:rsidR="00532208">
          <w:rPr>
            <w:rFonts w:ascii="Times New Roman" w:hAnsi="Times New Roman"/>
            <w:color w:val="000000" w:themeColor="text1"/>
            <w:sz w:val="24"/>
            <w:szCs w:val="24"/>
          </w:rPr>
          <w:t xml:space="preserve">was in </w:t>
        </w:r>
      </w:ins>
      <w:ins w:id="117" w:author="Parks, Robbie M" w:date="2018-12-05T15:54:00Z">
        <w:r w:rsidR="00A572CE">
          <w:rPr>
            <w:rFonts w:ascii="Times New Roman" w:hAnsi="Times New Roman"/>
            <w:color w:val="000000" w:themeColor="text1"/>
            <w:sz w:val="24"/>
            <w:szCs w:val="24"/>
          </w:rPr>
          <w:t>15-24</w:t>
        </w:r>
      </w:ins>
      <w:ins w:id="118" w:author="Parks, Robbie M" w:date="2018-12-05T14:38:00Z">
        <w:r w:rsidR="00532208">
          <w:rPr>
            <w:rFonts w:ascii="Times New Roman" w:hAnsi="Times New Roman"/>
            <w:color w:val="000000" w:themeColor="text1"/>
            <w:sz w:val="24"/>
            <w:szCs w:val="24"/>
          </w:rPr>
          <w:t xml:space="preserve"> years </w:t>
        </w:r>
      </w:ins>
      <w:ins w:id="119" w:author="Parks, Robbie M" w:date="2018-12-05T15:54:00Z">
        <w:r w:rsidR="0033532E">
          <w:rPr>
            <w:rFonts w:ascii="Times New Roman" w:hAnsi="Times New Roman"/>
            <w:sz w:val="24"/>
            <w:szCs w:val="24"/>
          </w:rPr>
          <w:t>(684,051</w:t>
        </w:r>
      </w:ins>
      <w:ins w:id="120" w:author="Parks, Robbie M" w:date="2018-12-05T16:01:00Z">
        <w:r w:rsidR="00A9251F">
          <w:rPr>
            <w:rFonts w:ascii="Times New Roman" w:hAnsi="Times New Roman"/>
            <w:sz w:val="24"/>
            <w:szCs w:val="24"/>
          </w:rPr>
          <w:t xml:space="preserve"> deaths</w:t>
        </w:r>
      </w:ins>
      <w:ins w:id="121" w:author="Parks, Robbie M" w:date="2018-12-05T15:54:00Z">
        <w:r w:rsidR="0033532E">
          <w:rPr>
            <w:rFonts w:ascii="Times New Roman" w:hAnsi="Times New Roman"/>
            <w:sz w:val="24"/>
            <w:szCs w:val="24"/>
          </w:rPr>
          <w:t xml:space="preserve">) </w:t>
        </w:r>
      </w:ins>
      <w:ins w:id="122" w:author="Parks, Robbie M" w:date="2018-12-05T15:55:00Z">
        <w:r w:rsidR="00C17168">
          <w:rPr>
            <w:rFonts w:ascii="Times New Roman" w:hAnsi="Times New Roman"/>
            <w:sz w:val="24"/>
            <w:szCs w:val="24"/>
          </w:rPr>
          <w:t xml:space="preserve">for males </w:t>
        </w:r>
      </w:ins>
      <w:ins w:id="123" w:author="Parks, Robbie M" w:date="2018-12-05T14:38:00Z">
        <w:r w:rsidR="00532208">
          <w:rPr>
            <w:rFonts w:ascii="Times New Roman" w:hAnsi="Times New Roman"/>
            <w:color w:val="000000" w:themeColor="text1"/>
            <w:sz w:val="24"/>
            <w:szCs w:val="24"/>
          </w:rPr>
          <w:t xml:space="preserve">and </w:t>
        </w:r>
      </w:ins>
      <w:ins w:id="124" w:author="Parks, Robbie M" w:date="2018-12-05T15:54:00Z">
        <w:r w:rsidR="00A572CE">
          <w:rPr>
            <w:rFonts w:ascii="Times New Roman" w:hAnsi="Times New Roman"/>
            <w:color w:val="000000" w:themeColor="text1"/>
            <w:sz w:val="24"/>
            <w:szCs w:val="24"/>
          </w:rPr>
          <w:t>85+</w:t>
        </w:r>
      </w:ins>
      <w:ins w:id="125" w:author="Parks, Robbie M" w:date="2018-12-05T14:38:00Z">
        <w:r w:rsidR="00532208">
          <w:rPr>
            <w:rFonts w:ascii="Times New Roman" w:hAnsi="Times New Roman"/>
            <w:color w:val="000000" w:themeColor="text1"/>
            <w:sz w:val="24"/>
            <w:szCs w:val="24"/>
          </w:rPr>
          <w:t xml:space="preserve"> years </w:t>
        </w:r>
      </w:ins>
      <w:ins w:id="126" w:author="Parks, Robbie M" w:date="2018-12-05T15:55:00Z">
        <w:r w:rsidR="00C17168">
          <w:rPr>
            <w:rFonts w:ascii="Times New Roman" w:hAnsi="Times New Roman"/>
            <w:color w:val="000000" w:themeColor="text1"/>
            <w:sz w:val="24"/>
            <w:szCs w:val="24"/>
          </w:rPr>
          <w:t>(</w:t>
        </w:r>
        <w:r w:rsidR="00C17168">
          <w:rPr>
            <w:rFonts w:ascii="Times New Roman" w:hAnsi="Times New Roman"/>
            <w:sz w:val="24"/>
            <w:szCs w:val="24"/>
          </w:rPr>
          <w:t>196,363</w:t>
        </w:r>
      </w:ins>
      <w:ins w:id="127" w:author="Parks, Robbie M" w:date="2018-12-05T16:01:00Z">
        <w:r w:rsidR="00A9251F">
          <w:rPr>
            <w:rFonts w:ascii="Times New Roman" w:hAnsi="Times New Roman"/>
            <w:sz w:val="24"/>
            <w:szCs w:val="24"/>
          </w:rPr>
          <w:t xml:space="preserve"> deaths</w:t>
        </w:r>
      </w:ins>
      <w:ins w:id="128" w:author="Parks, Robbie M" w:date="2018-12-05T15:55:00Z">
        <w:r w:rsidR="00C17168">
          <w:rPr>
            <w:rFonts w:ascii="Times New Roman" w:hAnsi="Times New Roman"/>
            <w:sz w:val="24"/>
            <w:szCs w:val="24"/>
          </w:rPr>
          <w:t xml:space="preserve">) </w:t>
        </w:r>
      </w:ins>
      <w:ins w:id="129" w:author="Parks, Robbie M" w:date="2018-12-05T14:38:00Z">
        <w:r w:rsidR="00532208">
          <w:rPr>
            <w:rFonts w:ascii="Times New Roman" w:hAnsi="Times New Roman"/>
            <w:color w:val="000000" w:themeColor="text1"/>
            <w:sz w:val="24"/>
            <w:szCs w:val="24"/>
          </w:rPr>
          <w:t>for females.</w:t>
        </w:r>
      </w:ins>
    </w:p>
    <w:p w14:paraId="07657E41" w14:textId="77777777" w:rsidR="00EC109B" w:rsidRPr="00636C9B" w:rsidRDefault="00EC109B" w:rsidP="00EC109B">
      <w:pPr>
        <w:spacing w:after="0" w:line="480" w:lineRule="auto"/>
        <w:jc w:val="both"/>
        <w:rPr>
          <w:ins w:id="130" w:author="Parks, Robbie M" w:date="2018-12-05T16:36:00Z"/>
          <w:rFonts w:ascii="Times New Roman" w:hAnsi="Times New Roman"/>
          <w:color w:val="000000" w:themeColor="text1"/>
          <w:sz w:val="24"/>
          <w:szCs w:val="24"/>
        </w:rPr>
      </w:pPr>
    </w:p>
    <w:p w14:paraId="3D32255A" w14:textId="22A6E7FD" w:rsidR="00B26B68" w:rsidRPr="00636C9B" w:rsidDel="00FA3851" w:rsidRDefault="00B26B68" w:rsidP="005B39FC">
      <w:pPr>
        <w:spacing w:after="0" w:line="480" w:lineRule="auto"/>
        <w:jc w:val="both"/>
        <w:rPr>
          <w:del w:id="131" w:author="Parks, Robbie M" w:date="2018-12-05T11:39:00Z"/>
          <w:rFonts w:ascii="Times New Roman" w:hAnsi="Times New Roman"/>
          <w:b/>
          <w:color w:val="000000" w:themeColor="text1"/>
          <w:sz w:val="24"/>
          <w:szCs w:val="24"/>
        </w:rPr>
      </w:pPr>
      <w:commentRangeStart w:id="132"/>
      <w:del w:id="133" w:author="Parks, Robbie M" w:date="2018-12-05T11:39:00Z">
        <w:r w:rsidRPr="00636C9B" w:rsidDel="00FA3851">
          <w:rPr>
            <w:rFonts w:ascii="Times New Roman" w:hAnsi="Times New Roman"/>
            <w:b/>
            <w:color w:val="000000" w:themeColor="text1"/>
            <w:sz w:val="24"/>
            <w:szCs w:val="24"/>
          </w:rPr>
          <w:delText>Methods</w:delText>
        </w:r>
        <w:commentRangeEnd w:id="132"/>
        <w:r w:rsidR="0065185D" w:rsidDel="00FA3851">
          <w:rPr>
            <w:rStyle w:val="CommentReference"/>
            <w:rFonts w:asciiTheme="minorHAnsi" w:eastAsiaTheme="minorHAnsi" w:hAnsiTheme="minorHAnsi" w:cstheme="minorBidi"/>
          </w:rPr>
          <w:commentReference w:id="132"/>
        </w:r>
      </w:del>
    </w:p>
    <w:p w14:paraId="317B337D" w14:textId="781E883C" w:rsidR="00E65B73" w:rsidRPr="00636C9B" w:rsidDel="00FA3851" w:rsidRDefault="00E65B73" w:rsidP="005B39FC">
      <w:pPr>
        <w:spacing w:after="0" w:line="480" w:lineRule="auto"/>
        <w:jc w:val="both"/>
        <w:rPr>
          <w:del w:id="134" w:author="Parks, Robbie M" w:date="2018-12-05T11:39:00Z"/>
          <w:rFonts w:ascii="Times New Roman" w:hAnsi="Times New Roman"/>
          <w:i/>
          <w:color w:val="000000" w:themeColor="text1"/>
          <w:sz w:val="24"/>
          <w:szCs w:val="24"/>
        </w:rPr>
      </w:pPr>
      <w:del w:id="135" w:author="Parks, Robbie M" w:date="2018-12-05T11:39:00Z">
        <w:r w:rsidRPr="00636C9B" w:rsidDel="00FA3851">
          <w:rPr>
            <w:rFonts w:ascii="Times New Roman" w:hAnsi="Times New Roman"/>
            <w:i/>
            <w:color w:val="000000" w:themeColor="text1"/>
            <w:sz w:val="24"/>
            <w:szCs w:val="24"/>
          </w:rPr>
          <w:delText>Study design</w:delText>
        </w:r>
      </w:del>
    </w:p>
    <w:p w14:paraId="341C9423" w14:textId="3D9E3449" w:rsidR="00083BC4" w:rsidDel="00FA3851" w:rsidRDefault="00A03DE2" w:rsidP="005B39FC">
      <w:pPr>
        <w:spacing w:after="0" w:line="480" w:lineRule="auto"/>
        <w:jc w:val="both"/>
        <w:rPr>
          <w:ins w:id="136" w:author="Ezzati, Majid" w:date="2018-11-30T12:34:00Z"/>
          <w:del w:id="137" w:author="Parks, Robbie M" w:date="2018-12-05T11:39:00Z"/>
          <w:rFonts w:ascii="Times New Roman" w:hAnsi="Times New Roman"/>
          <w:color w:val="000000" w:themeColor="text1"/>
          <w:sz w:val="24"/>
          <w:szCs w:val="24"/>
        </w:rPr>
      </w:pPr>
      <w:del w:id="138" w:author="Parks, Robbie M" w:date="2018-12-05T11:39:00Z">
        <w:r w:rsidDel="00FA3851">
          <w:rPr>
            <w:rFonts w:ascii="Times New Roman" w:hAnsi="Times New Roman"/>
            <w:color w:val="000000" w:themeColor="text1"/>
            <w:sz w:val="24"/>
            <w:szCs w:val="24"/>
          </w:rPr>
          <w:delText xml:space="preserve">Our aim was </w:delText>
        </w:r>
        <w:r w:rsidR="00A17E43" w:rsidDel="00FA3851">
          <w:rPr>
            <w:rFonts w:ascii="Times New Roman" w:hAnsi="Times New Roman"/>
            <w:color w:val="000000" w:themeColor="text1"/>
            <w:sz w:val="24"/>
            <w:szCs w:val="24"/>
          </w:rPr>
          <w:delText xml:space="preserve">to understand the </w:delText>
        </w:r>
        <w:r w:rsidR="003757BC" w:rsidDel="00FA3851">
          <w:rPr>
            <w:rFonts w:ascii="Times New Roman" w:hAnsi="Times New Roman"/>
            <w:color w:val="000000" w:themeColor="text1"/>
            <w:sz w:val="24"/>
            <w:szCs w:val="24"/>
          </w:rPr>
          <w:delText xml:space="preserve">mortality </w:delText>
        </w:r>
        <w:r w:rsidR="00A17E43" w:rsidDel="00FA3851">
          <w:rPr>
            <w:rFonts w:ascii="Times New Roman" w:hAnsi="Times New Roman"/>
            <w:color w:val="000000" w:themeColor="text1"/>
            <w:sz w:val="24"/>
            <w:szCs w:val="24"/>
          </w:rPr>
          <w:delText xml:space="preserve">impact of deviation of temperature from long-term </w:delText>
        </w:r>
        <w:r w:rsidR="002B11C6" w:rsidDel="00FA3851">
          <w:rPr>
            <w:rFonts w:ascii="Times New Roman" w:hAnsi="Times New Roman"/>
            <w:color w:val="000000" w:themeColor="text1"/>
            <w:sz w:val="24"/>
            <w:szCs w:val="24"/>
          </w:rPr>
          <w:delText xml:space="preserve">local </w:delText>
        </w:r>
      </w:del>
      <w:del w:id="139" w:author="Parks, Robbie M" w:date="2018-12-05T11:21:00Z">
        <w:r w:rsidR="002B11C6" w:rsidDel="004334ED">
          <w:rPr>
            <w:rFonts w:ascii="Times New Roman" w:hAnsi="Times New Roman"/>
            <w:color w:val="000000" w:themeColor="text1"/>
            <w:sz w:val="24"/>
            <w:szCs w:val="24"/>
          </w:rPr>
          <w:delText xml:space="preserve">temperatures </w:delText>
        </w:r>
      </w:del>
      <w:del w:id="140" w:author="Parks, Robbie M" w:date="2018-12-05T11:39:00Z">
        <w:r w:rsidR="002B11C6" w:rsidDel="00FA3851">
          <w:rPr>
            <w:rFonts w:ascii="Times New Roman" w:hAnsi="Times New Roman"/>
            <w:color w:val="000000" w:themeColor="text1"/>
            <w:sz w:val="24"/>
            <w:szCs w:val="24"/>
          </w:rPr>
          <w:delText>to which</w:delText>
        </w:r>
        <w:r w:rsidR="003757BC" w:rsidDel="00FA3851">
          <w:rPr>
            <w:rFonts w:ascii="Times New Roman" w:hAnsi="Times New Roman"/>
            <w:color w:val="000000" w:themeColor="text1"/>
            <w:sz w:val="24"/>
            <w:szCs w:val="24"/>
          </w:rPr>
          <w:delText xml:space="preserve"> populations have</w:delText>
        </w:r>
        <w:r w:rsidR="003757BC" w:rsidRPr="003757BC" w:rsidDel="00FA3851">
          <w:rPr>
            <w:rFonts w:ascii="Times New Roman" w:hAnsi="Times New Roman"/>
            <w:color w:val="000000" w:themeColor="text1"/>
            <w:sz w:val="24"/>
            <w:szCs w:val="24"/>
          </w:rPr>
          <w:delText xml:space="preserve"> </w:delText>
        </w:r>
        <w:r w:rsidR="003757BC" w:rsidDel="00FA3851">
          <w:rPr>
            <w:rFonts w:ascii="Times New Roman" w:hAnsi="Times New Roman"/>
            <w:color w:val="000000" w:themeColor="text1"/>
            <w:sz w:val="24"/>
            <w:szCs w:val="24"/>
          </w:rPr>
          <w:delText>acclimatised to</w:delText>
        </w:r>
      </w:del>
      <w:commentRangeStart w:id="141"/>
      <w:commentRangeStart w:id="142"/>
      <w:del w:id="143" w:author="Parks, Robbie M" w:date="2018-12-05T11:24:00Z">
        <w:r w:rsidR="002B11C6" w:rsidDel="00494CB7">
          <w:rPr>
            <w:rFonts w:ascii="Times New Roman" w:hAnsi="Times New Roman"/>
            <w:color w:val="000000" w:themeColor="text1"/>
            <w:sz w:val="24"/>
            <w:szCs w:val="24"/>
          </w:rPr>
          <w:delText>, referred to as anomaly hereafter</w:delText>
        </w:r>
        <w:commentRangeEnd w:id="141"/>
        <w:r w:rsidR="002B11C6" w:rsidDel="00494CB7">
          <w:rPr>
            <w:rStyle w:val="CommentReference"/>
            <w:rFonts w:asciiTheme="minorHAnsi" w:eastAsiaTheme="minorHAnsi" w:hAnsiTheme="minorHAnsi" w:cstheme="minorBidi"/>
          </w:rPr>
          <w:commentReference w:id="141"/>
        </w:r>
        <w:commentRangeEnd w:id="142"/>
        <w:r w:rsidR="00AF6B82" w:rsidDel="00494CB7">
          <w:rPr>
            <w:rStyle w:val="CommentReference"/>
            <w:rFonts w:asciiTheme="minorHAnsi" w:eastAsiaTheme="minorHAnsi" w:hAnsiTheme="minorHAnsi" w:cstheme="minorBidi"/>
          </w:rPr>
          <w:commentReference w:id="142"/>
        </w:r>
      </w:del>
      <w:del w:id="144" w:author="Parks, Robbie M" w:date="2018-12-05T11:39:00Z">
        <w:r w:rsidR="00A17E43" w:rsidDel="00FA3851">
          <w:rPr>
            <w:rFonts w:ascii="Times New Roman" w:hAnsi="Times New Roman"/>
            <w:color w:val="000000" w:themeColor="text1"/>
            <w:sz w:val="24"/>
            <w:szCs w:val="24"/>
          </w:rPr>
          <w:delText xml:space="preserve">. </w:delText>
        </w:r>
      </w:del>
      <w:del w:id="145" w:author="Parks, Robbie M" w:date="2018-12-05T11:16:00Z">
        <w:r w:rsidR="002B11C6" w:rsidDel="007C31B4">
          <w:rPr>
            <w:rFonts w:ascii="Times New Roman" w:hAnsi="Times New Roman"/>
            <w:color w:val="000000" w:themeColor="text1"/>
            <w:sz w:val="24"/>
            <w:szCs w:val="24"/>
          </w:rPr>
          <w:delText>To achieve this aim,</w:delText>
        </w:r>
        <w:r w:rsidR="00FB610D" w:rsidDel="007C31B4">
          <w:rPr>
            <w:rFonts w:ascii="Times New Roman" w:hAnsi="Times New Roman"/>
            <w:color w:val="000000" w:themeColor="text1"/>
            <w:sz w:val="24"/>
            <w:szCs w:val="24"/>
          </w:rPr>
          <w:delText xml:space="preserve"> </w:delText>
        </w:r>
        <w:r w:rsidR="00716FA3" w:rsidDel="007C31B4">
          <w:rPr>
            <w:rFonts w:ascii="Times New Roman" w:hAnsi="Times New Roman"/>
            <w:color w:val="000000" w:themeColor="text1"/>
            <w:sz w:val="24"/>
            <w:szCs w:val="24"/>
          </w:rPr>
          <w:delText>w</w:delText>
        </w:r>
      </w:del>
      <w:del w:id="146" w:author="Parks, Robbie M" w:date="2018-12-05T11:18:00Z">
        <w:r w:rsidR="00716FA3" w:rsidDel="00EB5301">
          <w:rPr>
            <w:rFonts w:ascii="Times New Roman" w:hAnsi="Times New Roman"/>
            <w:color w:val="000000" w:themeColor="text1"/>
            <w:sz w:val="24"/>
            <w:szCs w:val="24"/>
          </w:rPr>
          <w:delText>e used monthly temperatures and death records</w:delText>
        </w:r>
        <w:r w:rsidR="00A17E43" w:rsidDel="00EB5301">
          <w:rPr>
            <w:rFonts w:ascii="Times New Roman" w:hAnsi="Times New Roman"/>
            <w:color w:val="000000" w:themeColor="text1"/>
            <w:sz w:val="24"/>
            <w:szCs w:val="24"/>
          </w:rPr>
          <w:delText xml:space="preserve"> </w:delText>
        </w:r>
        <w:r w:rsidDel="00EB5301">
          <w:rPr>
            <w:rFonts w:ascii="Times New Roman" w:hAnsi="Times New Roman"/>
            <w:color w:val="000000" w:themeColor="text1"/>
            <w:sz w:val="24"/>
            <w:szCs w:val="24"/>
          </w:rPr>
          <w:delText xml:space="preserve">to </w:delText>
        </w:r>
        <w:r w:rsidR="00C542A6" w:rsidDel="00EB5301">
          <w:rPr>
            <w:rFonts w:ascii="Times New Roman" w:hAnsi="Times New Roman"/>
            <w:color w:val="000000" w:themeColor="text1"/>
            <w:sz w:val="24"/>
            <w:szCs w:val="24"/>
          </w:rPr>
          <w:delText>quantify</w:delText>
        </w:r>
        <w:r w:rsidDel="00EB5301">
          <w:rPr>
            <w:rFonts w:ascii="Times New Roman" w:hAnsi="Times New Roman"/>
            <w:color w:val="000000" w:themeColor="text1"/>
            <w:sz w:val="24"/>
            <w:szCs w:val="24"/>
          </w:rPr>
          <w:delText xml:space="preserve"> additional </w:delText>
        </w:r>
        <w:r w:rsidR="00C542A6" w:rsidDel="00EB5301">
          <w:rPr>
            <w:rFonts w:ascii="Times New Roman" w:hAnsi="Times New Roman"/>
            <w:color w:val="000000" w:themeColor="text1"/>
            <w:sz w:val="24"/>
            <w:szCs w:val="24"/>
          </w:rPr>
          <w:delText>injury deaths</w:delText>
        </w:r>
        <w:r w:rsidDel="00EB5301">
          <w:rPr>
            <w:rFonts w:ascii="Times New Roman" w:hAnsi="Times New Roman"/>
            <w:color w:val="000000" w:themeColor="text1"/>
            <w:sz w:val="24"/>
            <w:szCs w:val="24"/>
          </w:rPr>
          <w:delText xml:space="preserve"> in </w:delText>
        </w:r>
        <w:r w:rsidR="00A17E43" w:rsidDel="00EB5301">
          <w:rPr>
            <w:rFonts w:ascii="Times New Roman" w:hAnsi="Times New Roman"/>
            <w:color w:val="000000" w:themeColor="text1"/>
            <w:sz w:val="24"/>
            <w:szCs w:val="24"/>
          </w:rPr>
          <w:delText>months warmer</w:delText>
        </w:r>
        <w:r w:rsidR="00083BC4" w:rsidDel="00EB5301">
          <w:rPr>
            <w:rFonts w:ascii="Times New Roman" w:hAnsi="Times New Roman"/>
            <w:color w:val="000000" w:themeColor="text1"/>
            <w:sz w:val="24"/>
            <w:szCs w:val="24"/>
          </w:rPr>
          <w:delText xml:space="preserve"> or colder</w:delText>
        </w:r>
        <w:r w:rsidR="00A17E43" w:rsidDel="00EB5301">
          <w:rPr>
            <w:rFonts w:ascii="Times New Roman" w:hAnsi="Times New Roman"/>
            <w:color w:val="000000" w:themeColor="text1"/>
            <w:sz w:val="24"/>
            <w:szCs w:val="24"/>
          </w:rPr>
          <w:delText xml:space="preserve"> than the </w:delText>
        </w:r>
        <w:r w:rsidR="00083BC4" w:rsidDel="00EB5301">
          <w:rPr>
            <w:rFonts w:ascii="Times New Roman" w:hAnsi="Times New Roman"/>
            <w:color w:val="000000" w:themeColor="text1"/>
            <w:sz w:val="24"/>
            <w:szCs w:val="24"/>
          </w:rPr>
          <w:delText>locally-normal</w:delText>
        </w:r>
        <w:r w:rsidR="00716FA3" w:rsidDel="00EB5301">
          <w:rPr>
            <w:rFonts w:ascii="Times New Roman" w:hAnsi="Times New Roman"/>
            <w:color w:val="000000" w:themeColor="text1"/>
            <w:sz w:val="24"/>
            <w:szCs w:val="24"/>
          </w:rPr>
          <w:delText xml:space="preserve"> level </w:delText>
        </w:r>
        <w:r w:rsidDel="00EB5301">
          <w:rPr>
            <w:rFonts w:ascii="Times New Roman" w:hAnsi="Times New Roman"/>
            <w:color w:val="000000" w:themeColor="text1"/>
            <w:sz w:val="24"/>
            <w:szCs w:val="24"/>
          </w:rPr>
          <w:delText>in the</w:delText>
        </w:r>
        <w:r w:rsidR="009A2664" w:rsidDel="00EB5301">
          <w:rPr>
            <w:rFonts w:ascii="Times New Roman" w:hAnsi="Times New Roman"/>
            <w:color w:val="000000" w:themeColor="text1"/>
            <w:sz w:val="24"/>
            <w:szCs w:val="24"/>
          </w:rPr>
          <w:delText xml:space="preserve"> contiguous</w:delText>
        </w:r>
        <w:r w:rsidDel="00EB5301">
          <w:rPr>
            <w:rFonts w:ascii="Times New Roman" w:hAnsi="Times New Roman"/>
            <w:color w:val="000000" w:themeColor="text1"/>
            <w:sz w:val="24"/>
            <w:szCs w:val="24"/>
          </w:rPr>
          <w:delText xml:space="preserve"> USA</w:delText>
        </w:r>
        <w:r w:rsidR="002D23EC" w:rsidDel="00EB5301">
          <w:rPr>
            <w:rFonts w:ascii="Times New Roman" w:hAnsi="Times New Roman"/>
            <w:color w:val="000000" w:themeColor="text1"/>
            <w:sz w:val="24"/>
            <w:szCs w:val="24"/>
          </w:rPr>
          <w:delText xml:space="preserve"> (i.e., excluding Alaska and Hawaii)</w:delText>
        </w:r>
        <w:r w:rsidDel="00EB5301">
          <w:rPr>
            <w:rFonts w:ascii="Times New Roman" w:hAnsi="Times New Roman"/>
            <w:color w:val="000000" w:themeColor="text1"/>
            <w:sz w:val="24"/>
            <w:szCs w:val="24"/>
          </w:rPr>
          <w:delText>, by sex,</w:delText>
        </w:r>
        <w:r w:rsidR="008C19F6" w:rsidDel="00EB5301">
          <w:rPr>
            <w:rFonts w:ascii="Times New Roman" w:hAnsi="Times New Roman"/>
            <w:color w:val="000000" w:themeColor="text1"/>
            <w:sz w:val="24"/>
            <w:szCs w:val="24"/>
          </w:rPr>
          <w:delText xml:space="preserve"> age group and </w:delText>
        </w:r>
        <w:r w:rsidR="00332383" w:rsidDel="00EB5301">
          <w:rPr>
            <w:rFonts w:ascii="Times New Roman" w:hAnsi="Times New Roman"/>
            <w:color w:val="000000" w:themeColor="text1"/>
            <w:sz w:val="24"/>
            <w:szCs w:val="24"/>
          </w:rPr>
          <w:delText>type</w:delText>
        </w:r>
        <w:r w:rsidR="008C19F6" w:rsidDel="00EB5301">
          <w:rPr>
            <w:rFonts w:ascii="Times New Roman" w:hAnsi="Times New Roman"/>
            <w:color w:val="000000" w:themeColor="text1"/>
            <w:sz w:val="24"/>
            <w:szCs w:val="24"/>
          </w:rPr>
          <w:delText xml:space="preserve"> of injury. </w:delText>
        </w:r>
        <w:commentRangeStart w:id="147"/>
        <w:r w:rsidR="008C19F6" w:rsidDel="00EB5301">
          <w:rPr>
            <w:rFonts w:ascii="Times New Roman" w:hAnsi="Times New Roman"/>
            <w:color w:val="000000" w:themeColor="text1"/>
            <w:sz w:val="24"/>
            <w:szCs w:val="24"/>
          </w:rPr>
          <w:delText>Previous work has focu</w:delText>
        </w:r>
        <w:r w:rsidR="00113023" w:rsidRPr="00113023" w:rsidDel="00EB5301">
          <w:rPr>
            <w:rFonts w:ascii="Times New Roman" w:hAnsi="Times New Roman"/>
            <w:color w:val="000000" w:themeColor="text1"/>
            <w:sz w:val="24"/>
            <w:szCs w:val="24"/>
          </w:rPr>
          <w:delText>sed on how mortality from natural causes is affected by daily or multi-day hot/cold episodes, and not on weather patterns that reflect inter-annual variations, as expected under global climate change, nor on injuries.</w:delText>
        </w:r>
        <w:r w:rsidR="00C02C51" w:rsidDel="00EB5301">
          <w:rPr>
            <w:rFonts w:ascii="Times New Roman" w:hAnsi="Times New Roman"/>
            <w:color w:val="000000" w:themeColor="text1"/>
            <w:sz w:val="24"/>
            <w:szCs w:val="24"/>
          </w:rPr>
          <w:fldChar w:fldCharType="begin" w:fldLock="1"/>
        </w:r>
        <w:r w:rsidR="00BD3D8F" w:rsidDel="00EB5301">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delInstrText>
        </w:r>
        <w:r w:rsidR="00C02C51" w:rsidDel="00EB5301">
          <w:rPr>
            <w:rFonts w:ascii="Times New Roman" w:hAnsi="Times New Roman"/>
            <w:color w:val="000000" w:themeColor="text1"/>
            <w:sz w:val="24"/>
            <w:szCs w:val="24"/>
          </w:rPr>
          <w:fldChar w:fldCharType="separate"/>
        </w:r>
        <w:r w:rsidR="00347BC4" w:rsidRPr="00347BC4" w:rsidDel="00EB5301">
          <w:rPr>
            <w:rFonts w:ascii="Times New Roman" w:hAnsi="Times New Roman"/>
            <w:noProof/>
            <w:color w:val="000000" w:themeColor="text1"/>
            <w:sz w:val="24"/>
            <w:szCs w:val="24"/>
            <w:vertAlign w:val="superscript"/>
          </w:rPr>
          <w:delText>2–12</w:delText>
        </w:r>
        <w:r w:rsidR="00C02C51" w:rsidDel="00EB5301">
          <w:rPr>
            <w:rFonts w:ascii="Times New Roman" w:hAnsi="Times New Roman"/>
            <w:color w:val="000000" w:themeColor="text1"/>
            <w:sz w:val="24"/>
            <w:szCs w:val="24"/>
          </w:rPr>
          <w:fldChar w:fldCharType="end"/>
        </w:r>
        <w:r w:rsidR="00FF2107" w:rsidDel="00EB5301">
          <w:rPr>
            <w:rFonts w:ascii="Times New Roman" w:hAnsi="Times New Roman"/>
            <w:color w:val="000000" w:themeColor="text1"/>
            <w:sz w:val="24"/>
            <w:szCs w:val="24"/>
          </w:rPr>
          <w:delText xml:space="preserve"> </w:delText>
        </w:r>
        <w:commentRangeEnd w:id="147"/>
        <w:r w:rsidR="00083BC4" w:rsidDel="00EB5301">
          <w:rPr>
            <w:rStyle w:val="CommentReference"/>
            <w:rFonts w:asciiTheme="minorHAnsi" w:eastAsiaTheme="minorHAnsi" w:hAnsiTheme="minorHAnsi" w:cstheme="minorBidi"/>
          </w:rPr>
          <w:commentReference w:id="147"/>
        </w:r>
      </w:del>
      <w:ins w:id="148" w:author="Ezzati, Majid" w:date="2018-11-30T12:30:00Z">
        <w:del w:id="149" w:author="Parks, Robbie M" w:date="2018-12-05T11:18:00Z">
          <w:r w:rsidR="00083BC4" w:rsidDel="00EB5301">
            <w:rPr>
              <w:rFonts w:ascii="Times New Roman" w:hAnsi="Times New Roman"/>
              <w:color w:val="000000" w:themeColor="text1"/>
              <w:sz w:val="24"/>
              <w:szCs w:val="24"/>
            </w:rPr>
            <w:delText xml:space="preserve"> </w:delText>
          </w:r>
        </w:del>
        <w:del w:id="150" w:author="Parks, Robbie M" w:date="2018-12-05T11:39:00Z">
          <w:r w:rsidR="00083BC4" w:rsidDel="00FA3851">
            <w:rPr>
              <w:rFonts w:ascii="Times New Roman" w:hAnsi="Times New Roman"/>
              <w:color w:val="000000" w:themeColor="text1"/>
              <w:sz w:val="24"/>
              <w:szCs w:val="24"/>
            </w:rPr>
            <w:delText xml:space="preserve">To achieve this aim, </w:delText>
          </w:r>
        </w:del>
      </w:ins>
      <w:del w:id="151" w:author="Parks, Robbie M" w:date="2018-12-05T11:39:00Z">
        <w:r w:rsidR="00FF5B78" w:rsidDel="00FA3851">
          <w:rPr>
            <w:rFonts w:ascii="Times New Roman" w:hAnsi="Times New Roman"/>
            <w:color w:val="000000" w:themeColor="text1"/>
            <w:sz w:val="24"/>
            <w:szCs w:val="24"/>
          </w:rPr>
          <w:delText>W</w:delText>
        </w:r>
      </w:del>
      <w:ins w:id="152" w:author="Ezzati, Majid" w:date="2018-11-30T12:30:00Z">
        <w:del w:id="153" w:author="Parks, Robbie M" w:date="2018-12-05T11:39:00Z">
          <w:r w:rsidR="00083BC4" w:rsidDel="00FA3851">
            <w:rPr>
              <w:rFonts w:ascii="Times New Roman" w:hAnsi="Times New Roman"/>
              <w:color w:val="000000" w:themeColor="text1"/>
              <w:sz w:val="24"/>
              <w:szCs w:val="24"/>
            </w:rPr>
            <w:delText>w</w:delText>
          </w:r>
        </w:del>
      </w:ins>
      <w:del w:id="154" w:author="Parks, Robbie M" w:date="2018-12-05T11:39:00Z">
        <w:r w:rsidR="003C52FC" w:rsidDel="00FA3851">
          <w:rPr>
            <w:rFonts w:ascii="Times New Roman" w:hAnsi="Times New Roman"/>
            <w:color w:val="000000" w:themeColor="text1"/>
            <w:sz w:val="24"/>
            <w:szCs w:val="24"/>
          </w:rPr>
          <w:delText xml:space="preserve">e first defined a </w:delText>
        </w:r>
      </w:del>
      <w:ins w:id="155" w:author="Ezzati, Majid" w:date="2018-11-30T12:31:00Z">
        <w:del w:id="156" w:author="Parks, Robbie M" w:date="2018-12-05T11:39:00Z">
          <w:r w:rsidR="00083BC4" w:rsidDel="00FA3851">
            <w:rPr>
              <w:rFonts w:ascii="Times New Roman" w:hAnsi="Times New Roman"/>
              <w:color w:val="000000" w:themeColor="text1"/>
              <w:sz w:val="24"/>
              <w:szCs w:val="24"/>
            </w:rPr>
            <w:delText xml:space="preserve">measure of </w:delText>
          </w:r>
        </w:del>
      </w:ins>
      <w:del w:id="157" w:author="Parks, Robbie M" w:date="2018-12-05T11:39:00Z">
        <w:r w:rsidR="003C52FC" w:rsidDel="00FA3851">
          <w:rPr>
            <w:rFonts w:ascii="Times New Roman" w:hAnsi="Times New Roman"/>
            <w:color w:val="000000" w:themeColor="text1"/>
            <w:sz w:val="24"/>
            <w:szCs w:val="24"/>
          </w:rPr>
          <w:delText xml:space="preserve">state-month </w:delText>
        </w:r>
      </w:del>
      <w:del w:id="158" w:author="Parks, Robbie M" w:date="2018-12-05T11:21:00Z">
        <w:r w:rsidR="003C52FC" w:rsidDel="004B4687">
          <w:rPr>
            <w:rFonts w:ascii="Times New Roman" w:hAnsi="Times New Roman"/>
            <w:color w:val="000000" w:themeColor="text1"/>
            <w:sz w:val="24"/>
            <w:szCs w:val="24"/>
          </w:rPr>
          <w:delText xml:space="preserve">temperature </w:delText>
        </w:r>
      </w:del>
      <w:del w:id="159" w:author="Parks, Robbie M" w:date="2018-12-05T11:39:00Z">
        <w:r w:rsidR="003C52FC" w:rsidDel="00FA3851">
          <w:rPr>
            <w:rFonts w:ascii="Times New Roman" w:hAnsi="Times New Roman"/>
            <w:color w:val="000000" w:themeColor="text1"/>
            <w:sz w:val="24"/>
            <w:szCs w:val="24"/>
          </w:rPr>
          <w:delText>anomaly</w:delText>
        </w:r>
      </w:del>
      <w:ins w:id="160" w:author="Ezzati, Majid" w:date="2018-11-30T12:31:00Z">
        <w:del w:id="161" w:author="Parks, Robbie M" w:date="2018-12-05T11:39:00Z">
          <w:r w:rsidR="00083BC4" w:rsidDel="00FA3851">
            <w:rPr>
              <w:rFonts w:ascii="Times New Roman" w:hAnsi="Times New Roman"/>
              <w:color w:val="000000" w:themeColor="text1"/>
              <w:sz w:val="24"/>
              <w:szCs w:val="24"/>
            </w:rPr>
            <w:delText xml:space="preserve">, which measured the difference between temperature in each state and month and </w:delText>
          </w:r>
        </w:del>
      </w:ins>
      <w:del w:id="162" w:author="Parks, Robbie M" w:date="2018-12-05T11:39:00Z">
        <w:r w:rsidR="00350B39" w:rsidDel="00FA3851">
          <w:rPr>
            <w:rFonts w:ascii="Times New Roman" w:hAnsi="Times New Roman"/>
            <w:color w:val="000000" w:themeColor="text1"/>
            <w:sz w:val="24"/>
            <w:szCs w:val="24"/>
          </w:rPr>
          <w:delText xml:space="preserve"> </w:delText>
        </w:r>
        <w:r w:rsidR="003C52FC" w:rsidDel="00FA3851">
          <w:rPr>
            <w:rFonts w:ascii="Times New Roman" w:hAnsi="Times New Roman"/>
            <w:color w:val="000000" w:themeColor="text1"/>
            <w:sz w:val="24"/>
            <w:szCs w:val="24"/>
          </w:rPr>
          <w:delText xml:space="preserve">as </w:delText>
        </w:r>
        <w:r w:rsidR="00B2527A" w:rsidDel="00FA3851">
          <w:rPr>
            <w:rFonts w:ascii="Times New Roman" w:hAnsi="Times New Roman"/>
            <w:color w:val="000000" w:themeColor="text1"/>
            <w:sz w:val="24"/>
            <w:szCs w:val="24"/>
          </w:rPr>
          <w:delText xml:space="preserve">each </w:delText>
        </w:r>
        <w:r w:rsidR="00B2527A" w:rsidRPr="00636C9B" w:rsidDel="00FA3851">
          <w:rPr>
            <w:rFonts w:ascii="Times New Roman" w:eastAsiaTheme="minorHAnsi" w:hAnsi="Times New Roman"/>
            <w:sz w:val="24"/>
            <w:szCs w:val="24"/>
            <w:lang w:eastAsia="en-GB"/>
          </w:rPr>
          <w:delText xml:space="preserve">state-month </w:delText>
        </w:r>
        <w:r w:rsidR="00B2527A" w:rsidDel="00FA3851">
          <w:rPr>
            <w:rFonts w:ascii="Times New Roman" w:eastAsiaTheme="minorHAnsi" w:hAnsi="Times New Roman"/>
            <w:sz w:val="24"/>
            <w:szCs w:val="24"/>
            <w:lang w:eastAsia="en-GB"/>
          </w:rPr>
          <w:delText xml:space="preserve">temperature </w:delText>
        </w:r>
        <w:r w:rsidR="00B2527A" w:rsidRPr="00636C9B" w:rsidDel="00FA3851">
          <w:rPr>
            <w:rFonts w:ascii="Times New Roman" w:eastAsiaTheme="minorHAnsi" w:hAnsi="Times New Roman"/>
            <w:sz w:val="24"/>
            <w:szCs w:val="24"/>
            <w:lang w:eastAsia="en-GB"/>
          </w:rPr>
          <w:delText xml:space="preserve">value over time </w:delText>
        </w:r>
        <w:r w:rsidR="00B2527A" w:rsidDel="00FA3851">
          <w:rPr>
            <w:rFonts w:ascii="Times New Roman" w:eastAsiaTheme="minorHAnsi" w:hAnsi="Times New Roman"/>
            <w:sz w:val="24"/>
            <w:szCs w:val="24"/>
            <w:lang w:eastAsia="en-GB"/>
          </w:rPr>
          <w:delText>minus</w:delText>
        </w:r>
        <w:r w:rsidR="00B2527A" w:rsidRPr="00636C9B" w:rsidDel="00FA3851">
          <w:rPr>
            <w:rFonts w:ascii="Times New Roman" w:eastAsiaTheme="minorHAnsi" w:hAnsi="Times New Roman"/>
            <w:sz w:val="24"/>
            <w:szCs w:val="24"/>
            <w:lang w:eastAsia="en-GB"/>
          </w:rPr>
          <w:delText xml:space="preserve"> the </w:delText>
        </w:r>
        <w:r w:rsidR="00FF7A80" w:rsidDel="00FA3851">
          <w:rPr>
            <w:rFonts w:ascii="Times New Roman" w:eastAsiaTheme="minorHAnsi" w:hAnsi="Times New Roman"/>
            <w:sz w:val="24"/>
            <w:szCs w:val="24"/>
            <w:lang w:eastAsia="en-GB"/>
          </w:rPr>
          <w:delText xml:space="preserve">respective </w:delText>
        </w:r>
        <w:r w:rsidR="00B2527A" w:rsidRPr="00636C9B" w:rsidDel="00FA3851">
          <w:rPr>
            <w:rFonts w:ascii="Times New Roman" w:eastAsiaTheme="minorHAnsi" w:hAnsi="Times New Roman"/>
            <w:sz w:val="24"/>
            <w:szCs w:val="24"/>
            <w:lang w:eastAsia="en-GB"/>
          </w:rPr>
          <w:delText>long-term mean temperature</w:delText>
        </w:r>
      </w:del>
      <w:ins w:id="163" w:author="Ezzati, Majid" w:date="2018-11-30T12:31:00Z">
        <w:del w:id="164" w:author="Parks, Robbie M" w:date="2018-12-05T11:39:00Z">
          <w:r w:rsidR="00083BC4" w:rsidDel="00FA3851">
            <w:rPr>
              <w:rFonts w:ascii="Times New Roman" w:eastAsiaTheme="minorHAnsi" w:hAnsi="Times New Roman"/>
              <w:sz w:val="24"/>
              <w:szCs w:val="24"/>
              <w:lang w:eastAsia="en-GB"/>
            </w:rPr>
            <w:delText xml:space="preserve"> of the state</w:delText>
          </w:r>
        </w:del>
      </w:ins>
      <w:ins w:id="165" w:author="Ezzati, Majid" w:date="2018-11-30T12:32:00Z">
        <w:del w:id="166" w:author="Parks, Robbie M" w:date="2018-12-05T11:39:00Z">
          <w:r w:rsidR="00083BC4" w:rsidDel="00FA3851">
            <w:rPr>
              <w:rFonts w:ascii="Times New Roman" w:eastAsiaTheme="minorHAnsi" w:hAnsi="Times New Roman"/>
              <w:sz w:val="24"/>
              <w:szCs w:val="24"/>
              <w:lang w:eastAsia="en-GB"/>
            </w:rPr>
            <w:delText xml:space="preserve"> (Figure 1)</w:delText>
          </w:r>
        </w:del>
      </w:ins>
      <w:del w:id="167" w:author="Parks, Robbie M" w:date="2018-12-04T18:07:00Z">
        <w:r w:rsidR="003C52FC" w:rsidDel="00DB6D54">
          <w:rPr>
            <w:rFonts w:ascii="Times New Roman" w:hAnsi="Times New Roman"/>
            <w:color w:val="000000" w:themeColor="text1"/>
            <w:sz w:val="24"/>
            <w:szCs w:val="24"/>
          </w:rPr>
          <w:delText>.</w:delText>
        </w:r>
      </w:del>
      <w:ins w:id="168" w:author="Ezzati, Majid" w:date="2018-11-30T12:32:00Z">
        <w:del w:id="169" w:author="Parks, Robbie M" w:date="2018-12-04T18:07:00Z">
          <w:r w:rsidR="00083BC4" w:rsidDel="00DB6D54">
            <w:rPr>
              <w:rFonts w:ascii="Times New Roman" w:hAnsi="Times New Roman"/>
              <w:color w:val="000000" w:themeColor="text1"/>
              <w:sz w:val="24"/>
              <w:szCs w:val="24"/>
            </w:rPr>
            <w:delText xml:space="preserve"> </w:delText>
          </w:r>
        </w:del>
      </w:ins>
      <w:del w:id="170" w:author="Parks, Robbie M" w:date="2018-12-04T18:07:00Z">
        <w:r w:rsidR="003C52FC" w:rsidDel="00DB6D54">
          <w:rPr>
            <w:rFonts w:ascii="Times New Roman" w:hAnsi="Times New Roman"/>
            <w:color w:val="000000" w:themeColor="text1"/>
            <w:sz w:val="24"/>
            <w:szCs w:val="24"/>
          </w:rPr>
          <w:delText xml:space="preserve"> </w:delText>
        </w:r>
      </w:del>
      <w:del w:id="171" w:author="Parks, Robbie M" w:date="2018-12-05T11:39:00Z">
        <w:r w:rsidR="00F056CD" w:rsidRPr="00636C9B" w:rsidDel="00FA3851">
          <w:rPr>
            <w:rFonts w:ascii="Times New Roman" w:hAnsi="Times New Roman"/>
            <w:color w:val="000000" w:themeColor="text1"/>
            <w:sz w:val="24"/>
            <w:szCs w:val="24"/>
          </w:rPr>
          <w:delText xml:space="preserve"> </w:delText>
        </w:r>
      </w:del>
      <w:commentRangeStart w:id="172"/>
      <w:commentRangeStart w:id="173"/>
      <w:ins w:id="174" w:author="Ezzati, Majid" w:date="2018-11-30T12:43:00Z">
        <w:del w:id="175" w:author="Parks, Robbie M" w:date="2018-12-05T11:39:00Z">
          <w:r w:rsidR="003D298F" w:rsidDel="00FA3851">
            <w:rPr>
              <w:rFonts w:ascii="Times New Roman" w:hAnsi="Times New Roman"/>
              <w:color w:val="000000" w:themeColor="text1"/>
              <w:sz w:val="24"/>
              <w:szCs w:val="24"/>
            </w:rPr>
            <w:delText>Because</w:delText>
          </w:r>
        </w:del>
      </w:ins>
      <w:ins w:id="176" w:author="Ezzati, Majid" w:date="2018-11-30T12:34:00Z">
        <w:del w:id="177" w:author="Parks, Robbie M" w:date="2018-12-05T11:39:00Z">
          <w:r w:rsidR="003D298F" w:rsidDel="00FA3851">
            <w:rPr>
              <w:rFonts w:ascii="Times New Roman" w:hAnsi="Times New Roman"/>
              <w:color w:val="000000" w:themeColor="text1"/>
              <w:sz w:val="24"/>
              <w:szCs w:val="24"/>
            </w:rPr>
            <w:delText xml:space="preserve"> </w:delText>
          </w:r>
        </w:del>
      </w:ins>
      <w:ins w:id="178" w:author="Ezzati, Majid" w:date="2018-11-30T12:43:00Z">
        <w:del w:id="179" w:author="Parks, Robbie M" w:date="2018-12-05T11:39:00Z">
          <w:r w:rsidR="003D298F" w:rsidDel="00FA3851">
            <w:rPr>
              <w:rFonts w:ascii="Times New Roman" w:hAnsi="Times New Roman"/>
              <w:color w:val="000000" w:themeColor="text1"/>
              <w:sz w:val="24"/>
              <w:szCs w:val="24"/>
            </w:rPr>
            <w:delText xml:space="preserve">this definition </w:delText>
          </w:r>
        </w:del>
        <w:del w:id="180" w:author="Parks, Robbie M" w:date="2018-12-05T11:24:00Z">
          <w:r w:rsidR="003D298F" w:rsidDel="006A10FA">
            <w:rPr>
              <w:rFonts w:ascii="Times New Roman" w:hAnsi="Times New Roman"/>
              <w:color w:val="000000" w:themeColor="text1"/>
              <w:sz w:val="24"/>
              <w:szCs w:val="24"/>
            </w:rPr>
            <w:delText xml:space="preserve">removes </w:delText>
          </w:r>
        </w:del>
        <w:del w:id="181" w:author="Parks, Robbie M" w:date="2018-12-05T11:39:00Z">
          <w:r w:rsidR="003D298F" w:rsidDel="00FA3851">
            <w:rPr>
              <w:rFonts w:ascii="Times New Roman" w:hAnsi="Times New Roman"/>
              <w:color w:val="000000" w:themeColor="text1"/>
              <w:sz w:val="24"/>
              <w:szCs w:val="24"/>
            </w:rPr>
            <w:delText>long-term</w:delText>
          </w:r>
        </w:del>
      </w:ins>
      <w:ins w:id="182" w:author="Ezzati, Majid" w:date="2018-11-30T12:44:00Z">
        <w:del w:id="183" w:author="Parks, Robbie M" w:date="2018-12-05T11:39:00Z">
          <w:r w:rsidR="003D298F" w:rsidDel="00FA3851">
            <w:rPr>
              <w:rFonts w:ascii="Times New Roman" w:hAnsi="Times New Roman"/>
              <w:color w:val="000000" w:themeColor="text1"/>
              <w:sz w:val="24"/>
              <w:szCs w:val="24"/>
            </w:rPr>
            <w:delText xml:space="preserve"> state-month average temperature</w:delText>
          </w:r>
        </w:del>
      </w:ins>
      <w:ins w:id="184" w:author="Ezzati, Majid" w:date="2018-11-30T12:34:00Z">
        <w:del w:id="185" w:author="Parks, Robbie M" w:date="2018-12-05T11:39:00Z">
          <w:r w:rsidR="003D298F" w:rsidDel="00FA3851">
            <w:rPr>
              <w:rFonts w:ascii="Times New Roman" w:hAnsi="Times New Roman"/>
              <w:color w:val="000000" w:themeColor="text1"/>
              <w:sz w:val="24"/>
              <w:szCs w:val="24"/>
            </w:rPr>
            <w:delText>, a state with higher, but more stable, temperature</w:delText>
          </w:r>
        </w:del>
      </w:ins>
      <w:ins w:id="186" w:author="Ezzati, Majid" w:date="2018-11-30T12:44:00Z">
        <w:del w:id="187" w:author="Parks, Robbie M" w:date="2018-12-05T11:39:00Z">
          <w:r w:rsidR="003D298F" w:rsidDel="00FA3851">
            <w:rPr>
              <w:rFonts w:ascii="Times New Roman" w:hAnsi="Times New Roman"/>
              <w:color w:val="000000" w:themeColor="text1"/>
              <w:sz w:val="24"/>
              <w:szCs w:val="24"/>
            </w:rPr>
            <w:delText xml:space="preserve"> in a specific month</w:delText>
          </w:r>
        </w:del>
      </w:ins>
      <w:ins w:id="188" w:author="Ezzati, Majid" w:date="2018-11-30T12:34:00Z">
        <w:del w:id="189" w:author="Parks, Robbie M" w:date="2018-12-05T11:39:00Z">
          <w:r w:rsidR="003D298F" w:rsidDel="00FA3851">
            <w:rPr>
              <w:rFonts w:ascii="Times New Roman" w:hAnsi="Times New Roman"/>
              <w:color w:val="000000" w:themeColor="text1"/>
              <w:sz w:val="24"/>
              <w:szCs w:val="24"/>
            </w:rPr>
            <w:delText xml:space="preserve"> would have smaller anomalies than one with lower but more inter-annually variable temperature. </w:delText>
          </w:r>
        </w:del>
      </w:ins>
      <w:commentRangeEnd w:id="172"/>
      <w:ins w:id="190" w:author="Ezzati, Majid" w:date="2018-11-30T12:44:00Z">
        <w:del w:id="191" w:author="Parks, Robbie M" w:date="2018-12-05T11:39:00Z">
          <w:r w:rsidR="003D298F" w:rsidDel="00FA3851">
            <w:rPr>
              <w:rStyle w:val="CommentReference"/>
              <w:rFonts w:asciiTheme="minorHAnsi" w:eastAsiaTheme="minorHAnsi" w:hAnsiTheme="minorHAnsi" w:cstheme="minorBidi"/>
            </w:rPr>
            <w:commentReference w:id="172"/>
          </w:r>
          <w:commentRangeEnd w:id="173"/>
          <w:r w:rsidR="003D298F" w:rsidDel="00FA3851">
            <w:rPr>
              <w:rStyle w:val="CommentReference"/>
              <w:rFonts w:asciiTheme="minorHAnsi" w:eastAsiaTheme="minorHAnsi" w:hAnsiTheme="minorHAnsi" w:cstheme="minorBidi"/>
            </w:rPr>
            <w:commentReference w:id="173"/>
          </w:r>
        </w:del>
      </w:ins>
    </w:p>
    <w:p w14:paraId="2C9A30A6" w14:textId="7948A60A" w:rsidR="003D298F" w:rsidDel="00FA3851" w:rsidRDefault="003D298F" w:rsidP="005B39FC">
      <w:pPr>
        <w:spacing w:after="0" w:line="480" w:lineRule="auto"/>
        <w:jc w:val="both"/>
        <w:rPr>
          <w:ins w:id="192" w:author="Ezzati, Majid" w:date="2018-11-30T12:32:00Z"/>
          <w:del w:id="193" w:author="Parks, Robbie M" w:date="2018-12-05T11:39:00Z"/>
          <w:rFonts w:ascii="Times New Roman" w:hAnsi="Times New Roman"/>
          <w:color w:val="000000" w:themeColor="text1"/>
          <w:sz w:val="24"/>
          <w:szCs w:val="24"/>
        </w:rPr>
      </w:pPr>
    </w:p>
    <w:p w14:paraId="4178A95E" w14:textId="1B6690F5" w:rsidR="00E65B73" w:rsidRPr="00083BC4" w:rsidDel="00FA3851" w:rsidRDefault="00F056CD" w:rsidP="005B39FC">
      <w:pPr>
        <w:spacing w:after="0" w:line="480" w:lineRule="auto"/>
        <w:jc w:val="both"/>
        <w:rPr>
          <w:del w:id="194" w:author="Parks, Robbie M" w:date="2018-12-05T11:39:00Z"/>
          <w:rFonts w:ascii="Times New Roman" w:hAnsi="Times New Roman"/>
          <w:color w:val="000000" w:themeColor="text1"/>
          <w:sz w:val="24"/>
          <w:szCs w:val="24"/>
        </w:rPr>
      </w:pPr>
      <w:del w:id="195" w:author="Parks, Robbie M" w:date="2018-12-05T11:39:00Z">
        <w:r w:rsidRPr="00636C9B" w:rsidDel="00FA3851">
          <w:rPr>
            <w:rFonts w:ascii="Times New Roman" w:hAnsi="Times New Roman"/>
            <w:color w:val="000000" w:themeColor="text1"/>
            <w:sz w:val="24"/>
            <w:szCs w:val="24"/>
          </w:rPr>
          <w:delText xml:space="preserve">We </w:delText>
        </w:r>
        <w:r w:rsidR="00C924DF" w:rsidDel="00FA3851">
          <w:rPr>
            <w:rFonts w:ascii="Times New Roman" w:hAnsi="Times New Roman"/>
            <w:color w:val="000000" w:themeColor="text1"/>
            <w:sz w:val="24"/>
            <w:szCs w:val="24"/>
          </w:rPr>
          <w:delText>modelled deaths</w:delText>
        </w:r>
      </w:del>
      <w:ins w:id="196" w:author="Ezzati, Majid" w:date="2018-11-30T12:35:00Z">
        <w:del w:id="197" w:author="Parks, Robbie M" w:date="2018-12-05T11:39:00Z">
          <w:r w:rsidR="003D298F" w:rsidDel="00FA3851">
            <w:rPr>
              <w:rFonts w:ascii="Times New Roman" w:hAnsi="Times New Roman"/>
              <w:color w:val="000000" w:themeColor="text1"/>
              <w:sz w:val="24"/>
              <w:szCs w:val="24"/>
            </w:rPr>
            <w:delText xml:space="preserve">then analysed the association of monthly injury deaths with temperature anomaly </w:delText>
          </w:r>
        </w:del>
      </w:ins>
      <w:ins w:id="198" w:author="Ezzati, Majid" w:date="2018-11-30T12:36:00Z">
        <w:del w:id="199" w:author="Parks, Robbie M" w:date="2018-12-05T11:39:00Z">
          <w:r w:rsidR="003D298F" w:rsidDel="00FA3851">
            <w:rPr>
              <w:rFonts w:ascii="Times New Roman" w:hAnsi="Times New Roman"/>
              <w:color w:val="000000" w:themeColor="text1"/>
              <w:sz w:val="24"/>
              <w:szCs w:val="24"/>
            </w:rPr>
            <w:delText>in</w:delText>
          </w:r>
        </w:del>
      </w:ins>
      <w:del w:id="200" w:author="Parks, Robbie M" w:date="2018-12-05T11:39:00Z">
        <w:r w:rsidR="00C924DF" w:rsidDel="00FA3851">
          <w:rPr>
            <w:rFonts w:ascii="Times New Roman" w:hAnsi="Times New Roman"/>
            <w:color w:val="000000" w:themeColor="text1"/>
            <w:sz w:val="24"/>
            <w:szCs w:val="24"/>
          </w:rPr>
          <w:delText xml:space="preserve"> using</w:delText>
        </w:r>
        <w:r w:rsidR="00C924DF"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w:delText>
        </w:r>
        <w:r w:rsidR="003F50A5"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Bayesian spatio</w:delText>
        </w:r>
        <w:r w:rsidR="00644C34" w:rsidDel="00FA3851">
          <w:rPr>
            <w:rFonts w:ascii="Times New Roman" w:hAnsi="Times New Roman"/>
            <w:color w:val="000000" w:themeColor="text1"/>
            <w:sz w:val="24"/>
            <w:szCs w:val="24"/>
          </w:rPr>
          <w:delText>-</w:delText>
        </w:r>
        <w:r w:rsidRPr="00636C9B" w:rsidDel="00FA3851">
          <w:rPr>
            <w:rFonts w:ascii="Times New Roman" w:hAnsi="Times New Roman"/>
            <w:color w:val="000000" w:themeColor="text1"/>
            <w:sz w:val="24"/>
            <w:szCs w:val="24"/>
          </w:rPr>
          <w:delText>temporal model</w:delText>
        </w:r>
        <w:r w:rsidR="00847EE7" w:rsidDel="00FA3851">
          <w:rPr>
            <w:rFonts w:ascii="Times New Roman" w:hAnsi="Times New Roman"/>
            <w:color w:val="000000" w:themeColor="text1"/>
            <w:sz w:val="24"/>
            <w:szCs w:val="24"/>
          </w:rPr>
          <w:delText xml:space="preserve">, </w:delText>
        </w:r>
        <w:r w:rsidR="00C924DF" w:rsidDel="00FA3851">
          <w:rPr>
            <w:rFonts w:ascii="Times New Roman" w:hAnsi="Times New Roman"/>
            <w:color w:val="000000" w:themeColor="text1"/>
            <w:sz w:val="24"/>
            <w:szCs w:val="24"/>
          </w:rPr>
          <w:delText>which</w:delText>
        </w:r>
        <w:r w:rsidR="00DF172D" w:rsidRPr="00636C9B" w:rsidDel="00FA3851">
          <w:rPr>
            <w:rFonts w:ascii="Times New Roman" w:hAnsi="Times New Roman"/>
            <w:color w:val="000000" w:themeColor="text1"/>
            <w:sz w:val="24"/>
            <w:szCs w:val="24"/>
          </w:rPr>
          <w:delText xml:space="preserve"> </w:delText>
        </w:r>
        <w:r w:rsidR="004264D7" w:rsidRPr="00636C9B" w:rsidDel="00FA3851">
          <w:rPr>
            <w:rFonts w:ascii="Times New Roman" w:hAnsi="Times New Roman"/>
            <w:color w:val="000000" w:themeColor="text1"/>
            <w:sz w:val="24"/>
            <w:szCs w:val="24"/>
          </w:rPr>
          <w:delText xml:space="preserve">allowed death rates to vary </w:delText>
        </w:r>
        <w:r w:rsidR="006D2E75" w:rsidDel="00FA3851">
          <w:rPr>
            <w:rFonts w:ascii="Times New Roman" w:hAnsi="Times New Roman"/>
            <w:color w:val="000000" w:themeColor="text1"/>
            <w:sz w:val="24"/>
            <w:szCs w:val="24"/>
          </w:rPr>
          <w:delText xml:space="preserve">over time as well as </w:delText>
        </w:r>
        <w:r w:rsidR="004264D7" w:rsidRPr="00636C9B" w:rsidDel="00FA3851">
          <w:rPr>
            <w:rFonts w:ascii="Times New Roman" w:hAnsi="Times New Roman"/>
            <w:color w:val="000000" w:themeColor="text1"/>
            <w:sz w:val="24"/>
            <w:szCs w:val="24"/>
          </w:rPr>
          <w:delText xml:space="preserve">by </w:delText>
        </w:r>
        <w:r w:rsidR="001B225E" w:rsidRPr="00636C9B" w:rsidDel="00FA3851">
          <w:rPr>
            <w:rFonts w:ascii="Times New Roman" w:hAnsi="Times New Roman"/>
            <w:color w:val="000000" w:themeColor="text1"/>
            <w:sz w:val="24"/>
            <w:szCs w:val="24"/>
          </w:rPr>
          <w:delText>a</w:delText>
        </w:r>
        <w:r w:rsidR="000545FB" w:rsidRPr="00636C9B" w:rsidDel="00FA3851">
          <w:rPr>
            <w:rFonts w:ascii="Times New Roman" w:hAnsi="Times New Roman"/>
            <w:color w:val="000000" w:themeColor="text1"/>
            <w:sz w:val="24"/>
            <w:szCs w:val="24"/>
          </w:rPr>
          <w:delText>ge group, sex, month</w:delText>
        </w:r>
        <w:r w:rsidR="001B225E" w:rsidRPr="00636C9B" w:rsidDel="00FA3851">
          <w:rPr>
            <w:rFonts w:ascii="Times New Roman" w:hAnsi="Times New Roman"/>
            <w:color w:val="000000" w:themeColor="text1"/>
            <w:sz w:val="24"/>
            <w:szCs w:val="24"/>
          </w:rPr>
          <w:delText>,</w:delText>
        </w:r>
        <w:r w:rsidR="008E3720" w:rsidRPr="00636C9B" w:rsidDel="00FA3851">
          <w:rPr>
            <w:rFonts w:ascii="Times New Roman" w:hAnsi="Times New Roman"/>
            <w:color w:val="000000" w:themeColor="text1"/>
            <w:sz w:val="24"/>
            <w:szCs w:val="24"/>
          </w:rPr>
          <w:delText xml:space="preserve"> </w:delText>
        </w:r>
        <w:r w:rsidR="008537D1" w:rsidRPr="00636C9B" w:rsidDel="00FA3851">
          <w:rPr>
            <w:rFonts w:ascii="Times New Roman" w:hAnsi="Times New Roman"/>
            <w:color w:val="000000" w:themeColor="text1"/>
            <w:sz w:val="24"/>
            <w:szCs w:val="24"/>
          </w:rPr>
          <w:delText>and temperature anomaly</w:delText>
        </w:r>
      </w:del>
      <w:ins w:id="201" w:author="Ezzati, Majid" w:date="2018-11-30T12:44:00Z">
        <w:del w:id="202" w:author="Parks, Robbie M" w:date="2018-12-05T11:39:00Z">
          <w:r w:rsidR="003D298F" w:rsidDel="00FA3851">
            <w:rPr>
              <w:rFonts w:ascii="Times New Roman" w:hAnsi="Times New Roman"/>
              <w:color w:val="000000" w:themeColor="text1"/>
              <w:sz w:val="24"/>
              <w:szCs w:val="24"/>
            </w:rPr>
            <w:delText xml:space="preserve"> </w:delText>
          </w:r>
        </w:del>
      </w:ins>
      <w:ins w:id="203" w:author="Ezzati, Majid" w:date="2018-11-30T12:36:00Z">
        <w:del w:id="204" w:author="Parks, Robbie M" w:date="2018-12-05T11:39:00Z">
          <w:r w:rsidR="003D298F" w:rsidDel="00FA3851">
            <w:rPr>
              <w:rFonts w:ascii="Times New Roman" w:hAnsi="Times New Roman"/>
              <w:color w:val="000000" w:themeColor="text1"/>
              <w:sz w:val="24"/>
              <w:szCs w:val="24"/>
            </w:rPr>
            <w:delText>also accounted for long-term trends</w:delText>
          </w:r>
        </w:del>
      </w:ins>
      <w:del w:id="205" w:author="Parks, Robbie M" w:date="2018-12-05T11:39:00Z">
        <w:r w:rsidR="0076378F" w:rsidRPr="00636C9B" w:rsidDel="00FA3851">
          <w:rPr>
            <w:rFonts w:ascii="Times New Roman" w:hAnsi="Times New Roman"/>
            <w:color w:val="000000" w:themeColor="text1"/>
            <w:sz w:val="24"/>
            <w:szCs w:val="24"/>
          </w:rPr>
          <w:delText>.</w:delText>
        </w:r>
        <w:r w:rsidR="00034AC0" w:rsidRPr="00636C9B" w:rsidDel="00FA3851">
          <w:rPr>
            <w:rFonts w:ascii="Times New Roman" w:hAnsi="Times New Roman"/>
            <w:color w:val="000000" w:themeColor="text1"/>
            <w:sz w:val="24"/>
            <w:szCs w:val="24"/>
          </w:rPr>
          <w:delText xml:space="preserve"> We used the </w:delText>
        </w:r>
        <w:r w:rsidR="006F0E88" w:rsidRPr="00636C9B" w:rsidDel="00FA3851">
          <w:rPr>
            <w:rFonts w:ascii="Times New Roman" w:hAnsi="Times New Roman"/>
            <w:color w:val="000000" w:themeColor="text1"/>
            <w:sz w:val="24"/>
            <w:szCs w:val="24"/>
          </w:rPr>
          <w:delText xml:space="preserve">posterior of the </w:delText>
        </w:r>
        <w:r w:rsidR="00034AC0" w:rsidRPr="00636C9B" w:rsidDel="00FA3851">
          <w:rPr>
            <w:rFonts w:ascii="Times New Roman" w:hAnsi="Times New Roman"/>
            <w:color w:val="000000" w:themeColor="text1"/>
            <w:sz w:val="24"/>
            <w:szCs w:val="24"/>
          </w:rPr>
          <w:delText>relative risk</w:delText>
        </w:r>
      </w:del>
      <w:ins w:id="206" w:author="Ezzati, Majid" w:date="2018-11-30T12:45:00Z">
        <w:del w:id="207" w:author="Parks, Robbie M" w:date="2018-12-05T11:39:00Z">
          <w:r w:rsidR="003D298F" w:rsidDel="00FA3851">
            <w:rPr>
              <w:rFonts w:ascii="Times New Roman" w:hAnsi="Times New Roman"/>
              <w:color w:val="000000" w:themeColor="text1"/>
              <w:sz w:val="24"/>
              <w:szCs w:val="24"/>
            </w:rPr>
            <w:delText xml:space="preserve">results of this model to calculate the </w:delText>
          </w:r>
        </w:del>
        <w:del w:id="208" w:author="Parks, Robbie M" w:date="2018-12-05T11:26:00Z">
          <w:r w:rsidR="003D298F" w:rsidDel="00187224">
            <w:rPr>
              <w:rFonts w:ascii="Times New Roman" w:hAnsi="Times New Roman"/>
              <w:color w:val="000000" w:themeColor="text1"/>
              <w:sz w:val="24"/>
              <w:szCs w:val="24"/>
            </w:rPr>
            <w:delText>number of</w:delText>
          </w:r>
        </w:del>
      </w:ins>
      <w:del w:id="209" w:author="Parks, Robbie M" w:date="2018-12-05T11:26:00Z">
        <w:r w:rsidR="00034AC0" w:rsidRPr="00636C9B" w:rsidDel="00187224">
          <w:rPr>
            <w:rFonts w:ascii="Times New Roman" w:hAnsi="Times New Roman"/>
            <w:color w:val="000000" w:themeColor="text1"/>
            <w:sz w:val="24"/>
            <w:szCs w:val="24"/>
          </w:rPr>
          <w:delText xml:space="preserve"> of temperature anomaly calculated</w:delText>
        </w:r>
        <w:r w:rsidR="00CE3F4F" w:rsidRPr="00636C9B" w:rsidDel="00187224">
          <w:rPr>
            <w:rFonts w:ascii="Times New Roman" w:hAnsi="Times New Roman"/>
            <w:color w:val="000000" w:themeColor="text1"/>
            <w:sz w:val="24"/>
            <w:szCs w:val="24"/>
          </w:rPr>
          <w:delText xml:space="preserve"> from the model to estimate </w:delText>
        </w:r>
        <w:r w:rsidR="00226B11" w:rsidRPr="00636C9B" w:rsidDel="00187224">
          <w:rPr>
            <w:rFonts w:ascii="Times New Roman" w:hAnsi="Times New Roman"/>
            <w:color w:val="000000" w:themeColor="text1"/>
            <w:sz w:val="24"/>
            <w:szCs w:val="24"/>
          </w:rPr>
          <w:delText xml:space="preserve">national </w:delText>
        </w:r>
        <w:commentRangeStart w:id="210"/>
        <w:commentRangeStart w:id="211"/>
        <w:commentRangeStart w:id="212"/>
        <w:r w:rsidR="00CE3F4F" w:rsidRPr="00636C9B" w:rsidDel="00187224">
          <w:rPr>
            <w:rFonts w:ascii="Times New Roman" w:hAnsi="Times New Roman"/>
            <w:color w:val="000000" w:themeColor="text1"/>
            <w:sz w:val="24"/>
            <w:szCs w:val="24"/>
          </w:rPr>
          <w:delText xml:space="preserve">additional </w:delText>
        </w:r>
        <w:commentRangeEnd w:id="210"/>
        <w:r w:rsidR="003D298F" w:rsidDel="00187224">
          <w:rPr>
            <w:rStyle w:val="CommentReference"/>
            <w:rFonts w:asciiTheme="minorHAnsi" w:eastAsiaTheme="minorHAnsi" w:hAnsiTheme="minorHAnsi" w:cstheme="minorBidi"/>
          </w:rPr>
          <w:commentReference w:id="210"/>
        </w:r>
        <w:commentRangeEnd w:id="211"/>
        <w:r w:rsidR="003D298F" w:rsidDel="00187224">
          <w:rPr>
            <w:rStyle w:val="CommentReference"/>
            <w:rFonts w:asciiTheme="minorHAnsi" w:eastAsiaTheme="minorHAnsi" w:hAnsiTheme="minorHAnsi" w:cstheme="minorBidi"/>
          </w:rPr>
          <w:commentReference w:id="211"/>
        </w:r>
        <w:commentRangeEnd w:id="212"/>
        <w:r w:rsidR="00625355" w:rsidDel="00187224">
          <w:rPr>
            <w:rStyle w:val="CommentReference"/>
            <w:rFonts w:asciiTheme="minorHAnsi" w:eastAsiaTheme="minorHAnsi" w:hAnsiTheme="minorHAnsi" w:cstheme="minorBidi"/>
          </w:rPr>
          <w:commentReference w:id="212"/>
        </w:r>
      </w:del>
      <w:del w:id="213" w:author="Parks, Robbie M" w:date="2018-12-05T11:39:00Z">
        <w:r w:rsidR="00CE3F4F" w:rsidRPr="00636C9B" w:rsidDel="00FA3851">
          <w:rPr>
            <w:rFonts w:ascii="Times New Roman" w:hAnsi="Times New Roman"/>
            <w:color w:val="000000" w:themeColor="text1"/>
            <w:sz w:val="24"/>
            <w:szCs w:val="24"/>
          </w:rPr>
          <w:delText xml:space="preserve">deaths </w:delText>
        </w:r>
        <w:r w:rsidR="000545FB" w:rsidRPr="00636C9B" w:rsidDel="00FA3851">
          <w:rPr>
            <w:rFonts w:ascii="Times New Roman" w:hAnsi="Times New Roman"/>
            <w:color w:val="000000" w:themeColor="text1"/>
            <w:sz w:val="24"/>
            <w:szCs w:val="24"/>
          </w:rPr>
          <w:delText xml:space="preserve">by </w:delText>
        </w:r>
        <w:commentRangeStart w:id="214"/>
        <w:commentRangeStart w:id="215"/>
        <w:r w:rsidR="001C2178" w:rsidDel="00FA3851">
          <w:rPr>
            <w:rFonts w:ascii="Times New Roman" w:hAnsi="Times New Roman"/>
            <w:color w:val="000000" w:themeColor="text1"/>
            <w:sz w:val="24"/>
            <w:szCs w:val="24"/>
          </w:rPr>
          <w:delText>type</w:delText>
        </w:r>
        <w:r w:rsidR="001C2178" w:rsidRPr="00636C9B" w:rsidDel="00FA3851">
          <w:rPr>
            <w:rFonts w:ascii="Times New Roman" w:hAnsi="Times New Roman"/>
            <w:color w:val="000000" w:themeColor="text1"/>
            <w:sz w:val="24"/>
            <w:szCs w:val="24"/>
          </w:rPr>
          <w:delText xml:space="preserve"> </w:delText>
        </w:r>
        <w:r w:rsidR="000545FB" w:rsidRPr="00636C9B" w:rsidDel="00FA3851">
          <w:rPr>
            <w:rFonts w:ascii="Times New Roman" w:hAnsi="Times New Roman"/>
            <w:color w:val="000000" w:themeColor="text1"/>
            <w:sz w:val="24"/>
            <w:szCs w:val="24"/>
          </w:rPr>
          <w:delText>of injury,</w:delText>
        </w:r>
        <w:r w:rsidR="00502DC7" w:rsidRPr="00636C9B" w:rsidDel="00FA3851">
          <w:rPr>
            <w:rFonts w:ascii="Times New Roman" w:hAnsi="Times New Roman"/>
            <w:color w:val="000000" w:themeColor="text1"/>
            <w:sz w:val="24"/>
            <w:szCs w:val="24"/>
          </w:rPr>
          <w:delText xml:space="preserve"> age group, sex and</w:delText>
        </w:r>
        <w:r w:rsidR="000545FB" w:rsidRPr="00636C9B" w:rsidDel="00FA3851">
          <w:rPr>
            <w:rFonts w:ascii="Times New Roman" w:hAnsi="Times New Roman"/>
            <w:color w:val="000000" w:themeColor="text1"/>
            <w:sz w:val="24"/>
            <w:szCs w:val="24"/>
          </w:rPr>
          <w:delText xml:space="preserve"> month</w:delText>
        </w:r>
        <w:commentRangeEnd w:id="214"/>
        <w:r w:rsidR="003D298F" w:rsidDel="00FA3851">
          <w:rPr>
            <w:rStyle w:val="CommentReference"/>
            <w:rFonts w:asciiTheme="minorHAnsi" w:eastAsiaTheme="minorHAnsi" w:hAnsiTheme="minorHAnsi" w:cstheme="minorBidi"/>
          </w:rPr>
          <w:commentReference w:id="214"/>
        </w:r>
        <w:commentRangeEnd w:id="215"/>
        <w:r w:rsidR="00781037" w:rsidDel="00FA3851">
          <w:rPr>
            <w:rStyle w:val="CommentReference"/>
            <w:rFonts w:asciiTheme="minorHAnsi" w:eastAsiaTheme="minorHAnsi" w:hAnsiTheme="minorHAnsi" w:cstheme="minorBidi"/>
          </w:rPr>
          <w:commentReference w:id="215"/>
        </w:r>
        <w:r w:rsidR="00A311CD" w:rsidRPr="00636C9B" w:rsidDel="00FA3851">
          <w:rPr>
            <w:rFonts w:ascii="Times New Roman" w:hAnsi="Times New Roman"/>
            <w:color w:val="000000" w:themeColor="text1"/>
            <w:sz w:val="24"/>
            <w:szCs w:val="24"/>
          </w:rPr>
          <w:delText xml:space="preserve">, </w:delText>
        </w:r>
        <w:commentRangeStart w:id="216"/>
        <w:r w:rsidR="00CE3F4F" w:rsidRPr="00636C9B" w:rsidDel="00FA3851">
          <w:rPr>
            <w:rFonts w:ascii="Times New Roman" w:hAnsi="Times New Roman"/>
            <w:color w:val="000000" w:themeColor="text1"/>
            <w:sz w:val="24"/>
            <w:szCs w:val="24"/>
          </w:rPr>
          <w:delText>from</w:delText>
        </w:r>
        <w:r w:rsidR="00034AC0" w:rsidRPr="00636C9B" w:rsidDel="00FA3851">
          <w:rPr>
            <w:rFonts w:ascii="Times New Roman" w:hAnsi="Times New Roman"/>
            <w:color w:val="000000" w:themeColor="text1"/>
            <w:sz w:val="24"/>
            <w:szCs w:val="24"/>
          </w:rPr>
          <w:delText xml:space="preserve"> a</w:delText>
        </w:r>
        <w:r w:rsidR="00657CEE" w:rsidDel="00FA3851">
          <w:rPr>
            <w:rFonts w:ascii="Times New Roman" w:hAnsi="Times New Roman"/>
            <w:color w:val="000000" w:themeColor="text1"/>
            <w:sz w:val="24"/>
            <w:szCs w:val="24"/>
          </w:rPr>
          <w:delText xml:space="preserve"> temperature anomaly</w:delText>
        </w:r>
        <w:r w:rsidR="00034AC0" w:rsidRPr="00636C9B" w:rsidDel="00FA3851">
          <w:rPr>
            <w:rFonts w:ascii="Times New Roman" w:hAnsi="Times New Roman"/>
            <w:color w:val="000000" w:themeColor="text1"/>
            <w:sz w:val="24"/>
            <w:szCs w:val="24"/>
          </w:rPr>
          <w:delText xml:space="preserve"> increase of 1</w:delText>
        </w:r>
        <w:r w:rsidR="006E6609" w:rsidRPr="00636C9B" w:rsidDel="00FA3851">
          <w:rPr>
            <w:rFonts w:ascii="Arial" w:eastAsia="Times New Roman" w:hAnsi="Arial" w:cs="Arial"/>
            <w:bCs/>
            <w:color w:val="222222"/>
            <w:sz w:val="24"/>
            <w:szCs w:val="24"/>
            <w:shd w:val="clear" w:color="auto" w:fill="FFFFFF"/>
            <w:lang w:eastAsia="en-GB"/>
          </w:rPr>
          <w:delText>°</w:delText>
        </w:r>
        <w:r w:rsidR="006E6609" w:rsidRPr="00636C9B" w:rsidDel="00FA3851">
          <w:rPr>
            <w:rFonts w:ascii="Times New Roman" w:hAnsi="Times New Roman"/>
            <w:color w:val="000000" w:themeColor="text1"/>
            <w:sz w:val="24"/>
            <w:szCs w:val="24"/>
          </w:rPr>
          <w:delText>C</w:delText>
        </w:r>
        <w:r w:rsidR="00CE3F4F" w:rsidRPr="00636C9B" w:rsidDel="00FA3851">
          <w:rPr>
            <w:rFonts w:ascii="Times New Roman" w:hAnsi="Times New Roman"/>
            <w:color w:val="000000" w:themeColor="text1"/>
            <w:sz w:val="24"/>
            <w:szCs w:val="24"/>
          </w:rPr>
          <w:delText xml:space="preserve"> </w:delText>
        </w:r>
        <w:commentRangeEnd w:id="216"/>
        <w:r w:rsidR="003D298F" w:rsidDel="00FA3851">
          <w:rPr>
            <w:rStyle w:val="CommentReference"/>
            <w:rFonts w:asciiTheme="minorHAnsi" w:eastAsiaTheme="minorHAnsi" w:hAnsiTheme="minorHAnsi" w:cstheme="minorBidi"/>
          </w:rPr>
          <w:commentReference w:id="216"/>
        </w:r>
        <w:r w:rsidR="00CE3F4F" w:rsidRPr="00636C9B" w:rsidDel="00FA3851">
          <w:rPr>
            <w:rFonts w:ascii="Times New Roman" w:hAnsi="Times New Roman"/>
            <w:color w:val="000000" w:themeColor="text1"/>
            <w:sz w:val="24"/>
            <w:szCs w:val="24"/>
          </w:rPr>
          <w:delText>across all months</w:delText>
        </w:r>
        <w:r w:rsidR="009B5522" w:rsidDel="00FA3851">
          <w:rPr>
            <w:rFonts w:ascii="Times New Roman" w:hAnsi="Times New Roman"/>
            <w:color w:val="000000" w:themeColor="text1"/>
            <w:sz w:val="24"/>
            <w:szCs w:val="24"/>
          </w:rPr>
          <w:delText xml:space="preserve"> for a 2016 population</w:delText>
        </w:r>
        <w:r w:rsidR="00CE3F4F" w:rsidRPr="00636C9B" w:rsidDel="00FA3851">
          <w:rPr>
            <w:rFonts w:ascii="Times New Roman" w:hAnsi="Times New Roman"/>
            <w:color w:val="000000" w:themeColor="text1"/>
            <w:sz w:val="24"/>
            <w:szCs w:val="24"/>
          </w:rPr>
          <w:delText>.</w:delText>
        </w:r>
      </w:del>
    </w:p>
    <w:p w14:paraId="3DBC398D" w14:textId="48D3C6DD" w:rsidR="00921D87" w:rsidDel="00FA3851" w:rsidRDefault="00921D87" w:rsidP="005B39FC">
      <w:pPr>
        <w:spacing w:after="0" w:line="480" w:lineRule="auto"/>
        <w:jc w:val="both"/>
        <w:rPr>
          <w:del w:id="217" w:author="Parks, Robbie M" w:date="2018-12-05T11:39:00Z"/>
          <w:rFonts w:ascii="Times New Roman" w:hAnsi="Times New Roman"/>
          <w:color w:val="000000" w:themeColor="text1"/>
          <w:sz w:val="24"/>
          <w:szCs w:val="24"/>
        </w:rPr>
      </w:pPr>
    </w:p>
    <w:p w14:paraId="2E737088" w14:textId="4099DBAA" w:rsidR="000210D1" w:rsidRPr="00636C9B" w:rsidDel="00FA3851" w:rsidRDefault="00D86E85" w:rsidP="00D76DF7">
      <w:pPr>
        <w:spacing w:after="0" w:line="480" w:lineRule="auto"/>
        <w:jc w:val="both"/>
        <w:outlineLvl w:val="0"/>
        <w:rPr>
          <w:del w:id="218" w:author="Parks, Robbie M" w:date="2018-12-05T11:39:00Z"/>
          <w:rFonts w:ascii="Times New Roman" w:hAnsi="Times New Roman"/>
          <w:i/>
          <w:color w:val="000000" w:themeColor="text1"/>
          <w:sz w:val="24"/>
          <w:szCs w:val="24"/>
        </w:rPr>
      </w:pPr>
      <w:del w:id="219" w:author="Parks, Robbie M" w:date="2018-12-05T11:39:00Z">
        <w:r w:rsidRPr="00636C9B" w:rsidDel="00FA3851">
          <w:rPr>
            <w:rFonts w:ascii="Times New Roman" w:hAnsi="Times New Roman"/>
            <w:i/>
            <w:color w:val="000000" w:themeColor="text1"/>
            <w:sz w:val="24"/>
            <w:szCs w:val="24"/>
          </w:rPr>
          <w:delText>Mortality d</w:delText>
        </w:r>
        <w:r w:rsidR="000210D1" w:rsidRPr="00636C9B" w:rsidDel="00FA3851">
          <w:rPr>
            <w:rFonts w:ascii="Times New Roman" w:hAnsi="Times New Roman"/>
            <w:i/>
            <w:color w:val="000000" w:themeColor="text1"/>
            <w:sz w:val="24"/>
            <w:szCs w:val="24"/>
          </w:rPr>
          <w:delText>ata</w:delText>
        </w:r>
      </w:del>
      <w:ins w:id="220" w:author="Ezzati, Majid" w:date="2018-11-30T14:24:00Z">
        <w:del w:id="221" w:author="Parks, Robbie M" w:date="2018-12-05T11:39:00Z">
          <w:r w:rsidR="00060054" w:rsidDel="00FA3851">
            <w:rPr>
              <w:rFonts w:ascii="Times New Roman" w:hAnsi="Times New Roman"/>
              <w:i/>
              <w:color w:val="000000" w:themeColor="text1"/>
              <w:sz w:val="24"/>
              <w:szCs w:val="24"/>
            </w:rPr>
            <w:delText>Data sources</w:delText>
          </w:r>
        </w:del>
      </w:ins>
    </w:p>
    <w:p w14:paraId="7E1402E9" w14:textId="0BAB1C62" w:rsidR="0001322E" w:rsidDel="00FA3851" w:rsidRDefault="000210D1" w:rsidP="00D76DF7">
      <w:pPr>
        <w:spacing w:after="0" w:line="480" w:lineRule="auto"/>
        <w:jc w:val="both"/>
        <w:rPr>
          <w:del w:id="222" w:author="Parks, Robbie M" w:date="2018-12-05T11:39:00Z"/>
          <w:rStyle w:val="apple-style-span"/>
          <w:rFonts w:ascii="Times New Roman" w:hAnsi="Times New Roman"/>
          <w:color w:val="000000" w:themeColor="text1"/>
          <w:sz w:val="24"/>
          <w:szCs w:val="24"/>
        </w:rPr>
      </w:pPr>
      <w:del w:id="223" w:author="Parks, Robbie M" w:date="2018-12-05T11:39:00Z">
        <w:r w:rsidRPr="00636C9B" w:rsidDel="00FA3851">
          <w:rPr>
            <w:rStyle w:val="apple-style-span"/>
            <w:rFonts w:ascii="Times New Roman" w:hAnsi="Times New Roman"/>
            <w:color w:val="000000" w:themeColor="text1"/>
            <w:sz w:val="24"/>
            <w:szCs w:val="24"/>
          </w:rPr>
          <w:delText xml:space="preserve">We </w:delText>
        </w:r>
        <w:r w:rsidR="006D2DB9" w:rsidRPr="00636C9B" w:rsidDel="00FA3851">
          <w:rPr>
            <w:rStyle w:val="apple-style-span"/>
            <w:rFonts w:ascii="Times New Roman" w:hAnsi="Times New Roman"/>
            <w:color w:val="000000" w:themeColor="text1"/>
            <w:sz w:val="24"/>
            <w:szCs w:val="24"/>
          </w:rPr>
          <w:delText>used</w:delText>
        </w:r>
        <w:r w:rsidR="00B75359" w:rsidRPr="00636C9B" w:rsidDel="00FA3851">
          <w:rPr>
            <w:rStyle w:val="apple-style-span"/>
            <w:rFonts w:ascii="Times New Roman" w:hAnsi="Times New Roman"/>
            <w:color w:val="000000" w:themeColor="text1"/>
            <w:sz w:val="24"/>
            <w:szCs w:val="24"/>
          </w:rPr>
          <w:delText xml:space="preserve"> </w:delText>
        </w:r>
        <w:r w:rsidR="008C56CB" w:rsidRPr="00636C9B" w:rsidDel="00FA3851">
          <w:rPr>
            <w:rStyle w:val="apple-style-span"/>
            <w:rFonts w:ascii="Times New Roman" w:hAnsi="Times New Roman"/>
            <w:color w:val="000000" w:themeColor="text1"/>
            <w:sz w:val="24"/>
            <w:szCs w:val="24"/>
          </w:rPr>
          <w:delText xml:space="preserve">data on </w:delText>
        </w:r>
        <w:r w:rsidR="00031324" w:rsidRPr="00636C9B" w:rsidDel="00FA3851">
          <w:rPr>
            <w:rStyle w:val="apple-style-span"/>
            <w:rFonts w:ascii="Times New Roman" w:hAnsi="Times New Roman"/>
            <w:color w:val="000000" w:themeColor="text1"/>
            <w:sz w:val="24"/>
            <w:szCs w:val="24"/>
          </w:rPr>
          <w:delText>deaths in the</w:delText>
        </w:r>
        <w:r w:rsidR="00DF278B" w:rsidRPr="00636C9B" w:rsidDel="00FA3851">
          <w:rPr>
            <w:rStyle w:val="apple-style-span"/>
            <w:rFonts w:ascii="Times New Roman" w:hAnsi="Times New Roman"/>
            <w:color w:val="000000" w:themeColor="text1"/>
            <w:sz w:val="24"/>
            <w:szCs w:val="24"/>
          </w:rPr>
          <w:delText xml:space="preserve"> contiguous</w:delText>
        </w:r>
        <w:r w:rsidR="00373ACD" w:rsidRPr="00636C9B" w:rsidDel="00FA3851">
          <w:rPr>
            <w:rStyle w:val="apple-style-span"/>
            <w:rFonts w:ascii="Times New Roman" w:hAnsi="Times New Roman"/>
            <w:color w:val="000000" w:themeColor="text1"/>
            <w:sz w:val="24"/>
            <w:szCs w:val="24"/>
          </w:rPr>
          <w:delText xml:space="preserve"> </w:delText>
        </w:r>
        <w:r w:rsidR="006C022C" w:rsidRPr="00636C9B" w:rsidDel="00FA3851">
          <w:rPr>
            <w:rStyle w:val="apple-style-span"/>
            <w:rFonts w:ascii="Times New Roman" w:hAnsi="Times New Roman"/>
            <w:color w:val="000000" w:themeColor="text1"/>
            <w:sz w:val="24"/>
            <w:szCs w:val="24"/>
          </w:rPr>
          <w:delText>USA</w:delText>
        </w:r>
        <w:r w:rsidR="00040054" w:rsidRPr="00636C9B" w:rsidDel="00FA3851">
          <w:rPr>
            <w:rStyle w:val="apple-style-span"/>
            <w:rFonts w:ascii="Times New Roman" w:hAnsi="Times New Roman"/>
            <w:color w:val="000000" w:themeColor="text1"/>
            <w:sz w:val="24"/>
            <w:szCs w:val="24"/>
          </w:rPr>
          <w:delText xml:space="preserve"> </w:delText>
        </w:r>
        <w:r w:rsidR="00031324" w:rsidRPr="00636C9B" w:rsidDel="00FA3851">
          <w:rPr>
            <w:rStyle w:val="apple-style-span"/>
            <w:rFonts w:ascii="Times New Roman" w:hAnsi="Times New Roman"/>
            <w:color w:val="000000" w:themeColor="text1"/>
            <w:sz w:val="24"/>
            <w:szCs w:val="24"/>
          </w:rPr>
          <w:delText>from 1980</w:delText>
        </w:r>
        <w:r w:rsidR="005B0A2B" w:rsidRPr="00636C9B" w:rsidDel="00FA3851">
          <w:rPr>
            <w:rStyle w:val="apple-style-span"/>
            <w:rFonts w:ascii="Times New Roman" w:hAnsi="Times New Roman"/>
            <w:color w:val="000000" w:themeColor="text1"/>
            <w:sz w:val="24"/>
            <w:szCs w:val="24"/>
          </w:rPr>
          <w:delText xml:space="preserve"> to 2016</w:delText>
        </w:r>
        <w:r w:rsidRPr="00636C9B" w:rsidDel="00FA3851">
          <w:rPr>
            <w:rStyle w:val="apple-style-span"/>
            <w:rFonts w:ascii="Times New Roman" w:hAnsi="Times New Roman"/>
            <w:color w:val="000000" w:themeColor="text1"/>
            <w:sz w:val="24"/>
            <w:szCs w:val="24"/>
          </w:rPr>
          <w:delText xml:space="preserve"> from the National Center for Health Statistics (NCHS)</w:delText>
        </w:r>
        <w:r w:rsidR="001C61A2" w:rsidRPr="00636C9B" w:rsidDel="00FA3851">
          <w:rPr>
            <w:rStyle w:val="apple-style-span"/>
            <w:rFonts w:ascii="Times New Roman" w:hAnsi="Times New Roman"/>
            <w:color w:val="000000" w:themeColor="text1"/>
            <w:sz w:val="24"/>
            <w:szCs w:val="24"/>
          </w:rPr>
          <w:delText xml:space="preserve"> (</w:delText>
        </w:r>
        <w:r w:rsidR="00501DC4" w:rsidRPr="00636C9B" w:rsidDel="00FA3851">
          <w:rPr>
            <w:rStyle w:val="apple-style-span"/>
            <w:rFonts w:ascii="Times New Roman" w:hAnsi="Times New Roman"/>
            <w:color w:val="000000" w:themeColor="text1"/>
            <w:sz w:val="24"/>
            <w:szCs w:val="24"/>
          </w:rPr>
          <w:delText>Table XX</w:delText>
        </w:r>
        <w:r w:rsidR="001C61A2" w:rsidRPr="00636C9B" w:rsidDel="00FA3851">
          <w:rPr>
            <w:rStyle w:val="apple-style-span"/>
            <w:rFonts w:ascii="Times New Roman" w:hAnsi="Times New Roman"/>
            <w:color w:val="000000" w:themeColor="text1"/>
            <w:sz w:val="24"/>
            <w:szCs w:val="24"/>
          </w:rPr>
          <w:delText>)</w:delText>
        </w:r>
        <w:r w:rsidRPr="00636C9B" w:rsidDel="00FA3851">
          <w:rPr>
            <w:rStyle w:val="apple-style-span"/>
            <w:rFonts w:ascii="Times New Roman" w:hAnsi="Times New Roman"/>
            <w:color w:val="000000" w:themeColor="text1"/>
            <w:sz w:val="24"/>
            <w:szCs w:val="24"/>
          </w:rPr>
          <w:delText>.</w:delText>
        </w:r>
        <w:r w:rsidR="00C5158E" w:rsidRPr="00636C9B" w:rsidDel="00FA3851">
          <w:rPr>
            <w:rStyle w:val="apple-style-span"/>
            <w:rFonts w:ascii="Times New Roman" w:hAnsi="Times New Roman"/>
            <w:color w:val="000000" w:themeColor="text1"/>
            <w:sz w:val="24"/>
            <w:szCs w:val="24"/>
          </w:rPr>
          <w:delText xml:space="preserve"> </w:delText>
        </w:r>
        <w:r w:rsidR="00100327" w:rsidRPr="00636C9B" w:rsidDel="00FA3851">
          <w:rPr>
            <w:rFonts w:ascii="Times New Roman" w:hAnsi="Times New Roman"/>
            <w:color w:val="000000" w:themeColor="text1"/>
            <w:sz w:val="24"/>
            <w:szCs w:val="24"/>
          </w:rPr>
          <w:delText xml:space="preserve">Age, sex, </w:delText>
        </w:r>
        <w:r w:rsidR="00CF41F8" w:rsidDel="00FA3851">
          <w:rPr>
            <w:rFonts w:ascii="Times New Roman" w:hAnsi="Times New Roman"/>
            <w:color w:val="000000" w:themeColor="text1"/>
            <w:sz w:val="24"/>
            <w:szCs w:val="24"/>
          </w:rPr>
          <w:delText>location (</w:delText>
        </w:r>
        <w:r w:rsidR="00100327" w:rsidRPr="00636C9B" w:rsidDel="00FA3851">
          <w:rPr>
            <w:rFonts w:ascii="Times New Roman" w:hAnsi="Times New Roman"/>
            <w:color w:val="000000" w:themeColor="text1"/>
            <w:sz w:val="24"/>
            <w:szCs w:val="24"/>
          </w:rPr>
          <w:delText>state</w:delText>
        </w:r>
        <w:r w:rsidR="00CF41F8" w:rsidDel="00FA3851">
          <w:rPr>
            <w:rFonts w:ascii="Times New Roman" w:hAnsi="Times New Roman"/>
            <w:color w:val="000000" w:themeColor="text1"/>
            <w:sz w:val="24"/>
            <w:szCs w:val="24"/>
          </w:rPr>
          <w:delText>)</w:delText>
        </w:r>
        <w:r w:rsidR="00100327" w:rsidRPr="00636C9B" w:rsidDel="00FA3851">
          <w:rPr>
            <w:rFonts w:ascii="Times New Roman" w:hAnsi="Times New Roman"/>
            <w:color w:val="000000" w:themeColor="text1"/>
            <w:sz w:val="24"/>
            <w:szCs w:val="24"/>
          </w:rPr>
          <w:delText xml:space="preserve"> of residence, month of death and medical cause of death were available for each record. </w:delText>
        </w:r>
        <w:r w:rsidR="00B20CE8" w:rsidRPr="00636C9B" w:rsidDel="00FA3851">
          <w:rPr>
            <w:rFonts w:ascii="Times New Roman" w:hAnsi="Times New Roman"/>
            <w:color w:val="000000" w:themeColor="text1"/>
            <w:sz w:val="24"/>
            <w:szCs w:val="24"/>
          </w:rPr>
          <w:delText xml:space="preserve">The underlying </w:delText>
        </w:r>
        <w:r w:rsidR="00367067" w:rsidRPr="00636C9B" w:rsidDel="00FA3851">
          <w:rPr>
            <w:rFonts w:ascii="Times New Roman" w:hAnsi="Times New Roman"/>
            <w:color w:val="000000" w:themeColor="text1"/>
            <w:sz w:val="24"/>
            <w:szCs w:val="24"/>
          </w:rPr>
          <w:delText xml:space="preserve">cause of death </w:delText>
        </w:r>
        <w:r w:rsidR="008539F0" w:rsidRPr="00636C9B" w:rsidDel="00FA3851">
          <w:rPr>
            <w:rFonts w:ascii="Times New Roman" w:hAnsi="Times New Roman"/>
            <w:color w:val="000000" w:themeColor="text1"/>
            <w:sz w:val="24"/>
            <w:szCs w:val="24"/>
          </w:rPr>
          <w:delText>was coded according to the international classification of diseases (ICD) system (9th revision of ICD from 1980 to 1998 and 10th revision of ICD thereafter).</w:delText>
        </w:r>
        <w:r w:rsidR="001273EA" w:rsidRPr="00636C9B" w:rsidDel="00FA3851">
          <w:rPr>
            <w:rFonts w:ascii="Times New Roman" w:hAnsi="Times New Roman"/>
            <w:color w:val="000000" w:themeColor="text1"/>
            <w:sz w:val="24"/>
            <w:szCs w:val="24"/>
          </w:rPr>
          <w:delText xml:space="preserve"> </w:delText>
        </w:r>
        <w:r w:rsidR="00987F8E" w:rsidRPr="00636C9B" w:rsidDel="00FA3851">
          <w:rPr>
            <w:rFonts w:ascii="Times New Roman" w:hAnsi="Times New Roman"/>
            <w:color w:val="000000" w:themeColor="text1"/>
            <w:sz w:val="24"/>
            <w:szCs w:val="24"/>
          </w:rPr>
          <w:delText xml:space="preserve">The 4.4 million </w:delText>
        </w:r>
        <w:r w:rsidR="00987F8E"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 xml:space="preserve">njury deaths </w:delText>
        </w:r>
        <w:r w:rsidR="004B66E9" w:rsidDel="00FA3851">
          <w:rPr>
            <w:rStyle w:val="apple-style-span"/>
            <w:rFonts w:ascii="Times New Roman" w:hAnsi="Times New Roman"/>
            <w:color w:val="000000" w:themeColor="text1"/>
            <w:sz w:val="24"/>
            <w:szCs w:val="24"/>
          </w:rPr>
          <w:delText>fell into</w:delText>
        </w:r>
        <w:r w:rsidR="00D22A57" w:rsidRPr="00636C9B" w:rsidDel="00FA3851">
          <w:rPr>
            <w:rStyle w:val="apple-style-span"/>
            <w:rFonts w:ascii="Times New Roman" w:hAnsi="Times New Roman"/>
            <w:color w:val="000000" w:themeColor="text1"/>
            <w:sz w:val="24"/>
            <w:szCs w:val="24"/>
          </w:rPr>
          <w:delText xml:space="preserve"> </w:delText>
        </w:r>
        <w:r w:rsidR="00AE2912" w:rsidDel="00FA3851">
          <w:rPr>
            <w:rStyle w:val="apple-style-span"/>
            <w:rFonts w:ascii="Times New Roman" w:hAnsi="Times New Roman"/>
            <w:color w:val="000000" w:themeColor="text1"/>
            <w:sz w:val="24"/>
            <w:szCs w:val="24"/>
          </w:rPr>
          <w:delText>six</w:delText>
        </w:r>
        <w:r w:rsidR="00AE2912" w:rsidRPr="00636C9B"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categories: transport, f</w:delText>
        </w:r>
        <w:r w:rsidR="00100327" w:rsidRPr="00636C9B" w:rsidDel="00FA3851">
          <w:rPr>
            <w:rStyle w:val="apple-style-span"/>
            <w:rFonts w:ascii="Times New Roman" w:hAnsi="Times New Roman"/>
            <w:color w:val="000000" w:themeColor="text1"/>
            <w:sz w:val="24"/>
            <w:szCs w:val="24"/>
          </w:rPr>
          <w:delText xml:space="preserve">alls, </w:delText>
        </w:r>
        <w:r w:rsidR="00D22A57" w:rsidRPr="00636C9B" w:rsidDel="00FA3851">
          <w:rPr>
            <w:rStyle w:val="apple-style-span"/>
            <w:rFonts w:ascii="Times New Roman" w:hAnsi="Times New Roman"/>
            <w:color w:val="000000" w:themeColor="text1"/>
            <w:sz w:val="24"/>
            <w:szCs w:val="24"/>
          </w:rPr>
          <w:delText>drownings, assault</w:delText>
        </w:r>
        <w:r w:rsidR="00AE2912"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ntentional self-harm</w:delText>
        </w:r>
        <w:r w:rsidR="00AE2912" w:rsidDel="00FA3851">
          <w:rPr>
            <w:rStyle w:val="apple-style-span"/>
            <w:rFonts w:ascii="Times New Roman" w:hAnsi="Times New Roman"/>
            <w:color w:val="000000" w:themeColor="text1"/>
            <w:sz w:val="24"/>
            <w:szCs w:val="24"/>
          </w:rPr>
          <w:delText xml:space="preserve"> and other</w:delText>
        </w:r>
        <w:r w:rsidR="00273273" w:rsidDel="00FA3851">
          <w:rPr>
            <w:rStyle w:val="apple-style-span"/>
            <w:rFonts w:ascii="Times New Roman" w:hAnsi="Times New Roman"/>
            <w:color w:val="000000" w:themeColor="text1"/>
            <w:sz w:val="24"/>
            <w:szCs w:val="24"/>
          </w:rPr>
          <w:delText xml:space="preserve"> unintentional injuries</w:delText>
        </w:r>
        <w:r w:rsidR="00100327" w:rsidRPr="00636C9B"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We report the results of all but other unintentional injuries</w:delText>
        </w:r>
      </w:del>
      <w:ins w:id="224" w:author="Ezzati, Majid" w:date="2018-11-30T14:25:00Z">
        <w:del w:id="225" w:author="Parks, Robbie M" w:date="2018-12-05T11:39:00Z">
          <w:r w:rsidR="00060054" w:rsidDel="00FA3851">
            <w:rPr>
              <w:rStyle w:val="apple-style-span"/>
              <w:rFonts w:ascii="Times New Roman" w:hAnsi="Times New Roman"/>
              <w:color w:val="000000" w:themeColor="text1"/>
              <w:sz w:val="24"/>
              <w:szCs w:val="24"/>
            </w:rPr>
            <w:delText xml:space="preserve"> (</w:delText>
          </w:r>
          <w:commentRangeStart w:id="226"/>
          <w:r w:rsidR="00060054" w:rsidDel="00FA3851">
            <w:rPr>
              <w:rStyle w:val="apple-style-span"/>
              <w:rFonts w:ascii="Times New Roman" w:hAnsi="Times New Roman"/>
              <w:color w:val="000000" w:themeColor="text1"/>
              <w:sz w:val="24"/>
              <w:szCs w:val="24"/>
            </w:rPr>
            <w:delText>XX</w:delText>
          </w:r>
        </w:del>
      </w:ins>
      <w:commentRangeEnd w:id="226"/>
      <w:ins w:id="227" w:author="Ezzati, Majid" w:date="2018-11-30T14:26:00Z">
        <w:del w:id="228" w:author="Parks, Robbie M" w:date="2018-12-05T11:39:00Z">
          <w:r w:rsidR="00060054" w:rsidDel="00FA3851">
            <w:rPr>
              <w:rStyle w:val="CommentReference"/>
              <w:rFonts w:asciiTheme="minorHAnsi" w:eastAsiaTheme="minorHAnsi" w:hAnsiTheme="minorHAnsi" w:cstheme="minorBidi"/>
            </w:rPr>
            <w:commentReference w:id="226"/>
          </w:r>
        </w:del>
      </w:ins>
      <w:ins w:id="229" w:author="Ezzati, Majid" w:date="2018-11-30T14:25:00Z">
        <w:del w:id="230" w:author="Parks, Robbie M" w:date="2018-12-05T11:39:00Z">
          <w:r w:rsidR="00060054" w:rsidDel="00FA3851">
            <w:rPr>
              <w:rStyle w:val="apple-style-span"/>
              <w:rFonts w:ascii="Times New Roman" w:hAnsi="Times New Roman"/>
              <w:color w:val="000000" w:themeColor="text1"/>
              <w:sz w:val="24"/>
              <w:szCs w:val="24"/>
            </w:rPr>
            <w:delText xml:space="preserve"> deaths)</w:delText>
          </w:r>
        </w:del>
      </w:ins>
      <w:del w:id="231" w:author="Parks, Robbie M" w:date="2018-12-05T11:39:00Z">
        <w:r w:rsidR="00C91784"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as no coherent relationship between deaths of this type and temperature were evident, nor were the absolute numbers of additional deaths of a magnitude comparable with the other injury types</w:delText>
        </w:r>
      </w:del>
      <w:ins w:id="232" w:author="Ezzati, Majid" w:date="2018-11-30T14:26:00Z">
        <w:del w:id="233" w:author="Parks, Robbie M" w:date="2018-12-05T11:39:00Z">
          <w:r w:rsidR="00060054" w:rsidDel="00FA3851">
            <w:rPr>
              <w:rStyle w:val="apple-style-span"/>
              <w:rFonts w:ascii="Times New Roman" w:hAnsi="Times New Roman"/>
              <w:color w:val="000000" w:themeColor="text1"/>
              <w:sz w:val="24"/>
              <w:szCs w:val="24"/>
            </w:rPr>
            <w:delText>because the composition of these deaths varies by sex, age group, state and time</w:delText>
          </w:r>
        </w:del>
      </w:ins>
      <w:del w:id="234" w:author="Parks, Robbie M" w:date="2018-12-05T11:39:00Z">
        <w:r w:rsidR="0089689A" w:rsidDel="00FA3851">
          <w:rPr>
            <w:rStyle w:val="apple-style-span"/>
            <w:rFonts w:ascii="Times New Roman" w:hAnsi="Times New Roman"/>
            <w:color w:val="000000" w:themeColor="text1"/>
            <w:sz w:val="24"/>
            <w:szCs w:val="24"/>
          </w:rPr>
          <w:delText>.</w:delText>
        </w:r>
      </w:del>
    </w:p>
    <w:p w14:paraId="1FA1566D" w14:textId="3E6C8962" w:rsidR="0001322E" w:rsidDel="00FA3851" w:rsidRDefault="0001322E" w:rsidP="00D76DF7">
      <w:pPr>
        <w:spacing w:after="0" w:line="480" w:lineRule="auto"/>
        <w:jc w:val="both"/>
        <w:rPr>
          <w:del w:id="235" w:author="Parks, Robbie M" w:date="2018-12-05T11:39:00Z"/>
          <w:rStyle w:val="apple-style-span"/>
          <w:rFonts w:ascii="Times New Roman" w:hAnsi="Times New Roman"/>
          <w:color w:val="000000" w:themeColor="text1"/>
          <w:sz w:val="24"/>
          <w:szCs w:val="24"/>
        </w:rPr>
      </w:pPr>
    </w:p>
    <w:p w14:paraId="1DB0D957" w14:textId="440B0AAC" w:rsidR="000210D1" w:rsidRPr="00636C9B" w:rsidDel="00FA3851" w:rsidRDefault="00987F8E" w:rsidP="00D76DF7">
      <w:pPr>
        <w:spacing w:after="0" w:line="480" w:lineRule="auto"/>
        <w:jc w:val="both"/>
        <w:rPr>
          <w:del w:id="236" w:author="Parks, Robbie M" w:date="2018-12-05T11:39:00Z"/>
          <w:rFonts w:ascii="Times New Roman" w:hAnsi="Times New Roman"/>
          <w:color w:val="000000" w:themeColor="text1"/>
          <w:sz w:val="24"/>
          <w:szCs w:val="24"/>
        </w:rPr>
      </w:pPr>
      <w:commentRangeStart w:id="237"/>
      <w:del w:id="238" w:author="Parks, Robbie M" w:date="2018-12-05T11:39:00Z">
        <w:r w:rsidRPr="00636C9B" w:rsidDel="00FA3851">
          <w:rPr>
            <w:rFonts w:ascii="Times New Roman" w:hAnsi="Times New Roman"/>
            <w:color w:val="000000" w:themeColor="text1"/>
            <w:sz w:val="24"/>
            <w:szCs w:val="24"/>
          </w:rPr>
          <w:delText xml:space="preserve">Injuries accounted for 8% of all deaths in the USA in 1980 and 7.3% in 2016. </w:delText>
        </w:r>
        <w:commentRangeEnd w:id="237"/>
        <w:r w:rsidR="00060054" w:rsidDel="00FA3851">
          <w:rPr>
            <w:rStyle w:val="CommentReference"/>
            <w:rFonts w:asciiTheme="minorHAnsi" w:eastAsiaTheme="minorHAnsi" w:hAnsiTheme="minorHAnsi" w:cstheme="minorBidi"/>
          </w:rPr>
          <w:commentReference w:id="237"/>
        </w:r>
        <w:r w:rsidR="000210D1" w:rsidRPr="00636C9B" w:rsidDel="00FA3851">
          <w:rPr>
            <w:rFonts w:ascii="Times New Roman" w:hAnsi="Times New Roman"/>
            <w:color w:val="000000" w:themeColor="text1"/>
            <w:sz w:val="24"/>
            <w:szCs w:val="24"/>
          </w:rPr>
          <w:delText>Yearly population counts were avai</w:delText>
        </w:r>
        <w:r w:rsidR="00897C3E" w:rsidRPr="00636C9B" w:rsidDel="00FA3851">
          <w:rPr>
            <w:rFonts w:ascii="Times New Roman" w:hAnsi="Times New Roman"/>
            <w:color w:val="000000" w:themeColor="text1"/>
            <w:sz w:val="24"/>
            <w:szCs w:val="24"/>
          </w:rPr>
          <w:delText>lable from NCHS for 1990 to 2016</w:delText>
        </w:r>
        <w:r w:rsidR="000210D1" w:rsidRPr="00636C9B" w:rsidDel="00FA3851">
          <w:rPr>
            <w:rFonts w:ascii="Times New Roman" w:hAnsi="Times New Roman"/>
            <w:color w:val="000000" w:themeColor="text1"/>
            <w:sz w:val="24"/>
            <w:szCs w:val="24"/>
          </w:rPr>
          <w:delText xml:space="preserve"> and from the US Census Bureau prior to 1990.</w:delText>
        </w:r>
        <w:r w:rsidR="002554A9"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delInstrText>
        </w:r>
        <w:r w:rsidR="002554A9"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16</w:delText>
        </w:r>
        <w:r w:rsidR="002554A9" w:rsidRPr="00636C9B" w:rsidDel="00FA3851">
          <w:rPr>
            <w:rFonts w:ascii="Times New Roman" w:hAnsi="Times New Roman"/>
            <w:color w:val="000000" w:themeColor="text1"/>
            <w:sz w:val="24"/>
            <w:szCs w:val="24"/>
          </w:rPr>
          <w:fldChar w:fldCharType="end"/>
        </w:r>
        <w:r w:rsidR="002554A9" w:rsidRPr="00636C9B" w:rsidDel="00FA3851">
          <w:rPr>
            <w:rFonts w:ascii="Times New Roman" w:hAnsi="Times New Roman"/>
            <w:color w:val="000000" w:themeColor="text1"/>
            <w:sz w:val="24"/>
            <w:szCs w:val="24"/>
          </w:rPr>
          <w:delText xml:space="preserve"> </w:delText>
        </w:r>
        <w:r w:rsidR="00FF4470" w:rsidRPr="00636C9B" w:rsidDel="00FA3851">
          <w:rPr>
            <w:rFonts w:ascii="Times New Roman" w:hAnsi="Times New Roman"/>
            <w:color w:val="000000" w:themeColor="text1"/>
            <w:sz w:val="24"/>
            <w:szCs w:val="24"/>
          </w:rPr>
          <w:delText>We calculated monthly population counts through linear interpolation, assigning each yearly count to July.</w:delText>
        </w:r>
        <w:r w:rsidR="00085345" w:rsidRPr="00636C9B" w:rsidDel="00FA3851">
          <w:rPr>
            <w:rFonts w:ascii="Times New Roman" w:hAnsi="Times New Roman"/>
            <w:color w:val="000000" w:themeColor="text1"/>
            <w:sz w:val="24"/>
            <w:szCs w:val="24"/>
          </w:rPr>
          <w:delText xml:space="preserve"> </w:delText>
        </w:r>
      </w:del>
    </w:p>
    <w:p w14:paraId="248EA078" w14:textId="76A54937" w:rsidR="000210D1" w:rsidRPr="00636C9B" w:rsidDel="00FA3851" w:rsidRDefault="000210D1" w:rsidP="00D76DF7">
      <w:pPr>
        <w:spacing w:after="0" w:line="480" w:lineRule="auto"/>
        <w:jc w:val="both"/>
        <w:rPr>
          <w:del w:id="239" w:author="Parks, Robbie M" w:date="2018-12-05T11:39:00Z"/>
          <w:rFonts w:ascii="Times New Roman" w:hAnsi="Times New Roman"/>
          <w:color w:val="000000" w:themeColor="text1"/>
          <w:sz w:val="24"/>
          <w:szCs w:val="24"/>
        </w:rPr>
      </w:pPr>
    </w:p>
    <w:p w14:paraId="7FE02240" w14:textId="203C1A81" w:rsidR="00B373B7" w:rsidRPr="00636C9B" w:rsidDel="00FA3851" w:rsidRDefault="00A30264" w:rsidP="00D76DF7">
      <w:pPr>
        <w:spacing w:after="0" w:line="480" w:lineRule="auto"/>
        <w:jc w:val="both"/>
        <w:rPr>
          <w:del w:id="240" w:author="Parks, Robbie M" w:date="2018-12-05T11:39:00Z"/>
          <w:rFonts w:ascii="Times New Roman" w:hAnsi="Times New Roman"/>
          <w:color w:val="000000" w:themeColor="text1"/>
          <w:sz w:val="24"/>
          <w:szCs w:val="24"/>
        </w:rPr>
      </w:pPr>
      <w:commentRangeStart w:id="241"/>
      <w:del w:id="242" w:author="Parks, Robbie M" w:date="2018-12-05T11:39:00Z">
        <w:r w:rsidDel="00FA3851">
          <w:rPr>
            <w:rFonts w:ascii="Times New Roman" w:hAnsi="Times New Roman"/>
            <w:color w:val="000000" w:themeColor="text1"/>
            <w:sz w:val="24"/>
            <w:szCs w:val="24"/>
          </w:rPr>
          <w:delText>Death counts were aggregated</w:delText>
        </w:r>
        <w:r w:rsidR="00885DE5" w:rsidRPr="00636C9B" w:rsidDel="00FA3851">
          <w:rPr>
            <w:rFonts w:ascii="Times New Roman" w:hAnsi="Times New Roman"/>
            <w:color w:val="000000" w:themeColor="text1"/>
            <w:sz w:val="24"/>
            <w:szCs w:val="24"/>
          </w:rPr>
          <w:delText xml:space="preserve"> </w:delText>
        </w:r>
        <w:r w:rsidR="00BF7A75" w:rsidRPr="00636C9B" w:rsidDel="00FA3851">
          <w:rPr>
            <w:rFonts w:ascii="Times New Roman" w:hAnsi="Times New Roman"/>
            <w:color w:val="000000" w:themeColor="text1"/>
            <w:sz w:val="24"/>
            <w:szCs w:val="24"/>
          </w:rPr>
          <w:delText>by age</w:delText>
        </w:r>
        <w:r w:rsidR="00987F8E" w:rsidRPr="00636C9B" w:rsidDel="00FA3851">
          <w:rPr>
            <w:rFonts w:ascii="Times New Roman" w:hAnsi="Times New Roman"/>
            <w:color w:val="000000" w:themeColor="text1"/>
            <w:sz w:val="24"/>
            <w:szCs w:val="24"/>
          </w:rPr>
          <w:delText xml:space="preserve"> group (0-4, 5-14, 15-24, 25-34, 35-44, 45-54, 55-64, 65-74, 75-84, 85+ years)</w:delText>
        </w:r>
        <w:r w:rsidR="00BF7A75" w:rsidRPr="00636C9B" w:rsidDel="00FA3851">
          <w:rPr>
            <w:rFonts w:ascii="Times New Roman" w:hAnsi="Times New Roman"/>
            <w:color w:val="000000" w:themeColor="text1"/>
            <w:sz w:val="24"/>
            <w:szCs w:val="24"/>
          </w:rPr>
          <w:delText xml:space="preserve">, sex, state and </w:delText>
        </w:r>
        <w:r w:rsidR="006761AB" w:rsidDel="00FA3851">
          <w:rPr>
            <w:rFonts w:ascii="Times New Roman" w:hAnsi="Times New Roman"/>
            <w:color w:val="000000" w:themeColor="text1"/>
            <w:sz w:val="24"/>
            <w:szCs w:val="24"/>
          </w:rPr>
          <w:delText>type</w:delText>
        </w:r>
        <w:r w:rsidR="006761AB" w:rsidRPr="00636C9B" w:rsidDel="00FA3851">
          <w:rPr>
            <w:rFonts w:ascii="Times New Roman" w:hAnsi="Times New Roman"/>
            <w:color w:val="000000" w:themeColor="text1"/>
            <w:sz w:val="24"/>
            <w:szCs w:val="24"/>
          </w:rPr>
          <w:delText xml:space="preserve"> </w:delText>
        </w:r>
        <w:r w:rsidR="008433DD" w:rsidRPr="00636C9B" w:rsidDel="00FA3851">
          <w:rPr>
            <w:rFonts w:ascii="Times New Roman" w:hAnsi="Times New Roman"/>
            <w:color w:val="000000" w:themeColor="text1"/>
            <w:sz w:val="24"/>
            <w:szCs w:val="24"/>
          </w:rPr>
          <w:delText>of injury</w:delText>
        </w:r>
        <w:r w:rsidR="00BA7AAF" w:rsidRPr="00636C9B" w:rsidDel="00FA3851">
          <w:rPr>
            <w:rFonts w:ascii="Times New Roman" w:hAnsi="Times New Roman"/>
            <w:color w:val="000000" w:themeColor="text1"/>
            <w:sz w:val="24"/>
            <w:szCs w:val="24"/>
          </w:rPr>
          <w:delText>.</w:delText>
        </w:r>
        <w:commentRangeEnd w:id="241"/>
        <w:r w:rsidR="0065185D" w:rsidDel="00FA3851">
          <w:rPr>
            <w:rStyle w:val="CommentReference"/>
            <w:rFonts w:asciiTheme="minorHAnsi" w:eastAsiaTheme="minorHAnsi" w:hAnsiTheme="minorHAnsi" w:cstheme="minorBidi"/>
          </w:rPr>
          <w:commentReference w:id="241"/>
        </w:r>
        <w:r w:rsidR="00885DE5" w:rsidRPr="00636C9B" w:rsidDel="00FA3851">
          <w:rPr>
            <w:rFonts w:ascii="Times New Roman" w:hAnsi="Times New Roman"/>
            <w:color w:val="000000" w:themeColor="text1"/>
            <w:sz w:val="24"/>
            <w:szCs w:val="24"/>
          </w:rPr>
          <w:delText xml:space="preserve"> </w:delText>
        </w:r>
        <w:commentRangeStart w:id="243"/>
        <w:r w:rsidDel="00FA3851">
          <w:rPr>
            <w:rFonts w:ascii="Times New Roman" w:hAnsi="Times New Roman"/>
            <w:color w:val="000000" w:themeColor="text1"/>
            <w:sz w:val="24"/>
            <w:szCs w:val="24"/>
          </w:rPr>
          <w:delText xml:space="preserve">We </w:delText>
        </w:r>
        <w:commentRangeStart w:id="244"/>
        <w:commentRangeStart w:id="245"/>
        <w:commentRangeStart w:id="246"/>
        <w:r w:rsidR="00885DE5" w:rsidRPr="00636C9B" w:rsidDel="00FA3851">
          <w:rPr>
            <w:rFonts w:ascii="Times New Roman" w:hAnsi="Times New Roman"/>
            <w:color w:val="000000" w:themeColor="text1"/>
            <w:sz w:val="24"/>
            <w:szCs w:val="24"/>
          </w:rPr>
          <w:delText xml:space="preserve">accounted for varying length of months by multiplying each month’s death count by a factor that </w:delText>
        </w:r>
        <w:r w:rsidR="00322FC6" w:rsidDel="00FA3851">
          <w:rPr>
            <w:rFonts w:ascii="Times New Roman" w:hAnsi="Times New Roman"/>
            <w:color w:val="000000" w:themeColor="text1"/>
            <w:sz w:val="24"/>
            <w:szCs w:val="24"/>
          </w:rPr>
          <w:delText>made</w:delText>
        </w:r>
        <w:r w:rsidR="00885DE5" w:rsidRPr="00636C9B" w:rsidDel="00FA3851">
          <w:rPr>
            <w:rFonts w:ascii="Times New Roman" w:hAnsi="Times New Roman"/>
            <w:color w:val="000000" w:themeColor="text1"/>
            <w:sz w:val="24"/>
            <w:szCs w:val="24"/>
          </w:rPr>
          <w:delText xml:space="preserve"> it equivalent to a 31-day month.</w:delText>
        </w:r>
        <w:commentRangeEnd w:id="244"/>
        <w:r w:rsidDel="00FA3851">
          <w:rPr>
            <w:rStyle w:val="CommentReference"/>
            <w:rFonts w:asciiTheme="minorHAnsi" w:eastAsiaTheme="minorHAnsi" w:hAnsiTheme="minorHAnsi" w:cstheme="minorBidi"/>
          </w:rPr>
          <w:commentReference w:id="244"/>
        </w:r>
        <w:commentRangeEnd w:id="245"/>
        <w:r w:rsidR="00DD06A5" w:rsidDel="00FA3851">
          <w:rPr>
            <w:rStyle w:val="CommentReference"/>
            <w:rFonts w:asciiTheme="minorHAnsi" w:eastAsiaTheme="minorHAnsi" w:hAnsiTheme="minorHAnsi" w:cstheme="minorBidi"/>
          </w:rPr>
          <w:commentReference w:id="245"/>
        </w:r>
        <w:commentRangeEnd w:id="243"/>
        <w:commentRangeEnd w:id="246"/>
        <w:r w:rsidR="0065185D" w:rsidDel="00FA3851">
          <w:rPr>
            <w:rStyle w:val="CommentReference"/>
            <w:rFonts w:asciiTheme="minorHAnsi" w:eastAsiaTheme="minorHAnsi" w:hAnsiTheme="minorHAnsi" w:cstheme="minorBidi"/>
          </w:rPr>
          <w:commentReference w:id="246"/>
        </w:r>
        <w:r w:rsidR="0065185D" w:rsidDel="00FA3851">
          <w:rPr>
            <w:rStyle w:val="CommentReference"/>
            <w:rFonts w:asciiTheme="minorHAnsi" w:eastAsiaTheme="minorHAnsi" w:hAnsiTheme="minorHAnsi" w:cstheme="minorBidi"/>
          </w:rPr>
          <w:commentReference w:id="243"/>
        </w:r>
      </w:del>
    </w:p>
    <w:p w14:paraId="72FF36DE" w14:textId="3CD197B6" w:rsidR="00885DE5" w:rsidRPr="00636C9B" w:rsidDel="00FA3851" w:rsidRDefault="00885DE5" w:rsidP="00D76DF7">
      <w:pPr>
        <w:spacing w:after="0" w:line="480" w:lineRule="auto"/>
        <w:jc w:val="both"/>
        <w:rPr>
          <w:del w:id="247" w:author="Parks, Robbie M" w:date="2018-12-05T11:39:00Z"/>
          <w:rFonts w:ascii="Times New Roman" w:hAnsi="Times New Roman"/>
          <w:color w:val="000000" w:themeColor="text1"/>
          <w:sz w:val="24"/>
          <w:szCs w:val="24"/>
        </w:rPr>
      </w:pPr>
    </w:p>
    <w:p w14:paraId="67192B5E" w14:textId="135AFB53" w:rsidR="000210D1" w:rsidRPr="00636C9B" w:rsidDel="00FA3851" w:rsidRDefault="003530D4" w:rsidP="00D76DF7">
      <w:pPr>
        <w:spacing w:after="0" w:line="480" w:lineRule="auto"/>
        <w:jc w:val="both"/>
        <w:outlineLvl w:val="0"/>
        <w:rPr>
          <w:del w:id="248" w:author="Parks, Robbie M" w:date="2018-12-05T11:39:00Z"/>
          <w:rFonts w:ascii="Times New Roman" w:hAnsi="Times New Roman"/>
          <w:i/>
          <w:color w:val="000000" w:themeColor="text1"/>
          <w:sz w:val="24"/>
          <w:szCs w:val="24"/>
        </w:rPr>
      </w:pPr>
      <w:del w:id="249" w:author="Parks, Robbie M" w:date="2018-12-05T11:39:00Z">
        <w:r w:rsidRPr="00636C9B" w:rsidDel="00FA3851">
          <w:rPr>
            <w:rFonts w:ascii="Times New Roman" w:hAnsi="Times New Roman"/>
            <w:i/>
            <w:color w:val="000000" w:themeColor="text1"/>
            <w:sz w:val="24"/>
            <w:szCs w:val="24"/>
          </w:rPr>
          <w:delText>Temperature data</w:delText>
        </w:r>
      </w:del>
    </w:p>
    <w:p w14:paraId="1E46002D" w14:textId="397FFBC4" w:rsidR="00B950F6" w:rsidDel="00FA3851" w:rsidRDefault="00C845EF" w:rsidP="00D76DF7">
      <w:pPr>
        <w:spacing w:after="0" w:line="480" w:lineRule="auto"/>
        <w:jc w:val="both"/>
        <w:outlineLvl w:val="0"/>
        <w:rPr>
          <w:del w:id="250" w:author="Parks, Robbie M" w:date="2018-12-05T11:39:00Z"/>
          <w:rFonts w:ascii="Times New Roman" w:eastAsiaTheme="minorHAnsi" w:hAnsi="Times New Roman"/>
          <w:sz w:val="24"/>
          <w:szCs w:val="24"/>
          <w:lang w:eastAsia="en-GB"/>
        </w:rPr>
      </w:pPr>
      <w:commentRangeStart w:id="251"/>
      <w:del w:id="252" w:author="Parks, Robbie M" w:date="2018-12-05T11:39:00Z">
        <w:r w:rsidRPr="00636C9B" w:rsidDel="00FA3851">
          <w:rPr>
            <w:rFonts w:ascii="Times New Roman" w:eastAsiaTheme="minorHAnsi" w:hAnsi="Times New Roman"/>
            <w:sz w:val="24"/>
            <w:szCs w:val="24"/>
            <w:lang w:eastAsia="en-GB"/>
          </w:rPr>
          <w:delText xml:space="preserve">We obtained data </w:delText>
        </w:r>
        <w:r w:rsidR="003747E1" w:rsidRPr="00636C9B" w:rsidDel="00FA3851">
          <w:rPr>
            <w:rFonts w:ascii="Times New Roman" w:eastAsiaTheme="minorHAnsi" w:hAnsi="Times New Roman"/>
            <w:sz w:val="24"/>
            <w:szCs w:val="24"/>
            <w:lang w:eastAsia="en-GB"/>
          </w:rPr>
          <w:delText xml:space="preserve">on temperature from ERA-Interim. Methods used </w:delText>
        </w:r>
        <w:r w:rsidR="00EC2A0B" w:rsidRPr="00636C9B" w:rsidDel="00FA3851">
          <w:rPr>
            <w:rFonts w:ascii="Times New Roman" w:eastAsiaTheme="minorHAnsi" w:hAnsi="Times New Roman"/>
            <w:sz w:val="24"/>
            <w:szCs w:val="24"/>
            <w:lang w:eastAsia="en-GB"/>
          </w:rPr>
          <w:delText>to produce the</w:delText>
        </w:r>
        <w:r w:rsidR="003747E1" w:rsidRPr="00636C9B" w:rsidDel="00FA3851">
          <w:rPr>
            <w:rFonts w:ascii="Times New Roman" w:eastAsiaTheme="minorHAnsi" w:hAnsi="Times New Roman"/>
            <w:sz w:val="24"/>
            <w:szCs w:val="24"/>
            <w:lang w:eastAsia="en-GB"/>
          </w:rPr>
          <w:delText xml:space="preserve"> dataset are described </w:delText>
        </w:r>
        <w:r w:rsidR="00EC2A0B" w:rsidRPr="00636C9B" w:rsidDel="00FA3851">
          <w:rPr>
            <w:rFonts w:ascii="Times New Roman" w:eastAsiaTheme="minorHAnsi" w:hAnsi="Times New Roman"/>
            <w:sz w:val="24"/>
            <w:szCs w:val="24"/>
            <w:lang w:eastAsia="en-GB"/>
          </w:rPr>
          <w:delText>in full</w:delText>
        </w:r>
        <w:r w:rsidR="003747E1" w:rsidRPr="00636C9B" w:rsidDel="00FA3851">
          <w:rPr>
            <w:rFonts w:ascii="Times New Roman" w:eastAsiaTheme="minorHAnsi" w:hAnsi="Times New Roman"/>
            <w:sz w:val="24"/>
            <w:szCs w:val="24"/>
            <w:lang w:eastAsia="en-GB"/>
          </w:rPr>
          <w:delText xml:space="preserve"> elsewhere.</w:delText>
        </w:r>
        <w:r w:rsidR="003747E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delInstrText>
        </w:r>
        <w:r w:rsidR="003747E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17</w:delText>
        </w:r>
        <w:r w:rsidR="003747E1" w:rsidRPr="00636C9B" w:rsidDel="00FA3851">
          <w:rPr>
            <w:rFonts w:ascii="Times New Roman" w:eastAsiaTheme="minorHAnsi" w:hAnsi="Times New Roman"/>
            <w:sz w:val="24"/>
            <w:szCs w:val="24"/>
            <w:lang w:eastAsia="en-GB"/>
          </w:rPr>
          <w:fldChar w:fldCharType="end"/>
        </w:r>
        <w:r w:rsidRPr="00636C9B" w:rsidDel="00FA3851">
          <w:rPr>
            <w:rFonts w:ascii="Times New Roman" w:eastAsiaTheme="minorHAnsi" w:hAnsi="Times New Roman"/>
            <w:sz w:val="24"/>
            <w:szCs w:val="24"/>
            <w:lang w:eastAsia="en-GB"/>
          </w:rPr>
          <w:delText xml:space="preserve"> </w:delText>
        </w:r>
        <w:r w:rsidR="003747E1" w:rsidRPr="00636C9B" w:rsidDel="00FA3851">
          <w:rPr>
            <w:rFonts w:ascii="Times New Roman" w:eastAsiaTheme="minorHAnsi" w:hAnsi="Times New Roman"/>
            <w:sz w:val="24"/>
            <w:szCs w:val="24"/>
            <w:lang w:eastAsia="en-GB"/>
          </w:rPr>
          <w:delText xml:space="preserve">In </w:delText>
        </w:r>
        <w:r w:rsidR="00A0222A" w:rsidRPr="00636C9B" w:rsidDel="00FA3851">
          <w:rPr>
            <w:rFonts w:ascii="Times New Roman" w:eastAsiaTheme="minorHAnsi" w:hAnsi="Times New Roman"/>
            <w:sz w:val="24"/>
            <w:szCs w:val="24"/>
            <w:lang w:eastAsia="en-GB"/>
          </w:rPr>
          <w:delText>brief</w:delText>
        </w:r>
        <w:r w:rsidR="003747E1" w:rsidRPr="00636C9B" w:rsidDel="00FA3851">
          <w:rPr>
            <w:rFonts w:ascii="Times New Roman" w:eastAsiaTheme="minorHAnsi" w:hAnsi="Times New Roman"/>
            <w:sz w:val="24"/>
            <w:szCs w:val="24"/>
            <w:lang w:eastAsia="en-GB"/>
          </w:rPr>
          <w:delText xml:space="preserve">, ERA-Interim </w:delText>
        </w:r>
        <w:r w:rsidRPr="00636C9B" w:rsidDel="00FA3851">
          <w:rPr>
            <w:rFonts w:ascii="Times New Roman" w:eastAsiaTheme="minorHAnsi" w:hAnsi="Times New Roman"/>
            <w:sz w:val="24"/>
            <w:szCs w:val="24"/>
            <w:lang w:eastAsia="en-GB"/>
          </w:rPr>
          <w:delText xml:space="preserve">combines predictions </w:delText>
        </w:r>
        <w:r w:rsidR="00BC0104" w:rsidDel="00FA3851">
          <w:rPr>
            <w:rFonts w:ascii="Times New Roman" w:eastAsiaTheme="minorHAnsi" w:hAnsi="Times New Roman"/>
            <w:sz w:val="24"/>
            <w:szCs w:val="24"/>
            <w:lang w:eastAsia="en-GB"/>
          </w:rPr>
          <w:delText xml:space="preserve">of atmospheric conditions </w:delText>
        </w:r>
        <w:r w:rsidRPr="00636C9B" w:rsidDel="00FA3851">
          <w:rPr>
            <w:rFonts w:ascii="Times New Roman" w:eastAsiaTheme="minorHAnsi" w:hAnsi="Times New Roman"/>
            <w:sz w:val="24"/>
            <w:szCs w:val="24"/>
            <w:lang w:eastAsia="en-GB"/>
          </w:rPr>
          <w:delText xml:space="preserve">from a physical model with </w:delText>
        </w:r>
        <w:r w:rsidR="00BC0104" w:rsidDel="00FA3851">
          <w:rPr>
            <w:rFonts w:ascii="Times New Roman" w:eastAsiaTheme="minorHAnsi" w:hAnsi="Times New Roman"/>
            <w:sz w:val="24"/>
            <w:szCs w:val="24"/>
            <w:lang w:eastAsia="en-GB"/>
          </w:rPr>
          <w:delText>corresponding observations from in-situ</w:delText>
        </w:r>
        <w:r w:rsidRPr="00636C9B" w:rsidDel="00FA3851">
          <w:rPr>
            <w:rFonts w:ascii="Times New Roman" w:eastAsiaTheme="minorHAnsi" w:hAnsi="Times New Roman"/>
            <w:sz w:val="24"/>
            <w:szCs w:val="24"/>
            <w:lang w:eastAsia="en-GB"/>
          </w:rPr>
          <w:delText xml:space="preserve"> and satellite </w:delText>
        </w:r>
        <w:r w:rsidR="00BC0104" w:rsidDel="00FA3851">
          <w:rPr>
            <w:rFonts w:ascii="Times New Roman" w:eastAsiaTheme="minorHAnsi" w:hAnsi="Times New Roman"/>
            <w:sz w:val="24"/>
            <w:szCs w:val="24"/>
            <w:lang w:eastAsia="en-GB"/>
          </w:rPr>
          <w:delText>data</w:delText>
        </w:r>
        <w:r w:rsidR="0041272D" w:rsidRPr="00636C9B" w:rsidDel="00FA3851">
          <w:rPr>
            <w:rFonts w:ascii="Times New Roman" w:eastAsiaTheme="minorHAnsi" w:hAnsi="Times New Roman"/>
            <w:sz w:val="24"/>
            <w:szCs w:val="24"/>
            <w:lang w:eastAsia="en-GB"/>
          </w:rPr>
          <w:delText>.</w:delText>
        </w:r>
        <w:r w:rsidRPr="00636C9B" w:rsidDel="00FA3851">
          <w:rPr>
            <w:rFonts w:ascii="Times New Roman" w:eastAsiaTheme="minorHAnsi" w:hAnsi="Times New Roman"/>
            <w:sz w:val="24"/>
            <w:szCs w:val="24"/>
            <w:lang w:eastAsia="en-GB"/>
          </w:rPr>
          <w:delText xml:space="preserve"> We used gridded four-times-daily estimates</w:delText>
        </w:r>
        <w:r w:rsidR="00483196" w:rsidRPr="00636C9B" w:rsidDel="00FA3851">
          <w:rPr>
            <w:rFonts w:ascii="Times New Roman" w:eastAsiaTheme="minorHAnsi" w:hAnsi="Times New Roman"/>
            <w:sz w:val="24"/>
            <w:szCs w:val="24"/>
            <w:lang w:eastAsia="en-GB"/>
          </w:rPr>
          <w:delText xml:space="preserve"> of 2-metre temperature</w:delText>
        </w:r>
        <w:r w:rsidRPr="00636C9B" w:rsidDel="00FA3851">
          <w:rPr>
            <w:rFonts w:ascii="Times New Roman" w:eastAsiaTheme="minorHAnsi" w:hAnsi="Times New Roman"/>
            <w:sz w:val="24"/>
            <w:szCs w:val="24"/>
            <w:lang w:eastAsia="en-GB"/>
          </w:rPr>
          <w:delText xml:space="preserve"> at a resolution of 80km to generate monthly population-weighted temperature by </w:delText>
        </w:r>
        <w:r w:rsidR="00055B65" w:rsidRPr="00636C9B" w:rsidDel="00FA3851">
          <w:rPr>
            <w:rFonts w:ascii="Times New Roman" w:eastAsiaTheme="minorHAnsi" w:hAnsi="Times New Roman"/>
            <w:sz w:val="24"/>
            <w:szCs w:val="24"/>
            <w:lang w:eastAsia="en-GB"/>
          </w:rPr>
          <w:delText>state</w:delText>
        </w:r>
        <w:r w:rsidRPr="00636C9B" w:rsidDel="00FA3851">
          <w:rPr>
            <w:rFonts w:ascii="Times New Roman" w:eastAsiaTheme="minorHAnsi" w:hAnsi="Times New Roman"/>
            <w:sz w:val="24"/>
            <w:szCs w:val="24"/>
            <w:lang w:eastAsia="en-GB"/>
          </w:rPr>
          <w:delText xml:space="preserve"> </w:delText>
        </w:r>
        <w:r w:rsidR="00B950F6" w:rsidDel="00FA3851">
          <w:rPr>
            <w:rFonts w:ascii="Times New Roman" w:eastAsiaTheme="minorHAnsi" w:hAnsi="Times New Roman"/>
            <w:sz w:val="24"/>
            <w:szCs w:val="24"/>
            <w:lang w:eastAsia="en-GB"/>
          </w:rPr>
          <w:delText>for</w:delText>
        </w:r>
        <w:r w:rsidR="00B950F6" w:rsidRPr="00636C9B" w:rsidDel="00FA3851">
          <w:rPr>
            <w:rFonts w:ascii="Times New Roman" w:eastAsiaTheme="minorHAnsi" w:hAnsi="Times New Roman"/>
            <w:sz w:val="24"/>
            <w:szCs w:val="24"/>
            <w:lang w:eastAsia="en-GB"/>
          </w:rPr>
          <w:delText xml:space="preserve"> </w:delText>
        </w:r>
        <w:r w:rsidRPr="00636C9B" w:rsidDel="00FA3851">
          <w:rPr>
            <w:rFonts w:ascii="Times New Roman" w:eastAsiaTheme="minorHAnsi" w:hAnsi="Times New Roman"/>
            <w:sz w:val="24"/>
            <w:szCs w:val="24"/>
            <w:lang w:eastAsia="en-GB"/>
          </w:rPr>
          <w:delText>the</w:delText>
        </w:r>
        <w:r w:rsidR="00B950F6" w:rsidDel="00FA3851">
          <w:rPr>
            <w:rFonts w:ascii="Times New Roman" w:eastAsiaTheme="minorHAnsi" w:hAnsi="Times New Roman"/>
            <w:sz w:val="24"/>
            <w:szCs w:val="24"/>
            <w:lang w:eastAsia="en-GB"/>
          </w:rPr>
          <w:delText xml:space="preserve"> entire</w:delText>
        </w:r>
        <w:r w:rsidRPr="00636C9B" w:rsidDel="00FA3851">
          <w:rPr>
            <w:rFonts w:ascii="Times New Roman" w:eastAsiaTheme="minorHAnsi" w:hAnsi="Times New Roman"/>
            <w:sz w:val="24"/>
            <w:szCs w:val="24"/>
            <w:lang w:eastAsia="en-GB"/>
          </w:rPr>
          <w:delText xml:space="preserve"> analysis period.</w:delText>
        </w:r>
        <w:r w:rsidR="00BB3FAB" w:rsidRPr="00636C9B" w:rsidDel="00FA3851">
          <w:rPr>
            <w:rFonts w:ascii="Times New Roman" w:eastAsiaTheme="minorHAnsi" w:hAnsi="Times New Roman"/>
            <w:sz w:val="24"/>
            <w:szCs w:val="24"/>
            <w:lang w:eastAsia="en-GB"/>
          </w:rPr>
          <w:delText xml:space="preserve"> </w:delText>
        </w:r>
        <w:commentRangeEnd w:id="251"/>
        <w:r w:rsidR="0065185D" w:rsidDel="00FA3851">
          <w:rPr>
            <w:rStyle w:val="CommentReference"/>
            <w:rFonts w:asciiTheme="minorHAnsi" w:eastAsiaTheme="minorHAnsi" w:hAnsiTheme="minorHAnsi" w:cstheme="minorBidi"/>
          </w:rPr>
          <w:commentReference w:id="251"/>
        </w:r>
      </w:del>
    </w:p>
    <w:p w14:paraId="2A099BC1" w14:textId="7DEA6019" w:rsidR="00B950F6" w:rsidDel="00FA3851" w:rsidRDefault="00B950F6" w:rsidP="00D76DF7">
      <w:pPr>
        <w:spacing w:after="0" w:line="480" w:lineRule="auto"/>
        <w:jc w:val="both"/>
        <w:outlineLvl w:val="0"/>
        <w:rPr>
          <w:del w:id="253" w:author="Parks, Robbie M" w:date="2018-12-05T11:39:00Z"/>
          <w:rFonts w:ascii="Times New Roman" w:eastAsiaTheme="minorHAnsi" w:hAnsi="Times New Roman"/>
          <w:sz w:val="24"/>
          <w:szCs w:val="24"/>
          <w:lang w:eastAsia="en-GB"/>
        </w:rPr>
      </w:pPr>
    </w:p>
    <w:p w14:paraId="11560450" w14:textId="54F9EBAC" w:rsidR="001D59EC" w:rsidDel="00FA3851" w:rsidRDefault="007A322B" w:rsidP="00D76DF7">
      <w:pPr>
        <w:spacing w:after="0" w:line="480" w:lineRule="auto"/>
        <w:jc w:val="both"/>
        <w:outlineLvl w:val="0"/>
        <w:rPr>
          <w:ins w:id="254" w:author="Ezzati, Majid" w:date="2018-11-30T17:00:00Z"/>
          <w:del w:id="255" w:author="Parks, Robbie M" w:date="2018-12-05T11:39:00Z"/>
          <w:rFonts w:ascii="Times New Roman" w:hAnsi="Times New Roman"/>
          <w:color w:val="000000" w:themeColor="text1"/>
          <w:sz w:val="24"/>
          <w:szCs w:val="24"/>
        </w:rPr>
      </w:pPr>
      <w:del w:id="256" w:author="Parks, Robbie M" w:date="2018-12-05T11:39:00Z">
        <w:r w:rsidDel="00FA3851">
          <w:rPr>
            <w:rFonts w:ascii="Times New Roman" w:eastAsiaTheme="minorHAnsi" w:hAnsi="Times New Roman"/>
            <w:sz w:val="24"/>
            <w:szCs w:val="24"/>
            <w:lang w:eastAsia="en-GB"/>
          </w:rPr>
          <w:delText xml:space="preserve">We </w:delText>
        </w:r>
        <w:r w:rsidR="005B4DFF" w:rsidDel="00FA3851">
          <w:rPr>
            <w:rFonts w:ascii="Times New Roman" w:eastAsiaTheme="minorHAnsi" w:hAnsi="Times New Roman"/>
            <w:sz w:val="24"/>
            <w:szCs w:val="24"/>
            <w:lang w:eastAsia="en-GB"/>
          </w:rPr>
          <w:delText>required</w:delText>
        </w:r>
        <w:r w:rsidDel="00FA3851">
          <w:rPr>
            <w:rFonts w:ascii="Times New Roman" w:eastAsiaTheme="minorHAnsi" w:hAnsi="Times New Roman"/>
            <w:sz w:val="24"/>
            <w:szCs w:val="24"/>
            <w:lang w:eastAsia="en-GB"/>
          </w:rPr>
          <w:delText xml:space="preserve"> a baseline of long-term temperatures for each state and month</w:delText>
        </w:r>
        <w:r w:rsidR="00B2547D" w:rsidDel="00FA3851">
          <w:rPr>
            <w:rFonts w:ascii="Times New Roman" w:eastAsiaTheme="minorHAnsi" w:hAnsi="Times New Roman"/>
            <w:sz w:val="24"/>
            <w:szCs w:val="24"/>
            <w:lang w:eastAsia="en-GB"/>
          </w:rPr>
          <w:delText xml:space="preserve"> to measure </w:delText>
        </w:r>
        <w:r w:rsidR="00BC5E54" w:rsidDel="00FA3851">
          <w:rPr>
            <w:rFonts w:ascii="Times New Roman" w:eastAsiaTheme="minorHAnsi" w:hAnsi="Times New Roman"/>
            <w:sz w:val="24"/>
            <w:szCs w:val="24"/>
            <w:lang w:eastAsia="en-GB"/>
          </w:rPr>
          <w:delText>values</w:delText>
        </w:r>
        <w:r w:rsidR="00B2547D" w:rsidDel="00FA3851">
          <w:rPr>
            <w:rFonts w:ascii="Times New Roman" w:eastAsiaTheme="minorHAnsi" w:hAnsi="Times New Roman"/>
            <w:sz w:val="24"/>
            <w:szCs w:val="24"/>
            <w:lang w:eastAsia="en-GB"/>
          </w:rPr>
          <w:delText xml:space="preserve"> against</w:delText>
        </w:r>
        <w:r w:rsidR="001C608C" w:rsidDel="00FA3851">
          <w:rPr>
            <w:rFonts w:ascii="Times New Roman" w:eastAsiaTheme="minorHAnsi" w:hAnsi="Times New Roman"/>
            <w:sz w:val="24"/>
            <w:szCs w:val="24"/>
            <w:lang w:eastAsia="en-GB"/>
          </w:rPr>
          <w:delText>.</w:delText>
        </w:r>
      </w:del>
      <w:ins w:id="257" w:author="Ezzati, Majid" w:date="2018-11-30T17:00:00Z">
        <w:del w:id="258" w:author="Parks, Robbie M" w:date="2018-12-05T11:39:00Z">
          <w:r w:rsidR="001D59EC" w:rsidDel="00FA3851">
            <w:rPr>
              <w:rFonts w:ascii="Times New Roman" w:eastAsiaTheme="minorHAnsi" w:hAnsi="Times New Roman"/>
              <w:sz w:val="24"/>
              <w:szCs w:val="24"/>
              <w:lang w:eastAsia="en-GB"/>
            </w:rPr>
            <w:delText xml:space="preserve">To calculate </w:delText>
          </w:r>
          <w:r w:rsidR="001D59EC" w:rsidDel="00FA3851">
            <w:rPr>
              <w:rFonts w:ascii="Times New Roman" w:hAnsi="Times New Roman"/>
              <w:color w:val="000000" w:themeColor="text1"/>
              <w:sz w:val="24"/>
              <w:szCs w:val="24"/>
            </w:rPr>
            <w:delText>state-month temperature anomaly</w:delText>
          </w:r>
        </w:del>
      </w:ins>
      <w:ins w:id="259" w:author="Ezzati, Majid" w:date="2018-11-30T17:01:00Z">
        <w:del w:id="260" w:author="Parks, Robbie M" w:date="2018-12-05T11:39:00Z">
          <w:r w:rsidR="001D59EC" w:rsidDel="00FA3851">
            <w:rPr>
              <w:rFonts w:ascii="Times New Roman" w:hAnsi="Times New Roman"/>
              <w:color w:val="000000" w:themeColor="text1"/>
              <w:sz w:val="24"/>
              <w:szCs w:val="24"/>
            </w:rPr>
            <w:delText xml:space="preserve"> we subtracted the </w:delText>
          </w:r>
        </w:del>
      </w:ins>
      <w:ins w:id="261" w:author="Ezzati, Majid" w:date="2018-11-30T17:03:00Z">
        <w:del w:id="262" w:author="Parks, Robbie M" w:date="2018-12-05T11:39:00Z">
          <w:r w:rsidR="001D59EC" w:rsidDel="00FA3851">
            <w:rPr>
              <w:rFonts w:ascii="Times New Roman" w:hAnsi="Times New Roman"/>
              <w:color w:val="000000" w:themeColor="text1"/>
              <w:sz w:val="24"/>
              <w:szCs w:val="24"/>
            </w:rPr>
            <w:delText>monthly average t</w:delText>
          </w:r>
        </w:del>
      </w:ins>
    </w:p>
    <w:p w14:paraId="2F36AB07" w14:textId="12D309F7" w:rsidR="001D59EC" w:rsidDel="00FA3851" w:rsidRDefault="001D59EC" w:rsidP="00D76DF7">
      <w:pPr>
        <w:spacing w:after="0" w:line="480" w:lineRule="auto"/>
        <w:jc w:val="both"/>
        <w:outlineLvl w:val="0"/>
        <w:rPr>
          <w:ins w:id="263" w:author="Ezzati, Majid" w:date="2018-11-30T17:00:00Z"/>
          <w:del w:id="264" w:author="Parks, Robbie M" w:date="2018-12-05T11:39:00Z"/>
          <w:rFonts w:ascii="Times New Roman" w:hAnsi="Times New Roman"/>
          <w:color w:val="000000" w:themeColor="text1"/>
          <w:sz w:val="24"/>
          <w:szCs w:val="24"/>
        </w:rPr>
      </w:pPr>
    </w:p>
    <w:p w14:paraId="2DAD3CB1" w14:textId="3A4069F2" w:rsidR="00C845EF" w:rsidRPr="00636C9B" w:rsidDel="00FA3851" w:rsidRDefault="008A7B5B" w:rsidP="001D59EC">
      <w:pPr>
        <w:spacing w:after="0" w:line="480" w:lineRule="auto"/>
        <w:jc w:val="both"/>
        <w:outlineLvl w:val="0"/>
        <w:rPr>
          <w:del w:id="265" w:author="Parks, Robbie M" w:date="2018-12-05T11:39:00Z"/>
          <w:rFonts w:ascii="Times New Roman" w:eastAsiaTheme="minorHAnsi" w:hAnsi="Times New Roman"/>
          <w:sz w:val="24"/>
          <w:szCs w:val="24"/>
          <w:lang w:eastAsia="en-GB"/>
        </w:rPr>
      </w:pPr>
      <w:del w:id="266" w:author="Parks, Robbie M" w:date="2018-12-05T11:39:00Z">
        <w:r w:rsidDel="00FA3851">
          <w:rPr>
            <w:rFonts w:ascii="Times New Roman" w:eastAsiaTheme="minorHAnsi" w:hAnsi="Times New Roman"/>
            <w:sz w:val="24"/>
            <w:szCs w:val="24"/>
            <w:lang w:eastAsia="en-GB"/>
          </w:rPr>
          <w:delText xml:space="preserve"> </w:delText>
        </w:r>
      </w:del>
      <w:moveFromRangeStart w:id="267" w:author="Ezzati, Majid" w:date="2018-11-30T17:00:00Z" w:name="move531360570"/>
      <w:moveFrom w:id="268" w:author="Ezzati, Majid" w:date="2018-11-30T17:00:00Z">
        <w:del w:id="269" w:author="Parks, Robbie M" w:date="2018-12-05T11:39:00Z">
          <w:r w:rsidDel="00FA3851">
            <w:rPr>
              <w:rFonts w:ascii="Times New Roman" w:eastAsiaTheme="minorHAnsi" w:hAnsi="Times New Roman"/>
              <w:sz w:val="24"/>
              <w:szCs w:val="24"/>
              <w:lang w:eastAsia="en-GB"/>
            </w:rPr>
            <w:delText xml:space="preserve">These values </w:delText>
          </w:r>
          <w:r w:rsidR="00450FA1" w:rsidDel="00FA3851">
            <w:rPr>
              <w:rFonts w:ascii="Times New Roman" w:eastAsiaTheme="minorHAnsi" w:hAnsi="Times New Roman"/>
              <w:sz w:val="24"/>
              <w:szCs w:val="24"/>
              <w:lang w:eastAsia="en-GB"/>
            </w:rPr>
            <w:delText>can be different even for neighbouring months in the same state</w:delText>
          </w:r>
          <w:r w:rsidR="00D86FFA" w:rsidDel="00FA3851">
            <w:rPr>
              <w:rFonts w:ascii="Times New Roman" w:eastAsiaTheme="minorHAnsi" w:hAnsi="Times New Roman"/>
              <w:sz w:val="24"/>
              <w:szCs w:val="24"/>
              <w:lang w:eastAsia="en-GB"/>
            </w:rPr>
            <w:delText>, or neighbouring states in the same month</w:delText>
          </w:r>
          <w:r w:rsidR="00802A0B" w:rsidDel="00FA3851">
            <w:rPr>
              <w:rFonts w:ascii="Times New Roman" w:eastAsiaTheme="minorHAnsi" w:hAnsi="Times New Roman"/>
              <w:sz w:val="24"/>
              <w:szCs w:val="24"/>
              <w:lang w:eastAsia="en-GB"/>
            </w:rPr>
            <w:delText>, and represent monthly acclimatisation temperatures in each state</w:delText>
          </w:r>
          <w:r w:rsidR="00A84DE4" w:rsidDel="00FA3851">
            <w:rPr>
              <w:rFonts w:ascii="Times New Roman" w:eastAsiaTheme="minorHAnsi" w:hAnsi="Times New Roman"/>
              <w:sz w:val="24"/>
              <w:szCs w:val="24"/>
              <w:lang w:eastAsia="en-GB"/>
            </w:rPr>
            <w:delText>.</w:delText>
          </w:r>
          <w:commentRangeStart w:id="270"/>
          <w:commentRangeStart w:id="271"/>
          <w:r w:rsidR="00A84DE4" w:rsidDel="00FA3851">
            <w:rPr>
              <w:rFonts w:ascii="Times New Roman" w:eastAsiaTheme="minorHAnsi" w:hAnsi="Times New Roman"/>
              <w:sz w:val="24"/>
              <w:szCs w:val="24"/>
              <w:lang w:eastAsia="en-GB"/>
            </w:rPr>
            <w:delText xml:space="preserve"> </w:delText>
          </w:r>
        </w:del>
      </w:moveFrom>
      <w:moveFromRangeEnd w:id="267"/>
      <w:del w:id="272" w:author="Parks, Robbie M" w:date="2018-12-05T11:39:00Z">
        <w:r w:rsidR="00802A0B" w:rsidDel="00FA3851">
          <w:rPr>
            <w:rFonts w:ascii="Times New Roman" w:eastAsiaTheme="minorHAnsi" w:hAnsi="Times New Roman"/>
            <w:sz w:val="24"/>
            <w:szCs w:val="24"/>
            <w:lang w:eastAsia="en-GB"/>
          </w:rPr>
          <w:delText xml:space="preserve">For </w:delText>
        </w:r>
        <w:r w:rsidR="00322FC6" w:rsidDel="00FA3851">
          <w:rPr>
            <w:rFonts w:ascii="Times New Roman" w:eastAsiaTheme="minorHAnsi" w:hAnsi="Times New Roman"/>
            <w:sz w:val="24"/>
            <w:szCs w:val="24"/>
            <w:lang w:eastAsia="en-GB"/>
          </w:rPr>
          <w:delText>each month in each state</w:delText>
        </w:r>
        <w:r w:rsidR="00802A0B" w:rsidDel="00FA3851">
          <w:rPr>
            <w:rFonts w:ascii="Times New Roman" w:eastAsiaTheme="minorHAnsi" w:hAnsi="Times New Roman"/>
            <w:sz w:val="24"/>
            <w:szCs w:val="24"/>
            <w:lang w:eastAsia="en-GB"/>
          </w:rPr>
          <w:delText xml:space="preserve">, </w:delText>
        </w:r>
        <w:r w:rsidR="00B2547D" w:rsidDel="00FA3851">
          <w:rPr>
            <w:rFonts w:ascii="Times New Roman" w:eastAsiaTheme="minorHAnsi" w:hAnsi="Times New Roman"/>
            <w:sz w:val="24"/>
            <w:szCs w:val="24"/>
            <w:lang w:eastAsia="en-GB"/>
          </w:rPr>
          <w:delText>w</w:delText>
        </w:r>
        <w:r w:rsidR="00BB3FAB" w:rsidRPr="00636C9B" w:rsidDel="00FA3851">
          <w:rPr>
            <w:rFonts w:ascii="Times New Roman" w:eastAsiaTheme="minorHAnsi" w:hAnsi="Times New Roman"/>
            <w:sz w:val="24"/>
            <w:szCs w:val="24"/>
            <w:lang w:eastAsia="en-GB"/>
          </w:rPr>
          <w:delText xml:space="preserve">e </w:delText>
        </w:r>
        <w:r w:rsidR="00E6231C" w:rsidRPr="00636C9B" w:rsidDel="00FA3851">
          <w:rPr>
            <w:rFonts w:ascii="Times New Roman" w:eastAsiaTheme="minorHAnsi" w:hAnsi="Times New Roman"/>
            <w:sz w:val="24"/>
            <w:szCs w:val="24"/>
            <w:lang w:eastAsia="en-GB"/>
          </w:rPr>
          <w:delText>calculated</w:delText>
        </w:r>
        <w:r w:rsidR="00665BF4" w:rsidRPr="00636C9B"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the </w:delText>
        </w:r>
        <w:r w:rsidR="00665BF4" w:rsidRPr="00636C9B" w:rsidDel="00FA3851">
          <w:rPr>
            <w:rFonts w:ascii="Times New Roman" w:eastAsiaTheme="minorHAnsi" w:hAnsi="Times New Roman"/>
            <w:sz w:val="24"/>
            <w:szCs w:val="24"/>
            <w:lang w:eastAsia="en-GB"/>
          </w:rPr>
          <w:delText xml:space="preserve">mean </w:delText>
        </w:r>
        <w:r w:rsidR="009C7269" w:rsidDel="00FA3851">
          <w:rPr>
            <w:rFonts w:ascii="Times New Roman" w:eastAsiaTheme="minorHAnsi" w:hAnsi="Times New Roman"/>
            <w:sz w:val="24"/>
            <w:szCs w:val="24"/>
            <w:lang w:eastAsia="en-GB"/>
          </w:rPr>
          <w:delText>of daily mean</w:delText>
        </w:r>
        <w:r w:rsidR="00322FC6" w:rsidDel="00FA3851">
          <w:rPr>
            <w:rFonts w:ascii="Times New Roman" w:eastAsiaTheme="minorHAnsi" w:hAnsi="Times New Roman"/>
            <w:sz w:val="24"/>
            <w:szCs w:val="24"/>
            <w:lang w:eastAsia="en-GB"/>
          </w:rPr>
          <w:delText xml:space="preserve"> temperature</w:delText>
        </w:r>
        <w:r w:rsidR="009C7269" w:rsidDel="00FA3851">
          <w:rPr>
            <w:rFonts w:ascii="Times New Roman" w:eastAsiaTheme="minorHAnsi" w:hAnsi="Times New Roman"/>
            <w:sz w:val="24"/>
            <w:szCs w:val="24"/>
            <w:lang w:eastAsia="en-GB"/>
          </w:rPr>
          <w:delText>s</w:delText>
        </w:r>
        <w:r w:rsidR="00B80D4C" w:rsidRPr="00636C9B" w:rsidDel="00FA3851">
          <w:rPr>
            <w:rFonts w:ascii="Times New Roman" w:eastAsiaTheme="minorHAnsi" w:hAnsi="Times New Roman"/>
            <w:sz w:val="24"/>
            <w:szCs w:val="24"/>
            <w:lang w:eastAsia="en-GB"/>
          </w:rPr>
          <w:delText xml:space="preserve"> </w:delText>
        </w:r>
        <w:r w:rsidR="005B4DFF" w:rsidDel="00FA3851">
          <w:rPr>
            <w:rFonts w:ascii="Times New Roman" w:eastAsiaTheme="minorHAnsi" w:hAnsi="Times New Roman"/>
            <w:sz w:val="24"/>
            <w:szCs w:val="24"/>
            <w:lang w:eastAsia="en-GB"/>
          </w:rPr>
          <w:delText>covering a 30-year period</w:delText>
        </w:r>
        <w:r w:rsidR="00322FC6" w:rsidDel="00FA3851">
          <w:rPr>
            <w:rFonts w:ascii="Times New Roman" w:eastAsiaTheme="minorHAnsi" w:hAnsi="Times New Roman"/>
            <w:sz w:val="24"/>
            <w:szCs w:val="24"/>
            <w:lang w:eastAsia="en-GB"/>
          </w:rPr>
          <w:delText>;</w:delText>
        </w:r>
        <w:r w:rsidR="005B4DFF"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this time scale </w:delText>
        </w:r>
        <w:r w:rsidR="00322FC6" w:rsidRPr="00636C9B" w:rsidDel="00FA3851">
          <w:rPr>
            <w:rFonts w:ascii="Times New Roman" w:eastAsiaTheme="minorHAnsi" w:hAnsi="Times New Roman"/>
            <w:sz w:val="24"/>
            <w:szCs w:val="24"/>
            <w:lang w:eastAsia="en-GB"/>
          </w:rPr>
          <w:delText>(here 1980-2009)</w:delText>
        </w:r>
        <w:r w:rsidR="00322FC6" w:rsidDel="00FA3851">
          <w:rPr>
            <w:rFonts w:ascii="Times New Roman" w:eastAsiaTheme="minorHAnsi" w:hAnsi="Times New Roman"/>
            <w:sz w:val="24"/>
            <w:szCs w:val="24"/>
            <w:lang w:eastAsia="en-GB"/>
          </w:rPr>
          <w:delText xml:space="preserve"> is </w:delText>
        </w:r>
        <w:r w:rsidR="005B4DFF" w:rsidDel="00FA3851">
          <w:rPr>
            <w:rFonts w:ascii="Times New Roman" w:eastAsiaTheme="minorHAnsi" w:hAnsi="Times New Roman"/>
            <w:sz w:val="24"/>
            <w:szCs w:val="24"/>
            <w:lang w:eastAsia="en-GB"/>
          </w:rPr>
          <w:delText xml:space="preserve">equivalent to </w:delText>
        </w:r>
        <w:r w:rsidR="00322FC6" w:rsidDel="00FA3851">
          <w:rPr>
            <w:rFonts w:ascii="Times New Roman" w:eastAsiaTheme="minorHAnsi" w:hAnsi="Times New Roman"/>
            <w:sz w:val="24"/>
            <w:szCs w:val="24"/>
            <w:lang w:eastAsia="en-GB"/>
          </w:rPr>
          <w:delText xml:space="preserve">those </w:delText>
        </w:r>
        <w:r w:rsidR="005B4DFF" w:rsidDel="00FA3851">
          <w:rPr>
            <w:rFonts w:ascii="Times New Roman" w:eastAsiaTheme="minorHAnsi" w:hAnsi="Times New Roman"/>
            <w:sz w:val="24"/>
            <w:szCs w:val="24"/>
            <w:lang w:eastAsia="en-GB"/>
          </w:rPr>
          <w:delText xml:space="preserve">used </w:delText>
        </w:r>
        <w:r w:rsidR="00BC51A4" w:rsidDel="00FA3851">
          <w:rPr>
            <w:rFonts w:ascii="Times New Roman" w:eastAsiaTheme="minorHAnsi" w:hAnsi="Times New Roman"/>
            <w:sz w:val="24"/>
            <w:szCs w:val="24"/>
            <w:lang w:eastAsia="en-GB"/>
          </w:rPr>
          <w:delText xml:space="preserve">in </w:delText>
        </w:r>
        <w:r w:rsidR="005B4DFF" w:rsidDel="00FA3851">
          <w:rPr>
            <w:rFonts w:ascii="Times New Roman" w:eastAsiaTheme="minorHAnsi" w:hAnsi="Times New Roman"/>
            <w:sz w:val="24"/>
            <w:szCs w:val="24"/>
            <w:lang w:eastAsia="en-GB"/>
          </w:rPr>
          <w:delText>climate assessment</w:delText>
        </w:r>
        <w:r w:rsidR="008F32CB" w:rsidRPr="00636C9B" w:rsidDel="00FA3851">
          <w:rPr>
            <w:rFonts w:ascii="Times New Roman" w:eastAsiaTheme="minorHAnsi" w:hAnsi="Times New Roman"/>
            <w:sz w:val="24"/>
            <w:szCs w:val="24"/>
            <w:lang w:eastAsia="en-GB"/>
          </w:rPr>
          <w:delText>.</w:delText>
        </w:r>
        <w:r w:rsidR="00997E5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delInstrText>
        </w:r>
        <w:r w:rsidR="00997E5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18</w:delText>
        </w:r>
        <w:r w:rsidR="00997E51" w:rsidRPr="00636C9B" w:rsidDel="00FA3851">
          <w:rPr>
            <w:rFonts w:ascii="Times New Roman" w:eastAsiaTheme="minorHAnsi" w:hAnsi="Times New Roman"/>
            <w:sz w:val="24"/>
            <w:szCs w:val="24"/>
            <w:lang w:eastAsia="en-GB"/>
          </w:rPr>
          <w:fldChar w:fldCharType="end"/>
        </w:r>
        <w:r w:rsidR="008F32CB" w:rsidRPr="00636C9B" w:rsidDel="00FA3851">
          <w:rPr>
            <w:rFonts w:ascii="Times New Roman" w:eastAsiaTheme="minorHAnsi" w:hAnsi="Times New Roman"/>
            <w:sz w:val="24"/>
            <w:szCs w:val="24"/>
            <w:lang w:eastAsia="en-GB"/>
          </w:rPr>
          <w:delText xml:space="preserve"> </w:delText>
        </w:r>
        <w:r w:rsidR="007D1E78" w:rsidDel="00FA3851">
          <w:rPr>
            <w:rFonts w:ascii="Times New Roman" w:eastAsiaTheme="minorHAnsi" w:hAnsi="Times New Roman"/>
            <w:sz w:val="24"/>
            <w:szCs w:val="24"/>
            <w:lang w:eastAsia="en-GB"/>
          </w:rPr>
          <w:delText xml:space="preserve">To do this, we </w:delText>
        </w:r>
        <w:r w:rsidR="00D84233" w:rsidDel="00FA3851">
          <w:rPr>
            <w:rFonts w:ascii="Times New Roman" w:eastAsiaTheme="minorHAnsi" w:hAnsi="Times New Roman"/>
            <w:sz w:val="24"/>
            <w:szCs w:val="24"/>
            <w:lang w:eastAsia="en-GB"/>
          </w:rPr>
          <w:delText xml:space="preserve">first </w:delText>
        </w:r>
        <w:r w:rsidR="007D1E78" w:rsidDel="00FA3851">
          <w:rPr>
            <w:rFonts w:ascii="Times New Roman" w:eastAsiaTheme="minorHAnsi" w:hAnsi="Times New Roman"/>
            <w:sz w:val="24"/>
            <w:szCs w:val="24"/>
            <w:lang w:eastAsia="en-GB"/>
          </w:rPr>
          <w:delText>generated county-</w:delText>
        </w:r>
        <w:r w:rsidR="00F77D80" w:rsidDel="00FA3851">
          <w:rPr>
            <w:rFonts w:ascii="Times New Roman" w:eastAsiaTheme="minorHAnsi" w:hAnsi="Times New Roman"/>
            <w:sz w:val="24"/>
            <w:szCs w:val="24"/>
            <w:lang w:eastAsia="en-GB"/>
          </w:rPr>
          <w:delText>level monthly mean temperatures. F</w:delText>
        </w:r>
        <w:r w:rsidR="00901409" w:rsidDel="00FA3851">
          <w:rPr>
            <w:rFonts w:ascii="Times New Roman" w:eastAsiaTheme="minorHAnsi" w:hAnsi="Times New Roman"/>
            <w:sz w:val="24"/>
            <w:szCs w:val="24"/>
            <w:lang w:eastAsia="en-GB"/>
          </w:rPr>
          <w:delText>rom these</w:delText>
        </w:r>
        <w:r w:rsidR="007D1E78" w:rsidDel="00FA3851">
          <w:rPr>
            <w:rFonts w:ascii="Times New Roman" w:eastAsiaTheme="minorHAnsi" w:hAnsi="Times New Roman"/>
            <w:sz w:val="24"/>
            <w:szCs w:val="24"/>
            <w:lang w:eastAsia="en-GB"/>
          </w:rPr>
          <w:delText xml:space="preserve"> </w:delText>
        </w:r>
        <w:r w:rsidR="00F77D80" w:rsidDel="00FA3851">
          <w:rPr>
            <w:rFonts w:ascii="Times New Roman" w:eastAsiaTheme="minorHAnsi" w:hAnsi="Times New Roman"/>
            <w:sz w:val="24"/>
            <w:szCs w:val="24"/>
            <w:lang w:eastAsia="en-GB"/>
          </w:rPr>
          <w:delText xml:space="preserve">we </w:delText>
        </w:r>
        <w:r w:rsidR="007D1E78" w:rsidDel="00FA3851">
          <w:rPr>
            <w:rFonts w:ascii="Times New Roman" w:eastAsiaTheme="minorHAnsi" w:hAnsi="Times New Roman"/>
            <w:sz w:val="24"/>
            <w:szCs w:val="24"/>
            <w:lang w:eastAsia="en-GB"/>
          </w:rPr>
          <w:delText>calculated population-weighted state monthly means</w:delText>
        </w:r>
        <w:r w:rsidR="0010539E" w:rsidDel="00FA3851">
          <w:rPr>
            <w:rFonts w:ascii="Times New Roman" w:eastAsiaTheme="minorHAnsi" w:hAnsi="Times New Roman"/>
            <w:sz w:val="24"/>
            <w:szCs w:val="24"/>
            <w:lang w:eastAsia="en-GB"/>
          </w:rPr>
          <w:delText xml:space="preserve"> for each month of the year through the period of study</w:delText>
        </w:r>
        <w:r w:rsidR="0002550F" w:rsidDel="00FA3851">
          <w:rPr>
            <w:rFonts w:ascii="Times New Roman" w:eastAsiaTheme="minorHAnsi" w:hAnsi="Times New Roman"/>
            <w:sz w:val="24"/>
            <w:szCs w:val="24"/>
            <w:lang w:eastAsia="en-GB"/>
          </w:rPr>
          <w:delText xml:space="preserve">. </w:delText>
        </w:r>
        <w:r w:rsidR="00341789" w:rsidDel="00FA3851">
          <w:rPr>
            <w:rFonts w:ascii="Times New Roman" w:eastAsiaTheme="minorHAnsi" w:hAnsi="Times New Roman"/>
            <w:sz w:val="24"/>
            <w:szCs w:val="24"/>
            <w:lang w:eastAsia="en-GB"/>
          </w:rPr>
          <w:delText>We calculated t</w:delText>
        </w:r>
        <w:r w:rsidR="0002550F" w:rsidDel="00FA3851">
          <w:rPr>
            <w:rFonts w:ascii="Times New Roman" w:eastAsiaTheme="minorHAnsi" w:hAnsi="Times New Roman"/>
            <w:sz w:val="24"/>
            <w:szCs w:val="24"/>
            <w:lang w:eastAsia="en-GB"/>
          </w:rPr>
          <w:delText xml:space="preserve">he mean values over 1980-2009 </w:delText>
        </w:r>
        <w:r w:rsidR="00341789" w:rsidDel="00FA3851">
          <w:rPr>
            <w:rFonts w:ascii="Times New Roman" w:eastAsiaTheme="minorHAnsi" w:hAnsi="Times New Roman"/>
            <w:sz w:val="24"/>
            <w:szCs w:val="24"/>
            <w:lang w:eastAsia="en-GB"/>
          </w:rPr>
          <w:delText>from</w:delText>
        </w:r>
        <w:r w:rsidR="0002550F" w:rsidDel="00FA3851">
          <w:rPr>
            <w:rFonts w:ascii="Times New Roman" w:eastAsiaTheme="minorHAnsi" w:hAnsi="Times New Roman"/>
            <w:sz w:val="24"/>
            <w:szCs w:val="24"/>
            <w:lang w:eastAsia="en-GB"/>
          </w:rPr>
          <w:delText xml:space="preserve"> these for each month and state combination. </w:delText>
        </w:r>
        <w:commentRangeStart w:id="273"/>
        <w:commentRangeStart w:id="274"/>
        <w:r w:rsidR="00265FDC" w:rsidDel="00FA3851">
          <w:rPr>
            <w:rFonts w:ascii="Times New Roman" w:eastAsiaTheme="minorHAnsi" w:hAnsi="Times New Roman"/>
            <w:sz w:val="24"/>
            <w:szCs w:val="24"/>
            <w:lang w:eastAsia="en-GB"/>
          </w:rPr>
          <w:delText xml:space="preserve">We found that </w:delText>
        </w:r>
        <w:r w:rsidR="0081748C" w:rsidDel="00FA3851">
          <w:rPr>
            <w:rFonts w:ascii="Times New Roman" w:eastAsiaTheme="minorHAnsi" w:hAnsi="Times New Roman"/>
            <w:sz w:val="24"/>
            <w:szCs w:val="24"/>
            <w:lang w:eastAsia="en-GB"/>
          </w:rPr>
          <w:delText xml:space="preserve">county </w:delText>
        </w:r>
        <w:r w:rsidR="008307F7" w:rsidDel="00FA3851">
          <w:rPr>
            <w:rFonts w:ascii="Times New Roman" w:eastAsiaTheme="minorHAnsi" w:hAnsi="Times New Roman"/>
            <w:sz w:val="24"/>
            <w:szCs w:val="24"/>
            <w:lang w:eastAsia="en-GB"/>
          </w:rPr>
          <w:delText xml:space="preserve">temperature </w:delText>
        </w:r>
        <w:r w:rsidR="0081748C" w:rsidDel="00FA3851">
          <w:rPr>
            <w:rFonts w:ascii="Times New Roman" w:eastAsiaTheme="minorHAnsi" w:hAnsi="Times New Roman"/>
            <w:sz w:val="24"/>
            <w:szCs w:val="24"/>
            <w:lang w:eastAsia="en-GB"/>
          </w:rPr>
          <w:delText>anomalies per state</w:delText>
        </w:r>
        <w:r w:rsidR="00265FDC" w:rsidDel="00FA3851">
          <w:rPr>
            <w:rFonts w:ascii="Times New Roman" w:eastAsiaTheme="minorHAnsi" w:hAnsi="Times New Roman"/>
            <w:sz w:val="24"/>
            <w:szCs w:val="24"/>
            <w:lang w:eastAsia="en-GB"/>
          </w:rPr>
          <w:delText xml:space="preserve"> were </w:delText>
        </w:r>
        <w:r w:rsidR="00F90BB9" w:rsidDel="00FA3851">
          <w:rPr>
            <w:rFonts w:ascii="Times New Roman" w:eastAsiaTheme="minorHAnsi" w:hAnsi="Times New Roman"/>
            <w:sz w:val="24"/>
            <w:szCs w:val="24"/>
            <w:lang w:eastAsia="en-GB"/>
          </w:rPr>
          <w:delText>strongly</w:delText>
        </w:r>
        <w:r w:rsidR="00265FDC" w:rsidDel="00FA3851">
          <w:rPr>
            <w:rFonts w:ascii="Times New Roman" w:eastAsiaTheme="minorHAnsi" w:hAnsi="Times New Roman"/>
            <w:sz w:val="24"/>
            <w:szCs w:val="24"/>
            <w:lang w:eastAsia="en-GB"/>
          </w:rPr>
          <w:delText xml:space="preserve"> correlated with the direction of the </w:delText>
        </w:r>
        <w:r w:rsidR="002369CA" w:rsidDel="00FA3851">
          <w:rPr>
            <w:rFonts w:ascii="Times New Roman" w:eastAsiaTheme="minorHAnsi" w:hAnsi="Times New Roman"/>
            <w:sz w:val="24"/>
            <w:szCs w:val="24"/>
            <w:lang w:eastAsia="en-GB"/>
          </w:rPr>
          <w:delText xml:space="preserve">state-summarised </w:delText>
        </w:r>
        <w:r w:rsidR="00265FDC" w:rsidDel="00FA3851">
          <w:rPr>
            <w:rFonts w:ascii="Times New Roman" w:eastAsiaTheme="minorHAnsi" w:hAnsi="Times New Roman"/>
            <w:sz w:val="24"/>
            <w:szCs w:val="24"/>
            <w:lang w:eastAsia="en-GB"/>
          </w:rPr>
          <w:delText xml:space="preserve">anomaly. </w:delText>
        </w:r>
        <w:commentRangeEnd w:id="273"/>
        <w:r w:rsidR="00265FDC" w:rsidDel="00FA3851">
          <w:rPr>
            <w:rStyle w:val="CommentReference"/>
            <w:rFonts w:asciiTheme="minorHAnsi" w:eastAsiaTheme="minorHAnsi" w:hAnsiTheme="minorHAnsi" w:cstheme="minorBidi"/>
          </w:rPr>
          <w:commentReference w:id="273"/>
        </w:r>
        <w:commentRangeEnd w:id="274"/>
        <w:r w:rsidR="00265FDC" w:rsidDel="00FA3851">
          <w:rPr>
            <w:rStyle w:val="CommentReference"/>
            <w:rFonts w:asciiTheme="minorHAnsi" w:eastAsiaTheme="minorHAnsi" w:hAnsiTheme="minorHAnsi" w:cstheme="minorBidi"/>
          </w:rPr>
          <w:commentReference w:id="274"/>
        </w:r>
        <w:r w:rsidR="00534095" w:rsidRPr="00636C9B" w:rsidDel="00FA3851">
          <w:rPr>
            <w:rFonts w:ascii="Times New Roman" w:eastAsiaTheme="minorHAnsi" w:hAnsi="Times New Roman"/>
            <w:sz w:val="24"/>
            <w:szCs w:val="24"/>
            <w:lang w:eastAsia="en-GB"/>
          </w:rPr>
          <w:delText xml:space="preserve">We </w:delText>
        </w:r>
        <w:r w:rsidR="00B80D4C" w:rsidRPr="00636C9B" w:rsidDel="00FA3851">
          <w:rPr>
            <w:rFonts w:ascii="Times New Roman" w:eastAsiaTheme="minorHAnsi" w:hAnsi="Times New Roman"/>
            <w:sz w:val="24"/>
            <w:szCs w:val="24"/>
            <w:lang w:eastAsia="en-GB"/>
          </w:rPr>
          <w:delText>subtracted</w:delText>
        </w:r>
        <w:r w:rsidR="004814FB"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th</w:delText>
        </w:r>
        <w:r w:rsidR="007D1E78" w:rsidDel="00FA3851">
          <w:rPr>
            <w:rFonts w:ascii="Times New Roman" w:eastAsiaTheme="minorHAnsi" w:hAnsi="Times New Roman"/>
            <w:sz w:val="24"/>
            <w:szCs w:val="24"/>
            <w:lang w:eastAsia="en-GB"/>
          </w:rPr>
          <w:delText>ese</w:delText>
        </w:r>
        <w:r w:rsidR="00AD1745" w:rsidRPr="00636C9B" w:rsidDel="00FA3851">
          <w:rPr>
            <w:rFonts w:ascii="Times New Roman" w:eastAsiaTheme="minorHAnsi" w:hAnsi="Times New Roman"/>
            <w:sz w:val="24"/>
            <w:szCs w:val="24"/>
            <w:lang w:eastAsia="en-GB"/>
          </w:rPr>
          <w:delText xml:space="preserve"> long-term mean temperature</w:delText>
        </w:r>
        <w:r w:rsidR="007D1E78" w:rsidDel="00FA3851">
          <w:rPr>
            <w:rFonts w:ascii="Times New Roman" w:eastAsiaTheme="minorHAnsi" w:hAnsi="Times New Roman"/>
            <w:sz w:val="24"/>
            <w:szCs w:val="24"/>
            <w:lang w:eastAsia="en-GB"/>
          </w:rPr>
          <w:delText>s</w:delText>
        </w:r>
        <w:r w:rsidR="00AD1745" w:rsidRPr="00636C9B" w:rsidDel="00FA3851">
          <w:rPr>
            <w:rFonts w:ascii="Times New Roman" w:eastAsiaTheme="minorHAnsi" w:hAnsi="Times New Roman"/>
            <w:sz w:val="24"/>
            <w:szCs w:val="24"/>
            <w:lang w:eastAsia="en-GB"/>
          </w:rPr>
          <w:delText xml:space="preserve"> </w:delText>
        </w:r>
        <w:r w:rsidR="004814FB" w:rsidRPr="00636C9B" w:rsidDel="00FA3851">
          <w:rPr>
            <w:rFonts w:ascii="Times New Roman" w:eastAsiaTheme="minorHAnsi" w:hAnsi="Times New Roman"/>
            <w:sz w:val="24"/>
            <w:szCs w:val="24"/>
            <w:lang w:eastAsia="en-GB"/>
          </w:rPr>
          <w:delText xml:space="preserve">from each </w:delText>
        </w:r>
        <w:r w:rsidR="00AD1745" w:rsidRPr="00636C9B" w:rsidDel="00FA3851">
          <w:rPr>
            <w:rFonts w:ascii="Times New Roman" w:eastAsiaTheme="minorHAnsi" w:hAnsi="Times New Roman"/>
            <w:sz w:val="24"/>
            <w:szCs w:val="24"/>
            <w:lang w:eastAsia="en-GB"/>
          </w:rPr>
          <w:delText xml:space="preserve">respective </w:delText>
        </w:r>
        <w:r w:rsidR="004814FB" w:rsidRPr="00636C9B" w:rsidDel="00FA3851">
          <w:rPr>
            <w:rFonts w:ascii="Times New Roman" w:eastAsiaTheme="minorHAnsi" w:hAnsi="Times New Roman"/>
            <w:sz w:val="24"/>
            <w:szCs w:val="24"/>
            <w:lang w:eastAsia="en-GB"/>
          </w:rPr>
          <w:delText>state-month value</w:delText>
        </w:r>
        <w:r w:rsidR="007655FC"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 xml:space="preserve">over time </w:delText>
        </w:r>
        <w:r w:rsidR="00E6231C" w:rsidRPr="00636C9B" w:rsidDel="00FA3851">
          <w:rPr>
            <w:rFonts w:ascii="Times New Roman" w:eastAsiaTheme="minorHAnsi" w:hAnsi="Times New Roman"/>
            <w:sz w:val="24"/>
            <w:szCs w:val="24"/>
            <w:lang w:eastAsia="en-GB"/>
          </w:rPr>
          <w:delText xml:space="preserve">to generate </w:delText>
        </w:r>
        <w:r w:rsidR="00AD1745" w:rsidRPr="00636C9B" w:rsidDel="00FA3851">
          <w:rPr>
            <w:rFonts w:ascii="Times New Roman" w:eastAsiaTheme="minorHAnsi" w:hAnsi="Times New Roman"/>
            <w:sz w:val="24"/>
            <w:szCs w:val="24"/>
            <w:lang w:eastAsia="en-GB"/>
          </w:rPr>
          <w:delText xml:space="preserve">a </w:delText>
        </w:r>
        <w:r w:rsidR="00E6231C" w:rsidRPr="00636C9B" w:rsidDel="00FA3851">
          <w:rPr>
            <w:rFonts w:ascii="Times New Roman" w:eastAsiaTheme="minorHAnsi" w:hAnsi="Times New Roman"/>
            <w:sz w:val="24"/>
            <w:szCs w:val="24"/>
            <w:lang w:eastAsia="en-GB"/>
          </w:rPr>
          <w:delText xml:space="preserve">temperature anomaly </w:delText>
        </w:r>
        <w:r w:rsidR="00AD1745" w:rsidRPr="00636C9B" w:rsidDel="00FA3851">
          <w:rPr>
            <w:rFonts w:ascii="Times New Roman" w:eastAsiaTheme="minorHAnsi" w:hAnsi="Times New Roman"/>
            <w:sz w:val="24"/>
            <w:szCs w:val="24"/>
            <w:lang w:eastAsia="en-GB"/>
          </w:rPr>
          <w:delText xml:space="preserve">time series for each month in each state </w:delText>
        </w:r>
        <w:r w:rsidR="007655FC" w:rsidRPr="00636C9B" w:rsidDel="00FA3851">
          <w:rPr>
            <w:rFonts w:ascii="Times New Roman" w:eastAsiaTheme="minorHAnsi" w:hAnsi="Times New Roman"/>
            <w:sz w:val="24"/>
            <w:szCs w:val="24"/>
            <w:lang w:eastAsia="en-GB"/>
          </w:rPr>
          <w:delText>(Figure XX).</w:delText>
        </w:r>
        <w:commentRangeEnd w:id="270"/>
        <w:r w:rsidR="001D59EC" w:rsidDel="00FA3851">
          <w:rPr>
            <w:rStyle w:val="CommentReference"/>
            <w:rFonts w:asciiTheme="minorHAnsi" w:eastAsiaTheme="minorHAnsi" w:hAnsiTheme="minorHAnsi" w:cstheme="minorBidi"/>
          </w:rPr>
          <w:commentReference w:id="270"/>
        </w:r>
        <w:commentRangeEnd w:id="271"/>
        <w:r w:rsidR="00C56F01" w:rsidDel="00FA3851">
          <w:rPr>
            <w:rStyle w:val="CommentReference"/>
            <w:rFonts w:asciiTheme="minorHAnsi" w:eastAsiaTheme="minorHAnsi" w:hAnsiTheme="minorHAnsi" w:cstheme="minorBidi"/>
          </w:rPr>
          <w:commentReference w:id="271"/>
        </w:r>
        <w:r w:rsidR="00C84052" w:rsidDel="00FA3851">
          <w:rPr>
            <w:rFonts w:ascii="Times New Roman" w:eastAsiaTheme="minorHAnsi" w:hAnsi="Times New Roman"/>
            <w:sz w:val="24"/>
            <w:szCs w:val="24"/>
            <w:lang w:eastAsia="en-GB"/>
          </w:rPr>
          <w:delText xml:space="preserve"> </w:delText>
        </w:r>
        <w:r w:rsidR="00B54E6E" w:rsidDel="00FA3851">
          <w:rPr>
            <w:rFonts w:ascii="Times New Roman" w:eastAsiaTheme="minorHAnsi" w:hAnsi="Times New Roman"/>
            <w:sz w:val="24"/>
            <w:szCs w:val="24"/>
            <w:lang w:eastAsia="en-GB"/>
          </w:rPr>
          <w:delText>The temperature anomaly can be thought of as whether,</w:delText>
        </w:r>
      </w:del>
      <w:ins w:id="275" w:author="Ezzati, Majid" w:date="2018-12-01T01:21:00Z">
        <w:del w:id="276" w:author="Parks, Robbie M" w:date="2018-12-05T11:39:00Z">
          <w:r w:rsidR="007E74BD" w:rsidDel="00FA3851">
            <w:rPr>
              <w:rFonts w:ascii="Times New Roman" w:eastAsiaTheme="minorHAnsi" w:hAnsi="Times New Roman"/>
              <w:sz w:val="24"/>
              <w:szCs w:val="24"/>
              <w:lang w:eastAsia="en-GB"/>
            </w:rPr>
            <w:delText>measures the extent that</w:delText>
          </w:r>
        </w:del>
      </w:ins>
      <w:del w:id="277" w:author="Parks, Robbie M" w:date="2018-12-05T11:39:00Z">
        <w:r w:rsidR="00B54E6E" w:rsidDel="00FA3851">
          <w:rPr>
            <w:rFonts w:ascii="Times New Roman" w:eastAsiaTheme="minorHAnsi" w:hAnsi="Times New Roman"/>
            <w:sz w:val="24"/>
            <w:szCs w:val="24"/>
            <w:lang w:eastAsia="en-GB"/>
          </w:rPr>
          <w:delText xml:space="preserve"> </w:delText>
        </w:r>
      </w:del>
      <w:ins w:id="278" w:author="Ezzati, Majid" w:date="2018-12-01T01:21:00Z">
        <w:del w:id="279" w:author="Parks, Robbie M" w:date="2018-12-05T11:39:00Z">
          <w:r w:rsidR="007E74BD" w:rsidDel="00FA3851">
            <w:rPr>
              <w:rFonts w:ascii="Times New Roman" w:eastAsiaTheme="minorHAnsi" w:hAnsi="Times New Roman"/>
              <w:sz w:val="24"/>
              <w:szCs w:val="24"/>
              <w:lang w:eastAsia="en-GB"/>
            </w:rPr>
            <w:delText xml:space="preserve">temperature experienced </w:delText>
          </w:r>
        </w:del>
      </w:ins>
      <w:del w:id="280" w:author="Parks, Robbie M" w:date="2018-12-05T11:39:00Z">
        <w:r w:rsidR="00B54E6E" w:rsidDel="00FA3851">
          <w:rPr>
            <w:rFonts w:ascii="Times New Roman" w:eastAsiaTheme="minorHAnsi" w:hAnsi="Times New Roman"/>
            <w:sz w:val="24"/>
            <w:szCs w:val="24"/>
            <w:lang w:eastAsia="en-GB"/>
          </w:rPr>
          <w:delText xml:space="preserve">for </w:delText>
        </w:r>
      </w:del>
      <w:ins w:id="281" w:author="Ezzati, Majid" w:date="2018-12-01T01:21:00Z">
        <w:del w:id="282" w:author="Parks, Robbie M" w:date="2018-12-05T11:39:00Z">
          <w:r w:rsidR="007E74BD" w:rsidDel="00FA3851">
            <w:rPr>
              <w:rFonts w:ascii="Times New Roman" w:eastAsiaTheme="minorHAnsi" w:hAnsi="Times New Roman"/>
              <w:sz w:val="24"/>
              <w:szCs w:val="24"/>
              <w:lang w:eastAsia="en-GB"/>
            </w:rPr>
            <w:delText xml:space="preserve">in </w:delText>
          </w:r>
        </w:del>
      </w:ins>
      <w:del w:id="283" w:author="Parks, Robbie M" w:date="2018-12-05T11:39:00Z">
        <w:r w:rsidR="00B54E6E" w:rsidDel="00FA3851">
          <w:rPr>
            <w:rFonts w:ascii="Times New Roman" w:eastAsiaTheme="minorHAnsi" w:hAnsi="Times New Roman"/>
            <w:sz w:val="24"/>
            <w:szCs w:val="24"/>
            <w:lang w:eastAsia="en-GB"/>
          </w:rPr>
          <w:delText>a specific month</w:delText>
        </w:r>
      </w:del>
      <w:ins w:id="284" w:author="Ezzati, Majid" w:date="2018-12-01T01:21:00Z">
        <w:del w:id="285" w:author="Parks, Robbie M" w:date="2018-12-05T11:39:00Z">
          <w:r w:rsidR="007E74BD" w:rsidDel="00FA3851">
            <w:rPr>
              <w:rFonts w:ascii="Times New Roman" w:eastAsiaTheme="minorHAnsi" w:hAnsi="Times New Roman"/>
              <w:sz w:val="24"/>
              <w:szCs w:val="24"/>
              <w:lang w:eastAsia="en-GB"/>
            </w:rPr>
            <w:delText>, year and</w:delText>
          </w:r>
        </w:del>
      </w:ins>
      <w:del w:id="286" w:author="Parks, Robbie M" w:date="2018-12-05T11:39:00Z">
        <w:r w:rsidR="00B54E6E" w:rsidDel="00FA3851">
          <w:rPr>
            <w:rFonts w:ascii="Times New Roman" w:eastAsiaTheme="minorHAnsi" w:hAnsi="Times New Roman"/>
            <w:sz w:val="24"/>
            <w:szCs w:val="24"/>
            <w:lang w:eastAsia="en-GB"/>
          </w:rPr>
          <w:delText xml:space="preserve"> in a specific year in a specific state, the temperature experienced is warmer or cooler than the long-term average</w:delText>
        </w:r>
      </w:del>
      <w:ins w:id="287" w:author="Ezzati, Majid" w:date="2018-11-30T17:16:00Z">
        <w:del w:id="288" w:author="Parks, Robbie M" w:date="2018-12-05T11:39:00Z">
          <w:r w:rsidR="008D0988" w:rsidDel="00FA3851">
            <w:rPr>
              <w:rFonts w:ascii="Times New Roman" w:eastAsiaTheme="minorHAnsi" w:hAnsi="Times New Roman"/>
              <w:sz w:val="24"/>
              <w:szCs w:val="24"/>
              <w:lang w:eastAsia="en-GB"/>
            </w:rPr>
            <w:delText>, to which the population of each state has acclimatised</w:delText>
          </w:r>
        </w:del>
      </w:ins>
      <w:del w:id="289" w:author="Parks, Robbie M" w:date="2018-12-05T11:39:00Z">
        <w:r w:rsidR="00B54E6E" w:rsidDel="00FA3851">
          <w:rPr>
            <w:rFonts w:ascii="Times New Roman" w:eastAsiaTheme="minorHAnsi" w:hAnsi="Times New Roman"/>
            <w:sz w:val="24"/>
            <w:szCs w:val="24"/>
            <w:lang w:eastAsia="en-GB"/>
          </w:rPr>
          <w:delText>.</w:delText>
        </w:r>
        <w:r w:rsidR="005D75D9" w:rsidDel="00FA3851">
          <w:rPr>
            <w:rFonts w:ascii="Times New Roman" w:eastAsiaTheme="minorHAnsi" w:hAnsi="Times New Roman"/>
            <w:sz w:val="24"/>
            <w:szCs w:val="24"/>
            <w:lang w:eastAsia="en-GB"/>
          </w:rPr>
          <w:delText xml:space="preserve"> </w:delText>
        </w:r>
      </w:del>
      <w:moveToRangeStart w:id="290" w:author="Ezzati, Majid" w:date="2018-11-30T17:00:00Z" w:name="move531360570"/>
      <w:moveTo w:id="291" w:author="Ezzati, Majid" w:date="2018-11-30T17:00:00Z">
        <w:del w:id="292" w:author="Parks, Robbie M" w:date="2018-12-05T11:39:00Z">
          <w:r w:rsidR="001D59EC" w:rsidDel="00FA3851">
            <w:rPr>
              <w:rFonts w:ascii="Times New Roman" w:eastAsiaTheme="minorHAnsi" w:hAnsi="Times New Roman"/>
              <w:sz w:val="24"/>
              <w:szCs w:val="24"/>
              <w:lang w:eastAsia="en-GB"/>
            </w:rPr>
            <w:delText>These values can be different even for neighbouring months in the same state, or</w:delText>
          </w:r>
        </w:del>
      </w:moveTo>
      <w:ins w:id="293" w:author="Ezzati, Majid" w:date="2018-11-30T17:17:00Z">
        <w:del w:id="294" w:author="Parks, Robbie M" w:date="2018-12-05T11:39:00Z">
          <w:r w:rsidR="008D0988" w:rsidDel="00FA3851">
            <w:rPr>
              <w:rFonts w:ascii="Times New Roman" w:eastAsiaTheme="minorHAnsi" w:hAnsi="Times New Roman"/>
              <w:sz w:val="24"/>
              <w:szCs w:val="24"/>
              <w:lang w:eastAsia="en-GB"/>
            </w:rPr>
            <w:delText>and</w:delText>
          </w:r>
        </w:del>
      </w:ins>
      <w:moveTo w:id="295" w:author="Ezzati, Majid" w:date="2018-11-30T17:00:00Z">
        <w:del w:id="296" w:author="Parks, Robbie M" w:date="2018-12-05T11:39:00Z">
          <w:r w:rsidR="001D59EC" w:rsidDel="00FA3851">
            <w:rPr>
              <w:rFonts w:ascii="Times New Roman" w:eastAsiaTheme="minorHAnsi" w:hAnsi="Times New Roman"/>
              <w:sz w:val="24"/>
              <w:szCs w:val="24"/>
              <w:lang w:eastAsia="en-GB"/>
            </w:rPr>
            <w:delText xml:space="preserve"> neighbouring states in the same month, and represent monthly acclimatisation temperatures in each state.</w:delText>
          </w:r>
        </w:del>
      </w:moveTo>
      <w:moveToRangeEnd w:id="290"/>
    </w:p>
    <w:p w14:paraId="5EF932C2" w14:textId="56A6531B" w:rsidR="009B0615" w:rsidDel="00FA3851" w:rsidRDefault="009B0615" w:rsidP="00D76DF7">
      <w:pPr>
        <w:spacing w:after="0" w:line="480" w:lineRule="auto"/>
        <w:jc w:val="both"/>
        <w:outlineLvl w:val="0"/>
        <w:rPr>
          <w:del w:id="297" w:author="Parks, Robbie M" w:date="2018-12-05T11:39:00Z"/>
          <w:rFonts w:ascii="Times New Roman" w:hAnsi="Times New Roman"/>
          <w:sz w:val="24"/>
          <w:szCs w:val="24"/>
        </w:rPr>
      </w:pPr>
    </w:p>
    <w:p w14:paraId="1C673E49" w14:textId="10C2A522" w:rsidR="00416B2F" w:rsidDel="00FA3851" w:rsidRDefault="00587C72" w:rsidP="00D76DF7">
      <w:pPr>
        <w:spacing w:after="0" w:line="480" w:lineRule="auto"/>
        <w:jc w:val="both"/>
        <w:outlineLvl w:val="0"/>
        <w:rPr>
          <w:del w:id="298" w:author="Parks, Robbie M" w:date="2018-12-05T11:39:00Z"/>
          <w:rFonts w:ascii="Times New Roman" w:hAnsi="Times New Roman"/>
          <w:sz w:val="24"/>
          <w:szCs w:val="24"/>
        </w:rPr>
      </w:pPr>
      <w:commentRangeStart w:id="299"/>
      <w:del w:id="300" w:author="Parks, Robbie M" w:date="2018-12-05T11:39:00Z">
        <w:r w:rsidDel="00FA3851">
          <w:rPr>
            <w:rFonts w:ascii="Times New Roman" w:hAnsi="Times New Roman"/>
            <w:sz w:val="24"/>
            <w:szCs w:val="24"/>
          </w:rPr>
          <w:delText>In addition t</w:delText>
        </w:r>
        <w:r w:rsidR="008307F7" w:rsidDel="00FA3851">
          <w:rPr>
            <w:rFonts w:ascii="Times New Roman" w:hAnsi="Times New Roman"/>
            <w:sz w:val="24"/>
            <w:szCs w:val="24"/>
          </w:rPr>
          <w:delText>emperature</w:delText>
        </w:r>
        <w:r w:rsidDel="00FA3851">
          <w:rPr>
            <w:rFonts w:ascii="Times New Roman" w:hAnsi="Times New Roman"/>
            <w:sz w:val="24"/>
            <w:szCs w:val="24"/>
          </w:rPr>
          <w:delText xml:space="preserve"> anomalies </w:delText>
        </w:r>
        <w:r w:rsidR="008307F7" w:rsidDel="00FA3851">
          <w:rPr>
            <w:rFonts w:ascii="Times New Roman" w:hAnsi="Times New Roman"/>
            <w:sz w:val="24"/>
            <w:szCs w:val="24"/>
          </w:rPr>
          <w:delText xml:space="preserve">based on </w:delText>
        </w:r>
        <w:r w:rsidDel="00FA3851">
          <w:rPr>
            <w:rFonts w:ascii="Times New Roman" w:hAnsi="Times New Roman"/>
            <w:sz w:val="24"/>
            <w:szCs w:val="24"/>
          </w:rPr>
          <w:delText xml:space="preserve">daily mean temperature we calculated in a similar way those for daily maximum, minimum or range of temperature. However, </w:delText>
        </w:r>
        <w:r w:rsidR="00252CDC" w:rsidDel="00FA3851">
          <w:rPr>
            <w:rFonts w:ascii="Times New Roman" w:hAnsi="Times New Roman"/>
            <w:sz w:val="24"/>
            <w:szCs w:val="24"/>
          </w:rPr>
          <w:delText>o</w:delText>
        </w:r>
        <w:r w:rsidR="00BF2AE2" w:rsidDel="00FA3851">
          <w:rPr>
            <w:rFonts w:ascii="Times New Roman" w:hAnsi="Times New Roman"/>
            <w:sz w:val="24"/>
            <w:szCs w:val="24"/>
          </w:rPr>
          <w:delText xml:space="preserve">ur results </w:delText>
        </w:r>
        <w:r w:rsidR="00252CDC" w:rsidDel="00FA3851">
          <w:rPr>
            <w:rFonts w:ascii="Times New Roman" w:hAnsi="Times New Roman"/>
            <w:sz w:val="24"/>
            <w:szCs w:val="24"/>
          </w:rPr>
          <w:delText xml:space="preserve">for these measures </w:delText>
        </w:r>
        <w:r w:rsidR="00BF2AE2" w:rsidDel="00FA3851">
          <w:rPr>
            <w:rFonts w:ascii="Times New Roman" w:hAnsi="Times New Roman"/>
            <w:sz w:val="24"/>
            <w:szCs w:val="24"/>
          </w:rPr>
          <w:delText>were</w:delText>
        </w:r>
        <w:r w:rsidR="00C1008E" w:rsidDel="00FA3851">
          <w:rPr>
            <w:rFonts w:ascii="Times New Roman" w:hAnsi="Times New Roman"/>
            <w:sz w:val="24"/>
            <w:szCs w:val="24"/>
          </w:rPr>
          <w:delText xml:space="preserve"> </w:delText>
        </w:r>
        <w:r w:rsidR="00BF2AE2" w:rsidDel="00FA3851">
          <w:rPr>
            <w:rFonts w:ascii="Times New Roman" w:hAnsi="Times New Roman"/>
            <w:sz w:val="24"/>
            <w:szCs w:val="24"/>
          </w:rPr>
          <w:delText xml:space="preserve">similar </w:delText>
        </w:r>
        <w:r w:rsidR="00252CDC" w:rsidDel="00FA3851">
          <w:rPr>
            <w:rFonts w:ascii="Times New Roman" w:hAnsi="Times New Roman"/>
            <w:sz w:val="24"/>
            <w:szCs w:val="24"/>
          </w:rPr>
          <w:delText>to those from daily mean and are not presented here</w:delText>
        </w:r>
        <w:r w:rsidR="009A6892" w:rsidDel="00FA3851">
          <w:rPr>
            <w:rFonts w:ascii="Times New Roman" w:hAnsi="Times New Roman"/>
            <w:sz w:val="24"/>
            <w:szCs w:val="24"/>
          </w:rPr>
          <w:delText>.</w:delText>
        </w:r>
        <w:r w:rsidR="00F63E43" w:rsidDel="00FA3851">
          <w:rPr>
            <w:rFonts w:ascii="Times New Roman" w:hAnsi="Times New Roman"/>
            <w:sz w:val="24"/>
            <w:szCs w:val="24"/>
          </w:rPr>
          <w:delText xml:space="preserve"> </w:delText>
        </w:r>
        <w:r w:rsidR="00252CDC" w:rsidDel="00FA3851">
          <w:rPr>
            <w:rFonts w:ascii="Times New Roman" w:hAnsi="Times New Roman"/>
            <w:sz w:val="24"/>
            <w:szCs w:val="24"/>
          </w:rPr>
          <w:delText>Similarly, w</w:delText>
        </w:r>
        <w:r w:rsidR="00B6332B" w:rsidDel="00FA3851">
          <w:rPr>
            <w:rFonts w:ascii="Times New Roman" w:hAnsi="Times New Roman"/>
            <w:sz w:val="24"/>
            <w:szCs w:val="24"/>
          </w:rPr>
          <w:delText xml:space="preserve">hen </w:delText>
        </w:r>
        <w:r w:rsidR="00416B2F" w:rsidDel="00FA3851">
          <w:rPr>
            <w:rFonts w:ascii="Times New Roman" w:hAnsi="Times New Roman"/>
            <w:sz w:val="24"/>
            <w:szCs w:val="24"/>
          </w:rPr>
          <w:delText>including more than one temperature metric in the model</w:delText>
        </w:r>
        <w:r w:rsidR="00F55B6B" w:rsidDel="00FA3851">
          <w:rPr>
            <w:rFonts w:ascii="Times New Roman" w:hAnsi="Times New Roman"/>
            <w:sz w:val="24"/>
            <w:szCs w:val="24"/>
          </w:rPr>
          <w:delText xml:space="preserve"> (in addition to </w:delText>
        </w:r>
        <w:r w:rsidR="008307F7" w:rsidDel="00FA3851">
          <w:rPr>
            <w:rFonts w:ascii="Times New Roman" w:hAnsi="Times New Roman"/>
            <w:sz w:val="24"/>
            <w:szCs w:val="24"/>
          </w:rPr>
          <w:delText xml:space="preserve">temperature </w:delText>
        </w:r>
        <w:r w:rsidR="005F660A" w:rsidDel="00FA3851">
          <w:rPr>
            <w:rFonts w:ascii="Times New Roman" w:hAnsi="Times New Roman"/>
            <w:sz w:val="24"/>
            <w:szCs w:val="24"/>
          </w:rPr>
          <w:delText xml:space="preserve">anomalies of </w:delText>
        </w:r>
        <w:r w:rsidR="00F55B6B" w:rsidDel="00FA3851">
          <w:rPr>
            <w:rFonts w:ascii="Times New Roman" w:hAnsi="Times New Roman"/>
            <w:sz w:val="24"/>
            <w:szCs w:val="24"/>
          </w:rPr>
          <w:delText xml:space="preserve">monthly </w:delText>
        </w:r>
        <w:r w:rsidR="008307F7" w:rsidDel="00FA3851">
          <w:rPr>
            <w:rFonts w:ascii="Times New Roman" w:hAnsi="Times New Roman"/>
            <w:sz w:val="24"/>
            <w:szCs w:val="24"/>
          </w:rPr>
          <w:delText>means</w:delText>
        </w:r>
        <w:r w:rsidR="00F55B6B" w:rsidDel="00FA3851">
          <w:rPr>
            <w:rFonts w:ascii="Times New Roman" w:hAnsi="Times New Roman"/>
            <w:sz w:val="24"/>
            <w:szCs w:val="24"/>
          </w:rPr>
          <w:delText>)</w:delText>
        </w:r>
        <w:r w:rsidR="00416B2F" w:rsidDel="00FA3851">
          <w:rPr>
            <w:rFonts w:ascii="Times New Roman" w:hAnsi="Times New Roman"/>
            <w:sz w:val="24"/>
            <w:szCs w:val="24"/>
          </w:rPr>
          <w:delText xml:space="preserve">, </w:delText>
        </w:r>
        <w:r w:rsidR="00B6332B" w:rsidDel="00FA3851">
          <w:rPr>
            <w:rFonts w:ascii="Times New Roman" w:hAnsi="Times New Roman"/>
            <w:sz w:val="24"/>
            <w:szCs w:val="24"/>
          </w:rPr>
          <w:delText xml:space="preserve">such as </w:delText>
        </w:r>
        <w:r w:rsidR="00F55B6B" w:rsidDel="00FA3851">
          <w:rPr>
            <w:rFonts w:ascii="Times New Roman" w:hAnsi="Times New Roman"/>
            <w:sz w:val="24"/>
            <w:szCs w:val="24"/>
          </w:rPr>
          <w:delText xml:space="preserve">standard deviation; </w:delText>
        </w:r>
        <w:r w:rsidR="00B6332B" w:rsidDel="00FA3851">
          <w:rPr>
            <w:rFonts w:ascii="Times New Roman" w:hAnsi="Times New Roman"/>
            <w:sz w:val="24"/>
            <w:szCs w:val="24"/>
          </w:rPr>
          <w:delText>heat wave measures, including the number of days in a month (adjusted for length of month) above the 90</w:delText>
        </w:r>
        <w:r w:rsidR="00B6332B" w:rsidRPr="00F0573E" w:rsidDel="00FA3851">
          <w:rPr>
            <w:rFonts w:ascii="Times New Roman" w:hAnsi="Times New Roman"/>
            <w:sz w:val="24"/>
            <w:szCs w:val="24"/>
            <w:vertAlign w:val="superscript"/>
          </w:rPr>
          <w:delText>th</w:delText>
        </w:r>
        <w:r w:rsidR="00B6332B" w:rsidDel="00FA3851">
          <w:rPr>
            <w:rFonts w:ascii="Times New Roman" w:hAnsi="Times New Roman"/>
            <w:sz w:val="24"/>
            <w:szCs w:val="24"/>
          </w:rPr>
          <w:delText xml:space="preserve"> percentile or above an absolute threshold of 30</w:delText>
        </w:r>
        <w:r w:rsidR="00B6332B" w:rsidRPr="00F0573E" w:rsidDel="00FA3851">
          <w:rPr>
            <w:rFonts w:ascii="Times New Roman" w:hAnsi="Times New Roman"/>
            <w:sz w:val="24"/>
            <w:szCs w:val="24"/>
          </w:rPr>
          <w:delText>°</w:delText>
        </w:r>
        <w:r w:rsidR="00B6332B" w:rsidDel="00FA3851">
          <w:rPr>
            <w:rFonts w:ascii="Times New Roman" w:hAnsi="Times New Roman"/>
            <w:sz w:val="24"/>
            <w:szCs w:val="24"/>
          </w:rPr>
          <w:delText>C</w:delText>
        </w:r>
        <w:r w:rsidR="00F55B6B" w:rsidDel="00FA3851">
          <w:rPr>
            <w:rFonts w:ascii="Times New Roman" w:hAnsi="Times New Roman"/>
            <w:sz w:val="24"/>
            <w:szCs w:val="24"/>
          </w:rPr>
          <w:delText>;</w:delText>
        </w:r>
        <w:r w:rsidR="00B6332B" w:rsidDel="00FA3851">
          <w:rPr>
            <w:rFonts w:ascii="Times New Roman" w:hAnsi="Times New Roman"/>
            <w:sz w:val="24"/>
            <w:szCs w:val="24"/>
          </w:rPr>
          <w:delText xml:space="preserve"> the</w:delText>
        </w:r>
        <w:r w:rsidR="00C504FA" w:rsidDel="00FA3851">
          <w:rPr>
            <w:rFonts w:ascii="Times New Roman" w:hAnsi="Times New Roman"/>
            <w:sz w:val="24"/>
            <w:szCs w:val="24"/>
          </w:rPr>
          <w:delText xml:space="preserve"> </w:delText>
        </w:r>
        <w:r w:rsidR="00FD2234" w:rsidDel="00FA3851">
          <w:rPr>
            <w:rFonts w:ascii="Times New Roman" w:hAnsi="Times New Roman"/>
            <w:sz w:val="24"/>
            <w:szCs w:val="24"/>
          </w:rPr>
          <w:delText>additional deaths result</w:delText>
        </w:r>
        <w:r w:rsidR="00416B2F" w:rsidDel="00FA3851">
          <w:rPr>
            <w:rFonts w:ascii="Times New Roman" w:hAnsi="Times New Roman"/>
            <w:sz w:val="24"/>
            <w:szCs w:val="24"/>
          </w:rPr>
          <w:delText xml:space="preserve"> remained similar to the single variable model, due to the collinearity of other measures with mean monthly temperature.</w:delText>
        </w:r>
        <w:commentRangeEnd w:id="299"/>
        <w:r w:rsidR="008D0988" w:rsidDel="00FA3851">
          <w:rPr>
            <w:rStyle w:val="CommentReference"/>
            <w:rFonts w:asciiTheme="minorHAnsi" w:eastAsiaTheme="minorHAnsi" w:hAnsiTheme="minorHAnsi" w:cstheme="minorBidi"/>
          </w:rPr>
          <w:commentReference w:id="299"/>
        </w:r>
      </w:del>
    </w:p>
    <w:p w14:paraId="0A0EEB9A" w14:textId="1645BC88" w:rsidR="00C84052" w:rsidRPr="00636C9B" w:rsidDel="00FA3851" w:rsidRDefault="00C84052" w:rsidP="00D76DF7">
      <w:pPr>
        <w:spacing w:after="0" w:line="480" w:lineRule="auto"/>
        <w:jc w:val="both"/>
        <w:outlineLvl w:val="0"/>
        <w:rPr>
          <w:del w:id="301" w:author="Parks, Robbie M" w:date="2018-12-05T11:39:00Z"/>
          <w:rFonts w:ascii="Times New Roman" w:hAnsi="Times New Roman"/>
          <w:sz w:val="24"/>
          <w:szCs w:val="24"/>
        </w:rPr>
      </w:pPr>
    </w:p>
    <w:p w14:paraId="5305E388" w14:textId="469A4AEE" w:rsidR="009F41F2" w:rsidRPr="00636C9B" w:rsidDel="00FA3851" w:rsidRDefault="0024175D" w:rsidP="00D76DF7">
      <w:pPr>
        <w:spacing w:after="0" w:line="480" w:lineRule="auto"/>
        <w:jc w:val="both"/>
        <w:outlineLvl w:val="0"/>
        <w:rPr>
          <w:del w:id="302" w:author="Parks, Robbie M" w:date="2018-12-05T11:39:00Z"/>
          <w:rFonts w:ascii="Times New Roman" w:hAnsi="Times New Roman"/>
          <w:i/>
          <w:color w:val="000000" w:themeColor="text1"/>
          <w:sz w:val="24"/>
          <w:szCs w:val="24"/>
        </w:rPr>
      </w:pPr>
      <w:del w:id="303" w:author="Parks, Robbie M" w:date="2018-12-05T11:39:00Z">
        <w:r w:rsidDel="00FA3851">
          <w:rPr>
            <w:rFonts w:ascii="Times New Roman" w:hAnsi="Times New Roman"/>
            <w:i/>
            <w:color w:val="000000" w:themeColor="text1"/>
            <w:sz w:val="24"/>
            <w:szCs w:val="24"/>
          </w:rPr>
          <w:delText>Statistical</w:delText>
        </w:r>
        <w:r w:rsidR="00EA1C1C" w:rsidDel="00FA3851">
          <w:rPr>
            <w:rFonts w:ascii="Times New Roman" w:hAnsi="Times New Roman"/>
            <w:i/>
            <w:color w:val="000000" w:themeColor="text1"/>
            <w:sz w:val="24"/>
            <w:szCs w:val="24"/>
          </w:rPr>
          <w:delText xml:space="preserve"> methods</w:delText>
        </w:r>
      </w:del>
    </w:p>
    <w:p w14:paraId="73B3120F" w14:textId="115767CC" w:rsidR="0000416A" w:rsidDel="00FA3851" w:rsidRDefault="00AB4E6A" w:rsidP="00D76DF7">
      <w:pPr>
        <w:spacing w:after="0" w:line="480" w:lineRule="auto"/>
        <w:jc w:val="both"/>
        <w:outlineLvl w:val="0"/>
        <w:rPr>
          <w:del w:id="304" w:author="Parks, Robbie M" w:date="2018-12-05T11:39:00Z"/>
          <w:rFonts w:ascii="Times New Roman" w:hAnsi="Times New Roman"/>
          <w:color w:val="000000" w:themeColor="text1"/>
          <w:sz w:val="24"/>
          <w:szCs w:val="24"/>
        </w:rPr>
      </w:pPr>
      <w:del w:id="305" w:author="Parks, Robbie M" w:date="2018-12-05T11:39:00Z">
        <w:r w:rsidRPr="00636C9B" w:rsidDel="00FA3851">
          <w:rPr>
            <w:rFonts w:ascii="Times New Roman" w:hAnsi="Times New Roman"/>
            <w:color w:val="000000" w:themeColor="text1"/>
            <w:sz w:val="24"/>
            <w:szCs w:val="24"/>
          </w:rPr>
          <w:delText>W</w:delText>
        </w:r>
        <w:r w:rsidR="00B050CA" w:rsidRPr="00636C9B" w:rsidDel="00FA3851">
          <w:rPr>
            <w:rFonts w:ascii="Times New Roman" w:hAnsi="Times New Roman"/>
            <w:color w:val="000000" w:themeColor="text1"/>
            <w:sz w:val="24"/>
            <w:szCs w:val="24"/>
          </w:rPr>
          <w:delText xml:space="preserve">e </w:delText>
        </w:r>
        <w:r w:rsidR="004127F2" w:rsidDel="00FA3851">
          <w:rPr>
            <w:rFonts w:ascii="Times New Roman" w:hAnsi="Times New Roman"/>
            <w:color w:val="000000" w:themeColor="text1"/>
            <w:sz w:val="24"/>
            <w:szCs w:val="24"/>
          </w:rPr>
          <w:delText>formulated</w:delText>
        </w:r>
        <w:r w:rsidR="004127F2" w:rsidRPr="00636C9B" w:rsidDel="00FA3851">
          <w:rPr>
            <w:rFonts w:ascii="Times New Roman" w:hAnsi="Times New Roman"/>
            <w:color w:val="000000" w:themeColor="text1"/>
            <w:sz w:val="24"/>
            <w:szCs w:val="24"/>
          </w:rPr>
          <w:delText xml:space="preserve"> </w:delText>
        </w:r>
        <w:r w:rsidR="00B050CA" w:rsidRPr="00636C9B" w:rsidDel="00FA3851">
          <w:rPr>
            <w:rFonts w:ascii="Times New Roman" w:hAnsi="Times New Roman"/>
            <w:color w:val="000000" w:themeColor="text1"/>
            <w:sz w:val="24"/>
            <w:szCs w:val="24"/>
          </w:rPr>
          <w:delText>a Bayesian spatio</w:delText>
        </w:r>
        <w:r w:rsidR="00644C34" w:rsidDel="00FA3851">
          <w:rPr>
            <w:rFonts w:ascii="Times New Roman" w:hAnsi="Times New Roman"/>
            <w:color w:val="000000" w:themeColor="text1"/>
            <w:sz w:val="24"/>
            <w:szCs w:val="24"/>
          </w:rPr>
          <w:delText>-</w:delText>
        </w:r>
        <w:r w:rsidR="00B050CA" w:rsidRPr="00636C9B" w:rsidDel="00FA3851">
          <w:rPr>
            <w:rFonts w:ascii="Times New Roman" w:hAnsi="Times New Roman"/>
            <w:color w:val="000000" w:themeColor="text1"/>
            <w:sz w:val="24"/>
            <w:szCs w:val="24"/>
          </w:rPr>
          <w:delText xml:space="preserve">temporal model </w:delText>
        </w:r>
        <w:r w:rsidR="00AA371C" w:rsidDel="00FA3851">
          <w:rPr>
            <w:rFonts w:ascii="Times New Roman" w:hAnsi="Times New Roman"/>
            <w:color w:val="000000" w:themeColor="text1"/>
            <w:sz w:val="24"/>
            <w:szCs w:val="24"/>
          </w:rPr>
          <w:delText>to</w:delText>
        </w:r>
        <w:r w:rsidR="0059454C" w:rsidDel="00FA3851">
          <w:rPr>
            <w:rFonts w:ascii="Times New Roman" w:hAnsi="Times New Roman"/>
            <w:color w:val="000000" w:themeColor="text1"/>
            <w:sz w:val="24"/>
            <w:szCs w:val="24"/>
          </w:rPr>
          <w:delText xml:space="preserve"> directly estimate the effect of </w:delText>
        </w:r>
        <w:commentRangeStart w:id="306"/>
        <w:commentRangeStart w:id="307"/>
        <w:r w:rsidR="0059454C" w:rsidDel="00FA3851">
          <w:rPr>
            <w:rFonts w:ascii="Times New Roman" w:hAnsi="Times New Roman"/>
            <w:color w:val="000000" w:themeColor="text1"/>
            <w:sz w:val="24"/>
            <w:szCs w:val="24"/>
          </w:rPr>
          <w:delText xml:space="preserve">anomalous temperature </w:delText>
        </w:r>
        <w:commentRangeEnd w:id="306"/>
        <w:r w:rsidR="004D2AEF" w:rsidDel="00FA3851">
          <w:rPr>
            <w:rStyle w:val="CommentReference"/>
            <w:rFonts w:asciiTheme="minorHAnsi" w:eastAsiaTheme="minorHAnsi" w:hAnsiTheme="minorHAnsi" w:cstheme="minorBidi"/>
          </w:rPr>
          <w:commentReference w:id="306"/>
        </w:r>
        <w:commentRangeEnd w:id="307"/>
        <w:r w:rsidR="007E74BD" w:rsidDel="00FA3851">
          <w:rPr>
            <w:rStyle w:val="CommentReference"/>
            <w:rFonts w:asciiTheme="minorHAnsi" w:eastAsiaTheme="minorHAnsi" w:hAnsiTheme="minorHAnsi" w:cstheme="minorBidi"/>
          </w:rPr>
          <w:commentReference w:id="307"/>
        </w:r>
        <w:r w:rsidR="0059454C" w:rsidDel="00FA3851">
          <w:rPr>
            <w:rFonts w:ascii="Times New Roman" w:hAnsi="Times New Roman"/>
            <w:color w:val="000000" w:themeColor="text1"/>
            <w:sz w:val="24"/>
            <w:szCs w:val="24"/>
          </w:rPr>
          <w:delText xml:space="preserve">on injury deaths rates at the state level. </w:delText>
        </w:r>
        <w:commentRangeStart w:id="308"/>
        <w:r w:rsidR="0059454C" w:rsidDel="00FA3851">
          <w:rPr>
            <w:rFonts w:ascii="Times New Roman" w:hAnsi="Times New Roman"/>
            <w:color w:val="000000" w:themeColor="text1"/>
            <w:sz w:val="24"/>
            <w:szCs w:val="24"/>
          </w:rPr>
          <w:delText xml:space="preserve">The outcome was deaths from several </w:delText>
        </w:r>
        <w:r w:rsidR="008A5971" w:rsidDel="00FA3851">
          <w:rPr>
            <w:rFonts w:ascii="Times New Roman" w:hAnsi="Times New Roman"/>
            <w:color w:val="000000" w:themeColor="text1"/>
            <w:sz w:val="24"/>
            <w:szCs w:val="24"/>
          </w:rPr>
          <w:delText>types</w:delText>
        </w:r>
        <w:r w:rsidR="003340AF" w:rsidDel="00FA3851">
          <w:rPr>
            <w:rFonts w:ascii="Times New Roman" w:hAnsi="Times New Roman"/>
            <w:color w:val="000000" w:themeColor="text1"/>
            <w:sz w:val="24"/>
            <w:szCs w:val="24"/>
          </w:rPr>
          <w:delText xml:space="preserve"> of injury, based on ICD9 (1980</w:delText>
        </w:r>
        <w:r w:rsidR="0059454C" w:rsidDel="00FA3851">
          <w:rPr>
            <w:rFonts w:ascii="Times New Roman" w:hAnsi="Times New Roman"/>
            <w:color w:val="000000" w:themeColor="text1"/>
            <w:sz w:val="24"/>
            <w:szCs w:val="24"/>
          </w:rPr>
          <w:delText>-1999)</w:delText>
        </w:r>
        <w:r w:rsidR="003340AF" w:rsidDel="00FA3851">
          <w:rPr>
            <w:rFonts w:ascii="Times New Roman" w:hAnsi="Times New Roman"/>
            <w:color w:val="000000" w:themeColor="text1"/>
            <w:sz w:val="24"/>
            <w:szCs w:val="24"/>
          </w:rPr>
          <w:delText xml:space="preserve"> and ICD10 (1999-2016)</w:delText>
        </w:r>
        <w:r w:rsidR="0039106C" w:rsidDel="00FA3851">
          <w:rPr>
            <w:rFonts w:ascii="Times New Roman" w:hAnsi="Times New Roman"/>
            <w:color w:val="000000" w:themeColor="text1"/>
            <w:sz w:val="24"/>
            <w:szCs w:val="24"/>
          </w:rPr>
          <w:delText xml:space="preserve"> (Table XX)</w:delText>
        </w:r>
        <w:r w:rsidR="00B7393E" w:rsidDel="00FA3851">
          <w:rPr>
            <w:rFonts w:ascii="Times New Roman" w:hAnsi="Times New Roman"/>
            <w:color w:val="000000" w:themeColor="text1"/>
            <w:sz w:val="24"/>
            <w:szCs w:val="24"/>
          </w:rPr>
          <w:delText xml:space="preserve">. </w:delText>
        </w:r>
        <w:commentRangeEnd w:id="308"/>
        <w:r w:rsidR="007E74BD" w:rsidDel="00FA3851">
          <w:rPr>
            <w:rStyle w:val="CommentReference"/>
            <w:rFonts w:asciiTheme="minorHAnsi" w:eastAsiaTheme="minorHAnsi" w:hAnsiTheme="minorHAnsi" w:cstheme="minorBidi"/>
          </w:rPr>
          <w:commentReference w:id="308"/>
        </w:r>
        <w:r w:rsidR="00E332CB" w:rsidDel="00FA3851">
          <w:rPr>
            <w:rFonts w:ascii="Times New Roman" w:hAnsi="Times New Roman"/>
            <w:color w:val="000000" w:themeColor="text1"/>
            <w:sz w:val="24"/>
            <w:szCs w:val="24"/>
          </w:rPr>
          <w:delText xml:space="preserve">We carried out all analyses </w:delText>
        </w:r>
        <w:r w:rsidR="00B7393E" w:rsidDel="00FA3851">
          <w:rPr>
            <w:rFonts w:ascii="Times New Roman" w:hAnsi="Times New Roman"/>
            <w:color w:val="000000" w:themeColor="text1"/>
            <w:sz w:val="24"/>
            <w:szCs w:val="24"/>
          </w:rPr>
          <w:delText>separately by sex and age group</w:delText>
        </w:r>
        <w:r w:rsidR="001242F1" w:rsidDel="00FA3851">
          <w:rPr>
            <w:rFonts w:ascii="Times New Roman" w:hAnsi="Times New Roman"/>
            <w:color w:val="000000" w:themeColor="text1"/>
            <w:sz w:val="24"/>
            <w:szCs w:val="24"/>
          </w:rPr>
          <w:delText xml:space="preserve"> (10-</w:delText>
        </w:r>
        <w:r w:rsidR="0000416A" w:rsidDel="00FA3851">
          <w:rPr>
            <w:rFonts w:ascii="Times New Roman" w:hAnsi="Times New Roman"/>
            <w:color w:val="000000" w:themeColor="text1"/>
            <w:sz w:val="24"/>
            <w:szCs w:val="24"/>
          </w:rPr>
          <w:delText xml:space="preserve">year age groups from 5 to 84 years, with 0-4 and 85+ years also) because </w:delText>
        </w:r>
      </w:del>
      <w:ins w:id="309" w:author="Ezzati, Majid" w:date="2018-12-01T01:23:00Z">
        <w:del w:id="310" w:author="Parks, Robbie M" w:date="2018-12-05T11:39:00Z">
          <w:r w:rsidR="007E74BD" w:rsidDel="00FA3851">
            <w:rPr>
              <w:rFonts w:ascii="Times New Roman" w:hAnsi="Times New Roman"/>
              <w:color w:val="000000" w:themeColor="text1"/>
              <w:sz w:val="24"/>
              <w:szCs w:val="24"/>
            </w:rPr>
            <w:delText xml:space="preserve">injury </w:delText>
          </w:r>
        </w:del>
      </w:ins>
      <w:del w:id="311" w:author="Parks, Robbie M" w:date="2018-12-05T11:39:00Z">
        <w:r w:rsidR="0000416A" w:rsidDel="00FA3851">
          <w:rPr>
            <w:rFonts w:ascii="Times New Roman" w:hAnsi="Times New Roman"/>
            <w:color w:val="000000" w:themeColor="text1"/>
            <w:sz w:val="24"/>
            <w:szCs w:val="24"/>
          </w:rPr>
          <w:delText xml:space="preserve">deaths rates vary by age group and sex, as might their associations with </w:delText>
        </w:r>
        <w:r w:rsidR="008A5971" w:rsidDel="00FA3851">
          <w:rPr>
            <w:rFonts w:ascii="Times New Roman" w:hAnsi="Times New Roman"/>
            <w:color w:val="000000" w:themeColor="text1"/>
            <w:sz w:val="24"/>
            <w:szCs w:val="24"/>
          </w:rPr>
          <w:delText>typ</w:delText>
        </w:r>
        <w:r w:rsidR="002D7AC2" w:rsidDel="00FA3851">
          <w:rPr>
            <w:rFonts w:ascii="Times New Roman" w:hAnsi="Times New Roman"/>
            <w:color w:val="000000" w:themeColor="text1"/>
            <w:sz w:val="24"/>
            <w:szCs w:val="24"/>
          </w:rPr>
          <w:delText>e</w:delText>
        </w:r>
        <w:r w:rsidR="0000416A" w:rsidDel="00FA3851">
          <w:rPr>
            <w:rFonts w:ascii="Times New Roman" w:hAnsi="Times New Roman"/>
            <w:color w:val="000000" w:themeColor="text1"/>
            <w:sz w:val="24"/>
            <w:szCs w:val="24"/>
          </w:rPr>
          <w:delText xml:space="preserve"> of injury and temperature.</w:delText>
        </w:r>
      </w:del>
    </w:p>
    <w:p w14:paraId="3FC20791" w14:textId="6135A844" w:rsidR="0000416A" w:rsidDel="00FA3851" w:rsidRDefault="0000416A" w:rsidP="00D76DF7">
      <w:pPr>
        <w:spacing w:after="0" w:line="480" w:lineRule="auto"/>
        <w:jc w:val="both"/>
        <w:outlineLvl w:val="0"/>
        <w:rPr>
          <w:del w:id="312" w:author="Parks, Robbie M" w:date="2018-12-05T11:39:00Z"/>
          <w:rFonts w:ascii="Times New Roman" w:hAnsi="Times New Roman"/>
          <w:color w:val="000000" w:themeColor="text1"/>
          <w:sz w:val="24"/>
          <w:szCs w:val="24"/>
        </w:rPr>
      </w:pPr>
    </w:p>
    <w:p w14:paraId="4E22D89C" w14:textId="62852A84" w:rsidR="00976958" w:rsidDel="00FA3851" w:rsidRDefault="00976958" w:rsidP="00D76DF7">
      <w:pPr>
        <w:spacing w:after="0" w:line="480" w:lineRule="auto"/>
        <w:jc w:val="both"/>
        <w:outlineLvl w:val="0"/>
        <w:rPr>
          <w:del w:id="313" w:author="Parks, Robbie M" w:date="2018-12-05T11:39:00Z"/>
          <w:rFonts w:ascii="Times New Roman" w:hAnsi="Times New Roman"/>
          <w:color w:val="000000" w:themeColor="text1"/>
          <w:sz w:val="24"/>
          <w:szCs w:val="24"/>
        </w:rPr>
      </w:pPr>
      <w:commentRangeStart w:id="314"/>
      <w:del w:id="315" w:author="Parks, Robbie M" w:date="2018-12-05T11:39:00Z">
        <w:r w:rsidDel="00FA3851">
          <w:rPr>
            <w:rFonts w:ascii="Times New Roman" w:hAnsi="Times New Roman"/>
            <w:color w:val="000000" w:themeColor="text1"/>
            <w:sz w:val="24"/>
            <w:szCs w:val="24"/>
          </w:rPr>
          <w:delText>We modelled, for a given state, sex, month, and age group, the numbers of deaths in each year as following a Poisson distribution:</w:delText>
        </w:r>
      </w:del>
    </w:p>
    <w:p w14:paraId="388E09CF" w14:textId="29BD06C9" w:rsidR="00976958" w:rsidDel="00FA3851" w:rsidRDefault="00976958" w:rsidP="00D76DF7">
      <w:pPr>
        <w:spacing w:after="0" w:line="480" w:lineRule="auto"/>
        <w:jc w:val="both"/>
        <w:outlineLvl w:val="0"/>
        <w:rPr>
          <w:del w:id="316" w:author="Parks, Robbie M" w:date="2018-12-05T11:39:00Z"/>
          <w:rFonts w:ascii="Times New Roman" w:hAnsi="Times New Roman"/>
          <w:color w:val="000000" w:themeColor="text1"/>
          <w:sz w:val="24"/>
          <w:szCs w:val="24"/>
        </w:rPr>
      </w:pPr>
    </w:p>
    <w:p w14:paraId="286251CB" w14:textId="5EDCE45A" w:rsidR="00D424E6" w:rsidDel="00FA3851" w:rsidRDefault="00976958" w:rsidP="00843ACB">
      <w:pPr>
        <w:pStyle w:val="SMSubheading"/>
        <w:spacing w:line="480" w:lineRule="auto"/>
        <w:ind w:firstLine="720"/>
        <w:jc w:val="both"/>
        <w:rPr>
          <w:del w:id="317" w:author="Parks, Robbie M" w:date="2018-12-05T11:39:00Z"/>
          <w:u w:val="none"/>
        </w:rPr>
      </w:pPr>
      <w:del w:id="318" w:author="Parks, Robbie M" w:date="2018-12-05T11:39:00Z">
        <w:r w:rsidDel="00FA3851">
          <w:rPr>
            <w:u w:val="none"/>
          </w:rPr>
          <w:delText>deaths</w:delText>
        </w:r>
        <w:r w:rsidDel="00FA3851">
          <w:rPr>
            <w:u w:val="none"/>
            <w:vertAlign w:val="subscript"/>
          </w:rPr>
          <w:delText>state</w:delText>
        </w:r>
        <w:r w:rsidRPr="00B32DC8" w:rsidDel="00FA3851">
          <w:rPr>
            <w:u w:val="none"/>
            <w:vertAlign w:val="subscript"/>
          </w:rPr>
          <w:delText>-year</w:delText>
        </w:r>
        <w:r w:rsidDel="00FA3851">
          <w:rPr>
            <w:u w:val="none"/>
          </w:rPr>
          <w:delText xml:space="preserve"> ~ Poisson(death rate</w:delText>
        </w:r>
        <w:r w:rsidDel="00FA3851">
          <w:rPr>
            <w:u w:val="none"/>
            <w:vertAlign w:val="subscript"/>
          </w:rPr>
          <w:delText>state</w:delText>
        </w:r>
        <w:r w:rsidRPr="00B32DC8" w:rsidDel="00FA3851">
          <w:rPr>
            <w:u w:val="none"/>
            <w:vertAlign w:val="subscript"/>
          </w:rPr>
          <w:delText>-year</w:delText>
        </w:r>
        <w:r w:rsidDel="00FA3851">
          <w:rPr>
            <w:i/>
            <w:u w:val="none"/>
          </w:rPr>
          <w:delText xml:space="preserve"> · </w:delText>
        </w:r>
        <w:r w:rsidDel="00FA3851">
          <w:rPr>
            <w:u w:val="none"/>
          </w:rPr>
          <w:delText>population</w:delText>
        </w:r>
        <w:r w:rsidDel="00FA3851">
          <w:rPr>
            <w:u w:val="none"/>
            <w:vertAlign w:val="subscript"/>
          </w:rPr>
          <w:delText>state</w:delText>
        </w:r>
        <w:r w:rsidRPr="00B32DC8" w:rsidDel="00FA3851">
          <w:rPr>
            <w:u w:val="none"/>
            <w:vertAlign w:val="subscript"/>
          </w:rPr>
          <w:delText>-year</w:delText>
        </w:r>
        <w:r w:rsidRPr="00436AE5" w:rsidDel="00FA3851">
          <w:rPr>
            <w:u w:val="none"/>
          </w:rPr>
          <w:delText>)</w:delText>
        </w:r>
      </w:del>
    </w:p>
    <w:p w14:paraId="60B18BFC" w14:textId="5B3129EF" w:rsidR="00976958" w:rsidDel="00FA3851" w:rsidRDefault="00976958" w:rsidP="00D76DF7">
      <w:pPr>
        <w:spacing w:after="0" w:line="480" w:lineRule="auto"/>
        <w:jc w:val="both"/>
        <w:outlineLvl w:val="0"/>
        <w:rPr>
          <w:del w:id="319" w:author="Parks, Robbie M" w:date="2018-12-05T11:39:00Z"/>
          <w:rFonts w:ascii="Times New Roman" w:hAnsi="Times New Roman"/>
          <w:color w:val="000000" w:themeColor="text1"/>
          <w:sz w:val="24"/>
          <w:szCs w:val="24"/>
        </w:rPr>
      </w:pPr>
    </w:p>
    <w:p w14:paraId="155E1D29" w14:textId="3AB3CDBF" w:rsidR="00DE0CCC" w:rsidDel="00FA3851" w:rsidRDefault="00335B57" w:rsidP="00D76DF7">
      <w:pPr>
        <w:spacing w:after="0" w:line="480" w:lineRule="auto"/>
        <w:jc w:val="both"/>
        <w:outlineLvl w:val="0"/>
        <w:rPr>
          <w:del w:id="320" w:author="Parks, Robbie M" w:date="2018-12-05T11:39:00Z"/>
          <w:rFonts w:ascii="Times New Roman" w:hAnsi="Times New Roman"/>
          <w:color w:val="000000" w:themeColor="text1"/>
          <w:sz w:val="24"/>
          <w:szCs w:val="24"/>
        </w:rPr>
      </w:pPr>
      <w:del w:id="321" w:author="Parks, Robbie M" w:date="2018-12-05T11:39:00Z">
        <w:r w:rsidDel="00FA3851">
          <w:rPr>
            <w:rFonts w:ascii="Times New Roman" w:hAnsi="Times New Roman"/>
            <w:color w:val="000000" w:themeColor="text1"/>
            <w:sz w:val="24"/>
            <w:szCs w:val="24"/>
          </w:rPr>
          <w:delText xml:space="preserve">In the model, </w:delText>
        </w:r>
        <w:r w:rsidR="00021BDE" w:rsidDel="00FA3851">
          <w:rPr>
            <w:rFonts w:ascii="Times New Roman" w:hAnsi="Times New Roman"/>
            <w:color w:val="000000" w:themeColor="text1"/>
            <w:sz w:val="24"/>
            <w:szCs w:val="24"/>
          </w:rPr>
          <w:delText>log-transformed death rates were modelled as a sum of components that depend on time</w:delText>
        </w:r>
        <w:r w:rsidR="00F275C0" w:rsidDel="00FA3851">
          <w:rPr>
            <w:rFonts w:ascii="Times New Roman" w:hAnsi="Times New Roman"/>
            <w:color w:val="000000" w:themeColor="text1"/>
            <w:sz w:val="24"/>
            <w:szCs w:val="24"/>
          </w:rPr>
          <w:delText xml:space="preserve"> </w:delText>
        </w:r>
        <w:r w:rsidR="000E048C" w:rsidDel="00FA3851">
          <w:rPr>
            <w:rFonts w:ascii="Times New Roman" w:hAnsi="Times New Roman"/>
            <w:color w:val="000000" w:themeColor="text1"/>
            <w:sz w:val="24"/>
            <w:szCs w:val="24"/>
          </w:rPr>
          <w:delText>(month-year)</w:delText>
        </w:r>
        <w:r w:rsidR="00D424E6" w:rsidDel="00FA3851">
          <w:rPr>
            <w:rFonts w:ascii="Times New Roman" w:hAnsi="Times New Roman"/>
            <w:color w:val="000000" w:themeColor="text1"/>
            <w:sz w:val="24"/>
            <w:szCs w:val="24"/>
          </w:rPr>
          <w:delText xml:space="preserve">, </w:delText>
        </w:r>
        <w:r w:rsidR="00266616" w:rsidDel="00FA3851">
          <w:rPr>
            <w:rFonts w:ascii="Times New Roman" w:hAnsi="Times New Roman"/>
            <w:color w:val="000000" w:themeColor="text1"/>
            <w:sz w:val="24"/>
            <w:szCs w:val="24"/>
          </w:rPr>
          <w:delText>location (state)</w:delText>
        </w:r>
        <w:r w:rsidR="006A58EB" w:rsidDel="00FA3851">
          <w:rPr>
            <w:rFonts w:ascii="Times New Roman" w:hAnsi="Times New Roman"/>
            <w:color w:val="000000" w:themeColor="text1"/>
            <w:sz w:val="24"/>
            <w:szCs w:val="24"/>
          </w:rPr>
          <w:delText xml:space="preserve"> of death, </w:delText>
        </w:r>
        <w:r w:rsidR="00D424E6" w:rsidDel="00FA3851">
          <w:rPr>
            <w:rFonts w:ascii="Times New Roman" w:hAnsi="Times New Roman"/>
            <w:color w:val="000000" w:themeColor="text1"/>
            <w:sz w:val="24"/>
            <w:szCs w:val="24"/>
          </w:rPr>
          <w:delText>month</w:delText>
        </w:r>
        <w:r w:rsidR="00B03D59" w:rsidDel="00FA3851">
          <w:rPr>
            <w:rFonts w:ascii="Times New Roman" w:hAnsi="Times New Roman"/>
            <w:color w:val="000000" w:themeColor="text1"/>
            <w:sz w:val="24"/>
            <w:szCs w:val="24"/>
          </w:rPr>
          <w:delText xml:space="preserve"> of year</w:delText>
        </w:r>
        <w:r w:rsidR="00537542" w:rsidDel="00FA3851">
          <w:rPr>
            <w:rFonts w:ascii="Times New Roman" w:hAnsi="Times New Roman"/>
            <w:color w:val="000000" w:themeColor="text1"/>
            <w:sz w:val="24"/>
            <w:szCs w:val="24"/>
          </w:rPr>
          <w:delText xml:space="preserve"> and temperature</w:delText>
        </w:r>
        <w:r w:rsidR="00021BDE" w:rsidDel="00FA3851">
          <w:rPr>
            <w:rFonts w:ascii="Times New Roman" w:hAnsi="Times New Roman"/>
            <w:color w:val="000000" w:themeColor="text1"/>
            <w:sz w:val="24"/>
            <w:szCs w:val="24"/>
          </w:rPr>
          <w:delText>.</w:delText>
        </w:r>
        <w:r w:rsidR="00A01638" w:rsidDel="00FA3851">
          <w:rPr>
            <w:rFonts w:ascii="Times New Roman" w:hAnsi="Times New Roman"/>
            <w:color w:val="000000" w:themeColor="text1"/>
            <w:sz w:val="24"/>
            <w:szCs w:val="24"/>
          </w:rPr>
          <w:delText xml:space="preserve"> The mathematical representation of the model is given </w:delText>
        </w:r>
        <w:r w:rsidR="00D341CD" w:rsidDel="00FA3851">
          <w:rPr>
            <w:rFonts w:ascii="Times New Roman" w:hAnsi="Times New Roman"/>
            <w:color w:val="000000" w:themeColor="text1"/>
            <w:sz w:val="24"/>
            <w:szCs w:val="24"/>
          </w:rPr>
          <w:delText>below:</w:delText>
        </w:r>
      </w:del>
    </w:p>
    <w:p w14:paraId="2EEDF585" w14:textId="1EE8E80A" w:rsidR="002C0846" w:rsidDel="00FA3851" w:rsidRDefault="002C0846" w:rsidP="00D76DF7">
      <w:pPr>
        <w:spacing w:after="0" w:line="480" w:lineRule="auto"/>
        <w:jc w:val="both"/>
        <w:outlineLvl w:val="0"/>
        <w:rPr>
          <w:del w:id="322" w:author="Parks, Robbie M" w:date="2018-12-05T11:39:00Z"/>
          <w:rFonts w:ascii="Times New Roman" w:hAnsi="Times New Roman"/>
          <w:color w:val="000000" w:themeColor="text1"/>
          <w:sz w:val="24"/>
          <w:szCs w:val="24"/>
        </w:rPr>
      </w:pPr>
    </w:p>
    <w:p w14:paraId="03DF48E1" w14:textId="7DDB5DAF" w:rsidR="000B7F6A" w:rsidRPr="000250EE" w:rsidDel="00FA3851" w:rsidRDefault="003542CE" w:rsidP="00843ACB">
      <w:pPr>
        <w:spacing w:after="0" w:line="360" w:lineRule="auto"/>
        <w:jc w:val="both"/>
        <w:outlineLvl w:val="0"/>
        <w:rPr>
          <w:del w:id="323" w:author="Parks, Robbie M" w:date="2018-12-05T11:39:00Z"/>
          <w:rFonts w:ascii="Times New Roman" w:hAnsi="Times New Roman"/>
          <w:sz w:val="24"/>
          <w:szCs w:val="24"/>
        </w:rPr>
      </w:pPr>
      <w:del w:id="324" w:author="Parks, Robbie M" w:date="2018-12-05T11:39:00Z">
        <w:r w:rsidRPr="000250EE" w:rsidDel="00FA3851">
          <w:rPr>
            <w:rFonts w:ascii="Times New Roman" w:hAnsi="Times New Roman"/>
            <w:sz w:val="24"/>
            <w:szCs w:val="24"/>
          </w:rPr>
          <w:delText>log(death rates</w:delText>
        </w:r>
        <w:r w:rsidRPr="000250EE" w:rsidDel="00FA3851">
          <w:rPr>
            <w:rFonts w:ascii="Times New Roman" w:hAnsi="Times New Roman"/>
            <w:sz w:val="24"/>
            <w:szCs w:val="24"/>
            <w:vertAlign w:val="subscript"/>
          </w:rPr>
          <w:delText>state-year</w:delText>
        </w:r>
        <w:r w:rsidRPr="000250EE" w:rsidDel="00FA3851">
          <w:rPr>
            <w:rFonts w:ascii="Times New Roman" w:hAnsi="Times New Roman"/>
            <w:sz w:val="24"/>
            <w:szCs w:val="24"/>
          </w:rPr>
          <w:delText xml:space="preserve">) = </w:delText>
        </w:r>
        <w:r w:rsidR="000B7F6A" w:rsidRPr="000250EE" w:rsidDel="00FA3851">
          <w:rPr>
            <w:rFonts w:ascii="Times New Roman" w:hAnsi="Times New Roman"/>
            <w:sz w:val="24"/>
            <w:szCs w:val="24"/>
          </w:rPr>
          <w:tab/>
        </w:r>
        <w:r w:rsidRPr="000250EE" w:rsidDel="00FA3851">
          <w:rPr>
            <w:rFonts w:ascii="Times New Roman" w:hAnsi="Times New Roman"/>
            <w:sz w:val="24"/>
            <w:szCs w:val="24"/>
          </w:rPr>
          <w:delText>α</w:delText>
        </w:r>
        <w:r w:rsidRPr="000250EE" w:rsidDel="00FA3851">
          <w:rPr>
            <w:rFonts w:ascii="Times New Roman" w:hAnsi="Times New Roman"/>
            <w:sz w:val="24"/>
            <w:szCs w:val="24"/>
            <w:vertAlign w:val="subscript"/>
          </w:rPr>
          <w:delText xml:space="preserve">0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0</w:delText>
        </w:r>
        <w:r w:rsidRPr="000250EE" w:rsidDel="00FA3851">
          <w:rPr>
            <w:rFonts w:ascii="Times New Roman" w:hAnsi="Times New Roman"/>
            <w:sz w:val="24"/>
            <w:szCs w:val="24"/>
          </w:rPr>
          <w:delText xml:space="preserve">·(month-year) </w:delText>
        </w:r>
        <w:r w:rsidR="007C014B" w:rsidRPr="000250EE" w:rsidDel="00FA3851">
          <w:rPr>
            <w:rFonts w:ascii="Times New Roman" w:hAnsi="Times New Roman"/>
            <w:sz w:val="24"/>
            <w:szCs w:val="24"/>
          </w:rPr>
          <w:delText>+</w:delText>
        </w:r>
      </w:del>
    </w:p>
    <w:p w14:paraId="5399A156" w14:textId="1155232C" w:rsidR="000B7F6A" w:rsidRPr="000250EE" w:rsidDel="00FA3851" w:rsidRDefault="000B7F6A" w:rsidP="00843ACB">
      <w:pPr>
        <w:spacing w:after="0" w:line="360" w:lineRule="auto"/>
        <w:jc w:val="both"/>
        <w:outlineLvl w:val="0"/>
        <w:rPr>
          <w:del w:id="325" w:author="Parks, Robbie M" w:date="2018-12-05T11:39:00Z"/>
          <w:rFonts w:ascii="Times New Roman" w:hAnsi="Times New Roman"/>
          <w:sz w:val="24"/>
          <w:szCs w:val="24"/>
        </w:rPr>
      </w:pPr>
      <w:del w:id="326" w:author="Parks, Robbie M" w:date="2018-12-05T11:39:00Z">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003542CE" w:rsidRPr="000250EE" w:rsidDel="00FA3851">
          <w:rPr>
            <w:rFonts w:ascii="Times New Roman" w:hAnsi="Times New Roman"/>
            <w:sz w:val="24"/>
            <w:szCs w:val="24"/>
          </w:rPr>
          <w:delText>α</w:delText>
        </w:r>
        <w:r w:rsidR="003542CE" w:rsidRPr="000250EE" w:rsidDel="00FA3851">
          <w:rPr>
            <w:rFonts w:ascii="Times New Roman" w:hAnsi="Times New Roman"/>
            <w:sz w:val="24"/>
            <w:szCs w:val="24"/>
            <w:vertAlign w:val="subscript"/>
          </w:rPr>
          <w:delText xml:space="preserve">state </w:delText>
        </w:r>
        <w:r w:rsidR="003542CE" w:rsidRPr="000250EE" w:rsidDel="00FA3851">
          <w:rPr>
            <w:rFonts w:ascii="Times New Roman" w:hAnsi="Times New Roman"/>
            <w:sz w:val="24"/>
            <w:szCs w:val="24"/>
          </w:rPr>
          <w:delText>+ β</w:delText>
        </w:r>
        <w:r w:rsidR="003542CE" w:rsidRPr="000250EE" w:rsidDel="00FA3851">
          <w:rPr>
            <w:rFonts w:ascii="Times New Roman" w:hAnsi="Times New Roman"/>
            <w:sz w:val="24"/>
            <w:szCs w:val="24"/>
            <w:vertAlign w:val="subscript"/>
          </w:rPr>
          <w:delText>state</w:delText>
        </w:r>
        <w:r w:rsidR="003542CE" w:rsidRPr="000250EE" w:rsidDel="00FA3851">
          <w:rPr>
            <w:rFonts w:ascii="Times New Roman" w:hAnsi="Times New Roman"/>
            <w:sz w:val="24"/>
            <w:szCs w:val="24"/>
          </w:rPr>
          <w:delText>·(month-year)</w:delText>
        </w:r>
        <w:r w:rsidRPr="000250EE" w:rsidDel="00FA3851">
          <w:rPr>
            <w:rFonts w:ascii="Times New Roman" w:hAnsi="Times New Roman"/>
            <w:sz w:val="24"/>
            <w:szCs w:val="24"/>
          </w:rPr>
          <w:delText xml:space="preserve"> </w:delText>
        </w:r>
        <w:r w:rsidR="007C014B" w:rsidRPr="000250EE" w:rsidDel="00FA3851">
          <w:rPr>
            <w:rFonts w:ascii="Times New Roman" w:hAnsi="Times New Roman"/>
            <w:sz w:val="24"/>
            <w:szCs w:val="24"/>
          </w:rPr>
          <w:delText>+</w:delText>
        </w:r>
      </w:del>
    </w:p>
    <w:p w14:paraId="42992391" w14:textId="18CF7472" w:rsidR="003542CE" w:rsidRPr="000250EE" w:rsidDel="00FA3851" w:rsidRDefault="000B7F6A" w:rsidP="00843ACB">
      <w:pPr>
        <w:spacing w:after="0" w:line="360" w:lineRule="auto"/>
        <w:jc w:val="both"/>
        <w:outlineLvl w:val="0"/>
        <w:rPr>
          <w:del w:id="327" w:author="Parks, Robbie M" w:date="2018-12-05T11:39:00Z"/>
          <w:rFonts w:ascii="Times New Roman" w:hAnsi="Times New Roman"/>
          <w:sz w:val="24"/>
          <w:szCs w:val="24"/>
        </w:rPr>
      </w:pPr>
      <w:del w:id="328"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α</w:delText>
        </w:r>
        <w:r w:rsidRPr="000250EE" w:rsidDel="00FA3851">
          <w:rPr>
            <w:rFonts w:ascii="Times New Roman" w:hAnsi="Times New Roman"/>
            <w:sz w:val="24"/>
            <w:szCs w:val="24"/>
            <w:vertAlign w:val="subscript"/>
          </w:rPr>
          <w:delText xml:space="preserve">month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month</w:delText>
        </w:r>
        <w:r w:rsidRPr="000250EE" w:rsidDel="00FA3851">
          <w:rPr>
            <w:rFonts w:ascii="Times New Roman" w:hAnsi="Times New Roman"/>
            <w:sz w:val="24"/>
            <w:szCs w:val="24"/>
          </w:rPr>
          <w:delText>·(month-year)</w:delText>
        </w:r>
        <w:r w:rsidR="007C014B" w:rsidRPr="000250EE" w:rsidDel="00FA3851">
          <w:rPr>
            <w:rFonts w:ascii="Times New Roman" w:hAnsi="Times New Roman"/>
            <w:sz w:val="24"/>
            <w:szCs w:val="24"/>
          </w:rPr>
          <w:delText xml:space="preserve"> +</w:delText>
        </w:r>
      </w:del>
    </w:p>
    <w:p w14:paraId="5BB789BB" w14:textId="530356D1" w:rsidR="002C0846" w:rsidRPr="000250EE" w:rsidDel="00FA3851" w:rsidRDefault="000B7F6A" w:rsidP="00843ACB">
      <w:pPr>
        <w:spacing w:after="0" w:line="240" w:lineRule="auto"/>
        <w:jc w:val="both"/>
        <w:outlineLvl w:val="0"/>
        <w:rPr>
          <w:del w:id="329" w:author="Parks, Robbie M" w:date="2018-12-05T11:39:00Z"/>
          <w:rFonts w:ascii="Times New Roman" w:hAnsi="Times New Roman"/>
          <w:sz w:val="24"/>
          <w:szCs w:val="24"/>
        </w:rPr>
      </w:pPr>
      <w:del w:id="330"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ν</w:delText>
        </w:r>
        <w:r w:rsidRPr="000250EE" w:rsidDel="00FA3851">
          <w:rPr>
            <w:rFonts w:ascii="Times New Roman" w:hAnsi="Times New Roman"/>
            <w:sz w:val="24"/>
            <w:szCs w:val="24"/>
            <w:vertAlign w:val="subscript"/>
          </w:rPr>
          <w:delText xml:space="preserve">month-year </w:delText>
        </w:r>
        <w:r w:rsidR="007C014B" w:rsidRPr="000250EE" w:rsidDel="00FA3851">
          <w:rPr>
            <w:rFonts w:ascii="Times New Roman" w:hAnsi="Times New Roman"/>
            <w:sz w:val="24"/>
            <w:szCs w:val="24"/>
          </w:rPr>
          <w:delText>+</w:delText>
        </w:r>
      </w:del>
    </w:p>
    <w:p w14:paraId="36974A32" w14:textId="66CD21F5" w:rsidR="00650BAB" w:rsidRPr="000250EE" w:rsidDel="00FA3851" w:rsidRDefault="002C0846" w:rsidP="00843ACB">
      <w:pPr>
        <w:pStyle w:val="SMHeading"/>
        <w:jc w:val="both"/>
        <w:rPr>
          <w:del w:id="331" w:author="Parks, Robbie M" w:date="2018-12-05T11:39:00Z"/>
          <w:b w:val="0"/>
        </w:rPr>
      </w:pPr>
      <w:del w:id="332" w:author="Parks, Robbie M" w:date="2018-12-05T11:39:00Z">
        <w:r w:rsidRPr="000250EE" w:rsidDel="00FA3851">
          <w:rPr>
            <w:vertAlign w:val="subscript"/>
          </w:rPr>
          <w:tab/>
        </w:r>
        <w:r w:rsidRPr="000250EE" w:rsidDel="00FA3851">
          <w:rPr>
            <w:vertAlign w:val="subscript"/>
          </w:rPr>
          <w:tab/>
        </w:r>
        <w:r w:rsidRPr="000250EE" w:rsidDel="00FA3851">
          <w:rPr>
            <w:vertAlign w:val="subscript"/>
          </w:rPr>
          <w:tab/>
        </w:r>
        <w:r w:rsidRPr="000250EE" w:rsidDel="00FA3851">
          <w:rPr>
            <w:vertAlign w:val="subscript"/>
          </w:rPr>
          <w:tab/>
        </w:r>
        <w:r w:rsidR="00650BAB" w:rsidRPr="0015113F" w:rsidDel="00FA3851">
          <w:delText>ɛ</w:delText>
        </w:r>
        <w:r w:rsidR="00650BAB" w:rsidRPr="0015113F" w:rsidDel="00FA3851">
          <w:rPr>
            <w:vertAlign w:val="subscript"/>
          </w:rPr>
          <w:delText>state-month-year</w:delText>
        </w:r>
        <w:r w:rsidR="00650BAB" w:rsidRPr="000250EE" w:rsidDel="00FA3851">
          <w:rPr>
            <w:b w:val="0"/>
          </w:rPr>
          <w:delText xml:space="preserve"> +</w:delText>
        </w:r>
      </w:del>
    </w:p>
    <w:p w14:paraId="65CB393A" w14:textId="4A1D81D9" w:rsidR="002C0846" w:rsidRPr="0015113F" w:rsidDel="00FA3851" w:rsidRDefault="002C0846" w:rsidP="000250EE">
      <w:pPr>
        <w:pStyle w:val="SMHeading"/>
        <w:ind w:left="2160" w:firstLine="720"/>
        <w:jc w:val="both"/>
        <w:rPr>
          <w:del w:id="333" w:author="Parks, Robbie M" w:date="2018-12-05T11:39:00Z"/>
        </w:rPr>
      </w:pPr>
      <w:commentRangeStart w:id="334"/>
      <w:del w:id="335" w:author="Parks, Robbie M" w:date="2018-12-05T11:39:00Z">
        <w:r w:rsidRPr="000250EE" w:rsidDel="00FA3851">
          <w:rPr>
            <w:b w:val="0"/>
          </w:rPr>
          <w:delText>γ</w:delText>
        </w:r>
        <w:r w:rsidR="0042446C" w:rsidRPr="000250EE" w:rsidDel="00FA3851">
          <w:rPr>
            <w:b w:val="0"/>
            <w:vertAlign w:val="subscript"/>
          </w:rPr>
          <w:delText>month</w:delText>
        </w:r>
        <w:r w:rsidRPr="000250EE" w:rsidDel="00FA3851">
          <w:rPr>
            <w:b w:val="0"/>
          </w:rPr>
          <w:delText>·Anomaly</w:delText>
        </w:r>
        <w:r w:rsidRPr="000250EE" w:rsidDel="00FA3851">
          <w:rPr>
            <w:b w:val="0"/>
            <w:vertAlign w:val="subscript"/>
          </w:rPr>
          <w:delText>state-month</w:delText>
        </w:r>
        <w:r w:rsidR="007C014B" w:rsidRPr="000250EE" w:rsidDel="00FA3851">
          <w:rPr>
            <w:b w:val="0"/>
            <w:vertAlign w:val="subscript"/>
          </w:rPr>
          <w:delText xml:space="preserve"> </w:delText>
        </w:r>
        <w:commentRangeEnd w:id="334"/>
        <w:r w:rsidR="00650BAB" w:rsidRPr="000250EE" w:rsidDel="00FA3851">
          <w:rPr>
            <w:rStyle w:val="CommentReference"/>
            <w:rFonts w:asciiTheme="minorHAnsi" w:eastAsiaTheme="minorHAnsi" w:hAnsiTheme="minorHAnsi" w:cstheme="minorBidi"/>
            <w:b w:val="0"/>
            <w:bCs w:val="0"/>
            <w:kern w:val="0"/>
            <w:sz w:val="24"/>
            <w:szCs w:val="24"/>
            <w:lang w:val="en-GB"/>
          </w:rPr>
          <w:commentReference w:id="334"/>
        </w:r>
      </w:del>
    </w:p>
    <w:p w14:paraId="797DE730" w14:textId="704D5806" w:rsidR="000B7F6A" w:rsidRPr="00843ACB" w:rsidDel="00FA3851" w:rsidRDefault="000B7F6A" w:rsidP="00843ACB">
      <w:pPr>
        <w:spacing w:after="0" w:line="360" w:lineRule="auto"/>
        <w:jc w:val="both"/>
        <w:outlineLvl w:val="0"/>
        <w:rPr>
          <w:del w:id="336" w:author="Parks, Robbie M" w:date="2018-12-05T11:39:00Z"/>
          <w:rFonts w:ascii="Times New Roman" w:hAnsi="Times New Roman"/>
          <w:vertAlign w:val="subscript"/>
        </w:rPr>
      </w:pPr>
      <w:del w:id="337" w:author="Parks, Robbie M" w:date="2018-12-05T11:39:00Z">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del>
    </w:p>
    <w:p w14:paraId="5DD38B8F" w14:textId="6236C820" w:rsidR="003542CE" w:rsidRPr="00C1578A" w:rsidDel="00FA3851" w:rsidRDefault="003542CE" w:rsidP="00D76DF7">
      <w:pPr>
        <w:spacing w:after="0" w:line="480" w:lineRule="auto"/>
        <w:jc w:val="both"/>
        <w:outlineLvl w:val="0"/>
        <w:rPr>
          <w:del w:id="338" w:author="Parks, Robbie M" w:date="2018-12-05T11:39:00Z"/>
          <w:rFonts w:ascii="Times New Roman" w:hAnsi="Times New Roman"/>
          <w:color w:val="000000" w:themeColor="text1"/>
          <w:sz w:val="24"/>
          <w:szCs w:val="24"/>
        </w:rPr>
      </w:pPr>
    </w:p>
    <w:p w14:paraId="2F87D0F9" w14:textId="7E9A0FF2" w:rsidR="00DE0CCC" w:rsidRPr="00C1578A" w:rsidDel="00FA3851" w:rsidRDefault="00F6045C" w:rsidP="00D76DF7">
      <w:pPr>
        <w:spacing w:after="0" w:line="480" w:lineRule="auto"/>
        <w:jc w:val="both"/>
        <w:outlineLvl w:val="0"/>
        <w:rPr>
          <w:del w:id="339" w:author="Parks, Robbie M" w:date="2018-12-05T11:39:00Z"/>
          <w:rFonts w:ascii="Times New Roman" w:hAnsi="Times New Roman"/>
          <w:color w:val="000000" w:themeColor="text1"/>
          <w:sz w:val="24"/>
          <w:szCs w:val="24"/>
        </w:rPr>
      </w:pPr>
      <w:del w:id="340" w:author="Parks, Robbie M" w:date="2018-12-05T11:39:00Z">
        <w:r w:rsidRPr="00843ACB" w:rsidDel="00FA3851">
          <w:rPr>
            <w:rFonts w:ascii="Times New Roman" w:hAnsi="Times New Roman"/>
            <w:sz w:val="24"/>
            <w:szCs w:val="24"/>
          </w:rPr>
          <w:delText>The model</w:delText>
        </w:r>
        <w:r w:rsidR="002F512B" w:rsidRPr="00843ACB" w:rsidDel="00FA3851">
          <w:rPr>
            <w:rFonts w:ascii="Times New Roman" w:hAnsi="Times New Roman"/>
            <w:sz w:val="24"/>
            <w:szCs w:val="24"/>
          </w:rPr>
          <w:delText xml:space="preserve"> contained terms to capture the overall level and rate of change of mortality, with α</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as the common intercept for log-transformed death rates, and β</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the common time slope.</w:delText>
        </w:r>
      </w:del>
    </w:p>
    <w:p w14:paraId="3FC93AD2" w14:textId="7762ACEC" w:rsidR="007C6648" w:rsidRPr="00636C9B" w:rsidDel="00FA3851" w:rsidRDefault="007C6648" w:rsidP="00D76DF7">
      <w:pPr>
        <w:spacing w:after="0" w:line="480" w:lineRule="auto"/>
        <w:jc w:val="both"/>
        <w:outlineLvl w:val="0"/>
        <w:rPr>
          <w:del w:id="341" w:author="Parks, Robbie M" w:date="2018-12-05T11:39:00Z"/>
          <w:rFonts w:ascii="Times New Roman" w:hAnsi="Times New Roman"/>
          <w:color w:val="000000" w:themeColor="text1"/>
          <w:sz w:val="24"/>
          <w:szCs w:val="24"/>
        </w:rPr>
      </w:pPr>
    </w:p>
    <w:p w14:paraId="20711A48" w14:textId="0A27F2D3" w:rsidR="00D64877" w:rsidRPr="00636C9B" w:rsidDel="00FA3851" w:rsidRDefault="0071557B" w:rsidP="00D76DF7">
      <w:pPr>
        <w:spacing w:after="0" w:line="480" w:lineRule="auto"/>
        <w:jc w:val="both"/>
        <w:outlineLvl w:val="0"/>
        <w:rPr>
          <w:del w:id="342" w:author="Parks, Robbie M" w:date="2018-12-05T11:39:00Z"/>
          <w:rFonts w:ascii="Times New Roman" w:hAnsi="Times New Roman"/>
          <w:color w:val="000000" w:themeColor="text1"/>
          <w:sz w:val="24"/>
          <w:szCs w:val="24"/>
        </w:rPr>
      </w:pPr>
      <w:del w:id="343" w:author="Parks, Robbie M" w:date="2018-12-05T11:39:00Z">
        <w:r w:rsidRPr="00636C9B" w:rsidDel="00FA3851">
          <w:rPr>
            <w:rFonts w:ascii="Times New Roman" w:hAnsi="Times New Roman"/>
            <w:color w:val="000000" w:themeColor="text1"/>
            <w:sz w:val="24"/>
            <w:szCs w:val="24"/>
          </w:rPr>
          <w:delText>D</w:delText>
        </w:r>
        <w:r w:rsidR="00707A42" w:rsidRPr="00636C9B" w:rsidDel="00FA3851">
          <w:rPr>
            <w:rFonts w:ascii="Times New Roman" w:hAnsi="Times New Roman"/>
            <w:color w:val="000000" w:themeColor="text1"/>
            <w:sz w:val="24"/>
            <w:szCs w:val="24"/>
          </w:rPr>
          <w:delText xml:space="preserve">eath rates </w:delText>
        </w:r>
        <w:r w:rsidR="00FE079B" w:rsidRPr="00636C9B" w:rsidDel="00FA3851">
          <w:rPr>
            <w:rFonts w:ascii="Times New Roman" w:hAnsi="Times New Roman"/>
            <w:color w:val="000000" w:themeColor="text1"/>
            <w:sz w:val="24"/>
            <w:szCs w:val="24"/>
          </w:rPr>
          <w:delText>vary</w:delText>
        </w:r>
        <w:r w:rsidRPr="00636C9B" w:rsidDel="00FA3851">
          <w:rPr>
            <w:rFonts w:ascii="Times New Roman" w:hAnsi="Times New Roman"/>
            <w:color w:val="000000" w:themeColor="text1"/>
            <w:sz w:val="24"/>
            <w:szCs w:val="24"/>
          </w:rPr>
          <w:delText xml:space="preserve"> by month</w:delText>
        </w:r>
        <w:r w:rsidR="00554C35" w:rsidRPr="00636C9B" w:rsidDel="00FA3851">
          <w:rPr>
            <w:rFonts w:ascii="Times New Roman" w:hAnsi="Times New Roman"/>
            <w:color w:val="000000" w:themeColor="text1"/>
            <w:sz w:val="24"/>
            <w:szCs w:val="24"/>
          </w:rPr>
          <w:delText xml:space="preserve">, and </w:delText>
        </w:r>
        <w:r w:rsidR="00B950F6" w:rsidDel="00FA3851">
          <w:rPr>
            <w:rFonts w:ascii="Times New Roman" w:hAnsi="Times New Roman"/>
            <w:color w:val="000000" w:themeColor="text1"/>
            <w:sz w:val="24"/>
            <w:szCs w:val="24"/>
          </w:rPr>
          <w:delText xml:space="preserve">tend to smoothly vary across </w:delText>
        </w:r>
        <w:r w:rsidR="00554C35" w:rsidRPr="00636C9B" w:rsidDel="00FA3851">
          <w:rPr>
            <w:rFonts w:ascii="Times New Roman" w:hAnsi="Times New Roman"/>
            <w:color w:val="000000" w:themeColor="text1"/>
            <w:sz w:val="24"/>
            <w:szCs w:val="24"/>
          </w:rPr>
          <w:delText>neighbouring months</w:delText>
        </w:r>
        <w:r w:rsidR="00FE079B" w:rsidRPr="00636C9B" w:rsidDel="00FA3851">
          <w:rPr>
            <w:rFonts w:ascii="Times New Roman" w:hAnsi="Times New Roman"/>
            <w:color w:val="000000" w:themeColor="text1"/>
            <w:sz w:val="24"/>
            <w:szCs w:val="24"/>
          </w:rPr>
          <w:delText>.</w:delText>
        </w:r>
        <w:r w:rsidR="00047A51" w:rsidRPr="00636C9B" w:rsidDel="00FA3851">
          <w:rPr>
            <w:rFonts w:ascii="Times New Roman" w:hAnsi="Times New Roman"/>
            <w:color w:val="000000" w:themeColor="text1"/>
            <w:sz w:val="24"/>
            <w:szCs w:val="24"/>
          </w:rPr>
          <w:fldChar w:fldCharType="begin" w:fldLock="1"/>
        </w:r>
        <w:r w:rsidR="008C17E4" w:rsidDel="00FA3851">
          <w:rPr>
            <w:rFonts w:ascii="Times New Roman" w:hAnsi="Times New Roman"/>
            <w:color w:val="000000" w:themeColor="text1"/>
            <w:sz w:val="24"/>
            <w:szCs w:val="24"/>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047A51" w:rsidRPr="00636C9B" w:rsidDel="00FA3851">
          <w:rPr>
            <w:rFonts w:ascii="Times New Roman" w:hAnsi="Times New Roman"/>
            <w:color w:val="000000" w:themeColor="text1"/>
            <w:sz w:val="24"/>
            <w:szCs w:val="24"/>
          </w:rPr>
          <w:fldChar w:fldCharType="separate"/>
        </w:r>
        <w:r w:rsidR="0035337E" w:rsidRPr="0035337E" w:rsidDel="00FA3851">
          <w:rPr>
            <w:rFonts w:ascii="Times New Roman" w:hAnsi="Times New Roman"/>
            <w:noProof/>
            <w:color w:val="000000" w:themeColor="text1"/>
            <w:sz w:val="24"/>
            <w:szCs w:val="24"/>
            <w:vertAlign w:val="superscript"/>
          </w:rPr>
          <w:delText>7</w:delText>
        </w:r>
        <w:r w:rsidR="00047A51" w:rsidRPr="00636C9B" w:rsidDel="00FA3851">
          <w:rPr>
            <w:rFonts w:ascii="Times New Roman" w:hAnsi="Times New Roman"/>
            <w:color w:val="000000" w:themeColor="text1"/>
            <w:sz w:val="24"/>
            <w:szCs w:val="24"/>
          </w:rPr>
          <w:fldChar w:fldCharType="end"/>
        </w:r>
        <w:r w:rsidR="00240A26" w:rsidRPr="00636C9B" w:rsidDel="00FA3851">
          <w:rPr>
            <w:rFonts w:ascii="Times New Roman" w:hAnsi="Times New Roman"/>
            <w:color w:val="000000" w:themeColor="text1"/>
            <w:sz w:val="24"/>
            <w:szCs w:val="24"/>
          </w:rPr>
          <w:delText xml:space="preserve"> </w:delText>
        </w:r>
        <w:r w:rsidR="003841EC" w:rsidRPr="00636C9B" w:rsidDel="00FA3851">
          <w:rPr>
            <w:rFonts w:ascii="Times New Roman" w:hAnsi="Times New Roman"/>
            <w:color w:val="000000" w:themeColor="text1"/>
            <w:sz w:val="24"/>
            <w:szCs w:val="24"/>
          </w:rPr>
          <w:delText>Therefore, f</w:delText>
        </w:r>
        <w:r w:rsidR="00B42638" w:rsidRPr="00636C9B" w:rsidDel="00FA3851">
          <w:rPr>
            <w:rFonts w:ascii="Times New Roman" w:hAnsi="Times New Roman"/>
            <w:color w:val="000000" w:themeColor="text1"/>
            <w:sz w:val="24"/>
            <w:szCs w:val="24"/>
          </w:rPr>
          <w:delText xml:space="preserve">or each age group and sex, </w:delText>
        </w:r>
        <w:r w:rsidR="009E4AF1" w:rsidRPr="00636C9B" w:rsidDel="00FA3851">
          <w:rPr>
            <w:rFonts w:ascii="Times New Roman" w:hAnsi="Times New Roman"/>
            <w:color w:val="000000" w:themeColor="text1"/>
            <w:sz w:val="24"/>
            <w:szCs w:val="24"/>
          </w:rPr>
          <w:delText xml:space="preserve">we allowed each </w:delText>
        </w:r>
        <w:r w:rsidR="00CC019A" w:rsidRPr="00636C9B" w:rsidDel="00FA3851">
          <w:rPr>
            <w:rFonts w:ascii="Times New Roman" w:hAnsi="Times New Roman"/>
            <w:color w:val="000000" w:themeColor="text1"/>
            <w:sz w:val="24"/>
            <w:szCs w:val="24"/>
          </w:rPr>
          <w:delText>month of the year</w:delText>
        </w:r>
        <w:r w:rsidR="005B25ED" w:rsidRPr="00636C9B" w:rsidDel="00FA3851">
          <w:rPr>
            <w:rFonts w:ascii="Times New Roman" w:hAnsi="Times New Roman"/>
            <w:color w:val="000000" w:themeColor="text1"/>
            <w:sz w:val="24"/>
            <w:szCs w:val="24"/>
          </w:rPr>
          <w:delText xml:space="preserve"> to </w:delText>
        </w:r>
        <w:r w:rsidR="006C3AFE" w:rsidDel="00FA3851">
          <w:rPr>
            <w:rFonts w:ascii="Times New Roman" w:hAnsi="Times New Roman"/>
            <w:color w:val="000000" w:themeColor="text1"/>
            <w:sz w:val="24"/>
            <w:szCs w:val="24"/>
          </w:rPr>
          <w:delText>systematically have</w:delText>
        </w:r>
        <w:r w:rsidR="006C3AFE"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a different</w:delText>
        </w:r>
        <w:r w:rsidR="008540FF"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mortality level</w:delText>
        </w:r>
        <w:r w:rsidR="002541F6" w:rsidDel="00FA3851">
          <w:rPr>
            <w:rFonts w:ascii="Times New Roman" w:hAnsi="Times New Roman"/>
            <w:color w:val="000000" w:themeColor="text1"/>
            <w:sz w:val="24"/>
            <w:szCs w:val="24"/>
          </w:rPr>
          <w:delText xml:space="preserve"> and trend</w:delText>
        </w:r>
        <w:r w:rsidR="00347A19" w:rsidDel="00FA3851">
          <w:rPr>
            <w:rFonts w:ascii="Times New Roman" w:hAnsi="Times New Roman"/>
            <w:color w:val="000000" w:themeColor="text1"/>
            <w:sz w:val="24"/>
            <w:szCs w:val="24"/>
          </w:rPr>
          <w:delText xml:space="preserve">, </w:delText>
        </w:r>
        <w:r w:rsidR="00347A19" w:rsidRPr="00F0573E" w:rsidDel="00FA3851">
          <w:rPr>
            <w:rFonts w:ascii="Times New Roman" w:hAnsi="Times New Roman"/>
            <w:sz w:val="24"/>
            <w:szCs w:val="24"/>
          </w:rPr>
          <w:delText>with α</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w:delText>
        </w:r>
        <w:r w:rsidR="00430B68" w:rsidDel="00FA3851">
          <w:rPr>
            <w:rFonts w:ascii="Times New Roman" w:hAnsi="Times New Roman"/>
            <w:sz w:val="24"/>
            <w:szCs w:val="24"/>
          </w:rPr>
          <w:delText xml:space="preserve">the month-specific </w:delText>
        </w:r>
        <w:r w:rsidR="00347A19" w:rsidRPr="00F0573E" w:rsidDel="00FA3851">
          <w:rPr>
            <w:rFonts w:ascii="Times New Roman" w:hAnsi="Times New Roman"/>
            <w:sz w:val="24"/>
            <w:szCs w:val="24"/>
          </w:rPr>
          <w:delText>intercept for log-transformed death rates, and β</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the </w:delText>
        </w:r>
        <w:r w:rsidR="00430B68" w:rsidDel="00FA3851">
          <w:rPr>
            <w:rFonts w:ascii="Times New Roman" w:hAnsi="Times New Roman"/>
            <w:sz w:val="24"/>
            <w:szCs w:val="24"/>
          </w:rPr>
          <w:delText>month-specific</w:delText>
        </w:r>
        <w:r w:rsidR="00347A19" w:rsidRPr="00F0573E" w:rsidDel="00FA3851">
          <w:rPr>
            <w:rFonts w:ascii="Times New Roman" w:hAnsi="Times New Roman"/>
            <w:sz w:val="24"/>
            <w:szCs w:val="24"/>
          </w:rPr>
          <w:delText xml:space="preserve"> time slope</w:delText>
        </w:r>
        <w:r w:rsidR="00686509" w:rsidRPr="00636C9B" w:rsidDel="00FA3851">
          <w:rPr>
            <w:rFonts w:ascii="Times New Roman" w:hAnsi="Times New Roman"/>
            <w:color w:val="000000" w:themeColor="text1"/>
            <w:sz w:val="24"/>
            <w:szCs w:val="24"/>
          </w:rPr>
          <w:delText>.</w:delText>
        </w:r>
        <w:r w:rsidR="00813355" w:rsidRPr="00636C9B" w:rsidDel="00FA3851">
          <w:rPr>
            <w:rFonts w:ascii="Times New Roman" w:hAnsi="Times New Roman"/>
            <w:color w:val="000000" w:themeColor="text1"/>
            <w:sz w:val="24"/>
            <w:szCs w:val="24"/>
          </w:rPr>
          <w:delText xml:space="preserve"> We used a random walk structure for </w:delText>
        </w:r>
        <w:r w:rsidR="00FE15DD" w:rsidRPr="00636C9B" w:rsidDel="00FA3851">
          <w:rPr>
            <w:rFonts w:ascii="Times New Roman" w:hAnsi="Times New Roman"/>
            <w:color w:val="000000" w:themeColor="text1"/>
            <w:sz w:val="24"/>
            <w:szCs w:val="24"/>
          </w:rPr>
          <w:delText>neighbouring</w:delText>
        </w:r>
        <w:r w:rsidR="00813355" w:rsidRPr="00636C9B" w:rsidDel="00FA3851">
          <w:rPr>
            <w:rFonts w:ascii="Times New Roman" w:hAnsi="Times New Roman"/>
            <w:color w:val="000000" w:themeColor="text1"/>
            <w:sz w:val="24"/>
            <w:szCs w:val="24"/>
          </w:rPr>
          <w:delText xml:space="preserve"> </w:delText>
        </w:r>
        <w:r w:rsidR="00BE7CD9" w:rsidRPr="00636C9B" w:rsidDel="00FA3851">
          <w:rPr>
            <w:rFonts w:ascii="Times New Roman" w:hAnsi="Times New Roman"/>
            <w:color w:val="000000" w:themeColor="text1"/>
            <w:sz w:val="24"/>
            <w:szCs w:val="24"/>
          </w:rPr>
          <w:delText>month</w:delText>
        </w:r>
        <w:r w:rsidR="00813355" w:rsidRPr="00636C9B" w:rsidDel="00FA3851">
          <w:rPr>
            <w:rFonts w:ascii="Times New Roman" w:hAnsi="Times New Roman"/>
            <w:color w:val="000000" w:themeColor="text1"/>
            <w:sz w:val="24"/>
            <w:szCs w:val="24"/>
          </w:rPr>
          <w:delText xml:space="preserve"> terms</w:delText>
        </w:r>
        <w:r w:rsidR="00811E91" w:rsidDel="00FA3851">
          <w:rPr>
            <w:rFonts w:ascii="Times New Roman" w:hAnsi="Times New Roman"/>
            <w:color w:val="000000" w:themeColor="text1"/>
            <w:sz w:val="24"/>
            <w:szCs w:val="24"/>
          </w:rPr>
          <w:delText xml:space="preserve"> in </w:delText>
        </w:r>
        <w:r w:rsidR="00811E91" w:rsidRPr="00F0573E" w:rsidDel="00FA3851">
          <w:rPr>
            <w:rFonts w:ascii="Times New Roman" w:hAnsi="Times New Roman"/>
            <w:sz w:val="24"/>
            <w:szCs w:val="24"/>
          </w:rPr>
          <w:delText>α</w:delText>
        </w:r>
        <w:r w:rsidR="00811E91" w:rsidDel="00FA3851">
          <w:rPr>
            <w:rFonts w:ascii="Times New Roman" w:hAnsi="Times New Roman"/>
            <w:sz w:val="24"/>
            <w:szCs w:val="24"/>
            <w:vertAlign w:val="subscript"/>
          </w:rPr>
          <w:delText xml:space="preserve">month </w:delText>
        </w:r>
        <w:r w:rsidR="00811E91" w:rsidRPr="00843ACB" w:rsidDel="00FA3851">
          <w:rPr>
            <w:rFonts w:ascii="Times New Roman" w:hAnsi="Times New Roman"/>
            <w:sz w:val="24"/>
            <w:szCs w:val="24"/>
          </w:rPr>
          <w:delText xml:space="preserve">and </w:delText>
        </w:r>
        <w:r w:rsidR="00811E91" w:rsidRPr="00F0573E" w:rsidDel="00FA3851">
          <w:rPr>
            <w:rFonts w:ascii="Times New Roman" w:hAnsi="Times New Roman"/>
            <w:sz w:val="24"/>
            <w:szCs w:val="24"/>
          </w:rPr>
          <w:delText>β</w:delText>
        </w:r>
        <w:r w:rsidR="00811E91" w:rsidDel="00FA3851">
          <w:rPr>
            <w:rFonts w:ascii="Times New Roman" w:hAnsi="Times New Roman"/>
            <w:sz w:val="24"/>
            <w:szCs w:val="24"/>
            <w:vertAlign w:val="subscript"/>
          </w:rPr>
          <w:delText>month</w:delText>
        </w:r>
        <w:r w:rsidR="00813355" w:rsidRPr="00636C9B" w:rsidDel="00FA3851">
          <w:rPr>
            <w:rFonts w:ascii="Times New Roman" w:hAnsi="Times New Roman"/>
            <w:color w:val="000000" w:themeColor="text1"/>
            <w:sz w:val="24"/>
            <w:szCs w:val="24"/>
          </w:rPr>
          <w:delText>, widely used to characterise smoothly varying associations</w:delText>
        </w:r>
        <w:r w:rsidR="006E0233" w:rsidDel="00FA3851">
          <w:rPr>
            <w:rFonts w:ascii="Times New Roman" w:hAnsi="Times New Roman"/>
            <w:sz w:val="24"/>
            <w:szCs w:val="24"/>
          </w:rPr>
          <w:delText>.</w:delText>
        </w:r>
        <w:r w:rsidR="006E0233" w:rsidDel="00FA3851">
          <w:rPr>
            <w:rFonts w:ascii="Times New Roman" w:hAnsi="Times New Roman"/>
            <w:sz w:val="24"/>
            <w:szCs w:val="24"/>
          </w:rPr>
          <w:fldChar w:fldCharType="begin" w:fldLock="1"/>
        </w:r>
        <w:r w:rsidR="0004018D" w:rsidDel="00FA3851">
          <w:rPr>
            <w:rFonts w:ascii="Times New Roman" w:hAnsi="Times New Roman"/>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19&lt;/sup&gt;"},"properties":{"noteIndex":0},"schema":"https://github.com/citation-style-language/schema/raw/master/csl-citation.json"}</w:delInstrText>
        </w:r>
        <w:r w:rsidR="006E0233" w:rsidDel="00FA3851">
          <w:rPr>
            <w:rFonts w:ascii="Times New Roman" w:hAnsi="Times New Roman"/>
            <w:sz w:val="24"/>
            <w:szCs w:val="24"/>
          </w:rPr>
          <w:fldChar w:fldCharType="separate"/>
        </w:r>
        <w:r w:rsidR="006B32B1" w:rsidRPr="006B32B1" w:rsidDel="00FA3851">
          <w:rPr>
            <w:rFonts w:ascii="Times New Roman" w:hAnsi="Times New Roman"/>
            <w:noProof/>
            <w:sz w:val="24"/>
            <w:szCs w:val="24"/>
            <w:vertAlign w:val="superscript"/>
          </w:rPr>
          <w:delText>19</w:delText>
        </w:r>
        <w:r w:rsidR="006E0233" w:rsidDel="00FA3851">
          <w:rPr>
            <w:rFonts w:ascii="Times New Roman" w:hAnsi="Times New Roman"/>
            <w:sz w:val="24"/>
            <w:szCs w:val="24"/>
          </w:rPr>
          <w:fldChar w:fldCharType="end"/>
        </w:r>
        <w:r w:rsidR="00813355" w:rsidRPr="00636C9B" w:rsidDel="00FA3851">
          <w:rPr>
            <w:rFonts w:ascii="Times New Roman" w:hAnsi="Times New Roman"/>
            <w:color w:val="000000" w:themeColor="text1"/>
            <w:sz w:val="24"/>
            <w:szCs w:val="24"/>
          </w:rPr>
          <w:delText xml:space="preserve"> </w:delText>
        </w:r>
        <w:r w:rsidR="00254B2A" w:rsidDel="00FA3851">
          <w:rPr>
            <w:rFonts w:ascii="Times New Roman" w:hAnsi="Times New Roman"/>
            <w:color w:val="000000" w:themeColor="text1"/>
            <w:sz w:val="24"/>
            <w:szCs w:val="24"/>
          </w:rPr>
          <w:delText>The random walk had a</w:delText>
        </w:r>
        <w:r w:rsidR="00813355" w:rsidRPr="00636C9B" w:rsidDel="00FA3851">
          <w:rPr>
            <w:rFonts w:ascii="Times New Roman" w:hAnsi="Times New Roman"/>
            <w:color w:val="000000" w:themeColor="text1"/>
            <w:sz w:val="24"/>
            <w:szCs w:val="24"/>
          </w:rPr>
          <w:delText xml:space="preserve"> cyclic structure</w:delText>
        </w:r>
        <w:r w:rsidR="002A2B91" w:rsidRPr="00636C9B" w:rsidDel="00FA3851">
          <w:rPr>
            <w:rFonts w:ascii="Times New Roman" w:hAnsi="Times New Roman"/>
            <w:color w:val="000000" w:themeColor="text1"/>
            <w:sz w:val="24"/>
            <w:szCs w:val="24"/>
          </w:rPr>
          <w:delText xml:space="preserve">, </w:delText>
        </w:r>
        <w:r w:rsidR="006C3AFE" w:rsidDel="00FA3851">
          <w:rPr>
            <w:rFonts w:ascii="Times New Roman" w:hAnsi="Times New Roman"/>
            <w:color w:val="000000" w:themeColor="text1"/>
            <w:sz w:val="24"/>
            <w:szCs w:val="24"/>
          </w:rPr>
          <w:delText>so that</w:delText>
        </w:r>
        <w:r w:rsidR="007A53AC" w:rsidRPr="00636C9B" w:rsidDel="00FA3851">
          <w:rPr>
            <w:rFonts w:ascii="Times New Roman" w:hAnsi="Times New Roman"/>
            <w:color w:val="000000" w:themeColor="text1"/>
            <w:sz w:val="24"/>
            <w:szCs w:val="24"/>
          </w:rPr>
          <w:delText xml:space="preserve"> December neighbour</w:delText>
        </w:r>
        <w:r w:rsidR="006C3AFE" w:rsidDel="00FA3851">
          <w:rPr>
            <w:rFonts w:ascii="Times New Roman" w:hAnsi="Times New Roman"/>
            <w:color w:val="000000" w:themeColor="text1"/>
            <w:sz w:val="24"/>
            <w:szCs w:val="24"/>
          </w:rPr>
          <w:delText>ed</w:delText>
        </w:r>
        <w:r w:rsidR="007A53AC" w:rsidRPr="00636C9B" w:rsidDel="00FA3851">
          <w:rPr>
            <w:rFonts w:ascii="Times New Roman" w:hAnsi="Times New Roman"/>
            <w:color w:val="000000" w:themeColor="text1"/>
            <w:sz w:val="24"/>
            <w:szCs w:val="24"/>
          </w:rPr>
          <w:delText xml:space="preserve"> </w:delText>
        </w:r>
        <w:commentRangeStart w:id="344"/>
        <w:commentRangeStart w:id="345"/>
        <w:commentRangeStart w:id="346"/>
        <w:r w:rsidR="007A53AC" w:rsidRPr="00636C9B" w:rsidDel="00FA3851">
          <w:rPr>
            <w:rFonts w:ascii="Times New Roman" w:hAnsi="Times New Roman"/>
            <w:color w:val="000000" w:themeColor="text1"/>
            <w:sz w:val="24"/>
            <w:szCs w:val="24"/>
          </w:rPr>
          <w:delText>January</w:delText>
        </w:r>
        <w:commentRangeEnd w:id="345"/>
        <w:r w:rsidR="00105569" w:rsidDel="00FA3851">
          <w:rPr>
            <w:rStyle w:val="CommentReference"/>
            <w:rFonts w:asciiTheme="minorHAnsi" w:eastAsiaTheme="minorHAnsi" w:hAnsiTheme="minorHAnsi" w:cstheme="minorBidi"/>
          </w:rPr>
          <w:commentReference w:id="344"/>
        </w:r>
        <w:commentRangeEnd w:id="344"/>
        <w:r w:rsidR="006C3AFE" w:rsidDel="00FA3851">
          <w:rPr>
            <w:rStyle w:val="CommentReference"/>
            <w:rFonts w:asciiTheme="minorHAnsi" w:eastAsiaTheme="minorHAnsi" w:hAnsiTheme="minorHAnsi" w:cstheme="minorBidi"/>
          </w:rPr>
          <w:commentReference w:id="345"/>
        </w:r>
        <w:commentRangeEnd w:id="346"/>
        <w:r w:rsidR="00105569" w:rsidDel="00FA3851">
          <w:rPr>
            <w:rStyle w:val="CommentReference"/>
            <w:rFonts w:asciiTheme="minorHAnsi" w:eastAsiaTheme="minorHAnsi" w:hAnsiTheme="minorHAnsi" w:cstheme="minorBidi"/>
          </w:rPr>
          <w:commentReference w:id="346"/>
        </w:r>
        <w:r w:rsidR="00CC47CE" w:rsidRPr="00636C9B" w:rsidDel="00FA3851">
          <w:rPr>
            <w:rFonts w:ascii="Times New Roman" w:hAnsi="Times New Roman"/>
            <w:color w:val="000000" w:themeColor="text1"/>
            <w:sz w:val="24"/>
            <w:szCs w:val="24"/>
          </w:rPr>
          <w:delText>.</w:delText>
        </w:r>
        <w:r w:rsidR="003D20F2" w:rsidRPr="00636C9B" w:rsidDel="00FA3851">
          <w:rPr>
            <w:rFonts w:ascii="Times New Roman" w:hAnsi="Times New Roman"/>
            <w:color w:val="000000" w:themeColor="text1"/>
            <w:sz w:val="24"/>
            <w:szCs w:val="24"/>
          </w:rPr>
          <w:delText xml:space="preserve"> </w:delText>
        </w:r>
      </w:del>
    </w:p>
    <w:p w14:paraId="26110263" w14:textId="399B51B5" w:rsidR="00E00482" w:rsidRPr="00636C9B" w:rsidDel="00FA3851" w:rsidRDefault="00E00482" w:rsidP="00D76DF7">
      <w:pPr>
        <w:spacing w:after="0" w:line="480" w:lineRule="auto"/>
        <w:jc w:val="both"/>
        <w:outlineLvl w:val="0"/>
        <w:rPr>
          <w:del w:id="347" w:author="Parks, Robbie M" w:date="2018-12-05T11:39:00Z"/>
          <w:rFonts w:ascii="Times New Roman" w:hAnsi="Times New Roman"/>
          <w:color w:val="000000" w:themeColor="text1"/>
          <w:sz w:val="24"/>
          <w:szCs w:val="24"/>
        </w:rPr>
      </w:pPr>
    </w:p>
    <w:p w14:paraId="362B5EF5" w14:textId="637A8C01" w:rsidR="00A46B9A" w:rsidDel="00FA3851" w:rsidRDefault="00CD2451" w:rsidP="00D76DF7">
      <w:pPr>
        <w:spacing w:after="0" w:line="480" w:lineRule="auto"/>
        <w:jc w:val="both"/>
        <w:outlineLvl w:val="0"/>
        <w:rPr>
          <w:del w:id="348" w:author="Parks, Robbie M" w:date="2018-12-05T11:39:00Z"/>
          <w:rFonts w:ascii="Times New Roman" w:hAnsi="Times New Roman"/>
          <w:color w:val="000000" w:themeColor="text1"/>
          <w:sz w:val="24"/>
          <w:szCs w:val="24"/>
        </w:rPr>
      </w:pPr>
      <w:del w:id="349" w:author="Parks, Robbie M" w:date="2018-12-05T11:39:00Z">
        <w:r w:rsidDel="00FA3851">
          <w:rPr>
            <w:rFonts w:ascii="Times New Roman" w:hAnsi="Times New Roman"/>
            <w:color w:val="000000" w:themeColor="text1"/>
            <w:sz w:val="24"/>
            <w:szCs w:val="24"/>
          </w:rPr>
          <w:delText xml:space="preserve">We </w:delText>
        </w:r>
        <w:r w:rsidR="00AE02C9" w:rsidDel="00FA3851">
          <w:rPr>
            <w:rFonts w:ascii="Times New Roman" w:hAnsi="Times New Roman"/>
            <w:color w:val="000000" w:themeColor="text1"/>
            <w:sz w:val="24"/>
            <w:szCs w:val="24"/>
          </w:rPr>
          <w:delText xml:space="preserve">also </w:delText>
        </w:r>
        <w:r w:rsidR="00430B68" w:rsidDel="00FA3851">
          <w:rPr>
            <w:rFonts w:ascii="Times New Roman" w:hAnsi="Times New Roman"/>
            <w:color w:val="000000" w:themeColor="text1"/>
            <w:sz w:val="24"/>
            <w:szCs w:val="24"/>
          </w:rPr>
          <w:delText xml:space="preserve">included state random </w:delText>
        </w:r>
        <w:r w:rsidR="00933B60" w:rsidDel="00FA3851">
          <w:rPr>
            <w:rFonts w:ascii="Times New Roman" w:hAnsi="Times New Roman"/>
            <w:color w:val="000000" w:themeColor="text1"/>
            <w:sz w:val="24"/>
            <w:szCs w:val="24"/>
          </w:rPr>
          <w:delText>intercepts</w:delText>
        </w:r>
        <w:r w:rsidR="00430B68" w:rsidDel="00FA3851">
          <w:rPr>
            <w:rFonts w:ascii="Times New Roman" w:hAnsi="Times New Roman"/>
            <w:color w:val="000000" w:themeColor="text1"/>
            <w:sz w:val="24"/>
            <w:szCs w:val="24"/>
          </w:rPr>
          <w:delText xml:space="preserve"> and trends </w:delText>
        </w:r>
        <w:r w:rsidR="00DB0E1A" w:rsidDel="00FA3851">
          <w:rPr>
            <w:rFonts w:ascii="Times New Roman" w:hAnsi="Times New Roman"/>
            <w:color w:val="000000" w:themeColor="text1"/>
            <w:sz w:val="24"/>
            <w:szCs w:val="24"/>
          </w:rPr>
          <w:delText>for</w:delText>
        </w:r>
        <w:r w:rsidDel="00FA3851">
          <w:rPr>
            <w:rFonts w:ascii="Times New Roman" w:hAnsi="Times New Roman"/>
            <w:color w:val="000000" w:themeColor="text1"/>
            <w:sz w:val="24"/>
            <w:szCs w:val="24"/>
          </w:rPr>
          <w:delText xml:space="preserve"> death rates to </w:delText>
        </w:r>
        <w:r w:rsidR="00C40243" w:rsidDel="00FA3851">
          <w:rPr>
            <w:rFonts w:ascii="Times New Roman" w:hAnsi="Times New Roman"/>
            <w:color w:val="000000" w:themeColor="text1"/>
            <w:sz w:val="24"/>
            <w:szCs w:val="24"/>
          </w:rPr>
          <w:delText xml:space="preserve">allow variation </w:delText>
        </w:r>
        <w:r w:rsidDel="00FA3851">
          <w:rPr>
            <w:rFonts w:ascii="Times New Roman" w:hAnsi="Times New Roman"/>
            <w:color w:val="000000" w:themeColor="text1"/>
            <w:sz w:val="24"/>
            <w:szCs w:val="24"/>
          </w:rPr>
          <w:delText>by state</w:delText>
        </w:r>
        <w:r w:rsidR="00E1416B" w:rsidDel="00FA3851">
          <w:rPr>
            <w:rFonts w:ascii="Times New Roman" w:hAnsi="Times New Roman"/>
            <w:color w:val="000000" w:themeColor="text1"/>
            <w:sz w:val="24"/>
            <w:szCs w:val="24"/>
          </w:rPr>
          <w:delText xml:space="preserve">, </w:delText>
        </w:r>
        <w:r w:rsidR="00E1416B" w:rsidRPr="00F0573E" w:rsidDel="00FA3851">
          <w:rPr>
            <w:rFonts w:ascii="Times New Roman" w:hAnsi="Times New Roman"/>
            <w:sz w:val="24"/>
            <w:szCs w:val="24"/>
          </w:rPr>
          <w:delText>with α</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w:delText>
        </w:r>
        <w:r w:rsidR="00E1416B" w:rsidDel="00FA3851">
          <w:rPr>
            <w:rFonts w:ascii="Times New Roman" w:hAnsi="Times New Roman"/>
            <w:sz w:val="24"/>
            <w:szCs w:val="24"/>
          </w:rPr>
          <w:delText xml:space="preserve">the state-specific </w:delText>
        </w:r>
        <w:r w:rsidR="00933B60" w:rsidDel="00FA3851">
          <w:rPr>
            <w:rFonts w:ascii="Times New Roman" w:hAnsi="Times New Roman"/>
            <w:sz w:val="24"/>
            <w:szCs w:val="24"/>
          </w:rPr>
          <w:delText>intercept</w:delText>
        </w:r>
        <w:r w:rsidR="00E1416B" w:rsidRPr="00F0573E" w:rsidDel="00FA3851">
          <w:rPr>
            <w:rFonts w:ascii="Times New Roman" w:hAnsi="Times New Roman"/>
            <w:sz w:val="24"/>
            <w:szCs w:val="24"/>
          </w:rPr>
          <w:delText xml:space="preserve"> for log-transformed death rates, and β</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the </w:delText>
        </w:r>
        <w:r w:rsidR="00E1416B" w:rsidDel="00FA3851">
          <w:rPr>
            <w:rFonts w:ascii="Times New Roman" w:hAnsi="Times New Roman"/>
            <w:sz w:val="24"/>
            <w:szCs w:val="24"/>
          </w:rPr>
          <w:delText>state-specific</w:delText>
        </w:r>
        <w:r w:rsidR="00E1416B" w:rsidRPr="00F0573E" w:rsidDel="00FA3851">
          <w:rPr>
            <w:rFonts w:ascii="Times New Roman" w:hAnsi="Times New Roman"/>
            <w:sz w:val="24"/>
            <w:szCs w:val="24"/>
          </w:rPr>
          <w:delText xml:space="preserve"> time slope</w:delText>
        </w:r>
        <w:r w:rsidR="00C345AC" w:rsidRPr="00636C9B" w:rsidDel="00FA3851">
          <w:rPr>
            <w:rFonts w:ascii="Times New Roman" w:hAnsi="Times New Roman"/>
            <w:color w:val="000000" w:themeColor="text1"/>
            <w:sz w:val="24"/>
            <w:szCs w:val="24"/>
          </w:rPr>
          <w:delText>.</w:delText>
        </w:r>
        <w:r w:rsidR="00BA2C5F" w:rsidRPr="00636C9B" w:rsidDel="00FA3851">
          <w:rPr>
            <w:rFonts w:ascii="Times New Roman" w:hAnsi="Times New Roman"/>
            <w:color w:val="000000" w:themeColor="text1"/>
            <w:sz w:val="24"/>
            <w:szCs w:val="24"/>
          </w:rPr>
          <w:delText xml:space="preserve"> </w:delText>
        </w:r>
        <w:r w:rsidR="00334F2A" w:rsidRPr="00636C9B" w:rsidDel="00FA3851">
          <w:rPr>
            <w:rFonts w:ascii="Times New Roman" w:hAnsi="Times New Roman"/>
            <w:color w:val="000000" w:themeColor="text1"/>
            <w:sz w:val="24"/>
            <w:szCs w:val="24"/>
          </w:rPr>
          <w:delText>In addition,</w:delText>
        </w:r>
        <w:r w:rsidR="00BA2C5F" w:rsidRPr="00636C9B" w:rsidDel="00FA3851">
          <w:rPr>
            <w:rFonts w:ascii="Times New Roman" w:hAnsi="Times New Roman"/>
            <w:color w:val="000000" w:themeColor="text1"/>
            <w:sz w:val="24"/>
            <w:szCs w:val="24"/>
          </w:rPr>
          <w:delText xml:space="preserve"> </w:delText>
        </w:r>
        <w:r w:rsidDel="00FA3851">
          <w:rPr>
            <w:rFonts w:ascii="Times New Roman" w:hAnsi="Times New Roman"/>
            <w:color w:val="000000" w:themeColor="text1"/>
            <w:sz w:val="24"/>
            <w:szCs w:val="24"/>
          </w:rPr>
          <w:delText xml:space="preserve">death rates in neighbouring </w:delText>
        </w:r>
        <w:r w:rsidR="00BA2C5F" w:rsidRPr="00636C9B" w:rsidDel="00FA3851">
          <w:rPr>
            <w:rFonts w:ascii="Times New Roman" w:hAnsi="Times New Roman"/>
            <w:color w:val="000000" w:themeColor="text1"/>
            <w:sz w:val="24"/>
            <w:szCs w:val="24"/>
          </w:rPr>
          <w:delText xml:space="preserve">states </w:delText>
        </w:r>
        <w:r w:rsidR="00720950" w:rsidRPr="00636C9B" w:rsidDel="00FA3851">
          <w:rPr>
            <w:rFonts w:ascii="Times New Roman" w:hAnsi="Times New Roman"/>
            <w:color w:val="000000" w:themeColor="text1"/>
            <w:sz w:val="24"/>
            <w:szCs w:val="24"/>
          </w:rPr>
          <w:delText>may</w:delText>
        </w:r>
        <w:r w:rsidR="00BA2C5F" w:rsidRPr="00636C9B" w:rsidDel="00FA3851">
          <w:rPr>
            <w:rFonts w:ascii="Times New Roman" w:hAnsi="Times New Roman"/>
            <w:color w:val="000000" w:themeColor="text1"/>
            <w:sz w:val="24"/>
            <w:szCs w:val="24"/>
          </w:rPr>
          <w:delText xml:space="preserve"> be more similar than </w:delText>
        </w:r>
        <w:r w:rsidDel="00FA3851">
          <w:rPr>
            <w:rFonts w:ascii="Times New Roman" w:hAnsi="Times New Roman"/>
            <w:color w:val="000000" w:themeColor="text1"/>
            <w:sz w:val="24"/>
            <w:szCs w:val="24"/>
          </w:rPr>
          <w:delText xml:space="preserve">in </w:delText>
        </w:r>
        <w:r w:rsidR="00BA2C5F" w:rsidRPr="00636C9B" w:rsidDel="00FA3851">
          <w:rPr>
            <w:rFonts w:ascii="Times New Roman" w:hAnsi="Times New Roman"/>
            <w:color w:val="000000" w:themeColor="text1"/>
            <w:sz w:val="24"/>
            <w:szCs w:val="24"/>
          </w:rPr>
          <w:delText xml:space="preserve">those further away. </w:delText>
        </w:r>
        <w:r w:rsidR="00947F4D" w:rsidDel="00FA3851">
          <w:rPr>
            <w:rFonts w:ascii="Times New Roman" w:hAnsi="Times New Roman"/>
            <w:color w:val="000000" w:themeColor="text1"/>
            <w:sz w:val="24"/>
            <w:szCs w:val="24"/>
          </w:rPr>
          <w:delText>T</w:delText>
        </w:r>
        <w:r w:rsidRPr="00636C9B" w:rsidDel="00FA3851">
          <w:rPr>
            <w:rFonts w:ascii="Times New Roman" w:hAnsi="Times New Roman"/>
            <w:color w:val="000000" w:themeColor="text1"/>
            <w:sz w:val="24"/>
            <w:szCs w:val="24"/>
          </w:rPr>
          <w:delText>o reflect this</w:delText>
        </w:r>
        <w:r w:rsidR="00947F4D" w:rsidDel="00FA3851">
          <w:rPr>
            <w:rFonts w:ascii="Times New Roman" w:hAnsi="Times New Roman"/>
            <w:color w:val="000000" w:themeColor="text1"/>
            <w:sz w:val="24"/>
            <w:szCs w:val="24"/>
          </w:rPr>
          <w:delText>, w</w:delText>
        </w:r>
        <w:r w:rsidR="00B3486D" w:rsidRPr="00636C9B" w:rsidDel="00FA3851">
          <w:rPr>
            <w:rFonts w:ascii="Times New Roman" w:hAnsi="Times New Roman"/>
            <w:color w:val="000000" w:themeColor="text1"/>
            <w:sz w:val="24"/>
            <w:szCs w:val="24"/>
          </w:rPr>
          <w:delText>e</w:delText>
        </w:r>
        <w:r w:rsidR="00661BB4" w:rsidRPr="00636C9B" w:rsidDel="00FA3851">
          <w:rPr>
            <w:rFonts w:ascii="Times New Roman" w:hAnsi="Times New Roman"/>
            <w:color w:val="000000" w:themeColor="text1"/>
            <w:sz w:val="24"/>
            <w:szCs w:val="24"/>
          </w:rPr>
          <w:delText xml:space="preserve"> </w:delText>
        </w:r>
        <w:r w:rsidR="006E27C6" w:rsidRPr="00636C9B" w:rsidDel="00FA3851">
          <w:rPr>
            <w:rFonts w:ascii="Times New Roman" w:hAnsi="Times New Roman"/>
            <w:color w:val="000000" w:themeColor="text1"/>
            <w:sz w:val="24"/>
            <w:szCs w:val="24"/>
          </w:rPr>
          <w:delText>used</w:delText>
        </w:r>
        <w:r w:rsidR="00B3486D" w:rsidRPr="00636C9B" w:rsidDel="00FA3851">
          <w:rPr>
            <w:rFonts w:ascii="Times New Roman" w:hAnsi="Times New Roman"/>
            <w:color w:val="000000" w:themeColor="text1"/>
            <w:sz w:val="24"/>
            <w:szCs w:val="24"/>
          </w:rPr>
          <w:delText xml:space="preserve"> a Conditional Autoregressive (CAR) </w:delText>
        </w:r>
        <w:r w:rsidR="0023343A" w:rsidRPr="00636C9B" w:rsidDel="00FA3851">
          <w:rPr>
            <w:rFonts w:ascii="Times New Roman" w:hAnsi="Times New Roman"/>
            <w:color w:val="000000" w:themeColor="text1"/>
            <w:sz w:val="24"/>
            <w:szCs w:val="24"/>
          </w:rPr>
          <w:delText>spatial model</w:delText>
        </w:r>
        <w:r w:rsidR="005D7922" w:rsidRPr="00636C9B" w:rsidDel="00FA3851">
          <w:rPr>
            <w:rFonts w:ascii="Times New Roman" w:hAnsi="Times New Roman"/>
            <w:color w:val="000000" w:themeColor="text1"/>
            <w:sz w:val="24"/>
            <w:szCs w:val="24"/>
          </w:rPr>
          <w:delText>.</w:delText>
        </w:r>
        <w:r w:rsidR="005D7922"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20&lt;/sup&gt;","plainTextFormattedCitation":"20","previouslyFormattedCitation":"&lt;sup&gt;20&lt;/sup&gt;"},"properties":{"noteIndex":0},"schema":"https://github.com/citation-style-language/schema/raw/master/csl-citation.json"}</w:delInstrText>
        </w:r>
        <w:r w:rsidR="005D7922"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20</w:delText>
        </w:r>
        <w:r w:rsidR="005D7922" w:rsidRPr="00636C9B" w:rsidDel="00FA3851">
          <w:rPr>
            <w:rFonts w:ascii="Times New Roman" w:hAnsi="Times New Roman"/>
            <w:color w:val="000000" w:themeColor="text1"/>
            <w:sz w:val="24"/>
            <w:szCs w:val="24"/>
          </w:rPr>
          <w:fldChar w:fldCharType="end"/>
        </w:r>
        <w:r w:rsidR="005D7922" w:rsidRPr="00636C9B" w:rsidDel="00FA3851">
          <w:rPr>
            <w:rFonts w:ascii="Times New Roman" w:hAnsi="Times New Roman"/>
            <w:color w:val="000000" w:themeColor="text1"/>
            <w:sz w:val="24"/>
            <w:szCs w:val="24"/>
          </w:rPr>
          <w:delText xml:space="preserve"> </w:delText>
        </w:r>
        <w:r w:rsidR="004337CB" w:rsidRPr="00636C9B" w:rsidDel="00FA3851">
          <w:rPr>
            <w:rFonts w:ascii="Times New Roman" w:hAnsi="Times New Roman"/>
            <w:color w:val="000000" w:themeColor="text1"/>
            <w:sz w:val="24"/>
            <w:szCs w:val="24"/>
          </w:rPr>
          <w:delText xml:space="preserve">This allows death rates </w:delText>
        </w:r>
        <w:r w:rsidR="006E27C6" w:rsidRPr="00636C9B" w:rsidDel="00FA3851">
          <w:rPr>
            <w:rFonts w:ascii="Times New Roman" w:hAnsi="Times New Roman"/>
            <w:color w:val="000000" w:themeColor="text1"/>
            <w:sz w:val="24"/>
            <w:szCs w:val="24"/>
          </w:rPr>
          <w:delText xml:space="preserve">and trends </w:delText>
        </w:r>
        <w:r w:rsidR="003F1BCE" w:rsidRPr="00636C9B" w:rsidDel="00FA3851">
          <w:rPr>
            <w:rFonts w:ascii="Times New Roman" w:hAnsi="Times New Roman"/>
            <w:color w:val="000000" w:themeColor="text1"/>
            <w:sz w:val="24"/>
            <w:szCs w:val="24"/>
          </w:rPr>
          <w:delText xml:space="preserve">of a </w:delText>
        </w:r>
        <w:r w:rsidR="00DD5A3A" w:rsidRPr="00636C9B" w:rsidDel="00FA3851">
          <w:rPr>
            <w:rFonts w:ascii="Times New Roman" w:hAnsi="Times New Roman"/>
            <w:color w:val="000000" w:themeColor="text1"/>
            <w:sz w:val="24"/>
            <w:szCs w:val="24"/>
          </w:rPr>
          <w:delText xml:space="preserve">state </w:delText>
        </w:r>
        <w:r w:rsidR="004337CB" w:rsidRPr="00636C9B" w:rsidDel="00FA3851">
          <w:rPr>
            <w:rFonts w:ascii="Times New Roman" w:hAnsi="Times New Roman"/>
            <w:color w:val="000000" w:themeColor="text1"/>
            <w:sz w:val="24"/>
            <w:szCs w:val="24"/>
          </w:rPr>
          <w:delText xml:space="preserve">to be estimated based on </w:delText>
        </w:r>
        <w:r w:rsidR="00DD5A3A" w:rsidRPr="00636C9B" w:rsidDel="00FA3851">
          <w:rPr>
            <w:rFonts w:ascii="Times New Roman" w:hAnsi="Times New Roman"/>
            <w:color w:val="000000" w:themeColor="text1"/>
            <w:sz w:val="24"/>
            <w:szCs w:val="24"/>
          </w:rPr>
          <w:delText>their own data as well as using those of thei</w:delText>
        </w:r>
        <w:r w:rsidR="003F1BCE" w:rsidRPr="00636C9B" w:rsidDel="00FA3851">
          <w:rPr>
            <w:rFonts w:ascii="Times New Roman" w:hAnsi="Times New Roman"/>
            <w:color w:val="000000" w:themeColor="text1"/>
            <w:sz w:val="24"/>
            <w:szCs w:val="24"/>
          </w:rPr>
          <w:delText>r neighbours</w:delText>
        </w:r>
        <w:r w:rsidR="00D53010" w:rsidRPr="00636C9B" w:rsidDel="00FA3851">
          <w:rPr>
            <w:rFonts w:ascii="Times New Roman" w:hAnsi="Times New Roman"/>
            <w:color w:val="000000" w:themeColor="text1"/>
            <w:sz w:val="24"/>
            <w:szCs w:val="24"/>
          </w:rPr>
          <w:delText>.</w:delText>
        </w:r>
        <w:r w:rsidR="00F43908" w:rsidRPr="00636C9B" w:rsidDel="00FA3851">
          <w:rPr>
            <w:rFonts w:ascii="Times New Roman" w:hAnsi="Times New Roman"/>
            <w:color w:val="000000" w:themeColor="text1"/>
            <w:sz w:val="24"/>
            <w:szCs w:val="24"/>
          </w:rPr>
          <w:delText xml:space="preserve"> The level to which information is shared between neighbouring states depends on the uncertainty of death rates in a state and the empirical similarity of neighbouring states.</w:delText>
        </w:r>
      </w:del>
    </w:p>
    <w:p w14:paraId="3471A5AC" w14:textId="6F59F29A" w:rsidR="00A46B9A" w:rsidDel="00FA3851" w:rsidRDefault="00A46B9A" w:rsidP="00D76DF7">
      <w:pPr>
        <w:spacing w:after="0" w:line="480" w:lineRule="auto"/>
        <w:jc w:val="both"/>
        <w:outlineLvl w:val="0"/>
        <w:rPr>
          <w:del w:id="350" w:author="Parks, Robbie M" w:date="2018-12-05T11:39:00Z"/>
          <w:rFonts w:ascii="Times New Roman" w:hAnsi="Times New Roman"/>
          <w:color w:val="000000" w:themeColor="text1"/>
          <w:sz w:val="24"/>
          <w:szCs w:val="24"/>
        </w:rPr>
      </w:pPr>
    </w:p>
    <w:p w14:paraId="7CC726CA" w14:textId="6EFF11AC" w:rsidR="007C1278" w:rsidRPr="00843ACB" w:rsidDel="00FA3851" w:rsidRDefault="00BE6302" w:rsidP="00D76DF7">
      <w:pPr>
        <w:spacing w:after="0" w:line="480" w:lineRule="auto"/>
        <w:jc w:val="both"/>
        <w:outlineLvl w:val="0"/>
        <w:rPr>
          <w:del w:id="351" w:author="Parks, Robbie M" w:date="2018-12-05T11:39:00Z"/>
          <w:rFonts w:ascii="Times New Roman" w:hAnsi="Times New Roman"/>
          <w:color w:val="000000" w:themeColor="text1"/>
          <w:sz w:val="24"/>
          <w:szCs w:val="24"/>
          <w:lang w:val="en-US"/>
        </w:rPr>
      </w:pPr>
      <w:del w:id="352" w:author="Parks, Robbie M" w:date="2018-12-05T11:39:00Z">
        <w:r w:rsidRPr="00F0573E" w:rsidDel="00FA3851">
          <w:rPr>
            <w:rFonts w:ascii="Times New Roman" w:hAnsi="Times New Roman"/>
            <w:sz w:val="24"/>
            <w:szCs w:val="24"/>
          </w:rPr>
          <w:delText>Non-linear trends were captured by a first-order random walk ν</w:delText>
        </w:r>
        <w:r w:rsidDel="00FA3851">
          <w:rPr>
            <w:rFonts w:ascii="Times New Roman" w:hAnsi="Times New Roman"/>
            <w:sz w:val="24"/>
            <w:szCs w:val="24"/>
            <w:vertAlign w:val="subscript"/>
          </w:rPr>
          <w:delText>month-y</w:delText>
        </w:r>
        <w:r w:rsidRPr="00F0573E" w:rsidDel="00FA3851">
          <w:rPr>
            <w:rFonts w:ascii="Times New Roman" w:hAnsi="Times New Roman"/>
            <w:sz w:val="24"/>
            <w:szCs w:val="24"/>
            <w:vertAlign w:val="subscript"/>
          </w:rPr>
          <w:delText>ear</w:delText>
        </w:r>
        <w:r w:rsidRPr="00F0573E" w:rsidDel="00FA3851">
          <w:rPr>
            <w:rFonts w:ascii="Times New Roman" w:hAnsi="Times New Roman"/>
            <w:sz w:val="24"/>
            <w:szCs w:val="24"/>
          </w:rPr>
          <w:delText>.</w:delText>
        </w:r>
        <w:r w:rsidR="00777AB6" w:rsidDel="00FA3851">
          <w:rPr>
            <w:rFonts w:ascii="Times New Roman" w:hAnsi="Times New Roman"/>
            <w:sz w:val="24"/>
            <w:szCs w:val="24"/>
          </w:rPr>
          <w:delText xml:space="preserve"> </w:delText>
        </w:r>
        <w:r w:rsidR="00777AB6" w:rsidDel="00FA3851">
          <w:rPr>
            <w:rFonts w:ascii="Times New Roman" w:hAnsi="Times New Roman"/>
            <w:color w:val="000000" w:themeColor="text1"/>
            <w:sz w:val="24"/>
            <w:szCs w:val="24"/>
            <w:lang w:val="en-US"/>
          </w:rPr>
          <w:delText xml:space="preserve">An </w:delText>
        </w:r>
        <w:r w:rsidR="00777AB6" w:rsidRPr="00A46B9A" w:rsidDel="00FA3851">
          <w:rPr>
            <w:rFonts w:ascii="Times New Roman" w:hAnsi="Times New Roman"/>
            <w:color w:val="000000" w:themeColor="text1"/>
            <w:sz w:val="24"/>
            <w:szCs w:val="24"/>
            <w:lang w:val="en-US"/>
          </w:rPr>
          <w:delText>over-dispersion ter</w:delText>
        </w:r>
        <w:r w:rsidR="00777AB6" w:rsidDel="00FA3851">
          <w:rPr>
            <w:rFonts w:ascii="Times New Roman" w:hAnsi="Times New Roman"/>
            <w:color w:val="000000" w:themeColor="text1"/>
            <w:sz w:val="24"/>
            <w:szCs w:val="24"/>
            <w:lang w:val="en-US"/>
          </w:rPr>
          <w:delText>m,</w:delText>
        </w:r>
        <w:r w:rsidDel="00FA3851">
          <w:rPr>
            <w:rFonts w:ascii="Times New Roman" w:hAnsi="Times New Roman"/>
            <w:sz w:val="24"/>
            <w:szCs w:val="24"/>
          </w:rPr>
          <w:delText xml:space="preserve"> </w:delText>
        </w:r>
        <w:r w:rsidR="00A46B9A" w:rsidRPr="00A46B9A" w:rsidDel="00FA3851">
          <w:rPr>
            <w:rFonts w:ascii="Times New Roman" w:hAnsi="Times New Roman"/>
            <w:color w:val="000000" w:themeColor="text1"/>
            <w:sz w:val="24"/>
            <w:szCs w:val="24"/>
            <w:lang w:val="en-US"/>
          </w:rPr>
          <w:delText>ϵ</w:delText>
        </w:r>
        <w:r w:rsidR="00A46B9A" w:rsidDel="00FA3851">
          <w:rPr>
            <w:rFonts w:ascii="Times New Roman" w:hAnsi="Times New Roman"/>
            <w:color w:val="000000" w:themeColor="text1"/>
            <w:sz w:val="24"/>
            <w:szCs w:val="24"/>
            <w:vertAlign w:val="subscript"/>
            <w:lang w:val="en-US"/>
          </w:rPr>
          <w:delText>state-month</w:delText>
        </w:r>
        <w:r w:rsidR="00A46B9A" w:rsidRPr="00A46B9A" w:rsidDel="00FA3851">
          <w:rPr>
            <w:rFonts w:ascii="Times New Roman" w:hAnsi="Times New Roman"/>
            <w:color w:val="000000" w:themeColor="text1"/>
            <w:sz w:val="24"/>
            <w:szCs w:val="24"/>
            <w:vertAlign w:val="subscript"/>
            <w:lang w:val="en-US"/>
          </w:rPr>
          <w:delText>-year</w:delText>
        </w:r>
        <w:r w:rsidR="00777AB6" w:rsidDel="00FA3851">
          <w:rPr>
            <w:rFonts w:ascii="Times New Roman" w:hAnsi="Times New Roman"/>
            <w:color w:val="000000" w:themeColor="text1"/>
            <w:sz w:val="24"/>
            <w:szCs w:val="24"/>
            <w:lang w:val="en-US"/>
          </w:rPr>
          <w:delText xml:space="preserve">, </w:delText>
        </w:r>
        <w:r w:rsidR="00A46B9A" w:rsidRPr="00A46B9A" w:rsidDel="00FA3851">
          <w:rPr>
            <w:rFonts w:ascii="Times New Roman" w:hAnsi="Times New Roman"/>
            <w:color w:val="000000" w:themeColor="text1"/>
            <w:sz w:val="24"/>
            <w:szCs w:val="24"/>
            <w:lang w:val="en-US"/>
          </w:rPr>
          <w:delText xml:space="preserve">captures the variation unaccounted for by other terms in the model, and is modelled as </w:delText>
        </w:r>
        <w:r w:rsidR="00A46B9A" w:rsidRPr="00A46B9A" w:rsidDel="00FA3851">
          <w:rPr>
            <w:rFonts w:ascii="Times New Roman" w:hAnsi="Times New Roman"/>
            <w:i/>
            <w:color w:val="000000" w:themeColor="text1"/>
            <w:sz w:val="24"/>
            <w:szCs w:val="24"/>
            <w:lang w:val="en-US"/>
          </w:rPr>
          <w:delText>N</w:delText>
        </w:r>
        <w:r w:rsidR="00A46B9A" w:rsidRPr="00A46B9A" w:rsidDel="00FA3851">
          <w:rPr>
            <w:rFonts w:ascii="Times New Roman" w:hAnsi="Times New Roman"/>
            <w:color w:val="000000" w:themeColor="text1"/>
            <w:sz w:val="24"/>
            <w:szCs w:val="24"/>
            <w:lang w:val="en-US"/>
          </w:rPr>
          <w:delText>(0,</w:delTex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sidDel="00FA3851">
          <w:rPr>
            <w:rFonts w:ascii="Times New Roman" w:hAnsi="Times New Roman"/>
            <w:color w:val="000000" w:themeColor="text1"/>
            <w:sz w:val="24"/>
            <w:szCs w:val="24"/>
            <w:lang w:val="en-US"/>
          </w:rPr>
          <w:delText>).</w:delText>
        </w:r>
      </w:del>
    </w:p>
    <w:p w14:paraId="4B14C810" w14:textId="4A55F6D5" w:rsidR="00317BE3" w:rsidRPr="00636C9B" w:rsidDel="00FA3851" w:rsidRDefault="00317BE3" w:rsidP="00D76DF7">
      <w:pPr>
        <w:spacing w:after="0" w:line="480" w:lineRule="auto"/>
        <w:jc w:val="both"/>
        <w:outlineLvl w:val="0"/>
        <w:rPr>
          <w:del w:id="353" w:author="Parks, Robbie M" w:date="2018-12-05T11:39:00Z"/>
          <w:rFonts w:ascii="Times New Roman" w:hAnsi="Times New Roman"/>
          <w:color w:val="000000" w:themeColor="text1"/>
          <w:sz w:val="24"/>
          <w:szCs w:val="24"/>
        </w:rPr>
      </w:pPr>
    </w:p>
    <w:p w14:paraId="58FF04F5" w14:textId="76A7AADD" w:rsidR="001E2DDB" w:rsidRPr="00284EE0" w:rsidDel="00FA3851" w:rsidRDefault="00592D17" w:rsidP="00D76DF7">
      <w:pPr>
        <w:spacing w:after="0" w:line="480" w:lineRule="auto"/>
        <w:jc w:val="both"/>
        <w:outlineLvl w:val="0"/>
        <w:rPr>
          <w:del w:id="354" w:author="Parks, Robbie M" w:date="2018-12-05T11:39:00Z"/>
          <w:rFonts w:ascii="Times New Roman" w:hAnsi="Times New Roman"/>
          <w:color w:val="000000" w:themeColor="text1"/>
          <w:sz w:val="24"/>
          <w:szCs w:val="24"/>
        </w:rPr>
      </w:pPr>
      <w:del w:id="355" w:author="Parks, Robbie M" w:date="2018-12-05T11:39:00Z">
        <w:r w:rsidRPr="00284EE0" w:rsidDel="00FA3851">
          <w:rPr>
            <w:rFonts w:ascii="Times New Roman" w:hAnsi="Times New Roman"/>
            <w:color w:val="000000" w:themeColor="text1"/>
            <w:sz w:val="24"/>
            <w:szCs w:val="24"/>
          </w:rPr>
          <w:delText xml:space="preserve">Finally, </w:delText>
        </w:r>
        <w:r w:rsidR="00971906" w:rsidRPr="002F11FA" w:rsidDel="00FA3851">
          <w:rPr>
            <w:rFonts w:ascii="Times New Roman" w:hAnsi="Times New Roman"/>
            <w:color w:val="000000" w:themeColor="text1"/>
            <w:sz w:val="24"/>
            <w:szCs w:val="24"/>
          </w:rPr>
          <w:delText>we</w:delText>
        </w:r>
        <w:r w:rsidR="00B66E0D" w:rsidRPr="00284EE0" w:rsidDel="00FA3851">
          <w:rPr>
            <w:rFonts w:ascii="Times New Roman" w:hAnsi="Times New Roman"/>
            <w:color w:val="000000" w:themeColor="text1"/>
            <w:sz w:val="24"/>
            <w:szCs w:val="24"/>
          </w:rPr>
          <w:delText xml:space="preserve"> included a term that </w:delText>
        </w:r>
        <w:r w:rsidR="00334A02" w:rsidRPr="00284EE0" w:rsidDel="00FA3851">
          <w:rPr>
            <w:rFonts w:ascii="Times New Roman" w:hAnsi="Times New Roman"/>
            <w:color w:val="000000" w:themeColor="text1"/>
            <w:sz w:val="24"/>
            <w:szCs w:val="24"/>
          </w:rPr>
          <w:delText>relates log-transformed death rate to</w:delText>
        </w:r>
        <w:r w:rsidR="00B66E0D"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the </w:delText>
        </w:r>
        <w:r w:rsidR="00B66E0D" w:rsidRPr="00284EE0" w:rsidDel="00FA3851">
          <w:rPr>
            <w:rFonts w:ascii="Times New Roman" w:hAnsi="Times New Roman"/>
            <w:color w:val="000000" w:themeColor="text1"/>
            <w:sz w:val="24"/>
            <w:szCs w:val="24"/>
          </w:rPr>
          <w:delText xml:space="preserve">above-defined </w:delText>
        </w:r>
        <w:r w:rsidR="00252CDC" w:rsidDel="00FA3851">
          <w:rPr>
            <w:rFonts w:ascii="Times New Roman" w:hAnsi="Times New Roman"/>
            <w:color w:val="000000" w:themeColor="text1"/>
            <w:sz w:val="24"/>
            <w:szCs w:val="24"/>
          </w:rPr>
          <w:delText xml:space="preserve">state-month </w:delText>
        </w:r>
        <w:r w:rsidR="00B66E0D" w:rsidRPr="00284EE0" w:rsidDel="00FA3851">
          <w:rPr>
            <w:rFonts w:ascii="Times New Roman" w:hAnsi="Times New Roman"/>
            <w:color w:val="000000" w:themeColor="text1"/>
            <w:sz w:val="24"/>
            <w:szCs w:val="24"/>
          </w:rPr>
          <w:delText>temperature anomaly</w:delText>
        </w:r>
        <w:r w:rsidR="00F90541" w:rsidRPr="00284EE0" w:rsidDel="00FA3851">
          <w:rPr>
            <w:rFonts w:ascii="Times New Roman" w:hAnsi="Times New Roman"/>
            <w:color w:val="000000" w:themeColor="text1"/>
            <w:sz w:val="24"/>
            <w:szCs w:val="24"/>
          </w:rPr>
          <w:delText>,</w:delText>
        </w:r>
        <w:r w:rsidR="00564890" w:rsidDel="00FA3851">
          <w:rPr>
            <w:rFonts w:ascii="Times New Roman" w:hAnsi="Times New Roman"/>
            <w:color w:val="000000" w:themeColor="text1"/>
            <w:sz w:val="24"/>
            <w:szCs w:val="24"/>
          </w:rPr>
          <w:delText xml:space="preserve"> </w:delText>
        </w:r>
        <w:r w:rsidR="00564890" w:rsidRPr="00564890" w:rsidDel="00FA3851">
          <w:rPr>
            <w:rFonts w:ascii="Times New Roman" w:hAnsi="Times New Roman"/>
            <w:color w:val="000000" w:themeColor="text1"/>
            <w:sz w:val="24"/>
            <w:szCs w:val="24"/>
          </w:rPr>
          <w:delText>γ</w:delText>
        </w:r>
        <w:r w:rsidR="00252CDC" w:rsidRPr="00277948" w:rsidDel="00FA3851">
          <w:rPr>
            <w:rFonts w:ascii="Times New Roman" w:hAnsi="Times New Roman"/>
            <w:color w:val="000000" w:themeColor="text1"/>
            <w:sz w:val="24"/>
            <w:szCs w:val="24"/>
            <w:vertAlign w:val="subscript"/>
          </w:rPr>
          <w:delText>month</w:delText>
        </w:r>
        <w:r w:rsidR="00564890" w:rsidRPr="00277948" w:rsidDel="00FA3851">
          <w:rPr>
            <w:rFonts w:ascii="Times New Roman" w:hAnsi="Times New Roman"/>
            <w:color w:val="000000" w:themeColor="text1"/>
            <w:sz w:val="24"/>
            <w:szCs w:val="24"/>
            <w:vertAlign w:val="subscript"/>
          </w:rPr>
          <w:delText>·</w:delText>
        </w:r>
        <w:r w:rsidR="00564890" w:rsidRPr="00564890" w:rsidDel="00FA3851">
          <w:rPr>
            <w:rFonts w:ascii="Times New Roman" w:hAnsi="Times New Roman"/>
            <w:color w:val="000000" w:themeColor="text1"/>
            <w:sz w:val="24"/>
            <w:szCs w:val="24"/>
          </w:rPr>
          <w:delText>Anomaly</w:delText>
        </w:r>
        <w:r w:rsidR="00564890" w:rsidRPr="00843ACB" w:rsidDel="00FA3851">
          <w:rPr>
            <w:rFonts w:ascii="Times New Roman" w:hAnsi="Times New Roman"/>
            <w:color w:val="000000" w:themeColor="text1"/>
            <w:sz w:val="24"/>
            <w:szCs w:val="24"/>
            <w:vertAlign w:val="subscript"/>
          </w:rPr>
          <w:delText>state-month</w:delText>
        </w:r>
        <w:r w:rsidR="00564890" w:rsidDel="00FA3851">
          <w:rPr>
            <w:rFonts w:ascii="Times New Roman" w:hAnsi="Times New Roman"/>
            <w:color w:val="000000" w:themeColor="text1"/>
            <w:sz w:val="24"/>
            <w:szCs w:val="24"/>
          </w:rPr>
          <w:delText>,</w:delText>
        </w:r>
        <w:r w:rsidR="00F90541" w:rsidRPr="00284EE0" w:rsidDel="00FA3851">
          <w:rPr>
            <w:rFonts w:ascii="Times New Roman" w:hAnsi="Times New Roman"/>
            <w:color w:val="000000" w:themeColor="text1"/>
            <w:sz w:val="24"/>
            <w:szCs w:val="24"/>
          </w:rPr>
          <w:delText xml:space="preserve"> </w:delText>
        </w:r>
        <w:r w:rsidR="001279A6" w:rsidRPr="00843ACB" w:rsidDel="00FA3851">
          <w:rPr>
            <w:rFonts w:ascii="Times New Roman" w:hAnsi="Times New Roman"/>
            <w:sz w:val="24"/>
            <w:szCs w:val="24"/>
          </w:rPr>
          <w:delText>with the coefficient</w:delText>
        </w:r>
        <w:r w:rsidR="00725241" w:rsidDel="00FA3851">
          <w:rPr>
            <w:rFonts w:ascii="Times New Roman" w:hAnsi="Times New Roman"/>
            <w:sz w:val="24"/>
            <w:szCs w:val="24"/>
          </w:rPr>
          <w:delText>s</w:delText>
        </w:r>
        <w:r w:rsidR="001279A6" w:rsidRPr="00843ACB" w:rsidDel="00FA3851">
          <w:rPr>
            <w:rFonts w:ascii="Times New Roman" w:hAnsi="Times New Roman"/>
            <w:sz w:val="24"/>
            <w:szCs w:val="24"/>
          </w:rPr>
          <w:delText xml:space="preserve"> γ</w:delText>
        </w:r>
        <w:r w:rsidR="00252CDC" w:rsidRPr="00277948" w:rsidDel="00FA3851">
          <w:rPr>
            <w:rFonts w:ascii="Times New Roman" w:hAnsi="Times New Roman"/>
            <w:sz w:val="24"/>
            <w:szCs w:val="24"/>
            <w:vertAlign w:val="subscript"/>
          </w:rPr>
          <w:delText>month</w:delText>
        </w:r>
        <w:r w:rsidR="001279A6" w:rsidRPr="00843ACB" w:rsidDel="00FA3851">
          <w:rPr>
            <w:rFonts w:ascii="Times New Roman" w:hAnsi="Times New Roman"/>
            <w:sz w:val="24"/>
            <w:szCs w:val="24"/>
          </w:rPr>
          <w:delText xml:space="preserve"> representing the logarithm of the rate ratio per 1°C increase in monthly anomaly</w:delText>
        </w:r>
        <w:r w:rsidR="00725241" w:rsidDel="00FA3851">
          <w:rPr>
            <w:rFonts w:ascii="Times New Roman" w:hAnsi="Times New Roman"/>
            <w:sz w:val="24"/>
            <w:szCs w:val="24"/>
          </w:rPr>
          <w:delText xml:space="preserve"> </w:delText>
        </w:r>
        <w:r w:rsidR="003D11EE" w:rsidDel="00FA3851">
          <w:rPr>
            <w:rFonts w:ascii="Times New Roman" w:hAnsi="Times New Roman"/>
            <w:sz w:val="24"/>
            <w:szCs w:val="24"/>
          </w:rPr>
          <w:delText>by</w:delText>
        </w:r>
        <w:r w:rsidR="00725241" w:rsidDel="00FA3851">
          <w:rPr>
            <w:rFonts w:ascii="Times New Roman" w:hAnsi="Times New Roman"/>
            <w:sz w:val="24"/>
            <w:szCs w:val="24"/>
          </w:rPr>
          <w:delText xml:space="preserve"> month</w:delText>
        </w:r>
        <w:r w:rsidR="00334A02"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We used a </w:delText>
        </w:r>
        <w:r w:rsidR="00B31D70" w:rsidRPr="00284EE0" w:rsidDel="00FA3851">
          <w:rPr>
            <w:rFonts w:ascii="Times New Roman" w:hAnsi="Times New Roman"/>
            <w:color w:val="000000" w:themeColor="text1"/>
            <w:sz w:val="24"/>
            <w:szCs w:val="24"/>
          </w:rPr>
          <w:delText xml:space="preserve">cyclic </w:delText>
        </w:r>
        <w:r w:rsidR="00D95BCB" w:rsidRPr="00284EE0" w:rsidDel="00FA3851">
          <w:rPr>
            <w:rFonts w:ascii="Times New Roman" w:hAnsi="Times New Roman"/>
            <w:color w:val="000000" w:themeColor="text1"/>
            <w:sz w:val="24"/>
            <w:szCs w:val="24"/>
          </w:rPr>
          <w:delText xml:space="preserve">random walk structure </w:delText>
        </w:r>
        <w:r w:rsidR="004A5D7D" w:rsidRPr="00284EE0" w:rsidDel="00FA3851">
          <w:rPr>
            <w:rFonts w:ascii="Times New Roman" w:hAnsi="Times New Roman"/>
            <w:color w:val="000000" w:themeColor="text1"/>
            <w:sz w:val="24"/>
            <w:szCs w:val="24"/>
          </w:rPr>
          <w:delText>for the anomaly terms</w:delText>
        </w:r>
        <w:r w:rsidR="00B31D70" w:rsidRPr="00284EE0" w:rsidDel="00FA3851">
          <w:rPr>
            <w:rFonts w:ascii="Times New Roman" w:hAnsi="Times New Roman"/>
            <w:color w:val="000000" w:themeColor="text1"/>
            <w:sz w:val="24"/>
            <w:szCs w:val="24"/>
          </w:rPr>
          <w:delText xml:space="preserve">, </w:delText>
        </w:r>
        <w:r w:rsidR="004A5D7D" w:rsidRPr="00284EE0" w:rsidDel="00FA3851">
          <w:rPr>
            <w:rFonts w:ascii="Times New Roman" w:hAnsi="Times New Roman"/>
            <w:color w:val="000000" w:themeColor="text1"/>
            <w:sz w:val="24"/>
            <w:szCs w:val="24"/>
          </w:rPr>
          <w:delText>allowing December to neighbour January.</w:delText>
        </w:r>
        <w:commentRangeEnd w:id="314"/>
        <w:r w:rsidR="007E74BD" w:rsidDel="00FA3851">
          <w:rPr>
            <w:rStyle w:val="CommentReference"/>
            <w:rFonts w:asciiTheme="minorHAnsi" w:eastAsiaTheme="minorHAnsi" w:hAnsiTheme="minorHAnsi" w:cstheme="minorBidi"/>
          </w:rPr>
          <w:commentReference w:id="314"/>
        </w:r>
      </w:del>
    </w:p>
    <w:p w14:paraId="09C62FF7" w14:textId="1952D480" w:rsidR="00360A89" w:rsidDel="00FA3851" w:rsidRDefault="00360A89" w:rsidP="00D76DF7">
      <w:pPr>
        <w:spacing w:after="0" w:line="480" w:lineRule="auto"/>
        <w:jc w:val="both"/>
        <w:outlineLvl w:val="0"/>
        <w:rPr>
          <w:del w:id="356" w:author="Parks, Robbie M" w:date="2018-12-05T11:39:00Z"/>
          <w:rFonts w:ascii="Times New Roman" w:hAnsi="Times New Roman"/>
          <w:color w:val="000000" w:themeColor="text1"/>
          <w:sz w:val="24"/>
          <w:szCs w:val="24"/>
        </w:rPr>
      </w:pPr>
    </w:p>
    <w:p w14:paraId="0CC3CAE4" w14:textId="2AD13F8D" w:rsidR="00953E3D" w:rsidDel="00FA3851" w:rsidRDefault="00953E3D" w:rsidP="00953E3D">
      <w:pPr>
        <w:spacing w:after="0" w:line="480" w:lineRule="auto"/>
        <w:jc w:val="both"/>
        <w:outlineLvl w:val="0"/>
        <w:rPr>
          <w:del w:id="357" w:author="Parks, Robbie M" w:date="2018-12-05T11:39:00Z"/>
          <w:rFonts w:ascii="Times New Roman" w:hAnsi="Times New Roman"/>
          <w:sz w:val="24"/>
          <w:szCs w:val="24"/>
        </w:rPr>
      </w:pPr>
      <w:commentRangeStart w:id="358"/>
      <w:commentRangeStart w:id="359"/>
      <w:del w:id="360" w:author="Parks, Robbie M" w:date="2018-12-05T11:39:00Z">
        <w:r w:rsidDel="00FA3851">
          <w:rPr>
            <w:rFonts w:ascii="Times New Roman" w:hAnsi="Times New Roman"/>
            <w:sz w:val="24"/>
            <w:szCs w:val="24"/>
          </w:rPr>
          <w:delText>As previous studies have found little consistent evidence of effect modification by pollutants,</w:delText>
        </w:r>
        <w:r w:rsidDel="00FA3851">
          <w:rPr>
            <w:rFonts w:ascii="Times New Roman" w:hAnsi="Times New Roman"/>
            <w:sz w:val="24"/>
            <w:szCs w:val="24"/>
          </w:rPr>
          <w:fldChar w:fldCharType="begin" w:fldLock="1"/>
        </w:r>
        <w:r w:rsidR="008C17E4" w:rsidDel="00FA3851">
          <w:rPr>
            <w:rFonts w:ascii="Times New Roman" w:hAnsi="Times New Roman"/>
            <w:sz w:val="24"/>
            <w:szCs w:val="24"/>
          </w:rPr>
          <w:del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11&lt;/sup&gt;","plainTextFormattedCitation":"11","previouslyFormattedCitation":"&lt;sup&gt;11&lt;/sup&gt;"},"properties":{"noteIndex":0},"schema":"https://github.com/citation-style-language/schema/raw/master/csl-citation.json"}</w:delInstrText>
        </w:r>
        <w:r w:rsidDel="00FA3851">
          <w:rPr>
            <w:rFonts w:ascii="Times New Roman" w:hAnsi="Times New Roman"/>
            <w:sz w:val="24"/>
            <w:szCs w:val="24"/>
          </w:rPr>
          <w:fldChar w:fldCharType="separate"/>
        </w:r>
        <w:r w:rsidR="0035337E" w:rsidRPr="0035337E" w:rsidDel="00FA3851">
          <w:rPr>
            <w:rFonts w:ascii="Times New Roman" w:hAnsi="Times New Roman"/>
            <w:noProof/>
            <w:sz w:val="24"/>
            <w:szCs w:val="24"/>
            <w:vertAlign w:val="superscript"/>
          </w:rPr>
          <w:delText>11</w:delText>
        </w:r>
        <w:r w:rsidDel="00FA3851">
          <w:rPr>
            <w:rFonts w:ascii="Times New Roman" w:hAnsi="Times New Roman"/>
            <w:sz w:val="24"/>
            <w:szCs w:val="24"/>
          </w:rPr>
          <w:fldChar w:fldCharType="end"/>
        </w:r>
        <w:r w:rsidDel="00FA3851">
          <w:rPr>
            <w:rFonts w:ascii="Times New Roman" w:hAnsi="Times New Roman"/>
            <w:sz w:val="24"/>
            <w:szCs w:val="24"/>
          </w:rPr>
          <w:delText xml:space="preserve"> we did not include measures of pollution in the model. </w:delText>
        </w:r>
        <w:commentRangeEnd w:id="358"/>
        <w:r w:rsidR="007E74BD" w:rsidDel="00FA3851">
          <w:rPr>
            <w:rStyle w:val="CommentReference"/>
            <w:rFonts w:asciiTheme="minorHAnsi" w:eastAsiaTheme="minorHAnsi" w:hAnsiTheme="minorHAnsi" w:cstheme="minorBidi"/>
          </w:rPr>
          <w:commentReference w:id="358"/>
        </w:r>
        <w:commentRangeEnd w:id="359"/>
        <w:r w:rsidR="007268B9" w:rsidDel="00FA3851">
          <w:rPr>
            <w:rStyle w:val="CommentReference"/>
            <w:rFonts w:asciiTheme="minorHAnsi" w:eastAsiaTheme="minorHAnsi" w:hAnsiTheme="minorHAnsi" w:cstheme="minorBidi"/>
          </w:rPr>
          <w:commentReference w:id="359"/>
        </w:r>
      </w:del>
    </w:p>
    <w:p w14:paraId="4CE11A5F" w14:textId="387FD991" w:rsidR="00953E3D" w:rsidRPr="00636C9B" w:rsidDel="00FA3851" w:rsidRDefault="00953E3D" w:rsidP="00D76DF7">
      <w:pPr>
        <w:spacing w:after="0" w:line="480" w:lineRule="auto"/>
        <w:jc w:val="both"/>
        <w:outlineLvl w:val="0"/>
        <w:rPr>
          <w:del w:id="361" w:author="Parks, Robbie M" w:date="2018-12-05T11:39:00Z"/>
          <w:rFonts w:ascii="Times New Roman" w:hAnsi="Times New Roman"/>
          <w:color w:val="000000" w:themeColor="text1"/>
          <w:sz w:val="24"/>
          <w:szCs w:val="24"/>
        </w:rPr>
      </w:pPr>
    </w:p>
    <w:p w14:paraId="02B5C291" w14:textId="5D970936" w:rsidR="008F6F54" w:rsidRPr="00843ACB" w:rsidDel="00FA3851" w:rsidRDefault="00520742" w:rsidP="00860F96">
      <w:pPr>
        <w:spacing w:after="0" w:line="480" w:lineRule="auto"/>
        <w:jc w:val="both"/>
        <w:outlineLvl w:val="0"/>
        <w:rPr>
          <w:del w:id="362" w:author="Parks, Robbie M" w:date="2018-12-05T11:39:00Z"/>
          <w:rFonts w:ascii="Times New Roman" w:hAnsi="Times New Roman"/>
          <w:color w:val="000000" w:themeColor="text1"/>
          <w:sz w:val="24"/>
          <w:szCs w:val="24"/>
          <w:lang w:val="en-US"/>
        </w:rPr>
      </w:pPr>
      <w:commentRangeStart w:id="363"/>
      <w:del w:id="364" w:author="Parks, Robbie M" w:date="2018-12-05T11:39:00Z">
        <w:r w:rsidRPr="00636C9B" w:rsidDel="00FA3851">
          <w:rPr>
            <w:rFonts w:ascii="Times New Roman" w:hAnsi="Times New Roman"/>
            <w:color w:val="000000" w:themeColor="text1"/>
            <w:sz w:val="24"/>
            <w:szCs w:val="24"/>
          </w:rPr>
          <w:delText xml:space="preserve">We ran </w:delText>
        </w:r>
        <w:r w:rsidR="00241289" w:rsidDel="00FA3851">
          <w:rPr>
            <w:rFonts w:ascii="Times New Roman" w:hAnsi="Times New Roman"/>
            <w:color w:val="000000" w:themeColor="text1"/>
            <w:sz w:val="24"/>
            <w:szCs w:val="24"/>
          </w:rPr>
          <w:delText xml:space="preserve">separate </w:delText>
        </w:r>
        <w:r w:rsidRPr="00636C9B" w:rsidDel="00FA3851">
          <w:rPr>
            <w:rFonts w:ascii="Times New Roman" w:hAnsi="Times New Roman"/>
            <w:color w:val="000000" w:themeColor="text1"/>
            <w:sz w:val="24"/>
            <w:szCs w:val="24"/>
          </w:rPr>
          <w:delText xml:space="preserve">models for each </w:delText>
        </w:r>
        <w:r w:rsidR="00D861CC" w:rsidDel="00FA3851">
          <w:rPr>
            <w:rFonts w:ascii="Times New Roman" w:hAnsi="Times New Roman"/>
            <w:color w:val="000000" w:themeColor="text1"/>
            <w:sz w:val="24"/>
            <w:szCs w:val="24"/>
          </w:rPr>
          <w:delText xml:space="preserve">type of </w:delText>
        </w:r>
        <w:r w:rsidRPr="00636C9B" w:rsidDel="00FA3851">
          <w:rPr>
            <w:rFonts w:ascii="Times New Roman" w:hAnsi="Times New Roman"/>
            <w:color w:val="000000" w:themeColor="text1"/>
            <w:sz w:val="24"/>
            <w:szCs w:val="24"/>
          </w:rPr>
          <w:delText xml:space="preserve">injury, age group, and sex. </w:delText>
        </w:r>
        <w:commentRangeEnd w:id="363"/>
        <w:r w:rsidR="007E74BD" w:rsidDel="00FA3851">
          <w:rPr>
            <w:rStyle w:val="CommentReference"/>
            <w:rFonts w:asciiTheme="minorHAnsi" w:eastAsiaTheme="minorHAnsi" w:hAnsiTheme="minorHAnsi" w:cstheme="minorBidi"/>
          </w:rPr>
          <w:commentReference w:id="363"/>
        </w:r>
        <w:r w:rsidR="00A86D9D" w:rsidRPr="00A86D9D" w:rsidDel="00FA3851">
          <w:rPr>
            <w:rFonts w:ascii="Times New Roman" w:hAnsi="Times New Roman"/>
            <w:color w:val="000000" w:themeColor="text1"/>
            <w:sz w:val="24"/>
            <w:szCs w:val="24"/>
            <w:lang w:val="en-US"/>
          </w:rPr>
          <w:delText>We fitted the models using integrated nested Laplace approximation (INLA), using the R-INLA software, which offers orders of magnitude of computational efficiency improvement in Bayesian inference compared to traditional MCMC for latent Gaussian models.</w:delText>
        </w:r>
        <w:r w:rsidR="0065029D" w:rsidDel="00FA3851">
          <w:rPr>
            <w:rFonts w:ascii="Times New Roman" w:hAnsi="Times New Roman"/>
            <w:color w:val="000000" w:themeColor="text1"/>
            <w:sz w:val="24"/>
            <w:szCs w:val="24"/>
            <w:lang w:val="en-US"/>
          </w:rPr>
          <w:fldChar w:fldCharType="begin" w:fldLock="1"/>
        </w:r>
        <w:r w:rsidR="0004018D" w:rsidDel="00FA3851">
          <w:rPr>
            <w:rFonts w:ascii="Times New Roman" w:hAnsi="Times New Roman"/>
            <w:color w:val="000000" w:themeColor="text1"/>
            <w:sz w:val="24"/>
            <w:szCs w:val="24"/>
            <w:lang w:val="en-US"/>
          </w:rPr>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21&lt;/sup&gt;","plainTextFormattedCitation":"21","previouslyFormattedCitation":"&lt;sup&gt;21&lt;/sup&gt;"},"properties":{"noteIndex":0},"schema":"https://github.com/citation-style-language/schema/raw/master/csl-citation.json"}</w:delInstrText>
        </w:r>
        <w:r w:rsidR="0065029D" w:rsidDel="00FA3851">
          <w:rPr>
            <w:rFonts w:ascii="Times New Roman" w:hAnsi="Times New Roman"/>
            <w:color w:val="000000" w:themeColor="text1"/>
            <w:sz w:val="24"/>
            <w:szCs w:val="24"/>
            <w:lang w:val="en-US"/>
          </w:rPr>
          <w:fldChar w:fldCharType="separate"/>
        </w:r>
        <w:r w:rsidR="006B32B1" w:rsidRPr="006B32B1" w:rsidDel="00FA3851">
          <w:rPr>
            <w:rFonts w:ascii="Times New Roman" w:hAnsi="Times New Roman"/>
            <w:noProof/>
            <w:color w:val="000000" w:themeColor="text1"/>
            <w:sz w:val="24"/>
            <w:szCs w:val="24"/>
            <w:vertAlign w:val="superscript"/>
            <w:lang w:val="en-US"/>
          </w:rPr>
          <w:delText>21</w:delText>
        </w:r>
        <w:r w:rsidR="0065029D" w:rsidDel="00FA3851">
          <w:rPr>
            <w:rFonts w:ascii="Times New Roman" w:hAnsi="Times New Roman"/>
            <w:color w:val="000000" w:themeColor="text1"/>
            <w:sz w:val="24"/>
            <w:szCs w:val="24"/>
            <w:lang w:val="en-US"/>
          </w:rPr>
          <w:fldChar w:fldCharType="end"/>
        </w:r>
      </w:del>
    </w:p>
    <w:p w14:paraId="57BCB922" w14:textId="06494A8A" w:rsidR="00E45FED" w:rsidRPr="00636C9B" w:rsidDel="00FA3851" w:rsidRDefault="00E45FED" w:rsidP="00860F96">
      <w:pPr>
        <w:spacing w:after="0" w:line="480" w:lineRule="auto"/>
        <w:jc w:val="both"/>
        <w:outlineLvl w:val="0"/>
        <w:rPr>
          <w:del w:id="365" w:author="Parks, Robbie M" w:date="2018-12-05T11:39:00Z"/>
          <w:rFonts w:ascii="Times New Roman" w:hAnsi="Times New Roman"/>
          <w:color w:val="000000" w:themeColor="text1"/>
          <w:sz w:val="24"/>
          <w:szCs w:val="24"/>
        </w:rPr>
      </w:pPr>
    </w:p>
    <w:p w14:paraId="2BBA4C4B" w14:textId="76B55652" w:rsidR="00E16C0A" w:rsidRPr="00636C9B" w:rsidDel="00FA3851" w:rsidRDefault="0048319E" w:rsidP="00860F96">
      <w:pPr>
        <w:spacing w:after="0" w:line="480" w:lineRule="auto"/>
        <w:jc w:val="both"/>
        <w:outlineLvl w:val="0"/>
        <w:rPr>
          <w:del w:id="366" w:author="Parks, Robbie M" w:date="2018-12-05T11:39:00Z"/>
          <w:rFonts w:ascii="Times New Roman" w:hAnsi="Times New Roman"/>
          <w:i/>
          <w:color w:val="000000" w:themeColor="text1"/>
          <w:sz w:val="24"/>
          <w:szCs w:val="24"/>
        </w:rPr>
      </w:pPr>
      <w:commentRangeStart w:id="367"/>
      <w:del w:id="368" w:author="Parks, Robbie M" w:date="2018-12-05T11:39:00Z">
        <w:r w:rsidRPr="00636C9B" w:rsidDel="00FA3851">
          <w:rPr>
            <w:rFonts w:ascii="Times New Roman" w:hAnsi="Times New Roman"/>
            <w:i/>
            <w:color w:val="000000" w:themeColor="text1"/>
            <w:sz w:val="24"/>
            <w:szCs w:val="24"/>
          </w:rPr>
          <w:delText>Calculating a</w:delText>
        </w:r>
        <w:r w:rsidR="006B5B17" w:rsidRPr="00636C9B" w:rsidDel="00FA3851">
          <w:rPr>
            <w:rFonts w:ascii="Times New Roman" w:hAnsi="Times New Roman"/>
            <w:i/>
            <w:color w:val="000000" w:themeColor="text1"/>
            <w:sz w:val="24"/>
            <w:szCs w:val="24"/>
          </w:rPr>
          <w:delText>dditional deaths</w:delText>
        </w:r>
        <w:r w:rsidR="0051175E" w:rsidRPr="00636C9B" w:rsidDel="00FA3851">
          <w:rPr>
            <w:rFonts w:ascii="Times New Roman" w:hAnsi="Times New Roman"/>
            <w:i/>
            <w:color w:val="000000" w:themeColor="text1"/>
            <w:sz w:val="24"/>
            <w:szCs w:val="24"/>
          </w:rPr>
          <w:delText xml:space="preserve"> in a 1°C warmer </w:delText>
        </w:r>
        <w:r w:rsidR="0046151D" w:rsidDel="00FA3851">
          <w:rPr>
            <w:rFonts w:ascii="Times New Roman" w:hAnsi="Times New Roman"/>
            <w:i/>
            <w:color w:val="000000" w:themeColor="text1"/>
            <w:sz w:val="24"/>
            <w:szCs w:val="24"/>
          </w:rPr>
          <w:delText>year</w:delText>
        </w:r>
      </w:del>
    </w:p>
    <w:p w14:paraId="648FF79F" w14:textId="7C56982B" w:rsidR="006C11D1" w:rsidDel="00FA3851" w:rsidRDefault="00B97458" w:rsidP="00004B84">
      <w:pPr>
        <w:spacing w:after="0" w:line="480" w:lineRule="auto"/>
        <w:jc w:val="both"/>
        <w:outlineLvl w:val="0"/>
        <w:rPr>
          <w:del w:id="369" w:author="Parks, Robbie M" w:date="2018-12-05T11:39:00Z"/>
          <w:rFonts w:ascii="Times New Roman" w:hAnsi="Times New Roman"/>
          <w:color w:val="000000" w:themeColor="text1"/>
          <w:sz w:val="24"/>
          <w:szCs w:val="24"/>
        </w:rPr>
      </w:pPr>
      <w:del w:id="370" w:author="Parks, Robbie M" w:date="2018-12-05T11:39:00Z">
        <w:r w:rsidDel="00FA3851">
          <w:rPr>
            <w:rFonts w:ascii="Times New Roman" w:hAnsi="Times New Roman"/>
            <w:color w:val="000000" w:themeColor="text1"/>
            <w:sz w:val="24"/>
            <w:szCs w:val="24"/>
          </w:rPr>
          <w:delText xml:space="preserve">We estimated the mortality effect of a year in which </w:delText>
        </w:r>
        <w:commentRangeStart w:id="371"/>
        <w:commentRangeStart w:id="372"/>
        <w:r w:rsidDel="00FA3851">
          <w:rPr>
            <w:rFonts w:ascii="Times New Roman" w:hAnsi="Times New Roman"/>
            <w:color w:val="000000" w:themeColor="text1"/>
            <w:sz w:val="24"/>
            <w:szCs w:val="24"/>
          </w:rPr>
          <w:delText>mean monthly temperatures were uniformly warmer by 1</w:delText>
        </w:r>
        <w:r w:rsidRPr="00636C9B" w:rsidDel="00FA3851">
          <w:rPr>
            <w:rFonts w:ascii="Times New Roman" w:hAnsi="Times New Roman"/>
            <w:color w:val="000000" w:themeColor="text1"/>
            <w:sz w:val="24"/>
            <w:szCs w:val="24"/>
          </w:rPr>
          <w:delText>°C</w:delText>
        </w:r>
        <w:r w:rsidDel="00FA3851">
          <w:rPr>
            <w:rFonts w:ascii="Times New Roman" w:hAnsi="Times New Roman"/>
            <w:color w:val="000000" w:themeColor="text1"/>
            <w:sz w:val="24"/>
            <w:szCs w:val="24"/>
          </w:rPr>
          <w:delText xml:space="preserve"> than the </w:delText>
        </w:r>
        <w:r w:rsidR="0066096F" w:rsidDel="00FA3851">
          <w:rPr>
            <w:rFonts w:ascii="Times New Roman" w:hAnsi="Times New Roman"/>
            <w:color w:val="000000" w:themeColor="text1"/>
            <w:sz w:val="24"/>
            <w:szCs w:val="24"/>
          </w:rPr>
          <w:delText>actual values</w:delText>
        </w:r>
        <w:commentRangeEnd w:id="371"/>
        <w:r w:rsidR="00F319D5" w:rsidDel="00FA3851">
          <w:rPr>
            <w:rStyle w:val="CommentReference"/>
            <w:rFonts w:asciiTheme="minorHAnsi" w:eastAsiaTheme="minorHAnsi" w:hAnsiTheme="minorHAnsi" w:cstheme="minorBidi"/>
          </w:rPr>
          <w:commentReference w:id="371"/>
        </w:r>
        <w:commentRangeEnd w:id="372"/>
        <w:r w:rsidR="00C32771" w:rsidDel="00FA3851">
          <w:rPr>
            <w:rStyle w:val="CommentReference"/>
            <w:rFonts w:asciiTheme="minorHAnsi" w:eastAsiaTheme="minorHAnsi" w:hAnsiTheme="minorHAnsi" w:cstheme="minorBidi"/>
          </w:rPr>
          <w:commentReference w:id="372"/>
        </w:r>
        <w:commentRangeStart w:id="373"/>
        <w:r w:rsidDel="00FA3851">
          <w:rPr>
            <w:rFonts w:ascii="Times New Roman" w:hAnsi="Times New Roman"/>
            <w:color w:val="000000" w:themeColor="text1"/>
            <w:sz w:val="24"/>
            <w:szCs w:val="24"/>
          </w:rPr>
          <w:delText>, and assum</w:delText>
        </w:r>
        <w:r w:rsidR="00C065EC" w:rsidDel="00FA3851">
          <w:rPr>
            <w:rFonts w:ascii="Times New Roman" w:hAnsi="Times New Roman"/>
            <w:color w:val="000000" w:themeColor="text1"/>
            <w:sz w:val="24"/>
            <w:szCs w:val="24"/>
          </w:rPr>
          <w:delText>ed</w:delText>
        </w:r>
        <w:r w:rsidDel="00FA3851">
          <w:rPr>
            <w:rFonts w:ascii="Times New Roman" w:hAnsi="Times New Roman"/>
            <w:color w:val="000000" w:themeColor="text1"/>
            <w:sz w:val="24"/>
            <w:szCs w:val="24"/>
          </w:rPr>
          <w:delText xml:space="preserve"> that no further adaptation has taken place beyond the long</w:delText>
        </w:r>
        <w:r w:rsidR="00516839" w:rsidDel="00FA3851">
          <w:rPr>
            <w:rFonts w:ascii="Times New Roman" w:hAnsi="Times New Roman"/>
            <w:color w:val="000000" w:themeColor="text1"/>
            <w:sz w:val="24"/>
            <w:szCs w:val="24"/>
          </w:rPr>
          <w:delText>-</w:delText>
        </w:r>
        <w:r w:rsidDel="00FA3851">
          <w:rPr>
            <w:rFonts w:ascii="Times New Roman" w:hAnsi="Times New Roman"/>
            <w:color w:val="000000" w:themeColor="text1"/>
            <w:sz w:val="24"/>
            <w:szCs w:val="24"/>
          </w:rPr>
          <w:delText xml:space="preserve">term average. </w:delText>
        </w:r>
        <w:r w:rsidR="00B96863" w:rsidDel="00FA3851">
          <w:rPr>
            <w:rFonts w:ascii="Times New Roman" w:hAnsi="Times New Roman"/>
            <w:color w:val="000000" w:themeColor="text1"/>
            <w:sz w:val="24"/>
            <w:szCs w:val="24"/>
          </w:rPr>
          <w:delText>This is a realistic scenario given that several degrees warming is expected over the next century</w:delText>
        </w:r>
        <w:commentRangeEnd w:id="373"/>
        <w:r w:rsidR="00F319D5" w:rsidDel="00FA3851">
          <w:rPr>
            <w:rStyle w:val="CommentReference"/>
            <w:rFonts w:asciiTheme="minorHAnsi" w:eastAsiaTheme="minorHAnsi" w:hAnsiTheme="minorHAnsi" w:cstheme="minorBidi"/>
          </w:rPr>
          <w:commentReference w:id="373"/>
        </w:r>
        <w:r w:rsidR="00B96863" w:rsidRPr="00636C9B" w:rsidDel="00FA3851">
          <w:rPr>
            <w:rFonts w:ascii="Times New Roman" w:hAnsi="Times New Roman"/>
            <w:color w:val="000000" w:themeColor="text1"/>
            <w:sz w:val="24"/>
            <w:szCs w:val="24"/>
          </w:rPr>
          <w:delText>.</w:delText>
        </w:r>
        <w:r w:rsidR="009B07C2"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22&lt;/sup&gt;","plainTextFormattedCitation":"22","previouslyFormattedCitation":"&lt;sup&gt;22&lt;/sup&gt;"},"properties":{"noteIndex":0},"schema":"https://github.com/citation-style-language/schema/raw/master/csl-citation.json"}</w:delInstrText>
        </w:r>
        <w:r w:rsidR="009B07C2"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22</w:delText>
        </w:r>
        <w:r w:rsidR="009B07C2" w:rsidDel="00FA3851">
          <w:rPr>
            <w:rFonts w:ascii="Times New Roman" w:hAnsi="Times New Roman"/>
            <w:color w:val="000000" w:themeColor="text1"/>
            <w:sz w:val="24"/>
            <w:szCs w:val="24"/>
          </w:rPr>
          <w:fldChar w:fldCharType="end"/>
        </w:r>
        <w:r w:rsidR="002B1398" w:rsidDel="00FA3851">
          <w:rPr>
            <w:rFonts w:ascii="Times New Roman" w:hAnsi="Times New Roman"/>
            <w:color w:val="000000" w:themeColor="text1"/>
            <w:sz w:val="24"/>
            <w:szCs w:val="24"/>
          </w:rPr>
          <w:delText xml:space="preserve"> </w:delText>
        </w:r>
        <w:r w:rsidR="00782C8F" w:rsidRPr="00636C9B" w:rsidDel="00FA3851">
          <w:rPr>
            <w:rFonts w:ascii="Times New Roman" w:hAnsi="Times New Roman"/>
            <w:color w:val="000000" w:themeColor="text1"/>
            <w:sz w:val="24"/>
            <w:szCs w:val="24"/>
          </w:rPr>
          <w:delText>W</w:delText>
        </w:r>
        <w:r w:rsidR="00F76728" w:rsidRPr="00636C9B" w:rsidDel="00FA3851">
          <w:rPr>
            <w:rFonts w:ascii="Times New Roman" w:hAnsi="Times New Roman"/>
            <w:color w:val="000000" w:themeColor="text1"/>
            <w:sz w:val="24"/>
            <w:szCs w:val="24"/>
          </w:rPr>
          <w:delText xml:space="preserve">e </w:delText>
        </w:r>
        <w:r w:rsidR="00093E1B" w:rsidRPr="00636C9B" w:rsidDel="00FA3851">
          <w:rPr>
            <w:rFonts w:ascii="Times New Roman" w:hAnsi="Times New Roman"/>
            <w:color w:val="000000" w:themeColor="text1"/>
            <w:sz w:val="24"/>
            <w:szCs w:val="24"/>
          </w:rPr>
          <w:delText>calculated expected change in deaths by month in 2</w:delText>
        </w:r>
        <w:r w:rsidR="00E16C0A" w:rsidRPr="00636C9B" w:rsidDel="00FA3851">
          <w:rPr>
            <w:rFonts w:ascii="Times New Roman" w:hAnsi="Times New Roman"/>
            <w:color w:val="000000" w:themeColor="text1"/>
            <w:sz w:val="24"/>
            <w:szCs w:val="24"/>
          </w:rPr>
          <w:delText>016 for a uniform increase of 1°</w:delText>
        </w:r>
        <w:r w:rsidR="00093E1B" w:rsidRPr="00636C9B" w:rsidDel="00FA3851">
          <w:rPr>
            <w:rFonts w:ascii="Times New Roman" w:hAnsi="Times New Roman"/>
            <w:color w:val="000000" w:themeColor="text1"/>
            <w:sz w:val="24"/>
            <w:szCs w:val="24"/>
          </w:rPr>
          <w:delText>C</w:delText>
        </w:r>
        <w:r w:rsidR="005179F4" w:rsidRPr="00636C9B" w:rsidDel="00FA3851">
          <w:rPr>
            <w:rFonts w:ascii="Times New Roman" w:hAnsi="Times New Roman"/>
            <w:color w:val="000000" w:themeColor="text1"/>
            <w:sz w:val="24"/>
            <w:szCs w:val="24"/>
          </w:rPr>
          <w:delText xml:space="preserve"> in</w:delText>
        </w:r>
        <w:r w:rsidDel="00FA3851">
          <w:rPr>
            <w:rFonts w:ascii="Times New Roman" w:hAnsi="Times New Roman"/>
            <w:color w:val="000000" w:themeColor="text1"/>
            <w:sz w:val="24"/>
            <w:szCs w:val="24"/>
          </w:rPr>
          <w:delText xml:space="preserve"> mean monthly temperature in</w:delText>
        </w:r>
        <w:r w:rsidR="005179F4" w:rsidRPr="00636C9B" w:rsidDel="00FA3851">
          <w:rPr>
            <w:rFonts w:ascii="Times New Roman" w:hAnsi="Times New Roman"/>
            <w:color w:val="000000" w:themeColor="text1"/>
            <w:sz w:val="24"/>
            <w:szCs w:val="24"/>
          </w:rPr>
          <w:delText xml:space="preserve"> each state and month</w:delText>
        </w:r>
        <w:r w:rsidR="00093E1B" w:rsidRPr="00636C9B" w:rsidDel="00FA3851">
          <w:rPr>
            <w:rFonts w:ascii="Times New Roman" w:hAnsi="Times New Roman"/>
            <w:color w:val="000000" w:themeColor="text1"/>
            <w:sz w:val="24"/>
            <w:szCs w:val="24"/>
          </w:rPr>
          <w:delText xml:space="preserve"> for each</w:delText>
        </w:r>
        <w:r w:rsidR="00CA2FE9" w:rsidRPr="00636C9B" w:rsidDel="00FA3851">
          <w:rPr>
            <w:rFonts w:ascii="Times New Roman" w:hAnsi="Times New Roman"/>
            <w:color w:val="000000" w:themeColor="text1"/>
            <w:sz w:val="24"/>
            <w:szCs w:val="24"/>
          </w:rPr>
          <w:delText xml:space="preserve"> age group, sex and cause</w:delText>
        </w:r>
        <w:r w:rsidR="00E3399E" w:rsidRPr="00636C9B" w:rsidDel="00FA3851">
          <w:rPr>
            <w:rFonts w:ascii="Times New Roman" w:hAnsi="Times New Roman"/>
            <w:color w:val="000000" w:themeColor="text1"/>
            <w:sz w:val="24"/>
            <w:szCs w:val="24"/>
          </w:rPr>
          <w:delText xml:space="preserve"> to give us additional deaths</w:delText>
        </w:r>
        <w:r w:rsidR="00A005BB" w:rsidDel="00FA3851">
          <w:rPr>
            <w:rFonts w:ascii="Times New Roman" w:hAnsi="Times New Roman"/>
            <w:color w:val="000000" w:themeColor="text1"/>
            <w:sz w:val="24"/>
            <w:szCs w:val="24"/>
          </w:rPr>
          <w:delText xml:space="preserve">. </w:delText>
        </w:r>
        <w:r w:rsidR="0082437F" w:rsidRPr="00636C9B" w:rsidDel="00FA3851">
          <w:rPr>
            <w:rFonts w:ascii="Times New Roman" w:hAnsi="Times New Roman"/>
            <w:color w:val="000000" w:themeColor="text1"/>
            <w:sz w:val="24"/>
            <w:szCs w:val="24"/>
          </w:rPr>
          <w:delText>F</w:delText>
        </w:r>
        <w:commentRangeStart w:id="374"/>
        <w:r w:rsidR="0082437F" w:rsidRPr="00636C9B" w:rsidDel="00FA3851">
          <w:rPr>
            <w:rFonts w:ascii="Times New Roman" w:hAnsi="Times New Roman"/>
            <w:color w:val="000000" w:themeColor="text1"/>
            <w:sz w:val="24"/>
            <w:szCs w:val="24"/>
          </w:rPr>
          <w:delText xml:space="preserve">or these </w:delText>
        </w:r>
        <w:r w:rsidR="007B6BA4" w:rsidRPr="00636C9B" w:rsidDel="00FA3851">
          <w:rPr>
            <w:rFonts w:ascii="Times New Roman" w:hAnsi="Times New Roman"/>
            <w:color w:val="000000" w:themeColor="text1"/>
            <w:sz w:val="24"/>
            <w:szCs w:val="24"/>
          </w:rPr>
          <w:delText>calculations,</w:delText>
        </w:r>
        <w:r w:rsidR="0082437F" w:rsidRPr="00636C9B" w:rsidDel="00FA3851">
          <w:rPr>
            <w:rFonts w:ascii="Times New Roman" w:hAnsi="Times New Roman"/>
            <w:color w:val="000000" w:themeColor="text1"/>
            <w:sz w:val="24"/>
            <w:szCs w:val="24"/>
          </w:rPr>
          <w:delText xml:space="preserve"> we</w:delText>
        </w:r>
        <w:r w:rsidR="00EE14D8" w:rsidRPr="00636C9B" w:rsidDel="00FA3851">
          <w:rPr>
            <w:rFonts w:ascii="Times New Roman" w:hAnsi="Times New Roman"/>
            <w:color w:val="000000" w:themeColor="text1"/>
            <w:sz w:val="24"/>
            <w:szCs w:val="24"/>
          </w:rPr>
          <w:delText xml:space="preserve"> </w:delText>
        </w:r>
        <w:r w:rsidR="00FE46A6" w:rsidRPr="00636C9B" w:rsidDel="00FA3851">
          <w:rPr>
            <w:rFonts w:ascii="Times New Roman" w:hAnsi="Times New Roman"/>
            <w:color w:val="000000" w:themeColor="text1"/>
            <w:sz w:val="24"/>
            <w:szCs w:val="24"/>
          </w:rPr>
          <w:delText>multipl</w:delText>
        </w:r>
        <w:r w:rsidR="00EE14D8" w:rsidRPr="00636C9B" w:rsidDel="00FA3851">
          <w:rPr>
            <w:rFonts w:ascii="Times New Roman" w:hAnsi="Times New Roman"/>
            <w:color w:val="000000" w:themeColor="text1"/>
            <w:sz w:val="24"/>
            <w:szCs w:val="24"/>
          </w:rPr>
          <w:delText>ied</w:delText>
        </w:r>
        <w:r w:rsidR="00FE46A6" w:rsidRPr="00636C9B" w:rsidDel="00FA3851">
          <w:rPr>
            <w:rFonts w:ascii="Times New Roman" w:hAnsi="Times New Roman"/>
            <w:color w:val="000000" w:themeColor="text1"/>
            <w:sz w:val="24"/>
            <w:szCs w:val="24"/>
          </w:rPr>
          <w:delText xml:space="preserve"> the actual </w:delText>
        </w:r>
        <w:commentRangeStart w:id="375"/>
        <w:r w:rsidR="00FE46A6" w:rsidRPr="00636C9B" w:rsidDel="00FA3851">
          <w:rPr>
            <w:rFonts w:ascii="Times New Roman" w:hAnsi="Times New Roman"/>
            <w:color w:val="000000" w:themeColor="text1"/>
            <w:sz w:val="24"/>
            <w:szCs w:val="24"/>
          </w:rPr>
          <w:delText xml:space="preserve">death counts </w:delText>
        </w:r>
        <w:r w:rsidR="00D97AD2" w:rsidRPr="00636C9B" w:rsidDel="00FA3851">
          <w:rPr>
            <w:rFonts w:ascii="Times New Roman" w:hAnsi="Times New Roman"/>
            <w:color w:val="000000" w:themeColor="text1"/>
            <w:sz w:val="24"/>
            <w:szCs w:val="24"/>
          </w:rPr>
          <w:delText xml:space="preserve">in 2016 </w:delText>
        </w:r>
        <w:commentRangeEnd w:id="375"/>
        <w:r w:rsidR="00116782" w:rsidDel="00FA3851">
          <w:rPr>
            <w:rStyle w:val="CommentReference"/>
            <w:rFonts w:asciiTheme="minorHAnsi" w:eastAsiaTheme="minorHAnsi" w:hAnsiTheme="minorHAnsi" w:cstheme="minorBidi"/>
          </w:rPr>
          <w:commentReference w:id="375"/>
        </w:r>
        <w:r w:rsidR="00FE46A6" w:rsidRPr="00636C9B" w:rsidDel="00FA3851">
          <w:rPr>
            <w:rFonts w:ascii="Times New Roman" w:hAnsi="Times New Roman"/>
            <w:color w:val="000000" w:themeColor="text1"/>
            <w:sz w:val="24"/>
            <w:szCs w:val="24"/>
          </w:rPr>
          <w:delText>by the excess risk of each monthly temperature anomaly term</w:delText>
        </w:r>
        <w:r w:rsidR="00947DBC" w:rsidRPr="00636C9B" w:rsidDel="00FA3851">
          <w:rPr>
            <w:rFonts w:ascii="Times New Roman" w:hAnsi="Times New Roman"/>
            <w:color w:val="000000" w:themeColor="text1"/>
            <w:sz w:val="24"/>
            <w:szCs w:val="24"/>
          </w:rPr>
          <w:delText>.</w:delText>
        </w:r>
        <w:r w:rsidR="00FE46A6" w:rsidRPr="00636C9B" w:rsidDel="00FA3851">
          <w:rPr>
            <w:rFonts w:ascii="Times New Roman" w:hAnsi="Times New Roman"/>
            <w:color w:val="000000" w:themeColor="text1"/>
            <w:sz w:val="24"/>
            <w:szCs w:val="24"/>
          </w:rPr>
          <w:delText xml:space="preserve"> </w:delText>
        </w:r>
        <w:r w:rsidR="00947DBC" w:rsidRPr="00636C9B" w:rsidDel="00FA3851">
          <w:rPr>
            <w:rFonts w:ascii="Times New Roman" w:hAnsi="Times New Roman"/>
            <w:color w:val="000000" w:themeColor="text1"/>
            <w:sz w:val="24"/>
            <w:szCs w:val="24"/>
          </w:rPr>
          <w:delText>W</w:delText>
        </w:r>
        <w:r w:rsidR="00FE46A6" w:rsidRPr="00636C9B" w:rsidDel="00FA3851">
          <w:rPr>
            <w:rFonts w:ascii="Times New Roman" w:hAnsi="Times New Roman"/>
            <w:color w:val="000000" w:themeColor="text1"/>
            <w:sz w:val="24"/>
            <w:szCs w:val="24"/>
          </w:rPr>
          <w:delText xml:space="preserve">e </w:delText>
        </w:r>
        <w:r w:rsidR="00947DBC" w:rsidRPr="00636C9B" w:rsidDel="00FA3851">
          <w:rPr>
            <w:rFonts w:ascii="Times New Roman" w:hAnsi="Times New Roman"/>
            <w:color w:val="000000" w:themeColor="text1"/>
            <w:sz w:val="24"/>
            <w:szCs w:val="24"/>
          </w:rPr>
          <w:delText xml:space="preserve">then </w:delText>
        </w:r>
        <w:r w:rsidR="00FE46A6" w:rsidRPr="00636C9B" w:rsidDel="00FA3851">
          <w:rPr>
            <w:rFonts w:ascii="Times New Roman" w:hAnsi="Times New Roman"/>
            <w:color w:val="000000" w:themeColor="text1"/>
            <w:sz w:val="24"/>
            <w:szCs w:val="24"/>
          </w:rPr>
          <w:delText xml:space="preserve">obtained an estimate of the change in deaths for </w:delText>
        </w:r>
        <w:r w:rsidR="005179F4" w:rsidRPr="00636C9B" w:rsidDel="00FA3851">
          <w:rPr>
            <w:rFonts w:ascii="Times New Roman" w:hAnsi="Times New Roman"/>
            <w:color w:val="000000" w:themeColor="text1"/>
            <w:sz w:val="24"/>
            <w:szCs w:val="24"/>
          </w:rPr>
          <w:delText xml:space="preserve">a </w:delText>
        </w:r>
        <w:r w:rsidR="00FE46A6" w:rsidRPr="00636C9B" w:rsidDel="00FA3851">
          <w:rPr>
            <w:rFonts w:ascii="Times New Roman" w:hAnsi="Times New Roman"/>
            <w:color w:val="000000" w:themeColor="text1"/>
            <w:sz w:val="24"/>
            <w:szCs w:val="24"/>
          </w:rPr>
          <w:delText>uniform increase of 1°C</w:delText>
        </w:r>
        <w:r w:rsidR="005179F4" w:rsidRPr="00636C9B" w:rsidDel="00FA3851">
          <w:rPr>
            <w:rFonts w:ascii="Times New Roman" w:hAnsi="Times New Roman"/>
            <w:color w:val="000000" w:themeColor="text1"/>
            <w:sz w:val="24"/>
            <w:szCs w:val="24"/>
          </w:rPr>
          <w:delText xml:space="preserve"> in each month and state</w:delText>
        </w:r>
        <w:r w:rsidR="00ED27C3" w:rsidRPr="00636C9B" w:rsidDel="00FA3851">
          <w:rPr>
            <w:rFonts w:ascii="Times New Roman" w:hAnsi="Times New Roman"/>
            <w:color w:val="000000" w:themeColor="text1"/>
            <w:sz w:val="24"/>
            <w:szCs w:val="24"/>
          </w:rPr>
          <w:delText xml:space="preserve">, which we summarised by </w:delText>
        </w:r>
        <w:r w:rsidR="00987B41" w:rsidDel="00FA3851">
          <w:rPr>
            <w:rFonts w:ascii="Times New Roman" w:hAnsi="Times New Roman"/>
            <w:color w:val="000000" w:themeColor="text1"/>
            <w:sz w:val="24"/>
            <w:szCs w:val="24"/>
          </w:rPr>
          <w:delText>type</w:delText>
        </w:r>
        <w:r w:rsidR="00987B41" w:rsidRPr="00636C9B" w:rsidDel="00FA3851">
          <w:rPr>
            <w:rFonts w:ascii="Times New Roman" w:hAnsi="Times New Roman"/>
            <w:color w:val="000000" w:themeColor="text1"/>
            <w:sz w:val="24"/>
            <w:szCs w:val="24"/>
          </w:rPr>
          <w:delText xml:space="preserve"> </w:delText>
        </w:r>
        <w:r w:rsidR="00352D62" w:rsidRPr="00636C9B" w:rsidDel="00FA3851">
          <w:rPr>
            <w:rFonts w:ascii="Times New Roman" w:hAnsi="Times New Roman"/>
            <w:color w:val="000000" w:themeColor="text1"/>
            <w:sz w:val="24"/>
            <w:szCs w:val="24"/>
          </w:rPr>
          <w:delText>of injury death,</w:delText>
        </w:r>
        <w:r w:rsidR="00785C4C" w:rsidRPr="00636C9B" w:rsidDel="00FA3851">
          <w:rPr>
            <w:rFonts w:ascii="Times New Roman" w:hAnsi="Times New Roman"/>
            <w:color w:val="000000" w:themeColor="text1"/>
            <w:sz w:val="24"/>
            <w:szCs w:val="24"/>
          </w:rPr>
          <w:delText xml:space="preserve"> sex,</w:delText>
        </w:r>
        <w:r w:rsidR="00352D62" w:rsidRPr="00636C9B" w:rsidDel="00FA3851">
          <w:rPr>
            <w:rFonts w:ascii="Times New Roman" w:hAnsi="Times New Roman"/>
            <w:color w:val="000000" w:themeColor="text1"/>
            <w:sz w:val="24"/>
            <w:szCs w:val="24"/>
          </w:rPr>
          <w:delText xml:space="preserve"> </w:delText>
        </w:r>
        <w:r w:rsidR="00ED27C3" w:rsidRPr="00636C9B" w:rsidDel="00FA3851">
          <w:rPr>
            <w:rFonts w:ascii="Times New Roman" w:hAnsi="Times New Roman"/>
            <w:color w:val="000000" w:themeColor="text1"/>
            <w:sz w:val="24"/>
            <w:szCs w:val="24"/>
          </w:rPr>
          <w:delText>month and age</w:delText>
        </w:r>
        <w:r w:rsidR="00FE46A6" w:rsidRPr="00636C9B" w:rsidDel="00FA3851">
          <w:rPr>
            <w:rFonts w:ascii="Times New Roman" w:hAnsi="Times New Roman"/>
            <w:color w:val="000000" w:themeColor="text1"/>
            <w:sz w:val="24"/>
            <w:szCs w:val="24"/>
          </w:rPr>
          <w:delText>.</w:delText>
        </w:r>
        <w:r w:rsidR="00EB2987" w:rsidRPr="00636C9B" w:rsidDel="00FA3851">
          <w:rPr>
            <w:rFonts w:ascii="Times New Roman" w:hAnsi="Times New Roman"/>
            <w:color w:val="000000" w:themeColor="text1"/>
            <w:sz w:val="24"/>
            <w:szCs w:val="24"/>
          </w:rPr>
          <w:delText xml:space="preserve"> We also divided the additional expected deaths by the population to obtain the age- and month-summarised exce</w:delText>
        </w:r>
        <w:r w:rsidR="0060531B" w:rsidRPr="00636C9B" w:rsidDel="00FA3851">
          <w:rPr>
            <w:rFonts w:ascii="Times New Roman" w:hAnsi="Times New Roman"/>
            <w:color w:val="000000" w:themeColor="text1"/>
            <w:sz w:val="24"/>
            <w:szCs w:val="24"/>
          </w:rPr>
          <w:delText>ss risk</w:delText>
        </w:r>
        <w:r w:rsidR="0064674D" w:rsidRPr="00636C9B" w:rsidDel="00FA3851">
          <w:rPr>
            <w:rFonts w:ascii="Times New Roman" w:hAnsi="Times New Roman"/>
            <w:color w:val="000000" w:themeColor="text1"/>
            <w:sz w:val="24"/>
            <w:szCs w:val="24"/>
          </w:rPr>
          <w:delText xml:space="preserve"> for each s</w:delText>
        </w:r>
        <w:r w:rsidR="00A209D9" w:rsidRPr="00636C9B" w:rsidDel="00FA3851">
          <w:rPr>
            <w:rFonts w:ascii="Times New Roman" w:hAnsi="Times New Roman"/>
            <w:color w:val="000000" w:themeColor="text1"/>
            <w:sz w:val="24"/>
            <w:szCs w:val="24"/>
          </w:rPr>
          <w:delText xml:space="preserve">ex and </w:delText>
        </w:r>
        <w:r w:rsidR="00987B41" w:rsidDel="00FA3851">
          <w:rPr>
            <w:rFonts w:ascii="Times New Roman" w:hAnsi="Times New Roman"/>
            <w:color w:val="000000" w:themeColor="text1"/>
            <w:sz w:val="24"/>
            <w:szCs w:val="24"/>
          </w:rPr>
          <w:delText xml:space="preserve">type of </w:delText>
        </w:r>
        <w:r w:rsidR="00A209D9" w:rsidRPr="00636C9B" w:rsidDel="00FA3851">
          <w:rPr>
            <w:rFonts w:ascii="Times New Roman" w:hAnsi="Times New Roman"/>
            <w:color w:val="000000" w:themeColor="text1"/>
            <w:sz w:val="24"/>
            <w:szCs w:val="24"/>
          </w:rPr>
          <w:delText>injury</w:delText>
        </w:r>
        <w:r w:rsidR="0060531B" w:rsidRPr="00636C9B" w:rsidDel="00FA3851">
          <w:rPr>
            <w:rFonts w:ascii="Times New Roman" w:hAnsi="Times New Roman"/>
            <w:color w:val="000000" w:themeColor="text1"/>
            <w:sz w:val="24"/>
            <w:szCs w:val="24"/>
          </w:rPr>
          <w:delText>.</w:delText>
        </w:r>
        <w:commentRangeEnd w:id="374"/>
        <w:r w:rsidR="00F319D5" w:rsidDel="00FA3851">
          <w:rPr>
            <w:rStyle w:val="CommentReference"/>
            <w:rFonts w:asciiTheme="minorHAnsi" w:eastAsiaTheme="minorHAnsi" w:hAnsiTheme="minorHAnsi" w:cstheme="minorBidi"/>
          </w:rPr>
          <w:commentReference w:id="374"/>
        </w:r>
      </w:del>
    </w:p>
    <w:p w14:paraId="23CF8AE9" w14:textId="21189CF0" w:rsidR="006C11D1" w:rsidDel="00FA3851" w:rsidRDefault="006C11D1" w:rsidP="00004B84">
      <w:pPr>
        <w:spacing w:after="0" w:line="480" w:lineRule="auto"/>
        <w:jc w:val="both"/>
        <w:outlineLvl w:val="0"/>
        <w:rPr>
          <w:del w:id="376" w:author="Parks, Robbie M" w:date="2018-12-05T11:39:00Z"/>
          <w:rFonts w:ascii="Times New Roman" w:hAnsi="Times New Roman"/>
          <w:color w:val="000000" w:themeColor="text1"/>
          <w:sz w:val="24"/>
          <w:szCs w:val="24"/>
        </w:rPr>
      </w:pPr>
    </w:p>
    <w:p w14:paraId="73A9E14D" w14:textId="4ED4FC27" w:rsidR="006C11D1" w:rsidRPr="00636C9B" w:rsidDel="00FA3851" w:rsidRDefault="006C11D1" w:rsidP="00004B84">
      <w:pPr>
        <w:spacing w:after="0" w:line="480" w:lineRule="auto"/>
        <w:jc w:val="both"/>
        <w:outlineLvl w:val="0"/>
        <w:rPr>
          <w:del w:id="377" w:author="Parks, Robbie M" w:date="2018-12-05T11:39:00Z"/>
          <w:rFonts w:ascii="Times New Roman" w:hAnsi="Times New Roman"/>
          <w:color w:val="000000" w:themeColor="text1"/>
          <w:sz w:val="24"/>
          <w:szCs w:val="24"/>
        </w:rPr>
      </w:pPr>
      <w:del w:id="378" w:author="Parks, Robbie M" w:date="2018-12-05T11:39:00Z">
        <w:r w:rsidRPr="00636C9B" w:rsidDel="00FA3851">
          <w:rPr>
            <w:rFonts w:ascii="Times New Roman" w:hAnsi="Times New Roman"/>
            <w:color w:val="000000" w:themeColor="text1"/>
            <w:sz w:val="24"/>
            <w:szCs w:val="24"/>
          </w:rPr>
          <w:delText xml:space="preserve">We </w:delText>
        </w:r>
        <w:r w:rsidDel="00FA3851">
          <w:rPr>
            <w:rFonts w:ascii="Times New Roman" w:hAnsi="Times New Roman"/>
            <w:color w:val="000000" w:themeColor="text1"/>
            <w:sz w:val="24"/>
            <w:szCs w:val="24"/>
          </w:rPr>
          <w:delText>generated</w:delText>
        </w:r>
        <w:r w:rsidRPr="00636C9B" w:rsidDel="00FA3851">
          <w:rPr>
            <w:rFonts w:ascii="Times New Roman" w:hAnsi="Times New Roman"/>
            <w:color w:val="000000" w:themeColor="text1"/>
            <w:sz w:val="24"/>
            <w:szCs w:val="24"/>
          </w:rPr>
          <w:delText xml:space="preserve"> 5000 draws from the posterior marginal of each month’s temperature anomaly term. </w:delText>
        </w:r>
        <w:r w:rsidR="00B967D1" w:rsidDel="00FA3851">
          <w:rPr>
            <w:rFonts w:ascii="Times New Roman" w:hAnsi="Times New Roman"/>
            <w:color w:val="000000" w:themeColor="text1"/>
            <w:sz w:val="24"/>
            <w:szCs w:val="24"/>
          </w:rPr>
          <w:delText>The reported 95% Credible I</w:delText>
        </w:r>
        <w:r w:rsidRPr="00636C9B" w:rsidDel="00FA3851">
          <w:rPr>
            <w:rFonts w:ascii="Times New Roman" w:hAnsi="Times New Roman"/>
            <w:color w:val="000000" w:themeColor="text1"/>
            <w:sz w:val="24"/>
            <w:szCs w:val="24"/>
          </w:rPr>
          <w:delText>ntervals</w:delText>
        </w:r>
        <w:r w:rsidR="00B967D1" w:rsidDel="00FA3851">
          <w:rPr>
            <w:rFonts w:ascii="Times New Roman" w:hAnsi="Times New Roman"/>
            <w:color w:val="000000" w:themeColor="text1"/>
            <w:sz w:val="24"/>
            <w:szCs w:val="24"/>
          </w:rPr>
          <w:delText xml:space="preserve"> (CrIs)</w:delText>
        </w:r>
        <w:r w:rsidR="00233194" w:rsidDel="00FA3851">
          <w:rPr>
            <w:rFonts w:ascii="Times New Roman" w:hAnsi="Times New Roman"/>
            <w:color w:val="000000" w:themeColor="text1"/>
            <w:sz w:val="24"/>
            <w:szCs w:val="24"/>
          </w:rPr>
          <w:delText xml:space="preserve">, </w:delText>
        </w:r>
        <w:r w:rsidR="00BF1591" w:rsidDel="00FA3851">
          <w:rPr>
            <w:rFonts w:ascii="Times New Roman" w:hAnsi="Times New Roman"/>
            <w:color w:val="000000" w:themeColor="text1"/>
            <w:sz w:val="24"/>
            <w:szCs w:val="24"/>
          </w:rPr>
          <w:delText xml:space="preserve">quoted </w:delText>
        </w:r>
        <w:r w:rsidR="00233194" w:rsidDel="00FA3851">
          <w:rPr>
            <w:rFonts w:ascii="Times New Roman" w:hAnsi="Times New Roman"/>
            <w:color w:val="000000" w:themeColor="text1"/>
            <w:sz w:val="24"/>
            <w:szCs w:val="24"/>
          </w:rPr>
          <w:delText>in brackets where appropriate,</w:delText>
        </w:r>
        <w:r w:rsidRPr="00636C9B" w:rsidDel="00FA3851">
          <w:rPr>
            <w:rFonts w:ascii="Times New Roman" w:hAnsi="Times New Roman"/>
            <w:color w:val="000000" w:themeColor="text1"/>
            <w:sz w:val="24"/>
            <w:szCs w:val="24"/>
          </w:rPr>
          <w:delText xml:space="preserve"> are the 2.5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to 97.5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percentiles of the posterior distribution of additional deaths</w:delText>
        </w:r>
        <w:r w:rsidR="00F57AE3"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and excess risk</w:delText>
        </w:r>
        <w:r w:rsidR="00116782" w:rsidDel="00FA3851">
          <w:rPr>
            <w:rFonts w:ascii="Times New Roman" w:hAnsi="Times New Roman"/>
            <w:color w:val="000000" w:themeColor="text1"/>
            <w:sz w:val="24"/>
            <w:szCs w:val="24"/>
          </w:rPr>
          <w:delText xml:space="preserve"> in a</w:delText>
        </w:r>
        <w:r w:rsidR="00F57AE3" w:rsidDel="00FA3851">
          <w:rPr>
            <w:rFonts w:ascii="Times New Roman" w:hAnsi="Times New Roman"/>
            <w:color w:val="000000" w:themeColor="text1"/>
            <w:sz w:val="24"/>
            <w:szCs w:val="24"/>
          </w:rPr>
          <w:delText xml:space="preserve"> </w:delText>
        </w:r>
        <w:r w:rsidR="00F57AE3" w:rsidRPr="00843ACB" w:rsidDel="00FA3851">
          <w:rPr>
            <w:rFonts w:ascii="Times New Roman" w:hAnsi="Times New Roman"/>
            <w:color w:val="000000" w:themeColor="text1"/>
            <w:sz w:val="24"/>
            <w:szCs w:val="24"/>
          </w:rPr>
          <w:delText xml:space="preserve">1°C warmer </w:delText>
        </w:r>
        <w:r w:rsidR="00E45FE8" w:rsidDel="00FA3851">
          <w:rPr>
            <w:rFonts w:ascii="Times New Roman" w:hAnsi="Times New Roman"/>
            <w:color w:val="000000" w:themeColor="text1"/>
            <w:sz w:val="24"/>
            <w:szCs w:val="24"/>
          </w:rPr>
          <w:delText>year</w:delText>
        </w:r>
        <w:r w:rsidRPr="00636C9B" w:rsidDel="00FA3851">
          <w:rPr>
            <w:rFonts w:ascii="Times New Roman" w:hAnsi="Times New Roman"/>
            <w:color w:val="000000" w:themeColor="text1"/>
            <w:sz w:val="24"/>
            <w:szCs w:val="24"/>
          </w:rPr>
          <w:delText>.</w:delText>
        </w:r>
        <w:commentRangeEnd w:id="367"/>
        <w:r w:rsidR="00F319D5" w:rsidDel="00FA3851">
          <w:rPr>
            <w:rStyle w:val="CommentReference"/>
            <w:rFonts w:asciiTheme="minorHAnsi" w:eastAsiaTheme="minorHAnsi" w:hAnsiTheme="minorHAnsi" w:cstheme="minorBidi"/>
          </w:rPr>
          <w:commentReference w:id="367"/>
        </w:r>
      </w:del>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3402CD03" w:rsidR="00E252C8" w:rsidRPr="00636C9B" w:rsidDel="000F25B0" w:rsidRDefault="000210D1" w:rsidP="006C11D1">
      <w:pPr>
        <w:spacing w:after="0" w:line="480" w:lineRule="auto"/>
        <w:jc w:val="both"/>
        <w:outlineLvl w:val="0"/>
        <w:rPr>
          <w:del w:id="379" w:author="Parks, Robbie M" w:date="2018-12-05T12:01:00Z"/>
          <w:rFonts w:ascii="Times New Roman" w:hAnsi="Times New Roman"/>
          <w:b/>
          <w:sz w:val="24"/>
          <w:szCs w:val="24"/>
        </w:rPr>
      </w:pPr>
      <w:commentRangeStart w:id="380"/>
      <w:commentRangeStart w:id="381"/>
      <w:del w:id="382" w:author="Parks, Robbie M" w:date="2018-12-05T12:01:00Z">
        <w:r w:rsidRPr="00636C9B" w:rsidDel="000F25B0">
          <w:rPr>
            <w:rFonts w:ascii="Times New Roman" w:hAnsi="Times New Roman"/>
            <w:b/>
            <w:sz w:val="24"/>
            <w:szCs w:val="24"/>
          </w:rPr>
          <w:delText>Results</w:delText>
        </w:r>
        <w:commentRangeEnd w:id="380"/>
        <w:r w:rsidR="00F319D5" w:rsidDel="000F25B0">
          <w:rPr>
            <w:rStyle w:val="CommentReference"/>
            <w:rFonts w:asciiTheme="minorHAnsi" w:eastAsiaTheme="minorHAnsi" w:hAnsiTheme="minorHAnsi" w:cstheme="minorBidi"/>
          </w:rPr>
          <w:commentReference w:id="380"/>
        </w:r>
        <w:commentRangeEnd w:id="381"/>
        <w:r w:rsidR="00776C9B" w:rsidDel="000F25B0">
          <w:rPr>
            <w:rStyle w:val="CommentReference"/>
            <w:rFonts w:asciiTheme="minorHAnsi" w:eastAsiaTheme="minorHAnsi" w:hAnsiTheme="minorHAnsi" w:cstheme="minorBidi"/>
          </w:rPr>
          <w:commentReference w:id="381"/>
        </w:r>
      </w:del>
    </w:p>
    <w:p w14:paraId="0B4CB3E9" w14:textId="2B0BADB7"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 xml:space="preserve">Figure </w:t>
      </w:r>
      <w:ins w:id="383" w:author="Parks, Robbie M" w:date="2018-12-05T11:53:00Z">
        <w:r w:rsidR="00CD1484">
          <w:rPr>
            <w:rFonts w:ascii="Times New Roman" w:hAnsi="Times New Roman"/>
            <w:i/>
            <w:sz w:val="24"/>
            <w:szCs w:val="24"/>
          </w:rPr>
          <w:t>1</w:t>
        </w:r>
      </w:ins>
      <w:del w:id="384" w:author="Parks, Robbie M" w:date="2018-12-05T11:53:00Z">
        <w:r w:rsidRPr="00636C9B" w:rsidDel="00CD1484">
          <w:rPr>
            <w:rFonts w:ascii="Times New Roman" w:hAnsi="Times New Roman"/>
            <w:i/>
            <w:sz w:val="24"/>
            <w:szCs w:val="24"/>
          </w:rPr>
          <w:delText>2</w:delText>
        </w:r>
      </w:del>
    </w:p>
    <w:p w14:paraId="6C472F89" w14:textId="418B97B9" w:rsidR="008A69BB" w:rsidRDefault="00F34643"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Age-standardised death rates for t</w:t>
      </w:r>
      <w:r w:rsidR="00C574BA">
        <w:rPr>
          <w:rFonts w:ascii="Times New Roman" w:hAnsi="Times New Roman"/>
          <w:sz w:val="24"/>
          <w:szCs w:val="24"/>
        </w:rPr>
        <w:t xml:space="preserve">ransport and drownings </w:t>
      </w:r>
      <w:del w:id="385" w:author="Parks, Robbie M" w:date="2018-12-05T15:24:00Z">
        <w:r w:rsidR="0078091F" w:rsidRPr="00636C9B" w:rsidDel="00FE47A8">
          <w:rPr>
            <w:rFonts w:ascii="Times New Roman" w:hAnsi="Times New Roman"/>
            <w:sz w:val="24"/>
            <w:szCs w:val="24"/>
          </w:rPr>
          <w:delText xml:space="preserve">Some </w:delText>
        </w:r>
      </w:del>
      <w:ins w:id="386" w:author="Ezzati, Majid" w:date="2018-12-01T01:37:00Z">
        <w:del w:id="387" w:author="Parks, Robbie M" w:date="2018-12-05T15:29:00Z">
          <w:r w:rsidR="00F319D5" w:rsidDel="00C574BA">
            <w:rPr>
              <w:rFonts w:ascii="Times New Roman" w:hAnsi="Times New Roman"/>
              <w:sz w:val="24"/>
              <w:szCs w:val="24"/>
            </w:rPr>
            <w:delText xml:space="preserve">injury </w:delText>
          </w:r>
        </w:del>
      </w:ins>
      <w:del w:id="388" w:author="Parks, Robbie M" w:date="2018-12-05T15:24:00Z">
        <w:r w:rsidR="0078091F" w:rsidRPr="00636C9B" w:rsidDel="00FE47A8">
          <w:rPr>
            <w:rFonts w:ascii="Times New Roman" w:hAnsi="Times New Roman"/>
            <w:sz w:val="24"/>
            <w:szCs w:val="24"/>
          </w:rPr>
          <w:delText xml:space="preserve">categories </w:delText>
        </w:r>
      </w:del>
      <w:r w:rsidR="0078091F" w:rsidRPr="00636C9B">
        <w:rPr>
          <w:rFonts w:ascii="Times New Roman" w:hAnsi="Times New Roman"/>
          <w:sz w:val="24"/>
          <w:szCs w:val="24"/>
        </w:rPr>
        <w:t xml:space="preserve">exhibit </w:t>
      </w:r>
      <w:del w:id="389" w:author="Parks, Robbie M" w:date="2018-12-05T15:30:00Z">
        <w:r w:rsidR="0078091F" w:rsidRPr="00636C9B" w:rsidDel="00F126D2">
          <w:rPr>
            <w:rFonts w:ascii="Times New Roman" w:hAnsi="Times New Roman"/>
            <w:sz w:val="24"/>
            <w:szCs w:val="24"/>
          </w:rPr>
          <w:delText xml:space="preserve">clear </w:delText>
        </w:r>
      </w:del>
      <w:ins w:id="390" w:author="Parks, Robbie M" w:date="2018-12-05T15:30:00Z">
        <w:r w:rsidR="00C574BA">
          <w:rPr>
            <w:rFonts w:ascii="Times New Roman" w:hAnsi="Times New Roman"/>
            <w:sz w:val="24"/>
            <w:szCs w:val="24"/>
          </w:rPr>
          <w:t xml:space="preserve">12-month </w:t>
        </w:r>
      </w:ins>
      <w:r w:rsidR="0078091F" w:rsidRPr="00636C9B">
        <w:rPr>
          <w:rFonts w:ascii="Times New Roman" w:hAnsi="Times New Roman"/>
          <w:sz w:val="24"/>
          <w:szCs w:val="24"/>
        </w:rPr>
        <w:t xml:space="preserve">seasonality </w:t>
      </w:r>
      <w:del w:id="391" w:author="Parks, Robbie M" w:date="2018-12-05T15:37:00Z">
        <w:r w:rsidR="0078091F" w:rsidRPr="00636C9B" w:rsidDel="00786B69">
          <w:rPr>
            <w:rFonts w:ascii="Times New Roman" w:hAnsi="Times New Roman"/>
            <w:sz w:val="24"/>
            <w:szCs w:val="24"/>
          </w:rPr>
          <w:delText xml:space="preserve">within year </w:delText>
        </w:r>
      </w:del>
      <w:r w:rsidR="0078091F" w:rsidRPr="00636C9B">
        <w:rPr>
          <w:rFonts w:ascii="Times New Roman" w:hAnsi="Times New Roman"/>
          <w:sz w:val="24"/>
          <w:szCs w:val="24"/>
        </w:rPr>
        <w:t>throughout period of study</w:t>
      </w:r>
      <w:ins w:id="392" w:author="Parks, Robbie M" w:date="2018-12-05T15:30:00Z">
        <w:r w:rsidR="00C97EBE">
          <w:rPr>
            <w:rFonts w:ascii="Times New Roman" w:hAnsi="Times New Roman"/>
            <w:sz w:val="24"/>
            <w:szCs w:val="24"/>
          </w:rPr>
          <w:t xml:space="preserve">, </w:t>
        </w:r>
      </w:ins>
      <w:del w:id="393" w:author="Parks, Robbie M" w:date="2018-12-05T15:30:00Z">
        <w:r w:rsidR="0078091F" w:rsidRPr="00636C9B" w:rsidDel="00C97EBE">
          <w:rPr>
            <w:rFonts w:ascii="Times New Roman" w:hAnsi="Times New Roman"/>
            <w:sz w:val="24"/>
            <w:szCs w:val="24"/>
          </w:rPr>
          <w:delText xml:space="preserve">(transport, drownings) </w:delText>
        </w:r>
      </w:del>
      <w:r w:rsidR="0078091F" w:rsidRPr="00636C9B">
        <w:rPr>
          <w:rFonts w:ascii="Times New Roman" w:hAnsi="Times New Roman"/>
          <w:sz w:val="24"/>
          <w:szCs w:val="24"/>
        </w:rPr>
        <w:t xml:space="preserve">with </w:t>
      </w:r>
      <w:del w:id="394" w:author="Parks, Robbie M" w:date="2018-12-05T15:30:00Z">
        <w:r w:rsidR="0078091F" w:rsidRPr="00636C9B" w:rsidDel="00C97EBE">
          <w:rPr>
            <w:rFonts w:ascii="Times New Roman" w:hAnsi="Times New Roman"/>
            <w:sz w:val="24"/>
            <w:szCs w:val="24"/>
          </w:rPr>
          <w:delText xml:space="preserve">peak </w:delText>
        </w:r>
      </w:del>
      <w:ins w:id="395" w:author="Parks, Robbie M" w:date="2018-12-05T15:30:00Z">
        <w:r w:rsidR="00C97EBE">
          <w:rPr>
            <w:rFonts w:ascii="Times New Roman" w:hAnsi="Times New Roman"/>
            <w:sz w:val="24"/>
            <w:szCs w:val="24"/>
          </w:rPr>
          <w:t>maximum</w:t>
        </w:r>
        <w:r w:rsidR="00C97EBE" w:rsidRPr="00636C9B">
          <w:rPr>
            <w:rFonts w:ascii="Times New Roman" w:hAnsi="Times New Roman"/>
            <w:sz w:val="24"/>
            <w:szCs w:val="24"/>
          </w:rPr>
          <w:t xml:space="preserve"> </w:t>
        </w:r>
      </w:ins>
      <w:r w:rsidR="0078091F" w:rsidRPr="00636C9B">
        <w:rPr>
          <w:rFonts w:ascii="Times New Roman" w:hAnsi="Times New Roman"/>
          <w:sz w:val="24"/>
          <w:szCs w:val="24"/>
        </w:rPr>
        <w:t>in the summer</w:t>
      </w:r>
      <w:ins w:id="396" w:author="Parks, Robbie M" w:date="2018-12-05T15:30:00Z">
        <w:r w:rsidR="00C574BA">
          <w:rPr>
            <w:rFonts w:ascii="Times New Roman" w:hAnsi="Times New Roman"/>
            <w:sz w:val="24"/>
            <w:szCs w:val="24"/>
          </w:rPr>
          <w:t xml:space="preserve"> and </w:t>
        </w:r>
        <w:r w:rsidR="00C97EBE">
          <w:rPr>
            <w:rFonts w:ascii="Times New Roman" w:hAnsi="Times New Roman"/>
            <w:sz w:val="24"/>
            <w:szCs w:val="24"/>
          </w:rPr>
          <w:t>minimum in the winter</w:t>
        </w:r>
      </w:ins>
      <w:ins w:id="397" w:author="Parks, Robbie M" w:date="2018-12-07T13:51:00Z">
        <w:r w:rsidR="003D5007">
          <w:rPr>
            <w:rFonts w:ascii="Times New Roman" w:hAnsi="Times New Roman"/>
            <w:sz w:val="24"/>
            <w:szCs w:val="24"/>
          </w:rPr>
          <w:t xml:space="preserve"> (Figure 1)</w:t>
        </w:r>
        <w:r w:rsidR="003D5007" w:rsidRPr="00052DDD">
          <w:rPr>
            <w:rFonts w:ascii="Times New Roman" w:hAnsi="Times New Roman"/>
            <w:sz w:val="24"/>
            <w:szCs w:val="24"/>
          </w:rPr>
          <w:t>.</w:t>
        </w:r>
      </w:ins>
      <w:ins w:id="398" w:author="Parks, Robbie M" w:date="2018-12-05T15:36:00Z">
        <w:r w:rsidR="009021A4">
          <w:rPr>
            <w:rFonts w:ascii="Times New Roman" w:hAnsi="Times New Roman"/>
            <w:sz w:val="24"/>
            <w:szCs w:val="24"/>
          </w:rPr>
          <w:t xml:space="preserve"> </w:t>
        </w:r>
      </w:ins>
      <w:del w:id="399" w:author="Parks, Robbie M" w:date="2018-12-07T13:51:00Z">
        <w:r w:rsidDel="00F850AF">
          <w:rPr>
            <w:rStyle w:val="CommentReference"/>
            <w:rFonts w:asciiTheme="minorHAnsi" w:eastAsiaTheme="minorHAnsi" w:hAnsiTheme="minorHAnsi" w:cstheme="minorBidi"/>
          </w:rPr>
          <w:commentReference w:id="400"/>
        </w:r>
      </w:del>
    </w:p>
    <w:p w14:paraId="2B1F2ED1" w14:textId="2E69F900" w:rsidR="0078091F" w:rsidRDefault="00CE1992" w:rsidP="00843ACB">
      <w:pPr>
        <w:pStyle w:val="ListParagraph"/>
        <w:numPr>
          <w:ilvl w:val="0"/>
          <w:numId w:val="10"/>
        </w:numPr>
        <w:spacing w:line="240" w:lineRule="auto"/>
        <w:jc w:val="both"/>
        <w:rPr>
          <w:ins w:id="401" w:author="Parks, Robbie M" w:date="2018-12-05T15:42:00Z"/>
          <w:rFonts w:ascii="Times New Roman" w:hAnsi="Times New Roman"/>
          <w:sz w:val="24"/>
          <w:szCs w:val="24"/>
        </w:rPr>
      </w:pPr>
      <w:ins w:id="402" w:author="Parks, Robbie M" w:date="2018-12-05T15:43:00Z">
        <w:r w:rsidRPr="00052DDD">
          <w:rPr>
            <w:rFonts w:ascii="Times New Roman" w:hAnsi="Times New Roman"/>
            <w:sz w:val="24"/>
            <w:szCs w:val="24"/>
          </w:rPr>
          <w:t xml:space="preserve">Other </w:t>
        </w:r>
      </w:ins>
      <w:ins w:id="403" w:author="Parks, Robbie M" w:date="2018-12-05T17:02:00Z">
        <w:r w:rsidR="002C7C40">
          <w:rPr>
            <w:rFonts w:ascii="Times New Roman" w:hAnsi="Times New Roman"/>
            <w:sz w:val="24"/>
            <w:szCs w:val="24"/>
          </w:rPr>
          <w:t>types</w:t>
        </w:r>
      </w:ins>
      <w:ins w:id="404" w:author="Parks, Robbie M" w:date="2018-12-05T15:43:00Z">
        <w:r w:rsidRPr="00052DDD">
          <w:rPr>
            <w:rFonts w:ascii="Times New Roman" w:hAnsi="Times New Roman"/>
            <w:sz w:val="24"/>
            <w:szCs w:val="24"/>
          </w:rPr>
          <w:t xml:space="preserve"> of </w:t>
        </w:r>
      </w:ins>
      <w:ins w:id="405" w:author="Parks, Robbie M" w:date="2018-12-05T17:02:00Z">
        <w:r w:rsidR="002C7C40">
          <w:rPr>
            <w:rFonts w:ascii="Times New Roman" w:hAnsi="Times New Roman"/>
            <w:sz w:val="24"/>
            <w:szCs w:val="24"/>
          </w:rPr>
          <w:t xml:space="preserve">injury </w:t>
        </w:r>
      </w:ins>
      <w:ins w:id="406" w:author="Parks, Robbie M" w:date="2018-12-05T15:43:00Z">
        <w:r w:rsidRPr="00052DDD">
          <w:rPr>
            <w:rFonts w:ascii="Times New Roman" w:hAnsi="Times New Roman"/>
            <w:sz w:val="24"/>
            <w:szCs w:val="24"/>
          </w:rPr>
          <w:t xml:space="preserve">death do not </w:t>
        </w:r>
      </w:ins>
      <w:ins w:id="407" w:author="Parks, Robbie M" w:date="2018-12-05T17:02:00Z">
        <w:r w:rsidR="002C7C40">
          <w:rPr>
            <w:rFonts w:ascii="Times New Roman" w:hAnsi="Times New Roman"/>
            <w:sz w:val="24"/>
            <w:szCs w:val="24"/>
          </w:rPr>
          <w:t>exhibit</w:t>
        </w:r>
      </w:ins>
      <w:ins w:id="408" w:author="Parks, Robbie M" w:date="2018-12-05T15:43:00Z">
        <w:r w:rsidRPr="00052DDD">
          <w:rPr>
            <w:rFonts w:ascii="Times New Roman" w:hAnsi="Times New Roman"/>
            <w:sz w:val="24"/>
            <w:szCs w:val="24"/>
          </w:rPr>
          <w:t xml:space="preserve"> seasonality</w:t>
        </w:r>
      </w:ins>
      <w:ins w:id="409" w:author="Parks, Robbie M" w:date="2018-12-05T17:02:00Z">
        <w:r w:rsidR="002C7C40">
          <w:rPr>
            <w:rFonts w:ascii="Times New Roman" w:hAnsi="Times New Roman"/>
            <w:sz w:val="24"/>
            <w:szCs w:val="24"/>
          </w:rPr>
          <w:t xml:space="preserve"> here</w:t>
        </w:r>
      </w:ins>
      <w:ins w:id="410" w:author="Parks, Robbie M" w:date="2018-12-07T13:51:00Z">
        <w:r w:rsidR="003D5007">
          <w:rPr>
            <w:rFonts w:ascii="Times New Roman" w:hAnsi="Times New Roman"/>
            <w:sz w:val="24"/>
            <w:szCs w:val="24"/>
          </w:rPr>
          <w:t>.</w:t>
        </w:r>
      </w:ins>
    </w:p>
    <w:p w14:paraId="552650E8" w14:textId="2660730B" w:rsidR="000D6DA0" w:rsidRPr="000D6DA0" w:rsidDel="00F12FD9" w:rsidRDefault="00F34643" w:rsidP="000D6DA0">
      <w:pPr>
        <w:pStyle w:val="ListParagraph"/>
        <w:numPr>
          <w:ilvl w:val="0"/>
          <w:numId w:val="10"/>
        </w:numPr>
        <w:spacing w:line="240" w:lineRule="auto"/>
        <w:jc w:val="both"/>
        <w:rPr>
          <w:del w:id="411" w:author="Parks, Robbie M" w:date="2018-12-07T13:51:00Z"/>
          <w:rFonts w:ascii="Times New Roman" w:hAnsi="Times New Roman"/>
          <w:sz w:val="24"/>
          <w:szCs w:val="24"/>
        </w:rPr>
      </w:pPr>
      <w:del w:id="412" w:author="Parks, Robbie M" w:date="2018-12-07T13:51:00Z">
        <w:r w:rsidDel="00F12FD9">
          <w:rPr>
            <w:rStyle w:val="CommentReference"/>
            <w:rFonts w:asciiTheme="minorHAnsi" w:eastAsiaTheme="minorHAnsi" w:hAnsiTheme="minorHAnsi" w:cstheme="minorBidi"/>
          </w:rPr>
          <w:commentReference w:id="413"/>
        </w:r>
      </w:del>
    </w:p>
    <w:p w14:paraId="786C4B1D" w14:textId="6B1E2035" w:rsidR="00030C36" w:rsidRPr="00636C9B" w:rsidRDefault="0070378A">
      <w:pPr>
        <w:pStyle w:val="ListParagraph"/>
        <w:numPr>
          <w:ilvl w:val="0"/>
          <w:numId w:val="10"/>
        </w:numPr>
        <w:spacing w:after="0" w:line="240" w:lineRule="auto"/>
        <w:jc w:val="both"/>
        <w:outlineLvl w:val="0"/>
        <w:rPr>
          <w:rFonts w:ascii="Times New Roman" w:hAnsi="Times New Roman"/>
          <w:b/>
          <w:sz w:val="24"/>
          <w:szCs w:val="24"/>
        </w:rPr>
      </w:pPr>
      <w:ins w:id="414" w:author="Parks, Robbie M" w:date="2018-12-05T15:37:00Z">
        <w:r>
          <w:rPr>
            <w:rFonts w:ascii="Times New Roman" w:hAnsi="Times New Roman"/>
            <w:sz w:val="24"/>
            <w:szCs w:val="24"/>
          </w:rPr>
          <w:t>There was a d</w:t>
        </w:r>
      </w:ins>
      <w:del w:id="415" w:author="Parks, Robbie M" w:date="2018-12-05T15:37:00Z">
        <w:r w:rsidR="00030C36" w:rsidRPr="00636C9B" w:rsidDel="0070378A">
          <w:rPr>
            <w:rFonts w:ascii="Times New Roman" w:hAnsi="Times New Roman"/>
            <w:sz w:val="24"/>
            <w:szCs w:val="24"/>
          </w:rPr>
          <w:delText>D</w:delText>
        </w:r>
      </w:del>
      <w:r w:rsidR="00030C36" w:rsidRPr="00636C9B">
        <w:rPr>
          <w:rFonts w:ascii="Times New Roman" w:hAnsi="Times New Roman"/>
          <w:sz w:val="24"/>
          <w:szCs w:val="24"/>
        </w:rPr>
        <w:t>ecline</w:t>
      </w:r>
      <w:del w:id="416" w:author="Parks, Robbie M" w:date="2018-12-05T15:38:00Z">
        <w:r w:rsidR="00030C36" w:rsidRPr="00636C9B" w:rsidDel="0070378A">
          <w:rPr>
            <w:rFonts w:ascii="Times New Roman" w:hAnsi="Times New Roman"/>
            <w:sz w:val="24"/>
            <w:szCs w:val="24"/>
          </w:rPr>
          <w:delText>s</w:delText>
        </w:r>
      </w:del>
      <w:r w:rsidR="00030C36" w:rsidRPr="00636C9B">
        <w:rPr>
          <w:rFonts w:ascii="Times New Roman" w:hAnsi="Times New Roman"/>
          <w:sz w:val="24"/>
          <w:szCs w:val="24"/>
        </w:rPr>
        <w:t xml:space="preserve"> in </w:t>
      </w:r>
      <w:del w:id="417" w:author="Parks, Robbie M" w:date="2018-12-05T15:38:00Z">
        <w:r w:rsidR="005D379A" w:rsidRPr="00636C9B" w:rsidDel="0070378A">
          <w:rPr>
            <w:rFonts w:ascii="Times New Roman" w:hAnsi="Times New Roman"/>
            <w:sz w:val="24"/>
            <w:szCs w:val="24"/>
          </w:rPr>
          <w:delText>3</w:delText>
        </w:r>
        <w:r w:rsidR="005D1ED5" w:rsidRPr="00636C9B" w:rsidDel="0070378A">
          <w:rPr>
            <w:rFonts w:ascii="Times New Roman" w:hAnsi="Times New Roman"/>
            <w:sz w:val="24"/>
            <w:szCs w:val="24"/>
          </w:rPr>
          <w:delText xml:space="preserve"> </w:delText>
        </w:r>
      </w:del>
      <w:ins w:id="418" w:author="Parks, Robbie M" w:date="2018-12-05T15:38:00Z">
        <w:r>
          <w:rPr>
            <w:rFonts w:ascii="Times New Roman" w:hAnsi="Times New Roman"/>
            <w:sz w:val="24"/>
            <w:szCs w:val="24"/>
          </w:rPr>
          <w:t>three</w:t>
        </w:r>
        <w:r w:rsidRPr="00636C9B">
          <w:rPr>
            <w:rFonts w:ascii="Times New Roman" w:hAnsi="Times New Roman"/>
            <w:sz w:val="24"/>
            <w:szCs w:val="24"/>
          </w:rPr>
          <w:t xml:space="preserve"> </w:t>
        </w:r>
      </w:ins>
      <w:r w:rsidR="00F34643">
        <w:rPr>
          <w:rFonts w:ascii="Times New Roman" w:hAnsi="Times New Roman"/>
          <w:sz w:val="24"/>
          <w:szCs w:val="24"/>
        </w:rPr>
        <w:t>out of</w:t>
      </w:r>
      <w:r w:rsidR="00F34643" w:rsidRPr="00636C9B">
        <w:rPr>
          <w:rFonts w:ascii="Times New Roman" w:hAnsi="Times New Roman"/>
          <w:sz w:val="24"/>
          <w:szCs w:val="24"/>
        </w:rPr>
        <w:t xml:space="preserve"> </w:t>
      </w:r>
      <w:del w:id="419" w:author="Parks, Robbie M" w:date="2018-12-05T15:38:00Z">
        <w:r w:rsidR="005D1ED5" w:rsidRPr="00636C9B" w:rsidDel="0070378A">
          <w:rPr>
            <w:rFonts w:ascii="Times New Roman" w:hAnsi="Times New Roman"/>
            <w:sz w:val="24"/>
            <w:szCs w:val="24"/>
          </w:rPr>
          <w:delText xml:space="preserve">5 </w:delText>
        </w:r>
      </w:del>
      <w:ins w:id="420" w:author="Parks, Robbie M" w:date="2018-12-05T15:38:00Z">
        <w:r>
          <w:rPr>
            <w:rFonts w:ascii="Times New Roman" w:hAnsi="Times New Roman"/>
            <w:sz w:val="24"/>
            <w:szCs w:val="24"/>
          </w:rPr>
          <w:t>five</w:t>
        </w:r>
        <w:r w:rsidRPr="00636C9B">
          <w:rPr>
            <w:rFonts w:ascii="Times New Roman" w:hAnsi="Times New Roman"/>
            <w:sz w:val="24"/>
            <w:szCs w:val="24"/>
          </w:rPr>
          <w:t xml:space="preserve"> </w:t>
        </w:r>
      </w:ins>
      <w:del w:id="421" w:author="Parks, Robbie M" w:date="2018-12-05T15:38:00Z">
        <w:r w:rsidR="00030C36" w:rsidRPr="00636C9B" w:rsidDel="0070378A">
          <w:rPr>
            <w:rFonts w:ascii="Times New Roman" w:hAnsi="Times New Roman"/>
            <w:sz w:val="24"/>
            <w:szCs w:val="24"/>
          </w:rPr>
          <w:delText>all</w:delText>
        </w:r>
      </w:del>
      <w:ins w:id="422" w:author="Parks, Robbie M" w:date="2018-12-05T15:31:00Z">
        <w:r w:rsidR="00B33284">
          <w:rPr>
            <w:rFonts w:ascii="Times New Roman" w:hAnsi="Times New Roman"/>
            <w:sz w:val="24"/>
            <w:szCs w:val="24"/>
          </w:rPr>
          <w:t>types of</w:t>
        </w:r>
      </w:ins>
      <w:r w:rsidR="00030C36" w:rsidRPr="00636C9B">
        <w:rPr>
          <w:rFonts w:ascii="Times New Roman" w:hAnsi="Times New Roman"/>
          <w:sz w:val="24"/>
          <w:szCs w:val="24"/>
        </w:rPr>
        <w:t xml:space="preserve"> injury</w:t>
      </w:r>
      <w:ins w:id="423" w:author="Parks, Robbie M" w:date="2018-12-05T15:38:00Z">
        <w:r>
          <w:rPr>
            <w:rFonts w:ascii="Times New Roman" w:hAnsi="Times New Roman"/>
            <w:sz w:val="24"/>
            <w:szCs w:val="24"/>
          </w:rPr>
          <w:t xml:space="preserve"> (transport, drownings and assault)</w:t>
        </w:r>
      </w:ins>
      <w:del w:id="424" w:author="Parks, Robbie M" w:date="2018-12-05T15:31:00Z">
        <w:r w:rsidR="00030C36" w:rsidRPr="00636C9B" w:rsidDel="00B33284">
          <w:rPr>
            <w:rFonts w:ascii="Times New Roman" w:hAnsi="Times New Roman"/>
            <w:sz w:val="24"/>
            <w:szCs w:val="24"/>
          </w:rPr>
          <w:delText xml:space="preserve"> categories</w:delText>
        </w:r>
      </w:del>
      <w:del w:id="425" w:author="Ezzati, Majid" w:date="2018-12-01T01:37:00Z">
        <w:r w:rsidR="00030C36" w:rsidRPr="00636C9B" w:rsidDel="00F319D5">
          <w:rPr>
            <w:rFonts w:ascii="Times New Roman" w:hAnsi="Times New Roman"/>
            <w:sz w:val="24"/>
            <w:szCs w:val="24"/>
          </w:rPr>
          <w:delText xml:space="preserve">, </w:delText>
        </w:r>
      </w:del>
      <w:ins w:id="426" w:author="Ezzati, Majid" w:date="2018-12-01T01:37:00Z">
        <w:r w:rsidR="00F319D5" w:rsidRPr="00636C9B">
          <w:rPr>
            <w:rFonts w:ascii="Times New Roman" w:hAnsi="Times New Roman"/>
            <w:sz w:val="24"/>
            <w:szCs w:val="24"/>
          </w:rPr>
          <w:t xml:space="preserve"> </w:t>
        </w:r>
      </w:ins>
      <w:r w:rsidR="00A245BF" w:rsidRPr="00636C9B">
        <w:rPr>
          <w:rFonts w:ascii="Times New Roman" w:hAnsi="Times New Roman"/>
          <w:sz w:val="24"/>
          <w:szCs w:val="24"/>
        </w:rPr>
        <w:t>in contrast with</w:t>
      </w:r>
      <w:r w:rsidR="00030C36"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00030C36"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w:t>
      </w:r>
      <w:ins w:id="427" w:author="Parks, Robbie M" w:date="2018-12-05T15:38:00Z">
        <w:r>
          <w:rPr>
            <w:rFonts w:ascii="Times New Roman" w:hAnsi="Times New Roman"/>
            <w:sz w:val="24"/>
            <w:szCs w:val="24"/>
          </w:rPr>
          <w:t xml:space="preserve">decreasing then </w:t>
        </w:r>
      </w:ins>
      <w:r w:rsidR="005D379A" w:rsidRPr="00636C9B">
        <w:rPr>
          <w:rFonts w:ascii="Times New Roman" w:hAnsi="Times New Roman"/>
          <w:sz w:val="24"/>
          <w:szCs w:val="24"/>
        </w:rPr>
        <w:t>recently increasing to over 1980 levels</w:t>
      </w:r>
      <w:ins w:id="428" w:author="Parks, Robbie M" w:date="2018-12-05T15:38:00Z">
        <w:r>
          <w:rPr>
            <w:rFonts w:ascii="Times New Roman" w:hAnsi="Times New Roman"/>
            <w:sz w:val="24"/>
            <w:szCs w:val="24"/>
          </w:rPr>
          <w:t>.</w:t>
        </w:r>
      </w:ins>
    </w:p>
    <w:p w14:paraId="7D4AB8FA" w14:textId="7AB5FA63" w:rsidR="00851793" w:rsidDel="0068732E" w:rsidRDefault="00E5064B">
      <w:pPr>
        <w:pStyle w:val="ListParagraph"/>
        <w:numPr>
          <w:ilvl w:val="0"/>
          <w:numId w:val="10"/>
        </w:numPr>
        <w:spacing w:line="240" w:lineRule="auto"/>
        <w:jc w:val="both"/>
        <w:rPr>
          <w:del w:id="429" w:author="Ezzati, Majid" w:date="2018-12-01T01:36:00Z"/>
          <w:rFonts w:ascii="Times New Roman" w:hAnsi="Times New Roman"/>
          <w:sz w:val="24"/>
          <w:szCs w:val="24"/>
        </w:rPr>
        <w:pPrChange w:id="430" w:author="Parks, Robbie M" w:date="2018-12-05T15:42:00Z">
          <w:pPr>
            <w:spacing w:after="0" w:line="240" w:lineRule="auto"/>
            <w:jc w:val="both"/>
            <w:outlineLvl w:val="0"/>
          </w:pPr>
        </w:pPrChange>
      </w:pPr>
      <w:ins w:id="431" w:author="Parks, Robbie M" w:date="2018-12-05T15:40:00Z">
        <w:r>
          <w:rPr>
            <w:rFonts w:ascii="Times New Roman" w:hAnsi="Times New Roman"/>
            <w:sz w:val="24"/>
            <w:szCs w:val="24"/>
          </w:rPr>
          <w:t>The largest overall</w:t>
        </w:r>
      </w:ins>
      <w:del w:id="432" w:author="Parks, Robbie M" w:date="2018-12-05T15:40:00Z">
        <w:r w:rsidR="00D60234" w:rsidRPr="00636C9B" w:rsidDel="00E5064B">
          <w:rPr>
            <w:rFonts w:ascii="Times New Roman" w:hAnsi="Times New Roman"/>
            <w:sz w:val="24"/>
            <w:szCs w:val="24"/>
          </w:rPr>
          <w:delText>Largest</w:delText>
        </w:r>
      </w:del>
      <w:r w:rsidR="00D60234" w:rsidRPr="00636C9B">
        <w:rPr>
          <w:rFonts w:ascii="Times New Roman" w:hAnsi="Times New Roman"/>
          <w:sz w:val="24"/>
          <w:szCs w:val="24"/>
        </w:rPr>
        <w:t xml:space="preserve"> declin</w:t>
      </w:r>
      <w:r w:rsidR="00851793" w:rsidRPr="00636C9B">
        <w:rPr>
          <w:rFonts w:ascii="Times New Roman" w:hAnsi="Times New Roman"/>
          <w:sz w:val="24"/>
          <w:szCs w:val="24"/>
        </w:rPr>
        <w:t>e</w:t>
      </w:r>
      <w:ins w:id="433" w:author="Parks, Robbie M" w:date="2018-12-05T15:40:00Z">
        <w:r w:rsidR="00F043F7">
          <w:rPr>
            <w:rFonts w:ascii="Times New Roman" w:hAnsi="Times New Roman"/>
            <w:sz w:val="24"/>
            <w:szCs w:val="24"/>
          </w:rPr>
          <w:t xml:space="preserve"> over time</w:t>
        </w:r>
        <w:r>
          <w:rPr>
            <w:rFonts w:ascii="Times New Roman" w:hAnsi="Times New Roman"/>
            <w:sz w:val="24"/>
            <w:szCs w:val="24"/>
          </w:rPr>
          <w:t xml:space="preserve"> was</w:t>
        </w:r>
      </w:ins>
      <w:r w:rsidR="00851793" w:rsidRPr="00636C9B">
        <w:rPr>
          <w:rFonts w:ascii="Times New Roman" w:hAnsi="Times New Roman"/>
          <w:sz w:val="24"/>
          <w:szCs w:val="24"/>
        </w:rPr>
        <w:t xml:space="preserve"> </w:t>
      </w:r>
      <w:del w:id="434" w:author="Parks, Robbie M" w:date="2018-12-05T15:41:00Z">
        <w:r w:rsidR="00851793" w:rsidRPr="00636C9B" w:rsidDel="00F043F7">
          <w:rPr>
            <w:rFonts w:ascii="Times New Roman" w:hAnsi="Times New Roman"/>
            <w:sz w:val="24"/>
            <w:szCs w:val="24"/>
          </w:rPr>
          <w:delText xml:space="preserve">in </w:delText>
        </w:r>
      </w:del>
      <w:ins w:id="435" w:author="Parks, Robbie M" w:date="2018-12-05T15:41:00Z">
        <w:r w:rsidR="00F043F7">
          <w:rPr>
            <w:rFonts w:ascii="Times New Roman" w:hAnsi="Times New Roman"/>
            <w:sz w:val="24"/>
            <w:szCs w:val="24"/>
          </w:rPr>
          <w:t>for</w:t>
        </w:r>
        <w:r w:rsidR="00F043F7" w:rsidRPr="00636C9B">
          <w:rPr>
            <w:rFonts w:ascii="Times New Roman" w:hAnsi="Times New Roman"/>
            <w:sz w:val="24"/>
            <w:szCs w:val="24"/>
          </w:rPr>
          <w:t xml:space="preserve"> </w:t>
        </w:r>
      </w:ins>
      <w:r w:rsidR="00851793" w:rsidRPr="00636C9B">
        <w:rPr>
          <w:rFonts w:ascii="Times New Roman" w:hAnsi="Times New Roman"/>
          <w:sz w:val="24"/>
          <w:szCs w:val="24"/>
        </w:rPr>
        <w:t>transport deaths</w:t>
      </w:r>
      <w:r w:rsidR="004A48F3" w:rsidRPr="00636C9B">
        <w:rPr>
          <w:rFonts w:ascii="Times New Roman" w:hAnsi="Times New Roman"/>
          <w:sz w:val="24"/>
          <w:szCs w:val="24"/>
        </w:rPr>
        <w:t xml:space="preserve">, with </w:t>
      </w:r>
      <w:ins w:id="436" w:author="Parks, Robbie M" w:date="2018-12-05T15:41:00Z">
        <w:r w:rsidR="00C80B19">
          <w:rPr>
            <w:rFonts w:ascii="Times New Roman" w:hAnsi="Times New Roman"/>
            <w:sz w:val="24"/>
            <w:szCs w:val="24"/>
          </w:rPr>
          <w:t xml:space="preserve"> greater than </w:t>
        </w:r>
      </w:ins>
      <w:del w:id="437" w:author="Parks, Robbie M" w:date="2018-12-05T15:41:00Z">
        <w:r w:rsidR="004A48F3" w:rsidRPr="00636C9B" w:rsidDel="00F043F7">
          <w:rPr>
            <w:rFonts w:ascii="Times New Roman" w:hAnsi="Times New Roman"/>
            <w:sz w:val="24"/>
            <w:szCs w:val="24"/>
          </w:rPr>
          <w:delText>~</w:delText>
        </w:r>
      </w:del>
      <w:r w:rsidR="004A48F3" w:rsidRPr="00636C9B">
        <w:rPr>
          <w:rFonts w:ascii="Times New Roman" w:hAnsi="Times New Roman"/>
          <w:sz w:val="24"/>
          <w:szCs w:val="24"/>
        </w:rPr>
        <w:t>50% decline across months</w:t>
      </w:r>
      <w:ins w:id="438" w:author="Parks, Robbie M" w:date="2018-12-05T15:41:00Z">
        <w:r w:rsidR="00C80B19">
          <w:rPr>
            <w:rFonts w:ascii="Times New Roman" w:hAnsi="Times New Roman"/>
            <w:sz w:val="24"/>
            <w:szCs w:val="24"/>
          </w:rPr>
          <w:t xml:space="preserve"> from 1980-2016</w:t>
        </w:r>
        <w:r w:rsidR="00F043F7">
          <w:rPr>
            <w:rFonts w:ascii="Times New Roman" w:hAnsi="Times New Roman"/>
            <w:sz w:val="24"/>
            <w:szCs w:val="24"/>
          </w:rPr>
          <w:t>.</w:t>
        </w:r>
      </w:ins>
    </w:p>
    <w:p w14:paraId="26FCDC2E" w14:textId="77777777" w:rsidR="00F319D5" w:rsidRPr="0068732E" w:rsidDel="000D6DA0" w:rsidRDefault="00F319D5">
      <w:pPr>
        <w:pStyle w:val="ListParagraph"/>
        <w:numPr>
          <w:ilvl w:val="0"/>
          <w:numId w:val="10"/>
        </w:numPr>
        <w:spacing w:line="240" w:lineRule="auto"/>
        <w:jc w:val="both"/>
        <w:rPr>
          <w:ins w:id="439" w:author="Ezzati, Majid" w:date="2018-12-01T01:36:00Z"/>
          <w:del w:id="440" w:author="Parks, Robbie M" w:date="2018-12-05T15:42:00Z"/>
          <w:rFonts w:ascii="Times New Roman" w:hAnsi="Times New Roman"/>
          <w:sz w:val="24"/>
          <w:szCs w:val="24"/>
        </w:rPr>
      </w:pPr>
    </w:p>
    <w:p w14:paraId="1CC8CD9C" w14:textId="07EC9548" w:rsidR="00F319D5" w:rsidRPr="000D6DA0" w:rsidDel="000D6DA0" w:rsidRDefault="00724A04">
      <w:pPr>
        <w:pStyle w:val="ListParagraph"/>
        <w:numPr>
          <w:ilvl w:val="0"/>
          <w:numId w:val="10"/>
        </w:numPr>
        <w:spacing w:line="240" w:lineRule="auto"/>
        <w:jc w:val="both"/>
        <w:rPr>
          <w:ins w:id="441" w:author="Ezzati, Majid" w:date="2018-12-01T01:36:00Z"/>
          <w:del w:id="442" w:author="Parks, Robbie M" w:date="2018-12-05T15:42:00Z"/>
          <w:rFonts w:ascii="Times New Roman" w:hAnsi="Times New Roman"/>
          <w:sz w:val="24"/>
          <w:szCs w:val="24"/>
          <w:rPrChange w:id="443" w:author="Parks, Robbie M" w:date="2018-12-05T15:42:00Z">
            <w:rPr>
              <w:ins w:id="444" w:author="Ezzati, Majid" w:date="2018-12-01T01:36:00Z"/>
              <w:del w:id="445" w:author="Parks, Robbie M" w:date="2018-12-05T15:42:00Z"/>
            </w:rPr>
          </w:rPrChange>
        </w:rPr>
        <w:pPrChange w:id="446" w:author="Ezzati, Majid" w:date="2018-12-01T01:36:00Z">
          <w:pPr>
            <w:spacing w:after="0" w:line="240" w:lineRule="auto"/>
            <w:jc w:val="both"/>
            <w:outlineLvl w:val="0"/>
          </w:pPr>
        </w:pPrChange>
      </w:pPr>
      <w:commentRangeStart w:id="447"/>
      <w:del w:id="448" w:author="Parks, Robbie M" w:date="2018-12-05T15:42:00Z">
        <w:r w:rsidRPr="000D6DA0" w:rsidDel="000D6DA0">
          <w:rPr>
            <w:rFonts w:ascii="Times New Roman" w:hAnsi="Times New Roman"/>
            <w:sz w:val="24"/>
            <w:szCs w:val="24"/>
            <w:rPrChange w:id="449" w:author="Parks, Robbie M" w:date="2018-12-05T15:42:00Z">
              <w:rPr/>
            </w:rPrChange>
          </w:rPr>
          <w:delText xml:space="preserve">Seasonality has </w:delText>
        </w:r>
      </w:del>
      <w:del w:id="450" w:author="Parks, Robbie M" w:date="2018-12-04T10:54:00Z">
        <w:r w:rsidRPr="000D6DA0" w:rsidDel="00F166E7">
          <w:rPr>
            <w:rFonts w:ascii="Times New Roman" w:hAnsi="Times New Roman"/>
            <w:sz w:val="24"/>
            <w:szCs w:val="24"/>
            <w:rPrChange w:id="451" w:author="Parks, Robbie M" w:date="2018-12-05T15:42:00Z">
              <w:rPr/>
            </w:rPrChange>
          </w:rPr>
          <w:delText xml:space="preserve">visually </w:delText>
        </w:r>
      </w:del>
      <w:del w:id="452" w:author="Parks, Robbie M" w:date="2018-12-05T15:42:00Z">
        <w:r w:rsidR="00033DDF" w:rsidRPr="000D6DA0" w:rsidDel="000D6DA0">
          <w:rPr>
            <w:rFonts w:ascii="Times New Roman" w:hAnsi="Times New Roman"/>
            <w:sz w:val="24"/>
            <w:szCs w:val="24"/>
            <w:rPrChange w:id="453" w:author="Parks, Robbie M" w:date="2018-12-05T15:42:00Z">
              <w:rPr/>
            </w:rPrChange>
          </w:rPr>
          <w:delText xml:space="preserve">persisted </w:delText>
        </w:r>
        <w:r w:rsidR="00004B84" w:rsidRPr="000D6DA0" w:rsidDel="000D6DA0">
          <w:rPr>
            <w:rFonts w:ascii="Times New Roman" w:hAnsi="Times New Roman"/>
            <w:sz w:val="24"/>
            <w:szCs w:val="24"/>
            <w:rPrChange w:id="454" w:author="Parks, Robbie M" w:date="2018-12-05T15:42:00Z">
              <w:rPr/>
            </w:rPrChange>
          </w:rPr>
          <w:delText xml:space="preserve">in transport </w:delText>
        </w:r>
        <w:r w:rsidR="00824AE3" w:rsidRPr="000D6DA0" w:rsidDel="000D6DA0">
          <w:rPr>
            <w:rFonts w:ascii="Times New Roman" w:hAnsi="Times New Roman"/>
            <w:sz w:val="24"/>
            <w:szCs w:val="24"/>
            <w:rPrChange w:id="455" w:author="Parks, Robbie M" w:date="2018-12-05T15:42:00Z">
              <w:rPr/>
            </w:rPrChange>
          </w:rPr>
          <w:delText>and drownings deaths</w:delText>
        </w:r>
        <w:r w:rsidR="00645955" w:rsidRPr="000D6DA0" w:rsidDel="000D6DA0">
          <w:rPr>
            <w:rFonts w:ascii="Times New Roman" w:hAnsi="Times New Roman"/>
            <w:sz w:val="24"/>
            <w:szCs w:val="24"/>
            <w:rPrChange w:id="456" w:author="Parks, Robbie M" w:date="2018-12-05T15:42:00Z">
              <w:rPr/>
            </w:rPrChange>
          </w:rPr>
          <w:delText>, backed up by evidence in previous study of intentional and unintentional seasonality persisting throughout 1980-2016</w:delText>
        </w:r>
        <w:r w:rsidR="006542C5" w:rsidRPr="000D6DA0" w:rsidDel="000D6DA0">
          <w:rPr>
            <w:rFonts w:ascii="Times New Roman" w:hAnsi="Times New Roman"/>
            <w:sz w:val="24"/>
            <w:szCs w:val="24"/>
            <w:rPrChange w:id="457" w:author="Parks, Robbie M" w:date="2018-12-05T15:42:00Z">
              <w:rPr/>
            </w:rPrChange>
          </w:rPr>
          <w:delText>.</w:delText>
        </w:r>
        <w:r w:rsidR="006542C5" w:rsidRPr="000D6DA0" w:rsidDel="000D6DA0">
          <w:rPr>
            <w:rFonts w:ascii="Times New Roman" w:hAnsi="Times New Roman"/>
            <w:sz w:val="24"/>
            <w:szCs w:val="24"/>
            <w:rPrChange w:id="458" w:author="Parks, Robbie M" w:date="2018-12-05T15:42:00Z">
              <w:rPr/>
            </w:rPrChange>
          </w:rPr>
          <w:fldChar w:fldCharType="begin" w:fldLock="1"/>
        </w:r>
        <w:r w:rsidR="008C17E4" w:rsidRPr="000D6DA0" w:rsidDel="000D6DA0">
          <w:rPr>
            <w:rFonts w:ascii="Times New Roman" w:hAnsi="Times New Roman"/>
            <w:sz w:val="24"/>
            <w:szCs w:val="24"/>
            <w:rPrChange w:id="459" w:author="Parks, Robbie M" w:date="2018-12-05T15:42:00Z">
              <w:rPr/>
            </w:rPrChange>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6542C5" w:rsidRPr="000D6DA0" w:rsidDel="000D6DA0">
          <w:rPr>
            <w:rFonts w:ascii="Times New Roman" w:hAnsi="Times New Roman"/>
            <w:sz w:val="24"/>
            <w:szCs w:val="24"/>
            <w:rPrChange w:id="460" w:author="Parks, Robbie M" w:date="2018-12-05T15:42:00Z">
              <w:rPr/>
            </w:rPrChange>
          </w:rPr>
          <w:fldChar w:fldCharType="separate"/>
        </w:r>
        <w:r w:rsidR="0035337E" w:rsidRPr="000D6DA0" w:rsidDel="000D6DA0">
          <w:rPr>
            <w:rFonts w:ascii="Times New Roman" w:hAnsi="Times New Roman"/>
            <w:noProof/>
            <w:sz w:val="24"/>
            <w:szCs w:val="24"/>
            <w:vertAlign w:val="superscript"/>
            <w:rPrChange w:id="461" w:author="Parks, Robbie M" w:date="2018-12-05T15:42:00Z">
              <w:rPr>
                <w:noProof/>
                <w:vertAlign w:val="superscript"/>
              </w:rPr>
            </w:rPrChange>
          </w:rPr>
          <w:delText>7</w:delText>
        </w:r>
        <w:r w:rsidR="006542C5" w:rsidRPr="000D6DA0" w:rsidDel="000D6DA0">
          <w:rPr>
            <w:rFonts w:ascii="Times New Roman" w:hAnsi="Times New Roman"/>
            <w:sz w:val="24"/>
            <w:szCs w:val="24"/>
            <w:rPrChange w:id="462" w:author="Parks, Robbie M" w:date="2018-12-05T15:42:00Z">
              <w:rPr/>
            </w:rPrChange>
          </w:rPr>
          <w:fldChar w:fldCharType="end"/>
        </w:r>
        <w:r w:rsidR="00AF22B0" w:rsidRPr="000D6DA0" w:rsidDel="000D6DA0">
          <w:rPr>
            <w:rFonts w:ascii="Times New Roman" w:hAnsi="Times New Roman"/>
            <w:sz w:val="24"/>
            <w:szCs w:val="24"/>
            <w:rPrChange w:id="463" w:author="Parks, Robbie M" w:date="2018-12-05T15:42:00Z">
              <w:rPr/>
            </w:rPrChange>
          </w:rPr>
          <w:delText xml:space="preserve"> Other causes of death do not </w:delText>
        </w:r>
      </w:del>
      <w:del w:id="464" w:author="Parks, Robbie M" w:date="2018-12-05T15:41:00Z">
        <w:r w:rsidR="00AF22B0" w:rsidRPr="000D6DA0" w:rsidDel="000D6DA0">
          <w:rPr>
            <w:rFonts w:ascii="Times New Roman" w:hAnsi="Times New Roman"/>
            <w:sz w:val="24"/>
            <w:szCs w:val="24"/>
            <w:rPrChange w:id="465" w:author="Parks, Robbie M" w:date="2018-12-05T15:42:00Z">
              <w:rPr/>
            </w:rPrChange>
          </w:rPr>
          <w:delText xml:space="preserve">visually </w:delText>
        </w:r>
      </w:del>
      <w:del w:id="466" w:author="Parks, Robbie M" w:date="2018-12-05T15:42:00Z">
        <w:r w:rsidR="00AF22B0" w:rsidRPr="000D6DA0" w:rsidDel="000D6DA0">
          <w:rPr>
            <w:rFonts w:ascii="Times New Roman" w:hAnsi="Times New Roman"/>
            <w:sz w:val="24"/>
            <w:szCs w:val="24"/>
            <w:rPrChange w:id="467" w:author="Parks, Robbie M" w:date="2018-12-05T15:42:00Z">
              <w:rPr/>
            </w:rPrChange>
          </w:rPr>
          <w:delText>have a seasonality.</w:delText>
        </w:r>
        <w:commentRangeEnd w:id="447"/>
        <w:r w:rsidR="00F319D5" w:rsidDel="000D6DA0">
          <w:rPr>
            <w:rStyle w:val="CommentReference"/>
            <w:rFonts w:asciiTheme="minorHAnsi" w:eastAsiaTheme="minorHAnsi" w:hAnsiTheme="minorHAnsi" w:cstheme="minorBidi"/>
          </w:rPr>
          <w:commentReference w:id="447"/>
        </w:r>
      </w:del>
    </w:p>
    <w:p w14:paraId="23A5CF74" w14:textId="77777777" w:rsidR="00F319D5" w:rsidRDefault="00F319D5">
      <w:pPr>
        <w:pStyle w:val="ListParagraph"/>
        <w:numPr>
          <w:ilvl w:val="0"/>
          <w:numId w:val="10"/>
        </w:numPr>
        <w:spacing w:line="240" w:lineRule="auto"/>
        <w:jc w:val="both"/>
        <w:rPr>
          <w:ins w:id="468" w:author="Ezzati, Majid" w:date="2018-12-01T01:36:00Z"/>
        </w:rPr>
        <w:pPrChange w:id="469" w:author="Parks, Robbie M" w:date="2018-12-05T15:42:00Z">
          <w:pPr>
            <w:spacing w:after="0" w:line="240" w:lineRule="auto"/>
            <w:jc w:val="both"/>
            <w:outlineLvl w:val="0"/>
          </w:pPr>
        </w:pPrChange>
      </w:pPr>
    </w:p>
    <w:p w14:paraId="57BC2D77" w14:textId="0C72E8E9" w:rsidR="00797D2E" w:rsidRPr="00636C9B" w:rsidRDefault="00797D2E">
      <w:pPr>
        <w:spacing w:after="0" w:line="240" w:lineRule="auto"/>
        <w:jc w:val="both"/>
        <w:outlineLvl w:val="0"/>
        <w:rPr>
          <w:rFonts w:ascii="Times New Roman" w:hAnsi="Times New Roman"/>
          <w:sz w:val="24"/>
          <w:szCs w:val="24"/>
        </w:rPr>
      </w:pPr>
      <w:r w:rsidRPr="00636C9B">
        <w:rPr>
          <w:rFonts w:ascii="Times New Roman" w:hAnsi="Times New Roman"/>
          <w:i/>
          <w:sz w:val="24"/>
          <w:szCs w:val="24"/>
        </w:rPr>
        <w:t>Figure</w:t>
      </w:r>
      <w:ins w:id="470" w:author="Parks, Robbie M" w:date="2018-12-05T11:53:00Z">
        <w:r w:rsidR="00CD1484">
          <w:rPr>
            <w:rFonts w:ascii="Times New Roman" w:hAnsi="Times New Roman"/>
            <w:i/>
            <w:sz w:val="24"/>
            <w:szCs w:val="24"/>
          </w:rPr>
          <w:t xml:space="preserve"> 2</w:t>
        </w:r>
      </w:ins>
      <w:del w:id="471" w:author="Parks, Robbie M" w:date="2018-12-05T11:53:00Z">
        <w:r w:rsidRPr="00636C9B" w:rsidDel="00CD1484">
          <w:rPr>
            <w:rFonts w:ascii="Times New Roman" w:hAnsi="Times New Roman"/>
            <w:i/>
            <w:sz w:val="24"/>
            <w:szCs w:val="24"/>
          </w:rPr>
          <w:delText xml:space="preserve"> </w:delText>
        </w:r>
        <w:r w:rsidR="00955652" w:rsidRPr="00636C9B" w:rsidDel="00CD1484">
          <w:rPr>
            <w:rFonts w:ascii="Times New Roman" w:hAnsi="Times New Roman"/>
            <w:i/>
            <w:sz w:val="24"/>
            <w:szCs w:val="24"/>
          </w:rPr>
          <w:delText>3</w:delText>
        </w:r>
      </w:del>
    </w:p>
    <w:p w14:paraId="628FA14F" w14:textId="3B7EBE12"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w:t>
      </w:r>
      <w:del w:id="472" w:author="Ezzati, Majid" w:date="2018-12-01T01:39:00Z">
        <w:r w:rsidDel="00F319D5">
          <w:rPr>
            <w:rFonts w:ascii="Times New Roman" w:hAnsi="Times New Roman"/>
            <w:sz w:val="24"/>
            <w:szCs w:val="24"/>
          </w:rPr>
          <w:delText xml:space="preserve">key </w:delText>
        </w:r>
      </w:del>
      <w:ins w:id="473" w:author="Ezzati, Majid" w:date="2018-12-01T01:39:00Z">
        <w:del w:id="474" w:author="Parks, Robbie M" w:date="2018-12-05T15:49:00Z">
          <w:r w:rsidR="00F319D5" w:rsidDel="00841792">
            <w:rPr>
              <w:rFonts w:ascii="Times New Roman" w:hAnsi="Times New Roman"/>
              <w:sz w:val="24"/>
              <w:szCs w:val="24"/>
            </w:rPr>
            <w:delText>noticeable</w:delText>
          </w:r>
        </w:del>
      </w:ins>
      <w:ins w:id="475" w:author="Parks, Robbie M" w:date="2018-12-05T15:49:00Z">
        <w:r w:rsidR="00841792">
          <w:rPr>
            <w:rFonts w:ascii="Times New Roman" w:hAnsi="Times New Roman"/>
            <w:sz w:val="24"/>
            <w:szCs w:val="24"/>
          </w:rPr>
          <w:t>distinct</w:t>
        </w:r>
      </w:ins>
      <w:ins w:id="476" w:author="Ezzati, Majid" w:date="2018-12-01T01:39:00Z">
        <w:r w:rsidR="00F319D5">
          <w:rPr>
            <w:rFonts w:ascii="Times New Roman" w:hAnsi="Times New Roman"/>
            <w:sz w:val="24"/>
            <w:szCs w:val="24"/>
          </w:rPr>
          <w:t xml:space="preserve"> </w:t>
        </w:r>
      </w:ins>
      <w:r>
        <w:rPr>
          <w:rFonts w:ascii="Times New Roman" w:hAnsi="Times New Roman"/>
          <w:sz w:val="24"/>
          <w:szCs w:val="24"/>
        </w:rPr>
        <w:t xml:space="preserve">patterns in distribution of </w:t>
      </w:r>
      <w:ins w:id="477" w:author="Ezzati, Majid" w:date="2018-12-01T01:39:00Z">
        <w:r w:rsidR="00F319D5">
          <w:rPr>
            <w:rFonts w:ascii="Times New Roman" w:hAnsi="Times New Roman"/>
            <w:sz w:val="24"/>
            <w:szCs w:val="24"/>
          </w:rPr>
          <w:t xml:space="preserve">injury </w:t>
        </w:r>
      </w:ins>
      <w:r>
        <w:rPr>
          <w:rFonts w:ascii="Times New Roman" w:hAnsi="Times New Roman"/>
          <w:sz w:val="24"/>
          <w:szCs w:val="24"/>
        </w:rPr>
        <w:t>deaths</w:t>
      </w:r>
      <w:ins w:id="478" w:author="Parks, Robbie M" w:date="2018-12-05T16:36:00Z">
        <w:r w:rsidR="008C18AB">
          <w:rPr>
            <w:rFonts w:ascii="Times New Roman" w:hAnsi="Times New Roman"/>
            <w:sz w:val="24"/>
            <w:szCs w:val="24"/>
          </w:rPr>
          <w:t xml:space="preserve"> </w:t>
        </w:r>
      </w:ins>
      <w:r w:rsidR="00FE3811">
        <w:rPr>
          <w:rFonts w:ascii="Times New Roman" w:hAnsi="Times New Roman"/>
          <w:sz w:val="24"/>
          <w:szCs w:val="24"/>
        </w:rPr>
        <w:t xml:space="preserve">by age group and sex </w:t>
      </w:r>
      <w:ins w:id="479" w:author="Parks, Robbie M" w:date="2018-12-05T16:36:00Z">
        <w:r w:rsidR="008C18AB">
          <w:rPr>
            <w:rFonts w:ascii="Times New Roman" w:hAnsi="Times New Roman"/>
            <w:sz w:val="24"/>
            <w:szCs w:val="24"/>
          </w:rPr>
          <w:t>(Figure 2)</w:t>
        </w:r>
      </w:ins>
      <w:ins w:id="480" w:author="Parks, Robbie M" w:date="2018-12-05T15:49:00Z">
        <w:r w:rsidR="006455D3">
          <w:rPr>
            <w:rFonts w:ascii="Times New Roman" w:hAnsi="Times New Roman"/>
            <w:sz w:val="24"/>
            <w:szCs w:val="24"/>
          </w:rPr>
          <w:t>.</w:t>
        </w:r>
      </w:ins>
      <w:del w:id="481" w:author="Ezzati, Majid" w:date="2018-12-01T01:39:00Z">
        <w:r w:rsidDel="00F319D5">
          <w:rPr>
            <w:rFonts w:ascii="Times New Roman" w:hAnsi="Times New Roman"/>
            <w:sz w:val="24"/>
            <w:szCs w:val="24"/>
          </w:rPr>
          <w:delText xml:space="preserve"> among </w:delText>
        </w:r>
        <w:r w:rsidR="00C75807" w:rsidDel="00F319D5">
          <w:rPr>
            <w:rFonts w:ascii="Times New Roman" w:hAnsi="Times New Roman"/>
            <w:sz w:val="24"/>
            <w:szCs w:val="24"/>
          </w:rPr>
          <w:delText xml:space="preserve">types of </w:delText>
        </w:r>
        <w:r w:rsidDel="00F319D5">
          <w:rPr>
            <w:rFonts w:ascii="Times New Roman" w:hAnsi="Times New Roman"/>
            <w:sz w:val="24"/>
            <w:szCs w:val="24"/>
          </w:rPr>
          <w:delText>injury</w:delText>
        </w:r>
      </w:del>
      <w:r>
        <w:rPr>
          <w:rFonts w:ascii="Times New Roman" w:hAnsi="Times New Roman"/>
          <w:sz w:val="24"/>
          <w:szCs w:val="24"/>
        </w:rPr>
        <w:t xml:space="preserve"> </w:t>
      </w:r>
    </w:p>
    <w:p w14:paraId="06643ECB" w14:textId="6E3CC74A" w:rsidR="00EE54EA" w:rsidRDefault="0011649A" w:rsidP="00843ACB">
      <w:pPr>
        <w:pStyle w:val="ListParagraph"/>
        <w:numPr>
          <w:ilvl w:val="0"/>
          <w:numId w:val="10"/>
        </w:numPr>
        <w:spacing w:line="240" w:lineRule="auto"/>
        <w:jc w:val="both"/>
        <w:rPr>
          <w:ins w:id="482" w:author="Parks, Robbie M" w:date="2018-12-05T15:55:00Z"/>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ins w:id="483" w:author="Parks, Robbie M" w:date="2018-12-05T15:59:00Z">
        <w:r w:rsidR="00A81E2A">
          <w:rPr>
            <w:rFonts w:ascii="Times New Roman" w:hAnsi="Times New Roman"/>
            <w:sz w:val="24"/>
            <w:szCs w:val="24"/>
          </w:rPr>
          <w:t xml:space="preserve">(i.e., from assault and intentional self-harm) </w:t>
        </w:r>
      </w:ins>
      <w:del w:id="484" w:author="Parks, Robbie M" w:date="2018-12-05T15:53:00Z">
        <w:r w:rsidRPr="00636C9B" w:rsidDel="00DE1D37">
          <w:rPr>
            <w:rFonts w:ascii="Times New Roman" w:hAnsi="Times New Roman"/>
            <w:sz w:val="24"/>
            <w:szCs w:val="24"/>
          </w:rPr>
          <w:delText>the majority (over 50%)</w:delText>
        </w:r>
      </w:del>
      <w:ins w:id="485" w:author="Parks, Robbie M" w:date="2018-12-05T15:53:00Z">
        <w:r w:rsidR="00DE1D37">
          <w:rPr>
            <w:rFonts w:ascii="Times New Roman" w:hAnsi="Times New Roman"/>
            <w:sz w:val="24"/>
            <w:szCs w:val="24"/>
          </w:rPr>
          <w:t xml:space="preserve">make up </w:t>
        </w:r>
      </w:ins>
      <w:ins w:id="486" w:author="Parks, Robbie M" w:date="2018-12-05T16:02:00Z">
        <w:r w:rsidR="00193968">
          <w:rPr>
            <w:rFonts w:ascii="Times New Roman" w:hAnsi="Times New Roman"/>
            <w:sz w:val="24"/>
            <w:szCs w:val="24"/>
          </w:rPr>
          <w:t>most</w:t>
        </w:r>
      </w:ins>
      <w:ins w:id="487" w:author="Parks, Robbie M" w:date="2018-12-05T15:53:00Z">
        <w:r w:rsidR="00DE1D37">
          <w:rPr>
            <w:rFonts w:ascii="Times New Roman" w:hAnsi="Times New Roman"/>
            <w:sz w:val="24"/>
            <w:szCs w:val="24"/>
          </w:rPr>
          <w:t xml:space="preserve"> deaths</w:t>
        </w:r>
      </w:ins>
      <w:r w:rsidRPr="00636C9B">
        <w:rPr>
          <w:rFonts w:ascii="Times New Roman" w:hAnsi="Times New Roman"/>
          <w:sz w:val="24"/>
          <w:szCs w:val="24"/>
        </w:rPr>
        <w:t xml:space="preserve"> in </w:t>
      </w:r>
      <w:del w:id="488" w:author="Parks, Robbie M" w:date="2018-12-05T15:55:00Z">
        <w:r w:rsidR="00F55BE3" w:rsidDel="008118D5">
          <w:rPr>
            <w:rFonts w:ascii="Times New Roman" w:hAnsi="Times New Roman"/>
            <w:sz w:val="24"/>
            <w:szCs w:val="24"/>
          </w:rPr>
          <w:delText>2</w:delText>
        </w:r>
        <w:r w:rsidR="00E974B1" w:rsidRPr="00636C9B" w:rsidDel="008118D5">
          <w:rPr>
            <w:rFonts w:ascii="Times New Roman" w:hAnsi="Times New Roman"/>
            <w:sz w:val="24"/>
            <w:szCs w:val="24"/>
          </w:rPr>
          <w:delText xml:space="preserve">5 to </w:delText>
        </w:r>
        <w:r w:rsidR="008D33C0" w:rsidDel="008118D5">
          <w:rPr>
            <w:rFonts w:ascii="Times New Roman" w:hAnsi="Times New Roman"/>
            <w:sz w:val="24"/>
            <w:szCs w:val="24"/>
          </w:rPr>
          <w:delText>5</w:delText>
        </w:r>
        <w:r w:rsidRPr="00636C9B" w:rsidDel="008118D5">
          <w:rPr>
            <w:rFonts w:ascii="Times New Roman" w:hAnsi="Times New Roman"/>
            <w:sz w:val="24"/>
            <w:szCs w:val="24"/>
          </w:rPr>
          <w:delText>4</w:delText>
        </w:r>
        <w:r w:rsidR="00CC6E2B" w:rsidDel="008118D5">
          <w:rPr>
            <w:rFonts w:ascii="Times New Roman" w:hAnsi="Times New Roman"/>
            <w:sz w:val="24"/>
            <w:szCs w:val="24"/>
          </w:rPr>
          <w:delText>-</w:delText>
        </w:r>
        <w:r w:rsidRPr="00636C9B" w:rsidDel="008118D5">
          <w:rPr>
            <w:rFonts w:ascii="Times New Roman" w:hAnsi="Times New Roman"/>
            <w:sz w:val="24"/>
            <w:szCs w:val="24"/>
          </w:rPr>
          <w:delText>year-old</w:delText>
        </w:r>
      </w:del>
      <w:ins w:id="489" w:author="Parks, Robbie M" w:date="2018-12-05T15:55:00Z">
        <w:r w:rsidR="008118D5">
          <w:rPr>
            <w:rFonts w:ascii="Times New Roman" w:hAnsi="Times New Roman"/>
            <w:sz w:val="24"/>
            <w:szCs w:val="24"/>
          </w:rPr>
          <w:t>young to middle-aged</w:t>
        </w:r>
      </w:ins>
      <w:r w:rsidR="00E974B1" w:rsidRPr="00636C9B">
        <w:rPr>
          <w:rFonts w:ascii="Times New Roman" w:hAnsi="Times New Roman"/>
          <w:sz w:val="24"/>
          <w:szCs w:val="24"/>
        </w:rPr>
        <w:t xml:space="preserve"> </w:t>
      </w:r>
      <w:del w:id="490" w:author="Parks, Robbie M" w:date="2018-12-05T15:55:00Z">
        <w:r w:rsidR="00E974B1" w:rsidRPr="00636C9B" w:rsidDel="008118D5">
          <w:rPr>
            <w:rFonts w:ascii="Times New Roman" w:hAnsi="Times New Roman"/>
            <w:sz w:val="24"/>
            <w:szCs w:val="24"/>
          </w:rPr>
          <w:delText xml:space="preserve">males </w:delText>
        </w:r>
      </w:del>
      <w:ins w:id="491" w:author="Parks, Robbie M" w:date="2018-12-05T15:55:00Z">
        <w:r w:rsidR="008118D5">
          <w:rPr>
            <w:rFonts w:ascii="Times New Roman" w:hAnsi="Times New Roman"/>
            <w:sz w:val="24"/>
            <w:szCs w:val="24"/>
          </w:rPr>
          <w:t>men</w:t>
        </w:r>
        <w:r w:rsidR="008118D5" w:rsidRPr="00636C9B">
          <w:rPr>
            <w:rFonts w:ascii="Times New Roman" w:hAnsi="Times New Roman"/>
            <w:sz w:val="24"/>
            <w:szCs w:val="24"/>
          </w:rPr>
          <w:t xml:space="preserve"> </w:t>
        </w:r>
      </w:ins>
      <w:r w:rsidR="008D33C0">
        <w:rPr>
          <w:rFonts w:ascii="Times New Roman" w:hAnsi="Times New Roman"/>
          <w:sz w:val="24"/>
          <w:szCs w:val="24"/>
        </w:rPr>
        <w:t xml:space="preserve">and </w:t>
      </w:r>
      <w:del w:id="492" w:author="Parks, Robbie M" w:date="2018-12-05T15:55:00Z">
        <w:r w:rsidRPr="00636C9B" w:rsidDel="00327B75">
          <w:rPr>
            <w:rFonts w:ascii="Times New Roman" w:hAnsi="Times New Roman"/>
            <w:sz w:val="24"/>
            <w:szCs w:val="24"/>
          </w:rPr>
          <w:delText>female</w:delText>
        </w:r>
        <w:r w:rsidR="008D33C0" w:rsidDel="00327B75">
          <w:rPr>
            <w:rFonts w:ascii="Times New Roman" w:hAnsi="Times New Roman"/>
            <w:sz w:val="24"/>
            <w:szCs w:val="24"/>
          </w:rPr>
          <w:delText>s</w:delText>
        </w:r>
      </w:del>
      <w:ins w:id="493" w:author="Parks, Robbie M" w:date="2018-12-05T15:55:00Z">
        <w:r w:rsidR="00327B75">
          <w:rPr>
            <w:rFonts w:ascii="Times New Roman" w:hAnsi="Times New Roman"/>
            <w:sz w:val="24"/>
            <w:szCs w:val="24"/>
          </w:rPr>
          <w:t>women</w:t>
        </w:r>
      </w:ins>
      <w:ins w:id="494" w:author="Parks, Robbie M" w:date="2018-12-05T15:53:00Z">
        <w:r w:rsidR="00DE1D37">
          <w:rPr>
            <w:rFonts w:ascii="Times New Roman" w:hAnsi="Times New Roman"/>
            <w:sz w:val="24"/>
            <w:szCs w:val="24"/>
          </w:rPr>
          <w:t>,</w:t>
        </w:r>
      </w:ins>
    </w:p>
    <w:p w14:paraId="43C9851C" w14:textId="57F60D59" w:rsidR="004F7B5D" w:rsidDel="00416CBF" w:rsidRDefault="0008612A" w:rsidP="00416CBF">
      <w:pPr>
        <w:pStyle w:val="ListParagraph"/>
        <w:numPr>
          <w:ilvl w:val="0"/>
          <w:numId w:val="10"/>
        </w:numPr>
        <w:spacing w:line="240" w:lineRule="auto"/>
        <w:jc w:val="both"/>
        <w:rPr>
          <w:del w:id="495" w:author="Parks, Robbie M" w:date="2018-12-05T15:59:00Z"/>
          <w:rFonts w:ascii="Times New Roman" w:hAnsi="Times New Roman"/>
          <w:sz w:val="24"/>
          <w:szCs w:val="24"/>
        </w:rPr>
      </w:pPr>
      <w:del w:id="496" w:author="Parks, Robbie M" w:date="2018-12-05T15:53:00Z">
        <w:r w:rsidDel="00DE1D37">
          <w:rPr>
            <w:rFonts w:ascii="Times New Roman" w:hAnsi="Times New Roman"/>
            <w:sz w:val="24"/>
            <w:szCs w:val="24"/>
          </w:rPr>
          <w:delText xml:space="preserve"> (as well as </w:delText>
        </w:r>
        <w:r w:rsidR="00673416" w:rsidDel="00DE1D37">
          <w:rPr>
            <w:rFonts w:ascii="Times New Roman" w:hAnsi="Times New Roman"/>
            <w:sz w:val="24"/>
            <w:szCs w:val="24"/>
          </w:rPr>
          <w:delText>55-74-year-old males)</w:delText>
        </w:r>
        <w:r w:rsidR="001121F5" w:rsidDel="00DE1D37">
          <w:rPr>
            <w:rFonts w:ascii="Times New Roman" w:hAnsi="Times New Roman"/>
            <w:sz w:val="24"/>
            <w:szCs w:val="24"/>
          </w:rPr>
          <w:delText xml:space="preserve">, </w:delText>
        </w:r>
      </w:del>
      <w:del w:id="497" w:author="Parks, Robbie M" w:date="2018-12-05T15:56:00Z">
        <w:r w:rsidR="001121F5" w:rsidDel="00EE54EA">
          <w:rPr>
            <w:rFonts w:ascii="Times New Roman" w:hAnsi="Times New Roman"/>
            <w:sz w:val="24"/>
            <w:szCs w:val="24"/>
          </w:rPr>
          <w:delText xml:space="preserve">with </w:delText>
        </w:r>
      </w:del>
      <w:ins w:id="498" w:author="Parks, Robbie M" w:date="2018-12-05T15:56:00Z">
        <w:r w:rsidR="00EE54EA">
          <w:rPr>
            <w:rFonts w:ascii="Times New Roman" w:hAnsi="Times New Roman"/>
            <w:sz w:val="24"/>
            <w:szCs w:val="24"/>
          </w:rPr>
          <w:t>I</w:t>
        </w:r>
      </w:ins>
      <w:del w:id="499" w:author="Parks, Robbie M" w:date="2018-12-05T15:56:00Z">
        <w:r w:rsidR="001121F5" w:rsidDel="00EE54EA">
          <w:rPr>
            <w:rFonts w:ascii="Times New Roman" w:hAnsi="Times New Roman"/>
            <w:sz w:val="24"/>
            <w:szCs w:val="24"/>
          </w:rPr>
          <w:delText>i</w:delText>
        </w:r>
      </w:del>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w:t>
      </w:r>
      <w:del w:id="500" w:author="Parks, Robbie M" w:date="2018-12-05T16:02:00Z">
        <w:r w:rsidR="002001DE" w:rsidDel="00193968">
          <w:rPr>
            <w:rFonts w:ascii="Times New Roman" w:hAnsi="Times New Roman"/>
            <w:sz w:val="24"/>
            <w:szCs w:val="24"/>
          </w:rPr>
          <w:delText xml:space="preserve"> </w:delText>
        </w:r>
      </w:del>
      <w:del w:id="501" w:author="Parks, Robbie M" w:date="2018-12-05T15:53:00Z">
        <w:r w:rsidR="002001DE" w:rsidDel="00DE1D37">
          <w:rPr>
            <w:rFonts w:ascii="Times New Roman" w:hAnsi="Times New Roman"/>
            <w:sz w:val="24"/>
            <w:szCs w:val="24"/>
          </w:rPr>
          <w:delText>4</w:delText>
        </w:r>
        <w:r w:rsidR="00A42B03" w:rsidDel="00DE1D37">
          <w:rPr>
            <w:rFonts w:ascii="Times New Roman" w:hAnsi="Times New Roman"/>
            <w:sz w:val="24"/>
            <w:szCs w:val="24"/>
          </w:rPr>
          <w:delText>5-7</w:delText>
        </w:r>
        <w:r w:rsidR="001121F5" w:rsidRPr="00636C9B" w:rsidDel="00DE1D37">
          <w:rPr>
            <w:rFonts w:ascii="Times New Roman" w:hAnsi="Times New Roman"/>
            <w:sz w:val="24"/>
            <w:szCs w:val="24"/>
          </w:rPr>
          <w:delText xml:space="preserve">4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males and </w:delText>
        </w:r>
        <w:r w:rsidR="00A42B03" w:rsidDel="00DE1D37">
          <w:rPr>
            <w:rFonts w:ascii="Times New Roman" w:hAnsi="Times New Roman"/>
            <w:sz w:val="24"/>
            <w:szCs w:val="24"/>
          </w:rPr>
          <w:delText>45-54</w:delText>
        </w:r>
        <w:r w:rsidR="001121F5" w:rsidRPr="00636C9B" w:rsidDel="00DE1D37">
          <w:rPr>
            <w:rFonts w:ascii="Times New Roman" w:hAnsi="Times New Roman"/>
            <w:sz w:val="24"/>
            <w:szCs w:val="24"/>
          </w:rPr>
          <w:delText xml:space="preserve">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females</w:delText>
        </w:r>
      </w:del>
      <w:ins w:id="502" w:author="Parks, Robbie M" w:date="2018-12-05T15:56:00Z">
        <w:r w:rsidR="00D173B7">
          <w:rPr>
            <w:rFonts w:ascii="Times New Roman" w:hAnsi="Times New Roman"/>
            <w:sz w:val="24"/>
            <w:szCs w:val="24"/>
          </w:rPr>
          <w:t xml:space="preserve"> middle-aged </w:t>
        </w:r>
      </w:ins>
      <w:ins w:id="503" w:author="Parks, Robbie M" w:date="2018-12-05T15:53:00Z">
        <w:r w:rsidR="00DE1D37">
          <w:rPr>
            <w:rFonts w:ascii="Times New Roman" w:hAnsi="Times New Roman"/>
            <w:sz w:val="24"/>
            <w:szCs w:val="24"/>
          </w:rPr>
          <w:t>groups</w:t>
        </w:r>
      </w:ins>
      <w:ins w:id="504" w:author="Parks, Robbie M" w:date="2018-12-05T15:56:00Z">
        <w:r w:rsidR="00D173B7">
          <w:rPr>
            <w:rFonts w:ascii="Times New Roman" w:hAnsi="Times New Roman"/>
            <w:sz w:val="24"/>
            <w:szCs w:val="24"/>
          </w:rPr>
          <w:t xml:space="preserve"> for both men and women</w:t>
        </w:r>
      </w:ins>
      <w:ins w:id="505" w:author="Parks, Robbie M" w:date="2018-12-05T15:53:00Z">
        <w:r w:rsidR="00416CBF">
          <w:rPr>
            <w:rFonts w:ascii="Times New Roman" w:hAnsi="Times New Roman"/>
            <w:sz w:val="24"/>
            <w:szCs w:val="24"/>
          </w:rPr>
          <w:t xml:space="preserve">, </w:t>
        </w:r>
      </w:ins>
    </w:p>
    <w:p w14:paraId="36CEF721" w14:textId="77777777" w:rsidR="00416CBF" w:rsidRDefault="00416CBF" w:rsidP="00A81E2A">
      <w:pPr>
        <w:pStyle w:val="ListParagraph"/>
        <w:numPr>
          <w:ilvl w:val="0"/>
          <w:numId w:val="10"/>
        </w:numPr>
        <w:spacing w:line="240" w:lineRule="auto"/>
        <w:jc w:val="both"/>
        <w:rPr>
          <w:ins w:id="506" w:author="Parks, Robbie M" w:date="2018-12-05T16:03:00Z"/>
          <w:rFonts w:ascii="Times New Roman" w:hAnsi="Times New Roman"/>
          <w:sz w:val="24"/>
          <w:szCs w:val="24"/>
        </w:rPr>
      </w:pPr>
    </w:p>
    <w:p w14:paraId="4E18095F" w14:textId="02FEC470" w:rsidR="00A12752" w:rsidRPr="00416CBF" w:rsidRDefault="00A81E2A" w:rsidP="00416CBF">
      <w:pPr>
        <w:pStyle w:val="ListParagraph"/>
        <w:numPr>
          <w:ilvl w:val="0"/>
          <w:numId w:val="10"/>
        </w:numPr>
        <w:spacing w:line="240" w:lineRule="auto"/>
        <w:jc w:val="both"/>
        <w:rPr>
          <w:rFonts w:ascii="Times New Roman" w:hAnsi="Times New Roman"/>
          <w:sz w:val="24"/>
          <w:szCs w:val="24"/>
        </w:rPr>
      </w:pPr>
      <w:ins w:id="507" w:author="Parks, Robbie M" w:date="2018-12-05T15:59:00Z">
        <w:r w:rsidRPr="00416CBF">
          <w:rPr>
            <w:rFonts w:ascii="Times New Roman" w:hAnsi="Times New Roman"/>
            <w:sz w:val="24"/>
            <w:szCs w:val="24"/>
          </w:rPr>
          <w:t>with t</w:t>
        </w:r>
      </w:ins>
      <w:del w:id="508" w:author="Parks, Robbie M" w:date="2018-12-05T15:59:00Z">
        <w:r w:rsidR="00A12752" w:rsidRPr="00416CBF" w:rsidDel="00A81E2A">
          <w:rPr>
            <w:rFonts w:ascii="Times New Roman" w:hAnsi="Times New Roman"/>
            <w:sz w:val="24"/>
            <w:szCs w:val="24"/>
          </w:rPr>
          <w:delText>T</w:delText>
        </w:r>
      </w:del>
      <w:r w:rsidR="00A12752" w:rsidRPr="00416CBF">
        <w:rPr>
          <w:rFonts w:ascii="Times New Roman" w:hAnsi="Times New Roman"/>
          <w:sz w:val="24"/>
          <w:szCs w:val="24"/>
        </w:rPr>
        <w:t xml:space="preserve">ransport deaths largest single cause in </w:t>
      </w:r>
      <w:del w:id="509" w:author="Parks, Robbie M" w:date="2018-12-05T16:03:00Z">
        <w:r w:rsidR="00E82FE9" w:rsidRPr="00416CBF" w:rsidDel="00416CBF">
          <w:rPr>
            <w:rFonts w:ascii="Times New Roman" w:hAnsi="Times New Roman"/>
            <w:sz w:val="24"/>
            <w:szCs w:val="24"/>
          </w:rPr>
          <w:delText>0</w:delText>
        </w:r>
        <w:r w:rsidR="00A12752" w:rsidRPr="00416CBF" w:rsidDel="00416CBF">
          <w:rPr>
            <w:rFonts w:ascii="Times New Roman" w:hAnsi="Times New Roman"/>
            <w:sz w:val="24"/>
            <w:szCs w:val="24"/>
          </w:rPr>
          <w:delText>-</w:delText>
        </w:r>
        <w:r w:rsidR="00E82FE9" w:rsidRPr="00416CBF" w:rsidDel="00416CBF">
          <w:rPr>
            <w:rFonts w:ascii="Times New Roman" w:hAnsi="Times New Roman"/>
            <w:sz w:val="24"/>
            <w:szCs w:val="24"/>
          </w:rPr>
          <w:delText xml:space="preserve">44 </w:delText>
        </w:r>
        <w:r w:rsidR="001A3A57" w:rsidRPr="00416CBF" w:rsidDel="00416CBF">
          <w:rPr>
            <w:rFonts w:ascii="Times New Roman" w:hAnsi="Times New Roman"/>
            <w:sz w:val="24"/>
            <w:szCs w:val="24"/>
          </w:rPr>
          <w:delText>years in</w:delText>
        </w:r>
      </w:del>
      <w:ins w:id="510" w:author="Parks, Robbie M" w:date="2018-12-05T16:03:00Z">
        <w:r w:rsidR="00416CBF">
          <w:rPr>
            <w:rFonts w:ascii="Times New Roman" w:hAnsi="Times New Roman"/>
            <w:sz w:val="24"/>
            <w:szCs w:val="24"/>
          </w:rPr>
          <w:t>younger</w:t>
        </w:r>
      </w:ins>
      <w:r w:rsidR="00A12752" w:rsidRPr="00416CBF">
        <w:rPr>
          <w:rFonts w:ascii="Times New Roman" w:hAnsi="Times New Roman"/>
          <w:sz w:val="24"/>
          <w:szCs w:val="24"/>
        </w:rPr>
        <w:t xml:space="preserve"> males and </w:t>
      </w:r>
      <w:del w:id="511" w:author="Parks, Robbie M" w:date="2018-12-05T15:57:00Z">
        <w:r w:rsidR="002C4C73" w:rsidRPr="00416CBF" w:rsidDel="001F327F">
          <w:rPr>
            <w:rFonts w:ascii="Times New Roman" w:hAnsi="Times New Roman"/>
            <w:sz w:val="24"/>
            <w:szCs w:val="24"/>
          </w:rPr>
          <w:delText>0-44 and 55-74 years in</w:delText>
        </w:r>
      </w:del>
      <w:ins w:id="512" w:author="Parks, Robbie M" w:date="2018-12-05T15:57:00Z">
        <w:r w:rsidR="001F327F" w:rsidRPr="00416CBF">
          <w:rPr>
            <w:rFonts w:ascii="Times New Roman" w:hAnsi="Times New Roman"/>
            <w:sz w:val="24"/>
            <w:szCs w:val="24"/>
          </w:rPr>
          <w:t>f</w:t>
        </w:r>
      </w:ins>
      <w:del w:id="513" w:author="Parks, Robbie M" w:date="2018-12-05T15:57:00Z">
        <w:r w:rsidR="002C4C73" w:rsidRPr="00416CBF" w:rsidDel="001F327F">
          <w:rPr>
            <w:rFonts w:ascii="Times New Roman" w:hAnsi="Times New Roman"/>
            <w:sz w:val="24"/>
            <w:szCs w:val="24"/>
          </w:rPr>
          <w:delText xml:space="preserve"> </w:delText>
        </w:r>
        <w:r w:rsidR="00A12752" w:rsidRPr="00416CBF" w:rsidDel="001F327F">
          <w:rPr>
            <w:rFonts w:ascii="Times New Roman" w:hAnsi="Times New Roman"/>
            <w:sz w:val="24"/>
            <w:szCs w:val="24"/>
          </w:rPr>
          <w:delText>f</w:delText>
        </w:r>
      </w:del>
      <w:r w:rsidR="00A12752" w:rsidRPr="00416CBF">
        <w:rPr>
          <w:rFonts w:ascii="Times New Roman" w:hAnsi="Times New Roman"/>
          <w:sz w:val="24"/>
          <w:szCs w:val="24"/>
        </w:rPr>
        <w:t>emales</w:t>
      </w:r>
      <w:ins w:id="514" w:author="Parks, Robbie M" w:date="2018-12-05T16:03:00Z">
        <w:r w:rsidR="00416CBF">
          <w:rPr>
            <w:rFonts w:ascii="Times New Roman" w:hAnsi="Times New Roman"/>
            <w:sz w:val="24"/>
            <w:szCs w:val="24"/>
          </w:rPr>
          <w:t xml:space="preserve"> and</w:t>
        </w:r>
      </w:ins>
    </w:p>
    <w:p w14:paraId="36901C36" w14:textId="6C9AC8ED" w:rsidR="006C7C0B" w:rsidRDefault="00416CBF" w:rsidP="00843ACB">
      <w:pPr>
        <w:pStyle w:val="ListParagraph"/>
        <w:numPr>
          <w:ilvl w:val="0"/>
          <w:numId w:val="10"/>
        </w:numPr>
        <w:spacing w:line="240" w:lineRule="auto"/>
        <w:jc w:val="both"/>
        <w:rPr>
          <w:ins w:id="515" w:author="Parks, Robbie M" w:date="2018-12-05T15:58:00Z"/>
          <w:rFonts w:ascii="Times New Roman" w:hAnsi="Times New Roman"/>
          <w:sz w:val="24"/>
          <w:szCs w:val="24"/>
        </w:rPr>
      </w:pPr>
      <w:ins w:id="516" w:author="Parks, Robbie M" w:date="2018-12-05T16:03:00Z">
        <w:r>
          <w:rPr>
            <w:rFonts w:ascii="Times New Roman" w:hAnsi="Times New Roman"/>
            <w:sz w:val="24"/>
            <w:szCs w:val="24"/>
          </w:rPr>
          <w:t>d</w:t>
        </w:r>
      </w:ins>
      <w:del w:id="517" w:author="Parks, Robbie M" w:date="2018-12-05T16:03:00Z">
        <w:r w:rsidR="00F701B5" w:rsidDel="00416CBF">
          <w:rPr>
            <w:rFonts w:ascii="Times New Roman" w:hAnsi="Times New Roman"/>
            <w:sz w:val="24"/>
            <w:szCs w:val="24"/>
          </w:rPr>
          <w:delText>D</w:delText>
        </w:r>
      </w:del>
      <w:r w:rsidR="00F701B5">
        <w:rPr>
          <w:rFonts w:ascii="Times New Roman" w:hAnsi="Times New Roman"/>
          <w:sz w:val="24"/>
          <w:szCs w:val="24"/>
        </w:rPr>
        <w:t>e</w:t>
      </w:r>
      <w:r w:rsidR="006C7C0B" w:rsidRPr="00636C9B">
        <w:rPr>
          <w:rFonts w:ascii="Times New Roman" w:hAnsi="Times New Roman"/>
          <w:sz w:val="24"/>
          <w:szCs w:val="24"/>
        </w:rPr>
        <w:t>aths from falls</w:t>
      </w:r>
      <w:r w:rsidR="00F701B5">
        <w:rPr>
          <w:rFonts w:ascii="Times New Roman" w:hAnsi="Times New Roman"/>
          <w:sz w:val="24"/>
          <w:szCs w:val="24"/>
        </w:rPr>
        <w:t xml:space="preserve"> </w:t>
      </w:r>
      <w:r w:rsidR="00F701B5" w:rsidRPr="00636C9B">
        <w:rPr>
          <w:rFonts w:ascii="Times New Roman" w:hAnsi="Times New Roman"/>
          <w:sz w:val="24"/>
          <w:szCs w:val="24"/>
        </w:rPr>
        <w:t xml:space="preserve">largest single cause in </w:t>
      </w:r>
      <w:del w:id="518" w:author="Parks, Robbie M" w:date="2018-12-05T16:03:00Z">
        <w:r w:rsidR="00F701B5" w:rsidDel="00416CBF">
          <w:rPr>
            <w:rFonts w:ascii="Times New Roman" w:hAnsi="Times New Roman"/>
            <w:sz w:val="24"/>
            <w:szCs w:val="24"/>
          </w:rPr>
          <w:delText>75+</w:delText>
        </w:r>
        <w:r w:rsidR="00F701B5" w:rsidRPr="00636C9B" w:rsidDel="00416CBF">
          <w:rPr>
            <w:rFonts w:ascii="Times New Roman" w:hAnsi="Times New Roman"/>
            <w:sz w:val="24"/>
            <w:szCs w:val="24"/>
          </w:rPr>
          <w:delText xml:space="preserve"> </w:delText>
        </w:r>
        <w:r w:rsidR="00F701B5" w:rsidDel="00416CBF">
          <w:rPr>
            <w:rFonts w:ascii="Times New Roman" w:hAnsi="Times New Roman"/>
            <w:sz w:val="24"/>
            <w:szCs w:val="24"/>
          </w:rPr>
          <w:delText>years in</w:delText>
        </w:r>
        <w:r w:rsidR="00F701B5" w:rsidRPr="00636C9B" w:rsidDel="00416CBF">
          <w:rPr>
            <w:rFonts w:ascii="Times New Roman" w:hAnsi="Times New Roman"/>
            <w:sz w:val="24"/>
            <w:szCs w:val="24"/>
          </w:rPr>
          <w:delText xml:space="preserve"> males and females</w:delText>
        </w:r>
      </w:del>
      <w:ins w:id="519" w:author="Parks, Robbie M" w:date="2018-12-05T16:03:00Z">
        <w:r>
          <w:rPr>
            <w:rFonts w:ascii="Times New Roman" w:hAnsi="Times New Roman"/>
            <w:sz w:val="24"/>
            <w:szCs w:val="24"/>
          </w:rPr>
          <w:t>oldest groups</w:t>
        </w:r>
      </w:ins>
    </w:p>
    <w:p w14:paraId="716AD2CF" w14:textId="39C493FB" w:rsidR="00A81E2A" w:rsidRPr="0009095B" w:rsidDel="00A81E2A" w:rsidRDefault="00A81E2A" w:rsidP="00843ACB">
      <w:pPr>
        <w:pStyle w:val="ListParagraph"/>
        <w:numPr>
          <w:ilvl w:val="0"/>
          <w:numId w:val="10"/>
        </w:numPr>
        <w:spacing w:line="240" w:lineRule="auto"/>
        <w:jc w:val="both"/>
        <w:rPr>
          <w:del w:id="520" w:author="Parks, Robbie M" w:date="2018-12-05T15:59:00Z"/>
          <w:rFonts w:ascii="Times New Roman" w:hAnsi="Times New Roman"/>
          <w:sz w:val="24"/>
          <w:szCs w:val="24"/>
        </w:rPr>
      </w:pPr>
    </w:p>
    <w:p w14:paraId="1989EC87" w14:textId="396284D4" w:rsidR="00650CDF" w:rsidRPr="00636C9B" w:rsidDel="00A81E2A" w:rsidRDefault="00650CDF" w:rsidP="00843ACB">
      <w:pPr>
        <w:pStyle w:val="ListParagraph"/>
        <w:numPr>
          <w:ilvl w:val="0"/>
          <w:numId w:val="10"/>
        </w:numPr>
        <w:spacing w:line="240" w:lineRule="auto"/>
        <w:jc w:val="both"/>
        <w:rPr>
          <w:del w:id="521" w:author="Parks, Robbie M" w:date="2018-12-05T15:58:00Z"/>
          <w:rFonts w:ascii="Times New Roman" w:hAnsi="Times New Roman"/>
          <w:sz w:val="24"/>
          <w:szCs w:val="24"/>
        </w:rPr>
      </w:pPr>
      <w:del w:id="522" w:author="Parks, Robbie M" w:date="2018-12-05T15:58:00Z">
        <w:r w:rsidDel="00A81E2A">
          <w:rPr>
            <w:rFonts w:ascii="Times New Roman" w:hAnsi="Times New Roman"/>
            <w:sz w:val="24"/>
            <w:szCs w:val="24"/>
          </w:rPr>
          <w:delText xml:space="preserve">Largest overall absolute number of deaths in 15-24 </w:delText>
        </w:r>
        <w:r w:rsidR="00CC3B24" w:rsidDel="00A81E2A">
          <w:rPr>
            <w:rFonts w:ascii="Times New Roman" w:hAnsi="Times New Roman"/>
            <w:sz w:val="24"/>
            <w:szCs w:val="24"/>
          </w:rPr>
          <w:delText xml:space="preserve">years in males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684,051</w:delText>
        </w:r>
        <w:r w:rsidR="006C7C0B" w:rsidDel="00A81E2A">
          <w:rPr>
            <w:rFonts w:ascii="Times New Roman" w:hAnsi="Times New Roman"/>
            <w:sz w:val="24"/>
            <w:szCs w:val="24"/>
          </w:rPr>
          <w:delText xml:space="preserve">) </w:delText>
        </w:r>
        <w:r w:rsidR="00CC3B24" w:rsidDel="00A81E2A">
          <w:rPr>
            <w:rFonts w:ascii="Times New Roman" w:hAnsi="Times New Roman"/>
            <w:sz w:val="24"/>
            <w:szCs w:val="24"/>
          </w:rPr>
          <w:delText>and 85+ years in females</w:delText>
        </w:r>
        <w:r w:rsidR="00F36CA5" w:rsidDel="00A81E2A">
          <w:rPr>
            <w:rFonts w:ascii="Times New Roman" w:hAnsi="Times New Roman"/>
            <w:sz w:val="24"/>
            <w:szCs w:val="24"/>
          </w:rPr>
          <w:delText xml:space="preserve">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196,363</w:delText>
        </w:r>
        <w:r w:rsidR="006C7C0B" w:rsidDel="00A81E2A">
          <w:rPr>
            <w:rFonts w:ascii="Times New Roman" w:hAnsi="Times New Roman"/>
            <w:sz w:val="24"/>
            <w:szCs w:val="24"/>
          </w:rPr>
          <w:delText xml:space="preserve">) </w:delText>
        </w:r>
      </w:del>
    </w:p>
    <w:p w14:paraId="366603DC" w14:textId="1EE175D4"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 xml:space="preserve">Figure </w:t>
      </w:r>
      <w:ins w:id="523" w:author="Parks, Robbie M" w:date="2018-12-05T11:53:00Z">
        <w:r w:rsidR="00CD1484">
          <w:rPr>
            <w:rFonts w:ascii="Times New Roman" w:hAnsi="Times New Roman"/>
            <w:i/>
            <w:sz w:val="24"/>
            <w:szCs w:val="24"/>
          </w:rPr>
          <w:t>3</w:t>
        </w:r>
      </w:ins>
      <w:del w:id="524" w:author="Parks, Robbie M" w:date="2018-12-05T11:53:00Z">
        <w:r w:rsidRPr="00636C9B" w:rsidDel="00CD1484">
          <w:rPr>
            <w:rFonts w:ascii="Times New Roman" w:hAnsi="Times New Roman"/>
            <w:i/>
            <w:sz w:val="24"/>
            <w:szCs w:val="24"/>
          </w:rPr>
          <w:delText>4</w:delText>
        </w:r>
      </w:del>
    </w:p>
    <w:p w14:paraId="0E0AC704" w14:textId="5ED85CC6" w:rsidR="00955652" w:rsidRPr="00636C9B" w:rsidDel="00EF44AE" w:rsidRDefault="00955652" w:rsidP="00EF44AE">
      <w:pPr>
        <w:pStyle w:val="ListParagraph"/>
        <w:numPr>
          <w:ilvl w:val="0"/>
          <w:numId w:val="10"/>
        </w:numPr>
        <w:spacing w:line="240" w:lineRule="auto"/>
        <w:jc w:val="both"/>
        <w:rPr>
          <w:del w:id="525" w:author="Ezzati, Majid" w:date="2018-12-01T01:43:00Z"/>
          <w:rFonts w:ascii="Times New Roman" w:hAnsi="Times New Roman"/>
          <w:sz w:val="24"/>
          <w:szCs w:val="24"/>
        </w:rPr>
      </w:pPr>
      <w:r w:rsidRPr="00EF44AE">
        <w:rPr>
          <w:rFonts w:ascii="Times New Roman" w:hAnsi="Times New Roman"/>
          <w:sz w:val="24"/>
          <w:szCs w:val="24"/>
        </w:rPr>
        <w:t xml:space="preserve">If the estimated associations are causal, there would be an additional </w:t>
      </w:r>
      <w:commentRangeStart w:id="526"/>
      <w:r w:rsidRPr="00EF44AE">
        <w:rPr>
          <w:rFonts w:ascii="Times New Roman" w:hAnsi="Times New Roman"/>
          <w:sz w:val="24"/>
          <w:szCs w:val="24"/>
        </w:rPr>
        <w:t>941</w:t>
      </w:r>
      <w:commentRangeEnd w:id="526"/>
      <w:r w:rsidR="003B6EEA">
        <w:rPr>
          <w:rStyle w:val="CommentReference"/>
          <w:rFonts w:asciiTheme="minorHAnsi" w:eastAsiaTheme="minorHAnsi" w:hAnsiTheme="minorHAnsi" w:cstheme="minorBidi"/>
        </w:rPr>
        <w:commentReference w:id="526"/>
      </w:r>
      <w:r w:rsidRPr="00EF44AE">
        <w:rPr>
          <w:rFonts w:ascii="Times New Roman" w:hAnsi="Times New Roman"/>
          <w:sz w:val="24"/>
          <w:szCs w:val="24"/>
        </w:rPr>
        <w:t xml:space="preserve"> (</w:t>
      </w:r>
      <w:ins w:id="527" w:author="Parks, Robbie M" w:date="2018-12-05T16:22:00Z">
        <w:r w:rsidR="004E14B6">
          <w:rPr>
            <w:rFonts w:ascii="Times New Roman" w:hAnsi="Times New Roman"/>
            <w:sz w:val="24"/>
            <w:szCs w:val="24"/>
          </w:rPr>
          <w:t xml:space="preserve">95% CrI </w:t>
        </w:r>
      </w:ins>
      <w:r w:rsidRPr="00EF44AE">
        <w:rPr>
          <w:rFonts w:ascii="Times New Roman" w:hAnsi="Times New Roman"/>
          <w:sz w:val="24"/>
          <w:szCs w:val="24"/>
        </w:rPr>
        <w:t xml:space="preserve">831, 1053) injury deaths associated with </w:t>
      </w:r>
      <w:ins w:id="528" w:author="Parks, Robbie M" w:date="2018-12-05T16:03:00Z">
        <w:r w:rsidR="00C55079">
          <w:rPr>
            <w:rFonts w:ascii="Times New Roman" w:hAnsi="Times New Roman"/>
            <w:sz w:val="24"/>
            <w:szCs w:val="24"/>
          </w:rPr>
          <w:t>temperature anomaly of +</w:t>
        </w:r>
      </w:ins>
      <w:r w:rsidRPr="00EF44AE">
        <w:rPr>
          <w:rFonts w:ascii="Times New Roman" w:hAnsi="Times New Roman"/>
          <w:sz w:val="24"/>
          <w:szCs w:val="24"/>
        </w:rPr>
        <w:t xml:space="preserve">1°C </w:t>
      </w:r>
      <w:del w:id="529" w:author="Parks, Robbie M" w:date="2018-12-05T16:03:00Z">
        <w:r w:rsidRPr="00EF44AE" w:rsidDel="00C55079">
          <w:rPr>
            <w:rFonts w:ascii="Times New Roman" w:hAnsi="Times New Roman"/>
            <w:sz w:val="24"/>
            <w:szCs w:val="24"/>
          </w:rPr>
          <w:delText xml:space="preserve">additional warming </w:delText>
        </w:r>
      </w:del>
      <w:r w:rsidRPr="00EF44AE">
        <w:rPr>
          <w:rFonts w:ascii="Times New Roman" w:hAnsi="Times New Roman"/>
          <w:sz w:val="24"/>
          <w:szCs w:val="24"/>
        </w:rPr>
        <w:t>across all months,</w:t>
      </w:r>
      <w:ins w:id="530" w:author="Ezzati, Majid" w:date="2018-12-01T01:43:00Z">
        <w:r w:rsidR="00EF44AE" w:rsidRPr="00EF44AE">
          <w:rPr>
            <w:rFonts w:ascii="Times New Roman" w:hAnsi="Times New Roman"/>
            <w:sz w:val="24"/>
            <w:szCs w:val="24"/>
          </w:rPr>
          <w:t xml:space="preserve"> </w:t>
        </w:r>
      </w:ins>
    </w:p>
    <w:p w14:paraId="6FEB18AE" w14:textId="5B40F764" w:rsidR="00955652" w:rsidDel="007F1267" w:rsidRDefault="00955652" w:rsidP="007F1267">
      <w:pPr>
        <w:pStyle w:val="ListParagraph"/>
        <w:numPr>
          <w:ilvl w:val="0"/>
          <w:numId w:val="10"/>
        </w:numPr>
        <w:spacing w:line="240" w:lineRule="auto"/>
        <w:jc w:val="both"/>
        <w:rPr>
          <w:del w:id="531" w:author="Parks, Robbie M" w:date="2018-12-04T10:54:00Z"/>
          <w:rFonts w:ascii="Times New Roman" w:hAnsi="Times New Roman"/>
          <w:sz w:val="24"/>
          <w:szCs w:val="24"/>
        </w:rPr>
      </w:pPr>
      <w:r w:rsidRPr="00EF44AE">
        <w:rPr>
          <w:rFonts w:ascii="Times New Roman" w:hAnsi="Times New Roman"/>
          <w:sz w:val="24"/>
          <w:szCs w:val="24"/>
        </w:rPr>
        <w:t>941 is 0.65% of injury deaths in 2016</w:t>
      </w:r>
      <w:ins w:id="532" w:author="Parks, Robbie M" w:date="2018-12-05T16:36:00Z">
        <w:r w:rsidR="00107AA8">
          <w:rPr>
            <w:rFonts w:ascii="Times New Roman" w:hAnsi="Times New Roman"/>
            <w:sz w:val="24"/>
            <w:szCs w:val="24"/>
          </w:rPr>
          <w:t xml:space="preserve"> (Figure 3)</w:t>
        </w:r>
      </w:ins>
      <w:r w:rsidRPr="00EF44AE">
        <w:rPr>
          <w:rFonts w:ascii="Times New Roman" w:hAnsi="Times New Roman"/>
          <w:sz w:val="24"/>
          <w:szCs w:val="24"/>
        </w:rPr>
        <w:t>.</w:t>
      </w:r>
    </w:p>
    <w:p w14:paraId="7909817F" w14:textId="2D95C8BA" w:rsidR="009F4AEC" w:rsidRPr="007514AC" w:rsidDel="00BB1BC8" w:rsidRDefault="00697ADB">
      <w:pPr>
        <w:pStyle w:val="ListParagraph"/>
        <w:rPr>
          <w:del w:id="533" w:author="Parks, Robbie M" w:date="2018-12-04T10:54:00Z"/>
        </w:rPr>
        <w:pPrChange w:id="534" w:author="Bennett, James E" w:date="2018-12-07T12:09:00Z">
          <w:pPr>
            <w:pStyle w:val="ListParagraph"/>
            <w:numPr>
              <w:numId w:val="10"/>
            </w:numPr>
            <w:spacing w:line="240" w:lineRule="auto"/>
            <w:ind w:hanging="360"/>
            <w:jc w:val="both"/>
          </w:pPr>
        </w:pPrChange>
      </w:pPr>
      <w:moveFromRangeStart w:id="535" w:author="Ezzati, Majid" w:date="2018-12-01T01:45:00Z" w:name="move531392073"/>
      <w:moveFrom w:id="536" w:author="Ezzati, Majid" w:date="2018-12-01T01:45:00Z">
        <w:r w:rsidRPr="006911D4" w:rsidDel="00EF44AE">
          <w:t>Additional deaths mostly concentrated in adolescent to middle-aged males from 15-64 years, with 81% of all additional deaths the</w:t>
        </w:r>
        <w:del w:id="537" w:author="Parks, Robbie M" w:date="2018-12-04T10:54:00Z">
          <w:r w:rsidRPr="007237D8" w:rsidDel="00BB1BC8">
            <w:delText>re.</w:delText>
          </w:r>
        </w:del>
      </w:moveFrom>
    </w:p>
    <w:p w14:paraId="577219A9" w14:textId="66425A84" w:rsidR="009F4AEC" w:rsidRPr="009C2ADE" w:rsidDel="00EF44AE" w:rsidRDefault="009F4AEC">
      <w:pPr>
        <w:pStyle w:val="ListParagraph"/>
        <w:numPr>
          <w:ilvl w:val="0"/>
          <w:numId w:val="10"/>
        </w:numPr>
        <w:spacing w:line="240" w:lineRule="auto"/>
        <w:jc w:val="both"/>
      </w:pPr>
      <w:moveFrom w:id="538" w:author="Ezzati, Majid" w:date="2018-12-01T01:45:00Z">
        <w:r w:rsidRPr="007514AC" w:rsidDel="00EF44AE">
          <w:t>Net decrease in 75+ years in males and 85+ years in females due to decrease in falls deaths</w:t>
        </w:r>
      </w:moveFrom>
    </w:p>
    <w:moveFromRangeEnd w:id="535"/>
    <w:p w14:paraId="487F7F1F" w14:textId="0468C9D4" w:rsidR="00C91B02" w:rsidRDefault="00C91B02" w:rsidP="00C91B02">
      <w:pPr>
        <w:pStyle w:val="ListParagraph"/>
        <w:numPr>
          <w:ilvl w:val="0"/>
          <w:numId w:val="10"/>
        </w:numPr>
        <w:spacing w:line="240" w:lineRule="auto"/>
        <w:jc w:val="both"/>
        <w:rPr>
          <w:rFonts w:ascii="Times New Roman" w:hAnsi="Times New Roman"/>
          <w:sz w:val="24"/>
          <w:szCs w:val="24"/>
        </w:rPr>
      </w:pPr>
      <w:r w:rsidRPr="00697ADB">
        <w:rPr>
          <w:rFonts w:ascii="Times New Roman" w:hAnsi="Times New Roman"/>
          <w:sz w:val="24"/>
          <w:szCs w:val="24"/>
        </w:rPr>
        <w:t xml:space="preserve">Additional deaths </w:t>
      </w:r>
      <w:r>
        <w:rPr>
          <w:rFonts w:ascii="Times New Roman" w:hAnsi="Times New Roman"/>
          <w:sz w:val="24"/>
          <w:szCs w:val="24"/>
        </w:rPr>
        <w:t>would be</w:t>
      </w:r>
      <w:r w:rsidRPr="00697ADB">
        <w:rPr>
          <w:rFonts w:ascii="Times New Roman" w:hAnsi="Times New Roman"/>
          <w:sz w:val="24"/>
          <w:szCs w:val="24"/>
        </w:rPr>
        <w:t xml:space="preserve"> concentrated in adolescent to middle-aged males from 15-64 years, with 81% of all additional deaths there</w:t>
      </w:r>
      <w:r>
        <w:rPr>
          <w:rFonts w:ascii="Times New Roman" w:hAnsi="Times New Roman"/>
          <w:sz w:val="24"/>
          <w:szCs w:val="24"/>
        </w:rPr>
        <w:t xml:space="preserve"> and only 13% of all additional deaths in females</w:t>
      </w:r>
      <w:r w:rsidRPr="00697ADB">
        <w:rPr>
          <w:rFonts w:ascii="Times New Roman" w:hAnsi="Times New Roman"/>
          <w:sz w:val="24"/>
          <w:szCs w:val="24"/>
        </w:rPr>
        <w:t>.</w:t>
      </w:r>
    </w:p>
    <w:p w14:paraId="53C8AF1A" w14:textId="1D50B366" w:rsidR="00B21DE1" w:rsidRPr="00636C9B" w:rsidRDefault="00B21DE1" w:rsidP="00843ACB">
      <w:pPr>
        <w:pStyle w:val="ListParagraph"/>
        <w:numPr>
          <w:ilvl w:val="0"/>
          <w:numId w:val="10"/>
        </w:numPr>
        <w:spacing w:line="240" w:lineRule="auto"/>
        <w:jc w:val="both"/>
        <w:rPr>
          <w:rFonts w:ascii="Times New Roman" w:hAnsi="Times New Roman"/>
          <w:sz w:val="24"/>
          <w:szCs w:val="24"/>
        </w:rPr>
      </w:pPr>
      <w:del w:id="539" w:author="Parks, Robbie M" w:date="2018-12-05T16:15:00Z">
        <w:r w:rsidRPr="00636C9B" w:rsidDel="00D83449">
          <w:rPr>
            <w:rFonts w:ascii="Times New Roman" w:hAnsi="Times New Roman"/>
            <w:sz w:val="24"/>
            <w:szCs w:val="24"/>
          </w:rPr>
          <w:delText>461 (377, 543) unintentional injury deaths, with</w:delText>
        </w:r>
      </w:del>
      <w:ins w:id="540" w:author="Parks, Robbie M" w:date="2018-12-05T16:15:00Z">
        <w:r w:rsidR="00D83449">
          <w:rPr>
            <w:rFonts w:ascii="Times New Roman" w:hAnsi="Times New Roman"/>
            <w:sz w:val="24"/>
            <w:szCs w:val="24"/>
          </w:rPr>
          <w:t>Most additional deaths</w:t>
        </w:r>
      </w:ins>
      <w:r w:rsidRPr="00636C9B">
        <w:rPr>
          <w:rFonts w:ascii="Times New Roman" w:hAnsi="Times New Roman"/>
          <w:sz w:val="24"/>
          <w:szCs w:val="24"/>
        </w:rPr>
        <w:t xml:space="preserve"> </w:t>
      </w:r>
      <w:r w:rsidR="00532131">
        <w:rPr>
          <w:rFonts w:ascii="Times New Roman" w:hAnsi="Times New Roman"/>
          <w:sz w:val="24"/>
          <w:szCs w:val="24"/>
        </w:rPr>
        <w:t>are</w:t>
      </w:r>
      <w:r w:rsidR="00532131" w:rsidRPr="00636C9B">
        <w:rPr>
          <w:rFonts w:ascii="Times New Roman" w:hAnsi="Times New Roman"/>
          <w:sz w:val="24"/>
          <w:szCs w:val="24"/>
        </w:rPr>
        <w:t xml:space="preserve"> </w:t>
      </w:r>
      <w:del w:id="541" w:author="Parks, Robbie M" w:date="2018-12-05T16:15:00Z">
        <w:r w:rsidRPr="00636C9B" w:rsidDel="00D83449">
          <w:rPr>
            <w:rFonts w:ascii="Times New Roman" w:hAnsi="Times New Roman"/>
            <w:sz w:val="24"/>
            <w:szCs w:val="24"/>
          </w:rPr>
          <w:delText xml:space="preserve">in </w:delText>
        </w:r>
      </w:del>
      <w:ins w:id="542" w:author="Parks, Robbie M" w:date="2018-12-05T16:15:00Z">
        <w:r w:rsidR="00D83449">
          <w:rPr>
            <w:rFonts w:ascii="Times New Roman" w:hAnsi="Times New Roman"/>
            <w:sz w:val="24"/>
            <w:szCs w:val="24"/>
          </w:rPr>
          <w:t>from</w:t>
        </w:r>
        <w:r w:rsidR="00D83449" w:rsidRPr="00636C9B">
          <w:rPr>
            <w:rFonts w:ascii="Times New Roman" w:hAnsi="Times New Roman"/>
            <w:sz w:val="24"/>
            <w:szCs w:val="24"/>
          </w:rPr>
          <w:t xml:space="preserve"> </w:t>
        </w:r>
      </w:ins>
      <w:r w:rsidRPr="00636C9B">
        <w:rPr>
          <w:rFonts w:ascii="Times New Roman" w:hAnsi="Times New Roman"/>
          <w:sz w:val="24"/>
          <w:szCs w:val="24"/>
        </w:rPr>
        <w:t>transport</w:t>
      </w:r>
      <w:ins w:id="543" w:author="Parks, Robbie M" w:date="2018-12-05T16:15:00Z">
        <w:r w:rsidR="007C6549">
          <w:rPr>
            <w:rFonts w:ascii="Times New Roman" w:hAnsi="Times New Roman"/>
            <w:sz w:val="24"/>
            <w:szCs w:val="24"/>
          </w:rPr>
          <w:t xml:space="preserve"> </w:t>
        </w:r>
      </w:ins>
      <w:r w:rsidR="00B61FF3">
        <w:rPr>
          <w:rFonts w:ascii="Times New Roman" w:hAnsi="Times New Roman"/>
          <w:sz w:val="24"/>
          <w:szCs w:val="24"/>
        </w:rPr>
        <w:t>followed by</w:t>
      </w:r>
      <w:ins w:id="544" w:author="Parks, Robbie M" w:date="2018-12-05T16:15:00Z">
        <w:r w:rsidR="007C6549">
          <w:rPr>
            <w:rFonts w:ascii="Times New Roman" w:hAnsi="Times New Roman"/>
            <w:sz w:val="24"/>
            <w:szCs w:val="24"/>
          </w:rPr>
          <w:t xml:space="preserve"> intentional self-harm</w:t>
        </w:r>
      </w:ins>
      <w:ins w:id="545" w:author="Parks, Robbie M" w:date="2018-12-05T16:14:00Z">
        <w:r w:rsidR="00AA004B">
          <w:rPr>
            <w:rFonts w:ascii="Times New Roman" w:hAnsi="Times New Roman"/>
            <w:sz w:val="24"/>
            <w:szCs w:val="24"/>
          </w:rPr>
          <w:t>.</w:t>
        </w:r>
      </w:ins>
    </w:p>
    <w:p w14:paraId="2DF7451F" w14:textId="406BD5AB" w:rsidR="00BC291C" w:rsidRPr="00636C9B" w:rsidDel="006D4982" w:rsidRDefault="00B21DE1" w:rsidP="00843ACB">
      <w:pPr>
        <w:pStyle w:val="ListParagraph"/>
        <w:numPr>
          <w:ilvl w:val="0"/>
          <w:numId w:val="10"/>
        </w:numPr>
        <w:spacing w:line="240" w:lineRule="auto"/>
        <w:jc w:val="both"/>
        <w:rPr>
          <w:del w:id="546" w:author="Parks, Robbie M" w:date="2018-12-05T16:16:00Z"/>
          <w:rFonts w:ascii="Times New Roman" w:hAnsi="Times New Roman"/>
          <w:sz w:val="24"/>
          <w:szCs w:val="24"/>
        </w:rPr>
      </w:pPr>
      <w:moveFromRangeStart w:id="547" w:author="Ezzati, Majid" w:date="2018-12-01T01:44:00Z" w:name="move531391985"/>
      <w:moveFrom w:id="548" w:author="Ezzati, Majid" w:date="2018-12-01T01:44:00Z">
        <w:del w:id="549" w:author="Parks, Robbie M" w:date="2018-12-05T16:16:00Z">
          <w:r w:rsidRPr="00636C9B" w:rsidDel="006D4982">
            <w:rPr>
              <w:rFonts w:ascii="Times New Roman" w:hAnsi="Times New Roman"/>
              <w:sz w:val="24"/>
              <w:szCs w:val="24"/>
            </w:rPr>
            <w:delText>480 (410, 550) intentional injury deaths, with most in intentional self-harm</w:delText>
          </w:r>
        </w:del>
      </w:moveFrom>
      <w:moveFromRangeEnd w:id="547"/>
      <w:del w:id="550" w:author="Parks, Robbie M" w:date="2018-12-05T16:16:00Z">
        <w:r w:rsidR="00BC291C" w:rsidRPr="00636C9B" w:rsidDel="006D4982">
          <w:rPr>
            <w:rFonts w:ascii="Times New Roman" w:hAnsi="Times New Roman"/>
            <w:sz w:val="24"/>
            <w:szCs w:val="24"/>
          </w:rPr>
          <w:delText xml:space="preserve">Largest single increase in an injury </w:delText>
        </w:r>
        <w:r w:rsidR="00987B41" w:rsidDel="006D4982">
          <w:rPr>
            <w:rFonts w:ascii="Times New Roman" w:hAnsi="Times New Roman"/>
            <w:sz w:val="24"/>
            <w:szCs w:val="24"/>
          </w:rPr>
          <w:delText>type</w:delText>
        </w:r>
        <w:r w:rsidR="00987B41" w:rsidRPr="00636C9B" w:rsidDel="006D4982">
          <w:rPr>
            <w:rFonts w:ascii="Times New Roman" w:hAnsi="Times New Roman"/>
            <w:sz w:val="24"/>
            <w:szCs w:val="24"/>
          </w:rPr>
          <w:delText xml:space="preserve"> </w:delText>
        </w:r>
        <w:r w:rsidR="00BC291C" w:rsidRPr="00636C9B" w:rsidDel="006D4982">
          <w:rPr>
            <w:rFonts w:ascii="Times New Roman" w:hAnsi="Times New Roman"/>
            <w:sz w:val="24"/>
            <w:szCs w:val="24"/>
          </w:rPr>
          <w:delText>for males and females alike would be in transport deaths with an increase of 385 (339,431) for males and 63 (39,88) for females</w:delText>
        </w:r>
      </w:del>
    </w:p>
    <w:p w14:paraId="7C0035CE" w14:textId="43DE5E6A" w:rsidR="00EF44AE" w:rsidDel="00C325E0" w:rsidRDefault="00EF44AE" w:rsidP="00EF44AE">
      <w:pPr>
        <w:pStyle w:val="ListParagraph"/>
        <w:numPr>
          <w:ilvl w:val="0"/>
          <w:numId w:val="10"/>
        </w:numPr>
        <w:spacing w:line="240" w:lineRule="auto"/>
        <w:jc w:val="both"/>
        <w:rPr>
          <w:del w:id="551" w:author="Parks, Robbie M" w:date="2018-12-05T16:16:00Z"/>
          <w:rFonts w:ascii="Times New Roman" w:hAnsi="Times New Roman"/>
          <w:sz w:val="24"/>
          <w:szCs w:val="24"/>
        </w:rPr>
      </w:pPr>
      <w:moveToRangeStart w:id="552" w:author="Ezzati, Majid" w:date="2018-12-01T01:44:00Z" w:name="move531391985"/>
      <w:moveTo w:id="553" w:author="Ezzati, Majid" w:date="2018-12-01T01:44:00Z">
        <w:del w:id="554" w:author="Parks, Robbie M" w:date="2018-12-05T16:16:00Z">
          <w:r w:rsidRPr="00636C9B" w:rsidDel="00C325E0">
            <w:rPr>
              <w:rFonts w:ascii="Times New Roman" w:hAnsi="Times New Roman"/>
              <w:sz w:val="24"/>
              <w:szCs w:val="24"/>
            </w:rPr>
            <w:delText>480 (410, 550) intentional injury deaths, with most in intentional self-harm</w:delText>
          </w:r>
        </w:del>
      </w:moveTo>
    </w:p>
    <w:moveToRangeEnd w:id="552"/>
    <w:p w14:paraId="3E2ACC04" w14:textId="04BD86FF"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del w:id="555" w:author="Parks, Robbie M" w:date="2018-12-05T16:16:00Z">
        <w:r w:rsidR="00987B41" w:rsidDel="00C325E0">
          <w:rPr>
            <w:rFonts w:ascii="Times New Roman" w:hAnsi="Times New Roman"/>
            <w:sz w:val="24"/>
            <w:szCs w:val="24"/>
          </w:rPr>
          <w:delText>type</w:delText>
        </w:r>
        <w:r w:rsidR="00987B41" w:rsidRPr="00636C9B" w:rsidDel="00C325E0">
          <w:rPr>
            <w:rFonts w:ascii="Times New Roman" w:hAnsi="Times New Roman"/>
            <w:sz w:val="24"/>
            <w:szCs w:val="24"/>
          </w:rPr>
          <w:delText xml:space="preserve"> </w:delText>
        </w:r>
        <w:r w:rsidRPr="00636C9B" w:rsidDel="00C325E0">
          <w:rPr>
            <w:rFonts w:ascii="Times New Roman" w:hAnsi="Times New Roman"/>
            <w:sz w:val="24"/>
            <w:szCs w:val="24"/>
          </w:rPr>
          <w:delText xml:space="preserve">of </w:delText>
        </w:r>
      </w:del>
      <w:r w:rsidRPr="00636C9B">
        <w:rPr>
          <w:rFonts w:ascii="Times New Roman" w:hAnsi="Times New Roman"/>
          <w:sz w:val="24"/>
          <w:szCs w:val="24"/>
        </w:rPr>
        <w:t>injury</w:t>
      </w:r>
      <w:ins w:id="556" w:author="Parks, Robbie M" w:date="2018-12-05T16:16:00Z">
        <w:r w:rsidR="00C325E0">
          <w:rPr>
            <w:rFonts w:ascii="Times New Roman" w:hAnsi="Times New Roman"/>
            <w:sz w:val="24"/>
            <w:szCs w:val="24"/>
          </w:rPr>
          <w:t xml:space="preserve"> type</w:t>
        </w:r>
      </w:ins>
      <w:r w:rsidRPr="00636C9B">
        <w:rPr>
          <w:rFonts w:ascii="Times New Roman" w:hAnsi="Times New Roman"/>
          <w:sz w:val="24"/>
          <w:szCs w:val="24"/>
        </w:rPr>
        <w:t xml:space="preserve"> to </w:t>
      </w:r>
      <w:del w:id="557" w:author="Parks, Robbie M" w:date="2018-12-05T16:16:00Z">
        <w:r w:rsidRPr="00636C9B" w:rsidDel="00C325E0">
          <w:rPr>
            <w:rFonts w:ascii="Times New Roman" w:hAnsi="Times New Roman"/>
            <w:sz w:val="24"/>
            <w:szCs w:val="24"/>
          </w:rPr>
          <w:delText xml:space="preserve">exhibit a </w:delText>
        </w:r>
      </w:del>
      <w:r w:rsidRPr="00636C9B">
        <w:rPr>
          <w:rFonts w:ascii="Times New Roman" w:hAnsi="Times New Roman"/>
          <w:sz w:val="24"/>
          <w:szCs w:val="24"/>
        </w:rPr>
        <w:t xml:space="preserve">decrease in number of deaths </w:t>
      </w:r>
      <w:r w:rsidR="00532131">
        <w:rPr>
          <w:rFonts w:ascii="Times New Roman" w:hAnsi="Times New Roman"/>
          <w:sz w:val="24"/>
          <w:szCs w:val="24"/>
        </w:rPr>
        <w:t>was</w:t>
      </w:r>
      <w:r w:rsidRPr="00636C9B">
        <w:rPr>
          <w:rFonts w:ascii="Times New Roman" w:hAnsi="Times New Roman"/>
          <w:sz w:val="24"/>
          <w:szCs w:val="24"/>
        </w:rPr>
        <w:t xml:space="preserve"> </w:t>
      </w:r>
      <w:del w:id="558" w:author="Parks, Robbie M" w:date="2018-12-05T16:16:00Z">
        <w:r w:rsidRPr="00636C9B" w:rsidDel="00C325E0">
          <w:rPr>
            <w:rFonts w:ascii="Times New Roman" w:hAnsi="Times New Roman"/>
            <w:sz w:val="24"/>
            <w:szCs w:val="24"/>
          </w:rPr>
          <w:delText xml:space="preserve">fall </w:delText>
        </w:r>
      </w:del>
      <w:r w:rsidRPr="00636C9B">
        <w:rPr>
          <w:rFonts w:ascii="Times New Roman" w:hAnsi="Times New Roman"/>
          <w:sz w:val="24"/>
          <w:szCs w:val="24"/>
        </w:rPr>
        <w:t>deaths</w:t>
      </w:r>
      <w:ins w:id="559" w:author="Parks, Robbie M" w:date="2018-12-05T16:16:00Z">
        <w:r w:rsidR="00C325E0">
          <w:rPr>
            <w:rFonts w:ascii="Times New Roman" w:hAnsi="Times New Roman"/>
            <w:sz w:val="24"/>
            <w:szCs w:val="24"/>
          </w:rPr>
          <w:t xml:space="preserve"> from falls</w:t>
        </w:r>
      </w:ins>
      <w:r w:rsidRPr="00636C9B">
        <w:rPr>
          <w:rFonts w:ascii="Times New Roman" w:hAnsi="Times New Roman"/>
          <w:sz w:val="24"/>
          <w:szCs w:val="24"/>
        </w:rPr>
        <w:t xml:space="preserve">, </w:t>
      </w:r>
      <w:del w:id="560" w:author="Parks, Robbie M" w:date="2018-12-05T16:16:00Z">
        <w:r w:rsidRPr="00636C9B" w:rsidDel="00C325E0">
          <w:rPr>
            <w:rFonts w:ascii="Times New Roman" w:hAnsi="Times New Roman"/>
            <w:sz w:val="24"/>
            <w:szCs w:val="24"/>
          </w:rPr>
          <w:delText xml:space="preserve">with -87 (-130, -44) fewer male deaths and -44 (-89,2) fewer female deaths, </w:delText>
        </w:r>
      </w:del>
      <w:r w:rsidRPr="00636C9B">
        <w:rPr>
          <w:rFonts w:ascii="Times New Roman" w:hAnsi="Times New Roman"/>
          <w:sz w:val="24"/>
          <w:szCs w:val="24"/>
        </w:rPr>
        <w:t xml:space="preserve">largely </w:t>
      </w:r>
      <w:r w:rsidR="00C91B02">
        <w:rPr>
          <w:rFonts w:ascii="Times New Roman" w:hAnsi="Times New Roman"/>
          <w:sz w:val="24"/>
          <w:szCs w:val="24"/>
        </w:rPr>
        <w:t>as a result of</w:t>
      </w:r>
      <w:r w:rsidRPr="00636C9B">
        <w:rPr>
          <w:rFonts w:ascii="Times New Roman" w:hAnsi="Times New Roman"/>
          <w:sz w:val="24"/>
          <w:szCs w:val="24"/>
        </w:rPr>
        <w:t xml:space="preserve"> the reduction in falls deaths from </w:t>
      </w:r>
      <w:r w:rsidR="00697ADB">
        <w:rPr>
          <w:rFonts w:ascii="Times New Roman" w:hAnsi="Times New Roman"/>
          <w:sz w:val="24"/>
          <w:szCs w:val="24"/>
        </w:rPr>
        <w:t>middle</w:t>
      </w:r>
      <w:r w:rsidR="00C91B02">
        <w:rPr>
          <w:rFonts w:ascii="Times New Roman" w:hAnsi="Times New Roman"/>
          <w:sz w:val="24"/>
          <w:szCs w:val="24"/>
        </w:rPr>
        <w:t xml:space="preserve"> and </w:t>
      </w:r>
      <w:r w:rsidR="00697ADB">
        <w:rPr>
          <w:rFonts w:ascii="Times New Roman" w:hAnsi="Times New Roman"/>
          <w:sz w:val="24"/>
          <w:szCs w:val="24"/>
        </w:rPr>
        <w:t>older ages</w:t>
      </w:r>
      <w:ins w:id="561" w:author="Parks, Robbie M" w:date="2018-12-05T16:16:00Z">
        <w:r w:rsidR="00C325E0">
          <w:rPr>
            <w:rFonts w:ascii="Times New Roman" w:hAnsi="Times New Roman"/>
            <w:sz w:val="24"/>
            <w:szCs w:val="24"/>
          </w:rPr>
          <w:t>.</w:t>
        </w:r>
      </w:ins>
    </w:p>
    <w:p w14:paraId="1A9756B8" w14:textId="63F703BE" w:rsidR="00EF44AE" w:rsidDel="007F1267" w:rsidRDefault="00EF44AE" w:rsidP="00EF44AE">
      <w:pPr>
        <w:pStyle w:val="ListParagraph"/>
        <w:numPr>
          <w:ilvl w:val="0"/>
          <w:numId w:val="10"/>
        </w:numPr>
        <w:spacing w:line="240" w:lineRule="auto"/>
        <w:jc w:val="both"/>
        <w:rPr>
          <w:del w:id="562" w:author="Parks, Robbie M" w:date="2018-12-05T16:16:00Z"/>
          <w:rFonts w:ascii="Times New Roman" w:hAnsi="Times New Roman"/>
          <w:sz w:val="24"/>
          <w:szCs w:val="24"/>
        </w:rPr>
      </w:pPr>
      <w:moveToRangeStart w:id="563" w:author="Ezzati, Majid" w:date="2018-12-01T01:45:00Z" w:name="move531392073"/>
      <w:moveTo w:id="564" w:author="Ezzati, Majid" w:date="2018-12-01T01:45:00Z">
        <w:del w:id="565" w:author="Parks, Robbie M" w:date="2018-12-05T16:16:00Z">
          <w:r w:rsidRPr="00636C9B" w:rsidDel="007F1267">
            <w:rPr>
              <w:rFonts w:ascii="Times New Roman" w:hAnsi="Times New Roman"/>
              <w:sz w:val="24"/>
              <w:szCs w:val="24"/>
            </w:rPr>
            <w:delText>87% deaths males and 13% in females</w:delText>
          </w:r>
        </w:del>
      </w:moveTo>
    </w:p>
    <w:p w14:paraId="37B157FF" w14:textId="2EA6E52B" w:rsidR="00EF44AE" w:rsidRDefault="00156710" w:rsidP="00EF44AE">
      <w:pPr>
        <w:pStyle w:val="ListParagraph"/>
        <w:numPr>
          <w:ilvl w:val="0"/>
          <w:numId w:val="10"/>
        </w:numPr>
        <w:spacing w:line="240" w:lineRule="auto"/>
        <w:jc w:val="both"/>
        <w:rPr>
          <w:rFonts w:ascii="Times New Roman" w:hAnsi="Times New Roman"/>
          <w:sz w:val="24"/>
          <w:szCs w:val="24"/>
        </w:rPr>
      </w:pPr>
      <w:ins w:id="566" w:author="Parks, Robbie M" w:date="2018-12-05T16:19:00Z">
        <w:r>
          <w:rPr>
            <w:rFonts w:ascii="Times New Roman" w:hAnsi="Times New Roman"/>
            <w:sz w:val="24"/>
            <w:szCs w:val="24"/>
          </w:rPr>
          <w:t>There would be a ne</w:t>
        </w:r>
      </w:ins>
      <w:moveTo w:id="567" w:author="Ezzati, Majid" w:date="2018-12-01T01:45:00Z">
        <w:del w:id="568" w:author="Parks, Robbie M" w:date="2018-12-05T16:20:00Z">
          <w:r w:rsidR="00EF44AE" w:rsidDel="00156710">
            <w:rPr>
              <w:rFonts w:ascii="Times New Roman" w:hAnsi="Times New Roman"/>
              <w:sz w:val="24"/>
              <w:szCs w:val="24"/>
            </w:rPr>
            <w:delText>N</w:delText>
          </w:r>
        </w:del>
        <w:del w:id="569" w:author="Parks, Robbie M" w:date="2018-12-05T16:19:00Z">
          <w:r w:rsidR="00EF44AE" w:rsidDel="00156710">
            <w:rPr>
              <w:rFonts w:ascii="Times New Roman" w:hAnsi="Times New Roman"/>
              <w:sz w:val="24"/>
              <w:szCs w:val="24"/>
            </w:rPr>
            <w:delText>e</w:delText>
          </w:r>
        </w:del>
        <w:r w:rsidR="00EF44AE">
          <w:rPr>
            <w:rFonts w:ascii="Times New Roman" w:hAnsi="Times New Roman"/>
            <w:sz w:val="24"/>
            <w:szCs w:val="24"/>
          </w:rPr>
          <w:t xml:space="preserve">t decrease in </w:t>
        </w:r>
        <w:del w:id="570" w:author="Parks, Robbie M" w:date="2018-12-05T16:20:00Z">
          <w:r w:rsidR="00EF44AE" w:rsidDel="006205BD">
            <w:rPr>
              <w:rFonts w:ascii="Times New Roman" w:hAnsi="Times New Roman"/>
              <w:sz w:val="24"/>
              <w:szCs w:val="24"/>
            </w:rPr>
            <w:delText>75+ years in</w:delText>
          </w:r>
        </w:del>
      </w:moveTo>
      <w:ins w:id="571" w:author="Parks, Robbie M" w:date="2018-12-05T16:20:00Z">
        <w:r w:rsidR="006205BD">
          <w:rPr>
            <w:rFonts w:ascii="Times New Roman" w:hAnsi="Times New Roman"/>
            <w:sz w:val="24"/>
            <w:szCs w:val="24"/>
          </w:rPr>
          <w:t>oldest</w:t>
        </w:r>
      </w:ins>
      <w:moveTo w:id="572" w:author="Ezzati, Majid" w:date="2018-12-01T01:45:00Z">
        <w:r w:rsidR="00EF44AE">
          <w:rPr>
            <w:rFonts w:ascii="Times New Roman" w:hAnsi="Times New Roman"/>
            <w:sz w:val="24"/>
            <w:szCs w:val="24"/>
          </w:rPr>
          <w:t xml:space="preserve"> males and </w:t>
        </w:r>
        <w:del w:id="573" w:author="Parks, Robbie M" w:date="2018-12-05T16:20:00Z">
          <w:r w:rsidR="00EF44AE" w:rsidDel="006205BD">
            <w:rPr>
              <w:rFonts w:ascii="Times New Roman" w:hAnsi="Times New Roman"/>
              <w:sz w:val="24"/>
              <w:szCs w:val="24"/>
            </w:rPr>
            <w:delText xml:space="preserve">85+ years in </w:delText>
          </w:r>
        </w:del>
        <w:r w:rsidR="00EF44AE">
          <w:rPr>
            <w:rFonts w:ascii="Times New Roman" w:hAnsi="Times New Roman"/>
            <w:sz w:val="24"/>
            <w:szCs w:val="24"/>
          </w:rPr>
          <w:t>females due to decrease in falls deaths</w:t>
        </w:r>
      </w:moveTo>
      <w:ins w:id="574" w:author="Parks, Robbie M" w:date="2018-12-05T16:19:00Z">
        <w:r>
          <w:rPr>
            <w:rFonts w:ascii="Times New Roman" w:hAnsi="Times New Roman"/>
            <w:sz w:val="24"/>
            <w:szCs w:val="24"/>
          </w:rPr>
          <w:t>.</w:t>
        </w:r>
      </w:ins>
    </w:p>
    <w:moveToRangeEnd w:id="563"/>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7F28FC6" w:rsidR="00645C3A" w:rsidRPr="00843ACB" w:rsidRDefault="007D407F" w:rsidP="00843ACB">
      <w:pPr>
        <w:spacing w:line="240" w:lineRule="auto"/>
        <w:jc w:val="both"/>
        <w:rPr>
          <w:rFonts w:ascii="Times New Roman" w:hAnsi="Times New Roman"/>
          <w:sz w:val="24"/>
          <w:szCs w:val="24"/>
          <w:u w:val="single"/>
        </w:rPr>
      </w:pPr>
      <w:ins w:id="575"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 xml:space="preserve">across </w:t>
      </w:r>
      <w:r w:rsidR="00516871">
        <w:rPr>
          <w:rFonts w:ascii="Times New Roman" w:hAnsi="Times New Roman"/>
          <w:sz w:val="24"/>
          <w:szCs w:val="24"/>
          <w:u w:val="single"/>
        </w:rPr>
        <w:t>by</w:t>
      </w:r>
      <w:ins w:id="576" w:author="Parks, Robbie M" w:date="2018-12-07T14:15:00Z">
        <w:r w:rsidR="003B6EEA">
          <w:rPr>
            <w:rFonts w:ascii="Times New Roman" w:hAnsi="Times New Roman"/>
            <w:sz w:val="24"/>
            <w:szCs w:val="24"/>
            <w:u w:val="single"/>
          </w:rPr>
          <w:t xml:space="preserve"> </w:t>
        </w:r>
      </w:ins>
      <w:del w:id="577" w:author="Parks, Robbie M" w:date="2018-12-07T14:15:00Z">
        <w:r w:rsidR="00516871" w:rsidRPr="00843ACB" w:rsidDel="003B6EEA">
          <w:rPr>
            <w:rFonts w:ascii="Times New Roman" w:hAnsi="Times New Roman"/>
            <w:sz w:val="24"/>
            <w:szCs w:val="24"/>
            <w:u w:val="single"/>
          </w:rPr>
          <w:delText xml:space="preserve"> </w:delText>
        </w:r>
        <w:commentRangeStart w:id="578"/>
        <w:r w:rsidR="00516871" w:rsidDel="003B6EEA">
          <w:rPr>
            <w:rFonts w:ascii="Times New Roman" w:hAnsi="Times New Roman"/>
            <w:sz w:val="24"/>
            <w:szCs w:val="24"/>
            <w:u w:val="single"/>
          </w:rPr>
          <w:delText xml:space="preserve">age </w:delText>
        </w:r>
        <w:commentRangeEnd w:id="578"/>
        <w:r w:rsidR="00516871" w:rsidDel="003B6EEA">
          <w:rPr>
            <w:rStyle w:val="CommentReference"/>
            <w:rFonts w:asciiTheme="minorHAnsi" w:eastAsiaTheme="minorHAnsi" w:hAnsiTheme="minorHAnsi" w:cstheme="minorBidi"/>
          </w:rPr>
          <w:commentReference w:id="578"/>
        </w:r>
      </w:del>
      <w:ins w:id="579" w:author="Parks, Robbie M" w:date="2018-12-05T16:20:00Z">
        <w:r w:rsidR="00273234">
          <w:rPr>
            <w:rFonts w:ascii="Times New Roman" w:hAnsi="Times New Roman"/>
            <w:sz w:val="24"/>
            <w:szCs w:val="24"/>
            <w:u w:val="single"/>
          </w:rPr>
          <w:t>in 2016 population</w:t>
        </w:r>
      </w:ins>
      <w:ins w:id="580" w:author="Parks, Robbie M" w:date="2018-12-05T17:12:00Z">
        <w:r>
          <w:rPr>
            <w:rFonts w:ascii="Times New Roman" w:hAnsi="Times New Roman"/>
            <w:sz w:val="24"/>
            <w:szCs w:val="24"/>
            <w:u w:val="single"/>
          </w:rPr>
          <w:t>]]]</w:t>
        </w:r>
      </w:ins>
    </w:p>
    <w:p w14:paraId="0556E370" w14:textId="0889AAA0"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lastRenderedPageBreak/>
        <w:t xml:space="preserve">If we </w:t>
      </w:r>
      <w:del w:id="581" w:author="Parks, Robbie M" w:date="2018-12-05T16:28:00Z">
        <w:r w:rsidRPr="005E65AD" w:rsidDel="00325BC1">
          <w:rPr>
            <w:rFonts w:ascii="Times New Roman" w:hAnsi="Times New Roman"/>
            <w:sz w:val="24"/>
            <w:szCs w:val="24"/>
          </w:rPr>
          <w:delText xml:space="preserve">look </w:delText>
        </w:r>
      </w:del>
      <w:ins w:id="582" w:author="Parks, Robbie M" w:date="2018-12-05T16:28:00Z">
        <w:r w:rsidR="00325BC1">
          <w:rPr>
            <w:rFonts w:ascii="Times New Roman" w:hAnsi="Times New Roman"/>
            <w:sz w:val="24"/>
            <w:szCs w:val="24"/>
          </w:rPr>
          <w:t>analyse effect</w:t>
        </w:r>
      </w:ins>
      <w:ins w:id="583" w:author="Parks, Robbie M" w:date="2018-12-05T16:39:00Z">
        <w:r w:rsidR="00F919BB">
          <w:rPr>
            <w:rFonts w:ascii="Times New Roman" w:hAnsi="Times New Roman"/>
            <w:sz w:val="24"/>
            <w:szCs w:val="24"/>
          </w:rPr>
          <w:t>s</w:t>
        </w:r>
      </w:ins>
      <w:ins w:id="584" w:author="Parks, Robbie M" w:date="2018-12-05T16:28:00Z">
        <w:r w:rsidR="00325BC1" w:rsidRPr="005E65AD">
          <w:rPr>
            <w:rFonts w:ascii="Times New Roman" w:hAnsi="Times New Roman"/>
            <w:sz w:val="24"/>
            <w:szCs w:val="24"/>
          </w:rPr>
          <w:t xml:space="preserve"> </w:t>
        </w:r>
      </w:ins>
      <w:r w:rsidR="00A1322F">
        <w:rPr>
          <w:rFonts w:ascii="Times New Roman" w:hAnsi="Times New Roman"/>
          <w:sz w:val="24"/>
          <w:szCs w:val="24"/>
        </w:rPr>
        <w:t xml:space="preserve">of an increase in temperature anomaly of </w:t>
      </w:r>
      <w:r w:rsidR="002663AE" w:rsidRPr="002663AE">
        <w:rPr>
          <w:rFonts w:ascii="Times New Roman" w:hAnsi="Times New Roman"/>
          <w:sz w:val="24"/>
          <w:szCs w:val="24"/>
        </w:rPr>
        <w:t xml:space="preserve">+1°C </w:t>
      </w:r>
      <w:del w:id="585" w:author="Parks, Robbie M" w:date="2018-12-05T16:28:00Z">
        <w:r w:rsidRPr="005E65AD" w:rsidDel="00325BC1">
          <w:rPr>
            <w:rFonts w:ascii="Times New Roman" w:hAnsi="Times New Roman"/>
            <w:sz w:val="24"/>
            <w:szCs w:val="24"/>
          </w:rPr>
          <w:delText>at these as</w:delText>
        </w:r>
      </w:del>
      <w:ins w:id="586" w:author="Parks, Robbie M" w:date="2018-12-05T16:28:00Z">
        <w:r w:rsidR="00325BC1">
          <w:rPr>
            <w:rFonts w:ascii="Times New Roman" w:hAnsi="Times New Roman"/>
            <w:sz w:val="24"/>
            <w:szCs w:val="24"/>
          </w:rPr>
          <w:t>by</w:t>
        </w:r>
      </w:ins>
      <w:r w:rsidRPr="005E65AD">
        <w:rPr>
          <w:rFonts w:ascii="Times New Roman" w:hAnsi="Times New Roman"/>
          <w:sz w:val="24"/>
          <w:szCs w:val="24"/>
        </w:rPr>
        <w:t xml:space="preserve"> percent increase</w:t>
      </w:r>
      <w:ins w:id="587" w:author="Parks, Robbie M" w:date="2018-12-05T16:28:00Z">
        <w:r w:rsidR="00325BC1">
          <w:rPr>
            <w:rFonts w:ascii="Times New Roman" w:hAnsi="Times New Roman"/>
            <w:sz w:val="24"/>
            <w:szCs w:val="24"/>
          </w:rPr>
          <w:t xml:space="preserve"> in deaths</w:t>
        </w:r>
      </w:ins>
      <w:r w:rsidRPr="005E65AD">
        <w:rPr>
          <w:rFonts w:ascii="Times New Roman" w:hAnsi="Times New Roman"/>
          <w:sz w:val="24"/>
          <w:szCs w:val="24"/>
        </w:rPr>
        <w:t>, then</w:t>
      </w:r>
    </w:p>
    <w:p w14:paraId="44AFB3FC" w14:textId="7A9B1969" w:rsidR="00B95386" w:rsidRPr="00636C9B" w:rsidRDefault="00FB18C1" w:rsidP="00843ACB">
      <w:pPr>
        <w:pStyle w:val="ListParagraph"/>
        <w:numPr>
          <w:ilvl w:val="0"/>
          <w:numId w:val="10"/>
        </w:numPr>
        <w:spacing w:line="240" w:lineRule="auto"/>
        <w:jc w:val="both"/>
        <w:rPr>
          <w:rFonts w:ascii="Times New Roman" w:hAnsi="Times New Roman"/>
          <w:sz w:val="24"/>
          <w:szCs w:val="24"/>
        </w:rPr>
      </w:pPr>
      <w:ins w:id="588" w:author="Parks, Robbie M" w:date="2018-12-05T16:32:00Z">
        <w:r>
          <w:rPr>
            <w:rFonts w:ascii="Times New Roman" w:hAnsi="Times New Roman"/>
            <w:sz w:val="24"/>
            <w:szCs w:val="24"/>
          </w:rPr>
          <w:t>t</w:t>
        </w:r>
        <w:r w:rsidR="0002049B">
          <w:rPr>
            <w:rFonts w:ascii="Times New Roman" w:hAnsi="Times New Roman"/>
            <w:sz w:val="24"/>
            <w:szCs w:val="24"/>
          </w:rPr>
          <w:t xml:space="preserve">he </w:t>
        </w:r>
      </w:ins>
      <w:ins w:id="589" w:author="Parks, Robbie M" w:date="2018-12-05T16:28:00Z">
        <w:r w:rsidR="00BF73B9">
          <w:rPr>
            <w:rFonts w:ascii="Times New Roman" w:hAnsi="Times New Roman"/>
            <w:sz w:val="24"/>
            <w:szCs w:val="24"/>
          </w:rPr>
          <w:t>l</w:t>
        </w:r>
      </w:ins>
      <w:del w:id="590" w:author="Parks, Robbie M" w:date="2018-12-05T16:28:00Z">
        <w:r w:rsidR="00A83200" w:rsidRPr="00636C9B" w:rsidDel="00BF73B9">
          <w:rPr>
            <w:rFonts w:ascii="Times New Roman" w:hAnsi="Times New Roman"/>
            <w:sz w:val="24"/>
            <w:szCs w:val="24"/>
          </w:rPr>
          <w:delText>L</w:delText>
        </w:r>
      </w:del>
      <w:r w:rsidR="00A83200" w:rsidRPr="00636C9B">
        <w:rPr>
          <w:rFonts w:ascii="Times New Roman" w:hAnsi="Times New Roman"/>
          <w:sz w:val="24"/>
          <w:szCs w:val="24"/>
        </w:rPr>
        <w:t xml:space="preserve">argest single </w:t>
      </w:r>
      <w:r w:rsidR="003B3A5E" w:rsidRPr="00636C9B">
        <w:rPr>
          <w:rFonts w:ascii="Times New Roman" w:hAnsi="Times New Roman"/>
          <w:sz w:val="24"/>
          <w:szCs w:val="24"/>
        </w:rPr>
        <w:t>increase</w:t>
      </w:r>
      <w:r w:rsidR="00A83200"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00A83200" w:rsidRPr="00636C9B">
        <w:rPr>
          <w:rFonts w:ascii="Times New Roman" w:hAnsi="Times New Roman"/>
          <w:sz w:val="24"/>
          <w:szCs w:val="24"/>
        </w:rPr>
        <w:t>)</w:t>
      </w:r>
      <w:ins w:id="591" w:author="Parks, Robbie M" w:date="2018-12-05T16:37:00Z">
        <w:r w:rsidR="002352BB">
          <w:rPr>
            <w:rFonts w:ascii="Times New Roman" w:hAnsi="Times New Roman"/>
            <w:sz w:val="24"/>
            <w:szCs w:val="24"/>
          </w:rPr>
          <w:t xml:space="preserve"> (Figure S1).</w:t>
        </w:r>
      </w:ins>
    </w:p>
    <w:p w14:paraId="5CB22ACD" w14:textId="3CC00089" w:rsidR="003B3A5E" w:rsidRPr="00636C9B" w:rsidRDefault="002352BB" w:rsidP="00843ACB">
      <w:pPr>
        <w:pStyle w:val="ListParagraph"/>
        <w:numPr>
          <w:ilvl w:val="0"/>
          <w:numId w:val="10"/>
        </w:numPr>
        <w:spacing w:line="240" w:lineRule="auto"/>
        <w:jc w:val="both"/>
        <w:rPr>
          <w:rFonts w:ascii="Times New Roman" w:hAnsi="Times New Roman"/>
          <w:sz w:val="24"/>
          <w:szCs w:val="24"/>
        </w:rPr>
      </w:pPr>
      <w:ins w:id="592" w:author="Parks, Robbie M" w:date="2018-12-05T16:37:00Z">
        <w:r>
          <w:rPr>
            <w:rFonts w:ascii="Times New Roman" w:hAnsi="Times New Roman"/>
            <w:sz w:val="24"/>
            <w:szCs w:val="24"/>
          </w:rPr>
          <w:t>The l</w:t>
        </w:r>
      </w:ins>
      <w:del w:id="593" w:author="Parks, Robbie M" w:date="2018-12-05T16:37:00Z">
        <w:r w:rsidR="003B3A5E" w:rsidRPr="00636C9B" w:rsidDel="002352BB">
          <w:rPr>
            <w:rFonts w:ascii="Times New Roman" w:hAnsi="Times New Roman"/>
            <w:sz w:val="24"/>
            <w:szCs w:val="24"/>
          </w:rPr>
          <w:delText>L</w:delText>
        </w:r>
      </w:del>
      <w:r w:rsidR="003B3A5E" w:rsidRPr="00636C9B">
        <w:rPr>
          <w:rFonts w:ascii="Times New Roman" w:hAnsi="Times New Roman"/>
          <w:sz w:val="24"/>
          <w:szCs w:val="24"/>
        </w:rPr>
        <w:t>argest decrease</w:t>
      </w:r>
      <w:ins w:id="594" w:author="Parks, Robbie M" w:date="2018-12-05T16:38:00Z">
        <w:r w:rsidR="00B139EF">
          <w:rPr>
            <w:rFonts w:ascii="Times New Roman" w:hAnsi="Times New Roman"/>
            <w:sz w:val="24"/>
            <w:szCs w:val="24"/>
          </w:rPr>
          <w:t xml:space="preserve"> </w:t>
        </w:r>
      </w:ins>
      <w:ins w:id="595" w:author="Parks, Robbie M" w:date="2018-12-05T16:37:00Z">
        <w:r w:rsidR="00FC67DF">
          <w:rPr>
            <w:rFonts w:ascii="Times New Roman" w:hAnsi="Times New Roman"/>
            <w:sz w:val="24"/>
            <w:szCs w:val="24"/>
          </w:rPr>
          <w:t xml:space="preserve">would be </w:t>
        </w:r>
      </w:ins>
      <w:r w:rsidR="003B3A5E" w:rsidRPr="00636C9B">
        <w:rPr>
          <w:rFonts w:ascii="Times New Roman" w:hAnsi="Times New Roman"/>
          <w:sz w:val="24"/>
          <w:szCs w:val="24"/>
        </w:rPr>
        <w:t>in fall deaths in</w:t>
      </w:r>
      <w:ins w:id="596" w:author="Parks, Robbie M" w:date="2018-12-05T16:37:00Z">
        <w:r w:rsidR="00FC67DF">
          <w:rPr>
            <w:rFonts w:ascii="Times New Roman" w:hAnsi="Times New Roman"/>
            <w:sz w:val="24"/>
            <w:szCs w:val="24"/>
          </w:rPr>
          <w:t xml:space="preserve"> older men.</w:t>
        </w:r>
      </w:ins>
      <w:del w:id="597" w:author="Parks, Robbie M" w:date="2018-12-05T16:37:00Z">
        <w:r w:rsidR="003B3A5E" w:rsidRPr="00636C9B" w:rsidDel="00FC67DF">
          <w:rPr>
            <w:rFonts w:ascii="Times New Roman" w:hAnsi="Times New Roman"/>
            <w:sz w:val="24"/>
            <w:szCs w:val="24"/>
          </w:rPr>
          <w:delText xml:space="preserve"> men age 85+ years at -0.7% (-1.1%,</w:delText>
        </w:r>
        <w:r w:rsidR="00980EBF" w:rsidDel="00FC67DF">
          <w:rPr>
            <w:rFonts w:ascii="Times New Roman" w:hAnsi="Times New Roman"/>
            <w:sz w:val="24"/>
            <w:szCs w:val="24"/>
          </w:rPr>
          <w:delText xml:space="preserve"> </w:delText>
        </w:r>
        <w:r w:rsidR="003B3A5E" w:rsidRPr="00636C9B" w:rsidDel="00FC67DF">
          <w:rPr>
            <w:rFonts w:ascii="Times New Roman" w:hAnsi="Times New Roman"/>
            <w:sz w:val="24"/>
            <w:szCs w:val="24"/>
          </w:rPr>
          <w:delText>-0.2%)</w:delText>
        </w:r>
      </w:del>
    </w:p>
    <w:p w14:paraId="2A4F5236" w14:textId="37997AE4" w:rsidR="00A83200" w:rsidRPr="00636C9B" w:rsidRDefault="00B642A0" w:rsidP="00843ACB">
      <w:pPr>
        <w:pStyle w:val="ListParagraph"/>
        <w:numPr>
          <w:ilvl w:val="0"/>
          <w:numId w:val="10"/>
        </w:numPr>
        <w:spacing w:line="240" w:lineRule="auto"/>
        <w:jc w:val="both"/>
        <w:rPr>
          <w:rFonts w:ascii="Times New Roman" w:hAnsi="Times New Roman"/>
          <w:sz w:val="24"/>
          <w:szCs w:val="24"/>
        </w:rPr>
      </w:pPr>
      <w:ins w:id="598" w:author="Parks, Robbie M" w:date="2018-12-05T16:38:00Z">
        <w:r>
          <w:rPr>
            <w:rFonts w:ascii="Times New Roman" w:hAnsi="Times New Roman"/>
            <w:sz w:val="24"/>
            <w:szCs w:val="24"/>
          </w:rPr>
          <w:t xml:space="preserve">The </w:t>
        </w:r>
        <w:r w:rsidR="00B139EF">
          <w:rPr>
            <w:rFonts w:ascii="Times New Roman" w:hAnsi="Times New Roman"/>
            <w:sz w:val="24"/>
            <w:szCs w:val="24"/>
          </w:rPr>
          <w:t>e</w:t>
        </w:r>
      </w:ins>
      <w:del w:id="599" w:author="Parks, Robbie M" w:date="2018-12-05T16:38:00Z">
        <w:r w:rsidR="003B3A5E" w:rsidRPr="00636C9B" w:rsidDel="00B642A0">
          <w:rPr>
            <w:rFonts w:ascii="Times New Roman" w:hAnsi="Times New Roman"/>
            <w:sz w:val="24"/>
            <w:szCs w:val="24"/>
          </w:rPr>
          <w:delText>E</w:delText>
        </w:r>
      </w:del>
      <w:r w:rsidR="003B3A5E" w:rsidRPr="00636C9B">
        <w:rPr>
          <w:rFonts w:ascii="Times New Roman" w:hAnsi="Times New Roman"/>
          <w:sz w:val="24"/>
          <w:szCs w:val="24"/>
        </w:rPr>
        <w:t xml:space="preserve">xcess risk from transport was </w:t>
      </w:r>
      <w:ins w:id="600" w:author="Parks, Robbie M" w:date="2018-12-05T16:31:00Z">
        <w:r w:rsidR="001E1AA1">
          <w:rPr>
            <w:rFonts w:ascii="Times New Roman" w:hAnsi="Times New Roman"/>
            <w:sz w:val="24"/>
            <w:szCs w:val="24"/>
          </w:rPr>
          <w:t xml:space="preserve">generally </w:t>
        </w:r>
      </w:ins>
      <w:r w:rsidR="003B3A5E" w:rsidRPr="00636C9B">
        <w:rPr>
          <w:rFonts w:ascii="Times New Roman" w:hAnsi="Times New Roman"/>
          <w:sz w:val="24"/>
          <w:szCs w:val="24"/>
        </w:rPr>
        <w:t xml:space="preserve">larger in male age groups than in females, </w:t>
      </w:r>
      <w:ins w:id="601" w:author="Parks, Robbie M" w:date="2018-12-05T16:31:00Z">
        <w:r w:rsidR="001E1AA1">
          <w:rPr>
            <w:rFonts w:ascii="Times New Roman" w:hAnsi="Times New Roman"/>
            <w:sz w:val="24"/>
            <w:szCs w:val="24"/>
          </w:rPr>
          <w:t>with</w:t>
        </w:r>
      </w:ins>
      <w:ins w:id="602" w:author="Parks, Robbie M" w:date="2018-12-05T16:38:00Z">
        <w:r>
          <w:rPr>
            <w:rFonts w:ascii="Times New Roman" w:hAnsi="Times New Roman"/>
            <w:sz w:val="24"/>
            <w:szCs w:val="24"/>
          </w:rPr>
          <w:t xml:space="preserve"> </w:t>
        </w:r>
      </w:ins>
      <w:ins w:id="603" w:author="Parks, Robbie M" w:date="2018-12-05T16:31:00Z">
        <w:r w:rsidR="001E1AA1">
          <w:rPr>
            <w:rFonts w:ascii="Times New Roman" w:hAnsi="Times New Roman"/>
            <w:sz w:val="24"/>
            <w:szCs w:val="24"/>
          </w:rPr>
          <w:t>few exceptions</w:t>
        </w:r>
        <w:r w:rsidR="0002049B">
          <w:rPr>
            <w:rFonts w:ascii="Times New Roman" w:hAnsi="Times New Roman"/>
            <w:sz w:val="24"/>
            <w:szCs w:val="24"/>
          </w:rPr>
          <w:t>.</w:t>
        </w:r>
      </w:ins>
      <w:del w:id="604" w:author="Parks, Robbie M" w:date="2018-12-05T16:31:00Z">
        <w:r w:rsidR="003B3A5E" w:rsidRPr="00636C9B" w:rsidDel="001E1AA1">
          <w:rPr>
            <w:rFonts w:ascii="Times New Roman" w:hAnsi="Times New Roman"/>
            <w:sz w:val="24"/>
            <w:szCs w:val="24"/>
          </w:rPr>
          <w:delText>except 5-14, 65-74 and 85+ years age groups.</w:delText>
        </w:r>
      </w:del>
    </w:p>
    <w:p w14:paraId="256C0CA2" w14:textId="2B2EB85D"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above 5</w:t>
      </w:r>
      <w:r w:rsidR="007175A1">
        <w:rPr>
          <w:rFonts w:ascii="Times New Roman" w:hAnsi="Times New Roman"/>
          <w:sz w:val="24"/>
          <w:szCs w:val="24"/>
        </w:rPr>
        <w:t xml:space="preserve"> years</w:t>
      </w:r>
      <w:r w:rsidR="002663AE">
        <w:rPr>
          <w:rFonts w:ascii="Times New Roman" w:hAnsi="Times New Roman"/>
          <w:sz w:val="24"/>
          <w:szCs w:val="24"/>
        </w:rPr>
        <w:t xml:space="preserve"> of age</w:t>
      </w:r>
      <w:r w:rsidR="00980EBF">
        <w:rPr>
          <w:rFonts w:ascii="Times New Roman" w:hAnsi="Times New Roman"/>
          <w:sz w:val="24"/>
          <w:szCs w:val="24"/>
        </w:rPr>
        <w:t>, apart from 25-34</w:t>
      </w:r>
      <w:r w:rsidR="002663AE">
        <w:rPr>
          <w:rFonts w:ascii="Times New Roman" w:hAnsi="Times New Roman"/>
          <w:sz w:val="24"/>
          <w:szCs w:val="24"/>
        </w:rPr>
        <w:t xml:space="preserve"> and</w:t>
      </w:r>
      <w:r w:rsidR="00980EBF">
        <w:rPr>
          <w:rFonts w:ascii="Times New Roman" w:hAnsi="Times New Roman"/>
          <w:sz w:val="24"/>
          <w:szCs w:val="24"/>
        </w:rPr>
        <w:t xml:space="preserve"> 75-84 years</w:t>
      </w:r>
      <w:ins w:id="605" w:author="Parks, Robbie M" w:date="2018-12-05T16:37:00Z">
        <w:r w:rsidR="00F2033D">
          <w:rPr>
            <w:rFonts w:ascii="Times New Roman" w:hAnsi="Times New Roman"/>
            <w:sz w:val="24"/>
            <w:szCs w:val="24"/>
          </w:rPr>
          <w:t>.</w:t>
        </w:r>
      </w:ins>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5A98DE54" w:rsidR="00AC30AB" w:rsidRPr="00843ACB" w:rsidRDefault="007D407F" w:rsidP="00843ACB">
      <w:pPr>
        <w:spacing w:line="240" w:lineRule="auto"/>
        <w:jc w:val="both"/>
        <w:rPr>
          <w:rFonts w:ascii="Times New Roman" w:hAnsi="Times New Roman"/>
          <w:sz w:val="24"/>
          <w:szCs w:val="24"/>
          <w:u w:val="single"/>
        </w:rPr>
      </w:pPr>
      <w:ins w:id="606"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00AC30AB"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516871">
        <w:rPr>
          <w:rFonts w:ascii="Times New Roman" w:hAnsi="Times New Roman"/>
          <w:sz w:val="24"/>
          <w:szCs w:val="24"/>
          <w:u w:val="single"/>
        </w:rPr>
        <w:t>by</w:t>
      </w:r>
      <w:r w:rsidR="00AC30AB" w:rsidRPr="00843ACB">
        <w:rPr>
          <w:rFonts w:ascii="Times New Roman" w:hAnsi="Times New Roman"/>
          <w:sz w:val="24"/>
          <w:szCs w:val="24"/>
          <w:u w:val="single"/>
        </w:rPr>
        <w:t xml:space="preserve"> </w:t>
      </w:r>
      <w:ins w:id="607" w:author="Parks, Robbie M" w:date="2018-12-05T16:20:00Z">
        <w:r w:rsidR="00273234" w:rsidRPr="00843ACB">
          <w:rPr>
            <w:rFonts w:ascii="Times New Roman" w:hAnsi="Times New Roman"/>
            <w:sz w:val="24"/>
            <w:szCs w:val="24"/>
            <w:u w:val="single"/>
          </w:rPr>
          <w:t>months</w:t>
        </w:r>
        <w:r w:rsidR="00273234">
          <w:rPr>
            <w:rFonts w:ascii="Times New Roman" w:hAnsi="Times New Roman"/>
            <w:sz w:val="24"/>
            <w:szCs w:val="24"/>
            <w:u w:val="single"/>
          </w:rPr>
          <w:t xml:space="preserve"> in 2016 population</w:t>
        </w:r>
      </w:ins>
      <w:ins w:id="608" w:author="Parks, Robbie M" w:date="2018-12-05T17:12:00Z">
        <w:r>
          <w:rPr>
            <w:rFonts w:ascii="Times New Roman" w:hAnsi="Times New Roman"/>
            <w:sz w:val="24"/>
            <w:szCs w:val="24"/>
            <w:u w:val="single"/>
          </w:rPr>
          <w:t>]]]</w:t>
        </w:r>
      </w:ins>
      <w:del w:id="609" w:author="Parks, Robbie M" w:date="2018-12-05T16:20:00Z">
        <w:r w:rsidR="00AC30AB" w:rsidRPr="00843ACB" w:rsidDel="00273234">
          <w:rPr>
            <w:rFonts w:ascii="Times New Roman" w:hAnsi="Times New Roman"/>
            <w:sz w:val="24"/>
            <w:szCs w:val="24"/>
            <w:u w:val="single"/>
          </w:rPr>
          <w:delText>months</w:delText>
        </w:r>
      </w:del>
    </w:p>
    <w:p w14:paraId="502DE4D2" w14:textId="0118CEFD" w:rsidR="004F34C7" w:rsidRPr="004F34C7" w:rsidRDefault="00F919BB" w:rsidP="004F34C7">
      <w:pPr>
        <w:pStyle w:val="ListParagraph"/>
        <w:numPr>
          <w:ilvl w:val="0"/>
          <w:numId w:val="10"/>
        </w:numPr>
        <w:spacing w:line="240" w:lineRule="auto"/>
        <w:jc w:val="both"/>
        <w:rPr>
          <w:ins w:id="610" w:author="Parks, Robbie M" w:date="2018-12-05T16:56:00Z"/>
          <w:rFonts w:ascii="Times New Roman" w:hAnsi="Times New Roman"/>
          <w:i/>
          <w:sz w:val="24"/>
          <w:szCs w:val="24"/>
          <w:rPrChange w:id="611" w:author="Parks, Robbie M" w:date="2018-12-05T16:56:00Z">
            <w:rPr>
              <w:ins w:id="612" w:author="Parks, Robbie M" w:date="2018-12-05T16:56:00Z"/>
              <w:rFonts w:ascii="Times New Roman" w:hAnsi="Times New Roman"/>
              <w:sz w:val="24"/>
              <w:szCs w:val="24"/>
            </w:rPr>
          </w:rPrChange>
        </w:rPr>
      </w:pPr>
      <w:ins w:id="613" w:author="Parks, Robbie M" w:date="2018-12-05T16:39:00Z">
        <w:r>
          <w:rPr>
            <w:rFonts w:ascii="Times New Roman" w:hAnsi="Times New Roman"/>
            <w:sz w:val="24"/>
            <w:szCs w:val="24"/>
          </w:rPr>
          <w:t>In contrast, the v</w:t>
        </w:r>
      </w:ins>
      <w:commentRangeStart w:id="614"/>
      <w:commentRangeStart w:id="615"/>
      <w:del w:id="616" w:author="Parks, Robbie M" w:date="2018-12-05T16:39:00Z">
        <w:r w:rsidR="00012A43" w:rsidRPr="00636C9B" w:rsidDel="00F919BB">
          <w:rPr>
            <w:rFonts w:ascii="Times New Roman" w:hAnsi="Times New Roman"/>
            <w:sz w:val="24"/>
            <w:szCs w:val="24"/>
          </w:rPr>
          <w:delText>V</w:delText>
        </w:r>
      </w:del>
      <w:r w:rsidR="00012A43" w:rsidRPr="00636C9B">
        <w:rPr>
          <w:rFonts w:ascii="Times New Roman" w:hAnsi="Times New Roman"/>
          <w:sz w:val="24"/>
          <w:szCs w:val="24"/>
        </w:rPr>
        <w:t xml:space="preserve">ariation in excess risk over month was less evident in all injury categories apart from drownings, which demonstrated a peak in the summer for males and </w:t>
      </w:r>
      <w:del w:id="617" w:author="Parks, Robbie M" w:date="2018-12-05T16:30:00Z">
        <w:r w:rsidR="001A74D3" w:rsidDel="00E92AEA">
          <w:rPr>
            <w:rFonts w:ascii="Times New Roman" w:hAnsi="Times New Roman"/>
            <w:sz w:val="24"/>
            <w:szCs w:val="24"/>
          </w:rPr>
          <w:delText xml:space="preserve">also </w:delText>
        </w:r>
      </w:del>
      <w:r w:rsidR="00012A43" w:rsidRPr="00636C9B">
        <w:rPr>
          <w:rFonts w:ascii="Times New Roman" w:hAnsi="Times New Roman"/>
          <w:sz w:val="24"/>
          <w:szCs w:val="24"/>
        </w:rPr>
        <w:t>females</w:t>
      </w:r>
      <w:commentRangeEnd w:id="614"/>
      <w:r w:rsidR="005E65AD">
        <w:rPr>
          <w:rStyle w:val="CommentReference"/>
          <w:rFonts w:asciiTheme="minorHAnsi" w:eastAsiaTheme="minorHAnsi" w:hAnsiTheme="minorHAnsi" w:cstheme="minorBidi"/>
        </w:rPr>
        <w:commentReference w:id="614"/>
      </w:r>
      <w:commentRangeEnd w:id="615"/>
      <w:ins w:id="618" w:author="Parks, Robbie M" w:date="2018-12-05T16:39:00Z">
        <w:r w:rsidR="00146C93">
          <w:rPr>
            <w:rFonts w:ascii="Times New Roman" w:hAnsi="Times New Roman"/>
            <w:sz w:val="24"/>
            <w:szCs w:val="24"/>
          </w:rPr>
          <w:t xml:space="preserve"> (Figure S2)</w:t>
        </w:r>
      </w:ins>
      <w:r w:rsidR="00631CF4">
        <w:rPr>
          <w:rStyle w:val="CommentReference"/>
          <w:rFonts w:asciiTheme="minorHAnsi" w:eastAsiaTheme="minorHAnsi" w:hAnsiTheme="minorHAnsi" w:cstheme="minorBidi"/>
        </w:rPr>
        <w:commentReference w:id="615"/>
      </w:r>
      <w:ins w:id="619" w:author="Parks, Robbie M" w:date="2018-12-05T16:30:00Z">
        <w:r w:rsidR="00E92AEA">
          <w:rPr>
            <w:rFonts w:ascii="Times New Roman" w:hAnsi="Times New Roman"/>
            <w:sz w:val="24"/>
            <w:szCs w:val="24"/>
          </w:rPr>
          <w:t>.</w:t>
        </w:r>
      </w:ins>
    </w:p>
    <w:p w14:paraId="10F7ACD2" w14:textId="77777777" w:rsidR="004F34C7" w:rsidRPr="00052DDD" w:rsidRDefault="004F34C7">
      <w:pPr>
        <w:spacing w:after="0" w:line="240" w:lineRule="auto"/>
        <w:jc w:val="both"/>
        <w:rPr>
          <w:ins w:id="620" w:author="Parks, Robbie M" w:date="2018-12-05T16:56:00Z"/>
          <w:rFonts w:ascii="Times New Roman" w:hAnsi="Times New Roman"/>
          <w:i/>
          <w:sz w:val="24"/>
          <w:szCs w:val="24"/>
        </w:rPr>
        <w:pPrChange w:id="621" w:author="Parks, Robbie M" w:date="2018-12-05T16:56:00Z">
          <w:pPr>
            <w:spacing w:after="0" w:line="480" w:lineRule="auto"/>
            <w:jc w:val="both"/>
          </w:pPr>
        </w:pPrChange>
      </w:pPr>
      <w:ins w:id="622" w:author="Parks, Robbie M" w:date="2018-12-05T16:56:00Z">
        <w:r>
          <w:rPr>
            <w:rFonts w:ascii="Times New Roman" w:hAnsi="Times New Roman"/>
            <w:i/>
            <w:sz w:val="24"/>
            <w:szCs w:val="24"/>
          </w:rPr>
          <w:t>Sensitivity analysis</w:t>
        </w:r>
      </w:ins>
    </w:p>
    <w:p w14:paraId="08ADA6DF" w14:textId="642194E3" w:rsidR="004F34C7" w:rsidRDefault="004F34C7">
      <w:pPr>
        <w:pStyle w:val="ListParagraph"/>
        <w:numPr>
          <w:ilvl w:val="0"/>
          <w:numId w:val="7"/>
        </w:numPr>
        <w:spacing w:after="0" w:line="240" w:lineRule="auto"/>
        <w:jc w:val="both"/>
        <w:rPr>
          <w:rFonts w:ascii="Times New Roman" w:hAnsi="Times New Roman"/>
          <w:sz w:val="24"/>
          <w:szCs w:val="24"/>
        </w:rPr>
        <w:pPrChange w:id="623" w:author="Parks, Robbie M" w:date="2018-12-05T16:56:00Z">
          <w:pPr>
            <w:pStyle w:val="ListParagraph"/>
            <w:numPr>
              <w:numId w:val="7"/>
            </w:numPr>
            <w:spacing w:after="0" w:line="480" w:lineRule="auto"/>
            <w:ind w:hanging="360"/>
            <w:jc w:val="both"/>
          </w:pPr>
        </w:pPrChange>
      </w:pPr>
      <w:ins w:id="624" w:author="Parks, Robbie M" w:date="2018-12-05T16:56:00Z">
        <w:r w:rsidRPr="00052DDD">
          <w:rPr>
            <w:rFonts w:ascii="Times New Roman" w:hAnsi="Times New Roman"/>
            <w:sz w:val="24"/>
            <w:szCs w:val="24"/>
          </w:rPr>
          <w:t>In addition</w:t>
        </w:r>
      </w:ins>
      <w:ins w:id="625" w:author="Parks, Robbie M" w:date="2018-12-05T17:12:00Z">
        <w:r w:rsidR="00D52BCF">
          <w:rPr>
            <w:rFonts w:ascii="Times New Roman" w:hAnsi="Times New Roman"/>
            <w:sz w:val="24"/>
            <w:szCs w:val="24"/>
          </w:rPr>
          <w:t xml:space="preserve"> to the results presented here</w:t>
        </w:r>
      </w:ins>
      <w:ins w:id="626" w:author="Parks, Robbie M" w:date="2018-12-05T16:56:00Z">
        <w:r w:rsidRPr="00052DDD">
          <w:rPr>
            <w:rFonts w:ascii="Times New Roman" w:hAnsi="Times New Roman"/>
            <w:sz w:val="24"/>
            <w:szCs w:val="24"/>
          </w:rPr>
          <w:t xml:space="preserve">, </w:t>
        </w:r>
      </w:ins>
      <w:ins w:id="627" w:author="Parks, Robbie M" w:date="2018-12-07T14:09:00Z">
        <w:r w:rsidR="006D2494">
          <w:rPr>
            <w:rFonts w:ascii="Times New Roman" w:hAnsi="Times New Roman"/>
            <w:sz w:val="24"/>
            <w:szCs w:val="24"/>
          </w:rPr>
          <w:t xml:space="preserve">monthly </w:t>
        </w:r>
      </w:ins>
      <w:ins w:id="628" w:author="Parks, Robbie M" w:date="2018-12-05T16:56:00Z">
        <w:r w:rsidRPr="00052DDD">
          <w:rPr>
            <w:rFonts w:ascii="Times New Roman" w:hAnsi="Times New Roman"/>
            <w:sz w:val="24"/>
            <w:szCs w:val="24"/>
          </w:rPr>
          <w:t xml:space="preserve">temperature anomalies based on </w:t>
        </w:r>
      </w:ins>
      <w:r w:rsidR="004A47D1" w:rsidRPr="00052DDD">
        <w:rPr>
          <w:rFonts w:ascii="Times New Roman" w:hAnsi="Times New Roman"/>
          <w:sz w:val="24"/>
          <w:szCs w:val="24"/>
        </w:rPr>
        <w:t xml:space="preserve">daily maximum, minimum or range of temperature </w:t>
      </w:r>
      <w:ins w:id="629" w:author="Parks, Robbie M" w:date="2018-12-05T16:56:00Z">
        <w:r w:rsidRPr="00052DDD">
          <w:rPr>
            <w:rFonts w:ascii="Times New Roman" w:hAnsi="Times New Roman"/>
            <w:sz w:val="24"/>
            <w:szCs w:val="24"/>
          </w:rPr>
          <w:t xml:space="preserve">were calculated in a similar way </w:t>
        </w:r>
      </w:ins>
      <w:r w:rsidR="00532131">
        <w:rPr>
          <w:rFonts w:ascii="Times New Roman" w:hAnsi="Times New Roman"/>
          <w:sz w:val="24"/>
          <w:szCs w:val="24"/>
        </w:rPr>
        <w:t xml:space="preserve">to </w:t>
      </w:r>
      <w:ins w:id="630" w:author="Parks, Robbie M" w:date="2018-12-05T16:56:00Z">
        <w:r w:rsidRPr="00052DDD">
          <w:rPr>
            <w:rFonts w:ascii="Times New Roman" w:hAnsi="Times New Roman"/>
            <w:sz w:val="24"/>
            <w:szCs w:val="24"/>
          </w:rPr>
          <w:t>those for</w:t>
        </w:r>
      </w:ins>
      <w:r w:rsidR="004A47D1" w:rsidRPr="004A47D1">
        <w:rPr>
          <w:rFonts w:ascii="Times New Roman" w:hAnsi="Times New Roman"/>
          <w:sz w:val="24"/>
          <w:szCs w:val="24"/>
        </w:rPr>
        <w:t xml:space="preserve"> </w:t>
      </w:r>
      <w:r w:rsidR="004A47D1" w:rsidRPr="00052DDD">
        <w:rPr>
          <w:rFonts w:ascii="Times New Roman" w:hAnsi="Times New Roman"/>
          <w:sz w:val="24"/>
          <w:szCs w:val="24"/>
        </w:rPr>
        <w:t>daily mean temperature</w:t>
      </w:r>
      <w:r w:rsidR="00BB42A8">
        <w:rPr>
          <w:rFonts w:ascii="Times New Roman" w:hAnsi="Times New Roman"/>
          <w:sz w:val="24"/>
          <w:szCs w:val="24"/>
        </w:rPr>
        <w:t>.</w:t>
      </w:r>
    </w:p>
    <w:p w14:paraId="08E75D6E" w14:textId="77777777" w:rsidR="004F34C7" w:rsidRDefault="004F34C7">
      <w:pPr>
        <w:pStyle w:val="ListParagraph"/>
        <w:numPr>
          <w:ilvl w:val="0"/>
          <w:numId w:val="7"/>
        </w:numPr>
        <w:spacing w:after="0" w:line="240" w:lineRule="auto"/>
        <w:jc w:val="both"/>
        <w:rPr>
          <w:rFonts w:ascii="Times New Roman" w:hAnsi="Times New Roman"/>
          <w:sz w:val="24"/>
          <w:szCs w:val="24"/>
        </w:rPr>
        <w:pPrChange w:id="631" w:author="Parks, Robbie M" w:date="2018-12-05T16:56:00Z">
          <w:pPr>
            <w:pStyle w:val="ListParagraph"/>
            <w:numPr>
              <w:numId w:val="7"/>
            </w:numPr>
            <w:spacing w:after="0" w:line="480" w:lineRule="auto"/>
            <w:ind w:hanging="360"/>
            <w:jc w:val="both"/>
          </w:pPr>
        </w:pPrChange>
      </w:pPr>
      <w:r w:rsidRPr="00052DDD">
        <w:rPr>
          <w:rFonts w:ascii="Times New Roman" w:hAnsi="Times New Roman"/>
          <w:sz w:val="24"/>
          <w:szCs w:val="24"/>
        </w:rPr>
        <w:t xml:space="preserve">However, our results for these measures were similar to those from daily mean and are not presented here. </w:t>
      </w:r>
    </w:p>
    <w:p w14:paraId="2EF80314" w14:textId="77777777" w:rsidR="004F34C7" w:rsidRPr="00052DDD" w:rsidRDefault="004F34C7">
      <w:pPr>
        <w:pStyle w:val="ListParagraph"/>
        <w:numPr>
          <w:ilvl w:val="0"/>
          <w:numId w:val="7"/>
        </w:numPr>
        <w:spacing w:after="0" w:line="240" w:lineRule="auto"/>
        <w:jc w:val="both"/>
        <w:rPr>
          <w:rFonts w:ascii="Times New Roman" w:hAnsi="Times New Roman"/>
          <w:sz w:val="24"/>
          <w:szCs w:val="24"/>
        </w:rPr>
        <w:pPrChange w:id="632" w:author="Parks, Robbie M" w:date="2018-12-05T16:56:00Z">
          <w:pPr>
            <w:pStyle w:val="ListParagraph"/>
            <w:numPr>
              <w:numId w:val="7"/>
            </w:numPr>
            <w:spacing w:after="0" w:line="480" w:lineRule="auto"/>
            <w:ind w:hanging="360"/>
            <w:jc w:val="both"/>
          </w:pPr>
        </w:pPrChange>
      </w:pPr>
      <w:r w:rsidRPr="00052DDD">
        <w:rPr>
          <w:rFonts w:ascii="Times New Roman" w:hAnsi="Times New Roman"/>
          <w:sz w:val="24"/>
          <w:szCs w:val="24"/>
        </w:rPr>
        <w:t>Similarly, when including more than one temperature metric in the model (in addition to temperature anomalies of monthly means), such as 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p>
    <w:p w14:paraId="7237DBC6" w14:textId="77777777" w:rsidR="004F34C7" w:rsidRPr="004F34C7" w:rsidRDefault="004F34C7">
      <w:pPr>
        <w:spacing w:line="240" w:lineRule="auto"/>
        <w:jc w:val="both"/>
        <w:rPr>
          <w:rFonts w:ascii="Times New Roman" w:hAnsi="Times New Roman"/>
          <w:i/>
          <w:sz w:val="24"/>
          <w:szCs w:val="24"/>
          <w:rPrChange w:id="633" w:author="Parks, Robbie M" w:date="2018-12-05T16:56:00Z">
            <w:rPr>
              <w:rFonts w:ascii="Times New Roman" w:hAnsi="Times New Roman"/>
              <w:sz w:val="24"/>
              <w:szCs w:val="24"/>
            </w:rPr>
          </w:rPrChange>
        </w:rPr>
        <w:pPrChange w:id="634" w:author="Parks, Robbie M" w:date="2018-12-05T16:56:00Z">
          <w:pPr>
            <w:pStyle w:val="ListParagraph"/>
            <w:numPr>
              <w:numId w:val="10"/>
            </w:numPr>
            <w:spacing w:line="240" w:lineRule="auto"/>
            <w:ind w:hanging="360"/>
            <w:jc w:val="both"/>
          </w:pPr>
        </w:pPrChange>
      </w:pPr>
    </w:p>
    <w:p w14:paraId="31D107E6" w14:textId="77777777" w:rsidR="008C666B" w:rsidRDefault="008C666B">
      <w:pPr>
        <w:spacing w:after="0" w:line="240" w:lineRule="auto"/>
        <w:jc w:val="both"/>
        <w:rPr>
          <w:rFonts w:ascii="Times New Roman" w:hAnsi="Times New Roman"/>
          <w:i/>
          <w:sz w:val="24"/>
          <w:szCs w:val="24"/>
        </w:rPr>
        <w:pPrChange w:id="635" w:author="Parks, Robbie M" w:date="2018-12-05T16:56:00Z">
          <w:pPr>
            <w:spacing w:after="0" w:line="480" w:lineRule="auto"/>
            <w:jc w:val="both"/>
          </w:pPr>
        </w:pPrChange>
      </w:pPr>
      <w:r>
        <w:rPr>
          <w:rFonts w:ascii="Times New Roman" w:hAnsi="Times New Roman"/>
          <w:i/>
          <w:sz w:val="24"/>
          <w:szCs w:val="24"/>
        </w:rPr>
        <w:t>Strengths and limitations</w:t>
      </w:r>
    </w:p>
    <w:p w14:paraId="3B28D4FA" w14:textId="60FDE13C" w:rsidR="008C666B" w:rsidRDefault="008C666B">
      <w:pPr>
        <w:pStyle w:val="ListParagraph"/>
        <w:numPr>
          <w:ilvl w:val="0"/>
          <w:numId w:val="7"/>
        </w:numPr>
        <w:spacing w:after="0" w:line="240" w:lineRule="auto"/>
        <w:jc w:val="both"/>
        <w:rPr>
          <w:rFonts w:ascii="Times New Roman" w:hAnsi="Times New Roman"/>
          <w:sz w:val="24"/>
          <w:szCs w:val="24"/>
        </w:rPr>
        <w:pPrChange w:id="636" w:author="Parks, Robbie M" w:date="2018-12-05T16:56:00Z">
          <w:pPr>
            <w:pStyle w:val="ListParagraph"/>
            <w:numPr>
              <w:numId w:val="7"/>
            </w:numPr>
            <w:spacing w:after="0" w:line="480" w:lineRule="auto"/>
            <w:ind w:hanging="360"/>
            <w:jc w:val="both"/>
          </w:pPr>
        </w:pPrChange>
      </w:pPr>
      <w:r>
        <w:rPr>
          <w:rFonts w:ascii="Times New Roman" w:hAnsi="Times New Roman"/>
          <w:sz w:val="24"/>
          <w:szCs w:val="24"/>
        </w:rPr>
        <w:t xml:space="preserve">The strengths </w:t>
      </w:r>
      <w:r w:rsidRPr="008C666B">
        <w:rPr>
          <w:rFonts w:ascii="Times New Roman" w:hAnsi="Times New Roman"/>
          <w:sz w:val="24"/>
          <w:szCs w:val="24"/>
        </w:rPr>
        <w:t xml:space="preserve">of our study are its innovative methods of </w:t>
      </w:r>
      <w:r w:rsidR="00CE4492">
        <w:rPr>
          <w:rFonts w:ascii="Times New Roman" w:hAnsi="Times New Roman"/>
          <w:sz w:val="24"/>
          <w:szCs w:val="24"/>
        </w:rPr>
        <w:t>modelling</w:t>
      </w:r>
      <w:r>
        <w:rPr>
          <w:rFonts w:ascii="Times New Roman" w:hAnsi="Times New Roman"/>
          <w:sz w:val="24"/>
          <w:szCs w:val="24"/>
        </w:rPr>
        <w:t xml:space="preserve"> </w:t>
      </w:r>
      <w:r w:rsidR="00CE4492">
        <w:rPr>
          <w:rFonts w:ascii="Times New Roman" w:hAnsi="Times New Roman"/>
          <w:sz w:val="24"/>
          <w:szCs w:val="24"/>
        </w:rPr>
        <w:t>the association</w:t>
      </w:r>
      <w:r>
        <w:rPr>
          <w:rFonts w:ascii="Times New Roman" w:hAnsi="Times New Roman"/>
          <w:sz w:val="24"/>
          <w:szCs w:val="24"/>
        </w:rPr>
        <w:t xml:space="preserve"> of </w:t>
      </w:r>
      <w:r w:rsidR="00CE4492">
        <w:rPr>
          <w:rFonts w:ascii="Times New Roman" w:hAnsi="Times New Roman"/>
          <w:sz w:val="24"/>
          <w:szCs w:val="24"/>
        </w:rPr>
        <w:t xml:space="preserve">deaths from injuries with temperature </w:t>
      </w:r>
      <w:r w:rsidRPr="008C666B">
        <w:rPr>
          <w:rFonts w:ascii="Times New Roman" w:hAnsi="Times New Roman"/>
          <w:sz w:val="24"/>
          <w:szCs w:val="24"/>
        </w:rPr>
        <w:t xml:space="preserve">over space and time, by age group and </w:t>
      </w:r>
      <w:r w:rsidR="00CE4492">
        <w:rPr>
          <w:rFonts w:ascii="Times New Roman" w:hAnsi="Times New Roman"/>
          <w:sz w:val="24"/>
          <w:szCs w:val="24"/>
        </w:rPr>
        <w:t>type</w:t>
      </w:r>
      <w:r w:rsidRPr="008C666B">
        <w:rPr>
          <w:rFonts w:ascii="Times New Roman" w:hAnsi="Times New Roman"/>
          <w:sz w:val="24"/>
          <w:szCs w:val="24"/>
        </w:rPr>
        <w:t xml:space="preserve"> of </w:t>
      </w:r>
      <w:r w:rsidR="00CE4492">
        <w:rPr>
          <w:rFonts w:ascii="Times New Roman" w:hAnsi="Times New Roman"/>
          <w:sz w:val="24"/>
          <w:szCs w:val="24"/>
        </w:rPr>
        <w:t>injury</w:t>
      </w:r>
      <w:r w:rsidRPr="008C666B">
        <w:rPr>
          <w:rFonts w:ascii="Times New Roman" w:hAnsi="Times New Roman"/>
          <w:sz w:val="24"/>
          <w:szCs w:val="24"/>
        </w:rPr>
        <w:t xml:space="preserve">; using </w:t>
      </w:r>
      <w:r w:rsidR="00263D2E">
        <w:rPr>
          <w:rFonts w:ascii="Times New Roman" w:hAnsi="Times New Roman"/>
          <w:sz w:val="24"/>
          <w:szCs w:val="24"/>
        </w:rPr>
        <w:t>monthly temperature data to reflect large-scale changes in temperature, reflective of potential changes in long-term climate</w:t>
      </w:r>
      <w:r w:rsidR="00FC6C50">
        <w:rPr>
          <w:rFonts w:ascii="Times New Roman" w:hAnsi="Times New Roman"/>
          <w:sz w:val="24"/>
          <w:szCs w:val="24"/>
        </w:rPr>
        <w:t xml:space="preserve">; </w:t>
      </w:r>
      <w:r w:rsidR="00D24D5A">
        <w:rPr>
          <w:rFonts w:ascii="Times New Roman" w:hAnsi="Times New Roman"/>
          <w:sz w:val="24"/>
          <w:szCs w:val="24"/>
        </w:rPr>
        <w:t>calculating change in number of deaths for a comprehensive set of types of injury deaths</w:t>
      </w:r>
      <w:r w:rsidR="00263D2E">
        <w:rPr>
          <w:rFonts w:ascii="Times New Roman" w:hAnsi="Times New Roman"/>
          <w:sz w:val="24"/>
          <w:szCs w:val="24"/>
        </w:rPr>
        <w:t>.</w:t>
      </w:r>
    </w:p>
    <w:p w14:paraId="12A63F0C" w14:textId="77777777" w:rsidR="00FD022F" w:rsidRDefault="00E13195">
      <w:pPr>
        <w:pStyle w:val="ListParagraph"/>
        <w:numPr>
          <w:ilvl w:val="0"/>
          <w:numId w:val="7"/>
        </w:numPr>
        <w:spacing w:after="0" w:line="240" w:lineRule="auto"/>
        <w:jc w:val="both"/>
        <w:rPr>
          <w:rFonts w:ascii="Times New Roman" w:hAnsi="Times New Roman"/>
          <w:sz w:val="24"/>
          <w:szCs w:val="24"/>
        </w:rPr>
        <w:pPrChange w:id="637" w:author="Parks, Robbie M" w:date="2018-12-05T16:56:00Z">
          <w:pPr>
            <w:pStyle w:val="ListParagraph"/>
            <w:numPr>
              <w:numId w:val="10"/>
            </w:numPr>
            <w:spacing w:line="240" w:lineRule="auto"/>
            <w:ind w:hanging="360"/>
            <w:jc w:val="both"/>
          </w:pPr>
        </w:pPrChange>
      </w:pPr>
      <w:r>
        <w:rPr>
          <w:rFonts w:ascii="Times New Roman" w:hAnsi="Times New Roman"/>
          <w:sz w:val="24"/>
          <w:szCs w:val="24"/>
        </w:rPr>
        <w:t xml:space="preserve">A limitation is that we did not investigate effects on a county scale, due to limitations in computing capacity. </w:t>
      </w:r>
    </w:p>
    <w:p w14:paraId="363AC220" w14:textId="4FE160C0" w:rsidR="00B95386" w:rsidRPr="004F34C7" w:rsidRDefault="00FD022F">
      <w:pPr>
        <w:pStyle w:val="ListParagraph"/>
        <w:numPr>
          <w:ilvl w:val="0"/>
          <w:numId w:val="7"/>
        </w:numPr>
        <w:spacing w:after="0" w:line="240" w:lineRule="auto"/>
        <w:jc w:val="both"/>
        <w:rPr>
          <w:rFonts w:ascii="Times New Roman" w:hAnsi="Times New Roman"/>
          <w:sz w:val="24"/>
          <w:szCs w:val="24"/>
          <w:rPrChange w:id="638" w:author="Parks, Robbie M" w:date="2018-12-05T16:56:00Z">
            <w:rPr>
              <w:i/>
            </w:rPr>
          </w:rPrChange>
        </w:rPr>
        <w:pPrChange w:id="639" w:author="Parks, Robbie M" w:date="2018-12-05T16:56:00Z">
          <w:pPr>
            <w:pStyle w:val="ListParagraph"/>
            <w:numPr>
              <w:numId w:val="10"/>
            </w:numPr>
            <w:spacing w:line="240" w:lineRule="auto"/>
            <w:ind w:hanging="360"/>
            <w:jc w:val="both"/>
          </w:pPr>
        </w:pPrChange>
      </w:pPr>
      <w:r>
        <w:rPr>
          <w:rFonts w:ascii="Times New Roman" w:hAnsi="Times New Roman"/>
          <w:sz w:val="24"/>
          <w:szCs w:val="24"/>
        </w:rPr>
        <w:t>[[[Somehow phrase the fact that it’s a RR model for entire USA instead of by state]]]</w:t>
      </w:r>
      <w:del w:id="640" w:author="Parks, Robbie M" w:date="2018-12-05T16:30:00Z">
        <w:r w:rsidR="001A74D3" w:rsidRPr="004F34C7" w:rsidDel="00E92AEA">
          <w:rPr>
            <w:rFonts w:ascii="Times New Roman" w:hAnsi="Times New Roman"/>
            <w:sz w:val="24"/>
            <w:szCs w:val="24"/>
            <w:rPrChange w:id="641" w:author="Parks, Robbie M" w:date="2018-12-05T16:56:00Z">
              <w:rPr/>
            </w:rPrChange>
          </w:rPr>
          <w:delText xml:space="preserve"> (though </w:delText>
        </w:r>
        <w:r w:rsidR="00FC385E" w:rsidRPr="004F34C7" w:rsidDel="00E92AEA">
          <w:rPr>
            <w:rFonts w:ascii="Times New Roman" w:hAnsi="Times New Roman"/>
            <w:sz w:val="24"/>
            <w:szCs w:val="24"/>
            <w:rPrChange w:id="642" w:author="Parks, Robbie M" w:date="2018-12-05T16:56:00Z">
              <w:rPr/>
            </w:rPrChange>
          </w:rPr>
          <w:delText>to a lesser degree</w:delText>
        </w:r>
        <w:r w:rsidR="001A74D3" w:rsidRPr="004F34C7" w:rsidDel="00E92AEA">
          <w:rPr>
            <w:rFonts w:ascii="Times New Roman" w:hAnsi="Times New Roman"/>
            <w:sz w:val="24"/>
            <w:szCs w:val="24"/>
            <w:rPrChange w:id="643" w:author="Parks, Robbie M" w:date="2018-12-05T16:56:00Z">
              <w:rPr/>
            </w:rPrChange>
          </w:rPr>
          <w:delText>)</w:delText>
        </w:r>
      </w:del>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51D1D734" w:rsidR="00670EC7" w:rsidDel="00252661" w:rsidRDefault="000210D1" w:rsidP="00D76DF7">
      <w:pPr>
        <w:spacing w:after="0" w:line="480" w:lineRule="auto"/>
        <w:jc w:val="both"/>
        <w:rPr>
          <w:del w:id="644" w:author="Parks, Robbie M" w:date="2018-12-05T16:43:00Z"/>
          <w:rFonts w:ascii="Times New Roman" w:hAnsi="Times New Roman"/>
          <w:b/>
          <w:sz w:val="24"/>
          <w:szCs w:val="24"/>
        </w:rPr>
      </w:pPr>
      <w:del w:id="645" w:author="Parks, Robbie M" w:date="2018-12-05T16:43:00Z">
        <w:r w:rsidRPr="00636C9B" w:rsidDel="00252661">
          <w:rPr>
            <w:rFonts w:ascii="Times New Roman" w:hAnsi="Times New Roman"/>
            <w:b/>
            <w:sz w:val="24"/>
            <w:szCs w:val="24"/>
          </w:rPr>
          <w:delText>Discussion</w:delText>
        </w:r>
      </w:del>
    </w:p>
    <w:p w14:paraId="565E57DE" w14:textId="01B39A4F" w:rsidR="002365A9" w:rsidRDefault="00105420" w:rsidP="00843ACB">
      <w:pPr>
        <w:spacing w:after="0" w:line="240" w:lineRule="auto"/>
        <w:jc w:val="both"/>
        <w:rPr>
          <w:ins w:id="646" w:author="Parks, Robbie M" w:date="2018-12-07T13:52:00Z"/>
          <w:rFonts w:ascii="Times New Roman" w:hAnsi="Times New Roman"/>
          <w:i/>
          <w:sz w:val="24"/>
          <w:szCs w:val="24"/>
        </w:rPr>
      </w:pPr>
      <w:r w:rsidRPr="00843ACB">
        <w:rPr>
          <w:rFonts w:ascii="Times New Roman" w:hAnsi="Times New Roman"/>
          <w:i/>
          <w:sz w:val="24"/>
          <w:szCs w:val="24"/>
        </w:rPr>
        <w:t>General</w:t>
      </w:r>
      <w:ins w:id="647" w:author="Parks, Robbie M" w:date="2018-12-05T16:56:00Z">
        <w:r w:rsidR="00E13195">
          <w:rPr>
            <w:rFonts w:ascii="Times New Roman" w:hAnsi="Times New Roman"/>
            <w:i/>
            <w:sz w:val="24"/>
            <w:szCs w:val="24"/>
          </w:rPr>
          <w:t xml:space="preserve"> discussion</w:t>
        </w:r>
      </w:ins>
    </w:p>
    <w:p w14:paraId="2C546222" w14:textId="648D4289" w:rsidR="00F12FD9" w:rsidRPr="00F12FD9" w:rsidRDefault="00F12FD9">
      <w:pPr>
        <w:pStyle w:val="ListParagraph"/>
        <w:numPr>
          <w:ilvl w:val="0"/>
          <w:numId w:val="10"/>
        </w:numPr>
        <w:spacing w:line="240" w:lineRule="auto"/>
        <w:jc w:val="both"/>
        <w:rPr>
          <w:ins w:id="648" w:author="Parks, Robbie M" w:date="2018-12-05T16:57:00Z"/>
          <w:rFonts w:ascii="Times New Roman" w:hAnsi="Times New Roman"/>
          <w:sz w:val="24"/>
          <w:szCs w:val="24"/>
          <w:rPrChange w:id="649" w:author="Parks, Robbie M" w:date="2018-12-07T13:52:00Z">
            <w:rPr>
              <w:ins w:id="650" w:author="Parks, Robbie M" w:date="2018-12-05T16:57:00Z"/>
              <w:rFonts w:ascii="Times New Roman" w:hAnsi="Times New Roman"/>
              <w:i/>
              <w:sz w:val="24"/>
              <w:szCs w:val="24"/>
            </w:rPr>
          </w:rPrChange>
        </w:rPr>
        <w:pPrChange w:id="651" w:author="Parks, Robbie M" w:date="2018-12-07T13:52:00Z">
          <w:pPr>
            <w:spacing w:after="0" w:line="240" w:lineRule="auto"/>
            <w:jc w:val="both"/>
          </w:pPr>
        </w:pPrChange>
      </w:pPr>
      <w:ins w:id="652" w:author="Parks, Robbie M" w:date="2018-12-07T13:52:00Z">
        <w:r>
          <w:rPr>
            <w:rFonts w:ascii="Times New Roman" w:hAnsi="Times New Roman"/>
            <w:sz w:val="24"/>
            <w:szCs w:val="24"/>
          </w:rPr>
          <w:t>Seasonality evident in transport and drowning deaths is supported</w:t>
        </w:r>
        <w:r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Pr="00052DDD">
          <w:rPr>
            <w:rFonts w:ascii="Times New Roman" w:hAnsi="Times New Roman"/>
            <w:sz w:val="24"/>
            <w:szCs w:val="24"/>
          </w:rPr>
          <w:t xml:space="preserve"> seasonality persisting throughout 1980-2016</w:t>
        </w:r>
        <w:r>
          <w:rPr>
            <w:rFonts w:ascii="Times New Roman" w:hAnsi="Times New Roman"/>
            <w:sz w:val="24"/>
            <w:szCs w:val="24"/>
          </w:rPr>
          <w:t xml:space="preserve"> (Figure 1)</w:t>
        </w:r>
        <w:r w:rsidRPr="00052DDD">
          <w:rPr>
            <w:rFonts w:ascii="Times New Roman" w:hAnsi="Times New Roman"/>
            <w:sz w:val="24"/>
            <w:szCs w:val="24"/>
          </w:rPr>
          <w:t>.</w:t>
        </w:r>
        <w:r w:rsidRPr="00052DDD">
          <w:rPr>
            <w:rFonts w:ascii="Times New Roman" w:hAnsi="Times New Roman"/>
            <w:sz w:val="24"/>
            <w:szCs w:val="24"/>
          </w:rPr>
          <w:fldChar w:fldCharType="begin" w:fldLock="1"/>
        </w:r>
        <w:r>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052DDD">
          <w:rPr>
            <w:rFonts w:ascii="Times New Roman" w:hAnsi="Times New Roman"/>
            <w:sz w:val="24"/>
            <w:szCs w:val="24"/>
          </w:rPr>
          <w:fldChar w:fldCharType="separate"/>
        </w:r>
        <w:r w:rsidRPr="0035337E">
          <w:rPr>
            <w:rFonts w:ascii="Times New Roman" w:hAnsi="Times New Roman"/>
            <w:noProof/>
            <w:sz w:val="24"/>
            <w:szCs w:val="24"/>
            <w:vertAlign w:val="superscript"/>
          </w:rPr>
          <w:t>7</w:t>
        </w:r>
        <w:r w:rsidRPr="00052DDD">
          <w:rPr>
            <w:rFonts w:ascii="Times New Roman" w:hAnsi="Times New Roman"/>
            <w:sz w:val="24"/>
            <w:szCs w:val="24"/>
          </w:rPr>
          <w:fldChar w:fldCharType="end"/>
        </w:r>
        <w:r w:rsidRPr="00052DDD">
          <w:rPr>
            <w:rFonts w:ascii="Times New Roman" w:hAnsi="Times New Roman"/>
            <w:sz w:val="24"/>
            <w:szCs w:val="24"/>
          </w:rPr>
          <w:t xml:space="preserve"> </w:t>
        </w:r>
      </w:ins>
    </w:p>
    <w:p w14:paraId="2B72F5CE" w14:textId="445B9E5B" w:rsidR="002365A9" w:rsidRPr="002365A9" w:rsidRDefault="002365A9">
      <w:pPr>
        <w:pStyle w:val="ListParagraph"/>
        <w:numPr>
          <w:ilvl w:val="0"/>
          <w:numId w:val="10"/>
        </w:numPr>
        <w:spacing w:after="0" w:line="240" w:lineRule="auto"/>
        <w:jc w:val="both"/>
        <w:rPr>
          <w:rFonts w:ascii="Times New Roman" w:hAnsi="Times New Roman"/>
          <w:i/>
          <w:sz w:val="24"/>
          <w:szCs w:val="24"/>
          <w:rPrChange w:id="653" w:author="Parks, Robbie M" w:date="2018-12-05T16:57:00Z">
            <w:rPr/>
          </w:rPrChange>
        </w:rPr>
        <w:pPrChange w:id="654" w:author="Parks, Robbie M" w:date="2018-12-05T16:57:00Z">
          <w:pPr>
            <w:spacing w:after="0" w:line="240" w:lineRule="auto"/>
            <w:jc w:val="both"/>
          </w:pPr>
        </w:pPrChange>
      </w:pPr>
      <w:ins w:id="655" w:author="Parks, Robbie M" w:date="2018-12-05T16:57:00Z">
        <w:r>
          <w:rPr>
            <w:rFonts w:ascii="Times New Roman" w:hAnsi="Times New Roman"/>
            <w:sz w:val="24"/>
            <w:szCs w:val="24"/>
          </w:rPr>
          <w:t xml:space="preserve">We have used </w:t>
        </w:r>
      </w:ins>
      <w:ins w:id="656" w:author="Parks, Robbie M" w:date="2018-12-05T17:00:00Z">
        <w:r w:rsidR="00AA6EF0">
          <w:rPr>
            <w:rFonts w:ascii="Times New Roman" w:hAnsi="Times New Roman"/>
            <w:sz w:val="24"/>
            <w:szCs w:val="24"/>
          </w:rPr>
          <w:t>a novel Bayesian spatio-temporal model to estimate changes in deaths from injury</w:t>
        </w:r>
      </w:ins>
      <w:ins w:id="657" w:author="Parks, Robbie M" w:date="2018-12-05T17:12:00Z">
        <w:r w:rsidR="008F3D09">
          <w:rPr>
            <w:rFonts w:ascii="Times New Roman" w:hAnsi="Times New Roman"/>
            <w:sz w:val="24"/>
            <w:szCs w:val="24"/>
          </w:rPr>
          <w:t>, by age group and sex in the USA</w:t>
        </w:r>
      </w:ins>
      <w:ins w:id="658" w:author="Parks, Robbie M" w:date="2018-12-05T17:00:00Z">
        <w:r w:rsidR="000E43ED">
          <w:rPr>
            <w:rFonts w:ascii="Times New Roman" w:hAnsi="Times New Roman"/>
            <w:sz w:val="24"/>
            <w:szCs w:val="24"/>
          </w:rPr>
          <w:t>.</w:t>
        </w:r>
      </w:ins>
    </w:p>
    <w:p w14:paraId="1E37F28D" w14:textId="1331016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579F2A8B" w14:textId="1E86D224"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lastRenderedPageBreak/>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914974" w:rsidRPr="00843AC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19</w:t>
      </w:r>
      <w:r w:rsidR="00914974" w:rsidRPr="00843ACB">
        <w:rPr>
          <w:rFonts w:ascii="Times New Roman" w:hAnsi="Times New Roman"/>
          <w:sz w:val="24"/>
          <w:szCs w:val="24"/>
        </w:rPr>
        <w:fldChar w:fldCharType="end"/>
      </w:r>
    </w:p>
    <w:p w14:paraId="27852255" w14:textId="25BA44C1"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2B5A6F36" w14:textId="64C27BCB" w:rsidR="00F12FD9" w:rsidRPr="00F12FD9" w:rsidRDefault="008D5A41" w:rsidP="00F12FD9">
      <w:pPr>
        <w:pStyle w:val="ListParagraph"/>
        <w:numPr>
          <w:ilvl w:val="0"/>
          <w:numId w:val="10"/>
        </w:numPr>
        <w:spacing w:after="0" w:line="240" w:lineRule="auto"/>
        <w:jc w:val="both"/>
        <w:rPr>
          <w:rFonts w:ascii="Times New Roman" w:hAnsi="Times New Roman"/>
          <w:sz w:val="24"/>
          <w:szCs w:val="24"/>
          <w:rPrChange w:id="659" w:author="Parks, Robbie M" w:date="2018-12-07T13:51:00Z">
            <w:rPr/>
          </w:rPrChange>
        </w:rPr>
      </w:pPr>
      <w:ins w:id="660" w:author="Parks, Robbie M" w:date="2018-12-05T17:13:00Z">
        <w:r>
          <w:rPr>
            <w:rFonts w:ascii="Times New Roman" w:hAnsi="Times New Roman"/>
            <w:sz w:val="24"/>
            <w:szCs w:val="24"/>
          </w:rPr>
          <w:t>The a</w:t>
        </w:r>
      </w:ins>
      <w:del w:id="661" w:author="Parks, Robbie M" w:date="2018-12-05T17:13:00Z">
        <w:r w:rsidR="00B95A90" w:rsidDel="008D5A41">
          <w:rPr>
            <w:rFonts w:ascii="Times New Roman" w:hAnsi="Times New Roman"/>
            <w:sz w:val="24"/>
            <w:szCs w:val="24"/>
          </w:rPr>
          <w:delText>A</w:delText>
        </w:r>
      </w:del>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26&lt;/sup&gt;","plainTextFormattedCitation":"26","previouslyFormattedCitation":"&lt;sup&gt;26&lt;/sup&gt;"},"properties":{"noteIndex":0},"schema":"https://github.com/citation-style-language/schema/raw/master/csl-citation.json"}</w:instrText>
      </w:r>
      <w:r w:rsidR="00B95A9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26</w:t>
      </w:r>
      <w:r w:rsidR="00B95A90">
        <w:rPr>
          <w:rFonts w:ascii="Times New Roman" w:hAnsi="Times New Roman"/>
          <w:sz w:val="24"/>
          <w:szCs w:val="24"/>
        </w:rPr>
        <w:fldChar w:fldCharType="end"/>
      </w:r>
      <w:r w:rsidR="00B95A90">
        <w:rPr>
          <w:rFonts w:ascii="Times New Roman" w:hAnsi="Times New Roman"/>
          <w:sz w:val="24"/>
          <w:szCs w:val="24"/>
        </w:rPr>
        <w:t xml:space="preserve"> </w:t>
      </w:r>
      <w:ins w:id="662" w:author="Parks, Robbie M" w:date="2018-12-05T17:13:00Z">
        <w:r w:rsidR="006B1E2F">
          <w:rPr>
            <w:rFonts w:ascii="Times New Roman" w:hAnsi="Times New Roman"/>
            <w:sz w:val="24"/>
            <w:szCs w:val="24"/>
          </w:rPr>
          <w:t>However, d</w:t>
        </w:r>
      </w:ins>
      <w:del w:id="663" w:author="Parks, Robbie M" w:date="2018-12-05T17:13:00Z">
        <w:r w:rsidR="00B95A90" w:rsidDel="006B1E2F">
          <w:rPr>
            <w:rFonts w:ascii="Times New Roman" w:hAnsi="Times New Roman"/>
            <w:sz w:val="24"/>
            <w:szCs w:val="24"/>
          </w:rPr>
          <w:delText>D</w:delText>
        </w:r>
      </w:del>
      <w:r w:rsidR="00B95A90">
        <w:rPr>
          <w:rFonts w:ascii="Times New Roman" w:hAnsi="Times New Roman"/>
          <w:sz w:val="24"/>
          <w:szCs w:val="24"/>
        </w:rPr>
        <w:t xml:space="preserve">eviation from seasonal averages </w:t>
      </w:r>
      <w:ins w:id="664" w:author="Parks, Robbie M" w:date="2018-12-05T17:13:00Z">
        <w:r w:rsidR="006B1E2F">
          <w:rPr>
            <w:rFonts w:ascii="Times New Roman" w:hAnsi="Times New Roman"/>
            <w:sz w:val="24"/>
            <w:szCs w:val="24"/>
          </w:rPr>
          <w:t xml:space="preserve">may </w:t>
        </w:r>
      </w:ins>
      <w:r w:rsidR="00B95A90">
        <w:rPr>
          <w:rFonts w:ascii="Times New Roman" w:hAnsi="Times New Roman"/>
          <w:sz w:val="24"/>
          <w:szCs w:val="24"/>
        </w:rPr>
        <w:t>affect</w:t>
      </w:r>
      <w:del w:id="665" w:author="Parks, Robbie M" w:date="2018-12-05T17:13:00Z">
        <w:r w:rsidR="00B95A90" w:rsidDel="006B1E2F">
          <w:rPr>
            <w:rFonts w:ascii="Times New Roman" w:hAnsi="Times New Roman"/>
            <w:sz w:val="24"/>
            <w:szCs w:val="24"/>
          </w:rPr>
          <w:delText>s</w:delText>
        </w:r>
      </w:del>
      <w:r w:rsidR="00B95A90">
        <w:rPr>
          <w:rFonts w:ascii="Times New Roman" w:hAnsi="Times New Roman"/>
          <w:sz w:val="24"/>
          <w:szCs w:val="24"/>
        </w:rPr>
        <w:t xml:space="preserve"> alcohol consumption</w:t>
      </w:r>
      <w:del w:id="666" w:author="Parks, Robbie M" w:date="2018-12-05T17:13:00Z">
        <w:r w:rsidR="00B95A90" w:rsidDel="006B1E2F">
          <w:rPr>
            <w:rFonts w:ascii="Times New Roman" w:hAnsi="Times New Roman"/>
            <w:sz w:val="24"/>
            <w:szCs w:val="24"/>
          </w:rPr>
          <w:delText xml:space="preserve"> </w:delText>
        </w:r>
      </w:del>
      <w:del w:id="667" w:author="Parks, Robbie M" w:date="2018-12-05T17:01:00Z">
        <w:r w:rsidR="00B95A90" w:rsidDel="005864E5">
          <w:rPr>
            <w:rFonts w:ascii="Times New Roman" w:hAnsi="Times New Roman"/>
            <w:sz w:val="24"/>
            <w:szCs w:val="24"/>
          </w:rPr>
          <w:delText xml:space="preserve">also </w:delText>
        </w:r>
      </w:del>
      <w:del w:id="668" w:author="Parks, Robbie M" w:date="2018-12-05T17:13:00Z">
        <w:r w:rsidR="00B95A90" w:rsidDel="006B1E2F">
          <w:rPr>
            <w:rFonts w:ascii="Times New Roman" w:hAnsi="Times New Roman"/>
            <w:sz w:val="24"/>
            <w:szCs w:val="24"/>
          </w:rPr>
          <w:delText>in</w:delText>
        </w:r>
      </w:del>
      <w:del w:id="669" w:author="Parks, Robbie M" w:date="2018-12-05T17:01:00Z">
        <w:r w:rsidR="00B95A90" w:rsidDel="005864E5">
          <w:rPr>
            <w:rFonts w:ascii="Times New Roman" w:hAnsi="Times New Roman"/>
            <w:sz w:val="24"/>
            <w:szCs w:val="24"/>
          </w:rPr>
          <w:delText xml:space="preserve"> summer (</w:delText>
        </w:r>
        <w:r w:rsidR="008D7FE8" w:rsidDel="005864E5">
          <w:rPr>
            <w:rFonts w:ascii="Times New Roman" w:hAnsi="Times New Roman"/>
            <w:sz w:val="24"/>
            <w:szCs w:val="24"/>
          </w:rPr>
          <w:delText>still looking for this evidence</w:delText>
        </w:r>
        <w:r w:rsidR="00B95A90" w:rsidDel="005864E5">
          <w:rPr>
            <w:rFonts w:ascii="Times New Roman" w:hAnsi="Times New Roman"/>
            <w:sz w:val="24"/>
            <w:szCs w:val="24"/>
          </w:rPr>
          <w:delText>)</w:delText>
        </w:r>
      </w:del>
      <w:r w:rsidR="00B95A90">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723839D8"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ins w:id="670" w:author="Parks, Robbie M" w:date="2018-12-05T16:56:00Z">
        <w:r w:rsidR="00E13195">
          <w:rPr>
            <w:rFonts w:ascii="Times New Roman" w:hAnsi="Times New Roman"/>
            <w:i/>
            <w:sz w:val="24"/>
            <w:szCs w:val="24"/>
          </w:rPr>
          <w:t xml:space="preserve"> discussion</w:t>
        </w:r>
      </w:ins>
    </w:p>
    <w:p w14:paraId="362EB49C" w14:textId="42103B43" w:rsidR="002B3894" w:rsidRDefault="006942E2" w:rsidP="00843ACB">
      <w:pPr>
        <w:pStyle w:val="ListParagraph"/>
        <w:numPr>
          <w:ilvl w:val="0"/>
          <w:numId w:val="7"/>
        </w:numPr>
        <w:spacing w:after="0" w:line="240" w:lineRule="auto"/>
        <w:jc w:val="both"/>
        <w:rPr>
          <w:ins w:id="671" w:author="Parks, Robbie M" w:date="2018-12-05T17:17:00Z"/>
          <w:rFonts w:ascii="Times New Roman" w:hAnsi="Times New Roman"/>
          <w:sz w:val="24"/>
          <w:szCs w:val="24"/>
        </w:rPr>
      </w:pPr>
      <w:ins w:id="672" w:author="Parks, Robbie M" w:date="2018-12-05T17:21:00Z">
        <w:r>
          <w:rPr>
            <w:rFonts w:ascii="Times New Roman" w:hAnsi="Times New Roman"/>
            <w:sz w:val="24"/>
            <w:szCs w:val="24"/>
          </w:rPr>
          <w:t>Research</w:t>
        </w:r>
      </w:ins>
      <w:ins w:id="673" w:author="Parks, Robbie M" w:date="2018-12-05T17:17:00Z">
        <w:r w:rsidR="00B519FA">
          <w:rPr>
            <w:rFonts w:ascii="Times New Roman" w:hAnsi="Times New Roman"/>
            <w:sz w:val="24"/>
            <w:szCs w:val="24"/>
          </w:rPr>
          <w:t xml:space="preserve"> </w:t>
        </w:r>
      </w:ins>
      <w:ins w:id="674" w:author="Parks, Robbie M" w:date="2018-12-05T17:21:00Z">
        <w:r>
          <w:rPr>
            <w:rFonts w:ascii="Times New Roman" w:hAnsi="Times New Roman"/>
            <w:sz w:val="24"/>
            <w:szCs w:val="24"/>
          </w:rPr>
          <w:t>has</w:t>
        </w:r>
      </w:ins>
      <w:ins w:id="675" w:author="Parks, Robbie M" w:date="2018-12-05T17:17:00Z">
        <w:r w:rsidR="006F7CFD">
          <w:rPr>
            <w:rFonts w:ascii="Times New Roman" w:hAnsi="Times New Roman"/>
            <w:sz w:val="24"/>
            <w:szCs w:val="24"/>
          </w:rPr>
          <w:t xml:space="preserve"> shown that there is m</w:t>
        </w:r>
      </w:ins>
      <w:del w:id="676" w:author="Parks, Robbie M" w:date="2018-12-05T17:17:00Z">
        <w:r w:rsidR="00C204F6" w:rsidDel="006F7CFD">
          <w:rPr>
            <w:rFonts w:ascii="Times New Roman" w:hAnsi="Times New Roman"/>
            <w:sz w:val="24"/>
            <w:szCs w:val="24"/>
          </w:rPr>
          <w:delText>M</w:delText>
        </w:r>
      </w:del>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del w:id="677" w:author="Parks, Robbie M" w:date="2018-12-05T17:17:00Z">
        <w:r w:rsidR="00730CB0" w:rsidDel="006F7CFD">
          <w:rPr>
            <w:rFonts w:ascii="Times New Roman" w:hAnsi="Times New Roman"/>
            <w:sz w:val="24"/>
            <w:szCs w:val="24"/>
          </w:rPr>
          <w:delText>correlated with higher temperature</w:delText>
        </w:r>
      </w:del>
      <w:ins w:id="678" w:author="Parks, Robbie M" w:date="2018-12-05T17:17:00Z">
        <w:r w:rsidR="006F7CFD">
          <w:rPr>
            <w:rFonts w:ascii="Times New Roman" w:hAnsi="Times New Roman"/>
            <w:sz w:val="24"/>
            <w:szCs w:val="24"/>
          </w:rPr>
          <w:t>warmer weather</w:t>
        </w:r>
      </w:ins>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AD55FC">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27–30</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15F36CE1" w:rsidR="0047294F" w:rsidRDefault="00E17F7C" w:rsidP="00843ACB">
      <w:pPr>
        <w:pStyle w:val="ListParagraph"/>
        <w:numPr>
          <w:ilvl w:val="0"/>
          <w:numId w:val="7"/>
        </w:numPr>
        <w:spacing w:after="0" w:line="240" w:lineRule="auto"/>
        <w:jc w:val="both"/>
        <w:rPr>
          <w:ins w:id="679" w:author="Parks, Robbie M" w:date="2018-12-05T17:22:00Z"/>
          <w:rFonts w:ascii="Times New Roman" w:hAnsi="Times New Roman"/>
          <w:sz w:val="24"/>
          <w:szCs w:val="24"/>
        </w:rPr>
      </w:pPr>
      <w:r w:rsidRPr="008D4556">
        <w:rPr>
          <w:rFonts w:ascii="Times New Roman" w:hAnsi="Times New Roman"/>
          <w:sz w:val="24"/>
          <w:szCs w:val="24"/>
        </w:rPr>
        <w:t>Young</w:t>
      </w:r>
      <w:ins w:id="680" w:author="Parks, Robbie M" w:date="2018-12-05T17:21:00Z">
        <w:r w:rsidR="00B25024">
          <w:rPr>
            <w:rFonts w:ascii="Times New Roman" w:hAnsi="Times New Roman"/>
            <w:sz w:val="24"/>
            <w:szCs w:val="24"/>
          </w:rPr>
          <w:t>er</w:t>
        </w:r>
      </w:ins>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ins w:id="681" w:author="Parks, Robbie M" w:date="2018-12-05T17:22:00Z">
        <w:r w:rsidR="00D52831">
          <w:rPr>
            <w:rFonts w:ascii="Times New Roman" w:hAnsi="Times New Roman"/>
            <w:sz w:val="24"/>
            <w:szCs w:val="24"/>
          </w:rPr>
          <w:t>those over 80 years</w:t>
        </w:r>
      </w:ins>
      <w:del w:id="682" w:author="Parks, Robbie M" w:date="2018-12-05T17:22:00Z">
        <w:r w:rsidRPr="002C78AF" w:rsidDel="00D52831">
          <w:rPr>
            <w:rFonts w:ascii="Times New Roman" w:hAnsi="Times New Roman"/>
            <w:sz w:val="24"/>
            <w:szCs w:val="24"/>
          </w:rPr>
          <w:delText>80+</w:delText>
        </w:r>
      </w:del>
      <w:r>
        <w:rPr>
          <w:rFonts w:ascii="Times New Roman" w:hAnsi="Times New Roman"/>
          <w:sz w:val="24"/>
          <w:szCs w:val="24"/>
        </w:rPr>
        <w:t>, so more crashes with unit increase in temperature</w:t>
      </w:r>
      <w:ins w:id="683" w:author="Parks, Robbie M" w:date="2018-12-05T17:22:00Z">
        <w:r w:rsidR="0047294F">
          <w:rPr>
            <w:rFonts w:ascii="Times New Roman" w:hAnsi="Times New Roman"/>
            <w:sz w:val="24"/>
            <w:szCs w:val="24"/>
          </w:rPr>
          <w:t xml:space="preserve"> if amount of driving increases with temperature anomaly</w:t>
        </w:r>
      </w:ins>
      <w:ins w:id="684" w:author="Parks, Robbie M" w:date="2018-12-07T15:39:00Z">
        <w:r w:rsidR="008C37D0">
          <w:rPr>
            <w:rFonts w:ascii="Times New Roman" w:hAnsi="Times New Roman"/>
            <w:sz w:val="24"/>
            <w:szCs w:val="24"/>
          </w:rPr>
          <w:t>.</w:t>
        </w:r>
      </w:ins>
      <w:r w:rsidRPr="008D4556">
        <w:rPr>
          <w:rFonts w:ascii="Times New Roman" w:hAnsi="Times New Roman"/>
          <w:sz w:val="24"/>
          <w:szCs w:val="24"/>
        </w:rPr>
        <w:t xml:space="preserve"> (</w:t>
      </w:r>
      <w:hyperlink r:id="rId11" w:history="1">
        <w:r w:rsidRPr="008D4556">
          <w:rPr>
            <w:rStyle w:val="Hyperlink"/>
            <w:rFonts w:ascii="Times New Roman" w:hAnsi="Times New Roman"/>
            <w:sz w:val="24"/>
            <w:szCs w:val="24"/>
          </w:rPr>
          <w:t>link</w:t>
        </w:r>
      </w:hyperlink>
      <w:r w:rsidRPr="008D4556">
        <w:rPr>
          <w:rFonts w:ascii="Times New Roman" w:hAnsi="Times New Roman"/>
          <w:sz w:val="24"/>
          <w:szCs w:val="24"/>
        </w:rPr>
        <w:t>)</w:t>
      </w:r>
      <w:del w:id="685" w:author="Parks, Robbie M" w:date="2018-12-07T15:40:00Z">
        <w:r w:rsidDel="008C37D0">
          <w:rPr>
            <w:rFonts w:ascii="Times New Roman" w:hAnsi="Times New Roman"/>
            <w:sz w:val="24"/>
            <w:szCs w:val="24"/>
          </w:rPr>
          <w:delText>.</w:delText>
        </w:r>
      </w:del>
      <w:r>
        <w:rPr>
          <w:rFonts w:ascii="Times New Roman" w:hAnsi="Times New Roman"/>
          <w:sz w:val="24"/>
          <w:szCs w:val="24"/>
        </w:rPr>
        <w:t xml:space="preserve"> </w:t>
      </w:r>
    </w:p>
    <w:p w14:paraId="63E9AEB5" w14:textId="3E85F37C" w:rsidR="00E17F7C" w:rsidRPr="008D4556" w:rsidRDefault="00E17F7C"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Fatality of passengers also high in younger ages due to disproportionately high levels of unbelted passengers. (</w:t>
      </w:r>
      <w:hyperlink r:id="rId12"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AC5D084" w14:textId="41744DCA" w:rsidR="00CD196F" w:rsidRPr="008D4556" w:rsidRDefault="002B3894" w:rsidP="00843ACB">
      <w:pPr>
        <w:pStyle w:val="ListParagraph"/>
        <w:numPr>
          <w:ilvl w:val="0"/>
          <w:numId w:val="7"/>
        </w:numPr>
        <w:spacing w:after="0" w:line="240" w:lineRule="auto"/>
        <w:jc w:val="both"/>
        <w:rPr>
          <w:rFonts w:ascii="Times New Roman" w:hAnsi="Times New Roman"/>
          <w:sz w:val="24"/>
          <w:szCs w:val="24"/>
        </w:rPr>
      </w:pPr>
      <w:ins w:id="686" w:author="Parks, Robbie M" w:date="2018-12-05T17:17:00Z">
        <w:r>
          <w:rPr>
            <w:rFonts w:ascii="Times New Roman" w:hAnsi="Times New Roman"/>
            <w:sz w:val="24"/>
            <w:szCs w:val="24"/>
          </w:rPr>
          <w:t>Further, d</w:t>
        </w:r>
      </w:ins>
      <w:del w:id="687" w:author="Parks, Robbie M" w:date="2018-12-05T17:17:00Z">
        <w:r w:rsidR="007E25B1" w:rsidDel="002B3894">
          <w:rPr>
            <w:rFonts w:ascii="Times New Roman" w:hAnsi="Times New Roman"/>
            <w:sz w:val="24"/>
            <w:szCs w:val="24"/>
          </w:rPr>
          <w:delText>D</w:delText>
        </w:r>
      </w:del>
      <w:r w:rsidR="007E25B1">
        <w:rPr>
          <w:rFonts w:ascii="Times New Roman" w:hAnsi="Times New Roman"/>
          <w:sz w:val="24"/>
          <w:szCs w:val="24"/>
        </w:rPr>
        <w:t xml:space="preserve">riving performance </w:t>
      </w:r>
      <w:ins w:id="688" w:author="Parks, Robbie M" w:date="2018-12-05T17:19:00Z">
        <w:r w:rsidR="009E4B56">
          <w:rPr>
            <w:rFonts w:ascii="Times New Roman" w:hAnsi="Times New Roman"/>
            <w:sz w:val="24"/>
            <w:szCs w:val="24"/>
          </w:rPr>
          <w:t xml:space="preserve">itself </w:t>
        </w:r>
      </w:ins>
      <w:r w:rsidR="007E25B1">
        <w:rPr>
          <w:rFonts w:ascii="Times New Roman" w:hAnsi="Times New Roman"/>
          <w:sz w:val="24"/>
          <w:szCs w:val="24"/>
        </w:rPr>
        <w:t>deteriorates at higher temperatures</w:t>
      </w:r>
      <w:ins w:id="689" w:author="Parks, Robbie M" w:date="2018-12-07T15:40:00Z">
        <w:r w:rsidR="007D78F5">
          <w:rPr>
            <w:rFonts w:ascii="Times New Roman" w:hAnsi="Times New Roman"/>
            <w:sz w:val="24"/>
            <w:szCs w:val="24"/>
          </w:rPr>
          <w:t>.</w:t>
        </w:r>
      </w:ins>
      <w:r w:rsidR="007E25B1">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31–34&lt;/sup&gt;","plainTextFormattedCitation":"31–34","previouslyFormattedCitation":"&lt;sup&gt;31–34&lt;/sup&gt;"},"properties":{"noteIndex":0},"schema":"https://github.com/citation-style-language/schema/raw/master/csl-citation.json"}</w:instrText>
      </w:r>
      <w:r w:rsidR="007E25B1">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31–34</w:t>
      </w:r>
      <w:r w:rsidR="007E25B1">
        <w:rPr>
          <w:rFonts w:ascii="Times New Roman" w:hAnsi="Times New Roman"/>
          <w:sz w:val="24"/>
          <w:szCs w:val="24"/>
        </w:rPr>
        <w:fldChar w:fldCharType="end"/>
      </w:r>
      <w:ins w:id="690" w:author="Parks, Robbie M" w:date="2018-12-05T17:18:00Z">
        <w:r>
          <w:rPr>
            <w:rFonts w:ascii="Times New Roman" w:hAnsi="Times New Roman"/>
            <w:sz w:val="24"/>
            <w:szCs w:val="24"/>
          </w:rPr>
          <w:t xml:space="preserve"> </w:t>
        </w:r>
      </w:ins>
    </w:p>
    <w:p w14:paraId="23942E08" w14:textId="64F99FA0" w:rsidR="009E4B56" w:rsidRPr="008D4556" w:rsidRDefault="002B3894" w:rsidP="009E4B56">
      <w:pPr>
        <w:pStyle w:val="ListParagraph"/>
        <w:numPr>
          <w:ilvl w:val="0"/>
          <w:numId w:val="7"/>
        </w:numPr>
        <w:spacing w:after="0" w:line="240" w:lineRule="auto"/>
        <w:jc w:val="both"/>
        <w:rPr>
          <w:ins w:id="691" w:author="Parks, Robbie M" w:date="2018-12-05T17:19:00Z"/>
          <w:rFonts w:ascii="Times New Roman" w:hAnsi="Times New Roman"/>
          <w:sz w:val="24"/>
          <w:szCs w:val="24"/>
        </w:rPr>
      </w:pPr>
      <w:ins w:id="692" w:author="Parks, Robbie M" w:date="2018-12-05T17:17:00Z">
        <w:r>
          <w:rPr>
            <w:rFonts w:ascii="Times New Roman" w:hAnsi="Times New Roman"/>
            <w:sz w:val="24"/>
            <w:szCs w:val="24"/>
          </w:rPr>
          <w:t>w</w:t>
        </w:r>
      </w:ins>
      <w:del w:id="693" w:author="Parks, Robbie M" w:date="2018-12-05T17:17:00Z">
        <w:r w:rsidR="00207F3E" w:rsidRPr="008D4556" w:rsidDel="002B3894">
          <w:rPr>
            <w:rFonts w:ascii="Times New Roman" w:hAnsi="Times New Roman"/>
            <w:sz w:val="24"/>
            <w:szCs w:val="24"/>
          </w:rPr>
          <w:delText>W</w:delText>
        </w:r>
      </w:del>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35&lt;/sup&gt;","plainTextFormattedCitation":"35","previouslyFormattedCitation":"&lt;sup&gt;35&lt;/sup&gt;"},"properties":{"noteIndex":0},"schema":"https://github.com/citation-style-language/schema/raw/master/csl-citation.json"}</w:instrText>
      </w:r>
      <w:r w:rsidR="002C78AF">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35</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ins w:id="694" w:author="Parks, Robbie M" w:date="2018-12-05T17:19:00Z">
        <w:r w:rsidR="009E4B56">
          <w:rPr>
            <w:rFonts w:ascii="Times New Roman" w:hAnsi="Times New Roman"/>
            <w:sz w:val="24"/>
            <w:szCs w:val="24"/>
          </w:rPr>
          <w:t>If alcohol consumption increases with temperature anomaly</w:t>
        </w:r>
      </w:ins>
      <w:ins w:id="695" w:author="Parks, Robbie M" w:date="2018-12-08T16:11:00Z">
        <w:r w:rsidR="0030298B">
          <w:rPr>
            <w:rFonts w:ascii="Times New Roman" w:hAnsi="Times New Roman"/>
            <w:sz w:val="24"/>
            <w:szCs w:val="24"/>
          </w:rPr>
          <w:t xml:space="preserve"> (as indicated in Britain) (</w:t>
        </w:r>
      </w:ins>
      <w:ins w:id="696" w:author="Parks, Robbie M" w:date="2018-12-08T16:12:00Z">
        <w:r w:rsidR="0030298B">
          <w:rPr>
            <w:rFonts w:ascii="Times New Roman" w:hAnsi="Times New Roman"/>
            <w:sz w:val="24"/>
            <w:szCs w:val="24"/>
          </w:rPr>
          <w:fldChar w:fldCharType="begin"/>
        </w:r>
        <w:r w:rsidR="0030298B">
          <w:rPr>
            <w:rFonts w:ascii="Times New Roman" w:hAnsi="Times New Roman"/>
            <w:sz w:val="24"/>
            <w:szCs w:val="24"/>
          </w:rPr>
          <w:instrText xml:space="preserve"> HYPERLINK "https://www.opinium.co.uk/brits-drink-more-alcohol-in-warmer-weather/" </w:instrText>
        </w:r>
        <w:r w:rsidR="0030298B">
          <w:rPr>
            <w:rFonts w:ascii="Times New Roman" w:hAnsi="Times New Roman"/>
            <w:sz w:val="24"/>
            <w:szCs w:val="24"/>
          </w:rPr>
        </w:r>
        <w:r w:rsidR="0030298B">
          <w:rPr>
            <w:rFonts w:ascii="Times New Roman" w:hAnsi="Times New Roman"/>
            <w:sz w:val="24"/>
            <w:szCs w:val="24"/>
          </w:rPr>
          <w:fldChar w:fldCharType="separate"/>
        </w:r>
        <w:r w:rsidR="0030298B" w:rsidRPr="0030298B">
          <w:rPr>
            <w:rStyle w:val="Hyperlink"/>
            <w:rFonts w:ascii="Times New Roman" w:hAnsi="Times New Roman"/>
            <w:sz w:val="24"/>
            <w:szCs w:val="24"/>
          </w:rPr>
          <w:t>li</w:t>
        </w:r>
        <w:r w:rsidR="0030298B" w:rsidRPr="0030298B">
          <w:rPr>
            <w:rStyle w:val="Hyperlink"/>
            <w:rFonts w:ascii="Times New Roman" w:hAnsi="Times New Roman"/>
            <w:sz w:val="24"/>
            <w:szCs w:val="24"/>
          </w:rPr>
          <w:t>n</w:t>
        </w:r>
        <w:r w:rsidR="0030298B" w:rsidRPr="0030298B">
          <w:rPr>
            <w:rStyle w:val="Hyperlink"/>
            <w:rFonts w:ascii="Times New Roman" w:hAnsi="Times New Roman"/>
            <w:sz w:val="24"/>
            <w:szCs w:val="24"/>
          </w:rPr>
          <w:t>k</w:t>
        </w:r>
        <w:r w:rsidR="0030298B">
          <w:rPr>
            <w:rFonts w:ascii="Times New Roman" w:hAnsi="Times New Roman"/>
            <w:sz w:val="24"/>
            <w:szCs w:val="24"/>
          </w:rPr>
          <w:fldChar w:fldCharType="end"/>
        </w:r>
      </w:ins>
      <w:ins w:id="697" w:author="Parks, Robbie M" w:date="2018-12-08T16:11:00Z">
        <w:r w:rsidR="0030298B">
          <w:rPr>
            <w:rFonts w:ascii="Times New Roman" w:hAnsi="Times New Roman"/>
            <w:sz w:val="24"/>
            <w:szCs w:val="24"/>
          </w:rPr>
          <w:t>)</w:t>
        </w:r>
      </w:ins>
      <w:ins w:id="698" w:author="Parks, Robbie M" w:date="2018-12-05T17:19:00Z">
        <w:r w:rsidR="009E4B56">
          <w:rPr>
            <w:rFonts w:ascii="Times New Roman" w:hAnsi="Times New Roman"/>
            <w:sz w:val="24"/>
            <w:szCs w:val="24"/>
          </w:rPr>
          <w:t>, it could serve to explain the positive association of transport deaths with temperature anomaly.</w:t>
        </w:r>
      </w:ins>
    </w:p>
    <w:p w14:paraId="03D1BB6D" w14:textId="2676E132" w:rsidR="00975ED8" w:rsidRPr="008D4556" w:rsidDel="00524084" w:rsidRDefault="00975ED8" w:rsidP="00843ACB">
      <w:pPr>
        <w:pStyle w:val="ListParagraph"/>
        <w:numPr>
          <w:ilvl w:val="0"/>
          <w:numId w:val="7"/>
        </w:numPr>
        <w:spacing w:after="0" w:line="240" w:lineRule="auto"/>
        <w:jc w:val="both"/>
        <w:rPr>
          <w:del w:id="699" w:author="Parks, Robbie M" w:date="2018-12-05T17:19:00Z"/>
          <w:rFonts w:ascii="Times New Roman" w:hAnsi="Times New Roman"/>
          <w:sz w:val="24"/>
          <w:szCs w:val="24"/>
        </w:rPr>
      </w:pPr>
    </w:p>
    <w:p w14:paraId="7E63F45F" w14:textId="1CF5AEE5" w:rsidR="001E5CD7" w:rsidRPr="00696193" w:rsidDel="00524084" w:rsidRDefault="00D47D7C" w:rsidP="00843ACB">
      <w:pPr>
        <w:pStyle w:val="ListParagraph"/>
        <w:numPr>
          <w:ilvl w:val="0"/>
          <w:numId w:val="7"/>
        </w:numPr>
        <w:spacing w:after="0" w:line="240" w:lineRule="auto"/>
        <w:jc w:val="both"/>
        <w:rPr>
          <w:del w:id="700" w:author="Parks, Robbie M" w:date="2018-12-05T17:19:00Z"/>
          <w:rStyle w:val="Hyperlink"/>
          <w:rFonts w:ascii="Times New Roman" w:hAnsi="Times New Roman"/>
          <w:i/>
          <w:sz w:val="24"/>
          <w:szCs w:val="24"/>
        </w:rPr>
      </w:pPr>
      <w:del w:id="701" w:author="Parks, Robbie M" w:date="2018-12-05T17:19:00Z">
        <w:r w:rsidDel="00524084">
          <w:rPr>
            <w:rFonts w:ascii="Times New Roman" w:hAnsi="Times New Roman"/>
            <w:sz w:val="24"/>
            <w:szCs w:val="24"/>
          </w:rPr>
          <w:delText xml:space="preserve">Regression of barrels of oil by temperature over time </w:delText>
        </w:r>
        <w:r w:rsidR="00612AD9" w:rsidDel="00524084">
          <w:rPr>
            <w:rFonts w:ascii="Times New Roman" w:hAnsi="Times New Roman"/>
            <w:sz w:val="24"/>
            <w:szCs w:val="24"/>
          </w:rPr>
          <w:delText xml:space="preserve">to do </w:delText>
        </w:r>
        <w:r w:rsidR="00612AD9" w:rsidDel="009E4B56">
          <w:rPr>
            <w:rFonts w:ascii="Times New Roman" w:hAnsi="Times New Roman"/>
            <w:sz w:val="24"/>
            <w:szCs w:val="24"/>
          </w:rPr>
          <w:delText>nationall</w:delText>
        </w:r>
        <w:r w:rsidR="00612AD9" w:rsidDel="00524084">
          <w:rPr>
            <w:rFonts w:ascii="Times New Roman" w:hAnsi="Times New Roman"/>
            <w:sz w:val="24"/>
            <w:szCs w:val="24"/>
          </w:rPr>
          <w:delText xml:space="preserve">y </w:delText>
        </w:r>
        <w:r w:rsidR="00696193" w:rsidDel="00524084">
          <w:rPr>
            <w:rFonts w:ascii="Times New Roman" w:hAnsi="Times New Roman"/>
            <w:sz w:val="24"/>
            <w:szCs w:val="24"/>
          </w:rPr>
          <w:fldChar w:fldCharType="begin"/>
        </w:r>
        <w:r w:rsidR="00696193" w:rsidDel="00524084">
          <w:rPr>
            <w:rFonts w:ascii="Times New Roman" w:hAnsi="Times New Roman"/>
            <w:sz w:val="24"/>
            <w:szCs w:val="24"/>
          </w:rPr>
          <w:delInstrText xml:space="preserve"> HYPERLINK "https://www.eia.gov/dnav/pet/hist/LeafHandler.ashx?n=PET&amp;s=MGFUPUS1&amp;f=M" </w:delInstrText>
        </w:r>
        <w:r w:rsidR="00696193" w:rsidDel="00524084">
          <w:rPr>
            <w:rFonts w:ascii="Times New Roman" w:hAnsi="Times New Roman"/>
            <w:sz w:val="24"/>
            <w:szCs w:val="24"/>
          </w:rPr>
          <w:fldChar w:fldCharType="separate"/>
        </w:r>
        <w:r w:rsidRPr="00696193" w:rsidDel="00524084">
          <w:rPr>
            <w:rStyle w:val="Hyperlink"/>
            <w:rFonts w:ascii="Times New Roman" w:hAnsi="Times New Roman"/>
            <w:sz w:val="24"/>
            <w:szCs w:val="24"/>
          </w:rPr>
          <w:delText>(</w:delText>
        </w:r>
        <w:r w:rsidRPr="002C78AF" w:rsidDel="00524084">
          <w:rPr>
            <w:rStyle w:val="Hyperlink"/>
            <w:rFonts w:ascii="Times New Roman" w:hAnsi="Times New Roman"/>
            <w:sz w:val="24"/>
            <w:szCs w:val="24"/>
          </w:rPr>
          <w:delText>link</w:delText>
        </w:r>
        <w:r w:rsidRPr="00696193" w:rsidDel="00524084">
          <w:rPr>
            <w:rStyle w:val="Hyperlink"/>
            <w:rFonts w:ascii="Times New Roman" w:hAnsi="Times New Roman"/>
            <w:sz w:val="24"/>
            <w:szCs w:val="24"/>
          </w:rPr>
          <w:delText>)</w:delText>
        </w:r>
      </w:del>
    </w:p>
    <w:p w14:paraId="72B8DC0A" w14:textId="18435186" w:rsidR="001E5CD7" w:rsidRPr="00843ACB" w:rsidRDefault="00696193" w:rsidP="00843ACB">
      <w:pPr>
        <w:spacing w:after="0" w:line="240" w:lineRule="auto"/>
        <w:jc w:val="both"/>
        <w:rPr>
          <w:rFonts w:ascii="Times New Roman" w:hAnsi="Times New Roman"/>
          <w:i/>
          <w:sz w:val="24"/>
          <w:szCs w:val="24"/>
        </w:rPr>
      </w:pPr>
      <w:del w:id="702" w:author="Parks, Robbie M" w:date="2018-12-05T17:19:00Z">
        <w:r w:rsidDel="00524084">
          <w:rPr>
            <w:rFonts w:ascii="Times New Roman" w:hAnsi="Times New Roman"/>
            <w:sz w:val="24"/>
            <w:szCs w:val="24"/>
          </w:rPr>
          <w:fldChar w:fldCharType="end"/>
        </w:r>
      </w:del>
    </w:p>
    <w:p w14:paraId="4D854535" w14:textId="0D0807B9"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ins w:id="703" w:author="Parks, Robbie M" w:date="2018-12-05T16:56:00Z">
        <w:r w:rsidR="00E13195">
          <w:rPr>
            <w:rFonts w:ascii="Times New Roman" w:hAnsi="Times New Roman"/>
            <w:i/>
            <w:sz w:val="24"/>
            <w:szCs w:val="24"/>
          </w:rPr>
          <w:t xml:space="preserve"> discussion</w:t>
        </w:r>
      </w:ins>
    </w:p>
    <w:p w14:paraId="1C1D54B7" w14:textId="6E85171F"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ins w:id="704" w:author="Parks, Robbie M" w:date="2018-12-05T17:23:00Z">
        <w:r w:rsidR="00A850C6">
          <w:rPr>
            <w:rFonts w:ascii="Times New Roman" w:hAnsi="Times New Roman"/>
            <w:sz w:val="24"/>
            <w:szCs w:val="24"/>
          </w:rPr>
          <w:t>s</w:t>
        </w:r>
      </w:ins>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del w:id="705" w:author="Parks, Robbie M" w:date="2018-12-05T17:23:00Z">
        <w:r w:rsidR="007E2E1B" w:rsidRPr="00636C9B" w:rsidDel="00A850C6">
          <w:rPr>
            <w:rFonts w:ascii="Times New Roman" w:hAnsi="Times New Roman"/>
            <w:sz w:val="24"/>
            <w:szCs w:val="24"/>
          </w:rPr>
          <w:delText xml:space="preserve">could </w:delText>
        </w:r>
      </w:del>
      <w:ins w:id="706" w:author="Parks, Robbie M" w:date="2018-12-05T17:23:00Z">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ins>
      <w:del w:id="707" w:author="Parks, Robbie M" w:date="2018-12-05T17:23:00Z">
        <w:r w:rsidR="007E2E1B" w:rsidRPr="00636C9B" w:rsidDel="00A850C6">
          <w:rPr>
            <w:rFonts w:ascii="Times New Roman" w:hAnsi="Times New Roman"/>
            <w:sz w:val="24"/>
            <w:szCs w:val="24"/>
          </w:rPr>
          <w:delText xml:space="preserve">be </w:delText>
        </w:r>
      </w:del>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36&lt;/sup&gt;","plainTextFormattedCitation":"36","previouslyFormattedCitation":"&lt;sup&gt;36&lt;/sup&gt;"},"properties":{"noteIndex":0},"schema":"https://github.com/citation-style-language/schema/raw/master/csl-citation.json"}</w:instrText>
      </w:r>
      <w:r w:rsidR="00D21DED"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36</w:t>
      </w:r>
      <w:r w:rsidR="00D21DED" w:rsidRPr="00636C9B">
        <w:rPr>
          <w:rFonts w:ascii="Times New Roman" w:hAnsi="Times New Roman"/>
          <w:sz w:val="24"/>
          <w:szCs w:val="24"/>
        </w:rPr>
        <w:fldChar w:fldCharType="end"/>
      </w:r>
    </w:p>
    <w:p w14:paraId="12B3C93A" w14:textId="3A8AF3F1" w:rsidR="00597FC9" w:rsidRPr="00A850C6" w:rsidRDefault="00423243" w:rsidP="00A850C6">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del w:id="708" w:author="Parks, Robbie M" w:date="2018-12-05T17:23:00Z">
        <w:r w:rsidR="00B37097" w:rsidDel="00A3489B">
          <w:rPr>
            <w:rFonts w:ascii="Times New Roman" w:hAnsi="Times New Roman"/>
            <w:sz w:val="24"/>
            <w:szCs w:val="24"/>
          </w:rPr>
          <w:delText xml:space="preserve">will </w:delText>
        </w:r>
      </w:del>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37&lt;/sup&gt;","plainTextFormattedCitation":"37","previouslyFormattedCitation":"&lt;sup&gt;37&lt;/sup&gt;"},"properties":{"noteIndex":0},"schema":"https://github.com/citation-style-language/schema/raw/master/csl-citation.json"}</w:instrText>
      </w:r>
      <w:r w:rsidR="002953F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37</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ins w:id="709" w:author="Parks, Robbie M" w:date="2018-12-05T17:30:00Z">
        <w:r w:rsidR="00C30EEC">
          <w:rPr>
            <w:rFonts w:ascii="Times New Roman" w:hAnsi="Times New Roman"/>
            <w:sz w:val="24"/>
            <w:szCs w:val="24"/>
          </w:rPr>
          <w:t xml:space="preserve"> overall</w:t>
        </w:r>
      </w:ins>
      <w:r w:rsidR="009B5A29">
        <w:rPr>
          <w:rFonts w:ascii="Times New Roman" w:hAnsi="Times New Roman"/>
          <w:sz w:val="24"/>
          <w:szCs w:val="24"/>
        </w:rPr>
        <w:t xml:space="preserve"> </w:t>
      </w:r>
      <w:del w:id="710" w:author="Parks, Robbie M" w:date="2018-12-05T17:30:00Z">
        <w:r w:rsidR="009B5A29" w:rsidDel="004E0D21">
          <w:rPr>
            <w:rFonts w:ascii="Times New Roman" w:hAnsi="Times New Roman"/>
            <w:sz w:val="24"/>
            <w:szCs w:val="24"/>
          </w:rPr>
          <w:delText>weather</w:delText>
        </w:r>
      </w:del>
      <w:ins w:id="711" w:author="Parks, Robbie M" w:date="2018-12-05T17:30:00Z">
        <w:r w:rsidR="004E0D21">
          <w:rPr>
            <w:rFonts w:ascii="Times New Roman" w:hAnsi="Times New Roman"/>
            <w:sz w:val="24"/>
            <w:szCs w:val="24"/>
          </w:rPr>
          <w:t>temperatures</w:t>
        </w:r>
      </w:ins>
      <w:r w:rsidR="009B5A29">
        <w:rPr>
          <w:rFonts w:ascii="Times New Roman" w:hAnsi="Times New Roman"/>
          <w:sz w:val="24"/>
          <w:szCs w:val="24"/>
        </w:rPr>
        <w:t xml:space="preserve">, slippery outdoor conditions </w:t>
      </w:r>
      <w:del w:id="712" w:author="Parks, Robbie M" w:date="2018-12-05T17:23:00Z">
        <w:r w:rsidR="009B5A29" w:rsidDel="002268D5">
          <w:rPr>
            <w:rFonts w:ascii="Times New Roman" w:hAnsi="Times New Roman"/>
            <w:sz w:val="24"/>
            <w:szCs w:val="24"/>
          </w:rPr>
          <w:delText>less of a factor</w:delText>
        </w:r>
      </w:del>
      <w:ins w:id="713" w:author="Parks, Robbie M" w:date="2018-12-05T17:23:00Z">
        <w:r w:rsidR="002268D5">
          <w:rPr>
            <w:rFonts w:ascii="Times New Roman" w:hAnsi="Times New Roman"/>
            <w:sz w:val="24"/>
            <w:szCs w:val="24"/>
          </w:rPr>
          <w:t>may be less of a factor</w:t>
        </w:r>
      </w:ins>
      <w:r w:rsidR="009B5A29" w:rsidRPr="00A850C6">
        <w:rPr>
          <w:rFonts w:ascii="Times New Roman" w:hAnsi="Times New Roman"/>
          <w:sz w:val="24"/>
          <w:szCs w:val="24"/>
        </w:rPr>
        <w:t>.</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2BE14293"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ins w:id="714" w:author="Parks, Robbie M" w:date="2018-12-05T16:56:00Z">
        <w:r w:rsidR="00E13195">
          <w:rPr>
            <w:rFonts w:ascii="Times New Roman" w:hAnsi="Times New Roman"/>
            <w:i/>
            <w:sz w:val="24"/>
            <w:szCs w:val="24"/>
          </w:rPr>
          <w:t xml:space="preserve"> discussion </w:t>
        </w:r>
      </w:ins>
    </w:p>
    <w:p w14:paraId="00046339" w14:textId="07B1C538"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Swimming </w:t>
      </w:r>
      <w:ins w:id="715" w:author="Parks, Robbie M" w:date="2018-12-05T17:28:00Z">
        <w:r w:rsidR="00C969BF">
          <w:rPr>
            <w:rFonts w:ascii="Times New Roman" w:hAnsi="Times New Roman"/>
            <w:sz w:val="24"/>
            <w:szCs w:val="24"/>
          </w:rPr>
          <w:t xml:space="preserve">is generally </w:t>
        </w:r>
      </w:ins>
      <w:r>
        <w:rPr>
          <w:rFonts w:ascii="Times New Roman" w:hAnsi="Times New Roman"/>
          <w:sz w:val="24"/>
          <w:szCs w:val="24"/>
        </w:rPr>
        <w:t xml:space="preserve">more </w:t>
      </w:r>
      <w:del w:id="716" w:author="Parks, Robbie M" w:date="2018-12-05T17:28:00Z">
        <w:r w:rsidDel="00C969BF">
          <w:rPr>
            <w:rFonts w:ascii="Times New Roman" w:hAnsi="Times New Roman"/>
            <w:sz w:val="24"/>
            <w:szCs w:val="24"/>
          </w:rPr>
          <w:delText xml:space="preserve">likely </w:delText>
        </w:r>
      </w:del>
      <w:ins w:id="717" w:author="Parks, Robbie M" w:date="2018-12-05T17:28:00Z">
        <w:r w:rsidR="00C969BF">
          <w:rPr>
            <w:rFonts w:ascii="Times New Roman" w:hAnsi="Times New Roman"/>
            <w:sz w:val="24"/>
            <w:szCs w:val="24"/>
          </w:rPr>
          <w:t xml:space="preserve">popular </w:t>
        </w:r>
      </w:ins>
      <w:r>
        <w:rPr>
          <w:rFonts w:ascii="Times New Roman" w:hAnsi="Times New Roman"/>
          <w:sz w:val="24"/>
          <w:szCs w:val="24"/>
        </w:rPr>
        <w:t xml:space="preserve">in </w:t>
      </w:r>
      <w:del w:id="718" w:author="Parks, Robbie M" w:date="2018-12-05T17:28:00Z">
        <w:r w:rsidDel="00C969BF">
          <w:rPr>
            <w:rFonts w:ascii="Times New Roman" w:hAnsi="Times New Roman"/>
            <w:sz w:val="24"/>
            <w:szCs w:val="24"/>
          </w:rPr>
          <w:delText xml:space="preserve">anomalously </w:delText>
        </w:r>
      </w:del>
      <w:r>
        <w:rPr>
          <w:rFonts w:ascii="Times New Roman" w:hAnsi="Times New Roman"/>
          <w:sz w:val="24"/>
          <w:szCs w:val="24"/>
        </w:rPr>
        <w:t>warmer temperatures.</w:t>
      </w:r>
    </w:p>
    <w:p w14:paraId="45D8204E" w14:textId="310E0C7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instrText>
      </w:r>
      <w:r w:rsidR="009D3641"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9D3641" w:rsidRPr="00636C9B">
        <w:rPr>
          <w:rFonts w:ascii="Times New Roman" w:hAnsi="Times New Roman"/>
          <w:sz w:val="24"/>
          <w:szCs w:val="24"/>
        </w:rPr>
        <w:fldChar w:fldCharType="end"/>
      </w:r>
      <w:ins w:id="719" w:author="Parks, Robbie M" w:date="2018-12-05T17:24:00Z">
        <w:r w:rsidR="00F306C6">
          <w:rPr>
            <w:rFonts w:ascii="Times New Roman" w:hAnsi="Times New Roman"/>
            <w:sz w:val="24"/>
            <w:szCs w:val="24"/>
          </w:rPr>
          <w:t xml:space="preserve"> Anomalous temperature could affect the likelihood that young people </w:t>
        </w:r>
      </w:ins>
      <w:ins w:id="720" w:author="Parks, Robbie M" w:date="2018-12-05T17:25:00Z">
        <w:r w:rsidR="00F306C6">
          <w:rPr>
            <w:rFonts w:ascii="Times New Roman" w:hAnsi="Times New Roman"/>
            <w:sz w:val="24"/>
            <w:szCs w:val="24"/>
          </w:rPr>
          <w:t xml:space="preserve">swim in natural water, as those from deprived backgrounds likely not have </w:t>
        </w:r>
      </w:ins>
      <w:ins w:id="721" w:author="Parks, Robbie M" w:date="2018-12-07T15:40:00Z">
        <w:r w:rsidR="00784240">
          <w:rPr>
            <w:rFonts w:ascii="Times New Roman" w:hAnsi="Times New Roman"/>
            <w:sz w:val="24"/>
            <w:szCs w:val="24"/>
          </w:rPr>
          <w:t xml:space="preserve">access to </w:t>
        </w:r>
      </w:ins>
      <w:ins w:id="722" w:author="Parks, Robbie M" w:date="2018-12-05T17:25:00Z">
        <w:r w:rsidR="00F306C6">
          <w:rPr>
            <w:rFonts w:ascii="Times New Roman" w:hAnsi="Times New Roman"/>
            <w:sz w:val="24"/>
            <w:szCs w:val="24"/>
          </w:rPr>
          <w:t>adequate and affordable swimming pool facilities.</w:t>
        </w:r>
      </w:ins>
    </w:p>
    <w:p w14:paraId="0B5788A7" w14:textId="4B0C9AE4" w:rsidR="00243549" w:rsidRPr="00636C9B" w:rsidDel="00AB5580" w:rsidRDefault="00243549" w:rsidP="00843ACB">
      <w:pPr>
        <w:pStyle w:val="ListParagraph"/>
        <w:numPr>
          <w:ilvl w:val="0"/>
          <w:numId w:val="7"/>
        </w:numPr>
        <w:spacing w:after="0" w:line="240" w:lineRule="auto"/>
        <w:jc w:val="both"/>
        <w:rPr>
          <w:del w:id="723" w:author="Parks, Robbie M" w:date="2018-12-05T17:25:00Z"/>
          <w:rFonts w:ascii="Times New Roman" w:hAnsi="Times New Roman"/>
          <w:sz w:val="24"/>
          <w:szCs w:val="24"/>
        </w:rPr>
      </w:pPr>
      <w:del w:id="724" w:author="Parks, Robbie M" w:date="2018-12-05T17:25:00Z">
        <w:r w:rsidRPr="00636C9B" w:rsidDel="00AB5580">
          <w:rPr>
            <w:rFonts w:ascii="Times New Roman" w:hAnsi="Times New Roman"/>
            <w:sz w:val="24"/>
            <w:szCs w:val="24"/>
          </w:rPr>
          <w:delText xml:space="preserve">Children 1-4 most likely to drown in a swimming pool, with </w:delText>
        </w:r>
        <w:r w:rsidR="00AB0D0D" w:rsidRPr="00636C9B" w:rsidDel="00AB5580">
          <w:rPr>
            <w:rFonts w:ascii="Times New Roman" w:hAnsi="Times New Roman"/>
            <w:sz w:val="24"/>
            <w:szCs w:val="24"/>
          </w:rPr>
          <w:delText>50% of all unintentional drowning deaths in that age group</w:delText>
        </w:r>
        <w:r w:rsidR="009D3641" w:rsidRPr="00636C9B" w:rsidDel="00AB5580">
          <w:rPr>
            <w:rFonts w:ascii="Times New Roman" w:hAnsi="Times New Roman"/>
            <w:sz w:val="24"/>
            <w:szCs w:val="24"/>
          </w:rPr>
          <w:delText xml:space="preserve"> </w:delText>
        </w:r>
        <w:r w:rsidR="009D3641" w:rsidRPr="00636C9B" w:rsidDel="00AB5580">
          <w:rPr>
            <w:rFonts w:ascii="Times New Roman" w:hAnsi="Times New Roman"/>
            <w:sz w:val="24"/>
            <w:szCs w:val="24"/>
          </w:rPr>
          <w:fldChar w:fldCharType="begin" w:fldLock="1"/>
        </w:r>
        <w:r w:rsidR="008D6D4A" w:rsidDel="00AB5580">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9D3641" w:rsidRPr="00636C9B" w:rsidDel="00AB5580">
          <w:rPr>
            <w:rFonts w:ascii="Times New Roman" w:hAnsi="Times New Roman"/>
            <w:sz w:val="24"/>
            <w:szCs w:val="24"/>
          </w:rPr>
          <w:fldChar w:fldCharType="separate"/>
        </w:r>
        <w:r w:rsidR="009B623E" w:rsidRPr="009B623E" w:rsidDel="00AB5580">
          <w:rPr>
            <w:rFonts w:ascii="Times New Roman" w:hAnsi="Times New Roman"/>
            <w:noProof/>
            <w:sz w:val="24"/>
            <w:szCs w:val="24"/>
            <w:vertAlign w:val="superscript"/>
          </w:rPr>
          <w:delText>38</w:delText>
        </w:r>
        <w:r w:rsidR="009D3641" w:rsidRPr="00636C9B" w:rsidDel="00AB5580">
          <w:rPr>
            <w:rFonts w:ascii="Times New Roman" w:hAnsi="Times New Roman"/>
            <w:sz w:val="24"/>
            <w:szCs w:val="24"/>
          </w:rPr>
          <w:fldChar w:fldCharType="end"/>
        </w:r>
      </w:del>
    </w:p>
    <w:p w14:paraId="02DEB20A" w14:textId="1B672488" w:rsidR="00903EED" w:rsidRPr="00815C28" w:rsidDel="001F55C9" w:rsidRDefault="00FD2F61" w:rsidP="00843ACB">
      <w:pPr>
        <w:pStyle w:val="ListParagraph"/>
        <w:numPr>
          <w:ilvl w:val="0"/>
          <w:numId w:val="7"/>
        </w:numPr>
        <w:spacing w:after="0" w:line="240" w:lineRule="auto"/>
        <w:jc w:val="both"/>
        <w:rPr>
          <w:del w:id="725" w:author="Parks, Robbie M" w:date="2018-12-05T17:24:00Z"/>
          <w:rFonts w:ascii="Times New Roman" w:hAnsi="Times New Roman"/>
          <w:sz w:val="24"/>
          <w:szCs w:val="24"/>
        </w:rPr>
      </w:pPr>
      <w:del w:id="726" w:author="Parks, Robbie M" w:date="2018-12-05T17:24:00Z">
        <w:r w:rsidRPr="00636C9B" w:rsidDel="001F55C9">
          <w:rPr>
            <w:rFonts w:ascii="Times New Roman" w:hAnsi="Times New Roman"/>
            <w:sz w:val="24"/>
            <w:szCs w:val="24"/>
          </w:rPr>
          <w:delText>Adults aged 85 or over most likely to drown in a bath tub.</w:delText>
        </w:r>
        <w:r w:rsidR="0016666B" w:rsidRPr="00636C9B" w:rsidDel="001F55C9">
          <w:rPr>
            <w:rFonts w:ascii="Times New Roman" w:hAnsi="Times New Roman"/>
            <w:sz w:val="24"/>
            <w:szCs w:val="24"/>
          </w:rPr>
          <w:fldChar w:fldCharType="begin" w:fldLock="1"/>
        </w:r>
        <w:r w:rsidR="008D6D4A" w:rsidDel="001F55C9">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16666B" w:rsidRPr="00636C9B" w:rsidDel="001F55C9">
          <w:rPr>
            <w:rFonts w:ascii="Times New Roman" w:hAnsi="Times New Roman"/>
            <w:sz w:val="24"/>
            <w:szCs w:val="24"/>
          </w:rPr>
          <w:fldChar w:fldCharType="separate"/>
        </w:r>
        <w:r w:rsidR="009B623E" w:rsidRPr="009B623E" w:rsidDel="001F55C9">
          <w:rPr>
            <w:rFonts w:ascii="Times New Roman" w:hAnsi="Times New Roman"/>
            <w:noProof/>
            <w:sz w:val="24"/>
            <w:szCs w:val="24"/>
            <w:vertAlign w:val="superscript"/>
          </w:rPr>
          <w:delText>38</w:delText>
        </w:r>
        <w:r w:rsidR="0016666B" w:rsidRPr="00636C9B" w:rsidDel="001F55C9">
          <w:rPr>
            <w:rFonts w:ascii="Times New Roman" w:hAnsi="Times New Roman"/>
            <w:sz w:val="24"/>
            <w:szCs w:val="24"/>
          </w:rPr>
          <w:fldChar w:fldCharType="end"/>
        </w:r>
      </w:del>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46107009"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ins w:id="727" w:author="Parks, Robbie M" w:date="2018-12-05T16:56:00Z">
        <w:r w:rsidR="00E13195">
          <w:rPr>
            <w:rFonts w:ascii="Times New Roman" w:hAnsi="Times New Roman"/>
            <w:i/>
            <w:sz w:val="24"/>
            <w:szCs w:val="24"/>
          </w:rPr>
          <w:t xml:space="preserve"> discussion</w:t>
        </w:r>
      </w:ins>
    </w:p>
    <w:p w14:paraId="6E6FF6C5" w14:textId="1D4ECB07" w:rsidR="00DE484C" w:rsidRDefault="00CF7A7B" w:rsidP="00843ACB">
      <w:pPr>
        <w:pStyle w:val="ListParagraph"/>
        <w:numPr>
          <w:ilvl w:val="0"/>
          <w:numId w:val="7"/>
        </w:numPr>
        <w:spacing w:after="0" w:line="240" w:lineRule="auto"/>
        <w:jc w:val="both"/>
        <w:rPr>
          <w:rFonts w:ascii="Times New Roman" w:hAnsi="Times New Roman"/>
          <w:sz w:val="24"/>
          <w:szCs w:val="24"/>
        </w:rPr>
      </w:pPr>
      <w:ins w:id="728" w:author="Parks, Robbie M" w:date="2018-12-05T17:27:00Z">
        <w:r>
          <w:rPr>
            <w:rFonts w:ascii="Times New Roman" w:hAnsi="Times New Roman"/>
            <w:sz w:val="24"/>
            <w:szCs w:val="24"/>
          </w:rPr>
          <w:t>There is generally m</w:t>
        </w:r>
      </w:ins>
      <w:del w:id="729" w:author="Parks, Robbie M" w:date="2018-12-05T17:27:00Z">
        <w:r w:rsidR="00DE484C" w:rsidDel="00CF7A7B">
          <w:rPr>
            <w:rFonts w:ascii="Times New Roman" w:hAnsi="Times New Roman"/>
            <w:sz w:val="24"/>
            <w:szCs w:val="24"/>
          </w:rPr>
          <w:delText>M</w:delText>
        </w:r>
      </w:del>
      <w:r w:rsidR="00DE484C">
        <w:rPr>
          <w:rFonts w:ascii="Times New Roman" w:hAnsi="Times New Roman"/>
          <w:sz w:val="24"/>
          <w:szCs w:val="24"/>
        </w:rPr>
        <w:t>ore time spent outdoors in</w:t>
      </w:r>
      <w:ins w:id="730" w:author="Parks, Robbie M" w:date="2018-12-05T17:26:00Z">
        <w:r w:rsidR="0073193A">
          <w:rPr>
            <w:rFonts w:ascii="Times New Roman" w:hAnsi="Times New Roman"/>
            <w:sz w:val="24"/>
            <w:szCs w:val="24"/>
          </w:rPr>
          <w:t xml:space="preserve"> anomalously</w:t>
        </w:r>
      </w:ins>
      <w:r w:rsidR="00DE484C">
        <w:rPr>
          <w:rFonts w:ascii="Times New Roman" w:hAnsi="Times New Roman"/>
          <w:sz w:val="24"/>
          <w:szCs w:val="24"/>
        </w:rPr>
        <w:t xml:space="preserve"> warmer temperatures</w:t>
      </w:r>
      <w:ins w:id="731" w:author="Parks, Robbie M" w:date="2018-12-05T17:27:00Z">
        <w:r>
          <w:rPr>
            <w:rFonts w:ascii="Times New Roman" w:hAnsi="Times New Roman"/>
            <w:sz w:val="24"/>
            <w:szCs w:val="24"/>
          </w:rPr>
          <w:t>. This will therefore</w:t>
        </w:r>
        <w:r w:rsidR="0073193A">
          <w:rPr>
            <w:rFonts w:ascii="Times New Roman" w:hAnsi="Times New Roman"/>
            <w:sz w:val="24"/>
            <w:szCs w:val="24"/>
          </w:rPr>
          <w:t xml:space="preserve"> </w:t>
        </w:r>
      </w:ins>
      <w:del w:id="732" w:author="Parks, Robbie M" w:date="2018-12-05T17:27:00Z">
        <w:r w:rsidR="00DE484C" w:rsidDel="0073193A">
          <w:rPr>
            <w:rFonts w:ascii="Times New Roman" w:hAnsi="Times New Roman"/>
            <w:sz w:val="24"/>
            <w:szCs w:val="24"/>
          </w:rPr>
          <w:delText xml:space="preserve"> </w:delText>
        </w:r>
      </w:del>
      <w:del w:id="733" w:author="Parks, Robbie M" w:date="2018-12-05T17:26:00Z">
        <w:r w:rsidR="00DE484C" w:rsidDel="0073193A">
          <w:rPr>
            <w:rFonts w:ascii="Times New Roman" w:hAnsi="Times New Roman"/>
            <w:sz w:val="24"/>
            <w:szCs w:val="24"/>
          </w:rPr>
          <w:delText xml:space="preserve">which </w:delText>
        </w:r>
      </w:del>
      <w:r w:rsidR="00DE484C">
        <w:rPr>
          <w:rFonts w:ascii="Times New Roman" w:hAnsi="Times New Roman"/>
          <w:sz w:val="24"/>
          <w:szCs w:val="24"/>
        </w:rPr>
        <w:t>lead</w:t>
      </w:r>
      <w:del w:id="734" w:author="Parks, Robbie M" w:date="2018-12-05T17:27:00Z">
        <w:r w:rsidR="00DE484C" w:rsidDel="00CF7A7B">
          <w:rPr>
            <w:rFonts w:ascii="Times New Roman" w:hAnsi="Times New Roman"/>
            <w:sz w:val="24"/>
            <w:szCs w:val="24"/>
          </w:rPr>
          <w:delText>s</w:delText>
        </w:r>
      </w:del>
      <w:r w:rsidR="00DE484C">
        <w:rPr>
          <w:rFonts w:ascii="Times New Roman" w:hAnsi="Times New Roman"/>
          <w:sz w:val="24"/>
          <w:szCs w:val="24"/>
        </w:rPr>
        <w:t xml:space="preserve"> to more</w:t>
      </w:r>
      <w:ins w:id="735" w:author="Parks, Robbie M" w:date="2018-12-05T17:27:00Z">
        <w:r w:rsidR="0073193A">
          <w:rPr>
            <w:rFonts w:ascii="Times New Roman" w:hAnsi="Times New Roman"/>
            <w:sz w:val="24"/>
            <w:szCs w:val="24"/>
          </w:rPr>
          <w:t xml:space="preserve"> face-to-face</w:t>
        </w:r>
      </w:ins>
      <w:r w:rsidR="00DE484C">
        <w:rPr>
          <w:rFonts w:ascii="Times New Roman" w:hAnsi="Times New Roman"/>
          <w:sz w:val="24"/>
          <w:szCs w:val="24"/>
        </w:rPr>
        <w:t xml:space="preserve"> interaction</w:t>
      </w:r>
      <w:ins w:id="736" w:author="Parks, Robbie M" w:date="2018-12-05T17:27:00Z">
        <w:r>
          <w:rPr>
            <w:rFonts w:ascii="Times New Roman" w:hAnsi="Times New Roman"/>
            <w:sz w:val="24"/>
            <w:szCs w:val="24"/>
          </w:rPr>
          <w:t>, which increase</w:t>
        </w:r>
      </w:ins>
      <w:ins w:id="737" w:author="Parks, Robbie M" w:date="2018-12-05T17:30:00Z">
        <w:r w:rsidR="00CC27A3">
          <w:rPr>
            <w:rFonts w:ascii="Times New Roman" w:hAnsi="Times New Roman"/>
            <w:sz w:val="24"/>
            <w:szCs w:val="24"/>
          </w:rPr>
          <w:t>s</w:t>
        </w:r>
      </w:ins>
      <w:ins w:id="738" w:author="Parks, Robbie M" w:date="2018-12-05T17:27:00Z">
        <w:r>
          <w:rPr>
            <w:rFonts w:ascii="Times New Roman" w:hAnsi="Times New Roman"/>
            <w:sz w:val="24"/>
            <w:szCs w:val="24"/>
          </w:rPr>
          <w:t xml:space="preserve"> the </w:t>
        </w:r>
      </w:ins>
      <w:ins w:id="739" w:author="Parks, Robbie M" w:date="2018-12-05T17:30:00Z">
        <w:r w:rsidR="00CC27A3">
          <w:rPr>
            <w:rFonts w:ascii="Times New Roman" w:hAnsi="Times New Roman"/>
            <w:sz w:val="24"/>
            <w:szCs w:val="24"/>
          </w:rPr>
          <w:t>expected number</w:t>
        </w:r>
      </w:ins>
      <w:ins w:id="740" w:author="Parks, Robbie M" w:date="2018-12-05T17:27:00Z">
        <w:r>
          <w:rPr>
            <w:rFonts w:ascii="Times New Roman" w:hAnsi="Times New Roman"/>
            <w:sz w:val="24"/>
            <w:szCs w:val="24"/>
          </w:rPr>
          <w:t xml:space="preserve"> of argument</w:t>
        </w:r>
      </w:ins>
      <w:ins w:id="741" w:author="Parks, Robbie M" w:date="2018-12-05T17:30:00Z">
        <w:r w:rsidR="00CC27A3">
          <w:rPr>
            <w:rFonts w:ascii="Times New Roman" w:hAnsi="Times New Roman"/>
            <w:sz w:val="24"/>
            <w:szCs w:val="24"/>
          </w:rPr>
          <w:t>s</w:t>
        </w:r>
      </w:ins>
      <w:ins w:id="742" w:author="Parks, Robbie M" w:date="2018-12-05T17:27:00Z">
        <w:r>
          <w:rPr>
            <w:rFonts w:ascii="Times New Roman" w:hAnsi="Times New Roman"/>
            <w:sz w:val="24"/>
            <w:szCs w:val="24"/>
          </w:rPr>
          <w:t xml:space="preserve"> and conflict</w:t>
        </w:r>
      </w:ins>
      <w:ins w:id="743" w:author="Parks, Robbie M" w:date="2018-12-05T17:30:00Z">
        <w:r w:rsidR="00CC27A3">
          <w:rPr>
            <w:rFonts w:ascii="Times New Roman" w:hAnsi="Times New Roman"/>
            <w:sz w:val="24"/>
            <w:szCs w:val="24"/>
          </w:rPr>
          <w:t>s</w:t>
        </w:r>
      </w:ins>
      <w:r w:rsidR="00DE484C">
        <w:rPr>
          <w:rFonts w:ascii="Times New Roman" w:hAnsi="Times New Roman"/>
          <w:sz w:val="24"/>
          <w:szCs w:val="24"/>
        </w:rPr>
        <w:t>.</w:t>
      </w:r>
      <w:r w:rsidR="007C2F38">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39,40&lt;/sup&gt;"},"properties":{"noteIndex":0},"schema":"https://github.com/citation-style-language/schema/raw/master/csl-citation.json"}</w:instrText>
      </w:r>
      <w:r w:rsidR="007C2F38">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39,40</w:t>
      </w:r>
      <w:r w:rsidR="007C2F38">
        <w:rPr>
          <w:rFonts w:ascii="Times New Roman" w:hAnsi="Times New Roman"/>
          <w:sz w:val="24"/>
          <w:szCs w:val="24"/>
        </w:rPr>
        <w:fldChar w:fldCharType="end"/>
      </w:r>
    </w:p>
    <w:p w14:paraId="353C1173" w14:textId="737C2337" w:rsidR="007C2F38" w:rsidDel="00CF7A7B" w:rsidRDefault="00A27E88">
      <w:pPr>
        <w:pStyle w:val="ListParagraph"/>
        <w:numPr>
          <w:ilvl w:val="0"/>
          <w:numId w:val="7"/>
        </w:numPr>
        <w:spacing w:after="0" w:line="240" w:lineRule="auto"/>
        <w:jc w:val="both"/>
        <w:rPr>
          <w:del w:id="744" w:author="Parks, Robbie M" w:date="2018-12-05T17:27:00Z"/>
          <w:rFonts w:ascii="Times New Roman" w:hAnsi="Times New Roman"/>
          <w:sz w:val="24"/>
          <w:szCs w:val="24"/>
        </w:rPr>
      </w:pPr>
      <w:ins w:id="745" w:author="Parks, Robbie M" w:date="2018-12-05T17:30:00Z">
        <w:r>
          <w:rPr>
            <w:rFonts w:ascii="Times New Roman" w:hAnsi="Times New Roman"/>
            <w:sz w:val="24"/>
            <w:szCs w:val="24"/>
          </w:rPr>
          <w:t xml:space="preserve">The general anger levels of humans is </w:t>
        </w:r>
      </w:ins>
      <w:ins w:id="746" w:author="Parks, Robbie M" w:date="2018-12-05T17:31:00Z">
        <w:r>
          <w:rPr>
            <w:rFonts w:ascii="Times New Roman" w:hAnsi="Times New Roman"/>
            <w:sz w:val="24"/>
            <w:szCs w:val="24"/>
          </w:rPr>
          <w:t>biologically li</w:t>
        </w:r>
      </w:ins>
      <w:del w:id="747" w:author="Parks, Robbie M" w:date="2018-12-05T17:27:00Z">
        <w:r w:rsidR="007C2F38" w:rsidDel="00CF7A7B">
          <w:rPr>
            <w:rFonts w:ascii="Times New Roman" w:hAnsi="Times New Roman"/>
            <w:sz w:val="24"/>
            <w:szCs w:val="24"/>
          </w:rPr>
          <w:delText>Possible that people think of probability of carrying out successful crime without getting caught different under warmer conditions.</w:delText>
        </w:r>
        <w:r w:rsidR="007C2F38" w:rsidDel="00CF7A7B">
          <w:rPr>
            <w:rFonts w:ascii="Times New Roman" w:hAnsi="Times New Roman"/>
            <w:sz w:val="24"/>
            <w:szCs w:val="24"/>
          </w:rPr>
          <w:fldChar w:fldCharType="begin" w:fldLock="1"/>
        </w:r>
        <w:r w:rsidR="008D6D4A" w:rsidDel="00CF7A7B">
          <w:rPr>
            <w:rFonts w:ascii="Times New Roman" w:hAnsi="Times New Roman"/>
            <w:sz w:val="24"/>
            <w:szCs w:val="24"/>
          </w:rPr>
          <w:del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41,42&lt;/sup&gt;","plainTextFormattedCitation":"41,42","previouslyFormattedCitation":"&lt;sup&gt;41,42&lt;/sup&gt;"},"properties":{"noteIndex":0},"schema":"https://github.com/citation-style-language/schema/raw/master/csl-citation.json"}</w:delInstrText>
        </w:r>
        <w:r w:rsidR="007C2F38" w:rsidDel="00CF7A7B">
          <w:rPr>
            <w:rFonts w:ascii="Times New Roman" w:hAnsi="Times New Roman"/>
            <w:sz w:val="24"/>
            <w:szCs w:val="24"/>
          </w:rPr>
          <w:fldChar w:fldCharType="separate"/>
        </w:r>
        <w:r w:rsidR="009B623E" w:rsidRPr="009B623E" w:rsidDel="00CF7A7B">
          <w:rPr>
            <w:rFonts w:ascii="Times New Roman" w:hAnsi="Times New Roman"/>
            <w:noProof/>
            <w:sz w:val="24"/>
            <w:szCs w:val="24"/>
            <w:vertAlign w:val="superscript"/>
          </w:rPr>
          <w:delText>41,42</w:delText>
        </w:r>
        <w:r w:rsidR="007C2F38" w:rsidDel="00CF7A7B">
          <w:rPr>
            <w:rFonts w:ascii="Times New Roman" w:hAnsi="Times New Roman"/>
            <w:sz w:val="24"/>
            <w:szCs w:val="24"/>
          </w:rPr>
          <w:fldChar w:fldCharType="end"/>
        </w:r>
      </w:del>
    </w:p>
    <w:p w14:paraId="5BBDFF26" w14:textId="5DE03D65" w:rsidR="007C2F38" w:rsidRPr="00A27E88" w:rsidRDefault="007C2F38" w:rsidP="00A27E88">
      <w:pPr>
        <w:pStyle w:val="ListParagraph"/>
        <w:numPr>
          <w:ilvl w:val="0"/>
          <w:numId w:val="7"/>
        </w:numPr>
        <w:spacing w:after="0" w:line="240" w:lineRule="auto"/>
        <w:jc w:val="both"/>
        <w:rPr>
          <w:rFonts w:ascii="Times New Roman" w:hAnsi="Times New Roman"/>
          <w:sz w:val="24"/>
          <w:szCs w:val="24"/>
        </w:rPr>
      </w:pPr>
      <w:del w:id="748" w:author="Parks, Robbie M" w:date="2018-12-05T17:31:00Z">
        <w:r w:rsidRPr="00A27E88" w:rsidDel="00A27E88">
          <w:rPr>
            <w:rFonts w:ascii="Times New Roman" w:hAnsi="Times New Roman"/>
            <w:sz w:val="24"/>
            <w:szCs w:val="24"/>
          </w:rPr>
          <w:delText>Li</w:delText>
        </w:r>
      </w:del>
      <w:r w:rsidRPr="00A27E88">
        <w:rPr>
          <w:rFonts w:ascii="Times New Roman" w:hAnsi="Times New Roman"/>
          <w:sz w:val="24"/>
          <w:szCs w:val="24"/>
        </w:rPr>
        <w:t>nk</w:t>
      </w:r>
      <w:ins w:id="749" w:author="Parks, Robbie M" w:date="2018-12-05T17:31:00Z">
        <w:r w:rsidR="00A27E88">
          <w:rPr>
            <w:rFonts w:ascii="Times New Roman" w:hAnsi="Times New Roman"/>
            <w:sz w:val="24"/>
            <w:szCs w:val="24"/>
          </w:rPr>
          <w:t xml:space="preserve">ed </w:t>
        </w:r>
      </w:ins>
      <w:del w:id="750" w:author="Parks, Robbie M" w:date="2018-12-05T17:31:00Z">
        <w:r w:rsidRPr="00A27E88" w:rsidDel="00A27E88">
          <w:rPr>
            <w:rFonts w:ascii="Times New Roman" w:hAnsi="Times New Roman"/>
            <w:sz w:val="24"/>
            <w:szCs w:val="24"/>
          </w:rPr>
          <w:delText xml:space="preserve"> between</w:delText>
        </w:r>
      </w:del>
      <w:ins w:id="751" w:author="Parks, Robbie M" w:date="2018-12-05T17:31:00Z">
        <w:r w:rsidR="00A27E88">
          <w:rPr>
            <w:rFonts w:ascii="Times New Roman" w:hAnsi="Times New Roman"/>
            <w:sz w:val="24"/>
            <w:szCs w:val="24"/>
          </w:rPr>
          <w:t>to rising</w:t>
        </w:r>
      </w:ins>
      <w:r w:rsidRPr="00A27E88">
        <w:rPr>
          <w:rFonts w:ascii="Times New Roman" w:hAnsi="Times New Roman"/>
          <w:sz w:val="24"/>
          <w:szCs w:val="24"/>
        </w:rPr>
        <w:t xml:space="preserve"> </w:t>
      </w:r>
      <w:del w:id="752" w:author="Parks, Robbie M" w:date="2018-12-05T17:31:00Z">
        <w:r w:rsidRPr="00A27E88" w:rsidDel="00A27E88">
          <w:rPr>
            <w:rFonts w:ascii="Times New Roman" w:hAnsi="Times New Roman"/>
            <w:sz w:val="24"/>
            <w:szCs w:val="24"/>
          </w:rPr>
          <w:delText xml:space="preserve">anger and </w:delText>
        </w:r>
      </w:del>
      <w:r w:rsidRPr="00A27E88">
        <w:rPr>
          <w:rFonts w:ascii="Times New Roman" w:hAnsi="Times New Roman"/>
          <w:sz w:val="24"/>
          <w:szCs w:val="24"/>
        </w:rPr>
        <w:t>temperature</w:t>
      </w:r>
      <w:ins w:id="753" w:author="Parks, Robbie M" w:date="2018-12-05T17:31:00Z">
        <w:r w:rsidR="00A27E88">
          <w:rPr>
            <w:rFonts w:ascii="Times New Roman" w:hAnsi="Times New Roman"/>
            <w:sz w:val="24"/>
            <w:szCs w:val="24"/>
          </w:rPr>
          <w:t>s</w:t>
        </w:r>
      </w:ins>
      <w:r w:rsidRPr="00A27E88">
        <w:rPr>
          <w:rFonts w:ascii="Times New Roman" w:hAnsi="Times New Roman"/>
          <w:sz w:val="24"/>
          <w:szCs w:val="24"/>
        </w:rPr>
        <w:t>.</w:t>
      </w:r>
      <w:r w:rsidRPr="00A27E88">
        <w:rPr>
          <w:rFonts w:ascii="Times New Roman" w:hAnsi="Times New Roman"/>
          <w:sz w:val="24"/>
          <w:szCs w:val="24"/>
        </w:rPr>
        <w:fldChar w:fldCharType="begin" w:fldLock="1"/>
      </w:r>
      <w:r w:rsidR="00247205">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41,42&lt;/sup&gt;"},"properties":{"noteIndex":0},"schema":"https://github.com/citation-style-language/schema/raw/master/csl-citation.json"}</w:instrText>
      </w:r>
      <w:r w:rsidRPr="00A27E88">
        <w:rPr>
          <w:rFonts w:ascii="Times New Roman" w:hAnsi="Times New Roman"/>
          <w:sz w:val="24"/>
          <w:szCs w:val="24"/>
        </w:rPr>
        <w:fldChar w:fldCharType="separate"/>
      </w:r>
      <w:r w:rsidR="000D1C81" w:rsidRPr="000D1C81">
        <w:rPr>
          <w:rFonts w:ascii="Times New Roman" w:hAnsi="Times New Roman"/>
          <w:noProof/>
          <w:sz w:val="24"/>
          <w:szCs w:val="24"/>
          <w:vertAlign w:val="superscript"/>
        </w:rPr>
        <w:t>41,42</w:t>
      </w:r>
      <w:r w:rsidRPr="00A27E88">
        <w:rPr>
          <w:rFonts w:ascii="Times New Roman" w:hAnsi="Times New Roman"/>
          <w:sz w:val="24"/>
          <w:szCs w:val="24"/>
        </w:rPr>
        <w:fldChar w:fldCharType="end"/>
      </w:r>
    </w:p>
    <w:p w14:paraId="7C705236" w14:textId="2A2C4F00" w:rsidR="00CF7A7B" w:rsidRPr="00A27E88" w:rsidRDefault="00A22685" w:rsidP="00A27E88">
      <w:pPr>
        <w:pStyle w:val="ListParagraph"/>
        <w:numPr>
          <w:ilvl w:val="0"/>
          <w:numId w:val="7"/>
        </w:numPr>
        <w:spacing w:after="0" w:line="240" w:lineRule="auto"/>
        <w:jc w:val="both"/>
        <w:rPr>
          <w:ins w:id="754" w:author="Parks, Robbie M" w:date="2018-12-05T17:27:00Z"/>
          <w:rFonts w:ascii="Times New Roman" w:hAnsi="Times New Roman"/>
          <w:sz w:val="24"/>
          <w:szCs w:val="24"/>
        </w:rPr>
      </w:pPr>
      <w:r>
        <w:rPr>
          <w:rFonts w:ascii="Times New Roman" w:hAnsi="Times New Roman"/>
          <w:sz w:val="24"/>
          <w:szCs w:val="24"/>
        </w:rPr>
        <w:t>Higher temperatures also cause</w:t>
      </w:r>
      <w:ins w:id="755" w:author="Parks, Robbie M" w:date="2018-12-05T17:31:00Z">
        <w:r w:rsidR="00A27E88">
          <w:rPr>
            <w:rFonts w:ascii="Times New Roman" w:hAnsi="Times New Roman"/>
            <w:sz w:val="24"/>
            <w:szCs w:val="24"/>
          </w:rPr>
          <w:t>s</w:t>
        </w:r>
      </w:ins>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20&lt;/sup&gt;","plainTextFormattedCitation":"20","previouslyFormattedCitation":"&lt;sup&gt;20&lt;/sup&gt;"},"properties":{"noteIndex":0},"schema":"https://github.com/citation-style-language/schema/raw/master/csl-citation.json"}</w:instrText>
      </w:r>
      <w:r w:rsidR="00775537">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20</w:t>
      </w:r>
      <w:r w:rsidR="00775537">
        <w:rPr>
          <w:rFonts w:ascii="Times New Roman" w:hAnsi="Times New Roman"/>
          <w:sz w:val="24"/>
          <w:szCs w:val="24"/>
        </w:rPr>
        <w:fldChar w:fldCharType="end"/>
      </w:r>
      <w:ins w:id="756" w:author="Parks, Robbie M" w:date="2018-12-05T17:31:00Z">
        <w:r w:rsidR="00A27E88">
          <w:rPr>
            <w:rFonts w:ascii="Times New Roman" w:hAnsi="Times New Roman"/>
            <w:sz w:val="24"/>
            <w:szCs w:val="24"/>
          </w:rPr>
          <w:t xml:space="preserve"> </w:t>
        </w:r>
        <w:r w:rsidR="00A27E88" w:rsidRPr="00A27E88">
          <w:rPr>
            <w:rFonts w:ascii="Times New Roman" w:hAnsi="Times New Roman"/>
            <w:sz w:val="24"/>
            <w:szCs w:val="24"/>
          </w:rPr>
          <w:t>It</w:t>
        </w:r>
      </w:ins>
      <w:ins w:id="757" w:author="Parks, Robbie M" w:date="2018-12-05T17:27:00Z">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ins>
      <w:r w:rsidR="00247205">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43,44&lt;/sup&gt;","plainTextFormattedCitation":"43,44","previouslyFormattedCitation":"&lt;sup&gt;43,44&lt;/sup&gt;"},"properties":{"noteIndex":0},"schema":"https://github.com/citation-style-language/schema/raw/master/csl-citation.json"}</w:instrText>
      </w:r>
      <w:ins w:id="758" w:author="Parks, Robbie M" w:date="2018-12-05T17:27:00Z">
        <w:r w:rsidR="00CF7A7B" w:rsidRPr="00A27E88">
          <w:rPr>
            <w:rFonts w:ascii="Times New Roman" w:hAnsi="Times New Roman"/>
            <w:sz w:val="24"/>
            <w:szCs w:val="24"/>
          </w:rPr>
          <w:fldChar w:fldCharType="separate"/>
        </w:r>
      </w:ins>
      <w:r w:rsidR="000D1C81" w:rsidRPr="000D1C81">
        <w:rPr>
          <w:rFonts w:ascii="Times New Roman" w:hAnsi="Times New Roman"/>
          <w:noProof/>
          <w:sz w:val="24"/>
          <w:szCs w:val="24"/>
          <w:vertAlign w:val="superscript"/>
        </w:rPr>
        <w:t>43,44</w:t>
      </w:r>
      <w:ins w:id="759" w:author="Parks, Robbie M" w:date="2018-12-05T17:27:00Z">
        <w:r w:rsidR="00CF7A7B" w:rsidRPr="00A27E88">
          <w:rPr>
            <w:rFonts w:ascii="Times New Roman" w:hAnsi="Times New Roman"/>
            <w:sz w:val="24"/>
            <w:szCs w:val="24"/>
          </w:rPr>
          <w:fldChar w:fldCharType="end"/>
        </w:r>
      </w:ins>
    </w:p>
    <w:p w14:paraId="41FAB4CD" w14:textId="73DA669F" w:rsidR="00CF7A7B" w:rsidRPr="00CF7A7B" w:rsidDel="00CF7A7B" w:rsidRDefault="00044C7C" w:rsidP="00CF7A7B">
      <w:pPr>
        <w:pStyle w:val="ListParagraph"/>
        <w:numPr>
          <w:ilvl w:val="0"/>
          <w:numId w:val="7"/>
        </w:numPr>
        <w:spacing w:after="0" w:line="240" w:lineRule="auto"/>
        <w:jc w:val="both"/>
        <w:rPr>
          <w:del w:id="760" w:author="Parks, Robbie M" w:date="2018-12-05T17:28:00Z"/>
          <w:rFonts w:ascii="Times New Roman" w:hAnsi="Times New Roman"/>
          <w:sz w:val="24"/>
          <w:szCs w:val="24"/>
        </w:rPr>
      </w:pPr>
      <w:ins w:id="761" w:author="Parks, Robbie M" w:date="2018-12-05T17:31:00Z">
        <w:r>
          <w:rPr>
            <w:rFonts w:ascii="Times New Roman" w:hAnsi="Times New Roman"/>
            <w:sz w:val="24"/>
            <w:szCs w:val="24"/>
          </w:rPr>
          <w:t xml:space="preserve">More broadly, </w:t>
        </w:r>
      </w:ins>
    </w:p>
    <w:p w14:paraId="1BBEDDF7" w14:textId="615AD6FC" w:rsidR="003A470E" w:rsidRPr="00843ACB" w:rsidRDefault="00044C7C" w:rsidP="00843ACB">
      <w:pPr>
        <w:pStyle w:val="ListParagraph"/>
        <w:numPr>
          <w:ilvl w:val="0"/>
          <w:numId w:val="7"/>
        </w:numPr>
        <w:spacing w:after="0" w:line="240" w:lineRule="auto"/>
        <w:jc w:val="both"/>
        <w:rPr>
          <w:rFonts w:ascii="Times New Roman" w:hAnsi="Times New Roman"/>
          <w:sz w:val="24"/>
          <w:szCs w:val="24"/>
        </w:rPr>
      </w:pPr>
      <w:ins w:id="762" w:author="Parks, Robbie M" w:date="2018-12-05T17:31:00Z">
        <w:r>
          <w:rPr>
            <w:rFonts w:ascii="Times New Roman" w:hAnsi="Times New Roman"/>
            <w:color w:val="000000" w:themeColor="text1"/>
            <w:sz w:val="24"/>
            <w:szCs w:val="24"/>
          </w:rPr>
          <w:t>t</w:t>
        </w:r>
      </w:ins>
      <w:del w:id="763" w:author="Parks, Robbie M" w:date="2018-12-05T17:31:00Z">
        <w:r w:rsidR="003A470E" w:rsidRPr="003A470E" w:rsidDel="00044C7C">
          <w:rPr>
            <w:rFonts w:ascii="Times New Roman" w:hAnsi="Times New Roman"/>
            <w:color w:val="000000" w:themeColor="text1"/>
            <w:sz w:val="24"/>
            <w:szCs w:val="24"/>
          </w:rPr>
          <w:delText>T</w:delText>
        </w:r>
      </w:del>
      <w:r w:rsidR="003A470E" w:rsidRPr="003A470E">
        <w:rPr>
          <w:rFonts w:ascii="Times New Roman" w:hAnsi="Times New Roman"/>
          <w:color w:val="000000" w:themeColor="text1"/>
          <w:sz w:val="24"/>
          <w:szCs w:val="24"/>
        </w:rPr>
        <w:t xml:space="preserve">here are studies which </w:t>
      </w:r>
      <w:del w:id="764" w:author="Parks, Robbie M" w:date="2018-12-05T17:32:00Z">
        <w:r w:rsidR="003A470E" w:rsidRPr="003A470E" w:rsidDel="00044C7C">
          <w:rPr>
            <w:rFonts w:ascii="Times New Roman" w:hAnsi="Times New Roman"/>
            <w:color w:val="000000" w:themeColor="text1"/>
            <w:sz w:val="24"/>
            <w:szCs w:val="24"/>
          </w:rPr>
          <w:delText>indirectly examine</w:delText>
        </w:r>
      </w:del>
      <w:ins w:id="765" w:author="Parks, Robbie M" w:date="2018-12-05T17:32:00Z">
        <w:r>
          <w:rPr>
            <w:rFonts w:ascii="Times New Roman" w:hAnsi="Times New Roman"/>
            <w:color w:val="000000" w:themeColor="text1"/>
            <w:sz w:val="24"/>
            <w:szCs w:val="24"/>
          </w:rPr>
          <w:t>demonstrate</w:t>
        </w:r>
      </w:ins>
      <w:r w:rsidR="003A470E" w:rsidRPr="003A470E">
        <w:rPr>
          <w:rFonts w:ascii="Times New Roman" w:hAnsi="Times New Roman"/>
          <w:color w:val="000000" w:themeColor="text1"/>
          <w:sz w:val="24"/>
          <w:szCs w:val="24"/>
        </w:rPr>
        <w:t xml:space="preserve"> relationships </w:t>
      </w:r>
      <w:del w:id="766" w:author="Parks, Robbie M" w:date="2018-12-05T17:32:00Z">
        <w:r w:rsidR="003A470E" w:rsidRPr="003A470E" w:rsidDel="00044C7C">
          <w:rPr>
            <w:rFonts w:ascii="Times New Roman" w:hAnsi="Times New Roman"/>
            <w:color w:val="000000" w:themeColor="text1"/>
            <w:sz w:val="24"/>
            <w:szCs w:val="24"/>
          </w:rPr>
          <w:delText xml:space="preserve">of </w:delText>
        </w:r>
      </w:del>
      <w:ins w:id="767" w:author="Parks, Robbie M" w:date="2018-12-05T17:32:00Z">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ins>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003A470E" w:rsidRPr="003A470E">
        <w:rPr>
          <w:rFonts w:ascii="Times New Roman" w:hAnsi="Times New Roman"/>
          <w:color w:val="000000" w:themeColor="text1"/>
          <w:sz w:val="24"/>
          <w:szCs w:val="24"/>
        </w:rPr>
        <w:fldChar w:fldCharType="end"/>
      </w:r>
    </w:p>
    <w:p w14:paraId="5E17D259" w14:textId="15820E9D" w:rsidR="008312D3" w:rsidRPr="00636C9B" w:rsidDel="009A2E6F" w:rsidRDefault="00602B35" w:rsidP="00843ACB">
      <w:pPr>
        <w:pStyle w:val="ListParagraph"/>
        <w:numPr>
          <w:ilvl w:val="0"/>
          <w:numId w:val="7"/>
        </w:numPr>
        <w:spacing w:after="0" w:line="240" w:lineRule="auto"/>
        <w:jc w:val="both"/>
        <w:rPr>
          <w:del w:id="768" w:author="Parks, Robbie M" w:date="2018-12-05T17:32:00Z"/>
          <w:rFonts w:ascii="Times New Roman" w:hAnsi="Times New Roman"/>
          <w:i/>
          <w:sz w:val="24"/>
          <w:szCs w:val="24"/>
        </w:rPr>
      </w:pPr>
      <w:del w:id="769" w:author="Parks, Robbie M" w:date="2018-12-05T17:32:00Z">
        <w:r w:rsidRPr="00636C9B" w:rsidDel="009A2E6F">
          <w:rPr>
            <w:rFonts w:ascii="Times New Roman" w:hAnsi="Times New Roman"/>
            <w:sz w:val="24"/>
            <w:szCs w:val="24"/>
          </w:rPr>
          <w:delText>Examples in developing countries of association between conflict and temperature</w:delText>
        </w:r>
        <w:r w:rsidR="00067319" w:rsidRPr="00636C9B" w:rsidDel="009A2E6F">
          <w:rPr>
            <w:rFonts w:ascii="Times New Roman" w:hAnsi="Times New Roman"/>
            <w:sz w:val="24"/>
            <w:szCs w:val="24"/>
          </w:rPr>
          <w:delText>.</w:delText>
        </w:r>
        <w:r w:rsidR="00FA5998" w:rsidRPr="00636C9B" w:rsidDel="009A2E6F">
          <w:rPr>
            <w:rFonts w:ascii="Times New Roman" w:hAnsi="Times New Roman"/>
            <w:sz w:val="24"/>
            <w:szCs w:val="24"/>
          </w:rPr>
          <w:fldChar w:fldCharType="begin" w:fldLock="1"/>
        </w:r>
        <w:r w:rsidR="008D6D4A" w:rsidDel="009A2E6F">
          <w:rPr>
            <w:rFonts w:ascii="Times New Roman" w:hAnsi="Times New Roman"/>
            <w:sz w:val="24"/>
            <w:szCs w:val="24"/>
          </w:rPr>
          <w:del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8D6D4A" w:rsidDel="009A2E6F">
          <w:rPr>
            <w:rFonts w:ascii="MS Mincho" w:eastAsia="MS Mincho" w:hAnsi="MS Mincho" w:cs="MS Mincho"/>
            <w:sz w:val="24"/>
            <w:szCs w:val="24"/>
          </w:rPr>
          <w:delInstrText>∼</w:delInstrText>
        </w:r>
        <w:r w:rsidR="008D6D4A" w:rsidDel="009A2E6F">
          <w:rPr>
            <w:rFonts w:ascii="Times New Roman" w:hAnsi="Times New Roman"/>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22–25,45&lt;/sup&gt;","plainTextFormattedCitation":"22–25,45","previouslyFormattedCitation":"&lt;sup&gt;22–25,45&lt;/sup&gt;"},"properties":{"noteIndex":0},"schema":"https://github.com/citation-style-language/schema/raw/master/csl-citation.json"}</w:delInstrText>
        </w:r>
        <w:r w:rsidR="00FA5998" w:rsidRPr="00636C9B" w:rsidDel="009A2E6F">
          <w:rPr>
            <w:rFonts w:ascii="Times New Roman" w:hAnsi="Times New Roman"/>
            <w:sz w:val="24"/>
            <w:szCs w:val="24"/>
          </w:rPr>
          <w:fldChar w:fldCharType="separate"/>
        </w:r>
        <w:r w:rsidR="009B623E" w:rsidRPr="009B623E" w:rsidDel="009A2E6F">
          <w:rPr>
            <w:rFonts w:ascii="Times New Roman" w:hAnsi="Times New Roman"/>
            <w:noProof/>
            <w:sz w:val="24"/>
            <w:szCs w:val="24"/>
            <w:vertAlign w:val="superscript"/>
          </w:rPr>
          <w:delText>22–25,45</w:delText>
        </w:r>
        <w:r w:rsidR="00FA5998" w:rsidRPr="00636C9B" w:rsidDel="009A2E6F">
          <w:rPr>
            <w:rFonts w:ascii="Times New Roman" w:hAnsi="Times New Roman"/>
            <w:sz w:val="24"/>
            <w:szCs w:val="24"/>
          </w:rPr>
          <w:fldChar w:fldCharType="end"/>
        </w:r>
      </w:del>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000D298E" w:rsidR="005F2A56" w:rsidRPr="00636C9B" w:rsidDel="004633E5" w:rsidRDefault="00E6459A" w:rsidP="00843ACB">
      <w:pPr>
        <w:spacing w:after="0" w:line="240" w:lineRule="auto"/>
        <w:jc w:val="both"/>
        <w:rPr>
          <w:del w:id="770" w:author="Parks, Robbie M" w:date="2018-12-08T16:28:00Z"/>
          <w:rFonts w:ascii="Times New Roman" w:hAnsi="Times New Roman"/>
          <w:i/>
          <w:sz w:val="24"/>
          <w:szCs w:val="24"/>
        </w:rPr>
      </w:pPr>
      <w:r w:rsidRPr="00636C9B">
        <w:rPr>
          <w:rFonts w:ascii="Times New Roman" w:hAnsi="Times New Roman"/>
          <w:i/>
          <w:sz w:val="24"/>
          <w:szCs w:val="24"/>
        </w:rPr>
        <w:t>Intentional self-harm</w:t>
      </w:r>
      <w:ins w:id="771" w:author="Parks, Robbie M" w:date="2018-12-05T16:56:00Z">
        <w:r w:rsidR="00E13195">
          <w:rPr>
            <w:rFonts w:ascii="Times New Roman" w:hAnsi="Times New Roman"/>
            <w:i/>
            <w:sz w:val="24"/>
            <w:szCs w:val="24"/>
          </w:rPr>
          <w:t xml:space="preserve"> discussion </w:t>
        </w:r>
      </w:ins>
    </w:p>
    <w:p w14:paraId="4299473D" w14:textId="77777777" w:rsidR="004633E5" w:rsidRDefault="004633E5" w:rsidP="004633E5">
      <w:pPr>
        <w:spacing w:after="0" w:line="240" w:lineRule="auto"/>
        <w:jc w:val="both"/>
        <w:rPr>
          <w:ins w:id="772" w:author="Parks, Robbie M" w:date="2018-12-08T16:28:00Z"/>
        </w:rPr>
        <w:pPrChange w:id="773" w:author="Parks, Robbie M" w:date="2018-12-08T16:28:00Z">
          <w:pPr>
            <w:pStyle w:val="ListParagraph"/>
            <w:numPr>
              <w:numId w:val="7"/>
            </w:numPr>
            <w:spacing w:after="0" w:line="240" w:lineRule="auto"/>
            <w:ind w:hanging="360"/>
            <w:jc w:val="both"/>
          </w:pPr>
        </w:pPrChange>
      </w:pPr>
    </w:p>
    <w:p w14:paraId="2A159D58" w14:textId="3BA052A2" w:rsidR="004633E5" w:rsidRDefault="004633E5" w:rsidP="004633E5">
      <w:pPr>
        <w:pStyle w:val="ListParagraph"/>
        <w:numPr>
          <w:ilvl w:val="0"/>
          <w:numId w:val="7"/>
        </w:numPr>
        <w:spacing w:after="0" w:line="240" w:lineRule="auto"/>
        <w:jc w:val="both"/>
        <w:rPr>
          <w:ins w:id="774" w:author="Parks, Robbie M" w:date="2018-12-08T16:28:00Z"/>
          <w:rFonts w:ascii="Times New Roman" w:hAnsi="Times New Roman"/>
          <w:sz w:val="24"/>
          <w:szCs w:val="24"/>
        </w:rPr>
      </w:pPr>
      <w:ins w:id="775" w:author="Parks, Robbie M" w:date="2018-12-08T16:28:00Z">
        <w:r>
          <w:rPr>
            <w:rFonts w:ascii="Times New Roman" w:hAnsi="Times New Roman"/>
            <w:sz w:val="24"/>
            <w:szCs w:val="24"/>
          </w:rPr>
          <w:lastRenderedPageBreak/>
          <w:t xml:space="preserve">The </w:t>
        </w:r>
        <w:r w:rsidRPr="00DC0131">
          <w:rPr>
            <w:rFonts w:ascii="Times New Roman" w:hAnsi="Times New Roman"/>
            <w:sz w:val="24"/>
            <w:szCs w:val="24"/>
          </w:rPr>
          <w:t xml:space="preserve">impact of climate change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ins>
      <w:ins w:id="776" w:author="Parks, Robbie M" w:date="2018-12-08T16:37:00Z">
        <w:r w:rsidR="00A8795D">
          <w:rPr>
            <w:rFonts w:ascii="Times New Roman" w:hAnsi="Times New Roman"/>
            <w:sz w:val="24"/>
            <w:szCs w:val="24"/>
          </w:rPr>
          <w:fldChar w:fldCharType="begin" w:fldLock="1"/>
        </w:r>
      </w:ins>
      <w:r w:rsidR="004628D2">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45&lt;/sup&gt;","plainTextFormattedCitation":"45","previouslyFormattedCitation":"&lt;sup&gt;45&lt;/sup&gt;"},"properties":{"noteIndex":0},"schema":"https://github.com/citation-style-language/schema/raw/master/csl-citation.json"}</w:instrText>
      </w:r>
      <w:r w:rsidR="00A8795D">
        <w:rPr>
          <w:rFonts w:ascii="Times New Roman" w:hAnsi="Times New Roman"/>
          <w:sz w:val="24"/>
          <w:szCs w:val="24"/>
        </w:rPr>
        <w:fldChar w:fldCharType="separate"/>
      </w:r>
      <w:r w:rsidR="00A8795D" w:rsidRPr="00A8795D">
        <w:rPr>
          <w:rFonts w:ascii="Times New Roman" w:hAnsi="Times New Roman"/>
          <w:noProof/>
          <w:sz w:val="24"/>
          <w:szCs w:val="24"/>
          <w:vertAlign w:val="superscript"/>
        </w:rPr>
        <w:t>45</w:t>
      </w:r>
      <w:ins w:id="777" w:author="Parks, Robbie M" w:date="2018-12-08T16:37:00Z">
        <w:r w:rsidR="00A8795D">
          <w:rPr>
            <w:rFonts w:ascii="Times New Roman" w:hAnsi="Times New Roman"/>
            <w:sz w:val="24"/>
            <w:szCs w:val="24"/>
          </w:rPr>
          <w:fldChar w:fldCharType="end"/>
        </w:r>
      </w:ins>
    </w:p>
    <w:p w14:paraId="0BF20732" w14:textId="002A15B5" w:rsidR="004D25AB" w:rsidRDefault="00A8795D" w:rsidP="004633E5">
      <w:pPr>
        <w:pStyle w:val="ListParagraph"/>
        <w:numPr>
          <w:ilvl w:val="0"/>
          <w:numId w:val="7"/>
        </w:numPr>
        <w:spacing w:after="0" w:line="240" w:lineRule="auto"/>
        <w:jc w:val="both"/>
        <w:rPr>
          <w:ins w:id="778" w:author="Parks, Robbie M" w:date="2018-12-08T16:35:00Z"/>
          <w:rFonts w:ascii="Times New Roman" w:hAnsi="Times New Roman"/>
          <w:sz w:val="24"/>
          <w:szCs w:val="24"/>
        </w:rPr>
      </w:pPr>
      <w:ins w:id="779" w:author="Parks, Robbie M" w:date="2018-12-08T16:38:00Z">
        <w:r>
          <w:rPr>
            <w:rFonts w:ascii="Times New Roman" w:hAnsi="Times New Roman"/>
            <w:sz w:val="24"/>
            <w:szCs w:val="24"/>
          </w:rPr>
          <w:t xml:space="preserve">Currently, </w:t>
        </w:r>
      </w:ins>
      <w:ins w:id="780" w:author="Parks, Robbie M" w:date="2018-12-08T16:19:00Z">
        <w:r>
          <w:rPr>
            <w:rFonts w:ascii="Times New Roman" w:hAnsi="Times New Roman"/>
            <w:sz w:val="24"/>
            <w:szCs w:val="24"/>
          </w:rPr>
          <w:t>r</w:t>
        </w:r>
        <w:r w:rsidR="004D25AB" w:rsidRPr="004633E5">
          <w:rPr>
            <w:rFonts w:ascii="Times New Roman" w:hAnsi="Times New Roman"/>
            <w:sz w:val="24"/>
            <w:szCs w:val="24"/>
          </w:rPr>
          <w:t>esearchers recognise the need for more research into climate change and mental health.</w:t>
        </w:r>
      </w:ins>
      <w:ins w:id="781" w:author="Parks, Robbie M" w:date="2018-12-08T16:22:00Z">
        <w:r w:rsidR="00107BF2" w:rsidRPr="004633E5">
          <w:rPr>
            <w:rFonts w:ascii="Times New Roman" w:hAnsi="Times New Roman"/>
            <w:sz w:val="24"/>
            <w:szCs w:val="24"/>
          </w:rPr>
          <w:fldChar w:fldCharType="begin" w:fldLock="1"/>
        </w:r>
      </w:ins>
      <w:r w:rsidR="004628D2">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46&lt;/sup&gt;","plainTextFormattedCitation":"46","previouslyFormattedCitation":"&lt;sup&gt;46&lt;/sup&gt;"},"properties":{"noteIndex":0},"schema":"https://github.com/citation-style-language/schema/raw/master/csl-citation.json"}</w:instrText>
      </w:r>
      <w:r w:rsidR="00107BF2" w:rsidRPr="004633E5">
        <w:rPr>
          <w:rFonts w:ascii="Times New Roman" w:hAnsi="Times New Roman"/>
          <w:sz w:val="24"/>
          <w:szCs w:val="24"/>
          <w:rPrChange w:id="782" w:author="Parks, Robbie M" w:date="2018-12-08T16:28:00Z">
            <w:rPr>
              <w:rFonts w:ascii="Times New Roman" w:hAnsi="Times New Roman"/>
              <w:sz w:val="24"/>
              <w:szCs w:val="24"/>
            </w:rPr>
          </w:rPrChange>
        </w:rPr>
        <w:fldChar w:fldCharType="separate"/>
      </w:r>
      <w:r w:rsidRPr="00A8795D">
        <w:rPr>
          <w:rFonts w:ascii="Times New Roman" w:hAnsi="Times New Roman"/>
          <w:noProof/>
          <w:sz w:val="24"/>
          <w:szCs w:val="24"/>
          <w:vertAlign w:val="superscript"/>
        </w:rPr>
        <w:t>46</w:t>
      </w:r>
      <w:ins w:id="783" w:author="Parks, Robbie M" w:date="2018-12-08T16:22:00Z">
        <w:r w:rsidR="00107BF2" w:rsidRPr="004633E5">
          <w:rPr>
            <w:rFonts w:ascii="Times New Roman" w:hAnsi="Times New Roman"/>
            <w:sz w:val="24"/>
            <w:szCs w:val="24"/>
          </w:rPr>
          <w:fldChar w:fldCharType="end"/>
        </w:r>
      </w:ins>
      <w:ins w:id="784" w:author="Parks, Robbie M" w:date="2018-12-08T16:24:00Z">
        <w:r w:rsidR="00B72B18" w:rsidRPr="004633E5">
          <w:rPr>
            <w:rFonts w:ascii="Times New Roman" w:hAnsi="Times New Roman"/>
            <w:sz w:val="24"/>
            <w:szCs w:val="24"/>
          </w:rPr>
          <w:t>.</w:t>
        </w:r>
      </w:ins>
    </w:p>
    <w:p w14:paraId="0EBFA69E" w14:textId="57068D96" w:rsidR="00DC0131" w:rsidRDefault="005573C8" w:rsidP="00DC0131">
      <w:pPr>
        <w:pStyle w:val="ListParagraph"/>
        <w:numPr>
          <w:ilvl w:val="0"/>
          <w:numId w:val="7"/>
        </w:numPr>
        <w:spacing w:after="0" w:line="240" w:lineRule="auto"/>
        <w:jc w:val="both"/>
        <w:rPr>
          <w:ins w:id="785" w:author="Parks, Robbie M" w:date="2018-12-08T16:44:00Z"/>
          <w:rFonts w:ascii="Times New Roman" w:hAnsi="Times New Roman"/>
          <w:sz w:val="24"/>
          <w:szCs w:val="24"/>
        </w:rPr>
      </w:pPr>
      <w:ins w:id="786" w:author="Parks, Robbie M" w:date="2018-12-08T16:13:00Z">
        <w:r>
          <w:rPr>
            <w:rFonts w:ascii="Times New Roman" w:hAnsi="Times New Roman"/>
            <w:sz w:val="24"/>
            <w:szCs w:val="24"/>
          </w:rPr>
          <w:t xml:space="preserve">Evidence includes </w:t>
        </w:r>
      </w:ins>
      <w:ins w:id="787" w:author="Parks, Robbie M" w:date="2018-12-08T16:15:00Z">
        <w:r w:rsidR="00BA3564" w:rsidRPr="00DC0131">
          <w:rPr>
            <w:rFonts w:ascii="Times New Roman" w:hAnsi="Times New Roman"/>
            <w:sz w:val="24"/>
            <w:szCs w:val="24"/>
          </w:rPr>
          <w:t>rising temperatures increasing hospital admissions</w:t>
        </w:r>
      </w:ins>
      <w:ins w:id="788" w:author="Parks, Robbie M" w:date="2018-12-08T16:30:00Z">
        <w:r w:rsidR="004633E5">
          <w:rPr>
            <w:rFonts w:ascii="Times New Roman" w:hAnsi="Times New Roman"/>
            <w:sz w:val="24"/>
            <w:szCs w:val="24"/>
          </w:rPr>
          <w:t xml:space="preserve"> for psychological issues</w:t>
        </w:r>
      </w:ins>
      <w:ins w:id="789" w:author="Parks, Robbie M" w:date="2018-12-08T16:15:00Z">
        <w:r w:rsidR="00BA3564" w:rsidRPr="00DC0131">
          <w:rPr>
            <w:rFonts w:ascii="Times New Roman" w:hAnsi="Times New Roman"/>
            <w:sz w:val="24"/>
            <w:szCs w:val="24"/>
          </w:rPr>
          <w:t xml:space="preserve"> in Australia</w:t>
        </w:r>
      </w:ins>
      <w:ins w:id="790" w:author="Parks, Robbie M" w:date="2018-12-08T16:16:00Z">
        <w:r w:rsidR="00DC0131" w:rsidRPr="00DC0131">
          <w:rPr>
            <w:rFonts w:ascii="Times New Roman" w:hAnsi="Times New Roman"/>
            <w:sz w:val="24"/>
            <w:szCs w:val="24"/>
          </w:rPr>
          <w:t>.</w:t>
        </w:r>
      </w:ins>
      <w:ins w:id="791" w:author="Parks, Robbie M" w:date="2018-12-08T16:18:00Z">
        <w:r w:rsidR="00247205">
          <w:rPr>
            <w:rFonts w:ascii="Times New Roman" w:hAnsi="Times New Roman"/>
            <w:sz w:val="24"/>
            <w:szCs w:val="24"/>
          </w:rPr>
          <w:fldChar w:fldCharType="begin" w:fldLock="1"/>
        </w:r>
      </w:ins>
      <w:r w:rsidR="004628D2">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47&lt;/sup&gt;","plainTextFormattedCitation":"47","previouslyFormattedCitation":"&lt;sup&gt;47&lt;/sup&gt;"},"properties":{"noteIndex":0},"schema":"https://github.com/citation-style-language/schema/raw/master/csl-citation.json"}</w:instrText>
      </w:r>
      <w:r w:rsidR="00247205">
        <w:rPr>
          <w:rFonts w:ascii="Times New Roman" w:hAnsi="Times New Roman"/>
          <w:sz w:val="24"/>
          <w:szCs w:val="24"/>
        </w:rPr>
        <w:fldChar w:fldCharType="separate"/>
      </w:r>
      <w:r w:rsidR="00A8795D" w:rsidRPr="00A8795D">
        <w:rPr>
          <w:rFonts w:ascii="Times New Roman" w:hAnsi="Times New Roman"/>
          <w:noProof/>
          <w:sz w:val="24"/>
          <w:szCs w:val="24"/>
          <w:vertAlign w:val="superscript"/>
        </w:rPr>
        <w:t>47</w:t>
      </w:r>
      <w:ins w:id="792" w:author="Parks, Robbie M" w:date="2018-12-08T16:18:00Z">
        <w:r w:rsidR="00247205">
          <w:rPr>
            <w:rFonts w:ascii="Times New Roman" w:hAnsi="Times New Roman"/>
            <w:sz w:val="24"/>
            <w:szCs w:val="24"/>
          </w:rPr>
          <w:fldChar w:fldCharType="end"/>
        </w:r>
      </w:ins>
      <w:ins w:id="793" w:author="Parks, Robbie M" w:date="2018-12-08T16:15:00Z">
        <w:r w:rsidR="00BA3564" w:rsidRPr="00DC0131">
          <w:rPr>
            <w:rFonts w:ascii="Times New Roman" w:hAnsi="Times New Roman"/>
            <w:sz w:val="24"/>
            <w:szCs w:val="24"/>
          </w:rPr>
          <w:t xml:space="preserve"> </w:t>
        </w:r>
      </w:ins>
    </w:p>
    <w:p w14:paraId="48FB8BC9" w14:textId="6F435CA8" w:rsidR="004628D2" w:rsidRDefault="004628D2" w:rsidP="00DC0131">
      <w:pPr>
        <w:pStyle w:val="ListParagraph"/>
        <w:numPr>
          <w:ilvl w:val="0"/>
          <w:numId w:val="7"/>
        </w:numPr>
        <w:spacing w:after="0" w:line="240" w:lineRule="auto"/>
        <w:jc w:val="both"/>
        <w:rPr>
          <w:ins w:id="794" w:author="Parks, Robbie M" w:date="2018-12-08T16:46:00Z"/>
          <w:rFonts w:ascii="Times New Roman" w:hAnsi="Times New Roman"/>
          <w:sz w:val="24"/>
          <w:szCs w:val="24"/>
        </w:rPr>
      </w:pPr>
      <w:ins w:id="795" w:author="Parks, Robbie M" w:date="2018-12-08T16:44:00Z">
        <w:r>
          <w:rPr>
            <w:rFonts w:ascii="Times New Roman" w:hAnsi="Times New Roman"/>
            <w:sz w:val="24"/>
            <w:szCs w:val="24"/>
          </w:rPr>
          <w:t xml:space="preserve">There is </w:t>
        </w:r>
      </w:ins>
      <w:ins w:id="796" w:author="Parks, Robbie M" w:date="2018-12-08T16:45:00Z">
        <w:r>
          <w:rPr>
            <w:rFonts w:ascii="Times New Roman" w:hAnsi="Times New Roman"/>
            <w:sz w:val="24"/>
            <w:szCs w:val="24"/>
          </w:rPr>
          <w:t>indication that humans sleep less in warmer temperatures, affecting their mental health.</w:t>
        </w:r>
        <w:r>
          <w:rPr>
            <w:rFonts w:ascii="Times New Roman" w:hAnsi="Times New Roman"/>
            <w:sz w:val="24"/>
            <w:szCs w:val="24"/>
          </w:rPr>
          <w:fldChar w:fldCharType="begin" w:fldLock="1"/>
        </w:r>
      </w:ins>
      <w:r w:rsidR="00B97405">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48&lt;/sup&gt;","plainTextFormattedCitation":"48","previouslyFormattedCitation":"&lt;sup&gt;48&lt;/sup&gt;"},"properties":{"noteIndex":0},"schema":"https://github.com/citation-style-language/schema/raw/master/csl-citation.json"}</w:instrText>
      </w:r>
      <w:r>
        <w:rPr>
          <w:rFonts w:ascii="Times New Roman" w:hAnsi="Times New Roman"/>
          <w:sz w:val="24"/>
          <w:szCs w:val="24"/>
        </w:rPr>
        <w:fldChar w:fldCharType="separate"/>
      </w:r>
      <w:r w:rsidRPr="004628D2">
        <w:rPr>
          <w:rFonts w:ascii="Times New Roman" w:hAnsi="Times New Roman"/>
          <w:noProof/>
          <w:sz w:val="24"/>
          <w:szCs w:val="24"/>
          <w:vertAlign w:val="superscript"/>
        </w:rPr>
        <w:t>48</w:t>
      </w:r>
      <w:ins w:id="797" w:author="Parks, Robbie M" w:date="2018-12-08T16:45:00Z">
        <w:r>
          <w:rPr>
            <w:rFonts w:ascii="Times New Roman" w:hAnsi="Times New Roman"/>
            <w:sz w:val="24"/>
            <w:szCs w:val="24"/>
          </w:rPr>
          <w:fldChar w:fldCharType="end"/>
        </w:r>
      </w:ins>
    </w:p>
    <w:p w14:paraId="43A04291" w14:textId="1E926862" w:rsidR="00B97405" w:rsidRDefault="00B97405" w:rsidP="00DC0131">
      <w:pPr>
        <w:pStyle w:val="ListParagraph"/>
        <w:numPr>
          <w:ilvl w:val="0"/>
          <w:numId w:val="7"/>
        </w:numPr>
        <w:spacing w:after="0" w:line="240" w:lineRule="auto"/>
        <w:jc w:val="both"/>
        <w:rPr>
          <w:ins w:id="798" w:author="Parks, Robbie M" w:date="2018-12-08T16:16:00Z"/>
          <w:rFonts w:ascii="Times New Roman" w:hAnsi="Times New Roman"/>
          <w:sz w:val="24"/>
          <w:szCs w:val="24"/>
        </w:rPr>
      </w:pPr>
      <w:ins w:id="799" w:author="Parks, Robbie M" w:date="2018-12-08T16:46:00Z">
        <w:r>
          <w:rPr>
            <w:rFonts w:ascii="Times New Roman" w:hAnsi="Times New Roman"/>
            <w:sz w:val="24"/>
            <w:szCs w:val="24"/>
          </w:rPr>
          <w:t xml:space="preserve">Psychoactive drugs may </w:t>
        </w:r>
      </w:ins>
      <w:ins w:id="800" w:author="Parks, Robbie M" w:date="2018-12-08T16:47:00Z">
        <w:r>
          <w:rPr>
            <w:rFonts w:ascii="Times New Roman" w:hAnsi="Times New Roman"/>
            <w:sz w:val="24"/>
            <w:szCs w:val="24"/>
          </w:rPr>
          <w:t xml:space="preserve">also </w:t>
        </w:r>
      </w:ins>
      <w:ins w:id="801" w:author="Parks, Robbie M" w:date="2018-12-08T16:46:00Z">
        <w:r>
          <w:rPr>
            <w:rFonts w:ascii="Times New Roman" w:hAnsi="Times New Roman"/>
            <w:sz w:val="24"/>
            <w:szCs w:val="24"/>
          </w:rPr>
          <w:t>become less effective in warmer weather.</w:t>
        </w:r>
        <w:r>
          <w:rPr>
            <w:rFonts w:ascii="Times New Roman" w:hAnsi="Times New Roman"/>
            <w:sz w:val="24"/>
            <w:szCs w:val="24"/>
          </w:rPr>
          <w:fldChar w:fldCharType="begin" w:fldLock="1"/>
        </w:r>
      </w:ins>
      <w:r>
        <w:rPr>
          <w:rFonts w:ascii="Times New Roman" w:hAnsi="Times New Roman"/>
          <w:sz w:val="24"/>
          <w:szCs w:val="24"/>
        </w:rPr>
        <w:instrText>ADDIN CSL_CITATION {"citationItems":[{"id":"ITEM-1","itemData":{"DOI":"10.1111/j.1365-2648.2010.05551.x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49&lt;/sup&gt;","plainTextFormattedCitation":"49"},"properties":{"noteIndex":0},"schema":"https://github.com/citation-style-language/schema/raw/master/csl-citation.json"}</w:instrText>
      </w:r>
      <w:r>
        <w:rPr>
          <w:rFonts w:ascii="Times New Roman" w:hAnsi="Times New Roman"/>
          <w:sz w:val="24"/>
          <w:szCs w:val="24"/>
        </w:rPr>
        <w:fldChar w:fldCharType="separate"/>
      </w:r>
      <w:r w:rsidRPr="00B97405">
        <w:rPr>
          <w:rFonts w:ascii="Times New Roman" w:hAnsi="Times New Roman"/>
          <w:noProof/>
          <w:sz w:val="24"/>
          <w:szCs w:val="24"/>
          <w:vertAlign w:val="superscript"/>
        </w:rPr>
        <w:t>49</w:t>
      </w:r>
      <w:ins w:id="802" w:author="Parks, Robbie M" w:date="2018-12-08T16:46:00Z">
        <w:r>
          <w:rPr>
            <w:rFonts w:ascii="Times New Roman" w:hAnsi="Times New Roman"/>
            <w:sz w:val="24"/>
            <w:szCs w:val="24"/>
          </w:rPr>
          <w:fldChar w:fldCharType="end"/>
        </w:r>
      </w:ins>
    </w:p>
    <w:p w14:paraId="40984B8C" w14:textId="12D92E9A" w:rsidR="00DC0131" w:rsidRDefault="004633E5" w:rsidP="00DC0131">
      <w:pPr>
        <w:pStyle w:val="ListParagraph"/>
        <w:numPr>
          <w:ilvl w:val="0"/>
          <w:numId w:val="7"/>
        </w:numPr>
        <w:spacing w:after="0" w:line="240" w:lineRule="auto"/>
        <w:jc w:val="both"/>
        <w:rPr>
          <w:ins w:id="803" w:author="Parks, Robbie M" w:date="2018-12-08T16:16:00Z"/>
          <w:rFonts w:ascii="Times New Roman" w:hAnsi="Times New Roman"/>
          <w:sz w:val="24"/>
          <w:szCs w:val="24"/>
        </w:rPr>
      </w:pPr>
      <w:ins w:id="804" w:author="Parks, Robbie M" w:date="2018-12-08T16:16:00Z">
        <w:r>
          <w:rPr>
            <w:rFonts w:ascii="Times New Roman" w:hAnsi="Times New Roman"/>
            <w:sz w:val="24"/>
            <w:szCs w:val="24"/>
          </w:rPr>
          <w:t>Further,</w:t>
        </w:r>
      </w:ins>
      <w:ins w:id="805" w:author="Parks, Robbie M" w:date="2018-12-08T16:29:00Z">
        <w:r>
          <w:rPr>
            <w:rFonts w:ascii="Times New Roman" w:hAnsi="Times New Roman"/>
            <w:sz w:val="24"/>
            <w:szCs w:val="24"/>
          </w:rPr>
          <w:t xml:space="preserve"> </w:t>
        </w:r>
      </w:ins>
      <w:ins w:id="806" w:author="Parks, Robbie M" w:date="2018-12-08T16:16:00Z">
        <w:r w:rsidR="00DC0131">
          <w:rPr>
            <w:rFonts w:ascii="Times New Roman" w:hAnsi="Times New Roman"/>
            <w:sz w:val="24"/>
            <w:szCs w:val="24"/>
          </w:rPr>
          <w:t>s</w:t>
        </w:r>
        <w:r w:rsidR="00DC0131">
          <w:rPr>
            <w:rFonts w:ascii="Times New Roman" w:hAnsi="Times New Roman"/>
            <w:sz w:val="24"/>
            <w:szCs w:val="24"/>
          </w:rPr>
          <w:t>uicide rates</w:t>
        </w:r>
      </w:ins>
      <w:ins w:id="807" w:author="Parks, Robbie M" w:date="2018-12-08T16:17:00Z">
        <w:r w:rsidR="00DC0131">
          <w:rPr>
            <w:rFonts w:ascii="Times New Roman" w:hAnsi="Times New Roman"/>
            <w:sz w:val="24"/>
            <w:szCs w:val="24"/>
          </w:rPr>
          <w:t xml:space="preserve"> increase for </w:t>
        </w:r>
        <w:r w:rsidR="00DC0131">
          <w:rPr>
            <w:rFonts w:ascii="Times New Roman" w:hAnsi="Times New Roman"/>
            <w:sz w:val="24"/>
            <w:szCs w:val="24"/>
          </w:rPr>
          <w:t>Indian farmers</w:t>
        </w:r>
      </w:ins>
      <w:ins w:id="808" w:author="Parks, Robbie M" w:date="2018-12-08T16:16:00Z">
        <w:r w:rsidR="00DC0131">
          <w:rPr>
            <w:rFonts w:ascii="Times New Roman" w:hAnsi="Times New Roman"/>
            <w:sz w:val="24"/>
            <w:szCs w:val="24"/>
          </w:rPr>
          <w:t xml:space="preserve"> </w:t>
        </w:r>
      </w:ins>
      <w:ins w:id="809" w:author="Parks, Robbie M" w:date="2018-12-08T16:17:00Z">
        <w:r w:rsidR="00DC0131">
          <w:rPr>
            <w:rFonts w:ascii="Times New Roman" w:hAnsi="Times New Roman"/>
            <w:sz w:val="24"/>
            <w:szCs w:val="24"/>
          </w:rPr>
          <w:t>when crops</w:t>
        </w:r>
      </w:ins>
      <w:ins w:id="810" w:author="Parks, Robbie M" w:date="2018-12-08T16:16:00Z">
        <w:r w:rsidR="00DC0131">
          <w:rPr>
            <w:rFonts w:ascii="Times New Roman" w:hAnsi="Times New Roman"/>
            <w:sz w:val="24"/>
            <w:szCs w:val="24"/>
          </w:rPr>
          <w:t xml:space="preserve"> fail, a problem exacerbated </w:t>
        </w:r>
      </w:ins>
      <w:ins w:id="811" w:author="Parks, Robbie M" w:date="2018-12-08T16:17:00Z">
        <w:r w:rsidR="00DC0131">
          <w:rPr>
            <w:rFonts w:ascii="Times New Roman" w:hAnsi="Times New Roman"/>
            <w:sz w:val="24"/>
            <w:szCs w:val="24"/>
          </w:rPr>
          <w:t>by higher temperature anomalies.</w:t>
        </w:r>
      </w:ins>
      <w:ins w:id="812" w:author="Parks, Robbie M" w:date="2018-12-08T16:29:00Z">
        <w:r>
          <w:rPr>
            <w:rFonts w:ascii="Times New Roman" w:hAnsi="Times New Roman"/>
            <w:sz w:val="24"/>
            <w:szCs w:val="24"/>
          </w:rPr>
          <w:fldChar w:fldCharType="begin" w:fldLock="1"/>
        </w:r>
      </w:ins>
      <w:r w:rsidR="00B97405">
        <w:rPr>
          <w:rFonts w:ascii="Times New Roman" w:hAnsi="Times New Roman"/>
          <w:sz w:val="24"/>
          <w:szCs w:val="24"/>
        </w:rPr>
        <w:instrText xml:space="preserve">ADDIN CSL_CITATION {"citationItems":[{"id":"ITEM-1","itemData":{"DOI":"10.1073/pnas.1701354114","ISBN":"0027-8424","ISSN":"0027-8424","PMID":"28760983","abstract":"More than three quarters of the world's suicides occur in developing countries, yet little is known about the drivers of suicidal behavior in poor populations. I study India, where one fifth of global suicides occur and suicide rates have doubled since 1980. Using nationally comprehensive panel data over 47 y, I demonstrate that fluctuations in climate, particularly temperature, significantly influence suicide rates. For temperatures above 20 °C, a 1 °C increase in a single day's temperature causes </w:instrText>
      </w:r>
      <w:r w:rsidR="00B97405">
        <w:rPr>
          <w:rFonts w:ascii="MS Mincho" w:eastAsia="MS Mincho" w:hAnsi="MS Mincho" w:cs="MS Mincho"/>
          <w:sz w:val="24"/>
          <w:szCs w:val="24"/>
        </w:rPr>
        <w:instrText>∼</w:instrText>
      </w:r>
      <w:r w:rsidR="00B97405">
        <w:rPr>
          <w:rFonts w:ascii="Times New Roman" w:hAnsi="Times New Roman"/>
          <w:sz w:val="24"/>
          <w:szCs w:val="24"/>
        </w:rPr>
        <w:instrText>70 suicides, on average. This effect occurs only during India's agricultural growing season, when heat also lowers crop yields. I find no evidence that acclimatization, rising incomes, or other unobserved drivers of adaptation are occurring. I estimate that warming over the last 30 y is responsible for 59,300 suicides in India, accounting for 6.8% of the total upward trend. These results deliver large-scale quantitative evidence linking climate and agricultural income to self-harm in a developing country.","author":[{"dropping-particle":"","family":"Carleton","given":"Tamma A.","non-dropping-particle":"","parse-names":false,"suffix":""}],"container-title":"Proceedings of the National Academy of Sciences","id":"ITEM-1","issued":{"date-parts":[["2017"]]},"title":"Crop-damaging temperatures increase suicide rates in India","type":"article-journal"},"uris":["http://www.mendeley.com/documents/?uuid=3a2f6691-f15c-4759-ab4d-215361e84ae3"]}],"mendeley":{"formattedCitation":"&lt;sup&gt;50&lt;/sup&gt;","plainTextFormattedCitation":"50","previouslyFormattedCitation":"&lt;sup&gt;49&lt;/sup&gt;"},"properties":{"noteIndex":0},"schema":"https://github.com/citation-style-language/schema/raw/master/csl-citation.json"}</w:instrText>
      </w:r>
      <w:r>
        <w:rPr>
          <w:rFonts w:ascii="Times New Roman" w:hAnsi="Times New Roman"/>
          <w:sz w:val="24"/>
          <w:szCs w:val="24"/>
        </w:rPr>
        <w:fldChar w:fldCharType="separate"/>
      </w:r>
      <w:r w:rsidR="00B97405" w:rsidRPr="00B97405">
        <w:rPr>
          <w:rFonts w:ascii="Times New Roman" w:hAnsi="Times New Roman"/>
          <w:noProof/>
          <w:sz w:val="24"/>
          <w:szCs w:val="24"/>
          <w:vertAlign w:val="superscript"/>
        </w:rPr>
        <w:t>50</w:t>
      </w:r>
      <w:ins w:id="813" w:author="Parks, Robbie M" w:date="2018-12-08T16:29:00Z">
        <w:r>
          <w:rPr>
            <w:rFonts w:ascii="Times New Roman" w:hAnsi="Times New Roman"/>
            <w:sz w:val="24"/>
            <w:szCs w:val="24"/>
          </w:rPr>
          <w:fldChar w:fldCharType="end"/>
        </w:r>
      </w:ins>
      <w:ins w:id="814" w:author="Parks, Robbie M" w:date="2018-12-08T16:17:00Z">
        <w:r w:rsidR="00DC0131">
          <w:rPr>
            <w:rFonts w:ascii="Times New Roman" w:hAnsi="Times New Roman"/>
            <w:sz w:val="24"/>
            <w:szCs w:val="24"/>
          </w:rPr>
          <w:t xml:space="preserve"> </w:t>
        </w:r>
      </w:ins>
    </w:p>
    <w:p w14:paraId="1ECADFB9" w14:textId="6967A295" w:rsidR="009B7A5F" w:rsidRPr="00DC0131" w:rsidRDefault="009A2E6F" w:rsidP="00DC0131">
      <w:pPr>
        <w:pStyle w:val="ListParagraph"/>
        <w:numPr>
          <w:ilvl w:val="0"/>
          <w:numId w:val="7"/>
        </w:numPr>
        <w:spacing w:after="0" w:line="240" w:lineRule="auto"/>
        <w:jc w:val="both"/>
        <w:rPr>
          <w:ins w:id="815" w:author="Parks, Robbie M" w:date="2018-12-08T16:14:00Z"/>
          <w:rFonts w:ascii="Times New Roman" w:hAnsi="Times New Roman"/>
          <w:sz w:val="24"/>
          <w:szCs w:val="24"/>
        </w:rPr>
      </w:pPr>
      <w:ins w:id="816" w:author="Parks, Robbie M" w:date="2018-12-05T17:32:00Z">
        <w:r w:rsidRPr="00DC0131">
          <w:rPr>
            <w:rFonts w:ascii="Times New Roman" w:hAnsi="Times New Roman"/>
            <w:sz w:val="24"/>
            <w:szCs w:val="24"/>
          </w:rPr>
          <w:t>A recent study has also demonstrated</w:t>
        </w:r>
      </w:ins>
      <w:ins w:id="817" w:author="Parks, Robbie M" w:date="2018-12-05T17:33:00Z">
        <w:r w:rsidR="00FE0758" w:rsidRPr="00DC0131">
          <w:rPr>
            <w:rFonts w:ascii="Times New Roman" w:hAnsi="Times New Roman"/>
            <w:sz w:val="24"/>
            <w:szCs w:val="24"/>
          </w:rPr>
          <w:t>, using Twitter mood analysis, rising</w:t>
        </w:r>
      </w:ins>
      <w:del w:id="818" w:author="Parks, Robbie M" w:date="2018-12-05T17:32:00Z">
        <w:r w:rsidR="00DD39F1" w:rsidRPr="00DC0131" w:rsidDel="009A2E6F">
          <w:rPr>
            <w:rFonts w:ascii="Times New Roman" w:hAnsi="Times New Roman"/>
            <w:sz w:val="24"/>
            <w:szCs w:val="24"/>
          </w:rPr>
          <w:delText>R</w:delText>
        </w:r>
      </w:del>
      <w:del w:id="819" w:author="Parks, Robbie M" w:date="2018-12-05T17:33:00Z">
        <w:r w:rsidR="00DD39F1" w:rsidRPr="00DC0131" w:rsidDel="00FE0758">
          <w:rPr>
            <w:rFonts w:ascii="Times New Roman" w:hAnsi="Times New Roman"/>
            <w:sz w:val="24"/>
            <w:szCs w:val="24"/>
          </w:rPr>
          <w:delText>aised</w:delText>
        </w:r>
      </w:del>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del w:id="820" w:author="Parks, Robbie M" w:date="2018-12-05T17:33:00Z">
        <w:r w:rsidR="000A0A5E" w:rsidRPr="00DC0131" w:rsidDel="00FE0758">
          <w:rPr>
            <w:rFonts w:ascii="Times New Roman" w:hAnsi="Times New Roman"/>
            <w:sz w:val="24"/>
            <w:szCs w:val="24"/>
          </w:rPr>
          <w:delText xml:space="preserve"> in Twitter mood analysis</w:delText>
        </w:r>
      </w:del>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54202E" w:rsidRPr="00DC0131">
        <w:rPr>
          <w:rFonts w:ascii="Times New Roman" w:hAnsi="Times New Roman"/>
          <w:sz w:val="24"/>
          <w:szCs w:val="24"/>
          <w:rPrChange w:id="821" w:author="Parks, Robbie M" w:date="2018-12-08T16:16:00Z">
            <w:rPr>
              <w:rFonts w:ascii="Times New Roman" w:hAnsi="Times New Roman"/>
              <w:sz w:val="24"/>
              <w:szCs w:val="24"/>
            </w:rPr>
          </w:rPrChange>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DC0131">
        <w:rPr>
          <w:rFonts w:ascii="Times New Roman" w:hAnsi="Times New Roman"/>
          <w:sz w:val="24"/>
          <w:szCs w:val="24"/>
          <w:rPrChange w:id="822" w:author="Parks, Robbie M" w:date="2018-12-08T16:16:00Z">
            <w:rPr>
              <w:rFonts w:ascii="Times New Roman" w:hAnsi="Times New Roman"/>
              <w:sz w:val="24"/>
              <w:szCs w:val="24"/>
            </w:rPr>
          </w:rPrChange>
        </w:rPr>
        <w:fldChar w:fldCharType="separate"/>
      </w:r>
      <w:r w:rsidR="00F4293F" w:rsidRPr="00DC0131">
        <w:rPr>
          <w:rFonts w:ascii="Times New Roman" w:hAnsi="Times New Roman"/>
          <w:noProof/>
          <w:sz w:val="24"/>
          <w:szCs w:val="24"/>
          <w:vertAlign w:val="superscript"/>
        </w:rPr>
        <w:t>13</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p>
    <w:p w14:paraId="26585206" w14:textId="77777777" w:rsidR="00592A7C" w:rsidDel="0097710E" w:rsidRDefault="00592A7C" w:rsidP="00D76DF7">
      <w:pPr>
        <w:spacing w:after="0" w:line="480" w:lineRule="auto"/>
        <w:jc w:val="both"/>
        <w:rPr>
          <w:del w:id="823" w:author="Parks, Robbie M" w:date="2018-12-05T12:20:00Z"/>
          <w:rFonts w:ascii="Times New Roman" w:hAnsi="Times New Roman"/>
          <w:sz w:val="24"/>
          <w:szCs w:val="24"/>
        </w:rPr>
      </w:pPr>
    </w:p>
    <w:p w14:paraId="67720C84" w14:textId="77777777" w:rsidR="00290E98" w:rsidRPr="00636C9B" w:rsidRDefault="00290E98" w:rsidP="00D76DF7">
      <w:pPr>
        <w:spacing w:after="0" w:line="480" w:lineRule="auto"/>
        <w:jc w:val="both"/>
        <w:rPr>
          <w:rFonts w:ascii="Times New Roman" w:hAnsi="Times New Roman"/>
          <w:sz w:val="24"/>
          <w:szCs w:val="24"/>
        </w:rPr>
      </w:pPr>
    </w:p>
    <w:p w14:paraId="45576AFB" w14:textId="77777777" w:rsidR="00FA3851" w:rsidRPr="00636C9B" w:rsidRDefault="00FA3851" w:rsidP="00FA3851">
      <w:pPr>
        <w:spacing w:after="0" w:line="480" w:lineRule="auto"/>
        <w:jc w:val="both"/>
        <w:rPr>
          <w:ins w:id="824" w:author="Parks, Robbie M" w:date="2018-12-05T11:39:00Z"/>
          <w:rFonts w:ascii="Times New Roman" w:hAnsi="Times New Roman"/>
          <w:b/>
          <w:color w:val="000000" w:themeColor="text1"/>
          <w:sz w:val="24"/>
          <w:szCs w:val="24"/>
        </w:rPr>
      </w:pPr>
      <w:ins w:id="825" w:author="Parks, Robbie M" w:date="2018-12-05T11:39:00Z">
        <w:r w:rsidRPr="00636C9B">
          <w:rPr>
            <w:rFonts w:ascii="Times New Roman" w:hAnsi="Times New Roman"/>
            <w:b/>
            <w:color w:val="000000" w:themeColor="text1"/>
            <w:sz w:val="24"/>
            <w:szCs w:val="24"/>
          </w:rPr>
          <w:t>Methods</w:t>
        </w:r>
      </w:ins>
    </w:p>
    <w:p w14:paraId="45AFF055" w14:textId="77777777" w:rsidR="00FA3851" w:rsidRPr="00636C9B" w:rsidRDefault="00FA3851" w:rsidP="00FA3851">
      <w:pPr>
        <w:spacing w:after="0" w:line="480" w:lineRule="auto"/>
        <w:jc w:val="both"/>
        <w:rPr>
          <w:ins w:id="826" w:author="Parks, Robbie M" w:date="2018-12-05T11:39:00Z"/>
          <w:rFonts w:ascii="Times New Roman" w:hAnsi="Times New Roman"/>
          <w:i/>
          <w:color w:val="000000" w:themeColor="text1"/>
          <w:sz w:val="24"/>
          <w:szCs w:val="24"/>
        </w:rPr>
      </w:pPr>
      <w:ins w:id="827" w:author="Parks, Robbie M" w:date="2018-12-05T11:39:00Z">
        <w:r w:rsidRPr="00636C9B">
          <w:rPr>
            <w:rFonts w:ascii="Times New Roman" w:hAnsi="Times New Roman"/>
            <w:i/>
            <w:color w:val="000000" w:themeColor="text1"/>
            <w:sz w:val="24"/>
            <w:szCs w:val="24"/>
          </w:rPr>
          <w:t>Study design</w:t>
        </w:r>
      </w:ins>
    </w:p>
    <w:p w14:paraId="678CD4FF" w14:textId="28B678ED" w:rsidR="003A231E" w:rsidRDefault="009015A8" w:rsidP="00FA3851">
      <w:pPr>
        <w:spacing w:after="0" w:line="480" w:lineRule="auto"/>
        <w:jc w:val="both"/>
        <w:rPr>
          <w:ins w:id="828" w:author="Parks, Robbie M" w:date="2018-12-05T12:17:00Z"/>
          <w:rFonts w:ascii="Times New Roman" w:hAnsi="Times New Roman"/>
          <w:color w:val="000000" w:themeColor="text1"/>
          <w:sz w:val="24"/>
          <w:szCs w:val="24"/>
        </w:rPr>
      </w:pPr>
      <w:ins w:id="829" w:author="Parks, Robbie M" w:date="2018-12-05T13:40:00Z">
        <w:r>
          <w:rPr>
            <w:rFonts w:ascii="Times New Roman" w:hAnsi="Times New Roman"/>
            <w:color w:val="000000" w:themeColor="text1"/>
            <w:sz w:val="24"/>
            <w:szCs w:val="24"/>
          </w:rPr>
          <w:t>C</w:t>
        </w:r>
        <w:r w:rsidR="008D6D4A">
          <w:rPr>
            <w:rFonts w:ascii="Times New Roman" w:hAnsi="Times New Roman"/>
            <w:color w:val="000000" w:themeColor="text1"/>
            <w:sz w:val="24"/>
            <w:szCs w:val="24"/>
          </w:rPr>
          <w:t xml:space="preserve">limate change risk assessments </w:t>
        </w:r>
      </w:ins>
      <w:ins w:id="830" w:author="Parks, Robbie M" w:date="2018-12-05T14:09:00Z">
        <w:r>
          <w:rPr>
            <w:rFonts w:ascii="Times New Roman" w:hAnsi="Times New Roman"/>
            <w:color w:val="000000" w:themeColor="text1"/>
            <w:sz w:val="24"/>
            <w:szCs w:val="24"/>
          </w:rPr>
          <w:t xml:space="preserve">commonly </w:t>
        </w:r>
      </w:ins>
      <w:ins w:id="831" w:author="Parks, Robbie M" w:date="2018-12-05T13:40:00Z">
        <w:r w:rsidR="008D6D4A">
          <w:rPr>
            <w:rFonts w:ascii="Times New Roman" w:hAnsi="Times New Roman"/>
            <w:color w:val="000000" w:themeColor="text1"/>
            <w:sz w:val="24"/>
            <w:szCs w:val="24"/>
          </w:rPr>
          <w:t>examine variations in non-injury mortality changes in relation to daily, or multi-day temperatures.</w:t>
        </w:r>
        <w:r w:rsidR="008D6D4A" w:rsidRPr="00636C9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8D6D4A" w:rsidRPr="00636C9B">
          <w:rPr>
            <w:rFonts w:ascii="Times New Roman" w:hAnsi="Times New Roman"/>
            <w:color w:val="000000" w:themeColor="text1"/>
            <w:sz w:val="24"/>
            <w:szCs w:val="24"/>
          </w:rPr>
          <w:fldChar w:fldCharType="separate"/>
        </w:r>
        <w:r w:rsidR="008D6D4A" w:rsidRPr="00552C42">
          <w:rPr>
            <w:rFonts w:ascii="Times New Roman" w:hAnsi="Times New Roman"/>
            <w:noProof/>
            <w:color w:val="000000" w:themeColor="text1"/>
            <w:sz w:val="24"/>
            <w:szCs w:val="24"/>
            <w:vertAlign w:val="superscript"/>
          </w:rPr>
          <w:t>3,4,9–11</w:t>
        </w:r>
        <w:r w:rsidR="008D6D4A" w:rsidRPr="00636C9B">
          <w:rPr>
            <w:rFonts w:ascii="Times New Roman" w:hAnsi="Times New Roman"/>
            <w:color w:val="000000" w:themeColor="text1"/>
            <w:sz w:val="24"/>
            <w:szCs w:val="24"/>
          </w:rPr>
          <w:fldChar w:fldCharType="end"/>
        </w:r>
        <w:r w:rsidR="008D6D4A">
          <w:rPr>
            <w:rFonts w:ascii="Times New Roman" w:hAnsi="Times New Roman"/>
            <w:color w:val="000000" w:themeColor="text1"/>
            <w:sz w:val="24"/>
            <w:szCs w:val="24"/>
          </w:rPr>
          <w:t xml:space="preserve"> </w:t>
        </w:r>
      </w:ins>
      <w:ins w:id="832" w:author="Parks, Robbie M" w:date="2018-12-05T11:39:00Z">
        <w:r w:rsidR="00FA3851">
          <w:rPr>
            <w:rFonts w:ascii="Times New Roman" w:hAnsi="Times New Roman"/>
            <w:color w:val="000000" w:themeColor="text1"/>
            <w:sz w:val="24"/>
            <w:szCs w:val="24"/>
          </w:rPr>
          <w:t>Our aim</w:t>
        </w:r>
      </w:ins>
      <w:ins w:id="833" w:author="Parks, Robbie M" w:date="2018-12-05T13:41:00Z">
        <w:r w:rsidR="008D6D4A">
          <w:rPr>
            <w:rFonts w:ascii="Times New Roman" w:hAnsi="Times New Roman"/>
            <w:color w:val="000000" w:themeColor="text1"/>
            <w:sz w:val="24"/>
            <w:szCs w:val="24"/>
          </w:rPr>
          <w:t>, therefore,</w:t>
        </w:r>
      </w:ins>
      <w:ins w:id="834" w:author="Parks, Robbie M" w:date="2018-12-05T11:39:00Z">
        <w:r w:rsidR="00FA3851">
          <w:rPr>
            <w:rFonts w:ascii="Times New Roman" w:hAnsi="Times New Roman"/>
            <w:color w:val="000000" w:themeColor="text1"/>
            <w:sz w:val="24"/>
            <w:szCs w:val="24"/>
          </w:rPr>
          <w:t xml:space="preserve"> was to </w:t>
        </w:r>
      </w:ins>
      <w:ins w:id="835" w:author="Parks, Robbie M" w:date="2018-12-05T12:53:00Z">
        <w:r w:rsidR="00112E18">
          <w:rPr>
            <w:rFonts w:ascii="Times New Roman" w:hAnsi="Times New Roman"/>
            <w:color w:val="000000" w:themeColor="text1"/>
            <w:sz w:val="24"/>
            <w:szCs w:val="24"/>
          </w:rPr>
          <w:t>qua</w:t>
        </w:r>
        <w:r w:rsidR="00BD5E1E">
          <w:rPr>
            <w:rFonts w:ascii="Times New Roman" w:hAnsi="Times New Roman"/>
            <w:color w:val="000000" w:themeColor="text1"/>
            <w:sz w:val="24"/>
            <w:szCs w:val="24"/>
          </w:rPr>
          <w:t>ntify</w:t>
        </w:r>
      </w:ins>
      <w:ins w:id="836" w:author="Parks, Robbie M" w:date="2018-12-05T11:39:00Z">
        <w:r w:rsidR="00FA3851">
          <w:rPr>
            <w:rFonts w:ascii="Times New Roman" w:hAnsi="Times New Roman"/>
            <w:color w:val="000000" w:themeColor="text1"/>
            <w:sz w:val="24"/>
            <w:szCs w:val="24"/>
          </w:rPr>
          <w:t xml:space="preserve"> the </w:t>
        </w:r>
      </w:ins>
      <w:ins w:id="837" w:author="Parks, Robbie M" w:date="2018-12-05T12:12:00Z">
        <w:r w:rsidR="00A17AFD">
          <w:rPr>
            <w:rFonts w:ascii="Times New Roman" w:hAnsi="Times New Roman"/>
            <w:color w:val="000000" w:themeColor="text1"/>
            <w:sz w:val="24"/>
            <w:szCs w:val="24"/>
          </w:rPr>
          <w:t xml:space="preserve">injury </w:t>
        </w:r>
      </w:ins>
      <w:ins w:id="838" w:author="Parks, Robbie M" w:date="2018-12-05T11:39:00Z">
        <w:r w:rsidR="00FA3851">
          <w:rPr>
            <w:rFonts w:ascii="Times New Roman" w:hAnsi="Times New Roman"/>
            <w:color w:val="000000" w:themeColor="text1"/>
            <w:sz w:val="24"/>
            <w:szCs w:val="24"/>
          </w:rPr>
          <w:t>mortality impact of deviation of temperature from long-term local averages to which populations have</w:t>
        </w:r>
        <w:r w:rsidR="00FA3851" w:rsidRPr="003757BC">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acclimatised to</w:t>
        </w:r>
      </w:ins>
      <w:ins w:id="839" w:author="Parks, Robbie M" w:date="2018-12-05T12:16:00Z">
        <w:r w:rsidR="00AD6E38">
          <w:rPr>
            <w:rFonts w:ascii="Times New Roman" w:hAnsi="Times New Roman"/>
            <w:color w:val="000000" w:themeColor="text1"/>
            <w:sz w:val="24"/>
            <w:szCs w:val="24"/>
          </w:rPr>
          <w:t xml:space="preserve"> in the contiguous USA</w:t>
        </w:r>
      </w:ins>
      <w:ins w:id="840" w:author="Parks, Robbie M" w:date="2018-12-05T12:17:00Z">
        <w:r w:rsidR="005B3B86">
          <w:rPr>
            <w:rFonts w:ascii="Times New Roman" w:hAnsi="Times New Roman"/>
            <w:color w:val="000000" w:themeColor="text1"/>
            <w:sz w:val="24"/>
            <w:szCs w:val="24"/>
          </w:rPr>
          <w:t xml:space="preserve"> (i.e., excluding Alaska and Hawaii)</w:t>
        </w:r>
      </w:ins>
      <w:ins w:id="841" w:author="Parks, Robbie M" w:date="2018-12-05T11:39:00Z">
        <w:r w:rsidR="00FA3851">
          <w:rPr>
            <w:rFonts w:ascii="Times New Roman" w:hAnsi="Times New Roman"/>
            <w:color w:val="000000" w:themeColor="text1"/>
            <w:sz w:val="24"/>
            <w:szCs w:val="24"/>
          </w:rPr>
          <w:t xml:space="preserve">. </w:t>
        </w:r>
      </w:ins>
    </w:p>
    <w:p w14:paraId="43EA33A9" w14:textId="77777777" w:rsidR="008A4A25" w:rsidRDefault="008A4A25" w:rsidP="00FA3851">
      <w:pPr>
        <w:spacing w:after="0" w:line="480" w:lineRule="auto"/>
        <w:jc w:val="both"/>
        <w:rPr>
          <w:ins w:id="842" w:author="Parks, Robbie M" w:date="2018-12-05T12:59:00Z"/>
          <w:rFonts w:ascii="Times New Roman" w:hAnsi="Times New Roman"/>
          <w:color w:val="000000" w:themeColor="text1"/>
          <w:sz w:val="24"/>
          <w:szCs w:val="24"/>
        </w:rPr>
      </w:pPr>
    </w:p>
    <w:p w14:paraId="09A3BBDB" w14:textId="1099BE12" w:rsidR="00FA3851" w:rsidRDefault="00FA3851" w:rsidP="00FA3851">
      <w:pPr>
        <w:spacing w:after="0" w:line="480" w:lineRule="auto"/>
        <w:jc w:val="both"/>
        <w:rPr>
          <w:ins w:id="843" w:author="Parks, Robbie M" w:date="2018-12-05T11:39:00Z"/>
          <w:rFonts w:ascii="Times New Roman" w:hAnsi="Times New Roman"/>
          <w:color w:val="000000" w:themeColor="text1"/>
          <w:sz w:val="24"/>
          <w:szCs w:val="24"/>
        </w:rPr>
      </w:pPr>
      <w:ins w:id="844" w:author="Parks, Robbie M" w:date="2018-12-05T11:39:00Z">
        <w:r>
          <w:rPr>
            <w:rFonts w:ascii="Times New Roman" w:hAnsi="Times New Roman"/>
            <w:color w:val="000000" w:themeColor="text1"/>
            <w:sz w:val="24"/>
            <w:szCs w:val="24"/>
          </w:rPr>
          <w:t xml:space="preserve">To achieve </w:t>
        </w:r>
      </w:ins>
      <w:ins w:id="845" w:author="Parks, Robbie M" w:date="2018-12-05T13:34:00Z">
        <w:r w:rsidR="00BB295A">
          <w:rPr>
            <w:rFonts w:ascii="Times New Roman" w:hAnsi="Times New Roman"/>
            <w:color w:val="000000" w:themeColor="text1"/>
            <w:sz w:val="24"/>
            <w:szCs w:val="24"/>
          </w:rPr>
          <w:t>our</w:t>
        </w:r>
      </w:ins>
      <w:ins w:id="846" w:author="Parks, Robbie M" w:date="2018-12-05T11:39:00Z">
        <w:r>
          <w:rPr>
            <w:rFonts w:ascii="Times New Roman" w:hAnsi="Times New Roman"/>
            <w:color w:val="000000" w:themeColor="text1"/>
            <w:sz w:val="24"/>
            <w:szCs w:val="24"/>
          </w:rPr>
          <w:t xml:space="preserve"> aim, we first defined a measure of state-month temperature anomaly, referred to as </w:t>
        </w:r>
      </w:ins>
      <w:ins w:id="847" w:author="Parks, Robbie M" w:date="2018-12-05T13:25:00Z">
        <w:r w:rsidR="00792774">
          <w:rPr>
            <w:rFonts w:ascii="Times New Roman" w:hAnsi="Times New Roman"/>
            <w:color w:val="000000" w:themeColor="text1"/>
            <w:sz w:val="24"/>
            <w:szCs w:val="24"/>
          </w:rPr>
          <w:t xml:space="preserve">temperature </w:t>
        </w:r>
      </w:ins>
      <w:ins w:id="848" w:author="Parks, Robbie M" w:date="2018-12-05T11:39:00Z">
        <w:r>
          <w:rPr>
            <w:rFonts w:ascii="Times New Roman" w:hAnsi="Times New Roman"/>
            <w:color w:val="000000" w:themeColor="text1"/>
            <w:sz w:val="24"/>
            <w:szCs w:val="24"/>
          </w:rPr>
          <w:t xml:space="preserve">anomaly hereafter,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 xml:space="preserve">long-term mean </w:t>
        </w:r>
        <w:r>
          <w:rPr>
            <w:rFonts w:ascii="Times New Roman" w:eastAsiaTheme="minorHAnsi" w:hAnsi="Times New Roman"/>
            <w:sz w:val="24"/>
            <w:szCs w:val="24"/>
            <w:lang w:eastAsia="en-GB"/>
          </w:rPr>
          <w:t xml:space="preserve">absolute </w:t>
        </w:r>
        <w:r w:rsidRPr="00636C9B">
          <w:rPr>
            <w:rFonts w:ascii="Times New Roman" w:eastAsiaTheme="minorHAnsi" w:hAnsi="Times New Roman"/>
            <w:sz w:val="24"/>
            <w:szCs w:val="24"/>
            <w:lang w:eastAsia="en-GB"/>
          </w:rPr>
          <w:t>temperature</w:t>
        </w:r>
        <w:r>
          <w:rPr>
            <w:rFonts w:ascii="Times New Roman" w:eastAsiaTheme="minorHAnsi" w:hAnsi="Times New Roman"/>
            <w:sz w:val="24"/>
            <w:szCs w:val="24"/>
            <w:lang w:eastAsia="en-GB"/>
          </w:rPr>
          <w:t xml:space="preserve"> of the state</w:t>
        </w:r>
        <w:r w:rsidR="008A7FBC">
          <w:rPr>
            <w:rFonts w:ascii="Times New Roman" w:eastAsiaTheme="minorHAnsi" w:hAnsi="Times New Roman"/>
            <w:sz w:val="24"/>
            <w:szCs w:val="24"/>
            <w:lang w:eastAsia="en-GB"/>
          </w:rPr>
          <w:t xml:space="preserve"> (Figure 4</w:t>
        </w:r>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Because this definition of</w:t>
        </w:r>
      </w:ins>
      <w:ins w:id="849" w:author="Parks, Robbie M" w:date="2018-12-05T13:25:00Z">
        <w:r w:rsidR="00786C9A">
          <w:rPr>
            <w:rFonts w:ascii="Times New Roman" w:hAnsi="Times New Roman"/>
            <w:color w:val="000000" w:themeColor="text1"/>
            <w:sz w:val="24"/>
            <w:szCs w:val="24"/>
          </w:rPr>
          <w:t xml:space="preserve"> temperature</w:t>
        </w:r>
      </w:ins>
      <w:ins w:id="850" w:author="Parks, Robbie M" w:date="2018-12-05T11:39:00Z">
        <w:r>
          <w:rPr>
            <w:rFonts w:ascii="Times New Roman" w:hAnsi="Times New Roman"/>
            <w:color w:val="000000" w:themeColor="text1"/>
            <w:sz w:val="24"/>
            <w:szCs w:val="24"/>
          </w:rPr>
          <w:t xml:space="preserve"> anomaly centres values around long-term state-month average temperature, a state with higher, but more stable, temperature in a specific month would have smaller </w:t>
        </w:r>
      </w:ins>
      <w:ins w:id="851" w:author="Parks, Robbie M" w:date="2018-12-05T13:25:00Z">
        <w:r w:rsidR="00C3770F">
          <w:rPr>
            <w:rFonts w:ascii="Times New Roman" w:hAnsi="Times New Roman"/>
            <w:color w:val="000000" w:themeColor="text1"/>
            <w:sz w:val="24"/>
            <w:szCs w:val="24"/>
          </w:rPr>
          <w:t xml:space="preserve">temperature </w:t>
        </w:r>
      </w:ins>
      <w:ins w:id="852" w:author="Parks, Robbie M" w:date="2018-12-05T11:39:00Z">
        <w:r>
          <w:rPr>
            <w:rFonts w:ascii="Times New Roman" w:hAnsi="Times New Roman"/>
            <w:color w:val="000000" w:themeColor="text1"/>
            <w:sz w:val="24"/>
            <w:szCs w:val="24"/>
          </w:rPr>
          <w:t>anomalies than one with lower but more inter-annually variable</w:t>
        </w:r>
      </w:ins>
      <w:ins w:id="853" w:author="Parks, Robbie M" w:date="2018-12-05T12:54:00Z">
        <w:r w:rsidR="007D7D91">
          <w:rPr>
            <w:rFonts w:ascii="Times New Roman" w:hAnsi="Times New Roman"/>
            <w:color w:val="000000" w:themeColor="text1"/>
            <w:sz w:val="24"/>
            <w:szCs w:val="24"/>
          </w:rPr>
          <w:t xml:space="preserve"> absolute</w:t>
        </w:r>
      </w:ins>
      <w:ins w:id="854" w:author="Parks, Robbie M" w:date="2018-12-05T11:39:00Z">
        <w:r>
          <w:rPr>
            <w:rFonts w:ascii="Times New Roman" w:hAnsi="Times New Roman"/>
            <w:color w:val="000000" w:themeColor="text1"/>
            <w:sz w:val="24"/>
            <w:szCs w:val="24"/>
          </w:rPr>
          <w:t xml:space="preserve"> temperature. </w:t>
        </w:r>
      </w:ins>
    </w:p>
    <w:p w14:paraId="6107A089" w14:textId="77777777" w:rsidR="006C1D0B" w:rsidRDefault="006C1D0B" w:rsidP="00FA3851">
      <w:pPr>
        <w:spacing w:after="0" w:line="480" w:lineRule="auto"/>
        <w:jc w:val="both"/>
        <w:rPr>
          <w:ins w:id="855" w:author="Parks, Robbie M" w:date="2018-12-05T13:43:00Z"/>
          <w:rFonts w:ascii="Times New Roman" w:hAnsi="Times New Roman"/>
          <w:color w:val="000000" w:themeColor="text1"/>
          <w:sz w:val="24"/>
          <w:szCs w:val="24"/>
        </w:rPr>
      </w:pPr>
    </w:p>
    <w:p w14:paraId="36877133" w14:textId="32DFCED8" w:rsidR="00FA3851" w:rsidRPr="00083BC4" w:rsidRDefault="00EC4172" w:rsidP="00FA3851">
      <w:pPr>
        <w:spacing w:after="0" w:line="480" w:lineRule="auto"/>
        <w:jc w:val="both"/>
        <w:rPr>
          <w:ins w:id="856" w:author="Parks, Robbie M" w:date="2018-12-05T11:39:00Z"/>
          <w:rFonts w:ascii="Times New Roman" w:hAnsi="Times New Roman"/>
          <w:color w:val="000000" w:themeColor="text1"/>
          <w:sz w:val="24"/>
          <w:szCs w:val="24"/>
        </w:rPr>
      </w:pPr>
      <w:ins w:id="857" w:author="Parks, Robbie M" w:date="2018-12-05T13:24:00Z">
        <w:r>
          <w:rPr>
            <w:rFonts w:ascii="Times New Roman" w:hAnsi="Times New Roman"/>
            <w:color w:val="000000" w:themeColor="text1"/>
            <w:sz w:val="24"/>
            <w:szCs w:val="24"/>
          </w:rPr>
          <w:t xml:space="preserve">Here, </w:t>
        </w:r>
      </w:ins>
      <w:ins w:id="858" w:author="Parks, Robbie M" w:date="2018-12-05T11:39:00Z">
        <w:r>
          <w:rPr>
            <w:rFonts w:ascii="Times New Roman" w:hAnsi="Times New Roman"/>
            <w:color w:val="000000" w:themeColor="text1"/>
            <w:sz w:val="24"/>
            <w:szCs w:val="24"/>
          </w:rPr>
          <w:t>w</w:t>
        </w:r>
        <w:r w:rsidR="00FA3851" w:rsidRPr="00636C9B">
          <w:rPr>
            <w:rFonts w:ascii="Times New Roman" w:hAnsi="Times New Roman"/>
            <w:color w:val="000000" w:themeColor="text1"/>
            <w:sz w:val="24"/>
            <w:szCs w:val="24"/>
          </w:rPr>
          <w:t xml:space="preserve">e </w:t>
        </w:r>
        <w:r w:rsidR="00FA3851">
          <w:rPr>
            <w:rFonts w:ascii="Times New Roman" w:hAnsi="Times New Roman"/>
            <w:color w:val="000000" w:themeColor="text1"/>
            <w:sz w:val="24"/>
            <w:szCs w:val="24"/>
          </w:rPr>
          <w:t xml:space="preserve">analysed the association of monthly injury deaths with </w:t>
        </w:r>
      </w:ins>
      <w:ins w:id="859" w:author="Parks, Robbie M" w:date="2018-12-05T13:25:00Z">
        <w:r w:rsidR="00792774">
          <w:rPr>
            <w:rFonts w:ascii="Times New Roman" w:hAnsi="Times New Roman"/>
            <w:color w:val="000000" w:themeColor="text1"/>
            <w:sz w:val="24"/>
            <w:szCs w:val="24"/>
          </w:rPr>
          <w:t xml:space="preserve">temperature </w:t>
        </w:r>
      </w:ins>
      <w:ins w:id="860" w:author="Parks, Robbie M" w:date="2018-12-05T11:39:00Z">
        <w:r w:rsidR="00FA3851">
          <w:rPr>
            <w:rFonts w:ascii="Times New Roman" w:hAnsi="Times New Roman"/>
            <w:color w:val="000000" w:themeColor="text1"/>
            <w:sz w:val="24"/>
            <w:szCs w:val="24"/>
          </w:rPr>
          <w:t xml:space="preserve">anomaly </w:t>
        </w:r>
      </w:ins>
      <w:ins w:id="861" w:author="Parks, Robbie M" w:date="2018-12-05T13:41:00Z">
        <w:r w:rsidR="00A35D0B">
          <w:rPr>
            <w:rFonts w:ascii="Times New Roman" w:hAnsi="Times New Roman"/>
            <w:color w:val="000000" w:themeColor="text1"/>
            <w:sz w:val="24"/>
            <w:szCs w:val="24"/>
          </w:rPr>
          <w:t>using</w:t>
        </w:r>
      </w:ins>
      <w:ins w:id="862" w:author="Parks, Robbie M" w:date="2018-12-05T11:39:00Z">
        <w:r w:rsidR="00FA3851" w:rsidRPr="00636C9B">
          <w:rPr>
            <w:rFonts w:ascii="Times New Roman" w:hAnsi="Times New Roman"/>
            <w:color w:val="000000" w:themeColor="text1"/>
            <w:sz w:val="24"/>
            <w:szCs w:val="24"/>
          </w:rPr>
          <w:t xml:space="preserve"> a Bayesian spatio</w:t>
        </w:r>
        <w:r w:rsidR="00FA3851">
          <w:rPr>
            <w:rFonts w:ascii="Times New Roman" w:hAnsi="Times New Roman"/>
            <w:color w:val="000000" w:themeColor="text1"/>
            <w:sz w:val="24"/>
            <w:szCs w:val="24"/>
          </w:rPr>
          <w:t>-</w:t>
        </w:r>
        <w:r w:rsidR="00FA3851" w:rsidRPr="00636C9B">
          <w:rPr>
            <w:rFonts w:ascii="Times New Roman" w:hAnsi="Times New Roman"/>
            <w:color w:val="000000" w:themeColor="text1"/>
            <w:sz w:val="24"/>
            <w:szCs w:val="24"/>
          </w:rPr>
          <w:t>temporal model</w:t>
        </w:r>
        <w:r w:rsidR="00FA3851">
          <w:rPr>
            <w:rFonts w:ascii="Times New Roman" w:hAnsi="Times New Roman"/>
            <w:color w:val="000000" w:themeColor="text1"/>
            <w:sz w:val="24"/>
            <w:szCs w:val="24"/>
          </w:rPr>
          <w:t xml:space="preserve">, </w:t>
        </w:r>
      </w:ins>
      <w:ins w:id="863" w:author="Parks, Robbie M" w:date="2018-12-05T13:42:00Z">
        <w:r w:rsidR="00D961E7">
          <w:rPr>
            <w:rFonts w:ascii="Times New Roman" w:hAnsi="Times New Roman"/>
            <w:color w:val="000000" w:themeColor="text1"/>
            <w:sz w:val="24"/>
            <w:szCs w:val="24"/>
          </w:rPr>
          <w:t xml:space="preserve">with adjustments for state and month characteristics which </w:t>
        </w:r>
        <w:r w:rsidR="00D961E7">
          <w:rPr>
            <w:rFonts w:ascii="Times New Roman" w:hAnsi="Times New Roman"/>
            <w:color w:val="000000" w:themeColor="text1"/>
            <w:sz w:val="24"/>
            <w:szCs w:val="24"/>
          </w:rPr>
          <w:lastRenderedPageBreak/>
          <w:t>may also affect mortality</w:t>
        </w:r>
        <w:r w:rsidR="008A2BCA">
          <w:rPr>
            <w:rFonts w:ascii="Times New Roman" w:hAnsi="Times New Roman"/>
            <w:color w:val="000000" w:themeColor="text1"/>
            <w:sz w:val="24"/>
            <w:szCs w:val="24"/>
          </w:rPr>
          <w:t xml:space="preserve">. The model </w:t>
        </w:r>
      </w:ins>
      <w:ins w:id="864" w:author="Parks, Robbie M" w:date="2018-12-05T11:39:00Z">
        <w:r w:rsidR="00FA3851">
          <w:rPr>
            <w:rFonts w:ascii="Times New Roman" w:hAnsi="Times New Roman"/>
            <w:color w:val="000000" w:themeColor="text1"/>
            <w:sz w:val="24"/>
            <w:szCs w:val="24"/>
          </w:rPr>
          <w:t>also accounted for long-term trends</w:t>
        </w:r>
        <w:r w:rsidR="00FA3851" w:rsidRPr="00636C9B">
          <w:rPr>
            <w:rFonts w:ascii="Times New Roman" w:hAnsi="Times New Roman"/>
            <w:color w:val="000000" w:themeColor="text1"/>
            <w:sz w:val="24"/>
            <w:szCs w:val="24"/>
          </w:rPr>
          <w:t xml:space="preserve">. We used the </w:t>
        </w:r>
        <w:r w:rsidR="00FA3851">
          <w:rPr>
            <w:rFonts w:ascii="Times New Roman" w:hAnsi="Times New Roman"/>
            <w:color w:val="000000" w:themeColor="text1"/>
            <w:sz w:val="24"/>
            <w:szCs w:val="24"/>
          </w:rPr>
          <w:t xml:space="preserve">results of </w:t>
        </w:r>
      </w:ins>
      <w:ins w:id="865" w:author="Parks, Robbie M" w:date="2018-12-05T13:42:00Z">
        <w:r w:rsidR="00353CA6">
          <w:rPr>
            <w:rFonts w:ascii="Times New Roman" w:hAnsi="Times New Roman"/>
            <w:color w:val="000000" w:themeColor="text1"/>
            <w:sz w:val="24"/>
            <w:szCs w:val="24"/>
          </w:rPr>
          <w:t>our</w:t>
        </w:r>
      </w:ins>
      <w:ins w:id="866" w:author="Parks, Robbie M" w:date="2018-12-05T11:39:00Z">
        <w:r w:rsidR="00FA3851">
          <w:rPr>
            <w:rFonts w:ascii="Times New Roman" w:hAnsi="Times New Roman"/>
            <w:color w:val="000000" w:themeColor="text1"/>
            <w:sz w:val="24"/>
            <w:szCs w:val="24"/>
          </w:rPr>
          <w:t xml:space="preserve"> model to calculate the attributable change in </w:t>
        </w:r>
        <w:r w:rsidR="00FA3851" w:rsidRPr="00636C9B">
          <w:rPr>
            <w:rFonts w:ascii="Times New Roman" w:hAnsi="Times New Roman"/>
            <w:color w:val="000000" w:themeColor="text1"/>
            <w:sz w:val="24"/>
            <w:szCs w:val="24"/>
          </w:rPr>
          <w:t xml:space="preserve">deaths by </w:t>
        </w:r>
        <w:r w:rsidR="00FA3851">
          <w:rPr>
            <w:rFonts w:ascii="Times New Roman" w:hAnsi="Times New Roman"/>
            <w:color w:val="000000" w:themeColor="text1"/>
            <w:sz w:val="24"/>
            <w:szCs w:val="24"/>
          </w:rPr>
          <w:t>type</w:t>
        </w:r>
        <w:r w:rsidR="00FA3851" w:rsidRPr="00636C9B">
          <w:rPr>
            <w:rFonts w:ascii="Times New Roman" w:hAnsi="Times New Roman"/>
            <w:color w:val="000000" w:themeColor="text1"/>
            <w:sz w:val="24"/>
            <w:szCs w:val="24"/>
          </w:rPr>
          <w:t xml:space="preserve"> of injury, age group, sex</w:t>
        </w:r>
      </w:ins>
      <w:ins w:id="867" w:author="Parks, Robbie M" w:date="2018-12-05T12:02:00Z">
        <w:r w:rsidR="00D82A60">
          <w:rPr>
            <w:rFonts w:ascii="Times New Roman" w:hAnsi="Times New Roman"/>
            <w:color w:val="000000" w:themeColor="text1"/>
            <w:sz w:val="24"/>
            <w:szCs w:val="24"/>
          </w:rPr>
          <w:t>, state</w:t>
        </w:r>
      </w:ins>
      <w:ins w:id="868" w:author="Parks, Robbie M" w:date="2018-12-05T11:39:00Z">
        <w:r w:rsidR="00FA3851" w:rsidRPr="00636C9B">
          <w:rPr>
            <w:rFonts w:ascii="Times New Roman" w:hAnsi="Times New Roman"/>
            <w:color w:val="000000" w:themeColor="text1"/>
            <w:sz w:val="24"/>
            <w:szCs w:val="24"/>
          </w:rPr>
          <w:t xml:space="preserve"> and month, from a</w:t>
        </w:r>
      </w:ins>
      <w:ins w:id="869" w:author="Parks, Robbie M" w:date="2018-12-05T13:45:00Z">
        <w:r w:rsidR="00F779BC">
          <w:rPr>
            <w:rFonts w:ascii="Times New Roman" w:hAnsi="Times New Roman"/>
            <w:color w:val="000000" w:themeColor="text1"/>
            <w:sz w:val="24"/>
            <w:szCs w:val="24"/>
          </w:rPr>
          <w:t xml:space="preserve"> temperature</w:t>
        </w:r>
      </w:ins>
      <w:ins w:id="870" w:author="Parks, Robbie M" w:date="2018-12-05T11:39:00Z">
        <w:r w:rsidR="00CF4C1A">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anomaly</w:t>
        </w:r>
        <w:r w:rsidR="00FA3851" w:rsidRPr="00636C9B">
          <w:rPr>
            <w:rFonts w:ascii="Times New Roman" w:hAnsi="Times New Roman"/>
            <w:color w:val="000000" w:themeColor="text1"/>
            <w:sz w:val="24"/>
            <w:szCs w:val="24"/>
          </w:rPr>
          <w:t xml:space="preserve"> </w:t>
        </w:r>
      </w:ins>
      <w:ins w:id="871" w:author="Parks, Robbie M" w:date="2018-12-05T13:45:00Z">
        <w:r w:rsidR="00F779BC">
          <w:rPr>
            <w:rFonts w:ascii="Times New Roman" w:hAnsi="Times New Roman"/>
            <w:color w:val="000000" w:themeColor="text1"/>
            <w:sz w:val="24"/>
            <w:szCs w:val="24"/>
          </w:rPr>
          <w:t xml:space="preserve">of </w:t>
        </w:r>
      </w:ins>
      <w:ins w:id="872" w:author="Parks, Robbie M" w:date="2018-12-05T12:02:00Z">
        <w:r w:rsidR="00CF4C1A">
          <w:rPr>
            <w:rFonts w:ascii="Times New Roman" w:hAnsi="Times New Roman"/>
            <w:color w:val="000000" w:themeColor="text1"/>
            <w:sz w:val="24"/>
            <w:szCs w:val="24"/>
          </w:rPr>
          <w:t>+</w:t>
        </w:r>
      </w:ins>
      <w:ins w:id="873" w:author="Parks, Robbie M" w:date="2018-12-05T11:39:00Z">
        <w:r w:rsidR="00FA3851" w:rsidRPr="00636C9B">
          <w:rPr>
            <w:rFonts w:ascii="Times New Roman" w:hAnsi="Times New Roman"/>
            <w:color w:val="000000" w:themeColor="text1"/>
            <w:sz w:val="24"/>
            <w:szCs w:val="24"/>
          </w:rPr>
          <w:t>1</w:t>
        </w:r>
        <w:r w:rsidR="00FA3851" w:rsidRPr="00636C9B">
          <w:rPr>
            <w:rFonts w:ascii="Arial" w:eastAsia="Times New Roman" w:hAnsi="Arial" w:cs="Arial"/>
            <w:bCs/>
            <w:color w:val="222222"/>
            <w:sz w:val="24"/>
            <w:szCs w:val="24"/>
            <w:shd w:val="clear" w:color="auto" w:fill="FFFFFF"/>
            <w:lang w:eastAsia="en-GB"/>
          </w:rPr>
          <w:t>°</w:t>
        </w:r>
        <w:r w:rsidR="00FA3851" w:rsidRPr="00636C9B">
          <w:rPr>
            <w:rFonts w:ascii="Times New Roman" w:hAnsi="Times New Roman"/>
            <w:color w:val="000000" w:themeColor="text1"/>
            <w:sz w:val="24"/>
            <w:szCs w:val="24"/>
          </w:rPr>
          <w:t>C.</w:t>
        </w:r>
      </w:ins>
    </w:p>
    <w:p w14:paraId="050E6FCC" w14:textId="77777777" w:rsidR="00FA3851" w:rsidRDefault="00FA3851" w:rsidP="00FA3851">
      <w:pPr>
        <w:spacing w:after="0" w:line="480" w:lineRule="auto"/>
        <w:jc w:val="both"/>
        <w:rPr>
          <w:ins w:id="874" w:author="Parks, Robbie M" w:date="2018-12-05T11:39:00Z"/>
          <w:rFonts w:ascii="Times New Roman" w:hAnsi="Times New Roman"/>
          <w:color w:val="000000" w:themeColor="text1"/>
          <w:sz w:val="24"/>
          <w:szCs w:val="24"/>
        </w:rPr>
      </w:pPr>
    </w:p>
    <w:p w14:paraId="15E3966A" w14:textId="77777777" w:rsidR="00FA3851" w:rsidRPr="00636C9B" w:rsidRDefault="00FA3851" w:rsidP="00FA3851">
      <w:pPr>
        <w:spacing w:after="0" w:line="480" w:lineRule="auto"/>
        <w:jc w:val="both"/>
        <w:outlineLvl w:val="0"/>
        <w:rPr>
          <w:ins w:id="875" w:author="Parks, Robbie M" w:date="2018-12-05T11:39:00Z"/>
          <w:rFonts w:ascii="Times New Roman" w:hAnsi="Times New Roman"/>
          <w:i/>
          <w:color w:val="000000" w:themeColor="text1"/>
          <w:sz w:val="24"/>
          <w:szCs w:val="24"/>
        </w:rPr>
      </w:pPr>
      <w:ins w:id="876" w:author="Parks, Robbie M" w:date="2018-12-05T11:39:00Z">
        <w:r>
          <w:rPr>
            <w:rFonts w:ascii="Times New Roman" w:hAnsi="Times New Roman"/>
            <w:i/>
            <w:color w:val="000000" w:themeColor="text1"/>
            <w:sz w:val="24"/>
            <w:szCs w:val="24"/>
          </w:rPr>
          <w:t>Data sources</w:t>
        </w:r>
      </w:ins>
    </w:p>
    <w:p w14:paraId="6AD2E7A2" w14:textId="705D54D0" w:rsidR="00B54EF3" w:rsidRDefault="00FA3851" w:rsidP="00FA3851">
      <w:pPr>
        <w:spacing w:after="0" w:line="480" w:lineRule="auto"/>
        <w:jc w:val="both"/>
        <w:rPr>
          <w:ins w:id="877" w:author="Parks, Robbie M" w:date="2018-12-05T13:06:00Z"/>
          <w:rStyle w:val="apple-style-span"/>
          <w:rFonts w:ascii="Times New Roman" w:hAnsi="Times New Roman"/>
          <w:color w:val="000000" w:themeColor="text1"/>
          <w:sz w:val="24"/>
          <w:szCs w:val="24"/>
        </w:rPr>
      </w:pPr>
      <w:ins w:id="878" w:author="Parks, Robbie M" w:date="2018-12-05T11:39:00Z">
        <w:r w:rsidRPr="00636C9B">
          <w:rPr>
            <w:rStyle w:val="apple-style-span"/>
            <w:rFonts w:ascii="Times New Roman" w:hAnsi="Times New Roman"/>
            <w:color w:val="000000" w:themeColor="text1"/>
            <w:sz w:val="24"/>
            <w:szCs w:val="24"/>
          </w:rPr>
          <w:t>We used data on deaths</w:t>
        </w:r>
      </w:ins>
      <w:ins w:id="879" w:author="Parks, Robbie M" w:date="2018-12-05T13:04:00Z">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ins>
      <w:ins w:id="880" w:author="Parks, Robbie M" w:date="2018-12-05T13:07:00Z">
        <w:r w:rsidR="00B54EF3">
          <w:rPr>
            <w:rStyle w:val="apple-style-span"/>
            <w:rFonts w:ascii="Times New Roman" w:hAnsi="Times New Roman"/>
            <w:color w:val="000000" w:themeColor="text1"/>
            <w:sz w:val="24"/>
            <w:szCs w:val="24"/>
          </w:rPr>
          <w:t>state</w:t>
        </w:r>
      </w:ins>
      <w:ins w:id="881" w:author="Parks, Robbie M" w:date="2018-12-05T13:04:00Z">
        <w:r w:rsidR="00AD5AED">
          <w:rPr>
            <w:rStyle w:val="apple-style-span"/>
            <w:rFonts w:ascii="Times New Roman" w:hAnsi="Times New Roman"/>
            <w:color w:val="000000" w:themeColor="text1"/>
            <w:sz w:val="24"/>
            <w:szCs w:val="24"/>
          </w:rPr>
          <w:t xml:space="preserve"> of residence</w:t>
        </w:r>
      </w:ins>
      <w:ins w:id="882" w:author="Parks, Robbie M" w:date="2018-12-05T11:39:00Z">
        <w:r w:rsidRPr="00636C9B">
          <w:rPr>
            <w:rStyle w:val="apple-style-span"/>
            <w:rFonts w:ascii="Times New Roman" w:hAnsi="Times New Roman"/>
            <w:color w:val="000000" w:themeColor="text1"/>
            <w:sz w:val="24"/>
            <w:szCs w:val="24"/>
          </w:rPr>
          <w:t xml:space="preserve"> in the contiguous USA from 1980 to 2016 </w:t>
        </w:r>
      </w:ins>
      <w:ins w:id="883" w:author="Parks, Robbie M" w:date="2018-12-05T13:04:00Z">
        <w:r w:rsidR="00AD5AED">
          <w:rPr>
            <w:rStyle w:val="apple-style-span"/>
            <w:rFonts w:ascii="Times New Roman" w:hAnsi="Times New Roman"/>
            <w:color w:val="000000" w:themeColor="text1"/>
            <w:sz w:val="24"/>
            <w:szCs w:val="24"/>
          </w:rPr>
          <w:t>through</w:t>
        </w:r>
      </w:ins>
      <w:ins w:id="884" w:author="Parks, Robbie M" w:date="2018-12-05T11:39:00Z">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ins>
      <w:ins w:id="885" w:author="Parks, Robbie M" w:date="2018-12-05T13:26:00Z">
        <w:r w:rsidR="00752BA5">
          <w:rPr>
            <w:rStyle w:val="apple-style-span"/>
            <w:rFonts w:ascii="Times New Roman" w:hAnsi="Times New Roman"/>
            <w:color w:val="000000" w:themeColor="text1"/>
            <w:sz w:val="24"/>
            <w:szCs w:val="24"/>
          </w:rPr>
          <w:t>(</w:t>
        </w:r>
      </w:ins>
      <w:ins w:id="886" w:author="Parks, Robbie M" w:date="2018-12-05T14:36:00Z">
        <w:r w:rsidR="00CD3EFF">
          <w:rPr>
            <w:rStyle w:val="apple-style-span"/>
            <w:rFonts w:ascii="Times New Roman" w:hAnsi="Times New Roman"/>
            <w:color w:val="000000" w:themeColor="text1"/>
            <w:sz w:val="24"/>
            <w:szCs w:val="24"/>
          </w:rPr>
          <w:fldChar w:fldCharType="begin"/>
        </w:r>
        <w:r w:rsidR="00CD3EFF">
          <w:rPr>
            <w:rStyle w:val="apple-style-span"/>
            <w:rFonts w:ascii="Times New Roman" w:hAnsi="Times New Roman"/>
            <w:color w:val="000000" w:themeColor="text1"/>
            <w:sz w:val="24"/>
            <w:szCs w:val="24"/>
          </w:rPr>
          <w:instrText xml:space="preserve"> HYPERLINK "https://www.cdc.gov/nchs/nvss/dvs_data_release.htm" </w:instrText>
        </w:r>
        <w:r w:rsidR="00CD3EFF">
          <w:rPr>
            <w:rStyle w:val="apple-style-span"/>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https://www.cdc.gov/nchs/nvss/dvs_data_release.htm</w:t>
        </w:r>
        <w:r w:rsidR="00CD3EFF">
          <w:rPr>
            <w:rStyle w:val="apple-style-span"/>
            <w:rFonts w:ascii="Times New Roman" w:hAnsi="Times New Roman"/>
            <w:color w:val="000000" w:themeColor="text1"/>
            <w:sz w:val="24"/>
            <w:szCs w:val="24"/>
          </w:rPr>
          <w:fldChar w:fldCharType="end"/>
        </w:r>
      </w:ins>
      <w:ins w:id="887" w:author="Parks, Robbie M" w:date="2018-12-05T13:26:00Z">
        <w:r w:rsidR="00752BA5">
          <w:rPr>
            <w:rStyle w:val="apple-style-span"/>
            <w:rFonts w:ascii="Times New Roman" w:hAnsi="Times New Roman"/>
            <w:color w:val="000000" w:themeColor="text1"/>
            <w:sz w:val="24"/>
            <w:szCs w:val="24"/>
          </w:rPr>
          <w:t xml:space="preserve">) </w:t>
        </w:r>
      </w:ins>
      <w:ins w:id="888" w:author="Parks, Robbie M" w:date="2018-12-05T11:39:00Z">
        <w:r w:rsidR="00AD5AED">
          <w:rPr>
            <w:rStyle w:val="apple-style-span"/>
            <w:rFonts w:ascii="Times New Roman" w:hAnsi="Times New Roman"/>
            <w:color w:val="000000" w:themeColor="text1"/>
            <w:sz w:val="24"/>
            <w:szCs w:val="24"/>
          </w:rPr>
          <w:t xml:space="preserve">and on population from the NCHS bridged-race dataset </w:t>
        </w:r>
      </w:ins>
      <w:ins w:id="889" w:author="Parks, Robbie M" w:date="2018-12-05T13:07:00Z">
        <w:r w:rsidR="00B54EF3" w:rsidRPr="00636C9B">
          <w:rPr>
            <w:rFonts w:ascii="Times New Roman" w:hAnsi="Times New Roman"/>
            <w:color w:val="000000" w:themeColor="text1"/>
            <w:sz w:val="24"/>
            <w:szCs w:val="24"/>
          </w:rPr>
          <w:t>for 1990 to 2016</w:t>
        </w:r>
      </w:ins>
      <w:ins w:id="890" w:author="Parks, Robbie M" w:date="2018-12-05T13:26:00Z">
        <w:r w:rsidR="00752BA5">
          <w:rPr>
            <w:rFonts w:ascii="Times New Roman" w:hAnsi="Times New Roman"/>
            <w:color w:val="000000" w:themeColor="text1"/>
            <w:sz w:val="24"/>
            <w:szCs w:val="24"/>
          </w:rPr>
          <w:t xml:space="preserve"> (</w:t>
        </w:r>
      </w:ins>
      <w:ins w:id="891" w:author="Parks, Robbie M" w:date="2018-12-05T14:36:00Z">
        <w:r w:rsidR="00CD3EFF">
          <w:rPr>
            <w:rFonts w:ascii="Times New Roman" w:hAnsi="Times New Roman"/>
            <w:color w:val="000000" w:themeColor="text1"/>
            <w:sz w:val="24"/>
            <w:szCs w:val="24"/>
          </w:rPr>
          <w:fldChar w:fldCharType="begin"/>
        </w:r>
        <w:r w:rsidR="00CD3EFF">
          <w:rPr>
            <w:rFonts w:ascii="Times New Roman" w:hAnsi="Times New Roman"/>
            <w:color w:val="000000" w:themeColor="text1"/>
            <w:sz w:val="24"/>
            <w:szCs w:val="24"/>
          </w:rPr>
          <w:instrText xml:space="preserve"> HYPERLINK "https://www.cdc.gov/nchs/nvss/bridged_race.htm" </w:instrText>
        </w:r>
        <w:r w:rsidR="00CD3EFF">
          <w:rPr>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https://www.cdc.gov/nchs/nvss/bridged_race.htm</w:t>
        </w:r>
        <w:r w:rsidR="00CD3EFF">
          <w:rPr>
            <w:rFonts w:ascii="Times New Roman" w:hAnsi="Times New Roman"/>
            <w:color w:val="000000" w:themeColor="text1"/>
            <w:sz w:val="24"/>
            <w:szCs w:val="24"/>
          </w:rPr>
          <w:fldChar w:fldCharType="end"/>
        </w:r>
      </w:ins>
      <w:ins w:id="892" w:author="Parks, Robbie M" w:date="2018-12-05T13:26:00Z">
        <w:r w:rsidR="00752BA5">
          <w:rPr>
            <w:rFonts w:ascii="Times New Roman" w:hAnsi="Times New Roman"/>
            <w:color w:val="000000" w:themeColor="text1"/>
            <w:sz w:val="24"/>
            <w:szCs w:val="24"/>
          </w:rPr>
          <w:t>)</w:t>
        </w:r>
      </w:ins>
      <w:ins w:id="893" w:author="Parks, Robbie M" w:date="2018-12-05T13:07:00Z">
        <w:r w:rsidR="00B54EF3" w:rsidRPr="00636C9B">
          <w:rPr>
            <w:rFonts w:ascii="Times New Roman" w:hAnsi="Times New Roman"/>
            <w:color w:val="000000" w:themeColor="text1"/>
            <w:sz w:val="24"/>
            <w:szCs w:val="24"/>
          </w:rPr>
          <w:t xml:space="preserve"> and from the US Census Bureau prior to 1990</w:t>
        </w:r>
      </w:ins>
      <w:ins w:id="894" w:author="Parks, Robbie M" w:date="2018-12-05T13:30:00Z">
        <w:r w:rsidR="00ED057C">
          <w:rPr>
            <w:rFonts w:ascii="Times New Roman" w:hAnsi="Times New Roman"/>
            <w:color w:val="000000" w:themeColor="text1"/>
            <w:sz w:val="24"/>
            <w:szCs w:val="24"/>
          </w:rPr>
          <w:t xml:space="preserve"> (</w:t>
        </w:r>
      </w:ins>
      <w:ins w:id="895" w:author="Parks, Robbie M" w:date="2018-12-05T13:47:00Z">
        <w:r w:rsidR="00C2431E">
          <w:rPr>
            <w:rFonts w:ascii="Times New Roman" w:hAnsi="Times New Roman"/>
            <w:color w:val="000000" w:themeColor="text1"/>
            <w:sz w:val="24"/>
            <w:szCs w:val="24"/>
          </w:rPr>
          <w:fldChar w:fldCharType="begin"/>
        </w:r>
        <w:r w:rsidR="00C2431E">
          <w:rPr>
            <w:rFonts w:ascii="Times New Roman" w:hAnsi="Times New Roman"/>
            <w:color w:val="000000" w:themeColor="text1"/>
            <w:sz w:val="24"/>
            <w:szCs w:val="24"/>
          </w:rPr>
          <w:instrText xml:space="preserve"> HYPERLINK "</w:instrText>
        </w:r>
      </w:ins>
      <w:ins w:id="896" w:author="Parks, Robbie M" w:date="2018-12-05T13:30:00Z">
        <w:r w:rsidR="00C2431E" w:rsidRPr="00ED057C">
          <w:rPr>
            <w:rFonts w:ascii="Times New Roman" w:hAnsi="Times New Roman"/>
            <w:color w:val="000000" w:themeColor="text1"/>
            <w:sz w:val="24"/>
            <w:szCs w:val="24"/>
          </w:rPr>
          <w:instrText>https://www.census.gov/data/tables/time-series/demo/popest/1980s-county.html</w:instrText>
        </w:r>
        <w:r w:rsidR="00C2431E">
          <w:rPr>
            <w:rFonts w:ascii="Times New Roman" w:hAnsi="Times New Roman"/>
            <w:color w:val="000000" w:themeColor="text1"/>
            <w:sz w:val="24"/>
            <w:szCs w:val="24"/>
          </w:rPr>
          <w:instrText>)</w:instrText>
        </w:r>
      </w:ins>
      <w:ins w:id="897" w:author="Parks, Robbie M" w:date="2018-12-05T13:47:00Z">
        <w:r w:rsidR="00C2431E">
          <w:rPr>
            <w:rFonts w:ascii="Times New Roman" w:hAnsi="Times New Roman"/>
            <w:color w:val="000000" w:themeColor="text1"/>
            <w:sz w:val="24"/>
            <w:szCs w:val="24"/>
          </w:rPr>
          <w:instrText xml:space="preserve">" </w:instrText>
        </w:r>
        <w:r w:rsidR="00C2431E">
          <w:rPr>
            <w:rFonts w:ascii="Times New Roman" w:hAnsi="Times New Roman"/>
            <w:color w:val="000000" w:themeColor="text1"/>
            <w:sz w:val="24"/>
            <w:szCs w:val="24"/>
          </w:rPr>
          <w:fldChar w:fldCharType="separate"/>
        </w:r>
      </w:ins>
      <w:ins w:id="898" w:author="Parks, Robbie M" w:date="2018-12-05T13:30:00Z">
        <w:r w:rsidR="00C2431E" w:rsidRPr="000421EF">
          <w:rPr>
            <w:rStyle w:val="Hyperlink"/>
            <w:rFonts w:ascii="Times New Roman" w:hAnsi="Times New Roman"/>
            <w:sz w:val="24"/>
            <w:szCs w:val="24"/>
          </w:rPr>
          <w:t>https://www.census.gov/data/tables/time-series/demo/popest/1980s-county.html)</w:t>
        </w:r>
      </w:ins>
      <w:ins w:id="899" w:author="Parks, Robbie M" w:date="2018-12-05T13:47:00Z">
        <w:r w:rsidR="00C2431E">
          <w:rPr>
            <w:rFonts w:ascii="Times New Roman" w:hAnsi="Times New Roman"/>
            <w:color w:val="000000" w:themeColor="text1"/>
            <w:sz w:val="24"/>
            <w:szCs w:val="24"/>
          </w:rPr>
          <w:fldChar w:fldCharType="end"/>
        </w:r>
      </w:ins>
      <w:ins w:id="900" w:author="Parks, Robbie M" w:date="2018-12-05T13:07:00Z">
        <w:r w:rsidR="00B54EF3" w:rsidRPr="00636C9B">
          <w:rPr>
            <w:rFonts w:ascii="Times New Roman" w:hAnsi="Times New Roman"/>
            <w:color w:val="000000" w:themeColor="text1"/>
            <w:sz w:val="24"/>
            <w:szCs w:val="24"/>
          </w:rPr>
          <w:t>.</w:t>
        </w:r>
      </w:ins>
      <w:ins w:id="901" w:author="Parks, Robbie M" w:date="2018-12-05T13:47:00Z">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ins>
    </w:p>
    <w:p w14:paraId="6453463F" w14:textId="77777777" w:rsidR="00B54EF3" w:rsidRDefault="00B54EF3" w:rsidP="00FA3851">
      <w:pPr>
        <w:spacing w:after="0" w:line="480" w:lineRule="auto"/>
        <w:jc w:val="both"/>
        <w:rPr>
          <w:ins w:id="902" w:author="Parks, Robbie M" w:date="2018-12-05T13:06:00Z"/>
          <w:rStyle w:val="apple-style-span"/>
          <w:rFonts w:ascii="Times New Roman" w:hAnsi="Times New Roman"/>
          <w:color w:val="000000" w:themeColor="text1"/>
          <w:sz w:val="24"/>
          <w:szCs w:val="24"/>
        </w:rPr>
      </w:pPr>
    </w:p>
    <w:p w14:paraId="570E27EA" w14:textId="3208D122" w:rsidR="00FA3851" w:rsidRDefault="00FA3851" w:rsidP="00FA3851">
      <w:pPr>
        <w:spacing w:after="0" w:line="480" w:lineRule="auto"/>
        <w:jc w:val="both"/>
        <w:rPr>
          <w:ins w:id="903" w:author="Parks, Robbie M" w:date="2018-12-05T11:39:00Z"/>
          <w:rStyle w:val="apple-style-span"/>
          <w:rFonts w:ascii="Times New Roman" w:hAnsi="Times New Roman"/>
          <w:color w:val="000000" w:themeColor="text1"/>
          <w:sz w:val="24"/>
          <w:szCs w:val="24"/>
        </w:rPr>
      </w:pPr>
      <w:ins w:id="904" w:author="Parks, Robbie M" w:date="2018-12-05T11:39:00Z">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according </w:t>
        </w:r>
        <w:r w:rsidRPr="00636C9B">
          <w:rPr>
            <w:rFonts w:ascii="Times New Roman" w:hAnsi="Times New Roman"/>
            <w:color w:val="000000" w:themeColor="text1"/>
            <w:sz w:val="24"/>
            <w:szCs w:val="24"/>
          </w:rPr>
          <w:t xml:space="preserve">to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 but other unintentional injuries (</w:t>
        </w:r>
      </w:ins>
      <w:ins w:id="905" w:author="Parks, Robbie M" w:date="2018-12-05T17:49:00Z">
        <w:r w:rsidR="00503875">
          <w:rPr>
            <w:rStyle w:val="apple-style-span"/>
            <w:rFonts w:ascii="Times New Roman" w:hAnsi="Times New Roman"/>
            <w:color w:val="000000" w:themeColor="text1"/>
            <w:sz w:val="24"/>
            <w:szCs w:val="24"/>
          </w:rPr>
          <w:t>1,329,200</w:t>
        </w:r>
      </w:ins>
      <w:ins w:id="906" w:author="Parks, Robbie M" w:date="2018-12-05T11:39:00Z">
        <w:r>
          <w:rPr>
            <w:rStyle w:val="apple-style-span"/>
            <w:rFonts w:ascii="Times New Roman" w:hAnsi="Times New Roman"/>
            <w:color w:val="000000" w:themeColor="text1"/>
            <w:sz w:val="24"/>
            <w:szCs w:val="24"/>
          </w:rPr>
          <w:t xml:space="preserve"> deaths</w:t>
        </w:r>
      </w:ins>
      <w:ins w:id="907" w:author="Parks, Robbie M" w:date="2018-12-05T13:05:00Z">
        <w:r w:rsidR="005C5A8B">
          <w:rPr>
            <w:rStyle w:val="apple-style-span"/>
            <w:rFonts w:ascii="Times New Roman" w:hAnsi="Times New Roman"/>
            <w:color w:val="000000" w:themeColor="text1"/>
            <w:sz w:val="24"/>
            <w:szCs w:val="24"/>
          </w:rPr>
          <w:t xml:space="preserve"> or </w:t>
        </w:r>
      </w:ins>
      <w:ins w:id="908" w:author="Parks, Robbie M" w:date="2018-12-05T17:49:00Z">
        <w:r w:rsidR="00503875">
          <w:rPr>
            <w:rStyle w:val="apple-style-span"/>
            <w:rFonts w:ascii="Times New Roman" w:hAnsi="Times New Roman"/>
            <w:color w:val="000000" w:themeColor="text1"/>
            <w:sz w:val="24"/>
            <w:szCs w:val="24"/>
          </w:rPr>
          <w:t>23</w:t>
        </w:r>
      </w:ins>
      <w:ins w:id="909" w:author="Parks, Robbie M" w:date="2018-12-05T13:05:00Z">
        <w:r w:rsidR="009314BF">
          <w:rPr>
            <w:rStyle w:val="apple-style-span"/>
            <w:rFonts w:ascii="Times New Roman" w:hAnsi="Times New Roman"/>
            <w:color w:val="000000" w:themeColor="text1"/>
            <w:sz w:val="24"/>
            <w:szCs w:val="24"/>
          </w:rPr>
          <w:t xml:space="preserve">% of </w:t>
        </w:r>
      </w:ins>
      <w:ins w:id="910" w:author="Parks, Robbie M" w:date="2018-12-05T13:07:00Z">
        <w:r w:rsidR="009D20FA">
          <w:rPr>
            <w:rStyle w:val="apple-style-span"/>
            <w:rFonts w:ascii="Times New Roman" w:hAnsi="Times New Roman"/>
            <w:color w:val="000000" w:themeColor="text1"/>
            <w:sz w:val="24"/>
            <w:szCs w:val="24"/>
          </w:rPr>
          <w:t>total injury deaths</w:t>
        </w:r>
      </w:ins>
      <w:ins w:id="911" w:author="Parks, Robbie M" w:date="2018-12-05T13:05:00Z">
        <w:r w:rsidR="009314BF">
          <w:rPr>
            <w:rStyle w:val="apple-style-span"/>
            <w:rFonts w:ascii="Times New Roman" w:hAnsi="Times New Roman"/>
            <w:color w:val="000000" w:themeColor="text1"/>
            <w:sz w:val="24"/>
            <w:szCs w:val="24"/>
          </w:rPr>
          <w:t>)</w:t>
        </w:r>
        <w:r w:rsidR="00AD5AED">
          <w:rPr>
            <w:rStyle w:val="apple-style-span"/>
            <w:rFonts w:ascii="Times New Roman" w:hAnsi="Times New Roman"/>
            <w:color w:val="000000" w:themeColor="text1"/>
            <w:sz w:val="24"/>
            <w:szCs w:val="24"/>
          </w:rPr>
          <w:t xml:space="preserve"> during 1980-2016</w:t>
        </w:r>
      </w:ins>
      <w:ins w:id="912" w:author="Parks, Robbie M" w:date="2018-12-05T11:39:00Z">
        <w:r>
          <w:rPr>
            <w:rStyle w:val="apple-style-span"/>
            <w:rFonts w:ascii="Times New Roman" w:hAnsi="Times New Roman"/>
            <w:color w:val="000000" w:themeColor="text1"/>
            <w:sz w:val="24"/>
            <w:szCs w:val="24"/>
          </w:rPr>
          <w:t>, because the composition of these deaths varies by sex, age group, state and time.</w:t>
        </w:r>
      </w:ins>
    </w:p>
    <w:p w14:paraId="3F0FD575" w14:textId="77777777" w:rsidR="00FA3851" w:rsidRPr="00636C9B" w:rsidRDefault="00FA3851" w:rsidP="00FA3851">
      <w:pPr>
        <w:spacing w:after="0" w:line="480" w:lineRule="auto"/>
        <w:jc w:val="both"/>
        <w:rPr>
          <w:ins w:id="913" w:author="Parks, Robbie M" w:date="2018-12-05T11:39:00Z"/>
          <w:rFonts w:ascii="Times New Roman" w:hAnsi="Times New Roman"/>
          <w:color w:val="000000" w:themeColor="text1"/>
          <w:sz w:val="24"/>
          <w:szCs w:val="24"/>
        </w:rPr>
      </w:pPr>
    </w:p>
    <w:p w14:paraId="1C9A2BA9" w14:textId="51F74161" w:rsidR="00012335" w:rsidRDefault="00FA31D5">
      <w:pPr>
        <w:spacing w:after="0" w:line="480" w:lineRule="auto"/>
        <w:jc w:val="both"/>
        <w:rPr>
          <w:ins w:id="914" w:author="Parks, Robbie M" w:date="2018-12-05T14:11:00Z"/>
          <w:rFonts w:ascii="Times New Roman" w:eastAsiaTheme="minorHAnsi" w:hAnsi="Times New Roman"/>
          <w:sz w:val="24"/>
          <w:szCs w:val="24"/>
          <w:lang w:eastAsia="en-GB"/>
        </w:rPr>
        <w:pPrChange w:id="915" w:author="Parks, Robbie M" w:date="2018-12-05T14:09:00Z">
          <w:pPr>
            <w:spacing w:after="0" w:line="480" w:lineRule="auto"/>
            <w:jc w:val="both"/>
            <w:outlineLvl w:val="0"/>
          </w:pPr>
        </w:pPrChange>
      </w:pPr>
      <w:ins w:id="916" w:author="Parks, Robbie M" w:date="2018-12-05T13:48:00Z">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ins>
      <w:r w:rsidR="00B65059">
        <w:rPr>
          <w:rFonts w:ascii="Times New Roman" w:hAnsi="Times New Roman"/>
          <w:color w:val="000000" w:themeColor="text1"/>
          <w:sz w:val="24"/>
          <w:szCs w:val="24"/>
        </w:rPr>
        <w:t xml:space="preserve">in-situ </w:t>
      </w:r>
      <w:ins w:id="917" w:author="Parks, Robbie M" w:date="2018-12-05T13:48:00Z">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ins>
      <w:r w:rsidR="00B97405">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51&lt;/sup&gt;","plainTextFormattedCitation":"51","previouslyFormattedCitation":"&lt;sup&gt;50&lt;/sup&gt;"},"properties":{"noteIndex":0},"schema":"https://github.com/citation-style-language/schema/raw/master/csl-citation.json"}</w:instrText>
      </w:r>
      <w:ins w:id="918" w:author="Parks, Robbie M" w:date="2018-12-05T13:48:00Z">
        <w:r w:rsidR="00EC6676" w:rsidRPr="00636C9B">
          <w:rPr>
            <w:rFonts w:ascii="Times New Roman" w:eastAsiaTheme="minorHAnsi" w:hAnsi="Times New Roman"/>
            <w:sz w:val="24"/>
            <w:szCs w:val="24"/>
            <w:lang w:eastAsia="en-GB"/>
          </w:rPr>
          <w:fldChar w:fldCharType="separate"/>
        </w:r>
      </w:ins>
      <w:r w:rsidR="00B97405" w:rsidRPr="00B97405">
        <w:rPr>
          <w:rFonts w:ascii="Times New Roman" w:eastAsiaTheme="minorHAnsi" w:hAnsi="Times New Roman"/>
          <w:noProof/>
          <w:sz w:val="24"/>
          <w:szCs w:val="24"/>
          <w:vertAlign w:val="superscript"/>
          <w:lang w:eastAsia="en-GB"/>
        </w:rPr>
        <w:t>51</w:t>
      </w:r>
      <w:ins w:id="919" w:author="Parks, Robbie M" w:date="2018-12-05T13:48:00Z">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ins>
      <w:ins w:id="920" w:author="Parks, Robbie M" w:date="2018-12-05T13:55:00Z">
        <w:r w:rsidR="00D67358">
          <w:rPr>
            <w:rFonts w:ascii="Times New Roman" w:hAnsi="Times New Roman"/>
            <w:color w:val="000000" w:themeColor="text1"/>
            <w:sz w:val="24"/>
            <w:szCs w:val="24"/>
          </w:rPr>
          <w:t>state</w:t>
        </w:r>
      </w:ins>
      <w:ins w:id="921" w:author="Parks, Robbie M" w:date="2018-12-05T13:48:00Z">
        <w:r w:rsidRPr="00FA31D5">
          <w:rPr>
            <w:rFonts w:ascii="Times New Roman" w:hAnsi="Times New Roman"/>
            <w:color w:val="000000" w:themeColor="text1"/>
            <w:sz w:val="24"/>
            <w:szCs w:val="24"/>
          </w:rPr>
          <w:t xml:space="preserve"> throughout the analysis period.</w:t>
        </w:r>
      </w:ins>
      <w:ins w:id="922" w:author="Parks, Robbie M" w:date="2018-12-05T14:09:00Z">
        <w:r w:rsidR="00F46237">
          <w:rPr>
            <w:rFonts w:ascii="Times New Roman" w:hAnsi="Times New Roman"/>
            <w:color w:val="000000" w:themeColor="text1"/>
            <w:sz w:val="24"/>
            <w:szCs w:val="24"/>
          </w:rPr>
          <w:t xml:space="preserve"> </w:t>
        </w:r>
      </w:ins>
      <w:ins w:id="923" w:author="Parks, Robbie M" w:date="2018-12-05T11:39:00Z">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ins>
      <w:ins w:id="924" w:author="Parks, Robbie M" w:date="2018-12-05T14:10:00Z">
        <w:r w:rsidR="00F46237">
          <w:rPr>
            <w:rFonts w:ascii="Times New Roman" w:eastAsiaTheme="minorHAnsi" w:hAnsi="Times New Roman"/>
            <w:sz w:val="24"/>
            <w:szCs w:val="24"/>
            <w:lang w:eastAsia="en-GB"/>
          </w:rPr>
          <w:t>30-year</w:t>
        </w:r>
      </w:ins>
      <w:ins w:id="925" w:author="Parks, Robbie M" w:date="2018-12-05T14:11:00Z">
        <w:r w:rsidR="00CE550D">
          <w:rPr>
            <w:rFonts w:ascii="Times New Roman" w:eastAsiaTheme="minorHAnsi" w:hAnsi="Times New Roman"/>
            <w:sz w:val="24"/>
            <w:szCs w:val="24"/>
            <w:lang w:eastAsia="en-GB"/>
          </w:rPr>
          <w:t xml:space="preserve"> (long-term)</w:t>
        </w:r>
      </w:ins>
      <w:ins w:id="926" w:author="Parks, Robbie M" w:date="2018-12-05T11:39:00Z">
        <w:r w:rsidR="00FA3851">
          <w:rPr>
            <w:rFonts w:ascii="Times New Roman" w:eastAsiaTheme="minorHAnsi" w:hAnsi="Times New Roman"/>
            <w:sz w:val="24"/>
            <w:szCs w:val="24"/>
            <w:lang w:eastAsia="en-GB"/>
          </w:rPr>
          <w:t xml:space="preserve"> mean temperatures</w:t>
        </w:r>
      </w:ins>
      <w:ins w:id="927" w:author="Parks, Robbie M" w:date="2018-12-05T14:10:00Z">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lastRenderedPageBreak/>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ins>
      <w:ins w:id="928" w:author="Parks, Robbie M" w:date="2018-12-05T11:39:00Z">
        <w:r w:rsidR="00FA3851">
          <w:rPr>
            <w:rFonts w:ascii="Times New Roman" w:eastAsiaTheme="minorHAnsi" w:hAnsi="Times New Roman"/>
            <w:sz w:val="24"/>
            <w:szCs w:val="24"/>
            <w:lang w:eastAsia="en-GB"/>
          </w:rPr>
          <w:t xml:space="preserve"> equivalent to </w:t>
        </w:r>
      </w:ins>
      <w:ins w:id="929" w:author="Parks, Robbie M" w:date="2018-12-05T14:10:00Z">
        <w:r w:rsidR="002407A3">
          <w:rPr>
            <w:rFonts w:ascii="Times New Roman" w:eastAsiaTheme="minorHAnsi" w:hAnsi="Times New Roman"/>
            <w:sz w:val="24"/>
            <w:szCs w:val="24"/>
            <w:lang w:eastAsia="en-GB"/>
          </w:rPr>
          <w:t>the per</w:t>
        </w:r>
      </w:ins>
      <w:ins w:id="930" w:author="Parks, Robbie M" w:date="2018-12-05T14:11:00Z">
        <w:r w:rsidR="002407A3">
          <w:rPr>
            <w:rFonts w:ascii="Times New Roman" w:eastAsiaTheme="minorHAnsi" w:hAnsi="Times New Roman"/>
            <w:sz w:val="24"/>
            <w:szCs w:val="24"/>
            <w:lang w:eastAsia="en-GB"/>
          </w:rPr>
          <w:t>i</w:t>
        </w:r>
      </w:ins>
      <w:ins w:id="931" w:author="Parks, Robbie M" w:date="2018-12-05T14:10:00Z">
        <w:r w:rsidR="002407A3">
          <w:rPr>
            <w:rFonts w:ascii="Times New Roman" w:eastAsiaTheme="minorHAnsi" w:hAnsi="Times New Roman"/>
            <w:sz w:val="24"/>
            <w:szCs w:val="24"/>
            <w:lang w:eastAsia="en-GB"/>
          </w:rPr>
          <w:t>od</w:t>
        </w:r>
      </w:ins>
      <w:ins w:id="932" w:author="Parks, Robbie M" w:date="2018-12-05T11:39:00Z">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ins>
      <w:r w:rsidR="00B97405">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52&lt;/sup&gt;","plainTextFormattedCitation":"52","previouslyFormattedCitation":"&lt;sup&gt;51&lt;/sup&gt;"},"properties":{"noteIndex":0},"schema":"https://github.com/citation-style-language/schema/raw/master/csl-citation.json"}</w:instrText>
      </w:r>
      <w:ins w:id="933" w:author="Parks, Robbie M" w:date="2018-12-05T11:39:00Z">
        <w:r w:rsidR="00FA3851" w:rsidRPr="00636C9B">
          <w:rPr>
            <w:rFonts w:ascii="Times New Roman" w:eastAsiaTheme="minorHAnsi" w:hAnsi="Times New Roman"/>
            <w:sz w:val="24"/>
            <w:szCs w:val="24"/>
            <w:lang w:eastAsia="en-GB"/>
          </w:rPr>
          <w:fldChar w:fldCharType="separate"/>
        </w:r>
      </w:ins>
      <w:r w:rsidR="00B97405" w:rsidRPr="00B97405">
        <w:rPr>
          <w:rFonts w:ascii="Times New Roman" w:eastAsiaTheme="minorHAnsi" w:hAnsi="Times New Roman"/>
          <w:noProof/>
          <w:sz w:val="24"/>
          <w:szCs w:val="24"/>
          <w:vertAlign w:val="superscript"/>
          <w:lang w:eastAsia="en-GB"/>
        </w:rPr>
        <w:t>52</w:t>
      </w:r>
      <w:ins w:id="934" w:author="Parks, Robbie M" w:date="2018-12-05T11:39:00Z">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ins>
    </w:p>
    <w:p w14:paraId="5B2095CE" w14:textId="77777777" w:rsidR="00012335" w:rsidRDefault="00012335">
      <w:pPr>
        <w:spacing w:after="0" w:line="480" w:lineRule="auto"/>
        <w:jc w:val="both"/>
        <w:rPr>
          <w:ins w:id="935" w:author="Parks, Robbie M" w:date="2018-12-05T14:11:00Z"/>
          <w:rFonts w:ascii="Times New Roman" w:eastAsiaTheme="minorHAnsi" w:hAnsi="Times New Roman"/>
          <w:sz w:val="24"/>
          <w:szCs w:val="24"/>
          <w:lang w:eastAsia="en-GB"/>
        </w:rPr>
        <w:pPrChange w:id="936" w:author="Parks, Robbie M" w:date="2018-12-05T14:09:00Z">
          <w:pPr>
            <w:spacing w:after="0" w:line="480" w:lineRule="auto"/>
            <w:jc w:val="both"/>
            <w:outlineLvl w:val="0"/>
          </w:pPr>
        </w:pPrChange>
      </w:pPr>
    </w:p>
    <w:p w14:paraId="20500304" w14:textId="69AF7234" w:rsidR="00FA3851" w:rsidRPr="00F46237" w:rsidRDefault="00FA3851">
      <w:pPr>
        <w:spacing w:after="0" w:line="480" w:lineRule="auto"/>
        <w:jc w:val="both"/>
        <w:rPr>
          <w:ins w:id="937" w:author="Parks, Robbie M" w:date="2018-12-05T11:39:00Z"/>
          <w:rFonts w:ascii="Times New Roman" w:hAnsi="Times New Roman"/>
          <w:color w:val="000000" w:themeColor="text1"/>
          <w:sz w:val="24"/>
          <w:szCs w:val="24"/>
          <w:rPrChange w:id="938" w:author="Parks, Robbie M" w:date="2018-12-05T14:09:00Z">
            <w:rPr>
              <w:ins w:id="939" w:author="Parks, Robbie M" w:date="2018-12-05T11:39:00Z"/>
              <w:rFonts w:ascii="Times New Roman" w:eastAsiaTheme="minorHAnsi" w:hAnsi="Times New Roman"/>
              <w:sz w:val="24"/>
              <w:szCs w:val="24"/>
              <w:lang w:eastAsia="en-GB"/>
            </w:rPr>
          </w:rPrChange>
        </w:rPr>
        <w:pPrChange w:id="940" w:author="Parks, Robbie M" w:date="2018-12-05T14:09:00Z">
          <w:pPr>
            <w:spacing w:after="0" w:line="480" w:lineRule="auto"/>
            <w:jc w:val="both"/>
            <w:outlineLvl w:val="0"/>
          </w:pPr>
        </w:pPrChange>
      </w:pPr>
      <w:ins w:id="941" w:author="Parks, Robbie M" w:date="2018-12-05T11:39:00Z">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ins>
      <w:ins w:id="942" w:author="Parks, Robbie M" w:date="2018-12-05T14:20:00Z">
        <w:r w:rsidR="002E29FE">
          <w:rPr>
            <w:rFonts w:ascii="Times New Roman" w:eastAsiaTheme="minorHAnsi" w:hAnsi="Times New Roman"/>
            <w:sz w:val="24"/>
            <w:szCs w:val="24"/>
            <w:lang w:eastAsia="en-GB"/>
          </w:rPr>
          <w:t>respective absolute temperature values</w:t>
        </w:r>
      </w:ins>
      <w:ins w:id="943" w:author="Parks, Robbie M" w:date="2018-12-05T11:39:00Z">
        <w:r w:rsidRPr="00636C9B">
          <w:rPr>
            <w:rFonts w:ascii="Times New Roman" w:eastAsiaTheme="minorHAnsi" w:hAnsi="Times New Roman"/>
            <w:sz w:val="24"/>
            <w:szCs w:val="24"/>
            <w:lang w:eastAsia="en-GB"/>
          </w:rPr>
          <w:t xml:space="preserve"> to generate a temperature anomaly time series for each month in each state (Figure </w:t>
        </w:r>
      </w:ins>
      <w:ins w:id="944" w:author="Parks, Robbie M" w:date="2018-12-05T13:50:00Z">
        <w:r w:rsidR="008F2FA5">
          <w:rPr>
            <w:rFonts w:ascii="Times New Roman" w:eastAsiaTheme="minorHAnsi" w:hAnsi="Times New Roman"/>
            <w:sz w:val="24"/>
            <w:szCs w:val="24"/>
            <w:lang w:eastAsia="en-GB"/>
          </w:rPr>
          <w:t>4</w:t>
        </w:r>
      </w:ins>
      <w:ins w:id="945" w:author="Parks, Robbie M" w:date="2018-12-05T11:39:00Z">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ins>
    </w:p>
    <w:p w14:paraId="2CF2E29F" w14:textId="77777777" w:rsidR="00FA3851" w:rsidRPr="00636C9B" w:rsidRDefault="00FA3851" w:rsidP="00FA3851">
      <w:pPr>
        <w:spacing w:after="0" w:line="480" w:lineRule="auto"/>
        <w:jc w:val="both"/>
        <w:outlineLvl w:val="0"/>
        <w:rPr>
          <w:ins w:id="946" w:author="Parks, Robbie M" w:date="2018-12-05T11:39:00Z"/>
          <w:rFonts w:ascii="Times New Roman" w:hAnsi="Times New Roman"/>
          <w:sz w:val="24"/>
          <w:szCs w:val="24"/>
        </w:rPr>
      </w:pPr>
    </w:p>
    <w:p w14:paraId="2FC357B9" w14:textId="56D23109" w:rsidR="007B5129" w:rsidRPr="00636C9B" w:rsidRDefault="00FA3851" w:rsidP="00FA3851">
      <w:pPr>
        <w:spacing w:after="0" w:line="480" w:lineRule="auto"/>
        <w:jc w:val="both"/>
        <w:outlineLvl w:val="0"/>
        <w:rPr>
          <w:ins w:id="947" w:author="Parks, Robbie M" w:date="2018-12-05T11:39:00Z"/>
          <w:rFonts w:ascii="Times New Roman" w:hAnsi="Times New Roman"/>
          <w:i/>
          <w:color w:val="000000" w:themeColor="text1"/>
          <w:sz w:val="24"/>
          <w:szCs w:val="24"/>
        </w:rPr>
      </w:pPr>
      <w:ins w:id="948" w:author="Parks, Robbie M" w:date="2018-12-05T11:39:00Z">
        <w:r>
          <w:rPr>
            <w:rFonts w:ascii="Times New Roman" w:hAnsi="Times New Roman"/>
            <w:i/>
            <w:color w:val="000000" w:themeColor="text1"/>
            <w:sz w:val="24"/>
            <w:szCs w:val="24"/>
          </w:rPr>
          <w:t>Statistical methods</w:t>
        </w:r>
      </w:ins>
    </w:p>
    <w:p w14:paraId="1E59C2AB" w14:textId="59925B2E" w:rsidR="00FA3851" w:rsidRDefault="00FA3851" w:rsidP="00FA3851">
      <w:pPr>
        <w:spacing w:after="0" w:line="480" w:lineRule="auto"/>
        <w:jc w:val="both"/>
        <w:outlineLvl w:val="0"/>
        <w:rPr>
          <w:ins w:id="949" w:author="Parks, Robbie M" w:date="2018-12-05T11:39:00Z"/>
          <w:rFonts w:ascii="Times New Roman" w:hAnsi="Times New Roman"/>
          <w:color w:val="000000" w:themeColor="text1"/>
          <w:sz w:val="24"/>
          <w:szCs w:val="24"/>
        </w:rPr>
      </w:pPr>
      <w:ins w:id="950"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ins>
      <w:ins w:id="951" w:author="Parks, Robbie M" w:date="2018-12-05T13:59:00Z">
        <w:r w:rsidR="00996A29">
          <w:rPr>
            <w:rFonts w:ascii="Times New Roman" w:hAnsi="Times New Roman"/>
            <w:color w:val="000000" w:themeColor="text1"/>
            <w:sz w:val="24"/>
            <w:szCs w:val="24"/>
          </w:rPr>
          <w:t>temperature anomaly</w:t>
        </w:r>
      </w:ins>
      <w:ins w:id="952" w:author="Parks, Robbie M" w:date="2018-12-05T11:39:00Z">
        <w:r>
          <w:rPr>
            <w:rFonts w:ascii="Times New Roman" w:hAnsi="Times New Roman"/>
            <w:color w:val="000000" w:themeColor="text1"/>
            <w:sz w:val="24"/>
            <w:szCs w:val="24"/>
          </w:rPr>
          <w:t xml:space="preserve"> on injury deaths rates. The outcome was deaths from several types of injury</w:t>
        </w:r>
      </w:ins>
      <w:ins w:id="953" w:author="Parks, Robbie M" w:date="2018-12-05T14:06:00Z">
        <w:r w:rsidR="00EC1627">
          <w:rPr>
            <w:rFonts w:ascii="Times New Roman" w:hAnsi="Times New Roman"/>
            <w:color w:val="000000" w:themeColor="text1"/>
            <w:sz w:val="24"/>
            <w:szCs w:val="24"/>
          </w:rPr>
          <w:t xml:space="preserve">. </w:t>
        </w:r>
      </w:ins>
      <w:ins w:id="954" w:author="Parks, Robbie M" w:date="2018-12-05T11:39:00Z">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ins>
      <w:ins w:id="955" w:author="Parks, Robbie M" w:date="2018-12-05T14:23:00Z">
        <w:r w:rsidR="0051156D">
          <w:rPr>
            <w:rFonts w:ascii="Times New Roman" w:hAnsi="Times New Roman"/>
            <w:color w:val="000000" w:themeColor="text1"/>
            <w:sz w:val="24"/>
            <w:szCs w:val="24"/>
          </w:rPr>
          <w:fldChar w:fldCharType="begin" w:fldLock="1"/>
        </w:r>
        <w:r w:rsidR="0051156D">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51156D" w:rsidRPr="0035337E">
          <w:rPr>
            <w:rFonts w:ascii="Times New Roman" w:hAnsi="Times New Roman"/>
            <w:noProof/>
            <w:color w:val="000000" w:themeColor="text1"/>
            <w:sz w:val="24"/>
            <w:szCs w:val="24"/>
            <w:vertAlign w:val="superscript"/>
          </w:rPr>
          <w:t>6–8</w:t>
        </w:r>
        <w:r w:rsidR="0051156D">
          <w:rPr>
            <w:rFonts w:ascii="Times New Roman" w:hAnsi="Times New Roman"/>
            <w:color w:val="000000" w:themeColor="text1"/>
            <w:sz w:val="24"/>
            <w:szCs w:val="24"/>
          </w:rPr>
          <w:fldChar w:fldCharType="end"/>
        </w:r>
      </w:ins>
      <w:ins w:id="956" w:author="Parks, Robbie M" w:date="2018-12-05T11:39:00Z">
        <w:r>
          <w:rPr>
            <w:rFonts w:ascii="Times New Roman" w:hAnsi="Times New Roman"/>
            <w:color w:val="000000" w:themeColor="text1"/>
            <w:sz w:val="24"/>
            <w:szCs w:val="24"/>
          </w:rPr>
          <w:t xml:space="preserve"> as might their associations with temperature.</w:t>
        </w:r>
      </w:ins>
    </w:p>
    <w:p w14:paraId="748DE32C" w14:textId="77777777" w:rsidR="00FA3851" w:rsidRDefault="00FA3851" w:rsidP="00FA3851">
      <w:pPr>
        <w:spacing w:after="0" w:line="480" w:lineRule="auto"/>
        <w:jc w:val="both"/>
        <w:outlineLvl w:val="0"/>
        <w:rPr>
          <w:ins w:id="957" w:author="Parks, Robbie M" w:date="2018-12-05T11:39:00Z"/>
          <w:rFonts w:ascii="Times New Roman" w:hAnsi="Times New Roman"/>
          <w:color w:val="000000" w:themeColor="text1"/>
          <w:sz w:val="24"/>
          <w:szCs w:val="24"/>
        </w:rPr>
      </w:pPr>
    </w:p>
    <w:p w14:paraId="337D0AB8" w14:textId="45B55037" w:rsidR="00513D22" w:rsidRDefault="00FA3851" w:rsidP="00FA3851">
      <w:pPr>
        <w:spacing w:after="0" w:line="480" w:lineRule="auto"/>
        <w:jc w:val="both"/>
        <w:outlineLvl w:val="0"/>
        <w:rPr>
          <w:ins w:id="958" w:author="Parks, Robbie M" w:date="2018-12-07T15:41:00Z"/>
          <w:rFonts w:ascii="Times New Roman" w:hAnsi="Times New Roman"/>
          <w:color w:val="000000" w:themeColor="text1"/>
          <w:sz w:val="24"/>
          <w:szCs w:val="24"/>
        </w:rPr>
      </w:pPr>
      <w:ins w:id="959" w:author="Parks, Robbie M" w:date="2018-12-05T11:39:00Z">
        <w:r>
          <w:rPr>
            <w:rFonts w:ascii="Times New Roman" w:hAnsi="Times New Roman"/>
            <w:color w:val="000000" w:themeColor="text1"/>
            <w:sz w:val="24"/>
            <w:szCs w:val="24"/>
          </w:rPr>
          <w:t>We modelled, for a given state, sex, month, and age group, the numbers of deaths in each year as following a Poisson distribution</w:t>
        </w:r>
      </w:ins>
      <w:r w:rsidR="00772FB1">
        <w:rPr>
          <w:rFonts w:ascii="Times New Roman" w:hAnsi="Times New Roman"/>
          <w:color w:val="000000" w:themeColor="text1"/>
          <w:sz w:val="24"/>
          <w:szCs w:val="24"/>
        </w:rPr>
        <w:t xml:space="preserve"> with </w:t>
      </w:r>
      <w:ins w:id="960" w:author="Parks, Robbie M" w:date="2018-12-05T11:39:00Z">
        <w:r>
          <w:rPr>
            <w:rFonts w:ascii="Times New Roman" w:hAnsi="Times New Roman"/>
            <w:color w:val="000000" w:themeColor="text1"/>
            <w:sz w:val="24"/>
            <w:szCs w:val="24"/>
          </w:rPr>
          <w:t xml:space="preserve">log-transformed death rates modelled as a sum of components that depend on time (month-year), location (state) of death, month of year and temperature. </w:t>
        </w:r>
      </w:ins>
      <w:ins w:id="961" w:author="Parks, Robbie M" w:date="2018-12-08T15:52:00Z">
        <w:r w:rsidR="0091010B">
          <w:rPr>
            <w:rFonts w:ascii="Times New Roman" w:hAnsi="Times New Roman"/>
            <w:color w:val="000000" w:themeColor="text1"/>
            <w:sz w:val="24"/>
            <w:szCs w:val="24"/>
          </w:rPr>
          <w:t>Full details of the model components are available in the Supplementary Information.</w:t>
        </w:r>
      </w:ins>
    </w:p>
    <w:p w14:paraId="77016549" w14:textId="77777777" w:rsidR="00513D22" w:rsidRDefault="00513D22" w:rsidP="00FA3851">
      <w:pPr>
        <w:spacing w:after="0" w:line="480" w:lineRule="auto"/>
        <w:jc w:val="both"/>
        <w:outlineLvl w:val="0"/>
        <w:rPr>
          <w:ins w:id="962" w:author="Parks, Robbie M" w:date="2018-12-07T15:41:00Z"/>
          <w:rFonts w:ascii="Times New Roman" w:hAnsi="Times New Roman"/>
          <w:color w:val="000000" w:themeColor="text1"/>
          <w:sz w:val="24"/>
          <w:szCs w:val="24"/>
        </w:rPr>
      </w:pPr>
    </w:p>
    <w:p w14:paraId="572C4B8F" w14:textId="734E77AD" w:rsidR="00FA3851" w:rsidRPr="00636C9B" w:rsidRDefault="00FA3851" w:rsidP="00FA3851">
      <w:pPr>
        <w:spacing w:after="0" w:line="480" w:lineRule="auto"/>
        <w:jc w:val="both"/>
        <w:outlineLvl w:val="0"/>
        <w:rPr>
          <w:ins w:id="963" w:author="Parks, Robbie M" w:date="2018-12-05T11:39:00Z"/>
          <w:rFonts w:ascii="Times New Roman" w:hAnsi="Times New Roman"/>
          <w:color w:val="000000" w:themeColor="text1"/>
          <w:sz w:val="24"/>
          <w:szCs w:val="24"/>
        </w:rPr>
      </w:pPr>
      <w:ins w:id="964" w:author="Parks, Robbie M" w:date="2018-12-05T11:39:00Z">
        <w:r w:rsidRPr="00843ACB">
          <w:rPr>
            <w:rFonts w:ascii="Times New Roman" w:hAnsi="Times New Roman"/>
            <w:sz w:val="24"/>
            <w:szCs w:val="24"/>
          </w:rPr>
          <w:t xml:space="preserve">The model contained terms to capture the overall level and </w:t>
        </w:r>
      </w:ins>
      <w:ins w:id="965" w:author="Parks, Robbie M" w:date="2018-12-07T15:41:00Z">
        <w:r w:rsidR="00513D22">
          <w:rPr>
            <w:rFonts w:ascii="Times New Roman" w:hAnsi="Times New Roman"/>
            <w:sz w:val="24"/>
            <w:szCs w:val="24"/>
          </w:rPr>
          <w:t>trend</w:t>
        </w:r>
      </w:ins>
      <w:ins w:id="966" w:author="Parks, Robbie M" w:date="2018-12-05T11:39:00Z">
        <w:r w:rsidRPr="00843ACB">
          <w:rPr>
            <w:rFonts w:ascii="Times New Roman" w:hAnsi="Times New Roman"/>
            <w:sz w:val="24"/>
            <w:szCs w:val="24"/>
          </w:rPr>
          <w:t xml:space="preserve"> </w:t>
        </w:r>
      </w:ins>
      <w:ins w:id="967" w:author="Parks, Robbie M" w:date="2018-12-07T15:41:00Z">
        <w:r w:rsidR="00513D22">
          <w:rPr>
            <w:rFonts w:ascii="Times New Roman" w:hAnsi="Times New Roman"/>
            <w:sz w:val="24"/>
            <w:szCs w:val="24"/>
          </w:rPr>
          <w:t>in</w:t>
        </w:r>
      </w:ins>
      <w:ins w:id="968" w:author="Parks, Robbie M" w:date="2018-12-05T11:39:00Z">
        <w:r w:rsidRPr="00843ACB">
          <w:rPr>
            <w:rFonts w:ascii="Times New Roman" w:hAnsi="Times New Roman"/>
            <w:sz w:val="24"/>
            <w:szCs w:val="24"/>
          </w:rPr>
          <w:t xml:space="preserve"> mortality.</w:t>
        </w:r>
      </w:ins>
      <w:ins w:id="969" w:author="Parks, Robbie M" w:date="2018-12-07T15:41:00Z">
        <w:r w:rsidR="0014098E">
          <w:rPr>
            <w:rFonts w:ascii="Times New Roman" w:hAnsi="Times New Roman"/>
            <w:color w:val="000000" w:themeColor="text1"/>
            <w:sz w:val="24"/>
            <w:szCs w:val="24"/>
          </w:rPr>
          <w:t xml:space="preserve"> </w:t>
        </w:r>
      </w:ins>
      <w:ins w:id="970" w:author="Parks, Robbie M" w:date="2018-12-05T11:39:00Z">
        <w:r w:rsidRPr="00636C9B">
          <w:rPr>
            <w:rFonts w:ascii="Times New Roman" w:hAnsi="Times New Roman"/>
            <w:color w:val="000000" w:themeColor="text1"/>
            <w:sz w:val="24"/>
            <w:szCs w:val="24"/>
          </w:rPr>
          <w:t xml:space="preserve">Death rates </w:t>
        </w:r>
      </w:ins>
      <w:ins w:id="971" w:author="Parks, Robbie M" w:date="2018-12-07T15:41:00Z">
        <w:r w:rsidR="0014098E">
          <w:rPr>
            <w:rFonts w:ascii="Times New Roman" w:hAnsi="Times New Roman"/>
            <w:color w:val="000000" w:themeColor="text1"/>
            <w:sz w:val="24"/>
            <w:szCs w:val="24"/>
          </w:rPr>
          <w:t xml:space="preserve">also </w:t>
        </w:r>
      </w:ins>
      <w:ins w:id="972" w:author="Parks, Robbie M" w:date="2018-12-05T11:39:00Z">
        <w:r w:rsidRPr="00636C9B">
          <w:rPr>
            <w:rFonts w:ascii="Times New Roman" w:hAnsi="Times New Roman"/>
            <w:color w:val="000000" w:themeColor="text1"/>
            <w:sz w:val="24"/>
            <w:szCs w:val="24"/>
          </w:rPr>
          <w:t xml:space="preserve">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35337E">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w:t>
        </w:r>
        <w:r w:rsidRPr="00636C9B">
          <w:rPr>
            <w:rFonts w:ascii="Times New Roman" w:hAnsi="Times New Roman"/>
            <w:color w:val="000000" w:themeColor="text1"/>
            <w:sz w:val="24"/>
            <w:szCs w:val="24"/>
          </w:rPr>
          <w:lastRenderedPageBreak/>
          <w:t xml:space="preserve">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 xml:space="preserve">with </w:t>
        </w:r>
        <w:r>
          <w:rPr>
            <w:rFonts w:ascii="Times New Roman" w:hAnsi="Times New Roman"/>
            <w:sz w:val="24"/>
            <w:szCs w:val="24"/>
          </w:rPr>
          <w:t xml:space="preserve">month-specific </w:t>
        </w:r>
        <w:r w:rsidRPr="00F0573E">
          <w:rPr>
            <w:rFonts w:ascii="Times New Roman" w:hAnsi="Times New Roman"/>
            <w:sz w:val="24"/>
            <w:szCs w:val="24"/>
          </w:rPr>
          <w:t>intercept</w:t>
        </w:r>
      </w:ins>
      <w:ins w:id="973" w:author="Parks, Robbie M" w:date="2018-12-07T14:18:00Z">
        <w:r w:rsidR="00133FDE">
          <w:rPr>
            <w:rFonts w:ascii="Times New Roman" w:hAnsi="Times New Roman"/>
            <w:sz w:val="24"/>
            <w:szCs w:val="24"/>
          </w:rPr>
          <w:t>s</w:t>
        </w:r>
      </w:ins>
      <w:ins w:id="974" w:author="Parks, Robbie M" w:date="2018-12-05T11:39:00Z">
        <w:r w:rsidRPr="00F0573E">
          <w:rPr>
            <w:rFonts w:ascii="Times New Roman" w:hAnsi="Times New Roman"/>
            <w:sz w:val="24"/>
            <w:szCs w:val="24"/>
          </w:rPr>
          <w:t xml:space="preserve"> </w:t>
        </w:r>
      </w:ins>
      <w:ins w:id="975" w:author="Parks, Robbie M" w:date="2018-12-07T14:18:00Z">
        <w:r w:rsidR="00133FDE">
          <w:rPr>
            <w:rFonts w:ascii="Times New Roman" w:hAnsi="Times New Roman"/>
            <w:sz w:val="24"/>
            <w:szCs w:val="24"/>
          </w:rPr>
          <w:t xml:space="preserve">and slopes </w:t>
        </w:r>
      </w:ins>
      <w:ins w:id="976" w:author="Parks, Robbie M" w:date="2018-12-05T11:39:00Z">
        <w:r w:rsidRPr="00F0573E">
          <w:rPr>
            <w:rFonts w:ascii="Times New Roman" w:hAnsi="Times New Roman"/>
            <w:sz w:val="24"/>
            <w:szCs w:val="24"/>
          </w:rPr>
          <w:t>for log-transformed death rates</w:t>
        </w:r>
        <w:r w:rsidRPr="00636C9B">
          <w:rPr>
            <w:rFonts w:ascii="Times New Roman" w:hAnsi="Times New Roman"/>
            <w:color w:val="000000" w:themeColor="text1"/>
            <w:sz w:val="24"/>
            <w:szCs w:val="24"/>
          </w:rPr>
          <w:t>. We used a random walk structure for neighbouring month terms</w:t>
        </w:r>
      </w:ins>
      <w:ins w:id="977" w:author="Parks, Robbie M" w:date="2018-12-07T14:18:00Z">
        <w:r w:rsidR="00133FDE">
          <w:rPr>
            <w:rFonts w:ascii="Times New Roman" w:hAnsi="Times New Roman"/>
            <w:color w:val="000000" w:themeColor="text1"/>
            <w:sz w:val="24"/>
            <w:szCs w:val="24"/>
          </w:rPr>
          <w:t xml:space="preserve">, </w:t>
        </w:r>
      </w:ins>
      <w:ins w:id="978" w:author="Parks, Robbie M" w:date="2018-12-05T11:39: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ins>
      <w:r w:rsidR="00B97405">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53&lt;/sup&gt;","plainTextFormattedCitation":"53","previouslyFormattedCitation":"&lt;sup&gt;52&lt;/sup&gt;"},"properties":{"noteIndex":0},"schema":"https://github.com/citation-style-language/schema/raw/master/csl-citation.json"}</w:instrText>
      </w:r>
      <w:ins w:id="979" w:author="Parks, Robbie M" w:date="2018-12-05T11:39:00Z">
        <w:r>
          <w:rPr>
            <w:rFonts w:ascii="Times New Roman" w:hAnsi="Times New Roman"/>
            <w:sz w:val="24"/>
            <w:szCs w:val="24"/>
          </w:rPr>
          <w:fldChar w:fldCharType="separate"/>
        </w:r>
      </w:ins>
      <w:r w:rsidR="00B97405" w:rsidRPr="00B97405">
        <w:rPr>
          <w:rFonts w:ascii="Times New Roman" w:hAnsi="Times New Roman"/>
          <w:noProof/>
          <w:sz w:val="24"/>
          <w:szCs w:val="24"/>
          <w:vertAlign w:val="superscript"/>
        </w:rPr>
        <w:t>53</w:t>
      </w:r>
      <w:ins w:id="980" w:author="Parks, Robbie M" w:date="2018-12-05T11:39:00Z">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ins>
    </w:p>
    <w:p w14:paraId="595B8DE8" w14:textId="77777777" w:rsidR="00FA3851" w:rsidRPr="00636C9B" w:rsidRDefault="00FA3851" w:rsidP="00FA3851">
      <w:pPr>
        <w:spacing w:after="0" w:line="480" w:lineRule="auto"/>
        <w:jc w:val="both"/>
        <w:outlineLvl w:val="0"/>
        <w:rPr>
          <w:ins w:id="981" w:author="Parks, Robbie M" w:date="2018-12-05T11:39:00Z"/>
          <w:rFonts w:ascii="Times New Roman" w:hAnsi="Times New Roman"/>
          <w:color w:val="000000" w:themeColor="text1"/>
          <w:sz w:val="24"/>
          <w:szCs w:val="24"/>
        </w:rPr>
      </w:pPr>
    </w:p>
    <w:p w14:paraId="285FD8C5" w14:textId="7A3CF7A4" w:rsidR="00FA3851" w:rsidRDefault="00FA3851" w:rsidP="00FA3851">
      <w:pPr>
        <w:spacing w:after="0" w:line="480" w:lineRule="auto"/>
        <w:jc w:val="both"/>
        <w:outlineLvl w:val="0"/>
        <w:rPr>
          <w:ins w:id="982" w:author="Parks, Robbie M" w:date="2018-12-05T11:39:00Z"/>
          <w:rFonts w:ascii="Times New Roman" w:hAnsi="Times New Roman"/>
          <w:color w:val="000000" w:themeColor="text1"/>
          <w:sz w:val="24"/>
          <w:szCs w:val="24"/>
        </w:rPr>
      </w:pPr>
      <w:ins w:id="983" w:author="Parks, Robbie M" w:date="2018-12-05T11:39:00Z">
        <w:r>
          <w:rPr>
            <w:rFonts w:ascii="Times New Roman" w:hAnsi="Times New Roman"/>
            <w:color w:val="000000" w:themeColor="text1"/>
            <w:sz w:val="24"/>
            <w:szCs w:val="24"/>
          </w:rPr>
          <w:t>We also included state random intercepts and trends for death rates to allow variation by state</w:t>
        </w:r>
        <w:r w:rsidR="00B9109F">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 xml:space="preserve">those further away. </w:t>
        </w:r>
        <w:r>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Pr>
            <w:rFonts w:ascii="Times New Roman" w:hAnsi="Times New Roman"/>
            <w:color w:val="000000" w:themeColor="text1"/>
            <w:sz w:val="24"/>
            <w:szCs w:val="24"/>
          </w:rPr>
          <w:t>, w</w:t>
        </w:r>
        <w:r w:rsidRPr="00636C9B">
          <w:rPr>
            <w:rFonts w:ascii="Times New Roman" w:hAnsi="Times New Roman"/>
            <w:color w:val="000000" w:themeColor="text1"/>
            <w:sz w:val="24"/>
            <w:szCs w:val="24"/>
          </w:rPr>
          <w:t>e used a Conditional Autoregressive (CAR) spatial model.</w:t>
        </w:r>
        <w:r w:rsidRPr="00636C9B">
          <w:rPr>
            <w:rFonts w:ascii="Times New Roman" w:hAnsi="Times New Roman"/>
            <w:color w:val="000000" w:themeColor="text1"/>
            <w:sz w:val="24"/>
            <w:szCs w:val="24"/>
          </w:rPr>
          <w:fldChar w:fldCharType="begin" w:fldLock="1"/>
        </w:r>
      </w:ins>
      <w:r w:rsidR="00B97405">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54&lt;/sup&gt;","plainTextFormattedCitation":"54","previouslyFormattedCitation":"&lt;sup&gt;53&lt;/sup&gt;"},"properties":{"noteIndex":0},"schema":"https://github.com/citation-style-language/schema/raw/master/csl-citation.json"}</w:instrText>
      </w:r>
      <w:ins w:id="984" w:author="Parks, Robbie M" w:date="2018-12-05T11:39:00Z">
        <w:r w:rsidRPr="00636C9B">
          <w:rPr>
            <w:rFonts w:ascii="Times New Roman" w:hAnsi="Times New Roman"/>
            <w:color w:val="000000" w:themeColor="text1"/>
            <w:sz w:val="24"/>
            <w:szCs w:val="24"/>
          </w:rPr>
          <w:fldChar w:fldCharType="separate"/>
        </w:r>
      </w:ins>
      <w:r w:rsidR="00B97405" w:rsidRPr="00B97405">
        <w:rPr>
          <w:rFonts w:ascii="Times New Roman" w:hAnsi="Times New Roman"/>
          <w:noProof/>
          <w:color w:val="000000" w:themeColor="text1"/>
          <w:sz w:val="24"/>
          <w:szCs w:val="24"/>
          <w:vertAlign w:val="superscript"/>
        </w:rPr>
        <w:t>54</w:t>
      </w:r>
      <w:ins w:id="985" w:author="Parks, Robbie M" w:date="2018-12-05T11:39: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level to which information is shared between neighbouring states depends on the uncertainty of death rates in a state and the empirical similarity of neighbouring states.</w:t>
        </w:r>
      </w:ins>
    </w:p>
    <w:p w14:paraId="000BCF18" w14:textId="77777777" w:rsidR="00FA3851" w:rsidRDefault="00FA3851" w:rsidP="00FA3851">
      <w:pPr>
        <w:spacing w:after="0" w:line="480" w:lineRule="auto"/>
        <w:jc w:val="both"/>
        <w:outlineLvl w:val="0"/>
        <w:rPr>
          <w:ins w:id="986" w:author="Parks, Robbie M" w:date="2018-12-05T11:39:00Z"/>
          <w:rFonts w:ascii="Times New Roman" w:hAnsi="Times New Roman"/>
          <w:color w:val="000000" w:themeColor="text1"/>
          <w:sz w:val="24"/>
          <w:szCs w:val="24"/>
        </w:rPr>
      </w:pPr>
    </w:p>
    <w:p w14:paraId="601470CE" w14:textId="5FBDC74E" w:rsidR="00FA3851" w:rsidRPr="00843ACB" w:rsidRDefault="00FA3851" w:rsidP="00FA3851">
      <w:pPr>
        <w:spacing w:after="0" w:line="480" w:lineRule="auto"/>
        <w:jc w:val="both"/>
        <w:outlineLvl w:val="0"/>
        <w:rPr>
          <w:ins w:id="987" w:author="Parks, Robbie M" w:date="2018-12-05T11:39:00Z"/>
          <w:rFonts w:ascii="Times New Roman" w:hAnsi="Times New Roman"/>
          <w:color w:val="000000" w:themeColor="text1"/>
          <w:sz w:val="24"/>
          <w:szCs w:val="24"/>
          <w:lang w:val="en-US"/>
        </w:rPr>
      </w:pPr>
      <w:ins w:id="988" w:author="Parks, Robbie M" w:date="2018-12-05T11:39:00Z">
        <w:r w:rsidRPr="00F0573E">
          <w:rPr>
            <w:rFonts w:ascii="Times New Roman" w:hAnsi="Times New Roman"/>
            <w:sz w:val="24"/>
            <w:szCs w:val="24"/>
          </w:rPr>
          <w:t>Non-linear trends were captured by a first-order random walk.</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ins>
      <w:ins w:id="989" w:author="Parks, Robbie M" w:date="2018-12-07T15:08:00Z">
        <w:r w:rsidR="00D8106F">
          <w:rPr>
            <w:rFonts w:ascii="Times New Roman" w:hAnsi="Times New Roman"/>
            <w:color w:val="000000" w:themeColor="text1"/>
            <w:sz w:val="24"/>
            <w:szCs w:val="24"/>
            <w:lang w:val="en-US"/>
          </w:rPr>
          <w:t xml:space="preserve"> </w:t>
        </w:r>
      </w:ins>
      <w:ins w:id="990" w:author="Parks, Robbie M" w:date="2018-12-05T11:39:00Z">
        <w:r w:rsidR="00D8106F">
          <w:rPr>
            <w:rFonts w:ascii="Times New Roman" w:hAnsi="Times New Roman"/>
            <w:color w:val="000000" w:themeColor="text1"/>
            <w:sz w:val="24"/>
            <w:szCs w:val="24"/>
            <w:lang w:val="en-US"/>
          </w:rPr>
          <w:t>captured</w:t>
        </w:r>
        <w:r w:rsidRPr="00A46B9A">
          <w:rPr>
            <w:rFonts w:ascii="Times New Roman" w:hAnsi="Times New Roman"/>
            <w:color w:val="000000" w:themeColor="text1"/>
            <w:sz w:val="24"/>
            <w:szCs w:val="24"/>
            <w:lang w:val="en-US"/>
          </w:rPr>
          <w:t xml:space="preserve">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ins>
    </w:p>
    <w:p w14:paraId="0B388BAC" w14:textId="77777777" w:rsidR="00FA3851" w:rsidRPr="00636C9B" w:rsidRDefault="00FA3851" w:rsidP="00FA3851">
      <w:pPr>
        <w:spacing w:after="0" w:line="480" w:lineRule="auto"/>
        <w:jc w:val="both"/>
        <w:outlineLvl w:val="0"/>
        <w:rPr>
          <w:ins w:id="991" w:author="Parks, Robbie M" w:date="2018-12-05T11:39:00Z"/>
          <w:rFonts w:ascii="Times New Roman" w:hAnsi="Times New Roman"/>
          <w:color w:val="000000" w:themeColor="text1"/>
          <w:sz w:val="24"/>
          <w:szCs w:val="24"/>
        </w:rPr>
      </w:pPr>
    </w:p>
    <w:p w14:paraId="1352F7C4" w14:textId="315BC6C6" w:rsidR="00FA3851" w:rsidRPr="00284EE0" w:rsidRDefault="00FA3851" w:rsidP="00FA3851">
      <w:pPr>
        <w:spacing w:after="0" w:line="480" w:lineRule="auto"/>
        <w:jc w:val="both"/>
        <w:outlineLvl w:val="0"/>
        <w:rPr>
          <w:ins w:id="992" w:author="Parks, Robbie M" w:date="2018-12-05T11:39:00Z"/>
          <w:rFonts w:ascii="Times New Roman" w:hAnsi="Times New Roman"/>
          <w:color w:val="000000" w:themeColor="text1"/>
          <w:sz w:val="24"/>
          <w:szCs w:val="24"/>
        </w:rPr>
      </w:pPr>
      <w:ins w:id="993" w:author="Parks, Robbie M" w:date="2018-12-05T11:39:00Z">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ins>
      <w:ins w:id="994" w:author="Parks, Robbie M" w:date="2018-12-07T15:09:00Z">
        <w:r w:rsidR="00900B83">
          <w:rPr>
            <w:rFonts w:ascii="Times New Roman" w:hAnsi="Times New Roman"/>
            <w:color w:val="000000" w:themeColor="text1"/>
            <w:sz w:val="24"/>
            <w:szCs w:val="24"/>
          </w:rPr>
          <w:t xml:space="preserve">, </w:t>
        </w:r>
      </w:ins>
      <w:ins w:id="995" w:author="Parks, Robbie M" w:date="2018-12-05T11:39:00Z">
        <w:r w:rsidR="00900B83">
          <w:rPr>
            <w:rFonts w:ascii="Times New Roman" w:hAnsi="Times New Roman"/>
            <w:sz w:val="24"/>
            <w:szCs w:val="24"/>
          </w:rPr>
          <w:t xml:space="preserve">with each month coefficient </w:t>
        </w:r>
        <w:r w:rsidRPr="00843ACB">
          <w:rPr>
            <w:rFonts w:ascii="Times New Roman" w:hAnsi="Times New Roman"/>
            <w:sz w:val="24"/>
            <w:szCs w:val="24"/>
          </w:rPr>
          <w:t xml:space="preserve">representing the logarithm of the rate ratio </w:t>
        </w:r>
      </w:ins>
      <w:r w:rsidR="00B65059">
        <w:rPr>
          <w:rFonts w:ascii="Times New Roman" w:hAnsi="Times New Roman"/>
          <w:sz w:val="24"/>
          <w:szCs w:val="24"/>
        </w:rPr>
        <w:t xml:space="preserve">by month </w:t>
      </w:r>
      <w:ins w:id="996" w:author="Parks, Robbie M" w:date="2018-12-05T11:39:00Z">
        <w:r w:rsidRPr="00843ACB">
          <w:rPr>
            <w:rFonts w:ascii="Times New Roman" w:hAnsi="Times New Roman"/>
            <w:sz w:val="24"/>
            <w:szCs w:val="24"/>
          </w:rPr>
          <w:t>per 1°C increase in monthly anomaly</w:t>
        </w:r>
        <w:r w:rsidRPr="00284EE0">
          <w:rPr>
            <w:rFonts w:ascii="Times New Roman" w:hAnsi="Times New Roman"/>
            <w:color w:val="000000" w:themeColor="text1"/>
            <w:sz w:val="24"/>
            <w:szCs w:val="24"/>
          </w:rPr>
          <w:t>. We used a cyclic random walk structure for the anomaly terms, allowing December to neighbour January.</w:t>
        </w:r>
      </w:ins>
    </w:p>
    <w:p w14:paraId="0F49453D" w14:textId="77777777" w:rsidR="00FA3851" w:rsidRPr="00636C9B" w:rsidRDefault="00FA3851" w:rsidP="00FA3851">
      <w:pPr>
        <w:spacing w:after="0" w:line="480" w:lineRule="auto"/>
        <w:jc w:val="both"/>
        <w:outlineLvl w:val="0"/>
        <w:rPr>
          <w:ins w:id="997" w:author="Parks, Robbie M" w:date="2018-12-05T11:39:00Z"/>
          <w:rFonts w:ascii="Times New Roman" w:hAnsi="Times New Roman"/>
          <w:color w:val="000000" w:themeColor="text1"/>
          <w:sz w:val="24"/>
          <w:szCs w:val="24"/>
        </w:rPr>
      </w:pPr>
    </w:p>
    <w:p w14:paraId="022CB476" w14:textId="1F0BDE6F" w:rsidR="003351F5" w:rsidRDefault="003351F5" w:rsidP="003351F5">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estimated the mortality impact of a year where the temperature anomaly was +</w:t>
      </w:r>
      <w:r w:rsidRPr="00843ACB">
        <w:rPr>
          <w:rFonts w:ascii="Times New Roman" w:hAnsi="Times New Roman"/>
          <w:sz w:val="24"/>
          <w:szCs w:val="24"/>
        </w:rPr>
        <w:t>1°C</w:t>
      </w:r>
      <w:r>
        <w:rPr>
          <w:rFonts w:ascii="Times New Roman" w:hAnsi="Times New Roman"/>
          <w:sz w:val="24"/>
          <w:szCs w:val="24"/>
        </w:rPr>
        <w:t xml:space="preserve"> for each month</w:t>
      </w:r>
      <w:commentRangeStart w:id="998"/>
      <w:commentRangeEnd w:id="998"/>
      <w:r>
        <w:rPr>
          <w:rStyle w:val="CommentReference"/>
          <w:rFonts w:asciiTheme="minorHAnsi" w:eastAsiaTheme="minorHAnsi" w:hAnsiTheme="minorHAnsi" w:cstheme="minorBidi"/>
        </w:rPr>
        <w:commentReference w:id="998"/>
      </w:r>
      <w:r>
        <w:rPr>
          <w:rFonts w:ascii="Times New Roman" w:hAnsi="Times New Roman"/>
          <w:sz w:val="24"/>
          <w:szCs w:val="24"/>
        </w:rPr>
        <w:t>, using the population</w:t>
      </w:r>
      <w:commentRangeStart w:id="999"/>
      <w:commentRangeEnd w:id="999"/>
      <w:r>
        <w:rPr>
          <w:rStyle w:val="CommentReference"/>
          <w:rFonts w:asciiTheme="minorHAnsi" w:eastAsiaTheme="minorHAnsi" w:hAnsiTheme="minorHAnsi" w:cstheme="minorBidi"/>
        </w:rPr>
        <w:commentReference w:id="999"/>
      </w:r>
      <w:commentRangeStart w:id="1000"/>
      <w:commentRangeEnd w:id="1000"/>
      <w:r>
        <w:rPr>
          <w:rStyle w:val="CommentReference"/>
          <w:rFonts w:asciiTheme="minorHAnsi" w:eastAsiaTheme="minorHAnsi" w:hAnsiTheme="minorHAnsi" w:cstheme="minorBidi"/>
        </w:rPr>
        <w:commentReference w:id="1000"/>
      </w:r>
      <w:r>
        <w:rPr>
          <w:rFonts w:ascii="Times New Roman" w:hAnsi="Times New Roman"/>
          <w:sz w:val="24"/>
          <w:szCs w:val="24"/>
        </w:rPr>
        <w:t xml:space="preserve"> of the last year in our period of analysis (2016)</w:t>
      </w:r>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r w:rsidR="00B97405">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55&lt;/sup&gt;","plainTextFormattedCitation":"55","previouslyFormattedCitation":"&lt;sup&gt;54&lt;/sup&gt;"},"properties":{"noteIndex":0},"schema":"https://github.com/citation-style-language/schema/raw/master/csl-citation.json"}</w:instrText>
      </w:r>
      <w:r>
        <w:rPr>
          <w:rFonts w:ascii="Times New Roman" w:hAnsi="Times New Roman"/>
          <w:color w:val="000000" w:themeColor="text1"/>
          <w:sz w:val="24"/>
          <w:szCs w:val="24"/>
        </w:rPr>
        <w:fldChar w:fldCharType="separate"/>
      </w:r>
      <w:r w:rsidR="00B97405" w:rsidRPr="00B97405">
        <w:rPr>
          <w:rFonts w:ascii="Times New Roman" w:hAnsi="Times New Roman"/>
          <w:noProof/>
          <w:color w:val="000000" w:themeColor="text1"/>
          <w:sz w:val="24"/>
          <w:szCs w:val="24"/>
          <w:vertAlign w:val="superscript"/>
        </w:rPr>
        <w:t>55</w:t>
      </w:r>
      <w:r>
        <w:rPr>
          <w:rFonts w:ascii="Times New Roman" w:hAnsi="Times New Roman"/>
          <w:color w:val="000000" w:themeColor="text1"/>
          <w:sz w:val="24"/>
          <w:szCs w:val="24"/>
        </w:rPr>
        <w:fldChar w:fldCharType="end"/>
      </w:r>
    </w:p>
    <w:p w14:paraId="3389E3F6" w14:textId="77777777" w:rsidR="003351F5" w:rsidRDefault="003351F5" w:rsidP="003351F5">
      <w:pPr>
        <w:spacing w:after="0" w:line="480" w:lineRule="auto"/>
        <w:jc w:val="both"/>
        <w:outlineLvl w:val="0"/>
        <w:rPr>
          <w:rFonts w:ascii="Times New Roman" w:hAnsi="Times New Roman"/>
          <w:color w:val="000000" w:themeColor="text1"/>
          <w:sz w:val="24"/>
          <w:szCs w:val="24"/>
        </w:rPr>
      </w:pPr>
    </w:p>
    <w:p w14:paraId="08F1F394" w14:textId="398ADC36" w:rsidR="00FA3851" w:rsidRPr="00843ACB" w:rsidRDefault="00FA3851" w:rsidP="00FA3851">
      <w:pPr>
        <w:spacing w:after="0" w:line="480" w:lineRule="auto"/>
        <w:jc w:val="both"/>
        <w:outlineLvl w:val="0"/>
        <w:rPr>
          <w:ins w:id="1001" w:author="Parks, Robbie M" w:date="2018-12-05T11:39:00Z"/>
          <w:rFonts w:ascii="Times New Roman" w:hAnsi="Times New Roman"/>
          <w:color w:val="000000" w:themeColor="text1"/>
          <w:sz w:val="24"/>
          <w:szCs w:val="24"/>
          <w:lang w:val="en-US"/>
        </w:rPr>
      </w:pPr>
      <w:ins w:id="1002" w:author="Parks, Robbie M" w:date="2018-12-05T11:39:00Z">
        <w:r w:rsidRPr="00A86D9D">
          <w:rPr>
            <w:rFonts w:ascii="Times New Roman" w:hAnsi="Times New Roman"/>
            <w:color w:val="000000" w:themeColor="text1"/>
            <w:sz w:val="24"/>
            <w:szCs w:val="24"/>
            <w:lang w:val="en-US"/>
          </w:rPr>
          <w:lastRenderedPageBreak/>
          <w:t>We fitted the models using integrated nested Laplace approximation (INLA), using the R-INLA software.</w:t>
        </w:r>
        <w:r>
          <w:rPr>
            <w:rFonts w:ascii="Times New Roman" w:hAnsi="Times New Roman"/>
            <w:color w:val="000000" w:themeColor="text1"/>
            <w:sz w:val="24"/>
            <w:szCs w:val="24"/>
            <w:lang w:val="en-US"/>
          </w:rPr>
          <w:fldChar w:fldCharType="begin" w:fldLock="1"/>
        </w:r>
      </w:ins>
      <w:r w:rsidR="00B97405">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56&lt;/sup&gt;","plainTextFormattedCitation":"56","previouslyFormattedCitation":"&lt;sup&gt;55&lt;/sup&gt;"},"properties":{"noteIndex":0},"schema":"https://github.com/citation-style-language/schema/raw/master/csl-citation.json"}</w:instrText>
      </w:r>
      <w:ins w:id="1003" w:author="Parks, Robbie M" w:date="2018-12-05T11:39:00Z">
        <w:r>
          <w:rPr>
            <w:rFonts w:ascii="Times New Roman" w:hAnsi="Times New Roman"/>
            <w:color w:val="000000" w:themeColor="text1"/>
            <w:sz w:val="24"/>
            <w:szCs w:val="24"/>
            <w:lang w:val="en-US"/>
          </w:rPr>
          <w:fldChar w:fldCharType="separate"/>
        </w:r>
      </w:ins>
      <w:r w:rsidR="00B97405" w:rsidRPr="00B97405">
        <w:rPr>
          <w:rFonts w:ascii="Times New Roman" w:hAnsi="Times New Roman"/>
          <w:noProof/>
          <w:color w:val="000000" w:themeColor="text1"/>
          <w:sz w:val="24"/>
          <w:szCs w:val="24"/>
          <w:vertAlign w:val="superscript"/>
          <w:lang w:val="en-US"/>
        </w:rPr>
        <w:t>56</w:t>
      </w:r>
      <w:ins w:id="1004" w:author="Parks, Robbie M" w:date="2018-12-05T11:39:00Z">
        <w:r>
          <w:rPr>
            <w:rFonts w:ascii="Times New Roman" w:hAnsi="Times New Roman"/>
            <w:color w:val="000000" w:themeColor="text1"/>
            <w:sz w:val="24"/>
            <w:szCs w:val="24"/>
            <w:lang w:val="en-US"/>
          </w:rPr>
          <w:fldChar w:fldCharType="end"/>
        </w:r>
      </w:ins>
    </w:p>
    <w:p w14:paraId="451A3401" w14:textId="77777777" w:rsidR="00FA3851" w:rsidRPr="00636C9B" w:rsidRDefault="00FA3851" w:rsidP="00FA3851">
      <w:pPr>
        <w:spacing w:after="0" w:line="480" w:lineRule="auto"/>
        <w:jc w:val="both"/>
        <w:outlineLvl w:val="0"/>
        <w:rPr>
          <w:ins w:id="1005" w:author="Parks, Robbie M" w:date="2018-12-05T11:39:00Z"/>
          <w:rFonts w:ascii="Times New Roman" w:hAnsi="Times New Roman"/>
          <w:color w:val="000000" w:themeColor="text1"/>
          <w:sz w:val="24"/>
          <w:szCs w:val="24"/>
        </w:rPr>
      </w:pPr>
    </w:p>
    <w:p w14:paraId="3807A4A5" w14:textId="77777777" w:rsidR="00FA3851" w:rsidRDefault="00FA3851" w:rsidP="00FA3851">
      <w:pPr>
        <w:spacing w:after="0" w:line="480" w:lineRule="auto"/>
        <w:jc w:val="both"/>
        <w:outlineLvl w:val="0"/>
        <w:rPr>
          <w:ins w:id="1006" w:author="Parks, Robbie M" w:date="2018-12-05T11:39:00Z"/>
          <w:rFonts w:ascii="Times New Roman" w:hAnsi="Times New Roman"/>
          <w:color w:val="000000" w:themeColor="text1"/>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6AC264D" w14:textId="25A43F45" w:rsidR="00B97405" w:rsidRPr="00B97405" w:rsidRDefault="00A55581"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B97405" w:rsidRPr="00B97405">
        <w:rPr>
          <w:rFonts w:ascii="Times New Roman" w:eastAsia="Times New Roman" w:hAnsi="Times New Roman"/>
          <w:noProof/>
          <w:sz w:val="24"/>
        </w:rPr>
        <w:t>1.</w:t>
      </w:r>
      <w:r w:rsidR="00B97405" w:rsidRPr="00B97405">
        <w:rPr>
          <w:rFonts w:ascii="Times New Roman" w:eastAsia="Times New Roman" w:hAnsi="Times New Roman"/>
          <w:noProof/>
          <w:sz w:val="24"/>
        </w:rPr>
        <w:tab/>
        <w:t xml:space="preserve">Watts, N. </w:t>
      </w:r>
      <w:r w:rsidR="00B97405" w:rsidRPr="00B97405">
        <w:rPr>
          <w:rFonts w:ascii="Times New Roman" w:eastAsia="Times New Roman" w:hAnsi="Times New Roman"/>
          <w:i/>
          <w:iCs/>
          <w:noProof/>
          <w:sz w:val="24"/>
        </w:rPr>
        <w:t>et al.</w:t>
      </w:r>
      <w:r w:rsidR="00B97405" w:rsidRPr="00B97405">
        <w:rPr>
          <w:rFonts w:ascii="Times New Roman" w:eastAsia="Times New Roman" w:hAnsi="Times New Roman"/>
          <w:noProof/>
          <w:sz w:val="24"/>
        </w:rPr>
        <w:t xml:space="preserve"> The 2018 report of the Lancet Countdown on health and climate change: shaping health of nations for centuries to come. </w:t>
      </w:r>
      <w:r w:rsidR="00B97405" w:rsidRPr="00B97405">
        <w:rPr>
          <w:rFonts w:ascii="Times New Roman" w:eastAsia="Times New Roman" w:hAnsi="Times New Roman"/>
          <w:i/>
          <w:iCs/>
          <w:noProof/>
          <w:sz w:val="24"/>
        </w:rPr>
        <w:t>Lancet</w:t>
      </w:r>
      <w:r w:rsidR="00B97405" w:rsidRPr="00B97405">
        <w:rPr>
          <w:rFonts w:ascii="Times New Roman" w:eastAsia="Times New Roman" w:hAnsi="Times New Roman"/>
          <w:noProof/>
          <w:sz w:val="24"/>
        </w:rPr>
        <w:t xml:space="preserve"> </w:t>
      </w:r>
      <w:r w:rsidR="00B97405" w:rsidRPr="00B97405">
        <w:rPr>
          <w:rFonts w:ascii="Times New Roman" w:eastAsia="Times New Roman" w:hAnsi="Times New Roman"/>
          <w:b/>
          <w:bCs/>
          <w:noProof/>
          <w:sz w:val="24"/>
        </w:rPr>
        <w:t>6736,</w:t>
      </w:r>
      <w:r w:rsidR="00B97405" w:rsidRPr="00B97405">
        <w:rPr>
          <w:rFonts w:ascii="Times New Roman" w:eastAsia="Times New Roman" w:hAnsi="Times New Roman"/>
          <w:noProof/>
          <w:sz w:val="24"/>
        </w:rPr>
        <w:t xml:space="preserve"> 1–4 (2018).</w:t>
      </w:r>
    </w:p>
    <w:p w14:paraId="15460BD3"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w:t>
      </w:r>
      <w:r w:rsidRPr="00B97405">
        <w:rPr>
          <w:rFonts w:ascii="Times New Roman" w:eastAsia="Times New Roman" w:hAnsi="Times New Roman"/>
          <w:noProof/>
          <w:sz w:val="24"/>
        </w:rPr>
        <w:tab/>
        <w:t xml:space="preserve">McMichael, A. J., Woodruff, R. E. &amp; Hales, S. Climate change and human health: Present and future risks. </w:t>
      </w:r>
      <w:r w:rsidRPr="00B97405">
        <w:rPr>
          <w:rFonts w:ascii="Times New Roman" w:eastAsia="Times New Roman" w:hAnsi="Times New Roman"/>
          <w:i/>
          <w:iCs/>
          <w:noProof/>
          <w:sz w:val="24"/>
        </w:rPr>
        <w:t>Lancet</w:t>
      </w:r>
      <w:r w:rsidRPr="00B97405">
        <w:rPr>
          <w:rFonts w:ascii="Times New Roman" w:eastAsia="Times New Roman" w:hAnsi="Times New Roman"/>
          <w:noProof/>
          <w:sz w:val="24"/>
        </w:rPr>
        <w:t xml:space="preserve"> (2006). doi:10.1016/S0140-6736(06)68079-3</w:t>
      </w:r>
    </w:p>
    <w:p w14:paraId="3B406BC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w:t>
      </w:r>
      <w:r w:rsidRPr="00B97405">
        <w:rPr>
          <w:rFonts w:ascii="Times New Roman" w:eastAsia="Times New Roman" w:hAnsi="Times New Roman"/>
          <w:noProof/>
          <w:sz w:val="24"/>
        </w:rPr>
        <w:tab/>
        <w:t xml:space="preserve">Huang, C.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Projecting Future heat-related mortality under climate change scenarios: A systematic review. </w:t>
      </w:r>
      <w:r w:rsidRPr="00B97405">
        <w:rPr>
          <w:rFonts w:ascii="Times New Roman" w:eastAsia="Times New Roman" w:hAnsi="Times New Roman"/>
          <w:i/>
          <w:iCs/>
          <w:noProof/>
          <w:sz w:val="24"/>
        </w:rPr>
        <w:t>Environmental Health Perspectives</w:t>
      </w:r>
      <w:r w:rsidRPr="00B97405">
        <w:rPr>
          <w:rFonts w:ascii="Times New Roman" w:eastAsia="Times New Roman" w:hAnsi="Times New Roman"/>
          <w:noProof/>
          <w:sz w:val="24"/>
        </w:rPr>
        <w:t xml:space="preserve"> (2011). doi:10.1289/ehp.1103456</w:t>
      </w:r>
    </w:p>
    <w:p w14:paraId="3174829F"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w:t>
      </w:r>
      <w:r w:rsidRPr="00B97405">
        <w:rPr>
          <w:rFonts w:ascii="Times New Roman" w:eastAsia="Times New Roman" w:hAnsi="Times New Roman"/>
          <w:noProof/>
          <w:sz w:val="24"/>
        </w:rPr>
        <w:tab/>
        <w:t xml:space="preserve">Gasparrini, A.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Projections of temperature-related excess mortality under climate change scenarios. </w:t>
      </w:r>
      <w:r w:rsidRPr="00B97405">
        <w:rPr>
          <w:rFonts w:ascii="Times New Roman" w:eastAsia="Times New Roman" w:hAnsi="Times New Roman"/>
          <w:i/>
          <w:iCs/>
          <w:noProof/>
          <w:sz w:val="24"/>
        </w:rPr>
        <w:t>Lancet Planet. Heal.</w:t>
      </w:r>
      <w:r w:rsidRPr="00B97405">
        <w:rPr>
          <w:rFonts w:ascii="Times New Roman" w:eastAsia="Times New Roman" w:hAnsi="Times New Roman"/>
          <w:noProof/>
          <w:sz w:val="24"/>
        </w:rPr>
        <w:t xml:space="preserve"> (2017). doi:10.1016/S2542-5196(17)30156-0</w:t>
      </w:r>
    </w:p>
    <w:p w14:paraId="5DC3DDDC"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w:t>
      </w:r>
      <w:r w:rsidRPr="00B97405">
        <w:rPr>
          <w:rFonts w:ascii="Times New Roman" w:eastAsia="Times New Roman" w:hAnsi="Times New Roman"/>
          <w:noProof/>
          <w:sz w:val="24"/>
        </w:rPr>
        <w:tab/>
        <w:t xml:space="preserve">Smith, K. R.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Human health: Impacts, adaptation, and co-benefits. in </w:t>
      </w:r>
      <w:r w:rsidRPr="00B97405">
        <w:rPr>
          <w:rFonts w:ascii="Times New Roman" w:eastAsia="Times New Roman" w:hAnsi="Times New Roman"/>
          <w:i/>
          <w:iCs/>
          <w:noProof/>
          <w:sz w:val="24"/>
        </w:rPr>
        <w:t>Climate Change 2014 Impacts, Adaptation and Vulnerability: Part A: Global and Sectoral Aspects</w:t>
      </w:r>
      <w:r w:rsidRPr="00B97405">
        <w:rPr>
          <w:rFonts w:ascii="Times New Roman" w:eastAsia="Times New Roman" w:hAnsi="Times New Roman"/>
          <w:noProof/>
          <w:sz w:val="24"/>
        </w:rPr>
        <w:t xml:space="preserve"> (2015). doi:10.1017/CBO9781107415379.016</w:t>
      </w:r>
    </w:p>
    <w:p w14:paraId="3E23216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6.</w:t>
      </w:r>
      <w:r w:rsidRPr="00B97405">
        <w:rPr>
          <w:rFonts w:ascii="Times New Roman" w:eastAsia="Times New Roman" w:hAnsi="Times New Roman"/>
          <w:noProof/>
          <w:sz w:val="24"/>
        </w:rPr>
        <w:tab/>
        <w:t xml:space="preserve">Lozano, R.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B97405">
        <w:rPr>
          <w:rFonts w:ascii="Times New Roman" w:eastAsia="Times New Roman" w:hAnsi="Times New Roman"/>
          <w:i/>
          <w:iCs/>
          <w:noProof/>
          <w:sz w:val="24"/>
        </w:rPr>
        <w:t>Lancet</w:t>
      </w:r>
      <w:r w:rsidRPr="00B97405">
        <w:rPr>
          <w:rFonts w:ascii="Times New Roman" w:eastAsia="Times New Roman" w:hAnsi="Times New Roman"/>
          <w:noProof/>
          <w:sz w:val="24"/>
        </w:rPr>
        <w:t xml:space="preserve"> (2012). doi:10.1016/S0140-6736(12)61728-0</w:t>
      </w:r>
    </w:p>
    <w:p w14:paraId="64C65100"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7.</w:t>
      </w:r>
      <w:r w:rsidRPr="00B97405">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B97405">
        <w:rPr>
          <w:rFonts w:ascii="Times New Roman" w:eastAsia="Times New Roman" w:hAnsi="Times New Roman"/>
          <w:i/>
          <w:iCs/>
          <w:noProof/>
          <w:sz w:val="24"/>
        </w:rPr>
        <w:t>Elife</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7,</w:t>
      </w:r>
      <w:r w:rsidRPr="00B97405">
        <w:rPr>
          <w:rFonts w:ascii="Times New Roman" w:eastAsia="Times New Roman" w:hAnsi="Times New Roman"/>
          <w:noProof/>
          <w:sz w:val="24"/>
        </w:rPr>
        <w:t xml:space="preserve"> (2018).</w:t>
      </w:r>
    </w:p>
    <w:p w14:paraId="271E5740"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8.</w:t>
      </w:r>
      <w:r w:rsidRPr="00B97405">
        <w:rPr>
          <w:rFonts w:ascii="Times New Roman" w:eastAsia="Times New Roman" w:hAnsi="Times New Roman"/>
          <w:noProof/>
          <w:sz w:val="24"/>
        </w:rPr>
        <w:tab/>
        <w:t xml:space="preserve">Rau, R. Seasonality in Human Mortality.  A Demographic Approach. </w:t>
      </w:r>
      <w:r w:rsidRPr="00B97405">
        <w:rPr>
          <w:rFonts w:ascii="Times New Roman" w:eastAsia="Times New Roman" w:hAnsi="Times New Roman"/>
          <w:i/>
          <w:iCs/>
          <w:noProof/>
          <w:sz w:val="24"/>
        </w:rPr>
        <w:t>Wirtschafts- und Sozialwissenschaftlichen Fak.</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PhD,</w:t>
      </w:r>
      <w:r w:rsidRPr="00B97405">
        <w:rPr>
          <w:rFonts w:ascii="Times New Roman" w:eastAsia="Times New Roman" w:hAnsi="Times New Roman"/>
          <w:noProof/>
          <w:sz w:val="24"/>
        </w:rPr>
        <w:t xml:space="preserve"> 361 (2004).</w:t>
      </w:r>
    </w:p>
    <w:p w14:paraId="5205FB7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9.</w:t>
      </w:r>
      <w:r w:rsidRPr="00B97405">
        <w:rPr>
          <w:rFonts w:ascii="Times New Roman" w:eastAsia="Times New Roman" w:hAnsi="Times New Roman"/>
          <w:noProof/>
          <w:sz w:val="24"/>
        </w:rPr>
        <w:tab/>
        <w:t xml:space="preserve">Gasparrini, A.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Mortality risk attributable to high and low ambient temperature: A multicountry observational study. </w:t>
      </w:r>
      <w:r w:rsidRPr="00B97405">
        <w:rPr>
          <w:rFonts w:ascii="Times New Roman" w:eastAsia="Times New Roman" w:hAnsi="Times New Roman"/>
          <w:i/>
          <w:iCs/>
          <w:noProof/>
          <w:sz w:val="24"/>
        </w:rPr>
        <w:t>Lancet</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386,</w:t>
      </w:r>
      <w:r w:rsidRPr="00B97405">
        <w:rPr>
          <w:rFonts w:ascii="Times New Roman" w:eastAsia="Times New Roman" w:hAnsi="Times New Roman"/>
          <w:noProof/>
          <w:sz w:val="24"/>
        </w:rPr>
        <w:t xml:space="preserve"> 369–375 (2015).</w:t>
      </w:r>
    </w:p>
    <w:p w14:paraId="4A8C7CBD"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10.</w:t>
      </w:r>
      <w:r w:rsidRPr="00B97405">
        <w:rPr>
          <w:rFonts w:ascii="Times New Roman" w:eastAsia="Times New Roman" w:hAnsi="Times New Roman"/>
          <w:noProof/>
          <w:sz w:val="24"/>
        </w:rPr>
        <w:tab/>
        <w:t xml:space="preserve">Ye, X.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Ambient temperature and morbidity: a review of epidemiological evidence. </w:t>
      </w:r>
      <w:r w:rsidRPr="00B97405">
        <w:rPr>
          <w:rFonts w:ascii="Times New Roman" w:eastAsia="Times New Roman" w:hAnsi="Times New Roman"/>
          <w:i/>
          <w:iCs/>
          <w:noProof/>
          <w:sz w:val="24"/>
        </w:rPr>
        <w:t>Environ. Health Perspect.</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120,</w:t>
      </w:r>
      <w:r w:rsidRPr="00B97405">
        <w:rPr>
          <w:rFonts w:ascii="Times New Roman" w:eastAsia="Times New Roman" w:hAnsi="Times New Roman"/>
          <w:noProof/>
          <w:sz w:val="24"/>
        </w:rPr>
        <w:t xml:space="preserve"> 19–28 (2012).</w:t>
      </w:r>
    </w:p>
    <w:p w14:paraId="0A9A3235"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11.</w:t>
      </w:r>
      <w:r w:rsidRPr="00B97405">
        <w:rPr>
          <w:rFonts w:ascii="Times New Roman" w:eastAsia="Times New Roman" w:hAnsi="Times New Roman"/>
          <w:noProof/>
          <w:sz w:val="24"/>
        </w:rPr>
        <w:tab/>
        <w:t xml:space="preserve">Basu, R. High ambient temperature and mortality: A review of epidemiologic studies from 2001 to 2008. </w:t>
      </w:r>
      <w:r w:rsidRPr="00B97405">
        <w:rPr>
          <w:rFonts w:ascii="Times New Roman" w:eastAsia="Times New Roman" w:hAnsi="Times New Roman"/>
          <w:i/>
          <w:iCs/>
          <w:noProof/>
          <w:sz w:val="24"/>
        </w:rPr>
        <w:t>Environ. Heal. A Glob. Access Sci. Source</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8,</w:t>
      </w:r>
      <w:r w:rsidRPr="00B97405">
        <w:rPr>
          <w:rFonts w:ascii="Times New Roman" w:eastAsia="Times New Roman" w:hAnsi="Times New Roman"/>
          <w:noProof/>
          <w:sz w:val="24"/>
        </w:rPr>
        <w:t xml:space="preserve"> 40 (2009).</w:t>
      </w:r>
    </w:p>
    <w:p w14:paraId="5884E309"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12.</w:t>
      </w:r>
      <w:r w:rsidRPr="00B97405">
        <w:rPr>
          <w:rFonts w:ascii="Times New Roman" w:eastAsia="Times New Roman" w:hAnsi="Times New Roman"/>
          <w:noProof/>
          <w:sz w:val="24"/>
        </w:rPr>
        <w:tab/>
        <w:t xml:space="preserve">Shi, L., Kloog, I., Zanobetti, A., Liu, P. &amp; Schwartz, J. D. Impacts of temperature and its variability on mortality in New England. </w:t>
      </w:r>
      <w:r w:rsidRPr="00B97405">
        <w:rPr>
          <w:rFonts w:ascii="Times New Roman" w:eastAsia="Times New Roman" w:hAnsi="Times New Roman"/>
          <w:i/>
          <w:iCs/>
          <w:noProof/>
          <w:sz w:val="24"/>
        </w:rPr>
        <w:t>Nat. Clim. Chang.</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5,</w:t>
      </w:r>
      <w:r w:rsidRPr="00B97405">
        <w:rPr>
          <w:rFonts w:ascii="Times New Roman" w:eastAsia="Times New Roman" w:hAnsi="Times New Roman"/>
          <w:noProof/>
          <w:sz w:val="24"/>
        </w:rPr>
        <w:t xml:space="preserve"> 988–991 (2015).</w:t>
      </w:r>
    </w:p>
    <w:p w14:paraId="7D06AA8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13.</w:t>
      </w:r>
      <w:r w:rsidRPr="00B97405">
        <w:rPr>
          <w:rFonts w:ascii="Times New Roman" w:eastAsia="Times New Roman" w:hAnsi="Times New Roman"/>
          <w:noProof/>
          <w:sz w:val="24"/>
        </w:rPr>
        <w:tab/>
        <w:t xml:space="preserve">Burke, M.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Higher temperatures increase suicide rates in the United States and Mexico. </w:t>
      </w:r>
      <w:r w:rsidRPr="00B97405">
        <w:rPr>
          <w:rFonts w:ascii="Times New Roman" w:eastAsia="Times New Roman" w:hAnsi="Times New Roman"/>
          <w:i/>
          <w:iCs/>
          <w:noProof/>
          <w:sz w:val="24"/>
        </w:rPr>
        <w:t>Nat. Clim. Chang.</w:t>
      </w:r>
      <w:r w:rsidRPr="00B97405">
        <w:rPr>
          <w:rFonts w:ascii="Times New Roman" w:eastAsia="Times New Roman" w:hAnsi="Times New Roman"/>
          <w:noProof/>
          <w:sz w:val="24"/>
        </w:rPr>
        <w:t xml:space="preserve"> (2018). doi:10.1038/s41558-018-0222-x</w:t>
      </w:r>
    </w:p>
    <w:p w14:paraId="03CA051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14.</w:t>
      </w:r>
      <w:r w:rsidRPr="00B97405">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B97405">
        <w:rPr>
          <w:rFonts w:ascii="Times New Roman" w:eastAsia="Times New Roman" w:hAnsi="Times New Roman"/>
          <w:i/>
          <w:iCs/>
          <w:noProof/>
          <w:sz w:val="24"/>
        </w:rPr>
        <w:t>Occup. Environ. Med.</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64,</w:t>
      </w:r>
      <w:r w:rsidRPr="00B97405">
        <w:rPr>
          <w:rFonts w:ascii="Times New Roman" w:eastAsia="Times New Roman" w:hAnsi="Times New Roman"/>
          <w:noProof/>
          <w:sz w:val="24"/>
        </w:rPr>
        <w:t xml:space="preserve"> 827–833 (2007).</w:t>
      </w:r>
    </w:p>
    <w:p w14:paraId="78314433"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15.</w:t>
      </w:r>
      <w:r w:rsidRPr="00B97405">
        <w:rPr>
          <w:rFonts w:ascii="Times New Roman" w:eastAsia="Times New Roman" w:hAnsi="Times New Roman"/>
          <w:noProof/>
          <w:sz w:val="24"/>
        </w:rPr>
        <w:tab/>
        <w:t xml:space="preserve">Song, X.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Impact of ambient temperature on morbidity and mortality: An overview of reviews. </w:t>
      </w:r>
      <w:r w:rsidRPr="00B97405">
        <w:rPr>
          <w:rFonts w:ascii="Times New Roman" w:eastAsia="Times New Roman" w:hAnsi="Times New Roman"/>
          <w:i/>
          <w:iCs/>
          <w:noProof/>
          <w:sz w:val="24"/>
        </w:rPr>
        <w:t>Sci. Total Environ.</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586,</w:t>
      </w:r>
      <w:r w:rsidRPr="00B97405">
        <w:rPr>
          <w:rFonts w:ascii="Times New Roman" w:eastAsia="Times New Roman" w:hAnsi="Times New Roman"/>
          <w:noProof/>
          <w:sz w:val="24"/>
        </w:rPr>
        <w:t xml:space="preserve"> 241–254 (2017).</w:t>
      </w:r>
    </w:p>
    <w:p w14:paraId="15124F5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16.</w:t>
      </w:r>
      <w:r w:rsidRPr="00B97405">
        <w:rPr>
          <w:rFonts w:ascii="Times New Roman" w:eastAsia="Times New Roman" w:hAnsi="Times New Roman"/>
          <w:noProof/>
          <w:sz w:val="24"/>
        </w:rPr>
        <w:tab/>
        <w:t xml:space="preserve">Page, L. A., Hajat, S. &amp; Kovats, R. S. Relationship between daily suicide counts and temperature in England and Wales. </w:t>
      </w:r>
      <w:r w:rsidRPr="00B97405">
        <w:rPr>
          <w:rFonts w:ascii="Times New Roman" w:eastAsia="Times New Roman" w:hAnsi="Times New Roman"/>
          <w:i/>
          <w:iCs/>
          <w:noProof/>
          <w:sz w:val="24"/>
        </w:rPr>
        <w:t>Br. J. Psychiatry</w:t>
      </w:r>
      <w:r w:rsidRPr="00B97405">
        <w:rPr>
          <w:rFonts w:ascii="Times New Roman" w:eastAsia="Times New Roman" w:hAnsi="Times New Roman"/>
          <w:noProof/>
          <w:sz w:val="24"/>
        </w:rPr>
        <w:t xml:space="preserve"> (2007). </w:t>
      </w:r>
      <w:r w:rsidRPr="00B97405">
        <w:rPr>
          <w:rFonts w:ascii="Times New Roman" w:eastAsia="Times New Roman" w:hAnsi="Times New Roman"/>
          <w:noProof/>
          <w:sz w:val="24"/>
        </w:rPr>
        <w:lastRenderedPageBreak/>
        <w:t>doi:10.1192/bjp.bp.106.031948</w:t>
      </w:r>
    </w:p>
    <w:p w14:paraId="7A7B7FE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17.</w:t>
      </w:r>
      <w:r w:rsidRPr="00B97405">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B97405">
        <w:rPr>
          <w:rFonts w:ascii="Times New Roman" w:eastAsia="Times New Roman" w:hAnsi="Times New Roman"/>
          <w:i/>
          <w:iCs/>
          <w:noProof/>
          <w:sz w:val="24"/>
        </w:rPr>
        <w:t>Int. J. Biometeorol.</w:t>
      </w:r>
      <w:r w:rsidRPr="00B97405">
        <w:rPr>
          <w:rFonts w:ascii="Times New Roman" w:eastAsia="Times New Roman" w:hAnsi="Times New Roman"/>
          <w:noProof/>
          <w:sz w:val="24"/>
        </w:rPr>
        <w:t xml:space="preserve"> (2017). doi:10.1007/s00484-016-1270-4</w:t>
      </w:r>
    </w:p>
    <w:p w14:paraId="6EE7521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18.</w:t>
      </w:r>
      <w:r w:rsidRPr="00B97405">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B97405">
        <w:rPr>
          <w:rFonts w:ascii="Times New Roman" w:eastAsia="Times New Roman" w:hAnsi="Times New Roman"/>
          <w:i/>
          <w:iCs/>
          <w:noProof/>
          <w:sz w:val="24"/>
        </w:rPr>
        <w:t>BMJ Open</w:t>
      </w:r>
      <w:r w:rsidRPr="00B97405">
        <w:rPr>
          <w:rFonts w:ascii="Times New Roman" w:eastAsia="Times New Roman" w:hAnsi="Times New Roman"/>
          <w:noProof/>
          <w:sz w:val="24"/>
        </w:rPr>
        <w:t xml:space="preserve"> (2016). doi:10.1136/bmjopen-2015-010399</w:t>
      </w:r>
    </w:p>
    <w:p w14:paraId="3B45B9D7"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19.</w:t>
      </w:r>
      <w:r w:rsidRPr="00B97405">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B97405">
        <w:rPr>
          <w:rFonts w:ascii="Times New Roman" w:eastAsia="Times New Roman" w:hAnsi="Times New Roman"/>
          <w:i/>
          <w:iCs/>
          <w:noProof/>
          <w:sz w:val="24"/>
        </w:rPr>
        <w:t>Nat. Clim. Chang.</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4,</w:t>
      </w:r>
      <w:r w:rsidRPr="00B97405">
        <w:rPr>
          <w:rFonts w:ascii="Times New Roman" w:eastAsia="Times New Roman" w:hAnsi="Times New Roman"/>
          <w:noProof/>
          <w:sz w:val="24"/>
        </w:rPr>
        <w:t xml:space="preserve"> 269–273 (2014).</w:t>
      </w:r>
    </w:p>
    <w:p w14:paraId="7CF7337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20.</w:t>
      </w:r>
      <w:r w:rsidRPr="00B97405">
        <w:rPr>
          <w:rFonts w:ascii="Times New Roman" w:eastAsia="Times New Roman" w:hAnsi="Times New Roman"/>
          <w:noProof/>
          <w:sz w:val="24"/>
        </w:rPr>
        <w:tab/>
        <w:t xml:space="preserve">Ranson, M. Crime, weather, and climate change. </w:t>
      </w:r>
      <w:r w:rsidRPr="00B97405">
        <w:rPr>
          <w:rFonts w:ascii="Times New Roman" w:eastAsia="Times New Roman" w:hAnsi="Times New Roman"/>
          <w:i/>
          <w:iCs/>
          <w:noProof/>
          <w:sz w:val="24"/>
        </w:rPr>
        <w:t>J. Environ. Econ. Manage.</w:t>
      </w:r>
      <w:r w:rsidRPr="00B97405">
        <w:rPr>
          <w:rFonts w:ascii="Times New Roman" w:eastAsia="Times New Roman" w:hAnsi="Times New Roman"/>
          <w:noProof/>
          <w:sz w:val="24"/>
        </w:rPr>
        <w:t xml:space="preserve"> (2014). doi:10.1016/j.jeem.2013.11.008</w:t>
      </w:r>
    </w:p>
    <w:p w14:paraId="327E253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21.</w:t>
      </w:r>
      <w:r w:rsidRPr="00B97405">
        <w:rPr>
          <w:rFonts w:ascii="Times New Roman" w:eastAsia="Times New Roman" w:hAnsi="Times New Roman"/>
          <w:noProof/>
          <w:sz w:val="24"/>
        </w:rPr>
        <w:tab/>
        <w:t xml:space="preserve">Mares, D. Climate change and levels of violence in socially disadvantaged neighborhood groups. </w:t>
      </w:r>
      <w:r w:rsidRPr="00B97405">
        <w:rPr>
          <w:rFonts w:ascii="Times New Roman" w:eastAsia="Times New Roman" w:hAnsi="Times New Roman"/>
          <w:i/>
          <w:iCs/>
          <w:noProof/>
          <w:sz w:val="24"/>
        </w:rPr>
        <w:t>J. Urban Heal.</w:t>
      </w:r>
      <w:r w:rsidRPr="00B97405">
        <w:rPr>
          <w:rFonts w:ascii="Times New Roman" w:eastAsia="Times New Roman" w:hAnsi="Times New Roman"/>
          <w:noProof/>
          <w:sz w:val="24"/>
        </w:rPr>
        <w:t xml:space="preserve"> (2013). doi:10.1007/s11524-013-9791-1</w:t>
      </w:r>
    </w:p>
    <w:p w14:paraId="2C665F7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22.</w:t>
      </w:r>
      <w:r w:rsidRPr="00B97405">
        <w:rPr>
          <w:rFonts w:ascii="Times New Roman" w:eastAsia="Times New Roman" w:hAnsi="Times New Roman"/>
          <w:noProof/>
          <w:sz w:val="24"/>
        </w:rPr>
        <w:tab/>
        <w:t xml:space="preserve">Burke, M. B., Miguel, E., Satyanath, S., Dykema, J. A. &amp; Lobell, D. B. Warming increases the risk of civil war in Africa. </w:t>
      </w:r>
      <w:r w:rsidRPr="00B97405">
        <w:rPr>
          <w:rFonts w:ascii="Times New Roman" w:eastAsia="Times New Roman" w:hAnsi="Times New Roman"/>
          <w:i/>
          <w:iCs/>
          <w:noProof/>
          <w:sz w:val="24"/>
        </w:rPr>
        <w:t>Proc. Natl. Acad. Sci.</w:t>
      </w:r>
      <w:r w:rsidRPr="00B97405">
        <w:rPr>
          <w:rFonts w:ascii="Times New Roman" w:eastAsia="Times New Roman" w:hAnsi="Times New Roman"/>
          <w:noProof/>
          <w:sz w:val="24"/>
        </w:rPr>
        <w:t xml:space="preserve"> (2009). doi:10.1073/pnas.0907998106</w:t>
      </w:r>
    </w:p>
    <w:p w14:paraId="6E68F959"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23.</w:t>
      </w:r>
      <w:r w:rsidRPr="00B97405">
        <w:rPr>
          <w:rFonts w:ascii="Times New Roman" w:eastAsia="Times New Roman" w:hAnsi="Times New Roman"/>
          <w:noProof/>
          <w:sz w:val="24"/>
        </w:rPr>
        <w:tab/>
        <w:t xml:space="preserve">Hsiang, S. M., Burke, M. &amp; Miguel, E. Quantifying the Influence of Climate on Human Conflict. </w:t>
      </w:r>
      <w:r w:rsidRPr="00B97405">
        <w:rPr>
          <w:rFonts w:ascii="Times New Roman" w:eastAsia="Times New Roman" w:hAnsi="Times New Roman"/>
          <w:i/>
          <w:iCs/>
          <w:noProof/>
          <w:sz w:val="24"/>
        </w:rPr>
        <w:t>Science (80-. ).</w:t>
      </w:r>
      <w:r w:rsidRPr="00B97405">
        <w:rPr>
          <w:rFonts w:ascii="Times New Roman" w:eastAsia="Times New Roman" w:hAnsi="Times New Roman"/>
          <w:noProof/>
          <w:sz w:val="24"/>
        </w:rPr>
        <w:t xml:space="preserve"> (2013). doi:10.1126/science.1235367</w:t>
      </w:r>
    </w:p>
    <w:p w14:paraId="4C32B01C"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24.</w:t>
      </w:r>
      <w:r w:rsidRPr="00B97405">
        <w:rPr>
          <w:rFonts w:ascii="Times New Roman" w:eastAsia="Times New Roman" w:hAnsi="Times New Roman"/>
          <w:noProof/>
          <w:sz w:val="24"/>
        </w:rPr>
        <w:tab/>
        <w:t xml:space="preserve">Hsiang, S. M., Meng, K. C. &amp; Cane, M. A. Civil conflicts are associated with the global climate. </w:t>
      </w:r>
      <w:r w:rsidRPr="00B97405">
        <w:rPr>
          <w:rFonts w:ascii="Times New Roman" w:eastAsia="Times New Roman" w:hAnsi="Times New Roman"/>
          <w:i/>
          <w:iCs/>
          <w:noProof/>
          <w:sz w:val="24"/>
        </w:rPr>
        <w:t>Nature</w:t>
      </w:r>
      <w:r w:rsidRPr="00B97405">
        <w:rPr>
          <w:rFonts w:ascii="Times New Roman" w:eastAsia="Times New Roman" w:hAnsi="Times New Roman"/>
          <w:noProof/>
          <w:sz w:val="24"/>
        </w:rPr>
        <w:t xml:space="preserve"> (2011). doi:10.1038/nature10311</w:t>
      </w:r>
    </w:p>
    <w:p w14:paraId="4F9B07D9"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25.</w:t>
      </w:r>
      <w:r w:rsidRPr="00B97405">
        <w:rPr>
          <w:rFonts w:ascii="Times New Roman" w:eastAsia="Times New Roman" w:hAnsi="Times New Roman"/>
          <w:noProof/>
          <w:sz w:val="24"/>
        </w:rPr>
        <w:tab/>
        <w:t xml:space="preserve">O’Loughlin, J.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Climate variability and conflict risk in East Africa, 1990-2009. </w:t>
      </w:r>
      <w:r w:rsidRPr="00B97405">
        <w:rPr>
          <w:rFonts w:ascii="Times New Roman" w:eastAsia="Times New Roman" w:hAnsi="Times New Roman"/>
          <w:i/>
          <w:iCs/>
          <w:noProof/>
          <w:sz w:val="24"/>
        </w:rPr>
        <w:t>Proc. Natl. Acad. Sci.</w:t>
      </w:r>
      <w:r w:rsidRPr="00B97405">
        <w:rPr>
          <w:rFonts w:ascii="Times New Roman" w:eastAsia="Times New Roman" w:hAnsi="Times New Roman"/>
          <w:noProof/>
          <w:sz w:val="24"/>
        </w:rPr>
        <w:t xml:space="preserve"> (2012). doi:10.1073/pnas.1205130109</w:t>
      </w:r>
    </w:p>
    <w:p w14:paraId="0988FC55"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26.</w:t>
      </w:r>
      <w:r w:rsidRPr="00B97405">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B97405">
        <w:rPr>
          <w:rFonts w:ascii="Times New Roman" w:eastAsia="Times New Roman" w:hAnsi="Times New Roman"/>
          <w:i/>
          <w:iCs/>
          <w:noProof/>
          <w:sz w:val="24"/>
        </w:rPr>
        <w:t>Gastroenterology</w:t>
      </w:r>
      <w:r w:rsidRPr="00B97405">
        <w:rPr>
          <w:rFonts w:ascii="Times New Roman" w:eastAsia="Times New Roman" w:hAnsi="Times New Roman"/>
          <w:noProof/>
          <w:sz w:val="24"/>
        </w:rPr>
        <w:t xml:space="preserve"> (2017).</w:t>
      </w:r>
    </w:p>
    <w:p w14:paraId="6744FCF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27.</w:t>
      </w:r>
      <w:r w:rsidRPr="00B97405">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B97405">
        <w:rPr>
          <w:rFonts w:ascii="Times New Roman" w:eastAsia="Times New Roman" w:hAnsi="Times New Roman"/>
          <w:i/>
          <w:iCs/>
          <w:noProof/>
          <w:sz w:val="24"/>
        </w:rPr>
        <w:t>Procedia - Soc. Behav. Sci.</w:t>
      </w:r>
      <w:r w:rsidRPr="00B97405">
        <w:rPr>
          <w:rFonts w:ascii="Times New Roman" w:eastAsia="Times New Roman" w:hAnsi="Times New Roman"/>
          <w:noProof/>
          <w:sz w:val="24"/>
        </w:rPr>
        <w:t xml:space="preserve"> (2013). doi:10.1016/j.sbspro.2013.11.143</w:t>
      </w:r>
    </w:p>
    <w:p w14:paraId="5CA8FFB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28.</w:t>
      </w:r>
      <w:r w:rsidRPr="00B97405">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B97405">
        <w:rPr>
          <w:rFonts w:ascii="Times New Roman" w:eastAsia="Times New Roman" w:hAnsi="Times New Roman"/>
          <w:i/>
          <w:iCs/>
          <w:noProof/>
          <w:sz w:val="24"/>
        </w:rPr>
        <w:t>J. Cold Reg. Eng.</w:t>
      </w:r>
      <w:r w:rsidRPr="00B97405">
        <w:rPr>
          <w:rFonts w:ascii="Times New Roman" w:eastAsia="Times New Roman" w:hAnsi="Times New Roman"/>
          <w:noProof/>
          <w:sz w:val="24"/>
        </w:rPr>
        <w:t xml:space="preserve"> (2016). doi:10.1061/(ASCE)CR.1943-5495.0000099</w:t>
      </w:r>
    </w:p>
    <w:p w14:paraId="5A662E7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29.</w:t>
      </w:r>
      <w:r w:rsidRPr="00B97405">
        <w:rPr>
          <w:rFonts w:ascii="Times New Roman" w:eastAsia="Times New Roman" w:hAnsi="Times New Roman"/>
          <w:noProof/>
          <w:sz w:val="24"/>
        </w:rPr>
        <w:tab/>
        <w:t xml:space="preserve">Roh, H.-J., Datla, S. &amp; Sharma, S. Effect of snow, temperature and their interaction on highway truck traffic. </w:t>
      </w:r>
      <w:r w:rsidRPr="00B97405">
        <w:rPr>
          <w:rFonts w:ascii="Times New Roman" w:eastAsia="Times New Roman" w:hAnsi="Times New Roman"/>
          <w:i/>
          <w:iCs/>
          <w:noProof/>
          <w:sz w:val="24"/>
        </w:rPr>
        <w:t>J. Transp. Techn.</w:t>
      </w:r>
      <w:r w:rsidRPr="00B97405">
        <w:rPr>
          <w:rFonts w:ascii="Times New Roman" w:eastAsia="Times New Roman" w:hAnsi="Times New Roman"/>
          <w:noProof/>
          <w:sz w:val="24"/>
        </w:rPr>
        <w:t xml:space="preserve"> (2013). doi:10.4236/jtts.2013.31003</w:t>
      </w:r>
    </w:p>
    <w:p w14:paraId="1D10C301"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30.</w:t>
      </w:r>
      <w:r w:rsidRPr="00B97405">
        <w:rPr>
          <w:rFonts w:ascii="Times New Roman" w:eastAsia="Times New Roman" w:hAnsi="Times New Roman"/>
          <w:noProof/>
          <w:sz w:val="24"/>
        </w:rPr>
        <w:tab/>
        <w:t xml:space="preserve">Roh, H. J., Sharma, S. &amp; Sahu, P. K. Modeling snow and cold effects for classified highway traffic volumes. </w:t>
      </w:r>
      <w:r w:rsidRPr="00B97405">
        <w:rPr>
          <w:rFonts w:ascii="Times New Roman" w:eastAsia="Times New Roman" w:hAnsi="Times New Roman"/>
          <w:i/>
          <w:iCs/>
          <w:noProof/>
          <w:sz w:val="24"/>
        </w:rPr>
        <w:t>KSCE J. Civ. Eng.</w:t>
      </w:r>
      <w:r w:rsidRPr="00B97405">
        <w:rPr>
          <w:rFonts w:ascii="Times New Roman" w:eastAsia="Times New Roman" w:hAnsi="Times New Roman"/>
          <w:noProof/>
          <w:sz w:val="24"/>
        </w:rPr>
        <w:t xml:space="preserve"> (2016). doi:10.1007/s12205-015-0236-0</w:t>
      </w:r>
    </w:p>
    <w:p w14:paraId="2715ACF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31.</w:t>
      </w:r>
      <w:r w:rsidRPr="00B97405">
        <w:rPr>
          <w:rFonts w:ascii="Times New Roman" w:eastAsia="Times New Roman" w:hAnsi="Times New Roman"/>
          <w:noProof/>
          <w:sz w:val="24"/>
        </w:rPr>
        <w:tab/>
        <w:t xml:space="preserve">Daanen, H. A. M., Van De Vliert, E. &amp; Huang, X. Driving performance in cold, warm, and thermoneutral environments. </w:t>
      </w:r>
      <w:r w:rsidRPr="00B97405">
        <w:rPr>
          <w:rFonts w:ascii="Times New Roman" w:eastAsia="Times New Roman" w:hAnsi="Times New Roman"/>
          <w:i/>
          <w:iCs/>
          <w:noProof/>
          <w:sz w:val="24"/>
        </w:rPr>
        <w:t>Appl. Ergon.</w:t>
      </w:r>
      <w:r w:rsidRPr="00B97405">
        <w:rPr>
          <w:rFonts w:ascii="Times New Roman" w:eastAsia="Times New Roman" w:hAnsi="Times New Roman"/>
          <w:noProof/>
          <w:sz w:val="24"/>
        </w:rPr>
        <w:t xml:space="preserve"> (2003). doi:10.1016/S0003-</w:t>
      </w:r>
      <w:r w:rsidRPr="00B97405">
        <w:rPr>
          <w:rFonts w:ascii="Times New Roman" w:eastAsia="Times New Roman" w:hAnsi="Times New Roman"/>
          <w:noProof/>
          <w:sz w:val="24"/>
        </w:rPr>
        <w:lastRenderedPageBreak/>
        <w:t>6870(03)00055-3</w:t>
      </w:r>
    </w:p>
    <w:p w14:paraId="0598808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32.</w:t>
      </w:r>
      <w:r w:rsidRPr="00B97405">
        <w:rPr>
          <w:rFonts w:ascii="Times New Roman" w:eastAsia="Times New Roman" w:hAnsi="Times New Roman"/>
          <w:noProof/>
          <w:sz w:val="24"/>
        </w:rPr>
        <w:tab/>
        <w:t xml:space="preserve">Zlatoper, T. J. Determinants of motor vehicle deaths in the United States: A cross-sectional analysis. </w:t>
      </w:r>
      <w:r w:rsidRPr="00B97405">
        <w:rPr>
          <w:rFonts w:ascii="Times New Roman" w:eastAsia="Times New Roman" w:hAnsi="Times New Roman"/>
          <w:i/>
          <w:iCs/>
          <w:noProof/>
          <w:sz w:val="24"/>
        </w:rPr>
        <w:t>Accid. Anal. Prev.</w:t>
      </w:r>
      <w:r w:rsidRPr="00B97405">
        <w:rPr>
          <w:rFonts w:ascii="Times New Roman" w:eastAsia="Times New Roman" w:hAnsi="Times New Roman"/>
          <w:noProof/>
          <w:sz w:val="24"/>
        </w:rPr>
        <w:t xml:space="preserve"> (1991). doi:10.1016/0001-4575(91)90062-A</w:t>
      </w:r>
    </w:p>
    <w:p w14:paraId="46869E5E"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33.</w:t>
      </w:r>
      <w:r w:rsidRPr="00B97405">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B97405">
        <w:rPr>
          <w:rFonts w:ascii="Times New Roman" w:eastAsia="Times New Roman" w:hAnsi="Times New Roman"/>
          <w:i/>
          <w:iCs/>
          <w:noProof/>
          <w:sz w:val="24"/>
        </w:rPr>
        <w:t>Symposium on relationships among theory, physiological correlates, and operational performance</w:t>
      </w:r>
      <w:r w:rsidRPr="00B97405">
        <w:rPr>
          <w:rFonts w:ascii="Times New Roman" w:eastAsia="Times New Roman" w:hAnsi="Times New Roman"/>
          <w:noProof/>
          <w:sz w:val="24"/>
        </w:rPr>
        <w:t xml:space="preserve"> (1976). doi:10.1007/978-1-4684-2529-1_25</w:t>
      </w:r>
    </w:p>
    <w:p w14:paraId="35765D4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34.</w:t>
      </w:r>
      <w:r w:rsidRPr="00B97405">
        <w:rPr>
          <w:rFonts w:ascii="Times New Roman" w:eastAsia="Times New Roman" w:hAnsi="Times New Roman"/>
          <w:noProof/>
          <w:sz w:val="24"/>
        </w:rPr>
        <w:tab/>
        <w:t xml:space="preserve">Wyon, D. P., Wyon, I. &amp; Norin, F. Effects of moderate heat stress on driver vigilance in a moving vehicle. </w:t>
      </w:r>
      <w:r w:rsidRPr="00B97405">
        <w:rPr>
          <w:rFonts w:ascii="Times New Roman" w:eastAsia="Times New Roman" w:hAnsi="Times New Roman"/>
          <w:i/>
          <w:iCs/>
          <w:noProof/>
          <w:sz w:val="24"/>
        </w:rPr>
        <w:t>Ergonomics</w:t>
      </w:r>
      <w:r w:rsidRPr="00B97405">
        <w:rPr>
          <w:rFonts w:ascii="Times New Roman" w:eastAsia="Times New Roman" w:hAnsi="Times New Roman"/>
          <w:noProof/>
          <w:sz w:val="24"/>
        </w:rPr>
        <w:t xml:space="preserve"> (1996). doi:10.1080/00140139608964434</w:t>
      </w:r>
    </w:p>
    <w:p w14:paraId="18E4700A"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35.</w:t>
      </w:r>
      <w:r w:rsidRPr="00B97405">
        <w:rPr>
          <w:rFonts w:ascii="Times New Roman" w:eastAsia="Times New Roman" w:hAnsi="Times New Roman"/>
          <w:noProof/>
          <w:sz w:val="24"/>
        </w:rPr>
        <w:tab/>
        <w:t xml:space="preserve">Voas, R. B., Torres, P., Romano, E. &amp; Lacey, J. H. Alcohol-Related Risk of Driver Fatalities: An Update Using 2007 Data. </w:t>
      </w:r>
      <w:r w:rsidRPr="00B97405">
        <w:rPr>
          <w:rFonts w:ascii="Times New Roman" w:eastAsia="Times New Roman" w:hAnsi="Times New Roman"/>
          <w:i/>
          <w:iCs/>
          <w:noProof/>
          <w:sz w:val="24"/>
        </w:rPr>
        <w:t>J. Stud. Alcohol Drugs</w:t>
      </w:r>
      <w:r w:rsidRPr="00B97405">
        <w:rPr>
          <w:rFonts w:ascii="Times New Roman" w:eastAsia="Times New Roman" w:hAnsi="Times New Roman"/>
          <w:noProof/>
          <w:sz w:val="24"/>
        </w:rPr>
        <w:t xml:space="preserve"> (2012). doi:10.15288/jsad.2012.73.341</w:t>
      </w:r>
    </w:p>
    <w:p w14:paraId="0EAAF8E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36.</w:t>
      </w:r>
      <w:r w:rsidRPr="00B97405">
        <w:rPr>
          <w:rFonts w:ascii="Times New Roman" w:eastAsia="Times New Roman" w:hAnsi="Times New Roman"/>
          <w:noProof/>
          <w:sz w:val="24"/>
        </w:rPr>
        <w:tab/>
        <w:t xml:space="preserve">Ambrose, A. F., Paul, G. &amp; Hausdorff, J. M. Risk factors for falls among older adults: A review of the literature. </w:t>
      </w:r>
      <w:r w:rsidRPr="00B97405">
        <w:rPr>
          <w:rFonts w:ascii="Times New Roman" w:eastAsia="Times New Roman" w:hAnsi="Times New Roman"/>
          <w:i/>
          <w:iCs/>
          <w:noProof/>
          <w:sz w:val="24"/>
        </w:rPr>
        <w:t>Maturitas</w:t>
      </w:r>
      <w:r w:rsidRPr="00B97405">
        <w:rPr>
          <w:rFonts w:ascii="Times New Roman" w:eastAsia="Times New Roman" w:hAnsi="Times New Roman"/>
          <w:noProof/>
          <w:sz w:val="24"/>
        </w:rPr>
        <w:t xml:space="preserve"> (2013). doi:10.1016/j.maturitas.2013.02.009</w:t>
      </w:r>
    </w:p>
    <w:p w14:paraId="501BF53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37.</w:t>
      </w:r>
      <w:r w:rsidRPr="00B97405">
        <w:rPr>
          <w:rFonts w:ascii="Times New Roman" w:eastAsia="Times New Roman" w:hAnsi="Times New Roman"/>
          <w:noProof/>
          <w:sz w:val="24"/>
        </w:rPr>
        <w:tab/>
        <w:t xml:space="preserve">Kelsey, J. L.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B97405">
        <w:rPr>
          <w:rFonts w:ascii="Times New Roman" w:eastAsia="Times New Roman" w:hAnsi="Times New Roman"/>
          <w:i/>
          <w:iCs/>
          <w:noProof/>
          <w:sz w:val="24"/>
        </w:rPr>
        <w:t>J. Am. Geriatr. Soc.</w:t>
      </w:r>
      <w:r w:rsidRPr="00B97405">
        <w:rPr>
          <w:rFonts w:ascii="Times New Roman" w:eastAsia="Times New Roman" w:hAnsi="Times New Roman"/>
          <w:noProof/>
          <w:sz w:val="24"/>
        </w:rPr>
        <w:t xml:space="preserve"> (2010). doi:10.1111/j.1532-5415.2010.03062.x</w:t>
      </w:r>
    </w:p>
    <w:p w14:paraId="5B9AE80A"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38.</w:t>
      </w:r>
      <w:r w:rsidRPr="00B97405">
        <w:rPr>
          <w:rFonts w:ascii="Times New Roman" w:eastAsia="Times New Roman" w:hAnsi="Times New Roman"/>
          <w:noProof/>
          <w:sz w:val="24"/>
        </w:rPr>
        <w:tab/>
        <w:t xml:space="preserve">Xu, J. Unintentional drowning deaths in the United States, 1999-2010. </w:t>
      </w:r>
      <w:r w:rsidRPr="00B97405">
        <w:rPr>
          <w:rFonts w:ascii="Times New Roman" w:eastAsia="Times New Roman" w:hAnsi="Times New Roman"/>
          <w:i/>
          <w:iCs/>
          <w:noProof/>
          <w:sz w:val="24"/>
        </w:rPr>
        <w:t>NCHS Data Brief</w:t>
      </w:r>
      <w:r w:rsidRPr="00B97405">
        <w:rPr>
          <w:rFonts w:ascii="Times New Roman" w:eastAsia="Times New Roman" w:hAnsi="Times New Roman"/>
          <w:noProof/>
          <w:sz w:val="24"/>
        </w:rPr>
        <w:t xml:space="preserve"> (2014).</w:t>
      </w:r>
    </w:p>
    <w:p w14:paraId="60C4B62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39.</w:t>
      </w:r>
      <w:r w:rsidRPr="00B97405">
        <w:rPr>
          <w:rFonts w:ascii="Times New Roman" w:eastAsia="Times New Roman" w:hAnsi="Times New Roman"/>
          <w:noProof/>
          <w:sz w:val="24"/>
        </w:rPr>
        <w:tab/>
        <w:t xml:space="preserve">Glaeser, E. L., Sacerdote, B. &amp; Scheinkman, J. A. Crime and social interactions. </w:t>
      </w:r>
      <w:r w:rsidRPr="00B97405">
        <w:rPr>
          <w:rFonts w:ascii="Times New Roman" w:eastAsia="Times New Roman" w:hAnsi="Times New Roman"/>
          <w:i/>
          <w:iCs/>
          <w:noProof/>
          <w:sz w:val="24"/>
        </w:rPr>
        <w:t>Q. J. Econ.</w:t>
      </w:r>
      <w:r w:rsidRPr="00B97405">
        <w:rPr>
          <w:rFonts w:ascii="Times New Roman" w:eastAsia="Times New Roman" w:hAnsi="Times New Roman"/>
          <w:noProof/>
          <w:sz w:val="24"/>
        </w:rPr>
        <w:t xml:space="preserve"> (1996). doi:10.2307/2946686</w:t>
      </w:r>
    </w:p>
    <w:p w14:paraId="758CCCEF"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40.</w:t>
      </w:r>
      <w:r w:rsidRPr="00B97405">
        <w:rPr>
          <w:rFonts w:ascii="Times New Roman" w:eastAsia="Times New Roman" w:hAnsi="Times New Roman"/>
          <w:noProof/>
          <w:sz w:val="24"/>
        </w:rPr>
        <w:tab/>
        <w:t xml:space="preserve">Rotton, J. &amp; Cohn, E. G. Global warming and U.S. crime rates: An application of routine activity theory. </w:t>
      </w:r>
      <w:r w:rsidRPr="00B97405">
        <w:rPr>
          <w:rFonts w:ascii="Times New Roman" w:eastAsia="Times New Roman" w:hAnsi="Times New Roman"/>
          <w:i/>
          <w:iCs/>
          <w:noProof/>
          <w:sz w:val="24"/>
        </w:rPr>
        <w:t>Environ. Behav.</w:t>
      </w:r>
      <w:r w:rsidRPr="00B97405">
        <w:rPr>
          <w:rFonts w:ascii="Times New Roman" w:eastAsia="Times New Roman" w:hAnsi="Times New Roman"/>
          <w:noProof/>
          <w:sz w:val="24"/>
        </w:rPr>
        <w:t xml:space="preserve"> (2003). doi:10.1177/0013916503255565</w:t>
      </w:r>
    </w:p>
    <w:p w14:paraId="359ED3B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41.</w:t>
      </w:r>
      <w:r w:rsidRPr="00B97405">
        <w:rPr>
          <w:rFonts w:ascii="Times New Roman" w:eastAsia="Times New Roman" w:hAnsi="Times New Roman"/>
          <w:noProof/>
          <w:sz w:val="24"/>
        </w:rPr>
        <w:tab/>
        <w:t xml:space="preserve">Anderson, C. A. Temperature and aggression: Ubiquitous effects of heat on occurrence of human violence. </w:t>
      </w:r>
      <w:r w:rsidRPr="00B97405">
        <w:rPr>
          <w:rFonts w:ascii="Times New Roman" w:eastAsia="Times New Roman" w:hAnsi="Times New Roman"/>
          <w:i/>
          <w:iCs/>
          <w:noProof/>
          <w:sz w:val="24"/>
        </w:rPr>
        <w:t>Psychol. Bull.</w:t>
      </w:r>
      <w:r w:rsidRPr="00B97405">
        <w:rPr>
          <w:rFonts w:ascii="Times New Roman" w:eastAsia="Times New Roman" w:hAnsi="Times New Roman"/>
          <w:noProof/>
          <w:sz w:val="24"/>
        </w:rPr>
        <w:t xml:space="preserve"> (1989). doi:10.1037/0033-2909.106.1.74</w:t>
      </w:r>
    </w:p>
    <w:p w14:paraId="292C6301"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42.</w:t>
      </w:r>
      <w:r w:rsidRPr="00B97405">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B97405">
        <w:rPr>
          <w:rFonts w:ascii="Times New Roman" w:eastAsia="Times New Roman" w:hAnsi="Times New Roman"/>
          <w:i/>
          <w:iCs/>
          <w:noProof/>
          <w:sz w:val="24"/>
        </w:rPr>
        <w:t>J. Pers. Soc. Psychol.</w:t>
      </w:r>
      <w:r w:rsidRPr="00B97405">
        <w:rPr>
          <w:rFonts w:ascii="Times New Roman" w:eastAsia="Times New Roman" w:hAnsi="Times New Roman"/>
          <w:noProof/>
          <w:sz w:val="24"/>
        </w:rPr>
        <w:t xml:space="preserve"> (1976). doi:10.1037/0022-3514.33.3.245</w:t>
      </w:r>
    </w:p>
    <w:p w14:paraId="26DEE333"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43.</w:t>
      </w:r>
      <w:r w:rsidRPr="00B97405">
        <w:rPr>
          <w:rFonts w:ascii="Times New Roman" w:eastAsia="Times New Roman" w:hAnsi="Times New Roman"/>
          <w:noProof/>
          <w:sz w:val="24"/>
        </w:rPr>
        <w:tab/>
        <w:t xml:space="preserve">Becker, G. S. Crime and punishment: An economic approach. in </w:t>
      </w:r>
      <w:r w:rsidRPr="00B97405">
        <w:rPr>
          <w:rFonts w:ascii="Times New Roman" w:eastAsia="Times New Roman" w:hAnsi="Times New Roman"/>
          <w:i/>
          <w:iCs/>
          <w:noProof/>
          <w:sz w:val="24"/>
        </w:rPr>
        <w:t>Economic Analysis of the Law: Selected Readings</w:t>
      </w:r>
      <w:r w:rsidRPr="00B97405">
        <w:rPr>
          <w:rFonts w:ascii="Times New Roman" w:eastAsia="Times New Roman" w:hAnsi="Times New Roman"/>
          <w:noProof/>
          <w:sz w:val="24"/>
        </w:rPr>
        <w:t xml:space="preserve"> (2007). doi:10.1002/9780470752135.ch25</w:t>
      </w:r>
    </w:p>
    <w:p w14:paraId="4FBEDA18"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44.</w:t>
      </w:r>
      <w:r w:rsidRPr="00B97405">
        <w:rPr>
          <w:rFonts w:ascii="Times New Roman" w:eastAsia="Times New Roman" w:hAnsi="Times New Roman"/>
          <w:noProof/>
          <w:sz w:val="24"/>
        </w:rPr>
        <w:tab/>
        <w:t xml:space="preserve">Jacob, B., Lefgren, L. J. &amp; Moretti, E. </w:t>
      </w:r>
      <w:r w:rsidRPr="00B97405">
        <w:rPr>
          <w:rFonts w:ascii="Times New Roman" w:eastAsia="Times New Roman" w:hAnsi="Times New Roman"/>
          <w:i/>
          <w:iCs/>
          <w:noProof/>
          <w:sz w:val="24"/>
        </w:rPr>
        <w:t>The dynamics of criminal behavior: Evidence from weather shocks</w:t>
      </w:r>
      <w:r w:rsidRPr="00B97405">
        <w:rPr>
          <w:rFonts w:ascii="Times New Roman" w:eastAsia="Times New Roman" w:hAnsi="Times New Roman"/>
          <w:noProof/>
          <w:sz w:val="24"/>
        </w:rPr>
        <w:t xml:space="preserve">. </w:t>
      </w:r>
      <w:r w:rsidRPr="00B97405">
        <w:rPr>
          <w:rFonts w:ascii="Times New Roman" w:eastAsia="Times New Roman" w:hAnsi="Times New Roman"/>
          <w:i/>
          <w:iCs/>
          <w:noProof/>
          <w:sz w:val="24"/>
        </w:rPr>
        <w:t>SSRN</w:t>
      </w:r>
      <w:r w:rsidRPr="00B97405">
        <w:rPr>
          <w:rFonts w:ascii="Times New Roman" w:eastAsia="Times New Roman" w:hAnsi="Times New Roman"/>
          <w:noProof/>
          <w:sz w:val="24"/>
        </w:rPr>
        <w:t xml:space="preserve"> (2005). doi:10.2139/ssrn.647644</w:t>
      </w:r>
    </w:p>
    <w:p w14:paraId="67C197E5"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45.</w:t>
      </w:r>
      <w:r w:rsidRPr="00B97405">
        <w:rPr>
          <w:rFonts w:ascii="Times New Roman" w:eastAsia="Times New Roman" w:hAnsi="Times New Roman"/>
          <w:noProof/>
          <w:sz w:val="24"/>
        </w:rPr>
        <w:tab/>
        <w:t xml:space="preserve">Majeed, H. &amp; Lee, J. The impact of climate change on youth depression and mental health. </w:t>
      </w:r>
      <w:r w:rsidRPr="00B97405">
        <w:rPr>
          <w:rFonts w:ascii="Times New Roman" w:eastAsia="Times New Roman" w:hAnsi="Times New Roman"/>
          <w:i/>
          <w:iCs/>
          <w:noProof/>
          <w:sz w:val="24"/>
        </w:rPr>
        <w:t>Lancet Planet. Heal.</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1,</w:t>
      </w:r>
      <w:r w:rsidRPr="00B97405">
        <w:rPr>
          <w:rFonts w:ascii="Times New Roman" w:eastAsia="Times New Roman" w:hAnsi="Times New Roman"/>
          <w:noProof/>
          <w:sz w:val="24"/>
        </w:rPr>
        <w:t xml:space="preserve"> e94–e95 (2017).</w:t>
      </w:r>
    </w:p>
    <w:p w14:paraId="08ED097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46.</w:t>
      </w:r>
      <w:r w:rsidRPr="00B97405">
        <w:rPr>
          <w:rFonts w:ascii="Times New Roman" w:eastAsia="Times New Roman" w:hAnsi="Times New Roman"/>
          <w:noProof/>
          <w:sz w:val="24"/>
        </w:rPr>
        <w:tab/>
        <w:t xml:space="preserve">Berry, H. L., Waite, T. D., Dear, K. B. G., Capon, A. G. &amp; Murray, V. The case for systems thinking about climate change and mental health. </w:t>
      </w:r>
      <w:r w:rsidRPr="00B97405">
        <w:rPr>
          <w:rFonts w:ascii="Times New Roman" w:eastAsia="Times New Roman" w:hAnsi="Times New Roman"/>
          <w:i/>
          <w:iCs/>
          <w:noProof/>
          <w:sz w:val="24"/>
        </w:rPr>
        <w:t>Nature Climate Change</w:t>
      </w:r>
      <w:r w:rsidRPr="00B97405">
        <w:rPr>
          <w:rFonts w:ascii="Times New Roman" w:eastAsia="Times New Roman" w:hAnsi="Times New Roman"/>
          <w:noProof/>
          <w:sz w:val="24"/>
        </w:rPr>
        <w:t xml:space="preserve"> (2018). doi:10.1038/s41558-018-0102-4</w:t>
      </w:r>
    </w:p>
    <w:p w14:paraId="08916CA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47.</w:t>
      </w:r>
      <w:r w:rsidRPr="00B97405">
        <w:rPr>
          <w:rFonts w:ascii="Times New Roman" w:eastAsia="Times New Roman" w:hAnsi="Times New Roman"/>
          <w:noProof/>
          <w:sz w:val="24"/>
        </w:rPr>
        <w:tab/>
        <w:t xml:space="preserve">Hansen, A.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The effect of heat waves on mental health in a temperate Australian </w:t>
      </w:r>
      <w:r w:rsidRPr="00B97405">
        <w:rPr>
          <w:rFonts w:ascii="Times New Roman" w:eastAsia="Times New Roman" w:hAnsi="Times New Roman"/>
          <w:noProof/>
          <w:sz w:val="24"/>
        </w:rPr>
        <w:lastRenderedPageBreak/>
        <w:t xml:space="preserve">City. </w:t>
      </w:r>
      <w:r w:rsidRPr="00B97405">
        <w:rPr>
          <w:rFonts w:ascii="Times New Roman" w:eastAsia="Times New Roman" w:hAnsi="Times New Roman"/>
          <w:i/>
          <w:iCs/>
          <w:noProof/>
          <w:sz w:val="24"/>
        </w:rPr>
        <w:t>Environ. Health Perspect.</w:t>
      </w:r>
      <w:r w:rsidRPr="00B97405">
        <w:rPr>
          <w:rFonts w:ascii="Times New Roman" w:eastAsia="Times New Roman" w:hAnsi="Times New Roman"/>
          <w:noProof/>
          <w:sz w:val="24"/>
        </w:rPr>
        <w:t xml:space="preserve"> (2008). doi:10.1289/ehp.11339</w:t>
      </w:r>
    </w:p>
    <w:p w14:paraId="4E013820"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48.</w:t>
      </w:r>
      <w:r w:rsidRPr="00B97405">
        <w:rPr>
          <w:rFonts w:ascii="Times New Roman" w:eastAsia="Times New Roman" w:hAnsi="Times New Roman"/>
          <w:noProof/>
          <w:sz w:val="24"/>
        </w:rPr>
        <w:tab/>
        <w:t xml:space="preserve">Obradovich, N., Migliorini, R., Mednick, S. C. &amp; Fowler, J. H. Nighttime temperature and human sleep loss in a changing climate. </w:t>
      </w:r>
      <w:r w:rsidRPr="00B97405">
        <w:rPr>
          <w:rFonts w:ascii="Times New Roman" w:eastAsia="Times New Roman" w:hAnsi="Times New Roman"/>
          <w:i/>
          <w:iCs/>
          <w:noProof/>
          <w:sz w:val="24"/>
        </w:rPr>
        <w:t>Sci. Adv.</w:t>
      </w:r>
      <w:r w:rsidRPr="00B97405">
        <w:rPr>
          <w:rFonts w:ascii="Times New Roman" w:eastAsia="Times New Roman" w:hAnsi="Times New Roman"/>
          <w:noProof/>
          <w:sz w:val="24"/>
        </w:rPr>
        <w:t xml:space="preserve"> (2017). doi:10.1126/sciadv.1601555</w:t>
      </w:r>
    </w:p>
    <w:p w14:paraId="1FD30316"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49.</w:t>
      </w:r>
      <w:r w:rsidRPr="00B97405">
        <w:rPr>
          <w:rFonts w:ascii="Times New Roman" w:eastAsia="Times New Roman" w:hAnsi="Times New Roman"/>
          <w:noProof/>
          <w:sz w:val="24"/>
        </w:rPr>
        <w:tab/>
        <w:t xml:space="preserve">L., C., C.,  de C. &amp; P., A. Heatwaves and their impact on people with alcohol, drug and mental health conditions: A discussion paper on clinical practice considerations. </w:t>
      </w:r>
      <w:r w:rsidRPr="00B97405">
        <w:rPr>
          <w:rFonts w:ascii="Times New Roman" w:eastAsia="Times New Roman" w:hAnsi="Times New Roman"/>
          <w:i/>
          <w:iCs/>
          <w:noProof/>
          <w:sz w:val="24"/>
        </w:rPr>
        <w:t>J. Adv. Nurs.</w:t>
      </w:r>
      <w:r w:rsidRPr="00B97405">
        <w:rPr>
          <w:rFonts w:ascii="Times New Roman" w:eastAsia="Times New Roman" w:hAnsi="Times New Roman"/>
          <w:noProof/>
          <w:sz w:val="24"/>
        </w:rPr>
        <w:t xml:space="preserve"> (2011). 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w:t>
      </w:r>
    </w:p>
    <w:p w14:paraId="7D2A2633" w14:textId="77777777" w:rsidR="00B97405" w:rsidRDefault="00B97405" w:rsidP="00B97405">
      <w:pPr>
        <w:widowControl w:val="0"/>
        <w:autoSpaceDE w:val="0"/>
        <w:autoSpaceDN w:val="0"/>
        <w:adjustRightInd w:val="0"/>
        <w:spacing w:line="240" w:lineRule="auto"/>
        <w:ind w:left="640" w:hanging="640"/>
        <w:rPr>
          <w:ins w:id="1007" w:author="Parks, Robbie M" w:date="2018-12-08T16:48:00Z"/>
          <w:rFonts w:ascii="Times New Roman" w:eastAsia="Times New Roman" w:hAnsi="Times New Roman"/>
          <w:noProof/>
          <w:sz w:val="24"/>
        </w:rPr>
      </w:pPr>
      <w:r w:rsidRPr="00B97405">
        <w:rPr>
          <w:rFonts w:ascii="Times New Roman" w:eastAsia="Times New Roman" w:hAnsi="Times New Roman"/>
          <w:noProof/>
          <w:sz w:val="24"/>
        </w:rPr>
        <w:t>50.</w:t>
      </w:r>
      <w:r w:rsidRPr="00B97405">
        <w:rPr>
          <w:rFonts w:ascii="Times New Roman" w:eastAsia="Times New Roman" w:hAnsi="Times New Roman"/>
          <w:noProof/>
          <w:sz w:val="24"/>
        </w:rPr>
        <w:tab/>
        <w:t xml:space="preserve">Carleton, T. A. Crop-damaging temperatures increase suicide rates in India. </w:t>
      </w:r>
      <w:r w:rsidRPr="00B97405">
        <w:rPr>
          <w:rFonts w:ascii="Times New Roman" w:eastAsia="Times New Roman" w:hAnsi="Times New Roman"/>
          <w:i/>
          <w:iCs/>
          <w:noProof/>
          <w:sz w:val="24"/>
        </w:rPr>
        <w:t>Proc. Natl. Acad. Sci.</w:t>
      </w:r>
      <w:r w:rsidRPr="00B97405">
        <w:rPr>
          <w:rFonts w:ascii="Times New Roman" w:eastAsia="Times New Roman" w:hAnsi="Times New Roman"/>
          <w:noProof/>
          <w:sz w:val="24"/>
        </w:rPr>
        <w:t xml:space="preserve"> (2017). doi:10.1073/pnas.1701354114</w:t>
      </w:r>
    </w:p>
    <w:p w14:paraId="409159E9" w14:textId="196BCA0A" w:rsidR="00F83896" w:rsidRPr="00F83896" w:rsidRDefault="00F83896" w:rsidP="00F83896">
      <w:pPr>
        <w:spacing w:line="240" w:lineRule="auto"/>
        <w:jc w:val="both"/>
        <w:rPr>
          <w:rFonts w:ascii="Times New Roman" w:hAnsi="Times New Roman"/>
          <w:b/>
          <w:sz w:val="24"/>
          <w:szCs w:val="24"/>
          <w:rPrChange w:id="1008" w:author="Parks, Robbie M" w:date="2018-12-08T16:48:00Z">
            <w:rPr>
              <w:rFonts w:ascii="Times New Roman" w:eastAsia="Times New Roman" w:hAnsi="Times New Roman"/>
              <w:noProof/>
              <w:sz w:val="24"/>
            </w:rPr>
          </w:rPrChange>
        </w:rPr>
        <w:pPrChange w:id="1009" w:author="Parks, Robbie M" w:date="2018-12-08T16:48:00Z">
          <w:pPr>
            <w:widowControl w:val="0"/>
            <w:autoSpaceDE w:val="0"/>
            <w:autoSpaceDN w:val="0"/>
            <w:adjustRightInd w:val="0"/>
            <w:spacing w:line="240" w:lineRule="auto"/>
            <w:ind w:left="640" w:hanging="640"/>
          </w:pPr>
        </w:pPrChange>
      </w:pPr>
      <w:ins w:id="1010" w:author="Parks, Robbie M" w:date="2018-12-08T16:48:00Z">
        <w:r>
          <w:rPr>
            <w:rFonts w:ascii="Times New Roman" w:hAnsi="Times New Roman"/>
            <w:b/>
            <w:sz w:val="24"/>
            <w:szCs w:val="24"/>
          </w:rPr>
          <w:t>Methods</w:t>
        </w:r>
      </w:ins>
      <w:bookmarkStart w:id="1011" w:name="_GoBack"/>
      <w:bookmarkEnd w:id="1011"/>
    </w:p>
    <w:p w14:paraId="5508701B"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51.</w:t>
      </w:r>
      <w:r w:rsidRPr="00B97405">
        <w:rPr>
          <w:rFonts w:ascii="Times New Roman" w:eastAsia="Times New Roman" w:hAnsi="Times New Roman"/>
          <w:noProof/>
          <w:sz w:val="24"/>
        </w:rPr>
        <w:tab/>
        <w:t xml:space="preserve">Dee, D. P. </w:t>
      </w:r>
      <w:r w:rsidRPr="00B97405">
        <w:rPr>
          <w:rFonts w:ascii="Times New Roman" w:eastAsia="Times New Roman" w:hAnsi="Times New Roman"/>
          <w:i/>
          <w:iCs/>
          <w:noProof/>
          <w:sz w:val="24"/>
        </w:rPr>
        <w:t>et al.</w:t>
      </w:r>
      <w:r w:rsidRPr="00B97405">
        <w:rPr>
          <w:rFonts w:ascii="Times New Roman" w:eastAsia="Times New Roman" w:hAnsi="Times New Roman"/>
          <w:noProof/>
          <w:sz w:val="24"/>
        </w:rPr>
        <w:t xml:space="preserve"> The ERA-Interim reanalysis: configuration and performance of the data assimilation system. </w:t>
      </w:r>
      <w:r w:rsidRPr="00B97405">
        <w:rPr>
          <w:rFonts w:ascii="Times New Roman" w:eastAsia="Times New Roman" w:hAnsi="Times New Roman"/>
          <w:i/>
          <w:iCs/>
          <w:noProof/>
          <w:sz w:val="24"/>
        </w:rPr>
        <w:t>Q. J. R. Meteorol. Soc.</w:t>
      </w:r>
      <w:r w:rsidRPr="00B97405">
        <w:rPr>
          <w:rFonts w:ascii="Times New Roman" w:eastAsia="Times New Roman" w:hAnsi="Times New Roman"/>
          <w:noProof/>
          <w:sz w:val="24"/>
        </w:rPr>
        <w:t xml:space="preserve"> </w:t>
      </w:r>
      <w:r w:rsidRPr="00B97405">
        <w:rPr>
          <w:rFonts w:ascii="Times New Roman" w:eastAsia="Times New Roman" w:hAnsi="Times New Roman"/>
          <w:b/>
          <w:bCs/>
          <w:noProof/>
          <w:sz w:val="24"/>
        </w:rPr>
        <w:t>137,</w:t>
      </w:r>
      <w:r w:rsidRPr="00B97405">
        <w:rPr>
          <w:rFonts w:ascii="Times New Roman" w:eastAsia="Times New Roman" w:hAnsi="Times New Roman"/>
          <w:noProof/>
          <w:sz w:val="24"/>
        </w:rPr>
        <w:t xml:space="preserve"> 553–597 (2011).</w:t>
      </w:r>
    </w:p>
    <w:p w14:paraId="3FC1A622"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52.</w:t>
      </w:r>
      <w:r w:rsidRPr="00B97405">
        <w:rPr>
          <w:rFonts w:ascii="Times New Roman" w:eastAsia="Times New Roman" w:hAnsi="Times New Roman"/>
          <w:noProof/>
          <w:sz w:val="24"/>
        </w:rPr>
        <w:tab/>
        <w:t xml:space="preserve">Wallace, J. M. &amp; Hobbs, P. V. </w:t>
      </w:r>
      <w:r w:rsidRPr="00B97405">
        <w:rPr>
          <w:rFonts w:ascii="Times New Roman" w:eastAsia="Times New Roman" w:hAnsi="Times New Roman"/>
          <w:i/>
          <w:iCs/>
          <w:noProof/>
          <w:sz w:val="24"/>
        </w:rPr>
        <w:t>Atmospheric Science: An Introductory Survey: Second Edition</w:t>
      </w:r>
      <w:r w:rsidRPr="00B97405">
        <w:rPr>
          <w:rFonts w:ascii="Times New Roman" w:eastAsia="Times New Roman" w:hAnsi="Times New Roman"/>
          <w:noProof/>
          <w:sz w:val="24"/>
        </w:rPr>
        <w:t xml:space="preserve">. </w:t>
      </w:r>
      <w:r w:rsidRPr="00B97405">
        <w:rPr>
          <w:rFonts w:ascii="Times New Roman" w:eastAsia="Times New Roman" w:hAnsi="Times New Roman"/>
          <w:i/>
          <w:iCs/>
          <w:noProof/>
          <w:sz w:val="24"/>
        </w:rPr>
        <w:t>Atmospheric Science: An Introductory Survey: Second Edition</w:t>
      </w:r>
      <w:r w:rsidRPr="00B97405">
        <w:rPr>
          <w:rFonts w:ascii="Times New Roman" w:eastAsia="Times New Roman" w:hAnsi="Times New Roman"/>
          <w:noProof/>
          <w:sz w:val="24"/>
        </w:rPr>
        <w:t xml:space="preserve"> (2006). doi:10.1016/C2009-0-00034-8</w:t>
      </w:r>
    </w:p>
    <w:p w14:paraId="030F3687"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53.</w:t>
      </w:r>
      <w:r w:rsidRPr="00B97405">
        <w:rPr>
          <w:rFonts w:ascii="Times New Roman" w:eastAsia="Times New Roman" w:hAnsi="Times New Roman"/>
          <w:noProof/>
          <w:sz w:val="24"/>
        </w:rPr>
        <w:tab/>
        <w:t xml:space="preserve">Rue, H. &amp; Held, L. </w:t>
      </w:r>
      <w:r w:rsidRPr="00B97405">
        <w:rPr>
          <w:rFonts w:ascii="Times New Roman" w:eastAsia="Times New Roman" w:hAnsi="Times New Roman"/>
          <w:i/>
          <w:iCs/>
          <w:noProof/>
          <w:sz w:val="24"/>
        </w:rPr>
        <w:t>Gaussian Markov random fields. Theory and applications</w:t>
      </w:r>
      <w:r w:rsidRPr="00B97405">
        <w:rPr>
          <w:rFonts w:ascii="Times New Roman" w:eastAsia="Times New Roman" w:hAnsi="Times New Roman"/>
          <w:noProof/>
          <w:sz w:val="24"/>
        </w:rPr>
        <w:t xml:space="preserve">. </w:t>
      </w:r>
      <w:r w:rsidRPr="00B97405">
        <w:rPr>
          <w:rFonts w:ascii="Times New Roman" w:eastAsia="Times New Roman" w:hAnsi="Times New Roman"/>
          <w:i/>
          <w:iCs/>
          <w:noProof/>
          <w:sz w:val="24"/>
        </w:rPr>
        <w:t>Chapman &amp; Hall</w:t>
      </w:r>
      <w:r w:rsidRPr="00B97405">
        <w:rPr>
          <w:rFonts w:ascii="Times New Roman" w:eastAsia="Times New Roman" w:hAnsi="Times New Roman"/>
          <w:noProof/>
          <w:sz w:val="24"/>
        </w:rPr>
        <w:t xml:space="preserve"> (2005). doi:10.1007/s00184-007-0162-3</w:t>
      </w:r>
    </w:p>
    <w:p w14:paraId="79AB9A27"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54.</w:t>
      </w:r>
      <w:r w:rsidRPr="00B97405">
        <w:rPr>
          <w:rFonts w:ascii="Times New Roman" w:eastAsia="Times New Roman" w:hAnsi="Times New Roman"/>
          <w:noProof/>
          <w:sz w:val="24"/>
        </w:rPr>
        <w:tab/>
        <w:t xml:space="preserve">Besag, J. Spatial interaction and the statistical snalysis of lattice systems. </w:t>
      </w:r>
      <w:r w:rsidRPr="00B97405">
        <w:rPr>
          <w:rFonts w:ascii="Times New Roman" w:eastAsia="Times New Roman" w:hAnsi="Times New Roman"/>
          <w:i/>
          <w:iCs/>
          <w:noProof/>
          <w:sz w:val="24"/>
        </w:rPr>
        <w:t>J. R. Stat. Soc. Ser. B (Statistical Methodol.</w:t>
      </w:r>
      <w:r w:rsidRPr="00B97405">
        <w:rPr>
          <w:rFonts w:ascii="Times New Roman" w:eastAsia="Times New Roman" w:hAnsi="Times New Roman"/>
          <w:noProof/>
          <w:sz w:val="24"/>
        </w:rPr>
        <w:t xml:space="preserve"> (1974). doi:10.2307/2984812</w:t>
      </w:r>
    </w:p>
    <w:p w14:paraId="4745C474" w14:textId="77777777" w:rsidR="00B97405" w:rsidRPr="00B97405" w:rsidRDefault="00B97405" w:rsidP="00B97405">
      <w:pPr>
        <w:widowControl w:val="0"/>
        <w:autoSpaceDE w:val="0"/>
        <w:autoSpaceDN w:val="0"/>
        <w:adjustRightInd w:val="0"/>
        <w:spacing w:line="240" w:lineRule="auto"/>
        <w:ind w:left="640" w:hanging="640"/>
        <w:rPr>
          <w:rFonts w:ascii="Times New Roman" w:eastAsia="Times New Roman" w:hAnsi="Times New Roman"/>
          <w:noProof/>
          <w:sz w:val="24"/>
        </w:rPr>
      </w:pPr>
      <w:r w:rsidRPr="00B97405">
        <w:rPr>
          <w:rFonts w:ascii="Times New Roman" w:eastAsia="Times New Roman" w:hAnsi="Times New Roman"/>
          <w:noProof/>
          <w:sz w:val="24"/>
        </w:rPr>
        <w:t>55.</w:t>
      </w:r>
      <w:r w:rsidRPr="00B97405">
        <w:rPr>
          <w:rFonts w:ascii="Times New Roman" w:eastAsia="Times New Roman" w:hAnsi="Times New Roman"/>
          <w:noProof/>
          <w:sz w:val="24"/>
        </w:rPr>
        <w:tab/>
        <w:t>IPCC. IPCC special report on the impacts of global warming of 1.5 °C - Summary for policy makers. (2018).</w:t>
      </w:r>
    </w:p>
    <w:p w14:paraId="5A8E717A" w14:textId="77777777" w:rsidR="00B97405" w:rsidRPr="00B97405" w:rsidRDefault="00B97405" w:rsidP="00B97405">
      <w:pPr>
        <w:widowControl w:val="0"/>
        <w:autoSpaceDE w:val="0"/>
        <w:autoSpaceDN w:val="0"/>
        <w:adjustRightInd w:val="0"/>
        <w:spacing w:line="240" w:lineRule="auto"/>
        <w:ind w:left="640" w:hanging="640"/>
        <w:rPr>
          <w:rFonts w:ascii="Times New Roman" w:hAnsi="Times New Roman"/>
          <w:noProof/>
          <w:sz w:val="24"/>
        </w:rPr>
      </w:pPr>
      <w:r w:rsidRPr="00B97405">
        <w:rPr>
          <w:rFonts w:ascii="Times New Roman" w:eastAsia="Times New Roman" w:hAnsi="Times New Roman"/>
          <w:noProof/>
          <w:sz w:val="24"/>
        </w:rPr>
        <w:t>56.</w:t>
      </w:r>
      <w:r w:rsidRPr="00B97405">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B97405">
        <w:rPr>
          <w:rFonts w:ascii="Times New Roman" w:eastAsia="Times New Roman" w:hAnsi="Times New Roman"/>
          <w:i/>
          <w:iCs/>
          <w:noProof/>
          <w:sz w:val="24"/>
        </w:rPr>
        <w:t>J. R. Stat. Soc. Ser. B Stat. Methodol.</w:t>
      </w:r>
      <w:r w:rsidRPr="00B97405">
        <w:rPr>
          <w:rFonts w:ascii="Times New Roman" w:eastAsia="Times New Roman" w:hAnsi="Times New Roman"/>
          <w:noProof/>
          <w:sz w:val="24"/>
        </w:rPr>
        <w:t xml:space="preserve"> (2009). doi:10.1111/j.1467-9868.2008.00700.x</w:t>
      </w:r>
    </w:p>
    <w:p w14:paraId="14D0E6E5" w14:textId="1F2EC867" w:rsidR="009011C5" w:rsidRPr="00636C9B" w:rsidRDefault="00A55581" w:rsidP="00B97405">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05E09CCA" w:rsidR="008A218F" w:rsidDel="00136062" w:rsidRDefault="003007A1" w:rsidP="00043D68">
      <w:pPr>
        <w:spacing w:after="0" w:line="480" w:lineRule="auto"/>
        <w:jc w:val="both"/>
        <w:rPr>
          <w:del w:id="1012" w:author="Parks, Robbie M" w:date="2018-12-05T11:53:00Z"/>
          <w:rFonts w:ascii="Times New Roman" w:hAnsi="Times New Roman"/>
          <w:color w:val="000000" w:themeColor="text1"/>
          <w:sz w:val="24"/>
          <w:szCs w:val="24"/>
        </w:rPr>
      </w:pPr>
      <w:del w:id="1013" w:author="Parks, Robbie M" w:date="2018-12-05T11:53:00Z">
        <w:r w:rsidRPr="00636C9B" w:rsidDel="00136062">
          <w:rPr>
            <w:rFonts w:ascii="Times New Roman" w:hAnsi="Times New Roman"/>
            <w:b/>
            <w:color w:val="000000" w:themeColor="text1"/>
            <w:sz w:val="24"/>
            <w:szCs w:val="24"/>
          </w:rPr>
          <w:lastRenderedPageBreak/>
          <w:delText>Figure 1</w:delText>
        </w:r>
        <w:r w:rsidR="002A5534" w:rsidRPr="00636C9B" w:rsidDel="00136062">
          <w:rPr>
            <w:rFonts w:ascii="Times New Roman" w:hAnsi="Times New Roman"/>
            <w:b/>
            <w:color w:val="000000" w:themeColor="text1"/>
            <w:sz w:val="24"/>
            <w:szCs w:val="24"/>
          </w:rPr>
          <w:delText xml:space="preserve">. </w:delText>
        </w:r>
        <w:r w:rsidR="00AA16D4" w:rsidRPr="00171799" w:rsidDel="00136062">
          <w:rPr>
            <w:rFonts w:ascii="Times New Roman" w:hAnsi="Times New Roman"/>
            <w:color w:val="000000" w:themeColor="text1"/>
            <w:sz w:val="24"/>
            <w:szCs w:val="24"/>
          </w:rPr>
          <w:delText xml:space="preserve">Graphic </w:delText>
        </w:r>
        <w:r w:rsidR="008A218F" w:rsidDel="00136062">
          <w:rPr>
            <w:rFonts w:ascii="Times New Roman" w:hAnsi="Times New Roman"/>
            <w:color w:val="000000" w:themeColor="text1"/>
            <w:sz w:val="24"/>
            <w:szCs w:val="24"/>
          </w:rPr>
          <w:delText xml:space="preserve">representation </w:delText>
        </w:r>
        <w:r w:rsidR="00AA16D4" w:rsidRPr="00171799" w:rsidDel="00136062">
          <w:rPr>
            <w:rFonts w:ascii="Times New Roman" w:hAnsi="Times New Roman"/>
            <w:color w:val="000000" w:themeColor="text1"/>
            <w:sz w:val="24"/>
            <w:szCs w:val="24"/>
          </w:rPr>
          <w:delText>of</w:delText>
        </w:r>
        <w:r w:rsidR="00AA16D4" w:rsidDel="00136062">
          <w:rPr>
            <w:rFonts w:ascii="Times New Roman" w:hAnsi="Times New Roman"/>
            <w:b/>
            <w:color w:val="000000" w:themeColor="text1"/>
            <w:sz w:val="24"/>
            <w:szCs w:val="24"/>
          </w:rPr>
          <w:delText xml:space="preserve"> </w:delText>
        </w:r>
        <w:r w:rsidR="008A218F" w:rsidDel="00136062">
          <w:rPr>
            <w:rFonts w:ascii="Times New Roman" w:hAnsi="Times New Roman"/>
            <w:color w:val="000000" w:themeColor="text1"/>
            <w:sz w:val="24"/>
            <w:szCs w:val="24"/>
          </w:rPr>
          <w:delText xml:space="preserve">temperature </w:delText>
        </w:r>
        <w:r w:rsidR="00AA16D4" w:rsidDel="00136062">
          <w:rPr>
            <w:rFonts w:ascii="Times New Roman" w:hAnsi="Times New Roman"/>
            <w:color w:val="000000" w:themeColor="text1"/>
            <w:sz w:val="24"/>
            <w:szCs w:val="24"/>
          </w:rPr>
          <w:delText>anomalies</w:delText>
        </w:r>
        <w:r w:rsidR="008A218F" w:rsidDel="00136062">
          <w:rPr>
            <w:rFonts w:ascii="Times New Roman" w:hAnsi="Times New Roman"/>
            <w:color w:val="000000" w:themeColor="text1"/>
            <w:sz w:val="24"/>
            <w:szCs w:val="24"/>
          </w:rPr>
          <w:delText>. The graph shows how monthly temperatures</w:delText>
        </w:r>
        <w:r w:rsidR="008A218F" w:rsidRPr="00636C9B" w:rsidDel="00136062">
          <w:rPr>
            <w:rFonts w:ascii="Times New Roman" w:hAnsi="Times New Roman"/>
            <w:color w:val="000000" w:themeColor="text1"/>
            <w:sz w:val="24"/>
            <w:szCs w:val="24"/>
          </w:rPr>
          <w:delText xml:space="preserve"> </w:delText>
        </w:r>
        <w:r w:rsidR="00732CB4" w:rsidDel="00136062">
          <w:rPr>
            <w:rFonts w:ascii="Times New Roman" w:hAnsi="Times New Roman"/>
            <w:color w:val="000000" w:themeColor="text1"/>
            <w:sz w:val="24"/>
            <w:szCs w:val="24"/>
          </w:rPr>
          <w:delText>in two example</w:delText>
        </w:r>
        <w:r w:rsidR="008A218F" w:rsidDel="00136062">
          <w:rPr>
            <w:rFonts w:ascii="Times New Roman" w:hAnsi="Times New Roman"/>
            <w:color w:val="000000" w:themeColor="text1"/>
            <w:sz w:val="24"/>
            <w:szCs w:val="24"/>
          </w:rPr>
          <w:delText xml:space="preserve"> states (</w:delText>
        </w:r>
        <w:r w:rsidR="00DD0012" w:rsidDel="00136062">
          <w:rPr>
            <w:rFonts w:ascii="Times New Roman" w:hAnsi="Times New Roman"/>
            <w:color w:val="000000" w:themeColor="text1"/>
            <w:sz w:val="24"/>
            <w:szCs w:val="24"/>
          </w:rPr>
          <w:delText>Florida</w:delText>
        </w:r>
        <w:r w:rsidR="008A218F" w:rsidDel="00136062">
          <w:rPr>
            <w:rFonts w:ascii="Times New Roman" w:hAnsi="Times New Roman"/>
            <w:color w:val="000000" w:themeColor="text1"/>
            <w:sz w:val="24"/>
            <w:szCs w:val="24"/>
          </w:rPr>
          <w:delText xml:space="preserve"> and </w:delText>
        </w:r>
        <w:r w:rsidR="00DD0012" w:rsidDel="00136062">
          <w:rPr>
            <w:rFonts w:ascii="Times New Roman" w:hAnsi="Times New Roman"/>
            <w:color w:val="000000" w:themeColor="text1"/>
            <w:sz w:val="24"/>
            <w:szCs w:val="24"/>
          </w:rPr>
          <w:delText>Washington</w:delText>
        </w:r>
        <w:r w:rsidR="008A218F" w:rsidDel="00136062">
          <w:rPr>
            <w:rFonts w:ascii="Times New Roman" w:hAnsi="Times New Roman"/>
            <w:color w:val="000000" w:themeColor="text1"/>
            <w:sz w:val="24"/>
            <w:szCs w:val="24"/>
          </w:rPr>
          <w:delText>)</w:delText>
        </w:r>
        <w:r w:rsidR="009972A7" w:rsidDel="00136062">
          <w:rPr>
            <w:rFonts w:ascii="Times New Roman" w:hAnsi="Times New Roman"/>
            <w:color w:val="000000" w:themeColor="text1"/>
            <w:sz w:val="24"/>
            <w:szCs w:val="24"/>
          </w:rPr>
          <w:delText xml:space="preserve"> </w:delText>
        </w:r>
        <w:r w:rsidR="00043D68" w:rsidDel="00136062">
          <w:rPr>
            <w:rFonts w:ascii="Times New Roman" w:hAnsi="Times New Roman"/>
            <w:color w:val="000000" w:themeColor="text1"/>
            <w:sz w:val="24"/>
            <w:szCs w:val="24"/>
          </w:rPr>
          <w:delText>(left panel)</w:delText>
        </w:r>
        <w:r w:rsidR="008A218F" w:rsidDel="00136062">
          <w:rPr>
            <w:rFonts w:ascii="Times New Roman" w:hAnsi="Times New Roman"/>
            <w:color w:val="000000" w:themeColor="text1"/>
            <w:sz w:val="24"/>
            <w:szCs w:val="24"/>
          </w:rPr>
          <w:delText xml:space="preserve"> for the entire period</w:delText>
        </w:r>
        <w:r w:rsidR="009972A7" w:rsidDel="00136062">
          <w:rPr>
            <w:rFonts w:ascii="Times New Roman" w:hAnsi="Times New Roman"/>
            <w:color w:val="000000" w:themeColor="text1"/>
            <w:sz w:val="24"/>
            <w:szCs w:val="24"/>
          </w:rPr>
          <w:delText xml:space="preserve"> </w:delText>
        </w:r>
        <w:r w:rsidR="00AA16D4" w:rsidDel="00136062">
          <w:rPr>
            <w:rFonts w:ascii="Times New Roman" w:hAnsi="Times New Roman"/>
            <w:color w:val="000000" w:themeColor="text1"/>
            <w:sz w:val="24"/>
            <w:szCs w:val="24"/>
          </w:rPr>
          <w:delText xml:space="preserve">1980-2009 </w:delText>
        </w:r>
        <w:r w:rsidR="008A218F" w:rsidDel="00136062">
          <w:rPr>
            <w:rFonts w:ascii="Times New Roman" w:hAnsi="Times New Roman"/>
            <w:color w:val="000000" w:themeColor="text1"/>
            <w:sz w:val="24"/>
            <w:szCs w:val="24"/>
          </w:rPr>
          <w:delText>are used to calculate</w:delText>
        </w:r>
        <w:r w:rsidR="00AA16D4" w:rsidDel="00136062">
          <w:rPr>
            <w:rFonts w:ascii="Times New Roman" w:hAnsi="Times New Roman"/>
            <w:color w:val="000000" w:themeColor="text1"/>
            <w:sz w:val="24"/>
            <w:szCs w:val="24"/>
          </w:rPr>
          <w:delText xml:space="preserve"> July 1980-2016 temperature</w:delText>
        </w:r>
        <w:r w:rsidR="003C3DF4" w:rsidDel="00136062">
          <w:rPr>
            <w:rFonts w:ascii="Times New Roman" w:hAnsi="Times New Roman"/>
            <w:color w:val="000000" w:themeColor="text1"/>
            <w:sz w:val="24"/>
            <w:szCs w:val="24"/>
          </w:rPr>
          <w:delText xml:space="preserve"> anomalies</w:delText>
        </w:r>
        <w:r w:rsidR="00AA16D4" w:rsidDel="00136062">
          <w:rPr>
            <w:rFonts w:ascii="Times New Roman" w:hAnsi="Times New Roman"/>
            <w:color w:val="000000" w:themeColor="text1"/>
            <w:sz w:val="24"/>
            <w:szCs w:val="24"/>
          </w:rPr>
          <w:delText xml:space="preserve"> for Florida (red) and Washington (blue).</w:delText>
        </w:r>
        <w:r w:rsidR="002A5534" w:rsidRPr="00636C9B" w:rsidDel="00136062">
          <w:rPr>
            <w:rFonts w:ascii="Times New Roman" w:hAnsi="Times New Roman"/>
            <w:color w:val="000000" w:themeColor="text1"/>
            <w:sz w:val="24"/>
            <w:szCs w:val="24"/>
          </w:rPr>
          <w:delText xml:space="preserve"> (two right panels)</w:delText>
        </w:r>
        <w:r w:rsidR="00043D68" w:rsidDel="00136062">
          <w:rPr>
            <w:rFonts w:ascii="Times New Roman" w:hAnsi="Times New Roman"/>
            <w:color w:val="000000" w:themeColor="text1"/>
            <w:sz w:val="24"/>
            <w:szCs w:val="24"/>
          </w:rPr>
          <w:delText>. A</w:delText>
        </w:r>
        <w:r w:rsidR="008A218F" w:rsidDel="00136062">
          <w:rPr>
            <w:rFonts w:ascii="Times New Roman" w:hAnsi="Times New Roman"/>
            <w:color w:val="000000" w:themeColor="text1"/>
            <w:sz w:val="24"/>
            <w:szCs w:val="24"/>
          </w:rPr>
          <w:delText xml:space="preserve">s seen, </w:delText>
        </w:r>
        <w:r w:rsidR="00DD0012" w:rsidDel="00136062">
          <w:rPr>
            <w:rFonts w:ascii="Times New Roman" w:hAnsi="Times New Roman"/>
            <w:color w:val="000000" w:themeColor="text1"/>
            <w:sz w:val="24"/>
            <w:szCs w:val="24"/>
          </w:rPr>
          <w:delText xml:space="preserve">a warmer state like </w:delText>
        </w:r>
        <w:r w:rsidR="00043D68" w:rsidDel="00136062">
          <w:rPr>
            <w:rFonts w:ascii="Times New Roman" w:hAnsi="Times New Roman"/>
            <w:color w:val="000000" w:themeColor="text1"/>
            <w:sz w:val="24"/>
            <w:szCs w:val="24"/>
          </w:rPr>
          <w:delText>Florida can have less inter-year variation in a particular month</w:delText>
        </w:r>
        <w:r w:rsidR="00ED3577" w:rsidDel="00136062">
          <w:rPr>
            <w:rFonts w:ascii="Times New Roman" w:hAnsi="Times New Roman"/>
            <w:color w:val="000000" w:themeColor="text1"/>
            <w:sz w:val="24"/>
            <w:szCs w:val="24"/>
          </w:rPr>
          <w:delText xml:space="preserve"> (here, July)</w:delText>
        </w:r>
        <w:r w:rsidR="00043D68" w:rsidDel="00136062">
          <w:rPr>
            <w:rFonts w:ascii="Times New Roman" w:hAnsi="Times New Roman"/>
            <w:color w:val="000000" w:themeColor="text1"/>
            <w:sz w:val="24"/>
            <w:szCs w:val="24"/>
          </w:rPr>
          <w:delText xml:space="preserve"> compared with a cooler state like Washington.</w:delText>
        </w:r>
      </w:del>
    </w:p>
    <w:p w14:paraId="5FC4D8EB" w14:textId="16DA3E6E" w:rsidR="002A5534" w:rsidRPr="00636C9B" w:rsidDel="00136062" w:rsidRDefault="002A5534" w:rsidP="005D73D0">
      <w:pPr>
        <w:spacing w:after="0" w:line="480" w:lineRule="auto"/>
        <w:jc w:val="both"/>
        <w:rPr>
          <w:del w:id="1014" w:author="Parks, Robbie M" w:date="2018-12-05T11:53:00Z"/>
          <w:rFonts w:ascii="Times New Roman" w:hAnsi="Times New Roman"/>
          <w:color w:val="000000" w:themeColor="text1"/>
          <w:sz w:val="24"/>
          <w:szCs w:val="24"/>
        </w:rPr>
      </w:pPr>
      <w:del w:id="1015" w:author="Parks, Robbie M" w:date="2018-12-05T11:53:00Z">
        <w:r w:rsidRPr="00636C9B" w:rsidDel="00136062">
          <w:rPr>
            <w:rFonts w:ascii="Times New Roman" w:hAnsi="Times New Roman"/>
            <w:color w:val="000000" w:themeColor="text1"/>
            <w:sz w:val="24"/>
            <w:szCs w:val="24"/>
          </w:rPr>
          <w:br w:type="page"/>
        </w:r>
      </w:del>
    </w:p>
    <w:p w14:paraId="111CEFCE" w14:textId="497A4F04"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ins w:id="1016" w:author="Parks, Robbie M" w:date="2018-12-05T12:09:00Z">
        <w:r w:rsidR="00F14942">
          <w:rPr>
            <w:rFonts w:ascii="Times New Roman" w:hAnsi="Times New Roman"/>
            <w:b/>
            <w:color w:val="000000" w:themeColor="text1"/>
            <w:sz w:val="24"/>
            <w:szCs w:val="24"/>
          </w:rPr>
          <w:t>1</w:t>
        </w:r>
      </w:ins>
      <w:del w:id="1017" w:author="Parks, Robbie M" w:date="2018-12-05T12:09:00Z">
        <w:r w:rsidR="002A5534" w:rsidRPr="00636C9B" w:rsidDel="00F14942">
          <w:rPr>
            <w:rFonts w:ascii="Times New Roman" w:hAnsi="Times New Roman"/>
            <w:b/>
            <w:color w:val="000000" w:themeColor="text1"/>
            <w:sz w:val="24"/>
            <w:szCs w:val="24"/>
          </w:rPr>
          <w:delText>2</w:delText>
        </w:r>
      </w:del>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del w:id="1018" w:author="Parks, Robbie M" w:date="2018-12-05T14:27:00Z">
        <w:r w:rsidR="008A218F" w:rsidRPr="00636C9B" w:rsidDel="00605A3E">
          <w:rPr>
            <w:rFonts w:ascii="Times New Roman" w:hAnsi="Times New Roman"/>
            <w:color w:val="000000" w:themeColor="text1"/>
            <w:sz w:val="24"/>
            <w:szCs w:val="24"/>
          </w:rPr>
          <w:delText xml:space="preserve"> </w:delText>
        </w:r>
      </w:del>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79E97676"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1019" w:author="Parks, Robbie M" w:date="2018-12-05T12:10:00Z">
        <w:r w:rsidR="00F14942">
          <w:rPr>
            <w:rFonts w:ascii="Times New Roman" w:hAnsi="Times New Roman"/>
            <w:b/>
            <w:color w:val="000000" w:themeColor="text1"/>
            <w:sz w:val="24"/>
            <w:szCs w:val="24"/>
          </w:rPr>
          <w:t>2</w:t>
        </w:r>
      </w:ins>
      <w:del w:id="1020" w:author="Parks, Robbie M" w:date="2018-12-05T12:10:00Z">
        <w:r w:rsidR="002A5534" w:rsidRPr="00636C9B" w:rsidDel="00F14942">
          <w:rPr>
            <w:rFonts w:ascii="Times New Roman" w:hAnsi="Times New Roman"/>
            <w:b/>
            <w:color w:val="000000" w:themeColor="text1"/>
            <w:sz w:val="24"/>
            <w:szCs w:val="24"/>
          </w:rPr>
          <w:delText>3</w:delText>
        </w:r>
      </w:del>
      <w:r w:rsidRPr="00636C9B">
        <w:rPr>
          <w:rFonts w:ascii="Times New Roman" w:hAnsi="Times New Roman"/>
          <w:b/>
          <w:color w:val="000000" w:themeColor="text1"/>
          <w:sz w:val="24"/>
          <w:szCs w:val="24"/>
        </w:rPr>
        <w:t xml:space="preserve">. </w:t>
      </w:r>
      <w:del w:id="1021" w:author="Parks, Robbie M" w:date="2018-12-05T14:27:00Z">
        <w:r w:rsidR="009147AB" w:rsidDel="00605A3E">
          <w:rPr>
            <w:rFonts w:ascii="Times New Roman" w:hAnsi="Times New Roman"/>
            <w:b/>
            <w:color w:val="000000" w:themeColor="text1"/>
            <w:sz w:val="24"/>
            <w:szCs w:val="24"/>
          </w:rPr>
          <w:delText>[[[</w:delText>
        </w:r>
        <w:r w:rsidR="008E075D" w:rsidDel="00605A3E">
          <w:rPr>
            <w:rFonts w:ascii="Times New Roman" w:hAnsi="Times New Roman"/>
            <w:color w:val="000000" w:themeColor="text1"/>
            <w:sz w:val="24"/>
            <w:szCs w:val="24"/>
          </w:rPr>
          <w:delText>P</w:delText>
        </w:r>
        <w:r w:rsidRPr="00636C9B" w:rsidDel="00605A3E">
          <w:rPr>
            <w:rFonts w:ascii="Times New Roman" w:hAnsi="Times New Roman"/>
            <w:color w:val="000000" w:themeColor="text1"/>
            <w:sz w:val="24"/>
            <w:szCs w:val="24"/>
          </w:rPr>
          <w:delText>ercentage breakdown</w:delText>
        </w:r>
        <w:r w:rsidR="00732CB4" w:rsidDel="00605A3E">
          <w:rPr>
            <w:rFonts w:ascii="Times New Roman" w:hAnsi="Times New Roman"/>
            <w:color w:val="000000" w:themeColor="text1"/>
            <w:sz w:val="24"/>
            <w:szCs w:val="24"/>
          </w:rPr>
          <w:delText xml:space="preserve"> </w:delText>
        </w:r>
        <w:r w:rsidR="009147AB" w:rsidDel="00605A3E">
          <w:rPr>
            <w:rFonts w:ascii="Times New Roman" w:hAnsi="Times New Roman"/>
            <w:color w:val="000000" w:themeColor="text1"/>
            <w:sz w:val="24"/>
            <w:szCs w:val="24"/>
          </w:rPr>
          <w:delText xml:space="preserve">/ </w:delText>
        </w:r>
      </w:del>
      <w:ins w:id="1022" w:author="Parks, Robbie M" w:date="2018-12-05T14:27:00Z">
        <w:r w:rsidR="00605A3E">
          <w:rPr>
            <w:rFonts w:ascii="Times New Roman" w:hAnsi="Times New Roman"/>
            <w:color w:val="000000" w:themeColor="text1"/>
            <w:sz w:val="24"/>
            <w:szCs w:val="24"/>
          </w:rPr>
          <w:t>N</w:t>
        </w:r>
      </w:ins>
      <w:del w:id="1023" w:author="Parks, Robbie M" w:date="2018-12-05T14:27:00Z">
        <w:r w:rsidR="008E075D" w:rsidDel="00605A3E">
          <w:rPr>
            <w:rFonts w:ascii="Times New Roman" w:hAnsi="Times New Roman"/>
            <w:color w:val="000000" w:themeColor="text1"/>
            <w:sz w:val="24"/>
            <w:szCs w:val="24"/>
          </w:rPr>
          <w:delText>n</w:delText>
        </w:r>
      </w:del>
      <w:r w:rsidR="008E075D">
        <w:rPr>
          <w:rFonts w:ascii="Times New Roman" w:hAnsi="Times New Roman"/>
          <w:color w:val="000000" w:themeColor="text1"/>
          <w:sz w:val="24"/>
          <w:szCs w:val="24"/>
        </w:rPr>
        <w:t>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del w:id="1024" w:author="Parks, Robbie M" w:date="2018-12-05T14:27:00Z">
        <w:r w:rsidR="009147AB" w:rsidDel="00605A3E">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ins w:id="1025" w:author="Parks, Robbie M" w:date="2018-12-07T15:17:00Z">
        <w:r w:rsidR="00721B4B">
          <w:rPr>
            <w:rFonts w:ascii="Times New Roman" w:hAnsi="Times New Roman"/>
            <w:color w:val="000000" w:themeColor="text1"/>
            <w:sz w:val="24"/>
            <w:szCs w:val="24"/>
          </w:rPr>
          <w:t>(</w:t>
        </w:r>
      </w:ins>
      <w:ins w:id="1026" w:author="Parks, Robbie M" w:date="2018-12-07T15:18:00Z">
        <w:r w:rsidR="008E65F4">
          <w:rPr>
            <w:rFonts w:ascii="Times New Roman" w:hAnsi="Times New Roman"/>
            <w:color w:val="000000" w:themeColor="text1"/>
            <w:sz w:val="24"/>
            <w:szCs w:val="24"/>
          </w:rPr>
          <w:t xml:space="preserve">i.e., </w:t>
        </w:r>
      </w:ins>
      <w:ins w:id="1027" w:author="Parks, Robbie M" w:date="2018-12-07T15:17:00Z">
        <w:r w:rsidR="00721B4B">
          <w:rPr>
            <w:rFonts w:ascii="Times New Roman" w:hAnsi="Times New Roman"/>
            <w:color w:val="000000" w:themeColor="text1"/>
            <w:sz w:val="24"/>
            <w:szCs w:val="24"/>
          </w:rPr>
          <w:t xml:space="preserve">transport, falls and drownings) </w:t>
        </w:r>
      </w:ins>
      <w:r w:rsidR="0070194A">
        <w:rPr>
          <w:rFonts w:ascii="Times New Roman" w:hAnsi="Times New Roman"/>
          <w:color w:val="000000" w:themeColor="text1"/>
          <w:sz w:val="24"/>
          <w:szCs w:val="24"/>
        </w:rPr>
        <w:t xml:space="preserve">and intentional </w:t>
      </w:r>
      <w:ins w:id="1028" w:author="Parks, Robbie M" w:date="2018-12-07T15:19:00Z">
        <w:r w:rsidR="0071610D">
          <w:rPr>
            <w:rFonts w:ascii="Times New Roman" w:hAnsi="Times New Roman"/>
            <w:color w:val="000000" w:themeColor="text1"/>
            <w:sz w:val="24"/>
            <w:szCs w:val="24"/>
          </w:rPr>
          <w:t xml:space="preserve">(i.e., assault and intentional self-harm) </w:t>
        </w:r>
      </w:ins>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2EA002D3" w:rsidR="0018328F" w:rsidRPr="0018328F" w:rsidDel="00A6568C" w:rsidRDefault="004A3366" w:rsidP="0018328F">
      <w:pPr>
        <w:spacing w:after="0" w:line="480" w:lineRule="auto"/>
        <w:jc w:val="both"/>
        <w:rPr>
          <w:del w:id="1029" w:author="Parks, Robbie M" w:date="2018-12-05T14: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1030" w:author="Parks, Robbie M" w:date="2018-12-05T12:10:00Z">
        <w:r w:rsidR="00F14942">
          <w:rPr>
            <w:rFonts w:ascii="Times New Roman" w:hAnsi="Times New Roman"/>
            <w:b/>
            <w:color w:val="000000" w:themeColor="text1"/>
            <w:sz w:val="24"/>
            <w:szCs w:val="24"/>
          </w:rPr>
          <w:t>3</w:t>
        </w:r>
      </w:ins>
      <w:del w:id="1031" w:author="Parks, Robbie M" w:date="2018-12-05T12:10:00Z">
        <w:r w:rsidRPr="00636C9B" w:rsidDel="00F14942">
          <w:rPr>
            <w:rFonts w:ascii="Times New Roman" w:hAnsi="Times New Roman"/>
            <w:b/>
            <w:color w:val="000000" w:themeColor="text1"/>
            <w:sz w:val="24"/>
            <w:szCs w:val="24"/>
          </w:rPr>
          <w:delText>4</w:delText>
        </w:r>
      </w:del>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w:t>
      </w:r>
      <w:del w:id="1032" w:author="Parks, Robbie M" w:date="2018-12-05T14:42:00Z">
        <w:r w:rsidR="00DB74D6" w:rsidDel="00710DAA">
          <w:rPr>
            <w:rFonts w:ascii="Times New Roman" w:hAnsi="Times New Roman"/>
            <w:color w:val="000000" w:themeColor="text1"/>
            <w:sz w:val="24"/>
            <w:szCs w:val="24"/>
          </w:rPr>
          <w:delText xml:space="preserve">in </w:delText>
        </w:r>
      </w:del>
      <w:ins w:id="1033" w:author="Parks, Robbie M" w:date="2018-12-05T14:42:00Z">
        <w:r w:rsidR="00710DAA">
          <w:rPr>
            <w:rFonts w:ascii="Times New Roman" w:hAnsi="Times New Roman"/>
            <w:color w:val="000000" w:themeColor="text1"/>
            <w:sz w:val="24"/>
            <w:szCs w:val="24"/>
          </w:rPr>
          <w:t>fo</w:t>
        </w:r>
        <w:r w:rsidR="00037523">
          <w:rPr>
            <w:rFonts w:ascii="Times New Roman" w:hAnsi="Times New Roman"/>
            <w:color w:val="000000" w:themeColor="text1"/>
            <w:sz w:val="24"/>
            <w:szCs w:val="24"/>
          </w:rPr>
          <w:t>r</w:t>
        </w:r>
        <w:r w:rsidR="009D7461">
          <w:rPr>
            <w:rFonts w:ascii="Times New Roman" w:hAnsi="Times New Roman"/>
            <w:color w:val="000000" w:themeColor="text1"/>
            <w:sz w:val="24"/>
            <w:szCs w:val="24"/>
          </w:rPr>
          <w:t xml:space="preserve"> the </w:t>
        </w:r>
      </w:ins>
      <w:r w:rsidR="00DB74D6">
        <w:rPr>
          <w:rFonts w:ascii="Times New Roman" w:hAnsi="Times New Roman"/>
          <w:color w:val="000000" w:themeColor="text1"/>
          <w:sz w:val="24"/>
          <w:szCs w:val="24"/>
        </w:rPr>
        <w:t>2016</w:t>
      </w:r>
      <w:ins w:id="1034" w:author="Parks, Robbie M" w:date="2018-12-05T14:42:00Z">
        <w:r w:rsidR="00710DAA">
          <w:rPr>
            <w:rFonts w:ascii="Times New Roman" w:hAnsi="Times New Roman"/>
            <w:color w:val="000000" w:themeColor="text1"/>
            <w:sz w:val="24"/>
            <w:szCs w:val="24"/>
          </w:rPr>
          <w:t xml:space="preserve"> </w:t>
        </w:r>
        <w:r w:rsidR="009D7461">
          <w:rPr>
            <w:rFonts w:ascii="Times New Roman" w:hAnsi="Times New Roman"/>
            <w:color w:val="000000" w:themeColor="text1"/>
            <w:sz w:val="24"/>
            <w:szCs w:val="24"/>
          </w:rPr>
          <w:t xml:space="preserve">US </w:t>
        </w:r>
        <w:r w:rsidR="00710DAA">
          <w:rPr>
            <w:rFonts w:ascii="Times New Roman" w:hAnsi="Times New Roman"/>
            <w:color w:val="000000" w:themeColor="text1"/>
            <w:sz w:val="24"/>
            <w:szCs w:val="24"/>
          </w:rPr>
          <w:t>population</w:t>
        </w:r>
      </w:ins>
      <w:del w:id="1035" w:author="Parks, Robbie M" w:date="2018-12-05T14:32:00Z">
        <w:r w:rsidR="008621C2" w:rsidDel="00A6568C">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if </w:t>
      </w:r>
      <w:del w:id="1036" w:author="Parks, Robbie M" w:date="2018-12-05T14:32:00Z">
        <w:r w:rsidR="002B5115" w:rsidDel="0015161E">
          <w:rPr>
            <w:rFonts w:ascii="Times New Roman" w:hAnsi="Times New Roman"/>
            <w:color w:val="000000" w:themeColor="text1"/>
            <w:sz w:val="24"/>
            <w:szCs w:val="24"/>
          </w:rPr>
          <w:delText xml:space="preserve">national </w:delText>
        </w:r>
      </w:del>
      <w:r w:rsidR="002B5115">
        <w:rPr>
          <w:rFonts w:ascii="Times New Roman" w:hAnsi="Times New Roman"/>
          <w:color w:val="000000" w:themeColor="text1"/>
          <w:sz w:val="24"/>
          <w:szCs w:val="24"/>
        </w:rPr>
        <w:t xml:space="preserve">temperature anomaly </w:t>
      </w:r>
      <w:del w:id="1037" w:author="Parks, Robbie M" w:date="2018-12-05T14:48:00Z">
        <w:r w:rsidR="002B5115" w:rsidDel="00A151B1">
          <w:rPr>
            <w:rFonts w:ascii="Times New Roman" w:hAnsi="Times New Roman"/>
            <w:color w:val="000000" w:themeColor="text1"/>
            <w:sz w:val="24"/>
            <w:szCs w:val="24"/>
          </w:rPr>
          <w:delText xml:space="preserve">was </w:delText>
        </w:r>
      </w:del>
      <w:ins w:id="1038" w:author="Parks, Robbie M" w:date="2018-12-05T14:48:00Z">
        <w:r w:rsidR="00A151B1">
          <w:rPr>
            <w:rFonts w:ascii="Times New Roman" w:hAnsi="Times New Roman"/>
            <w:color w:val="000000" w:themeColor="text1"/>
            <w:sz w:val="24"/>
            <w:szCs w:val="24"/>
          </w:rPr>
          <w:t xml:space="preserve">were </w:t>
        </w:r>
      </w:ins>
      <w:r w:rsidR="002B5115">
        <w:rPr>
          <w:rFonts w:ascii="Times New Roman" w:hAnsi="Times New Roman"/>
          <w:color w:val="000000" w:themeColor="text1"/>
          <w:sz w:val="24"/>
          <w:szCs w:val="24"/>
        </w:rPr>
        <w:t>+</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ins w:id="1039" w:author="Parks, Robbie M" w:date="2018-12-05T14:32:00Z">
        <w:r w:rsidR="00A6568C">
          <w:rPr>
            <w:rFonts w:ascii="Times New Roman" w:hAnsi="Times New Roman"/>
            <w:color w:val="000000" w:themeColor="text1"/>
            <w:sz w:val="24"/>
            <w:szCs w:val="24"/>
          </w:rPr>
          <w:t xml:space="preserve"> </w:t>
        </w:r>
      </w:ins>
    </w:p>
    <w:p w14:paraId="1370BF1C" w14:textId="1F9CC24E" w:rsidR="00234E19" w:rsidRPr="00636C9B" w:rsidRDefault="002B5115" w:rsidP="00D76DF7">
      <w:pPr>
        <w:spacing w:after="0" w:line="480" w:lineRule="auto"/>
        <w:jc w:val="both"/>
        <w:rPr>
          <w:rFonts w:ascii="Times New Roman" w:hAnsi="Times New Roman"/>
          <w:color w:val="000000" w:themeColor="text1"/>
          <w:sz w:val="24"/>
          <w:szCs w:val="24"/>
        </w:rPr>
      </w:pPr>
      <w:del w:id="1040" w:author="Parks, Robbie M" w:date="2018-12-05T14:32:00Z">
        <w:r w:rsidDel="00A6568C">
          <w:rPr>
            <w:rFonts w:ascii="Times New Roman" w:hAnsi="Times New Roman"/>
            <w:color w:val="000000" w:themeColor="text1"/>
            <w:sz w:val="24"/>
            <w:szCs w:val="24"/>
          </w:rPr>
          <w:delText xml:space="preserve"> </w:delText>
        </w:r>
      </w:del>
      <w:r>
        <w:rPr>
          <w:rFonts w:ascii="Times New Roman" w:hAnsi="Times New Roman"/>
          <w:color w:val="000000" w:themeColor="text1"/>
          <w:sz w:val="24"/>
          <w:szCs w:val="24"/>
        </w:rPr>
        <w:t xml:space="preserve">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C816D0">
        <w:rPr>
          <w:rFonts w:ascii="Times New Roman" w:hAnsi="Times New Roman"/>
          <w:color w:val="000000" w:themeColor="text1"/>
          <w:sz w:val="24"/>
          <w:szCs w:val="24"/>
        </w:rPr>
        <w:t xml:space="preserve">The top row shows the break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w:t>
      </w:r>
      <w:r w:rsidR="00C816D0">
        <w:rPr>
          <w:rFonts w:ascii="Times New Roman" w:hAnsi="Times New Roman"/>
          <w:color w:val="000000" w:themeColor="text1"/>
          <w:sz w:val="24"/>
          <w:szCs w:val="24"/>
        </w:rPr>
        <w:t>.</w:t>
      </w:r>
      <w:r w:rsidR="009A0CFD" w:rsidRPr="00636C9B">
        <w:rPr>
          <w:rFonts w:ascii="Times New Roman" w:hAnsi="Times New Roman"/>
          <w:color w:val="000000" w:themeColor="text1"/>
          <w:sz w:val="24"/>
          <w:szCs w:val="24"/>
        </w:rPr>
        <w:t xml:space="preserve"> </w:t>
      </w:r>
      <w:r w:rsidR="00C816D0">
        <w:rPr>
          <w:rFonts w:ascii="Times New Roman" w:hAnsi="Times New Roman"/>
          <w:color w:val="000000" w:themeColor="text1"/>
          <w:sz w:val="24"/>
          <w:szCs w:val="24"/>
        </w:rPr>
        <w:t xml:space="preserve">The bottom row shows the break down by sex, type of injury </w:t>
      </w:r>
      <w:r w:rsidR="009A0CFD" w:rsidRPr="00636C9B">
        <w:rPr>
          <w:rFonts w:ascii="Times New Roman" w:hAnsi="Times New Roman"/>
          <w:color w:val="000000" w:themeColor="text1"/>
          <w:sz w:val="24"/>
          <w:szCs w:val="24"/>
        </w:rPr>
        <w:t>and month.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7254203C" w14:textId="2681FA8A" w:rsidR="00136062" w:rsidRDefault="00136062" w:rsidP="00136062">
      <w:pPr>
        <w:spacing w:after="0" w:line="480" w:lineRule="auto"/>
        <w:jc w:val="both"/>
        <w:rPr>
          <w:ins w:id="1041" w:author="Parks, Robbie M" w:date="2018-12-05T11:54:00Z"/>
          <w:rFonts w:ascii="Times New Roman" w:hAnsi="Times New Roman"/>
          <w:color w:val="000000" w:themeColor="text1"/>
          <w:sz w:val="24"/>
          <w:szCs w:val="24"/>
        </w:rPr>
      </w:pPr>
      <w:ins w:id="1042" w:author="Parks, Robbie M" w:date="2018-12-05T11:54:00Z">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4</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anomalies.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As seen, a warmer state like Florida can have less inter</w:t>
        </w:r>
      </w:ins>
      <w:r w:rsidR="00C816D0">
        <w:rPr>
          <w:rFonts w:ascii="Times New Roman" w:hAnsi="Times New Roman"/>
          <w:color w:val="000000" w:themeColor="text1"/>
          <w:sz w:val="24"/>
          <w:szCs w:val="24"/>
        </w:rPr>
        <w:t>annual</w:t>
      </w:r>
      <w:ins w:id="1043" w:author="Parks, Robbie M" w:date="2018-12-05T11:54:00Z">
        <w:r>
          <w:rPr>
            <w:rFonts w:ascii="Times New Roman" w:hAnsi="Times New Roman"/>
            <w:color w:val="000000" w:themeColor="text1"/>
            <w:sz w:val="24"/>
            <w:szCs w:val="24"/>
          </w:rPr>
          <w:t xml:space="preserve"> variation in a particular month (here, July) compared with a cooler state like Washington.</w:t>
        </w:r>
      </w:ins>
    </w:p>
    <w:p w14:paraId="6CEE4CD5" w14:textId="77777777" w:rsidR="00136062" w:rsidRDefault="00136062">
      <w:pPr>
        <w:spacing w:after="0" w:line="240" w:lineRule="auto"/>
        <w:rPr>
          <w:ins w:id="1044" w:author="Parks, Robbie M" w:date="2018-12-05T11:54:00Z"/>
          <w:rFonts w:ascii="Times New Roman" w:hAnsi="Times New Roman"/>
          <w:b/>
          <w:color w:val="000000" w:themeColor="text1"/>
          <w:sz w:val="24"/>
          <w:szCs w:val="24"/>
        </w:rPr>
      </w:pPr>
      <w:ins w:id="1045" w:author="Parks, Robbie M" w:date="2018-12-05T11:54:00Z">
        <w:r>
          <w:rPr>
            <w:rFonts w:ascii="Times New Roman" w:hAnsi="Times New Roman"/>
            <w:b/>
            <w:color w:val="000000" w:themeColor="text1"/>
            <w:sz w:val="24"/>
            <w:szCs w:val="24"/>
          </w:rPr>
          <w:br w:type="page"/>
        </w:r>
      </w:ins>
    </w:p>
    <w:p w14:paraId="14ABBECE" w14:textId="21C77292" w:rsidR="00E67249" w:rsidRPr="0018328F" w:rsidDel="00037523" w:rsidRDefault="00DF2431" w:rsidP="00037523">
      <w:pPr>
        <w:spacing w:after="0" w:line="480" w:lineRule="auto"/>
        <w:jc w:val="both"/>
        <w:rPr>
          <w:del w:id="1046" w:author="Parks, Robbie M" w:date="2018-12-05T14:43:00Z"/>
          <w:rFonts w:ascii="Times New Roman" w:hAnsi="Times New Roman"/>
          <w:color w:val="000000" w:themeColor="text1"/>
          <w:sz w:val="24"/>
          <w:szCs w:val="24"/>
        </w:rPr>
      </w:pPr>
      <w:ins w:id="1047" w:author="Parks, Robbie M" w:date="2018-12-08T15:48:00Z">
        <w:r>
          <w:rPr>
            <w:rFonts w:ascii="Times New Roman" w:hAnsi="Times New Roman"/>
            <w:b/>
            <w:color w:val="000000" w:themeColor="text1"/>
            <w:sz w:val="24"/>
            <w:szCs w:val="24"/>
          </w:rPr>
          <w:lastRenderedPageBreak/>
          <w:t xml:space="preserve">Supplementary </w:t>
        </w:r>
      </w:ins>
      <w:r w:rsidR="00234E19" w:rsidRPr="00636C9B">
        <w:rPr>
          <w:rFonts w:ascii="Times New Roman" w:hAnsi="Times New Roman"/>
          <w:b/>
          <w:color w:val="000000" w:themeColor="text1"/>
          <w:sz w:val="24"/>
          <w:szCs w:val="24"/>
        </w:rPr>
        <w:t xml:space="preserve">Figure </w:t>
      </w:r>
      <w:del w:id="1048" w:author="Parks, Robbie M" w:date="2018-12-08T15:48:00Z">
        <w:r w:rsidR="005E5557" w:rsidDel="00DF2431">
          <w:rPr>
            <w:rFonts w:ascii="Times New Roman" w:hAnsi="Times New Roman"/>
            <w:b/>
            <w:color w:val="000000" w:themeColor="text1"/>
            <w:sz w:val="24"/>
            <w:szCs w:val="24"/>
          </w:rPr>
          <w:delText>S</w:delText>
        </w:r>
      </w:del>
      <w:r w:rsidR="00234E19"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ins w:id="1049" w:author="Parks, Robbie M" w:date="2018-12-05T14:44:00Z">
        <w:r w:rsidR="00037523">
          <w:rPr>
            <w:rFonts w:ascii="Times New Roman" w:hAnsi="Times New Roman"/>
            <w:color w:val="000000" w:themeColor="text1"/>
            <w:sz w:val="24"/>
            <w:szCs w:val="24"/>
          </w:rPr>
          <w:t xml:space="preserve"> </w:t>
        </w:r>
        <w:r w:rsidR="00037523" w:rsidRPr="00636C9B">
          <w:rPr>
            <w:rFonts w:ascii="Times New Roman" w:hAnsi="Times New Roman"/>
            <w:color w:val="000000" w:themeColor="text1"/>
            <w:sz w:val="24"/>
            <w:szCs w:val="24"/>
          </w:rPr>
          <w:t xml:space="preserve">by </w:t>
        </w:r>
        <w:r w:rsidR="00037523">
          <w:rPr>
            <w:rFonts w:ascii="Times New Roman" w:hAnsi="Times New Roman"/>
            <w:color w:val="000000" w:themeColor="text1"/>
            <w:sz w:val="24"/>
            <w:szCs w:val="24"/>
          </w:rPr>
          <w:t>type</w:t>
        </w:r>
        <w:r w:rsidR="00037523" w:rsidRPr="00636C9B">
          <w:rPr>
            <w:rFonts w:ascii="Times New Roman" w:hAnsi="Times New Roman"/>
            <w:color w:val="000000" w:themeColor="text1"/>
            <w:sz w:val="24"/>
            <w:szCs w:val="24"/>
          </w:rPr>
          <w:t xml:space="preserve"> of injury, age group and sex</w:t>
        </w:r>
        <w:r w:rsidR="00037523">
          <w:rPr>
            <w:rFonts w:ascii="Times New Roman" w:hAnsi="Times New Roman"/>
            <w:color w:val="000000" w:themeColor="text1"/>
            <w:sz w:val="24"/>
            <w:szCs w:val="24"/>
          </w:rPr>
          <w:t>. The values represent excess risk</w:t>
        </w:r>
        <w:r w:rsidR="00037523" w:rsidRPr="00037523">
          <w:rPr>
            <w:rFonts w:ascii="Times New Roman" w:hAnsi="Times New Roman"/>
            <w:color w:val="000000" w:themeColor="text1"/>
            <w:sz w:val="24"/>
            <w:szCs w:val="24"/>
          </w:rPr>
          <w:t xml:space="preserve"> </w:t>
        </w:r>
        <w:r w:rsidR="00037523">
          <w:rPr>
            <w:rFonts w:ascii="Times New Roman" w:hAnsi="Times New Roman"/>
            <w:color w:val="000000" w:themeColor="text1"/>
            <w:sz w:val="24"/>
            <w:szCs w:val="24"/>
          </w:rPr>
          <w:t xml:space="preserve">if temperature anomaly </w:t>
        </w:r>
      </w:ins>
      <w:ins w:id="1050" w:author="Parks, Robbie M" w:date="2018-12-05T14:48:00Z">
        <w:r w:rsidR="00A5021F">
          <w:rPr>
            <w:rFonts w:ascii="Times New Roman" w:hAnsi="Times New Roman"/>
            <w:color w:val="000000" w:themeColor="text1"/>
            <w:sz w:val="24"/>
            <w:szCs w:val="24"/>
          </w:rPr>
          <w:t>were</w:t>
        </w:r>
      </w:ins>
      <w:ins w:id="1051" w:author="Parks, Robbie M" w:date="2018-12-05T14:44:00Z">
        <w:r w:rsidR="00037523">
          <w:rPr>
            <w:rFonts w:ascii="Times New Roman" w:hAnsi="Times New Roman"/>
            <w:color w:val="000000" w:themeColor="text1"/>
            <w:sz w:val="24"/>
            <w:szCs w:val="24"/>
          </w:rPr>
          <w:t xml:space="preserve"> +</w:t>
        </w:r>
        <w:r w:rsidR="00037523" w:rsidRPr="00843ACB">
          <w:rPr>
            <w:rFonts w:ascii="Helvetica" w:eastAsia="Times New Roman" w:hAnsi="Helvetica"/>
            <w:bCs/>
            <w:color w:val="222222"/>
            <w:sz w:val="21"/>
            <w:szCs w:val="21"/>
            <w:shd w:val="clear" w:color="auto" w:fill="FFFFFF"/>
            <w:lang w:eastAsia="en-GB"/>
          </w:rPr>
          <w:t>1</w:t>
        </w:r>
        <w:r w:rsidR="00037523" w:rsidRPr="00843ACB">
          <w:rPr>
            <w:rFonts w:ascii="Times New Roman" w:hAnsi="Times New Roman"/>
            <w:bCs/>
            <w:color w:val="000000" w:themeColor="text1"/>
            <w:sz w:val="24"/>
            <w:szCs w:val="24"/>
          </w:rPr>
          <w:t>°</w:t>
        </w:r>
        <w:r w:rsidR="00037523">
          <w:rPr>
            <w:rFonts w:ascii="Times New Roman" w:hAnsi="Times New Roman"/>
            <w:bCs/>
            <w:color w:val="000000" w:themeColor="text1"/>
            <w:sz w:val="24"/>
            <w:szCs w:val="24"/>
          </w:rPr>
          <w:t>C</w:t>
        </w:r>
        <w:r w:rsidR="00037523">
          <w:rPr>
            <w:rFonts w:ascii="Times New Roman" w:hAnsi="Times New Roman"/>
            <w:color w:val="000000" w:themeColor="text1"/>
            <w:sz w:val="24"/>
            <w:szCs w:val="24"/>
          </w:rPr>
          <w:t xml:space="preserve"> compared with 1980-2009 long-term average temperatures.</w:t>
        </w:r>
      </w:ins>
      <w:del w:id="1052" w:author="Parks, Robbie M" w:date="2018-12-05T14:44:00Z">
        <w:r w:rsidR="00E67249" w:rsidDel="00037523">
          <w:rPr>
            <w:rFonts w:ascii="Times New Roman" w:hAnsi="Times New Roman"/>
            <w:color w:val="000000" w:themeColor="text1"/>
            <w:sz w:val="24"/>
            <w:szCs w:val="24"/>
          </w:rPr>
          <w:delText>,</w:delText>
        </w:r>
        <w:r w:rsidR="008621C2" w:rsidDel="00037523">
          <w:rPr>
            <w:rFonts w:ascii="Times New Roman" w:hAnsi="Times New Roman"/>
            <w:color w:val="000000" w:themeColor="text1"/>
            <w:sz w:val="24"/>
            <w:szCs w:val="24"/>
          </w:rPr>
          <w:delText xml:space="preserve"> </w:delText>
        </w:r>
        <w:r w:rsidR="00E67249" w:rsidDel="00037523">
          <w:rPr>
            <w:rFonts w:ascii="Times New Roman" w:hAnsi="Times New Roman"/>
            <w:color w:val="000000" w:themeColor="text1"/>
            <w:sz w:val="24"/>
            <w:szCs w:val="24"/>
          </w:rPr>
          <w:delText>if national temperature anomaly was +</w:delText>
        </w:r>
        <w:r w:rsidR="00E67249" w:rsidRPr="000458C8" w:rsidDel="00037523">
          <w:rPr>
            <w:rFonts w:ascii="Helvetica" w:eastAsia="Times New Roman" w:hAnsi="Helvetica"/>
            <w:bCs/>
            <w:color w:val="222222"/>
            <w:sz w:val="21"/>
            <w:szCs w:val="21"/>
            <w:shd w:val="clear" w:color="auto" w:fill="FFFFFF"/>
            <w:lang w:eastAsia="en-GB"/>
          </w:rPr>
          <w:delText>1</w:delText>
        </w:r>
        <w:r w:rsidR="00E67249" w:rsidRPr="000458C8" w:rsidDel="00037523">
          <w:rPr>
            <w:rFonts w:ascii="Times New Roman" w:hAnsi="Times New Roman"/>
            <w:bCs/>
            <w:color w:val="000000" w:themeColor="text1"/>
            <w:sz w:val="24"/>
            <w:szCs w:val="24"/>
          </w:rPr>
          <w:delText>°</w:delText>
        </w:r>
        <w:r w:rsidR="00E67249" w:rsidDel="00037523">
          <w:rPr>
            <w:rFonts w:ascii="Times New Roman" w:hAnsi="Times New Roman"/>
            <w:bCs/>
            <w:color w:val="000000" w:themeColor="text1"/>
            <w:sz w:val="24"/>
            <w:szCs w:val="24"/>
          </w:rPr>
          <w:delText>C</w:delText>
        </w:r>
      </w:del>
    </w:p>
    <w:p w14:paraId="65DA6F14" w14:textId="37DAB2EB" w:rsidR="005870DD" w:rsidRPr="00636C9B" w:rsidRDefault="00E67249" w:rsidP="00037523">
      <w:pPr>
        <w:spacing w:after="0" w:line="480" w:lineRule="auto"/>
        <w:jc w:val="both"/>
        <w:rPr>
          <w:rFonts w:ascii="Times New Roman" w:hAnsi="Times New Roman"/>
          <w:color w:val="000000" w:themeColor="text1"/>
          <w:sz w:val="24"/>
          <w:szCs w:val="24"/>
        </w:rPr>
      </w:pPr>
      <w:del w:id="1053" w:author="Parks, Robbie M" w:date="2018-12-05T14:43:00Z">
        <w:r w:rsidDel="00037523">
          <w:rPr>
            <w:rFonts w:ascii="Times New Roman" w:hAnsi="Times New Roman"/>
            <w:color w:val="000000" w:themeColor="text1"/>
            <w:sz w:val="24"/>
            <w:szCs w:val="24"/>
          </w:rPr>
          <w:delText xml:space="preserve"> </w:delText>
        </w:r>
      </w:del>
      <w:del w:id="1054" w:author="Parks, Robbie M" w:date="2018-12-05T14:44:00Z">
        <w:r w:rsidDel="00037523">
          <w:rPr>
            <w:rFonts w:ascii="Times New Roman" w:hAnsi="Times New Roman"/>
            <w:color w:val="000000" w:themeColor="text1"/>
            <w:sz w:val="24"/>
            <w:szCs w:val="24"/>
          </w:rPr>
          <w:delText>compared with 1980-2009 long-term average temperatures</w:delText>
        </w:r>
        <w:r w:rsidR="00280E5B" w:rsidDel="00037523">
          <w:rPr>
            <w:rFonts w:ascii="Times New Roman" w:hAnsi="Times New Roman"/>
            <w:color w:val="000000" w:themeColor="text1"/>
            <w:sz w:val="24"/>
            <w:szCs w:val="24"/>
          </w:rPr>
          <w:delText>. They are broken down</w:delText>
        </w:r>
        <w:r w:rsidR="00AE077A" w:rsidRPr="00636C9B" w:rsidDel="00037523">
          <w:rPr>
            <w:rFonts w:ascii="Times New Roman" w:hAnsi="Times New Roman"/>
            <w:color w:val="000000" w:themeColor="text1"/>
            <w:sz w:val="24"/>
            <w:szCs w:val="24"/>
          </w:rPr>
          <w:delText xml:space="preserve"> by </w:delText>
        </w:r>
        <w:r w:rsidR="00987B41" w:rsidDel="00037523">
          <w:rPr>
            <w:rFonts w:ascii="Times New Roman" w:hAnsi="Times New Roman"/>
            <w:color w:val="000000" w:themeColor="text1"/>
            <w:sz w:val="24"/>
            <w:szCs w:val="24"/>
          </w:rPr>
          <w:delText>type</w:delText>
        </w:r>
        <w:r w:rsidR="00987B41" w:rsidRPr="00636C9B" w:rsidDel="00037523">
          <w:rPr>
            <w:rFonts w:ascii="Times New Roman" w:hAnsi="Times New Roman"/>
            <w:color w:val="000000" w:themeColor="text1"/>
            <w:sz w:val="24"/>
            <w:szCs w:val="24"/>
          </w:rPr>
          <w:delText xml:space="preserve"> </w:delText>
        </w:r>
        <w:r w:rsidR="00E72E60" w:rsidRPr="00636C9B" w:rsidDel="00037523">
          <w:rPr>
            <w:rFonts w:ascii="Times New Roman" w:hAnsi="Times New Roman"/>
            <w:color w:val="000000" w:themeColor="text1"/>
            <w:sz w:val="24"/>
            <w:szCs w:val="24"/>
          </w:rPr>
          <w:delText>of injury</w:delText>
        </w:r>
        <w:r w:rsidR="005870DD" w:rsidRPr="00636C9B" w:rsidDel="00037523">
          <w:rPr>
            <w:rFonts w:ascii="Times New Roman" w:hAnsi="Times New Roman"/>
            <w:color w:val="000000" w:themeColor="text1"/>
            <w:sz w:val="24"/>
            <w:szCs w:val="24"/>
          </w:rPr>
          <w:delText>,</w:delText>
        </w:r>
        <w:r w:rsidR="00E72E60" w:rsidRPr="00636C9B" w:rsidDel="00037523">
          <w:rPr>
            <w:rFonts w:ascii="Times New Roman" w:hAnsi="Times New Roman"/>
            <w:color w:val="000000" w:themeColor="text1"/>
            <w:sz w:val="24"/>
            <w:szCs w:val="24"/>
          </w:rPr>
          <w:delText xml:space="preserve"> </w:delText>
        </w:r>
        <w:r w:rsidR="00AE077A" w:rsidRPr="00636C9B" w:rsidDel="00037523">
          <w:rPr>
            <w:rFonts w:ascii="Times New Roman" w:hAnsi="Times New Roman"/>
            <w:color w:val="000000" w:themeColor="text1"/>
            <w:sz w:val="24"/>
            <w:szCs w:val="24"/>
          </w:rPr>
          <w:delText>age group and sex</w:delText>
        </w:r>
        <w:r w:rsidR="00E72E60" w:rsidRPr="00636C9B" w:rsidDel="00037523">
          <w:rPr>
            <w:rFonts w:ascii="Times New Roman" w:hAnsi="Times New Roman"/>
            <w:color w:val="000000" w:themeColor="text1"/>
            <w:sz w:val="24"/>
            <w:szCs w:val="24"/>
          </w:rPr>
          <w:delText>.</w:delText>
        </w:r>
      </w:del>
      <w:r w:rsidR="005870DD" w:rsidRPr="00636C9B">
        <w:rPr>
          <w:rFonts w:ascii="Times New Roman" w:hAnsi="Times New Roman"/>
          <w:color w:val="000000" w:themeColor="text1"/>
          <w:sz w:val="24"/>
          <w:szCs w:val="24"/>
        </w:rPr>
        <w:br w:type="page"/>
      </w:r>
    </w:p>
    <w:p w14:paraId="560CC2DB" w14:textId="677A4C43" w:rsidR="00B4508B" w:rsidRPr="004561BE" w:rsidRDefault="00DF2431" w:rsidP="00E67249">
      <w:pPr>
        <w:spacing w:after="0" w:line="480" w:lineRule="auto"/>
        <w:jc w:val="both"/>
        <w:rPr>
          <w:rFonts w:ascii="Times New Roman" w:hAnsi="Times New Roman"/>
          <w:color w:val="000000" w:themeColor="text1"/>
          <w:sz w:val="24"/>
          <w:szCs w:val="24"/>
        </w:rPr>
      </w:pPr>
      <w:ins w:id="1055" w:author="Parks, Robbie M" w:date="2018-12-08T15:48:00Z">
        <w:r>
          <w:rPr>
            <w:rFonts w:ascii="Times New Roman" w:hAnsi="Times New Roman"/>
            <w:b/>
            <w:color w:val="000000" w:themeColor="text1"/>
            <w:sz w:val="24"/>
            <w:szCs w:val="24"/>
          </w:rPr>
          <w:lastRenderedPageBreak/>
          <w:t xml:space="preserve">Supplementary </w:t>
        </w:r>
      </w:ins>
      <w:r w:rsidR="005870DD" w:rsidRPr="00636C9B">
        <w:rPr>
          <w:rFonts w:ascii="Times New Roman" w:hAnsi="Times New Roman"/>
          <w:b/>
          <w:color w:val="000000" w:themeColor="text1"/>
          <w:sz w:val="24"/>
          <w:szCs w:val="24"/>
        </w:rPr>
        <w:t xml:space="preserve">Figure </w:t>
      </w:r>
      <w:del w:id="1056" w:author="Parks, Robbie M" w:date="2018-12-08T15:48:00Z">
        <w:r w:rsidR="005E5557" w:rsidDel="00DF2431">
          <w:rPr>
            <w:rFonts w:ascii="Times New Roman" w:hAnsi="Times New Roman"/>
            <w:b/>
            <w:color w:val="000000" w:themeColor="text1"/>
            <w:sz w:val="24"/>
            <w:szCs w:val="24"/>
          </w:rPr>
          <w:delText>S</w:delText>
        </w:r>
      </w:del>
      <w:r w:rsidR="005870DD" w:rsidRPr="00636C9B">
        <w:rPr>
          <w:rFonts w:ascii="Times New Roman" w:hAnsi="Times New Roman"/>
          <w:b/>
          <w:color w:val="000000" w:themeColor="text1"/>
          <w:sz w:val="24"/>
          <w:szCs w:val="24"/>
        </w:rPr>
        <w:t xml:space="preserve">2. </w:t>
      </w:r>
      <w:ins w:id="1057" w:author="Parks, Robbie M" w:date="2018-12-05T14:45:00Z">
        <w:r w:rsidR="00E563EB">
          <w:rPr>
            <w:rFonts w:ascii="Times New Roman" w:hAnsi="Times New Roman"/>
            <w:color w:val="000000" w:themeColor="text1"/>
            <w:sz w:val="24"/>
            <w:szCs w:val="24"/>
          </w:rPr>
          <w:t xml:space="preserve">Excess risk </w:t>
        </w:r>
        <w:r w:rsidR="00E563EB" w:rsidRPr="00636C9B">
          <w:rPr>
            <w:rFonts w:ascii="Times New Roman" w:hAnsi="Times New Roman"/>
            <w:color w:val="000000" w:themeColor="text1"/>
            <w:sz w:val="24"/>
            <w:szCs w:val="24"/>
          </w:rPr>
          <w:t xml:space="preserve">by </w:t>
        </w:r>
        <w:r w:rsidR="00E563EB">
          <w:rPr>
            <w:rFonts w:ascii="Times New Roman" w:hAnsi="Times New Roman"/>
            <w:color w:val="000000" w:themeColor="text1"/>
            <w:sz w:val="24"/>
            <w:szCs w:val="24"/>
          </w:rPr>
          <w:t>type</w:t>
        </w:r>
        <w:r w:rsidR="00E563EB" w:rsidRPr="00636C9B">
          <w:rPr>
            <w:rFonts w:ascii="Times New Roman" w:hAnsi="Times New Roman"/>
            <w:color w:val="000000" w:themeColor="text1"/>
            <w:sz w:val="24"/>
            <w:szCs w:val="24"/>
          </w:rPr>
          <w:t xml:space="preserve"> of injury, </w:t>
        </w:r>
        <w:r w:rsidR="00E563EB">
          <w:rPr>
            <w:rFonts w:ascii="Times New Roman" w:hAnsi="Times New Roman"/>
            <w:color w:val="000000" w:themeColor="text1"/>
            <w:sz w:val="24"/>
            <w:szCs w:val="24"/>
          </w:rPr>
          <w:t xml:space="preserve">month </w:t>
        </w:r>
        <w:r w:rsidR="00E563EB" w:rsidRPr="00636C9B">
          <w:rPr>
            <w:rFonts w:ascii="Times New Roman" w:hAnsi="Times New Roman"/>
            <w:color w:val="000000" w:themeColor="text1"/>
            <w:sz w:val="24"/>
            <w:szCs w:val="24"/>
          </w:rPr>
          <w:t>and sex</w:t>
        </w:r>
        <w:r w:rsidR="00E563EB">
          <w:rPr>
            <w:rFonts w:ascii="Times New Roman" w:hAnsi="Times New Roman"/>
            <w:color w:val="000000" w:themeColor="text1"/>
            <w:sz w:val="24"/>
            <w:szCs w:val="24"/>
          </w:rPr>
          <w:t>. The values represent excess risk</w:t>
        </w:r>
        <w:r w:rsidR="00E563EB" w:rsidRPr="00037523">
          <w:rPr>
            <w:rFonts w:ascii="Times New Roman" w:hAnsi="Times New Roman"/>
            <w:color w:val="000000" w:themeColor="text1"/>
            <w:sz w:val="24"/>
            <w:szCs w:val="24"/>
          </w:rPr>
          <w:t xml:space="preserve"> </w:t>
        </w:r>
        <w:r w:rsidR="00E563EB">
          <w:rPr>
            <w:rFonts w:ascii="Times New Roman" w:hAnsi="Times New Roman"/>
            <w:color w:val="000000" w:themeColor="text1"/>
            <w:sz w:val="24"/>
            <w:szCs w:val="24"/>
          </w:rPr>
          <w:t xml:space="preserve">if temperature anomaly </w:t>
        </w:r>
      </w:ins>
      <w:ins w:id="1058" w:author="Parks, Robbie M" w:date="2018-12-05T14:48:00Z">
        <w:r w:rsidR="00A5021F">
          <w:rPr>
            <w:rFonts w:ascii="Times New Roman" w:hAnsi="Times New Roman"/>
            <w:color w:val="000000" w:themeColor="text1"/>
            <w:sz w:val="24"/>
            <w:szCs w:val="24"/>
          </w:rPr>
          <w:t>were</w:t>
        </w:r>
      </w:ins>
      <w:ins w:id="1059" w:author="Parks, Robbie M" w:date="2018-12-05T14:45:00Z">
        <w:r w:rsidR="00E563EB">
          <w:rPr>
            <w:rFonts w:ascii="Times New Roman" w:hAnsi="Times New Roman"/>
            <w:color w:val="000000" w:themeColor="text1"/>
            <w:sz w:val="24"/>
            <w:szCs w:val="24"/>
          </w:rPr>
          <w:t xml:space="preserve"> +</w:t>
        </w:r>
        <w:r w:rsidR="00E563EB" w:rsidRPr="00843ACB">
          <w:rPr>
            <w:rFonts w:ascii="Helvetica" w:eastAsia="Times New Roman" w:hAnsi="Helvetica"/>
            <w:bCs/>
            <w:color w:val="222222"/>
            <w:sz w:val="21"/>
            <w:szCs w:val="21"/>
            <w:shd w:val="clear" w:color="auto" w:fill="FFFFFF"/>
            <w:lang w:eastAsia="en-GB"/>
          </w:rPr>
          <w:t>1</w:t>
        </w:r>
        <w:r w:rsidR="00E563EB" w:rsidRPr="00843ACB">
          <w:rPr>
            <w:rFonts w:ascii="Times New Roman" w:hAnsi="Times New Roman"/>
            <w:bCs/>
            <w:color w:val="000000" w:themeColor="text1"/>
            <w:sz w:val="24"/>
            <w:szCs w:val="24"/>
          </w:rPr>
          <w:t>°</w:t>
        </w:r>
        <w:r w:rsidR="00E563EB">
          <w:rPr>
            <w:rFonts w:ascii="Times New Roman" w:hAnsi="Times New Roman"/>
            <w:bCs/>
            <w:color w:val="000000" w:themeColor="text1"/>
            <w:sz w:val="24"/>
            <w:szCs w:val="24"/>
          </w:rPr>
          <w:t>C</w:t>
        </w:r>
        <w:r w:rsidR="00E563EB">
          <w:rPr>
            <w:rFonts w:ascii="Times New Roman" w:hAnsi="Times New Roman"/>
            <w:color w:val="000000" w:themeColor="text1"/>
            <w:sz w:val="24"/>
            <w:szCs w:val="24"/>
          </w:rPr>
          <w:t xml:space="preserve"> compared with 1980-2009 long-term average temperatures.</w:t>
        </w:r>
      </w:ins>
      <w:del w:id="1060" w:author="Parks, Robbie M" w:date="2018-12-05T14:45:00Z">
        <w:r w:rsidR="008621C2" w:rsidDel="00E563EB">
          <w:rPr>
            <w:rFonts w:ascii="Times New Roman" w:hAnsi="Times New Roman"/>
            <w:color w:val="000000" w:themeColor="text1"/>
            <w:sz w:val="24"/>
            <w:szCs w:val="24"/>
          </w:rPr>
          <w:delText>Excess</w:delText>
        </w:r>
        <w:r w:rsidR="00E67249" w:rsidDel="00E563EB">
          <w:rPr>
            <w:rFonts w:ascii="Times New Roman" w:hAnsi="Times New Roman"/>
            <w:color w:val="000000" w:themeColor="text1"/>
            <w:sz w:val="24"/>
            <w:szCs w:val="24"/>
          </w:rPr>
          <w:delText xml:space="preserve"> </w:delText>
        </w:r>
        <w:r w:rsidR="008621C2" w:rsidDel="00E563EB">
          <w:rPr>
            <w:rFonts w:ascii="Times New Roman" w:hAnsi="Times New Roman"/>
            <w:color w:val="000000" w:themeColor="text1"/>
            <w:sz w:val="24"/>
            <w:szCs w:val="24"/>
          </w:rPr>
          <w:delText>risk</w:delText>
        </w:r>
        <w:r w:rsidR="00E67249" w:rsidDel="00E563EB">
          <w:rPr>
            <w:rFonts w:ascii="Times New Roman" w:hAnsi="Times New Roman"/>
            <w:color w:val="000000" w:themeColor="text1"/>
            <w:sz w:val="24"/>
            <w:szCs w:val="24"/>
          </w:rPr>
          <w:delText>,</w:delText>
        </w:r>
        <w:r w:rsidR="008621C2"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if national temperature anomaly was +</w:delText>
        </w:r>
        <w:r w:rsidR="00E67249" w:rsidRPr="000458C8" w:rsidDel="00E563EB">
          <w:rPr>
            <w:rFonts w:ascii="Helvetica" w:eastAsia="Times New Roman" w:hAnsi="Helvetica"/>
            <w:bCs/>
            <w:color w:val="222222"/>
            <w:sz w:val="21"/>
            <w:szCs w:val="21"/>
            <w:shd w:val="clear" w:color="auto" w:fill="FFFFFF"/>
            <w:lang w:eastAsia="en-GB"/>
          </w:rPr>
          <w:delText>1</w:delText>
        </w:r>
        <w:r w:rsidR="00E67249" w:rsidRPr="000458C8" w:rsidDel="00E563EB">
          <w:rPr>
            <w:rFonts w:ascii="Times New Roman" w:hAnsi="Times New Roman"/>
            <w:bCs/>
            <w:color w:val="000000" w:themeColor="text1"/>
            <w:sz w:val="24"/>
            <w:szCs w:val="24"/>
          </w:rPr>
          <w:delText>°</w:delText>
        </w:r>
        <w:r w:rsidR="00E67249" w:rsidDel="00E563EB">
          <w:rPr>
            <w:rFonts w:ascii="Times New Roman" w:hAnsi="Times New Roman"/>
            <w:bCs/>
            <w:color w:val="000000" w:themeColor="text1"/>
            <w:sz w:val="24"/>
            <w:szCs w:val="24"/>
          </w:rPr>
          <w:delText>C</w:delText>
        </w:r>
        <w:r w:rsidR="004561BE"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compared with 1980-2009 long-term average temperatures.</w:delText>
        </w:r>
        <w:r w:rsidR="008621C2" w:rsidDel="00E563EB">
          <w:rPr>
            <w:rFonts w:ascii="Times New Roman" w:hAnsi="Times New Roman"/>
            <w:color w:val="000000" w:themeColor="text1"/>
            <w:sz w:val="24"/>
            <w:szCs w:val="24"/>
          </w:rPr>
          <w:delText xml:space="preserve"> They are broken down</w:delText>
        </w:r>
        <w:r w:rsidR="005870DD" w:rsidRPr="00636C9B" w:rsidDel="00E563EB">
          <w:rPr>
            <w:rFonts w:ascii="Times New Roman" w:hAnsi="Times New Roman"/>
            <w:color w:val="000000" w:themeColor="text1"/>
            <w:sz w:val="24"/>
            <w:szCs w:val="24"/>
          </w:rPr>
          <w:delText xml:space="preserve"> by </w:delText>
        </w:r>
        <w:r w:rsidR="001C2178" w:rsidDel="00E563EB">
          <w:rPr>
            <w:rFonts w:ascii="Times New Roman" w:hAnsi="Times New Roman"/>
            <w:color w:val="000000" w:themeColor="text1"/>
            <w:sz w:val="24"/>
            <w:szCs w:val="24"/>
          </w:rPr>
          <w:delText>type</w:delText>
        </w:r>
        <w:r w:rsidR="001C2178" w:rsidRPr="00636C9B" w:rsidDel="00E563EB">
          <w:rPr>
            <w:rFonts w:ascii="Times New Roman" w:hAnsi="Times New Roman"/>
            <w:color w:val="000000" w:themeColor="text1"/>
            <w:sz w:val="24"/>
            <w:szCs w:val="24"/>
          </w:rPr>
          <w:delText xml:space="preserve"> </w:delText>
        </w:r>
        <w:r w:rsidR="005870DD" w:rsidRPr="00636C9B" w:rsidDel="00E563EB">
          <w:rPr>
            <w:rFonts w:ascii="Times New Roman" w:hAnsi="Times New Roman"/>
            <w:color w:val="000000" w:themeColor="text1"/>
            <w:sz w:val="24"/>
            <w:szCs w:val="24"/>
          </w:rPr>
          <w:delText>of injury, month and sex.</w:delText>
        </w:r>
      </w:del>
      <w:r w:rsidR="00B4508B" w:rsidRPr="00636C9B">
        <w:rPr>
          <w:rFonts w:ascii="Times New Roman" w:hAnsi="Times New Roman"/>
          <w:color w:val="000000" w:themeColor="text1"/>
          <w:sz w:val="24"/>
          <w:szCs w:val="24"/>
        </w:rPr>
        <w:br w:type="page"/>
      </w:r>
    </w:p>
    <w:p w14:paraId="37D632B2" w14:textId="526F79C8"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del w:id="1061" w:author="Parks, Robbie M" w:date="2018-12-07T15:20:00Z">
        <w:r w:rsidR="00AE004C" w:rsidRPr="00636C9B" w:rsidDel="003A2FA4">
          <w:rPr>
            <w:rFonts w:ascii="Times New Roman" w:hAnsi="Times New Roman"/>
            <w:b/>
            <w:color w:val="000000" w:themeColor="text1"/>
            <w:sz w:val="24"/>
            <w:szCs w:val="24"/>
          </w:rPr>
          <w:delText>XX</w:delText>
        </w:r>
      </w:del>
      <w:ins w:id="1062" w:author="Parks, Robbie M" w:date="2018-12-07T15:20:00Z">
        <w:r w:rsidR="003A2FA4">
          <w:rPr>
            <w:rFonts w:ascii="Times New Roman" w:hAnsi="Times New Roman"/>
            <w:b/>
            <w:color w:val="000000" w:themeColor="text1"/>
            <w:sz w:val="24"/>
            <w:szCs w:val="24"/>
          </w:rPr>
          <w:t>1</w:t>
        </w:r>
      </w:ins>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3"/>
          <w:footerReference w:type="default" r:id="rId14"/>
          <w:pgSz w:w="11900" w:h="16840"/>
          <w:pgMar w:top="1440" w:right="1440" w:bottom="1440" w:left="1440" w:header="720" w:footer="720" w:gutter="0"/>
          <w:lnNumType w:countBy="1"/>
          <w:cols w:space="720"/>
          <w:docGrid w:linePitch="360"/>
        </w:sectPr>
      </w:pPr>
    </w:p>
    <w:p w14:paraId="14CDF462" w14:textId="599B4466" w:rsidR="004069AE" w:rsidRDefault="00DF2431" w:rsidP="00843ACB">
      <w:pPr>
        <w:spacing w:after="0" w:line="240" w:lineRule="auto"/>
        <w:jc w:val="both"/>
        <w:rPr>
          <w:rFonts w:ascii="Times New Roman" w:hAnsi="Times New Roman"/>
          <w:color w:val="000000" w:themeColor="text1"/>
          <w:sz w:val="24"/>
          <w:szCs w:val="24"/>
        </w:rPr>
      </w:pPr>
      <w:ins w:id="1063" w:author="Parks, Robbie M" w:date="2018-12-08T15:48:00Z">
        <w:r>
          <w:rPr>
            <w:rFonts w:ascii="Times New Roman" w:hAnsi="Times New Roman"/>
            <w:b/>
            <w:color w:val="000000" w:themeColor="text1"/>
            <w:sz w:val="24"/>
            <w:szCs w:val="24"/>
          </w:rPr>
          <w:lastRenderedPageBreak/>
          <w:t xml:space="preserve">Supplementary </w:t>
        </w:r>
      </w:ins>
      <w:r w:rsidR="00AE3126" w:rsidRPr="00636C9B">
        <w:rPr>
          <w:rFonts w:ascii="Times New Roman" w:hAnsi="Times New Roman"/>
          <w:b/>
          <w:color w:val="000000" w:themeColor="text1"/>
          <w:sz w:val="24"/>
          <w:szCs w:val="24"/>
        </w:rPr>
        <w:t xml:space="preserve">Table </w:t>
      </w:r>
      <w:del w:id="1064" w:author="Parks, Robbie M" w:date="2018-12-08T15:48:00Z">
        <w:r w:rsidR="00C8523D" w:rsidDel="00DF2431">
          <w:rPr>
            <w:rFonts w:ascii="Times New Roman" w:hAnsi="Times New Roman"/>
            <w:b/>
            <w:color w:val="000000" w:themeColor="text1"/>
            <w:sz w:val="24"/>
            <w:szCs w:val="24"/>
          </w:rPr>
          <w:delText>S</w:delText>
        </w:r>
      </w:del>
      <w:ins w:id="1065" w:author="Parks, Robbie M" w:date="2018-12-07T15:20:00Z">
        <w:r w:rsidR="003A2FA4">
          <w:rPr>
            <w:rFonts w:ascii="Times New Roman" w:hAnsi="Times New Roman"/>
            <w:b/>
            <w:color w:val="000000" w:themeColor="text1"/>
            <w:sz w:val="24"/>
            <w:szCs w:val="24"/>
          </w:rPr>
          <w:t>1</w:t>
        </w:r>
      </w:ins>
      <w:del w:id="1066" w:author="Parks, Robbie M" w:date="2018-12-07T15:20:00Z">
        <w:r w:rsidR="001B2BE0" w:rsidRPr="00636C9B" w:rsidDel="003A2FA4">
          <w:rPr>
            <w:rFonts w:ascii="Times New Roman" w:hAnsi="Times New Roman"/>
            <w:b/>
            <w:color w:val="000000" w:themeColor="text1"/>
            <w:sz w:val="24"/>
            <w:szCs w:val="24"/>
          </w:rPr>
          <w:delText>X</w:delText>
        </w:r>
      </w:del>
      <w:r w:rsidR="00AE3126"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xml:space="preserve">V0.0-V99.9, W0.0-99.9, </w:t>
            </w:r>
            <w:del w:id="1067" w:author="Parks, Robbie M" w:date="2018-12-05T14:45:00Z">
              <w:r w:rsidRPr="007662C6" w:rsidDel="00ED78FF">
                <w:rPr>
                  <w:rFonts w:eastAsia="Times New Roman"/>
                  <w:color w:val="000000"/>
                  <w:sz w:val="24"/>
                  <w:szCs w:val="24"/>
                  <w:lang w:eastAsia="en-GB"/>
                </w:rPr>
                <w:delText xml:space="preserve"> </w:delText>
              </w:r>
            </w:del>
            <w:r w:rsidRPr="007662C6">
              <w:rPr>
                <w:rFonts w:eastAsia="Times New Roman"/>
                <w:color w:val="000000"/>
                <w:sz w:val="24"/>
                <w:szCs w:val="24"/>
                <w:lang w:eastAsia="en-GB"/>
              </w:rPr>
              <w:t>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9218F8C" w14:textId="77777777" w:rsidR="007662C6" w:rsidDel="0050569D" w:rsidRDefault="007662C6" w:rsidP="00843ACB">
      <w:pPr>
        <w:spacing w:after="0" w:line="240" w:lineRule="auto"/>
        <w:jc w:val="both"/>
        <w:rPr>
          <w:del w:id="1068" w:author="Parks, Robbie M" w:date="2018-12-05T17:55:00Z"/>
          <w:rFonts w:ascii="Times New Roman" w:hAnsi="Times New Roman"/>
          <w:color w:val="000000" w:themeColor="text1"/>
          <w:sz w:val="24"/>
          <w:szCs w:val="24"/>
        </w:rPr>
      </w:pPr>
    </w:p>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1A4DCCB9" w:rsidR="00ED78FF" w:rsidRPr="00636C9B" w:rsidRDefault="00DF2431"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ins w:id="1069" w:author="Parks, Robbie M" w:date="2018-12-08T15:48:00Z">
        <w:r>
          <w:rPr>
            <w:rFonts w:ascii="Times New Roman" w:hAnsi="Times New Roman"/>
            <w:b/>
            <w:color w:val="000000" w:themeColor="text1"/>
            <w:sz w:val="24"/>
            <w:szCs w:val="24"/>
          </w:rPr>
          <w:lastRenderedPageBreak/>
          <w:t xml:space="preserve">Supplementary </w:t>
        </w:r>
      </w:ins>
      <w:r w:rsidR="00E54738" w:rsidRPr="00636C9B">
        <w:rPr>
          <w:rFonts w:ascii="Times New Roman" w:hAnsi="Times New Roman"/>
          <w:b/>
          <w:color w:val="000000" w:themeColor="text1"/>
          <w:sz w:val="24"/>
          <w:szCs w:val="24"/>
        </w:rPr>
        <w:t xml:space="preserve">Table </w:t>
      </w:r>
      <w:del w:id="1070" w:author="Parks, Robbie M" w:date="2018-12-07T15:20:00Z">
        <w:r w:rsidR="00C8523D" w:rsidDel="003A2FA4">
          <w:rPr>
            <w:rFonts w:ascii="Times New Roman" w:hAnsi="Times New Roman"/>
            <w:b/>
            <w:color w:val="000000" w:themeColor="text1"/>
            <w:sz w:val="24"/>
            <w:szCs w:val="24"/>
          </w:rPr>
          <w:delText>S</w:delText>
        </w:r>
        <w:r w:rsidR="002C5765" w:rsidRPr="00636C9B" w:rsidDel="003A2FA4">
          <w:rPr>
            <w:rFonts w:ascii="Times New Roman" w:hAnsi="Times New Roman"/>
            <w:b/>
            <w:color w:val="000000" w:themeColor="text1"/>
            <w:sz w:val="24"/>
            <w:szCs w:val="24"/>
          </w:rPr>
          <w:delText>X</w:delText>
        </w:r>
      </w:del>
      <w:ins w:id="1071" w:author="Parks, Robbie M" w:date="2018-12-07T15:20:00Z">
        <w:r w:rsidR="003A2FA4">
          <w:rPr>
            <w:rFonts w:ascii="Times New Roman" w:hAnsi="Times New Roman"/>
            <w:b/>
            <w:color w:val="000000" w:themeColor="text1"/>
            <w:sz w:val="24"/>
            <w:szCs w:val="24"/>
          </w:rPr>
          <w:t>2</w:t>
        </w:r>
      </w:ins>
      <w:r w:rsidR="00E54738" w:rsidRPr="00636C9B">
        <w:rPr>
          <w:rFonts w:ascii="Times New Roman" w:hAnsi="Times New Roman"/>
          <w:b/>
          <w:color w:val="000000" w:themeColor="text1"/>
          <w:sz w:val="24"/>
          <w:szCs w:val="24"/>
        </w:rPr>
        <w:t xml:space="preserve">. </w:t>
      </w:r>
      <w:del w:id="1072" w:author="Parks, Robbie M" w:date="2018-12-05T14:45:00Z">
        <w:r w:rsidR="003939B4" w:rsidRPr="00636C9B" w:rsidDel="00ED78FF">
          <w:rPr>
            <w:rFonts w:ascii="Times New Roman" w:hAnsi="Times New Roman"/>
            <w:color w:val="000000" w:themeColor="text1"/>
            <w:sz w:val="24"/>
            <w:szCs w:val="24"/>
          </w:rPr>
          <w:delText>Additional annual deaths with a national uniform increase of 1</w:delText>
        </w:r>
        <w:r w:rsidR="003939B4" w:rsidRPr="00636C9B" w:rsidDel="00ED78FF">
          <w:rPr>
            <w:rFonts w:ascii="Arial" w:eastAsia="Times New Roman" w:hAnsi="Arial" w:cs="Arial"/>
            <w:bCs/>
            <w:color w:val="222222"/>
            <w:sz w:val="24"/>
            <w:szCs w:val="24"/>
            <w:shd w:val="clear" w:color="auto" w:fill="FFFFFF"/>
            <w:lang w:eastAsia="en-GB"/>
          </w:rPr>
          <w:delText>°</w:delText>
        </w:r>
        <w:r w:rsidR="003939B4" w:rsidRPr="00636C9B" w:rsidDel="00ED78FF">
          <w:rPr>
            <w:rFonts w:ascii="Times New Roman" w:hAnsi="Times New Roman"/>
            <w:color w:val="000000" w:themeColor="text1"/>
            <w:sz w:val="24"/>
            <w:szCs w:val="24"/>
          </w:rPr>
          <w:delText xml:space="preserve">C above long-term monthly state mean, for deaths from all injuries by sex, age group, and </w:delText>
        </w:r>
        <w:r w:rsidR="001C2178" w:rsidDel="00ED78FF">
          <w:rPr>
            <w:rFonts w:ascii="Times New Roman" w:hAnsi="Times New Roman"/>
            <w:color w:val="000000" w:themeColor="text1"/>
            <w:sz w:val="24"/>
            <w:szCs w:val="24"/>
          </w:rPr>
          <w:delText>type</w:delText>
        </w:r>
        <w:r w:rsidR="001C2178" w:rsidRPr="00636C9B" w:rsidDel="00ED78FF">
          <w:rPr>
            <w:rFonts w:ascii="Times New Roman" w:hAnsi="Times New Roman"/>
            <w:color w:val="000000" w:themeColor="text1"/>
            <w:sz w:val="24"/>
            <w:szCs w:val="24"/>
          </w:rPr>
          <w:delText xml:space="preserve"> </w:delText>
        </w:r>
        <w:r w:rsidR="0070194A" w:rsidDel="00ED78FF">
          <w:rPr>
            <w:rFonts w:ascii="Times New Roman" w:hAnsi="Times New Roman"/>
            <w:color w:val="000000" w:themeColor="text1"/>
            <w:sz w:val="24"/>
            <w:szCs w:val="24"/>
          </w:rPr>
          <w:delText xml:space="preserve">of injury for 2016 </w:delText>
        </w:r>
        <w:r w:rsidR="003939B4" w:rsidRPr="00636C9B" w:rsidDel="00ED78FF">
          <w:rPr>
            <w:rFonts w:ascii="Times New Roman" w:hAnsi="Times New Roman"/>
            <w:color w:val="000000" w:themeColor="text1"/>
            <w:sz w:val="24"/>
            <w:szCs w:val="24"/>
          </w:rPr>
          <w:delText>populat</w:delText>
        </w:r>
        <w:r w:rsidR="0016379A" w:rsidRPr="00636C9B" w:rsidDel="00ED78FF">
          <w:rPr>
            <w:rFonts w:ascii="Times New Roman" w:hAnsi="Times New Roman"/>
            <w:color w:val="000000" w:themeColor="text1"/>
            <w:sz w:val="24"/>
            <w:szCs w:val="24"/>
          </w:rPr>
          <w:delText>ion.</w:delText>
        </w:r>
      </w:del>
      <w:ins w:id="1073" w:author="Parks, Robbie M" w:date="2018-12-05T14:45:00Z">
        <w:r w:rsidR="00ED78FF">
          <w:rPr>
            <w:rFonts w:ascii="Times New Roman" w:hAnsi="Times New Roman"/>
            <w:color w:val="000000" w:themeColor="text1"/>
            <w:sz w:val="24"/>
            <w:szCs w:val="24"/>
          </w:rPr>
          <w:t xml:space="preserve">Additional annual injury deaths for the 2016 US population. The table shows values for if temperature anomaly </w:t>
        </w:r>
      </w:ins>
      <w:ins w:id="1074" w:author="Parks, Robbie M" w:date="2018-12-05T14:48:00Z">
        <w:r w:rsidR="00EB5112">
          <w:rPr>
            <w:rFonts w:ascii="Times New Roman" w:hAnsi="Times New Roman"/>
            <w:color w:val="000000" w:themeColor="text1"/>
            <w:sz w:val="24"/>
            <w:szCs w:val="24"/>
          </w:rPr>
          <w:t>were</w:t>
        </w:r>
      </w:ins>
      <w:ins w:id="1075" w:author="Parks, Robbie M" w:date="2018-12-05T14:45:00Z">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ins>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0AD1BC8F" w:rsidR="00194696" w:rsidRPr="00636C9B" w:rsidDel="00E724F2" w:rsidRDefault="00DF2431" w:rsidP="00D76DF7">
      <w:pPr>
        <w:spacing w:line="480" w:lineRule="auto"/>
        <w:jc w:val="both"/>
        <w:rPr>
          <w:del w:id="1076" w:author="Parks, Robbie M" w:date="2018-12-05T14:47:00Z"/>
          <w:rFonts w:ascii="Times New Roman" w:hAnsi="Times New Roman"/>
          <w:color w:val="000000" w:themeColor="text1"/>
          <w:sz w:val="24"/>
          <w:szCs w:val="24"/>
        </w:rPr>
      </w:pPr>
      <w:ins w:id="1077" w:author="Parks, Robbie M" w:date="2018-12-08T15:48:00Z">
        <w:r>
          <w:rPr>
            <w:rFonts w:ascii="Times New Roman" w:hAnsi="Times New Roman"/>
            <w:b/>
            <w:color w:val="000000" w:themeColor="text1"/>
            <w:sz w:val="24"/>
            <w:szCs w:val="24"/>
          </w:rPr>
          <w:lastRenderedPageBreak/>
          <w:t xml:space="preserve">Supplementary </w:t>
        </w:r>
      </w:ins>
      <w:r w:rsidR="00845A19" w:rsidRPr="00636C9B">
        <w:rPr>
          <w:rFonts w:ascii="Times New Roman" w:hAnsi="Times New Roman"/>
          <w:b/>
          <w:color w:val="000000" w:themeColor="text1"/>
          <w:sz w:val="24"/>
          <w:szCs w:val="24"/>
        </w:rPr>
        <w:t>Table</w:t>
      </w:r>
      <w:del w:id="1078" w:author="Parks, Robbie M" w:date="2018-12-08T15:48:00Z">
        <w:r w:rsidR="00845A19" w:rsidRPr="00636C9B" w:rsidDel="00DF2431">
          <w:rPr>
            <w:rFonts w:ascii="Times New Roman" w:hAnsi="Times New Roman"/>
            <w:b/>
            <w:color w:val="000000" w:themeColor="text1"/>
            <w:sz w:val="24"/>
            <w:szCs w:val="24"/>
          </w:rPr>
          <w:delText xml:space="preserve"> </w:delText>
        </w:r>
      </w:del>
      <w:del w:id="1079" w:author="Parks, Robbie M" w:date="2018-12-07T15:20:00Z">
        <w:r w:rsidR="003F66F7" w:rsidDel="003A2FA4">
          <w:rPr>
            <w:rFonts w:ascii="Times New Roman" w:hAnsi="Times New Roman"/>
            <w:b/>
            <w:color w:val="000000" w:themeColor="text1"/>
            <w:sz w:val="24"/>
            <w:szCs w:val="24"/>
          </w:rPr>
          <w:delText>SX</w:delText>
        </w:r>
      </w:del>
      <w:ins w:id="1080" w:author="Parks, Robbie M" w:date="2018-12-07T15:20:00Z">
        <w:r>
          <w:rPr>
            <w:rFonts w:ascii="Times New Roman" w:hAnsi="Times New Roman"/>
            <w:b/>
            <w:color w:val="000000" w:themeColor="text1"/>
            <w:sz w:val="24"/>
            <w:szCs w:val="24"/>
          </w:rPr>
          <w:t xml:space="preserve"> </w:t>
        </w:r>
        <w:r w:rsidR="003A2FA4">
          <w:rPr>
            <w:rFonts w:ascii="Times New Roman" w:hAnsi="Times New Roman"/>
            <w:b/>
            <w:color w:val="000000" w:themeColor="text1"/>
            <w:sz w:val="24"/>
            <w:szCs w:val="24"/>
          </w:rPr>
          <w:t>3</w:t>
        </w:r>
      </w:ins>
      <w:r w:rsidR="00845A19" w:rsidRPr="00636C9B">
        <w:rPr>
          <w:rFonts w:ascii="Times New Roman" w:hAnsi="Times New Roman"/>
          <w:b/>
          <w:color w:val="000000" w:themeColor="text1"/>
          <w:sz w:val="24"/>
          <w:szCs w:val="24"/>
        </w:rPr>
        <w:t xml:space="preserve">. </w:t>
      </w:r>
      <w:del w:id="1081" w:author="Parks, Robbie M" w:date="2018-12-05T14:47:00Z">
        <w:r w:rsidR="00B648FB" w:rsidRPr="00636C9B" w:rsidDel="00E724F2">
          <w:rPr>
            <w:rFonts w:ascii="Times New Roman" w:hAnsi="Times New Roman"/>
            <w:color w:val="000000" w:themeColor="text1"/>
            <w:sz w:val="24"/>
            <w:szCs w:val="24"/>
          </w:rPr>
          <w:delText>Excess risk</w:delText>
        </w:r>
        <w:r w:rsidR="00845A19" w:rsidRPr="00636C9B" w:rsidDel="00E724F2">
          <w:rPr>
            <w:rFonts w:ascii="Times New Roman" w:hAnsi="Times New Roman"/>
            <w:color w:val="000000" w:themeColor="text1"/>
            <w:sz w:val="24"/>
            <w:szCs w:val="24"/>
          </w:rPr>
          <w:delText xml:space="preserve"> with a national uniform increase of 1</w:delText>
        </w:r>
        <w:r w:rsidR="00845A19" w:rsidRPr="00636C9B" w:rsidDel="00E724F2">
          <w:rPr>
            <w:rFonts w:ascii="Arial" w:eastAsia="Times New Roman" w:hAnsi="Arial" w:cs="Arial"/>
            <w:bCs/>
            <w:color w:val="222222"/>
            <w:sz w:val="24"/>
            <w:szCs w:val="24"/>
            <w:shd w:val="clear" w:color="auto" w:fill="FFFFFF"/>
            <w:lang w:eastAsia="en-GB"/>
          </w:rPr>
          <w:delText>°</w:delText>
        </w:r>
        <w:r w:rsidR="00845A19" w:rsidRPr="00636C9B" w:rsidDel="00E724F2">
          <w:rPr>
            <w:rFonts w:ascii="Times New Roman" w:hAnsi="Times New Roman"/>
            <w:color w:val="000000" w:themeColor="text1"/>
            <w:sz w:val="24"/>
            <w:szCs w:val="24"/>
          </w:rPr>
          <w:delText xml:space="preserve">C above long-term monthly state mean, for deaths from all injuries by sex, age group, and </w:delText>
        </w:r>
        <w:r w:rsidR="001C2178" w:rsidDel="00E724F2">
          <w:rPr>
            <w:rFonts w:ascii="Times New Roman" w:hAnsi="Times New Roman"/>
            <w:color w:val="000000" w:themeColor="text1"/>
            <w:sz w:val="24"/>
            <w:szCs w:val="24"/>
          </w:rPr>
          <w:delText>type</w:delText>
        </w:r>
        <w:r w:rsidR="001C2178" w:rsidRPr="00636C9B" w:rsidDel="00E724F2">
          <w:rPr>
            <w:rFonts w:ascii="Times New Roman" w:hAnsi="Times New Roman"/>
            <w:color w:val="000000" w:themeColor="text1"/>
            <w:sz w:val="24"/>
            <w:szCs w:val="24"/>
          </w:rPr>
          <w:delText xml:space="preserve"> </w:delText>
        </w:r>
        <w:r w:rsidR="00845A19" w:rsidRPr="00636C9B" w:rsidDel="00E724F2">
          <w:rPr>
            <w:rFonts w:ascii="Times New Roman" w:hAnsi="Times New Roman"/>
            <w:color w:val="000000" w:themeColor="text1"/>
            <w:sz w:val="24"/>
            <w:szCs w:val="24"/>
          </w:rPr>
          <w:delText>of injury for 2016 population</w:delText>
        </w:r>
        <w:r w:rsidR="00F84954" w:rsidRPr="00636C9B" w:rsidDel="00E724F2">
          <w:rPr>
            <w:rFonts w:ascii="Times New Roman" w:hAnsi="Times New Roman"/>
            <w:color w:val="000000" w:themeColor="text1"/>
            <w:sz w:val="24"/>
            <w:szCs w:val="24"/>
          </w:rPr>
          <w:delText>.</w:delText>
        </w:r>
      </w:del>
    </w:p>
    <w:p w14:paraId="73373528" w14:textId="3642D356" w:rsidR="00194696" w:rsidRPr="00636C9B" w:rsidRDefault="00E724F2">
      <w:pPr>
        <w:spacing w:line="480" w:lineRule="auto"/>
        <w:jc w:val="both"/>
        <w:rPr>
          <w:rFonts w:ascii="Times New Roman" w:hAnsi="Times New Roman"/>
          <w:color w:val="000000" w:themeColor="text1"/>
          <w:sz w:val="24"/>
          <w:szCs w:val="24"/>
        </w:rPr>
        <w:pPrChange w:id="1082" w:author="Parks, Robbie M" w:date="2018-12-05T14:47:00Z">
          <w:pPr>
            <w:spacing w:after="0" w:line="240" w:lineRule="auto"/>
          </w:pPr>
        </w:pPrChange>
      </w:pPr>
      <w:ins w:id="1083" w:author="Parks, Robbie M" w:date="2018-12-05T14:47:00Z">
        <w:r>
          <w:rPr>
            <w:rFonts w:ascii="Times New Roman" w:hAnsi="Times New Roman"/>
            <w:color w:val="000000" w:themeColor="text1"/>
            <w:sz w:val="24"/>
            <w:szCs w:val="24"/>
          </w:rPr>
          <w:t>Excess risk for</w:t>
        </w:r>
      </w:ins>
      <w:ins w:id="1084" w:author="Parks, Robbie M" w:date="2018-12-05T14:46:00Z">
        <w:r w:rsidR="00ED78FF" w:rsidRPr="00ED78FF">
          <w:rPr>
            <w:rFonts w:ascii="Times New Roman" w:hAnsi="Times New Roman"/>
            <w:color w:val="000000" w:themeColor="text1"/>
            <w:sz w:val="24"/>
            <w:szCs w:val="24"/>
          </w:rPr>
          <w:t xml:space="preserve"> injury deaths for the 2016 US population. The table shows values for if temperature anomaly </w:t>
        </w:r>
      </w:ins>
      <w:ins w:id="1085" w:author="Parks, Robbie M" w:date="2018-12-05T14:47:00Z">
        <w:r w:rsidR="0090240D">
          <w:rPr>
            <w:rFonts w:ascii="Times New Roman" w:hAnsi="Times New Roman"/>
            <w:color w:val="000000" w:themeColor="text1"/>
            <w:sz w:val="24"/>
            <w:szCs w:val="24"/>
          </w:rPr>
          <w:t>were</w:t>
        </w:r>
      </w:ins>
      <w:ins w:id="1086" w:author="Parks, Robbie M" w:date="2018-12-05T14:46:00Z">
        <w:r w:rsidR="00ED78FF" w:rsidRPr="00ED78FF">
          <w:rPr>
            <w:rFonts w:ascii="Times New Roman" w:hAnsi="Times New Roman"/>
            <w:color w:val="000000" w:themeColor="text1"/>
            <w:sz w:val="24"/>
            <w:szCs w:val="24"/>
          </w:rPr>
          <w:t xml:space="preserve"> +1°C compared with 1980-2009 long-term average temperatures.</w:t>
        </w:r>
      </w:ins>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6" w:author="Parks, Robbie M" w:date="2018-12-05T11:46:00Z" w:initials="PRM">
    <w:p w14:paraId="6963F432" w14:textId="29D6FDCB" w:rsidR="0030298B" w:rsidRDefault="0030298B">
      <w:pPr>
        <w:pStyle w:val="CommentText"/>
      </w:pPr>
      <w:r>
        <w:rPr>
          <w:rStyle w:val="CommentReference"/>
        </w:rPr>
        <w:annotationRef/>
      </w:r>
      <w:r>
        <w:t>Nature CC’s format has a sort of abstract/intro which will likely harvest some of the words in the introduction we have made below, along with summary of results</w:t>
      </w:r>
    </w:p>
  </w:comment>
  <w:comment w:id="70" w:author="Ezzati, Majid" w:date="2018-11-30T11:54:00Z" w:initials="EM">
    <w:p w14:paraId="592377EA" w14:textId="24306A68" w:rsidR="0030298B" w:rsidRDefault="0030298B">
      <w:pPr>
        <w:pStyle w:val="CommentText"/>
      </w:pPr>
      <w:r>
        <w:rPr>
          <w:rStyle w:val="CommentReference"/>
        </w:rPr>
        <w:annotationRef/>
      </w:r>
      <w:r>
        <w:rPr>
          <w:rFonts w:ascii="Times New Roman" w:hAnsi="Times New Roman"/>
          <w:color w:val="000000" w:themeColor="text1"/>
          <w:sz w:val="24"/>
          <w:szCs w:val="24"/>
        </w:rPr>
        <w:t>we need to say what the Nature Climate Change injury paper did succinctly but need to discuss it first. Discuss their specific “model” and what its core assumption is (absolute temperature across seasons etc)</w:t>
      </w:r>
    </w:p>
  </w:comment>
  <w:comment w:id="71" w:author="Parks, Robbie M" w:date="2018-12-04T10:31:00Z" w:initials="PRM">
    <w:p w14:paraId="1D8598B2" w14:textId="477D4AF4" w:rsidR="0030298B" w:rsidRDefault="0030298B">
      <w:pPr>
        <w:pStyle w:val="CommentText"/>
      </w:pPr>
      <w:r>
        <w:rPr>
          <w:rStyle w:val="CommentReference"/>
        </w:rPr>
        <w:annotationRef/>
      </w:r>
      <w:r>
        <w:t xml:space="preserve">The paper uses a frequentist monthly temperature model (absolute) allowing for variation by county-by-month and state-by-year </w:t>
      </w:r>
    </w:p>
  </w:comment>
  <w:comment w:id="81" w:author="Ezzati, Majid" w:date="2018-11-30T12:16:00Z" w:initials="EM">
    <w:p w14:paraId="53051316" w14:textId="14C37551" w:rsidR="0030298B" w:rsidRDefault="0030298B">
      <w:pPr>
        <w:pStyle w:val="CommentText"/>
      </w:pPr>
      <w:r>
        <w:rPr>
          <w:rStyle w:val="CommentReference"/>
        </w:rPr>
        <w:annotationRef/>
      </w:r>
      <w:r>
        <w:t>Light, patterns or work/school, nutrition let’s think of some very credible ones</w:t>
      </w:r>
    </w:p>
  </w:comment>
  <w:comment w:id="82" w:author="Parks, Robbie M" w:date="2018-12-03T13:54:00Z" w:initials="PRM">
    <w:p w14:paraId="6B1B048B" w14:textId="68828FD4" w:rsidR="0030298B" w:rsidRDefault="0030298B">
      <w:pPr>
        <w:pStyle w:val="CommentText"/>
      </w:pPr>
      <w:r>
        <w:rPr>
          <w:rStyle w:val="CommentReference"/>
        </w:rPr>
        <w:annotationRef/>
      </w:r>
      <w:r>
        <w:t>To research. Time outdoors?</w:t>
      </w:r>
    </w:p>
  </w:comment>
  <w:comment w:id="132" w:author="Ezzati, Majid" w:date="2018-11-30T14:30:00Z" w:initials="EM">
    <w:p w14:paraId="4D6E9E03" w14:textId="759C1479" w:rsidR="0030298B" w:rsidRDefault="0030298B">
      <w:pPr>
        <w:pStyle w:val="CommentText"/>
      </w:pPr>
      <w:r>
        <w:rPr>
          <w:rStyle w:val="CommentReference"/>
        </w:rPr>
        <w:annotationRef/>
      </w:r>
      <w:r>
        <w:t>To the extent relevant, please follow the wording of Appendix of PM paper to the letter (i.e. not similar but identical)</w:t>
      </w:r>
    </w:p>
  </w:comment>
  <w:comment w:id="141" w:author="Ezzati, Majid" w:date="2018-11-30T12:22:00Z" w:initials="EM">
    <w:p w14:paraId="6A2D75C3" w14:textId="0E0BF8BA" w:rsidR="0030298B" w:rsidRDefault="0030298B">
      <w:pPr>
        <w:pStyle w:val="CommentText"/>
      </w:pPr>
      <w:r>
        <w:rPr>
          <w:rStyle w:val="CommentReference"/>
        </w:rPr>
        <w:annotationRef/>
      </w:r>
      <w:r>
        <w:t>To discuss</w:t>
      </w:r>
    </w:p>
  </w:comment>
  <w:comment w:id="142" w:author="Parks, Robbie M" w:date="2018-12-05T08:16:00Z" w:initials="PRM">
    <w:p w14:paraId="76131A8B" w14:textId="6DC21123" w:rsidR="0030298B" w:rsidRDefault="0030298B">
      <w:pPr>
        <w:pStyle w:val="CommentText"/>
      </w:pPr>
      <w:r>
        <w:rPr>
          <w:rStyle w:val="CommentReference"/>
        </w:rPr>
        <w:annotationRef/>
      </w:r>
      <w:r>
        <w:t>To make consistent throughout the paper</w:t>
      </w:r>
    </w:p>
  </w:comment>
  <w:comment w:id="147" w:author="Ezzati, Majid" w:date="2018-11-30T12:25:00Z" w:initials="EM">
    <w:p w14:paraId="5CEE364E" w14:textId="602F3E6E" w:rsidR="0030298B" w:rsidRDefault="0030298B">
      <w:pPr>
        <w:pStyle w:val="CommentText"/>
      </w:pPr>
      <w:r>
        <w:rPr>
          <w:rStyle w:val="CommentReference"/>
        </w:rPr>
        <w:annotationRef/>
      </w:r>
      <w:r>
        <w:t>If relevant beyond how I have written intro, work in there</w:t>
      </w:r>
    </w:p>
  </w:comment>
  <w:comment w:id="172" w:author="Ezzati, Majid" w:date="2018-11-30T12:44:00Z" w:initials="EM">
    <w:p w14:paraId="256A7319" w14:textId="7FCE502F" w:rsidR="0030298B" w:rsidRDefault="0030298B">
      <w:pPr>
        <w:pStyle w:val="CommentText"/>
      </w:pPr>
      <w:r>
        <w:rPr>
          <w:rStyle w:val="CommentReference"/>
        </w:rPr>
        <w:annotationRef/>
      </w:r>
    </w:p>
  </w:comment>
  <w:comment w:id="173" w:author="Ezzati, Majid" w:date="2018-11-30T12:44:00Z" w:initials="EM">
    <w:p w14:paraId="6641516E" w14:textId="6A2238AD" w:rsidR="0030298B" w:rsidRDefault="0030298B">
      <w:pPr>
        <w:pStyle w:val="CommentText"/>
      </w:pPr>
      <w:r>
        <w:rPr>
          <w:rStyle w:val="CommentReference"/>
        </w:rPr>
        <w:annotationRef/>
      </w:r>
      <w:r>
        <w:t>Reword for clarity</w:t>
      </w:r>
    </w:p>
  </w:comment>
  <w:comment w:id="210" w:author="Ezzati, Majid" w:date="2018-11-30T12:46:00Z" w:initials="EM">
    <w:p w14:paraId="4FAD66D4" w14:textId="4A4EC26F" w:rsidR="0030298B" w:rsidRDefault="0030298B">
      <w:pPr>
        <w:pStyle w:val="CommentText"/>
      </w:pPr>
      <w:r>
        <w:rPr>
          <w:rStyle w:val="CommentReference"/>
        </w:rPr>
        <w:annotationRef/>
      </w:r>
    </w:p>
  </w:comment>
  <w:comment w:id="211" w:author="Ezzati, Majid" w:date="2018-11-30T12:46:00Z" w:initials="EM">
    <w:p w14:paraId="60D2E4B1" w14:textId="2AF55411" w:rsidR="0030298B" w:rsidRDefault="0030298B">
      <w:pPr>
        <w:pStyle w:val="CommentText"/>
      </w:pPr>
      <w:r>
        <w:rPr>
          <w:rStyle w:val="CommentReference"/>
        </w:rPr>
        <w:annotationRef/>
      </w:r>
      <w:r>
        <w:t>Can also be fewer? What is the right phrasing?</w:t>
      </w:r>
    </w:p>
  </w:comment>
  <w:comment w:id="212" w:author="Parks, Robbie M" w:date="2018-12-03T11:55:00Z" w:initials="PRM">
    <w:p w14:paraId="63DDE017" w14:textId="1AC9FA6A" w:rsidR="0030298B" w:rsidRDefault="0030298B">
      <w:pPr>
        <w:pStyle w:val="CommentText"/>
      </w:pPr>
      <w:r>
        <w:rPr>
          <w:rStyle w:val="CommentReference"/>
        </w:rPr>
        <w:annotationRef/>
      </w:r>
      <w:r>
        <w:t>Attributable change in deaths?</w:t>
      </w:r>
    </w:p>
  </w:comment>
  <w:comment w:id="214" w:author="Ezzati, Majid" w:date="2018-11-30T12:46:00Z" w:initials="EM">
    <w:p w14:paraId="1F3182CD" w14:textId="7A6B483C" w:rsidR="0030298B" w:rsidRDefault="0030298B">
      <w:pPr>
        <w:pStyle w:val="CommentText"/>
      </w:pPr>
      <w:r>
        <w:rPr>
          <w:rStyle w:val="CommentReference"/>
        </w:rPr>
        <w:annotationRef/>
      </w:r>
      <w:r>
        <w:t>And state? Even if we don’t show</w:t>
      </w:r>
    </w:p>
  </w:comment>
  <w:comment w:id="215" w:author="Parks, Robbie M" w:date="2018-12-03T13:55:00Z" w:initials="PRM">
    <w:p w14:paraId="00BF204F" w14:textId="681F27B1" w:rsidR="0030298B" w:rsidRDefault="0030298B">
      <w:pPr>
        <w:pStyle w:val="CommentText"/>
      </w:pPr>
      <w:r>
        <w:rPr>
          <w:rStyle w:val="CommentReference"/>
        </w:rPr>
        <w:annotationRef/>
      </w:r>
      <w:r>
        <w:t>Yes</w:t>
      </w:r>
    </w:p>
  </w:comment>
  <w:comment w:id="216" w:author="Ezzati, Majid" w:date="2018-11-30T12:46:00Z" w:initials="EM">
    <w:p w14:paraId="74AA52C9" w14:textId="07A86FD9" w:rsidR="0030298B" w:rsidRDefault="0030298B">
      <w:pPr>
        <w:pStyle w:val="CommentText"/>
      </w:pPr>
      <w:r>
        <w:rPr>
          <w:rStyle w:val="CommentReference"/>
        </w:rPr>
        <w:annotationRef/>
      </w:r>
      <w:r>
        <w:t>Discuss wording</w:t>
      </w:r>
    </w:p>
  </w:comment>
  <w:comment w:id="226" w:author="Ezzati, Majid" w:date="2018-11-30T14:26:00Z" w:initials="EM">
    <w:p w14:paraId="28A61689" w14:textId="79A7AC64" w:rsidR="0030298B" w:rsidRDefault="0030298B">
      <w:pPr>
        <w:pStyle w:val="CommentText"/>
      </w:pPr>
      <w:r>
        <w:rPr>
          <w:rStyle w:val="CommentReference"/>
        </w:rPr>
        <w:annotationRef/>
      </w:r>
      <w:r>
        <w:t>number</w:t>
      </w:r>
    </w:p>
  </w:comment>
  <w:comment w:id="237" w:author="Ezzati, Majid" w:date="2018-11-30T14:26:00Z" w:initials="EM">
    <w:p w14:paraId="4BEDB7B7" w14:textId="1F3345E9" w:rsidR="0030298B" w:rsidRDefault="0030298B">
      <w:pPr>
        <w:pStyle w:val="CommentText"/>
      </w:pPr>
      <w:r>
        <w:rPr>
          <w:rStyle w:val="CommentReference"/>
        </w:rPr>
        <w:annotationRef/>
      </w:r>
      <w:r>
        <w:t>move to results. split by sex</w:t>
      </w:r>
    </w:p>
    <w:p w14:paraId="52035BDC" w14:textId="77777777" w:rsidR="0030298B" w:rsidRDefault="0030298B">
      <w:pPr>
        <w:pStyle w:val="CommentText"/>
      </w:pPr>
    </w:p>
    <w:p w14:paraId="07D80E53" w14:textId="5E83D4AF" w:rsidR="0030298B" w:rsidRDefault="0030298B">
      <w:pPr>
        <w:pStyle w:val="CommentText"/>
      </w:pPr>
      <w:r>
        <w:t>Also say what age group (and sex) their share was highest</w:t>
      </w:r>
    </w:p>
  </w:comment>
  <w:comment w:id="241" w:author="Ezzati, Majid" w:date="2018-11-30T14:31:00Z" w:initials="EM">
    <w:p w14:paraId="47AA0E95" w14:textId="09CD9FC6" w:rsidR="0030298B" w:rsidRDefault="0030298B">
      <w:pPr>
        <w:pStyle w:val="CommentText"/>
      </w:pPr>
      <w:r>
        <w:rPr>
          <w:rStyle w:val="CommentReference"/>
        </w:rPr>
        <w:annotationRef/>
      </w:r>
      <w:r>
        <w:t>This is not a “data” issue</w:t>
      </w:r>
    </w:p>
    <w:p w14:paraId="36A2099B" w14:textId="77777777" w:rsidR="0030298B" w:rsidRDefault="0030298B">
      <w:pPr>
        <w:pStyle w:val="CommentText"/>
      </w:pPr>
    </w:p>
    <w:p w14:paraId="0423D54C" w14:textId="5504DD13" w:rsidR="0030298B" w:rsidRDefault="0030298B">
      <w:pPr>
        <w:pStyle w:val="CommentText"/>
      </w:pPr>
      <w:r>
        <w:t xml:space="preserve">Say at the beginning of stats methods that analyses were done separately by sex, age group etc. </w:t>
      </w:r>
    </w:p>
  </w:comment>
  <w:comment w:id="244" w:author="Bennett, James E" w:date="2018-11-29T14:44:00Z" w:initials="BJE">
    <w:p w14:paraId="3CAF6C00" w14:textId="251367E2" w:rsidR="0030298B" w:rsidRDefault="0030298B">
      <w:pPr>
        <w:pStyle w:val="CommentText"/>
      </w:pPr>
      <w:r>
        <w:rPr>
          <w:rStyle w:val="CommentReference"/>
        </w:rPr>
        <w:annotationRef/>
      </w:r>
      <w:r>
        <w:t>Did you need to “reverse” this calculation when estimating numbers of deaths from +1C?</w:t>
      </w:r>
    </w:p>
  </w:comment>
  <w:comment w:id="245" w:author="Parks, Robbie M" w:date="2018-11-29T23:20:00Z" w:initials="PRM">
    <w:p w14:paraId="21869A0C" w14:textId="1BDAFDF9" w:rsidR="0030298B" w:rsidRDefault="0030298B">
      <w:pPr>
        <w:pStyle w:val="CommentText"/>
      </w:pPr>
      <w:r>
        <w:rPr>
          <w:rStyle w:val="CommentReference"/>
        </w:rPr>
        <w:annotationRef/>
      </w:r>
      <w:r>
        <w:t>Yes</w:t>
      </w:r>
    </w:p>
  </w:comment>
  <w:comment w:id="246" w:author="Ezzati, Majid" w:date="2018-11-30T14:29:00Z" w:initials="EM">
    <w:p w14:paraId="5378CE52" w14:textId="50181B25" w:rsidR="0030298B" w:rsidRDefault="0030298B">
      <w:pPr>
        <w:pStyle w:val="CommentText"/>
      </w:pPr>
      <w:r>
        <w:rPr>
          <w:rStyle w:val="CommentReference"/>
        </w:rPr>
        <w:annotationRef/>
      </w:r>
      <w:r>
        <w:t>Only relevant if you do the attribution on rates; not relevant if you do it on counts. To discuss briefly</w:t>
      </w:r>
    </w:p>
  </w:comment>
  <w:comment w:id="243" w:author="Ezzati, Majid" w:date="2018-11-30T14:28:00Z" w:initials="EM">
    <w:p w14:paraId="109B9C09" w14:textId="4235DF43" w:rsidR="0030298B" w:rsidRDefault="0030298B">
      <w:pPr>
        <w:pStyle w:val="CommentText"/>
      </w:pPr>
      <w:r>
        <w:rPr>
          <w:rStyle w:val="CommentReference"/>
        </w:rPr>
        <w:annotationRef/>
      </w:r>
      <w:r>
        <w:t>State this as rate vs. count since you analyse rates</w:t>
      </w:r>
    </w:p>
  </w:comment>
  <w:comment w:id="251" w:author="Ezzati, Majid" w:date="2018-11-30T14:32:00Z" w:initials="EM">
    <w:p w14:paraId="674F0CF6" w14:textId="0BA30AF6" w:rsidR="0030298B" w:rsidRDefault="0030298B">
      <w:pPr>
        <w:pStyle w:val="CommentText"/>
      </w:pPr>
      <w:r>
        <w:rPr>
          <w:rStyle w:val="CommentReference"/>
        </w:rPr>
        <w:annotationRef/>
      </w:r>
      <w:r>
        <w:t>Use the same wording as eLife paper</w:t>
      </w:r>
    </w:p>
  </w:comment>
  <w:comment w:id="273" w:author="Bennett, James E" w:date="2018-11-29T15:00:00Z" w:initials="BJE">
    <w:p w14:paraId="2E056849" w14:textId="77777777" w:rsidR="0030298B" w:rsidRDefault="0030298B"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274" w:author="Parks, Robbie M" w:date="2018-11-29T23:08:00Z" w:initials="PRM">
    <w:p w14:paraId="207E839A" w14:textId="77777777" w:rsidR="0030298B" w:rsidRDefault="0030298B" w:rsidP="00265FDC">
      <w:pPr>
        <w:pStyle w:val="CommentText"/>
      </w:pPr>
      <w:r>
        <w:rPr>
          <w:rStyle w:val="CommentReference"/>
        </w:rPr>
        <w:annotationRef/>
      </w:r>
      <w:r>
        <w:t>Have expanded just above</w:t>
      </w:r>
    </w:p>
  </w:comment>
  <w:comment w:id="270" w:author="Ezzati, Majid" w:date="2018-11-30T17:02:00Z" w:initials="EM">
    <w:p w14:paraId="5D38400B" w14:textId="5107A394" w:rsidR="0030298B" w:rsidRDefault="0030298B">
      <w:pPr>
        <w:pStyle w:val="CommentText"/>
      </w:pPr>
      <w:r>
        <w:rPr>
          <w:rStyle w:val="CommentReference"/>
        </w:rPr>
        <w:annotationRef/>
      </w:r>
      <w:r>
        <w:t>This is so long that comes across as a black box. There really are two things here: one is for each state, having a long-term mean and the other is going from county to state by population-weighting. Each should presumably be straightforward algebra. To discuss how to simplify</w:t>
      </w:r>
    </w:p>
  </w:comment>
  <w:comment w:id="271" w:author="Parks, Robbie M" w:date="2018-12-03T11:57:00Z" w:initials="PRM">
    <w:p w14:paraId="743F5A00" w14:textId="261F2DA2" w:rsidR="0030298B" w:rsidRDefault="0030298B">
      <w:pPr>
        <w:pStyle w:val="CommentText"/>
      </w:pPr>
      <w:r>
        <w:rPr>
          <w:rStyle w:val="CommentReference"/>
        </w:rPr>
        <w:annotationRef/>
      </w:r>
      <w:r>
        <w:t>Go through code again to make sure you understand it</w:t>
      </w:r>
    </w:p>
  </w:comment>
  <w:comment w:id="299" w:author="Ezzati, Majid" w:date="2018-11-30T17:18:00Z" w:initials="EM">
    <w:p w14:paraId="03C3916E" w14:textId="1B575317" w:rsidR="0030298B" w:rsidRDefault="0030298B">
      <w:pPr>
        <w:pStyle w:val="CommentText"/>
      </w:pPr>
      <w:r>
        <w:rPr>
          <w:rStyle w:val="CommentReference"/>
        </w:rPr>
        <w:annotationRef/>
      </w:r>
      <w:r>
        <w:t>Move to discussion where we describe limitations – a limitation is that we looked at mean only</w:t>
      </w:r>
    </w:p>
  </w:comment>
  <w:comment w:id="306" w:author="Bennett, James E" w:date="2018-11-29T15:24:00Z" w:initials="BJE">
    <w:p w14:paraId="4377A92A" w14:textId="2133E833" w:rsidR="0030298B" w:rsidRDefault="0030298B">
      <w:pPr>
        <w:pStyle w:val="CommentText"/>
      </w:pPr>
      <w:r>
        <w:rPr>
          <w:rStyle w:val="CommentReference"/>
        </w:rPr>
        <w:annotationRef/>
      </w:r>
      <w:r>
        <w:t>For future discussion whether we need to be consistent in calling this variable exactly the same thing e.g state-month anomalous temperature, every time we refer to it?</w:t>
      </w:r>
    </w:p>
    <w:p w14:paraId="7A390E9B" w14:textId="77777777" w:rsidR="0030298B" w:rsidRDefault="0030298B">
      <w:pPr>
        <w:pStyle w:val="CommentText"/>
      </w:pPr>
    </w:p>
    <w:p w14:paraId="7DFBF459" w14:textId="4892B90C" w:rsidR="0030298B" w:rsidRDefault="0030298B" w:rsidP="00F30D74">
      <w:pPr>
        <w:pStyle w:val="BalloonText"/>
      </w:pPr>
      <w:r>
        <w:t xml:space="preserve">This might help prevent confusion. </w:t>
      </w:r>
    </w:p>
  </w:comment>
  <w:comment w:id="307" w:author="Ezzati, Majid" w:date="2018-12-01T01:22:00Z" w:initials="EM">
    <w:p w14:paraId="3BE45D49" w14:textId="31426BA2" w:rsidR="0030298B" w:rsidRDefault="0030298B">
      <w:pPr>
        <w:pStyle w:val="CommentText"/>
      </w:pPr>
      <w:r>
        <w:rPr>
          <w:rStyle w:val="CommentReference"/>
        </w:rPr>
        <w:annotationRef/>
      </w:r>
      <w:r>
        <w:t>I agree; let’s discuss</w:t>
      </w:r>
    </w:p>
  </w:comment>
  <w:comment w:id="308" w:author="Ezzati, Majid" w:date="2018-12-01T01:22:00Z" w:initials="EM">
    <w:p w14:paraId="0FDFFF98" w14:textId="0E4E05CD" w:rsidR="0030298B" w:rsidRDefault="0030298B">
      <w:pPr>
        <w:pStyle w:val="CommentText"/>
      </w:pPr>
      <w:r>
        <w:rPr>
          <w:rStyle w:val="CommentReference"/>
        </w:rPr>
        <w:annotationRef/>
      </w:r>
      <w:r>
        <w:t>Don’t get into ICD stuff after you introduce it</w:t>
      </w:r>
    </w:p>
  </w:comment>
  <w:comment w:id="334" w:author="Bennett, James E" w:date="2018-11-29T15:39:00Z" w:initials="BJE">
    <w:p w14:paraId="04D5D120" w14:textId="77777777" w:rsidR="0030298B" w:rsidRDefault="0030298B">
      <w:pPr>
        <w:pStyle w:val="CommentText"/>
      </w:pPr>
      <w:r>
        <w:rPr>
          <w:rStyle w:val="CommentReference"/>
        </w:rPr>
        <w:annotationRef/>
      </w:r>
      <w:r>
        <w:t>Hopefully not screwed up the equation but since gamma mentioned at end I put it at the end of the equation.</w:t>
      </w:r>
    </w:p>
    <w:p w14:paraId="60BA5411" w14:textId="23B845FD" w:rsidR="0030298B" w:rsidRDefault="0030298B">
      <w:pPr>
        <w:pStyle w:val="CommentText"/>
      </w:pPr>
      <w:r>
        <w:t>See my addition later – does gamma need a month subscript?</w:t>
      </w:r>
    </w:p>
  </w:comment>
  <w:comment w:id="344" w:author="Parks, Robbie M" w:date="2018-11-26T11:21:00Z" w:initials="PRM">
    <w:p w14:paraId="7D510A0E" w14:textId="77777777" w:rsidR="0030298B" w:rsidRDefault="0030298B">
      <w:pPr>
        <w:pStyle w:val="CommentText"/>
      </w:pPr>
      <w:r>
        <w:rPr>
          <w:rStyle w:val="CommentReference"/>
        </w:rPr>
        <w:annotationRef/>
      </w:r>
      <w:r>
        <w:t>Yes that’s my understanding. James?</w:t>
      </w:r>
    </w:p>
  </w:comment>
  <w:comment w:id="345" w:author="Ezzati, Majid" w:date="2018-11-06T06:34:00Z" w:initials="EM">
    <w:p w14:paraId="48293A76" w14:textId="79A25B44" w:rsidR="0030298B" w:rsidRDefault="0030298B">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346" w:author="Parks, Robbie M" w:date="2018-11-26T11:21:00Z" w:initials="PRM">
    <w:p w14:paraId="7A946B86" w14:textId="77777777" w:rsidR="0030298B" w:rsidRDefault="0030298B">
      <w:pPr>
        <w:pStyle w:val="CommentText"/>
      </w:pPr>
      <w:r>
        <w:rPr>
          <w:rStyle w:val="CommentReference"/>
        </w:rPr>
        <w:annotationRef/>
      </w:r>
      <w:r>
        <w:t>Yes that’s my understanding. James?</w:t>
      </w:r>
    </w:p>
    <w:p w14:paraId="0ED3E426" w14:textId="1C811FF0" w:rsidR="0030298B" w:rsidRDefault="0030298B">
      <w:pPr>
        <w:pStyle w:val="CommentText"/>
      </w:pPr>
      <w:r>
        <w:t>JB - Yes</w:t>
      </w:r>
    </w:p>
    <w:p w14:paraId="13F4FC21" w14:textId="6482F3E7" w:rsidR="0030298B" w:rsidRDefault="0030298B">
      <w:pPr>
        <w:pStyle w:val="CommentText"/>
      </w:pPr>
    </w:p>
  </w:comment>
  <w:comment w:id="314" w:author="Ezzati, Majid" w:date="2018-12-01T01:25:00Z" w:initials="EM">
    <w:p w14:paraId="7F8D8B86" w14:textId="34C51547" w:rsidR="0030298B" w:rsidRDefault="0030298B">
      <w:pPr>
        <w:pStyle w:val="CommentText"/>
      </w:pPr>
      <w:r>
        <w:rPr>
          <w:rStyle w:val="CommentReference"/>
        </w:rPr>
        <w:annotationRef/>
      </w:r>
      <w:r>
        <w:t>We should go for a simple description here and a technical appendix. See Bennett mortality papers (and the part in Appendix to use equation mode)</w:t>
      </w:r>
    </w:p>
    <w:p w14:paraId="6865BBE8" w14:textId="3346EE2E" w:rsidR="0030298B" w:rsidRDefault="0030298B">
      <w:pPr>
        <w:pStyle w:val="CommentText"/>
      </w:pPr>
    </w:p>
    <w:p w14:paraId="432C1C20" w14:textId="0D32F548" w:rsidR="0030298B" w:rsidRDefault="0030298B">
      <w:pPr>
        <w:pStyle w:val="CommentText"/>
      </w:pPr>
      <w:r>
        <w:t>Discuss</w:t>
      </w:r>
    </w:p>
  </w:comment>
  <w:comment w:id="358" w:author="Ezzati, Majid" w:date="2018-12-01T01:24:00Z" w:initials="EM">
    <w:p w14:paraId="42DFE126" w14:textId="4D7BC085" w:rsidR="0030298B" w:rsidRDefault="0030298B">
      <w:pPr>
        <w:pStyle w:val="CommentText"/>
      </w:pPr>
      <w:r>
        <w:rPr>
          <w:rStyle w:val="CommentReference"/>
        </w:rPr>
        <w:annotationRef/>
      </w:r>
      <w:r>
        <w:t>Out of blue; what is this?</w:t>
      </w:r>
    </w:p>
  </w:comment>
  <w:comment w:id="359" w:author="Parks, Robbie M" w:date="2018-12-03T12:05:00Z" w:initials="PRM">
    <w:p w14:paraId="4859F745" w14:textId="12B51401" w:rsidR="0030298B" w:rsidRDefault="0030298B">
      <w:pPr>
        <w:pStyle w:val="CommentText"/>
      </w:pPr>
      <w:r>
        <w:rPr>
          <w:rStyle w:val="CommentReference"/>
        </w:rPr>
        <w:annotationRef/>
      </w:r>
      <w:r>
        <w:t>Do we need to justify this as James’s paper included it?</w:t>
      </w:r>
    </w:p>
  </w:comment>
  <w:comment w:id="363" w:author="Ezzati, Majid" w:date="2018-12-01T01:24:00Z" w:initials="EM">
    <w:p w14:paraId="49C39E06" w14:textId="18164983" w:rsidR="0030298B" w:rsidRDefault="0030298B">
      <w:pPr>
        <w:pStyle w:val="CommentText"/>
      </w:pPr>
      <w:r>
        <w:rPr>
          <w:rStyle w:val="CommentReference"/>
        </w:rPr>
        <w:annotationRef/>
      </w:r>
      <w:r>
        <w:t>Repeats earlier statements.</w:t>
      </w:r>
    </w:p>
  </w:comment>
  <w:comment w:id="371" w:author="Ezzati, Majid" w:date="2018-12-01T01:32:00Z" w:initials="EM">
    <w:p w14:paraId="0744C3EA" w14:textId="5D229EC5" w:rsidR="0030298B" w:rsidRDefault="0030298B">
      <w:pPr>
        <w:pStyle w:val="CommentText"/>
      </w:pPr>
      <w:r>
        <w:rPr>
          <w:rStyle w:val="CommentReference"/>
        </w:rPr>
        <w:annotationRef/>
      </w:r>
      <w:r>
        <w:t xml:space="preserve">Not really; we frame everything as anomaly. So it would be an anomalous year or something like that. Discuss </w:t>
      </w:r>
    </w:p>
  </w:comment>
  <w:comment w:id="372" w:author="Parks, Robbie M" w:date="2018-12-03T13:57:00Z" w:initials="PRM">
    <w:p w14:paraId="42DFD964" w14:textId="39727EC9" w:rsidR="0030298B" w:rsidRDefault="0030298B">
      <w:pPr>
        <w:pStyle w:val="CommentText"/>
      </w:pPr>
      <w:r>
        <w:rPr>
          <w:rStyle w:val="CommentReference"/>
        </w:rPr>
        <w:annotationRef/>
      </w:r>
      <w:r>
        <w:t>True I understand now so change</w:t>
      </w:r>
    </w:p>
  </w:comment>
  <w:comment w:id="373" w:author="Ezzati, Majid" w:date="2018-12-01T01:31:00Z" w:initials="EM">
    <w:p w14:paraId="4CFA6C2E" w14:textId="48FFEF29" w:rsidR="0030298B" w:rsidRDefault="0030298B">
      <w:pPr>
        <w:pStyle w:val="CommentText"/>
      </w:pPr>
      <w:r>
        <w:rPr>
          <w:rStyle w:val="CommentReference"/>
        </w:rPr>
        <w:annotationRef/>
      </w:r>
      <w:r>
        <w:t>Get rid of all the stuff that are not methods. Go for sharpness.  We can always do two degrees if that is the more obvious choice. discuss</w:t>
      </w:r>
    </w:p>
  </w:comment>
  <w:comment w:id="375" w:author="Bennett, James E" w:date="2018-11-29T19:15:00Z" w:initials="BJE">
    <w:p w14:paraId="4DF59636" w14:textId="47CF656A" w:rsidR="0030298B" w:rsidRDefault="0030298B">
      <w:pPr>
        <w:pStyle w:val="CommentText"/>
      </w:pPr>
      <w:r>
        <w:rPr>
          <w:rStyle w:val="CommentReference"/>
        </w:rPr>
        <w:annotationRef/>
      </w:r>
      <w:r>
        <w:t>See my earlier question about whether you removed the effect of length of month harmonisation?</w:t>
      </w:r>
    </w:p>
  </w:comment>
  <w:comment w:id="374" w:author="Ezzati, Majid" w:date="2018-12-01T01:32:00Z" w:initials="EM">
    <w:p w14:paraId="3060986A" w14:textId="769C6215" w:rsidR="0030298B" w:rsidRDefault="0030298B">
      <w:pPr>
        <w:pStyle w:val="CommentText"/>
      </w:pPr>
      <w:r>
        <w:rPr>
          <w:rStyle w:val="CommentReference"/>
        </w:rPr>
        <w:annotationRef/>
      </w:r>
      <w:r>
        <w:t>I think most of this can go</w:t>
      </w:r>
    </w:p>
  </w:comment>
  <w:comment w:id="367" w:author="Ezzati, Majid" w:date="2018-12-01T01:33:00Z" w:initials="EM">
    <w:p w14:paraId="244B4430" w14:textId="490EB85D" w:rsidR="0030298B" w:rsidRDefault="0030298B">
      <w:pPr>
        <w:pStyle w:val="CommentText"/>
      </w:pPr>
      <w:r>
        <w:rPr>
          <w:rStyle w:val="CommentReference"/>
        </w:rPr>
        <w:annotationRef/>
      </w:r>
      <w:r>
        <w:t>See PM paper and just get rid of heading and reduce this to a couple of sentences</w:t>
      </w:r>
    </w:p>
  </w:comment>
  <w:comment w:id="380" w:author="Ezzati, Majid" w:date="2018-12-01T01:37:00Z" w:initials="EM">
    <w:p w14:paraId="2AA5D03F" w14:textId="0970FE47" w:rsidR="0030298B" w:rsidRDefault="0030298B">
      <w:pPr>
        <w:pStyle w:val="CommentText"/>
      </w:pPr>
      <w:r>
        <w:rPr>
          <w:rStyle w:val="CommentReference"/>
        </w:rPr>
        <w:annotationRef/>
      </w:r>
      <w:r>
        <w:t>Convert to clear sharp and well-formed sentences that become paragraphs. One sentence, one message (avoid multi-message sentences unless necessary or enhancing clarity)</w:t>
      </w:r>
    </w:p>
  </w:comment>
  <w:comment w:id="381" w:author="Parks, Robbie M" w:date="2018-12-04T16:16:00Z" w:initials="PRM">
    <w:p w14:paraId="1F4D9139" w14:textId="57FF578F" w:rsidR="0030298B" w:rsidRDefault="0030298B">
      <w:pPr>
        <w:pStyle w:val="CommentText"/>
      </w:pPr>
      <w:r>
        <w:rPr>
          <w:rStyle w:val="CommentReference"/>
        </w:rPr>
        <w:annotationRef/>
      </w:r>
      <w:r>
        <w:t>Make into full sentences, just in bullet point format.</w:t>
      </w:r>
    </w:p>
    <w:p w14:paraId="2818BC5F" w14:textId="77777777" w:rsidR="0030298B" w:rsidRDefault="0030298B">
      <w:pPr>
        <w:pStyle w:val="CommentText"/>
      </w:pPr>
    </w:p>
    <w:p w14:paraId="00415A3D" w14:textId="48347E66" w:rsidR="0030298B" w:rsidRDefault="0030298B">
      <w:pPr>
        <w:pStyle w:val="CommentText"/>
      </w:pPr>
      <w:r>
        <w:t>Point per sentence.</w:t>
      </w:r>
    </w:p>
    <w:p w14:paraId="5C0F0B61" w14:textId="50FD32A3" w:rsidR="0030298B" w:rsidRDefault="0030298B">
      <w:pPr>
        <w:pStyle w:val="CommentText"/>
      </w:pPr>
      <w:r>
        <w:t>Topic per paragraph.</w:t>
      </w:r>
    </w:p>
  </w:comment>
  <w:comment w:id="400" w:author="Bennett, James E" w:date="2018-12-07T11:28:00Z" w:initials="BJE">
    <w:p w14:paraId="4683B25B" w14:textId="33CA2F40" w:rsidR="0030298B" w:rsidRDefault="0030298B">
      <w:pPr>
        <w:pStyle w:val="CommentText"/>
      </w:pPr>
      <w:r>
        <w:rPr>
          <w:rStyle w:val="CommentReference"/>
        </w:rPr>
        <w:annotationRef/>
      </w:r>
      <w:r>
        <w:t>Can remove as mention trends later (also makes sentence flow better.</w:t>
      </w:r>
    </w:p>
  </w:comment>
  <w:comment w:id="413" w:author="Bennett, James E" w:date="2018-12-07T11:27:00Z" w:initials="BJE">
    <w:p w14:paraId="0EECB52E" w14:textId="5D8B58A0" w:rsidR="0030298B" w:rsidRDefault="0030298B">
      <w:pPr>
        <w:pStyle w:val="CommentText"/>
      </w:pPr>
      <w:r>
        <w:rPr>
          <w:rStyle w:val="CommentReference"/>
        </w:rPr>
        <w:annotationRef/>
      </w:r>
      <w:r>
        <w:t>Move to  discussion</w:t>
      </w:r>
    </w:p>
  </w:comment>
  <w:comment w:id="447" w:author="Ezzati, Majid" w:date="2018-12-01T01:38:00Z" w:initials="EM">
    <w:p w14:paraId="5F19723F" w14:textId="085094D1" w:rsidR="0030298B" w:rsidRDefault="0030298B">
      <w:pPr>
        <w:pStyle w:val="CommentText"/>
      </w:pPr>
      <w:r>
        <w:rPr>
          <w:rStyle w:val="CommentReference"/>
        </w:rPr>
        <w:annotationRef/>
      </w:r>
      <w:r>
        <w:t>visual is for us; don’t actually use the term. As above, go for sharp and clear</w:t>
      </w:r>
    </w:p>
  </w:comment>
  <w:comment w:id="526" w:author="Parks, Robbie M" w:date="2018-12-07T14:15:00Z" w:initials="PRM">
    <w:p w14:paraId="5D4BA62E" w14:textId="753BB728" w:rsidR="0030298B" w:rsidRDefault="0030298B">
      <w:pPr>
        <w:pStyle w:val="CommentText"/>
      </w:pPr>
      <w:r>
        <w:rPr>
          <w:rStyle w:val="CommentReference"/>
        </w:rPr>
        <w:annotationRef/>
      </w:r>
      <w:r>
        <w:rPr>
          <w:rStyle w:val="CommentReference"/>
        </w:rPr>
        <w:t>Are we going to go for 2deg? If so, it’ll be easy to change next time round.</w:t>
      </w:r>
    </w:p>
  </w:comment>
  <w:comment w:id="578" w:author="Bennett, James E" w:date="2018-12-07T12:27:00Z" w:initials="BJE">
    <w:p w14:paraId="7A0F8B5C" w14:textId="3E219D65" w:rsidR="0030298B" w:rsidRDefault="0030298B">
      <w:pPr>
        <w:pStyle w:val="CommentText"/>
      </w:pPr>
      <w:r>
        <w:rPr>
          <w:rStyle w:val="CommentReference"/>
        </w:rPr>
        <w:annotationRef/>
      </w:r>
      <w:r>
        <w:t>?</w:t>
      </w:r>
    </w:p>
  </w:comment>
  <w:comment w:id="614" w:author="Majid2" w:date="2018-11-06T10:54:00Z" w:initials="M">
    <w:p w14:paraId="756C8725" w14:textId="599D4EEB" w:rsidR="0030298B" w:rsidRDefault="0030298B">
      <w:pPr>
        <w:pStyle w:val="CommentText"/>
      </w:pPr>
      <w:r>
        <w:rPr>
          <w:rStyle w:val="CommentReference"/>
        </w:rPr>
        <w:annotationRef/>
      </w:r>
      <w:r>
        <w:t>To also discuss</w:t>
      </w:r>
    </w:p>
  </w:comment>
  <w:comment w:id="615" w:author="Parks, Robbie M" w:date="2018-12-05T16:33:00Z" w:initials="PRM">
    <w:p w14:paraId="70856907" w14:textId="78FD4360" w:rsidR="0030298B" w:rsidRDefault="0030298B">
      <w:pPr>
        <w:pStyle w:val="CommentText"/>
      </w:pPr>
      <w:r>
        <w:rPr>
          <w:rStyle w:val="CommentReference"/>
        </w:rPr>
        <w:annotationRef/>
      </w:r>
      <w:r>
        <w:t>I’ve left this comment in because we haven’t discussed it yet.</w:t>
      </w:r>
    </w:p>
  </w:comment>
  <w:comment w:id="998" w:author="Ezzati, Majid" w:date="2018-12-01T01:31:00Z" w:initials="EM">
    <w:p w14:paraId="0813CFA3" w14:textId="77777777" w:rsidR="0030298B" w:rsidRDefault="0030298B" w:rsidP="003351F5">
      <w:pPr>
        <w:pStyle w:val="CommentText"/>
      </w:pPr>
      <w:r>
        <w:rPr>
          <w:rStyle w:val="CommentReference"/>
        </w:rPr>
        <w:annotationRef/>
      </w:r>
      <w:r>
        <w:t>Get rid of all the stuff that are not methods. Go for sharpness.  We can always do two degrees if that is the more obvious choice. discuss</w:t>
      </w:r>
    </w:p>
  </w:comment>
  <w:comment w:id="999" w:author="Parks, Robbie M" w:date="2018-12-05T14:26:00Z" w:initials="PRM">
    <w:p w14:paraId="7B115F9A" w14:textId="77777777" w:rsidR="0030298B" w:rsidRDefault="0030298B" w:rsidP="003351F5">
      <w:pPr>
        <w:pStyle w:val="CommentText"/>
      </w:pPr>
      <w:r>
        <w:rPr>
          <w:rStyle w:val="CommentReference"/>
        </w:rPr>
        <w:annotationRef/>
      </w:r>
      <w:r>
        <w:t>I think 2 degrees is a more natural choice</w:t>
      </w:r>
    </w:p>
  </w:comment>
  <w:comment w:id="1000" w:author="Tamura-Wicks, Helen M" w:date="2018-12-06T19:20:00Z" w:initials="THM">
    <w:p w14:paraId="648DA167" w14:textId="77777777" w:rsidR="0030298B" w:rsidRDefault="0030298B" w:rsidP="003351F5">
      <w:pPr>
        <w:pStyle w:val="CommentText"/>
      </w:pPr>
      <w:r>
        <w:rPr>
          <w:rStyle w:val="CommentReference"/>
        </w:rPr>
        <w:annotationRef/>
      </w:r>
      <w:r>
        <w:t xml:space="preserve">I think since you’re sending to Nature CC, it makes sense to align with expected temperature increase from whichever RCP scenarios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963F432" w15:done="0"/>
  <w15:commentEx w15:paraId="592377EA" w15:done="0"/>
  <w15:commentEx w15:paraId="1D8598B2" w15:paraIdParent="592377EA" w15:done="0"/>
  <w15:commentEx w15:paraId="53051316" w15:done="0"/>
  <w15:commentEx w15:paraId="6B1B048B" w15:paraIdParent="53051316" w15:done="0"/>
  <w15:commentEx w15:paraId="4D6E9E03" w15:done="0"/>
  <w15:commentEx w15:paraId="6A2D75C3" w15:done="0"/>
  <w15:commentEx w15:paraId="76131A8B" w15:paraIdParent="6A2D75C3" w15:done="0"/>
  <w15:commentEx w15:paraId="5CEE364E" w15:done="0"/>
  <w15:commentEx w15:paraId="256A7319" w15:done="0"/>
  <w15:commentEx w15:paraId="6641516E" w15:paraIdParent="256A7319" w15:done="0"/>
  <w15:commentEx w15:paraId="4FAD66D4" w15:done="0"/>
  <w15:commentEx w15:paraId="60D2E4B1" w15:paraIdParent="4FAD66D4" w15:done="0"/>
  <w15:commentEx w15:paraId="63DDE017" w15:paraIdParent="4FAD66D4" w15:done="0"/>
  <w15:commentEx w15:paraId="1F3182CD" w15:done="0"/>
  <w15:commentEx w15:paraId="00BF204F" w15:paraIdParent="1F3182CD" w15:done="0"/>
  <w15:commentEx w15:paraId="74AA52C9" w15:done="0"/>
  <w15:commentEx w15:paraId="28A61689" w15:done="0"/>
  <w15:commentEx w15:paraId="07D80E53" w15:done="0"/>
  <w15:commentEx w15:paraId="0423D54C" w15:done="0"/>
  <w15:commentEx w15:paraId="3CAF6C00" w15:done="0"/>
  <w15:commentEx w15:paraId="21869A0C" w15:paraIdParent="3CAF6C00" w15:done="0"/>
  <w15:commentEx w15:paraId="5378CE52" w15:paraIdParent="3CAF6C00" w15:done="0"/>
  <w15:commentEx w15:paraId="109B9C09" w15:done="0"/>
  <w15:commentEx w15:paraId="674F0CF6" w15:done="0"/>
  <w15:commentEx w15:paraId="2E056849" w15:done="0"/>
  <w15:commentEx w15:paraId="207E839A" w15:paraIdParent="2E056849" w15:done="0"/>
  <w15:commentEx w15:paraId="5D38400B" w15:done="0"/>
  <w15:commentEx w15:paraId="743F5A00" w15:paraIdParent="5D38400B" w15:done="0"/>
  <w15:commentEx w15:paraId="03C3916E" w15:done="0"/>
  <w15:commentEx w15:paraId="7DFBF459" w15:done="0"/>
  <w15:commentEx w15:paraId="3BE45D49" w15:paraIdParent="7DFBF459" w15:done="0"/>
  <w15:commentEx w15:paraId="0FDFFF98" w15:done="0"/>
  <w15:commentEx w15:paraId="60BA5411" w15:done="0"/>
  <w15:commentEx w15:paraId="7D510A0E" w15:paraIdParent="60BA5411" w15:done="0"/>
  <w15:commentEx w15:paraId="48293A76" w15:done="0"/>
  <w15:commentEx w15:paraId="13F4FC21" w15:paraIdParent="48293A76" w15:done="0"/>
  <w15:commentEx w15:paraId="432C1C20" w15:done="0"/>
  <w15:commentEx w15:paraId="42DFE126" w15:done="0"/>
  <w15:commentEx w15:paraId="4859F745" w15:paraIdParent="42DFE126" w15:done="0"/>
  <w15:commentEx w15:paraId="49C39E06" w15:done="0"/>
  <w15:commentEx w15:paraId="0744C3EA" w15:done="0"/>
  <w15:commentEx w15:paraId="42DFD964" w15:paraIdParent="0744C3EA" w15:done="0"/>
  <w15:commentEx w15:paraId="4CFA6C2E" w15:done="0"/>
  <w15:commentEx w15:paraId="4DF59636" w15:done="0"/>
  <w15:commentEx w15:paraId="3060986A" w15:done="0"/>
  <w15:commentEx w15:paraId="244B4430" w15:done="0"/>
  <w15:commentEx w15:paraId="2AA5D03F" w15:done="0"/>
  <w15:commentEx w15:paraId="5C0F0B61" w15:paraIdParent="2AA5D03F" w15:done="0"/>
  <w15:commentEx w15:paraId="4683B25B" w15:done="0"/>
  <w15:commentEx w15:paraId="0EECB52E" w15:done="0"/>
  <w15:commentEx w15:paraId="5F19723F" w15:done="0"/>
  <w15:commentEx w15:paraId="5D4BA62E" w15:done="0"/>
  <w15:commentEx w15:paraId="7A0F8B5C" w15:done="0"/>
  <w15:commentEx w15:paraId="756C8725" w15:done="0"/>
  <w15:commentEx w15:paraId="70856907" w15:paraIdParent="756C8725" w15:done="0"/>
  <w15:commentEx w15:paraId="0813CFA3" w15:done="0"/>
  <w15:commentEx w15:paraId="7B115F9A" w15:paraIdParent="0813CFA3" w15:done="0"/>
  <w15:commentEx w15:paraId="648DA167" w15:paraIdParent="0813CF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6B4B69" w14:textId="77777777" w:rsidR="00AE595D" w:rsidRDefault="00AE595D">
      <w:pPr>
        <w:spacing w:after="0" w:line="240" w:lineRule="auto"/>
      </w:pPr>
      <w:r>
        <w:separator/>
      </w:r>
    </w:p>
  </w:endnote>
  <w:endnote w:type="continuationSeparator" w:id="0">
    <w:p w14:paraId="73DF273D" w14:textId="77777777" w:rsidR="00AE595D" w:rsidRDefault="00AE595D">
      <w:pPr>
        <w:spacing w:after="0" w:line="240" w:lineRule="auto"/>
      </w:pPr>
      <w:r>
        <w:continuationSeparator/>
      </w:r>
    </w:p>
  </w:endnote>
  <w:endnote w:type="continuationNotice" w:id="1">
    <w:p w14:paraId="0ED4B0A8" w14:textId="77777777" w:rsidR="00AE595D" w:rsidRDefault="00AE59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0298B" w:rsidRDefault="0030298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30298B" w:rsidRDefault="0030298B"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0F949E" w:rsidR="0030298B" w:rsidRDefault="0030298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83896">
      <w:rPr>
        <w:rStyle w:val="PageNumber"/>
        <w:noProof/>
      </w:rPr>
      <w:t>28</w:t>
    </w:r>
    <w:r>
      <w:rPr>
        <w:rStyle w:val="PageNumber"/>
      </w:rPr>
      <w:fldChar w:fldCharType="end"/>
    </w:r>
  </w:p>
  <w:p w14:paraId="3F8F309C" w14:textId="77777777" w:rsidR="0030298B" w:rsidRDefault="0030298B"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25F737" w14:textId="77777777" w:rsidR="00AE595D" w:rsidRDefault="00AE595D">
      <w:pPr>
        <w:spacing w:after="0" w:line="240" w:lineRule="auto"/>
      </w:pPr>
      <w:r>
        <w:separator/>
      </w:r>
    </w:p>
  </w:footnote>
  <w:footnote w:type="continuationSeparator" w:id="0">
    <w:p w14:paraId="69220E36" w14:textId="77777777" w:rsidR="00AE595D" w:rsidRDefault="00AE595D">
      <w:pPr>
        <w:spacing w:after="0" w:line="240" w:lineRule="auto"/>
      </w:pPr>
      <w:r>
        <w:continuationSeparator/>
      </w:r>
    </w:p>
  </w:footnote>
  <w:footnote w:type="continuationNotice" w:id="1">
    <w:p w14:paraId="3424D08B" w14:textId="77777777" w:rsidR="00AE595D" w:rsidRDefault="00AE595D">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rson w15:author="Bennett, James E">
    <w15:presenceInfo w15:providerId="AD" w15:userId="S::umahx99@ic.ac.uk::69b75617-9440-4f3c-8dd3-68616e7e15e7"/>
  </w15:person>
  <w15:person w15:author="Tamura-Wicks, Helen M">
    <w15:presenceInfo w15:providerId="AD" w15:userId="S-1-5-21-243037206-41955558-561332275-2126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31F8"/>
    <w:rsid w:val="0003365F"/>
    <w:rsid w:val="000338D0"/>
    <w:rsid w:val="00033DDF"/>
    <w:rsid w:val="00034610"/>
    <w:rsid w:val="00034AA3"/>
    <w:rsid w:val="00034AC0"/>
    <w:rsid w:val="0003657E"/>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AA8"/>
    <w:rsid w:val="00107BF2"/>
    <w:rsid w:val="00107C70"/>
    <w:rsid w:val="00110568"/>
    <w:rsid w:val="00111694"/>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6062"/>
    <w:rsid w:val="00136284"/>
    <w:rsid w:val="0014098E"/>
    <w:rsid w:val="00141129"/>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5C7"/>
    <w:rsid w:val="001B6C3F"/>
    <w:rsid w:val="001B7D9F"/>
    <w:rsid w:val="001B7FB3"/>
    <w:rsid w:val="001C1104"/>
    <w:rsid w:val="001C157D"/>
    <w:rsid w:val="001C1730"/>
    <w:rsid w:val="001C2178"/>
    <w:rsid w:val="001C250A"/>
    <w:rsid w:val="001C285C"/>
    <w:rsid w:val="001C2D6F"/>
    <w:rsid w:val="001C38C2"/>
    <w:rsid w:val="001C3E28"/>
    <w:rsid w:val="001C540F"/>
    <w:rsid w:val="001C608C"/>
    <w:rsid w:val="001C613C"/>
    <w:rsid w:val="001C61A2"/>
    <w:rsid w:val="001C658C"/>
    <w:rsid w:val="001C70E3"/>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3C48"/>
    <w:rsid w:val="00283D8C"/>
    <w:rsid w:val="00283E06"/>
    <w:rsid w:val="00284EE0"/>
    <w:rsid w:val="002855D6"/>
    <w:rsid w:val="00285791"/>
    <w:rsid w:val="00285866"/>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7879"/>
    <w:rsid w:val="002B7F08"/>
    <w:rsid w:val="002C0846"/>
    <w:rsid w:val="002C1B3A"/>
    <w:rsid w:val="002C201D"/>
    <w:rsid w:val="002C2D96"/>
    <w:rsid w:val="002C3906"/>
    <w:rsid w:val="002C4371"/>
    <w:rsid w:val="002C4C73"/>
    <w:rsid w:val="002C5217"/>
    <w:rsid w:val="002C5765"/>
    <w:rsid w:val="002C5BFE"/>
    <w:rsid w:val="002C6259"/>
    <w:rsid w:val="002C6F2D"/>
    <w:rsid w:val="002C7237"/>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A19"/>
    <w:rsid w:val="00347B7D"/>
    <w:rsid w:val="00347BC4"/>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4ED"/>
    <w:rsid w:val="004337CB"/>
    <w:rsid w:val="00433EDB"/>
    <w:rsid w:val="00434C0F"/>
    <w:rsid w:val="00434F33"/>
    <w:rsid w:val="00436EFD"/>
    <w:rsid w:val="004400A4"/>
    <w:rsid w:val="00440177"/>
    <w:rsid w:val="004427B5"/>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3E7A"/>
    <w:rsid w:val="00454560"/>
    <w:rsid w:val="0045544B"/>
    <w:rsid w:val="004556E7"/>
    <w:rsid w:val="00455EC1"/>
    <w:rsid w:val="004561BE"/>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CD6"/>
    <w:rsid w:val="0047730E"/>
    <w:rsid w:val="00480BB1"/>
    <w:rsid w:val="00480FF2"/>
    <w:rsid w:val="004814FB"/>
    <w:rsid w:val="00481829"/>
    <w:rsid w:val="00481F11"/>
    <w:rsid w:val="00483196"/>
    <w:rsid w:val="0048319E"/>
    <w:rsid w:val="00483C87"/>
    <w:rsid w:val="004857EC"/>
    <w:rsid w:val="0048605A"/>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80A"/>
    <w:rsid w:val="004D2983"/>
    <w:rsid w:val="004D2A65"/>
    <w:rsid w:val="004D2AEF"/>
    <w:rsid w:val="004D3AAB"/>
    <w:rsid w:val="004D3C7F"/>
    <w:rsid w:val="004D4C88"/>
    <w:rsid w:val="004D5509"/>
    <w:rsid w:val="004D5642"/>
    <w:rsid w:val="004D68DE"/>
    <w:rsid w:val="004D6D31"/>
    <w:rsid w:val="004D6DF0"/>
    <w:rsid w:val="004D7526"/>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469"/>
    <w:rsid w:val="00516839"/>
    <w:rsid w:val="00516871"/>
    <w:rsid w:val="00516C02"/>
    <w:rsid w:val="005179F4"/>
    <w:rsid w:val="00517A53"/>
    <w:rsid w:val="005205C5"/>
    <w:rsid w:val="00520742"/>
    <w:rsid w:val="005207BC"/>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573C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71B"/>
    <w:rsid w:val="005C05AF"/>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21A"/>
    <w:rsid w:val="005D4926"/>
    <w:rsid w:val="005D5BB7"/>
    <w:rsid w:val="005D73D0"/>
    <w:rsid w:val="005D75D9"/>
    <w:rsid w:val="005D7922"/>
    <w:rsid w:val="005D7A85"/>
    <w:rsid w:val="005E015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A39"/>
    <w:rsid w:val="006D1CDB"/>
    <w:rsid w:val="006D1F52"/>
    <w:rsid w:val="006D2083"/>
    <w:rsid w:val="006D2494"/>
    <w:rsid w:val="006D2DB9"/>
    <w:rsid w:val="006D2E75"/>
    <w:rsid w:val="006D3143"/>
    <w:rsid w:val="006D410D"/>
    <w:rsid w:val="006D42B5"/>
    <w:rsid w:val="006D4982"/>
    <w:rsid w:val="006D7A1E"/>
    <w:rsid w:val="006D7E94"/>
    <w:rsid w:val="006E0233"/>
    <w:rsid w:val="006E0C35"/>
    <w:rsid w:val="006E1126"/>
    <w:rsid w:val="006E17A8"/>
    <w:rsid w:val="006E247C"/>
    <w:rsid w:val="006E27C6"/>
    <w:rsid w:val="006E2954"/>
    <w:rsid w:val="006E32FF"/>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2FB1"/>
    <w:rsid w:val="00774847"/>
    <w:rsid w:val="00775060"/>
    <w:rsid w:val="00775537"/>
    <w:rsid w:val="00776444"/>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86455"/>
    <w:rsid w:val="00890869"/>
    <w:rsid w:val="00891E4E"/>
    <w:rsid w:val="00892B0F"/>
    <w:rsid w:val="008943E5"/>
    <w:rsid w:val="00894665"/>
    <w:rsid w:val="00896670"/>
    <w:rsid w:val="0089667E"/>
    <w:rsid w:val="0089689A"/>
    <w:rsid w:val="00897847"/>
    <w:rsid w:val="008979DD"/>
    <w:rsid w:val="00897C3E"/>
    <w:rsid w:val="008A167D"/>
    <w:rsid w:val="008A218F"/>
    <w:rsid w:val="008A2BCA"/>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40D"/>
    <w:rsid w:val="00903C59"/>
    <w:rsid w:val="00903EED"/>
    <w:rsid w:val="00903F16"/>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2036"/>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7B2"/>
    <w:rsid w:val="00971906"/>
    <w:rsid w:val="00973147"/>
    <w:rsid w:val="0097561D"/>
    <w:rsid w:val="00975ED8"/>
    <w:rsid w:val="00976958"/>
    <w:rsid w:val="00976F0A"/>
    <w:rsid w:val="0097710E"/>
    <w:rsid w:val="00977303"/>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0FA"/>
    <w:rsid w:val="009D27BF"/>
    <w:rsid w:val="009D3641"/>
    <w:rsid w:val="009D4F56"/>
    <w:rsid w:val="009D5647"/>
    <w:rsid w:val="009D5FC9"/>
    <w:rsid w:val="009D6B29"/>
    <w:rsid w:val="009D7461"/>
    <w:rsid w:val="009E0C48"/>
    <w:rsid w:val="009E0D0F"/>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39EF"/>
    <w:rsid w:val="00B143BB"/>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024"/>
    <w:rsid w:val="00B2527A"/>
    <w:rsid w:val="00B2547D"/>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7BD"/>
    <w:rsid w:val="00B642A0"/>
    <w:rsid w:val="00B6484F"/>
    <w:rsid w:val="00B6485E"/>
    <w:rsid w:val="00B648FB"/>
    <w:rsid w:val="00B65059"/>
    <w:rsid w:val="00B654F3"/>
    <w:rsid w:val="00B65805"/>
    <w:rsid w:val="00B65A52"/>
    <w:rsid w:val="00B66E0D"/>
    <w:rsid w:val="00B670A5"/>
    <w:rsid w:val="00B675A5"/>
    <w:rsid w:val="00B70782"/>
    <w:rsid w:val="00B70EE0"/>
    <w:rsid w:val="00B717BD"/>
    <w:rsid w:val="00B72B18"/>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09F"/>
    <w:rsid w:val="00B91584"/>
    <w:rsid w:val="00B94549"/>
    <w:rsid w:val="00B9455F"/>
    <w:rsid w:val="00B950F6"/>
    <w:rsid w:val="00B95386"/>
    <w:rsid w:val="00B95A90"/>
    <w:rsid w:val="00B95C5A"/>
    <w:rsid w:val="00B95EDC"/>
    <w:rsid w:val="00B967D1"/>
    <w:rsid w:val="00B96863"/>
    <w:rsid w:val="00B96BA7"/>
    <w:rsid w:val="00B97049"/>
    <w:rsid w:val="00B97405"/>
    <w:rsid w:val="00B97458"/>
    <w:rsid w:val="00BA156D"/>
    <w:rsid w:val="00BA15DC"/>
    <w:rsid w:val="00BA1AAB"/>
    <w:rsid w:val="00BA1EA5"/>
    <w:rsid w:val="00BA21C5"/>
    <w:rsid w:val="00BA2C5F"/>
    <w:rsid w:val="00BA3409"/>
    <w:rsid w:val="00BA3564"/>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17"/>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345C"/>
    <w:rsid w:val="00C237E7"/>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61D8"/>
    <w:rsid w:val="00C77FA7"/>
    <w:rsid w:val="00C80001"/>
    <w:rsid w:val="00C803DD"/>
    <w:rsid w:val="00C80B19"/>
    <w:rsid w:val="00C8115D"/>
    <w:rsid w:val="00C816D0"/>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1ED"/>
    <w:rsid w:val="00CB72A4"/>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62F"/>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D37"/>
    <w:rsid w:val="00DE45FC"/>
    <w:rsid w:val="00DE47D6"/>
    <w:rsid w:val="00DE484C"/>
    <w:rsid w:val="00DE4FFF"/>
    <w:rsid w:val="00DE5766"/>
    <w:rsid w:val="00DE5F29"/>
    <w:rsid w:val="00DE6C99"/>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64B"/>
    <w:rsid w:val="00E50E8E"/>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AEA"/>
    <w:rsid w:val="00E92CD8"/>
    <w:rsid w:val="00E93F94"/>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5112"/>
    <w:rsid w:val="00EB5301"/>
    <w:rsid w:val="00EB6477"/>
    <w:rsid w:val="00EB679A"/>
    <w:rsid w:val="00EB67E2"/>
    <w:rsid w:val="00EB79A2"/>
    <w:rsid w:val="00EB7B88"/>
    <w:rsid w:val="00EC054E"/>
    <w:rsid w:val="00EC109B"/>
    <w:rsid w:val="00EC128A"/>
    <w:rsid w:val="00EC1627"/>
    <w:rsid w:val="00EC29E7"/>
    <w:rsid w:val="00EC2A0B"/>
    <w:rsid w:val="00EC401C"/>
    <w:rsid w:val="00EC4172"/>
    <w:rsid w:val="00EC5C23"/>
    <w:rsid w:val="00EC6075"/>
    <w:rsid w:val="00EC6676"/>
    <w:rsid w:val="00EC687A"/>
    <w:rsid w:val="00EC6AD4"/>
    <w:rsid w:val="00EC796D"/>
    <w:rsid w:val="00ED00C3"/>
    <w:rsid w:val="00ED057C"/>
    <w:rsid w:val="00ED0A11"/>
    <w:rsid w:val="00ED0AAC"/>
    <w:rsid w:val="00ED27AF"/>
    <w:rsid w:val="00ED27C3"/>
    <w:rsid w:val="00ED2E28"/>
    <w:rsid w:val="00ED3577"/>
    <w:rsid w:val="00ED3EB5"/>
    <w:rsid w:val="00ED4579"/>
    <w:rsid w:val="00ED6525"/>
    <w:rsid w:val="00ED673A"/>
    <w:rsid w:val="00ED6CCE"/>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2033D"/>
    <w:rsid w:val="00F2109F"/>
    <w:rsid w:val="00F21C0D"/>
    <w:rsid w:val="00F26092"/>
    <w:rsid w:val="00F275C0"/>
    <w:rsid w:val="00F306C6"/>
    <w:rsid w:val="00F30D29"/>
    <w:rsid w:val="00F30D74"/>
    <w:rsid w:val="00F319D5"/>
    <w:rsid w:val="00F31B02"/>
    <w:rsid w:val="00F33271"/>
    <w:rsid w:val="00F33FB4"/>
    <w:rsid w:val="00F34643"/>
    <w:rsid w:val="00F346BC"/>
    <w:rsid w:val="00F3493A"/>
    <w:rsid w:val="00F350D3"/>
    <w:rsid w:val="00F36636"/>
    <w:rsid w:val="00F36CA5"/>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3896"/>
    <w:rsid w:val="00F84954"/>
    <w:rsid w:val="00F84EF9"/>
    <w:rsid w:val="00F850AF"/>
    <w:rsid w:val="00F8696F"/>
    <w:rsid w:val="00F874F1"/>
    <w:rsid w:val="00F87BFE"/>
    <w:rsid w:val="00F87E5D"/>
    <w:rsid w:val="00F90541"/>
    <w:rsid w:val="00F90BB9"/>
    <w:rsid w:val="00F90E96"/>
    <w:rsid w:val="00F919BB"/>
    <w:rsid w:val="00F92F33"/>
    <w:rsid w:val="00F93C04"/>
    <w:rsid w:val="00F950F3"/>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85E"/>
    <w:rsid w:val="00FC58FF"/>
    <w:rsid w:val="00FC6025"/>
    <w:rsid w:val="00FC67DF"/>
    <w:rsid w:val="00FC6C50"/>
    <w:rsid w:val="00FC6F4E"/>
    <w:rsid w:val="00FC7AAB"/>
    <w:rsid w:val="00FC7E71"/>
    <w:rsid w:val="00FC7EF3"/>
    <w:rsid w:val="00FD022F"/>
    <w:rsid w:val="00FD1650"/>
    <w:rsid w:val="00FD1D75"/>
    <w:rsid w:val="00FD1EA9"/>
    <w:rsid w:val="00FD2234"/>
    <w:rsid w:val="00FD2F61"/>
    <w:rsid w:val="00FD616E"/>
    <w:rsid w:val="00FE0758"/>
    <w:rsid w:val="00FE079B"/>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8"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EF1C3D8-A7D2-4641-967A-D786396C02BE}">
  <ds:schemaRefs>
    <ds:schemaRef ds:uri="http://schemas.openxmlformats.org/officeDocument/2006/bibliography"/>
  </ds:schemaRefs>
</ds:datastoreItem>
</file>

<file path=customXml/itemProps2.xml><?xml version="1.0" encoding="utf-8"?>
<ds:datastoreItem xmlns:ds="http://schemas.openxmlformats.org/officeDocument/2006/customXml" ds:itemID="{4E8371EB-F812-9143-901C-78431B895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28</Pages>
  <Words>68989</Words>
  <Characters>371167</Characters>
  <Application>Microsoft Macintosh Word</Application>
  <DocSecurity>0</DocSecurity>
  <Lines>16137</Lines>
  <Paragraphs>8803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19</cp:revision>
  <cp:lastPrinted>2018-12-07T15:24:00Z</cp:lastPrinted>
  <dcterms:created xsi:type="dcterms:W3CDTF">2018-12-08T15:45:00Z</dcterms:created>
  <dcterms:modified xsi:type="dcterms:W3CDTF">2018-12-08T16:48:00Z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